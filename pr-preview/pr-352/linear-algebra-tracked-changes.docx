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2026-10-17 03:46:15 (PDT)</w:delText>
        </w:r>
      </w:del>
    </w:p>
    <w:p>
      <w:pPr>
        <w:pStyle w:val="Date"/>
      </w:pPr>
      <w:ins w:id="2" w:author="PR Preview" w:date="2026-01-01T00:00:00Z">
        <w:r>
          <w:t xml:space="preserve">Last modified: 2026-10-17 04:12:18 (PDT)</w:t>
        </w:r>
      </w:ins>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del w:id="3" w:author="PR Preview" w:date="2026-01-01T00:00:00Z">
        <w:r>
          <w:delText xml:space="preserve">Write these three numbers as a single vertical list</w:delText>
        </w:r>
      </w:del>
      <w:del w:id="4" w:author="PR Preview" w:date="2026-01-01T00:00:00Z">
        <w:r>
          <w:delText xml:space="preserve"> </w:delText>
        </w:r>
      </w:del>
      <m:oMath>
        <m:limLow>
          <m:e>
            <m:r>
              <m:t>x</m:t>
            </m:r>
          </m:e>
          <m:lim>
            <m:r>
              <m:rPr>
                <m:sty m:val="p"/>
              </m:rPr>
              <m:t>∼</m:t>
            </m:r>
          </m:lim>
        </m:limLow>
      </m:oMath>
      <w:del w:id="5" w:author="PR Preview" w:date="2026-01-01T00:00:00Z">
        <w:r>
          <w:delText xml:space="preserve">,</w:delText>
        </w:r>
      </w:del>
      <w:del w:id="6" w:author="PR Preview" w:date="2026-01-01T00:00:00Z">
        <w:r>
          <w:delText xml:space="preserve"> </w:delText>
        </w:r>
      </w:del>
      <w:del w:id="7" w:author="PR Preview" w:date="2026-01-01T00:00:00Z">
        <w:r>
          <w:delText xml:space="preserve">in the order given,</w:delText>
        </w:r>
      </w:del>
      <w:del w:id="8" w:author="PR Preview" w:date="2026-01-01T00:00:00Z">
        <w:r>
          <w:delText xml:space="preserve"> </w:delText>
        </w:r>
      </w:del>
      <w:del w:id="9" w:author="PR Preview" w:date="2026-01-01T00:00:00Z">
        <w:r>
          <w:delText xml:space="preserve">and call its entries</w:delText>
        </w:r>
      </w:del>
      <w:del w:id="10" w:author="PR Preview" w:date="2026-01-01T00:00:00Z">
        <w:r>
          <w:delText xml:space="preserve"> </w:delText>
        </w:r>
      </w:del>
      <m:oMath>
        <m:sSub>
          <m:e>
            <m:r>
              <m:t>x</m:t>
            </m:r>
          </m:e>
          <m:sub>
            <m:r>
              <m:t>1</m:t>
            </m:r>
          </m:sub>
        </m:sSub>
      </m:oMath>
      <w:del w:id="11" w:author="PR Preview" w:date="2026-01-01T00:00:00Z">
        <w:r>
          <w:delText xml:space="preserve">,</w:delText>
        </w:r>
      </w:del>
      <w:del w:id="12" w:author="PR Preview" w:date="2026-01-01T00:00:00Z">
        <w:r>
          <w:delText xml:space="preserve"> </w:delText>
        </w:r>
      </w:del>
      <m:oMath>
        <m:sSub>
          <m:e>
            <m:r>
              <m:t>x</m:t>
            </m:r>
          </m:e>
          <m:sub>
            <m:r>
              <m:t>2</m:t>
            </m:r>
          </m:sub>
        </m:sSub>
      </m:oMath>
      <w:del w:id="13" w:author="PR Preview" w:date="2026-01-01T00:00:00Z">
        <w:r>
          <w:delText xml:space="preserve"> </w:delText>
        </w:r>
      </w:del>
      <w:del w:id="14" w:author="PR Preview" w:date="2026-01-01T00:00:00Z">
        <w:r>
          <w:delText xml:space="preserve">and</w:delText>
        </w:r>
      </w:del>
      <w:del w:id="15" w:author="PR Preview" w:date="2026-01-01T00:00:00Z">
        <w:r>
          <w:delText xml:space="preserve"> </w:delText>
        </w:r>
      </w:del>
      <m:oMath>
        <m:sSub>
          <m:e>
            <m:r>
              <m:t>x</m:t>
            </m:r>
          </m:e>
          <m:sub>
            <m:r>
              <m:t>3</m:t>
            </m:r>
          </m:sub>
        </m:sSub>
      </m:oMath>
      <w:del w:id="16" w:author="PR Preview" w:date="2026-01-01T00:00:00Z">
        <w:r>
          <w:delText xml:space="preserve">.</w:delText>
        </w:r>
      </w:del>
      <w:del w:id="17" w:author="PR Preview" w:date="2026-01-01T00:00:00Z">
        <w:r>
          <w:delText xml:space="preserve"> </w:delText>
        </w:r>
      </w:del>
      <w:del w:id="18" w:author="PR Preview" w:date="2026-01-01T00:00:00Z">
        <w:r>
          <w:delText xml:space="preserve">What is</w:delText>
        </w:r>
      </w:del>
      <w:del w:id="19" w:author="PR Preview" w:date="2026-01-01T00:00:00Z">
        <w:r>
          <w:delText xml:space="preserve"> </w:delText>
        </w:r>
      </w:del>
      <m:oMath>
        <m:sSub>
          <m:e>
            <m:r>
              <m:t>x</m:t>
            </m:r>
          </m:e>
          <m:sub>
            <m:r>
              <m:t>2</m:t>
            </m:r>
          </m:sub>
        </m:sSub>
      </m:oMath>
      <w:del w:id="20" w:author="PR Preview" w:date="2026-01-01T00:00:00Z">
        <w:r>
          <w:delText xml:space="preserve">?</w:delText>
        </w:r>
      </w:del>
    </w:p>
    <w:p>
      <w:pPr>
        <w:pStyle w:val="Compact"/>
        <w:numPr>
          <w:ilvl w:val="0"/>
          <w:numId w:val="1001"/>
        </w:numPr>
      </w:pPr>
      <w:ins w:id="21" w:author="PR Preview" w:date="2026-01-01T00:00:00Z">
        <w:r>
          <w:t xml:space="preserve">Write these three numbers as a single vertical list</w:t>
        </w:r>
      </w:ins>
      <w:ins w:id="22" w:author="PR Preview" w:date="2026-01-01T00:00:00Z">
        <w:r>
          <w:t xml:space="preserve"> </w:t>
        </w:r>
      </w:ins>
      <w:ins w:id="23" w:author="PR Preview" w:date="2026-01-01T00:00:00Z">
        <w:r>
          <w:t xml:space="preserve">$\mathord{\smash[b]{\underset{\raise.3ex\hbox{$\scriptstyle\sim$}}{x}}\vphantom{x}}$</w:t>
        </w:r>
      </w:ins>
      <w:ins w:id="24" w:author="PR Preview" w:date="2026-01-01T00:00:00Z">
        <w:r>
          <w:t xml:space="preserve">,</w:t>
        </w:r>
      </w:ins>
      <w:ins w:id="25" w:author="PR Preview" w:date="2026-01-01T00:00:00Z">
        <w:r>
          <w:t xml:space="preserve"> </w:t>
        </w:r>
      </w:ins>
      <w:ins w:id="26" w:author="PR Preview" w:date="2026-01-01T00:00:00Z">
        <w:r>
          <w:t xml:space="preserve">in the order given,</w:t>
        </w:r>
      </w:ins>
      <w:ins w:id="27" w:author="PR Preview" w:date="2026-01-01T00:00:00Z">
        <w:r>
          <w:t xml:space="preserve"> </w:t>
        </w:r>
      </w:ins>
      <w:ins w:id="28" w:author="PR Preview" w:date="2026-01-01T00:00:00Z">
        <w:r>
          <w:t xml:space="preserve">and call its entries</w:t>
        </w:r>
      </w:ins>
      <w:ins w:id="29" w:author="PR Preview" w:date="2026-01-01T00:00:00Z">
        <w:r>
          <w:t xml:space="preserve"> </w:t>
        </w:r>
      </w:ins>
      <m:oMath>
        <m:sSub>
          <m:e>
            <m:r>
              <m:t>x</m:t>
            </m:r>
          </m:e>
          <m:sub>
            <m:r>
              <m:t>1</m:t>
            </m:r>
          </m:sub>
        </m:sSub>
      </m:oMath>
      <w:ins w:id="30" w:author="PR Preview" w:date="2026-01-01T00:00:00Z">
        <w:r>
          <w:t xml:space="preserve">,</w:t>
        </w:r>
      </w:ins>
      <w:ins w:id="31" w:author="PR Preview" w:date="2026-01-01T00:00:00Z">
        <w:r>
          <w:t xml:space="preserve"> </w:t>
        </w:r>
      </w:ins>
      <m:oMath>
        <m:sSub>
          <m:e>
            <m:r>
              <m:t>x</m:t>
            </m:r>
          </m:e>
          <m:sub>
            <m:r>
              <m:t>2</m:t>
            </m:r>
          </m:sub>
        </m:sSub>
      </m:oMath>
      <w:ins w:id="32" w:author="PR Preview" w:date="2026-01-01T00:00:00Z">
        <w:r>
          <w:t xml:space="preserve"> </w:t>
        </w:r>
      </w:ins>
      <w:ins w:id="33" w:author="PR Preview" w:date="2026-01-01T00:00:00Z">
        <w:r>
          <w:t xml:space="preserve">and</w:t>
        </w:r>
      </w:ins>
      <w:ins w:id="34" w:author="PR Preview" w:date="2026-01-01T00:00:00Z">
        <w:r>
          <w:t xml:space="preserve"> </w:t>
        </w:r>
      </w:ins>
      <m:oMath>
        <m:sSub>
          <m:e>
            <m:r>
              <m:t>x</m:t>
            </m:r>
          </m:e>
          <m:sub>
            <m:r>
              <m:t>3</m:t>
            </m:r>
          </m:sub>
        </m:sSub>
      </m:oMath>
      <w:ins w:id="35" w:author="PR Preview" w:date="2026-01-01T00:00:00Z">
        <w:r>
          <w:t xml:space="preserve">.</w:t>
        </w:r>
      </w:ins>
      <w:ins w:id="36" w:author="PR Preview" w:date="2026-01-01T00:00:00Z">
        <w:r>
          <w:t xml:space="preserve"> </w:t>
        </w:r>
      </w:ins>
      <w:ins w:id="37" w:author="PR Preview" w:date="2026-01-01T00:00:00Z">
        <w:r>
          <w:t xml:space="preserve">What is</w:t>
        </w:r>
      </w:ins>
      <w:ins w:id="38" w:author="PR Preview" w:date="2026-01-01T00:00:00Z">
        <w:r>
          <w:t xml:space="preserve"> </w:t>
        </w:r>
      </w:ins>
      <m:oMath>
        <m:sSub>
          <m:e>
            <m:r>
              <m:t>x</m:t>
            </m:r>
          </m:e>
          <m:sub>
            <m:r>
              <m:t>2</m:t>
            </m:r>
          </m:sub>
        </m:sSub>
      </m:oMath>
      <w:ins w:id="39" w:author="PR Preview" w:date="2026-01-01T00:00:00Z">
        <w:r>
          <w:t xml:space="preserve">?</w:t>
        </w:r>
      </w:ins>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pStyle w:val="BodyText"/>
      </w:pPr>
      <w:ins w:id="40" w:author="PR Preview" w:date="2026-01-01T00:00:00Z">
        <w:r>
          <w:t xml:space="preserve">$$
    \mathord{\smash[b]{\underset{\raise.3ex\hbox{$\scriptstyle\sim$}}{x}}\vphantom{x}}=
    \begin{bmatrix}
    120 \\
    3 \\
    15
    \end{bmatrix},
    $$</w:t>
        </w:r>
      </w:ins>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del w:id="41" w:author="PR Preview" w:date="2026-01-01T00:00:00Z">
        <w:r>
          <w:rPr>
            <w:b/>
            <w:bCs/>
          </w:rPr>
          <w:delText xml:space="preserve">Definition 1 (Column vector)</w:delText>
        </w:r>
      </w:del>
      <w:del w:id="42" w:author="PR Preview" w:date="2026-01-01T00:00:00Z">
        <w:r>
          <w:delText xml:space="preserve"> </w:delText>
        </w:r>
      </w:del>
      <w:del w:id="43" w:author="PR Preview" w:date="2026-01-01T00:00:00Z">
        <w:r>
          <w:delText xml:space="preserve">A</w:delText>
        </w:r>
      </w:del>
      <w:del w:id="44" w:author="PR Preview" w:date="2026-01-01T00:00:00Z">
        <w:r>
          <w:delText xml:space="preserve"> </w:delText>
        </w:r>
      </w:del>
      <w:del w:id="45" w:author="PR Preview" w:date="2026-01-01T00:00:00Z">
        <w:r>
          <w:rPr>
            <w:b/>
            <w:bCs/>
          </w:rPr>
          <w:delText xml:space="preserve">column vector</w:delText>
        </w:r>
      </w:del>
      <w:del w:id="46" w:author="PR Preview" w:date="2026-01-01T00:00:00Z">
        <w:r>
          <w:delText xml:space="preserve"> </w:delText>
        </w:r>
      </w:del>
      <w:del w:id="47" w:author="PR Preview" w:date="2026-01-01T00:00:00Z">
        <w:r>
          <w:delText xml:space="preserve">of length</w:delText>
        </w:r>
      </w:del>
      <w:del w:id="48" w:author="PR Preview" w:date="2026-01-01T00:00:00Z">
        <w:r>
          <w:delText xml:space="preserve"> </w:delText>
        </w:r>
      </w:del>
      <m:oMath>
        <m:r>
          <m:t>p</m:t>
        </m:r>
      </m:oMath>
      <w:del w:id="49" w:author="PR Preview" w:date="2026-01-01T00:00:00Z">
        <w:r>
          <w:delText xml:space="preserve"> </w:delText>
        </w:r>
      </w:del>
      <w:del w:id="50" w:author="PR Preview" w:date="2026-01-01T00:00:00Z">
        <w:r>
          <w:delText xml:space="preserve">is an ordered list of</w:delText>
        </w:r>
      </w:del>
      <w:del w:id="51" w:author="PR Preview" w:date="2026-01-01T00:00:00Z">
        <w:r>
          <w:delText xml:space="preserve"> </w:delText>
        </w:r>
      </w:del>
      <m:oMath>
        <m:r>
          <m:t>p</m:t>
        </m:r>
      </m:oMath>
      <w:del w:id="52" w:author="PR Preview" w:date="2026-01-01T00:00:00Z">
        <w:r>
          <w:delText xml:space="preserve"> </w:delText>
        </w:r>
      </w:del>
      <w:del w:id="53" w:author="PR Preview" w:date="2026-01-01T00:00:00Z">
        <w:r>
          <w:delText xml:space="preserve">numbers,</w:delText>
        </w:r>
      </w:del>
      <w:del w:id="54" w:author="PR Preview" w:date="2026-01-01T00:00:00Z">
        <w:r>
          <w:delText xml:space="preserve"> </w:delText>
        </w:r>
      </w:del>
      <w:del w:id="55" w:author="PR Preview" w:date="2026-01-01T00:00:00Z">
        <w:r>
          <w:delText xml:space="preserve">written vertically:</w:delText>
        </w:r>
      </w:del>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p>
      <w:pPr>
        <w:pStyle w:val="FirstParagraph"/>
      </w:pPr>
      <w:del w:id="56" w:author="PR Preview" w:date="2026-01-01T00:00:00Z">
        <w:r>
          <w:rPr>
            <w:i/>
            <w:iCs/>
          </w:rPr>
          <w:delText xml:space="preserve">Remark 1</w:delText>
        </w:r>
      </w:del>
      <w:del w:id="57" w:author="PR Preview" w:date="2026-01-01T00:00:00Z">
        <w:r>
          <w:delText xml:space="preserve"> (Vectors are columns by default). </w:delText>
        </w:r>
      </w:del>
      <w:del w:id="58" w:author="PR Preview" w:date="2026-01-01T00:00:00Z">
        <w:r>
          <w:delText xml:space="preserve">In these notes, as in most statistics textbooks,</w:delText>
        </w:r>
      </w:del>
      <w:del w:id="59" w:author="PR Preview" w:date="2026-01-01T00:00:00Z">
        <w:r>
          <w:delText xml:space="preserve"> </w:delText>
        </w:r>
      </w:del>
      <w:del w:id="60" w:author="PR Preview" w:date="2026-01-01T00:00:00Z">
        <w:r>
          <w:delText xml:space="preserve">a vector is a column vector unless stated otherwise.</w:delText>
        </w:r>
      </w:del>
      <w:del w:id="61" w:author="PR Preview" w:date="2026-01-01T00:00:00Z">
        <w:r>
          <w:delText xml:space="preserve"> </w:delText>
        </w:r>
      </w:del>
      <w:del w:id="62" w:author="PR Preview" w:date="2026-01-01T00:00:00Z">
        <w:r>
          <w:delText xml:space="preserve">A vector written inline as a list in parentheses is still a column vector:</w:delText>
        </w:r>
      </w:del>
      <w:del w:id="63" w:author="PR Preview" w:date="2026-01-01T00:00:00Z">
        <w:r>
          <w:delText xml:space="preserve"> </w:delText>
        </w:r>
      </w:del>
      <w:del w:id="64" w:author="PR Preview" w:date="2026-01-01T00:00:00Z">
        <w:r>
          <w:delText xml:space="preserve">for example,</w:delText>
        </w:r>
      </w:del>
      <w:del w:id="65" w:author="PR Preview" w:date="2026-01-01T00:00:00Z">
        <w:r>
          <w:delText xml:space="preserve"> </w:delText>
        </w:r>
      </w:del>
      <m:oMath>
        <m:limLow>
          <m:e>
            <m:r>
              <m:t>x</m:t>
            </m:r>
          </m:e>
          <m:lim>
            <m:r>
              <m:rPr>
                <m:sty m:val="p"/>
              </m:rPr>
              <m:t>∼</m:t>
            </m:r>
          </m:lim>
        </m:limLow>
        <m:r>
          <m:rPr>
            <m:sty m:val="p"/>
          </m:rPr>
          <m:t>=</m:t>
        </m:r>
        <m:r>
          <m:rPr>
            <m:sty m:val="p"/>
          </m:rPr>
          <m:t>(</m:t>
        </m:r>
        <m:r>
          <m:t>2</m:t>
        </m:r>
        <m:r>
          <m:rPr>
            <m:sty m:val="p"/>
          </m:rPr>
          <m:t>,</m:t>
        </m:r>
        <m:r>
          <m:rPr>
            <m:sty m:val="p"/>
          </m:rPr>
          <m:t>−</m:t>
        </m:r>
        <m:r>
          <m:t>1</m:t>
        </m:r>
        <m:r>
          <m:rPr>
            <m:sty m:val="p"/>
          </m:rPr>
          <m:t>,</m:t>
        </m:r>
        <m:r>
          <m:t>5</m:t>
        </m:r>
        <m:r>
          <m:rPr>
            <m:sty m:val="p"/>
          </m:rPr>
          <m:t>)</m:t>
        </m:r>
      </m:oMath>
      <w:del w:id="66" w:author="PR Preview" w:date="2026-01-01T00:00:00Z">
        <w:r>
          <w:delText xml:space="preserve"> </w:delText>
        </w:r>
      </w:del>
      <w:del w:id="67" w:author="PR Preview" w:date="2026-01-01T00:00:00Z">
        <w:r>
          <w:delText xml:space="preserve">means</w:delText>
        </w:r>
      </w:del>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p>
      <w:pPr>
        <w:pStyle w:val="FirstParagraph"/>
      </w:pPr>
      <w:ins w:id="68" w:author="PR Preview" w:date="2026-01-01T00:00:00Z">
        <w:r>
          <w:rPr>
            <w:b/>
            <w:bCs/>
          </w:rPr>
          <w:t xml:space="preserve">Definition 1 (Column vector)</w:t>
        </w:r>
      </w:ins>
      <w:ins w:id="69" w:author="PR Preview" w:date="2026-01-01T00:00:00Z">
        <w:r>
          <w:t xml:space="preserve"> </w:t>
        </w:r>
      </w:ins>
      <w:ins w:id="70" w:author="PR Preview" w:date="2026-01-01T00:00:00Z">
        <w:r>
          <w:t xml:space="preserve">A</w:t>
        </w:r>
      </w:ins>
      <w:ins w:id="71" w:author="PR Preview" w:date="2026-01-01T00:00:00Z">
        <w:r>
          <w:t xml:space="preserve"> </w:t>
        </w:r>
      </w:ins>
      <w:ins w:id="72" w:author="PR Preview" w:date="2026-01-01T00:00:00Z">
        <w:r>
          <w:rPr>
            <w:b/>
            <w:bCs/>
          </w:rPr>
          <w:t xml:space="preserve">column vector</w:t>
        </w:r>
      </w:ins>
      <w:ins w:id="73" w:author="PR Preview" w:date="2026-01-01T00:00:00Z">
        <w:r>
          <w:t xml:space="preserve"> </w:t>
        </w:r>
      </w:ins>
      <w:ins w:id="74" w:author="PR Preview" w:date="2026-01-01T00:00:00Z">
        <w:r>
          <w:t xml:space="preserve">of length</w:t>
        </w:r>
      </w:ins>
      <w:ins w:id="75" w:author="PR Preview" w:date="2026-01-01T00:00:00Z">
        <w:r>
          <w:t xml:space="preserve"> </w:t>
        </w:r>
      </w:ins>
      <m:oMath>
        <m:r>
          <m:t>p</m:t>
        </m:r>
      </m:oMath>
      <w:ins w:id="76" w:author="PR Preview" w:date="2026-01-01T00:00:00Z">
        <w:r>
          <w:t xml:space="preserve"> </w:t>
        </w:r>
      </w:ins>
      <w:ins w:id="77" w:author="PR Preview" w:date="2026-01-01T00:00:00Z">
        <w:r>
          <w:t xml:space="preserve">is an ordered list of</w:t>
        </w:r>
      </w:ins>
      <w:ins w:id="78" w:author="PR Preview" w:date="2026-01-01T00:00:00Z">
        <w:r>
          <w:t xml:space="preserve"> </w:t>
        </w:r>
      </w:ins>
      <m:oMath>
        <m:r>
          <m:t>p</m:t>
        </m:r>
      </m:oMath>
      <w:ins w:id="79" w:author="PR Preview" w:date="2026-01-01T00:00:00Z">
        <w:r>
          <w:t xml:space="preserve"> </w:t>
        </w:r>
      </w:ins>
      <w:hyperlink r:id="rId11">
        <w:ins w:id="80" w:author="PR Preview" w:date="2026-01-01T00:00:00Z">
          <w:r>
            <w:rPr>
              <w:rStyle w:val="Hyperlink"/>
            </w:rPr>
            <w:t xml:space="preserve">real numbers</w:t>
          </w:r>
        </w:ins>
      </w:hyperlink>
      <w:ins w:id="81" w:author="PR Preview" w:date="2026-01-01T00:00:00Z">
        <w:r>
          <w:t xml:space="preserve">,</w:t>
        </w:r>
      </w:ins>
      <w:ins w:id="82" w:author="PR Preview" w:date="2026-01-01T00:00:00Z">
        <w:r>
          <w:t xml:space="preserve"> </w:t>
        </w:r>
      </w:ins>
      <w:ins w:id="83" w:author="PR Preview" w:date="2026-01-01T00:00:00Z">
        <w:r>
          <w:t xml:space="preserve">written vertically as a</w:t>
        </w:r>
      </w:ins>
      <w:ins w:id="84" w:author="PR Preview" w:date="2026-01-01T00:00:00Z">
        <w:r>
          <w:t xml:space="preserve"> </w:t>
        </w:r>
      </w:ins>
      <m:oMath>
        <m:r>
          <m:t>p</m:t>
        </m:r>
        <m:r>
          <m:rPr>
            <m:sty m:val="p"/>
          </m:rPr>
          <m:t>×</m:t>
        </m:r>
        <m:r>
          <m:t>1</m:t>
        </m:r>
      </m:oMath>
      <w:ins w:id="85" w:author="PR Preview" w:date="2026-01-01T00:00:00Z">
        <w:r>
          <w:t xml:space="preserve"> </w:t>
        </w:r>
      </w:ins>
      <w:ins w:id="86" w:author="PR Preview" w:date="2026-01-01T00:00:00Z">
        <w:r>
          <w:t xml:space="preserve">array:</w:t>
        </w:r>
      </w:ins>
    </w:p>
    <w:p>
      <w:pPr>
        <w:pStyle w:val="BodyText"/>
      </w:pPr>
      <w:ins w:id="87" w:author="PR Preview" w:date="2026-01-01T00:00:00Z">
        <w:r>
          <w:t xml:space="preserve">$$
    \mathord{\smash[b]{\underset{\raise.3ex\hbox{$\scriptstyle\sim$}}{x}}\vphantom{x}}=
    \begin{bmatrix}
    x_{1} \\
    x_{2} \\
    \vdots \\
    x_{p}
    \end{bmatrix}
    $$</w:t>
        </w:r>
      </w:ins>
    </w:p>
    <w:bookmarkEnd w:id="12"/>
    <w:bookmarkStart w:id="13" w:name="rem-column-vector-convention"/>
    <w:p>
      <w:pPr>
        <w:pStyle w:val="FirstParagraph"/>
      </w:pPr>
      <w:ins w:id="88" w:author="PR Preview" w:date="2026-01-01T00:00:00Z">
        <w:r>
          <w:rPr>
            <w:i/>
            <w:iCs/>
          </w:rPr>
          <w:t xml:space="preserve">Remark 1</w:t>
        </w:r>
      </w:ins>
      <w:ins w:id="89" w:author="PR Preview" w:date="2026-01-01T00:00:00Z">
        <w:r>
          <w:t xml:space="preserve"> (Vectors are columns by default). </w:t>
        </w:r>
      </w:ins>
      <w:ins w:id="90" w:author="PR Preview" w:date="2026-01-01T00:00:00Z">
        <w:r>
          <w:t xml:space="preserve">In these notes, as in most statistics textbooks,</w:t>
        </w:r>
      </w:ins>
      <w:ins w:id="91" w:author="PR Preview" w:date="2026-01-01T00:00:00Z">
        <w:r>
          <w:t xml:space="preserve"> </w:t>
        </w:r>
      </w:ins>
      <w:ins w:id="92" w:author="PR Preview" w:date="2026-01-01T00:00:00Z">
        <w:r>
          <w:t xml:space="preserve">a vector is a column vector unless stated otherwise.</w:t>
        </w:r>
      </w:ins>
      <w:ins w:id="93" w:author="PR Preview" w:date="2026-01-01T00:00:00Z">
        <w:r>
          <w:t xml:space="preserve"> </w:t>
        </w:r>
      </w:ins>
      <w:ins w:id="94" w:author="PR Preview" w:date="2026-01-01T00:00:00Z">
        <w:r>
          <w:t xml:space="preserve">A vector written inline as a list in parentheses is still a column vector:</w:t>
        </w:r>
      </w:ins>
      <w:ins w:id="95" w:author="PR Preview" w:date="2026-01-01T00:00:00Z">
        <w:r>
          <w:t xml:space="preserve"> </w:t>
        </w:r>
      </w:ins>
      <w:ins w:id="96" w:author="PR Preview" w:date="2026-01-01T00:00:00Z">
        <w:r>
          <w:t xml:space="preserve">for example,</w:t>
        </w:r>
      </w:ins>
      <w:ins w:id="97" w:author="PR Preview" w:date="2026-01-01T00:00:00Z">
        <w:r>
          <w:t xml:space="preserve"> </w:t>
        </w:r>
      </w:ins>
      <w:ins w:id="98" w:author="PR Preview" w:date="2026-01-01T00:00:00Z">
        <w:r>
          <w:t xml:space="preserve">$\mathord{\smash[b]{\underset{\raise.3ex\hbox{$\scriptstyle\sim$}}{x}}\vphantom{x}}= (2, -1, 5)$</w:t>
        </w:r>
      </w:ins>
      <w:ins w:id="99" w:author="PR Preview" w:date="2026-01-01T00:00:00Z">
        <w:r>
          <w:t xml:space="preserve"> </w:t>
        </w:r>
      </w:ins>
      <w:ins w:id="100" w:author="PR Preview" w:date="2026-01-01T00:00:00Z">
        <w:r>
          <w:t xml:space="preserve">means</w:t>
        </w:r>
      </w:ins>
    </w:p>
    <w:p>
      <w:pPr>
        <w:pStyle w:val="BodyText"/>
      </w:pPr>
      <w:ins w:id="101" w:author="PR Preview" w:date="2026-01-01T00:00:00Z">
        <w:r>
          <w:t xml:space="preserve">$$
    \mathord{\smash[b]{\underset{\raise.3ex\hbox{$\scriptstyle\sim$}}{x}}\vphantom{x}}=
    \begin{bmatrix}
    2 \\
    -1 \\
    5
    \end{bmatrix}.
    $$</w:t>
        </w:r>
      </w:ins>
    </w:p>
    <w:bookmarkEnd w:id="13"/>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4">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5"/>
    <w:bookmarkStart w:id="16" w:name="rem-real-coordinate-space-notation"/>
    <w:p>
      <w:pPr>
        <w:pStyle w:val="BodyText"/>
      </w:pPr>
      <w:del w:id="102" w:author="PR Preview" w:date="2026-01-01T00:00:00Z">
        <w:r>
          <w:rPr>
            <w:i/>
            <w:iCs/>
          </w:rPr>
          <w:delText xml:space="preserve">Remark 2</w:delText>
        </w:r>
      </w:del>
      <w:del w:id="103" w:author="PR Preview" w:date="2026-01-01T00:00:00Z">
        <w:r>
          <w:delText xml:space="preserve"> (Reading</w:delText>
        </w:r>
      </w:del>
      <w:del w:id="104" w:author="PR Preview" w:date="2026-01-01T00:00:00Z">
        <w:r>
          <w:delText xml:space="preserve"> </w:delText>
        </w:r>
      </w:del>
      <m:oMath>
        <m:limLow>
          <m:e>
            <m:r>
              <m:t>x</m:t>
            </m:r>
          </m:e>
          <m:lim>
            <m:r>
              <m:rPr>
                <m:sty m:val="p"/>
              </m:rPr>
              <m:t>∼</m:t>
            </m:r>
          </m:lim>
        </m:limLow>
        <m:r>
          <m:rPr>
            <m:sty m:val="p"/>
          </m:rPr>
          <m:t>∈</m:t>
        </m:r>
        <m:sSup>
          <m:e>
            <m:r>
              <m:rPr>
                <m:scr m:val="double-struck"/>
                <m:sty m:val="p"/>
              </m:rPr>
              <m:t>R</m:t>
            </m:r>
          </m:e>
          <m:sup>
            <m:r>
              <m:t>p</m:t>
            </m:r>
          </m:sup>
        </m:sSup>
      </m:oMath>
      <w:del w:id="105" w:author="PR Preview" w:date="2026-01-01T00:00:00Z">
        <w:r>
          <w:delText xml:space="preserve">). </w:delText>
        </w:r>
      </w:del>
      <w:del w:id="106" w:author="PR Preview" w:date="2026-01-01T00:00:00Z">
        <w:r>
          <w:delText xml:space="preserve">Writing</w:delText>
        </w:r>
      </w:del>
      <w:del w:id="107" w:author="PR Preview" w:date="2026-01-01T00:00:00Z">
        <w:r>
          <w:delText xml:space="preserve"> </w:delText>
        </w:r>
      </w:del>
      <m:oMath>
        <m:limLow>
          <m:e>
            <m:r>
              <m:t>x</m:t>
            </m:r>
          </m:e>
          <m:lim>
            <m:r>
              <m:rPr>
                <m:sty m:val="p"/>
              </m:rPr>
              <m:t>∼</m:t>
            </m:r>
          </m:lim>
        </m:limLow>
        <m:r>
          <m:rPr>
            <m:sty m:val="p"/>
          </m:rPr>
          <m:t>∈</m:t>
        </m:r>
        <m:sSup>
          <m:e>
            <m:r>
              <m:rPr>
                <m:scr m:val="double-struck"/>
                <m:sty m:val="p"/>
              </m:rPr>
              <m:t>R</m:t>
            </m:r>
          </m:e>
          <m:sup>
            <m:r>
              <m:t>p</m:t>
            </m:r>
          </m:sup>
        </m:sSup>
      </m:oMath>
      <w:del w:id="108" w:author="PR Preview" w:date="2026-01-01T00:00:00Z">
        <w:r>
          <w:delText xml:space="preserve"> </w:delText>
        </w:r>
      </w:del>
      <w:del w:id="109" w:author="PR Preview" w:date="2026-01-01T00:00:00Z">
        <w:r>
          <w:delText xml:space="preserve">says, in one symbol,</w:delText>
        </w:r>
      </w:del>
      <w:del w:id="110" w:author="PR Preview" w:date="2026-01-01T00:00:00Z">
        <w:r>
          <w:delText xml:space="preserve"> </w:delText>
        </w:r>
      </w:del>
      <w:del w:id="111" w:author="PR Preview" w:date="2026-01-01T00:00:00Z">
        <w:r>
          <w:delText xml:space="preserve">that</w:delText>
        </w:r>
      </w:del>
      <w:del w:id="112" w:author="PR Preview" w:date="2026-01-01T00:00:00Z">
        <w:r>
          <w:delText xml:space="preserve"> </w:delText>
        </w:r>
      </w:del>
      <m:oMath>
        <m:limLow>
          <m:e>
            <m:r>
              <m:t>x</m:t>
            </m:r>
          </m:e>
          <m:lim>
            <m:r>
              <m:rPr>
                <m:sty m:val="p"/>
              </m:rPr>
              <m:t>∼</m:t>
            </m:r>
          </m:lim>
        </m:limLow>
      </m:oMath>
      <w:del w:id="113" w:author="PR Preview" w:date="2026-01-01T00:00:00Z">
        <w:r>
          <w:delText xml:space="preserve"> </w:delText>
        </w:r>
      </w:del>
      <w:del w:id="114" w:author="PR Preview" w:date="2026-01-01T00:00:00Z">
        <w:r>
          <w:delText xml:space="preserve">is a column vector with</w:delText>
        </w:r>
      </w:del>
      <w:del w:id="115" w:author="PR Preview" w:date="2026-01-01T00:00:00Z">
        <w:r>
          <w:delText xml:space="preserve"> </w:delText>
        </w:r>
      </w:del>
      <m:oMath>
        <m:r>
          <m:t>p</m:t>
        </m:r>
      </m:oMath>
      <w:del w:id="116" w:author="PR Preview" w:date="2026-01-01T00:00:00Z">
        <w:r>
          <w:delText xml:space="preserve"> </w:delText>
        </w:r>
      </w:del>
      <w:del w:id="117" w:author="PR Preview" w:date="2026-01-01T00:00:00Z">
        <w:r>
          <w:delText xml:space="preserve">real entries.</w:delText>
        </w:r>
      </w:del>
      <w:del w:id="118" w:author="PR Preview" w:date="2026-01-01T00:00:00Z">
        <w:r>
          <w:delText xml:space="preserve"> </w:delText>
        </w:r>
      </w:del>
      <w:del w:id="119" w:author="PR Preview" w:date="2026-01-01T00:00:00Z">
        <w:r>
          <w:delText xml:space="preserve">For example,</w:delText>
        </w:r>
      </w:del>
      <w:del w:id="120" w:author="PR Preview" w:date="2026-01-01T00:00:00Z">
        <w:r>
          <w:delText xml:space="preserve"> </w:delText>
        </w:r>
      </w:del>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del w:id="121" w:author="PR Preview" w:date="2026-01-01T00:00:00Z">
        <w:r>
          <w:delText xml:space="preserve">.</w:delText>
        </w:r>
      </w:del>
      <w:del w:id="122" w:author="PR Preview" w:date="2026-01-01T00:00:00Z">
        <w:r>
          <w:delText xml:space="preserve"> </w:delText>
        </w:r>
      </w:del>
      <w:del w:id="123" w:author="PR Preview" w:date="2026-01-01T00:00:00Z">
        <w:r>
          <w:delText xml:space="preserve">The vector</w:delText>
        </w:r>
      </w:del>
      <w:del w:id="124" w:author="PR Preview" w:date="2026-01-01T00:00:00Z">
        <w:r>
          <w:delText xml:space="preserve"> </w:delText>
        </w:r>
      </w:del>
      <m:oMath>
        <m:r>
          <m:rPr>
            <m:sty m:val="p"/>
          </m:rPr>
          <m:t>(</m:t>
        </m:r>
        <m:r>
          <m:t>1</m:t>
        </m:r>
        <m:r>
          <m:rPr>
            <m:sty m:val="p"/>
          </m:rPr>
          <m:t>,</m:t>
        </m:r>
        <m:r>
          <m:t>2</m:t>
        </m:r>
        <m:r>
          <m:rPr>
            <m:sty m:val="p"/>
          </m:rPr>
          <m:t>)</m:t>
        </m:r>
      </m:oMath>
      <w:del w:id="125" w:author="PR Preview" w:date="2026-01-01T00:00:00Z">
        <w:r>
          <w:delText xml:space="preserve"> </w:delText>
        </w:r>
      </w:del>
      <w:del w:id="126" w:author="PR Preview" w:date="2026-01-01T00:00:00Z">
        <w:r>
          <w:delText xml:space="preserve">is not in</w:delText>
        </w:r>
      </w:del>
      <w:del w:id="127" w:author="PR Preview" w:date="2026-01-01T00:00:00Z">
        <w:r>
          <w:delText xml:space="preserve"> </w:delText>
        </w:r>
      </w:del>
      <m:oMath>
        <m:sSup>
          <m:e>
            <m:r>
              <m:rPr>
                <m:scr m:val="double-struck"/>
                <m:sty m:val="p"/>
              </m:rPr>
              <m:t>R</m:t>
            </m:r>
          </m:e>
          <m:sup>
            <m:r>
              <m:t>3</m:t>
            </m:r>
          </m:sup>
        </m:sSup>
      </m:oMath>
      <w:del w:id="128" w:author="PR Preview" w:date="2026-01-01T00:00:00Z">
        <w:r>
          <w:delText xml:space="preserve">, because it has only</w:delText>
        </w:r>
      </w:del>
      <w:del w:id="129" w:author="PR Preview" w:date="2026-01-01T00:00:00Z">
        <w:r>
          <w:delText xml:space="preserve"> </w:delText>
        </w:r>
      </w:del>
      <m:oMath>
        <m:r>
          <m:t>2</m:t>
        </m:r>
      </m:oMath>
      <w:del w:id="130" w:author="PR Preview" w:date="2026-01-01T00:00:00Z">
        <w:r>
          <w:delText xml:space="preserve"> </w:delText>
        </w:r>
      </w:del>
      <w:del w:id="131" w:author="PR Preview" w:date="2026-01-01T00:00:00Z">
        <w:r>
          <w:delText xml:space="preserve">entries;</w:delText>
        </w:r>
      </w:del>
      <w:del w:id="132" w:author="PR Preview" w:date="2026-01-01T00:00:00Z">
        <w:r>
          <w:delText xml:space="preserve"> </w:delText>
        </w:r>
      </w:del>
      <w:del w:id="133" w:author="PR Preview" w:date="2026-01-01T00:00:00Z">
        <w:r>
          <w:delText xml:space="preserve">it is in</w:delText>
        </w:r>
      </w:del>
      <w:del w:id="134" w:author="PR Preview" w:date="2026-01-01T00:00:00Z">
        <w:r>
          <w:delText xml:space="preserve"> </w:delText>
        </w:r>
      </w:del>
      <m:oMath>
        <m:sSup>
          <m:e>
            <m:r>
              <m:rPr>
                <m:scr m:val="double-struck"/>
                <m:sty m:val="p"/>
              </m:rPr>
              <m:t>R</m:t>
            </m:r>
          </m:e>
          <m:sup>
            <m:r>
              <m:t>2</m:t>
            </m:r>
          </m:sup>
        </m:sSup>
      </m:oMath>
      <w:del w:id="135" w:author="PR Preview" w:date="2026-01-01T00:00:00Z">
        <w:r>
          <w:delText xml:space="preserve">.</w:delText>
        </w:r>
      </w:del>
      <w:del w:id="136" w:author="PR Preview" w:date="2026-01-01T00:00:00Z">
        <w:r>
          <w:delText xml:space="preserve"> </w:delText>
        </w:r>
      </w:del>
      <w:del w:id="137" w:author="PR Preview" w:date="2026-01-01T00:00:00Z">
        <w:r>
          <w:delText xml:space="preserve">In</w:delText>
        </w:r>
      </w:del>
      <w:del w:id="138" w:author="PR Preview" w:date="2026-01-01T00:00:00Z">
        <w:r>
          <w:delText xml:space="preserve"> </w:delText>
        </w:r>
      </w:del>
      <w:hyperlink w:anchor="exr-list-as-vector">
        <w:del w:id="139" w:author="PR Preview" w:date="2026-01-01T00:00:00Z">
          <w:r>
            <w:rPr>
              <w:rStyle w:val="Hyperlink"/>
            </w:rPr>
            <w:delText xml:space="preserve">Exercise 1</w:delText>
          </w:r>
        </w:del>
      </w:hyperlink>
      <w:del w:id="140" w:author="PR Preview" w:date="2026-01-01T00:00:00Z">
        <w:r>
          <w:delText xml:space="preserve">,</w:delText>
        </w:r>
      </w:del>
      <w:del w:id="141" w:author="PR Preview" w:date="2026-01-01T00:00:00Z">
        <w:r>
          <w:delText xml:space="preserve"> </w:delText>
        </w:r>
      </w:del>
      <m:oMath>
        <m:limLow>
          <m:e>
            <m:r>
              <m:t>x</m:t>
            </m:r>
          </m:e>
          <m:lim>
            <m:r>
              <m:rPr>
                <m:sty m:val="p"/>
              </m:rPr>
              <m:t>∼</m:t>
            </m:r>
          </m:lim>
        </m:limLow>
        <m:r>
          <m:rPr>
            <m:sty m:val="p"/>
          </m:rPr>
          <m:t>∈</m:t>
        </m:r>
        <m:sSup>
          <m:e>
            <m:r>
              <m:rPr>
                <m:scr m:val="double-struck"/>
                <m:sty m:val="p"/>
              </m:rPr>
              <m:t>R</m:t>
            </m:r>
          </m:e>
          <m:sup>
            <m:r>
              <m:t>3</m:t>
            </m:r>
          </m:sup>
        </m:sSup>
      </m:oMath>
      <w:del w:id="142" w:author="PR Preview" w:date="2026-01-01T00:00:00Z">
        <w:r>
          <w:delText xml:space="preserve">.</w:delText>
        </w:r>
      </w:del>
    </w:p>
    <w:p>
      <w:pPr>
        <w:pStyle w:val="BodyText"/>
      </w:pPr>
      <w:ins w:id="143" w:author="PR Preview" w:date="2026-01-01T00:00:00Z">
        <w:r>
          <w:rPr>
            <w:i/>
            <w:iCs/>
          </w:rPr>
          <w:t xml:space="preserve">Remark 2</w:t>
        </w:r>
      </w:ins>
      <w:ins w:id="144" w:author="PR Preview" w:date="2026-01-01T00:00:00Z">
        <w:r>
          <w:t xml:space="preserve"> (Reading</w:t>
        </w:r>
      </w:ins>
      <w:ins w:id="145" w:author="PR Preview" w:date="2026-01-01T00:00:00Z">
        <w:r>
          <w:t xml:space="preserve"> </w:t>
        </w:r>
      </w:ins>
      <w:ins w:id="146" w:author="PR Preview" w:date="2026-01-01T00:00:00Z">
        <w:r>
          <w:t xml:space="preserve">$\mathord{\smash[b]{\underset{\raise.3ex\hbox{$\scriptstyle\sim$}}{x}}\vphantom{x}}\in \mathbb{R}^p$</w:t>
        </w:r>
      </w:ins>
      <w:ins w:id="147" w:author="PR Preview" w:date="2026-01-01T00:00:00Z">
        <w:r>
          <w:t xml:space="preserve">). </w:t>
        </w:r>
      </w:ins>
      <w:ins w:id="148" w:author="PR Preview" w:date="2026-01-01T00:00:00Z">
        <w:r>
          <w:t xml:space="preserve">Writing</w:t>
        </w:r>
      </w:ins>
      <w:ins w:id="149" w:author="PR Preview" w:date="2026-01-01T00:00:00Z">
        <w:r>
          <w:t xml:space="preserve"> </w:t>
        </w:r>
      </w:ins>
      <w:ins w:id="150" w:author="PR Preview" w:date="2026-01-01T00:00:00Z">
        <w:r>
          <w:t xml:space="preserve">$\mathord{\smash[b]{\underset{\raise.3ex\hbox{$\scriptstyle\sim$}}{x}}\vphantom{x}}\in \mathbb{R}^p$</w:t>
        </w:r>
      </w:ins>
      <w:ins w:id="151" w:author="PR Preview" w:date="2026-01-01T00:00:00Z">
        <w:r>
          <w:t xml:space="preserve"> </w:t>
        </w:r>
      </w:ins>
      <w:ins w:id="152" w:author="PR Preview" w:date="2026-01-01T00:00:00Z">
        <w:r>
          <w:t xml:space="preserve">says, in one symbol,</w:t>
        </w:r>
      </w:ins>
      <w:ins w:id="153" w:author="PR Preview" w:date="2026-01-01T00:00:00Z">
        <w:r>
          <w:t xml:space="preserve"> </w:t>
        </w:r>
      </w:ins>
      <w:ins w:id="154" w:author="PR Preview" w:date="2026-01-01T00:00:00Z">
        <w:r>
          <w:t xml:space="preserve">that</w:t>
        </w:r>
      </w:ins>
      <w:ins w:id="155" w:author="PR Preview" w:date="2026-01-01T00:00:00Z">
        <w:r>
          <w:t xml:space="preserve"> </w:t>
        </w:r>
      </w:ins>
      <w:ins w:id="156" w:author="PR Preview" w:date="2026-01-01T00:00:00Z">
        <w:r>
          <w:t xml:space="preserve">$\mathord{\smash[b]{\underset{\raise.3ex\hbox{$\scriptstyle\sim$}}{x}}\vphantom{x}}$</w:t>
        </w:r>
      </w:ins>
      <w:ins w:id="157" w:author="PR Preview" w:date="2026-01-01T00:00:00Z">
        <w:r>
          <w:t xml:space="preserve"> </w:t>
        </w:r>
      </w:ins>
      <w:ins w:id="158" w:author="PR Preview" w:date="2026-01-01T00:00:00Z">
        <w:r>
          <w:t xml:space="preserve">is a column vector with</w:t>
        </w:r>
      </w:ins>
      <w:ins w:id="159" w:author="PR Preview" w:date="2026-01-01T00:00:00Z">
        <w:r>
          <w:t xml:space="preserve"> </w:t>
        </w:r>
      </w:ins>
      <m:oMath>
        <m:r>
          <m:t>p</m:t>
        </m:r>
      </m:oMath>
      <w:ins w:id="160" w:author="PR Preview" w:date="2026-01-01T00:00:00Z">
        <w:r>
          <w:t xml:space="preserve"> </w:t>
        </w:r>
      </w:ins>
      <w:ins w:id="161" w:author="PR Preview" w:date="2026-01-01T00:00:00Z">
        <w:r>
          <w:t xml:space="preserve">real entries.</w:t>
        </w:r>
      </w:ins>
      <w:ins w:id="162" w:author="PR Preview" w:date="2026-01-01T00:00:00Z">
        <w:r>
          <w:t xml:space="preserve"> </w:t>
        </w:r>
      </w:ins>
      <w:ins w:id="163" w:author="PR Preview" w:date="2026-01-01T00:00:00Z">
        <w:r>
          <w:t xml:space="preserve">For example,</w:t>
        </w:r>
      </w:ins>
      <w:ins w:id="164" w:author="PR Preview" w:date="2026-01-01T00:00:00Z">
        <w:r>
          <w:t xml:space="preserve"> </w:t>
        </w:r>
      </w:ins>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ins w:id="165" w:author="PR Preview" w:date="2026-01-01T00:00:00Z">
        <w:r>
          <w:t xml:space="preserve">.</w:t>
        </w:r>
      </w:ins>
      <w:ins w:id="166" w:author="PR Preview" w:date="2026-01-01T00:00:00Z">
        <w:r>
          <w:t xml:space="preserve"> </w:t>
        </w:r>
      </w:ins>
      <w:ins w:id="167" w:author="PR Preview" w:date="2026-01-01T00:00:00Z">
        <w:r>
          <w:t xml:space="preserve">The vector</w:t>
        </w:r>
      </w:ins>
      <w:ins w:id="168" w:author="PR Preview" w:date="2026-01-01T00:00:00Z">
        <w:r>
          <w:t xml:space="preserve"> </w:t>
        </w:r>
      </w:ins>
      <m:oMath>
        <m:r>
          <m:rPr>
            <m:sty m:val="p"/>
          </m:rPr>
          <m:t>(</m:t>
        </m:r>
        <m:r>
          <m:t>1</m:t>
        </m:r>
        <m:r>
          <m:rPr>
            <m:sty m:val="p"/>
          </m:rPr>
          <m:t>,</m:t>
        </m:r>
        <m:r>
          <m:t>2</m:t>
        </m:r>
        <m:r>
          <m:rPr>
            <m:sty m:val="p"/>
          </m:rPr>
          <m:t>)</m:t>
        </m:r>
      </m:oMath>
      <w:ins w:id="169" w:author="PR Preview" w:date="2026-01-01T00:00:00Z">
        <w:r>
          <w:t xml:space="preserve"> </w:t>
        </w:r>
      </w:ins>
      <w:ins w:id="170" w:author="PR Preview" w:date="2026-01-01T00:00:00Z">
        <w:r>
          <w:t xml:space="preserve">is not in</w:t>
        </w:r>
      </w:ins>
      <w:ins w:id="171" w:author="PR Preview" w:date="2026-01-01T00:00:00Z">
        <w:r>
          <w:t xml:space="preserve"> </w:t>
        </w:r>
      </w:ins>
      <m:oMath>
        <m:sSup>
          <m:e>
            <m:r>
              <m:rPr>
                <m:scr m:val="double-struck"/>
                <m:sty m:val="p"/>
              </m:rPr>
              <m:t>R</m:t>
            </m:r>
          </m:e>
          <m:sup>
            <m:r>
              <m:t>3</m:t>
            </m:r>
          </m:sup>
        </m:sSup>
      </m:oMath>
      <w:ins w:id="172" w:author="PR Preview" w:date="2026-01-01T00:00:00Z">
        <w:r>
          <w:t xml:space="preserve">, because it has only</w:t>
        </w:r>
      </w:ins>
      <w:ins w:id="173" w:author="PR Preview" w:date="2026-01-01T00:00:00Z">
        <w:r>
          <w:t xml:space="preserve"> </w:t>
        </w:r>
      </w:ins>
      <m:oMath>
        <m:r>
          <m:t>2</m:t>
        </m:r>
      </m:oMath>
      <w:ins w:id="174" w:author="PR Preview" w:date="2026-01-01T00:00:00Z">
        <w:r>
          <w:t xml:space="preserve"> </w:t>
        </w:r>
      </w:ins>
      <w:ins w:id="175" w:author="PR Preview" w:date="2026-01-01T00:00:00Z">
        <w:r>
          <w:t xml:space="preserve">entries;</w:t>
        </w:r>
      </w:ins>
      <w:ins w:id="176" w:author="PR Preview" w:date="2026-01-01T00:00:00Z">
        <w:r>
          <w:t xml:space="preserve"> </w:t>
        </w:r>
      </w:ins>
      <w:ins w:id="177" w:author="PR Preview" w:date="2026-01-01T00:00:00Z">
        <w:r>
          <w:t xml:space="preserve">it is in</w:t>
        </w:r>
      </w:ins>
      <w:ins w:id="178" w:author="PR Preview" w:date="2026-01-01T00:00:00Z">
        <w:r>
          <w:t xml:space="preserve"> </w:t>
        </w:r>
      </w:ins>
      <m:oMath>
        <m:sSup>
          <m:e>
            <m:r>
              <m:rPr>
                <m:scr m:val="double-struck"/>
                <m:sty m:val="p"/>
              </m:rPr>
              <m:t>R</m:t>
            </m:r>
          </m:e>
          <m:sup>
            <m:r>
              <m:t>2</m:t>
            </m:r>
          </m:sup>
        </m:sSup>
      </m:oMath>
      <w:ins w:id="179" w:author="PR Preview" w:date="2026-01-01T00:00:00Z">
        <w:r>
          <w:t xml:space="preserve">.</w:t>
        </w:r>
      </w:ins>
      <w:ins w:id="180" w:author="PR Preview" w:date="2026-01-01T00:00:00Z">
        <w:r>
          <w:t xml:space="preserve"> </w:t>
        </w:r>
      </w:ins>
      <w:ins w:id="181" w:author="PR Preview" w:date="2026-01-01T00:00:00Z">
        <w:r>
          <w:t xml:space="preserve">In</w:t>
        </w:r>
      </w:ins>
      <w:ins w:id="182" w:author="PR Preview" w:date="2026-01-01T00:00:00Z">
        <w:r>
          <w:t xml:space="preserve"> </w:t>
        </w:r>
      </w:ins>
      <w:hyperlink w:anchor="exr-list-as-vector">
        <w:ins w:id="183" w:author="PR Preview" w:date="2026-01-01T00:00:00Z">
          <w:r>
            <w:rPr>
              <w:rStyle w:val="Hyperlink"/>
            </w:rPr>
            <w:t xml:space="preserve">Exercise 1</w:t>
          </w:r>
        </w:ins>
      </w:hyperlink>
      <w:ins w:id="184" w:author="PR Preview" w:date="2026-01-01T00:00:00Z">
        <w:r>
          <w:t xml:space="preserve">,</w:t>
        </w:r>
      </w:ins>
      <w:ins w:id="185" w:author="PR Preview" w:date="2026-01-01T00:00:00Z">
        <w:r>
          <w:t xml:space="preserve"> </w:t>
        </w:r>
      </w:ins>
      <w:ins w:id="186" w:author="PR Preview" w:date="2026-01-01T00:00:00Z">
        <w:r>
          <w:t xml:space="preserve">$\mathord{\smash[b]{\underset{\raise.3ex\hbox{$\scriptstyle\sim$}}{x}}\vphantom{x}}\in \mathbb{R}^3$</w:t>
        </w:r>
      </w:ins>
      <w:ins w:id="187" w:author="PR Preview" w:date="2026-01-01T00:00:00Z">
        <w:r>
          <w:t xml:space="preserve">.</w:t>
        </w:r>
      </w:ins>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del w:id="188" w:author="PR Preview" w:date="2026-01-01T00:00:00Z">
        <w:r>
          <w:rPr>
            <w:b/>
            <w:bCs/>
          </w:rPr>
          <w:delText xml:space="preserve">Example 2 (A real-valued and a vector-valued function)</w:delText>
        </w:r>
      </w:del>
      <w:del w:id="189" w:author="PR Preview" w:date="2026-01-01T00:00:00Z">
        <w:r>
          <w:delText xml:space="preserve"> </w:delText>
        </w:r>
      </w:del>
      <w:del w:id="190" w:author="PR Preview" w:date="2026-01-01T00:00:00Z">
        <w:r>
          <w:delText xml:space="preserve">On</w:delText>
        </w:r>
      </w:del>
      <w:del w:id="191" w:author="PR Preview" w:date="2026-01-01T00:00:00Z">
        <w:r>
          <w:delText xml:space="preserve"> </w:delText>
        </w:r>
      </w:del>
      <m:oMath>
        <m:sSup>
          <m:e>
            <m:r>
              <m:rPr>
                <m:scr m:val="double-struck"/>
                <m:sty m:val="p"/>
              </m:rPr>
              <m:t>R</m:t>
            </m:r>
          </m:e>
          <m:sup>
            <m:r>
              <m:t>2</m:t>
            </m:r>
          </m:sup>
        </m:sSup>
      </m:oMath>
      <w:del w:id="192" w:author="PR Preview" w:date="2026-01-01T00:00:00Z">
        <w:r>
          <w:delText xml:space="preserve">,</w:delText>
        </w:r>
      </w:del>
      <w:del w:id="193" w:author="PR Preview" w:date="2026-01-01T00:00:00Z">
        <w:r>
          <w:delText xml:space="preserve"> </w:delText>
        </w:r>
      </w:del>
      <m:oMath>
        <m:r>
          <m:t>f</m:t>
        </m:r>
        <m:r>
          <m:rPr>
            <m:sty m:val="p"/>
          </m:rPr>
          <m:t>(</m:t>
        </m:r>
        <m:limLow>
          <m:e>
            <m:r>
              <m:t>x</m:t>
            </m:r>
          </m:e>
          <m:lim>
            <m:r>
              <m:rPr>
                <m:sty m:val="p"/>
              </m:rPr>
              <m:t>∼</m:t>
            </m:r>
          </m:lim>
        </m:limLow>
        <m:r>
          <m:rPr>
            <m:sty m:val="p"/>
          </m:rPr>
          <m:t>)</m:t>
        </m:r>
        <m:r>
          <m:rPr>
            <m:sty m:val="p"/>
          </m:rPr>
          <m:t>=</m:t>
        </m:r>
        <m:sSub>
          <m:e>
            <m:r>
              <m:t>x</m:t>
            </m:r>
          </m:e>
          <m:sub>
            <m:r>
              <m:t>1</m:t>
            </m:r>
          </m:sub>
        </m:sSub>
        <m:r>
          <m:rPr>
            <m:sty m:val="p"/>
          </m:rPr>
          <m:t>+</m:t>
        </m:r>
        <m:sSub>
          <m:e>
            <m:r>
              <m:t>x</m:t>
            </m:r>
          </m:e>
          <m:sub>
            <m:r>
              <m:t>2</m:t>
            </m:r>
          </m:sub>
        </m:sSub>
      </m:oMath>
      <w:del w:id="194" w:author="PR Preview" w:date="2026-01-01T00:00:00Z">
        <w:r>
          <w:delText xml:space="preserve"> </w:delText>
        </w:r>
      </w:del>
      <w:del w:id="195" w:author="PR Preview" w:date="2026-01-01T00:00:00Z">
        <w:r>
          <w:delText xml:space="preserve">is real-valued</w:delText>
        </w:r>
      </w:del>
      <w:del w:id="196" w:author="PR Preview" w:date="2026-01-01T00:00:00Z">
        <w:r>
          <w:delText xml:space="preserve"> </w:delText>
        </w:r>
      </w:del>
      <w:del w:id="197" w:author="PR Preview" w:date="2026-01-01T00:00:00Z">
        <w:r>
          <w:delText xml:space="preserve">and</w:delText>
        </w:r>
      </w:del>
      <w:del w:id="198" w:author="PR Preview" w:date="2026-01-01T00:00:00Z">
        <w:r>
          <w:delText xml:space="preserve"> </w:delText>
        </w:r>
      </w:del>
      <m:oMath>
        <m:r>
          <m:t>g</m:t>
        </m:r>
        <m:r>
          <m:rPr>
            <m:sty m:val="p"/>
          </m:rPr>
          <m:t>(</m:t>
        </m:r>
        <m:limLow>
          <m:e>
            <m:r>
              <m:t>x</m:t>
            </m:r>
          </m:e>
          <m:lim>
            <m:r>
              <m:rPr>
                <m:sty m:val="p"/>
              </m:rPr>
              <m:t>∼</m:t>
            </m:r>
          </m:lim>
        </m:limLow>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del w:id="199" w:author="PR Preview" w:date="2026-01-01T00:00:00Z">
        <w:r>
          <w:delText xml:space="preserve"> </w:delText>
        </w:r>
      </w:del>
      <w:del w:id="200" w:author="PR Preview" w:date="2026-01-01T00:00:00Z">
        <w:r>
          <w:delText xml:space="preserve">is vector-valued:</w:delText>
        </w:r>
      </w:del>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p>
      <w:pPr>
        <w:pStyle w:val="FirstParagraph"/>
      </w:pPr>
      <w:del w:id="201" w:author="PR Preview" w:date="2026-01-01T00:00:00Z">
        <w:r>
          <w:rPr>
            <w:b/>
            <w:bCs/>
          </w:rPr>
          <w:delText xml:space="preserve">Definition 6 (Transpose)</w:delText>
        </w:r>
      </w:del>
      <w:del w:id="202" w:author="PR Preview" w:date="2026-01-01T00:00:00Z">
        <w:r>
          <w:delText xml:space="preserve"> </w:delText>
        </w:r>
      </w:del>
      <w:del w:id="203" w:author="PR Preview" w:date="2026-01-01T00:00:00Z">
        <w:r>
          <w:delText xml:space="preserve">The</w:delText>
        </w:r>
      </w:del>
      <w:del w:id="204" w:author="PR Preview" w:date="2026-01-01T00:00:00Z">
        <w:r>
          <w:delText xml:space="preserve"> </w:delText>
        </w:r>
      </w:del>
      <w:del w:id="205" w:author="PR Preview" w:date="2026-01-01T00:00:00Z">
        <w:r>
          <w:rPr>
            <w:b/>
            <w:bCs/>
          </w:rPr>
          <w:delText xml:space="preserve">transpose</w:delText>
        </w:r>
      </w:del>
      <w:del w:id="206" w:author="PR Preview" w:date="2026-01-01T00:00:00Z">
        <w:r>
          <w:delText xml:space="preserve"> </w:delText>
        </w:r>
      </w:del>
      <w:del w:id="207" w:author="PR Preview" w:date="2026-01-01T00:00:00Z">
        <w:r>
          <w:delText xml:space="preserve">of a column vector</w:delText>
        </w:r>
      </w:del>
      <w:del w:id="208" w:author="PR Preview" w:date="2026-01-01T00:00:00Z">
        <w:r>
          <w:delText xml:space="preserve"> </w:delText>
        </w:r>
      </w:del>
      <m:oMath>
        <m:limLow>
          <m:e>
            <m:r>
              <m:t>x</m:t>
            </m:r>
          </m:e>
          <m:lim>
            <m:r>
              <m:rPr>
                <m:sty m:val="p"/>
              </m:rPr>
              <m:t>∼</m:t>
            </m:r>
          </m:lim>
        </m:limLow>
      </m:oMath>
      <w:del w:id="209" w:author="PR Preview" w:date="2026-01-01T00:00:00Z">
        <w:r>
          <w:delText xml:space="preserve"> </w:delText>
        </w:r>
      </w:del>
      <w:del w:id="210" w:author="PR Preview" w:date="2026-01-01T00:00:00Z">
        <w:r>
          <w:delText xml:space="preserve">is the row vector</w:delText>
        </w:r>
      </w:del>
      <w:del w:id="211" w:author="PR Preview" w:date="2026-01-01T00:00:00Z">
        <w:r>
          <w:delText xml:space="preserve"> </w:delText>
        </w:r>
      </w:del>
      <w:del w:id="212" w:author="PR Preview" w:date="2026-01-01T00:00:00Z">
        <w:r>
          <w:delText xml:space="preserve">with the same</w:delText>
        </w:r>
      </w:del>
      <w:del w:id="213" w:author="PR Preview" w:date="2026-01-01T00:00:00Z">
        <w:r>
          <w:delText xml:space="preserve"> </w:delText>
        </w:r>
      </w:del>
      <w:hyperlink r:id="rId23">
        <w:del w:id="214" w:author="PR Preview" w:date="2026-01-01T00:00:00Z">
          <w:r>
            <w:rPr>
              <w:rStyle w:val="Hyperlink"/>
            </w:rPr>
            <w:delText xml:space="preserve">sequence</w:delText>
          </w:r>
        </w:del>
      </w:hyperlink>
      <w:del w:id="215" w:author="PR Preview" w:date="2026-01-01T00:00:00Z">
        <w:r>
          <w:delText xml:space="preserve"> </w:delText>
        </w:r>
      </w:del>
      <w:del w:id="216" w:author="PR Preview" w:date="2026-01-01T00:00:00Z">
        <w:r>
          <w:delText xml:space="preserve">of entries, written horizontally:</w:delText>
        </w:r>
      </w:del>
    </w:p>
    <w:p>
      <w:pPr>
        <w:pStyle w:val="BodyText"/>
      </w:pPr>
      <m:oMathPara>
        <m:oMathParaPr>
          <m:jc m:val="center"/>
        </m:oMathParaPr>
        <m:oMath>
          <m:sSup>
            <m:e>
              <m:limLow>
                <m:e>
                  <m:r>
                    <m:t>x</m:t>
                  </m:r>
                </m:e>
                <m:lim>
                  <m:r>
                    <m:rPr>
                      <m:sty m:val="p"/>
                    </m:rPr>
                    <m:t>∼</m:t>
                  </m:r>
                </m:lim>
              </m:limLow>
            </m:e>
            <m:sup>
              <m:r>
                <m:rPr>
                  <m:sty m:val="p"/>
                </m:rPr>
                <m:t>⊤</m:t>
              </m:r>
            </m:sup>
          </m:sSup>
          <m:r>
            <m:rPr>
              <m:sty m:val="p"/>
            </m:rPr>
            <m:t>≡</m:t>
          </m:r>
          <m:sSup>
            <m:e>
              <m:limLow>
                <m:e>
                  <m:r>
                    <m:t>x</m:t>
                  </m:r>
                </m:e>
                <m:lim>
                  <m:r>
                    <m:rPr>
                      <m:sty m:val="p"/>
                    </m:rPr>
                    <m:t>∼</m:t>
                  </m:r>
                </m:lim>
              </m:limLow>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p>
      <w:pPr>
        <w:pStyle w:val="BodyText"/>
      </w:pPr>
      <w:ins w:id="217" w:author="PR Preview" w:date="2026-01-01T00:00:00Z">
        <w:r>
          <w:rPr>
            <w:b/>
            <w:bCs/>
          </w:rPr>
          <w:t xml:space="preserve">Example 2 (A real-valued and a vector-valued function)</w:t>
        </w:r>
      </w:ins>
      <w:ins w:id="218" w:author="PR Preview" w:date="2026-01-01T00:00:00Z">
        <w:r>
          <w:t xml:space="preserve"> </w:t>
        </w:r>
      </w:ins>
      <w:ins w:id="219" w:author="PR Preview" w:date="2026-01-01T00:00:00Z">
        <w:r>
          <w:t xml:space="preserve">On</w:t>
        </w:r>
      </w:ins>
      <w:ins w:id="220" w:author="PR Preview" w:date="2026-01-01T00:00:00Z">
        <w:r>
          <w:t xml:space="preserve"> </w:t>
        </w:r>
      </w:ins>
      <m:oMath>
        <m:sSup>
          <m:e>
            <m:r>
              <m:rPr>
                <m:scr m:val="double-struck"/>
                <m:sty m:val="p"/>
              </m:rPr>
              <m:t>R</m:t>
            </m:r>
          </m:e>
          <m:sup>
            <m:r>
              <m:t>2</m:t>
            </m:r>
          </m:sup>
        </m:sSup>
      </m:oMath>
      <w:ins w:id="221" w:author="PR Preview" w:date="2026-01-01T00:00:00Z">
        <w:r>
          <w:t xml:space="preserve">,</w:t>
        </w:r>
      </w:ins>
      <w:ins w:id="222" w:author="PR Preview" w:date="2026-01-01T00:00:00Z">
        <w:r>
          <w:t xml:space="preserve"> </w:t>
        </w:r>
      </w:ins>
      <w:ins w:id="223" w:author="PR Preview" w:date="2026-01-01T00:00:00Z">
        <w:r>
          <w:t xml:space="preserve">$f(\mathord{\smash[b]{\underset{\raise.3ex\hbox{$\scriptstyle\sim$}}{x}}\vphantom{x}}) = x_1 + x_2$</w:t>
        </w:r>
      </w:ins>
      <w:ins w:id="224" w:author="PR Preview" w:date="2026-01-01T00:00:00Z">
        <w:r>
          <w:t xml:space="preserve"> </w:t>
        </w:r>
      </w:ins>
      <w:ins w:id="225" w:author="PR Preview" w:date="2026-01-01T00:00:00Z">
        <w:r>
          <w:t xml:space="preserve">is real-valued</w:t>
        </w:r>
      </w:ins>
      <w:ins w:id="226" w:author="PR Preview" w:date="2026-01-01T00:00:00Z">
        <w:r>
          <w:t xml:space="preserve"> </w:t>
        </w:r>
      </w:ins>
      <w:ins w:id="227" w:author="PR Preview" w:date="2026-01-01T00:00:00Z">
        <w:r>
          <w:t xml:space="preserve">and</w:t>
        </w:r>
      </w:ins>
      <w:ins w:id="228" w:author="PR Preview" w:date="2026-01-01T00:00:00Z">
        <w:r>
          <w:t xml:space="preserve"> </w:t>
        </w:r>
      </w:ins>
      <w:ins w:id="229" w:author="PR Preview" w:date="2026-01-01T00:00:00Z">
        <w:r>
          <w:t xml:space="preserve">$g(\mathord{\smash[b]{\underset{\raise.3ex\hbox{$\scriptstyle\sim$}}{x}}\vphantom{x}}) = \begin{bmatrix}x_1 + x_2 \\ x_1 - x_2\end{bmatrix}$</w:t>
        </w:r>
      </w:ins>
      <w:ins w:id="230" w:author="PR Preview" w:date="2026-01-01T00:00:00Z">
        <w:r>
          <w:t xml:space="preserve"> </w:t>
        </w:r>
      </w:ins>
      <w:ins w:id="231" w:author="PR Preview" w:date="2026-01-01T00:00:00Z">
        <w:r>
          <w:t xml:space="preserve">is vector-valued:</w:t>
        </w:r>
      </w:ins>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ins w:id="232" w:author="PR Preview" w:date="2026-01-01T00:00:00Z">
        <w:r>
          <w:rPr>
            <w:b/>
            <w:bCs/>
          </w:rPr>
          <w:t xml:space="preserve">Definition 6 (Transpose)</w:t>
        </w:r>
      </w:ins>
      <w:ins w:id="233" w:author="PR Preview" w:date="2026-01-01T00:00:00Z">
        <w:r>
          <w:t xml:space="preserve"> </w:t>
        </w:r>
      </w:ins>
      <w:ins w:id="234" w:author="PR Preview" w:date="2026-01-01T00:00:00Z">
        <w:r>
          <w:t xml:space="preserve">The</w:t>
        </w:r>
      </w:ins>
      <w:ins w:id="235" w:author="PR Preview" w:date="2026-01-01T00:00:00Z">
        <w:r>
          <w:t xml:space="preserve"> </w:t>
        </w:r>
      </w:ins>
      <w:ins w:id="236" w:author="PR Preview" w:date="2026-01-01T00:00:00Z">
        <w:r>
          <w:rPr>
            <w:b/>
            <w:bCs/>
          </w:rPr>
          <w:t xml:space="preserve">transpose</w:t>
        </w:r>
      </w:ins>
      <w:ins w:id="237" w:author="PR Preview" w:date="2026-01-01T00:00:00Z">
        <w:r>
          <w:t xml:space="preserve"> </w:t>
        </w:r>
      </w:ins>
      <w:ins w:id="238" w:author="PR Preview" w:date="2026-01-01T00:00:00Z">
        <w:r>
          <w:t xml:space="preserve">of a column vector</w:t>
        </w:r>
      </w:ins>
      <w:ins w:id="239" w:author="PR Preview" w:date="2026-01-01T00:00:00Z">
        <w:r>
          <w:t xml:space="preserve"> </w:t>
        </w:r>
      </w:ins>
      <w:ins w:id="240" w:author="PR Preview" w:date="2026-01-01T00:00:00Z">
        <w:r>
          <w:t xml:space="preserve">$\mathord{\smash[b]{\underset{\raise.3ex\hbox{$\scriptstyle\sim$}}{x}}\vphantom{x}}$</w:t>
        </w:r>
      </w:ins>
      <w:ins w:id="241" w:author="PR Preview" w:date="2026-01-01T00:00:00Z">
        <w:r>
          <w:t xml:space="preserve"> </w:t>
        </w:r>
      </w:ins>
      <w:ins w:id="242" w:author="PR Preview" w:date="2026-01-01T00:00:00Z">
        <w:r>
          <w:t xml:space="preserve">is the row vector</w:t>
        </w:r>
      </w:ins>
      <w:ins w:id="243" w:author="PR Preview" w:date="2026-01-01T00:00:00Z">
        <w:r>
          <w:t xml:space="preserve"> </w:t>
        </w:r>
      </w:ins>
      <w:ins w:id="244" w:author="PR Preview" w:date="2026-01-01T00:00:00Z">
        <w:r>
          <w:t xml:space="preserve">with the same</w:t>
        </w:r>
      </w:ins>
      <w:ins w:id="245" w:author="PR Preview" w:date="2026-01-01T00:00:00Z">
        <w:r>
          <w:t xml:space="preserve"> </w:t>
        </w:r>
      </w:ins>
      <w:hyperlink r:id="rId23">
        <w:ins w:id="246" w:author="PR Preview" w:date="2026-01-01T00:00:00Z">
          <w:r>
            <w:rPr>
              <w:rStyle w:val="Hyperlink"/>
            </w:rPr>
            <w:t xml:space="preserve">sequence</w:t>
          </w:r>
        </w:ins>
      </w:hyperlink>
      <w:ins w:id="247" w:author="PR Preview" w:date="2026-01-01T00:00:00Z">
        <w:r>
          <w:t xml:space="preserve"> </w:t>
        </w:r>
      </w:ins>
      <w:ins w:id="248" w:author="PR Preview" w:date="2026-01-01T00:00:00Z">
        <w:r>
          <w:t xml:space="preserve">of entries, written horizontally:</w:t>
        </w:r>
      </w:ins>
    </w:p>
    <w:p>
      <w:pPr>
        <w:pStyle w:val="BodyText"/>
      </w:pPr>
      <w:ins w:id="249" w:author="PR Preview" w:date="2026-01-01T00:00:00Z">
        <w:r>
          <w:t xml:space="preserve">$$
    {\mathord{\smash[b]{\underset{\raise.3ex\hbox{$\scriptstyle\sim$}}{x}}\vphantom{x}}}^{\top} \equiv \mathord{\smash[b]{\underset{\raise.3ex\hbox{$\scriptstyle\sim$}}{x}}\vphantom{x}}' \equiv [x_1,\; x_2,\; \ldots,\; x_p]
    $$</w:t>
        </w:r>
      </w:ins>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del w:id="250" w:author="PR Preview" w:date="2026-01-01T00:00:00Z">
        <w:r>
          <w:rPr>
            <w:b/>
            <w:bCs/>
          </w:rPr>
          <w:delText xml:space="preserve">Definition 7 (Vector addition)</w:delText>
        </w:r>
      </w:del>
      <w:del w:id="251" w:author="PR Preview" w:date="2026-01-01T00:00:00Z">
        <w:r>
          <w:delText xml:space="preserve"> </w:delText>
        </w:r>
      </w:del>
      <w:del w:id="252" w:author="PR Preview" w:date="2026-01-01T00:00:00Z">
        <w:r>
          <w:delText xml:space="preserve">The</w:delText>
        </w:r>
      </w:del>
      <w:del w:id="253" w:author="PR Preview" w:date="2026-01-01T00:00:00Z">
        <w:r>
          <w:delText xml:space="preserve"> </w:delText>
        </w:r>
      </w:del>
      <w:del w:id="254" w:author="PR Preview" w:date="2026-01-01T00:00:00Z">
        <w:r>
          <w:rPr>
            <w:b/>
            <w:bCs/>
          </w:rPr>
          <w:delText xml:space="preserve">sum</w:delText>
        </w:r>
      </w:del>
      <w:del w:id="255" w:author="PR Preview" w:date="2026-01-01T00:00:00Z">
        <w:r>
          <w:delText xml:space="preserve"> </w:delText>
        </w:r>
      </w:del>
      <w:del w:id="256" w:author="PR Preview" w:date="2026-01-01T00:00:00Z">
        <w:r>
          <w:delText xml:space="preserve">of two column vectors</w:delText>
        </w:r>
      </w:del>
      <w:del w:id="257" w:author="PR Preview" w:date="2026-01-01T00:00:00Z">
        <w:r>
          <w:delText xml:space="preserve"> </w:delText>
        </w:r>
      </w:del>
      <m:oMath>
        <m:limLow>
          <m:e>
            <m:r>
              <m:t>x</m:t>
            </m:r>
          </m:e>
          <m:lim>
            <m:r>
              <m:rPr>
                <m:sty m:val="p"/>
              </m:rPr>
              <m:t>∼</m:t>
            </m:r>
          </m:lim>
        </m:limLow>
      </m:oMath>
      <w:del w:id="258" w:author="PR Preview" w:date="2026-01-01T00:00:00Z">
        <w:r>
          <w:delText xml:space="preserve"> </w:delText>
        </w:r>
      </w:del>
      <w:del w:id="259" w:author="PR Preview" w:date="2026-01-01T00:00:00Z">
        <w:r>
          <w:delText xml:space="preserve">and</w:delText>
        </w:r>
      </w:del>
      <w:del w:id="260" w:author="PR Preview" w:date="2026-01-01T00:00:00Z">
        <w:r>
          <w:delText xml:space="preserve"> </w:delText>
        </w:r>
      </w:del>
      <m:oMath>
        <m:limLow>
          <m:e>
            <m:r>
              <m:t>y</m:t>
            </m:r>
          </m:e>
          <m:lim>
            <m:r>
              <m:rPr>
                <m:sty m:val="p"/>
              </m:rPr>
              <m:t>∼</m:t>
            </m:r>
          </m:lim>
        </m:limLow>
      </m:oMath>
      <w:del w:id="261" w:author="PR Preview" w:date="2026-01-01T00:00:00Z">
        <w:r>
          <w:delText xml:space="preserve"> </w:delText>
        </w:r>
      </w:del>
      <w:del w:id="262" w:author="PR Preview" w:date="2026-01-01T00:00:00Z">
        <w:r>
          <w:delText xml:space="preserve">of the same length</w:delText>
        </w:r>
      </w:del>
      <w:del w:id="263" w:author="PR Preview" w:date="2026-01-01T00:00:00Z">
        <w:r>
          <w:delText xml:space="preserve"> </w:delText>
        </w:r>
      </w:del>
      <m:oMath>
        <m:r>
          <m:t>p</m:t>
        </m:r>
      </m:oMath>
      <w:del w:id="264" w:author="PR Preview" w:date="2026-01-01T00:00:00Z">
        <w:r>
          <w:delText xml:space="preserve"> </w:delText>
        </w:r>
      </w:del>
      <w:del w:id="265" w:author="PR Preview" w:date="2026-01-01T00:00:00Z">
        <w:r>
          <w:delText xml:space="preserve">is the column vector</w:delText>
        </w:r>
      </w:del>
      <w:del w:id="266" w:author="PR Preview" w:date="2026-01-01T00:00:00Z">
        <w:r>
          <w:delText xml:space="preserve"> </w:delText>
        </w:r>
      </w:del>
      <m:oMath>
        <m:limLow>
          <m:e>
            <m:r>
              <m:t>x</m:t>
            </m:r>
          </m:e>
          <m:lim>
            <m:r>
              <m:rPr>
                <m:sty m:val="p"/>
              </m:rPr>
              <m:t>∼</m:t>
            </m:r>
          </m:lim>
        </m:limLow>
        <m:r>
          <m:rPr>
            <m:sty m:val="p"/>
          </m:rPr>
          <m:t>+</m:t>
        </m:r>
        <m:limLow>
          <m:e>
            <m:r>
              <m:t>y</m:t>
            </m:r>
          </m:e>
          <m:lim>
            <m:r>
              <m:rPr>
                <m:sty m:val="p"/>
              </m:rPr>
              <m:t>∼</m:t>
            </m:r>
          </m:lim>
        </m:limLow>
      </m:oMath>
      <w:del w:id="267" w:author="PR Preview" w:date="2026-01-01T00:00:00Z">
        <w:r>
          <w:delText xml:space="preserve"> </w:delText>
        </w:r>
      </w:del>
      <w:del w:id="268" w:author="PR Preview" w:date="2026-01-01T00:00:00Z">
        <w:r>
          <w:delText xml:space="preserve">of length</w:delText>
        </w:r>
      </w:del>
      <w:del w:id="269" w:author="PR Preview" w:date="2026-01-01T00:00:00Z">
        <w:r>
          <w:delText xml:space="preserve"> </w:delText>
        </w:r>
      </w:del>
      <m:oMath>
        <m:r>
          <m:t>p</m:t>
        </m:r>
      </m:oMath>
      <w:del w:id="270" w:author="PR Preview" w:date="2026-01-01T00:00:00Z">
        <w:r>
          <w:delText xml:space="preserve"> </w:delText>
        </w:r>
      </w:del>
      <w:del w:id="271" w:author="PR Preview" w:date="2026-01-01T00:00:00Z">
        <w:r>
          <w:delText xml:space="preserve">obtained by adding entry by entry:</w:delText>
        </w:r>
      </w:del>
    </w:p>
    <w:p>
      <w:pPr>
        <w:pStyle w:val="BodyText"/>
      </w:pPr>
      <m:oMathPara>
        <m:oMathParaPr>
          <m:jc m:val="center"/>
        </m:oMathParaPr>
        <m:oMath>
          <m:r>
            <m:rPr>
              <m:sty m:val="p"/>
            </m:rPr>
            <m:t>(</m:t>
          </m:r>
          <m:limLow>
            <m:e>
              <m:r>
                <m:t>x</m:t>
              </m:r>
            </m:e>
            <m:lim>
              <m:r>
                <m:rPr>
                  <m:sty m:val="p"/>
                </m:rPr>
                <m:t>∼</m:t>
              </m:r>
            </m:lim>
          </m:limLow>
          <m:r>
            <m:rPr>
              <m:sty m:val="p"/>
            </m:rPr>
            <m:t>+</m:t>
          </m:r>
          <m:limLow>
            <m:e>
              <m:r>
                <m:t>y</m:t>
              </m:r>
            </m:e>
            <m:lim>
              <m:r>
                <m:rPr>
                  <m:sty m:val="p"/>
                </m:rPr>
                <m:t>∼</m:t>
              </m:r>
            </m:lim>
          </m:limLow>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p>
      <w:pPr>
        <w:pStyle w:val="FirstParagraph"/>
      </w:pPr>
      <w:ins w:id="272" w:author="PR Preview" w:date="2026-01-01T00:00:00Z">
        <w:r>
          <w:rPr>
            <w:b/>
            <w:bCs/>
          </w:rPr>
          <w:t xml:space="preserve">Definition 7 (Vector addition)</w:t>
        </w:r>
      </w:ins>
      <w:ins w:id="273" w:author="PR Preview" w:date="2026-01-01T00:00:00Z">
        <w:r>
          <w:t xml:space="preserve"> </w:t>
        </w:r>
      </w:ins>
      <w:ins w:id="274" w:author="PR Preview" w:date="2026-01-01T00:00:00Z">
        <w:r>
          <w:t xml:space="preserve">The</w:t>
        </w:r>
      </w:ins>
      <w:ins w:id="275" w:author="PR Preview" w:date="2026-01-01T00:00:00Z">
        <w:r>
          <w:t xml:space="preserve"> </w:t>
        </w:r>
      </w:ins>
      <w:ins w:id="276" w:author="PR Preview" w:date="2026-01-01T00:00:00Z">
        <w:r>
          <w:rPr>
            <w:b/>
            <w:bCs/>
          </w:rPr>
          <w:t xml:space="preserve">sum</w:t>
        </w:r>
      </w:ins>
      <w:ins w:id="277" w:author="PR Preview" w:date="2026-01-01T00:00:00Z">
        <w:r>
          <w:t xml:space="preserve"> </w:t>
        </w:r>
      </w:ins>
      <w:ins w:id="278" w:author="PR Preview" w:date="2026-01-01T00:00:00Z">
        <w:r>
          <w:t xml:space="preserve">of two column vectors</w:t>
        </w:r>
      </w:ins>
      <w:ins w:id="279" w:author="PR Preview" w:date="2026-01-01T00:00:00Z">
        <w:r>
          <w:t xml:space="preserve"> </w:t>
        </w:r>
      </w:ins>
      <w:ins w:id="280" w:author="PR Preview" w:date="2026-01-01T00:00:00Z">
        <w:r>
          <w:t xml:space="preserve">$\mathord{\smash[b]{\underset{\raise.3ex\hbox{$\scriptstyle\sim$}}{x}}\vphantom{x}}$</w:t>
        </w:r>
      </w:ins>
      <w:ins w:id="281" w:author="PR Preview" w:date="2026-01-01T00:00:00Z">
        <w:r>
          <w:t xml:space="preserve"> </w:t>
        </w:r>
      </w:ins>
      <w:ins w:id="282" w:author="PR Preview" w:date="2026-01-01T00:00:00Z">
        <w:r>
          <w:t xml:space="preserve">and</w:t>
        </w:r>
      </w:ins>
      <w:ins w:id="283" w:author="PR Preview" w:date="2026-01-01T00:00:00Z">
        <w:r>
          <w:t xml:space="preserve"> </w:t>
        </w:r>
      </w:ins>
      <w:ins w:id="284" w:author="PR Preview" w:date="2026-01-01T00:00:00Z">
        <w:r>
          <w:t xml:space="preserve">$\mathord{\smash[b]{\underset{\raise.3ex\hbox{$\scriptstyle\sim$}}{y}}\vphantom{y}}$</w:t>
        </w:r>
      </w:ins>
      <w:ins w:id="285" w:author="PR Preview" w:date="2026-01-01T00:00:00Z">
        <w:r>
          <w:t xml:space="preserve"> </w:t>
        </w:r>
      </w:ins>
      <w:ins w:id="286" w:author="PR Preview" w:date="2026-01-01T00:00:00Z">
        <w:r>
          <w:t xml:space="preserve">of the same length</w:t>
        </w:r>
      </w:ins>
      <w:ins w:id="287" w:author="PR Preview" w:date="2026-01-01T00:00:00Z">
        <w:r>
          <w:t xml:space="preserve"> </w:t>
        </w:r>
      </w:ins>
      <m:oMath>
        <m:r>
          <m:t>p</m:t>
        </m:r>
      </m:oMath>
      <w:ins w:id="288" w:author="PR Preview" w:date="2026-01-01T00:00:00Z">
        <w:r>
          <w:t xml:space="preserve"> </w:t>
        </w:r>
      </w:ins>
      <w:ins w:id="289" w:author="PR Preview" w:date="2026-01-01T00:00:00Z">
        <w:r>
          <w:t xml:space="preserve">is the column vector</w:t>
        </w:r>
      </w:ins>
      <w:ins w:id="290" w:author="PR Preview" w:date="2026-01-01T00:00:00Z">
        <w:r>
          <w:t xml:space="preserve"> </w:t>
        </w:r>
      </w:ins>
      <w:ins w:id="291" w:author="PR Preview" w:date="2026-01-01T00:00:00Z">
        <w:r>
          <w:t xml:space="preserve">$\mathord{\smash[b]{\underset{\raise.3ex\hbox{$\scriptstyle\sim$}}{x}}\vphantom{x}}+ \mathord{\smash[b]{\underset{\raise.3ex\hbox{$\scriptstyle\sim$}}{y}}\vphantom{y}}$</w:t>
        </w:r>
      </w:ins>
      <w:ins w:id="292" w:author="PR Preview" w:date="2026-01-01T00:00:00Z">
        <w:r>
          <w:t xml:space="preserve"> </w:t>
        </w:r>
      </w:ins>
      <w:ins w:id="293" w:author="PR Preview" w:date="2026-01-01T00:00:00Z">
        <w:r>
          <w:t xml:space="preserve">of length</w:t>
        </w:r>
      </w:ins>
      <w:ins w:id="294" w:author="PR Preview" w:date="2026-01-01T00:00:00Z">
        <w:r>
          <w:t xml:space="preserve"> </w:t>
        </w:r>
      </w:ins>
      <m:oMath>
        <m:r>
          <m:t>p</m:t>
        </m:r>
      </m:oMath>
      <w:ins w:id="295" w:author="PR Preview" w:date="2026-01-01T00:00:00Z">
        <w:r>
          <w:t xml:space="preserve"> </w:t>
        </w:r>
      </w:ins>
      <w:ins w:id="296" w:author="PR Preview" w:date="2026-01-01T00:00:00Z">
        <w:r>
          <w:t xml:space="preserve">obtained by adding entry by entry:</w:t>
        </w:r>
      </w:ins>
    </w:p>
    <w:p>
      <w:pPr>
        <w:pStyle w:val="BodyText"/>
      </w:pPr>
      <w:ins w:id="297" w:author="PR Preview" w:date="2026-01-01T00:00:00Z">
        <w:r>
          <w:t xml:space="preserve">$$(\mathord{\smash[b]{\underset{\raise.3ex\hbox{$\scriptstyle\sim$}}{x}}\vphantom{x}}+ \mathord{\smash[b]{\underset{\raise.3ex\hbox{$\scriptstyle\sim$}}{y}}\vphantom{y}})_i \stackrel{\text{def}}{=}x_i + y_i, \quad i = 1, \ldots, p$$</w:t>
        </w:r>
      </w:ins>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del w:id="298" w:author="PR Preview" w:date="2026-01-01T00:00:00Z">
        <w:r>
          <w:rPr>
            <w:b/>
            <w:bCs/>
          </w:rPr>
          <w:delText xml:space="preserve">Definition 8 (Dot product)</w:delText>
        </w:r>
      </w:del>
      <w:del w:id="299" w:author="PR Preview" w:date="2026-01-01T00:00:00Z">
        <w:r>
          <w:delText xml:space="preserve"> </w:delText>
        </w:r>
      </w:del>
      <w:del w:id="300" w:author="PR Preview" w:date="2026-01-01T00:00:00Z">
        <w:r>
          <w:delText xml:space="preserve">For any two real-valued vectors</w:delText>
        </w:r>
      </w:del>
      <w:del w:id="301" w:author="PR Preview" w:date="2026-01-01T00:00:00Z">
        <w:r>
          <w:delText xml:space="preserve"> </w:delText>
        </w:r>
      </w:del>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del w:id="302" w:author="PR Preview" w:date="2026-01-01T00:00:00Z">
        <w:r>
          <w:delText xml:space="preserve"> </w:delText>
        </w:r>
      </w:del>
      <w:del w:id="303" w:author="PR Preview" w:date="2026-01-01T00:00:00Z">
        <w:r>
          <w:delText xml:space="preserve">and</w:delText>
        </w:r>
      </w:del>
      <w:del w:id="304" w:author="PR Preview" w:date="2026-01-01T00:00:00Z">
        <w:r>
          <w:delText xml:space="preserve"> </w:delText>
        </w:r>
      </w:del>
      <m:oMath>
        <m:limLow>
          <m:e>
            <m:r>
              <m:t>y</m:t>
            </m:r>
          </m:e>
          <m:lim>
            <m:r>
              <m:rPr>
                <m:sty m:val="p"/>
              </m:rPr>
              <m:t>∼</m:t>
            </m:r>
          </m:lim>
        </m:limLow>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del w:id="305" w:author="PR Preview" w:date="2026-01-01T00:00:00Z">
        <w:r>
          <w:delText xml:space="preserve"> </w:delText>
        </w:r>
      </w:del>
      <w:del w:id="306" w:author="PR Preview" w:date="2026-01-01T00:00:00Z">
        <w:r>
          <w:delText xml:space="preserve">of the same length</w:delText>
        </w:r>
      </w:del>
      <w:del w:id="307" w:author="PR Preview" w:date="2026-01-01T00:00:00Z">
        <w:r>
          <w:delText xml:space="preserve"> </w:delText>
        </w:r>
      </w:del>
      <m:oMath>
        <m:r>
          <m:t>p</m:t>
        </m:r>
      </m:oMath>
      <w:del w:id="308" w:author="PR Preview" w:date="2026-01-01T00:00:00Z">
        <w:r>
          <w:delText xml:space="preserve">,</w:delText>
        </w:r>
      </w:del>
      <w:del w:id="309" w:author="PR Preview" w:date="2026-01-01T00:00:00Z">
        <w:r>
          <w:delText xml:space="preserve"> </w:delText>
        </w:r>
      </w:del>
      <w:del w:id="310" w:author="PR Preview" w:date="2026-01-01T00:00:00Z">
        <w:r>
          <w:delText xml:space="preserve">the</w:delText>
        </w:r>
      </w:del>
      <w:del w:id="311" w:author="PR Preview" w:date="2026-01-01T00:00:00Z">
        <w:r>
          <w:delText xml:space="preserve"> </w:delText>
        </w:r>
      </w:del>
      <w:del w:id="312" w:author="PR Preview" w:date="2026-01-01T00:00:00Z">
        <w:r>
          <w:rPr>
            <w:b/>
            <w:bCs/>
          </w:rPr>
          <w:delText xml:space="preserve">dot product</w:delText>
        </w:r>
      </w:del>
      <w:del w:id="313" w:author="PR Preview" w:date="2026-01-01T00:00:00Z">
        <w:r>
          <w:delText xml:space="preserve"> </w:delText>
        </w:r>
      </w:del>
      <w:del w:id="314" w:author="PR Preview" w:date="2026-01-01T00:00:00Z">
        <w:r>
          <w:delText xml:space="preserve">of</w:delText>
        </w:r>
      </w:del>
      <w:del w:id="315" w:author="PR Preview" w:date="2026-01-01T00:00:00Z">
        <w:r>
          <w:delText xml:space="preserve"> </w:delText>
        </w:r>
      </w:del>
      <m:oMath>
        <m:limLow>
          <m:e>
            <m:r>
              <m:t>x</m:t>
            </m:r>
          </m:e>
          <m:lim>
            <m:r>
              <m:rPr>
                <m:sty m:val="p"/>
              </m:rPr>
              <m:t>∼</m:t>
            </m:r>
          </m:lim>
        </m:limLow>
      </m:oMath>
      <w:del w:id="316" w:author="PR Preview" w:date="2026-01-01T00:00:00Z">
        <w:r>
          <w:delText xml:space="preserve"> </w:delText>
        </w:r>
      </w:del>
      <w:del w:id="317" w:author="PR Preview" w:date="2026-01-01T00:00:00Z">
        <w:r>
          <w:delText xml:space="preserve">and</w:delText>
        </w:r>
      </w:del>
      <w:del w:id="318" w:author="PR Preview" w:date="2026-01-01T00:00:00Z">
        <w:r>
          <w:delText xml:space="preserve"> </w:delText>
        </w:r>
      </w:del>
      <m:oMath>
        <m:limLow>
          <m:e>
            <m:r>
              <m:t>y</m:t>
            </m:r>
          </m:e>
          <m:lim>
            <m:r>
              <m:rPr>
                <m:sty m:val="p"/>
              </m:rPr>
              <m:t>∼</m:t>
            </m:r>
          </m:lim>
        </m:limLow>
      </m:oMath>
      <w:del w:id="319" w:author="PR Preview" w:date="2026-01-01T00:00:00Z">
        <w:r>
          <w:delText xml:space="preserve"> </w:delText>
        </w:r>
      </w:del>
      <w:del w:id="320" w:author="PR Preview" w:date="2026-01-01T00:00:00Z">
        <w:r>
          <w:delText xml:space="preserve">is:</w:delText>
        </w:r>
      </w:del>
    </w:p>
    <w:p>
      <w:pPr>
        <w:pStyle w:val="BodyText"/>
      </w:pPr>
      <w:bookmarkStart w:id="28" w:name="eq-inner-product"/>
      <m:oMathPara>
        <m:oMathParaPr>
          <m:jc m:val="center"/>
        </m:oMathParaPr>
        <m:oMath>
          <m:limLow>
            <m:e>
              <m:r>
                <m:t>x</m:t>
              </m:r>
            </m:e>
            <m:lim>
              <m:r>
                <m:rPr>
                  <m:sty m:val="p"/>
                </m:rPr>
                <m:t>∼</m:t>
              </m:r>
            </m:lim>
          </m:limLow>
          <m:r>
            <m:rPr>
              <m:sty m:val="p"/>
            </m:rPr>
            <m:t>⋅</m:t>
          </m:r>
          <m:limLow>
            <m:e>
              <m:r>
                <m:t>y</m:t>
              </m:r>
            </m:e>
            <m:lim>
              <m:r>
                <m:rPr>
                  <m:sty m:val="p"/>
                </m:rPr>
                <m:t>∼</m:t>
              </m:r>
            </m:lim>
          </m:limLow>
          <m:r>
            <m:rPr>
              <m:sty m:val="p"/>
            </m:rPr>
            <m:t>=</m:t>
          </m:r>
          <m:sSup>
            <m:e>
              <m:limLow>
                <m:e>
                  <m:r>
                    <m:t>x</m:t>
                  </m:r>
                </m:e>
                <m:lim>
                  <m:r>
                    <m:rPr>
                      <m:sty m:val="p"/>
                    </m:rPr>
                    <m:t>∼</m:t>
                  </m:r>
                </m:lim>
              </m:limLow>
            </m:e>
            <m:sup>
              <m:r>
                <m:rPr>
                  <m:sty m:val="p"/>
                </m:rPr>
                <m:t>⊤</m:t>
              </m:r>
            </m:sup>
          </m:sSup>
          <m:limLow>
            <m:e>
              <m:r>
                <m:t>y</m:t>
              </m:r>
            </m:e>
            <m:lim>
              <m:r>
                <m:rPr>
                  <m:sty m:val="p"/>
                </m:rPr>
                <m:t>∼</m:t>
              </m:r>
            </m:lim>
          </m:limLow>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p>
      <w:pPr>
        <w:pStyle w:val="FirstParagraph"/>
      </w:pPr>
      <w:ins w:id="321" w:author="PR Preview" w:date="2026-01-01T00:00:00Z">
        <w:r>
          <w:rPr>
            <w:b/>
            <w:bCs/>
          </w:rPr>
          <w:t xml:space="preserve">Definition 8 (Dot product)</w:t>
        </w:r>
      </w:ins>
      <w:ins w:id="322" w:author="PR Preview" w:date="2026-01-01T00:00:00Z">
        <w:r>
          <w:t xml:space="preserve"> </w:t>
        </w:r>
      </w:ins>
      <w:ins w:id="323" w:author="PR Preview" w:date="2026-01-01T00:00:00Z">
        <w:r>
          <w:t xml:space="preserve">For any two real-valued vectors</w:t>
        </w:r>
      </w:ins>
      <w:ins w:id="324" w:author="PR Preview" w:date="2026-01-01T00:00:00Z">
        <w:r>
          <w:t xml:space="preserve"> </w:t>
        </w:r>
      </w:ins>
      <w:ins w:id="325" w:author="PR Preview" w:date="2026-01-01T00:00:00Z">
        <w:r>
          <w:t xml:space="preserve">$\mathord{\smash[b]{\underset{\raise.3ex\hbox{$\scriptstyle\sim$}}{x}}\vphantom{x}}= (x_1, \ldots, x_p)$</w:t>
        </w:r>
      </w:ins>
      <w:ins w:id="326" w:author="PR Preview" w:date="2026-01-01T00:00:00Z">
        <w:r>
          <w:t xml:space="preserve"> </w:t>
        </w:r>
      </w:ins>
      <w:ins w:id="327" w:author="PR Preview" w:date="2026-01-01T00:00:00Z">
        <w:r>
          <w:t xml:space="preserve">and</w:t>
        </w:r>
      </w:ins>
      <w:ins w:id="328" w:author="PR Preview" w:date="2026-01-01T00:00:00Z">
        <w:r>
          <w:t xml:space="preserve"> </w:t>
        </w:r>
      </w:ins>
      <w:ins w:id="329" w:author="PR Preview" w:date="2026-01-01T00:00:00Z">
        <w:r>
          <w:t xml:space="preserve">$\mathord{\smash[b]{\underset{\raise.3ex\hbox{$\scriptstyle\sim$}}{y}}\vphantom{y}}= (y_1, \ldots, y_p)$</w:t>
        </w:r>
      </w:ins>
      <w:ins w:id="330" w:author="PR Preview" w:date="2026-01-01T00:00:00Z">
        <w:r>
          <w:t xml:space="preserve"> </w:t>
        </w:r>
      </w:ins>
      <w:ins w:id="331" w:author="PR Preview" w:date="2026-01-01T00:00:00Z">
        <w:r>
          <w:t xml:space="preserve">of the same length</w:t>
        </w:r>
      </w:ins>
      <w:ins w:id="332" w:author="PR Preview" w:date="2026-01-01T00:00:00Z">
        <w:r>
          <w:t xml:space="preserve"> </w:t>
        </w:r>
      </w:ins>
      <m:oMath>
        <m:r>
          <m:t>p</m:t>
        </m:r>
      </m:oMath>
      <w:ins w:id="333" w:author="PR Preview" w:date="2026-01-01T00:00:00Z">
        <w:r>
          <w:t xml:space="preserve">,</w:t>
        </w:r>
      </w:ins>
      <w:ins w:id="334" w:author="PR Preview" w:date="2026-01-01T00:00:00Z">
        <w:r>
          <w:t xml:space="preserve"> </w:t>
        </w:r>
      </w:ins>
      <w:ins w:id="335" w:author="PR Preview" w:date="2026-01-01T00:00:00Z">
        <w:r>
          <w:t xml:space="preserve">the</w:t>
        </w:r>
      </w:ins>
      <w:ins w:id="336" w:author="PR Preview" w:date="2026-01-01T00:00:00Z">
        <w:r>
          <w:t xml:space="preserve"> </w:t>
        </w:r>
      </w:ins>
      <w:ins w:id="337" w:author="PR Preview" w:date="2026-01-01T00:00:00Z">
        <w:r>
          <w:rPr>
            <w:b/>
            <w:bCs/>
          </w:rPr>
          <w:t xml:space="preserve">dot product</w:t>
        </w:r>
      </w:ins>
      <w:ins w:id="338" w:author="PR Preview" w:date="2026-01-01T00:00:00Z">
        <w:r>
          <w:t xml:space="preserve"> </w:t>
        </w:r>
      </w:ins>
      <w:ins w:id="339" w:author="PR Preview" w:date="2026-01-01T00:00:00Z">
        <w:r>
          <w:t xml:space="preserve">of</w:t>
        </w:r>
      </w:ins>
      <w:ins w:id="340" w:author="PR Preview" w:date="2026-01-01T00:00:00Z">
        <w:r>
          <w:t xml:space="preserve"> </w:t>
        </w:r>
      </w:ins>
      <w:ins w:id="341" w:author="PR Preview" w:date="2026-01-01T00:00:00Z">
        <w:r>
          <w:t xml:space="preserve">$\mathord{\smash[b]{\underset{\raise.3ex\hbox{$\scriptstyle\sim$}}{x}}\vphantom{x}}$</w:t>
        </w:r>
      </w:ins>
      <w:ins w:id="342" w:author="PR Preview" w:date="2026-01-01T00:00:00Z">
        <w:r>
          <w:t xml:space="preserve"> </w:t>
        </w:r>
      </w:ins>
      <w:ins w:id="343" w:author="PR Preview" w:date="2026-01-01T00:00:00Z">
        <w:r>
          <w:t xml:space="preserve">and</w:t>
        </w:r>
      </w:ins>
      <w:ins w:id="344" w:author="PR Preview" w:date="2026-01-01T00:00:00Z">
        <w:r>
          <w:t xml:space="preserve"> </w:t>
        </w:r>
      </w:ins>
      <w:ins w:id="345" w:author="PR Preview" w:date="2026-01-01T00:00:00Z">
        <w:r>
          <w:t xml:space="preserve">$\mathord{\smash[b]{\underset{\raise.3ex\hbox{$\scriptstyle\sim$}}{y}}\vphantom{y}}$</w:t>
        </w:r>
      </w:ins>
      <w:ins w:id="346" w:author="PR Preview" w:date="2026-01-01T00:00:00Z">
        <w:r>
          <w:t xml:space="preserve"> </w:t>
        </w:r>
      </w:ins>
      <w:ins w:id="347" w:author="PR Preview" w:date="2026-01-01T00:00:00Z">
        <w:r>
          <w:t xml:space="preserve">is:</w:t>
        </w:r>
      </w:ins>
    </w:p>
    <w:p>
      <w:pPr>
        <w:pStyle w:val="BodyText"/>
      </w:pPr>
      <w:bookmarkStart w:id="28" w:name="eq-inner-product"/>
      <w:ins w:id="348" w:author="PR Preview" w:date="2026-01-01T00:00:00Z">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ins>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del w:id="349" w:author="PR Preview" w:date="2026-01-01T00:00:00Z">
        <w:r>
          <w:rPr>
            <w:b/>
            <w:bCs/>
          </w:rPr>
          <w:delText xml:space="preserve">Example 5 (A dot product)</w:delText>
        </w:r>
      </w:del>
      <w:del w:id="350" w:author="PR Preview" w:date="2026-01-01T00:00:00Z">
        <w:r>
          <w:delText xml:space="preserve"> </w:delText>
        </w:r>
      </w:del>
      <w:del w:id="351" w:author="PR Preview" w:date="2026-01-01T00:00:00Z">
        <w:r>
          <w:delText xml:space="preserve">For</w:delText>
        </w:r>
      </w:del>
      <w:del w:id="352"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del w:id="353" w:author="PR Preview" w:date="2026-01-01T00:00:00Z">
        <w:r>
          <w:delText xml:space="preserve"> </w:delText>
        </w:r>
      </w:del>
      <w:del w:id="354" w:author="PR Preview" w:date="2026-01-01T00:00:00Z">
        <w:r>
          <w:delText xml:space="preserve">and</w:delText>
        </w:r>
      </w:del>
      <w:del w:id="355" w:author="PR Preview" w:date="2026-01-01T00:00:00Z">
        <w:r>
          <w:delText xml:space="preserve"> </w:delText>
        </w:r>
      </w:del>
      <m:oMath>
        <m:limLow>
          <m:e>
            <m:r>
              <m:t>y</m:t>
            </m:r>
          </m:e>
          <m:lim>
            <m:r>
              <m:rPr>
                <m:sty m:val="p"/>
              </m:rPr>
              <m:t>∼</m:t>
            </m:r>
          </m:lim>
        </m:limLow>
        <m:r>
          <m:rPr>
            <m:sty m:val="p"/>
          </m:rPr>
          <m:t>=</m:t>
        </m:r>
        <m:r>
          <m:rPr>
            <m:sty m:val="p"/>
          </m:rPr>
          <m:t>(</m:t>
        </m:r>
        <m:r>
          <m:t>4</m:t>
        </m:r>
        <m:r>
          <m:rPr>
            <m:sty m:val="p"/>
          </m:rPr>
          <m:t>,</m:t>
        </m:r>
        <m:r>
          <m:t>5</m:t>
        </m:r>
        <m:r>
          <m:rPr>
            <m:sty m:val="p"/>
          </m:rPr>
          <m:t>,</m:t>
        </m:r>
        <m:r>
          <m:t>6</m:t>
        </m:r>
        <m:r>
          <m:rPr>
            <m:sty m:val="p"/>
          </m:rPr>
          <m:t>)</m:t>
        </m:r>
      </m:oMath>
      <w:del w:id="356" w:author="PR Preview" w:date="2026-01-01T00:00:00Z">
        <w:r>
          <w:delText xml:space="preserve">:</w:delText>
        </w:r>
      </w:del>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p>
      <w:pPr>
        <w:pStyle w:val="BodyText"/>
      </w:pPr>
      <w:ins w:id="357" w:author="PR Preview" w:date="2026-01-01T00:00:00Z">
        <w:r>
          <w:rPr>
            <w:b/>
            <w:bCs/>
          </w:rPr>
          <w:t xml:space="preserve">Example 5 (A dot product)</w:t>
        </w:r>
      </w:ins>
      <w:ins w:id="358" w:author="PR Preview" w:date="2026-01-01T00:00:00Z">
        <w:r>
          <w:t xml:space="preserve"> </w:t>
        </w:r>
      </w:ins>
      <w:ins w:id="359" w:author="PR Preview" w:date="2026-01-01T00:00:00Z">
        <w:r>
          <w:t xml:space="preserve">For</w:t>
        </w:r>
      </w:ins>
      <w:ins w:id="360" w:author="PR Preview" w:date="2026-01-01T00:00:00Z">
        <w:r>
          <w:t xml:space="preserve"> </w:t>
        </w:r>
      </w:ins>
      <w:ins w:id="361" w:author="PR Preview" w:date="2026-01-01T00:00:00Z">
        <w:r>
          <w:t xml:space="preserve">$\mathord{\smash[b]{\underset{\raise.3ex\hbox{$\scriptstyle\sim$}}{x}}\vphantom{x}}= (1, 2, 3)$</w:t>
        </w:r>
      </w:ins>
      <w:ins w:id="362" w:author="PR Preview" w:date="2026-01-01T00:00:00Z">
        <w:r>
          <w:t xml:space="preserve"> </w:t>
        </w:r>
      </w:ins>
      <w:ins w:id="363" w:author="PR Preview" w:date="2026-01-01T00:00:00Z">
        <w:r>
          <w:t xml:space="preserve">and</w:t>
        </w:r>
      </w:ins>
      <w:ins w:id="364" w:author="PR Preview" w:date="2026-01-01T00:00:00Z">
        <w:r>
          <w:t xml:space="preserve"> </w:t>
        </w:r>
      </w:ins>
      <w:ins w:id="365" w:author="PR Preview" w:date="2026-01-01T00:00:00Z">
        <w:r>
          <w:t xml:space="preserve">$\mathord{\smash[b]{\underset{\raise.3ex\hbox{$\scriptstyle\sim$}}{y}}\vphantom{y}}= (4, 5, 6)$</w:t>
        </w:r>
      </w:ins>
      <w:ins w:id="366" w:author="PR Preview" w:date="2026-01-01T00:00:00Z">
        <w:r>
          <w:t xml:space="preserve">:</w:t>
        </w:r>
      </w:ins>
    </w:p>
    <w:p>
      <w:pPr>
        <w:pStyle w:val="BodyText"/>
      </w:pPr>
      <w:ins w:id="367" w:author="PR Preview" w:date="2026-01-01T00:00:00Z">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ins>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del w:id="368" w:author="PR Preview" w:date="2026-01-01T00:00:00Z">
        <w:r>
          <w:delText xml:space="preserve">A linear combination of vectors</w:delText>
        </w:r>
      </w:del>
      <w:del w:id="369" w:author="PR Preview" w:date="2026-01-01T00:00:00Z">
        <w:r>
          <w:delText xml:space="preserve"> </w:delText>
        </w:r>
      </w:del>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del w:id="370" w:author="PR Preview" w:date="2026-01-01T00:00:00Z">
        <w:r>
          <w:delText xml:space="preserve"> </w:delText>
        </w:r>
      </w:del>
      <w:del w:id="371" w:author="PR Preview" w:date="2026-01-01T00:00:00Z">
        <w:r>
          <w:delText xml:space="preserve">of the same length</w:delText>
        </w:r>
      </w:del>
      <w:del w:id="372" w:author="PR Preview" w:date="2026-01-01T00:00:00Z">
        <w:r>
          <w:delText xml:space="preserve"> </w:delText>
        </w:r>
      </w:del>
      <w:del w:id="373" w:author="PR Preview" w:date="2026-01-01T00:00:00Z">
        <w:r>
          <w:delText xml:space="preserve">is defined entry by entry:</w:delText>
        </w:r>
      </w:del>
      <w:del w:id="374" w:author="PR Preview" w:date="2026-01-01T00:00:00Z">
        <w:r>
          <w:delText xml:space="preserve"> </w:delText>
        </w:r>
      </w:del>
      <w:del w:id="375" w:author="PR Preview" w:date="2026-01-01T00:00:00Z">
        <w:r>
          <w:delText xml:space="preserve">entry</w:delText>
        </w:r>
      </w:del>
      <w:del w:id="376" w:author="PR Preview" w:date="2026-01-01T00:00:00Z">
        <w:r>
          <w:delText xml:space="preserve"> </w:delText>
        </w:r>
      </w:del>
      <m:oMath>
        <m:r>
          <m:t>j</m:t>
        </m:r>
      </m:oMath>
      <w:del w:id="377" w:author="PR Preview" w:date="2026-01-01T00:00:00Z">
        <w:r>
          <w:delText xml:space="preserve"> </w:delText>
        </w:r>
      </w:del>
      <w:del w:id="378" w:author="PR Preview" w:date="2026-01-01T00:00:00Z">
        <w:r>
          <w:delText xml:space="preserve">of</w:delText>
        </w:r>
      </w:del>
      <w:del w:id="379" w:author="PR Preview" w:date="2026-01-01T00:00:00Z">
        <w:r>
          <w:delText xml:space="preserve"> </w:delText>
        </w:r>
      </w:del>
      <m:oMath>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oMath>
      <w:del w:id="380" w:author="PR Preview" w:date="2026-01-01T00:00:00Z">
        <w:r>
          <w:delText xml:space="preserve"> </w:delText>
        </w:r>
      </w:del>
      <w:del w:id="381" w:author="PR Preview" w:date="2026-01-01T00:00:00Z">
        <w:r>
          <w:delText xml:space="preserve">is the linear combination</w:delText>
        </w:r>
      </w:del>
      <w:del w:id="382" w:author="PR Preview" w:date="2026-01-01T00:00:00Z">
        <w:r>
          <w:delText xml:space="preserve"> </w:delText>
        </w:r>
      </w:del>
      <w:del w:id="383" w:author="PR Preview" w:date="2026-01-01T00:00:00Z">
        <w:r>
          <w:delText xml:space="preserve">of the</w:delText>
        </w:r>
      </w:del>
      <w:del w:id="384" w:author="PR Preview" w:date="2026-01-01T00:00:00Z">
        <w:r>
          <w:delText xml:space="preserve"> </w:delText>
        </w:r>
      </w:del>
      <m:oMath>
        <m:r>
          <m:t>j</m:t>
        </m:r>
      </m:oMath>
      <w:del w:id="385" w:author="PR Preview" w:date="2026-01-01T00:00:00Z">
        <w:r>
          <w:delText xml:space="preserve">th entries of</w:delText>
        </w:r>
      </w:del>
      <w:del w:id="386" w:author="PR Preview" w:date="2026-01-01T00:00:00Z">
        <w:r>
          <w:delText xml:space="preserve"> </w:delText>
        </w:r>
      </w:del>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del w:id="387" w:author="PR Preview" w:date="2026-01-01T00:00:00Z">
        <w:r>
          <w:delText xml:space="preserve"> </w:delText>
        </w:r>
      </w:del>
      <w:del w:id="388" w:author="PR Preview" w:date="2026-01-01T00:00:00Z">
        <w:r>
          <w:delText xml:space="preserve">with the same coefficients.</w:delText>
        </w:r>
      </w:del>
    </w:p>
    <w:p>
      <w:pPr>
        <w:pStyle w:val="FirstParagraph"/>
      </w:pPr>
      <w:ins w:id="389" w:author="PR Preview" w:date="2026-01-01T00:00:00Z">
        <w:r>
          <w:t xml:space="preserve">A linear combination of vectors</w:t>
        </w:r>
      </w:ins>
      <w:ins w:id="390" w:author="PR Preview" w:date="2026-01-01T00:00:00Z">
        <w:r>
          <w:t xml:space="preserve"> </w:t>
        </w:r>
      </w:ins>
      <w:ins w:id="391" w:author="PR Preview" w:date="2026-01-01T00:00:00Z">
        <w:r>
          <w:t xml:space="preserve">$\mathord{\smash[b]{\underset{\raise.3ex\hbox{$\scriptstyle\sim$}}{v}}\vphantom{v}}_1, \ldots, \mathord{\smash[b]{\underset{\raise.3ex\hbox{$\scriptstyle\sim$}}{v}}\vphantom{v}}_k$</w:t>
        </w:r>
      </w:ins>
      <w:ins w:id="392" w:author="PR Preview" w:date="2026-01-01T00:00:00Z">
        <w:r>
          <w:t xml:space="preserve"> </w:t>
        </w:r>
      </w:ins>
      <w:ins w:id="393" w:author="PR Preview" w:date="2026-01-01T00:00:00Z">
        <w:r>
          <w:t xml:space="preserve">of the same length</w:t>
        </w:r>
      </w:ins>
      <w:ins w:id="394" w:author="PR Preview" w:date="2026-01-01T00:00:00Z">
        <w:r>
          <w:t xml:space="preserve"> </w:t>
        </w:r>
      </w:ins>
      <w:ins w:id="395" w:author="PR Preview" w:date="2026-01-01T00:00:00Z">
        <w:r>
          <w:t xml:space="preserve">is defined entry by entry:</w:t>
        </w:r>
      </w:ins>
      <w:ins w:id="396" w:author="PR Preview" w:date="2026-01-01T00:00:00Z">
        <w:r>
          <w:t xml:space="preserve"> </w:t>
        </w:r>
      </w:ins>
      <w:ins w:id="397" w:author="PR Preview" w:date="2026-01-01T00:00:00Z">
        <w:r>
          <w:t xml:space="preserve">entry</w:t>
        </w:r>
      </w:ins>
      <w:ins w:id="398" w:author="PR Preview" w:date="2026-01-01T00:00:00Z">
        <w:r>
          <w:t xml:space="preserve"> </w:t>
        </w:r>
      </w:ins>
      <m:oMath>
        <m:r>
          <m:t>j</m:t>
        </m:r>
      </m:oMath>
      <w:ins w:id="399" w:author="PR Preview" w:date="2026-01-01T00:00:00Z">
        <w:r>
          <w:t xml:space="preserve"> </w:t>
        </w:r>
      </w:ins>
      <w:ins w:id="400" w:author="PR Preview" w:date="2026-01-01T00:00:00Z">
        <w:r>
          <w:t xml:space="preserve">of</w:t>
        </w:r>
      </w:ins>
      <w:ins w:id="401" w:author="PR Preview" w:date="2026-01-01T00:00:00Z">
        <w:r>
          <w:t xml:space="preserve"> </w:t>
        </w:r>
      </w:ins>
      <w:ins w:id="402" w:author="PR Preview" w:date="2026-01-01T00:00:00Z">
        <w:r>
          <w:t xml:space="preserve">$\sum_{i=1}^{k} c_i \mathord{\smash[b]{\underset{\raise.3ex\hbox{$\scriptstyle\sim$}}{v}}\vphantom{v}}_i$</w:t>
        </w:r>
      </w:ins>
      <w:ins w:id="403" w:author="PR Preview" w:date="2026-01-01T00:00:00Z">
        <w:r>
          <w:t xml:space="preserve"> </w:t>
        </w:r>
      </w:ins>
      <w:ins w:id="404" w:author="PR Preview" w:date="2026-01-01T00:00:00Z">
        <w:r>
          <w:t xml:space="preserve">is the linear combination</w:t>
        </w:r>
      </w:ins>
      <w:ins w:id="405" w:author="PR Preview" w:date="2026-01-01T00:00:00Z">
        <w:r>
          <w:t xml:space="preserve"> </w:t>
        </w:r>
      </w:ins>
      <w:ins w:id="406" w:author="PR Preview" w:date="2026-01-01T00:00:00Z">
        <w:r>
          <w:t xml:space="preserve">of the</w:t>
        </w:r>
      </w:ins>
      <w:ins w:id="407" w:author="PR Preview" w:date="2026-01-01T00:00:00Z">
        <w:r>
          <w:t xml:space="preserve"> </w:t>
        </w:r>
      </w:ins>
      <m:oMath>
        <m:r>
          <m:t>j</m:t>
        </m:r>
      </m:oMath>
      <w:ins w:id="408" w:author="PR Preview" w:date="2026-01-01T00:00:00Z">
        <w:r>
          <w:t xml:space="preserve">th entries of</w:t>
        </w:r>
      </w:ins>
      <w:ins w:id="409" w:author="PR Preview" w:date="2026-01-01T00:00:00Z">
        <w:r>
          <w:t xml:space="preserve"> </w:t>
        </w:r>
      </w:ins>
      <w:ins w:id="410" w:author="PR Preview" w:date="2026-01-01T00:00:00Z">
        <w:r>
          <w:t xml:space="preserve">$\mathord{\smash[b]{\underset{\raise.3ex\hbox{$\scriptstyle\sim$}}{v}}\vphantom{v}}_1, \ldots, \mathord{\smash[b]{\underset{\raise.3ex\hbox{$\scriptstyle\sim$}}{v}}\vphantom{v}}_k$</w:t>
        </w:r>
      </w:ins>
      <w:ins w:id="411" w:author="PR Preview" w:date="2026-01-01T00:00:00Z">
        <w:r>
          <w:t xml:space="preserve"> </w:t>
        </w:r>
      </w:ins>
      <w:ins w:id="412" w:author="PR Preview" w:date="2026-01-01T00:00:00Z">
        <w:r>
          <w:t xml:space="preserve">with the same coefficients.</w:t>
        </w:r>
      </w:ins>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del w:id="413" w:author="PR Preview" w:date="2026-01-01T00:00:00Z">
        <w:r>
          <w:rPr>
            <w:i/>
            <w:iCs/>
          </w:rPr>
          <w:delText xml:space="preserve">Remark 3</w:delText>
        </w:r>
      </w:del>
      <w:del w:id="414" w:author="PR Preview" w:date="2026-01-01T00:00:00Z">
        <w:r>
          <w:delText xml:space="preserve"> (The dot product is a linear combination). </w:delText>
        </w:r>
      </w:del>
      <w:del w:id="415" w:author="PR Preview" w:date="2026-01-01T00:00:00Z">
        <w:r>
          <w:delText xml:space="preserve">The dot product</w:delText>
        </w:r>
      </w:del>
      <w:del w:id="416" w:author="PR Preview" w:date="2026-01-01T00:00:00Z">
        <w:r>
          <w:delText xml:space="preserve"> </w:delText>
        </w:r>
      </w:del>
      <m:oMath>
        <m:limLow>
          <m:e>
            <m:r>
              <m:t>x</m:t>
            </m:r>
          </m:e>
          <m:lim>
            <m:r>
              <m:rPr>
                <m:sty m:val="p"/>
              </m:rPr>
              <m:t>∼</m:t>
            </m:r>
          </m:lim>
        </m:limLow>
        <m:r>
          <m:rPr>
            <m:sty m:val="p"/>
          </m:rPr>
          <m:t>⋅</m:t>
        </m:r>
        <m:limLow>
          <m:e>
            <m:r>
              <m:t>y</m:t>
            </m:r>
          </m:e>
          <m:lim>
            <m:r>
              <m:rPr>
                <m:sty m:val="p"/>
              </m:rPr>
              <m:t>∼</m:t>
            </m:r>
          </m:lim>
        </m:limLow>
      </m:oMath>
      <w:del w:id="417" w:author="PR Preview" w:date="2026-01-01T00:00:00Z">
        <w:r>
          <w:delText xml:space="preserve"> </w:delText>
        </w:r>
      </w:del>
      <w:del w:id="418" w:author="PR Preview" w:date="2026-01-01T00:00:00Z">
        <w:r>
          <w:delText xml:space="preserve">is a linear combination (</w:delText>
        </w:r>
      </w:del>
      <w:hyperlink w:anchor="def-linear-combination">
        <w:del w:id="419" w:author="PR Preview" w:date="2026-01-01T00:00:00Z">
          <w:r>
            <w:rPr>
              <w:rStyle w:val="Hyperlink"/>
            </w:rPr>
            <w:delText xml:space="preserve">Definition 9</w:delText>
          </w:r>
        </w:del>
      </w:hyperlink>
      <w:del w:id="420" w:author="PR Preview" w:date="2026-01-01T00:00:00Z">
        <w:r>
          <w:delText xml:space="preserve">)</w:delText>
        </w:r>
      </w:del>
      <w:del w:id="421" w:author="PR Preview" w:date="2026-01-01T00:00:00Z">
        <w:r>
          <w:delText xml:space="preserve"> </w:delText>
        </w:r>
      </w:del>
      <w:del w:id="422" w:author="PR Preview" w:date="2026-01-01T00:00:00Z">
        <w:r>
          <w:delText xml:space="preserve">of the entries of</w:delText>
        </w:r>
      </w:del>
      <w:del w:id="423" w:author="PR Preview" w:date="2026-01-01T00:00:00Z">
        <w:r>
          <w:delText xml:space="preserve"> </w:delText>
        </w:r>
      </w:del>
      <m:oMath>
        <m:limLow>
          <m:e>
            <m:r>
              <m:t>y</m:t>
            </m:r>
          </m:e>
          <m:lim>
            <m:r>
              <m:rPr>
                <m:sty m:val="p"/>
              </m:rPr>
              <m:t>∼</m:t>
            </m:r>
          </m:lim>
        </m:limLow>
      </m:oMath>
      <w:del w:id="424" w:author="PR Preview" w:date="2026-01-01T00:00:00Z">
        <w:r>
          <w:delText xml:space="preserve">, with coefficients</w:delText>
        </w:r>
      </w:del>
      <w:del w:id="425" w:author="PR Preview" w:date="2026-01-01T00:00:00Z">
        <w:r>
          <w:delText xml:space="preserve"> </w:delText>
        </w:r>
      </w:del>
      <m:oMath>
        <m:sSub>
          <m:e>
            <m:r>
              <m:t>x</m:t>
            </m:r>
          </m:e>
          <m:sub>
            <m:r>
              <m:t>1</m:t>
            </m:r>
          </m:sub>
        </m:sSub>
        <m:r>
          <m:rPr>
            <m:sty m:val="p"/>
          </m:rPr>
          <m:t>,</m:t>
        </m:r>
        <m:r>
          <m:rPr>
            <m:sty m:val="p"/>
          </m:rPr>
          <m:t>…</m:t>
        </m:r>
        <m:r>
          <m:rPr>
            <m:sty m:val="p"/>
          </m:rPr>
          <m:t>,</m:t>
        </m:r>
        <m:sSub>
          <m:e>
            <m:r>
              <m:t>x</m:t>
            </m:r>
          </m:e>
          <m:sub>
            <m:r>
              <m:t>p</m:t>
            </m:r>
          </m:sub>
        </m:sSub>
      </m:oMath>
      <w:del w:id="426" w:author="PR Preview" w:date="2026-01-01T00:00:00Z">
        <w:r>
          <w:delText xml:space="preserve">.</w:delText>
        </w:r>
      </w:del>
      <w:del w:id="427" w:author="PR Preview" w:date="2026-01-01T00:00:00Z">
        <w:r>
          <w:delText xml:space="preserve"> </w:delText>
        </w:r>
      </w:del>
      <w:del w:id="428" w:author="PR Preview" w:date="2026-01-01T00:00:00Z">
        <w:r>
          <w:delText xml:space="preserve">In</w:delText>
        </w:r>
      </w:del>
      <w:del w:id="429" w:author="PR Preview" w:date="2026-01-01T00:00:00Z">
        <w:r>
          <w:delText xml:space="preserve"> </w:delText>
        </w:r>
      </w:del>
      <w:hyperlink w:anchor="exm-dot-product">
        <w:del w:id="430" w:author="PR Preview" w:date="2026-01-01T00:00:00Z">
          <w:r>
            <w:rPr>
              <w:rStyle w:val="Hyperlink"/>
            </w:rPr>
            <w:delText xml:space="preserve">Example 5</w:delText>
          </w:r>
        </w:del>
      </w:hyperlink>
      <w:del w:id="431" w:author="PR Preview" w:date="2026-01-01T00:00:00Z">
        <w:r>
          <w:delText xml:space="preserve">,</w:delText>
        </w:r>
      </w:del>
      <w:del w:id="432"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r>
          <m:t>1</m:t>
        </m:r>
        <m:r>
          <m:rPr>
            <m:sty m:val="p"/>
          </m:rPr>
          <m:t>⋅</m:t>
        </m:r>
        <m:r>
          <m:t>4</m:t>
        </m:r>
        <m:r>
          <m:rPr>
            <m:sty m:val="p"/>
          </m:rPr>
          <m:t>+</m:t>
        </m:r>
        <m:r>
          <m:t>2</m:t>
        </m:r>
        <m:r>
          <m:rPr>
            <m:sty m:val="p"/>
          </m:rPr>
          <m:t>⋅</m:t>
        </m:r>
        <m:r>
          <m:t>5</m:t>
        </m:r>
        <m:r>
          <m:rPr>
            <m:sty m:val="p"/>
          </m:rPr>
          <m:t>+</m:t>
        </m:r>
        <m:r>
          <m:t>3</m:t>
        </m:r>
        <m:r>
          <m:rPr>
            <m:sty m:val="p"/>
          </m:rPr>
          <m:t>⋅</m:t>
        </m:r>
        <m:r>
          <m:t>6</m:t>
        </m:r>
      </m:oMath>
      <w:del w:id="433" w:author="PR Preview" w:date="2026-01-01T00:00:00Z">
        <w:r>
          <w:delText xml:space="preserve"> </w:delText>
        </w:r>
      </w:del>
      <w:del w:id="434" w:author="PR Preview" w:date="2026-01-01T00:00:00Z">
        <w:r>
          <w:delText xml:space="preserve">is the linear combination of</w:delText>
        </w:r>
      </w:del>
      <w:del w:id="435" w:author="PR Preview" w:date="2026-01-01T00:00:00Z">
        <w:r>
          <w:delText xml:space="preserve"> </w:delText>
        </w:r>
      </w:del>
      <m:oMath>
        <m:r>
          <m:t>4</m:t>
        </m:r>
      </m:oMath>
      <w:del w:id="436" w:author="PR Preview" w:date="2026-01-01T00:00:00Z">
        <w:r>
          <w:delText xml:space="preserve">,</w:delText>
        </w:r>
      </w:del>
      <w:del w:id="437" w:author="PR Preview" w:date="2026-01-01T00:00:00Z">
        <w:r>
          <w:delText xml:space="preserve"> </w:delText>
        </w:r>
      </w:del>
      <m:oMath>
        <m:r>
          <m:t>5</m:t>
        </m:r>
      </m:oMath>
      <w:del w:id="438" w:author="PR Preview" w:date="2026-01-01T00:00:00Z">
        <w:r>
          <w:delText xml:space="preserve">, and</w:delText>
        </w:r>
      </w:del>
      <w:del w:id="439" w:author="PR Preview" w:date="2026-01-01T00:00:00Z">
        <w:r>
          <w:delText xml:space="preserve"> </w:delText>
        </w:r>
      </w:del>
      <m:oMath>
        <m:r>
          <m:t>6</m:t>
        </m:r>
      </m:oMath>
      <w:del w:id="440" w:author="PR Preview" w:date="2026-01-01T00:00:00Z">
        <w:r>
          <w:delText xml:space="preserve"> </w:delText>
        </w:r>
      </w:del>
      <w:del w:id="441" w:author="PR Preview" w:date="2026-01-01T00:00:00Z">
        <w:r>
          <w:delText xml:space="preserve">with coefficients</w:delText>
        </w:r>
      </w:del>
      <w:del w:id="442" w:author="PR Preview" w:date="2026-01-01T00:00:00Z">
        <w:r>
          <w:delText xml:space="preserve"> </w:delText>
        </w:r>
      </w:del>
      <m:oMath>
        <m:r>
          <m:t>1</m:t>
        </m:r>
      </m:oMath>
      <w:del w:id="443" w:author="PR Preview" w:date="2026-01-01T00:00:00Z">
        <w:r>
          <w:delText xml:space="preserve">,</w:delText>
        </w:r>
      </w:del>
      <w:del w:id="444" w:author="PR Preview" w:date="2026-01-01T00:00:00Z">
        <w:r>
          <w:delText xml:space="preserve"> </w:delText>
        </w:r>
      </w:del>
      <m:oMath>
        <m:r>
          <m:t>2</m:t>
        </m:r>
      </m:oMath>
      <w:del w:id="445" w:author="PR Preview" w:date="2026-01-01T00:00:00Z">
        <w:r>
          <w:delText xml:space="preserve">, and</w:delText>
        </w:r>
      </w:del>
      <w:del w:id="446" w:author="PR Preview" w:date="2026-01-01T00:00:00Z">
        <w:r>
          <w:delText xml:space="preserve"> </w:delText>
        </w:r>
      </w:del>
      <m:oMath>
        <m:r>
          <m:t>3</m:t>
        </m:r>
      </m:oMath>
      <w:del w:id="447" w:author="PR Preview" w:date="2026-01-01T00:00:00Z">
        <w:r>
          <w:delText xml:space="preserve">.</w:delText>
        </w:r>
      </w:del>
    </w:p>
    <w:p>
      <w:pPr>
        <w:pStyle w:val="BodyText"/>
      </w:pPr>
      <w:ins w:id="448" w:author="PR Preview" w:date="2026-01-01T00:00:00Z">
        <w:r>
          <w:rPr>
            <w:i/>
            <w:iCs/>
          </w:rPr>
          <w:t xml:space="preserve">Remark 3</w:t>
        </w:r>
      </w:ins>
      <w:ins w:id="449" w:author="PR Preview" w:date="2026-01-01T00:00:00Z">
        <w:r>
          <w:t xml:space="preserve"> (The dot product is a linear combination). </w:t>
        </w:r>
      </w:ins>
      <w:ins w:id="450" w:author="PR Preview" w:date="2026-01-01T00:00:00Z">
        <w:r>
          <w:t xml:space="preserve">The dot product</w:t>
        </w:r>
      </w:ins>
      <w:ins w:id="451" w:author="PR Preview" w:date="2026-01-01T00:00:00Z">
        <w:r>
          <w:t xml:space="preserve"> </w:t>
        </w:r>
      </w:ins>
      <w:ins w:id="452" w:author="PR Preview" w:date="2026-01-01T00:00:00Z">
        <w:r>
          <w:t xml:space="preserve">$\mathord{\smash[b]{\underset{\raise.3ex\hbox{$\scriptstyle\sim$}}{x}}\vphantom{x}}\cdot \mathord{\smash[b]{\underset{\raise.3ex\hbox{$\scriptstyle\sim$}}{y}}\vphantom{y}}$</w:t>
        </w:r>
      </w:ins>
      <w:ins w:id="453" w:author="PR Preview" w:date="2026-01-01T00:00:00Z">
        <w:r>
          <w:t xml:space="preserve"> </w:t>
        </w:r>
      </w:ins>
      <w:ins w:id="454" w:author="PR Preview" w:date="2026-01-01T00:00:00Z">
        <w:r>
          <w:t xml:space="preserve">is a linear combination (</w:t>
        </w:r>
      </w:ins>
      <w:hyperlink w:anchor="def-linear-combination">
        <w:ins w:id="455" w:author="PR Preview" w:date="2026-01-01T00:00:00Z">
          <w:r>
            <w:rPr>
              <w:rStyle w:val="Hyperlink"/>
            </w:rPr>
            <w:t xml:space="preserve">Definition 9</w:t>
          </w:r>
        </w:ins>
      </w:hyperlink>
      <w:ins w:id="456" w:author="PR Preview" w:date="2026-01-01T00:00:00Z">
        <w:r>
          <w:t xml:space="preserve">)</w:t>
        </w:r>
      </w:ins>
      <w:ins w:id="457" w:author="PR Preview" w:date="2026-01-01T00:00:00Z">
        <w:r>
          <w:t xml:space="preserve"> </w:t>
        </w:r>
      </w:ins>
      <w:ins w:id="458" w:author="PR Preview" w:date="2026-01-01T00:00:00Z">
        <w:r>
          <w:t xml:space="preserve">of the entries of</w:t>
        </w:r>
      </w:ins>
      <w:ins w:id="459" w:author="PR Preview" w:date="2026-01-01T00:00:00Z">
        <w:r>
          <w:t xml:space="preserve"> </w:t>
        </w:r>
      </w:ins>
      <w:ins w:id="460" w:author="PR Preview" w:date="2026-01-01T00:00:00Z">
        <w:r>
          <w:t xml:space="preserve">$\mathord{\smash[b]{\underset{\raise.3ex\hbox{$\scriptstyle\sim$}}{y}}\vphantom{y}}$</w:t>
        </w:r>
      </w:ins>
      <w:ins w:id="461" w:author="PR Preview" w:date="2026-01-01T00:00:00Z">
        <w:r>
          <w:t xml:space="preserve">, with coefficients</w:t>
        </w:r>
      </w:ins>
      <w:ins w:id="462" w:author="PR Preview" w:date="2026-01-01T00:00:00Z">
        <w:r>
          <w:t xml:space="preserve"> </w:t>
        </w:r>
      </w:ins>
      <m:oMath>
        <m:sSub>
          <m:e>
            <m:r>
              <m:t>x</m:t>
            </m:r>
          </m:e>
          <m:sub>
            <m:r>
              <m:t>1</m:t>
            </m:r>
          </m:sub>
        </m:sSub>
        <m:r>
          <m:rPr>
            <m:sty m:val="p"/>
          </m:rPr>
          <m:t>,</m:t>
        </m:r>
        <m:r>
          <m:rPr>
            <m:sty m:val="p"/>
          </m:rPr>
          <m:t>…</m:t>
        </m:r>
        <m:r>
          <m:rPr>
            <m:sty m:val="p"/>
          </m:rPr>
          <m:t>,</m:t>
        </m:r>
        <m:sSub>
          <m:e>
            <m:r>
              <m:t>x</m:t>
            </m:r>
          </m:e>
          <m:sub>
            <m:r>
              <m:t>p</m:t>
            </m:r>
          </m:sub>
        </m:sSub>
      </m:oMath>
      <w:ins w:id="463" w:author="PR Preview" w:date="2026-01-01T00:00:00Z">
        <w:r>
          <w:t xml:space="preserve">.</w:t>
        </w:r>
      </w:ins>
      <w:ins w:id="464" w:author="PR Preview" w:date="2026-01-01T00:00:00Z">
        <w:r>
          <w:t xml:space="preserve"> </w:t>
        </w:r>
      </w:ins>
      <w:ins w:id="465" w:author="PR Preview" w:date="2026-01-01T00:00:00Z">
        <w:r>
          <w:t xml:space="preserve">In</w:t>
        </w:r>
      </w:ins>
      <w:ins w:id="466" w:author="PR Preview" w:date="2026-01-01T00:00:00Z">
        <w:r>
          <w:t xml:space="preserve"> </w:t>
        </w:r>
      </w:ins>
      <w:hyperlink w:anchor="exm-dot-product">
        <w:ins w:id="467" w:author="PR Preview" w:date="2026-01-01T00:00:00Z">
          <w:r>
            <w:rPr>
              <w:rStyle w:val="Hyperlink"/>
            </w:rPr>
            <w:t xml:space="preserve">Example 5</w:t>
          </w:r>
        </w:ins>
      </w:hyperlink>
      <w:ins w:id="468" w:author="PR Preview" w:date="2026-01-01T00:00:00Z">
        <w:r>
          <w:t xml:space="preserve">,</w:t>
        </w:r>
      </w:ins>
      <w:ins w:id="469" w:author="PR Preview" w:date="2026-01-01T00:00:00Z">
        <w:r>
          <w:t xml:space="preserve"> </w:t>
        </w:r>
      </w:ins>
      <w:ins w:id="470" w:author="PR Preview" w:date="2026-01-01T00:00:00Z">
        <w:r>
          <w:t xml:space="preserve">$\mathord{\smash[b]{\underset{\raise.3ex\hbox{$\scriptstyle\sim$}}{x}}\vphantom{x}}\cdot \mathord{\smash[b]{\underset{\raise.3ex\hbox{$\scriptstyle\sim$}}{y}}\vphantom{y}}= 1 \cdot 4 + 2 \cdot 5 + 3 \cdot 6$</w:t>
        </w:r>
      </w:ins>
      <w:ins w:id="471" w:author="PR Preview" w:date="2026-01-01T00:00:00Z">
        <w:r>
          <w:t xml:space="preserve"> </w:t>
        </w:r>
      </w:ins>
      <w:ins w:id="472" w:author="PR Preview" w:date="2026-01-01T00:00:00Z">
        <w:r>
          <w:t xml:space="preserve">is the linear combination of</w:t>
        </w:r>
      </w:ins>
      <w:ins w:id="473" w:author="PR Preview" w:date="2026-01-01T00:00:00Z">
        <w:r>
          <w:t xml:space="preserve"> </w:t>
        </w:r>
      </w:ins>
      <m:oMath>
        <m:r>
          <m:t>4</m:t>
        </m:r>
      </m:oMath>
      <w:ins w:id="474" w:author="PR Preview" w:date="2026-01-01T00:00:00Z">
        <w:r>
          <w:t xml:space="preserve">,</w:t>
        </w:r>
      </w:ins>
      <w:ins w:id="475" w:author="PR Preview" w:date="2026-01-01T00:00:00Z">
        <w:r>
          <w:t xml:space="preserve"> </w:t>
        </w:r>
      </w:ins>
      <m:oMath>
        <m:r>
          <m:t>5</m:t>
        </m:r>
      </m:oMath>
      <w:ins w:id="476" w:author="PR Preview" w:date="2026-01-01T00:00:00Z">
        <w:r>
          <w:t xml:space="preserve">, and</w:t>
        </w:r>
      </w:ins>
      <w:ins w:id="477" w:author="PR Preview" w:date="2026-01-01T00:00:00Z">
        <w:r>
          <w:t xml:space="preserve"> </w:t>
        </w:r>
      </w:ins>
      <m:oMath>
        <m:r>
          <m:t>6</m:t>
        </m:r>
      </m:oMath>
      <w:ins w:id="478" w:author="PR Preview" w:date="2026-01-01T00:00:00Z">
        <w:r>
          <w:t xml:space="preserve"> </w:t>
        </w:r>
      </w:ins>
      <w:ins w:id="479" w:author="PR Preview" w:date="2026-01-01T00:00:00Z">
        <w:r>
          <w:t xml:space="preserve">with coefficients</w:t>
        </w:r>
      </w:ins>
      <w:ins w:id="480" w:author="PR Preview" w:date="2026-01-01T00:00:00Z">
        <w:r>
          <w:t xml:space="preserve"> </w:t>
        </w:r>
      </w:ins>
      <m:oMath>
        <m:r>
          <m:t>1</m:t>
        </m:r>
      </m:oMath>
      <w:ins w:id="481" w:author="PR Preview" w:date="2026-01-01T00:00:00Z">
        <w:r>
          <w:t xml:space="preserve">,</w:t>
        </w:r>
      </w:ins>
      <w:ins w:id="482" w:author="PR Preview" w:date="2026-01-01T00:00:00Z">
        <w:r>
          <w:t xml:space="preserve"> </w:t>
        </w:r>
      </w:ins>
      <m:oMath>
        <m:r>
          <m:t>2</m:t>
        </m:r>
      </m:oMath>
      <w:ins w:id="483" w:author="PR Preview" w:date="2026-01-01T00:00:00Z">
        <w:r>
          <w:t xml:space="preserve">, and</w:t>
        </w:r>
      </w:ins>
      <w:ins w:id="484" w:author="PR Preview" w:date="2026-01-01T00:00:00Z">
        <w:r>
          <w:t xml:space="preserve"> </w:t>
        </w:r>
      </w:ins>
      <m:oMath>
        <m:r>
          <m:t>3</m:t>
        </m:r>
      </m:oMath>
      <w:ins w:id="485" w:author="PR Preview" w:date="2026-01-01T00:00:00Z">
        <w:r>
          <w:t xml:space="preserve">.</w:t>
        </w:r>
      </w:ins>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x</m:t>
              </m:r>
            </m:e>
            <m:lim>
              <m:r>
                <m:rPr>
                  <m:sty m:val="p"/>
                </m:rPr>
                <m:t>∼</m:t>
              </m:r>
            </m:lim>
          </m:limLow>
        </m:oMath>
      </m:oMathPara>
    </w:p>
    <w:p>
      <w:pPr>
        <w:pStyle w:val="BodyText"/>
      </w:pPr>
      <w:ins w:id="486" w:author="PR Preview" w:date="2026-01-01T00:00:00Z">
        <w:r>
          <w:t xml:space="preserve">$$\mathord{\smash[b]{\underset{\raise.3ex\hbox{$\scriptstyle\sim$}}{x}}\vphantom{x}}\cdot \mathord{\smash[b]{\underset{\raise.3ex\hbox{$\scriptstyle\sim$}}{y}}\vphantom{y}}= \mathord{\smash[b]{\underset{\raise.3ex\hbox{$\scriptstyle\sim$}}{y}}\vphantom{y}}\cdot \mathord{\smash[b]{\underset{\raise.3ex\hbox{$\scriptstyle\sim$}}{x}}\vphantom{x}}$$</w:t>
        </w:r>
      </w:ins>
    </w:p>
    <w:bookmarkEnd w:id="38"/>
    <w:p>
      <w:pPr>
        <w:pStyle w:val="FirstParagraph"/>
      </w:pPr>
      <w:r>
        <w:rPr>
          <w:i/>
          <w:iCs/>
        </w:rPr>
        <w:t xml:space="preserve">Proof</w:t>
      </w:r>
      <w:r>
        <w:t xml:space="preserve">. </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limLow>
                <m:e>
                  <m:r>
                    <m:t>y</m:t>
                  </m:r>
                </m:e>
                <m:lim>
                  <m:r>
                    <m:rPr>
                      <m:sty m:val="p"/>
                    </m:rPr>
                    <m:t>∼</m:t>
                  </m:r>
                </m:lim>
              </m:limLow>
              <m:r>
                <m:rPr>
                  <m:sty m:val="p"/>
                </m:rPr>
                <m:t>⋅</m:t>
              </m:r>
              <m:limLow>
                <m:e>
                  <m:r>
                    <m:t>x</m:t>
                  </m:r>
                </m:e>
                <m:lim>
                  <m:r>
                    <m:rPr>
                      <m:sty m:val="p"/>
                    </m:rPr>
                    <m:t>∼</m:t>
                  </m:r>
                </m:lim>
              </m:limLow>
              <m:r>
                <m:t>&amp;</m:t>
              </m:r>
              <m:r>
                <m:t>&amp;</m:t>
              </m:r>
              <m:r>
                <m:rPr>
                  <m:nor/>
                  <m:sty m:val="p"/>
                </m:rPr>
                <m:t>(definition of the dot product)</m:t>
              </m:r>
            </m:e>
          </m:eqArr>
        </m:oMath>
      </m:oMathPara>
    </w:p>
    <w:p>
      <w:pPr>
        <w:pStyle w:val="BodyText"/>
      </w:pPr>
      <w:ins w:id="487" w:author="PR Preview" w:date="2026-01-01T00:00:00Z">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ins>
    </w:p>
    <w:bookmarkStart w:id="54" w:name="special-vectors"/>
    <w:p>
      <w:pPr>
        <w:pStyle w:val="Heading3"/>
      </w:pPr>
      <w:r>
        <w:t xml:space="preserve">1.1 Special vectors</w:t>
      </w:r>
    </w:p>
    <w:bookmarkStart w:id="39" w:name="def-zero-vector"/>
    <w:p>
      <w:pPr>
        <w:pStyle w:val="FirstParagraph"/>
      </w:pPr>
      <w:del w:id="488" w:author="PR Preview" w:date="2026-01-01T00:00:00Z">
        <w:r>
          <w:rPr>
            <w:b/>
            <w:bCs/>
          </w:rPr>
          <w:delText xml:space="preserve">Definition 11 (Zero vector)</w:delText>
        </w:r>
      </w:del>
      <w:del w:id="489" w:author="PR Preview" w:date="2026-01-01T00:00:00Z">
        <w:r>
          <w:delText xml:space="preserve"> </w:delText>
        </w:r>
      </w:del>
      <w:del w:id="490" w:author="PR Preview" w:date="2026-01-01T00:00:00Z">
        <w:r>
          <w:delText xml:space="preserve">The</w:delText>
        </w:r>
      </w:del>
      <w:del w:id="491" w:author="PR Preview" w:date="2026-01-01T00:00:00Z">
        <w:r>
          <w:delText xml:space="preserve"> </w:delText>
        </w:r>
      </w:del>
      <w:del w:id="492" w:author="PR Preview" w:date="2026-01-01T00:00:00Z">
        <w:r>
          <w:rPr>
            <w:b/>
            <w:bCs/>
          </w:rPr>
          <w:delText xml:space="preserve">zero vector</w:delText>
        </w:r>
      </w:del>
      <w:del w:id="493" w:author="PR Preview" w:date="2026-01-01T00:00:00Z">
        <w:r>
          <w:delText xml:space="preserve"> </w:delText>
        </w:r>
      </w:del>
      <m:oMath>
        <m:limLow>
          <m:e>
            <m:r>
              <m:t>0</m:t>
            </m:r>
          </m:e>
          <m:lim>
            <m:r>
              <m:rPr>
                <m:sty m:val="p"/>
              </m:rPr>
              <m:t>∼</m:t>
            </m:r>
          </m:lim>
        </m:limLow>
      </m:oMath>
      <w:del w:id="494" w:author="PR Preview" w:date="2026-01-01T00:00:00Z">
        <w:r>
          <w:delText xml:space="preserve"> </w:delText>
        </w:r>
      </w:del>
      <w:del w:id="495" w:author="PR Preview" w:date="2026-01-01T00:00:00Z">
        <w:r>
          <w:delText xml:space="preserve">of length</w:delText>
        </w:r>
      </w:del>
      <w:del w:id="496" w:author="PR Preview" w:date="2026-01-01T00:00:00Z">
        <w:r>
          <w:delText xml:space="preserve"> </w:delText>
        </w:r>
      </w:del>
      <m:oMath>
        <m:r>
          <m:t>p</m:t>
        </m:r>
      </m:oMath>
      <w:del w:id="497" w:author="PR Preview" w:date="2026-01-01T00:00:00Z">
        <w:r>
          <w:delText xml:space="preserve"> </w:delText>
        </w:r>
      </w:del>
      <w:del w:id="498" w:author="PR Preview" w:date="2026-01-01T00:00:00Z">
        <w:r>
          <w:delText xml:space="preserve">has all entries equal to zero:</w:delText>
        </w:r>
      </w:del>
    </w:p>
    <w:p>
      <w:pPr>
        <w:pStyle w:val="BodyText"/>
      </w:pPr>
      <m:oMathPara>
        <m:oMathParaPr>
          <m:jc m:val="center"/>
        </m:oMathParaPr>
        <m:oMath>
          <m:limLow>
            <m:e>
              <m:r>
                <m:t>0</m:t>
              </m:r>
            </m:e>
            <m:lim>
              <m:r>
                <m:rPr>
                  <m:sty m:val="p"/>
                </m:rPr>
                <m:t>∼</m:t>
              </m:r>
            </m:lim>
          </m:limLow>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p>
      <w:pPr>
        <w:pStyle w:val="FirstParagraph"/>
      </w:pPr>
      <w:del w:id="499" w:author="PR Preview" w:date="2026-01-01T00:00:00Z">
        <w:r>
          <w:rPr>
            <w:i/>
            <w:iCs/>
          </w:rPr>
          <w:delText xml:space="preserve">Remark 4</w:delText>
        </w:r>
      </w:del>
      <w:del w:id="500" w:author="PR Preview" w:date="2026-01-01T00:00:00Z">
        <w:r>
          <w:delText xml:space="preserve"> (The zero vector is the additive identity). </w:delText>
        </w:r>
      </w:del>
      <w:del w:id="501" w:author="PR Preview" w:date="2026-01-01T00:00:00Z">
        <w:r>
          <w:delText xml:space="preserve">Adding the zero vector to a vector leaves it unchanged</w:delText>
        </w:r>
      </w:del>
      <w:del w:id="502" w:author="PR Preview" w:date="2026-01-01T00:00:00Z">
        <w:r>
          <w:delText xml:space="preserve"> </w:delText>
        </w:r>
      </w:del>
      <w:del w:id="503" w:author="PR Preview" w:date="2026-01-01T00:00:00Z">
        <w:r>
          <w:delText xml:space="preserve">(</w:delText>
        </w:r>
      </w:del>
      <w:hyperlink w:anchor="def-vector-addition">
        <w:del w:id="504" w:author="PR Preview" w:date="2026-01-01T00:00:00Z">
          <w:r>
            <w:rPr>
              <w:rStyle w:val="Hyperlink"/>
            </w:rPr>
            <w:delText xml:space="preserve">Definition 7</w:delText>
          </w:r>
        </w:del>
      </w:hyperlink>
      <w:del w:id="505" w:author="PR Preview" w:date="2026-01-01T00:00:00Z">
        <w:r>
          <w:delText xml:space="preserve">):</w:delText>
        </w:r>
      </w:del>
      <w:del w:id="506" w:author="PR Preview" w:date="2026-01-01T00:00:00Z">
        <w:r>
          <w:delText xml:space="preserve"> </w:delText>
        </w:r>
      </w:del>
      <m:oMath>
        <m:limLow>
          <m:e>
            <m:r>
              <m:t>x</m:t>
            </m:r>
          </m:e>
          <m:lim>
            <m:r>
              <m:rPr>
                <m:sty m:val="p"/>
              </m:rPr>
              <m:t>∼</m:t>
            </m:r>
          </m:lim>
        </m:limLow>
        <m:r>
          <m:rPr>
            <m:sty m:val="p"/>
          </m:rPr>
          <m:t>+</m:t>
        </m:r>
        <m:limLow>
          <m:e>
            <m:r>
              <m:t>0</m:t>
            </m:r>
          </m:e>
          <m:lim>
            <m:r>
              <m:rPr>
                <m:sty m:val="p"/>
              </m:rPr>
              <m:t>∼</m:t>
            </m:r>
          </m:lim>
        </m:limLow>
        <m:r>
          <m:rPr>
            <m:sty m:val="p"/>
          </m:rPr>
          <m:t>=</m:t>
        </m:r>
        <m:limLow>
          <m:e>
            <m:r>
              <m:t>x</m:t>
            </m:r>
          </m:e>
          <m:lim>
            <m:r>
              <m:rPr>
                <m:sty m:val="p"/>
              </m:rPr>
              <m:t>∼</m:t>
            </m:r>
          </m:lim>
        </m:limLow>
      </m:oMath>
      <w:del w:id="507" w:author="PR Preview" w:date="2026-01-01T00:00:00Z">
        <w:r>
          <w:delText xml:space="preserve"> </w:delText>
        </w:r>
      </w:del>
      <w:del w:id="508" w:author="PR Preview" w:date="2026-01-01T00:00:00Z">
        <w:r>
          <w:delText xml:space="preserve">for any vector</w:delText>
        </w:r>
      </w:del>
      <w:del w:id="509" w:author="PR Preview" w:date="2026-01-01T00:00:00Z">
        <w:r>
          <w:delText xml:space="preserve"> </w:delText>
        </w:r>
      </w:del>
      <m:oMath>
        <m:limLow>
          <m:e>
            <m:r>
              <m:t>x</m:t>
            </m:r>
          </m:e>
          <m:lim>
            <m:r>
              <m:rPr>
                <m:sty m:val="p"/>
              </m:rPr>
              <m:t>∼</m:t>
            </m:r>
          </m:lim>
        </m:limLow>
      </m:oMath>
      <w:del w:id="510" w:author="PR Preview" w:date="2026-01-01T00:00:00Z">
        <w:r>
          <w:delText xml:space="preserve"> </w:delText>
        </w:r>
      </w:del>
      <w:del w:id="511" w:author="PR Preview" w:date="2026-01-01T00:00:00Z">
        <w:r>
          <w:delText xml:space="preserve">of the same length,</w:delText>
        </w:r>
      </w:del>
      <w:del w:id="512" w:author="PR Preview" w:date="2026-01-01T00:00:00Z">
        <w:r>
          <w:delText xml:space="preserve"> </w:delText>
        </w:r>
      </w:del>
      <w:del w:id="513" w:author="PR Preview" w:date="2026-01-01T00:00:00Z">
        <w:r>
          <w:delText xml:space="preserve">so</w:delText>
        </w:r>
      </w:del>
      <w:del w:id="514" w:author="PR Preview" w:date="2026-01-01T00:00:00Z">
        <w:r>
          <w:delText xml:space="preserve"> </w:delText>
        </w:r>
      </w:del>
      <m:oMath>
        <m:limLow>
          <m:e>
            <m:r>
              <m:t>0</m:t>
            </m:r>
          </m:e>
          <m:lim>
            <m:r>
              <m:rPr>
                <m:sty m:val="p"/>
              </m:rPr>
              <m:t>∼</m:t>
            </m:r>
          </m:lim>
        </m:limLow>
      </m:oMath>
      <w:del w:id="515" w:author="PR Preview" w:date="2026-01-01T00:00:00Z">
        <w:r>
          <w:delText xml:space="preserve"> </w:delText>
        </w:r>
      </w:del>
      <w:del w:id="516" w:author="PR Preview" w:date="2026-01-01T00:00:00Z">
        <w:r>
          <w:delText xml:space="preserve">is the</w:delText>
        </w:r>
      </w:del>
      <w:del w:id="517" w:author="PR Preview" w:date="2026-01-01T00:00:00Z">
        <w:r>
          <w:delText xml:space="preserve"> </w:delText>
        </w:r>
      </w:del>
      <w:hyperlink r:id="rId40">
        <w:del w:id="518" w:author="PR Preview" w:date="2026-01-01T00:00:00Z">
          <w:r>
            <w:rPr>
              <w:rStyle w:val="Hyperlink"/>
            </w:rPr>
            <w:delText xml:space="preserve">identity element</w:delText>
          </w:r>
        </w:del>
      </w:hyperlink>
      <w:del w:id="519" w:author="PR Preview" w:date="2026-01-01T00:00:00Z">
        <w:r>
          <w:delText xml:space="preserve"> </w:delText>
        </w:r>
      </w:del>
      <w:del w:id="520" w:author="PR Preview" w:date="2026-01-01T00:00:00Z">
        <w:r>
          <w:delText xml:space="preserve">for vector addition.</w:delText>
        </w:r>
      </w:del>
      <w:del w:id="521" w:author="PR Preview" w:date="2026-01-01T00:00:00Z">
        <w:r>
          <w:delText xml:space="preserve"> </w:delText>
        </w:r>
      </w:del>
      <w:del w:id="522" w:author="PR Preview" w:date="2026-01-01T00:00:00Z">
        <w:r>
          <w:delText xml:space="preserve">For example,</w:delText>
        </w:r>
      </w:del>
    </w:p>
    <w:p>
      <w:pPr>
        <w:pStyle w:val="FirstParagraph"/>
      </w:pPr>
      <w:ins w:id="523" w:author="PR Preview" w:date="2026-01-01T00:00:00Z">
        <w:r>
          <w:rPr>
            <w:b/>
            <w:bCs/>
          </w:rPr>
          <w:t xml:space="preserve">Definition 11 (Zero vector)</w:t>
        </w:r>
      </w:ins>
      <w:ins w:id="524" w:author="PR Preview" w:date="2026-01-01T00:00:00Z">
        <w:r>
          <w:t xml:space="preserve"> </w:t>
        </w:r>
      </w:ins>
      <w:ins w:id="525" w:author="PR Preview" w:date="2026-01-01T00:00:00Z">
        <w:r>
          <w:t xml:space="preserve">The</w:t>
        </w:r>
      </w:ins>
      <w:ins w:id="526" w:author="PR Preview" w:date="2026-01-01T00:00:00Z">
        <w:r>
          <w:t xml:space="preserve"> </w:t>
        </w:r>
      </w:ins>
      <w:ins w:id="527" w:author="PR Preview" w:date="2026-01-01T00:00:00Z">
        <w:r>
          <w:rPr>
            <w:b/>
            <w:bCs/>
          </w:rPr>
          <w:t xml:space="preserve">zero vector</w:t>
        </w:r>
      </w:ins>
      <w:ins w:id="528" w:author="PR Preview" w:date="2026-01-01T00:00:00Z">
        <w:r>
          <w:t xml:space="preserve"> </w:t>
        </w:r>
      </w:ins>
      <w:ins w:id="529" w:author="PR Preview" w:date="2026-01-01T00:00:00Z">
        <w:r>
          <w:t xml:space="preserve">$\mathord{\smash[b]{\underset{\raise.3ex\hbox{$\scriptstyle\sim$}}{0}}\vphantom{0}}$</w:t>
        </w:r>
      </w:ins>
      <w:ins w:id="530" w:author="PR Preview" w:date="2026-01-01T00:00:00Z">
        <w:r>
          <w:t xml:space="preserve"> </w:t>
        </w:r>
      </w:ins>
      <w:ins w:id="531" w:author="PR Preview" w:date="2026-01-01T00:00:00Z">
        <w:r>
          <w:t xml:space="preserve">of length</w:t>
        </w:r>
      </w:ins>
      <w:ins w:id="532" w:author="PR Preview" w:date="2026-01-01T00:00:00Z">
        <w:r>
          <w:t xml:space="preserve"> </w:t>
        </w:r>
      </w:ins>
      <m:oMath>
        <m:r>
          <m:t>p</m:t>
        </m:r>
      </m:oMath>
      <w:ins w:id="533" w:author="PR Preview" w:date="2026-01-01T00:00:00Z">
        <w:r>
          <w:t xml:space="preserve"> </w:t>
        </w:r>
      </w:ins>
      <w:ins w:id="534" w:author="PR Preview" w:date="2026-01-01T00:00:00Z">
        <w:r>
          <w:t xml:space="preserve">has all entries equal to zero:</w:t>
        </w:r>
      </w:ins>
    </w:p>
    <w:p>
      <w:pPr>
        <w:pStyle w:val="BodyText"/>
      </w:pPr>
      <w:ins w:id="535" w:author="PR Preview" w:date="2026-01-01T00:00:00Z">
        <w:r>
          <w:t xml:space="preserve">$$
    \mathord{\smash[b]{\underset{\raise.3ex\hbox{$\scriptstyle\sim$}}{0}}\vphantom{0}}=
    \begin{bmatrix}
    0 \\
    0 \\
    \vdots \\
    0
    \end{bmatrix}
    $$</w:t>
        </w:r>
      </w:ins>
    </w:p>
    <w:bookmarkEnd w:id="39"/>
    <w:bookmarkStart w:id="41" w:name="rem-zero-vector-identity"/>
    <w:p>
      <w:pPr>
        <w:pStyle w:val="FirstParagraph"/>
      </w:pPr>
      <w:ins w:id="536" w:author="PR Preview" w:date="2026-01-01T00:00:00Z">
        <w:r>
          <w:rPr>
            <w:i/>
            <w:iCs/>
          </w:rPr>
          <w:t xml:space="preserve">Remark 4</w:t>
        </w:r>
      </w:ins>
      <w:ins w:id="537" w:author="PR Preview" w:date="2026-01-01T00:00:00Z">
        <w:r>
          <w:t xml:space="preserve"> (The zero vector is the additive identity). </w:t>
        </w:r>
      </w:ins>
      <w:ins w:id="538" w:author="PR Preview" w:date="2026-01-01T00:00:00Z">
        <w:r>
          <w:t xml:space="preserve">Adding the zero vector to a vector leaves it unchanged</w:t>
        </w:r>
      </w:ins>
      <w:ins w:id="539" w:author="PR Preview" w:date="2026-01-01T00:00:00Z">
        <w:r>
          <w:t xml:space="preserve"> </w:t>
        </w:r>
      </w:ins>
      <w:ins w:id="540" w:author="PR Preview" w:date="2026-01-01T00:00:00Z">
        <w:r>
          <w:t xml:space="preserve">(</w:t>
        </w:r>
      </w:ins>
      <w:hyperlink w:anchor="def-vector-addition">
        <w:ins w:id="541" w:author="PR Preview" w:date="2026-01-01T00:00:00Z">
          <w:r>
            <w:rPr>
              <w:rStyle w:val="Hyperlink"/>
            </w:rPr>
            <w:t xml:space="preserve">Definition 7</w:t>
          </w:r>
        </w:ins>
      </w:hyperlink>
      <w:ins w:id="542" w:author="PR Preview" w:date="2026-01-01T00:00:00Z">
        <w:r>
          <w:t xml:space="preserve">):</w:t>
        </w:r>
      </w:ins>
      <w:ins w:id="543" w:author="PR Preview" w:date="2026-01-01T00:00:00Z">
        <w:r>
          <w:t xml:space="preserve"> </w:t>
        </w:r>
      </w:ins>
      <w:ins w:id="544" w:author="PR Preview" w:date="2026-01-01T00:00:00Z">
        <w:r>
          <w:t xml:space="preserve">$\mathord{\smash[b]{\underset{\raise.3ex\hbox{$\scriptstyle\sim$}}{x}}\vphantom{x}}+ \mathord{\smash[b]{\underset{\raise.3ex\hbox{$\scriptstyle\sim$}}{0}}\vphantom{0}}= \mathord{\smash[b]{\underset{\raise.3ex\hbox{$\scriptstyle\sim$}}{x}}\vphantom{x}}$</w:t>
        </w:r>
      </w:ins>
      <w:ins w:id="545" w:author="PR Preview" w:date="2026-01-01T00:00:00Z">
        <w:r>
          <w:t xml:space="preserve"> </w:t>
        </w:r>
      </w:ins>
      <w:ins w:id="546" w:author="PR Preview" w:date="2026-01-01T00:00:00Z">
        <w:r>
          <w:t xml:space="preserve">for any vector</w:t>
        </w:r>
      </w:ins>
      <w:ins w:id="547" w:author="PR Preview" w:date="2026-01-01T00:00:00Z">
        <w:r>
          <w:t xml:space="preserve"> </w:t>
        </w:r>
      </w:ins>
      <w:ins w:id="548" w:author="PR Preview" w:date="2026-01-01T00:00:00Z">
        <w:r>
          <w:t xml:space="preserve">$\mathord{\smash[b]{\underset{\raise.3ex\hbox{$\scriptstyle\sim$}}{x}}\vphantom{x}}$</w:t>
        </w:r>
      </w:ins>
      <w:ins w:id="549" w:author="PR Preview" w:date="2026-01-01T00:00:00Z">
        <w:r>
          <w:t xml:space="preserve"> </w:t>
        </w:r>
      </w:ins>
      <w:ins w:id="550" w:author="PR Preview" w:date="2026-01-01T00:00:00Z">
        <w:r>
          <w:t xml:space="preserve">of the same length,</w:t>
        </w:r>
      </w:ins>
      <w:ins w:id="551" w:author="PR Preview" w:date="2026-01-01T00:00:00Z">
        <w:r>
          <w:t xml:space="preserve"> </w:t>
        </w:r>
      </w:ins>
      <w:ins w:id="552" w:author="PR Preview" w:date="2026-01-01T00:00:00Z">
        <w:r>
          <w:t xml:space="preserve">so</w:t>
        </w:r>
      </w:ins>
      <w:ins w:id="553" w:author="PR Preview" w:date="2026-01-01T00:00:00Z">
        <w:r>
          <w:t xml:space="preserve"> </w:t>
        </w:r>
      </w:ins>
      <w:ins w:id="554" w:author="PR Preview" w:date="2026-01-01T00:00:00Z">
        <w:r>
          <w:t xml:space="preserve">$\mathord{\smash[b]{\underset{\raise.3ex\hbox{$\scriptstyle\sim$}}{0}}\vphantom{0}}$</w:t>
        </w:r>
      </w:ins>
      <w:ins w:id="555" w:author="PR Preview" w:date="2026-01-01T00:00:00Z">
        <w:r>
          <w:t xml:space="preserve"> </w:t>
        </w:r>
      </w:ins>
      <w:ins w:id="556" w:author="PR Preview" w:date="2026-01-01T00:00:00Z">
        <w:r>
          <w:t xml:space="preserve">is the</w:t>
        </w:r>
      </w:ins>
      <w:ins w:id="557" w:author="PR Preview" w:date="2026-01-01T00:00:00Z">
        <w:r>
          <w:t xml:space="preserve"> </w:t>
        </w:r>
      </w:ins>
      <w:hyperlink r:id="rId40">
        <w:ins w:id="558" w:author="PR Preview" w:date="2026-01-01T00:00:00Z">
          <w:r>
            <w:rPr>
              <w:rStyle w:val="Hyperlink"/>
            </w:rPr>
            <w:t xml:space="preserve">identity element</w:t>
          </w:r>
        </w:ins>
      </w:hyperlink>
      <w:ins w:id="559" w:author="PR Preview" w:date="2026-01-01T00:00:00Z">
        <w:r>
          <w:t xml:space="preserve"> </w:t>
        </w:r>
      </w:ins>
      <w:ins w:id="560" w:author="PR Preview" w:date="2026-01-01T00:00:00Z">
        <w:r>
          <w:t xml:space="preserve">for vector addition.</w:t>
        </w:r>
      </w:ins>
      <w:ins w:id="561" w:author="PR Preview" w:date="2026-01-01T00:00:00Z">
        <w:r>
          <w:t xml:space="preserve"> </w:t>
        </w:r>
      </w:ins>
      <w:ins w:id="562" w:author="PR Preview" w:date="2026-01-01T00:00:00Z">
        <w:r>
          <w:t xml:space="preserve">For example,</w:t>
        </w:r>
      </w:ins>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del w:id="563" w:author="PR Preview" w:date="2026-01-01T00:00:00Z">
        <w:r>
          <w:rPr>
            <w:b/>
            <w:bCs/>
          </w:rPr>
          <w:delText xml:space="preserve">Definition 13 (Ones vector)</w:delText>
        </w:r>
      </w:del>
      <w:del w:id="564" w:author="PR Preview" w:date="2026-01-01T00:00:00Z">
        <w:r>
          <w:delText xml:space="preserve"> </w:delText>
        </w:r>
      </w:del>
      <w:del w:id="565" w:author="PR Preview" w:date="2026-01-01T00:00:00Z">
        <w:r>
          <w:delText xml:space="preserve">The</w:delText>
        </w:r>
      </w:del>
      <w:del w:id="566" w:author="PR Preview" w:date="2026-01-01T00:00:00Z">
        <w:r>
          <w:delText xml:space="preserve"> </w:delText>
        </w:r>
      </w:del>
      <w:del w:id="567" w:author="PR Preview" w:date="2026-01-01T00:00:00Z">
        <w:r>
          <w:rPr>
            <w:b/>
            <w:bCs/>
          </w:rPr>
          <w:delText xml:space="preserve">ones vector</w:delText>
        </w:r>
      </w:del>
      <w:del w:id="568" w:author="PR Preview" w:date="2026-01-01T00:00:00Z">
        <w:r>
          <w:delText xml:space="preserve"> </w:delText>
        </w:r>
      </w:del>
      <m:oMath>
        <m:limLow>
          <m:e>
            <m:r>
              <m:t>1</m:t>
            </m:r>
          </m:e>
          <m:lim>
            <m:r>
              <m:rPr>
                <m:sty m:val="p"/>
              </m:rPr>
              <m:t>∼</m:t>
            </m:r>
          </m:lim>
        </m:limLow>
      </m:oMath>
      <w:del w:id="569" w:author="PR Preview" w:date="2026-01-01T00:00:00Z">
        <w:r>
          <w:delText xml:space="preserve"> </w:delText>
        </w:r>
      </w:del>
      <w:del w:id="570" w:author="PR Preview" w:date="2026-01-01T00:00:00Z">
        <w:r>
          <w:delText xml:space="preserve">of length</w:delText>
        </w:r>
      </w:del>
      <w:del w:id="571" w:author="PR Preview" w:date="2026-01-01T00:00:00Z">
        <w:r>
          <w:delText xml:space="preserve"> </w:delText>
        </w:r>
      </w:del>
      <m:oMath>
        <m:r>
          <m:t>p</m:t>
        </m:r>
      </m:oMath>
      <w:del w:id="572" w:author="PR Preview" w:date="2026-01-01T00:00:00Z">
        <w:r>
          <w:delText xml:space="preserve"> </w:delText>
        </w:r>
      </w:del>
      <w:del w:id="573" w:author="PR Preview" w:date="2026-01-01T00:00:00Z">
        <w:r>
          <w:delText xml:space="preserve">has all entries equal to one:</w:delText>
        </w:r>
      </w:del>
    </w:p>
    <w:p>
      <w:pPr>
        <w:pStyle w:val="BodyText"/>
      </w:pPr>
      <m:oMathPara>
        <m:oMathParaPr>
          <m:jc m:val="center"/>
        </m:oMathParaPr>
        <m:oMath>
          <m:limLow>
            <m:e>
              <m:r>
                <m:t>1</m:t>
              </m:r>
            </m:e>
            <m:lim>
              <m:r>
                <m:rPr>
                  <m:sty m:val="p"/>
                </m:rPr>
                <m:t>∼</m:t>
              </m:r>
            </m:lim>
          </m:limLow>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p>
      <w:pPr>
        <w:pStyle w:val="FirstParagraph"/>
      </w:pPr>
      <w:del w:id="574" w:author="PR Preview" w:date="2026-01-01T00:00:00Z">
        <w:r>
          <w:rPr>
            <w:i/>
            <w:iCs/>
          </w:rPr>
          <w:delText xml:space="preserve">Remark 6</w:delText>
        </w:r>
      </w:del>
      <w:del w:id="575" w:author="PR Preview" w:date="2026-01-01T00:00:00Z">
        <w:r>
          <w:delText xml:space="preserve"> (The ones vector sums the entries). </w:delText>
        </w:r>
      </w:del>
      <w:del w:id="576" w:author="PR Preview" w:date="2026-01-01T00:00:00Z">
        <w:r>
          <w:delText xml:space="preserve">The dot product (2) of</w:delText>
        </w:r>
      </w:del>
      <w:del w:id="577" w:author="PR Preview" w:date="2026-01-01T00:00:00Z">
        <w:r>
          <w:delText xml:space="preserve"> </w:delText>
        </w:r>
      </w:del>
      <m:oMath>
        <m:limLow>
          <m:e>
            <m:r>
              <m:t>1</m:t>
            </m:r>
          </m:e>
          <m:lim>
            <m:r>
              <m:rPr>
                <m:sty m:val="p"/>
              </m:rPr>
              <m:t>∼</m:t>
            </m:r>
          </m:lim>
        </m:limLow>
      </m:oMath>
      <w:del w:id="578" w:author="PR Preview" w:date="2026-01-01T00:00:00Z">
        <w:r>
          <w:delText xml:space="preserve"> </w:delText>
        </w:r>
      </w:del>
      <w:del w:id="579" w:author="PR Preview" w:date="2026-01-01T00:00:00Z">
        <w:r>
          <w:delText xml:space="preserve">with</w:delText>
        </w:r>
      </w:del>
      <w:del w:id="580" w:author="PR Preview" w:date="2026-01-01T00:00:00Z">
        <w:r>
          <w:delText xml:space="preserve"> </w:delText>
        </w:r>
      </w:del>
      <m:oMath>
        <m:limLow>
          <m:e>
            <m:r>
              <m:t>x</m:t>
            </m:r>
          </m:e>
          <m:lim>
            <m:r>
              <m:rPr>
                <m:sty m:val="p"/>
              </m:rPr>
              <m:t>∼</m:t>
            </m:r>
          </m:lim>
        </m:limLow>
      </m:oMath>
      <w:del w:id="581" w:author="PR Preview" w:date="2026-01-01T00:00:00Z">
        <w:r>
          <w:delText xml:space="preserve"> </w:delText>
        </w:r>
      </w:del>
      <w:del w:id="582" w:author="PR Preview" w:date="2026-01-01T00:00:00Z">
        <w:r>
          <w:delText xml:space="preserve">is the sum of the entries of</w:delText>
        </w:r>
      </w:del>
      <w:del w:id="583" w:author="PR Preview" w:date="2026-01-01T00:00:00Z">
        <w:r>
          <w:delText xml:space="preserve"> </w:delText>
        </w:r>
      </w:del>
      <m:oMath>
        <m:limLow>
          <m:e>
            <m:r>
              <m:t>x</m:t>
            </m:r>
          </m:e>
          <m:lim>
            <m:r>
              <m:rPr>
                <m:sty m:val="p"/>
              </m:rPr>
              <m:t>∼</m:t>
            </m:r>
          </m:lim>
        </m:limLow>
      </m:oMath>
      <w:del w:id="584" w:author="PR Preview" w:date="2026-01-01T00:00:00Z">
        <w:r>
          <w:delText xml:space="preserve">:</w:delText>
        </w:r>
      </w:del>
    </w:p>
    <w:p>
      <w:pPr>
        <w:pStyle w:val="BodyText"/>
      </w:pPr>
      <m:oMathPara>
        <m:oMathParaPr>
          <m:jc m:val="center"/>
        </m:oMathParaPr>
        <m:oMath>
          <m:eqArr>
            <m:e>
              <m:limLow>
                <m:e>
                  <m:r>
                    <m:t>1</m:t>
                  </m:r>
                </m:e>
                <m:lim>
                  <m:r>
                    <m:rPr>
                      <m:sty m:val="p"/>
                    </m:rPr>
                    <m:t>∼</m:t>
                  </m:r>
                </m:lim>
              </m:limLow>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del w:id="585" w:author="PR Preview" w:date="2026-01-01T00:00:00Z">
        <w:r>
          <w:delText xml:space="preserve">For example, for</w:delText>
        </w:r>
      </w:del>
      <w:del w:id="586" w:author="PR Preview" w:date="2026-01-01T00:00:00Z">
        <w:r>
          <w:delText xml:space="preserve"> </w:delText>
        </w:r>
      </w:del>
      <m:oMath>
        <m:limLow>
          <m:e>
            <m:r>
              <m:t>x</m:t>
            </m:r>
          </m:e>
          <m:lim>
            <m:r>
              <m:rPr>
                <m:sty m:val="p"/>
              </m:rPr>
              <m:t>∼</m:t>
            </m:r>
          </m:lim>
        </m:limLow>
        <m:r>
          <m:rPr>
            <m:sty m:val="p"/>
          </m:rPr>
          <m:t>=</m:t>
        </m:r>
        <m:r>
          <m:rPr>
            <m:sty m:val="p"/>
          </m:rPr>
          <m:t>(</m:t>
        </m:r>
        <m:r>
          <m:t>2</m:t>
        </m:r>
        <m:r>
          <m:rPr>
            <m:sty m:val="p"/>
          </m:rPr>
          <m:t>,</m:t>
        </m:r>
        <m:r>
          <m:rPr>
            <m:sty m:val="p"/>
          </m:rPr>
          <m:t>−</m:t>
        </m:r>
        <m:r>
          <m:t>1</m:t>
        </m:r>
        <m:r>
          <m:rPr>
            <m:sty m:val="p"/>
          </m:rPr>
          <m:t>,</m:t>
        </m:r>
        <m:r>
          <m:t>5</m:t>
        </m:r>
        <m:r>
          <m:rPr>
            <m:sty m:val="p"/>
          </m:rPr>
          <m:t>)</m:t>
        </m:r>
      </m:oMath>
      <w:del w:id="587" w:author="PR Preview" w:date="2026-01-01T00:00:00Z">
        <w:r>
          <w:delText xml:space="preserve">,</w:delText>
        </w:r>
      </w:del>
    </w:p>
    <w:p>
      <w:pPr>
        <w:pStyle w:val="BodyText"/>
      </w:pPr>
      <m:oMathPara>
        <m:oMathParaPr>
          <m:jc m:val="center"/>
        </m:oMathParaPr>
        <m:oMath>
          <m:eqArr>
            <m:e>
              <m:limLow>
                <m:e>
                  <m:r>
                    <m:t>1</m:t>
                  </m:r>
                </m:e>
                <m:lim>
                  <m:r>
                    <m:rPr>
                      <m:sty m:val="p"/>
                    </m:rPr>
                    <m:t>∼</m:t>
                  </m:r>
                </m:lim>
              </m:limLow>
              <m:r>
                <m:rPr>
                  <m:sty m:val="p"/>
                </m:rPr>
                <m:t>⋅</m:t>
              </m:r>
              <m:limLow>
                <m:e>
                  <m:r>
                    <m:t>x</m:t>
                  </m:r>
                </m:e>
                <m:lim>
                  <m:r>
                    <m:rPr>
                      <m:sty m:val="p"/>
                    </m:rPr>
                    <m:t>∼</m:t>
                  </m:r>
                </m:lim>
              </m:limLow>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BodyText"/>
      </w:pPr>
      <w:ins w:id="588" w:author="PR Preview" w:date="2026-01-01T00:00:00Z">
        <w:r>
          <w:rPr>
            <w:b/>
            <w:bCs/>
          </w:rPr>
          <w:t xml:space="preserve">Definition 13 (Ones vector)</w:t>
        </w:r>
      </w:ins>
      <w:ins w:id="589" w:author="PR Preview" w:date="2026-01-01T00:00:00Z">
        <w:r>
          <w:t xml:space="preserve"> </w:t>
        </w:r>
      </w:ins>
      <w:ins w:id="590" w:author="PR Preview" w:date="2026-01-01T00:00:00Z">
        <w:r>
          <w:t xml:space="preserve">The</w:t>
        </w:r>
      </w:ins>
      <w:ins w:id="591" w:author="PR Preview" w:date="2026-01-01T00:00:00Z">
        <w:r>
          <w:t xml:space="preserve"> </w:t>
        </w:r>
      </w:ins>
      <w:ins w:id="592" w:author="PR Preview" w:date="2026-01-01T00:00:00Z">
        <w:r>
          <w:rPr>
            <w:b/>
            <w:bCs/>
          </w:rPr>
          <w:t xml:space="preserve">ones vector</w:t>
        </w:r>
      </w:ins>
      <w:ins w:id="593" w:author="PR Preview" w:date="2026-01-01T00:00:00Z">
        <w:r>
          <w:t xml:space="preserve"> </w:t>
        </w:r>
      </w:ins>
      <w:ins w:id="594" w:author="PR Preview" w:date="2026-01-01T00:00:00Z">
        <w:r>
          <w:t xml:space="preserve">$\mathord{\smash[b]{\underset{\raise.3ex\hbox{$\scriptstyle\sim$}}{1}}\vphantom{1}}$</w:t>
        </w:r>
      </w:ins>
      <w:ins w:id="595" w:author="PR Preview" w:date="2026-01-01T00:00:00Z">
        <w:r>
          <w:t xml:space="preserve"> </w:t>
        </w:r>
      </w:ins>
      <w:ins w:id="596" w:author="PR Preview" w:date="2026-01-01T00:00:00Z">
        <w:r>
          <w:t xml:space="preserve">of length</w:t>
        </w:r>
      </w:ins>
      <w:ins w:id="597" w:author="PR Preview" w:date="2026-01-01T00:00:00Z">
        <w:r>
          <w:t xml:space="preserve"> </w:t>
        </w:r>
      </w:ins>
      <m:oMath>
        <m:r>
          <m:t>p</m:t>
        </m:r>
      </m:oMath>
      <w:ins w:id="598" w:author="PR Preview" w:date="2026-01-01T00:00:00Z">
        <w:r>
          <w:t xml:space="preserve"> </w:t>
        </w:r>
      </w:ins>
      <w:ins w:id="599" w:author="PR Preview" w:date="2026-01-01T00:00:00Z">
        <w:r>
          <w:t xml:space="preserve">has all entries equal to one:</w:t>
        </w:r>
      </w:ins>
    </w:p>
    <w:p>
      <w:pPr>
        <w:pStyle w:val="BodyText"/>
      </w:pPr>
      <w:ins w:id="600" w:author="PR Preview" w:date="2026-01-01T00:00:00Z">
        <w:r>
          <w:t xml:space="preserve">$$
    \mathord{\smash[b]{\underset{\raise.3ex\hbox{$\scriptstyle\sim$}}{1}}\vphantom{1}} =
    \begin{bmatrix}
    1 \\
    1 \\
    \vdots \\
    1
    \end{bmatrix}
    $$</w:t>
        </w:r>
      </w:ins>
    </w:p>
    <w:bookmarkEnd w:id="47"/>
    <w:bookmarkStart w:id="48" w:name="rem-ones-vector-sum"/>
    <w:p>
      <w:pPr>
        <w:pStyle w:val="FirstParagraph"/>
      </w:pPr>
      <w:ins w:id="601" w:author="PR Preview" w:date="2026-01-01T00:00:00Z">
        <w:r>
          <w:rPr>
            <w:i/>
            <w:iCs/>
          </w:rPr>
          <w:t xml:space="preserve">Remark 6</w:t>
        </w:r>
      </w:ins>
      <w:ins w:id="602" w:author="PR Preview" w:date="2026-01-01T00:00:00Z">
        <w:r>
          <w:t xml:space="preserve"> (The ones vector sums the entries). </w:t>
        </w:r>
      </w:ins>
      <w:ins w:id="603" w:author="PR Preview" w:date="2026-01-01T00:00:00Z">
        <w:r>
          <w:t xml:space="preserve">The dot product (2) of</w:t>
        </w:r>
      </w:ins>
      <w:ins w:id="604" w:author="PR Preview" w:date="2026-01-01T00:00:00Z">
        <w:r>
          <w:t xml:space="preserve"> </w:t>
        </w:r>
      </w:ins>
      <w:ins w:id="605" w:author="PR Preview" w:date="2026-01-01T00:00:00Z">
        <w:r>
          <w:t xml:space="preserve">$\mathord{\smash[b]{\underset{\raise.3ex\hbox{$\scriptstyle\sim$}}{1}}\vphantom{1}}$</w:t>
        </w:r>
      </w:ins>
      <w:ins w:id="606" w:author="PR Preview" w:date="2026-01-01T00:00:00Z">
        <w:r>
          <w:t xml:space="preserve"> </w:t>
        </w:r>
      </w:ins>
      <w:ins w:id="607" w:author="PR Preview" w:date="2026-01-01T00:00:00Z">
        <w:r>
          <w:t xml:space="preserve">with</w:t>
        </w:r>
      </w:ins>
      <w:ins w:id="608" w:author="PR Preview" w:date="2026-01-01T00:00:00Z">
        <w:r>
          <w:t xml:space="preserve"> </w:t>
        </w:r>
      </w:ins>
      <w:ins w:id="609" w:author="PR Preview" w:date="2026-01-01T00:00:00Z">
        <w:r>
          <w:t xml:space="preserve">$\mathord{\smash[b]{\underset{\raise.3ex\hbox{$\scriptstyle\sim$}}{x}}\vphantom{x}}$</w:t>
        </w:r>
      </w:ins>
      <w:ins w:id="610" w:author="PR Preview" w:date="2026-01-01T00:00:00Z">
        <w:r>
          <w:t xml:space="preserve"> </w:t>
        </w:r>
      </w:ins>
      <w:ins w:id="611" w:author="PR Preview" w:date="2026-01-01T00:00:00Z">
        <w:r>
          <w:t xml:space="preserve">is the sum of the entries of</w:t>
        </w:r>
      </w:ins>
      <w:ins w:id="612" w:author="PR Preview" w:date="2026-01-01T00:00:00Z">
        <w:r>
          <w:t xml:space="preserve"> </w:t>
        </w:r>
      </w:ins>
      <w:ins w:id="613" w:author="PR Preview" w:date="2026-01-01T00:00:00Z">
        <w:r>
          <w:t xml:space="preserve">$\mathord{\smash[b]{\underset{\raise.3ex\hbox{$\scriptstyle\sim$}}{x}}\vphantom{x}}$</w:t>
        </w:r>
      </w:ins>
      <w:ins w:id="614" w:author="PR Preview" w:date="2026-01-01T00:00:00Z">
        <w:r>
          <w:t xml:space="preserve">:</w:t>
        </w:r>
      </w:ins>
    </w:p>
    <w:p>
      <w:pPr>
        <w:pStyle w:val="BodyText"/>
      </w:pPr>
      <w:ins w:id="615" w:author="PR Preview" w:date="2026-01-01T00:00:00Z">
        <w:r>
          <w:t xml:space="preserve">$$
    \begin{aligned}
    \mathord{\smash[b]{\underset{\raise.3ex\hbox{$\scriptstyle\sim$}}{1}}\vphantom{1}} \cdot \mathord{\smash[b]{\underset{\raise.3ex\hbox{$\scriptstyle\sim$}}{x}}\vphantom{x}}&amp;= \sum_{i=1}^p1 \cdot x_i \\
    &amp;= \sum_{i=1}^px_i.
    \end{aligned}
    $$</w:t>
        </w:r>
      </w:ins>
    </w:p>
    <w:p>
      <w:pPr>
        <w:pStyle w:val="FirstParagraph"/>
      </w:pPr>
      <w:ins w:id="616" w:author="PR Preview" w:date="2026-01-01T00:00:00Z">
        <w:r>
          <w:t xml:space="preserve">For example, for</w:t>
        </w:r>
      </w:ins>
      <w:ins w:id="617" w:author="PR Preview" w:date="2026-01-01T00:00:00Z">
        <w:r>
          <w:t xml:space="preserve"> </w:t>
        </w:r>
      </w:ins>
      <w:ins w:id="618" w:author="PR Preview" w:date="2026-01-01T00:00:00Z">
        <w:r>
          <w:t xml:space="preserve">$\mathord{\smash[b]{\underset{\raise.3ex\hbox{$\scriptstyle\sim$}}{x}}\vphantom{x}}= (2, -1, 5)$</w:t>
        </w:r>
      </w:ins>
      <w:ins w:id="619" w:author="PR Preview" w:date="2026-01-01T00:00:00Z">
        <w:r>
          <w:t xml:space="preserve">,</w:t>
        </w:r>
      </w:ins>
    </w:p>
    <w:p>
      <w:pPr>
        <w:pStyle w:val="BodyText"/>
      </w:pPr>
      <w:ins w:id="620" w:author="PR Preview" w:date="2026-01-01T00:00:00Z">
        <w:r>
          <w:t xml:space="preserve">$$
    \begin{aligned}
    \mathord{\smash[b]{\underset{\raise.3ex\hbox{$\scriptstyle\sim$}}{1}}\vphantom{1}} \cdot \mathord{\smash[b]{\underset{\raise.3ex\hbox{$\scriptstyle\sim$}}{x}}\vphantom{x}}&amp;= 2 + (-1) + 5 \\
    &amp;= 6,
    \end{aligned}
    $$</w:t>
        </w:r>
      </w:ins>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del w:id="621" w:author="PR Preview" w:date="2026-01-01T00:00:00Z">
        <w:r>
          <w:rPr>
            <w:b/>
            <w:bCs/>
          </w:rPr>
          <w:delText xml:space="preserve">Definition 14 (Indicator vector (standard basis vector))</w:delText>
        </w:r>
      </w:del>
      <w:del w:id="622" w:author="PR Preview" w:date="2026-01-01T00:00:00Z">
        <w:r>
          <w:delText xml:space="preserve"> </w:delText>
        </w:r>
      </w:del>
      <w:del w:id="623" w:author="PR Preview" w:date="2026-01-01T00:00:00Z">
        <w:r>
          <w:delText xml:space="preserve">The</w:delText>
        </w:r>
      </w:del>
      <w:del w:id="624" w:author="PR Preview" w:date="2026-01-01T00:00:00Z">
        <w:r>
          <w:delText xml:space="preserve"> </w:delText>
        </w:r>
      </w:del>
      <m:oMath>
        <m:r>
          <m:t>j</m:t>
        </m:r>
      </m:oMath>
      <w:del w:id="625" w:author="PR Preview" w:date="2026-01-01T00:00:00Z">
        <w:r>
          <w:delText xml:space="preserve">-th</w:delText>
        </w:r>
      </w:del>
      <w:del w:id="626" w:author="PR Preview" w:date="2026-01-01T00:00:00Z">
        <w:r>
          <w:delText xml:space="preserve"> </w:delText>
        </w:r>
      </w:del>
      <w:del w:id="627" w:author="PR Preview" w:date="2026-01-01T00:00:00Z">
        <w:r>
          <w:rPr>
            <w:b/>
            <w:bCs/>
          </w:rPr>
          <w:delText xml:space="preserve">indicator vector</w:delText>
        </w:r>
      </w:del>
      <w:del w:id="628" w:author="PR Preview" w:date="2026-01-01T00:00:00Z">
        <w:r>
          <w:delText xml:space="preserve"> </w:delText>
        </w:r>
      </w:del>
      <w:del w:id="629" w:author="PR Preview" w:date="2026-01-01T00:00:00Z">
        <w:r>
          <w:delText xml:space="preserve">(or</w:delText>
        </w:r>
      </w:del>
      <w:del w:id="630" w:author="PR Preview" w:date="2026-01-01T00:00:00Z">
        <w:r>
          <w:delText xml:space="preserve"> </w:delText>
        </w:r>
      </w:del>
      <w:del w:id="631" w:author="PR Preview" w:date="2026-01-01T00:00:00Z">
        <w:r>
          <w:rPr>
            <w:b/>
            <w:bCs/>
          </w:rPr>
          <w:delText xml:space="preserve">standard basis vector</w:delText>
        </w:r>
      </w:del>
      <w:del w:id="632" w:author="PR Preview" w:date="2026-01-01T00:00:00Z">
        <w:r>
          <w:delText xml:space="preserve">)</w:delText>
        </w:r>
      </w:del>
      <w:del w:id="633" w:author="PR Preview" w:date="2026-01-01T00:00:00Z">
        <w:r>
          <w:delText xml:space="preserve"> </w:delText>
        </w:r>
      </w:del>
      <m:oMath>
        <m:sSub>
          <m:e>
            <m:limLow>
              <m:e>
                <m:r>
                  <m:t>e</m:t>
                </m:r>
              </m:e>
              <m:lim>
                <m:r>
                  <m:rPr>
                    <m:sty m:val="p"/>
                  </m:rPr>
                  <m:t>∼</m:t>
                </m:r>
              </m:lim>
            </m:limLow>
          </m:e>
          <m:sub>
            <m:r>
              <m:t>j</m:t>
            </m:r>
          </m:sub>
        </m:sSub>
      </m:oMath>
      <w:del w:id="634" w:author="PR Preview" w:date="2026-01-01T00:00:00Z">
        <w:r>
          <w:delText xml:space="preserve"> </w:delText>
        </w:r>
      </w:del>
      <w:del w:id="635" w:author="PR Preview" w:date="2026-01-01T00:00:00Z">
        <w:r>
          <w:delText xml:space="preserve">of length</w:delText>
        </w:r>
      </w:del>
      <w:del w:id="636" w:author="PR Preview" w:date="2026-01-01T00:00:00Z">
        <w:r>
          <w:delText xml:space="preserve"> </w:delText>
        </w:r>
      </w:del>
      <m:oMath>
        <m:r>
          <m:t>p</m:t>
        </m:r>
      </m:oMath>
      <w:del w:id="637" w:author="PR Preview" w:date="2026-01-01T00:00:00Z">
        <w:r>
          <w:delText xml:space="preserve"> </w:delText>
        </w:r>
      </w:del>
      <w:del w:id="638" w:author="PR Preview" w:date="2026-01-01T00:00:00Z">
        <w:r>
          <w:delText xml:space="preserve">has a</w:delText>
        </w:r>
      </w:del>
      <w:del w:id="639" w:author="PR Preview" w:date="2026-01-01T00:00:00Z">
        <w:r>
          <w:delText xml:space="preserve"> </w:delText>
        </w:r>
      </w:del>
      <m:oMath>
        <m:r>
          <m:t>1</m:t>
        </m:r>
      </m:oMath>
      <w:del w:id="640" w:author="PR Preview" w:date="2026-01-01T00:00:00Z">
        <w:r>
          <w:delText xml:space="preserve"> </w:delText>
        </w:r>
      </w:del>
      <w:del w:id="641" w:author="PR Preview" w:date="2026-01-01T00:00:00Z">
        <w:r>
          <w:delText xml:space="preserve">in position</w:delText>
        </w:r>
      </w:del>
      <w:del w:id="642" w:author="PR Preview" w:date="2026-01-01T00:00:00Z">
        <w:r>
          <w:delText xml:space="preserve"> </w:delText>
        </w:r>
      </w:del>
      <m:oMath>
        <m:r>
          <m:t>j</m:t>
        </m:r>
      </m:oMath>
      <w:del w:id="643" w:author="PR Preview" w:date="2026-01-01T00:00:00Z">
        <w:r>
          <w:delText xml:space="preserve"> </w:delText>
        </w:r>
      </w:del>
      <w:del w:id="644" w:author="PR Preview" w:date="2026-01-01T00:00:00Z">
        <w:r>
          <w:delText xml:space="preserve">and</w:delText>
        </w:r>
      </w:del>
      <w:del w:id="645" w:author="PR Preview" w:date="2026-01-01T00:00:00Z">
        <w:r>
          <w:delText xml:space="preserve"> </w:delText>
        </w:r>
      </w:del>
      <m:oMath>
        <m:r>
          <m:t>0</m:t>
        </m:r>
      </m:oMath>
      <w:del w:id="646" w:author="PR Preview" w:date="2026-01-01T00:00:00Z">
        <w:r>
          <w:delText xml:space="preserve">s elsewhere:</w:delText>
        </w:r>
      </w:del>
    </w:p>
    <w:p>
      <w:pPr>
        <w:pStyle w:val="BodyText"/>
      </w:pPr>
      <m:oMathPara>
        <m:oMathParaPr>
          <m:jc m:val="center"/>
        </m:oMathParaPr>
        <m:oMath>
          <m:r>
            <m:rPr>
              <m:sty m:val="p"/>
            </m:rPr>
            <m:t>(</m:t>
          </m:r>
          <m:sSub>
            <m:e>
              <m:limLow>
                <m:e>
                  <m:r>
                    <m:t>e</m:t>
                  </m:r>
                </m:e>
                <m:lim>
                  <m:r>
                    <m:rPr>
                      <m:sty m:val="p"/>
                    </m:rPr>
                    <m:t>∼</m:t>
                  </m:r>
                </m:lim>
              </m:limLow>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limLow>
                <m:e>
                  <m:r>
                    <m:t>e</m:t>
                  </m:r>
                </m:e>
                <m:lim>
                  <m:r>
                    <m:rPr>
                      <m:sty m:val="p"/>
                    </m:rPr>
                    <m:t>∼</m:t>
                  </m:r>
                </m:lim>
              </m:limLow>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p>
      <w:pPr>
        <w:pStyle w:val="FirstParagraph"/>
      </w:pPr>
      <w:del w:id="647" w:author="PR Preview" w:date="2026-01-01T00:00:00Z">
        <w:r>
          <w:rPr>
            <w:i/>
            <w:iCs/>
          </w:rPr>
          <w:delText xml:space="preserve">Remark 7</w:delText>
        </w:r>
      </w:del>
      <w:del w:id="648" w:author="PR Preview" w:date="2026-01-01T00:00:00Z">
        <w:r>
          <w:delText xml:space="preserve"> (Indicator vectors build every vector). </w:delText>
        </w:r>
      </w:del>
      <w:del w:id="649" w:author="PR Preview" w:date="2026-01-01T00:00:00Z">
        <w:r>
          <w:delText xml:space="preserve">For</w:delText>
        </w:r>
      </w:del>
      <w:del w:id="650" w:author="PR Preview" w:date="2026-01-01T00:00:00Z">
        <w:r>
          <w:delText xml:space="preserve"> </w:delText>
        </w:r>
      </w:del>
      <m:oMath>
        <m:r>
          <m:t>p</m:t>
        </m:r>
        <m:r>
          <m:rPr>
            <m:sty m:val="p"/>
          </m:rPr>
          <m:t>=</m:t>
        </m:r>
        <m:r>
          <m:t>3</m:t>
        </m:r>
      </m:oMath>
      <w:del w:id="651" w:author="PR Preview" w:date="2026-01-01T00:00:00Z">
        <w:r>
          <w:delText xml:space="preserve">, the indicator vectors are</w:delText>
        </w:r>
      </w:del>
      <w:del w:id="652" w:author="PR Preview" w:date="2026-01-01T00:00:00Z">
        <w:r>
          <w:delText xml:space="preserve"> </w:delText>
        </w:r>
      </w:del>
      <m:oMath>
        <m:sSub>
          <m:e>
            <m:limLow>
              <m:e>
                <m:r>
                  <m:t>e</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oMath>
      <w:del w:id="653" w:author="PR Preview" w:date="2026-01-01T00:00:00Z">
        <w:r>
          <w:delText xml:space="preserve">,</w:delText>
        </w:r>
      </w:del>
      <w:del w:id="654" w:author="PR Preview" w:date="2026-01-01T00:00:00Z">
        <w:r>
          <w:delText xml:space="preserve"> </w:delText>
        </w:r>
      </w:del>
      <m:oMath>
        <m:sSub>
          <m:e>
            <m:limLow>
              <m:e>
                <m:r>
                  <m:t>e</m:t>
                </m:r>
              </m:e>
              <m:lim>
                <m:r>
                  <m:rPr>
                    <m:sty m:val="p"/>
                  </m:rPr>
                  <m:t>∼</m:t>
                </m:r>
              </m:lim>
            </m:limLow>
          </m:e>
          <m:sub>
            <m:r>
              <m:t>2</m:t>
            </m:r>
          </m:sub>
        </m:sSub>
        <m:r>
          <m:rPr>
            <m:sty m:val="p"/>
          </m:rPr>
          <m:t>=</m:t>
        </m:r>
        <m:r>
          <m:rPr>
            <m:sty m:val="p"/>
          </m:rPr>
          <m:t>(</m:t>
        </m:r>
        <m:r>
          <m:t>0</m:t>
        </m:r>
        <m:r>
          <m:rPr>
            <m:sty m:val="p"/>
          </m:rPr>
          <m:t>,</m:t>
        </m:r>
        <m:r>
          <m:t>1</m:t>
        </m:r>
        <m:r>
          <m:rPr>
            <m:sty m:val="p"/>
          </m:rPr>
          <m:t>,</m:t>
        </m:r>
        <m:r>
          <m:t>0</m:t>
        </m:r>
        <m:r>
          <m:rPr>
            <m:sty m:val="p"/>
          </m:rPr>
          <m:t>)</m:t>
        </m:r>
      </m:oMath>
      <w:del w:id="655" w:author="PR Preview" w:date="2026-01-01T00:00:00Z">
        <w:r>
          <w:delText xml:space="preserve">, and</w:delText>
        </w:r>
      </w:del>
      <w:del w:id="656" w:author="PR Preview" w:date="2026-01-01T00:00:00Z">
        <w:r>
          <w:delText xml:space="preserve"> </w:delText>
        </w:r>
      </w:del>
      <m:oMath>
        <m:sSub>
          <m:e>
            <m:limLow>
              <m:e>
                <m:r>
                  <m:t>e</m:t>
                </m:r>
              </m:e>
              <m:lim>
                <m:r>
                  <m:rPr>
                    <m:sty m:val="p"/>
                  </m:rPr>
                  <m:t>∼</m:t>
                </m:r>
              </m:lim>
            </m:limLow>
          </m:e>
          <m:sub>
            <m:r>
              <m:t>3</m:t>
            </m:r>
          </m:sub>
        </m:sSub>
        <m:r>
          <m:rPr>
            <m:sty m:val="p"/>
          </m:rPr>
          <m:t>=</m:t>
        </m:r>
        <m:r>
          <m:rPr>
            <m:sty m:val="p"/>
          </m:rPr>
          <m:t>(</m:t>
        </m:r>
        <m:r>
          <m:t>0</m:t>
        </m:r>
        <m:r>
          <m:rPr>
            <m:sty m:val="p"/>
          </m:rPr>
          <m:t>,</m:t>
        </m:r>
        <m:r>
          <m:t>0</m:t>
        </m:r>
        <m:r>
          <m:rPr>
            <m:sty m:val="p"/>
          </m:rPr>
          <m:t>,</m:t>
        </m:r>
        <m:r>
          <m:t>1</m:t>
        </m:r>
        <m:r>
          <m:rPr>
            <m:sty m:val="p"/>
          </m:rPr>
          <m:t>)</m:t>
        </m:r>
      </m:oMath>
      <w:del w:id="657" w:author="PR Preview" w:date="2026-01-01T00:00:00Z">
        <w:r>
          <w:delText xml:space="preserve">.</w:delText>
        </w:r>
      </w:del>
      <w:del w:id="658" w:author="PR Preview" w:date="2026-01-01T00:00:00Z">
        <w:r>
          <w:delText xml:space="preserve"> </w:delText>
        </w:r>
      </w:del>
      <w:del w:id="659" w:author="PR Preview" w:date="2026-01-01T00:00:00Z">
        <w:r>
          <w:delText xml:space="preserve">Every vector of length</w:delText>
        </w:r>
      </w:del>
      <w:del w:id="660" w:author="PR Preview" w:date="2026-01-01T00:00:00Z">
        <w:r>
          <w:delText xml:space="preserve"> </w:delText>
        </w:r>
      </w:del>
      <m:oMath>
        <m:r>
          <m:t>3</m:t>
        </m:r>
      </m:oMath>
      <w:del w:id="661" w:author="PR Preview" w:date="2026-01-01T00:00:00Z">
        <w:r>
          <w:delText xml:space="preserve"> </w:delText>
        </w:r>
      </w:del>
      <w:del w:id="662" w:author="PR Preview" w:date="2026-01-01T00:00:00Z">
        <w:r>
          <w:delText xml:space="preserve">is a weighted sum</w:delText>
        </w:r>
      </w:del>
      <w:del w:id="663" w:author="PR Preview" w:date="2026-01-01T00:00:00Z">
        <w:r>
          <w:delText xml:space="preserve"> </w:delText>
        </w:r>
      </w:del>
      <m:oMath>
        <m:sSub>
          <m:e>
            <m:r>
              <m:t>c</m:t>
            </m:r>
          </m:e>
          <m:sub>
            <m:r>
              <m:t>1</m:t>
            </m:r>
          </m:sub>
        </m:sSub>
        <m:sSub>
          <m:e>
            <m:limLow>
              <m:e>
                <m:r>
                  <m:t>e</m:t>
                </m:r>
              </m:e>
              <m:lim>
                <m:r>
                  <m:rPr>
                    <m:sty m:val="p"/>
                  </m:rPr>
                  <m:t>∼</m:t>
                </m:r>
              </m:lim>
            </m:limLow>
          </m:e>
          <m:sub>
            <m:r>
              <m:t>1</m:t>
            </m:r>
          </m:sub>
        </m:sSub>
        <m:r>
          <m:rPr>
            <m:sty m:val="p"/>
          </m:rPr>
          <m:t>+</m:t>
        </m:r>
        <m:sSub>
          <m:e>
            <m:r>
              <m:t>c</m:t>
            </m:r>
          </m:e>
          <m:sub>
            <m:r>
              <m:t>2</m:t>
            </m:r>
          </m:sub>
        </m:sSub>
        <m:sSub>
          <m:e>
            <m:limLow>
              <m:e>
                <m:r>
                  <m:t>e</m:t>
                </m:r>
              </m:e>
              <m:lim>
                <m:r>
                  <m:rPr>
                    <m:sty m:val="p"/>
                  </m:rPr>
                  <m:t>∼</m:t>
                </m:r>
              </m:lim>
            </m:limLow>
          </m:e>
          <m:sub>
            <m:r>
              <m:t>2</m:t>
            </m:r>
          </m:sub>
        </m:sSub>
        <m:r>
          <m:rPr>
            <m:sty m:val="p"/>
          </m:rPr>
          <m:t>+</m:t>
        </m:r>
        <m:sSub>
          <m:e>
            <m:r>
              <m:t>c</m:t>
            </m:r>
          </m:e>
          <m:sub>
            <m:r>
              <m:t>3</m:t>
            </m:r>
          </m:sub>
        </m:sSub>
        <m:sSub>
          <m:e>
            <m:limLow>
              <m:e>
                <m:r>
                  <m:t>e</m:t>
                </m:r>
              </m:e>
              <m:lim>
                <m:r>
                  <m:rPr>
                    <m:sty m:val="p"/>
                  </m:rPr>
                  <m:t>∼</m:t>
                </m:r>
              </m:lim>
            </m:limLow>
          </m:e>
          <m:sub>
            <m:r>
              <m:t>3</m:t>
            </m:r>
          </m:sub>
        </m:sSub>
      </m:oMath>
      <w:del w:id="664" w:author="PR Preview" w:date="2026-01-01T00:00:00Z">
        <w:r>
          <w:delText xml:space="preserve"> </w:delText>
        </w:r>
      </w:del>
      <w:del w:id="665" w:author="PR Preview" w:date="2026-01-01T00:00:00Z">
        <w:r>
          <w:delText xml:space="preserve">of them,</w:delText>
        </w:r>
      </w:del>
      <w:del w:id="666" w:author="PR Preview" w:date="2026-01-01T00:00:00Z">
        <w:r>
          <w:delText xml:space="preserve"> </w:delText>
        </w:r>
      </w:del>
      <w:del w:id="667" w:author="PR Preview" w:date="2026-01-01T00:00:00Z">
        <w:r>
          <w:delText xml:space="preserve">with weights equal to its entries;</w:delText>
        </w:r>
      </w:del>
      <w:del w:id="668" w:author="PR Preview" w:date="2026-01-01T00:00:00Z">
        <w:r>
          <w:delText xml:space="preserve"> </w:delText>
        </w:r>
      </w:del>
      <w:del w:id="669" w:author="PR Preview" w:date="2026-01-01T00:00:00Z">
        <w:r>
          <w:delText xml:space="preserve">for example,</w:delText>
        </w:r>
      </w:del>
      <w:del w:id="670" w:author="PR Preview" w:date="2026-01-01T00:00:00Z">
        <w:r>
          <w:delText xml:space="preserve"> </w:delText>
        </w:r>
      </w:del>
      <m:oMath>
        <m:r>
          <m:rPr>
            <m:sty m:val="p"/>
          </m:rPr>
          <m:t>(</m:t>
        </m:r>
        <m:r>
          <m:t>2</m:t>
        </m:r>
        <m:r>
          <m:rPr>
            <m:sty m:val="p"/>
          </m:rPr>
          <m:t>,</m:t>
        </m:r>
        <m:r>
          <m:rPr>
            <m:sty m:val="p"/>
          </m:rPr>
          <m:t>−</m:t>
        </m:r>
        <m:r>
          <m:t>1</m:t>
        </m:r>
        <m:r>
          <m:rPr>
            <m:sty m:val="p"/>
          </m:rPr>
          <m:t>,</m:t>
        </m:r>
        <m:r>
          <m:t>5</m:t>
        </m:r>
        <m:r>
          <m:rPr>
            <m:sty m:val="p"/>
          </m:rPr>
          <m:t>)</m:t>
        </m:r>
        <m:r>
          <m:rPr>
            <m:sty m:val="p"/>
          </m:rPr>
          <m:t>=</m:t>
        </m:r>
        <m:r>
          <m:t>2</m:t>
        </m:r>
        <m:sSub>
          <m:e>
            <m:limLow>
              <m:e>
                <m:r>
                  <m:t>e</m:t>
                </m:r>
              </m:e>
              <m:lim>
                <m:r>
                  <m:rPr>
                    <m:sty m:val="p"/>
                  </m:rPr>
                  <m:t>∼</m:t>
                </m:r>
              </m:lim>
            </m:limLow>
          </m:e>
          <m:sub>
            <m:r>
              <m:t>1</m:t>
            </m:r>
          </m:sub>
        </m:sSub>
        <m:r>
          <m:rPr>
            <m:sty m:val="p"/>
          </m:rPr>
          <m:t>−</m:t>
        </m:r>
        <m:r>
          <m:t>1</m:t>
        </m:r>
        <m:sSub>
          <m:e>
            <m:limLow>
              <m:e>
                <m:r>
                  <m:t>e</m:t>
                </m:r>
              </m:e>
              <m:lim>
                <m:r>
                  <m:rPr>
                    <m:sty m:val="p"/>
                  </m:rPr>
                  <m:t>∼</m:t>
                </m:r>
              </m:lim>
            </m:limLow>
          </m:e>
          <m:sub>
            <m:r>
              <m:t>2</m:t>
            </m:r>
          </m:sub>
        </m:sSub>
        <m:r>
          <m:rPr>
            <m:sty m:val="p"/>
          </m:rPr>
          <m:t>+</m:t>
        </m:r>
        <m:r>
          <m:t>5</m:t>
        </m:r>
        <m:sSub>
          <m:e>
            <m:limLow>
              <m:e>
                <m:r>
                  <m:t>e</m:t>
                </m:r>
              </m:e>
              <m:lim>
                <m:r>
                  <m:rPr>
                    <m:sty m:val="p"/>
                  </m:rPr>
                  <m:t>∼</m:t>
                </m:r>
              </m:lim>
            </m:limLow>
          </m:e>
          <m:sub>
            <m:r>
              <m:t>3</m:t>
            </m:r>
          </m:sub>
        </m:sSub>
      </m:oMath>
      <w:del w:id="671" w:author="PR Preview" w:date="2026-01-01T00:00:00Z">
        <w:r>
          <w:delText xml:space="preserve">.</w:delText>
        </w:r>
      </w:del>
      <w:del w:id="672" w:author="PR Preview" w:date="2026-01-01T00:00:00Z">
        <w:r>
          <w:delText xml:space="preserve"> </w:delText>
        </w:r>
      </w:del>
      <w:del w:id="673" w:author="PR Preview" w:date="2026-01-01T00:00:00Z">
        <w:r>
          <w:delText xml:space="preserve">No other weights work:</w:delText>
        </w:r>
      </w:del>
      <w:del w:id="674" w:author="PR Preview" w:date="2026-01-01T00:00:00Z">
        <w:r>
          <w:delText xml:space="preserve"> </w:delText>
        </w:r>
      </w:del>
      <w:del w:id="675" w:author="PR Preview" w:date="2026-01-01T00:00:00Z">
        <w:r>
          <w:delText xml:space="preserve">entry</w:delText>
        </w:r>
      </w:del>
      <w:del w:id="676" w:author="PR Preview" w:date="2026-01-01T00:00:00Z">
        <w:r>
          <w:delText xml:space="preserve"> </w:delText>
        </w:r>
      </w:del>
      <m:oMath>
        <m:r>
          <m:t>j</m:t>
        </m:r>
      </m:oMath>
      <w:del w:id="677" w:author="PR Preview" w:date="2026-01-01T00:00:00Z">
        <w:r>
          <w:delText xml:space="preserve"> </w:delText>
        </w:r>
      </w:del>
      <w:del w:id="678" w:author="PR Preview" w:date="2026-01-01T00:00:00Z">
        <w:r>
          <w:delText xml:space="preserve">of</w:delText>
        </w:r>
      </w:del>
      <w:del w:id="679" w:author="PR Preview" w:date="2026-01-01T00:00:00Z">
        <w:r>
          <w:delText xml:space="preserve"> </w:delText>
        </w:r>
      </w:del>
      <m:oMath>
        <m:sSub>
          <m:e>
            <m:r>
              <m:t>c</m:t>
            </m:r>
          </m:e>
          <m:sub>
            <m:r>
              <m:t>1</m:t>
            </m:r>
          </m:sub>
        </m:sSub>
        <m:sSub>
          <m:e>
            <m:limLow>
              <m:e>
                <m:r>
                  <m:t>e</m:t>
                </m:r>
              </m:e>
              <m:lim>
                <m:r>
                  <m:rPr>
                    <m:sty m:val="p"/>
                  </m:rPr>
                  <m:t>∼</m:t>
                </m:r>
              </m:lim>
            </m:limLow>
          </m:e>
          <m:sub>
            <m:r>
              <m:t>1</m:t>
            </m:r>
          </m:sub>
        </m:sSub>
        <m:r>
          <m:rPr>
            <m:sty m:val="p"/>
          </m:rPr>
          <m:t>+</m:t>
        </m:r>
        <m:sSub>
          <m:e>
            <m:r>
              <m:t>c</m:t>
            </m:r>
          </m:e>
          <m:sub>
            <m:r>
              <m:t>2</m:t>
            </m:r>
          </m:sub>
        </m:sSub>
        <m:sSub>
          <m:e>
            <m:limLow>
              <m:e>
                <m:r>
                  <m:t>e</m:t>
                </m:r>
              </m:e>
              <m:lim>
                <m:r>
                  <m:rPr>
                    <m:sty m:val="p"/>
                  </m:rPr>
                  <m:t>∼</m:t>
                </m:r>
              </m:lim>
            </m:limLow>
          </m:e>
          <m:sub>
            <m:r>
              <m:t>2</m:t>
            </m:r>
          </m:sub>
        </m:sSub>
        <m:r>
          <m:rPr>
            <m:sty m:val="p"/>
          </m:rPr>
          <m:t>+</m:t>
        </m:r>
        <m:sSub>
          <m:e>
            <m:r>
              <m:t>c</m:t>
            </m:r>
          </m:e>
          <m:sub>
            <m:r>
              <m:t>3</m:t>
            </m:r>
          </m:sub>
        </m:sSub>
        <m:sSub>
          <m:e>
            <m:limLow>
              <m:e>
                <m:r>
                  <m:t>e</m:t>
                </m:r>
              </m:e>
              <m:lim>
                <m:r>
                  <m:rPr>
                    <m:sty m:val="p"/>
                  </m:rPr>
                  <m:t>∼</m:t>
                </m:r>
              </m:lim>
            </m:limLow>
          </m:e>
          <m:sub>
            <m:r>
              <m:t>3</m:t>
            </m:r>
          </m:sub>
        </m:sSub>
      </m:oMath>
      <w:del w:id="680" w:author="PR Preview" w:date="2026-01-01T00:00:00Z">
        <w:r>
          <w:delText xml:space="preserve"> </w:delText>
        </w:r>
      </w:del>
      <w:del w:id="681" w:author="PR Preview" w:date="2026-01-01T00:00:00Z">
        <w:r>
          <w:delText xml:space="preserve">is</w:delText>
        </w:r>
      </w:del>
      <w:del w:id="682" w:author="PR Preview" w:date="2026-01-01T00:00:00Z">
        <w:r>
          <w:delText xml:space="preserve"> </w:delText>
        </w:r>
      </w:del>
      <m:oMath>
        <m:sSub>
          <m:e>
            <m:r>
              <m:t>c</m:t>
            </m:r>
          </m:e>
          <m:sub>
            <m:r>
              <m:t>j</m:t>
            </m:r>
          </m:sub>
        </m:sSub>
      </m:oMath>
      <w:del w:id="683" w:author="PR Preview" w:date="2026-01-01T00:00:00Z">
        <w:r>
          <w:delText xml:space="preserve">,</w:delText>
        </w:r>
      </w:del>
      <w:del w:id="684" w:author="PR Preview" w:date="2026-01-01T00:00:00Z">
        <w:r>
          <w:delText xml:space="preserve"> </w:delText>
        </w:r>
      </w:del>
      <w:del w:id="685" w:author="PR Preview" w:date="2026-01-01T00:00:00Z">
        <w:r>
          <w:delText xml:space="preserve">so each weight</w:delText>
        </w:r>
      </w:del>
      <w:del w:id="686" w:author="PR Preview" w:date="2026-01-01T00:00:00Z">
        <w:r>
          <w:delText xml:space="preserve"> </w:delText>
        </w:r>
      </w:del>
      <m:oMath>
        <m:sSub>
          <m:e>
            <m:r>
              <m:t>c</m:t>
            </m:r>
          </m:e>
          <m:sub>
            <m:r>
              <m:t>j</m:t>
            </m:r>
          </m:sub>
        </m:sSub>
      </m:oMath>
      <w:del w:id="687" w:author="PR Preview" w:date="2026-01-01T00:00:00Z">
        <w:r>
          <w:delText xml:space="preserve"> </w:delText>
        </w:r>
      </w:del>
      <w:del w:id="688" w:author="PR Preview" w:date="2026-01-01T00:00:00Z">
        <w:r>
          <w:delText xml:space="preserve">must equal entry</w:delText>
        </w:r>
      </w:del>
      <w:del w:id="689" w:author="PR Preview" w:date="2026-01-01T00:00:00Z">
        <w:r>
          <w:delText xml:space="preserve"> </w:delText>
        </w:r>
      </w:del>
      <m:oMath>
        <m:r>
          <m:t>j</m:t>
        </m:r>
      </m:oMath>
      <w:del w:id="690" w:author="PR Preview" w:date="2026-01-01T00:00:00Z">
        <w:r>
          <w:delText xml:space="preserve"> </w:delText>
        </w:r>
      </w:del>
      <w:del w:id="691" w:author="PR Preview" w:date="2026-01-01T00:00:00Z">
        <w:r>
          <w:delText xml:space="preserve">of the vector.</w:delText>
        </w:r>
      </w:del>
    </w:p>
    <w:p>
      <w:pPr>
        <w:pStyle w:val="BodyText"/>
      </w:pPr>
      <w:del w:id="692" w:author="PR Preview" w:date="2026-01-01T00:00:00Z">
        <w:r>
          <w:rPr>
            <w:b/>
            <w:bCs/>
          </w:rPr>
          <w:delText xml:space="preserve">Theorem 2 (Indicator vectors select entries)</w:delText>
        </w:r>
      </w:del>
      <w:del w:id="693" w:author="PR Preview" w:date="2026-01-01T00:00:00Z">
        <w:r>
          <w:delText xml:space="preserve"> </w:delText>
        </w:r>
      </w:del>
      <w:del w:id="694" w:author="PR Preview" w:date="2026-01-01T00:00:00Z">
        <w:r>
          <w:delText xml:space="preserve">For any vector</w:delText>
        </w:r>
      </w:del>
      <w:del w:id="695" w:author="PR Preview" w:date="2026-01-01T00:00:00Z">
        <w:r>
          <w:delText xml:space="preserve"> </w:delText>
        </w:r>
      </w:del>
      <m:oMath>
        <m:limLow>
          <m:e>
            <m:r>
              <m:t>x</m:t>
            </m:r>
          </m:e>
          <m:lim>
            <m:r>
              <m:rPr>
                <m:sty m:val="p"/>
              </m:rPr>
              <m:t>∼</m:t>
            </m:r>
          </m:lim>
        </m:limLow>
      </m:oMath>
      <w:del w:id="696" w:author="PR Preview" w:date="2026-01-01T00:00:00Z">
        <w:r>
          <w:delText xml:space="preserve"> </w:delText>
        </w:r>
      </w:del>
      <w:del w:id="697" w:author="PR Preview" w:date="2026-01-01T00:00:00Z">
        <w:r>
          <w:delText xml:space="preserve">of length</w:delText>
        </w:r>
      </w:del>
      <w:del w:id="698" w:author="PR Preview" w:date="2026-01-01T00:00:00Z">
        <w:r>
          <w:delText xml:space="preserve"> </w:delText>
        </w:r>
      </w:del>
      <m:oMath>
        <m:r>
          <m:t>p</m:t>
        </m:r>
      </m:oMath>
      <w:del w:id="699" w:author="PR Preview" w:date="2026-01-01T00:00:00Z">
        <w:r>
          <w:delText xml:space="preserve"> </w:delText>
        </w:r>
      </w:del>
      <w:del w:id="700" w:author="PR Preview" w:date="2026-01-01T00:00:00Z">
        <w:r>
          <w:delText xml:space="preserve">and any</w:delText>
        </w:r>
      </w:del>
      <w:del w:id="701" w:author="PR Preview" w:date="2026-01-01T00:00:00Z">
        <w:r>
          <w:delText xml:space="preserve"> </w:delText>
        </w:r>
      </w:del>
      <m:oMath>
        <m:r>
          <m:t>j</m:t>
        </m:r>
        <m:r>
          <m:rPr>
            <m:sty m:val="p"/>
          </m:rPr>
          <m:t>∈</m:t>
        </m:r>
        <m:r>
          <m:rPr>
            <m:sty m:val="p"/>
          </m:rPr>
          <m:t>{</m:t>
        </m:r>
        <m:r>
          <m:t>1</m:t>
        </m:r>
        <m:r>
          <m:rPr>
            <m:sty m:val="p"/>
          </m:rPr>
          <m:t>,</m:t>
        </m:r>
        <m:r>
          <m:rPr>
            <m:sty m:val="p"/>
          </m:rPr>
          <m:t>…</m:t>
        </m:r>
        <m:r>
          <m:rPr>
            <m:sty m:val="p"/>
          </m:rPr>
          <m:t>,</m:t>
        </m:r>
        <m:r>
          <m:t>p</m:t>
        </m:r>
        <m:r>
          <m:rPr>
            <m:sty m:val="p"/>
          </m:rPr>
          <m:t>}</m:t>
        </m:r>
      </m:oMath>
      <w:del w:id="702" w:author="PR Preview" w:date="2026-01-01T00:00:00Z">
        <w:r>
          <w:delText xml:space="preserve">:</w:delText>
        </w:r>
      </w:del>
    </w:p>
    <w:p>
      <w:pPr>
        <w:pStyle w:val="BodyText"/>
      </w:pPr>
      <m:oMathPara>
        <m:oMathParaPr>
          <m:jc m:val="center"/>
        </m:oMathParaPr>
        <m:oMath>
          <m:sSub>
            <m:e>
              <m:limLow>
                <m:e>
                  <m:r>
                    <m:t>e</m:t>
                  </m:r>
                </m:e>
                <m:lim>
                  <m:r>
                    <m:rPr>
                      <m:sty m:val="p"/>
                    </m:rPr>
                    <m:t>∼</m:t>
                  </m:r>
                </m:lim>
              </m:limLow>
            </m:e>
            <m:sub>
              <m:r>
                <m:t>j</m:t>
              </m:r>
            </m:sub>
          </m:sSub>
          <m:r>
            <m:rPr>
              <m:sty m:val="p"/>
            </m:rPr>
            <m:t>⋅</m:t>
          </m:r>
          <m:limLow>
            <m:e>
              <m:r>
                <m:t>x</m:t>
              </m:r>
            </m:e>
            <m:lim>
              <m:r>
                <m:rPr>
                  <m:sty m:val="p"/>
                </m:rPr>
                <m:t>∼</m:t>
              </m:r>
            </m:lim>
          </m:limLow>
          <m:r>
            <m:rPr>
              <m:sty m:val="p"/>
            </m:rPr>
            <m:t>=</m:t>
          </m:r>
          <m:sSub>
            <m:e>
              <m:r>
                <m:t>x</m:t>
              </m:r>
            </m:e>
            <m:sub>
              <m:r>
                <m:t>j</m:t>
              </m:r>
            </m:sub>
          </m:sSub>
        </m:oMath>
      </m:oMathPara>
    </w:p>
    <w:p>
      <w:pPr>
        <w:pStyle w:val="BodyText"/>
      </w:pPr>
      <w:ins w:id="703" w:author="PR Preview" w:date="2026-01-01T00:00:00Z">
        <w:r>
          <w:rPr>
            <w:b/>
            <w:bCs/>
          </w:rPr>
          <w:t xml:space="preserve">Definition 14 (Indicator vector (standard basis vector))</w:t>
        </w:r>
      </w:ins>
      <w:ins w:id="704" w:author="PR Preview" w:date="2026-01-01T00:00:00Z">
        <w:r>
          <w:t xml:space="preserve"> </w:t>
        </w:r>
      </w:ins>
      <w:ins w:id="705" w:author="PR Preview" w:date="2026-01-01T00:00:00Z">
        <w:r>
          <w:t xml:space="preserve">The</w:t>
        </w:r>
      </w:ins>
      <w:ins w:id="706" w:author="PR Preview" w:date="2026-01-01T00:00:00Z">
        <w:r>
          <w:t xml:space="preserve"> </w:t>
        </w:r>
      </w:ins>
      <m:oMath>
        <m:r>
          <m:t>j</m:t>
        </m:r>
      </m:oMath>
      <w:ins w:id="707" w:author="PR Preview" w:date="2026-01-01T00:00:00Z">
        <w:r>
          <w:t xml:space="preserve">-th</w:t>
        </w:r>
      </w:ins>
      <w:ins w:id="708" w:author="PR Preview" w:date="2026-01-01T00:00:00Z">
        <w:r>
          <w:t xml:space="preserve"> </w:t>
        </w:r>
      </w:ins>
      <w:ins w:id="709" w:author="PR Preview" w:date="2026-01-01T00:00:00Z">
        <w:r>
          <w:rPr>
            <w:b/>
            <w:bCs/>
          </w:rPr>
          <w:t xml:space="preserve">indicator vector</w:t>
        </w:r>
      </w:ins>
      <w:ins w:id="710" w:author="PR Preview" w:date="2026-01-01T00:00:00Z">
        <w:r>
          <w:t xml:space="preserve"> </w:t>
        </w:r>
      </w:ins>
      <w:ins w:id="711" w:author="PR Preview" w:date="2026-01-01T00:00:00Z">
        <w:r>
          <w:t xml:space="preserve">(or</w:t>
        </w:r>
      </w:ins>
      <w:ins w:id="712" w:author="PR Preview" w:date="2026-01-01T00:00:00Z">
        <w:r>
          <w:t xml:space="preserve"> </w:t>
        </w:r>
      </w:ins>
      <w:ins w:id="713" w:author="PR Preview" w:date="2026-01-01T00:00:00Z">
        <w:r>
          <w:rPr>
            <w:b/>
            <w:bCs/>
          </w:rPr>
          <w:t xml:space="preserve">standard basis vector</w:t>
        </w:r>
      </w:ins>
      <w:ins w:id="714" w:author="PR Preview" w:date="2026-01-01T00:00:00Z">
        <w:r>
          <w:t xml:space="preserve">)</w:t>
        </w:r>
      </w:ins>
      <w:ins w:id="715" w:author="PR Preview" w:date="2026-01-01T00:00:00Z">
        <w:r>
          <w:t xml:space="preserve"> </w:t>
        </w:r>
      </w:ins>
      <w:ins w:id="716" w:author="PR Preview" w:date="2026-01-01T00:00:00Z">
        <w:r>
          <w:t xml:space="preserve">$\mathord{\smash[b]{\underset{\raise.3ex\hbox{$\scriptstyle\sim$}}{e}}\vphantom{e}}_j$</w:t>
        </w:r>
      </w:ins>
      <w:ins w:id="717" w:author="PR Preview" w:date="2026-01-01T00:00:00Z">
        <w:r>
          <w:t xml:space="preserve"> </w:t>
        </w:r>
      </w:ins>
      <w:ins w:id="718" w:author="PR Preview" w:date="2026-01-01T00:00:00Z">
        <w:r>
          <w:t xml:space="preserve">of length</w:t>
        </w:r>
      </w:ins>
      <w:ins w:id="719" w:author="PR Preview" w:date="2026-01-01T00:00:00Z">
        <w:r>
          <w:t xml:space="preserve"> </w:t>
        </w:r>
      </w:ins>
      <m:oMath>
        <m:r>
          <m:t>p</m:t>
        </m:r>
      </m:oMath>
      <w:ins w:id="720" w:author="PR Preview" w:date="2026-01-01T00:00:00Z">
        <w:r>
          <w:t xml:space="preserve"> </w:t>
        </w:r>
      </w:ins>
      <w:ins w:id="721" w:author="PR Preview" w:date="2026-01-01T00:00:00Z">
        <w:r>
          <w:t xml:space="preserve">has a</w:t>
        </w:r>
      </w:ins>
      <w:ins w:id="722" w:author="PR Preview" w:date="2026-01-01T00:00:00Z">
        <w:r>
          <w:t xml:space="preserve"> </w:t>
        </w:r>
      </w:ins>
      <m:oMath>
        <m:r>
          <m:t>1</m:t>
        </m:r>
      </m:oMath>
      <w:ins w:id="723" w:author="PR Preview" w:date="2026-01-01T00:00:00Z">
        <w:r>
          <w:t xml:space="preserve"> </w:t>
        </w:r>
      </w:ins>
      <w:ins w:id="724" w:author="PR Preview" w:date="2026-01-01T00:00:00Z">
        <w:r>
          <w:t xml:space="preserve">in position</w:t>
        </w:r>
      </w:ins>
      <w:ins w:id="725" w:author="PR Preview" w:date="2026-01-01T00:00:00Z">
        <w:r>
          <w:t xml:space="preserve"> </w:t>
        </w:r>
      </w:ins>
      <m:oMath>
        <m:r>
          <m:t>j</m:t>
        </m:r>
      </m:oMath>
      <w:ins w:id="726" w:author="PR Preview" w:date="2026-01-01T00:00:00Z">
        <w:r>
          <w:t xml:space="preserve"> </w:t>
        </w:r>
      </w:ins>
      <w:ins w:id="727" w:author="PR Preview" w:date="2026-01-01T00:00:00Z">
        <w:r>
          <w:t xml:space="preserve">and</w:t>
        </w:r>
      </w:ins>
      <w:ins w:id="728" w:author="PR Preview" w:date="2026-01-01T00:00:00Z">
        <w:r>
          <w:t xml:space="preserve"> </w:t>
        </w:r>
      </w:ins>
      <m:oMath>
        <m:r>
          <m:t>0</m:t>
        </m:r>
      </m:oMath>
      <w:ins w:id="729" w:author="PR Preview" w:date="2026-01-01T00:00:00Z">
        <w:r>
          <w:t xml:space="preserve">s elsewhere:</w:t>
        </w:r>
      </w:ins>
    </w:p>
    <w:p>
      <w:pPr>
        <w:pStyle w:val="BodyText"/>
      </w:pPr>
      <w:ins w:id="730" w:author="PR Preview" w:date="2026-01-01T00:00:00Z">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ins>
    </w:p>
    <w:bookmarkEnd w:id="49"/>
    <w:bookmarkStart w:id="50" w:name="rem-indicator-vector-weighted-sums"/>
    <w:p>
      <w:pPr>
        <w:pStyle w:val="FirstParagraph"/>
      </w:pPr>
      <w:ins w:id="731" w:author="PR Preview" w:date="2026-01-01T00:00:00Z">
        <w:r>
          <w:rPr>
            <w:i/>
            <w:iCs/>
          </w:rPr>
          <w:t xml:space="preserve">Remark 7</w:t>
        </w:r>
      </w:ins>
      <w:ins w:id="732" w:author="PR Preview" w:date="2026-01-01T00:00:00Z">
        <w:r>
          <w:t xml:space="preserve"> (Indicator vectors build every vector). </w:t>
        </w:r>
      </w:ins>
      <w:ins w:id="733" w:author="PR Preview" w:date="2026-01-01T00:00:00Z">
        <w:r>
          <w:t xml:space="preserve">For</w:t>
        </w:r>
      </w:ins>
      <w:ins w:id="734" w:author="PR Preview" w:date="2026-01-01T00:00:00Z">
        <w:r>
          <w:t xml:space="preserve"> </w:t>
        </w:r>
      </w:ins>
      <m:oMath>
        <m:r>
          <m:t>p</m:t>
        </m:r>
        <m:r>
          <m:rPr>
            <m:sty m:val="p"/>
          </m:rPr>
          <m:t>=</m:t>
        </m:r>
        <m:r>
          <m:t>3</m:t>
        </m:r>
      </m:oMath>
      <w:ins w:id="735" w:author="PR Preview" w:date="2026-01-01T00:00:00Z">
        <w:r>
          <w:t xml:space="preserve">, the indicator vectors are</w:t>
        </w:r>
      </w:ins>
      <w:ins w:id="736" w:author="PR Preview" w:date="2026-01-01T00:00:00Z">
        <w:r>
          <w:t xml:space="preserve"> </w:t>
        </w:r>
      </w:ins>
      <w:ins w:id="737" w:author="PR Preview" w:date="2026-01-01T00:00:00Z">
        <w:r>
          <w:t xml:space="preserve">$\mathord{\smash[b]{\underset{\raise.3ex\hbox{$\scriptstyle\sim$}}{e}}\vphantom{e}}_1 = (1, 0, 0)$</w:t>
        </w:r>
      </w:ins>
      <w:ins w:id="738" w:author="PR Preview" w:date="2026-01-01T00:00:00Z">
        <w:r>
          <w:t xml:space="preserve">,</w:t>
        </w:r>
      </w:ins>
      <w:ins w:id="739" w:author="PR Preview" w:date="2026-01-01T00:00:00Z">
        <w:r>
          <w:t xml:space="preserve"> </w:t>
        </w:r>
      </w:ins>
      <w:ins w:id="740" w:author="PR Preview" w:date="2026-01-01T00:00:00Z">
        <w:r>
          <w:t xml:space="preserve">$\mathord{\smash[b]{\underset{\raise.3ex\hbox{$\scriptstyle\sim$}}{e}}\vphantom{e}}_2 = (0, 1, 0)$</w:t>
        </w:r>
      </w:ins>
      <w:ins w:id="741" w:author="PR Preview" w:date="2026-01-01T00:00:00Z">
        <w:r>
          <w:t xml:space="preserve">, and</w:t>
        </w:r>
      </w:ins>
      <w:ins w:id="742" w:author="PR Preview" w:date="2026-01-01T00:00:00Z">
        <w:r>
          <w:t xml:space="preserve"> </w:t>
        </w:r>
      </w:ins>
      <w:ins w:id="743" w:author="PR Preview" w:date="2026-01-01T00:00:00Z">
        <w:r>
          <w:t xml:space="preserve">$\mathord{\smash[b]{\underset{\raise.3ex\hbox{$\scriptstyle\sim$}}{e}}\vphantom{e}}_3 = (0, 0, 1)$</w:t>
        </w:r>
      </w:ins>
      <w:ins w:id="744" w:author="PR Preview" w:date="2026-01-01T00:00:00Z">
        <w:r>
          <w:t xml:space="preserve">.</w:t>
        </w:r>
      </w:ins>
      <w:ins w:id="745" w:author="PR Preview" w:date="2026-01-01T00:00:00Z">
        <w:r>
          <w:t xml:space="preserve"> </w:t>
        </w:r>
      </w:ins>
      <w:ins w:id="746" w:author="PR Preview" w:date="2026-01-01T00:00:00Z">
        <w:r>
          <w:t xml:space="preserve">Every vector of length</w:t>
        </w:r>
      </w:ins>
      <w:ins w:id="747" w:author="PR Preview" w:date="2026-01-01T00:00:00Z">
        <w:r>
          <w:t xml:space="preserve"> </w:t>
        </w:r>
      </w:ins>
      <m:oMath>
        <m:r>
          <m:t>3</m:t>
        </m:r>
      </m:oMath>
      <w:ins w:id="748" w:author="PR Preview" w:date="2026-01-01T00:00:00Z">
        <w:r>
          <w:t xml:space="preserve"> </w:t>
        </w:r>
      </w:ins>
      <w:ins w:id="749" w:author="PR Preview" w:date="2026-01-01T00:00:00Z">
        <w:r>
          <w:t xml:space="preserve">is a weighted sum</w:t>
        </w:r>
      </w:ins>
      <w:ins w:id="750" w:author="PR Preview" w:date="2026-01-01T00:00:00Z">
        <w:r>
          <w:t xml:space="preserve"> </w:t>
        </w:r>
      </w:ins>
      <w:ins w:id="751" w:author="PR Preview" w:date="2026-01-01T00:00:00Z">
        <w:r>
          <w:t xml:space="preserve">$c_1\mathord{\smash[b]{\underset{\raise.3ex\hbox{$\scriptstyle\sim$}}{e}}\vphantom{e}}_1 + c_2\mathord{\smash[b]{\underset{\raise.3ex\hbox{$\scriptstyle\sim$}}{e}}\vphantom{e}}_2 + c_3\mathord{\smash[b]{\underset{\raise.3ex\hbox{$\scriptstyle\sim$}}{e}}\vphantom{e}}_3$</w:t>
        </w:r>
      </w:ins>
      <w:ins w:id="752" w:author="PR Preview" w:date="2026-01-01T00:00:00Z">
        <w:r>
          <w:t xml:space="preserve"> </w:t>
        </w:r>
      </w:ins>
      <w:ins w:id="753" w:author="PR Preview" w:date="2026-01-01T00:00:00Z">
        <w:r>
          <w:t xml:space="preserve">of them,</w:t>
        </w:r>
      </w:ins>
      <w:ins w:id="754" w:author="PR Preview" w:date="2026-01-01T00:00:00Z">
        <w:r>
          <w:t xml:space="preserve"> </w:t>
        </w:r>
      </w:ins>
      <w:ins w:id="755" w:author="PR Preview" w:date="2026-01-01T00:00:00Z">
        <w:r>
          <w:t xml:space="preserve">with weights equal to its entries;</w:t>
        </w:r>
      </w:ins>
      <w:ins w:id="756" w:author="PR Preview" w:date="2026-01-01T00:00:00Z">
        <w:r>
          <w:t xml:space="preserve"> </w:t>
        </w:r>
      </w:ins>
      <w:ins w:id="757" w:author="PR Preview" w:date="2026-01-01T00:00:00Z">
        <w:r>
          <w:t xml:space="preserve">for example,</w:t>
        </w:r>
      </w:ins>
      <w:ins w:id="758" w:author="PR Preview" w:date="2026-01-01T00:00:00Z">
        <w:r>
          <w:t xml:space="preserve"> </w:t>
        </w:r>
      </w:ins>
      <w:ins w:id="759" w:author="PR Preview" w:date="2026-01-01T00:00:00Z">
        <w:r>
          <w:t xml:space="preserve">$(2, -1, 5) = 2\mathord{\smash[b]{\underset{\raise.3ex\hbox{$\scriptstyle\sim$}}{e}}\vphantom{e}}_1 - 1\mathord{\smash[b]{\underset{\raise.3ex\hbox{$\scriptstyle\sim$}}{e}}\vphantom{e}}_2 + 5\mathord{\smash[b]{\underset{\raise.3ex\hbox{$\scriptstyle\sim$}}{e}}\vphantom{e}}_3$</w:t>
        </w:r>
      </w:ins>
      <w:ins w:id="760" w:author="PR Preview" w:date="2026-01-01T00:00:00Z">
        <w:r>
          <w:t xml:space="preserve">.</w:t>
        </w:r>
      </w:ins>
      <w:ins w:id="761" w:author="PR Preview" w:date="2026-01-01T00:00:00Z">
        <w:r>
          <w:t xml:space="preserve"> </w:t>
        </w:r>
      </w:ins>
      <w:ins w:id="762" w:author="PR Preview" w:date="2026-01-01T00:00:00Z">
        <w:r>
          <w:t xml:space="preserve">No other weights work:</w:t>
        </w:r>
      </w:ins>
      <w:ins w:id="763" w:author="PR Preview" w:date="2026-01-01T00:00:00Z">
        <w:r>
          <w:t xml:space="preserve"> </w:t>
        </w:r>
      </w:ins>
      <w:ins w:id="764" w:author="PR Preview" w:date="2026-01-01T00:00:00Z">
        <w:r>
          <w:t xml:space="preserve">entry</w:t>
        </w:r>
      </w:ins>
      <w:ins w:id="765" w:author="PR Preview" w:date="2026-01-01T00:00:00Z">
        <w:r>
          <w:t xml:space="preserve"> </w:t>
        </w:r>
      </w:ins>
      <m:oMath>
        <m:r>
          <m:t>j</m:t>
        </m:r>
      </m:oMath>
      <w:ins w:id="766" w:author="PR Preview" w:date="2026-01-01T00:00:00Z">
        <w:r>
          <w:t xml:space="preserve"> </w:t>
        </w:r>
      </w:ins>
      <w:ins w:id="767" w:author="PR Preview" w:date="2026-01-01T00:00:00Z">
        <w:r>
          <w:t xml:space="preserve">of</w:t>
        </w:r>
      </w:ins>
      <w:ins w:id="768" w:author="PR Preview" w:date="2026-01-01T00:00:00Z">
        <w:r>
          <w:t xml:space="preserve"> </w:t>
        </w:r>
      </w:ins>
      <w:ins w:id="769" w:author="PR Preview" w:date="2026-01-01T00:00:00Z">
        <w:r>
          <w:t xml:space="preserve">$c_1\mathord{\smash[b]{\underset{\raise.3ex\hbox{$\scriptstyle\sim$}}{e}}\vphantom{e}}_1 + c_2\mathord{\smash[b]{\underset{\raise.3ex\hbox{$\scriptstyle\sim$}}{e}}\vphantom{e}}_2 + c_3\mathord{\smash[b]{\underset{\raise.3ex\hbox{$\scriptstyle\sim$}}{e}}\vphantom{e}}_3$</w:t>
        </w:r>
      </w:ins>
      <w:ins w:id="770" w:author="PR Preview" w:date="2026-01-01T00:00:00Z">
        <w:r>
          <w:t xml:space="preserve"> </w:t>
        </w:r>
      </w:ins>
      <w:ins w:id="771" w:author="PR Preview" w:date="2026-01-01T00:00:00Z">
        <w:r>
          <w:t xml:space="preserve">is</w:t>
        </w:r>
      </w:ins>
      <w:ins w:id="772" w:author="PR Preview" w:date="2026-01-01T00:00:00Z">
        <w:r>
          <w:t xml:space="preserve"> </w:t>
        </w:r>
      </w:ins>
      <m:oMath>
        <m:sSub>
          <m:e>
            <m:r>
              <m:t>c</m:t>
            </m:r>
          </m:e>
          <m:sub>
            <m:r>
              <m:t>j</m:t>
            </m:r>
          </m:sub>
        </m:sSub>
      </m:oMath>
      <w:ins w:id="773" w:author="PR Preview" w:date="2026-01-01T00:00:00Z">
        <w:r>
          <w:t xml:space="preserve">,</w:t>
        </w:r>
      </w:ins>
      <w:ins w:id="774" w:author="PR Preview" w:date="2026-01-01T00:00:00Z">
        <w:r>
          <w:t xml:space="preserve"> </w:t>
        </w:r>
      </w:ins>
      <w:ins w:id="775" w:author="PR Preview" w:date="2026-01-01T00:00:00Z">
        <w:r>
          <w:t xml:space="preserve">so each weight</w:t>
        </w:r>
      </w:ins>
      <w:ins w:id="776" w:author="PR Preview" w:date="2026-01-01T00:00:00Z">
        <w:r>
          <w:t xml:space="preserve"> </w:t>
        </w:r>
      </w:ins>
      <m:oMath>
        <m:sSub>
          <m:e>
            <m:r>
              <m:t>c</m:t>
            </m:r>
          </m:e>
          <m:sub>
            <m:r>
              <m:t>j</m:t>
            </m:r>
          </m:sub>
        </m:sSub>
      </m:oMath>
      <w:ins w:id="777" w:author="PR Preview" w:date="2026-01-01T00:00:00Z">
        <w:r>
          <w:t xml:space="preserve"> </w:t>
        </w:r>
      </w:ins>
      <w:ins w:id="778" w:author="PR Preview" w:date="2026-01-01T00:00:00Z">
        <w:r>
          <w:t xml:space="preserve">must equal entry</w:t>
        </w:r>
      </w:ins>
      <w:ins w:id="779" w:author="PR Preview" w:date="2026-01-01T00:00:00Z">
        <w:r>
          <w:t xml:space="preserve"> </w:t>
        </w:r>
      </w:ins>
      <m:oMath>
        <m:r>
          <m:t>j</m:t>
        </m:r>
      </m:oMath>
      <w:ins w:id="780" w:author="PR Preview" w:date="2026-01-01T00:00:00Z">
        <w:r>
          <w:t xml:space="preserve"> </w:t>
        </w:r>
      </w:ins>
      <w:ins w:id="781" w:author="PR Preview" w:date="2026-01-01T00:00:00Z">
        <w:r>
          <w:t xml:space="preserve">of the vector.</w:t>
        </w:r>
      </w:ins>
    </w:p>
    <w:bookmarkEnd w:id="50"/>
    <w:bookmarkStart w:id="51" w:name="thm-indicator-selection"/>
    <w:p>
      <w:pPr>
        <w:pStyle w:val="BodyText"/>
      </w:pPr>
      <w:ins w:id="782" w:author="PR Preview" w:date="2026-01-01T00:00:00Z">
        <w:r>
          <w:rPr>
            <w:b/>
            <w:bCs/>
          </w:rPr>
          <w:t xml:space="preserve">Theorem 2 (Indicator vectors select entries)</w:t>
        </w:r>
      </w:ins>
      <w:ins w:id="783" w:author="PR Preview" w:date="2026-01-01T00:00:00Z">
        <w:r>
          <w:t xml:space="preserve"> </w:t>
        </w:r>
      </w:ins>
      <w:ins w:id="784" w:author="PR Preview" w:date="2026-01-01T00:00:00Z">
        <w:r>
          <w:t xml:space="preserve">For any vector</w:t>
        </w:r>
      </w:ins>
      <w:ins w:id="785" w:author="PR Preview" w:date="2026-01-01T00:00:00Z">
        <w:r>
          <w:t xml:space="preserve"> </w:t>
        </w:r>
      </w:ins>
      <w:ins w:id="786" w:author="PR Preview" w:date="2026-01-01T00:00:00Z">
        <w:r>
          <w:t xml:space="preserve">$\mathord{\smash[b]{\underset{\raise.3ex\hbox{$\scriptstyle\sim$}}{x}}\vphantom{x}}$</w:t>
        </w:r>
      </w:ins>
      <w:ins w:id="787" w:author="PR Preview" w:date="2026-01-01T00:00:00Z">
        <w:r>
          <w:t xml:space="preserve"> </w:t>
        </w:r>
      </w:ins>
      <w:ins w:id="788" w:author="PR Preview" w:date="2026-01-01T00:00:00Z">
        <w:r>
          <w:t xml:space="preserve">of length</w:t>
        </w:r>
      </w:ins>
      <w:ins w:id="789" w:author="PR Preview" w:date="2026-01-01T00:00:00Z">
        <w:r>
          <w:t xml:space="preserve"> </w:t>
        </w:r>
      </w:ins>
      <m:oMath>
        <m:r>
          <m:t>p</m:t>
        </m:r>
      </m:oMath>
      <w:ins w:id="790" w:author="PR Preview" w:date="2026-01-01T00:00:00Z">
        <w:r>
          <w:t xml:space="preserve"> </w:t>
        </w:r>
      </w:ins>
      <w:ins w:id="791" w:author="PR Preview" w:date="2026-01-01T00:00:00Z">
        <w:r>
          <w:t xml:space="preserve">and any</w:t>
        </w:r>
      </w:ins>
      <w:ins w:id="792" w:author="PR Preview" w:date="2026-01-01T00:00:00Z">
        <w:r>
          <w:t xml:space="preserve"> </w:t>
        </w:r>
      </w:ins>
      <m:oMath>
        <m:r>
          <m:t>j</m:t>
        </m:r>
        <m:r>
          <m:rPr>
            <m:sty m:val="p"/>
          </m:rPr>
          <m:t>∈</m:t>
        </m:r>
        <m:r>
          <m:rPr>
            <m:sty m:val="p"/>
          </m:rPr>
          <m:t>{</m:t>
        </m:r>
        <m:r>
          <m:t>1</m:t>
        </m:r>
        <m:r>
          <m:rPr>
            <m:sty m:val="p"/>
          </m:rPr>
          <m:t>,</m:t>
        </m:r>
        <m:r>
          <m:rPr>
            <m:sty m:val="p"/>
          </m:rPr>
          <m:t>…</m:t>
        </m:r>
        <m:r>
          <m:rPr>
            <m:sty m:val="p"/>
          </m:rPr>
          <m:t>,</m:t>
        </m:r>
        <m:r>
          <m:t>p</m:t>
        </m:r>
        <m:r>
          <m:rPr>
            <m:sty m:val="p"/>
          </m:rPr>
          <m:t>}</m:t>
        </m:r>
      </m:oMath>
      <w:ins w:id="793" w:author="PR Preview" w:date="2026-01-01T00:00:00Z">
        <w:r>
          <w:t xml:space="preserve">:</w:t>
        </w:r>
      </w:ins>
    </w:p>
    <w:p>
      <w:pPr>
        <w:pStyle w:val="BodyText"/>
      </w:pPr>
      <w:ins w:id="794" w:author="PR Preview" w:date="2026-01-01T00:00:00Z">
        <w:r>
          <w:t xml:space="preserve">$$\mathord{\smash[b]{\underset{\raise.3ex\hbox{$\scriptstyle\sim$}}{e}}\vphantom{e}}_j \cdot \mathord{\smash[b]{\underset{\raise.3ex\hbox{$\scriptstyle\sim$}}{x}}\vphantom{x}}= x_j$$</w:t>
        </w:r>
      </w:ins>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limLow>
                    <m:e>
                      <m:r>
                        <m:t>e</m:t>
                      </m:r>
                    </m:e>
                    <m:lim>
                      <m:r>
                        <m:rPr>
                          <m:sty m:val="p"/>
                        </m:rPr>
                        <m:t>∼</m:t>
                      </m:r>
                    </m:lim>
                  </m:limLow>
                </m:e>
                <m:sub>
                  <m:r>
                    <m:t>j</m:t>
                  </m:r>
                </m:sub>
              </m:sSub>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r>
                    <m:rPr>
                      <m:sty m:val="p"/>
                    </m:rPr>
                    <m:t>(</m:t>
                  </m:r>
                </m:e>
              </m:nary>
              <m:sSub>
                <m:e>
                  <m:limLow>
                    <m:e>
                      <m:r>
                        <m:t>e</m:t>
                      </m:r>
                    </m:e>
                    <m:lim>
                      <m:r>
                        <m:rPr>
                          <m:sty m:val="p"/>
                        </m:rPr>
                        <m:t>∼</m:t>
                      </m:r>
                    </m:lim>
                  </m:limLow>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limLow>
                    <m:e>
                      <m:r>
                        <m:t>e</m:t>
                      </m:r>
                    </m:e>
                    <m:lim>
                      <m:r>
                        <m:rPr>
                          <m:sty m:val="p"/>
                        </m:rPr>
                        <m:t>∼</m:t>
                      </m:r>
                    </m:lim>
                  </m:limLow>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p>
      <w:pPr>
        <w:pStyle w:val="FirstParagraph"/>
      </w:pPr>
      <w:del w:id="795" w:author="PR Preview" w:date="2026-01-01T00:00:00Z">
        <w:r>
          <w:rPr>
            <w:b/>
            <w:bCs/>
          </w:rPr>
          <w:delText xml:space="preserve">Theorem 3 (A vector is a linear combination of indicator vectors)</w:delText>
        </w:r>
      </w:del>
      <w:del w:id="796" w:author="PR Preview" w:date="2026-01-01T00:00:00Z">
        <w:r>
          <w:delText xml:space="preserve"> </w:delText>
        </w:r>
      </w:del>
      <w:del w:id="797" w:author="PR Preview" w:date="2026-01-01T00:00:00Z">
        <w:r>
          <w:delText xml:space="preserve">Every vector</w:delText>
        </w:r>
      </w:del>
      <w:del w:id="798" w:author="PR Preview" w:date="2026-01-01T00:00:00Z">
        <w:r>
          <w:delText xml:space="preserve"> </w:delText>
        </w:r>
      </w:del>
      <m:oMath>
        <m:limLow>
          <m:e>
            <m:r>
              <m:t>x</m:t>
            </m:r>
          </m:e>
          <m:lim>
            <m:r>
              <m:rPr>
                <m:sty m:val="p"/>
              </m:rPr>
              <m:t>∼</m:t>
            </m:r>
          </m:lim>
        </m:limLow>
        <m:r>
          <m:rPr>
            <m:sty m:val="p"/>
          </m:rPr>
          <m:t>∈</m:t>
        </m:r>
        <m:sSup>
          <m:e>
            <m:r>
              <m:rPr>
                <m:scr m:val="double-struck"/>
                <m:sty m:val="p"/>
              </m:rPr>
              <m:t>R</m:t>
            </m:r>
          </m:e>
          <m:sup>
            <m:r>
              <m:t>p</m:t>
            </m:r>
          </m:sup>
        </m:sSup>
      </m:oMath>
      <w:del w:id="799" w:author="PR Preview" w:date="2026-01-01T00:00:00Z">
        <w:r>
          <w:delText xml:space="preserve"> </w:delText>
        </w:r>
      </w:del>
      <w:del w:id="800" w:author="PR Preview" w:date="2026-01-01T00:00:00Z">
        <w:r>
          <w:delText xml:space="preserve">is the linear combination</w:delText>
        </w:r>
      </w:del>
      <w:del w:id="801" w:author="PR Preview" w:date="2026-01-01T00:00:00Z">
        <w:r>
          <w:delText xml:space="preserve"> </w:delText>
        </w:r>
      </w:del>
      <w:del w:id="802" w:author="PR Preview" w:date="2026-01-01T00:00:00Z">
        <w:r>
          <w:delText xml:space="preserve">(</w:delText>
        </w:r>
      </w:del>
      <w:hyperlink w:anchor="def-linear-combination">
        <w:del w:id="803" w:author="PR Preview" w:date="2026-01-01T00:00:00Z">
          <w:r>
            <w:rPr>
              <w:rStyle w:val="Hyperlink"/>
            </w:rPr>
            <w:delText xml:space="preserve">Definition 9</w:delText>
          </w:r>
        </w:del>
      </w:hyperlink>
      <w:del w:id="804" w:author="PR Preview" w:date="2026-01-01T00:00:00Z">
        <w:r>
          <w:delText xml:space="preserve">) of the indicator vectors</w:delText>
        </w:r>
      </w:del>
      <w:del w:id="805" w:author="PR Preview" w:date="2026-01-01T00:00:00Z">
        <w:r>
          <w:delText xml:space="preserve"> </w:delText>
        </w:r>
      </w:del>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del w:id="806" w:author="PR Preview" w:date="2026-01-01T00:00:00Z">
        <w:r>
          <w:delText xml:space="preserve"> </w:delText>
        </w:r>
      </w:del>
      <w:del w:id="807" w:author="PR Preview" w:date="2026-01-01T00:00:00Z">
        <w:r>
          <w:delText xml:space="preserve">(</w:delText>
        </w:r>
      </w:del>
      <w:hyperlink w:anchor="def-indicator-vector">
        <w:del w:id="808" w:author="PR Preview" w:date="2026-01-01T00:00:00Z">
          <w:r>
            <w:rPr>
              <w:rStyle w:val="Hyperlink"/>
            </w:rPr>
            <w:delText xml:space="preserve">Definition 14</w:delText>
          </w:r>
        </w:del>
      </w:hyperlink>
      <w:del w:id="809" w:author="PR Preview" w:date="2026-01-01T00:00:00Z">
        <w:r>
          <w:delText xml:space="preserve">)</w:delText>
        </w:r>
      </w:del>
      <w:del w:id="810" w:author="PR Preview" w:date="2026-01-01T00:00:00Z">
        <w:r>
          <w:delText xml:space="preserve"> </w:delText>
        </w:r>
      </w:del>
      <w:del w:id="811" w:author="PR Preview" w:date="2026-01-01T00:00:00Z">
        <w:r>
          <w:delText xml:space="preserve">with coefficients</w:delText>
        </w:r>
      </w:del>
      <w:del w:id="812" w:author="PR Preview" w:date="2026-01-01T00:00:00Z">
        <w:r>
          <w:delText xml:space="preserve"> </w:delText>
        </w:r>
      </w:del>
      <m:oMath>
        <m:sSub>
          <m:e>
            <m:r>
              <m:t>x</m:t>
            </m:r>
          </m:e>
          <m:sub>
            <m:r>
              <m:t>1</m:t>
            </m:r>
          </m:sub>
        </m:sSub>
        <m:r>
          <m:rPr>
            <m:sty m:val="p"/>
          </m:rPr>
          <m:t>,</m:t>
        </m:r>
        <m:r>
          <m:rPr>
            <m:sty m:val="p"/>
          </m:rPr>
          <m:t>…</m:t>
        </m:r>
        <m:r>
          <m:rPr>
            <m:sty m:val="p"/>
          </m:rPr>
          <m:t>,</m:t>
        </m:r>
        <m:sSub>
          <m:e>
            <m:r>
              <m:t>x</m:t>
            </m:r>
          </m:e>
          <m:sub>
            <m:r>
              <m:t>p</m:t>
            </m:r>
          </m:sub>
        </m:sSub>
      </m:oMath>
      <w:del w:id="813" w:author="PR Preview" w:date="2026-01-01T00:00:00Z">
        <w:r>
          <w:delText xml:space="preserve">:</w:delText>
        </w:r>
      </w:del>
    </w:p>
    <w:p>
      <w:pPr>
        <w:pStyle w:val="BodyText"/>
      </w:pPr>
      <m:oMathPara>
        <m:oMathParaPr>
          <m:jc m:val="center"/>
        </m:oMathParaPr>
        <m:oMath>
          <m:limLow>
            <m:e>
              <m:r>
                <m:t>x</m:t>
              </m:r>
            </m:e>
            <m:lim>
              <m:r>
                <m:rPr>
                  <m:sty m:val="p"/>
                </m:rPr>
                <m:t>∼</m:t>
              </m:r>
            </m:lim>
          </m:limLow>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oMath>
      </m:oMathPara>
    </w:p>
    <w:p>
      <w:pPr>
        <w:pStyle w:val="BodyText"/>
      </w:pPr>
      <w:ins w:id="814" w:author="PR Preview" w:date="2026-01-01T00:00:00Z">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ins>
    </w:p>
    <w:bookmarkStart w:id="52" w:name="thm-standard-basis-expansion"/>
    <w:p>
      <w:pPr>
        <w:pStyle w:val="FirstParagraph"/>
      </w:pPr>
      <w:ins w:id="815" w:author="PR Preview" w:date="2026-01-01T00:00:00Z">
        <w:r>
          <w:rPr>
            <w:b/>
            <w:bCs/>
          </w:rPr>
          <w:t xml:space="preserve">Theorem 3 (A vector is a linear combination of indicator vectors)</w:t>
        </w:r>
      </w:ins>
      <w:ins w:id="816" w:author="PR Preview" w:date="2026-01-01T00:00:00Z">
        <w:r>
          <w:t xml:space="preserve"> </w:t>
        </w:r>
      </w:ins>
      <w:ins w:id="817" w:author="PR Preview" w:date="2026-01-01T00:00:00Z">
        <w:r>
          <w:t xml:space="preserve">Every vector</w:t>
        </w:r>
      </w:ins>
      <w:ins w:id="818" w:author="PR Preview" w:date="2026-01-01T00:00:00Z">
        <w:r>
          <w:t xml:space="preserve"> </w:t>
        </w:r>
      </w:ins>
      <w:ins w:id="819" w:author="PR Preview" w:date="2026-01-01T00:00:00Z">
        <w:r>
          <w:t xml:space="preserve">$\mathord{\smash[b]{\underset{\raise.3ex\hbox{$\scriptstyle\sim$}}{x}}\vphantom{x}}\in \mathbb{R}^p$</w:t>
        </w:r>
      </w:ins>
      <w:ins w:id="820" w:author="PR Preview" w:date="2026-01-01T00:00:00Z">
        <w:r>
          <w:t xml:space="preserve"> </w:t>
        </w:r>
      </w:ins>
      <w:ins w:id="821" w:author="PR Preview" w:date="2026-01-01T00:00:00Z">
        <w:r>
          <w:t xml:space="preserve">is the linear combination</w:t>
        </w:r>
      </w:ins>
      <w:ins w:id="822" w:author="PR Preview" w:date="2026-01-01T00:00:00Z">
        <w:r>
          <w:t xml:space="preserve"> </w:t>
        </w:r>
      </w:ins>
      <w:ins w:id="823" w:author="PR Preview" w:date="2026-01-01T00:00:00Z">
        <w:r>
          <w:t xml:space="preserve">(</w:t>
        </w:r>
      </w:ins>
      <w:hyperlink w:anchor="def-linear-combination">
        <w:ins w:id="824" w:author="PR Preview" w:date="2026-01-01T00:00:00Z">
          <w:r>
            <w:rPr>
              <w:rStyle w:val="Hyperlink"/>
            </w:rPr>
            <w:t xml:space="preserve">Definition 9</w:t>
          </w:r>
        </w:ins>
      </w:hyperlink>
      <w:ins w:id="825" w:author="PR Preview" w:date="2026-01-01T00:00:00Z">
        <w:r>
          <w:t xml:space="preserve">) of the indicator vectors</w:t>
        </w:r>
      </w:ins>
      <w:ins w:id="826" w:author="PR Preview" w:date="2026-01-01T00:00:00Z">
        <w:r>
          <w:t xml:space="preserve"> </w:t>
        </w:r>
      </w:ins>
      <w:ins w:id="827" w:author="PR Preview" w:date="2026-01-01T00:00:00Z">
        <w:r>
          <w:t xml:space="preserve">$\mathord{\smash[b]{\underset{\raise.3ex\hbox{$\scriptstyle\sim$}}{e}}\vphantom{e}}_1, \ldots, \mathord{\smash[b]{\underset{\raise.3ex\hbox{$\scriptstyle\sim$}}{e}}\vphantom{e}}_p$</w:t>
        </w:r>
      </w:ins>
      <w:ins w:id="828" w:author="PR Preview" w:date="2026-01-01T00:00:00Z">
        <w:r>
          <w:t xml:space="preserve"> </w:t>
        </w:r>
      </w:ins>
      <w:ins w:id="829" w:author="PR Preview" w:date="2026-01-01T00:00:00Z">
        <w:r>
          <w:t xml:space="preserve">(</w:t>
        </w:r>
      </w:ins>
      <w:hyperlink w:anchor="def-indicator-vector">
        <w:ins w:id="830" w:author="PR Preview" w:date="2026-01-01T00:00:00Z">
          <w:r>
            <w:rPr>
              <w:rStyle w:val="Hyperlink"/>
            </w:rPr>
            <w:t xml:space="preserve">Definition 14</w:t>
          </w:r>
        </w:ins>
      </w:hyperlink>
      <w:ins w:id="831" w:author="PR Preview" w:date="2026-01-01T00:00:00Z">
        <w:r>
          <w:t xml:space="preserve">)</w:t>
        </w:r>
      </w:ins>
      <w:ins w:id="832" w:author="PR Preview" w:date="2026-01-01T00:00:00Z">
        <w:r>
          <w:t xml:space="preserve"> </w:t>
        </w:r>
      </w:ins>
      <w:ins w:id="833" w:author="PR Preview" w:date="2026-01-01T00:00:00Z">
        <w:r>
          <w:t xml:space="preserve">with coefficients</w:t>
        </w:r>
      </w:ins>
      <w:ins w:id="834" w:author="PR Preview" w:date="2026-01-01T00:00:00Z">
        <w:r>
          <w:t xml:space="preserve"> </w:t>
        </w:r>
      </w:ins>
      <m:oMath>
        <m:sSub>
          <m:e>
            <m:r>
              <m:t>x</m:t>
            </m:r>
          </m:e>
          <m:sub>
            <m:r>
              <m:t>1</m:t>
            </m:r>
          </m:sub>
        </m:sSub>
        <m:r>
          <m:rPr>
            <m:sty m:val="p"/>
          </m:rPr>
          <m:t>,</m:t>
        </m:r>
        <m:r>
          <m:rPr>
            <m:sty m:val="p"/>
          </m:rPr>
          <m:t>…</m:t>
        </m:r>
        <m:r>
          <m:rPr>
            <m:sty m:val="p"/>
          </m:rPr>
          <m:t>,</m:t>
        </m:r>
        <m:sSub>
          <m:e>
            <m:r>
              <m:t>x</m:t>
            </m:r>
          </m:e>
          <m:sub>
            <m:r>
              <m:t>p</m:t>
            </m:r>
          </m:sub>
        </m:sSub>
      </m:oMath>
      <w:ins w:id="835" w:author="PR Preview" w:date="2026-01-01T00:00:00Z">
        <w:r>
          <w:t xml:space="preserve">:</w:t>
        </w:r>
      </w:ins>
    </w:p>
    <w:p>
      <w:pPr>
        <w:pStyle w:val="BodyText"/>
      </w:pPr>
      <w:ins w:id="836" w:author="PR Preview" w:date="2026-01-01T00:00:00Z">
        <w:r>
          <w:t xml:space="preserve">$$\mathord{\smash[b]{\underset{\raise.3ex\hbox{$\scriptstyle\sim$}}{x}}\vphantom{x}}= \sum_{j=1}^px_j \mathord{\smash[b]{\underset{\raise.3ex\hbox{$\scriptstyle\sim$}}{e}}\vphantom{e}}_j$$</w:t>
        </w:r>
      </w:ins>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limLow>
                    <m:e>
                      <m:r>
                        <m:t>e</m:t>
                      </m:r>
                    </m:e>
                    <m:lim>
                      <m:r>
                        <m:rPr>
                          <m:sty m:val="p"/>
                        </m:rPr>
                        <m:t>∼</m:t>
                      </m:r>
                    </m:lim>
                  </m:limLow>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p>
      <w:pPr>
        <w:pStyle w:val="BodyText"/>
      </w:pPr>
      <w:ins w:id="837" w:author="PR Preview" w:date="2026-01-01T00:00:00Z">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ins>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r>
                <m:t>2</m:t>
              </m:r>
              <m:sSub>
                <m:e>
                  <m:limLow>
                    <m:e>
                      <m:r>
                        <m:t>e</m:t>
                      </m:r>
                    </m:e>
                    <m:lim>
                      <m:r>
                        <m:rPr>
                          <m:sty m:val="p"/>
                        </m:rPr>
                        <m:t>∼</m:t>
                      </m:r>
                    </m:lim>
                  </m:limLow>
                </m:e>
                <m:sub>
                  <m:r>
                    <m:t>3</m:t>
                  </m:r>
                </m:sub>
              </m:sSub>
            </m:e>
          </m:eqArr>
        </m:oMath>
      </m:oMathPara>
    </w:p>
    <w:p>
      <w:pPr>
        <w:pStyle w:val="BodyText"/>
      </w:pPr>
      <w:ins w:id="838" w:author="PR Preview" w:date="2026-01-01T00:00:00Z">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ins>
    </w:p>
    <w:bookmarkEnd w:id="53"/>
    <w:bookmarkEnd w:id="54"/>
    <w:bookmarkStart w:id="80" w:name="orthogonality"/>
    <w:p>
      <w:pPr>
        <w:pStyle w:val="Heading3"/>
      </w:pPr>
      <w:r>
        <w:t xml:space="preserve">1.2 Orthogonality</w:t>
      </w:r>
    </w:p>
    <w:bookmarkStart w:id="55" w:name="def-orthogonal-vectors"/>
    <w:p>
      <w:pPr>
        <w:pStyle w:val="FirstParagraph"/>
      </w:pPr>
      <w:del w:id="839" w:author="PR Preview" w:date="2026-01-01T00:00:00Z">
        <w:r>
          <w:rPr>
            <w:b/>
            <w:bCs/>
          </w:rPr>
          <w:delText xml:space="preserve">Definition 15 (Orthogonal vectors)</w:delText>
        </w:r>
      </w:del>
      <w:del w:id="840" w:author="PR Preview" w:date="2026-01-01T00:00:00Z">
        <w:r>
          <w:delText xml:space="preserve"> </w:delText>
        </w:r>
      </w:del>
      <w:del w:id="841" w:author="PR Preview" w:date="2026-01-01T00:00:00Z">
        <w:r>
          <w:delText xml:space="preserve">Two vectors</w:delText>
        </w:r>
      </w:del>
      <w:del w:id="842" w:author="PR Preview" w:date="2026-01-01T00:00:00Z">
        <w:r>
          <w:delText xml:space="preserve"> </w:delText>
        </w:r>
      </w:del>
      <m:oMath>
        <m:limLow>
          <m:e>
            <m:r>
              <m:t>x</m:t>
            </m:r>
          </m:e>
          <m:lim>
            <m:r>
              <m:rPr>
                <m:sty m:val="p"/>
              </m:rPr>
              <m:t>∼</m:t>
            </m:r>
          </m:lim>
        </m:limLow>
      </m:oMath>
      <w:del w:id="843" w:author="PR Preview" w:date="2026-01-01T00:00:00Z">
        <w:r>
          <w:delText xml:space="preserve"> </w:delText>
        </w:r>
      </w:del>
      <w:del w:id="844" w:author="PR Preview" w:date="2026-01-01T00:00:00Z">
        <w:r>
          <w:delText xml:space="preserve">and</w:delText>
        </w:r>
      </w:del>
      <w:del w:id="845" w:author="PR Preview" w:date="2026-01-01T00:00:00Z">
        <w:r>
          <w:delText xml:space="preserve"> </w:delText>
        </w:r>
      </w:del>
      <m:oMath>
        <m:limLow>
          <m:e>
            <m:r>
              <m:t>y</m:t>
            </m:r>
          </m:e>
          <m:lim>
            <m:r>
              <m:rPr>
                <m:sty m:val="p"/>
              </m:rPr>
              <m:t>∼</m:t>
            </m:r>
          </m:lim>
        </m:limLow>
      </m:oMath>
      <w:del w:id="846" w:author="PR Preview" w:date="2026-01-01T00:00:00Z">
        <w:r>
          <w:delText xml:space="preserve"> </w:delText>
        </w:r>
      </w:del>
      <w:del w:id="847" w:author="PR Preview" w:date="2026-01-01T00:00:00Z">
        <w:r>
          <w:delText xml:space="preserve">of the same length are</w:delText>
        </w:r>
      </w:del>
      <w:del w:id="848" w:author="PR Preview" w:date="2026-01-01T00:00:00Z">
        <w:r>
          <w:delText xml:space="preserve"> </w:delText>
        </w:r>
      </w:del>
      <w:del w:id="849" w:author="PR Preview" w:date="2026-01-01T00:00:00Z">
        <w:r>
          <w:rPr>
            <w:b/>
            <w:bCs/>
          </w:rPr>
          <w:delText xml:space="preserve">orthogonal</w:delText>
        </w:r>
      </w:del>
      <w:del w:id="850" w:author="PR Preview" w:date="2026-01-01T00:00:00Z">
        <w:r>
          <w:delText xml:space="preserve"> </w:delText>
        </w:r>
      </w:del>
      <w:del w:id="851" w:author="PR Preview" w:date="2026-01-01T00:00:00Z">
        <w:r>
          <w:delText xml:space="preserve">(written</w:delText>
        </w:r>
      </w:del>
      <w:del w:id="852" w:author="PR Preview" w:date="2026-01-01T00:00:00Z">
        <w:r>
          <w:delText xml:space="preserve"> </w:delText>
        </w:r>
      </w:del>
      <m:oMath>
        <m:limLow>
          <m:e>
            <m:r>
              <m:t>x</m:t>
            </m:r>
          </m:e>
          <m:lim>
            <m:r>
              <m:rPr>
                <m:sty m:val="p"/>
              </m:rPr>
              <m:t>∼</m:t>
            </m:r>
          </m:lim>
        </m:limLow>
        <m:r>
          <m:rPr>
            <m:sty m:val="p"/>
          </m:rPr>
          <m:t>⟂</m:t>
        </m:r>
        <m:limLow>
          <m:e>
            <m:r>
              <m:t>y</m:t>
            </m:r>
          </m:e>
          <m:lim>
            <m:r>
              <m:rPr>
                <m:sty m:val="p"/>
              </m:rPr>
              <m:t>∼</m:t>
            </m:r>
          </m:lim>
        </m:limLow>
      </m:oMath>
      <w:del w:id="853" w:author="PR Preview" w:date="2026-01-01T00:00:00Z">
        <w:r>
          <w:delText xml:space="preserve">) if their dot product (2) is zero:</w:delText>
        </w:r>
      </w:del>
    </w:p>
    <w:p>
      <w:pPr>
        <w:pStyle w:val="BodyText"/>
      </w:pPr>
      <m:oMathPara>
        <m:oMathParaPr>
          <m:jc m:val="center"/>
        </m:oMathParaPr>
        <m:oMath>
          <m:limLow>
            <m:e>
              <m:r>
                <m:t>x</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r>
            <m:t>0</m:t>
          </m:r>
        </m:oMath>
      </m:oMathPara>
    </w:p>
    <w:p>
      <w:pPr>
        <w:pStyle w:val="FirstParagraph"/>
      </w:pPr>
      <w:ins w:id="854" w:author="PR Preview" w:date="2026-01-01T00:00:00Z">
        <w:r>
          <w:rPr>
            <w:b/>
            <w:bCs/>
          </w:rPr>
          <w:t xml:space="preserve">Definition 15 (Orthogonal vectors)</w:t>
        </w:r>
      </w:ins>
      <w:ins w:id="855" w:author="PR Preview" w:date="2026-01-01T00:00:00Z">
        <w:r>
          <w:t xml:space="preserve"> </w:t>
        </w:r>
      </w:ins>
      <w:ins w:id="856" w:author="PR Preview" w:date="2026-01-01T00:00:00Z">
        <w:r>
          <w:t xml:space="preserve">Two vectors</w:t>
        </w:r>
      </w:ins>
      <w:ins w:id="857" w:author="PR Preview" w:date="2026-01-01T00:00:00Z">
        <w:r>
          <w:t xml:space="preserve"> </w:t>
        </w:r>
      </w:ins>
      <w:ins w:id="858" w:author="PR Preview" w:date="2026-01-01T00:00:00Z">
        <w:r>
          <w:t xml:space="preserve">$\mathord{\smash[b]{\underset{\raise.3ex\hbox{$\scriptstyle\sim$}}{x}}\vphantom{x}}$</w:t>
        </w:r>
      </w:ins>
      <w:ins w:id="859" w:author="PR Preview" w:date="2026-01-01T00:00:00Z">
        <w:r>
          <w:t xml:space="preserve"> </w:t>
        </w:r>
      </w:ins>
      <w:ins w:id="860" w:author="PR Preview" w:date="2026-01-01T00:00:00Z">
        <w:r>
          <w:t xml:space="preserve">and</w:t>
        </w:r>
      </w:ins>
      <w:ins w:id="861" w:author="PR Preview" w:date="2026-01-01T00:00:00Z">
        <w:r>
          <w:t xml:space="preserve"> </w:t>
        </w:r>
      </w:ins>
      <w:ins w:id="862" w:author="PR Preview" w:date="2026-01-01T00:00:00Z">
        <w:r>
          <w:t xml:space="preserve">$\mathord{\smash[b]{\underset{\raise.3ex\hbox{$\scriptstyle\sim$}}{y}}\vphantom{y}}$</w:t>
        </w:r>
      </w:ins>
      <w:ins w:id="863" w:author="PR Preview" w:date="2026-01-01T00:00:00Z">
        <w:r>
          <w:t xml:space="preserve"> </w:t>
        </w:r>
      </w:ins>
      <w:ins w:id="864" w:author="PR Preview" w:date="2026-01-01T00:00:00Z">
        <w:r>
          <w:t xml:space="preserve">of the same length are</w:t>
        </w:r>
      </w:ins>
      <w:ins w:id="865" w:author="PR Preview" w:date="2026-01-01T00:00:00Z">
        <w:r>
          <w:t xml:space="preserve"> </w:t>
        </w:r>
      </w:ins>
      <w:ins w:id="866" w:author="PR Preview" w:date="2026-01-01T00:00:00Z">
        <w:r>
          <w:rPr>
            <w:b/>
            <w:bCs/>
          </w:rPr>
          <w:t xml:space="preserve">orthogonal</w:t>
        </w:r>
      </w:ins>
      <w:ins w:id="867" w:author="PR Preview" w:date="2026-01-01T00:00:00Z">
        <w:r>
          <w:t xml:space="preserve"> </w:t>
        </w:r>
      </w:ins>
      <w:ins w:id="868" w:author="PR Preview" w:date="2026-01-01T00:00:00Z">
        <w:r>
          <w:t xml:space="preserve">(written</w:t>
        </w:r>
      </w:ins>
      <w:ins w:id="869" w:author="PR Preview" w:date="2026-01-01T00:00:00Z">
        <w:r>
          <w:t xml:space="preserve"> </w:t>
        </w:r>
      </w:ins>
      <w:ins w:id="870" w:author="PR Preview" w:date="2026-01-01T00:00:00Z">
        <w:r>
          <w:t xml:space="preserve">$\mathord{\smash[b]{\underset{\raise.3ex\hbox{$\scriptstyle\sim$}}{x}}\vphantom{x}}\perp \mathord{\smash[b]{\underset{\raise.3ex\hbox{$\scriptstyle\sim$}}{y}}\vphantom{y}}$</w:t>
        </w:r>
      </w:ins>
      <w:ins w:id="871" w:author="PR Preview" w:date="2026-01-01T00:00:00Z">
        <w:r>
          <w:t xml:space="preserve">) if their dot product (2) is zero:</w:t>
        </w:r>
      </w:ins>
    </w:p>
    <w:p>
      <w:pPr>
        <w:pStyle w:val="BodyText"/>
      </w:pPr>
      <w:ins w:id="872" w:author="PR Preview" w:date="2026-01-01T00:00:00Z">
        <w:r>
          <w:t xml:space="preserve">$$\mathord{\smash[b]{\underset{\raise.3ex\hbox{$\scriptstyle\sim$}}{x}}\vphantom{x}}\perp \mathord{\smash[b]{\underset{\raise.3ex\hbox{$\scriptstyle\sim$}}{y}}\vphantom{y}}\iff \mathord{\smash[b]{\underset{\raise.3ex\hbox{$\scriptstyle\sim$}}{x}}\vphantom{x}}\cdot \mathord{\smash[b]{\underset{\raise.3ex\hbox{$\scriptstyle\sim$}}{y}}\vphantom{y}}= 0$$</w:t>
        </w:r>
      </w:ins>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del w:id="873" w:author="PR Preview" w:date="2026-01-01T00:00:00Z">
        <w:r>
          <w:rPr>
            <w:b/>
            <w:bCs/>
          </w:rPr>
          <w:delText xml:space="preserve">Definition 16 (Euclidean norm (length,</w:delText>
        </w:r>
      </w:del>
      <w:del w:id="874" w:author="PR Preview" w:date="2026-01-01T00:00:00Z">
        <w:r>
          <w:rPr>
            <w:b/>
            <w:bCs/>
          </w:rPr>
          <w:delText xml:space="preserve"> </w:delText>
        </w:r>
      </w:del>
      <m:oMath>
        <m:sSub>
          <m:e>
            <m:r>
              <m:t>L</m:t>
            </m:r>
          </m:e>
          <m:sub>
            <m:r>
              <m:t>2</m:t>
            </m:r>
          </m:sub>
        </m:sSub>
      </m:oMath>
      <w:del w:id="875" w:author="PR Preview" w:date="2026-01-01T00:00:00Z">
        <w:r>
          <w:rPr>
            <w:b/>
            <w:bCs/>
          </w:rPr>
          <w:delText xml:space="preserve"> </w:delText>
        </w:r>
      </w:del>
      <w:del w:id="876" w:author="PR Preview" w:date="2026-01-01T00:00:00Z">
        <w:r>
          <w:rPr>
            <w:b/>
            <w:bCs/>
          </w:rPr>
          <w:delText xml:space="preserve">norm))</w:delText>
        </w:r>
      </w:del>
      <w:del w:id="877" w:author="PR Preview" w:date="2026-01-01T00:00:00Z">
        <w:r>
          <w:delText xml:space="preserve"> </w:delText>
        </w:r>
      </w:del>
      <w:del w:id="878" w:author="PR Preview" w:date="2026-01-01T00:00:00Z">
        <w:r>
          <w:delText xml:space="preserve">The</w:delText>
        </w:r>
      </w:del>
      <w:del w:id="879" w:author="PR Preview" w:date="2026-01-01T00:00:00Z">
        <w:r>
          <w:delText xml:space="preserve"> </w:delText>
        </w:r>
      </w:del>
      <w:del w:id="880" w:author="PR Preview" w:date="2026-01-01T00:00:00Z">
        <w:r>
          <w:rPr>
            <w:b/>
            <w:bCs/>
          </w:rPr>
          <w:delText xml:space="preserve">Euclidean norm</w:delText>
        </w:r>
      </w:del>
      <w:del w:id="881" w:author="PR Preview" w:date="2026-01-01T00:00:00Z">
        <w:r>
          <w:delText xml:space="preserve"> </w:delText>
        </w:r>
      </w:del>
      <w:del w:id="882" w:author="PR Preview" w:date="2026-01-01T00:00:00Z">
        <w:r>
          <w:delText xml:space="preserve">(or</w:delText>
        </w:r>
      </w:del>
      <w:del w:id="883" w:author="PR Preview" w:date="2026-01-01T00:00:00Z">
        <w:r>
          <w:delText xml:space="preserve"> </w:delText>
        </w:r>
      </w:del>
      <w:del w:id="884" w:author="PR Preview" w:date="2026-01-01T00:00:00Z">
        <w:r>
          <w:rPr>
            <w:b/>
            <w:bCs/>
          </w:rPr>
          <w:delText xml:space="preserve">length</w:delText>
        </w:r>
      </w:del>
      <w:del w:id="885" w:author="PR Preview" w:date="2026-01-01T00:00:00Z">
        <w:r>
          <w:delText xml:space="preserve">, also called the</w:delText>
        </w:r>
      </w:del>
      <w:del w:id="886" w:author="PR Preview" w:date="2026-01-01T00:00:00Z">
        <w:r>
          <w:delText xml:space="preserve"> </w:delText>
        </w:r>
      </w:del>
      <m:oMath>
        <m:sSub>
          <m:e>
            <m:r>
              <m:t>L</m:t>
            </m:r>
          </m:e>
          <m:sub>
            <m:r>
              <m:t>2</m:t>
            </m:r>
          </m:sub>
        </m:sSub>
      </m:oMath>
      <w:del w:id="887" w:author="PR Preview" w:date="2026-01-01T00:00:00Z">
        <w:r>
          <w:rPr>
            <w:b/>
            <w:bCs/>
          </w:rPr>
          <w:delText xml:space="preserve"> </w:delText>
        </w:r>
      </w:del>
      <w:del w:id="888" w:author="PR Preview" w:date="2026-01-01T00:00:00Z">
        <w:r>
          <w:rPr>
            <w:b/>
            <w:bCs/>
          </w:rPr>
          <w:delText xml:space="preserve">norm</w:delText>
        </w:r>
      </w:del>
      <w:del w:id="889" w:author="PR Preview" w:date="2026-01-01T00:00:00Z">
        <w:r>
          <w:delText xml:space="preserve"> </w:delText>
        </w:r>
      </w:del>
      <w:del w:id="890" w:author="PR Preview" w:date="2026-01-01T00:00:00Z">
        <w:r>
          <w:delText xml:space="preserve">and written</w:delText>
        </w:r>
      </w:del>
      <w:del w:id="891" w:author="PR Preview" w:date="2026-01-01T00:00:00Z">
        <w:r>
          <w:delText xml:space="preserve"> </w:delText>
        </w:r>
      </w:del>
      <m:oMath>
        <m:r>
          <m:t>​</m:t>
        </m:r>
        <m:d>
          <m:dPr>
            <m:begChr m:val="∥"/>
            <m:sepChr m:val=""/>
            <m:endChr m:val="∥"/>
            <m:grow/>
          </m:dPr>
          <m:e>
            <m:limLow>
              <m:e>
                <m:r>
                  <m:t>x</m:t>
                </m:r>
              </m:e>
              <m:lim>
                <m:r>
                  <m:rPr>
                    <m:sty m:val="p"/>
                  </m:rPr>
                  <m:t>∼</m:t>
                </m:r>
              </m:lim>
            </m:limLow>
          </m:e>
        </m:d>
        <m:sSub>
          <m:e>
            <m:r>
              <m:t>​</m:t>
            </m:r>
          </m:e>
          <m:sub>
            <m:r>
              <m:t>2</m:t>
            </m:r>
          </m:sub>
        </m:sSub>
      </m:oMath>
      <w:del w:id="892" w:author="PR Preview" w:date="2026-01-01T00:00:00Z">
        <w:r>
          <w:delText xml:space="preserve">) of a vector</w:delText>
        </w:r>
      </w:del>
      <w:del w:id="893" w:author="PR Preview" w:date="2026-01-01T00:00:00Z">
        <w:r>
          <w:delText xml:space="preserve"> </w:delText>
        </w:r>
      </w:del>
      <m:oMath>
        <m:limLow>
          <m:e>
            <m:r>
              <m:t>x</m:t>
            </m:r>
          </m:e>
          <m:lim>
            <m:r>
              <m:rPr>
                <m:sty m:val="p"/>
              </m:rPr>
              <m:t>∼</m:t>
            </m:r>
          </m:lim>
        </m:limLow>
      </m:oMath>
      <w:del w:id="894" w:author="PR Preview" w:date="2026-01-01T00:00:00Z">
        <w:r>
          <w:delText xml:space="preserve"> </w:delText>
        </w:r>
      </w:del>
      <w:del w:id="895" w:author="PR Preview" w:date="2026-01-01T00:00:00Z">
        <w:r>
          <w:delText xml:space="preserve">of length</w:delText>
        </w:r>
      </w:del>
      <w:del w:id="896" w:author="PR Preview" w:date="2026-01-01T00:00:00Z">
        <w:r>
          <w:delText xml:space="preserve"> </w:delText>
        </w:r>
      </w:del>
      <m:oMath>
        <m:r>
          <m:t>p</m:t>
        </m:r>
      </m:oMath>
      <w:del w:id="897" w:author="PR Preview" w:date="2026-01-01T00:00:00Z">
        <w:r>
          <w:delText xml:space="preserve"> </w:delText>
        </w:r>
      </w:del>
      <w:del w:id="898" w:author="PR Preview" w:date="2026-01-01T00:00:00Z">
        <w:r>
          <w:delText xml:space="preserve">is</w:delText>
        </w:r>
      </w:del>
    </w:p>
    <w:p>
      <w:pPr>
        <w:pStyle w:val="BodyText"/>
      </w:pPr>
      <w:bookmarkStart w:id="58" w:name="eq-l2-norm"/>
      <m:oMathPara>
        <m:oMathParaPr>
          <m:jc m:val="center"/>
        </m:oMathParaPr>
        <m:oMath>
          <m:r>
            <m:t>​</m:t>
          </m:r>
          <m:d>
            <m:dPr>
              <m:begChr m:val="∥"/>
              <m:sepChr m:val=""/>
              <m:endChr m:val="∥"/>
              <m:grow/>
            </m:dPr>
            <m:e>
              <m:limLow>
                <m:e>
                  <m:r>
                    <m:t>x</m:t>
                  </m:r>
                </m:e>
                <m:lim>
                  <m:r>
                    <m:rPr>
                      <m:sty m:val="p"/>
                    </m:rPr>
                    <m:t>∼</m:t>
                  </m:r>
                </m:lim>
              </m:limLow>
            </m:e>
          </m:d>
          <m:r>
            <m:t>​</m:t>
          </m:r>
          <m:limUpp>
            <m:e>
              <m:r>
                <m:rPr>
                  <m:sty m:val="p"/>
                </m:rPr>
                <m:t>=</m:t>
              </m:r>
            </m:e>
            <m:lim>
              <m:r>
                <m:rPr>
                  <m:nor/>
                  <m:sty m:val="p"/>
                </m:rPr>
                <m:t>def</m:t>
              </m:r>
            </m:lim>
          </m:limUpp>
          <m:rad>
            <m:radPr>
              <m:degHide m:val="on"/>
            </m:radPr>
            <m:deg/>
            <m:e>
              <m:limLow>
                <m:e>
                  <m:r>
                    <m:t>x</m:t>
                  </m:r>
                </m:e>
                <m:lim>
                  <m:r>
                    <m:rPr>
                      <m:sty m:val="p"/>
                    </m:rPr>
                    <m:t>∼</m:t>
                  </m:r>
                </m:lim>
              </m:limLow>
              <m:r>
                <m:rPr>
                  <m:sty m:val="p"/>
                </m:rPr>
                <m:t>⋅</m:t>
              </m:r>
              <m:limLow>
                <m:e>
                  <m:r>
                    <m:t>x</m:t>
                  </m:r>
                </m:e>
                <m:lim>
                  <m:r>
                    <m:rPr>
                      <m:sty m:val="p"/>
                    </m:rPr>
                    <m:t>∼</m:t>
                  </m:r>
                </m:lim>
              </m:limLow>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BodyText"/>
      </w:pPr>
      <w:ins w:id="899" w:author="PR Preview" w:date="2026-01-01T00:00:00Z">
        <w:r>
          <w:rPr>
            <w:b/>
            <w:bCs/>
          </w:rPr>
          <w:t xml:space="preserve">Definition 16 (Euclidean norm (length,</w:t>
        </w:r>
      </w:ins>
      <w:ins w:id="900" w:author="PR Preview" w:date="2026-01-01T00:00:00Z">
        <w:r>
          <w:rPr>
            <w:b/>
            <w:bCs/>
          </w:rPr>
          <w:t xml:space="preserve"> </w:t>
        </w:r>
      </w:ins>
      <m:oMath>
        <m:sSub>
          <m:e>
            <m:r>
              <m:t>L</m:t>
            </m:r>
          </m:e>
          <m:sub>
            <m:r>
              <m:t>2</m:t>
            </m:r>
          </m:sub>
        </m:sSub>
      </m:oMath>
      <w:ins w:id="901" w:author="PR Preview" w:date="2026-01-01T00:00:00Z">
        <w:r>
          <w:rPr>
            <w:b/>
            <w:bCs/>
          </w:rPr>
          <w:t xml:space="preserve"> </w:t>
        </w:r>
      </w:ins>
      <w:ins w:id="902" w:author="PR Preview" w:date="2026-01-01T00:00:00Z">
        <w:r>
          <w:rPr>
            <w:b/>
            <w:bCs/>
          </w:rPr>
          <w:t xml:space="preserve">norm))</w:t>
        </w:r>
      </w:ins>
      <w:ins w:id="903" w:author="PR Preview" w:date="2026-01-01T00:00:00Z">
        <w:r>
          <w:t xml:space="preserve"> </w:t>
        </w:r>
      </w:ins>
      <w:ins w:id="904" w:author="PR Preview" w:date="2026-01-01T00:00:00Z">
        <w:r>
          <w:t xml:space="preserve">The</w:t>
        </w:r>
      </w:ins>
      <w:ins w:id="905" w:author="PR Preview" w:date="2026-01-01T00:00:00Z">
        <w:r>
          <w:t xml:space="preserve"> </w:t>
        </w:r>
      </w:ins>
      <w:ins w:id="906" w:author="PR Preview" w:date="2026-01-01T00:00:00Z">
        <w:r>
          <w:rPr>
            <w:b/>
            <w:bCs/>
          </w:rPr>
          <w:t xml:space="preserve">Euclidean norm</w:t>
        </w:r>
      </w:ins>
      <w:ins w:id="907" w:author="PR Preview" w:date="2026-01-01T00:00:00Z">
        <w:r>
          <w:t xml:space="preserve"> </w:t>
        </w:r>
      </w:ins>
      <w:ins w:id="908" w:author="PR Preview" w:date="2026-01-01T00:00:00Z">
        <w:r>
          <w:t xml:space="preserve">(or</w:t>
        </w:r>
      </w:ins>
      <w:ins w:id="909" w:author="PR Preview" w:date="2026-01-01T00:00:00Z">
        <w:r>
          <w:t xml:space="preserve"> </w:t>
        </w:r>
      </w:ins>
      <w:ins w:id="910" w:author="PR Preview" w:date="2026-01-01T00:00:00Z">
        <w:r>
          <w:rPr>
            <w:b/>
            <w:bCs/>
          </w:rPr>
          <w:t xml:space="preserve">length</w:t>
        </w:r>
      </w:ins>
      <w:ins w:id="911" w:author="PR Preview" w:date="2026-01-01T00:00:00Z">
        <w:r>
          <w:t xml:space="preserve">, also called the</w:t>
        </w:r>
      </w:ins>
      <w:ins w:id="912" w:author="PR Preview" w:date="2026-01-01T00:00:00Z">
        <w:r>
          <w:t xml:space="preserve"> </w:t>
        </w:r>
      </w:ins>
      <m:oMath>
        <m:sSub>
          <m:e>
            <m:r>
              <m:t>L</m:t>
            </m:r>
          </m:e>
          <m:sub>
            <m:r>
              <m:t>2</m:t>
            </m:r>
          </m:sub>
        </m:sSub>
      </m:oMath>
      <w:ins w:id="913" w:author="PR Preview" w:date="2026-01-01T00:00:00Z">
        <w:r>
          <w:rPr>
            <w:b/>
            <w:bCs/>
          </w:rPr>
          <w:t xml:space="preserve"> </w:t>
        </w:r>
      </w:ins>
      <w:ins w:id="914" w:author="PR Preview" w:date="2026-01-01T00:00:00Z">
        <w:r>
          <w:rPr>
            <w:b/>
            <w:bCs/>
          </w:rPr>
          <w:t xml:space="preserve">norm</w:t>
        </w:r>
      </w:ins>
      <w:ins w:id="915" w:author="PR Preview" w:date="2026-01-01T00:00:00Z">
        <w:r>
          <w:t xml:space="preserve"> </w:t>
        </w:r>
      </w:ins>
      <w:ins w:id="916" w:author="PR Preview" w:date="2026-01-01T00:00:00Z">
        <w:r>
          <w:t xml:space="preserve">and written</w:t>
        </w:r>
      </w:ins>
      <w:ins w:id="917" w:author="PR Preview" w:date="2026-01-01T00:00:00Z">
        <w:r>
          <w:t xml:space="preserve"> </w:t>
        </w:r>
      </w:ins>
      <w:ins w:id="918" w:author="PR Preview" w:date="2026-01-01T00:00:00Z">
        <w:r>
          <w:t xml:space="preserve">$\mathopen{}\left\lVert\mathord{\smash[b]{\underset{\raise.3ex\hbox{$\scriptstyle\sim$}}{x}}\vphantom{x}}\right\rVert\mathclose{}_2$</w:t>
        </w:r>
      </w:ins>
      <w:ins w:id="919" w:author="PR Preview" w:date="2026-01-01T00:00:00Z">
        <w:r>
          <w:t xml:space="preserve">) of a vector</w:t>
        </w:r>
      </w:ins>
      <w:ins w:id="920" w:author="PR Preview" w:date="2026-01-01T00:00:00Z">
        <w:r>
          <w:t xml:space="preserve"> </w:t>
        </w:r>
      </w:ins>
      <w:ins w:id="921" w:author="PR Preview" w:date="2026-01-01T00:00:00Z">
        <w:r>
          <w:t xml:space="preserve">$\mathord{\smash[b]{\underset{\raise.3ex\hbox{$\scriptstyle\sim$}}{x}}\vphantom{x}}$</w:t>
        </w:r>
      </w:ins>
      <w:ins w:id="922" w:author="PR Preview" w:date="2026-01-01T00:00:00Z">
        <w:r>
          <w:t xml:space="preserve"> </w:t>
        </w:r>
      </w:ins>
      <w:ins w:id="923" w:author="PR Preview" w:date="2026-01-01T00:00:00Z">
        <w:r>
          <w:t xml:space="preserve">of length</w:t>
        </w:r>
      </w:ins>
      <w:ins w:id="924" w:author="PR Preview" w:date="2026-01-01T00:00:00Z">
        <w:r>
          <w:t xml:space="preserve"> </w:t>
        </w:r>
      </w:ins>
      <m:oMath>
        <m:r>
          <m:t>p</m:t>
        </m:r>
      </m:oMath>
      <w:ins w:id="925" w:author="PR Preview" w:date="2026-01-01T00:00:00Z">
        <w:r>
          <w:t xml:space="preserve"> </w:t>
        </w:r>
      </w:ins>
      <w:ins w:id="926" w:author="PR Preview" w:date="2026-01-01T00:00:00Z">
        <w:r>
          <w:t xml:space="preserve">is</w:t>
        </w:r>
      </w:ins>
    </w:p>
    <w:p>
      <w:pPr>
        <w:pStyle w:val="BodyText"/>
      </w:pPr>
      <w:bookmarkStart w:id="58" w:name="eq-l2-norm"/>
      <w:ins w:id="927" w:author="PR Preview" w:date="2026-01-01T00:00:00Z">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ins>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del w:id="928" w:author="PR Preview" w:date="2026-01-01T00:00:00Z">
        <w:r>
          <w:rPr>
            <w:b/>
            <w:bCs/>
          </w:rPr>
          <w:delText xml:space="preserve">Example 11 (The length of a vector)</w:delText>
        </w:r>
      </w:del>
      <w:del w:id="929" w:author="PR Preview" w:date="2026-01-01T00:00:00Z">
        <w:r>
          <w:delText xml:space="preserve"> </w:delText>
        </w:r>
      </w:del>
      <w:del w:id="930" w:author="PR Preview" w:date="2026-01-01T00:00:00Z">
        <w:r>
          <w:delText xml:space="preserve">For</w:delText>
        </w:r>
      </w:del>
      <w:del w:id="931" w:author="PR Preview" w:date="2026-01-01T00:00:00Z">
        <w:r>
          <w:delText xml:space="preserve"> </w:delText>
        </w:r>
      </w:del>
      <m:oMath>
        <m:limLow>
          <m:e>
            <m:r>
              <m:t>x</m:t>
            </m:r>
          </m:e>
          <m:lim>
            <m:r>
              <m:rPr>
                <m:sty m:val="p"/>
              </m:rPr>
              <m:t>∼</m:t>
            </m:r>
          </m:lim>
        </m:limLow>
        <m:r>
          <m:rPr>
            <m:sty m:val="p"/>
          </m:rPr>
          <m:t>=</m:t>
        </m:r>
        <m:r>
          <m:rPr>
            <m:sty m:val="p"/>
          </m:rPr>
          <m:t>(</m:t>
        </m:r>
        <m:r>
          <m:t>3</m:t>
        </m:r>
        <m:r>
          <m:rPr>
            <m:sty m:val="p"/>
          </m:rPr>
          <m:t>,</m:t>
        </m:r>
        <m:r>
          <m:t>4</m:t>
        </m:r>
        <m:r>
          <m:rPr>
            <m:sty m:val="p"/>
          </m:rPr>
          <m:t>)</m:t>
        </m:r>
      </m:oMath>
      <w:del w:id="932" w:author="PR Preview" w:date="2026-01-01T00:00:00Z">
        <w:r>
          <w:delText xml:space="preserve">:</w:delText>
        </w:r>
      </w:del>
    </w:p>
    <w:p>
      <w:pPr>
        <w:pStyle w:val="BodyText"/>
      </w:pPr>
      <m:oMathPara>
        <m:oMathParaPr>
          <m:jc m:val="center"/>
        </m:oMathParaPr>
        <m:oMath>
          <m:eqArr>
            <m:e>
              <m:r>
                <m:t>​</m:t>
              </m:r>
              <m:d>
                <m:dPr>
                  <m:begChr m:val="∥"/>
                  <m:sepChr m:val=""/>
                  <m:endChr m:val="∥"/>
                  <m:grow/>
                </m:dPr>
                <m:e>
                  <m:limLow>
                    <m:e>
                      <m:r>
                        <m:t>x</m:t>
                      </m:r>
                    </m:e>
                    <m:lim>
                      <m:r>
                        <m:rPr>
                          <m:sty m:val="p"/>
                        </m:rPr>
                        <m:t>∼</m:t>
                      </m:r>
                    </m:lim>
                  </m:limLow>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BodyText"/>
      </w:pPr>
      <w:ins w:id="933" w:author="PR Preview" w:date="2026-01-01T00:00:00Z">
        <w:r>
          <w:rPr>
            <w:b/>
            <w:bCs/>
          </w:rPr>
          <w:t xml:space="preserve">Example 11 (The length of a vector)</w:t>
        </w:r>
      </w:ins>
      <w:ins w:id="934" w:author="PR Preview" w:date="2026-01-01T00:00:00Z">
        <w:r>
          <w:t xml:space="preserve"> </w:t>
        </w:r>
      </w:ins>
      <w:ins w:id="935" w:author="PR Preview" w:date="2026-01-01T00:00:00Z">
        <w:r>
          <w:t xml:space="preserve">For</w:t>
        </w:r>
      </w:ins>
      <w:ins w:id="936" w:author="PR Preview" w:date="2026-01-01T00:00:00Z">
        <w:r>
          <w:t xml:space="preserve"> </w:t>
        </w:r>
      </w:ins>
      <w:ins w:id="937" w:author="PR Preview" w:date="2026-01-01T00:00:00Z">
        <w:r>
          <w:t xml:space="preserve">$\mathord{\smash[b]{\underset{\raise.3ex\hbox{$\scriptstyle\sim$}}{x}}\vphantom{x}}= (3, 4)$</w:t>
        </w:r>
      </w:ins>
      <w:ins w:id="938" w:author="PR Preview" w:date="2026-01-01T00:00:00Z">
        <w:r>
          <w:t xml:space="preserve">:</w:t>
        </w:r>
      </w:ins>
    </w:p>
    <w:p>
      <w:pPr>
        <w:pStyle w:val="BodyText"/>
      </w:pPr>
      <w:ins w:id="939" w:author="PR Preview" w:date="2026-01-01T00:00:00Z">
        <w:r>
          <w:t xml:space="preserve">$$
    \begin{aligned}
    \mathopen{}\left\lVert\mathord{\smash[b]{\underset{\raise.3ex\hbox{$\scriptstyle\sim$}}{x}}\vphantom{x}}\right\rVert\mathclose{}
    &amp;= \sqrt{3^2 + 4^2}
    &amp;&amp; \text{(definition of the norm)}
    \\
    &amp;= \sqrt{25}
    &amp;&amp; \text{(square and add)}
    \\
    &amp;= 5
    \end{aligned}
    $$</w:t>
        </w:r>
      </w:ins>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del w:id="940" w:author="PR Preview" w:date="2026-01-01T00:00:00Z">
        <w:r>
          <w:rPr>
            <w:b/>
            <w:bCs/>
          </w:rPr>
          <w:delText xml:space="preserve">Example 12 (A unit vector and a vector that is not one)</w:delText>
        </w:r>
      </w:del>
      <w:del w:id="941" w:author="PR Preview" w:date="2026-01-01T00:00:00Z">
        <w:r>
          <w:delText xml:space="preserve"> </w:delText>
        </w:r>
      </w:del>
      <w:del w:id="942" w:author="PR Preview" w:date="2026-01-01T00:00:00Z">
        <w:r>
          <w:delText xml:space="preserve">For</w:delText>
        </w:r>
      </w:del>
      <w:del w:id="943" w:author="PR Preview" w:date="2026-01-01T00:00:00Z">
        <w:r>
          <w:delText xml:space="preserve"> </w:delText>
        </w:r>
      </w:del>
      <m:oMath>
        <m:limLow>
          <m:e>
            <m:r>
              <m:t>x</m:t>
            </m:r>
          </m:e>
          <m:lim>
            <m:r>
              <m:rPr>
                <m:sty m:val="p"/>
              </m:rPr>
              <m:t>∼</m:t>
            </m:r>
          </m:lim>
        </m:limLow>
        <m:r>
          <m:rPr>
            <m:sty m:val="p"/>
          </m:rPr>
          <m:t>=</m:t>
        </m:r>
        <m:r>
          <m:rPr>
            <m:sty m:val="p"/>
          </m:rPr>
          <m:t>(</m:t>
        </m:r>
        <m:r>
          <m:t>0.6</m:t>
        </m:r>
        <m:r>
          <m:rPr>
            <m:sty m:val="p"/>
          </m:rPr>
          <m:t>,</m:t>
        </m:r>
        <m:r>
          <m:t>0.8</m:t>
        </m:r>
        <m:r>
          <m:rPr>
            <m:sty m:val="p"/>
          </m:rPr>
          <m:t>)</m:t>
        </m:r>
      </m:oMath>
      <w:del w:id="944" w:author="PR Preview" w:date="2026-01-01T00:00:00Z">
        <w:r>
          <w:delText xml:space="preserve">:</w:delText>
        </w:r>
      </w:del>
    </w:p>
    <w:p>
      <w:pPr>
        <w:pStyle w:val="BodyText"/>
      </w:pPr>
      <m:oMathPara>
        <m:oMathParaPr>
          <m:jc m:val="center"/>
        </m:oMathParaPr>
        <m:oMath>
          <m:eqArr>
            <m:e>
              <m:r>
                <m:t>​</m:t>
              </m:r>
              <m:d>
                <m:dPr>
                  <m:begChr m:val="∥"/>
                  <m:sepChr m:val=""/>
                  <m:endChr m:val="∥"/>
                  <m:grow/>
                </m:dPr>
                <m:e>
                  <m:limLow>
                    <m:e>
                      <m:r>
                        <m:t>x</m:t>
                      </m:r>
                    </m:e>
                    <m:lim>
                      <m:r>
                        <m:rPr>
                          <m:sty m:val="p"/>
                        </m:rPr>
                        <m:t>∼</m:t>
                      </m:r>
                    </m:lim>
                  </m:limLow>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BodyText"/>
      </w:pPr>
      <w:ins w:id="945" w:author="PR Preview" w:date="2026-01-01T00:00:00Z">
        <w:r>
          <w:rPr>
            <w:b/>
            <w:bCs/>
          </w:rPr>
          <w:t xml:space="preserve">Example 12 (A unit vector and a vector that is not one)</w:t>
        </w:r>
      </w:ins>
      <w:ins w:id="946" w:author="PR Preview" w:date="2026-01-01T00:00:00Z">
        <w:r>
          <w:t xml:space="preserve"> </w:t>
        </w:r>
      </w:ins>
      <w:ins w:id="947" w:author="PR Preview" w:date="2026-01-01T00:00:00Z">
        <w:r>
          <w:t xml:space="preserve">For</w:t>
        </w:r>
      </w:ins>
      <w:ins w:id="948" w:author="PR Preview" w:date="2026-01-01T00:00:00Z">
        <w:r>
          <w:t xml:space="preserve"> </w:t>
        </w:r>
      </w:ins>
      <w:ins w:id="949" w:author="PR Preview" w:date="2026-01-01T00:00:00Z">
        <w:r>
          <w:t xml:space="preserve">$\mathord{\smash[b]{\underset{\raise.3ex\hbox{$\scriptstyle\sim$}}{x}}\vphantom{x}}= (0.6, 0.8)$</w:t>
        </w:r>
      </w:ins>
      <w:ins w:id="950" w:author="PR Preview" w:date="2026-01-01T00:00:00Z">
        <w:r>
          <w:t xml:space="preserve">:</w:t>
        </w:r>
      </w:ins>
    </w:p>
    <w:p>
      <w:pPr>
        <w:pStyle w:val="BodyText"/>
      </w:pPr>
      <w:ins w:id="951" w:author="PR Preview" w:date="2026-01-01T00:00:00Z">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ins>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del w:id="952" w:author="PR Preview" w:date="2026-01-01T00:00:00Z">
        <w:r>
          <w:rPr>
            <w:b/>
            <w:bCs/>
          </w:rPr>
          <w:delText xml:space="preserve">Exercise 2 (How far apart are two points?)</w:delText>
        </w:r>
      </w:del>
      <w:del w:id="953" w:author="PR Preview" w:date="2026-01-01T00:00:00Z">
        <w:r>
          <w:delText xml:space="preserve"> </w:delText>
        </w:r>
      </w:del>
      <w:del w:id="954" w:author="PR Preview" w:date="2026-01-01T00:00:00Z">
        <w:r>
          <w:delText xml:space="preserve">Let</w:delText>
        </w:r>
      </w:del>
      <w:del w:id="955"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t>2</m:t>
        </m:r>
        <m:r>
          <m:rPr>
            <m:sty m:val="p"/>
          </m:rPr>
          <m:t>)</m:t>
        </m:r>
      </m:oMath>
      <w:del w:id="956" w:author="PR Preview" w:date="2026-01-01T00:00:00Z">
        <w:r>
          <w:delText xml:space="preserve"> </w:delText>
        </w:r>
      </w:del>
      <w:del w:id="957" w:author="PR Preview" w:date="2026-01-01T00:00:00Z">
        <w:r>
          <w:delText xml:space="preserve">and</w:delText>
        </w:r>
      </w:del>
      <w:del w:id="958" w:author="PR Preview" w:date="2026-01-01T00:00:00Z">
        <w:r>
          <w:delText xml:space="preserve"> </w:delText>
        </w:r>
      </w:del>
      <m:oMath>
        <m:limLow>
          <m:e>
            <m:r>
              <m:t>y</m:t>
            </m:r>
          </m:e>
          <m:lim>
            <m:r>
              <m:rPr>
                <m:sty m:val="p"/>
              </m:rPr>
              <m:t>∼</m:t>
            </m:r>
          </m:lim>
        </m:limLow>
        <m:r>
          <m:rPr>
            <m:sty m:val="p"/>
          </m:rPr>
          <m:t>=</m:t>
        </m:r>
        <m:r>
          <m:rPr>
            <m:sty m:val="p"/>
          </m:rPr>
          <m:t>(</m:t>
        </m:r>
        <m:r>
          <m:t>4</m:t>
        </m:r>
        <m:r>
          <m:rPr>
            <m:sty m:val="p"/>
          </m:rPr>
          <m:t>,</m:t>
        </m:r>
        <m:r>
          <m:t>6</m:t>
        </m:r>
        <m:r>
          <m:rPr>
            <m:sty m:val="p"/>
          </m:rPr>
          <m:t>)</m:t>
        </m:r>
      </m:oMath>
      <w:del w:id="959" w:author="PR Preview" w:date="2026-01-01T00:00:00Z">
        <w:r>
          <w:delText xml:space="preserve">.</w:delText>
        </w:r>
      </w:del>
    </w:p>
    <w:p>
      <w:pPr>
        <w:pStyle w:val="Compact"/>
        <w:numPr>
          <w:ilvl w:val="0"/>
          <w:numId w:val="1004"/>
        </w:numPr>
      </w:pPr>
      <w:del w:id="960" w:author="PR Preview" w:date="2026-01-01T00:00:00Z">
        <w:r>
          <w:delText xml:space="preserve">Compute the vector</w:delText>
        </w:r>
      </w:del>
      <w:del w:id="961" w:author="PR Preview" w:date="2026-01-01T00:00:00Z">
        <w:r>
          <w:delText xml:space="preserve"> </w:delText>
        </w:r>
      </w:del>
      <m:oMath>
        <m:limLow>
          <m:e>
            <m:r>
              <m:t>x</m:t>
            </m:r>
          </m:e>
          <m:lim>
            <m:r>
              <m:rPr>
                <m:sty m:val="p"/>
              </m:rPr>
              <m:t>∼</m:t>
            </m:r>
          </m:lim>
        </m:limLow>
        <m:r>
          <m:rPr>
            <m:sty m:val="p"/>
          </m:rPr>
          <m:t>−</m:t>
        </m:r>
        <m:limLow>
          <m:e>
            <m:r>
              <m:t>y</m:t>
            </m:r>
          </m:e>
          <m:lim>
            <m:r>
              <m:rPr>
                <m:sty m:val="p"/>
              </m:rPr>
              <m:t>∼</m:t>
            </m:r>
          </m:lim>
        </m:limLow>
      </m:oMath>
      <w:del w:id="962" w:author="PR Preview" w:date="2026-01-01T00:00:00Z">
        <w:r>
          <w:delText xml:space="preserve">.</w:delText>
        </w:r>
      </w:del>
    </w:p>
    <w:p>
      <w:pPr>
        <w:pStyle w:val="Compact"/>
        <w:numPr>
          <w:ilvl w:val="0"/>
          <w:numId w:val="1004"/>
        </w:numPr>
      </w:pPr>
      <w:del w:id="963" w:author="PR Preview" w:date="2026-01-01T00:00:00Z">
        <w:r>
          <w:delText xml:space="preserve">Compute the length of</w:delText>
        </w:r>
      </w:del>
      <w:del w:id="964" w:author="PR Preview" w:date="2026-01-01T00:00:00Z">
        <w:r>
          <w:delText xml:space="preserve"> </w:delText>
        </w:r>
      </w:del>
      <m:oMath>
        <m:limLow>
          <m:e>
            <m:r>
              <m:t>x</m:t>
            </m:r>
          </m:e>
          <m:lim>
            <m:r>
              <m:rPr>
                <m:sty m:val="p"/>
              </m:rPr>
              <m:t>∼</m:t>
            </m:r>
          </m:lim>
        </m:limLow>
        <m:r>
          <m:rPr>
            <m:sty m:val="p"/>
          </m:rPr>
          <m:t>−</m:t>
        </m:r>
        <m:limLow>
          <m:e>
            <m:r>
              <m:t>y</m:t>
            </m:r>
          </m:e>
          <m:lim>
            <m:r>
              <m:rPr>
                <m:sty m:val="p"/>
              </m:rPr>
              <m:t>∼</m:t>
            </m:r>
          </m:lim>
        </m:limLow>
      </m:oMath>
      <w:del w:id="965" w:author="PR Preview" w:date="2026-01-01T00:00:00Z">
        <w:r>
          <w:delText xml:space="preserve">,</w:delText>
        </w:r>
      </w:del>
      <w:del w:id="966" w:author="PR Preview" w:date="2026-01-01T00:00:00Z">
        <w:r>
          <w:delText xml:space="preserve"> </w:delText>
        </w:r>
      </w:del>
      <w:del w:id="967" w:author="PR Preview" w:date="2026-01-01T00:00:00Z">
        <w:r>
          <w:delText xml:space="preserve">using the</w:delText>
        </w:r>
      </w:del>
      <w:del w:id="968" w:author="PR Preview" w:date="2026-01-01T00:00:00Z">
        <w:r>
          <w:delText xml:space="preserve"> </w:delText>
        </w:r>
      </w:del>
      <w:hyperlink w:anchor="def-euclidean-norm">
        <w:del w:id="969" w:author="PR Preview" w:date="2026-01-01T00:00:00Z">
          <w:r>
            <w:rPr>
              <w:rStyle w:val="Hyperlink"/>
            </w:rPr>
            <w:delText xml:space="preserve">Euclidean norm</w:delText>
          </w:r>
        </w:del>
      </w:hyperlink>
      <w:del w:id="970" w:author="PR Preview" w:date="2026-01-01T00:00:00Z">
        <w:r>
          <w:delText xml:space="preserve">.</w:delText>
        </w:r>
      </w:del>
    </w:p>
    <w:p>
      <w:pPr>
        <w:pStyle w:val="Compact"/>
        <w:numPr>
          <w:ilvl w:val="0"/>
          <w:numId w:val="1004"/>
        </w:numPr>
      </w:pPr>
      <w:del w:id="971" w:author="PR Preview" w:date="2026-01-01T00:00:00Z">
        <w:r>
          <w:delText xml:space="preserve">Is the result the same if you compute the length of</w:delText>
        </w:r>
      </w:del>
      <w:del w:id="972" w:author="PR Preview" w:date="2026-01-01T00:00:00Z">
        <w:r>
          <w:delText xml:space="preserve"> </w:delText>
        </w:r>
      </w:del>
      <m:oMath>
        <m:limLow>
          <m:e>
            <m:r>
              <m:t>y</m:t>
            </m:r>
          </m:e>
          <m:lim>
            <m:r>
              <m:rPr>
                <m:sty m:val="p"/>
              </m:rPr>
              <m:t>∼</m:t>
            </m:r>
          </m:lim>
        </m:limLow>
        <m:r>
          <m:rPr>
            <m:sty m:val="p"/>
          </m:rPr>
          <m:t>−</m:t>
        </m:r>
        <m:limLow>
          <m:e>
            <m:r>
              <m:t>x</m:t>
            </m:r>
          </m:e>
          <m:lim>
            <m:r>
              <m:rPr>
                <m:sty m:val="p"/>
              </m:rPr>
              <m:t>∼</m:t>
            </m:r>
          </m:lim>
        </m:limLow>
      </m:oMath>
      <w:del w:id="973" w:author="PR Preview" w:date="2026-01-01T00:00:00Z">
        <w:r>
          <w:delText xml:space="preserve"> </w:delText>
        </w:r>
      </w:del>
      <w:del w:id="974" w:author="PR Preview" w:date="2026-01-01T00:00:00Z">
        <w:r>
          <w:delText xml:space="preserve">instead?</w:delText>
        </w:r>
      </w:del>
    </w:p>
    <w:p>
      <w:pPr>
        <w:pStyle w:val="FirstParagraph"/>
      </w:pPr>
      <w:ins w:id="975" w:author="PR Preview" w:date="2026-01-01T00:00:00Z">
        <w:r>
          <w:rPr>
            <w:b/>
            <w:bCs/>
          </w:rPr>
          <w:t xml:space="preserve">Exercise 2 (How far apart are two points?)</w:t>
        </w:r>
      </w:ins>
      <w:ins w:id="976" w:author="PR Preview" w:date="2026-01-01T00:00:00Z">
        <w:r>
          <w:t xml:space="preserve"> </w:t>
        </w:r>
      </w:ins>
      <w:ins w:id="977" w:author="PR Preview" w:date="2026-01-01T00:00:00Z">
        <w:r>
          <w:t xml:space="preserve">Let</w:t>
        </w:r>
      </w:ins>
      <w:ins w:id="978" w:author="PR Preview" w:date="2026-01-01T00:00:00Z">
        <w:r>
          <w:t xml:space="preserve"> </w:t>
        </w:r>
      </w:ins>
      <w:ins w:id="979" w:author="PR Preview" w:date="2026-01-01T00:00:00Z">
        <w:r>
          <w:t xml:space="preserve">$\mathord{\smash[b]{\underset{\raise.3ex\hbox{$\scriptstyle\sim$}}{x}}\vphantom{x}}= (1, 2)$</w:t>
        </w:r>
      </w:ins>
      <w:ins w:id="980" w:author="PR Preview" w:date="2026-01-01T00:00:00Z">
        <w:r>
          <w:t xml:space="preserve"> </w:t>
        </w:r>
      </w:ins>
      <w:ins w:id="981" w:author="PR Preview" w:date="2026-01-01T00:00:00Z">
        <w:r>
          <w:t xml:space="preserve">and</w:t>
        </w:r>
      </w:ins>
      <w:ins w:id="982" w:author="PR Preview" w:date="2026-01-01T00:00:00Z">
        <w:r>
          <w:t xml:space="preserve"> </w:t>
        </w:r>
      </w:ins>
      <w:ins w:id="983" w:author="PR Preview" w:date="2026-01-01T00:00:00Z">
        <w:r>
          <w:t xml:space="preserve">$\mathord{\smash[b]{\underset{\raise.3ex\hbox{$\scriptstyle\sim$}}{y}}\vphantom{y}}= (4, 6)$</w:t>
        </w:r>
      </w:ins>
      <w:ins w:id="984" w:author="PR Preview" w:date="2026-01-01T00:00:00Z">
        <w:r>
          <w:t xml:space="preserve">.</w:t>
        </w:r>
      </w:ins>
    </w:p>
    <w:p>
      <w:pPr>
        <w:pStyle w:val="Compact"/>
        <w:numPr>
          <w:ilvl w:val="0"/>
          <w:numId w:val="1004"/>
        </w:numPr>
      </w:pPr>
      <w:ins w:id="985" w:author="PR Preview" w:date="2026-01-01T00:00:00Z">
        <w:r>
          <w:t xml:space="preserve">Compute the vector</w:t>
        </w:r>
      </w:ins>
      <w:ins w:id="986" w:author="PR Preview" w:date="2026-01-01T00:00:00Z">
        <w:r>
          <w:t xml:space="preserve"> </w:t>
        </w:r>
      </w:ins>
      <w:ins w:id="987" w:author="PR Preview" w:date="2026-01-01T00:00:00Z">
        <w:r>
          <w:t xml:space="preserve">$\mathord{\smash[b]{\underset{\raise.3ex\hbox{$\scriptstyle\sim$}}{x}}\vphantom{x}}- \mathord{\smash[b]{\underset{\raise.3ex\hbox{$\scriptstyle\sim$}}{y}}\vphantom{y}}$</w:t>
        </w:r>
      </w:ins>
      <w:ins w:id="988" w:author="PR Preview" w:date="2026-01-01T00:00:00Z">
        <w:r>
          <w:t xml:space="preserve">.</w:t>
        </w:r>
      </w:ins>
    </w:p>
    <w:p>
      <w:pPr>
        <w:pStyle w:val="Compact"/>
        <w:numPr>
          <w:ilvl w:val="0"/>
          <w:numId w:val="1004"/>
        </w:numPr>
      </w:pPr>
      <w:ins w:id="989" w:author="PR Preview" w:date="2026-01-01T00:00:00Z">
        <w:r>
          <w:t xml:space="preserve">Compute the length of</w:t>
        </w:r>
      </w:ins>
      <w:ins w:id="990" w:author="PR Preview" w:date="2026-01-01T00:00:00Z">
        <w:r>
          <w:t xml:space="preserve"> </w:t>
        </w:r>
      </w:ins>
      <w:ins w:id="991" w:author="PR Preview" w:date="2026-01-01T00:00:00Z">
        <w:r>
          <w:t xml:space="preserve">$\mathord{\smash[b]{\underset{\raise.3ex\hbox{$\scriptstyle\sim$}}{x}}\vphantom{x}}- \mathord{\smash[b]{\underset{\raise.3ex\hbox{$\scriptstyle\sim$}}{y}}\vphantom{y}}$</w:t>
        </w:r>
      </w:ins>
      <w:ins w:id="992" w:author="PR Preview" w:date="2026-01-01T00:00:00Z">
        <w:r>
          <w:t xml:space="preserve">,</w:t>
        </w:r>
      </w:ins>
      <w:ins w:id="993" w:author="PR Preview" w:date="2026-01-01T00:00:00Z">
        <w:r>
          <w:t xml:space="preserve"> </w:t>
        </w:r>
      </w:ins>
      <w:ins w:id="994" w:author="PR Preview" w:date="2026-01-01T00:00:00Z">
        <w:r>
          <w:t xml:space="preserve">using the</w:t>
        </w:r>
      </w:ins>
      <w:ins w:id="995" w:author="PR Preview" w:date="2026-01-01T00:00:00Z">
        <w:r>
          <w:t xml:space="preserve"> </w:t>
        </w:r>
      </w:ins>
      <w:hyperlink w:anchor="def-euclidean-norm">
        <w:ins w:id="996" w:author="PR Preview" w:date="2026-01-01T00:00:00Z">
          <w:r>
            <w:rPr>
              <w:rStyle w:val="Hyperlink"/>
            </w:rPr>
            <w:t xml:space="preserve">Euclidean norm</w:t>
          </w:r>
        </w:ins>
      </w:hyperlink>
      <w:ins w:id="997" w:author="PR Preview" w:date="2026-01-01T00:00:00Z">
        <w:r>
          <w:t xml:space="preserve">.</w:t>
        </w:r>
      </w:ins>
    </w:p>
    <w:p>
      <w:pPr>
        <w:pStyle w:val="Compact"/>
        <w:numPr>
          <w:ilvl w:val="0"/>
          <w:numId w:val="1004"/>
        </w:numPr>
      </w:pPr>
      <w:ins w:id="998" w:author="PR Preview" w:date="2026-01-01T00:00:00Z">
        <w:r>
          <w:t xml:space="preserve">Is the result the same if you compute the length of</w:t>
        </w:r>
      </w:ins>
      <w:ins w:id="999" w:author="PR Preview" w:date="2026-01-01T00:00:00Z">
        <w:r>
          <w:t xml:space="preserve"> </w:t>
        </w:r>
      </w:ins>
      <w:ins w:id="1000" w:author="PR Preview" w:date="2026-01-01T00:00:00Z">
        <w:r>
          <w:t xml:space="preserve">$\mathord{\smash[b]{\underset{\raise.3ex\hbox{$\scriptstyle\sim$}}{y}}\vphantom{y}}- \mathord{\smash[b]{\underset{\raise.3ex\hbox{$\scriptstyle\sim$}}{x}}\vphantom{x}}$</w:t>
        </w:r>
      </w:ins>
      <w:ins w:id="1001" w:author="PR Preview" w:date="2026-01-01T00:00:00Z">
        <w:r>
          <w:t xml:space="preserve"> </w:t>
        </w:r>
      </w:ins>
      <w:ins w:id="1002" w:author="PR Preview" w:date="2026-01-01T00:00:00Z">
        <w:r>
          <w:t xml:space="preserve">instead?</w:t>
        </w:r>
      </w:ins>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limLow>
          <m:e>
            <m:r>
              <m:t>y</m:t>
            </m:r>
          </m:e>
          <m:lim>
            <m:r>
              <m:rPr>
                <m:sty m:val="p"/>
              </m:rPr>
              <m:t>∼</m:t>
            </m:r>
          </m:lim>
        </m:limLow>
        <m:r>
          <m:rPr>
            <m:sty m:val="p"/>
          </m:rPr>
          <m:t>−</m:t>
        </m:r>
        <m:limLow>
          <m:e>
            <m:r>
              <m:t>x</m:t>
            </m:r>
          </m:e>
          <m:lim>
            <m:r>
              <m:rPr>
                <m:sty m:val="p"/>
              </m:rPr>
              <m:t>∼</m:t>
            </m:r>
          </m:lim>
        </m:limLow>
        <m:r>
          <m:rPr>
            <m:sty m:val="p"/>
          </m:rPr>
          <m:t>=</m:t>
        </m:r>
        <m:r>
          <m:rPr>
            <m:sty m:val="p"/>
          </m:rPr>
          <m:t>(</m:t>
        </m:r>
        <m:r>
          <m:t>3</m:t>
        </m:r>
        <m:r>
          <m:rPr>
            <m:sty m:val="p"/>
          </m:rPr>
          <m:t>,</m:t>
        </m:r>
        <m:r>
          <m:t>4</m:t>
        </m:r>
        <m:r>
          <m:rPr>
            <m:sty m:val="p"/>
          </m:rPr>
          <m:t>)</m:t>
        </m:r>
      </m:oMath>
      <w:del w:id="1003" w:author="PR Preview" w:date="2026-01-01T00:00:00Z">
        <w:r>
          <w:delText xml:space="preserve">,</w:delText>
        </w:r>
      </w:del>
      <w:del w:id="1004" w:author="PR Preview" w:date="2026-01-01T00:00:00Z">
        <w:r>
          <w:delText xml:space="preserve"> </w:delText>
        </w:r>
      </w:del>
      <w:del w:id="1005" w:author="PR Preview" w:date="2026-01-01T00:00:00Z">
        <w:r>
          <w:delText xml:space="preserve">and</w:delText>
        </w:r>
      </w:del>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x</m:t>
                      </m:r>
                    </m:e>
                    <m:lim>
                      <m:r>
                        <m:rPr>
                          <m:sty m:val="p"/>
                        </m:rPr>
                        <m:t>∼</m:t>
                      </m:r>
                    </m:lim>
                  </m:limLow>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pStyle w:val="BodyText"/>
      </w:pPr>
      <w:ins w:id="1006" w:author="PR Preview" w:date="2026-01-01T00:00:00Z">
        <w:r>
          <w:t xml:space="preserve">$$
    \begin{aligned}
    \mathord{\smash[b]{\underset{\raise.3ex\hbox{$\scriptstyle\sim$}}{x}}\vphantom{x}}- \mathord{\smash[b]{\underset{\raise.3ex\hbox{$\scriptstyle\sim$}}{y}}\vphantom{y}}&amp;= (1 - 4, 2 - 6) \\
    &amp;= (-3, -4).
    \end{aligned}
    $$</w:t>
        </w:r>
      </w:ins>
    </w:p>
    <w:p>
      <w:pPr>
        <w:pStyle w:val="FirstParagraph"/>
      </w:pPr>
      <w:ins w:id="1007" w:author="PR Preview" w:date="2026-01-01T00:00:00Z">
        <w:r>
          <w:t xml:space="preserve">$$
    \begin{aligned}
    \mathopen{}\left\lVert\mathord{\smash[b]{\underset{\raise.3ex\hbox{$\scriptstyle\sim$}}{x}}\vphantom{x}}- \mathord{\smash[b]{\underset{\raise.3ex\hbox{$\scriptstyle\sim$}}{y}}\vphantom{y}}\right\rVert\mathclose{} &amp;= \sqrt{(-3)^2 + (-4)^2} \\
    &amp;= \sqrt{25} \\
    &amp;= 5.
    \end{aligned}
    $$</w:t>
        </w:r>
      </w:ins>
    </w:p>
    <w:p>
      <w:pPr>
        <w:numPr>
          <w:ilvl w:val="0"/>
          <w:numId w:val="1005"/>
        </w:numPr>
      </w:pPr>
      <w:ins w:id="1008" w:author="PR Preview" w:date="2026-01-01T00:00:00Z">
        <w:r>
          <w:t xml:space="preserve">$\mathord{\smash[b]{\underset{\raise.3ex\hbox{$\scriptstyle\sim$}}{y}}\vphantom{y}}- \mathord{\smash[b]{\underset{\raise.3ex\hbox{$\scriptstyle\sim$}}{x}}\vphantom{x}}= (3, 4)$</w:t>
        </w:r>
      </w:ins>
      <w:ins w:id="1009" w:author="PR Preview" w:date="2026-01-01T00:00:00Z">
        <w:r>
          <w:t xml:space="preserve">,</w:t>
        </w:r>
      </w:ins>
      <w:ins w:id="1010" w:author="PR Preview" w:date="2026-01-01T00:00:00Z">
        <w:r>
          <w:t xml:space="preserve"> </w:t>
        </w:r>
      </w:ins>
      <w:ins w:id="1011" w:author="PR Preview" w:date="2026-01-01T00:00:00Z">
        <w:r>
          <w:t xml:space="preserve">and</w:t>
        </w:r>
      </w:ins>
    </w:p>
    <w:p>
      <w:pPr>
        <w:pStyle w:val="BodyText"/>
      </w:pPr>
      <w:ins w:id="1012" w:author="PR Preview" w:date="2026-01-01T00:00:00Z">
        <w:r>
          <w:t xml:space="preserve">$$
    \begin{aligned}
    \mathopen{}\left\lVert\mathord{\smash[b]{\underset{\raise.3ex\hbox{$\scriptstyle\sim$}}{y}}\vphantom{y}}- \mathord{\smash[b]{\underset{\raise.3ex\hbox{$\scriptstyle\sim$}}{x}}\vphantom{x}}\right\rVert\mathclose{} &amp;= \sqrt{3^2 + 4^2} \\
    &amp;= 5.
    \end{aligned}
    $$</w:t>
        </w:r>
      </w:ins>
    </w:p>
    <w:p>
      <w:pPr>
        <w:numPr>
          <w:ilvl w:val="0"/>
          <w:numId w:val="1000"/>
        </w:numPr>
      </w:pPr>
      <w:r>
        <w:t xml:space="preserve">Yes, the result is the same.</w:t>
      </w:r>
    </w:p>
    <w:bookmarkEnd w:id="65"/>
    <w:bookmarkStart w:id="67" w:name="def-euclidean-distance"/>
    <w:p>
      <w:pPr>
        <w:pStyle w:val="FirstParagraph"/>
      </w:pPr>
      <w:del w:id="1013" w:author="PR Preview" w:date="2026-01-01T00:00:00Z">
        <w:r>
          <w:rPr>
            <w:b/>
            <w:bCs/>
          </w:rPr>
          <w:delText xml:space="preserve">Definition 18 (Euclidean distance)</w:delText>
        </w:r>
      </w:del>
      <w:del w:id="1014" w:author="PR Preview" w:date="2026-01-01T00:00:00Z">
        <w:r>
          <w:delText xml:space="preserve"> </w:delText>
        </w:r>
      </w:del>
      <w:del w:id="1015" w:author="PR Preview" w:date="2026-01-01T00:00:00Z">
        <w:r>
          <w:delText xml:space="preserve">The</w:delText>
        </w:r>
      </w:del>
      <w:del w:id="1016" w:author="PR Preview" w:date="2026-01-01T00:00:00Z">
        <w:r>
          <w:delText xml:space="preserve"> </w:delText>
        </w:r>
      </w:del>
      <w:del w:id="1017" w:author="PR Preview" w:date="2026-01-01T00:00:00Z">
        <w:r>
          <w:rPr>
            <w:b/>
            <w:bCs/>
          </w:rPr>
          <w:delText xml:space="preserve">Euclidean distance</w:delText>
        </w:r>
      </w:del>
      <w:del w:id="1018" w:author="PR Preview" w:date="2026-01-01T00:00:00Z">
        <w:r>
          <w:delText xml:space="preserve"> </w:delText>
        </w:r>
      </w:del>
      <w:del w:id="1019" w:author="PR Preview" w:date="2026-01-01T00:00:00Z">
        <w:r>
          <w:delText xml:space="preserve">between two vectors</w:delText>
        </w:r>
      </w:del>
      <w:del w:id="1020" w:author="PR Preview" w:date="2026-01-01T00:00:00Z">
        <w:r>
          <w:delText xml:space="preserve"> </w:delText>
        </w:r>
      </w:del>
      <m:oMath>
        <m:limLow>
          <m:e>
            <m:r>
              <m:t>x</m:t>
            </m:r>
          </m:e>
          <m:lim>
            <m:r>
              <m:rPr>
                <m:sty m:val="p"/>
              </m:rPr>
              <m:t>∼</m:t>
            </m:r>
          </m:lim>
        </m:limLow>
      </m:oMath>
      <w:del w:id="1021" w:author="PR Preview" w:date="2026-01-01T00:00:00Z">
        <w:r>
          <w:delText xml:space="preserve"> </w:delText>
        </w:r>
      </w:del>
      <w:del w:id="1022" w:author="PR Preview" w:date="2026-01-01T00:00:00Z">
        <w:r>
          <w:delText xml:space="preserve">and</w:delText>
        </w:r>
      </w:del>
      <w:del w:id="1023" w:author="PR Preview" w:date="2026-01-01T00:00:00Z">
        <w:r>
          <w:delText xml:space="preserve"> </w:delText>
        </w:r>
      </w:del>
      <m:oMath>
        <m:limLow>
          <m:e>
            <m:r>
              <m:t>y</m:t>
            </m:r>
          </m:e>
          <m:lim>
            <m:r>
              <m:rPr>
                <m:sty m:val="p"/>
              </m:rPr>
              <m:t>∼</m:t>
            </m:r>
          </m:lim>
        </m:limLow>
      </m:oMath>
      <w:del w:id="1024" w:author="PR Preview" w:date="2026-01-01T00:00:00Z">
        <w:r>
          <w:delText xml:space="preserve"> </w:delText>
        </w:r>
      </w:del>
      <w:del w:id="1025" w:author="PR Preview" w:date="2026-01-01T00:00:00Z">
        <w:r>
          <w:delText xml:space="preserve">of length</w:delText>
        </w:r>
      </w:del>
      <w:del w:id="1026" w:author="PR Preview" w:date="2026-01-01T00:00:00Z">
        <w:r>
          <w:delText xml:space="preserve"> </w:delText>
        </w:r>
      </w:del>
      <m:oMath>
        <m:r>
          <m:t>p</m:t>
        </m:r>
      </m:oMath>
      <w:del w:id="1027" w:author="PR Preview" w:date="2026-01-01T00:00:00Z">
        <w:r>
          <w:delText xml:space="preserve"> </w:delText>
        </w:r>
      </w:del>
      <w:del w:id="1028" w:author="PR Preview" w:date="2026-01-01T00:00:00Z">
        <w:r>
          <w:delText xml:space="preserve">is the</w:delText>
        </w:r>
      </w:del>
      <w:del w:id="1029" w:author="PR Preview" w:date="2026-01-01T00:00:00Z">
        <w:r>
          <w:delText xml:space="preserve"> </w:delText>
        </w:r>
      </w:del>
      <w:hyperlink w:anchor="def-euclidean-norm">
        <w:del w:id="1030" w:author="PR Preview" w:date="2026-01-01T00:00:00Z">
          <w:r>
            <w:rPr>
              <w:rStyle w:val="Hyperlink"/>
            </w:rPr>
            <w:delText xml:space="preserve">Euclidean norm</w:delText>
          </w:r>
        </w:del>
      </w:hyperlink>
      <w:del w:id="1031" w:author="PR Preview" w:date="2026-01-01T00:00:00Z">
        <w:r>
          <w:delText xml:space="preserve"> </w:delText>
        </w:r>
      </w:del>
      <w:del w:id="1032" w:author="PR Preview" w:date="2026-01-01T00:00:00Z">
        <w:r>
          <w:delText xml:space="preserve">of their difference:</w:delText>
        </w:r>
      </w:del>
    </w:p>
    <w:p>
      <w:pPr>
        <w:pStyle w:val="BodyText"/>
      </w:pPr>
      <w:bookmarkStart w:id="66" w:name="eq-euclidean-distance"/>
      <m:oMathPara>
        <m:oMathParaPr>
          <m:jc m:val="center"/>
        </m:oMathParaPr>
        <m:oMath>
          <m:r>
            <m:t>d</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p>
      <w:pPr>
        <w:pStyle w:val="FirstParagraph"/>
      </w:pPr>
      <w:del w:id="1033" w:author="PR Preview" w:date="2026-01-01T00:00:00Z">
        <w:r>
          <w:rPr>
            <w:i/>
            <w:iCs/>
          </w:rPr>
          <w:delText xml:space="preserve">Remark 9</w:delText>
        </w:r>
      </w:del>
      <w:del w:id="1034" w:author="PR Preview" w:date="2026-01-01T00:00:00Z">
        <w:r>
          <w:delText xml:space="preserve"> (Distance from the origin). </w:delText>
        </w:r>
      </w:del>
      <w:del w:id="1035" w:author="PR Preview" w:date="2026-01-01T00:00:00Z">
        <w:r>
          <w:delText xml:space="preserve">The distance from the origin</w:delText>
        </w:r>
      </w:del>
      <w:del w:id="1036" w:author="PR Preview" w:date="2026-01-01T00:00:00Z">
        <w:r>
          <w:delText xml:space="preserve"> </w:delText>
        </w:r>
      </w:del>
      <m:oMath>
        <m:limLow>
          <m:e>
            <m:r>
              <m:t>0</m:t>
            </m:r>
          </m:e>
          <m:lim>
            <m:r>
              <m:rPr>
                <m:sty m:val="p"/>
              </m:rPr>
              <m:t>∼</m:t>
            </m:r>
          </m:lim>
        </m:limLow>
      </m:oMath>
      <w:del w:id="1037" w:author="PR Preview" w:date="2026-01-01T00:00:00Z">
        <w:r>
          <w:delText xml:space="preserve"> </w:delText>
        </w:r>
      </w:del>
      <w:del w:id="1038" w:author="PR Preview" w:date="2026-01-01T00:00:00Z">
        <w:r>
          <w:delText xml:space="preserve">to a vector</w:delText>
        </w:r>
      </w:del>
      <w:del w:id="1039" w:author="PR Preview" w:date="2026-01-01T00:00:00Z">
        <w:r>
          <w:delText xml:space="preserve"> </w:delText>
        </w:r>
      </w:del>
      <m:oMath>
        <m:limLow>
          <m:e>
            <m:r>
              <m:t>x</m:t>
            </m:r>
          </m:e>
          <m:lim>
            <m:r>
              <m:rPr>
                <m:sty m:val="p"/>
              </m:rPr>
              <m:t>∼</m:t>
            </m:r>
          </m:lim>
        </m:limLow>
      </m:oMath>
      <w:del w:id="1040" w:author="PR Preview" w:date="2026-01-01T00:00:00Z">
        <w:r>
          <w:delText xml:space="preserve"> </w:delText>
        </w:r>
      </w:del>
      <w:del w:id="1041" w:author="PR Preview" w:date="2026-01-01T00:00:00Z">
        <w:r>
          <w:delText xml:space="preserve">is the norm of</w:delText>
        </w:r>
      </w:del>
      <w:del w:id="1042" w:author="PR Preview" w:date="2026-01-01T00:00:00Z">
        <w:r>
          <w:delText xml:space="preserve"> </w:delText>
        </w:r>
      </w:del>
      <m:oMath>
        <m:limLow>
          <m:e>
            <m:r>
              <m:t>x</m:t>
            </m:r>
          </m:e>
          <m:lim>
            <m:r>
              <m:rPr>
                <m:sty m:val="p"/>
              </m:rPr>
              <m:t>∼</m:t>
            </m:r>
          </m:lim>
        </m:limLow>
      </m:oMath>
      <w:del w:id="1043" w:author="PR Preview" w:date="2026-01-01T00:00:00Z">
        <w:r>
          <w:delText xml:space="preserve">:</w:delText>
        </w:r>
      </w:del>
    </w:p>
    <w:p>
      <w:pPr>
        <w:pStyle w:val="BodyText"/>
      </w:pPr>
      <m:oMathPara>
        <m:oMathParaPr>
          <m:jc m:val="center"/>
        </m:oMathParaPr>
        <m:oMath>
          <m:eqArr>
            <m:e>
              <m:r>
                <m:t>d</m:t>
              </m:r>
              <m:r>
                <m:rPr>
                  <m:sty m:val="p"/>
                </m:rPr>
                <m:t>(</m:t>
              </m:r>
              <m:limLow>
                <m:e>
                  <m:r>
                    <m:t>x</m:t>
                  </m:r>
                </m:e>
                <m:lim>
                  <m:r>
                    <m:rPr>
                      <m:sty m:val="p"/>
                    </m:rPr>
                    <m:t>∼</m:t>
                  </m:r>
                </m:lim>
              </m:limLow>
              <m:r>
                <m:rPr>
                  <m:sty m:val="p"/>
                </m:rPr>
                <m:t>,</m:t>
              </m:r>
              <m:limLow>
                <m:e>
                  <m:r>
                    <m:t>0</m:t>
                  </m:r>
                </m:e>
                <m:lim>
                  <m:r>
                    <m:rPr>
                      <m:sty m:val="p"/>
                    </m:rPr>
                    <m:t>∼</m:t>
                  </m:r>
                </m:lim>
              </m:limLow>
              <m:r>
                <m:rPr>
                  <m:sty m:val="p"/>
                </m:rPr>
                <m:t>)</m:t>
              </m:r>
              <m:r>
                <m:t>&amp;</m:t>
              </m:r>
              <m:r>
                <m:rPr>
                  <m:sty m:val="p"/>
                </m:rPr>
                <m:t>=</m:t>
              </m:r>
              <m:r>
                <m:t>​</m:t>
              </m:r>
              <m:d>
                <m:dPr>
                  <m:begChr m:val="∥"/>
                  <m:sepChr m:val=""/>
                  <m:endChr m:val="∥"/>
                  <m:grow/>
                </m:dPr>
                <m:e>
                  <m:limLow>
                    <m:e>
                      <m:r>
                        <m:t>x</m:t>
                      </m:r>
                    </m:e>
                    <m:lim>
                      <m:r>
                        <m:rPr>
                          <m:sty m:val="p"/>
                        </m:rPr>
                        <m:t>∼</m:t>
                      </m:r>
                    </m:lim>
                  </m:limLow>
                  <m:r>
                    <m:rPr>
                      <m:sty m:val="p"/>
                    </m:rPr>
                    <m:t>−</m:t>
                  </m:r>
                  <m:limLow>
                    <m:e>
                      <m:r>
                        <m:t>0</m:t>
                      </m:r>
                    </m:e>
                    <m:lim>
                      <m:r>
                        <m:rPr>
                          <m:sty m:val="p"/>
                        </m:rPr>
                        <m:t>∼</m:t>
                      </m:r>
                    </m:lim>
                  </m:limLow>
                </m:e>
              </m:d>
              <m:r>
                <m:t>​</m:t>
              </m:r>
            </m:e>
            <m:e>
              <m:r>
                <m:t>&amp;</m:t>
              </m:r>
              <m:r>
                <m:rPr>
                  <m:sty m:val="p"/>
                </m:rPr>
                <m:t>=</m:t>
              </m:r>
              <m:r>
                <m:t>​</m:t>
              </m:r>
              <m:d>
                <m:dPr>
                  <m:begChr m:val="∥"/>
                  <m:sepChr m:val=""/>
                  <m:endChr m:val="∥"/>
                  <m:grow/>
                </m:dPr>
                <m:e>
                  <m:limLow>
                    <m:e>
                      <m:r>
                        <m:t>x</m:t>
                      </m:r>
                    </m:e>
                    <m:lim>
                      <m:r>
                        <m:rPr>
                          <m:sty m:val="p"/>
                        </m:rPr>
                        <m:t>∼</m:t>
                      </m:r>
                    </m:lim>
                  </m:limLow>
                </m:e>
              </m:d>
              <m:r>
                <m:t>​</m:t>
              </m:r>
            </m:e>
          </m:eqArr>
        </m:oMath>
      </m:oMathPara>
    </w:p>
    <w:p>
      <w:pPr>
        <w:pStyle w:val="FirstParagraph"/>
      </w:pPr>
      <w:ins w:id="1044" w:author="PR Preview" w:date="2026-01-01T00:00:00Z">
        <w:r>
          <w:rPr>
            <w:b/>
            <w:bCs/>
          </w:rPr>
          <w:t xml:space="preserve">Definition 18 (Euclidean distance)</w:t>
        </w:r>
      </w:ins>
      <w:ins w:id="1045" w:author="PR Preview" w:date="2026-01-01T00:00:00Z">
        <w:r>
          <w:t xml:space="preserve"> </w:t>
        </w:r>
      </w:ins>
      <w:ins w:id="1046" w:author="PR Preview" w:date="2026-01-01T00:00:00Z">
        <w:r>
          <w:t xml:space="preserve">The</w:t>
        </w:r>
      </w:ins>
      <w:ins w:id="1047" w:author="PR Preview" w:date="2026-01-01T00:00:00Z">
        <w:r>
          <w:t xml:space="preserve"> </w:t>
        </w:r>
      </w:ins>
      <w:ins w:id="1048" w:author="PR Preview" w:date="2026-01-01T00:00:00Z">
        <w:r>
          <w:rPr>
            <w:b/>
            <w:bCs/>
          </w:rPr>
          <w:t xml:space="preserve">Euclidean distance</w:t>
        </w:r>
      </w:ins>
      <w:ins w:id="1049" w:author="PR Preview" w:date="2026-01-01T00:00:00Z">
        <w:r>
          <w:t xml:space="preserve"> </w:t>
        </w:r>
      </w:ins>
      <w:ins w:id="1050" w:author="PR Preview" w:date="2026-01-01T00:00:00Z">
        <w:r>
          <w:t xml:space="preserve">between two vectors</w:t>
        </w:r>
      </w:ins>
      <w:ins w:id="1051" w:author="PR Preview" w:date="2026-01-01T00:00:00Z">
        <w:r>
          <w:t xml:space="preserve"> </w:t>
        </w:r>
      </w:ins>
      <w:ins w:id="1052" w:author="PR Preview" w:date="2026-01-01T00:00:00Z">
        <w:r>
          <w:t xml:space="preserve">$\mathord{\smash[b]{\underset{\raise.3ex\hbox{$\scriptstyle\sim$}}{x}}\vphantom{x}}$</w:t>
        </w:r>
      </w:ins>
      <w:ins w:id="1053" w:author="PR Preview" w:date="2026-01-01T00:00:00Z">
        <w:r>
          <w:t xml:space="preserve"> </w:t>
        </w:r>
      </w:ins>
      <w:ins w:id="1054" w:author="PR Preview" w:date="2026-01-01T00:00:00Z">
        <w:r>
          <w:t xml:space="preserve">and</w:t>
        </w:r>
      </w:ins>
      <w:ins w:id="1055" w:author="PR Preview" w:date="2026-01-01T00:00:00Z">
        <w:r>
          <w:t xml:space="preserve"> </w:t>
        </w:r>
      </w:ins>
      <w:ins w:id="1056" w:author="PR Preview" w:date="2026-01-01T00:00:00Z">
        <w:r>
          <w:t xml:space="preserve">$\mathord{\smash[b]{\underset{\raise.3ex\hbox{$\scriptstyle\sim$}}{y}}\vphantom{y}}$</w:t>
        </w:r>
      </w:ins>
      <w:ins w:id="1057" w:author="PR Preview" w:date="2026-01-01T00:00:00Z">
        <w:r>
          <w:t xml:space="preserve"> </w:t>
        </w:r>
      </w:ins>
      <w:ins w:id="1058" w:author="PR Preview" w:date="2026-01-01T00:00:00Z">
        <w:r>
          <w:t xml:space="preserve">of length</w:t>
        </w:r>
      </w:ins>
      <w:ins w:id="1059" w:author="PR Preview" w:date="2026-01-01T00:00:00Z">
        <w:r>
          <w:t xml:space="preserve"> </w:t>
        </w:r>
      </w:ins>
      <m:oMath>
        <m:r>
          <m:t>p</m:t>
        </m:r>
      </m:oMath>
      <w:ins w:id="1060" w:author="PR Preview" w:date="2026-01-01T00:00:00Z">
        <w:r>
          <w:t xml:space="preserve"> </w:t>
        </w:r>
      </w:ins>
      <w:ins w:id="1061" w:author="PR Preview" w:date="2026-01-01T00:00:00Z">
        <w:r>
          <w:t xml:space="preserve">is the</w:t>
        </w:r>
      </w:ins>
      <w:ins w:id="1062" w:author="PR Preview" w:date="2026-01-01T00:00:00Z">
        <w:r>
          <w:t xml:space="preserve"> </w:t>
        </w:r>
      </w:ins>
      <w:hyperlink w:anchor="def-euclidean-norm">
        <w:ins w:id="1063" w:author="PR Preview" w:date="2026-01-01T00:00:00Z">
          <w:r>
            <w:rPr>
              <w:rStyle w:val="Hyperlink"/>
            </w:rPr>
            <w:t xml:space="preserve">Euclidean norm</w:t>
          </w:r>
        </w:ins>
      </w:hyperlink>
      <w:ins w:id="1064" w:author="PR Preview" w:date="2026-01-01T00:00:00Z">
        <w:r>
          <w:t xml:space="preserve"> </w:t>
        </w:r>
      </w:ins>
      <w:ins w:id="1065" w:author="PR Preview" w:date="2026-01-01T00:00:00Z">
        <w:r>
          <w:t xml:space="preserve">of their difference:</w:t>
        </w:r>
      </w:ins>
    </w:p>
    <w:p>
      <w:pPr>
        <w:pStyle w:val="BodyText"/>
      </w:pPr>
      <w:bookmarkStart w:id="66" w:name="eq-euclidean-distance"/>
      <w:ins w:id="1066" w:author="PR Preview" w:date="2026-01-01T00:00:00Z">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ins>
      <w:bookmarkEnd w:id="66"/>
    </w:p>
    <w:bookmarkEnd w:id="67"/>
    <w:bookmarkStart w:id="68" w:name="rem-distance-from-origin"/>
    <w:p>
      <w:pPr>
        <w:pStyle w:val="FirstParagraph"/>
      </w:pPr>
      <w:ins w:id="1067" w:author="PR Preview" w:date="2026-01-01T00:00:00Z">
        <w:r>
          <w:rPr>
            <w:i/>
            <w:iCs/>
          </w:rPr>
          <w:t xml:space="preserve">Remark 9</w:t>
        </w:r>
      </w:ins>
      <w:ins w:id="1068" w:author="PR Preview" w:date="2026-01-01T00:00:00Z">
        <w:r>
          <w:t xml:space="preserve"> (Distance from the origin). </w:t>
        </w:r>
      </w:ins>
      <w:ins w:id="1069" w:author="PR Preview" w:date="2026-01-01T00:00:00Z">
        <w:r>
          <w:t xml:space="preserve">The distance from the origin</w:t>
        </w:r>
      </w:ins>
      <w:ins w:id="1070" w:author="PR Preview" w:date="2026-01-01T00:00:00Z">
        <w:r>
          <w:t xml:space="preserve"> </w:t>
        </w:r>
      </w:ins>
      <w:ins w:id="1071" w:author="PR Preview" w:date="2026-01-01T00:00:00Z">
        <w:r>
          <w:t xml:space="preserve">$\mathord{\smash[b]{\underset{\raise.3ex\hbox{$\scriptstyle\sim$}}{0}}\vphantom{0}}$</w:t>
        </w:r>
      </w:ins>
      <w:ins w:id="1072" w:author="PR Preview" w:date="2026-01-01T00:00:00Z">
        <w:r>
          <w:t xml:space="preserve"> </w:t>
        </w:r>
      </w:ins>
      <w:ins w:id="1073" w:author="PR Preview" w:date="2026-01-01T00:00:00Z">
        <w:r>
          <w:t xml:space="preserve">to a vector</w:t>
        </w:r>
      </w:ins>
      <w:ins w:id="1074" w:author="PR Preview" w:date="2026-01-01T00:00:00Z">
        <w:r>
          <w:t xml:space="preserve"> </w:t>
        </w:r>
      </w:ins>
      <w:ins w:id="1075" w:author="PR Preview" w:date="2026-01-01T00:00:00Z">
        <w:r>
          <w:t xml:space="preserve">$\mathord{\smash[b]{\underset{\raise.3ex\hbox{$\scriptstyle\sim$}}{x}}\vphantom{x}}$</w:t>
        </w:r>
      </w:ins>
      <w:ins w:id="1076" w:author="PR Preview" w:date="2026-01-01T00:00:00Z">
        <w:r>
          <w:t xml:space="preserve"> </w:t>
        </w:r>
      </w:ins>
      <w:ins w:id="1077" w:author="PR Preview" w:date="2026-01-01T00:00:00Z">
        <w:r>
          <w:t xml:space="preserve">is the norm of</w:t>
        </w:r>
      </w:ins>
      <w:ins w:id="1078" w:author="PR Preview" w:date="2026-01-01T00:00:00Z">
        <w:r>
          <w:t xml:space="preserve"> </w:t>
        </w:r>
      </w:ins>
      <w:ins w:id="1079" w:author="PR Preview" w:date="2026-01-01T00:00:00Z">
        <w:r>
          <w:t xml:space="preserve">$\mathord{\smash[b]{\underset{\raise.3ex\hbox{$\scriptstyle\sim$}}{x}}\vphantom{x}}$</w:t>
        </w:r>
      </w:ins>
      <w:ins w:id="1080" w:author="PR Preview" w:date="2026-01-01T00:00:00Z">
        <w:r>
          <w:t xml:space="preserve">:</w:t>
        </w:r>
      </w:ins>
    </w:p>
    <w:p>
      <w:pPr>
        <w:pStyle w:val="BodyText"/>
      </w:pPr>
      <w:ins w:id="1081" w:author="PR Preview" w:date="2026-01-01T00:00:00Z">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ins>
    </w:p>
    <w:p>
      <w:pPr>
        <w:pStyle w:val="FirstParagraph"/>
      </w:pPr>
      <w:r>
        <w:t xml:space="preserve">(Goodfellow et al. 2016, 39)</w:t>
      </w:r>
      <w:r>
        <w:t xml:space="preserve">.</w:t>
      </w:r>
    </w:p>
    <w:p>
      <w:pPr>
        <w:pStyle w:val="BodyText"/>
      </w:pPr>
      <w:del w:id="1082" w:author="PR Preview" w:date="2026-01-01T00:00:00Z">
        <w:r>
          <w:delText xml:space="preserve">For example, the distance from</w:delText>
        </w:r>
      </w:del>
      <w:del w:id="1083" w:author="PR Preview" w:date="2026-01-01T00:00:00Z">
        <w:r>
          <w:delText xml:space="preserve"> </w:delText>
        </w:r>
      </w:del>
      <m:oMath>
        <m:limLow>
          <m:e>
            <m:r>
              <m:t>0</m:t>
            </m:r>
          </m:e>
          <m:lim>
            <m:r>
              <m:rPr>
                <m:sty m:val="p"/>
              </m:rPr>
              <m:t>∼</m:t>
            </m:r>
          </m:lim>
        </m:limLow>
      </m:oMath>
      <w:del w:id="1084" w:author="PR Preview" w:date="2026-01-01T00:00:00Z">
        <w:r>
          <w:delText xml:space="preserve"> </w:delText>
        </w:r>
      </w:del>
      <w:del w:id="1085" w:author="PR Preview" w:date="2026-01-01T00:00:00Z">
        <w:r>
          <w:delText xml:space="preserve">to</w:delText>
        </w:r>
      </w:del>
      <w:del w:id="1086" w:author="PR Preview" w:date="2026-01-01T00:00:00Z">
        <w:r>
          <w:delText xml:space="preserve"> </w:delText>
        </w:r>
      </w:del>
      <m:oMath>
        <m:r>
          <m:rPr>
            <m:sty m:val="p"/>
          </m:rPr>
          <m:t>(</m:t>
        </m:r>
        <m:r>
          <m:t>3</m:t>
        </m:r>
        <m:r>
          <m:rPr>
            <m:sty m:val="p"/>
          </m:rPr>
          <m:t>,</m:t>
        </m:r>
        <m:r>
          <m:t>4</m:t>
        </m:r>
        <m:r>
          <m:rPr>
            <m:sty m:val="p"/>
          </m:rPr>
          <m:t>)</m:t>
        </m:r>
      </m:oMath>
      <w:del w:id="1087" w:author="PR Preview" w:date="2026-01-01T00:00:00Z">
        <w:r>
          <w:delText xml:space="preserve"> </w:delText>
        </w:r>
      </w:del>
      <w:del w:id="1088" w:author="PR Preview" w:date="2026-01-01T00:00:00Z">
        <w:r>
          <w:delText xml:space="preserve">is</w:delText>
        </w:r>
      </w:del>
      <w:del w:id="1089" w:author="PR Preview" w:date="2026-01-01T00:00:00Z">
        <w:r>
          <w:delText xml:space="preserve"> </w:delText>
        </w:r>
      </w:del>
      <m:oMath>
        <m:r>
          <m:t>​</m:t>
        </m:r>
        <m:d>
          <m:dPr>
            <m:begChr m:val="∥"/>
            <m:sepChr m:val=""/>
            <m:endChr m:val="∥"/>
            <m:grow/>
          </m:dPr>
          <m:e>
            <m:r>
              <m:rPr>
                <m:sty m:val="p"/>
              </m:rPr>
              <m:t>(</m:t>
            </m:r>
            <m:r>
              <m:t>3</m:t>
            </m:r>
            <m:r>
              <m:rPr>
                <m:sty m:val="p"/>
              </m:rPr>
              <m:t>,</m:t>
            </m:r>
            <m:r>
              <m:t>4</m:t>
            </m:r>
            <m:r>
              <m:rPr>
                <m:sty m:val="p"/>
              </m:rPr>
              <m:t>)</m:t>
            </m:r>
          </m:e>
        </m:d>
        <m:r>
          <m:t>​</m:t>
        </m:r>
        <m:r>
          <m:rPr>
            <m:sty m:val="p"/>
          </m:rPr>
          <m:t>=</m:t>
        </m:r>
        <m:r>
          <m:t>5</m:t>
        </m:r>
      </m:oMath>
      <w:del w:id="1090" w:author="PR Preview" w:date="2026-01-01T00:00:00Z">
        <w:r>
          <w:delText xml:space="preserve">,</w:delText>
        </w:r>
      </w:del>
      <w:del w:id="1091" w:author="PR Preview" w:date="2026-01-01T00:00:00Z">
        <w:r>
          <w:delText xml:space="preserve"> </w:delText>
        </w:r>
      </w:del>
      <w:del w:id="1092" w:author="PR Preview" w:date="2026-01-01T00:00:00Z">
        <w:r>
          <w:delText xml:space="preserve">as in</w:delText>
        </w:r>
      </w:del>
      <w:del w:id="1093" w:author="PR Preview" w:date="2026-01-01T00:00:00Z">
        <w:r>
          <w:delText xml:space="preserve"> </w:delText>
        </w:r>
      </w:del>
      <w:hyperlink w:anchor="exm-euclidean-norm">
        <w:del w:id="1094" w:author="PR Preview" w:date="2026-01-01T00:00:00Z">
          <w:r>
            <w:rPr>
              <w:rStyle w:val="Hyperlink"/>
            </w:rPr>
            <w:delText xml:space="preserve">Example 11</w:delText>
          </w:r>
        </w:del>
      </w:hyperlink>
      <w:del w:id="1095" w:author="PR Preview" w:date="2026-01-01T00:00:00Z">
        <w:r>
          <w:delText xml:space="preserve">.</w:delText>
        </w:r>
      </w:del>
    </w:p>
    <w:p>
      <w:pPr>
        <w:pStyle w:val="BodyText"/>
      </w:pPr>
      <w:del w:id="1096" w:author="PR Preview" w:date="2026-01-01T00:00:00Z">
        <w:r>
          <w:rPr>
            <w:b/>
            <w:bCs/>
          </w:rPr>
          <w:delText xml:space="preserve">Definition 19 (Orthonormal vectors)</w:delText>
        </w:r>
      </w:del>
      <w:del w:id="1097" w:author="PR Preview" w:date="2026-01-01T00:00:00Z">
        <w:r>
          <w:delText xml:space="preserve"> </w:delText>
        </w:r>
      </w:del>
      <w:del w:id="1098" w:author="PR Preview" w:date="2026-01-01T00:00:00Z">
        <w:r>
          <w:delText xml:space="preserve">A set of vectors</w:delText>
        </w:r>
      </w:del>
      <w:del w:id="1099" w:author="PR Preview" w:date="2026-01-01T00:00:00Z">
        <w:r>
          <w:delText xml:space="preserve"> </w:delText>
        </w:r>
      </w:del>
      <m:oMath>
        <m:r>
          <m:rPr>
            <m:sty m:val="p"/>
          </m:rPr>
          <m:t>{</m:t>
        </m:r>
        <m:sSub>
          <m:e>
            <m:limLow>
              <m:e>
                <m:r>
                  <m:t>x</m:t>
                </m:r>
              </m:e>
              <m:lim>
                <m:r>
                  <m:rPr>
                    <m:sty m:val="p"/>
                  </m:rPr>
                  <m:t>∼</m:t>
                </m:r>
              </m:lim>
            </m:limLow>
          </m:e>
          <m:sub>
            <m:r>
              <m:t>1</m:t>
            </m:r>
          </m:sub>
        </m:sSub>
        <m:r>
          <m:rPr>
            <m:sty m:val="p"/>
          </m:rPr>
          <m:t>,</m:t>
        </m:r>
        <m:sSub>
          <m:e>
            <m:limLow>
              <m:e>
                <m:r>
                  <m:t>x</m:t>
                </m:r>
              </m:e>
              <m:lim>
                <m:r>
                  <m:rPr>
                    <m:sty m:val="p"/>
                  </m:rPr>
                  <m:t>∼</m:t>
                </m:r>
              </m:lim>
            </m:limLow>
          </m:e>
          <m:sub>
            <m:r>
              <m:t>2</m:t>
            </m:r>
          </m:sub>
        </m:sSub>
        <m:r>
          <m:rPr>
            <m:sty m:val="p"/>
          </m:rPr>
          <m:t>,</m:t>
        </m:r>
        <m:r>
          <m:rPr>
            <m:sty m:val="p"/>
          </m:rPr>
          <m:t>…</m:t>
        </m:r>
        <m:r>
          <m:rPr>
            <m:sty m:val="p"/>
          </m:rPr>
          <m:t>,</m:t>
        </m:r>
        <m:sSub>
          <m:e>
            <m:limLow>
              <m:e>
                <m:r>
                  <m:t>x</m:t>
                </m:r>
              </m:e>
              <m:lim>
                <m:r>
                  <m:rPr>
                    <m:sty m:val="p"/>
                  </m:rPr>
                  <m:t>∼</m:t>
                </m:r>
              </m:lim>
            </m:limLow>
          </m:e>
          <m:sub>
            <m:r>
              <m:t>k</m:t>
            </m:r>
          </m:sub>
        </m:sSub>
        <m:r>
          <m:rPr>
            <m:sty m:val="p"/>
          </m:rPr>
          <m:t>}</m:t>
        </m:r>
      </m:oMath>
      <w:del w:id="1100" w:author="PR Preview" w:date="2026-01-01T00:00:00Z">
        <w:r>
          <w:delText xml:space="preserve"> </w:delText>
        </w:r>
      </w:del>
      <w:del w:id="1101" w:author="PR Preview" w:date="2026-01-01T00:00:00Z">
        <w:r>
          <w:delText xml:space="preserve">is</w:delText>
        </w:r>
      </w:del>
      <w:del w:id="1102" w:author="PR Preview" w:date="2026-01-01T00:00:00Z">
        <w:r>
          <w:delText xml:space="preserve"> </w:delText>
        </w:r>
      </w:del>
      <w:del w:id="1103" w:author="PR Preview" w:date="2026-01-01T00:00:00Z">
        <w:r>
          <w:rPr>
            <w:b/>
            <w:bCs/>
          </w:rPr>
          <w:delText xml:space="preserve">orthonormal</w:delText>
        </w:r>
      </w:del>
      <w:del w:id="1104" w:author="PR Preview" w:date="2026-01-01T00:00:00Z">
        <w:r>
          <w:delText xml:space="preserve"> </w:delText>
        </w:r>
      </w:del>
      <w:del w:id="1105" w:author="PR Preview" w:date="2026-01-01T00:00:00Z">
        <w:r>
          <w:delText xml:space="preserve">if</w:delText>
        </w:r>
      </w:del>
      <w:del w:id="1106" w:author="PR Preview" w:date="2026-01-01T00:00:00Z">
        <w:r>
          <w:delText xml:space="preserve"> </w:delText>
        </w:r>
      </w:del>
      <w:del w:id="1107" w:author="PR Preview" w:date="2026-01-01T00:00:00Z">
        <w:r>
          <w:delText xml:space="preserve">the vectors are mutually orthogonal (</w:delText>
        </w:r>
      </w:del>
      <w:hyperlink w:anchor="def-orthogonal-vectors">
        <w:del w:id="1108" w:author="PR Preview" w:date="2026-01-01T00:00:00Z">
          <w:r>
            <w:rPr>
              <w:rStyle w:val="Hyperlink"/>
            </w:rPr>
            <w:delText xml:space="preserve">Definition 15</w:delText>
          </w:r>
        </w:del>
      </w:hyperlink>
      <w:del w:id="1109" w:author="PR Preview" w:date="2026-01-01T00:00:00Z">
        <w:r>
          <w:delText xml:space="preserve">)</w:delText>
        </w:r>
      </w:del>
      <w:del w:id="1110" w:author="PR Preview" w:date="2026-01-01T00:00:00Z">
        <w:r>
          <w:delText xml:space="preserve"> </w:delText>
        </w:r>
      </w:del>
      <w:del w:id="1111" w:author="PR Preview" w:date="2026-01-01T00:00:00Z">
        <w:r>
          <w:delText xml:space="preserve">and each has norm</w:delText>
        </w:r>
      </w:del>
      <w:del w:id="1112" w:author="PR Preview" w:date="2026-01-01T00:00:00Z">
        <w:r>
          <w:delText xml:space="preserve"> </w:delText>
        </w:r>
      </w:del>
      <m:oMath>
        <m:r>
          <m:t>1</m:t>
        </m:r>
      </m:oMath>
      <w:del w:id="1113" w:author="PR Preview" w:date="2026-01-01T00:00:00Z">
        <w:r>
          <w:delText xml:space="preserve"> </w:delText>
        </w:r>
      </w:del>
      <w:del w:id="1114" w:author="PR Preview" w:date="2026-01-01T00:00:00Z">
        <w:r>
          <w:delText xml:space="preserve">(</w:delText>
        </w:r>
      </w:del>
      <w:hyperlink w:anchor="def-euclidean-norm">
        <w:del w:id="1115" w:author="PR Preview" w:date="2026-01-01T00:00:00Z">
          <w:r>
            <w:rPr>
              <w:rStyle w:val="Hyperlink"/>
            </w:rPr>
            <w:delText xml:space="preserve">Definition 16</w:delText>
          </w:r>
        </w:del>
      </w:hyperlink>
      <w:del w:id="1116" w:author="PR Preview" w:date="2026-01-01T00:00:00Z">
        <w:r>
          <w:delText xml:space="preserve">), that is,</w:delText>
        </w:r>
      </w:del>
      <w:del w:id="1117" w:author="PR Preview" w:date="2026-01-01T00:00:00Z">
        <w:r>
          <w:delText xml:space="preserve"> </w:delText>
        </w:r>
      </w:del>
      <w:hyperlink w:anchor="def-unit-vector">
        <w:del w:id="1118" w:author="PR Preview" w:date="2026-01-01T00:00:00Z">
          <w:r>
            <w:rPr>
              <w:rStyle w:val="Hyperlink"/>
            </w:rPr>
            <w:delText xml:space="preserve">unit length</w:delText>
          </w:r>
        </w:del>
      </w:hyperlink>
      <w:del w:id="1119" w:author="PR Preview" w:date="2026-01-01T00:00:00Z">
        <w:r>
          <w:delText xml:space="preserve">:</w:delText>
        </w:r>
      </w:del>
    </w:p>
    <w:p>
      <w:pPr>
        <w:pStyle w:val="BodyText"/>
      </w:pPr>
      <m:oMathPara>
        <m:oMathParaPr>
          <m:jc m:val="center"/>
        </m:oMathParaPr>
        <m:oMath>
          <m:sSub>
            <m:e>
              <m:limLow>
                <m:e>
                  <m:r>
                    <m:t>x</m:t>
                  </m:r>
                </m:e>
                <m:lim>
                  <m:r>
                    <m:rPr>
                      <m:sty m:val="p"/>
                    </m:rPr>
                    <m:t>∼</m:t>
                  </m:r>
                </m:lim>
              </m:limLow>
            </m:e>
            <m:sub>
              <m:r>
                <m:t>i</m:t>
              </m:r>
            </m:sub>
          </m:sSub>
          <m:r>
            <m:rPr>
              <m:sty m:val="p"/>
            </m:rPr>
            <m:t>⋅</m:t>
          </m:r>
          <m:sSub>
            <m:e>
              <m:limLow>
                <m:e>
                  <m:r>
                    <m:t>x</m:t>
                  </m:r>
                </m:e>
                <m:lim>
                  <m:r>
                    <m:rPr>
                      <m:sty m:val="p"/>
                    </m:rPr>
                    <m:t>∼</m:t>
                  </m:r>
                </m:lim>
              </m:limLow>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p>
      <w:pPr>
        <w:pStyle w:val="FirstParagraph"/>
      </w:pPr>
      <w:del w:id="1120" w:author="PR Preview" w:date="2026-01-01T00:00:00Z">
        <w:r>
          <w:rPr>
            <w:b/>
            <w:bCs/>
          </w:rPr>
          <w:delText xml:space="preserve">Example 13 (Indicator vectors are orthonormal)</w:delText>
        </w:r>
      </w:del>
      <w:del w:id="1121" w:author="PR Preview" w:date="2026-01-01T00:00:00Z">
        <w:r>
          <w:delText xml:space="preserve"> </w:delText>
        </w:r>
      </w:del>
      <w:del w:id="1122" w:author="PR Preview" w:date="2026-01-01T00:00:00Z">
        <w:r>
          <w:delText xml:space="preserve">The indicator vectors</w:delText>
        </w:r>
      </w:del>
      <w:del w:id="1123" w:author="PR Preview" w:date="2026-01-01T00:00:00Z">
        <w:r>
          <w:delText xml:space="preserve"> </w:delText>
        </w:r>
      </w:del>
      <m:oMath>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r>
          <m:rPr>
            <m:sty m:val="p"/>
          </m:rPr>
          <m:t>…</m:t>
        </m:r>
        <m:r>
          <m:rPr>
            <m:sty m:val="p"/>
          </m:rPr>
          <m:t>,</m:t>
        </m:r>
        <m:sSub>
          <m:e>
            <m:limLow>
              <m:e>
                <m:r>
                  <m:t>e</m:t>
                </m:r>
              </m:e>
              <m:lim>
                <m:r>
                  <m:rPr>
                    <m:sty m:val="p"/>
                  </m:rPr>
                  <m:t>∼</m:t>
                </m:r>
              </m:lim>
            </m:limLow>
          </m:e>
          <m:sub>
            <m:r>
              <m:t>p</m:t>
            </m:r>
          </m:sub>
        </m:sSub>
      </m:oMath>
      <w:del w:id="1124" w:author="PR Preview" w:date="2026-01-01T00:00:00Z">
        <w:r>
          <w:delText xml:space="preserve"> </w:delText>
        </w:r>
      </w:del>
      <w:del w:id="1125" w:author="PR Preview" w:date="2026-01-01T00:00:00Z">
        <w:r>
          <w:delText xml:space="preserve">(</w:delText>
        </w:r>
      </w:del>
      <w:hyperlink w:anchor="def-indicator-vector">
        <w:del w:id="1126" w:author="PR Preview" w:date="2026-01-01T00:00:00Z">
          <w:r>
            <w:rPr>
              <w:rStyle w:val="Hyperlink"/>
            </w:rPr>
            <w:delText xml:space="preserve">Definition 14</w:delText>
          </w:r>
        </w:del>
      </w:hyperlink>
      <w:del w:id="1127" w:author="PR Preview" w:date="2026-01-01T00:00:00Z">
        <w:r>
          <w:delText xml:space="preserve">) form an orthonormal set.</w:delText>
        </w:r>
      </w:del>
      <w:del w:id="1128" w:author="PR Preview" w:date="2026-01-01T00:00:00Z">
        <w:r>
          <w:delText xml:space="preserve"> </w:delText>
        </w:r>
      </w:del>
      <w:del w:id="1129" w:author="PR Preview" w:date="2026-01-01T00:00:00Z">
        <w:r>
          <w:delText xml:space="preserve">By</w:delText>
        </w:r>
      </w:del>
      <w:del w:id="1130" w:author="PR Preview" w:date="2026-01-01T00:00:00Z">
        <w:r>
          <w:delText xml:space="preserve"> </w:delText>
        </w:r>
      </w:del>
      <w:hyperlink w:anchor="thm-indicator-selection">
        <w:del w:id="1131" w:author="PR Preview" w:date="2026-01-01T00:00:00Z">
          <w:r>
            <w:rPr>
              <w:rStyle w:val="Hyperlink"/>
            </w:rPr>
            <w:delText xml:space="preserve">Theorem 2</w:delText>
          </w:r>
        </w:del>
      </w:hyperlink>
      <w:del w:id="1132" w:author="PR Preview" w:date="2026-01-01T00:00:00Z">
        <w:r>
          <w:delText xml:space="preserve">,</w:delText>
        </w:r>
      </w:del>
      <w:del w:id="1133" w:author="PR Preview" w:date="2026-01-01T00:00:00Z">
        <w:r>
          <w:delText xml:space="preserve"> </w:delText>
        </w:r>
      </w:del>
      <m:oMath>
        <m:sSub>
          <m:e>
            <m:limLow>
              <m:e>
                <m:r>
                  <m:t>e</m:t>
                </m:r>
              </m:e>
              <m:lim>
                <m:r>
                  <m:rPr>
                    <m:sty m:val="p"/>
                  </m:rPr>
                  <m:t>∼</m:t>
                </m:r>
              </m:lim>
            </m:limLow>
          </m:e>
          <m:sub>
            <m:r>
              <m:t>i</m:t>
            </m:r>
          </m:sub>
        </m:sSub>
        <m:r>
          <m:rPr>
            <m:sty m:val="p"/>
          </m:rPr>
          <m:t>⋅</m:t>
        </m:r>
        <m:sSub>
          <m:e>
            <m:limLow>
              <m:e>
                <m:r>
                  <m:t>e</m:t>
                </m:r>
              </m:e>
              <m:lim>
                <m:r>
                  <m:rPr>
                    <m:sty m:val="p"/>
                  </m:rPr>
                  <m:t>∼</m:t>
                </m:r>
              </m:lim>
            </m:limLow>
          </m:e>
          <m:sub>
            <m:r>
              <m:t>j</m:t>
            </m:r>
          </m:sub>
        </m:sSub>
      </m:oMath>
      <w:del w:id="1134" w:author="PR Preview" w:date="2026-01-01T00:00:00Z">
        <w:r>
          <w:delText xml:space="preserve"> </w:delText>
        </w:r>
      </w:del>
      <w:del w:id="1135" w:author="PR Preview" w:date="2026-01-01T00:00:00Z">
        <w:r>
          <w:delText xml:space="preserve">is entry</w:delText>
        </w:r>
      </w:del>
      <w:del w:id="1136" w:author="PR Preview" w:date="2026-01-01T00:00:00Z">
        <w:r>
          <w:delText xml:space="preserve"> </w:delText>
        </w:r>
      </w:del>
      <m:oMath>
        <m:r>
          <m:t>i</m:t>
        </m:r>
      </m:oMath>
      <w:del w:id="1137" w:author="PR Preview" w:date="2026-01-01T00:00:00Z">
        <w:r>
          <w:delText xml:space="preserve"> </w:delText>
        </w:r>
      </w:del>
      <w:del w:id="1138" w:author="PR Preview" w:date="2026-01-01T00:00:00Z">
        <w:r>
          <w:delText xml:space="preserve">of</w:delText>
        </w:r>
      </w:del>
      <w:del w:id="1139" w:author="PR Preview" w:date="2026-01-01T00:00:00Z">
        <w:r>
          <w:delText xml:space="preserve"> </w:delText>
        </w:r>
      </w:del>
      <m:oMath>
        <m:sSub>
          <m:e>
            <m:limLow>
              <m:e>
                <m:r>
                  <m:t>e</m:t>
                </m:r>
              </m:e>
              <m:lim>
                <m:r>
                  <m:rPr>
                    <m:sty m:val="p"/>
                  </m:rPr>
                  <m:t>∼</m:t>
                </m:r>
              </m:lim>
            </m:limLow>
          </m:e>
          <m:sub>
            <m:r>
              <m:t>j</m:t>
            </m:r>
          </m:sub>
        </m:sSub>
      </m:oMath>
      <w:del w:id="1140" w:author="PR Preview" w:date="2026-01-01T00:00:00Z">
        <w:r>
          <w:delText xml:space="preserve">,</w:delText>
        </w:r>
      </w:del>
      <w:del w:id="1141" w:author="PR Preview" w:date="2026-01-01T00:00:00Z">
        <w:r>
          <w:delText xml:space="preserve"> </w:delText>
        </w:r>
      </w:del>
      <w:del w:id="1142" w:author="PR Preview" w:date="2026-01-01T00:00:00Z">
        <w:r>
          <w:delText xml:space="preserve">which is</w:delText>
        </w:r>
      </w:del>
      <w:del w:id="1143" w:author="PR Preview" w:date="2026-01-01T00:00:00Z">
        <w:r>
          <w:delText xml:space="preserve"> </w:delText>
        </w:r>
      </w:del>
      <m:oMath>
        <m:r>
          <m:t>1</m:t>
        </m:r>
      </m:oMath>
      <w:del w:id="1144" w:author="PR Preview" w:date="2026-01-01T00:00:00Z">
        <w:r>
          <w:delText xml:space="preserve"> </w:delText>
        </w:r>
      </w:del>
      <w:del w:id="1145" w:author="PR Preview" w:date="2026-01-01T00:00:00Z">
        <w:r>
          <w:delText xml:space="preserve">if</w:delText>
        </w:r>
      </w:del>
      <w:del w:id="1146" w:author="PR Preview" w:date="2026-01-01T00:00:00Z">
        <w:r>
          <w:delText xml:space="preserve"> </w:delText>
        </w:r>
      </w:del>
      <m:oMath>
        <m:r>
          <m:t>i</m:t>
        </m:r>
        <m:r>
          <m:rPr>
            <m:sty m:val="p"/>
          </m:rPr>
          <m:t>=</m:t>
        </m:r>
        <m:r>
          <m:t>j</m:t>
        </m:r>
      </m:oMath>
      <w:del w:id="1147" w:author="PR Preview" w:date="2026-01-01T00:00:00Z">
        <w:r>
          <w:delText xml:space="preserve"> </w:delText>
        </w:r>
      </w:del>
      <w:del w:id="1148" w:author="PR Preview" w:date="2026-01-01T00:00:00Z">
        <w:r>
          <w:delText xml:space="preserve">and</w:delText>
        </w:r>
      </w:del>
      <w:del w:id="1149" w:author="PR Preview" w:date="2026-01-01T00:00:00Z">
        <w:r>
          <w:delText xml:space="preserve"> </w:delText>
        </w:r>
      </w:del>
      <m:oMath>
        <m:r>
          <m:t>0</m:t>
        </m:r>
      </m:oMath>
      <w:del w:id="1150" w:author="PR Preview" w:date="2026-01-01T00:00:00Z">
        <w:r>
          <w:delText xml:space="preserve"> </w:delText>
        </w:r>
      </w:del>
      <w:del w:id="1151" w:author="PR Preview" w:date="2026-01-01T00:00:00Z">
        <w:r>
          <w:delText xml:space="preserve">if</w:delText>
        </w:r>
      </w:del>
      <w:del w:id="1152" w:author="PR Preview" w:date="2026-01-01T00:00:00Z">
        <w:r>
          <w:delText xml:space="preserve"> </w:delText>
        </w:r>
      </w:del>
      <m:oMath>
        <m:r>
          <m:t>i</m:t>
        </m:r>
        <m:r>
          <m:rPr>
            <m:sty m:val="p"/>
          </m:rPr>
          <m:t>≠</m:t>
        </m:r>
        <m:r>
          <m:t>j</m:t>
        </m:r>
      </m:oMath>
      <w:del w:id="1153" w:author="PR Preview" w:date="2026-01-01T00:00:00Z">
        <w:r>
          <w:delText xml:space="preserve">.</w:delText>
        </w:r>
      </w:del>
      <w:del w:id="1154" w:author="PR Preview" w:date="2026-01-01T00:00:00Z">
        <w:r>
          <w:delText xml:space="preserve"> </w:delText>
        </w:r>
      </w:del>
      <w:del w:id="1155" w:author="PR Preview" w:date="2026-01-01T00:00:00Z">
        <w:r>
          <w:delText xml:space="preserve">For</w:delText>
        </w:r>
      </w:del>
      <w:del w:id="1156" w:author="PR Preview" w:date="2026-01-01T00:00:00Z">
        <w:r>
          <w:delText xml:space="preserve"> </w:delText>
        </w:r>
      </w:del>
      <m:oMath>
        <m:r>
          <m:t>p</m:t>
        </m:r>
        <m:r>
          <m:rPr>
            <m:sty m:val="p"/>
          </m:rPr>
          <m:t>=</m:t>
        </m:r>
        <m:r>
          <m:t>2</m:t>
        </m:r>
      </m:oMath>
      <w:del w:id="1157" w:author="PR Preview" w:date="2026-01-01T00:00:00Z">
        <w:r>
          <w:delText xml:space="preserve">:</w:delText>
        </w:r>
      </w:del>
    </w:p>
    <w:p>
      <w:pPr>
        <w:pStyle w:val="BodyText"/>
      </w:pPr>
      <m:oMathPara>
        <m:oMathParaPr>
          <m:jc m:val="center"/>
        </m:oMathParaPr>
        <m:oMath>
          <m:eqArr>
            <m:e>
              <m:sSub>
                <m:e>
                  <m:limLow>
                    <m:e>
                      <m:r>
                        <m:t>e</m:t>
                      </m:r>
                    </m:e>
                    <m:lim>
                      <m:r>
                        <m:rPr>
                          <m:sty m:val="p"/>
                        </m:rPr>
                        <m:t>∼</m:t>
                      </m:r>
                    </m:lim>
                  </m:limLow>
                </m:e>
                <m:sub>
                  <m:r>
                    <m:t>1</m:t>
                  </m:r>
                </m:sub>
              </m:sSub>
              <m:r>
                <m:rPr>
                  <m:sty m:val="p"/>
                </m:rPr>
                <m:t>⋅</m:t>
              </m:r>
              <m:sSub>
                <m:e>
                  <m:limLow>
                    <m:e>
                      <m:r>
                        <m:t>e</m:t>
                      </m:r>
                    </m:e>
                    <m:lim>
                      <m:r>
                        <m:rPr>
                          <m:sty m:val="p"/>
                        </m:rPr>
                        <m:t>∼</m:t>
                      </m:r>
                    </m:lim>
                  </m:limLow>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limLow>
                    <m:e>
                      <m:r>
                        <m:t>e</m:t>
                      </m:r>
                    </m:e>
                    <m:lim>
                      <m:r>
                        <m:rPr>
                          <m:sty m:val="p"/>
                        </m:rPr>
                        <m:t>∼</m:t>
                      </m:r>
                    </m:lim>
                  </m:limLow>
                </m:e>
                <m:sub>
                  <m:r>
                    <m:t>2</m:t>
                  </m:r>
                </m:sub>
              </m:sSub>
              <m:r>
                <m:rPr>
                  <m:sty m:val="p"/>
                </m:rPr>
                <m:t>⋅</m:t>
              </m:r>
              <m:sSub>
                <m:e>
                  <m:limLow>
                    <m:e>
                      <m:r>
                        <m:t>e</m:t>
                      </m:r>
                    </m:e>
                    <m:lim>
                      <m:r>
                        <m:rPr>
                          <m:sty m:val="p"/>
                        </m:rPr>
                        <m:t>∼</m:t>
                      </m:r>
                    </m:lim>
                  </m:limLow>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BodyText"/>
      </w:pPr>
      <w:ins w:id="1158" w:author="PR Preview" w:date="2026-01-01T00:00:00Z">
        <w:r>
          <w:t xml:space="preserve">For example, the distance from</w:t>
        </w:r>
      </w:ins>
      <w:ins w:id="1159" w:author="PR Preview" w:date="2026-01-01T00:00:00Z">
        <w:r>
          <w:t xml:space="preserve"> </w:t>
        </w:r>
      </w:ins>
      <w:ins w:id="1160" w:author="PR Preview" w:date="2026-01-01T00:00:00Z">
        <w:r>
          <w:t xml:space="preserve">$\mathord{\smash[b]{\underset{\raise.3ex\hbox{$\scriptstyle\sim$}}{0}}\vphantom{0}}$</w:t>
        </w:r>
      </w:ins>
      <w:ins w:id="1161" w:author="PR Preview" w:date="2026-01-01T00:00:00Z">
        <w:r>
          <w:t xml:space="preserve"> </w:t>
        </w:r>
      </w:ins>
      <w:ins w:id="1162" w:author="PR Preview" w:date="2026-01-01T00:00:00Z">
        <w:r>
          <w:t xml:space="preserve">to</w:t>
        </w:r>
      </w:ins>
      <w:ins w:id="1163" w:author="PR Preview" w:date="2026-01-01T00:00:00Z">
        <w:r>
          <w:t xml:space="preserve"> </w:t>
        </w:r>
      </w:ins>
      <m:oMath>
        <m:r>
          <m:rPr>
            <m:sty m:val="p"/>
          </m:rPr>
          <m:t>(</m:t>
        </m:r>
        <m:r>
          <m:t>3</m:t>
        </m:r>
        <m:r>
          <m:rPr>
            <m:sty m:val="p"/>
          </m:rPr>
          <m:t>,</m:t>
        </m:r>
        <m:r>
          <m:t>4</m:t>
        </m:r>
        <m:r>
          <m:rPr>
            <m:sty m:val="p"/>
          </m:rPr>
          <m:t>)</m:t>
        </m:r>
      </m:oMath>
      <w:ins w:id="1164" w:author="PR Preview" w:date="2026-01-01T00:00:00Z">
        <w:r>
          <w:t xml:space="preserve"> </w:t>
        </w:r>
      </w:ins>
      <w:ins w:id="1165" w:author="PR Preview" w:date="2026-01-01T00:00:00Z">
        <w:r>
          <w:t xml:space="preserve">is</w:t>
        </w:r>
      </w:ins>
      <w:ins w:id="1166" w:author="PR Preview" w:date="2026-01-01T00:00:00Z">
        <w:r>
          <w:t xml:space="preserve"> </w:t>
        </w:r>
      </w:ins>
      <m:oMath>
        <m:r>
          <m:t>​</m:t>
        </m:r>
        <m:d>
          <m:dPr>
            <m:begChr m:val="∥"/>
            <m:sepChr m:val=""/>
            <m:endChr m:val="∥"/>
            <m:grow/>
          </m:dPr>
          <m:e>
            <m:r>
              <m:rPr>
                <m:sty m:val="p"/>
              </m:rPr>
              <m:t>(</m:t>
            </m:r>
            <m:r>
              <m:t>3</m:t>
            </m:r>
            <m:r>
              <m:rPr>
                <m:sty m:val="p"/>
              </m:rPr>
              <m:t>,</m:t>
            </m:r>
            <m:r>
              <m:t>4</m:t>
            </m:r>
            <m:r>
              <m:rPr>
                <m:sty m:val="p"/>
              </m:rPr>
              <m:t>)</m:t>
            </m:r>
          </m:e>
        </m:d>
        <m:r>
          <m:t>​</m:t>
        </m:r>
        <m:r>
          <m:rPr>
            <m:sty m:val="p"/>
          </m:rPr>
          <m:t>=</m:t>
        </m:r>
        <m:r>
          <m:t>5</m:t>
        </m:r>
      </m:oMath>
      <w:ins w:id="1167" w:author="PR Preview" w:date="2026-01-01T00:00:00Z">
        <w:r>
          <w:t xml:space="preserve">,</w:t>
        </w:r>
      </w:ins>
      <w:ins w:id="1168" w:author="PR Preview" w:date="2026-01-01T00:00:00Z">
        <w:r>
          <w:t xml:space="preserve"> </w:t>
        </w:r>
      </w:ins>
      <w:ins w:id="1169" w:author="PR Preview" w:date="2026-01-01T00:00:00Z">
        <w:r>
          <w:t xml:space="preserve">as in</w:t>
        </w:r>
      </w:ins>
      <w:ins w:id="1170" w:author="PR Preview" w:date="2026-01-01T00:00:00Z">
        <w:r>
          <w:t xml:space="preserve"> </w:t>
        </w:r>
      </w:ins>
      <w:hyperlink w:anchor="exm-euclidean-norm">
        <w:ins w:id="1171" w:author="PR Preview" w:date="2026-01-01T00:00:00Z">
          <w:r>
            <w:rPr>
              <w:rStyle w:val="Hyperlink"/>
            </w:rPr>
            <w:t xml:space="preserve">Example 11</w:t>
          </w:r>
        </w:ins>
      </w:hyperlink>
      <w:ins w:id="1172" w:author="PR Preview" w:date="2026-01-01T00:00:00Z">
        <w:r>
          <w:t xml:space="preserve">.</w:t>
        </w:r>
      </w:ins>
    </w:p>
    <w:bookmarkEnd w:id="68"/>
    <w:bookmarkStart w:id="69" w:name="def-orthonormal-vectors"/>
    <w:p>
      <w:pPr>
        <w:pStyle w:val="BodyText"/>
      </w:pPr>
      <w:ins w:id="1173" w:author="PR Preview" w:date="2026-01-01T00:00:00Z">
        <w:r>
          <w:rPr>
            <w:b/>
            <w:bCs/>
          </w:rPr>
          <w:t xml:space="preserve">Definition 19 (Orthonormal vectors)</w:t>
        </w:r>
      </w:ins>
      <w:ins w:id="1174" w:author="PR Preview" w:date="2026-01-01T00:00:00Z">
        <w:r>
          <w:t xml:space="preserve"> </w:t>
        </w:r>
      </w:ins>
      <w:ins w:id="1175" w:author="PR Preview" w:date="2026-01-01T00:00:00Z">
        <w:r>
          <w:t xml:space="preserve">A set of vectors</w:t>
        </w:r>
      </w:ins>
      <w:ins w:id="1176" w:author="PR Preview" w:date="2026-01-01T00:00:00Z">
        <w:r>
          <w:t xml:space="preserve"> </w:t>
        </w:r>
      </w:ins>
      <w:ins w:id="1177" w:author="PR Preview" w:date="2026-01-01T00:00:00Z">
        <w:r>
          <w:t xml:space="preserve">$\{\mathord{\smash[b]{\underset{\raise.3ex\hbox{$\scriptstyle\sim$}}{x}}\vphantom{x}}_1, \mathord{\smash[b]{\underset{\raise.3ex\hbox{$\scriptstyle\sim$}}{x}}\vphantom{x}}_2, \ldots, \mathord{\smash[b]{\underset{\raise.3ex\hbox{$\scriptstyle\sim$}}{x}}\vphantom{x}}_k\}$</w:t>
        </w:r>
      </w:ins>
      <w:ins w:id="1178" w:author="PR Preview" w:date="2026-01-01T00:00:00Z">
        <w:r>
          <w:t xml:space="preserve"> </w:t>
        </w:r>
      </w:ins>
      <w:ins w:id="1179" w:author="PR Preview" w:date="2026-01-01T00:00:00Z">
        <w:r>
          <w:t xml:space="preserve">is</w:t>
        </w:r>
      </w:ins>
      <w:ins w:id="1180" w:author="PR Preview" w:date="2026-01-01T00:00:00Z">
        <w:r>
          <w:t xml:space="preserve"> </w:t>
        </w:r>
      </w:ins>
      <w:ins w:id="1181" w:author="PR Preview" w:date="2026-01-01T00:00:00Z">
        <w:r>
          <w:rPr>
            <w:b/>
            <w:bCs/>
          </w:rPr>
          <w:t xml:space="preserve">orthonormal</w:t>
        </w:r>
      </w:ins>
      <w:ins w:id="1182" w:author="PR Preview" w:date="2026-01-01T00:00:00Z">
        <w:r>
          <w:t xml:space="preserve"> </w:t>
        </w:r>
      </w:ins>
      <w:ins w:id="1183" w:author="PR Preview" w:date="2026-01-01T00:00:00Z">
        <w:r>
          <w:t xml:space="preserve">if</w:t>
        </w:r>
      </w:ins>
      <w:ins w:id="1184" w:author="PR Preview" w:date="2026-01-01T00:00:00Z">
        <w:r>
          <w:t xml:space="preserve"> </w:t>
        </w:r>
      </w:ins>
      <w:ins w:id="1185" w:author="PR Preview" w:date="2026-01-01T00:00:00Z">
        <w:r>
          <w:t xml:space="preserve">the vectors are mutually orthogonal (</w:t>
        </w:r>
      </w:ins>
      <w:hyperlink w:anchor="def-orthogonal-vectors">
        <w:ins w:id="1186" w:author="PR Preview" w:date="2026-01-01T00:00:00Z">
          <w:r>
            <w:rPr>
              <w:rStyle w:val="Hyperlink"/>
            </w:rPr>
            <w:t xml:space="preserve">Definition 15</w:t>
          </w:r>
        </w:ins>
      </w:hyperlink>
      <w:ins w:id="1187" w:author="PR Preview" w:date="2026-01-01T00:00:00Z">
        <w:r>
          <w:t xml:space="preserve">)</w:t>
        </w:r>
      </w:ins>
      <w:ins w:id="1188" w:author="PR Preview" w:date="2026-01-01T00:00:00Z">
        <w:r>
          <w:t xml:space="preserve"> </w:t>
        </w:r>
      </w:ins>
      <w:ins w:id="1189" w:author="PR Preview" w:date="2026-01-01T00:00:00Z">
        <w:r>
          <w:t xml:space="preserve">and each has norm</w:t>
        </w:r>
      </w:ins>
      <w:ins w:id="1190" w:author="PR Preview" w:date="2026-01-01T00:00:00Z">
        <w:r>
          <w:t xml:space="preserve"> </w:t>
        </w:r>
      </w:ins>
      <m:oMath>
        <m:r>
          <m:t>1</m:t>
        </m:r>
      </m:oMath>
      <w:ins w:id="1191" w:author="PR Preview" w:date="2026-01-01T00:00:00Z">
        <w:r>
          <w:t xml:space="preserve"> </w:t>
        </w:r>
      </w:ins>
      <w:ins w:id="1192" w:author="PR Preview" w:date="2026-01-01T00:00:00Z">
        <w:r>
          <w:t xml:space="preserve">(</w:t>
        </w:r>
      </w:ins>
      <w:hyperlink w:anchor="def-euclidean-norm">
        <w:ins w:id="1193" w:author="PR Preview" w:date="2026-01-01T00:00:00Z">
          <w:r>
            <w:rPr>
              <w:rStyle w:val="Hyperlink"/>
            </w:rPr>
            <w:t xml:space="preserve">Definition 16</w:t>
          </w:r>
        </w:ins>
      </w:hyperlink>
      <w:ins w:id="1194" w:author="PR Preview" w:date="2026-01-01T00:00:00Z">
        <w:r>
          <w:t xml:space="preserve">), that is,</w:t>
        </w:r>
      </w:ins>
      <w:ins w:id="1195" w:author="PR Preview" w:date="2026-01-01T00:00:00Z">
        <w:r>
          <w:t xml:space="preserve"> </w:t>
        </w:r>
      </w:ins>
      <w:hyperlink w:anchor="def-unit-vector">
        <w:ins w:id="1196" w:author="PR Preview" w:date="2026-01-01T00:00:00Z">
          <w:r>
            <w:rPr>
              <w:rStyle w:val="Hyperlink"/>
            </w:rPr>
            <w:t xml:space="preserve">unit length</w:t>
          </w:r>
        </w:ins>
      </w:hyperlink>
      <w:ins w:id="1197" w:author="PR Preview" w:date="2026-01-01T00:00:00Z">
        <w:r>
          <w:t xml:space="preserve">:</w:t>
        </w:r>
      </w:ins>
    </w:p>
    <w:p>
      <w:pPr>
        <w:pStyle w:val="BodyText"/>
      </w:pPr>
      <w:ins w:id="1198" w:author="PR Preview" w:date="2026-01-01T00:00:00Z">
        <w:r>
          <w:t xml:space="preserve">$$\mathord{\smash[b]{\underset{\raise.3ex\hbox{$\scriptstyle\sim$}}{x}}\vphantom{x}}_i \cdot \mathord{\smash[b]{\underset{\raise.3ex\hbox{$\scriptstyle\sim$}}{x}}\vphantom{x}}_j =
    \begin{cases}
    1 &amp; \text{if } i = j \\
    0 &amp; \text{if } i \neq j
    \end{cases}$$</w:t>
        </w:r>
      </w:ins>
    </w:p>
    <w:bookmarkEnd w:id="69"/>
    <w:bookmarkStart w:id="70" w:name="exm-indicator-orthonormal"/>
    <w:p>
      <w:pPr>
        <w:pStyle w:val="FirstParagraph"/>
      </w:pPr>
      <w:ins w:id="1199" w:author="PR Preview" w:date="2026-01-01T00:00:00Z">
        <w:r>
          <w:rPr>
            <w:b/>
            <w:bCs/>
          </w:rPr>
          <w:t xml:space="preserve">Example 13 (Indicator vectors are orthonormal)</w:t>
        </w:r>
      </w:ins>
      <w:ins w:id="1200" w:author="PR Preview" w:date="2026-01-01T00:00:00Z">
        <w:r>
          <w:t xml:space="preserve"> </w:t>
        </w:r>
      </w:ins>
      <w:ins w:id="1201" w:author="PR Preview" w:date="2026-01-01T00:00:00Z">
        <w:r>
          <w:t xml:space="preserve">The indicator vectors</w:t>
        </w:r>
      </w:ins>
      <w:ins w:id="1202" w:author="PR Preview" w:date="2026-01-01T00:00:00Z">
        <w:r>
          <w:t xml:space="preserve"> </w:t>
        </w:r>
      </w:ins>
      <w:ins w:id="1203" w:author="PR Preview" w:date="2026-01-01T00:00:00Z">
        <w:r>
          <w:t xml:space="preserve">$\mathord{\smash[b]{\underset{\raise.3ex\hbox{$\scriptstyle\sim$}}{e}}\vphantom{e}}_1, \mathord{\smash[b]{\underset{\raise.3ex\hbox{$\scriptstyle\sim$}}{e}}\vphantom{e}}_2, \ldots, \mathord{\smash[b]{\underset{\raise.3ex\hbox{$\scriptstyle\sim$}}{e}}\vphantom{e}}_p$</w:t>
        </w:r>
      </w:ins>
      <w:ins w:id="1204" w:author="PR Preview" w:date="2026-01-01T00:00:00Z">
        <w:r>
          <w:t xml:space="preserve"> </w:t>
        </w:r>
      </w:ins>
      <w:ins w:id="1205" w:author="PR Preview" w:date="2026-01-01T00:00:00Z">
        <w:r>
          <w:t xml:space="preserve">(</w:t>
        </w:r>
      </w:ins>
      <w:hyperlink w:anchor="def-indicator-vector">
        <w:ins w:id="1206" w:author="PR Preview" w:date="2026-01-01T00:00:00Z">
          <w:r>
            <w:rPr>
              <w:rStyle w:val="Hyperlink"/>
            </w:rPr>
            <w:t xml:space="preserve">Definition 14</w:t>
          </w:r>
        </w:ins>
      </w:hyperlink>
      <w:ins w:id="1207" w:author="PR Preview" w:date="2026-01-01T00:00:00Z">
        <w:r>
          <w:t xml:space="preserve">) form an orthonormal set.</w:t>
        </w:r>
      </w:ins>
      <w:ins w:id="1208" w:author="PR Preview" w:date="2026-01-01T00:00:00Z">
        <w:r>
          <w:t xml:space="preserve"> </w:t>
        </w:r>
      </w:ins>
      <w:ins w:id="1209" w:author="PR Preview" w:date="2026-01-01T00:00:00Z">
        <w:r>
          <w:t xml:space="preserve">By</w:t>
        </w:r>
      </w:ins>
      <w:ins w:id="1210" w:author="PR Preview" w:date="2026-01-01T00:00:00Z">
        <w:r>
          <w:t xml:space="preserve"> </w:t>
        </w:r>
      </w:ins>
      <w:hyperlink w:anchor="thm-indicator-selection">
        <w:ins w:id="1211" w:author="PR Preview" w:date="2026-01-01T00:00:00Z">
          <w:r>
            <w:rPr>
              <w:rStyle w:val="Hyperlink"/>
            </w:rPr>
            <w:t xml:space="preserve">Theorem 2</w:t>
          </w:r>
        </w:ins>
      </w:hyperlink>
      <w:ins w:id="1212" w:author="PR Preview" w:date="2026-01-01T00:00:00Z">
        <w:r>
          <w:t xml:space="preserve">,</w:t>
        </w:r>
      </w:ins>
      <w:ins w:id="1213" w:author="PR Preview" w:date="2026-01-01T00:00:00Z">
        <w:r>
          <w:t xml:space="preserve"> </w:t>
        </w:r>
      </w:ins>
      <w:ins w:id="1214" w:author="PR Preview" w:date="2026-01-01T00:00:00Z">
        <w:r>
          <w:t xml:space="preserve">$\mathord{\smash[b]{\underset{\raise.3ex\hbox{$\scriptstyle\sim$}}{e}}\vphantom{e}}_i \cdot \mathord{\smash[b]{\underset{\raise.3ex\hbox{$\scriptstyle\sim$}}{e}}\vphantom{e}}_j$</w:t>
        </w:r>
      </w:ins>
      <w:ins w:id="1215" w:author="PR Preview" w:date="2026-01-01T00:00:00Z">
        <w:r>
          <w:t xml:space="preserve"> </w:t>
        </w:r>
      </w:ins>
      <w:ins w:id="1216" w:author="PR Preview" w:date="2026-01-01T00:00:00Z">
        <w:r>
          <w:t xml:space="preserve">is entry</w:t>
        </w:r>
      </w:ins>
      <w:ins w:id="1217" w:author="PR Preview" w:date="2026-01-01T00:00:00Z">
        <w:r>
          <w:t xml:space="preserve"> </w:t>
        </w:r>
      </w:ins>
      <m:oMath>
        <m:r>
          <m:t>i</m:t>
        </m:r>
      </m:oMath>
      <w:ins w:id="1218" w:author="PR Preview" w:date="2026-01-01T00:00:00Z">
        <w:r>
          <w:t xml:space="preserve"> </w:t>
        </w:r>
      </w:ins>
      <w:ins w:id="1219" w:author="PR Preview" w:date="2026-01-01T00:00:00Z">
        <w:r>
          <w:t xml:space="preserve">of</w:t>
        </w:r>
      </w:ins>
      <w:ins w:id="1220" w:author="PR Preview" w:date="2026-01-01T00:00:00Z">
        <w:r>
          <w:t xml:space="preserve"> </w:t>
        </w:r>
      </w:ins>
      <w:ins w:id="1221" w:author="PR Preview" w:date="2026-01-01T00:00:00Z">
        <w:r>
          <w:t xml:space="preserve">$\mathord{\smash[b]{\underset{\raise.3ex\hbox{$\scriptstyle\sim$}}{e}}\vphantom{e}}_j$</w:t>
        </w:r>
      </w:ins>
      <w:ins w:id="1222" w:author="PR Preview" w:date="2026-01-01T00:00:00Z">
        <w:r>
          <w:t xml:space="preserve">,</w:t>
        </w:r>
      </w:ins>
      <w:ins w:id="1223" w:author="PR Preview" w:date="2026-01-01T00:00:00Z">
        <w:r>
          <w:t xml:space="preserve"> </w:t>
        </w:r>
      </w:ins>
      <w:ins w:id="1224" w:author="PR Preview" w:date="2026-01-01T00:00:00Z">
        <w:r>
          <w:t xml:space="preserve">which is</w:t>
        </w:r>
      </w:ins>
      <w:ins w:id="1225" w:author="PR Preview" w:date="2026-01-01T00:00:00Z">
        <w:r>
          <w:t xml:space="preserve"> </w:t>
        </w:r>
      </w:ins>
      <m:oMath>
        <m:r>
          <m:t>1</m:t>
        </m:r>
      </m:oMath>
      <w:ins w:id="1226" w:author="PR Preview" w:date="2026-01-01T00:00:00Z">
        <w:r>
          <w:t xml:space="preserve"> </w:t>
        </w:r>
      </w:ins>
      <w:ins w:id="1227" w:author="PR Preview" w:date="2026-01-01T00:00:00Z">
        <w:r>
          <w:t xml:space="preserve">if</w:t>
        </w:r>
      </w:ins>
      <w:ins w:id="1228" w:author="PR Preview" w:date="2026-01-01T00:00:00Z">
        <w:r>
          <w:t xml:space="preserve"> </w:t>
        </w:r>
      </w:ins>
      <m:oMath>
        <m:r>
          <m:t>i</m:t>
        </m:r>
        <m:r>
          <m:rPr>
            <m:sty m:val="p"/>
          </m:rPr>
          <m:t>=</m:t>
        </m:r>
        <m:r>
          <m:t>j</m:t>
        </m:r>
      </m:oMath>
      <w:ins w:id="1229" w:author="PR Preview" w:date="2026-01-01T00:00:00Z">
        <w:r>
          <w:t xml:space="preserve"> </w:t>
        </w:r>
      </w:ins>
      <w:ins w:id="1230" w:author="PR Preview" w:date="2026-01-01T00:00:00Z">
        <w:r>
          <w:t xml:space="preserve">and</w:t>
        </w:r>
      </w:ins>
      <w:ins w:id="1231" w:author="PR Preview" w:date="2026-01-01T00:00:00Z">
        <w:r>
          <w:t xml:space="preserve"> </w:t>
        </w:r>
      </w:ins>
      <m:oMath>
        <m:r>
          <m:t>0</m:t>
        </m:r>
      </m:oMath>
      <w:ins w:id="1232" w:author="PR Preview" w:date="2026-01-01T00:00:00Z">
        <w:r>
          <w:t xml:space="preserve"> </w:t>
        </w:r>
      </w:ins>
      <w:ins w:id="1233" w:author="PR Preview" w:date="2026-01-01T00:00:00Z">
        <w:r>
          <w:t xml:space="preserve">if</w:t>
        </w:r>
      </w:ins>
      <w:ins w:id="1234" w:author="PR Preview" w:date="2026-01-01T00:00:00Z">
        <w:r>
          <w:t xml:space="preserve"> </w:t>
        </w:r>
      </w:ins>
      <m:oMath>
        <m:r>
          <m:t>i</m:t>
        </m:r>
        <m:r>
          <m:rPr>
            <m:sty m:val="p"/>
          </m:rPr>
          <m:t>≠</m:t>
        </m:r>
        <m:r>
          <m:t>j</m:t>
        </m:r>
      </m:oMath>
      <w:ins w:id="1235" w:author="PR Preview" w:date="2026-01-01T00:00:00Z">
        <w:r>
          <w:t xml:space="preserve">.</w:t>
        </w:r>
      </w:ins>
      <w:ins w:id="1236" w:author="PR Preview" w:date="2026-01-01T00:00:00Z">
        <w:r>
          <w:t xml:space="preserve"> </w:t>
        </w:r>
      </w:ins>
      <w:ins w:id="1237" w:author="PR Preview" w:date="2026-01-01T00:00:00Z">
        <w:r>
          <w:t xml:space="preserve">For</w:t>
        </w:r>
      </w:ins>
      <w:ins w:id="1238" w:author="PR Preview" w:date="2026-01-01T00:00:00Z">
        <w:r>
          <w:t xml:space="preserve"> </w:t>
        </w:r>
      </w:ins>
      <m:oMath>
        <m:r>
          <m:t>p</m:t>
        </m:r>
        <m:r>
          <m:rPr>
            <m:sty m:val="p"/>
          </m:rPr>
          <m:t>=</m:t>
        </m:r>
        <m:r>
          <m:t>2</m:t>
        </m:r>
      </m:oMath>
      <w:ins w:id="1239" w:author="PR Preview" w:date="2026-01-01T00:00:00Z">
        <w:r>
          <w:t xml:space="preserve">:</w:t>
        </w:r>
      </w:ins>
    </w:p>
    <w:p>
      <w:pPr>
        <w:pStyle w:val="BodyText"/>
      </w:pPr>
      <w:ins w:id="1240" w:author="PR Preview" w:date="2026-01-01T00:00:00Z">
        <w:r>
          <w:t xml:space="preserve">$$
    \begin{aligned}
    \mathord{\smash[b]{\underset{\raise.3ex\hbox{$\scriptstyle\sim$}}{e}}\vphantom{e}}_1 \cdot \mathord{\smash[b]{\underset{\raise.3ex\hbox{$\scriptstyle\sim$}}{e}}\vphantom{e}}_1 &amp;= 1 \cdot 1 + 0 \cdot 0 \\
    &amp;= 1,
    \end{aligned}
    $$</w:t>
        </w:r>
      </w:ins>
    </w:p>
    <w:p>
      <w:pPr>
        <w:pStyle w:val="FirstParagraph"/>
      </w:pPr>
      <w:ins w:id="1241" w:author="PR Preview" w:date="2026-01-01T00:00:00Z">
        <w:r>
          <w:t xml:space="preserve">$$
    \begin{aligned}
    \mathord{\smash[b]{\underset{\raise.3ex\hbox{$\scriptstyle\sim$}}{e}}\vphantom{e}}_2 \cdot \mathord{\smash[b]{\underset{\raise.3ex\hbox{$\scriptstyle\sim$}}{e}}\vphantom{e}}_2 &amp;= 0 \cdot 0 + 1 \cdot 1 \\
    &amp;= 1,
    \end{aligned}
    $$</w:t>
        </w:r>
      </w:ins>
    </w:p>
    <w:p>
      <w:pPr>
        <w:pStyle w:val="FirstParagraph"/>
      </w:pPr>
      <w:r>
        <w:t xml:space="preserve">and</w:t>
      </w:r>
    </w:p>
    <w:p>
      <w:pPr>
        <w:pStyle w:val="BodyText"/>
      </w:pPr>
      <m:oMathPara>
        <m:oMathParaPr>
          <m:jc m:val="center"/>
        </m:oMathParaPr>
        <m:oMath>
          <m:eqArr>
            <m:e>
              <m:sSub>
                <m:e>
                  <m:limLow>
                    <m:e>
                      <m:r>
                        <m:t>e</m:t>
                      </m:r>
                    </m:e>
                    <m:lim>
                      <m:r>
                        <m:rPr>
                          <m:sty m:val="p"/>
                        </m:rPr>
                        <m:t>∼</m:t>
                      </m:r>
                    </m:lim>
                  </m:limLow>
                </m:e>
                <m:sub>
                  <m:r>
                    <m:t>1</m:t>
                  </m:r>
                </m:sub>
              </m:sSub>
              <m:r>
                <m:rPr>
                  <m:sty m:val="p"/>
                </m:rPr>
                <m:t>⋅</m:t>
              </m:r>
              <m:sSub>
                <m:e>
                  <m:limLow>
                    <m:e>
                      <m:r>
                        <m:t>e</m:t>
                      </m:r>
                    </m:e>
                    <m:lim>
                      <m:r>
                        <m:rPr>
                          <m:sty m:val="p"/>
                        </m:rPr>
                        <m:t>∼</m:t>
                      </m:r>
                    </m:lim>
                  </m:limLow>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p>
      <w:pPr>
        <w:pStyle w:val="BodyText"/>
      </w:pPr>
      <w:ins w:id="1242" w:author="PR Preview" w:date="2026-01-01T00:00:00Z">
        <w:r>
          <w:t xml:space="preserve">$$
    \begin{aligned}
    \mathord{\smash[b]{\underset{\raise.3ex\hbox{$\scriptstyle\sim$}}{e}}\vphantom{e}}_1 \cdot \mathord{\smash[b]{\underset{\raise.3ex\hbox{$\scriptstyle\sim$}}{e}}\vphantom{e}}_2 &amp;= 1 \cdot 0 + 0 \cdot 1 \\
    &amp;= 0.
    \end{aligned}
    $$</w:t>
        </w:r>
      </w:ins>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limLow>
            <m:e>
              <m:r>
                <m:t>a</m:t>
              </m:r>
            </m:e>
            <m:lim>
              <m:r>
                <m:rPr>
                  <m:sty m:val="p"/>
                </m:rPr>
                <m:t>∼</m:t>
              </m:r>
            </m:lim>
          </m:limLow>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limLow>
            <m:e>
              <m:r>
                <m:t>b</m:t>
              </m:r>
            </m:e>
            <m:lim>
              <m:r>
                <m:rPr>
                  <m:sty m:val="p"/>
                </m:rPr>
                <m:t>∼</m:t>
              </m:r>
            </m:lim>
          </m:limLow>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del w:id="1243" w:author="PR Preview" w:date="2026-01-01T00:00:00Z">
        <w:r>
          <w:delText xml:space="preserve">Compute</w:delText>
        </w:r>
      </w:del>
      <w:del w:id="1244" w:author="PR Preview" w:date="2026-01-01T00:00:00Z">
        <w:r>
          <w:delText xml:space="preserve"> </w:delText>
        </w:r>
      </w:del>
      <m:oMath>
        <m:sSup>
          <m:e>
            <m:limLow>
              <m:e>
                <m:r>
                  <m:t>a</m:t>
                </m:r>
              </m:e>
              <m:lim>
                <m:r>
                  <m:rPr>
                    <m:sty m:val="p"/>
                  </m:rPr>
                  <m:t>∼</m:t>
                </m:r>
              </m:lim>
            </m:limLow>
          </m:e>
          <m:sup>
            <m:r>
              <m:rPr>
                <m:sty m:val="p"/>
              </m:rPr>
              <m:t>⊤</m:t>
            </m:r>
          </m:sup>
        </m:sSup>
        <m:limLow>
          <m:e>
            <m:r>
              <m:t>b</m:t>
            </m:r>
          </m:e>
          <m:lim>
            <m:r>
              <m:rPr>
                <m:sty m:val="p"/>
              </m:rPr>
              <m:t>∼</m:t>
            </m:r>
          </m:lim>
        </m:limLow>
      </m:oMath>
      <w:del w:id="1245" w:author="PR Preview" w:date="2026-01-01T00:00:00Z">
        <w:r>
          <w:delText xml:space="preserve"> </w:delText>
        </w:r>
      </w:del>
      <w:del w:id="1246" w:author="PR Preview" w:date="2026-01-01T00:00:00Z">
        <w:r>
          <w:delText xml:space="preserve">and</w:delText>
        </w:r>
      </w:del>
      <w:del w:id="1247" w:author="PR Preview" w:date="2026-01-01T00:00:00Z">
        <w:r>
          <w:delText xml:space="preserve"> </w:delText>
        </w:r>
      </w:del>
      <m:oMath>
        <m:r>
          <m:t>​</m:t>
        </m:r>
        <m:d>
          <m:dPr>
            <m:begChr m:val="∥"/>
            <m:sepChr m:val=""/>
            <m:endChr m:val="∥"/>
            <m:grow/>
          </m:dPr>
          <m:e>
            <m:limLow>
              <m:e>
                <m:r>
                  <m:t>a</m:t>
                </m:r>
              </m:e>
              <m:lim>
                <m:r>
                  <m:rPr>
                    <m:sty m:val="p"/>
                  </m:rPr>
                  <m:t>∼</m:t>
                </m:r>
              </m:lim>
            </m:limLow>
          </m:e>
        </m:d>
        <m:sSub>
          <m:e>
            <m:r>
              <m:t>​</m:t>
            </m:r>
          </m:e>
          <m:sub>
            <m:r>
              <m:t>2</m:t>
            </m:r>
          </m:sub>
        </m:sSub>
      </m:oMath>
      <w:del w:id="1248" w:author="PR Preview" w:date="2026-01-01T00:00:00Z">
        <w:r>
          <w:delText xml:space="preserve">.</w:delText>
        </w:r>
      </w:del>
    </w:p>
    <w:p>
      <w:pPr>
        <w:pStyle w:val="BodyText"/>
      </w:pPr>
      <w:ins w:id="1249" w:author="PR Preview" w:date="2026-01-01T00:00:00Z">
        <w:r>
          <w:t xml:space="preserve">$$\mathord{\smash[b]{\underset{\raise.3ex\hbox{$\scriptstyle\sim$}}{a}}\vphantom{a}}= \begin{bmatrix} 3 \\ -1 \\ 2 \end{bmatrix},
    \qquad
    \mathord{\smash[b]{\underset{\raise.3ex\hbox{$\scriptstyle\sim$}}{b}}\vphantom{b}} = \begin{bmatrix} 0 \\ 4 \\ -2 \end{bmatrix}$$</w:t>
        </w:r>
      </w:ins>
    </w:p>
    <w:p>
      <w:pPr>
        <w:pStyle w:val="FirstParagraph"/>
      </w:pPr>
      <w:ins w:id="1250" w:author="PR Preview" w:date="2026-01-01T00:00:00Z">
        <w:r>
          <w:t xml:space="preserve">Compute</w:t>
        </w:r>
      </w:ins>
      <w:ins w:id="1251" w:author="PR Preview" w:date="2026-01-01T00:00:00Z">
        <w:r>
          <w:t xml:space="preserve"> </w:t>
        </w:r>
      </w:ins>
      <w:ins w:id="1252" w:author="PR Preview" w:date="2026-01-01T00:00:00Z">
        <w:r>
          <w:t xml:space="preserve">$\mathord{\smash[b]{\underset{\raise.3ex\hbox{$\scriptstyle\sim$}}{a}}\vphantom{a}}^{\top} \mathord{\smash[b]{\underset{\raise.3ex\hbox{$\scriptstyle\sim$}}{b}}\vphantom{b}}$</w:t>
        </w:r>
      </w:ins>
      <w:ins w:id="1253" w:author="PR Preview" w:date="2026-01-01T00:00:00Z">
        <w:r>
          <w:t xml:space="preserve"> </w:t>
        </w:r>
      </w:ins>
      <w:ins w:id="1254" w:author="PR Preview" w:date="2026-01-01T00:00:00Z">
        <w:r>
          <w:t xml:space="preserve">and</w:t>
        </w:r>
      </w:ins>
      <w:ins w:id="1255" w:author="PR Preview" w:date="2026-01-01T00:00:00Z">
        <w:r>
          <w:t xml:space="preserve"> </w:t>
        </w:r>
      </w:ins>
      <w:ins w:id="1256" w:author="PR Preview" w:date="2026-01-01T00:00:00Z">
        <w:r>
          <w:t xml:space="preserve">$\mathopen{}\left\lVert\mathord{\smash[b]{\underset{\raise.3ex\hbox{$\scriptstyle\sim$}}{a}}\vphantom{a}}\right\rVert\mathclose{}_2$</w:t>
        </w:r>
      </w:ins>
      <w:ins w:id="1257" w:author="PR Preview" w:date="2026-01-01T00:00:00Z">
        <w:r>
          <w:t xml:space="preserve">.</w:t>
        </w:r>
      </w:ins>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limLow>
                <m:e>
                  <m:r>
                    <m:t>a</m:t>
                  </m:r>
                </m:e>
                <m:lim>
                  <m:r>
                    <m:rPr>
                      <m:sty m:val="p"/>
                    </m:rPr>
                    <m:t>∼</m:t>
                  </m:r>
                </m:lim>
              </m:limLow>
              <m:r>
                <m:rPr>
                  <m:sty m:val="p"/>
                </m:rPr>
                <m:t>⋅</m:t>
              </m:r>
              <m:limLow>
                <m:e>
                  <m:r>
                    <m:t>b</m:t>
                  </m:r>
                </m:e>
                <m:lim>
                  <m:r>
                    <m:rPr>
                      <m:sty m:val="p"/>
                    </m:rPr>
                    <m:t>∼</m:t>
                  </m:r>
                </m:lim>
              </m:limLow>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del w:id="1258" w:author="PR Preview" w:date="2026-01-01T00:00:00Z">
        <w:r>
          <w:delText xml:space="preserve">For the norm, take the inner product of</w:delText>
        </w:r>
      </w:del>
      <w:del w:id="1259" w:author="PR Preview" w:date="2026-01-01T00:00:00Z">
        <w:r>
          <w:delText xml:space="preserve"> </w:delText>
        </w:r>
      </w:del>
      <m:oMath>
        <m:limLow>
          <m:e>
            <m:r>
              <m:t>a</m:t>
            </m:r>
          </m:e>
          <m:lim>
            <m:r>
              <m:rPr>
                <m:sty m:val="p"/>
              </m:rPr>
              <m:t>∼</m:t>
            </m:r>
          </m:lim>
        </m:limLow>
      </m:oMath>
      <w:del w:id="1260" w:author="PR Preview" w:date="2026-01-01T00:00:00Z">
        <w:r>
          <w:delText xml:space="preserve"> </w:delText>
        </w:r>
      </w:del>
      <w:del w:id="1261" w:author="PR Preview" w:date="2026-01-01T00:00:00Z">
        <w:r>
          <w:delText xml:space="preserve">with itself first:</w:delText>
        </w:r>
      </w:del>
    </w:p>
    <w:p>
      <w:pPr>
        <w:pStyle w:val="BodyText"/>
      </w:pPr>
      <m:oMathPara>
        <m:oMathParaPr>
          <m:jc m:val="center"/>
        </m:oMathParaPr>
        <m:oMath>
          <m:eqArr>
            <m:e>
              <m:limLow>
                <m:e>
                  <m:r>
                    <m:t>a</m:t>
                  </m:r>
                </m:e>
                <m:lim>
                  <m:r>
                    <m:rPr>
                      <m:sty m:val="p"/>
                    </m:rPr>
                    <m:t>∼</m:t>
                  </m:r>
                </m:lim>
              </m:limLow>
              <m:r>
                <m:rPr>
                  <m:sty m:val="p"/>
                </m:rPr>
                <m:t>⋅</m:t>
              </m:r>
              <m:limLow>
                <m:e>
                  <m:r>
                    <m:t>a</m:t>
                  </m:r>
                </m:e>
                <m:lim>
                  <m:r>
                    <m:rPr>
                      <m:sty m:val="p"/>
                    </m:rPr>
                    <m:t>∼</m:t>
                  </m:r>
                </m:lim>
              </m:limLow>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BodyText"/>
      </w:pPr>
      <w:ins w:id="1262" w:author="PR Preview" w:date="2026-01-01T00:00:00Z">
        <w:r>
          <w:t xml:space="preserve">$$
    \begin{aligned}
    \mathord{\smash[b]{\underset{\raise.3ex\hbox{$\scriptstyle\sim$}}{a}}\vphantom{a}} \cdot \mathord{\smash[b]{\underset{\raise.3ex\hbox{$\scriptstyle\sim$}}{b}}\vphantom{b}}
    &amp;=(3)(0) + (-1)(4) + (2)(-2) \\
    &amp;= 0 - 4 - 4 \\
    &amp;= -8
    \end{aligned}
    $$</w:t>
        </w:r>
      </w:ins>
    </w:p>
    <w:p>
      <w:pPr>
        <w:pStyle w:val="FirstParagraph"/>
      </w:pPr>
      <w:ins w:id="1263" w:author="PR Preview" w:date="2026-01-01T00:00:00Z">
        <w:r>
          <w:t xml:space="preserve">For the norm, take the inner product of</w:t>
        </w:r>
      </w:ins>
      <w:ins w:id="1264" w:author="PR Preview" w:date="2026-01-01T00:00:00Z">
        <w:r>
          <w:t xml:space="preserve"> </w:t>
        </w:r>
      </w:ins>
      <w:ins w:id="1265" w:author="PR Preview" w:date="2026-01-01T00:00:00Z">
        <w:r>
          <w:t xml:space="preserve">$\mathord{\smash[b]{\underset{\raise.3ex\hbox{$\scriptstyle\sim$}}{a}}\vphantom{a}}$</w:t>
        </w:r>
      </w:ins>
      <w:ins w:id="1266" w:author="PR Preview" w:date="2026-01-01T00:00:00Z">
        <w:r>
          <w:t xml:space="preserve"> </w:t>
        </w:r>
      </w:ins>
      <w:ins w:id="1267" w:author="PR Preview" w:date="2026-01-01T00:00:00Z">
        <w:r>
          <w:t xml:space="preserve">with itself first:</w:t>
        </w:r>
      </w:ins>
    </w:p>
    <w:p>
      <w:pPr>
        <w:pStyle w:val="BodyText"/>
      </w:pPr>
      <w:ins w:id="1268" w:author="PR Preview" w:date="2026-01-01T00:00:00Z">
        <w:r>
          <w:t xml:space="preserve">$$
    \begin{aligned}
    \mathord{\smash[b]{\underset{\raise.3ex\hbox{$\scriptstyle\sim$}}{a}}\vphantom{a}} \cdot \mathord{\smash[b]{\underset{\raise.3ex\hbox{$\scriptstyle\sim$}}{a}}\vphantom{a}}
    &amp;= 3^2 + (-1)^2 + 2^2 \\
    &amp;= 9 + 1 + 4 \\
    &amp;= 14
    \end{aligned}
    $$</w:t>
        </w:r>
      </w:ins>
    </w:p>
    <w:p>
      <w:pPr>
        <w:pStyle w:val="FirstParagraph"/>
      </w:pPr>
      <w:r>
        <w:t xml:space="preserve">so</w:t>
      </w:r>
    </w:p>
    <w:p>
      <w:pPr>
        <w:pStyle w:val="BodyText"/>
      </w:pPr>
      <m:oMathPara>
        <m:oMathParaPr>
          <m:jc m:val="center"/>
        </m:oMathParaPr>
        <m:oMath>
          <m:r>
            <m:t>​</m:t>
          </m:r>
          <m:d>
            <m:dPr>
              <m:begChr m:val="∥"/>
              <m:sepChr m:val=""/>
              <m:endChr m:val="∥"/>
              <m:grow/>
            </m:dPr>
            <m:e>
              <m:limLow>
                <m:e>
                  <m:r>
                    <m:t>a</m:t>
                  </m:r>
                </m:e>
                <m:lim>
                  <m:r>
                    <m:rPr>
                      <m:sty m:val="p"/>
                    </m:rPr>
                    <m:t>∼</m:t>
                  </m:r>
                </m:lim>
              </m:limLow>
            </m:e>
          </m:d>
          <m:sSub>
            <m:e>
              <m:r>
                <m:t>​</m:t>
              </m:r>
            </m:e>
            <m:sub>
              <m:r>
                <m:t>2</m:t>
              </m:r>
            </m:sub>
          </m:sSub>
          <m:r>
            <m:rPr>
              <m:sty m:val="p"/>
            </m:rPr>
            <m:t>=</m:t>
          </m:r>
          <m:rad>
            <m:radPr>
              <m:degHide m:val="on"/>
            </m:radPr>
            <m:deg/>
            <m:e>
              <m:r>
                <m:t>14</m:t>
              </m:r>
            </m:e>
          </m:rad>
          <m:r>
            <m:rPr>
              <m:sty m:val="p"/>
            </m:rPr>
            <m:t>≈</m:t>
          </m:r>
          <m:r>
            <m:t>3.742</m:t>
          </m:r>
        </m:oMath>
      </m:oMathPara>
    </w:p>
    <w:p>
      <w:pPr>
        <w:pStyle w:val="BodyText"/>
      </w:pPr>
      <w:ins w:id="1269" w:author="PR Preview" w:date="2026-01-01T00:00:00Z">
        <w:r>
          <w:t xml:space="preserve">$$\mathopen{}\left\lVert\mathord{\smash[b]{\underset{\raise.3ex\hbox{$\scriptstyle\sim$}}{a}}\vphantom{a}}\right\rVert\mathclose{}_2 = \sqrt{14} \approx 3.742$$</w:t>
        </w:r>
      </w:ins>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del w:id="1270" w:author="PR Preview" w:date="2026-01-01T00:00:00Z">
        <w:r>
          <w:rPr>
            <w:b/>
            <w:bCs/>
          </w:rPr>
          <w:delText xml:space="preserve">Example 20 (Dot product as matrix multiplication)</w:delText>
        </w:r>
      </w:del>
      <w:del w:id="1271" w:author="PR Preview" w:date="2026-01-01T00:00:00Z">
        <w:r>
          <w:delText xml:space="preserve"> </w:delText>
        </w:r>
      </w:del>
      <w:del w:id="1272" w:author="PR Preview" w:date="2026-01-01T00:00:00Z">
        <w:r>
          <w:delText xml:space="preserve">The dot product of two column vectors</w:delText>
        </w:r>
      </w:del>
      <w:del w:id="1273" w:author="PR Preview" w:date="2026-01-01T00:00:00Z">
        <w:r>
          <w:delText xml:space="preserve"> </w:delText>
        </w:r>
      </w:del>
      <m:oMath>
        <m:limLow>
          <m:e>
            <m:r>
              <m:t>x</m:t>
            </m:r>
          </m:e>
          <m:lim>
            <m:r>
              <m:rPr>
                <m:sty m:val="p"/>
              </m:rPr>
              <m:t>∼</m:t>
            </m:r>
          </m:lim>
        </m:limLow>
      </m:oMath>
      <w:del w:id="1274" w:author="PR Preview" w:date="2026-01-01T00:00:00Z">
        <w:r>
          <w:delText xml:space="preserve"> </w:delText>
        </w:r>
      </w:del>
      <w:del w:id="1275" w:author="PR Preview" w:date="2026-01-01T00:00:00Z">
        <w:r>
          <w:delText xml:space="preserve">and</w:delText>
        </w:r>
      </w:del>
      <w:del w:id="1276" w:author="PR Preview" w:date="2026-01-01T00:00:00Z">
        <w:r>
          <w:delText xml:space="preserve"> </w:delText>
        </w:r>
      </w:del>
      <m:oMath>
        <m:limLow>
          <m:e>
            <m:r>
              <m:t>β</m:t>
            </m:r>
          </m:e>
          <m:lim>
            <m:r>
              <m:rPr>
                <m:sty m:val="p"/>
              </m:rPr>
              <m:t>∼</m:t>
            </m:r>
          </m:lim>
        </m:limLow>
      </m:oMath>
      <w:del w:id="1277" w:author="PR Preview" w:date="2026-01-01T00:00:00Z">
        <w:r>
          <w:delText xml:space="preserve"> </w:delText>
        </w:r>
      </w:del>
      <w:del w:id="1278" w:author="PR Preview" w:date="2026-01-01T00:00:00Z">
        <w:r>
          <w:delText xml:space="preserve">can be written as a matrix product of the row vector</w:delText>
        </w:r>
      </w:del>
      <w:del w:id="1279" w:author="PR Preview" w:date="2026-01-01T00:00:00Z">
        <w:r>
          <w:delText xml:space="preserve"> </w:delText>
        </w:r>
      </w:del>
      <m:oMath>
        <m:sSup>
          <m:e>
            <m:limLow>
              <m:e>
                <m:r>
                  <m:t>x</m:t>
                </m:r>
              </m:e>
              <m:lim>
                <m:r>
                  <m:rPr>
                    <m:sty m:val="p"/>
                  </m:rPr>
                  <m:t>∼</m:t>
                </m:r>
              </m:lim>
            </m:limLow>
          </m:e>
          <m:sup>
            <m:r>
              <m:rPr>
                <m:sty m:val="p"/>
              </m:rPr>
              <m:t>⊤</m:t>
            </m:r>
          </m:sup>
        </m:sSup>
      </m:oMath>
      <w:del w:id="1280" w:author="PR Preview" w:date="2026-01-01T00:00:00Z">
        <w:r>
          <w:delText xml:space="preserve"> </w:delText>
        </w:r>
      </w:del>
      <w:del w:id="1281" w:author="PR Preview" w:date="2026-01-01T00:00:00Z">
        <w:r>
          <w:delText xml:space="preserve">with the column vector</w:delText>
        </w:r>
      </w:del>
      <w:del w:id="1282" w:author="PR Preview" w:date="2026-01-01T00:00:00Z">
        <w:r>
          <w:delText xml:space="preserve"> </w:delText>
        </w:r>
      </w:del>
      <m:oMath>
        <m:limLow>
          <m:e>
            <m:r>
              <m:t>β</m:t>
            </m:r>
          </m:e>
          <m:lim>
            <m:r>
              <m:rPr>
                <m:sty m:val="p"/>
              </m:rPr>
              <m:t>∼</m:t>
            </m:r>
          </m:lim>
        </m:limLow>
      </m:oMath>
      <w:del w:id="1283" w:author="PR Preview" w:date="2026-01-01T00:00:00Z">
        <w:r>
          <w:delText xml:space="preserve">:</w:delText>
        </w:r>
      </w:del>
    </w:p>
    <w:p>
      <w:pPr>
        <w:pStyle w:val="BodyText"/>
      </w:pPr>
      <m:oMathPara>
        <m:oMathParaPr>
          <m:jc m:val="center"/>
        </m:oMathParaPr>
        <m:oMath>
          <m:eqArr>
            <m:e>
              <m:limLow>
                <m:e>
                  <m:r>
                    <m:t>x</m:t>
                  </m:r>
                </m:e>
                <m:lim>
                  <m:r>
                    <m:rPr>
                      <m:sty m:val="p"/>
                    </m:rPr>
                    <m:t>∼</m:t>
                  </m:r>
                </m:lim>
              </m:limLow>
              <m:r>
                <m:rPr>
                  <m:sty m:val="p"/>
                </m:rPr>
                <m:t>⋅</m:t>
              </m:r>
              <m:limLow>
                <m:e>
                  <m:r>
                    <m:t>β</m:t>
                  </m:r>
                </m:e>
                <m:lim>
                  <m:r>
                    <m:rPr>
                      <m:sty m:val="p"/>
                    </m:rPr>
                    <m:t>∼</m:t>
                  </m:r>
                </m:lim>
              </m:limLow>
              <m:r>
                <m:t>&amp;</m:t>
              </m:r>
              <m:r>
                <m:rPr>
                  <m:sty m:val="p"/>
                </m:rPr>
                <m:t>=</m:t>
              </m:r>
              <m:sSup>
                <m:e>
                  <m:limLow>
                    <m:e>
                      <m:r>
                        <m:t>x</m:t>
                      </m:r>
                    </m:e>
                    <m:lim>
                      <m:r>
                        <m:rPr>
                          <m:sty m:val="p"/>
                        </m:rPr>
                        <m:t>∼</m:t>
                      </m:r>
                    </m:lim>
                  </m:limLow>
                </m:e>
                <m:sup>
                  <m:r>
                    <m:rPr>
                      <m:sty m:val="p"/>
                    </m:rPr>
                    <m:t>⊤</m:t>
                  </m:r>
                </m:sup>
              </m:sSup>
              <m:r>
                <m:t> </m:t>
              </m:r>
              <m:limLow>
                <m:e>
                  <m:r>
                    <m:t>β</m:t>
                  </m:r>
                </m:e>
                <m:lim>
                  <m:r>
                    <m:rPr>
                      <m:sty m:val="p"/>
                    </m:rPr>
                    <m:t>∼</m:t>
                  </m:r>
                </m:lim>
              </m:limLow>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p>
      <w:pPr>
        <w:pStyle w:val="BodyText"/>
      </w:pPr>
      <w:ins w:id="1284" w:author="PR Preview" w:date="2026-01-01T00:00:00Z">
        <w:r>
          <w:rPr>
            <w:b/>
            <w:bCs/>
          </w:rPr>
          <w:t xml:space="preserve">Example 20 (Dot product as matrix multiplication)</w:t>
        </w:r>
      </w:ins>
      <w:ins w:id="1285" w:author="PR Preview" w:date="2026-01-01T00:00:00Z">
        <w:r>
          <w:t xml:space="preserve"> </w:t>
        </w:r>
      </w:ins>
      <w:ins w:id="1286" w:author="PR Preview" w:date="2026-01-01T00:00:00Z">
        <w:r>
          <w:t xml:space="preserve">The dot product of two column vectors</w:t>
        </w:r>
      </w:ins>
      <w:ins w:id="1287" w:author="PR Preview" w:date="2026-01-01T00:00:00Z">
        <w:r>
          <w:t xml:space="preserve"> </w:t>
        </w:r>
      </w:ins>
      <w:ins w:id="1288" w:author="PR Preview" w:date="2026-01-01T00:00:00Z">
        <w:r>
          <w:t xml:space="preserve">$\mathord{\smash[b]{\underset{\raise.3ex\hbox{$\scriptstyle\sim$}}{x}}\vphantom{x}}$</w:t>
        </w:r>
      </w:ins>
      <w:ins w:id="1289" w:author="PR Preview" w:date="2026-01-01T00:00:00Z">
        <w:r>
          <w:t xml:space="preserve"> </w:t>
        </w:r>
      </w:ins>
      <w:ins w:id="1290" w:author="PR Preview" w:date="2026-01-01T00:00:00Z">
        <w:r>
          <w:t xml:space="preserve">and</w:t>
        </w:r>
      </w:ins>
      <w:ins w:id="1291" w:author="PR Preview" w:date="2026-01-01T00:00:00Z">
        <w:r>
          <w:t xml:space="preserve"> </w:t>
        </w:r>
      </w:ins>
      <w:ins w:id="1292" w:author="PR Preview" w:date="2026-01-01T00:00:00Z">
        <w:r>
          <w:t xml:space="preserve">$\mathord{\smash[b]{\underset{\raise.3ex\hbox{$\scriptstyle\sim$}}{\beta}}\vphantom{\beta}}$</w:t>
        </w:r>
      </w:ins>
      <w:ins w:id="1293" w:author="PR Preview" w:date="2026-01-01T00:00:00Z">
        <w:r>
          <w:t xml:space="preserve"> </w:t>
        </w:r>
      </w:ins>
      <w:ins w:id="1294" w:author="PR Preview" w:date="2026-01-01T00:00:00Z">
        <w:r>
          <w:t xml:space="preserve">can be written as a matrix product of the row vector</w:t>
        </w:r>
      </w:ins>
      <w:ins w:id="1295" w:author="PR Preview" w:date="2026-01-01T00:00:00Z">
        <w:r>
          <w:t xml:space="preserve"> </w:t>
        </w:r>
      </w:ins>
      <w:ins w:id="1296" w:author="PR Preview" w:date="2026-01-01T00:00:00Z">
        <w:r>
          <w:t xml:space="preserve">${\mathord{\smash[b]{\underset{\raise.3ex\hbox{$\scriptstyle\sim$}}{x}}\vphantom{x}}}^{\top}$</w:t>
        </w:r>
      </w:ins>
      <w:ins w:id="1297" w:author="PR Preview" w:date="2026-01-01T00:00:00Z">
        <w:r>
          <w:t xml:space="preserve"> </w:t>
        </w:r>
      </w:ins>
      <w:ins w:id="1298" w:author="PR Preview" w:date="2026-01-01T00:00:00Z">
        <w:r>
          <w:t xml:space="preserve">with the column vector</w:t>
        </w:r>
      </w:ins>
      <w:ins w:id="1299" w:author="PR Preview" w:date="2026-01-01T00:00:00Z">
        <w:r>
          <w:t xml:space="preserve"> </w:t>
        </w:r>
      </w:ins>
      <w:ins w:id="1300" w:author="PR Preview" w:date="2026-01-01T00:00:00Z">
        <w:r>
          <w:t xml:space="preserve">$\mathord{\smash[b]{\underset{\raise.3ex\hbox{$\scriptstyle\sim$}}{\beta}}\vphantom{\beta}}$</w:t>
        </w:r>
      </w:ins>
      <w:ins w:id="1301" w:author="PR Preview" w:date="2026-01-01T00:00:00Z">
        <w:r>
          <w:t xml:space="preserve">:</w:t>
        </w:r>
      </w:ins>
    </w:p>
    <w:p>
      <w:pPr>
        <w:pStyle w:val="BodyText"/>
      </w:pPr>
      <w:ins w:id="1302" w:author="PR Preview" w:date="2026-01-01T00:00:00Z">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ins>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del w:id="1303" w:author="PR Preview" w:date="2026-01-01T00:00:00Z">
        <w:r>
          <w:rPr>
            <w:b/>
            <w:bCs/>
          </w:rPr>
          <w:delText xml:space="preserve">Exercise 4 (Which of these products are defined?)</w:delText>
        </w:r>
      </w:del>
      <w:del w:id="1304" w:author="PR Preview" w:date="2026-01-01T00:00:00Z">
        <w:r>
          <w:delText xml:space="preserve"> </w:delText>
        </w:r>
      </w:del>
      <w:del w:id="1305" w:author="PR Preview" w:date="2026-01-01T00:00:00Z">
        <w:r>
          <w:delText xml:space="preserve">Let</w:delText>
        </w:r>
      </w:del>
      <w:del w:id="1306" w:author="PR Preview" w:date="2026-01-01T00:00:00Z">
        <w:r>
          <w:delText xml:space="preserve"> </w:delText>
        </w:r>
      </w:del>
      <m:oMath>
        <m:r>
          <m:rPr>
            <m:sty m:val="bi"/>
          </m:rPr>
          <m:t>A</m:t>
        </m:r>
      </m:oMath>
      <w:del w:id="1307" w:author="PR Preview" w:date="2026-01-01T00:00:00Z">
        <w:r>
          <w:delText xml:space="preserve"> </w:delText>
        </w:r>
      </w:del>
      <w:del w:id="1308" w:author="PR Preview" w:date="2026-01-01T00:00:00Z">
        <w:r>
          <w:delText xml:space="preserve">be</w:delText>
        </w:r>
      </w:del>
      <w:del w:id="1309" w:author="PR Preview" w:date="2026-01-01T00:00:00Z">
        <w:r>
          <w:delText xml:space="preserve"> </w:delText>
        </w:r>
      </w:del>
      <m:oMath>
        <m:r>
          <m:t>4</m:t>
        </m:r>
        <m:r>
          <m:rPr>
            <m:sty m:val="p"/>
          </m:rPr>
          <m:t>×</m:t>
        </m:r>
        <m:r>
          <m:t>3</m:t>
        </m:r>
      </m:oMath>
      <w:del w:id="1310" w:author="PR Preview" w:date="2026-01-01T00:00:00Z">
        <w:r>
          <w:delText xml:space="preserve">, let</w:delText>
        </w:r>
      </w:del>
      <w:del w:id="1311" w:author="PR Preview" w:date="2026-01-01T00:00:00Z">
        <w:r>
          <w:delText xml:space="preserve"> </w:delText>
        </w:r>
      </w:del>
      <m:oMath>
        <m:r>
          <m:rPr>
            <m:sty m:val="bi"/>
          </m:rPr>
          <m:t>B</m:t>
        </m:r>
      </m:oMath>
      <w:del w:id="1312" w:author="PR Preview" w:date="2026-01-01T00:00:00Z">
        <w:r>
          <w:delText xml:space="preserve"> </w:delText>
        </w:r>
      </w:del>
      <w:del w:id="1313" w:author="PR Preview" w:date="2026-01-01T00:00:00Z">
        <w:r>
          <w:delText xml:space="preserve">be</w:delText>
        </w:r>
      </w:del>
      <w:del w:id="1314" w:author="PR Preview" w:date="2026-01-01T00:00:00Z">
        <w:r>
          <w:delText xml:space="preserve"> </w:delText>
        </w:r>
      </w:del>
      <m:oMath>
        <m:r>
          <m:t>3</m:t>
        </m:r>
        <m:r>
          <m:rPr>
            <m:sty m:val="p"/>
          </m:rPr>
          <m:t>×</m:t>
        </m:r>
        <m:r>
          <m:t>2</m:t>
        </m:r>
      </m:oMath>
      <w:del w:id="1315" w:author="PR Preview" w:date="2026-01-01T00:00:00Z">
        <w:r>
          <w:delText xml:space="preserve">, and let</w:delText>
        </w:r>
      </w:del>
      <w:del w:id="1316" w:author="PR Preview" w:date="2026-01-01T00:00:00Z">
        <w:r>
          <w:delText xml:space="preserve"> </w:delText>
        </w:r>
      </w:del>
      <m:oMath>
        <m:limLow>
          <m:e>
            <m:r>
              <m:t>x</m:t>
            </m:r>
          </m:e>
          <m:lim>
            <m:r>
              <m:rPr>
                <m:sty m:val="p"/>
              </m:rPr>
              <m:t>∼</m:t>
            </m:r>
          </m:lim>
        </m:limLow>
        <m:r>
          <m:rPr>
            <m:sty m:val="p"/>
          </m:rPr>
          <m:t>∈</m:t>
        </m:r>
        <m:sSup>
          <m:e>
            <m:r>
              <m:rPr>
                <m:scr m:val="double-struck"/>
                <m:sty m:val="p"/>
              </m:rPr>
              <m:t>R</m:t>
            </m:r>
          </m:e>
          <m:sup>
            <m:r>
              <m:t>3</m:t>
            </m:r>
          </m:sup>
        </m:sSup>
      </m:oMath>
      <w:del w:id="1317" w:author="PR Preview" w:date="2026-01-01T00:00:00Z">
        <w:r>
          <w:delText xml:space="preserve">.</w:delText>
        </w:r>
      </w:del>
      <w:del w:id="1318" w:author="PR Preview" w:date="2026-01-01T00:00:00Z">
        <w:r>
          <w:delText xml:space="preserve"> </w:delText>
        </w:r>
      </w:del>
      <w:del w:id="1319" w:author="PR Preview" w:date="2026-01-01T00:00:00Z">
        <w:r>
          <w:delText xml:space="preserve">For each expression, say whether it is defined,</w:delText>
        </w:r>
      </w:del>
      <w:del w:id="1320" w:author="PR Preview" w:date="2026-01-01T00:00:00Z">
        <w:r>
          <w:delText xml:space="preserve"> </w:delText>
        </w:r>
      </w:del>
      <w:del w:id="1321" w:author="PR Preview" w:date="2026-01-01T00:00:00Z">
        <w:r>
          <w:delText xml:space="preserve">and if so give the shape of the result:</w:delText>
        </w:r>
      </w:del>
    </w:p>
    <w:p>
      <w:pPr>
        <w:pStyle w:val="FirstParagraph"/>
      </w:pPr>
      <w:ins w:id="1322" w:author="PR Preview" w:date="2026-01-01T00:00:00Z">
        <w:r>
          <w:rPr>
            <w:b/>
            <w:bCs/>
          </w:rPr>
          <w:t xml:space="preserve">Exercise 4 (Which of these products are defined?)</w:t>
        </w:r>
      </w:ins>
      <w:ins w:id="1323" w:author="PR Preview" w:date="2026-01-01T00:00:00Z">
        <w:r>
          <w:t xml:space="preserve"> </w:t>
        </w:r>
      </w:ins>
      <w:ins w:id="1324" w:author="PR Preview" w:date="2026-01-01T00:00:00Z">
        <w:r>
          <w:t xml:space="preserve">Let</w:t>
        </w:r>
      </w:ins>
      <w:ins w:id="1325" w:author="PR Preview" w:date="2026-01-01T00:00:00Z">
        <w:r>
          <w:t xml:space="preserve"> </w:t>
        </w:r>
      </w:ins>
      <m:oMath>
        <m:r>
          <m:rPr>
            <m:sty m:val="bi"/>
          </m:rPr>
          <m:t>A</m:t>
        </m:r>
      </m:oMath>
      <w:ins w:id="1326" w:author="PR Preview" w:date="2026-01-01T00:00:00Z">
        <w:r>
          <w:t xml:space="preserve"> </w:t>
        </w:r>
      </w:ins>
      <w:ins w:id="1327" w:author="PR Preview" w:date="2026-01-01T00:00:00Z">
        <w:r>
          <w:t xml:space="preserve">be</w:t>
        </w:r>
      </w:ins>
      <w:ins w:id="1328" w:author="PR Preview" w:date="2026-01-01T00:00:00Z">
        <w:r>
          <w:t xml:space="preserve"> </w:t>
        </w:r>
      </w:ins>
      <m:oMath>
        <m:r>
          <m:t>4</m:t>
        </m:r>
        <m:r>
          <m:rPr>
            <m:sty m:val="p"/>
          </m:rPr>
          <m:t>×</m:t>
        </m:r>
        <m:r>
          <m:t>3</m:t>
        </m:r>
      </m:oMath>
      <w:ins w:id="1329" w:author="PR Preview" w:date="2026-01-01T00:00:00Z">
        <w:r>
          <w:t xml:space="preserve">, let</w:t>
        </w:r>
      </w:ins>
      <w:ins w:id="1330" w:author="PR Preview" w:date="2026-01-01T00:00:00Z">
        <w:r>
          <w:t xml:space="preserve"> </w:t>
        </w:r>
      </w:ins>
      <m:oMath>
        <m:r>
          <m:rPr>
            <m:sty m:val="bi"/>
          </m:rPr>
          <m:t>B</m:t>
        </m:r>
      </m:oMath>
      <w:ins w:id="1331" w:author="PR Preview" w:date="2026-01-01T00:00:00Z">
        <w:r>
          <w:t xml:space="preserve"> </w:t>
        </w:r>
      </w:ins>
      <w:ins w:id="1332" w:author="PR Preview" w:date="2026-01-01T00:00:00Z">
        <w:r>
          <w:t xml:space="preserve">be</w:t>
        </w:r>
      </w:ins>
      <w:ins w:id="1333" w:author="PR Preview" w:date="2026-01-01T00:00:00Z">
        <w:r>
          <w:t xml:space="preserve"> </w:t>
        </w:r>
      </w:ins>
      <m:oMath>
        <m:r>
          <m:t>3</m:t>
        </m:r>
        <m:r>
          <m:rPr>
            <m:sty m:val="p"/>
          </m:rPr>
          <m:t>×</m:t>
        </m:r>
        <m:r>
          <m:t>2</m:t>
        </m:r>
      </m:oMath>
      <w:ins w:id="1334" w:author="PR Preview" w:date="2026-01-01T00:00:00Z">
        <w:r>
          <w:t xml:space="preserve">, and let</w:t>
        </w:r>
      </w:ins>
      <w:ins w:id="1335" w:author="PR Preview" w:date="2026-01-01T00:00:00Z">
        <w:r>
          <w:t xml:space="preserve"> </w:t>
        </w:r>
      </w:ins>
      <w:ins w:id="1336" w:author="PR Preview" w:date="2026-01-01T00:00:00Z">
        <w:r>
          <w:t xml:space="preserve">$\mathord{\smash[b]{\underset{\raise.3ex\hbox{$\scriptstyle\sim$}}{x}}\vphantom{x}}\in \mathbb{R}^3$</w:t>
        </w:r>
      </w:ins>
      <w:ins w:id="1337" w:author="PR Preview" w:date="2026-01-01T00:00:00Z">
        <w:r>
          <w:t xml:space="preserve">.</w:t>
        </w:r>
      </w:ins>
      <w:ins w:id="1338" w:author="PR Preview" w:date="2026-01-01T00:00:00Z">
        <w:r>
          <w:t xml:space="preserve"> </w:t>
        </w:r>
      </w:ins>
      <w:ins w:id="1339" w:author="PR Preview" w:date="2026-01-01T00:00:00Z">
        <w:r>
          <w:t xml:space="preserve">For each expression, say whether it is defined,</w:t>
        </w:r>
      </w:ins>
      <w:ins w:id="1340" w:author="PR Preview" w:date="2026-01-01T00:00:00Z">
        <w:r>
          <w:t xml:space="preserve"> </w:t>
        </w:r>
      </w:ins>
      <w:ins w:id="1341" w:author="PR Preview" w:date="2026-01-01T00:00:00Z">
        <w:r>
          <w:t xml:space="preserve">and if so give the shape of the result:</w:t>
        </w:r>
      </w:ins>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limLow>
          <m:e>
            <m:r>
              <m:t>x</m:t>
            </m:r>
          </m:e>
          <m:lim>
            <m:r>
              <m:rPr>
                <m:sty m:val="p"/>
              </m:rPr>
              <m:t>∼</m:t>
            </m:r>
          </m:lim>
        </m:limLow>
      </m:oMath>
      <w:del w:id="1342" w:author="PR Preview" w:date="2026-01-01T00:00:00Z">
        <w:r>
          <w:delText xml:space="preserve">​</w:delText>
        </w:r>
      </w:del>
    </w:p>
    <w:p>
      <w:pPr>
        <w:pStyle w:val="Compact"/>
        <w:numPr>
          <w:ilvl w:val="0"/>
          <w:numId w:val="1007"/>
        </w:numPr>
      </w:pPr>
      <m:oMath>
        <m:sSup>
          <m:e>
            <m:limLow>
              <m:e>
                <m:r>
                  <m:t>x</m:t>
                </m:r>
              </m:e>
              <m:lim>
                <m:r>
                  <m:rPr>
                    <m:sty m:val="p"/>
                  </m:rPr>
                  <m:t>∼</m:t>
                </m:r>
              </m:lim>
            </m:limLow>
          </m:e>
          <m:sup>
            <m:r>
              <m:rPr>
                <m:sty m:val="p"/>
              </m:rPr>
              <m:t>⊤</m:t>
            </m:r>
          </m:sup>
        </m:sSup>
        <m:limLow>
          <m:e>
            <m:r>
              <m:t>x</m:t>
            </m:r>
          </m:e>
          <m:lim>
            <m:r>
              <m:rPr>
                <m:sty m:val="p"/>
              </m:rPr>
              <m:t>∼</m:t>
            </m:r>
          </m:lim>
        </m:limLow>
      </m:oMath>
      <w:del w:id="1343" w:author="PR Preview" w:date="2026-01-01T00:00:00Z">
        <w:r>
          <w:delText xml:space="preserve">​</w:delText>
        </w:r>
      </w:del>
    </w:p>
    <w:p>
      <w:pPr>
        <w:pStyle w:val="Compact"/>
        <w:numPr>
          <w:ilvl w:val="0"/>
          <w:numId w:val="1007"/>
        </w:numPr>
      </w:pPr>
      <m:oMath>
        <m:limLow>
          <m:e>
            <m:r>
              <m:t>x</m:t>
            </m:r>
          </m:e>
          <m:lim>
            <m:r>
              <m:rPr>
                <m:sty m:val="p"/>
              </m:rPr>
              <m:t>∼</m:t>
            </m:r>
          </m:lim>
        </m:limLow>
        <m:sSup>
          <m:e>
            <m:limLow>
              <m:e>
                <m:r>
                  <m:t>x</m:t>
                </m:r>
              </m:e>
              <m:lim>
                <m:r>
                  <m:rPr>
                    <m:sty m:val="p"/>
                  </m:rPr>
                  <m:t>∼</m:t>
                </m:r>
              </m:lim>
            </m:limLow>
          </m:e>
          <m:sup>
            <m:r>
              <m:rPr>
                <m:sty m:val="p"/>
              </m:rPr>
              <m:t>⊤</m:t>
            </m:r>
          </m:sup>
        </m:sSup>
      </m:oMath>
      <w:del w:id="1344" w:author="PR Preview" w:date="2026-01-01T00:00:00Z">
        <w:r>
          <w:delText xml:space="preserve">​</w:delText>
        </w:r>
      </w:del>
    </w:p>
    <w:p>
      <w:pPr>
        <w:pStyle w:val="Compact"/>
        <w:numPr>
          <w:ilvl w:val="0"/>
          <w:numId w:val="1007"/>
        </w:numPr>
      </w:pPr>
      <w:ins w:id="1345" w:author="PR Preview" w:date="2026-01-01T00:00:00Z">
        <w:r>
          <w:t xml:space="preserve">$\mathbf{A} \mathord{\smash[b]{\underset{\raise.3ex\hbox{$\scriptstyle\sim$}}{x}}\vphantom{x}}$</w:t>
        </w:r>
      </w:ins>
      <w:ins w:id="1346" w:author="PR Preview" w:date="2026-01-01T00:00:00Z">
        <w:r>
          <w:t xml:space="preserve">​</w:t>
        </w:r>
      </w:ins>
    </w:p>
    <w:p>
      <w:pPr>
        <w:pStyle w:val="Compact"/>
        <w:numPr>
          <w:ilvl w:val="0"/>
          <w:numId w:val="1007"/>
        </w:numPr>
      </w:pPr>
      <w:ins w:id="1347" w:author="PR Preview" w:date="2026-01-01T00:00:00Z">
        <w:r>
          <w:t xml:space="preserve">$\mathord{\smash[b]{\underset{\raise.3ex\hbox{$\scriptstyle\sim$}}{x}}\vphantom{x}}^{\top} \mathord{\smash[b]{\underset{\raise.3ex\hbox{$\scriptstyle\sim$}}{x}}\vphantom{x}}$</w:t>
        </w:r>
      </w:ins>
      <w:ins w:id="1348" w:author="PR Preview" w:date="2026-01-01T00:00:00Z">
        <w:r>
          <w:t xml:space="preserve">​</w:t>
        </w:r>
      </w:ins>
    </w:p>
    <w:p>
      <w:pPr>
        <w:pStyle w:val="Compact"/>
        <w:numPr>
          <w:ilvl w:val="0"/>
          <w:numId w:val="1007"/>
        </w:numPr>
      </w:pPr>
      <w:ins w:id="1349" w:author="PR Preview" w:date="2026-01-01T00:00:00Z">
        <w:r>
          <w:t xml:space="preserve">$\mathord{\smash[b]{\underset{\raise.3ex\hbox{$\scriptstyle\sim$}}{x}}\vphantom{x}}\mathord{\smash[b]{\underset{\raise.3ex\hbox{$\scriptstyle\sim$}}{x}}\vphantom{x}}^{\top}$</w:t>
        </w:r>
      </w:ins>
      <w:ins w:id="1350" w:author="PR Preview" w:date="2026-01-01T00:00:00Z">
        <w:r>
          <w:t xml:space="preserve">​</w:t>
        </w:r>
      </w:ins>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limLow>
          <m:e>
            <m:r>
              <m:t>x</m:t>
            </m:r>
          </m:e>
          <m:lim>
            <m:r>
              <m:rPr>
                <m:sty m:val="p"/>
              </m:rPr>
              <m:t>∼</m:t>
            </m:r>
          </m:lim>
        </m:limLow>
      </m:oMath>
      <w:del w:id="1351" w:author="PR Preview" w:date="2026-01-01T00:00:00Z">
        <w:r>
          <w:delText xml:space="preserve">:</w:delText>
        </w:r>
      </w:del>
      <w:del w:id="1352" w:author="PR Preview" w:date="2026-01-01T00:00:00Z">
        <w:r>
          <w:delText xml:space="preserve"> </w:delText>
        </w:r>
      </w:del>
      <m:oMath>
        <m:r>
          <m:rPr>
            <m:sty m:val="p"/>
          </m:rPr>
          <m:t>(</m:t>
        </m:r>
        <m:r>
          <m:t>4</m:t>
        </m:r>
        <m:r>
          <m:rPr>
            <m:sty m:val="p"/>
          </m:rPr>
          <m:t>×</m:t>
        </m:r>
        <m:r>
          <m:t>3</m:t>
        </m:r>
        <m:r>
          <m:rPr>
            <m:sty m:val="p"/>
          </m:rPr>
          <m:t>)</m:t>
        </m:r>
        <m:r>
          <m:rPr>
            <m:sty m:val="p"/>
          </m:rPr>
          <m:t>(</m:t>
        </m:r>
        <m:r>
          <m:t>3</m:t>
        </m:r>
        <m:r>
          <m:rPr>
            <m:sty m:val="p"/>
          </m:rPr>
          <m:t>×</m:t>
        </m:r>
        <m:r>
          <m:t>1</m:t>
        </m:r>
        <m:r>
          <m:rPr>
            <m:sty m:val="p"/>
          </m:rPr>
          <m:t>)</m:t>
        </m:r>
      </m:oMath>
      <w:del w:id="1353" w:author="PR Preview" w:date="2026-01-01T00:00:00Z">
        <w:r>
          <w:delText xml:space="preserve">, defined, result</w:delText>
        </w:r>
      </w:del>
      <w:del w:id="1354" w:author="PR Preview" w:date="2026-01-01T00:00:00Z">
        <w:r>
          <w:delText xml:space="preserve"> </w:delText>
        </w:r>
      </w:del>
      <m:oMath>
        <m:r>
          <m:t>4</m:t>
        </m:r>
        <m:r>
          <m:rPr>
            <m:sty m:val="p"/>
          </m:rPr>
          <m:t>×</m:t>
        </m:r>
        <m:r>
          <m:t>1</m:t>
        </m:r>
      </m:oMath>
      <w:del w:id="1355" w:author="PR Preview" w:date="2026-01-01T00:00:00Z">
        <w:r>
          <w:delText xml:space="preserve"> </w:delText>
        </w:r>
      </w:del>
      <w:del w:id="1356" w:author="PR Preview" w:date="2026-01-01T00:00:00Z">
        <w:r>
          <w:delText xml:space="preserve">—</w:delText>
        </w:r>
      </w:del>
      <w:del w:id="1357" w:author="PR Preview" w:date="2026-01-01T00:00:00Z">
        <w:r>
          <w:delText xml:space="preserve"> </w:delText>
        </w:r>
      </w:del>
      <w:del w:id="1358" w:author="PR Preview" w:date="2026-01-01T00:00:00Z">
        <w:r>
          <w:delText xml:space="preserve">a vector in</w:delText>
        </w:r>
      </w:del>
      <w:del w:id="1359" w:author="PR Preview" w:date="2026-01-01T00:00:00Z">
        <w:r>
          <w:delText xml:space="preserve"> </w:delText>
        </w:r>
      </w:del>
      <m:oMath>
        <m:sSup>
          <m:e>
            <m:r>
              <m:rPr>
                <m:scr m:val="double-struck"/>
                <m:sty m:val="p"/>
              </m:rPr>
              <m:t>R</m:t>
            </m:r>
          </m:e>
          <m:sup>
            <m:r>
              <m:t>4</m:t>
            </m:r>
          </m:sup>
        </m:sSup>
      </m:oMath>
      <w:del w:id="1360" w:author="PR Preview" w:date="2026-01-01T00:00:00Z">
        <w:r>
          <w:delText xml:space="preserve">.</w:delText>
        </w:r>
      </w:del>
    </w:p>
    <w:p>
      <w:pPr>
        <w:pStyle w:val="Compact"/>
        <w:numPr>
          <w:ilvl w:val="0"/>
          <w:numId w:val="1008"/>
        </w:numPr>
      </w:pPr>
      <m:oMath>
        <m:sSup>
          <m:e>
            <m:limLow>
              <m:e>
                <m:r>
                  <m:t>x</m:t>
                </m:r>
              </m:e>
              <m:lim>
                <m:r>
                  <m:rPr>
                    <m:sty m:val="p"/>
                  </m:rPr>
                  <m:t>∼</m:t>
                </m:r>
              </m:lim>
            </m:limLow>
          </m:e>
          <m:sup>
            <m:r>
              <m:rPr>
                <m:sty m:val="p"/>
              </m:rPr>
              <m:t>⊤</m:t>
            </m:r>
          </m:sup>
        </m:sSup>
        <m:limLow>
          <m:e>
            <m:r>
              <m:t>x</m:t>
            </m:r>
          </m:e>
          <m:lim>
            <m:r>
              <m:rPr>
                <m:sty m:val="p"/>
              </m:rPr>
              <m:t>∼</m:t>
            </m:r>
          </m:lim>
        </m:limLow>
      </m:oMath>
      <w:del w:id="1361" w:author="PR Preview" w:date="2026-01-01T00:00:00Z">
        <w:r>
          <w:delText xml:space="preserve">:</w:delText>
        </w:r>
      </w:del>
      <w:del w:id="1362" w:author="PR Preview" w:date="2026-01-01T00:00:00Z">
        <w:r>
          <w:delText xml:space="preserve"> </w:delText>
        </w:r>
      </w:del>
      <m:oMath>
        <m:r>
          <m:rPr>
            <m:sty m:val="p"/>
          </m:rPr>
          <m:t>(</m:t>
        </m:r>
        <m:r>
          <m:t>1</m:t>
        </m:r>
        <m:r>
          <m:rPr>
            <m:sty m:val="p"/>
          </m:rPr>
          <m:t>×</m:t>
        </m:r>
        <m:r>
          <m:t>3</m:t>
        </m:r>
        <m:r>
          <m:rPr>
            <m:sty m:val="p"/>
          </m:rPr>
          <m:t>)</m:t>
        </m:r>
        <m:r>
          <m:rPr>
            <m:sty m:val="p"/>
          </m:rPr>
          <m:t>(</m:t>
        </m:r>
        <m:r>
          <m:t>3</m:t>
        </m:r>
        <m:r>
          <m:rPr>
            <m:sty m:val="p"/>
          </m:rPr>
          <m:t>×</m:t>
        </m:r>
        <m:r>
          <m:t>1</m:t>
        </m:r>
        <m:r>
          <m:rPr>
            <m:sty m:val="p"/>
          </m:rPr>
          <m:t>)</m:t>
        </m:r>
      </m:oMath>
      <w:del w:id="1363" w:author="PR Preview" w:date="2026-01-01T00:00:00Z">
        <w:r>
          <w:delText xml:space="preserve">, defined, result</w:delText>
        </w:r>
      </w:del>
      <w:del w:id="1364" w:author="PR Preview" w:date="2026-01-01T00:00:00Z">
        <w:r>
          <w:delText xml:space="preserve"> </w:delText>
        </w:r>
      </w:del>
      <m:oMath>
        <m:r>
          <m:t>1</m:t>
        </m:r>
        <m:r>
          <m:rPr>
            <m:sty m:val="p"/>
          </m:rPr>
          <m:t>×</m:t>
        </m:r>
        <m:r>
          <m:t>1</m:t>
        </m:r>
      </m:oMath>
      <w:del w:id="1365" w:author="PR Preview" w:date="2026-01-01T00:00:00Z">
        <w:r>
          <w:delText xml:space="preserve"> </w:delText>
        </w:r>
      </w:del>
      <w:del w:id="1366" w:author="PR Preview" w:date="2026-01-01T00:00:00Z">
        <w:r>
          <w:delText xml:space="preserve">— a single number.</w:delText>
        </w:r>
      </w:del>
      <w:del w:id="1367" w:author="PR Preview" w:date="2026-01-01T00:00:00Z">
        <w:r>
          <w:delText xml:space="preserve"> </w:delText>
        </w:r>
      </w:del>
      <w:del w:id="1368" w:author="PR Preview" w:date="2026-01-01T00:00:00Z">
        <w:r>
          <w:delText xml:space="preserve">The product is the inner product of</w:delText>
        </w:r>
      </w:del>
      <w:del w:id="1369" w:author="PR Preview" w:date="2026-01-01T00:00:00Z">
        <w:r>
          <w:delText xml:space="preserve"> </w:delText>
        </w:r>
      </w:del>
      <w:hyperlink w:anchor="eq-inner-product">
        <w:del w:id="1370" w:author="PR Preview" w:date="2026-01-01T00:00:00Z">
          <w:r>
            <w:rPr>
              <w:rStyle w:val="Hyperlink"/>
            </w:rPr>
            <w:delText xml:space="preserve">Equation 1</w:delText>
          </w:r>
        </w:del>
      </w:hyperlink>
      <w:del w:id="1371" w:author="PR Preview" w:date="2026-01-01T00:00:00Z">
        <w:r>
          <w:delText xml:space="preserve">.</w:delText>
        </w:r>
      </w:del>
    </w:p>
    <w:p>
      <w:pPr>
        <w:pStyle w:val="Compact"/>
        <w:numPr>
          <w:ilvl w:val="0"/>
          <w:numId w:val="1008"/>
        </w:numPr>
      </w:pPr>
      <m:oMath>
        <m:limLow>
          <m:e>
            <m:r>
              <m:t>x</m:t>
            </m:r>
          </m:e>
          <m:lim>
            <m:r>
              <m:rPr>
                <m:sty m:val="p"/>
              </m:rPr>
              <m:t>∼</m:t>
            </m:r>
          </m:lim>
        </m:limLow>
        <m:sSup>
          <m:e>
            <m:limLow>
              <m:e>
                <m:r>
                  <m:t>x</m:t>
                </m:r>
              </m:e>
              <m:lim>
                <m:r>
                  <m:rPr>
                    <m:sty m:val="p"/>
                  </m:rPr>
                  <m:t>∼</m:t>
                </m:r>
              </m:lim>
            </m:limLow>
          </m:e>
          <m:sup>
            <m:r>
              <m:rPr>
                <m:sty m:val="p"/>
              </m:rPr>
              <m:t>⊤</m:t>
            </m:r>
          </m:sup>
        </m:sSup>
      </m:oMath>
      <w:del w:id="1372" w:author="PR Preview" w:date="2026-01-01T00:00:00Z">
        <w:r>
          <w:delText xml:space="preserve">:</w:delText>
        </w:r>
      </w:del>
      <w:del w:id="1373" w:author="PR Preview" w:date="2026-01-01T00:00:00Z">
        <w:r>
          <w:delText xml:space="preserve"> </w:delText>
        </w:r>
      </w:del>
      <m:oMath>
        <m:r>
          <m:rPr>
            <m:sty m:val="p"/>
          </m:rPr>
          <m:t>(</m:t>
        </m:r>
        <m:r>
          <m:t>3</m:t>
        </m:r>
        <m:r>
          <m:rPr>
            <m:sty m:val="p"/>
          </m:rPr>
          <m:t>×</m:t>
        </m:r>
        <m:r>
          <m:t>1</m:t>
        </m:r>
        <m:r>
          <m:rPr>
            <m:sty m:val="p"/>
          </m:rPr>
          <m:t>)</m:t>
        </m:r>
        <m:r>
          <m:rPr>
            <m:sty m:val="p"/>
          </m:rPr>
          <m:t>(</m:t>
        </m:r>
        <m:r>
          <m:t>1</m:t>
        </m:r>
        <m:r>
          <m:rPr>
            <m:sty m:val="p"/>
          </m:rPr>
          <m:t>×</m:t>
        </m:r>
        <m:r>
          <m:t>3</m:t>
        </m:r>
        <m:r>
          <m:rPr>
            <m:sty m:val="p"/>
          </m:rPr>
          <m:t>)</m:t>
        </m:r>
      </m:oMath>
      <w:del w:id="1374" w:author="PR Preview" w:date="2026-01-01T00:00:00Z">
        <w:r>
          <w:delText xml:space="preserve">, defined, result</w:delText>
        </w:r>
      </w:del>
      <w:del w:id="1375" w:author="PR Preview" w:date="2026-01-01T00:00:00Z">
        <w:r>
          <w:delText xml:space="preserve"> </w:delText>
        </w:r>
      </w:del>
      <m:oMath>
        <m:r>
          <m:t>3</m:t>
        </m:r>
        <m:r>
          <m:rPr>
            <m:sty m:val="p"/>
          </m:rPr>
          <m:t>×</m:t>
        </m:r>
        <m:r>
          <m:t>3</m:t>
        </m:r>
      </m:oMath>
      <w:del w:id="1376" w:author="PR Preview" w:date="2026-01-01T00:00:00Z">
        <w:r>
          <w:delText xml:space="preserve"> </w:delText>
        </w:r>
      </w:del>
      <w:del w:id="1377" w:author="PR Preview" w:date="2026-01-01T00:00:00Z">
        <w:r>
          <w:delText xml:space="preserve">— a matrix.</w:delText>
        </w:r>
      </w:del>
    </w:p>
    <w:p>
      <w:pPr>
        <w:pStyle w:val="Compact"/>
        <w:numPr>
          <w:ilvl w:val="0"/>
          <w:numId w:val="1008"/>
        </w:numPr>
      </w:pPr>
      <w:ins w:id="1378" w:author="PR Preview" w:date="2026-01-01T00:00:00Z">
        <w:r>
          <w:t xml:space="preserve">$\mathbf{A} \mathord{\smash[b]{\underset{\raise.3ex\hbox{$\scriptstyle\sim$}}{x}}\vphantom{x}}$</w:t>
        </w:r>
      </w:ins>
      <w:ins w:id="1379" w:author="PR Preview" w:date="2026-01-01T00:00:00Z">
        <w:r>
          <w:t xml:space="preserve">:</w:t>
        </w:r>
      </w:ins>
      <w:ins w:id="1380" w:author="PR Preview" w:date="2026-01-01T00:00:00Z">
        <w:r>
          <w:t xml:space="preserve"> </w:t>
        </w:r>
      </w:ins>
      <m:oMath>
        <m:r>
          <m:rPr>
            <m:sty m:val="p"/>
          </m:rPr>
          <m:t>(</m:t>
        </m:r>
        <m:r>
          <m:t>4</m:t>
        </m:r>
        <m:r>
          <m:rPr>
            <m:sty m:val="p"/>
          </m:rPr>
          <m:t>×</m:t>
        </m:r>
        <m:r>
          <m:t>3</m:t>
        </m:r>
        <m:r>
          <m:rPr>
            <m:sty m:val="p"/>
          </m:rPr>
          <m:t>)</m:t>
        </m:r>
        <m:r>
          <m:rPr>
            <m:sty m:val="p"/>
          </m:rPr>
          <m:t>(</m:t>
        </m:r>
        <m:r>
          <m:t>3</m:t>
        </m:r>
        <m:r>
          <m:rPr>
            <m:sty m:val="p"/>
          </m:rPr>
          <m:t>×</m:t>
        </m:r>
        <m:r>
          <m:t>1</m:t>
        </m:r>
        <m:r>
          <m:rPr>
            <m:sty m:val="p"/>
          </m:rPr>
          <m:t>)</m:t>
        </m:r>
      </m:oMath>
      <w:ins w:id="1381" w:author="PR Preview" w:date="2026-01-01T00:00:00Z">
        <w:r>
          <w:t xml:space="preserve">, defined, result</w:t>
        </w:r>
      </w:ins>
      <w:ins w:id="1382" w:author="PR Preview" w:date="2026-01-01T00:00:00Z">
        <w:r>
          <w:t xml:space="preserve"> </w:t>
        </w:r>
      </w:ins>
      <m:oMath>
        <m:r>
          <m:t>4</m:t>
        </m:r>
        <m:r>
          <m:rPr>
            <m:sty m:val="p"/>
          </m:rPr>
          <m:t>×</m:t>
        </m:r>
        <m:r>
          <m:t>1</m:t>
        </m:r>
      </m:oMath>
      <w:ins w:id="1383" w:author="PR Preview" w:date="2026-01-01T00:00:00Z">
        <w:r>
          <w:t xml:space="preserve"> </w:t>
        </w:r>
      </w:ins>
      <w:ins w:id="1384" w:author="PR Preview" w:date="2026-01-01T00:00:00Z">
        <w:r>
          <w:t xml:space="preserve">—</w:t>
        </w:r>
      </w:ins>
      <w:ins w:id="1385" w:author="PR Preview" w:date="2026-01-01T00:00:00Z">
        <w:r>
          <w:t xml:space="preserve"> </w:t>
        </w:r>
      </w:ins>
      <w:ins w:id="1386" w:author="PR Preview" w:date="2026-01-01T00:00:00Z">
        <w:r>
          <w:t xml:space="preserve">a vector in</w:t>
        </w:r>
      </w:ins>
      <w:ins w:id="1387" w:author="PR Preview" w:date="2026-01-01T00:00:00Z">
        <w:r>
          <w:t xml:space="preserve"> </w:t>
        </w:r>
      </w:ins>
      <m:oMath>
        <m:sSup>
          <m:e>
            <m:r>
              <m:rPr>
                <m:scr m:val="double-struck"/>
                <m:sty m:val="p"/>
              </m:rPr>
              <m:t>R</m:t>
            </m:r>
          </m:e>
          <m:sup>
            <m:r>
              <m:t>4</m:t>
            </m:r>
          </m:sup>
        </m:sSup>
      </m:oMath>
      <w:ins w:id="1388" w:author="PR Preview" w:date="2026-01-01T00:00:00Z">
        <w:r>
          <w:t xml:space="preserve">.</w:t>
        </w:r>
      </w:ins>
    </w:p>
    <w:p>
      <w:pPr>
        <w:pStyle w:val="Compact"/>
        <w:numPr>
          <w:ilvl w:val="0"/>
          <w:numId w:val="1008"/>
        </w:numPr>
      </w:pPr>
      <w:ins w:id="1389" w:author="PR Preview" w:date="2026-01-01T00:00:00Z">
        <w:r>
          <w:t xml:space="preserve">$\mathord{\smash[b]{\underset{\raise.3ex\hbox{$\scriptstyle\sim$}}{x}}\vphantom{x}}^{\top} \mathord{\smash[b]{\underset{\raise.3ex\hbox{$\scriptstyle\sim$}}{x}}\vphantom{x}}$</w:t>
        </w:r>
      </w:ins>
      <w:ins w:id="1390" w:author="PR Preview" w:date="2026-01-01T00:00:00Z">
        <w:r>
          <w:t xml:space="preserve">:</w:t>
        </w:r>
      </w:ins>
      <w:ins w:id="1391" w:author="PR Preview" w:date="2026-01-01T00:00:00Z">
        <w:r>
          <w:t xml:space="preserve"> </w:t>
        </w:r>
      </w:ins>
      <m:oMath>
        <m:r>
          <m:rPr>
            <m:sty m:val="p"/>
          </m:rPr>
          <m:t>(</m:t>
        </m:r>
        <m:r>
          <m:t>1</m:t>
        </m:r>
        <m:r>
          <m:rPr>
            <m:sty m:val="p"/>
          </m:rPr>
          <m:t>×</m:t>
        </m:r>
        <m:r>
          <m:t>3</m:t>
        </m:r>
        <m:r>
          <m:rPr>
            <m:sty m:val="p"/>
          </m:rPr>
          <m:t>)</m:t>
        </m:r>
        <m:r>
          <m:rPr>
            <m:sty m:val="p"/>
          </m:rPr>
          <m:t>(</m:t>
        </m:r>
        <m:r>
          <m:t>3</m:t>
        </m:r>
        <m:r>
          <m:rPr>
            <m:sty m:val="p"/>
          </m:rPr>
          <m:t>×</m:t>
        </m:r>
        <m:r>
          <m:t>1</m:t>
        </m:r>
        <m:r>
          <m:rPr>
            <m:sty m:val="p"/>
          </m:rPr>
          <m:t>)</m:t>
        </m:r>
      </m:oMath>
      <w:ins w:id="1392" w:author="PR Preview" w:date="2026-01-01T00:00:00Z">
        <w:r>
          <w:t xml:space="preserve">, defined, result</w:t>
        </w:r>
      </w:ins>
      <w:ins w:id="1393" w:author="PR Preview" w:date="2026-01-01T00:00:00Z">
        <w:r>
          <w:t xml:space="preserve"> </w:t>
        </w:r>
      </w:ins>
      <m:oMath>
        <m:r>
          <m:t>1</m:t>
        </m:r>
        <m:r>
          <m:rPr>
            <m:sty m:val="p"/>
          </m:rPr>
          <m:t>×</m:t>
        </m:r>
        <m:r>
          <m:t>1</m:t>
        </m:r>
      </m:oMath>
      <w:ins w:id="1394" w:author="PR Preview" w:date="2026-01-01T00:00:00Z">
        <w:r>
          <w:t xml:space="preserve"> </w:t>
        </w:r>
      </w:ins>
      <w:ins w:id="1395" w:author="PR Preview" w:date="2026-01-01T00:00:00Z">
        <w:r>
          <w:t xml:space="preserve">— a single number.</w:t>
        </w:r>
      </w:ins>
      <w:ins w:id="1396" w:author="PR Preview" w:date="2026-01-01T00:00:00Z">
        <w:r>
          <w:t xml:space="preserve"> </w:t>
        </w:r>
      </w:ins>
      <w:ins w:id="1397" w:author="PR Preview" w:date="2026-01-01T00:00:00Z">
        <w:r>
          <w:t xml:space="preserve">The product is the inner product of</w:t>
        </w:r>
      </w:ins>
      <w:ins w:id="1398" w:author="PR Preview" w:date="2026-01-01T00:00:00Z">
        <w:r>
          <w:t xml:space="preserve"> </w:t>
        </w:r>
      </w:ins>
      <w:hyperlink w:anchor="eq-inner-product">
        <w:ins w:id="1399" w:author="PR Preview" w:date="2026-01-01T00:00:00Z">
          <w:r>
            <w:rPr>
              <w:rStyle w:val="Hyperlink"/>
            </w:rPr>
            <w:t xml:space="preserve">Equation 1</w:t>
          </w:r>
        </w:ins>
      </w:hyperlink>
      <w:ins w:id="1400" w:author="PR Preview" w:date="2026-01-01T00:00:00Z">
        <w:r>
          <w:t xml:space="preserve">.</w:t>
        </w:r>
      </w:ins>
    </w:p>
    <w:p>
      <w:pPr>
        <w:pStyle w:val="Compact"/>
        <w:numPr>
          <w:ilvl w:val="0"/>
          <w:numId w:val="1008"/>
        </w:numPr>
      </w:pPr>
      <w:ins w:id="1401" w:author="PR Preview" w:date="2026-01-01T00:00:00Z">
        <w:r>
          <w:t xml:space="preserve">$\mathord{\smash[b]{\underset{\raise.3ex\hbox{$\scriptstyle\sim$}}{x}}\vphantom{x}}\mathord{\smash[b]{\underset{\raise.3ex\hbox{$\scriptstyle\sim$}}{x}}\vphantom{x}}^{\top}$</w:t>
        </w:r>
      </w:ins>
      <w:ins w:id="1402" w:author="PR Preview" w:date="2026-01-01T00:00:00Z">
        <w:r>
          <w:t xml:space="preserve">:</w:t>
        </w:r>
      </w:ins>
      <w:ins w:id="1403" w:author="PR Preview" w:date="2026-01-01T00:00:00Z">
        <w:r>
          <w:t xml:space="preserve"> </w:t>
        </w:r>
      </w:ins>
      <m:oMath>
        <m:r>
          <m:rPr>
            <m:sty m:val="p"/>
          </m:rPr>
          <m:t>(</m:t>
        </m:r>
        <m:r>
          <m:t>3</m:t>
        </m:r>
        <m:r>
          <m:rPr>
            <m:sty m:val="p"/>
          </m:rPr>
          <m:t>×</m:t>
        </m:r>
        <m:r>
          <m:t>1</m:t>
        </m:r>
        <m:r>
          <m:rPr>
            <m:sty m:val="p"/>
          </m:rPr>
          <m:t>)</m:t>
        </m:r>
        <m:r>
          <m:rPr>
            <m:sty m:val="p"/>
          </m:rPr>
          <m:t>(</m:t>
        </m:r>
        <m:r>
          <m:t>1</m:t>
        </m:r>
        <m:r>
          <m:rPr>
            <m:sty m:val="p"/>
          </m:rPr>
          <m:t>×</m:t>
        </m:r>
        <m:r>
          <m:t>3</m:t>
        </m:r>
        <m:r>
          <m:rPr>
            <m:sty m:val="p"/>
          </m:rPr>
          <m:t>)</m:t>
        </m:r>
      </m:oMath>
      <w:ins w:id="1404" w:author="PR Preview" w:date="2026-01-01T00:00:00Z">
        <w:r>
          <w:t xml:space="preserve">, defined, result</w:t>
        </w:r>
      </w:ins>
      <w:ins w:id="1405" w:author="PR Preview" w:date="2026-01-01T00:00:00Z">
        <w:r>
          <w:t xml:space="preserve"> </w:t>
        </w:r>
      </w:ins>
      <m:oMath>
        <m:r>
          <m:t>3</m:t>
        </m:r>
        <m:r>
          <m:rPr>
            <m:sty m:val="p"/>
          </m:rPr>
          <m:t>×</m:t>
        </m:r>
        <m:r>
          <m:t>3</m:t>
        </m:r>
      </m:oMath>
      <w:ins w:id="1406" w:author="PR Preview" w:date="2026-01-01T00:00:00Z">
        <w:r>
          <w:t xml:space="preserve"> </w:t>
        </w:r>
      </w:ins>
      <w:ins w:id="1407" w:author="PR Preview" w:date="2026-01-01T00:00:00Z">
        <w:r>
          <w:t xml:space="preserve">— a matrix.</w:t>
        </w:r>
      </w:ins>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del w:id="1408" w:author="PR Preview" w:date="2026-01-01T00:00:00Z">
        <w:r>
          <w:rPr>
            <w:b/>
            <w:bCs/>
          </w:rPr>
          <w:delText xml:space="preserve">Definition 32 (Matrix-vector multiplication)</w:delText>
        </w:r>
      </w:del>
      <w:del w:id="1409" w:author="PR Preview" w:date="2026-01-01T00:00:00Z">
        <w:r>
          <w:delText xml:space="preserve"> </w:delText>
        </w:r>
      </w:del>
      <w:del w:id="1410" w:author="PR Preview" w:date="2026-01-01T00:00:00Z">
        <w:r>
          <w:delText xml:space="preserve">The</w:delText>
        </w:r>
      </w:del>
      <w:del w:id="1411" w:author="PR Preview" w:date="2026-01-01T00:00:00Z">
        <w:r>
          <w:delText xml:space="preserve"> </w:delText>
        </w:r>
      </w:del>
      <w:del w:id="1412" w:author="PR Preview" w:date="2026-01-01T00:00:00Z">
        <w:r>
          <w:rPr>
            <w:b/>
            <w:bCs/>
          </w:rPr>
          <w:delText xml:space="preserve">matrix-vector product</w:delText>
        </w:r>
      </w:del>
      <w:del w:id="1413" w:author="PR Preview" w:date="2026-01-01T00:00:00Z">
        <w:r>
          <w:delText xml:space="preserve"> </w:delText>
        </w:r>
      </w:del>
      <w:del w:id="1414" w:author="PR Preview" w:date="2026-01-01T00:00:00Z">
        <w:r>
          <w:delText xml:space="preserve">of an</w:delText>
        </w:r>
      </w:del>
      <w:del w:id="1415" w:author="PR Preview" w:date="2026-01-01T00:00:00Z">
        <w:r>
          <w:delText xml:space="preserve"> </w:delText>
        </w:r>
      </w:del>
      <m:oMath>
        <m:r>
          <m:t>m</m:t>
        </m:r>
        <m:r>
          <m:rPr>
            <m:sty m:val="p"/>
          </m:rPr>
          <m:t>×</m:t>
        </m:r>
        <m:r>
          <m:t>p</m:t>
        </m:r>
      </m:oMath>
      <w:del w:id="1416" w:author="PR Preview" w:date="2026-01-01T00:00:00Z">
        <w:r>
          <w:delText xml:space="preserve"> </w:delText>
        </w:r>
      </w:del>
      <w:del w:id="1417" w:author="PR Preview" w:date="2026-01-01T00:00:00Z">
        <w:r>
          <w:delText xml:space="preserve">matrix</w:delText>
        </w:r>
      </w:del>
      <w:del w:id="1418" w:author="PR Preview" w:date="2026-01-01T00:00:00Z">
        <w:r>
          <w:delText xml:space="preserve"> </w:delText>
        </w:r>
      </w:del>
      <m:oMath>
        <m:r>
          <m:rPr>
            <m:sty m:val="bi"/>
          </m:rPr>
          <m:t>A</m:t>
        </m:r>
      </m:oMath>
      <w:del w:id="1419" w:author="PR Preview" w:date="2026-01-01T00:00:00Z">
        <w:r>
          <w:delText xml:space="preserve"> </w:delText>
        </w:r>
      </w:del>
      <w:del w:id="1420" w:author="PR Preview" w:date="2026-01-01T00:00:00Z">
        <w:r>
          <w:delText xml:space="preserve">and a</w:delText>
        </w:r>
      </w:del>
      <w:del w:id="1421" w:author="PR Preview" w:date="2026-01-01T00:00:00Z">
        <w:r>
          <w:delText xml:space="preserve"> </w:delText>
        </w:r>
      </w:del>
      <m:oMath>
        <m:r>
          <m:t>p</m:t>
        </m:r>
        <m:r>
          <m:rPr>
            <m:sty m:val="p"/>
          </m:rPr>
          <m:t>×</m:t>
        </m:r>
        <m:r>
          <m:t>1</m:t>
        </m:r>
      </m:oMath>
      <w:del w:id="1422" w:author="PR Preview" w:date="2026-01-01T00:00:00Z">
        <w:r>
          <w:delText xml:space="preserve"> </w:delText>
        </w:r>
      </w:del>
      <w:del w:id="1423" w:author="PR Preview" w:date="2026-01-01T00:00:00Z">
        <w:r>
          <w:delText xml:space="preserve">column vector</w:delText>
        </w:r>
      </w:del>
      <w:del w:id="1424" w:author="PR Preview" w:date="2026-01-01T00:00:00Z">
        <w:r>
          <w:delText xml:space="preserve"> </w:delText>
        </w:r>
      </w:del>
      <m:oMath>
        <m:limLow>
          <m:e>
            <m:r>
              <m:t>x</m:t>
            </m:r>
          </m:e>
          <m:lim>
            <m:r>
              <m:rPr>
                <m:sty m:val="p"/>
              </m:rPr>
              <m:t>∼</m:t>
            </m:r>
          </m:lim>
        </m:limLow>
      </m:oMath>
      <w:del w:id="1425" w:author="PR Preview" w:date="2026-01-01T00:00:00Z">
        <w:r>
          <w:delText xml:space="preserve"> </w:delText>
        </w:r>
      </w:del>
      <w:del w:id="1426" w:author="PR Preview" w:date="2026-01-01T00:00:00Z">
        <w:r>
          <w:delText xml:space="preserve">is the</w:delText>
        </w:r>
      </w:del>
      <w:del w:id="1427" w:author="PR Preview" w:date="2026-01-01T00:00:00Z">
        <w:r>
          <w:delText xml:space="preserve"> </w:delText>
        </w:r>
      </w:del>
      <m:oMath>
        <m:r>
          <m:t>m</m:t>
        </m:r>
        <m:r>
          <m:rPr>
            <m:sty m:val="p"/>
          </m:rPr>
          <m:t>×</m:t>
        </m:r>
        <m:r>
          <m:t>1</m:t>
        </m:r>
      </m:oMath>
      <w:del w:id="1428" w:author="PR Preview" w:date="2026-01-01T00:00:00Z">
        <w:r>
          <w:delText xml:space="preserve"> </w:delText>
        </w:r>
      </w:del>
      <w:del w:id="1429" w:author="PR Preview" w:date="2026-01-01T00:00:00Z">
        <w:r>
          <w:delText xml:space="preserve">column vector</w:delText>
        </w:r>
      </w:del>
      <w:del w:id="1430" w:author="PR Preview" w:date="2026-01-01T00:00:00Z">
        <w:r>
          <w:delText xml:space="preserve"> </w:delText>
        </w:r>
      </w:del>
      <m:oMath>
        <m:r>
          <m:rPr>
            <m:sty m:val="bi"/>
          </m:rPr>
          <m:t>A</m:t>
        </m:r>
        <m:limLow>
          <m:e>
            <m:r>
              <m:t>x</m:t>
            </m:r>
          </m:e>
          <m:lim>
            <m:r>
              <m:rPr>
                <m:sty m:val="p"/>
              </m:rPr>
              <m:t>∼</m:t>
            </m:r>
          </m:lim>
        </m:limLow>
      </m:oMath>
      <w:del w:id="1431" w:author="PR Preview" w:date="2026-01-01T00:00:00Z">
        <w:r>
          <w:delText xml:space="preserve"> </w:delText>
        </w:r>
      </w:del>
      <w:del w:id="1432" w:author="PR Preview" w:date="2026-01-01T00:00:00Z">
        <w:r>
          <w:delText xml:space="preserve">with entries:</w:delText>
        </w:r>
      </w:del>
    </w:p>
    <w:p>
      <w:pPr>
        <w:pStyle w:val="BodyText"/>
      </w:pPr>
      <m:oMathPara>
        <m:oMathParaPr>
          <m:jc m:val="center"/>
        </m:oMathParaPr>
        <m:oMath>
          <m:r>
            <m:rPr>
              <m:sty m:val="p"/>
            </m:rPr>
            <m:t>(</m:t>
          </m:r>
          <m:r>
            <m:rPr>
              <m:sty m:val="bi"/>
            </m:rPr>
            <m:t>A</m:t>
          </m:r>
          <m:limLow>
            <m:e>
              <m:r>
                <m:t>x</m:t>
              </m:r>
            </m:e>
            <m:lim>
              <m:r>
                <m:rPr>
                  <m:sty m:val="p"/>
                </m:rPr>
                <m:t>∼</m:t>
              </m:r>
            </m:lim>
          </m:limLow>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p>
      <w:pPr>
        <w:pStyle w:val="FirstParagraph"/>
      </w:pPr>
      <w:del w:id="1433" w:author="PR Preview" w:date="2026-01-01T00:00:00Z">
        <w:r>
          <w:rPr>
            <w:i/>
            <w:iCs/>
          </w:rPr>
          <w:delText xml:space="preserve">Remark 13</w:delText>
        </w:r>
      </w:del>
      <w:del w:id="1434" w:author="PR Preview" w:date="2026-01-01T00:00:00Z">
        <w:r>
          <w:delText xml:space="preserve"> (Each entry is a dot product). </w:delText>
        </w:r>
      </w:del>
      <w:del w:id="1435" w:author="PR Preview" w:date="2026-01-01T00:00:00Z">
        <w:r>
          <w:delText xml:space="preserve">Matrix-vector multiplication extends the dot product (2):</w:delText>
        </w:r>
      </w:del>
      <w:del w:id="1436" w:author="PR Preview" w:date="2026-01-01T00:00:00Z">
        <w:r>
          <w:delText xml:space="preserve"> </w:delText>
        </w:r>
      </w:del>
      <w:del w:id="1437" w:author="PR Preview" w:date="2026-01-01T00:00:00Z">
        <w:r>
          <w:delText xml:space="preserve">entry</w:delText>
        </w:r>
      </w:del>
      <w:del w:id="1438" w:author="PR Preview" w:date="2026-01-01T00:00:00Z">
        <w:r>
          <w:delText xml:space="preserve"> </w:delText>
        </w:r>
      </w:del>
      <m:oMath>
        <m:r>
          <m:t>i</m:t>
        </m:r>
      </m:oMath>
      <w:del w:id="1439" w:author="PR Preview" w:date="2026-01-01T00:00:00Z">
        <w:r>
          <w:delText xml:space="preserve"> </w:delText>
        </w:r>
      </w:del>
      <w:del w:id="1440" w:author="PR Preview" w:date="2026-01-01T00:00:00Z">
        <w:r>
          <w:delText xml:space="preserve">of</w:delText>
        </w:r>
      </w:del>
      <w:del w:id="1441" w:author="PR Preview" w:date="2026-01-01T00:00:00Z">
        <w:r>
          <w:delText xml:space="preserve"> </w:delText>
        </w:r>
      </w:del>
      <m:oMath>
        <m:r>
          <m:rPr>
            <m:sty m:val="bi"/>
          </m:rPr>
          <m:t>A</m:t>
        </m:r>
        <m:limLow>
          <m:e>
            <m:r>
              <m:t>x</m:t>
            </m:r>
          </m:e>
          <m:lim>
            <m:r>
              <m:rPr>
                <m:sty m:val="p"/>
              </m:rPr>
              <m:t>∼</m:t>
            </m:r>
          </m:lim>
        </m:limLow>
      </m:oMath>
      <w:del w:id="1442" w:author="PR Preview" w:date="2026-01-01T00:00:00Z">
        <w:r>
          <w:delText xml:space="preserve"> </w:delText>
        </w:r>
      </w:del>
      <w:del w:id="1443" w:author="PR Preview" w:date="2026-01-01T00:00:00Z">
        <w:r>
          <w:delText xml:space="preserve">is the dot product of row</w:delText>
        </w:r>
      </w:del>
      <w:del w:id="1444" w:author="PR Preview" w:date="2026-01-01T00:00:00Z">
        <w:r>
          <w:delText xml:space="preserve"> </w:delText>
        </w:r>
      </w:del>
      <m:oMath>
        <m:r>
          <m:t>i</m:t>
        </m:r>
      </m:oMath>
      <w:del w:id="1445" w:author="PR Preview" w:date="2026-01-01T00:00:00Z">
        <w:r>
          <w:delText xml:space="preserve"> </w:delText>
        </w:r>
      </w:del>
      <w:del w:id="1446" w:author="PR Preview" w:date="2026-01-01T00:00:00Z">
        <w:r>
          <w:delText xml:space="preserve">of</w:delText>
        </w:r>
      </w:del>
      <w:del w:id="1447" w:author="PR Preview" w:date="2026-01-01T00:00:00Z">
        <w:r>
          <w:delText xml:space="preserve"> </w:delText>
        </w:r>
      </w:del>
      <m:oMath>
        <m:r>
          <m:rPr>
            <m:sty m:val="bi"/>
          </m:rPr>
          <m:t>A</m:t>
        </m:r>
      </m:oMath>
      <w:del w:id="1448" w:author="PR Preview" w:date="2026-01-01T00:00:00Z">
        <w:r>
          <w:delText xml:space="preserve"> </w:delText>
        </w:r>
      </w:del>
      <w:del w:id="1449" w:author="PR Preview" w:date="2026-01-01T00:00:00Z">
        <w:r>
          <w:delText xml:space="preserve">with</w:delText>
        </w:r>
      </w:del>
      <w:del w:id="1450" w:author="PR Preview" w:date="2026-01-01T00:00:00Z">
        <w:r>
          <w:delText xml:space="preserve"> </w:delText>
        </w:r>
      </w:del>
      <m:oMath>
        <m:limLow>
          <m:e>
            <m:r>
              <m:t>x</m:t>
            </m:r>
          </m:e>
          <m:lim>
            <m:r>
              <m:rPr>
                <m:sty m:val="p"/>
              </m:rPr>
              <m:t>∼</m:t>
            </m:r>
          </m:lim>
        </m:limLow>
      </m:oMath>
      <w:del w:id="1451" w:author="PR Preview" w:date="2026-01-01T00:00:00Z">
        <w:r>
          <w:delText xml:space="preserve">.</w:delText>
        </w:r>
      </w:del>
      <w:del w:id="1452" w:author="PR Preview" w:date="2026-01-01T00:00:00Z">
        <w:r>
          <w:delText xml:space="preserve"> </w:delText>
        </w:r>
      </w:del>
      <w:del w:id="1453" w:author="PR Preview" w:date="2026-01-01T00:00:00Z">
        <w:r>
          <w:delText xml:space="preserve">For example,</w:delText>
        </w:r>
      </w:del>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p>
      <w:pPr>
        <w:pStyle w:val="FirstParagraph"/>
      </w:pPr>
      <w:del w:id="1454" w:author="PR Preview" w:date="2026-01-01T00:00:00Z">
        <w:r>
          <w:rPr>
            <w:b/>
            <w:bCs/>
          </w:rPr>
          <w:delText xml:space="preserve">Definition 33 (Linear system (system of linear equations))</w:delText>
        </w:r>
      </w:del>
      <w:del w:id="1455" w:author="PR Preview" w:date="2026-01-01T00:00:00Z">
        <w:r>
          <w:delText xml:space="preserve"> </w:delText>
        </w:r>
      </w:del>
      <w:del w:id="1456" w:author="PR Preview" w:date="2026-01-01T00:00:00Z">
        <w:r>
          <w:delText xml:space="preserve">A</w:delText>
        </w:r>
      </w:del>
      <w:del w:id="1457" w:author="PR Preview" w:date="2026-01-01T00:00:00Z">
        <w:r>
          <w:delText xml:space="preserve"> </w:delText>
        </w:r>
      </w:del>
      <w:del w:id="1458" w:author="PR Preview" w:date="2026-01-01T00:00:00Z">
        <w:r>
          <w:rPr>
            <w:b/>
            <w:bCs/>
          </w:rPr>
          <w:delText xml:space="preserve">linear system</w:delText>
        </w:r>
      </w:del>
      <w:del w:id="1459" w:author="PR Preview" w:date="2026-01-01T00:00:00Z">
        <w:r>
          <w:delText xml:space="preserve"> </w:delText>
        </w:r>
      </w:del>
      <w:del w:id="1460" w:author="PR Preview" w:date="2026-01-01T00:00:00Z">
        <w:r>
          <w:delText xml:space="preserve">(or</w:delText>
        </w:r>
      </w:del>
      <w:del w:id="1461" w:author="PR Preview" w:date="2026-01-01T00:00:00Z">
        <w:r>
          <w:delText xml:space="preserve"> </w:delText>
        </w:r>
      </w:del>
      <w:del w:id="1462" w:author="PR Preview" w:date="2026-01-01T00:00:00Z">
        <w:r>
          <w:rPr>
            <w:b/>
            <w:bCs/>
          </w:rPr>
          <w:delText xml:space="preserve">system of linear equations</w:delText>
        </w:r>
      </w:del>
      <w:del w:id="1463" w:author="PR Preview" w:date="2026-01-01T00:00:00Z">
        <w:r>
          <w:delText xml:space="preserve">)</w:delText>
        </w:r>
      </w:del>
      <w:del w:id="1464" w:author="PR Preview" w:date="2026-01-01T00:00:00Z">
        <w:r>
          <w:delText xml:space="preserve"> </w:delText>
        </w:r>
      </w:del>
      <w:del w:id="1465" w:author="PR Preview" w:date="2026-01-01T00:00:00Z">
        <w:r>
          <w:delText xml:space="preserve">with</w:delText>
        </w:r>
      </w:del>
      <w:del w:id="1466" w:author="PR Preview" w:date="2026-01-01T00:00:00Z">
        <w:r>
          <w:delText xml:space="preserve"> </w:delText>
        </w:r>
      </w:del>
      <m:oMath>
        <m:r>
          <m:t>m</m:t>
        </m:r>
      </m:oMath>
      <w:del w:id="1467" w:author="PR Preview" w:date="2026-01-01T00:00:00Z">
        <w:r>
          <w:delText xml:space="preserve"> </w:delText>
        </w:r>
      </w:del>
      <w:del w:id="1468" w:author="PR Preview" w:date="2026-01-01T00:00:00Z">
        <w:r>
          <w:delText xml:space="preserve">equations in</w:delText>
        </w:r>
      </w:del>
      <w:del w:id="1469" w:author="PR Preview" w:date="2026-01-01T00:00:00Z">
        <w:r>
          <w:delText xml:space="preserve"> </w:delText>
        </w:r>
      </w:del>
      <m:oMath>
        <m:r>
          <m:t>n</m:t>
        </m:r>
      </m:oMath>
      <w:del w:id="1470" w:author="PR Preview" w:date="2026-01-01T00:00:00Z">
        <w:r>
          <w:delText xml:space="preserve"> </w:delText>
        </w:r>
      </w:del>
      <w:del w:id="1471" w:author="PR Preview" w:date="2026-01-01T00:00:00Z">
        <w:r>
          <w:delText xml:space="preserve">unknowns is an equation</w:delText>
        </w:r>
      </w:del>
      <w:del w:id="1472" w:author="PR Preview" w:date="2026-01-01T00:00:00Z">
        <w:r>
          <w:delText xml:space="preserve"> </w:delText>
        </w:r>
      </w:del>
      <m:oMath>
        <m:r>
          <m:rPr>
            <m:sty m:val="bi"/>
          </m:rPr>
          <m:t>A</m:t>
        </m:r>
        <m:limLow>
          <m:e>
            <m:r>
              <m:t>x</m:t>
            </m:r>
          </m:e>
          <m:lim>
            <m:r>
              <m:rPr>
                <m:sty m:val="p"/>
              </m:rPr>
              <m:t>∼</m:t>
            </m:r>
          </m:lim>
        </m:limLow>
        <m:r>
          <m:rPr>
            <m:sty m:val="p"/>
          </m:rPr>
          <m:t>=</m:t>
        </m:r>
        <m:limLow>
          <m:e>
            <m:r>
              <m:t>b</m:t>
            </m:r>
          </m:e>
          <m:lim>
            <m:r>
              <m:rPr>
                <m:sty m:val="p"/>
              </m:rPr>
              <m:t>∼</m:t>
            </m:r>
          </m:lim>
        </m:limLow>
      </m:oMath>
      <w:del w:id="1473" w:author="PR Preview" w:date="2026-01-01T00:00:00Z">
        <w:r>
          <w:delText xml:space="preserve"> </w:delText>
        </w:r>
      </w:del>
      <w:del w:id="1474" w:author="PR Preview" w:date="2026-01-01T00:00:00Z">
        <w:r>
          <w:delText xml:space="preserve">in which the</w:delText>
        </w:r>
      </w:del>
      <w:del w:id="1475" w:author="PR Preview" w:date="2026-01-01T00:00:00Z">
        <w:r>
          <w:delText xml:space="preserve"> </w:delText>
        </w:r>
      </w:del>
      <m:oMath>
        <m:r>
          <m:t>m</m:t>
        </m:r>
        <m:r>
          <m:rPr>
            <m:sty m:val="p"/>
          </m:rPr>
          <m:t>×</m:t>
        </m:r>
        <m:r>
          <m:t>n</m:t>
        </m:r>
      </m:oMath>
      <w:del w:id="1476" w:author="PR Preview" w:date="2026-01-01T00:00:00Z">
        <w:r>
          <w:delText xml:space="preserve"> </w:delText>
        </w:r>
      </w:del>
      <w:del w:id="1477" w:author="PR Preview" w:date="2026-01-01T00:00:00Z">
        <w:r>
          <w:delText xml:space="preserve">matrix</w:delText>
        </w:r>
      </w:del>
      <w:del w:id="1478" w:author="PR Preview" w:date="2026-01-01T00:00:00Z">
        <w:r>
          <w:delText xml:space="preserve"> </w:delText>
        </w:r>
      </w:del>
      <m:oMath>
        <m:r>
          <m:rPr>
            <m:sty m:val="bi"/>
          </m:rPr>
          <m:t>A</m:t>
        </m:r>
      </m:oMath>
      <w:del w:id="1479" w:author="PR Preview" w:date="2026-01-01T00:00:00Z">
        <w:r>
          <w:delText xml:space="preserve"> </w:delText>
        </w:r>
      </w:del>
      <w:del w:id="1480" w:author="PR Preview" w:date="2026-01-01T00:00:00Z">
        <w:r>
          <w:delText xml:space="preserve">and the vector</w:delText>
        </w:r>
      </w:del>
      <w:del w:id="1481" w:author="PR Preview" w:date="2026-01-01T00:00:00Z">
        <w:r>
          <w:delText xml:space="preserve"> </w:delText>
        </w:r>
      </w:del>
      <m:oMath>
        <m:limLow>
          <m:e>
            <m:r>
              <m:t>b</m:t>
            </m:r>
          </m:e>
          <m:lim>
            <m:r>
              <m:rPr>
                <m:sty m:val="p"/>
              </m:rPr>
              <m:t>∼</m:t>
            </m:r>
          </m:lim>
        </m:limLow>
        <m:r>
          <m:rPr>
            <m:sty m:val="p"/>
          </m:rPr>
          <m:t>∈</m:t>
        </m:r>
        <m:sSup>
          <m:e>
            <m:r>
              <m:rPr>
                <m:scr m:val="double-struck"/>
                <m:sty m:val="p"/>
              </m:rPr>
              <m:t>R</m:t>
            </m:r>
          </m:e>
          <m:sup>
            <m:r>
              <m:t>m</m:t>
            </m:r>
          </m:sup>
        </m:sSup>
      </m:oMath>
      <w:del w:id="1482" w:author="PR Preview" w:date="2026-01-01T00:00:00Z">
        <w:r>
          <w:delText xml:space="preserve"> </w:delText>
        </w:r>
      </w:del>
      <w:del w:id="1483" w:author="PR Preview" w:date="2026-01-01T00:00:00Z">
        <w:r>
          <w:delText xml:space="preserve">are given.</w:delText>
        </w:r>
      </w:del>
      <w:del w:id="1484" w:author="PR Preview" w:date="2026-01-01T00:00:00Z">
        <w:r>
          <w:delText xml:space="preserve"> </w:delText>
        </w:r>
      </w:del>
      <w:del w:id="1485" w:author="PR Preview" w:date="2026-01-01T00:00:00Z">
        <w:r>
          <w:delText xml:space="preserve">A</w:delText>
        </w:r>
      </w:del>
      <w:del w:id="1486" w:author="PR Preview" w:date="2026-01-01T00:00:00Z">
        <w:r>
          <w:delText xml:space="preserve"> </w:delText>
        </w:r>
      </w:del>
      <w:del w:id="1487" w:author="PR Preview" w:date="2026-01-01T00:00:00Z">
        <w:r>
          <w:rPr>
            <w:b/>
            <w:bCs/>
          </w:rPr>
          <w:delText xml:space="preserve">solution</w:delText>
        </w:r>
      </w:del>
      <w:del w:id="1488" w:author="PR Preview" w:date="2026-01-01T00:00:00Z">
        <w:r>
          <w:delText xml:space="preserve"> </w:delText>
        </w:r>
      </w:del>
      <w:del w:id="1489" w:author="PR Preview" w:date="2026-01-01T00:00:00Z">
        <w:r>
          <w:delText xml:space="preserve">of the system is a vector</w:delText>
        </w:r>
      </w:del>
      <w:del w:id="1490" w:author="PR Preview" w:date="2026-01-01T00:00:00Z">
        <w:r>
          <w:delText xml:space="preserve"> </w:delText>
        </w:r>
      </w:del>
      <m:oMath>
        <m:limLow>
          <m:e>
            <m:r>
              <m:t>x</m:t>
            </m:r>
          </m:e>
          <m:lim>
            <m:r>
              <m:rPr>
                <m:sty m:val="p"/>
              </m:rPr>
              <m:t>∼</m:t>
            </m:r>
          </m:lim>
        </m:limLow>
        <m:r>
          <m:rPr>
            <m:sty m:val="p"/>
          </m:rPr>
          <m:t>∈</m:t>
        </m:r>
        <m:sSup>
          <m:e>
            <m:r>
              <m:rPr>
                <m:scr m:val="double-struck"/>
                <m:sty m:val="p"/>
              </m:rPr>
              <m:t>R</m:t>
            </m:r>
          </m:e>
          <m:sup>
            <m:r>
              <m:t>n</m:t>
            </m:r>
          </m:sup>
        </m:sSup>
      </m:oMath>
      <w:del w:id="1491" w:author="PR Preview" w:date="2026-01-01T00:00:00Z">
        <w:r>
          <w:delText xml:space="preserve"> </w:delText>
        </w:r>
      </w:del>
      <w:del w:id="1492" w:author="PR Preview" w:date="2026-01-01T00:00:00Z">
        <w:r>
          <w:delText xml:space="preserve">for which</w:delText>
        </w:r>
      </w:del>
      <w:del w:id="1493" w:author="PR Preview" w:date="2026-01-01T00:00:00Z">
        <w:r>
          <w:delText xml:space="preserve"> </w:delText>
        </w:r>
      </w:del>
      <m:oMath>
        <m:r>
          <m:rPr>
            <m:sty m:val="bi"/>
          </m:rPr>
          <m:t>A</m:t>
        </m:r>
        <m:limLow>
          <m:e>
            <m:r>
              <m:t>x</m:t>
            </m:r>
          </m:e>
          <m:lim>
            <m:r>
              <m:rPr>
                <m:sty m:val="p"/>
              </m:rPr>
              <m:t>∼</m:t>
            </m:r>
          </m:lim>
        </m:limLow>
        <m:r>
          <m:rPr>
            <m:sty m:val="p"/>
          </m:rPr>
          <m:t>=</m:t>
        </m:r>
        <m:limLow>
          <m:e>
            <m:r>
              <m:t>b</m:t>
            </m:r>
          </m:e>
          <m:lim>
            <m:r>
              <m:rPr>
                <m:sty m:val="p"/>
              </m:rPr>
              <m:t>∼</m:t>
            </m:r>
          </m:lim>
        </m:limLow>
      </m:oMath>
      <w:del w:id="1494" w:author="PR Preview" w:date="2026-01-01T00:00:00Z">
        <w:r>
          <w:delText xml:space="preserve"> </w:delText>
        </w:r>
      </w:del>
      <w:del w:id="1495" w:author="PR Preview" w:date="2026-01-01T00:00:00Z">
        <w:r>
          <w:delText xml:space="preserve">holds.</w:delText>
        </w:r>
      </w:del>
    </w:p>
    <w:p>
      <w:pPr>
        <w:pStyle w:val="BodyText"/>
      </w:pPr>
      <w:del w:id="1496" w:author="PR Preview" w:date="2026-01-01T00:00:00Z">
        <w:r>
          <w:rPr>
            <w:b/>
            <w:bCs/>
          </w:rPr>
          <w:delText xml:space="preserve">Example 24 (Two equations in two unknowns)</w:delText>
        </w:r>
      </w:del>
      <w:del w:id="1497" w:author="PR Preview" w:date="2026-01-01T00:00:00Z">
        <w:r>
          <w:delText xml:space="preserve"> </w:delText>
        </w:r>
      </w:del>
      <w:del w:id="1498" w:author="PR Preview" w:date="2026-01-01T00:00:00Z">
        <w:r>
          <w:delText xml:space="preserve">By</w:delText>
        </w:r>
      </w:del>
      <w:del w:id="1499" w:author="PR Preview" w:date="2026-01-01T00:00:00Z">
        <w:r>
          <w:delText xml:space="preserve"> </w:delText>
        </w:r>
      </w:del>
      <w:hyperlink w:anchor="def-matvec-mult">
        <w:del w:id="1500" w:author="PR Preview" w:date="2026-01-01T00:00:00Z">
          <w:r>
            <w:rPr>
              <w:rStyle w:val="Hyperlink"/>
            </w:rPr>
            <w:delText xml:space="preserve">Definition 32</w:delText>
          </w:r>
        </w:del>
      </w:hyperlink>
      <w:del w:id="1501" w:author="PR Preview" w:date="2026-01-01T00:00:00Z">
        <w:r>
          <w:delText xml:space="preserve">, row</w:delText>
        </w:r>
      </w:del>
      <w:del w:id="1502" w:author="PR Preview" w:date="2026-01-01T00:00:00Z">
        <w:r>
          <w:delText xml:space="preserve"> </w:delText>
        </w:r>
      </w:del>
      <m:oMath>
        <m:r>
          <m:t>i</m:t>
        </m:r>
      </m:oMath>
      <w:del w:id="1503" w:author="PR Preview" w:date="2026-01-01T00:00:00Z">
        <w:r>
          <w:delText xml:space="preserve"> </w:delText>
        </w:r>
      </w:del>
      <w:del w:id="1504" w:author="PR Preview" w:date="2026-01-01T00:00:00Z">
        <w:r>
          <w:delText xml:space="preserve">of</w:delText>
        </w:r>
      </w:del>
      <w:del w:id="1505" w:author="PR Preview" w:date="2026-01-01T00:00:00Z">
        <w:r>
          <w:delText xml:space="preserve"> </w:delText>
        </w:r>
      </w:del>
      <m:oMath>
        <m:r>
          <m:rPr>
            <m:sty m:val="bi"/>
          </m:rPr>
          <m:t>A</m:t>
        </m:r>
        <m:limLow>
          <m:e>
            <m:r>
              <m:t>x</m:t>
            </m:r>
          </m:e>
          <m:lim>
            <m:r>
              <m:rPr>
                <m:sty m:val="p"/>
              </m:rPr>
              <m:t>∼</m:t>
            </m:r>
          </m:lim>
        </m:limLow>
        <m:r>
          <m:rPr>
            <m:sty m:val="p"/>
          </m:rPr>
          <m:t>=</m:t>
        </m:r>
        <m:limLow>
          <m:e>
            <m:r>
              <m:t>b</m:t>
            </m:r>
          </m:e>
          <m:lim>
            <m:r>
              <m:rPr>
                <m:sty m:val="p"/>
              </m:rPr>
              <m:t>∼</m:t>
            </m:r>
          </m:lim>
        </m:limLow>
      </m:oMath>
      <w:del w:id="1506" w:author="PR Preview" w:date="2026-01-01T00:00:00Z">
        <w:r>
          <w:delText xml:space="preserve"> </w:delText>
        </w:r>
      </w:del>
      <w:del w:id="1507" w:author="PR Preview" w:date="2026-01-01T00:00:00Z">
        <w:r>
          <w:delText xml:space="preserve">is the equation</w:delText>
        </w:r>
      </w:del>
      <w:del w:id="1508" w:author="PR Preview" w:date="2026-01-01T00:00:00Z">
        <w:r>
          <w:delText xml:space="preserve"> </w:delText>
        </w:r>
      </w:del>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del w:id="1509" w:author="PR Preview" w:date="2026-01-01T00:00:00Z">
        <w:r>
          <w:delText xml:space="preserve">.</w:delText>
        </w:r>
      </w:del>
      <w:del w:id="1510" w:author="PR Preview" w:date="2026-01-01T00:00:00Z">
        <w:r>
          <w:delText xml:space="preserve"> </w:delText>
        </w:r>
      </w:del>
      <w:del w:id="1511" w:author="PR Preview" w:date="2026-01-01T00:00:00Z">
        <w:r>
          <w:delText xml:space="preserve">So the two equations</w:delText>
        </w:r>
      </w:del>
      <w:del w:id="1512" w:author="PR Preview" w:date="2026-01-01T00:00:00Z">
        <w:r>
          <w:delText xml:space="preserve"> </w:delText>
        </w:r>
      </w:del>
      <m:oMath>
        <m:sSub>
          <m:e>
            <m:r>
              <m:t>x</m:t>
            </m:r>
          </m:e>
          <m:sub>
            <m:r>
              <m:t>1</m:t>
            </m:r>
          </m:sub>
        </m:sSub>
        <m:r>
          <m:rPr>
            <m:sty m:val="p"/>
          </m:rPr>
          <m:t>+</m:t>
        </m:r>
        <m:r>
          <m:t>2</m:t>
        </m:r>
        <m:sSub>
          <m:e>
            <m:r>
              <m:t>x</m:t>
            </m:r>
          </m:e>
          <m:sub>
            <m:r>
              <m:t>2</m:t>
            </m:r>
          </m:sub>
        </m:sSub>
        <m:r>
          <m:rPr>
            <m:sty m:val="p"/>
          </m:rPr>
          <m:t>=</m:t>
        </m:r>
        <m:r>
          <m:t>5</m:t>
        </m:r>
      </m:oMath>
      <w:del w:id="1513" w:author="PR Preview" w:date="2026-01-01T00:00:00Z">
        <w:r>
          <w:delText xml:space="preserve"> </w:delText>
        </w:r>
      </w:del>
      <w:del w:id="1514" w:author="PR Preview" w:date="2026-01-01T00:00:00Z">
        <w:r>
          <w:delText xml:space="preserve">and</w:delText>
        </w:r>
      </w:del>
      <w:del w:id="1515" w:author="PR Preview" w:date="2026-01-01T00:00:00Z">
        <w:r>
          <w:delText xml:space="preserve"> </w:delText>
        </w:r>
      </w:del>
      <m:oMath>
        <m:r>
          <m:t>3</m:t>
        </m:r>
        <m:sSub>
          <m:e>
            <m:r>
              <m:t>x</m:t>
            </m:r>
          </m:e>
          <m:sub>
            <m:r>
              <m:t>1</m:t>
            </m:r>
          </m:sub>
        </m:sSub>
        <m:r>
          <m:rPr>
            <m:sty m:val="p"/>
          </m:rPr>
          <m:t>+</m:t>
        </m:r>
        <m:r>
          <m:t>4</m:t>
        </m:r>
        <m:sSub>
          <m:e>
            <m:r>
              <m:t>x</m:t>
            </m:r>
          </m:e>
          <m:sub>
            <m:r>
              <m:t>2</m:t>
            </m:r>
          </m:sub>
        </m:sSub>
        <m:r>
          <m:rPr>
            <m:sty m:val="p"/>
          </m:rPr>
          <m:t>=</m:t>
        </m:r>
        <m:r>
          <m:t>6</m:t>
        </m:r>
      </m:oMath>
      <w:del w:id="1516" w:author="PR Preview" w:date="2026-01-01T00:00:00Z">
        <w:r>
          <w:delText xml:space="preserve"> </w:delText>
        </w:r>
      </w:del>
      <w:del w:id="1517" w:author="PR Preview" w:date="2026-01-01T00:00:00Z">
        <w:r>
          <w:delText xml:space="preserve">form the linear system</w:delText>
        </w:r>
      </w:del>
      <w:del w:id="1518"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5</m:t>
                  </m:r>
                </m:e>
              </m:mr>
              <m:mr>
                <m:e>
                  <m:r>
                    <m:t>6</m:t>
                  </m:r>
                </m:e>
              </m:mr>
            </m:m>
          </m:e>
        </m:d>
      </m:oMath>
      <w:del w:id="1519" w:author="PR Preview" w:date="2026-01-01T00:00:00Z">
        <w:r>
          <w:delText xml:space="preserve">.</w:delText>
        </w:r>
      </w:del>
      <w:del w:id="1520" w:author="PR Preview" w:date="2026-01-01T00:00:00Z">
        <w:r>
          <w:delText xml:space="preserve"> </w:delText>
        </w:r>
      </w:del>
      <w:del w:id="1521" w:author="PR Preview" w:date="2026-01-01T00:00:00Z">
        <w:r>
          <w:delText xml:space="preserve">The vector</w:delText>
        </w:r>
      </w:del>
      <w:del w:id="1522" w:author="PR Preview" w:date="2026-01-01T00:00:00Z">
        <w:r>
          <w:delText xml:space="preserve"> </w:delText>
        </w:r>
      </w:del>
      <m:oMath>
        <m:limLow>
          <m:e>
            <m:r>
              <m:t>x</m:t>
            </m:r>
          </m:e>
          <m:lim>
            <m:r>
              <m:rPr>
                <m:sty m:val="p"/>
              </m:rPr>
              <m:t>∼</m:t>
            </m:r>
          </m:lim>
        </m:limLow>
        <m:r>
          <m:rPr>
            <m:sty m:val="p"/>
          </m:rPr>
          <m:t>=</m:t>
        </m:r>
        <m:r>
          <m:rPr>
            <m:sty m:val="p"/>
          </m:rPr>
          <m:t>(</m:t>
        </m:r>
        <m:r>
          <m:rPr>
            <m:sty m:val="p"/>
          </m:rPr>
          <m:t>−</m:t>
        </m:r>
        <m:r>
          <m:t>4</m:t>
        </m:r>
        <m:r>
          <m:rPr>
            <m:sty m:val="p"/>
          </m:rPr>
          <m:t>,</m:t>
        </m:r>
        <m:r>
          <m:t>4.5</m:t>
        </m:r>
        <m:r>
          <m:rPr>
            <m:sty m:val="p"/>
          </m:rPr>
          <m:t>)</m:t>
        </m:r>
      </m:oMath>
      <w:del w:id="1523" w:author="PR Preview" w:date="2026-01-01T00:00:00Z">
        <w:r>
          <w:delText xml:space="preserve"> </w:delText>
        </w:r>
      </w:del>
      <w:del w:id="1524" w:author="PR Preview" w:date="2026-01-01T00:00:00Z">
        <w:r>
          <w:delText xml:space="preserve">is a solution:</w:delText>
        </w:r>
      </w:del>
    </w:p>
    <w:p>
      <w:pPr>
        <w:pStyle w:val="FirstParagraph"/>
      </w:pPr>
      <w:ins w:id="1525" w:author="PR Preview" w:date="2026-01-01T00:00:00Z">
        <w:r>
          <w:rPr>
            <w:b/>
            <w:bCs/>
          </w:rPr>
          <w:t xml:space="preserve">Definition 32 (Matrix-vector multiplication)</w:t>
        </w:r>
      </w:ins>
      <w:ins w:id="1526" w:author="PR Preview" w:date="2026-01-01T00:00:00Z">
        <w:r>
          <w:t xml:space="preserve"> </w:t>
        </w:r>
      </w:ins>
      <w:ins w:id="1527" w:author="PR Preview" w:date="2026-01-01T00:00:00Z">
        <w:r>
          <w:t xml:space="preserve">The</w:t>
        </w:r>
      </w:ins>
      <w:ins w:id="1528" w:author="PR Preview" w:date="2026-01-01T00:00:00Z">
        <w:r>
          <w:t xml:space="preserve"> </w:t>
        </w:r>
      </w:ins>
      <w:ins w:id="1529" w:author="PR Preview" w:date="2026-01-01T00:00:00Z">
        <w:r>
          <w:rPr>
            <w:b/>
            <w:bCs/>
          </w:rPr>
          <w:t xml:space="preserve">matrix-vector product</w:t>
        </w:r>
      </w:ins>
      <w:ins w:id="1530" w:author="PR Preview" w:date="2026-01-01T00:00:00Z">
        <w:r>
          <w:t xml:space="preserve"> </w:t>
        </w:r>
      </w:ins>
      <w:ins w:id="1531" w:author="PR Preview" w:date="2026-01-01T00:00:00Z">
        <w:r>
          <w:t xml:space="preserve">of an</w:t>
        </w:r>
      </w:ins>
      <w:ins w:id="1532" w:author="PR Preview" w:date="2026-01-01T00:00:00Z">
        <w:r>
          <w:t xml:space="preserve"> </w:t>
        </w:r>
      </w:ins>
      <m:oMath>
        <m:r>
          <m:t>m</m:t>
        </m:r>
        <m:r>
          <m:rPr>
            <m:sty m:val="p"/>
          </m:rPr>
          <m:t>×</m:t>
        </m:r>
        <m:r>
          <m:t>p</m:t>
        </m:r>
      </m:oMath>
      <w:ins w:id="1533" w:author="PR Preview" w:date="2026-01-01T00:00:00Z">
        <w:r>
          <w:t xml:space="preserve"> </w:t>
        </w:r>
      </w:ins>
      <w:ins w:id="1534" w:author="PR Preview" w:date="2026-01-01T00:00:00Z">
        <w:r>
          <w:t xml:space="preserve">matrix</w:t>
        </w:r>
      </w:ins>
      <w:ins w:id="1535" w:author="PR Preview" w:date="2026-01-01T00:00:00Z">
        <w:r>
          <w:t xml:space="preserve"> </w:t>
        </w:r>
      </w:ins>
      <m:oMath>
        <m:r>
          <m:rPr>
            <m:sty m:val="bi"/>
          </m:rPr>
          <m:t>A</m:t>
        </m:r>
      </m:oMath>
      <w:ins w:id="1536" w:author="PR Preview" w:date="2026-01-01T00:00:00Z">
        <w:r>
          <w:t xml:space="preserve"> </w:t>
        </w:r>
      </w:ins>
      <w:ins w:id="1537" w:author="PR Preview" w:date="2026-01-01T00:00:00Z">
        <w:r>
          <w:t xml:space="preserve">and a</w:t>
        </w:r>
      </w:ins>
      <w:ins w:id="1538" w:author="PR Preview" w:date="2026-01-01T00:00:00Z">
        <w:r>
          <w:t xml:space="preserve"> </w:t>
        </w:r>
      </w:ins>
      <m:oMath>
        <m:r>
          <m:t>p</m:t>
        </m:r>
        <m:r>
          <m:rPr>
            <m:sty m:val="p"/>
          </m:rPr>
          <m:t>×</m:t>
        </m:r>
        <m:r>
          <m:t>1</m:t>
        </m:r>
      </m:oMath>
      <w:ins w:id="1539" w:author="PR Preview" w:date="2026-01-01T00:00:00Z">
        <w:r>
          <w:t xml:space="preserve"> </w:t>
        </w:r>
      </w:ins>
      <w:ins w:id="1540" w:author="PR Preview" w:date="2026-01-01T00:00:00Z">
        <w:r>
          <w:t xml:space="preserve">column vector</w:t>
        </w:r>
      </w:ins>
      <w:ins w:id="1541" w:author="PR Preview" w:date="2026-01-01T00:00:00Z">
        <w:r>
          <w:t xml:space="preserve"> </w:t>
        </w:r>
      </w:ins>
      <w:ins w:id="1542" w:author="PR Preview" w:date="2026-01-01T00:00:00Z">
        <w:r>
          <w:t xml:space="preserve">$\mathord{\smash[b]{\underset{\raise.3ex\hbox{$\scriptstyle\sim$}}{x}}\vphantom{x}}$</w:t>
        </w:r>
      </w:ins>
      <w:ins w:id="1543" w:author="PR Preview" w:date="2026-01-01T00:00:00Z">
        <w:r>
          <w:t xml:space="preserve"> </w:t>
        </w:r>
      </w:ins>
      <w:ins w:id="1544" w:author="PR Preview" w:date="2026-01-01T00:00:00Z">
        <w:r>
          <w:t xml:space="preserve">is the</w:t>
        </w:r>
      </w:ins>
      <w:ins w:id="1545" w:author="PR Preview" w:date="2026-01-01T00:00:00Z">
        <w:r>
          <w:t xml:space="preserve"> </w:t>
        </w:r>
      </w:ins>
      <m:oMath>
        <m:r>
          <m:t>m</m:t>
        </m:r>
        <m:r>
          <m:rPr>
            <m:sty m:val="p"/>
          </m:rPr>
          <m:t>×</m:t>
        </m:r>
        <m:r>
          <m:t>1</m:t>
        </m:r>
      </m:oMath>
      <w:ins w:id="1546" w:author="PR Preview" w:date="2026-01-01T00:00:00Z">
        <w:r>
          <w:t xml:space="preserve"> </w:t>
        </w:r>
      </w:ins>
      <w:ins w:id="1547" w:author="PR Preview" w:date="2026-01-01T00:00:00Z">
        <w:r>
          <w:t xml:space="preserve">column vector</w:t>
        </w:r>
      </w:ins>
      <w:ins w:id="1548" w:author="PR Preview" w:date="2026-01-01T00:00:00Z">
        <w:r>
          <w:t xml:space="preserve"> </w:t>
        </w:r>
      </w:ins>
      <w:ins w:id="1549" w:author="PR Preview" w:date="2026-01-01T00:00:00Z">
        <w:r>
          <w:t xml:space="preserve">$\mathbf{A}\mathord{\smash[b]{\underset{\raise.3ex\hbox{$\scriptstyle\sim$}}{x}}\vphantom{x}}$</w:t>
        </w:r>
      </w:ins>
      <w:ins w:id="1550" w:author="PR Preview" w:date="2026-01-01T00:00:00Z">
        <w:r>
          <w:t xml:space="preserve"> </w:t>
        </w:r>
      </w:ins>
      <w:ins w:id="1551" w:author="PR Preview" w:date="2026-01-01T00:00:00Z">
        <w:r>
          <w:t xml:space="preserve">with entries:</w:t>
        </w:r>
      </w:ins>
    </w:p>
    <w:p>
      <w:pPr>
        <w:pStyle w:val="BodyText"/>
      </w:pPr>
      <w:ins w:id="1552" w:author="PR Preview" w:date="2026-01-01T00:00:00Z">
        <w:r>
          <w:t xml:space="preserve">$$(\mathbf{A}\mathord{\smash[b]{\underset{\raise.3ex\hbox{$\scriptstyle\sim$}}{x}}\vphantom{x}})_i = \sum_{j=1}^pa_{ij}\, x_j$$</w:t>
        </w:r>
      </w:ins>
    </w:p>
    <w:bookmarkEnd w:id="124"/>
    <w:bookmarkStart w:id="125" w:name="rem-matvec-row-dot-products"/>
    <w:p>
      <w:pPr>
        <w:pStyle w:val="FirstParagraph"/>
      </w:pPr>
      <w:ins w:id="1553" w:author="PR Preview" w:date="2026-01-01T00:00:00Z">
        <w:r>
          <w:rPr>
            <w:i/>
            <w:iCs/>
          </w:rPr>
          <w:t xml:space="preserve">Remark 13</w:t>
        </w:r>
      </w:ins>
      <w:ins w:id="1554" w:author="PR Preview" w:date="2026-01-01T00:00:00Z">
        <w:r>
          <w:t xml:space="preserve"> (Each entry is a dot product). </w:t>
        </w:r>
      </w:ins>
      <w:ins w:id="1555" w:author="PR Preview" w:date="2026-01-01T00:00:00Z">
        <w:r>
          <w:t xml:space="preserve">Matrix-vector multiplication extends the dot product (2):</w:t>
        </w:r>
      </w:ins>
      <w:ins w:id="1556" w:author="PR Preview" w:date="2026-01-01T00:00:00Z">
        <w:r>
          <w:t xml:space="preserve"> </w:t>
        </w:r>
      </w:ins>
      <w:ins w:id="1557" w:author="PR Preview" w:date="2026-01-01T00:00:00Z">
        <w:r>
          <w:t xml:space="preserve">entry</w:t>
        </w:r>
      </w:ins>
      <w:ins w:id="1558" w:author="PR Preview" w:date="2026-01-01T00:00:00Z">
        <w:r>
          <w:t xml:space="preserve"> </w:t>
        </w:r>
      </w:ins>
      <m:oMath>
        <m:r>
          <m:t>i</m:t>
        </m:r>
      </m:oMath>
      <w:ins w:id="1559" w:author="PR Preview" w:date="2026-01-01T00:00:00Z">
        <w:r>
          <w:t xml:space="preserve"> </w:t>
        </w:r>
      </w:ins>
      <w:ins w:id="1560" w:author="PR Preview" w:date="2026-01-01T00:00:00Z">
        <w:r>
          <w:t xml:space="preserve">of</w:t>
        </w:r>
      </w:ins>
      <w:ins w:id="1561" w:author="PR Preview" w:date="2026-01-01T00:00:00Z">
        <w:r>
          <w:t xml:space="preserve"> </w:t>
        </w:r>
      </w:ins>
      <w:ins w:id="1562" w:author="PR Preview" w:date="2026-01-01T00:00:00Z">
        <w:r>
          <w:t xml:space="preserve">$\mathbf{A}\mathord{\smash[b]{\underset{\raise.3ex\hbox{$\scriptstyle\sim$}}{x}}\vphantom{x}}$</w:t>
        </w:r>
      </w:ins>
      <w:ins w:id="1563" w:author="PR Preview" w:date="2026-01-01T00:00:00Z">
        <w:r>
          <w:t xml:space="preserve"> </w:t>
        </w:r>
      </w:ins>
      <w:ins w:id="1564" w:author="PR Preview" w:date="2026-01-01T00:00:00Z">
        <w:r>
          <w:t xml:space="preserve">is the dot product of row</w:t>
        </w:r>
      </w:ins>
      <w:ins w:id="1565" w:author="PR Preview" w:date="2026-01-01T00:00:00Z">
        <w:r>
          <w:t xml:space="preserve"> </w:t>
        </w:r>
      </w:ins>
      <m:oMath>
        <m:r>
          <m:t>i</m:t>
        </m:r>
      </m:oMath>
      <w:ins w:id="1566" w:author="PR Preview" w:date="2026-01-01T00:00:00Z">
        <w:r>
          <w:t xml:space="preserve"> </w:t>
        </w:r>
      </w:ins>
      <w:ins w:id="1567" w:author="PR Preview" w:date="2026-01-01T00:00:00Z">
        <w:r>
          <w:t xml:space="preserve">of</w:t>
        </w:r>
      </w:ins>
      <w:ins w:id="1568" w:author="PR Preview" w:date="2026-01-01T00:00:00Z">
        <w:r>
          <w:t xml:space="preserve"> </w:t>
        </w:r>
      </w:ins>
      <m:oMath>
        <m:r>
          <m:rPr>
            <m:sty m:val="bi"/>
          </m:rPr>
          <m:t>A</m:t>
        </m:r>
      </m:oMath>
      <w:ins w:id="1569" w:author="PR Preview" w:date="2026-01-01T00:00:00Z">
        <w:r>
          <w:t xml:space="preserve"> </w:t>
        </w:r>
      </w:ins>
      <w:ins w:id="1570" w:author="PR Preview" w:date="2026-01-01T00:00:00Z">
        <w:r>
          <w:t xml:space="preserve">with</w:t>
        </w:r>
      </w:ins>
      <w:ins w:id="1571" w:author="PR Preview" w:date="2026-01-01T00:00:00Z">
        <w:r>
          <w:t xml:space="preserve"> </w:t>
        </w:r>
      </w:ins>
      <w:ins w:id="1572" w:author="PR Preview" w:date="2026-01-01T00:00:00Z">
        <w:r>
          <w:t xml:space="preserve">$\mathord{\smash[b]{\underset{\raise.3ex\hbox{$\scriptstyle\sim$}}{x}}\vphantom{x}}$</w:t>
        </w:r>
      </w:ins>
      <w:ins w:id="1573" w:author="PR Preview" w:date="2026-01-01T00:00:00Z">
        <w:r>
          <w:t xml:space="preserve">.</w:t>
        </w:r>
      </w:ins>
      <w:ins w:id="1574" w:author="PR Preview" w:date="2026-01-01T00:00:00Z">
        <w:r>
          <w:t xml:space="preserve"> </w:t>
        </w:r>
      </w:ins>
      <w:ins w:id="1575" w:author="PR Preview" w:date="2026-01-01T00:00:00Z">
        <w:r>
          <w:t xml:space="preserve">For example,</w:t>
        </w:r>
      </w:ins>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ins w:id="1576" w:author="PR Preview" w:date="2026-01-01T00:00:00Z">
        <w:r>
          <w:rPr>
            <w:b/>
            <w:bCs/>
          </w:rPr>
          <w:t xml:space="preserve">Definition 33 (Linear system (system of linear equations))</w:t>
        </w:r>
      </w:ins>
      <w:ins w:id="1577" w:author="PR Preview" w:date="2026-01-01T00:00:00Z">
        <w:r>
          <w:t xml:space="preserve"> </w:t>
        </w:r>
      </w:ins>
      <w:ins w:id="1578" w:author="PR Preview" w:date="2026-01-01T00:00:00Z">
        <w:r>
          <w:t xml:space="preserve">A</w:t>
        </w:r>
      </w:ins>
      <w:ins w:id="1579" w:author="PR Preview" w:date="2026-01-01T00:00:00Z">
        <w:r>
          <w:t xml:space="preserve"> </w:t>
        </w:r>
      </w:ins>
      <w:ins w:id="1580" w:author="PR Preview" w:date="2026-01-01T00:00:00Z">
        <w:r>
          <w:rPr>
            <w:b/>
            <w:bCs/>
          </w:rPr>
          <w:t xml:space="preserve">linear system</w:t>
        </w:r>
      </w:ins>
      <w:ins w:id="1581" w:author="PR Preview" w:date="2026-01-01T00:00:00Z">
        <w:r>
          <w:t xml:space="preserve"> </w:t>
        </w:r>
      </w:ins>
      <w:ins w:id="1582" w:author="PR Preview" w:date="2026-01-01T00:00:00Z">
        <w:r>
          <w:t xml:space="preserve">(or</w:t>
        </w:r>
      </w:ins>
      <w:ins w:id="1583" w:author="PR Preview" w:date="2026-01-01T00:00:00Z">
        <w:r>
          <w:t xml:space="preserve"> </w:t>
        </w:r>
      </w:ins>
      <w:ins w:id="1584" w:author="PR Preview" w:date="2026-01-01T00:00:00Z">
        <w:r>
          <w:rPr>
            <w:b/>
            <w:bCs/>
          </w:rPr>
          <w:t xml:space="preserve">system of linear equations</w:t>
        </w:r>
      </w:ins>
      <w:ins w:id="1585" w:author="PR Preview" w:date="2026-01-01T00:00:00Z">
        <w:r>
          <w:t xml:space="preserve">)</w:t>
        </w:r>
      </w:ins>
      <w:ins w:id="1586" w:author="PR Preview" w:date="2026-01-01T00:00:00Z">
        <w:r>
          <w:t xml:space="preserve"> </w:t>
        </w:r>
      </w:ins>
      <w:ins w:id="1587" w:author="PR Preview" w:date="2026-01-01T00:00:00Z">
        <w:r>
          <w:t xml:space="preserve">with</w:t>
        </w:r>
      </w:ins>
      <w:ins w:id="1588" w:author="PR Preview" w:date="2026-01-01T00:00:00Z">
        <w:r>
          <w:t xml:space="preserve"> </w:t>
        </w:r>
      </w:ins>
      <m:oMath>
        <m:r>
          <m:t>m</m:t>
        </m:r>
      </m:oMath>
      <w:ins w:id="1589" w:author="PR Preview" w:date="2026-01-01T00:00:00Z">
        <w:r>
          <w:t xml:space="preserve"> </w:t>
        </w:r>
      </w:ins>
      <w:ins w:id="1590" w:author="PR Preview" w:date="2026-01-01T00:00:00Z">
        <w:r>
          <w:t xml:space="preserve">equations in</w:t>
        </w:r>
      </w:ins>
      <w:ins w:id="1591" w:author="PR Preview" w:date="2026-01-01T00:00:00Z">
        <w:r>
          <w:t xml:space="preserve"> </w:t>
        </w:r>
      </w:ins>
      <m:oMath>
        <m:r>
          <m:t>n</m:t>
        </m:r>
      </m:oMath>
      <w:ins w:id="1592" w:author="PR Preview" w:date="2026-01-01T00:00:00Z">
        <w:r>
          <w:t xml:space="preserve"> </w:t>
        </w:r>
      </w:ins>
      <w:ins w:id="1593" w:author="PR Preview" w:date="2026-01-01T00:00:00Z">
        <w:r>
          <w:t xml:space="preserve">unknowns is an equation</w:t>
        </w:r>
      </w:ins>
      <w:ins w:id="1594" w:author="PR Preview" w:date="2026-01-01T00:00:00Z">
        <w:r>
          <w:t xml:space="preserve"> </w:t>
        </w:r>
      </w:ins>
      <w:ins w:id="1595" w:author="PR Preview" w:date="2026-01-01T00:00:00Z">
        <w:r>
          <w:t xml:space="preserve">$\mathbf{A} \mathord{\smash[b]{\underset{\raise.3ex\hbox{$\scriptstyle\sim$}}{x}}\vphantom{x}}= \mathord{\smash[b]{\underset{\raise.3ex\hbox{$\scriptstyle\sim$}}{b}}\vphantom{b}}$</w:t>
        </w:r>
      </w:ins>
      <w:ins w:id="1596" w:author="PR Preview" w:date="2026-01-01T00:00:00Z">
        <w:r>
          <w:t xml:space="preserve"> </w:t>
        </w:r>
      </w:ins>
      <w:ins w:id="1597" w:author="PR Preview" w:date="2026-01-01T00:00:00Z">
        <w:r>
          <w:t xml:space="preserve">in which the</w:t>
        </w:r>
      </w:ins>
      <w:ins w:id="1598" w:author="PR Preview" w:date="2026-01-01T00:00:00Z">
        <w:r>
          <w:t xml:space="preserve"> </w:t>
        </w:r>
      </w:ins>
      <m:oMath>
        <m:r>
          <m:t>m</m:t>
        </m:r>
        <m:r>
          <m:rPr>
            <m:sty m:val="p"/>
          </m:rPr>
          <m:t>×</m:t>
        </m:r>
        <m:r>
          <m:t>n</m:t>
        </m:r>
      </m:oMath>
      <w:ins w:id="1599" w:author="PR Preview" w:date="2026-01-01T00:00:00Z">
        <w:r>
          <w:t xml:space="preserve"> </w:t>
        </w:r>
      </w:ins>
      <w:ins w:id="1600" w:author="PR Preview" w:date="2026-01-01T00:00:00Z">
        <w:r>
          <w:t xml:space="preserve">matrix</w:t>
        </w:r>
      </w:ins>
      <w:ins w:id="1601" w:author="PR Preview" w:date="2026-01-01T00:00:00Z">
        <w:r>
          <w:t xml:space="preserve"> </w:t>
        </w:r>
      </w:ins>
      <m:oMath>
        <m:r>
          <m:rPr>
            <m:sty m:val="bi"/>
          </m:rPr>
          <m:t>A</m:t>
        </m:r>
      </m:oMath>
      <w:ins w:id="1602" w:author="PR Preview" w:date="2026-01-01T00:00:00Z">
        <w:r>
          <w:t xml:space="preserve"> </w:t>
        </w:r>
      </w:ins>
      <w:ins w:id="1603" w:author="PR Preview" w:date="2026-01-01T00:00:00Z">
        <w:r>
          <w:t xml:space="preserve">and the vector</w:t>
        </w:r>
      </w:ins>
      <w:ins w:id="1604" w:author="PR Preview" w:date="2026-01-01T00:00:00Z">
        <w:r>
          <w:t xml:space="preserve"> </w:t>
        </w:r>
      </w:ins>
      <w:ins w:id="1605" w:author="PR Preview" w:date="2026-01-01T00:00:00Z">
        <w:r>
          <w:t xml:space="preserve">$\mathord{\smash[b]{\underset{\raise.3ex\hbox{$\scriptstyle\sim$}}{b}}\vphantom{b}} \in \mathbb{R}^m$</w:t>
        </w:r>
      </w:ins>
      <w:ins w:id="1606" w:author="PR Preview" w:date="2026-01-01T00:00:00Z">
        <w:r>
          <w:t xml:space="preserve"> </w:t>
        </w:r>
      </w:ins>
      <w:ins w:id="1607" w:author="PR Preview" w:date="2026-01-01T00:00:00Z">
        <w:r>
          <w:t xml:space="preserve">are given.</w:t>
        </w:r>
      </w:ins>
      <w:ins w:id="1608" w:author="PR Preview" w:date="2026-01-01T00:00:00Z">
        <w:r>
          <w:t xml:space="preserve"> </w:t>
        </w:r>
      </w:ins>
      <w:ins w:id="1609" w:author="PR Preview" w:date="2026-01-01T00:00:00Z">
        <w:r>
          <w:t xml:space="preserve">A</w:t>
        </w:r>
      </w:ins>
      <w:ins w:id="1610" w:author="PR Preview" w:date="2026-01-01T00:00:00Z">
        <w:r>
          <w:t xml:space="preserve"> </w:t>
        </w:r>
      </w:ins>
      <w:ins w:id="1611" w:author="PR Preview" w:date="2026-01-01T00:00:00Z">
        <w:r>
          <w:rPr>
            <w:b/>
            <w:bCs/>
          </w:rPr>
          <w:t xml:space="preserve">solution</w:t>
        </w:r>
      </w:ins>
      <w:ins w:id="1612" w:author="PR Preview" w:date="2026-01-01T00:00:00Z">
        <w:r>
          <w:t xml:space="preserve"> </w:t>
        </w:r>
      </w:ins>
      <w:ins w:id="1613" w:author="PR Preview" w:date="2026-01-01T00:00:00Z">
        <w:r>
          <w:t xml:space="preserve">of the system is a vector</w:t>
        </w:r>
      </w:ins>
      <w:ins w:id="1614" w:author="PR Preview" w:date="2026-01-01T00:00:00Z">
        <w:r>
          <w:t xml:space="preserve"> </w:t>
        </w:r>
      </w:ins>
      <w:ins w:id="1615" w:author="PR Preview" w:date="2026-01-01T00:00:00Z">
        <w:r>
          <w:t xml:space="preserve">$\mathord{\smash[b]{\underset{\raise.3ex\hbox{$\scriptstyle\sim$}}{x}}\vphantom{x}}\in \mathbb{R}^n$</w:t>
        </w:r>
      </w:ins>
      <w:ins w:id="1616" w:author="PR Preview" w:date="2026-01-01T00:00:00Z">
        <w:r>
          <w:t xml:space="preserve"> </w:t>
        </w:r>
      </w:ins>
      <w:ins w:id="1617" w:author="PR Preview" w:date="2026-01-01T00:00:00Z">
        <w:r>
          <w:t xml:space="preserve">for which</w:t>
        </w:r>
      </w:ins>
      <w:ins w:id="1618" w:author="PR Preview" w:date="2026-01-01T00:00:00Z">
        <w:r>
          <w:t xml:space="preserve"> </w:t>
        </w:r>
      </w:ins>
      <w:ins w:id="1619" w:author="PR Preview" w:date="2026-01-01T00:00:00Z">
        <w:r>
          <w:t xml:space="preserve">$\mathbf{A} \mathord{\smash[b]{\underset{\raise.3ex\hbox{$\scriptstyle\sim$}}{x}}\vphantom{x}}= \mathord{\smash[b]{\underset{\raise.3ex\hbox{$\scriptstyle\sim$}}{b}}\vphantom{b}}$</w:t>
        </w:r>
      </w:ins>
      <w:ins w:id="1620" w:author="PR Preview" w:date="2026-01-01T00:00:00Z">
        <w:r>
          <w:t xml:space="preserve"> </w:t>
        </w:r>
      </w:ins>
      <w:ins w:id="1621" w:author="PR Preview" w:date="2026-01-01T00:00:00Z">
        <w:r>
          <w:t xml:space="preserve">holds.</w:t>
        </w:r>
      </w:ins>
    </w:p>
    <w:bookmarkEnd w:id="126"/>
    <w:bookmarkStart w:id="127" w:name="exm-linear-system"/>
    <w:p>
      <w:pPr>
        <w:pStyle w:val="BodyText"/>
      </w:pPr>
      <w:ins w:id="1622" w:author="PR Preview" w:date="2026-01-01T00:00:00Z">
        <w:r>
          <w:rPr>
            <w:b/>
            <w:bCs/>
          </w:rPr>
          <w:t xml:space="preserve">Example 24 (Two equations in two unknowns)</w:t>
        </w:r>
      </w:ins>
      <w:ins w:id="1623" w:author="PR Preview" w:date="2026-01-01T00:00:00Z">
        <w:r>
          <w:t xml:space="preserve"> </w:t>
        </w:r>
      </w:ins>
      <w:ins w:id="1624" w:author="PR Preview" w:date="2026-01-01T00:00:00Z">
        <w:r>
          <w:t xml:space="preserve">By</w:t>
        </w:r>
      </w:ins>
      <w:ins w:id="1625" w:author="PR Preview" w:date="2026-01-01T00:00:00Z">
        <w:r>
          <w:t xml:space="preserve"> </w:t>
        </w:r>
      </w:ins>
      <w:hyperlink w:anchor="def-matvec-mult">
        <w:ins w:id="1626" w:author="PR Preview" w:date="2026-01-01T00:00:00Z">
          <w:r>
            <w:rPr>
              <w:rStyle w:val="Hyperlink"/>
            </w:rPr>
            <w:t xml:space="preserve">Definition 32</w:t>
          </w:r>
        </w:ins>
      </w:hyperlink>
      <w:ins w:id="1627" w:author="PR Preview" w:date="2026-01-01T00:00:00Z">
        <w:r>
          <w:t xml:space="preserve">, row</w:t>
        </w:r>
      </w:ins>
      <w:ins w:id="1628" w:author="PR Preview" w:date="2026-01-01T00:00:00Z">
        <w:r>
          <w:t xml:space="preserve"> </w:t>
        </w:r>
      </w:ins>
      <m:oMath>
        <m:r>
          <m:t>i</m:t>
        </m:r>
      </m:oMath>
      <w:ins w:id="1629" w:author="PR Preview" w:date="2026-01-01T00:00:00Z">
        <w:r>
          <w:t xml:space="preserve"> </w:t>
        </w:r>
      </w:ins>
      <w:ins w:id="1630" w:author="PR Preview" w:date="2026-01-01T00:00:00Z">
        <w:r>
          <w:t xml:space="preserve">of</w:t>
        </w:r>
      </w:ins>
      <w:ins w:id="1631" w:author="PR Preview" w:date="2026-01-01T00:00:00Z">
        <w:r>
          <w:t xml:space="preserve"> </w:t>
        </w:r>
      </w:ins>
      <w:ins w:id="1632" w:author="PR Preview" w:date="2026-01-01T00:00:00Z">
        <w:r>
          <w:t xml:space="preserve">$\mathbf{A} \mathord{\smash[b]{\underset{\raise.3ex\hbox{$\scriptstyle\sim$}}{x}}\vphantom{x}}= \mathord{\smash[b]{\underset{\raise.3ex\hbox{$\scriptstyle\sim$}}{b}}\vphantom{b}}$</w:t>
        </w:r>
      </w:ins>
      <w:ins w:id="1633" w:author="PR Preview" w:date="2026-01-01T00:00:00Z">
        <w:r>
          <w:t xml:space="preserve"> </w:t>
        </w:r>
      </w:ins>
      <w:ins w:id="1634" w:author="PR Preview" w:date="2026-01-01T00:00:00Z">
        <w:r>
          <w:t xml:space="preserve">is the equation</w:t>
        </w:r>
      </w:ins>
      <w:ins w:id="1635" w:author="PR Preview" w:date="2026-01-01T00:00:00Z">
        <w:r>
          <w:t xml:space="preserve"> </w:t>
        </w:r>
      </w:ins>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ins w:id="1636" w:author="PR Preview" w:date="2026-01-01T00:00:00Z">
        <w:r>
          <w:t xml:space="preserve">.</w:t>
        </w:r>
      </w:ins>
      <w:ins w:id="1637" w:author="PR Preview" w:date="2026-01-01T00:00:00Z">
        <w:r>
          <w:t xml:space="preserve"> </w:t>
        </w:r>
      </w:ins>
      <w:ins w:id="1638" w:author="PR Preview" w:date="2026-01-01T00:00:00Z">
        <w:r>
          <w:t xml:space="preserve">So the two equations</w:t>
        </w:r>
      </w:ins>
      <w:ins w:id="1639" w:author="PR Preview" w:date="2026-01-01T00:00:00Z">
        <w:r>
          <w:t xml:space="preserve"> </w:t>
        </w:r>
      </w:ins>
      <m:oMath>
        <m:sSub>
          <m:e>
            <m:r>
              <m:t>x</m:t>
            </m:r>
          </m:e>
          <m:sub>
            <m:r>
              <m:t>1</m:t>
            </m:r>
          </m:sub>
        </m:sSub>
        <m:r>
          <m:rPr>
            <m:sty m:val="p"/>
          </m:rPr>
          <m:t>+</m:t>
        </m:r>
        <m:r>
          <m:t>2</m:t>
        </m:r>
        <m:sSub>
          <m:e>
            <m:r>
              <m:t>x</m:t>
            </m:r>
          </m:e>
          <m:sub>
            <m:r>
              <m:t>2</m:t>
            </m:r>
          </m:sub>
        </m:sSub>
        <m:r>
          <m:rPr>
            <m:sty m:val="p"/>
          </m:rPr>
          <m:t>=</m:t>
        </m:r>
        <m:r>
          <m:t>5</m:t>
        </m:r>
      </m:oMath>
      <w:ins w:id="1640" w:author="PR Preview" w:date="2026-01-01T00:00:00Z">
        <w:r>
          <w:t xml:space="preserve"> </w:t>
        </w:r>
      </w:ins>
      <w:ins w:id="1641" w:author="PR Preview" w:date="2026-01-01T00:00:00Z">
        <w:r>
          <w:t xml:space="preserve">and</w:t>
        </w:r>
      </w:ins>
      <w:ins w:id="1642" w:author="PR Preview" w:date="2026-01-01T00:00:00Z">
        <w:r>
          <w:t xml:space="preserve"> </w:t>
        </w:r>
      </w:ins>
      <m:oMath>
        <m:r>
          <m:t>3</m:t>
        </m:r>
        <m:sSub>
          <m:e>
            <m:r>
              <m:t>x</m:t>
            </m:r>
          </m:e>
          <m:sub>
            <m:r>
              <m:t>1</m:t>
            </m:r>
          </m:sub>
        </m:sSub>
        <m:r>
          <m:rPr>
            <m:sty m:val="p"/>
          </m:rPr>
          <m:t>+</m:t>
        </m:r>
        <m:r>
          <m:t>4</m:t>
        </m:r>
        <m:sSub>
          <m:e>
            <m:r>
              <m:t>x</m:t>
            </m:r>
          </m:e>
          <m:sub>
            <m:r>
              <m:t>2</m:t>
            </m:r>
          </m:sub>
        </m:sSub>
        <m:r>
          <m:rPr>
            <m:sty m:val="p"/>
          </m:rPr>
          <m:t>=</m:t>
        </m:r>
        <m:r>
          <m:t>6</m:t>
        </m:r>
      </m:oMath>
      <w:ins w:id="1643" w:author="PR Preview" w:date="2026-01-01T00:00:00Z">
        <w:r>
          <w:t xml:space="preserve"> </w:t>
        </w:r>
      </w:ins>
      <w:ins w:id="1644" w:author="PR Preview" w:date="2026-01-01T00:00:00Z">
        <w:r>
          <w:t xml:space="preserve">form the linear system</w:t>
        </w:r>
      </w:ins>
      <w:ins w:id="1645" w:author="PR Preview" w:date="2026-01-01T00:00:00Z">
        <w:r>
          <w:t xml:space="preserve"> </w:t>
        </w:r>
      </w:ins>
      <w:ins w:id="1646" w:author="PR Preview" w:date="2026-01-01T00:00:00Z">
        <w:r>
          <w:t xml:space="preserve">$\begin{bmatrix} 1 &amp; 2 \\ 3 &amp; 4 \end{bmatrix} \mathord{\smash[b]{\underset{\raise.3ex\hbox{$\scriptstyle\sim$}}{x}}\vphantom{x}}= \begin{bmatrix} 5 \\ 6 \end{bmatrix}$</w:t>
        </w:r>
      </w:ins>
      <w:ins w:id="1647" w:author="PR Preview" w:date="2026-01-01T00:00:00Z">
        <w:r>
          <w:t xml:space="preserve">.</w:t>
        </w:r>
      </w:ins>
      <w:ins w:id="1648" w:author="PR Preview" w:date="2026-01-01T00:00:00Z">
        <w:r>
          <w:t xml:space="preserve"> </w:t>
        </w:r>
      </w:ins>
      <w:ins w:id="1649" w:author="PR Preview" w:date="2026-01-01T00:00:00Z">
        <w:r>
          <w:t xml:space="preserve">The vector</w:t>
        </w:r>
      </w:ins>
      <w:ins w:id="1650" w:author="PR Preview" w:date="2026-01-01T00:00:00Z">
        <w:r>
          <w:t xml:space="preserve"> </w:t>
        </w:r>
      </w:ins>
      <w:ins w:id="1651" w:author="PR Preview" w:date="2026-01-01T00:00:00Z">
        <w:r>
          <w:t xml:space="preserve">$\mathord{\smash[b]{\underset{\raise.3ex\hbox{$\scriptstyle\sim$}}{x}}\vphantom{x}}= (-4, 4.5)$</w:t>
        </w:r>
      </w:ins>
      <w:ins w:id="1652" w:author="PR Preview" w:date="2026-01-01T00:00:00Z">
        <w:r>
          <w:t xml:space="preserve"> </w:t>
        </w:r>
      </w:ins>
      <w:ins w:id="1653" w:author="PR Preview" w:date="2026-01-01T00:00:00Z">
        <w:r>
          <w:t xml:space="preserve">is a solution:</w:t>
        </w:r>
      </w:ins>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del w:id="1654" w:author="PR Preview" w:date="2026-01-01T00:00:00Z">
        <w:r>
          <w:rPr>
            <w:b/>
            <w:bCs/>
          </w:rPr>
          <w:delText xml:space="preserve">Definition 34 (Linear map (linear transformation, linear function))</w:delText>
        </w:r>
      </w:del>
      <w:del w:id="1655" w:author="PR Preview" w:date="2026-01-01T00:00:00Z">
        <w:r>
          <w:delText xml:space="preserve"> </w:delText>
        </w:r>
      </w:del>
      <w:del w:id="1656" w:author="PR Preview" w:date="2026-01-01T00:00:00Z">
        <w:r>
          <w:delText xml:space="preserve">A</w:delText>
        </w:r>
      </w:del>
      <w:del w:id="1657" w:author="PR Preview" w:date="2026-01-01T00:00:00Z">
        <w:r>
          <w:delText xml:space="preserve"> </w:delText>
        </w:r>
      </w:del>
      <w:hyperlink r:id="rId19">
        <w:del w:id="1658" w:author="PR Preview" w:date="2026-01-01T00:00:00Z">
          <w:r>
            <w:rPr>
              <w:rStyle w:val="Hyperlink"/>
            </w:rPr>
            <w:delText xml:space="preserve">function</w:delText>
          </w:r>
        </w:del>
      </w:hyperlink>
      <w:del w:id="1659" w:author="PR Preview" w:date="2026-01-01T00:00:00Z">
        <w:r>
          <w:delText xml:space="preserve"> </w:delText>
        </w:r>
      </w:del>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del w:id="1660" w:author="PR Preview" w:date="2026-01-01T00:00:00Z">
        <w:r>
          <w:delText xml:space="preserve"> </w:delText>
        </w:r>
      </w:del>
      <w:del w:id="1661" w:author="PR Preview" w:date="2026-01-01T00:00:00Z">
        <w:r>
          <w:delText xml:space="preserve">is a</w:delText>
        </w:r>
      </w:del>
      <w:del w:id="1662" w:author="PR Preview" w:date="2026-01-01T00:00:00Z">
        <w:r>
          <w:delText xml:space="preserve"> </w:delText>
        </w:r>
      </w:del>
      <w:del w:id="1663" w:author="PR Preview" w:date="2026-01-01T00:00:00Z">
        <w:r>
          <w:rPr>
            <w:b/>
            <w:bCs/>
          </w:rPr>
          <w:delText xml:space="preserve">linear map</w:delText>
        </w:r>
      </w:del>
      <w:del w:id="1664" w:author="PR Preview" w:date="2026-01-01T00:00:00Z">
        <w:r>
          <w:delText xml:space="preserve"> </w:delText>
        </w:r>
      </w:del>
      <w:del w:id="1665" w:author="PR Preview" w:date="2026-01-01T00:00:00Z">
        <w:r>
          <w:delText xml:space="preserve">(also called a</w:delText>
        </w:r>
      </w:del>
      <w:del w:id="1666" w:author="PR Preview" w:date="2026-01-01T00:00:00Z">
        <w:r>
          <w:delText xml:space="preserve"> </w:delText>
        </w:r>
      </w:del>
      <w:del w:id="1667" w:author="PR Preview" w:date="2026-01-01T00:00:00Z">
        <w:r>
          <w:rPr>
            <w:b/>
            <w:bCs/>
          </w:rPr>
          <w:delText xml:space="preserve">linear transformation</w:delText>
        </w:r>
      </w:del>
      <w:del w:id="1668" w:author="PR Preview" w:date="2026-01-01T00:00:00Z">
        <w:r>
          <w:delText xml:space="preserve"> </w:delText>
        </w:r>
      </w:del>
      <w:del w:id="1669" w:author="PR Preview" w:date="2026-01-01T00:00:00Z">
        <w:r>
          <w:delText xml:space="preserve">or</w:delText>
        </w:r>
      </w:del>
      <w:del w:id="1670" w:author="PR Preview" w:date="2026-01-01T00:00:00Z">
        <w:r>
          <w:delText xml:space="preserve"> </w:delText>
        </w:r>
      </w:del>
      <w:del w:id="1671" w:author="PR Preview" w:date="2026-01-01T00:00:00Z">
        <w:r>
          <w:rPr>
            <w:b/>
            <w:bCs/>
          </w:rPr>
          <w:delText xml:space="preserve">linear function</w:delText>
        </w:r>
      </w:del>
      <w:del w:id="1672" w:author="PR Preview" w:date="2026-01-01T00:00:00Z">
        <w:r>
          <w:delText xml:space="preserve">)</w:delText>
        </w:r>
      </w:del>
      <w:del w:id="1673" w:author="PR Preview" w:date="2026-01-01T00:00:00Z">
        <w:r>
          <w:delText xml:space="preserve"> </w:delText>
        </w:r>
      </w:del>
      <w:del w:id="1674" w:author="PR Preview" w:date="2026-01-01T00:00:00Z">
        <w:r>
          <w:delText xml:space="preserve">if it preserves vector addition and scalar multiplication:</w:delText>
        </w:r>
      </w:del>
      <w:del w:id="1675" w:author="PR Preview" w:date="2026-01-01T00:00:00Z">
        <w:r>
          <w:delText xml:space="preserve"> </w:delText>
        </w:r>
      </w:del>
      <w:del w:id="1676" w:author="PR Preview" w:date="2026-01-01T00:00:00Z">
        <w:r>
          <w:delText xml:space="preserve">for all</w:delText>
        </w:r>
      </w:del>
      <w:del w:id="1677"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del w:id="1678" w:author="PR Preview" w:date="2026-01-01T00:00:00Z">
        <w:r>
          <w:delText xml:space="preserve"> </w:delText>
        </w:r>
      </w:del>
      <w:del w:id="1679" w:author="PR Preview" w:date="2026-01-01T00:00:00Z">
        <w:r>
          <w:delText xml:space="preserve">and</w:delText>
        </w:r>
      </w:del>
      <w:del w:id="1680" w:author="PR Preview" w:date="2026-01-01T00:00:00Z">
        <w:r>
          <w:delText xml:space="preserve"> </w:delText>
        </w:r>
      </w:del>
      <m:oMath>
        <m:r>
          <m:t>c</m:t>
        </m:r>
        <m:r>
          <m:rPr>
            <m:sty m:val="p"/>
          </m:rPr>
          <m:t>∈</m:t>
        </m:r>
        <m:r>
          <m:rPr>
            <m:scr m:val="double-struck"/>
            <m:sty m:val="p"/>
          </m:rPr>
          <m:t>R</m:t>
        </m:r>
      </m:oMath>
      <w:del w:id="1681" w:author="PR Preview" w:date="2026-01-01T00:00:00Z">
        <w:r>
          <w:delText xml:space="preserve">,</w:delText>
        </w:r>
      </w:del>
    </w:p>
    <w:p>
      <w:pPr>
        <w:pStyle w:val="Compact"/>
        <w:numPr>
          <w:ilvl w:val="0"/>
          <w:numId w:val="1010"/>
        </w:numPr>
      </w:pPr>
      <m:oMath>
        <m:r>
          <m:t>f</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f</m:t>
        </m:r>
        <m:r>
          <m:rPr>
            <m:sty m:val="p"/>
          </m:rPr>
          <m:t>(</m:t>
        </m:r>
        <m:limLow>
          <m:e>
            <m:r>
              <m:t>x</m:t>
            </m:r>
          </m:e>
          <m:lim>
            <m:r>
              <m:rPr>
                <m:sty m:val="p"/>
              </m:rPr>
              <m:t>∼</m:t>
            </m:r>
          </m:lim>
        </m:limLow>
        <m:r>
          <m:rPr>
            <m:sty m:val="p"/>
          </m:rPr>
          <m:t>)</m:t>
        </m:r>
        <m:r>
          <m:rPr>
            <m:sty m:val="p"/>
          </m:rPr>
          <m:t>+</m:t>
        </m:r>
        <m:r>
          <m:t>f</m:t>
        </m:r>
        <m:r>
          <m:rPr>
            <m:sty m:val="p"/>
          </m:rPr>
          <m:t>(</m:t>
        </m:r>
        <m:limLow>
          <m:e>
            <m:r>
              <m:t>y</m:t>
            </m:r>
          </m:e>
          <m:lim>
            <m:r>
              <m:rPr>
                <m:sty m:val="p"/>
              </m:rPr>
              <m:t>∼</m:t>
            </m:r>
          </m:lim>
        </m:limLow>
        <m:r>
          <m:rPr>
            <m:sty m:val="p"/>
          </m:rPr>
          <m:t>)</m:t>
        </m:r>
      </m:oMath>
      <w:del w:id="1682" w:author="PR Preview" w:date="2026-01-01T00:00:00Z">
        <w:r>
          <w:delText xml:space="preserve"> </w:delText>
        </w:r>
      </w:del>
      <w:del w:id="1683" w:author="PR Preview" w:date="2026-01-01T00:00:00Z">
        <w:r>
          <w:delText xml:space="preserve">(</w:delText>
        </w:r>
      </w:del>
      <w:del w:id="1684" w:author="PR Preview" w:date="2026-01-01T00:00:00Z">
        <w:r>
          <w:rPr>
            <w:i/>
            <w:iCs/>
          </w:rPr>
          <w:delText xml:space="preserve">additivity</w:delText>
        </w:r>
      </w:del>
      <w:del w:id="1685" w:author="PR Preview" w:date="2026-01-01T00:00:00Z">
        <w:r>
          <w:delText xml:space="preserve">)</w:delText>
        </w:r>
      </w:del>
    </w:p>
    <w:p>
      <w:pPr>
        <w:pStyle w:val="Compact"/>
        <w:numPr>
          <w:ilvl w:val="0"/>
          <w:numId w:val="1010"/>
        </w:numPr>
      </w:pPr>
      <m:oMath>
        <m:r>
          <m:t>f</m:t>
        </m:r>
        <m:r>
          <m:rPr>
            <m:sty m:val="p"/>
          </m:rPr>
          <m:t>(</m:t>
        </m:r>
        <m:r>
          <m:t>c</m:t>
        </m:r>
        <m:limLow>
          <m:e>
            <m:r>
              <m:t>x</m:t>
            </m:r>
          </m:e>
          <m:lim>
            <m:r>
              <m:rPr>
                <m:sty m:val="p"/>
              </m:rPr>
              <m:t>∼</m:t>
            </m:r>
          </m:lim>
        </m:limLow>
        <m:r>
          <m:rPr>
            <m:sty m:val="p"/>
          </m:rPr>
          <m:t>)</m:t>
        </m:r>
        <m:r>
          <m:rPr>
            <m:sty m:val="p"/>
          </m:rPr>
          <m:t>=</m:t>
        </m:r>
        <m:r>
          <m:t>c</m:t>
        </m:r>
        <m:r>
          <m:t>f</m:t>
        </m:r>
        <m:r>
          <m:rPr>
            <m:sty m:val="p"/>
          </m:rPr>
          <m:t>(</m:t>
        </m:r>
        <m:limLow>
          <m:e>
            <m:r>
              <m:t>x</m:t>
            </m:r>
          </m:e>
          <m:lim>
            <m:r>
              <m:rPr>
                <m:sty m:val="p"/>
              </m:rPr>
              <m:t>∼</m:t>
            </m:r>
          </m:lim>
        </m:limLow>
        <m:r>
          <m:rPr>
            <m:sty m:val="p"/>
          </m:rPr>
          <m:t>)</m:t>
        </m:r>
      </m:oMath>
      <w:del w:id="1686" w:author="PR Preview" w:date="2026-01-01T00:00:00Z">
        <w:r>
          <w:delText xml:space="preserve"> </w:delText>
        </w:r>
      </w:del>
      <w:del w:id="1687" w:author="PR Preview" w:date="2026-01-01T00:00:00Z">
        <w:r>
          <w:delText xml:space="preserve">(</w:delText>
        </w:r>
      </w:del>
      <w:del w:id="1688" w:author="PR Preview" w:date="2026-01-01T00:00:00Z">
        <w:r>
          <w:rPr>
            <w:i/>
            <w:iCs/>
          </w:rPr>
          <w:delText xml:space="preserve">homogeneity</w:delText>
        </w:r>
      </w:del>
      <w:del w:id="1689" w:author="PR Preview" w:date="2026-01-01T00:00:00Z">
        <w:r>
          <w:delText xml:space="preserve">)</w:delText>
        </w:r>
      </w:del>
    </w:p>
    <w:p>
      <w:pPr>
        <w:pStyle w:val="FirstParagraph"/>
      </w:pPr>
      <w:ins w:id="1690" w:author="PR Preview" w:date="2026-01-01T00:00:00Z">
        <w:r>
          <w:rPr>
            <w:b/>
            <w:bCs/>
          </w:rPr>
          <w:t xml:space="preserve">Definition 34 (Linear map (linear transformation, linear function))</w:t>
        </w:r>
      </w:ins>
      <w:ins w:id="1691" w:author="PR Preview" w:date="2026-01-01T00:00:00Z">
        <w:r>
          <w:t xml:space="preserve"> </w:t>
        </w:r>
      </w:ins>
      <w:ins w:id="1692" w:author="PR Preview" w:date="2026-01-01T00:00:00Z">
        <w:r>
          <w:t xml:space="preserve">A</w:t>
        </w:r>
      </w:ins>
      <w:ins w:id="1693" w:author="PR Preview" w:date="2026-01-01T00:00:00Z">
        <w:r>
          <w:t xml:space="preserve"> </w:t>
        </w:r>
      </w:ins>
      <w:hyperlink r:id="rId19">
        <w:ins w:id="1694" w:author="PR Preview" w:date="2026-01-01T00:00:00Z">
          <w:r>
            <w:rPr>
              <w:rStyle w:val="Hyperlink"/>
            </w:rPr>
            <w:t xml:space="preserve">function</w:t>
          </w:r>
        </w:ins>
      </w:hyperlink>
      <w:ins w:id="1695" w:author="PR Preview" w:date="2026-01-01T00:00:00Z">
        <w:r>
          <w:t xml:space="preserve"> </w:t>
        </w:r>
      </w:ins>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ins w:id="1696" w:author="PR Preview" w:date="2026-01-01T00:00:00Z">
        <w:r>
          <w:t xml:space="preserve"> </w:t>
        </w:r>
      </w:ins>
      <w:ins w:id="1697" w:author="PR Preview" w:date="2026-01-01T00:00:00Z">
        <w:r>
          <w:t xml:space="preserve">is a</w:t>
        </w:r>
      </w:ins>
      <w:ins w:id="1698" w:author="PR Preview" w:date="2026-01-01T00:00:00Z">
        <w:r>
          <w:t xml:space="preserve"> </w:t>
        </w:r>
      </w:ins>
      <w:ins w:id="1699" w:author="PR Preview" w:date="2026-01-01T00:00:00Z">
        <w:r>
          <w:rPr>
            <w:b/>
            <w:bCs/>
          </w:rPr>
          <w:t xml:space="preserve">linear map</w:t>
        </w:r>
      </w:ins>
      <w:ins w:id="1700" w:author="PR Preview" w:date="2026-01-01T00:00:00Z">
        <w:r>
          <w:t xml:space="preserve"> </w:t>
        </w:r>
      </w:ins>
      <w:ins w:id="1701" w:author="PR Preview" w:date="2026-01-01T00:00:00Z">
        <w:r>
          <w:t xml:space="preserve">(also called a</w:t>
        </w:r>
      </w:ins>
      <w:ins w:id="1702" w:author="PR Preview" w:date="2026-01-01T00:00:00Z">
        <w:r>
          <w:t xml:space="preserve"> </w:t>
        </w:r>
      </w:ins>
      <w:ins w:id="1703" w:author="PR Preview" w:date="2026-01-01T00:00:00Z">
        <w:r>
          <w:rPr>
            <w:b/>
            <w:bCs/>
          </w:rPr>
          <w:t xml:space="preserve">linear transformation</w:t>
        </w:r>
      </w:ins>
      <w:ins w:id="1704" w:author="PR Preview" w:date="2026-01-01T00:00:00Z">
        <w:r>
          <w:t xml:space="preserve"> </w:t>
        </w:r>
      </w:ins>
      <w:ins w:id="1705" w:author="PR Preview" w:date="2026-01-01T00:00:00Z">
        <w:r>
          <w:t xml:space="preserve">or</w:t>
        </w:r>
      </w:ins>
      <w:ins w:id="1706" w:author="PR Preview" w:date="2026-01-01T00:00:00Z">
        <w:r>
          <w:t xml:space="preserve"> </w:t>
        </w:r>
      </w:ins>
      <w:ins w:id="1707" w:author="PR Preview" w:date="2026-01-01T00:00:00Z">
        <w:r>
          <w:rPr>
            <w:b/>
            <w:bCs/>
          </w:rPr>
          <w:t xml:space="preserve">linear function</w:t>
        </w:r>
      </w:ins>
      <w:ins w:id="1708" w:author="PR Preview" w:date="2026-01-01T00:00:00Z">
        <w:r>
          <w:t xml:space="preserve">)</w:t>
        </w:r>
      </w:ins>
      <w:ins w:id="1709" w:author="PR Preview" w:date="2026-01-01T00:00:00Z">
        <w:r>
          <w:t xml:space="preserve"> </w:t>
        </w:r>
      </w:ins>
      <w:ins w:id="1710" w:author="PR Preview" w:date="2026-01-01T00:00:00Z">
        <w:r>
          <w:t xml:space="preserve">if it preserves vector addition and scalar multiplication:</w:t>
        </w:r>
      </w:ins>
      <w:ins w:id="1711" w:author="PR Preview" w:date="2026-01-01T00:00:00Z">
        <w:r>
          <w:t xml:space="preserve"> </w:t>
        </w:r>
      </w:ins>
      <w:ins w:id="1712" w:author="PR Preview" w:date="2026-01-01T00:00:00Z">
        <w:r>
          <w:t xml:space="preserve">for all</w:t>
        </w:r>
      </w:ins>
      <w:ins w:id="1713" w:author="PR Preview" w:date="2026-01-01T00:00:00Z">
        <w:r>
          <w:t xml:space="preserve"> </w:t>
        </w:r>
      </w:ins>
      <w:ins w:id="1714" w:author="PR Preview" w:date="2026-01-01T00:00:00Z">
        <w:r>
          <w:t xml:space="preserve">$\mathord{\smash[b]{\underset{\raise.3ex\hbox{$\scriptstyle\sim$}}{x}}\vphantom{x}}, \mathord{\smash[b]{\underset{\raise.3ex\hbox{$\scriptstyle\sim$}}{y}}\vphantom{y}}\in \mathbb{R}^p$</w:t>
        </w:r>
      </w:ins>
      <w:ins w:id="1715" w:author="PR Preview" w:date="2026-01-01T00:00:00Z">
        <w:r>
          <w:t xml:space="preserve"> </w:t>
        </w:r>
      </w:ins>
      <w:ins w:id="1716" w:author="PR Preview" w:date="2026-01-01T00:00:00Z">
        <w:r>
          <w:t xml:space="preserve">and</w:t>
        </w:r>
      </w:ins>
      <w:ins w:id="1717" w:author="PR Preview" w:date="2026-01-01T00:00:00Z">
        <w:r>
          <w:t xml:space="preserve"> </w:t>
        </w:r>
      </w:ins>
      <m:oMath>
        <m:r>
          <m:t>c</m:t>
        </m:r>
        <m:r>
          <m:rPr>
            <m:sty m:val="p"/>
          </m:rPr>
          <m:t>∈</m:t>
        </m:r>
        <m:r>
          <m:rPr>
            <m:scr m:val="double-struck"/>
            <m:sty m:val="p"/>
          </m:rPr>
          <m:t>R</m:t>
        </m:r>
      </m:oMath>
      <w:ins w:id="1718" w:author="PR Preview" w:date="2026-01-01T00:00:00Z">
        <w:r>
          <w:t xml:space="preserve">,</w:t>
        </w:r>
      </w:ins>
    </w:p>
    <w:p>
      <w:pPr>
        <w:pStyle w:val="Compact"/>
        <w:numPr>
          <w:ilvl w:val="0"/>
          <w:numId w:val="1010"/>
        </w:numPr>
      </w:pPr>
      <w:ins w:id="1719" w:author="PR Preview" w:date="2026-01-01T00:00:00Z">
        <w:r>
          <w:t xml:space="preserve">$f(\mathord{\smash[b]{\underset{\raise.3ex\hbox{$\scriptstyle\sim$}}{x}}\vphantom{x}}+ \mathord{\smash[b]{\underset{\raise.3ex\hbox{$\scriptstyle\sim$}}{y}}\vphantom{y}}) = f(\mathord{\smash[b]{\underset{\raise.3ex\hbox{$\scriptstyle\sim$}}{x}}\vphantom{x}}) + f(\mathord{\smash[b]{\underset{\raise.3ex\hbox{$\scriptstyle\sim$}}{y}}\vphantom{y}})$</w:t>
        </w:r>
      </w:ins>
      <w:ins w:id="1720" w:author="PR Preview" w:date="2026-01-01T00:00:00Z">
        <w:r>
          <w:t xml:space="preserve"> </w:t>
        </w:r>
      </w:ins>
      <w:ins w:id="1721" w:author="PR Preview" w:date="2026-01-01T00:00:00Z">
        <w:r>
          <w:t xml:space="preserve">(</w:t>
        </w:r>
      </w:ins>
      <w:ins w:id="1722" w:author="PR Preview" w:date="2026-01-01T00:00:00Z">
        <w:r>
          <w:rPr>
            <w:i/>
            <w:iCs/>
          </w:rPr>
          <w:t xml:space="preserve">additivity</w:t>
        </w:r>
      </w:ins>
      <w:ins w:id="1723" w:author="PR Preview" w:date="2026-01-01T00:00:00Z">
        <w:r>
          <w:t xml:space="preserve">)</w:t>
        </w:r>
      </w:ins>
    </w:p>
    <w:p>
      <w:pPr>
        <w:pStyle w:val="Compact"/>
        <w:numPr>
          <w:ilvl w:val="0"/>
          <w:numId w:val="1010"/>
        </w:numPr>
      </w:pPr>
      <w:ins w:id="1724" w:author="PR Preview" w:date="2026-01-01T00:00:00Z">
        <w:r>
          <w:t xml:space="preserve">$f(c\mathord{\smash[b]{\underset{\raise.3ex\hbox{$\scriptstyle\sim$}}{x}}\vphantom{x}}) = c f(\mathord{\smash[b]{\underset{\raise.3ex\hbox{$\scriptstyle\sim$}}{x}}\vphantom{x}})$</w:t>
        </w:r>
      </w:ins>
      <w:ins w:id="1725" w:author="PR Preview" w:date="2026-01-01T00:00:00Z">
        <w:r>
          <w:t xml:space="preserve"> </w:t>
        </w:r>
      </w:ins>
      <w:ins w:id="1726" w:author="PR Preview" w:date="2026-01-01T00:00:00Z">
        <w:r>
          <w:t xml:space="preserve">(</w:t>
        </w:r>
      </w:ins>
      <w:ins w:id="1727" w:author="PR Preview" w:date="2026-01-01T00:00:00Z">
        <w:r>
          <w:rPr>
            <w:i/>
            <w:iCs/>
          </w:rPr>
          <w:t xml:space="preserve">homogeneity</w:t>
        </w:r>
      </w:ins>
      <w:ins w:id="1728" w:author="PR Preview" w:date="2026-01-01T00:00:00Z">
        <w:r>
          <w:t xml:space="preserve">)</w:t>
        </w:r>
      </w:ins>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del w:id="1729" w:author="PR Preview" w:date="2026-01-01T00:00:00Z">
        <w:r>
          <w:delText xml:space="preserve"> </w:delText>
        </w:r>
      </w:del>
      <w:del w:id="1730" w:author="PR Preview" w:date="2026-01-01T00:00:00Z">
        <w:r>
          <w:delText xml:space="preserve">on</w:delText>
        </w:r>
      </w:del>
      <w:del w:id="1731" w:author="PR Preview" w:date="2026-01-01T00:00:00Z">
        <w:r>
          <w:delText xml:space="preserve"> </w:delText>
        </w:r>
      </w:del>
      <m:oMath>
        <m:sSup>
          <m:e>
            <m:r>
              <m:rPr>
                <m:scr m:val="double-struck"/>
                <m:sty m:val="p"/>
              </m:rPr>
              <m:t>R</m:t>
            </m:r>
          </m:e>
          <m:sup>
            <m:r>
              <m:t>2</m:t>
            </m:r>
          </m:sup>
        </m:sSup>
      </m:oMath>
      <w:del w:id="1732" w:author="PR Preview" w:date="2026-01-01T00:00:00Z">
        <w:r>
          <w:delText xml:space="preserve"> </w:delText>
        </w:r>
      </w:del>
      <w:del w:id="1733" w:author="PR Preview" w:date="2026-01-01T00:00:00Z">
        <w:r>
          <w:delText xml:space="preserve">is linear. For</w:delText>
        </w:r>
      </w:del>
      <w:del w:id="1734"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2</m:t>
            </m:r>
          </m:sup>
        </m:sSup>
      </m:oMath>
      <w:del w:id="1735" w:author="PR Preview" w:date="2026-01-01T00:00:00Z">
        <w:r>
          <w:delText xml:space="preserve"> </w:delText>
        </w:r>
      </w:del>
      <w:del w:id="1736" w:author="PR Preview" w:date="2026-01-01T00:00:00Z">
        <w:r>
          <w:delText xml:space="preserve">and</w:delText>
        </w:r>
      </w:del>
      <w:del w:id="1737" w:author="PR Preview" w:date="2026-01-01T00:00:00Z">
        <w:r>
          <w:delText xml:space="preserve"> </w:delText>
        </w:r>
      </w:del>
      <m:oMath>
        <m:r>
          <m:t>c</m:t>
        </m:r>
        <m:r>
          <m:rPr>
            <m:sty m:val="p"/>
          </m:rPr>
          <m:t>∈</m:t>
        </m:r>
        <m:r>
          <m:rPr>
            <m:scr m:val="double-struck"/>
            <m:sty m:val="p"/>
          </m:rPr>
          <m:t>R</m:t>
        </m:r>
      </m:oMath>
      <w:del w:id="1738" w:author="PR Preview" w:date="2026-01-01T00:00:00Z">
        <w:r>
          <w:delText xml:space="preserve">:</w:delText>
        </w:r>
      </w:del>
    </w:p>
    <w:p>
      <w:pPr>
        <w:pStyle w:val="BodyText"/>
      </w:pPr>
      <m:oMathPara>
        <m:oMathParaPr>
          <m:jc m:val="center"/>
        </m:oMathParaPr>
        <m:oMath>
          <m:eqArr>
            <m:e>
              <m:r>
                <m:t>f</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limLow>
                <m:e>
                  <m:r>
                    <m:t>x</m:t>
                  </m:r>
                </m:e>
                <m:lim>
                  <m:r>
                    <m:rPr>
                      <m:sty m:val="p"/>
                    </m:rPr>
                    <m:t>∼</m:t>
                  </m:r>
                </m:lim>
              </m:limLow>
              <m:r>
                <m:rPr>
                  <m:sty m:val="p"/>
                </m:rPr>
                <m:t>)</m:t>
              </m:r>
              <m:r>
                <m:rPr>
                  <m:sty m:val="p"/>
                </m:rPr>
                <m:t>+</m:t>
              </m:r>
              <m:r>
                <m:t>f</m:t>
              </m:r>
              <m:r>
                <m:rPr>
                  <m:sty m:val="p"/>
                </m:rPr>
                <m:t>(</m:t>
              </m:r>
              <m:limLow>
                <m:e>
                  <m:r>
                    <m:t>y</m:t>
                  </m:r>
                </m:e>
                <m:lim>
                  <m:r>
                    <m:rPr>
                      <m:sty m:val="p"/>
                    </m:rPr>
                    <m:t>∼</m:t>
                  </m:r>
                </m:lim>
              </m:limLow>
              <m:r>
                <m:rPr>
                  <m:sty m:val="p"/>
                </m:rPr>
                <m:t>)</m:t>
              </m:r>
            </m:e>
          </m:eqArr>
        </m:oMath>
      </m:oMathPara>
    </w:p>
    <w:p>
      <w:pPr>
        <w:numPr>
          <w:ilvl w:val="0"/>
          <w:numId w:val="1011"/>
        </w:numPr>
      </w:pPr>
      <w:ins w:id="1739" w:author="PR Preview" w:date="2026-01-01T00:00:00Z">
        <w:r>
          <w:t xml:space="preserve">$f(\mathord{\smash[b]{\underset{\raise.3ex\hbox{$\scriptstyle\sim$}}{x}}\vphantom{x}}) = (2 x_1,\ x_1 + x_2)$</w:t>
        </w:r>
      </w:ins>
      <w:ins w:id="1740" w:author="PR Preview" w:date="2026-01-01T00:00:00Z">
        <w:r>
          <w:t xml:space="preserve"> </w:t>
        </w:r>
      </w:ins>
      <w:ins w:id="1741" w:author="PR Preview" w:date="2026-01-01T00:00:00Z">
        <w:r>
          <w:t xml:space="preserve">on</w:t>
        </w:r>
      </w:ins>
      <w:ins w:id="1742" w:author="PR Preview" w:date="2026-01-01T00:00:00Z">
        <w:r>
          <w:t xml:space="preserve"> </w:t>
        </w:r>
      </w:ins>
      <m:oMath>
        <m:sSup>
          <m:e>
            <m:r>
              <m:rPr>
                <m:scr m:val="double-struck"/>
                <m:sty m:val="p"/>
              </m:rPr>
              <m:t>R</m:t>
            </m:r>
          </m:e>
          <m:sup>
            <m:r>
              <m:t>2</m:t>
            </m:r>
          </m:sup>
        </m:sSup>
      </m:oMath>
      <w:ins w:id="1743" w:author="PR Preview" w:date="2026-01-01T00:00:00Z">
        <w:r>
          <w:t xml:space="preserve"> </w:t>
        </w:r>
      </w:ins>
      <w:ins w:id="1744" w:author="PR Preview" w:date="2026-01-01T00:00:00Z">
        <w:r>
          <w:t xml:space="preserve">is linear. For</w:t>
        </w:r>
      </w:ins>
      <w:ins w:id="1745" w:author="PR Preview" w:date="2026-01-01T00:00:00Z">
        <w:r>
          <w:t xml:space="preserve"> </w:t>
        </w:r>
      </w:ins>
      <w:ins w:id="1746" w:author="PR Preview" w:date="2026-01-01T00:00:00Z">
        <w:r>
          <w:t xml:space="preserve">$\mathord{\smash[b]{\underset{\raise.3ex\hbox{$\scriptstyle\sim$}}{x}}\vphantom{x}}, \mathord{\smash[b]{\underset{\raise.3ex\hbox{$\scriptstyle\sim$}}{y}}\vphantom{y}}\in \mathbb{R}^2$</w:t>
        </w:r>
      </w:ins>
      <w:ins w:id="1747" w:author="PR Preview" w:date="2026-01-01T00:00:00Z">
        <w:r>
          <w:t xml:space="preserve"> </w:t>
        </w:r>
      </w:ins>
      <w:ins w:id="1748" w:author="PR Preview" w:date="2026-01-01T00:00:00Z">
        <w:r>
          <w:t xml:space="preserve">and</w:t>
        </w:r>
      </w:ins>
      <w:ins w:id="1749" w:author="PR Preview" w:date="2026-01-01T00:00:00Z">
        <w:r>
          <w:t xml:space="preserve"> </w:t>
        </w:r>
      </w:ins>
      <m:oMath>
        <m:r>
          <m:t>c</m:t>
        </m:r>
        <m:r>
          <m:rPr>
            <m:sty m:val="p"/>
          </m:rPr>
          <m:t>∈</m:t>
        </m:r>
        <m:r>
          <m:rPr>
            <m:scr m:val="double-struck"/>
            <m:sty m:val="p"/>
          </m:rPr>
          <m:t>R</m:t>
        </m:r>
      </m:oMath>
      <w:ins w:id="1750" w:author="PR Preview" w:date="2026-01-01T00:00:00Z">
        <w:r>
          <w:t xml:space="preserve">:</w:t>
        </w:r>
      </w:ins>
    </w:p>
    <w:p>
      <w:pPr>
        <w:pStyle w:val="BodyText"/>
      </w:pPr>
      <w:ins w:id="1751" w:author="PR Preview" w:date="2026-01-01T00:00:00Z">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ins>
    </w:p>
    <w:p>
      <w:pPr>
        <w:numPr>
          <w:ilvl w:val="0"/>
          <w:numId w:val="1000"/>
        </w:numPr>
      </w:pPr>
      <w:r>
        <w:t xml:space="preserve">and</w:t>
      </w:r>
    </w:p>
    <w:p>
      <w:pPr>
        <w:pStyle w:val="BodyText"/>
      </w:pPr>
      <m:oMathPara>
        <m:oMathParaPr>
          <m:jc m:val="center"/>
        </m:oMathParaPr>
        <m:oMath>
          <m:eqArr>
            <m:e>
              <m:r>
                <m:t>f</m:t>
              </m:r>
              <m:r>
                <m:rPr>
                  <m:sty m:val="p"/>
                </m:rPr>
                <m:t>(</m:t>
              </m:r>
              <m:r>
                <m:t>c</m:t>
              </m:r>
              <m:limLow>
                <m:e>
                  <m:r>
                    <m:t>x</m:t>
                  </m:r>
                </m:e>
                <m:lim>
                  <m:r>
                    <m:rPr>
                      <m:sty m:val="p"/>
                    </m:rPr>
                    <m:t>∼</m:t>
                  </m:r>
                </m:lim>
              </m:limLow>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limLow>
                <m:e>
                  <m:r>
                    <m:t>x</m:t>
                  </m:r>
                </m:e>
                <m:lim>
                  <m:r>
                    <m:rPr>
                      <m:sty m:val="p"/>
                    </m:rPr>
                    <m:t>∼</m:t>
                  </m:r>
                </m:lim>
              </m:limLow>
              <m:r>
                <m:rPr>
                  <m:sty m:val="p"/>
                </m:rPr>
                <m:t>)</m:t>
              </m:r>
              <m:r>
                <m:rPr>
                  <m:sty m:val="p"/>
                </m:rPr>
                <m:t>.</m:t>
              </m:r>
            </m:e>
          </m:eqArr>
        </m:oMath>
      </m:oMathPara>
    </w:p>
    <w:p>
      <w:pPr>
        <w:pStyle w:val="BodyText"/>
      </w:pPr>
      <w:ins w:id="1752" w:author="PR Preview" w:date="2026-01-01T00:00:00Z">
        <w:r>
          <w:t xml:space="preserve">$$
    \begin{aligned}
    f(c \mathord{\smash[b]{\underset{\raise.3ex\hbox{$\scriptstyle\sim$}}{x}}\vphantom{x}}) &amp;= (2 c x_1,\ c x_1 + c x_2) \\
    &amp;= c f(\mathord{\smash[b]{\underset{\raise.3ex\hbox{$\scriptstyle\sim$}}{x}}\vphantom{x}}).
    \end{aligned}
    $$</w:t>
        </w:r>
      </w:ins>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del w:id="1753" w:author="PR Preview" w:date="2026-01-01T00:00:00Z">
        <w:r>
          <w:rPr>
            <w:b/>
            <w:bCs/>
          </w:rPr>
          <w:delText xml:space="preserve">Example 26 (A linear operator, and a linear map that is not one)</w:delText>
        </w:r>
      </w:del>
      <w:del w:id="1754" w:author="PR Preview" w:date="2026-01-01T00:00:00Z">
        <w:r>
          <w:delText xml:space="preserve"> </w:delText>
        </w:r>
      </w:del>
      <w:del w:id="1755" w:author="PR Preview" w:date="2026-01-01T00:00:00Z">
        <w:r>
          <w:delText xml:space="preserve">The map</w:delText>
        </w:r>
      </w:del>
      <w:del w:id="1756" w:author="PR Preview" w:date="2026-01-01T00:00:00Z">
        <w:r>
          <w:delText xml:space="preserve"> </w:delText>
        </w:r>
      </w:del>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del w:id="1757" w:author="PR Preview" w:date="2026-01-01T00:00:00Z">
        <w:r>
          <w:delText xml:space="preserve"> </w:delText>
        </w:r>
      </w:del>
      <w:del w:id="1758" w:author="PR Preview" w:date="2026-01-01T00:00:00Z">
        <w:r>
          <w:delText xml:space="preserve">from</w:delText>
        </w:r>
      </w:del>
      <w:del w:id="1759" w:author="PR Preview" w:date="2026-01-01T00:00:00Z">
        <w:r>
          <w:delText xml:space="preserve"> </w:delText>
        </w:r>
      </w:del>
      <w:hyperlink w:anchor="exm-linear-map">
        <w:del w:id="1760" w:author="PR Preview" w:date="2026-01-01T00:00:00Z">
          <w:r>
            <w:rPr>
              <w:rStyle w:val="Hyperlink"/>
            </w:rPr>
            <w:delText xml:space="preserve">Example 25</w:delText>
          </w:r>
        </w:del>
      </w:hyperlink>
      <w:del w:id="1761" w:author="PR Preview" w:date="2026-01-01T00:00:00Z">
        <w:r>
          <w:delText xml:space="preserve"> </w:delText>
        </w:r>
      </w:del>
      <w:del w:id="1762" w:author="PR Preview" w:date="2026-01-01T00:00:00Z">
        <w:r>
          <w:delText xml:space="preserve">sends</w:delText>
        </w:r>
      </w:del>
      <w:del w:id="1763" w:author="PR Preview" w:date="2026-01-01T00:00:00Z">
        <w:r>
          <w:delText xml:space="preserve"> </w:delText>
        </w:r>
      </w:del>
      <m:oMath>
        <m:sSup>
          <m:e>
            <m:r>
              <m:rPr>
                <m:scr m:val="double-struck"/>
                <m:sty m:val="p"/>
              </m:rPr>
              <m:t>R</m:t>
            </m:r>
          </m:e>
          <m:sup>
            <m:r>
              <m:t>2</m:t>
            </m:r>
          </m:sup>
        </m:sSup>
      </m:oMath>
      <w:del w:id="1764" w:author="PR Preview" w:date="2026-01-01T00:00:00Z">
        <w:r>
          <w:delText xml:space="preserve"> </w:delText>
        </w:r>
      </w:del>
      <w:del w:id="1765" w:author="PR Preview" w:date="2026-01-01T00:00:00Z">
        <w:r>
          <w:delText xml:space="preserve">to</w:delText>
        </w:r>
      </w:del>
      <w:del w:id="1766" w:author="PR Preview" w:date="2026-01-01T00:00:00Z">
        <w:r>
          <w:delText xml:space="preserve"> </w:delText>
        </w:r>
      </w:del>
      <m:oMath>
        <m:sSup>
          <m:e>
            <m:r>
              <m:rPr>
                <m:scr m:val="double-struck"/>
                <m:sty m:val="p"/>
              </m:rPr>
              <m:t>R</m:t>
            </m:r>
          </m:e>
          <m:sup>
            <m:r>
              <m:t>2</m:t>
            </m:r>
          </m:sup>
        </m:sSup>
      </m:oMath>
      <w:del w:id="1767" w:author="PR Preview" w:date="2026-01-01T00:00:00Z">
        <w:r>
          <w:delText xml:space="preserve">, so it is a linear operator on</w:delText>
        </w:r>
      </w:del>
      <w:del w:id="1768" w:author="PR Preview" w:date="2026-01-01T00:00:00Z">
        <w:r>
          <w:delText xml:space="preserve"> </w:delText>
        </w:r>
      </w:del>
      <m:oMath>
        <m:sSup>
          <m:e>
            <m:r>
              <m:rPr>
                <m:scr m:val="double-struck"/>
                <m:sty m:val="p"/>
              </m:rPr>
              <m:t>R</m:t>
            </m:r>
          </m:e>
          <m:sup>
            <m:r>
              <m:t>2</m:t>
            </m:r>
          </m:sup>
        </m:sSup>
      </m:oMath>
      <w:del w:id="1769" w:author="PR Preview" w:date="2026-01-01T00:00:00Z">
        <w:r>
          <w:delText xml:space="preserve">.</w:delText>
        </w:r>
      </w:del>
      <w:del w:id="1770" w:author="PR Preview" w:date="2026-01-01T00:00:00Z">
        <w:r>
          <w:delText xml:space="preserve"> </w:delText>
        </w:r>
      </w:del>
      <w:del w:id="1771" w:author="PR Preview" w:date="2026-01-01T00:00:00Z">
        <w:r>
          <w:delText xml:space="preserve">The linear map</w:delText>
        </w:r>
      </w:del>
      <w:del w:id="1772" w:author="PR Preview" w:date="2026-01-01T00:00:00Z">
        <w:r>
          <w:delText xml:space="preserve"> </w:delText>
        </w:r>
      </w:del>
      <m:oMath>
        <m:r>
          <m:t>g</m:t>
        </m:r>
        <m:r>
          <m:rPr>
            <m:sty m:val="p"/>
          </m:rPr>
          <m:t>(</m:t>
        </m:r>
        <m:limLow>
          <m:e>
            <m:r>
              <m:t>x</m:t>
            </m:r>
          </m:e>
          <m:lim>
            <m:r>
              <m:rPr>
                <m:sty m:val="p"/>
              </m:rPr>
              <m:t>∼</m:t>
            </m:r>
          </m:lim>
        </m:limLow>
        <m:r>
          <m:rPr>
            <m:sty m:val="p"/>
          </m:rPr>
          <m:t>)</m:t>
        </m:r>
        <m:r>
          <m:rPr>
            <m:sty m:val="p"/>
          </m:rPr>
          <m:t>=</m:t>
        </m:r>
        <m:sSub>
          <m:e>
            <m:r>
              <m:t>x</m:t>
            </m:r>
          </m:e>
          <m:sub>
            <m:r>
              <m:t>1</m:t>
            </m:r>
          </m:sub>
        </m:sSub>
        <m:r>
          <m:rPr>
            <m:sty m:val="p"/>
          </m:rPr>
          <m:t>+</m:t>
        </m:r>
        <m:sSub>
          <m:e>
            <m:r>
              <m:t>x</m:t>
            </m:r>
          </m:e>
          <m:sub>
            <m:r>
              <m:t>2</m:t>
            </m:r>
          </m:sub>
        </m:sSub>
      </m:oMath>
      <w:del w:id="1773" w:author="PR Preview" w:date="2026-01-01T00:00:00Z">
        <w:r>
          <w:delText xml:space="preserve"> </w:delText>
        </w:r>
      </w:del>
      <w:del w:id="1774" w:author="PR Preview" w:date="2026-01-01T00:00:00Z">
        <w:r>
          <w:delText xml:space="preserve">sends</w:delText>
        </w:r>
      </w:del>
      <w:del w:id="1775" w:author="PR Preview" w:date="2026-01-01T00:00:00Z">
        <w:r>
          <w:delText xml:space="preserve"> </w:delText>
        </w:r>
      </w:del>
      <m:oMath>
        <m:sSup>
          <m:e>
            <m:r>
              <m:rPr>
                <m:scr m:val="double-struck"/>
                <m:sty m:val="p"/>
              </m:rPr>
              <m:t>R</m:t>
            </m:r>
          </m:e>
          <m:sup>
            <m:r>
              <m:t>2</m:t>
            </m:r>
          </m:sup>
        </m:sSup>
      </m:oMath>
      <w:del w:id="1776" w:author="PR Preview" w:date="2026-01-01T00:00:00Z">
        <w:r>
          <w:delText xml:space="preserve"> </w:delText>
        </w:r>
      </w:del>
      <w:del w:id="1777" w:author="PR Preview" w:date="2026-01-01T00:00:00Z">
        <w:r>
          <w:delText xml:space="preserve">to</w:delText>
        </w:r>
      </w:del>
      <w:del w:id="1778" w:author="PR Preview" w:date="2026-01-01T00:00:00Z">
        <w:r>
          <w:delText xml:space="preserve"> </w:delText>
        </w:r>
      </w:del>
      <m:oMath>
        <m:r>
          <m:rPr>
            <m:scr m:val="double-struck"/>
            <m:sty m:val="p"/>
          </m:rPr>
          <m:t>R</m:t>
        </m:r>
      </m:oMath>
      <w:del w:id="1779" w:author="PR Preview" w:date="2026-01-01T00:00:00Z">
        <w:r>
          <w:delText xml:space="preserve">,</w:delText>
        </w:r>
      </w:del>
      <w:del w:id="1780" w:author="PR Preview" w:date="2026-01-01T00:00:00Z">
        <w:r>
          <w:delText xml:space="preserve"> </w:delText>
        </w:r>
      </w:del>
      <w:del w:id="1781" w:author="PR Preview" w:date="2026-01-01T00:00:00Z">
        <w:r>
          <w:delText xml:space="preserve">so it is linear but not an operator:</w:delText>
        </w:r>
      </w:del>
      <w:del w:id="1782" w:author="PR Preview" w:date="2026-01-01T00:00:00Z">
        <w:r>
          <w:delText xml:space="preserve"> </w:delText>
        </w:r>
      </w:del>
      <w:del w:id="1783" w:author="PR Preview" w:date="2026-01-01T00:00:00Z">
        <w:r>
          <w:delText xml:space="preserve">its outputs have length</w:delText>
        </w:r>
      </w:del>
      <w:del w:id="1784" w:author="PR Preview" w:date="2026-01-01T00:00:00Z">
        <w:r>
          <w:delText xml:space="preserve"> </w:delText>
        </w:r>
      </w:del>
      <m:oMath>
        <m:r>
          <m:t>1</m:t>
        </m:r>
      </m:oMath>
      <w:del w:id="1785" w:author="PR Preview" w:date="2026-01-01T00:00:00Z">
        <w:r>
          <w:delText xml:space="preserve">, not</w:delText>
        </w:r>
      </w:del>
      <w:del w:id="1786" w:author="PR Preview" w:date="2026-01-01T00:00:00Z">
        <w:r>
          <w:delText xml:space="preserve"> </w:delText>
        </w:r>
      </w:del>
      <m:oMath>
        <m:r>
          <m:t>2</m:t>
        </m:r>
      </m:oMath>
      <w:del w:id="1787" w:author="PR Preview" w:date="2026-01-01T00:00:00Z">
        <w:r>
          <w:delText xml:space="preserve">.</w:delText>
        </w:r>
      </w:del>
    </w:p>
    <w:p>
      <w:pPr>
        <w:pStyle w:val="BodyText"/>
      </w:pPr>
      <w:del w:id="1788" w:author="PR Preview" w:date="2026-01-01T00:00:00Z">
        <w:r>
          <w:rPr>
            <w:b/>
            <w:bCs/>
          </w:rPr>
          <w:delText xml:space="preserve">Theorem 11 (A linear map sends zero to zero)</w:delText>
        </w:r>
      </w:del>
      <w:del w:id="1789" w:author="PR Preview" w:date="2026-01-01T00:00:00Z">
        <w:r>
          <w:delText xml:space="preserve"> </w:delText>
        </w:r>
      </w:del>
      <w:del w:id="1790" w:author="PR Preview" w:date="2026-01-01T00:00:00Z">
        <w:r>
          <w:delText xml:space="preserve">If</w:delText>
        </w:r>
      </w:del>
      <w:del w:id="1791" w:author="PR Preview" w:date="2026-01-01T00:00:00Z">
        <w:r>
          <w:delText xml:space="preserve"> </w:delText>
        </w:r>
      </w:del>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del w:id="1792" w:author="PR Preview" w:date="2026-01-01T00:00:00Z">
        <w:r>
          <w:delText xml:space="preserve"> </w:delText>
        </w:r>
      </w:del>
      <w:del w:id="1793" w:author="PR Preview" w:date="2026-01-01T00:00:00Z">
        <w:r>
          <w:delText xml:space="preserve">is a linear map (</w:delText>
        </w:r>
      </w:del>
      <w:hyperlink w:anchor="def-linear-map">
        <w:del w:id="1794" w:author="PR Preview" w:date="2026-01-01T00:00:00Z">
          <w:r>
            <w:rPr>
              <w:rStyle w:val="Hyperlink"/>
            </w:rPr>
            <w:delText xml:space="preserve">Definition 34</w:delText>
          </w:r>
        </w:del>
      </w:hyperlink>
      <w:del w:id="1795" w:author="PR Preview" w:date="2026-01-01T00:00:00Z">
        <w:r>
          <w:delText xml:space="preserve">),</w:delText>
        </w:r>
      </w:del>
      <w:del w:id="1796" w:author="PR Preview" w:date="2026-01-01T00:00:00Z">
        <w:r>
          <w:delText xml:space="preserve"> </w:delText>
        </w:r>
      </w:del>
      <w:del w:id="1797" w:author="PR Preview" w:date="2026-01-01T00:00:00Z">
        <w:r>
          <w:delText xml:space="preserve">then</w:delText>
        </w:r>
      </w:del>
      <w:del w:id="1798" w:author="PR Preview" w:date="2026-01-01T00:00:00Z">
        <w:r>
          <w:delText xml:space="preserve"> </w:delText>
        </w:r>
      </w:del>
      <m:oMath>
        <m:r>
          <m:t>f</m:t>
        </m:r>
        <m:r>
          <m:rPr>
            <m:sty m:val="p"/>
          </m:rPr>
          <m:t>(</m:t>
        </m:r>
        <m:limLow>
          <m:e>
            <m:r>
              <m:t>0</m:t>
            </m:r>
          </m:e>
          <m:lim>
            <m:r>
              <m:rPr>
                <m:sty m:val="p"/>
              </m:rPr>
              <m:t>∼</m:t>
            </m:r>
          </m:lim>
        </m:limLow>
        <m:r>
          <m:rPr>
            <m:sty m:val="p"/>
          </m:rPr>
          <m:t>)</m:t>
        </m:r>
        <m:r>
          <m:rPr>
            <m:sty m:val="p"/>
          </m:rPr>
          <m:t>=</m:t>
        </m:r>
        <m:limLow>
          <m:e>
            <m:r>
              <m:t>0</m:t>
            </m:r>
          </m:e>
          <m:lim>
            <m:r>
              <m:rPr>
                <m:sty m:val="p"/>
              </m:rPr>
              <m:t>∼</m:t>
            </m:r>
          </m:lim>
        </m:limLow>
      </m:oMath>
      <w:del w:id="1799" w:author="PR Preview" w:date="2026-01-01T00:00:00Z">
        <w:r>
          <w:delText xml:space="preserve">.</w:delText>
        </w:r>
      </w:del>
    </w:p>
    <w:p>
      <w:pPr>
        <w:pStyle w:val="BodyText"/>
      </w:pPr>
      <w:del w:id="1800" w:author="PR Preview" w:date="2026-01-01T00:00:00Z">
        <w:r>
          <w:rPr>
            <w:i/>
            <w:iCs/>
          </w:rPr>
          <w:delText xml:space="preserve">Proof</w:delText>
        </w:r>
      </w:del>
      <w:del w:id="1801" w:author="PR Preview" w:date="2026-01-01T00:00:00Z">
        <w:r>
          <w:delText xml:space="preserve">. </w:delText>
        </w:r>
      </w:del>
      <w:del w:id="1802" w:author="PR Preview" w:date="2026-01-01T00:00:00Z">
        <w:r>
          <w:delText xml:space="preserve">On the left,</w:delText>
        </w:r>
      </w:del>
      <w:del w:id="1803" w:author="PR Preview" w:date="2026-01-01T00:00:00Z">
        <w:r>
          <w:delText xml:space="preserve"> </w:delText>
        </w:r>
      </w:del>
      <m:oMath>
        <m:limLow>
          <m:e>
            <m:r>
              <m:t>0</m:t>
            </m:r>
          </m:e>
          <m:lim>
            <m:r>
              <m:rPr>
                <m:sty m:val="p"/>
              </m:rPr>
              <m:t>∼</m:t>
            </m:r>
          </m:lim>
        </m:limLow>
      </m:oMath>
      <w:del w:id="1804" w:author="PR Preview" w:date="2026-01-01T00:00:00Z">
        <w:r>
          <w:delText xml:space="preserve"> </w:delText>
        </w:r>
      </w:del>
      <w:del w:id="1805" w:author="PR Preview" w:date="2026-01-01T00:00:00Z">
        <w:r>
          <w:delText xml:space="preserve">is the zero vector of length</w:delText>
        </w:r>
      </w:del>
      <w:del w:id="1806" w:author="PR Preview" w:date="2026-01-01T00:00:00Z">
        <w:r>
          <w:delText xml:space="preserve"> </w:delText>
        </w:r>
      </w:del>
      <m:oMath>
        <m:r>
          <m:t>p</m:t>
        </m:r>
      </m:oMath>
      <w:del w:id="1807" w:author="PR Preview" w:date="2026-01-01T00:00:00Z">
        <w:r>
          <w:delText xml:space="preserve">;</w:delText>
        </w:r>
      </w:del>
      <w:del w:id="1808" w:author="PR Preview" w:date="2026-01-01T00:00:00Z">
        <w:r>
          <w:delText xml:space="preserve"> </w:delText>
        </w:r>
      </w:del>
      <w:del w:id="1809" w:author="PR Preview" w:date="2026-01-01T00:00:00Z">
        <w:r>
          <w:delText xml:space="preserve">on the right, it is the zero vector of length</w:delText>
        </w:r>
      </w:del>
      <w:del w:id="1810" w:author="PR Preview" w:date="2026-01-01T00:00:00Z">
        <w:r>
          <w:delText xml:space="preserve"> </w:delText>
        </w:r>
      </w:del>
      <m:oMath>
        <m:r>
          <m:t>m</m:t>
        </m:r>
      </m:oMath>
      <w:del w:id="1811" w:author="PR Preview" w:date="2026-01-01T00:00:00Z">
        <w:r>
          <w:delText xml:space="preserve">.</w:delText>
        </w:r>
      </w:del>
    </w:p>
    <w:p>
      <w:pPr>
        <w:pStyle w:val="BodyText"/>
      </w:pPr>
      <m:oMathPara>
        <m:oMathParaPr>
          <m:jc m:val="center"/>
        </m:oMathParaPr>
        <m:oMath>
          <m:eqArr>
            <m:e>
              <m:r>
                <m:t>f</m:t>
              </m:r>
              <m:r>
                <m:rPr>
                  <m:sty m:val="p"/>
                </m:rPr>
                <m:t>(</m:t>
              </m:r>
              <m:limLow>
                <m:e>
                  <m:r>
                    <m:t>0</m:t>
                  </m:r>
                </m:e>
                <m:lim>
                  <m:r>
                    <m:rPr>
                      <m:sty m:val="p"/>
                    </m:rPr>
                    <m:t>∼</m:t>
                  </m:r>
                </m:lim>
              </m:limLow>
              <m:r>
                <m:rPr>
                  <m:sty m:val="p"/>
                </m:rPr>
                <m:t>)</m:t>
              </m:r>
              <m:r>
                <m:t>&amp;</m:t>
              </m:r>
              <m:r>
                <m:rPr>
                  <m:sty m:val="p"/>
                </m:rPr>
                <m:t>=</m:t>
              </m:r>
              <m:r>
                <m:t>f</m:t>
              </m:r>
              <m:r>
                <m:rPr>
                  <m:sty m:val="p"/>
                </m:rPr>
                <m:t>(</m:t>
              </m:r>
              <m:r>
                <m:t>0</m:t>
              </m:r>
              <m:r>
                <m:rPr>
                  <m:sty m:val="p"/>
                </m:rPr>
                <m:t>⋅</m:t>
              </m:r>
              <m:limLow>
                <m:e>
                  <m:r>
                    <m:t>0</m:t>
                  </m:r>
                </m:e>
                <m:lim>
                  <m:r>
                    <m:rPr>
                      <m:sty m:val="p"/>
                    </m:rPr>
                    <m:t>∼</m:t>
                  </m:r>
                </m:lim>
              </m:limLow>
              <m:r>
                <m:rPr>
                  <m:sty m:val="p"/>
                </m:rPr>
                <m:t>)</m:t>
              </m:r>
              <m:r>
                <m:t>&amp;</m:t>
              </m:r>
              <m:r>
                <m:t>&amp;</m:t>
              </m:r>
              <m:r>
                <m:rPr>
                  <m:nor/>
                  <m:sty m:val="p"/>
                </m:rPr>
                <m:t>(every entry of </m:t>
              </m:r>
              <m:r>
                <m:t>0</m:t>
              </m:r>
              <m:r>
                <m:rPr>
                  <m:sty m:val="p"/>
                </m:rPr>
                <m:t>⋅</m:t>
              </m:r>
              <m:limLow>
                <m:e>
                  <m:r>
                    <m:t>0</m:t>
                  </m:r>
                </m:e>
                <m:lim>
                  <m:r>
                    <m:rPr>
                      <m:sty m:val="p"/>
                    </m:rPr>
                    <m:t>∼</m:t>
                  </m:r>
                </m:lim>
              </m:limLow>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limLow>
                <m:e>
                  <m:r>
                    <m:t>0</m:t>
                  </m:r>
                </m:e>
                <m:lim>
                  <m:r>
                    <m:rPr>
                      <m:sty m:val="p"/>
                    </m:rPr>
                    <m:t>∼</m:t>
                  </m:r>
                </m:lim>
              </m:limLow>
              <m:r>
                <m:rPr>
                  <m:sty m:val="p"/>
                </m:rPr>
                <m:t>)</m:t>
              </m:r>
              <m:r>
                <m:t>&amp;</m:t>
              </m:r>
              <m:r>
                <m:t>&amp;</m:t>
              </m:r>
              <m:r>
                <m:rPr>
                  <m:nor/>
                  <m:sty m:val="p"/>
                </m:rPr>
                <m:t>(homogeneity, with </m:t>
              </m:r>
              <m:r>
                <m:t>c</m:t>
              </m:r>
              <m:r>
                <m:rPr>
                  <m:sty m:val="p"/>
                </m:rPr>
                <m:t>=</m:t>
              </m:r>
              <m:r>
                <m:t>0</m:t>
              </m:r>
              <m:r>
                <m:rPr>
                  <m:nor/>
                  <m:sty m:val="p"/>
                </m:rPr>
                <m:t> and </m:t>
              </m:r>
              <m:limLow>
                <m:e>
                  <m:r>
                    <m:t>x</m:t>
                  </m:r>
                </m:e>
                <m:lim>
                  <m:r>
                    <m:rPr>
                      <m:sty m:val="p"/>
                    </m:rPr>
                    <m:t>∼</m:t>
                  </m:r>
                </m:lim>
              </m:limLow>
              <m:r>
                <m:rPr>
                  <m:sty m:val="p"/>
                </m:rPr>
                <m:t>=</m:t>
              </m:r>
              <m:limLow>
                <m:e>
                  <m:r>
                    <m:t>0</m:t>
                  </m:r>
                </m:e>
                <m:lim>
                  <m:r>
                    <m:rPr>
                      <m:sty m:val="p"/>
                    </m:rPr>
                    <m:t>∼</m:t>
                  </m:r>
                </m:lim>
              </m:limLow>
              <m:r>
                <m:rPr>
                  <m:nor/>
                  <m:sty m:val="p"/>
                </m:rPr>
                <m:t>)</m:t>
              </m:r>
            </m:e>
            <m:e>
              <m:r>
                <m:t>&amp;</m:t>
              </m:r>
              <m:r>
                <m:rPr>
                  <m:sty m:val="p"/>
                </m:rPr>
                <m:t>=</m:t>
              </m:r>
              <m:limLow>
                <m:e>
                  <m:r>
                    <m:t>0</m:t>
                  </m:r>
                </m:e>
                <m:lim>
                  <m:r>
                    <m:rPr>
                      <m:sty m:val="p"/>
                    </m:rPr>
                    <m:t>∼</m:t>
                  </m:r>
                </m:lim>
              </m:limLow>
              <m:r>
                <m:t>&amp;</m:t>
              </m:r>
              <m:r>
                <m:t>&amp;</m:t>
              </m:r>
              <m:r>
                <m:rPr>
                  <m:nor/>
                  <m:sty m:val="p"/>
                </m:rPr>
                <m:t>(every entry of </m:t>
              </m:r>
              <m:r>
                <m:t>0</m:t>
              </m:r>
              <m:r>
                <m:rPr>
                  <m:sty m:val="p"/>
                </m:rPr>
                <m:t>⋅</m:t>
              </m:r>
              <m:r>
                <m:t>f</m:t>
              </m:r>
              <m:r>
                <m:rPr>
                  <m:sty m:val="p"/>
                </m:rPr>
                <m:t>(</m:t>
              </m:r>
              <m:limLow>
                <m:e>
                  <m:r>
                    <m:t>0</m:t>
                  </m:r>
                </m:e>
                <m:lim>
                  <m:r>
                    <m:rPr>
                      <m:sty m:val="p"/>
                    </m:rPr>
                    <m:t>∼</m:t>
                  </m:r>
                </m:lim>
              </m:limLow>
              <m:r>
                <m:rPr>
                  <m:sty m:val="p"/>
                </m:rPr>
                <m:t>)</m:t>
              </m:r>
              <m:r>
                <m:rPr>
                  <m:nor/>
                  <m:sty m:val="p"/>
                </m:rPr>
                <m:t> is </m:t>
              </m:r>
              <m:r>
                <m:t>0</m:t>
              </m:r>
              <m:r>
                <m:rPr>
                  <m:nor/>
                  <m:sty m:val="p"/>
                </m:rPr>
                <m:t>; </m:t>
              </m:r>
              <m:r>
                <m:rPr>
                  <m:nor/>
                  <m:sty m:val="p"/>
                </m:rPr>
                <m:t>Definition 25</m:t>
              </m:r>
              <m:r>
                <m:rPr>
                  <m:nor/>
                  <m:sty m:val="p"/>
                </m:rPr>
                <m:t>)</m:t>
              </m:r>
            </m:e>
          </m:eqArr>
        </m:oMath>
      </m:oMathPara>
    </w:p>
    <w:p>
      <w:pPr>
        <w:pStyle w:val="BodyText"/>
      </w:pPr>
      <w:ins w:id="1812" w:author="PR Preview" w:date="2026-01-01T00:00:00Z">
        <w:r>
          <w:rPr>
            <w:b/>
            <w:bCs/>
          </w:rPr>
          <w:t xml:space="preserve">Example 26 (A linear operator, and a linear map that is not one)</w:t>
        </w:r>
      </w:ins>
      <w:ins w:id="1813" w:author="PR Preview" w:date="2026-01-01T00:00:00Z">
        <w:r>
          <w:t xml:space="preserve"> </w:t>
        </w:r>
      </w:ins>
      <w:ins w:id="1814" w:author="PR Preview" w:date="2026-01-01T00:00:00Z">
        <w:r>
          <w:t xml:space="preserve">The map</w:t>
        </w:r>
      </w:ins>
      <w:ins w:id="1815" w:author="PR Preview" w:date="2026-01-01T00:00:00Z">
        <w:r>
          <w:t xml:space="preserve"> </w:t>
        </w:r>
      </w:ins>
      <w:ins w:id="1816" w:author="PR Preview" w:date="2026-01-01T00:00:00Z">
        <w:r>
          <w:t xml:space="preserve">$f(\mathord{\smash[b]{\underset{\raise.3ex\hbox{$\scriptstyle\sim$}}{x}}\vphantom{x}}) = (2 x_1,\ x_1 + x_2)$</w:t>
        </w:r>
      </w:ins>
      <w:ins w:id="1817" w:author="PR Preview" w:date="2026-01-01T00:00:00Z">
        <w:r>
          <w:t xml:space="preserve"> </w:t>
        </w:r>
      </w:ins>
      <w:ins w:id="1818" w:author="PR Preview" w:date="2026-01-01T00:00:00Z">
        <w:r>
          <w:t xml:space="preserve">from</w:t>
        </w:r>
      </w:ins>
      <w:ins w:id="1819" w:author="PR Preview" w:date="2026-01-01T00:00:00Z">
        <w:r>
          <w:t xml:space="preserve"> </w:t>
        </w:r>
      </w:ins>
      <w:hyperlink w:anchor="exm-linear-map">
        <w:ins w:id="1820" w:author="PR Preview" w:date="2026-01-01T00:00:00Z">
          <w:r>
            <w:rPr>
              <w:rStyle w:val="Hyperlink"/>
            </w:rPr>
            <w:t xml:space="preserve">Example 25</w:t>
          </w:r>
        </w:ins>
      </w:hyperlink>
      <w:ins w:id="1821" w:author="PR Preview" w:date="2026-01-01T00:00:00Z">
        <w:r>
          <w:t xml:space="preserve"> </w:t>
        </w:r>
      </w:ins>
      <w:ins w:id="1822" w:author="PR Preview" w:date="2026-01-01T00:00:00Z">
        <w:r>
          <w:t xml:space="preserve">sends</w:t>
        </w:r>
      </w:ins>
      <w:ins w:id="1823" w:author="PR Preview" w:date="2026-01-01T00:00:00Z">
        <w:r>
          <w:t xml:space="preserve"> </w:t>
        </w:r>
      </w:ins>
      <m:oMath>
        <m:sSup>
          <m:e>
            <m:r>
              <m:rPr>
                <m:scr m:val="double-struck"/>
                <m:sty m:val="p"/>
              </m:rPr>
              <m:t>R</m:t>
            </m:r>
          </m:e>
          <m:sup>
            <m:r>
              <m:t>2</m:t>
            </m:r>
          </m:sup>
        </m:sSup>
      </m:oMath>
      <w:ins w:id="1824" w:author="PR Preview" w:date="2026-01-01T00:00:00Z">
        <w:r>
          <w:t xml:space="preserve"> </w:t>
        </w:r>
      </w:ins>
      <w:ins w:id="1825" w:author="PR Preview" w:date="2026-01-01T00:00:00Z">
        <w:r>
          <w:t xml:space="preserve">to</w:t>
        </w:r>
      </w:ins>
      <w:ins w:id="1826" w:author="PR Preview" w:date="2026-01-01T00:00:00Z">
        <w:r>
          <w:t xml:space="preserve"> </w:t>
        </w:r>
      </w:ins>
      <m:oMath>
        <m:sSup>
          <m:e>
            <m:r>
              <m:rPr>
                <m:scr m:val="double-struck"/>
                <m:sty m:val="p"/>
              </m:rPr>
              <m:t>R</m:t>
            </m:r>
          </m:e>
          <m:sup>
            <m:r>
              <m:t>2</m:t>
            </m:r>
          </m:sup>
        </m:sSup>
      </m:oMath>
      <w:ins w:id="1827" w:author="PR Preview" w:date="2026-01-01T00:00:00Z">
        <w:r>
          <w:t xml:space="preserve">, so it is a linear operator on</w:t>
        </w:r>
      </w:ins>
      <w:ins w:id="1828" w:author="PR Preview" w:date="2026-01-01T00:00:00Z">
        <w:r>
          <w:t xml:space="preserve"> </w:t>
        </w:r>
      </w:ins>
      <m:oMath>
        <m:sSup>
          <m:e>
            <m:r>
              <m:rPr>
                <m:scr m:val="double-struck"/>
                <m:sty m:val="p"/>
              </m:rPr>
              <m:t>R</m:t>
            </m:r>
          </m:e>
          <m:sup>
            <m:r>
              <m:t>2</m:t>
            </m:r>
          </m:sup>
        </m:sSup>
      </m:oMath>
      <w:ins w:id="1829" w:author="PR Preview" w:date="2026-01-01T00:00:00Z">
        <w:r>
          <w:t xml:space="preserve">.</w:t>
        </w:r>
      </w:ins>
      <w:ins w:id="1830" w:author="PR Preview" w:date="2026-01-01T00:00:00Z">
        <w:r>
          <w:t xml:space="preserve"> </w:t>
        </w:r>
      </w:ins>
      <w:ins w:id="1831" w:author="PR Preview" w:date="2026-01-01T00:00:00Z">
        <w:r>
          <w:t xml:space="preserve">The linear map</w:t>
        </w:r>
      </w:ins>
      <w:ins w:id="1832" w:author="PR Preview" w:date="2026-01-01T00:00:00Z">
        <w:r>
          <w:t xml:space="preserve"> </w:t>
        </w:r>
      </w:ins>
      <w:ins w:id="1833" w:author="PR Preview" w:date="2026-01-01T00:00:00Z">
        <w:r>
          <w:t xml:space="preserve">$g(\mathord{\smash[b]{\underset{\raise.3ex\hbox{$\scriptstyle\sim$}}{x}}\vphantom{x}}) = x_1 + x_2$</w:t>
        </w:r>
      </w:ins>
      <w:ins w:id="1834" w:author="PR Preview" w:date="2026-01-01T00:00:00Z">
        <w:r>
          <w:t xml:space="preserve"> </w:t>
        </w:r>
      </w:ins>
      <w:ins w:id="1835" w:author="PR Preview" w:date="2026-01-01T00:00:00Z">
        <w:r>
          <w:t xml:space="preserve">sends</w:t>
        </w:r>
      </w:ins>
      <w:ins w:id="1836" w:author="PR Preview" w:date="2026-01-01T00:00:00Z">
        <w:r>
          <w:t xml:space="preserve"> </w:t>
        </w:r>
      </w:ins>
      <m:oMath>
        <m:sSup>
          <m:e>
            <m:r>
              <m:rPr>
                <m:scr m:val="double-struck"/>
                <m:sty m:val="p"/>
              </m:rPr>
              <m:t>R</m:t>
            </m:r>
          </m:e>
          <m:sup>
            <m:r>
              <m:t>2</m:t>
            </m:r>
          </m:sup>
        </m:sSup>
      </m:oMath>
      <w:ins w:id="1837" w:author="PR Preview" w:date="2026-01-01T00:00:00Z">
        <w:r>
          <w:t xml:space="preserve"> </w:t>
        </w:r>
      </w:ins>
      <w:ins w:id="1838" w:author="PR Preview" w:date="2026-01-01T00:00:00Z">
        <w:r>
          <w:t xml:space="preserve">to</w:t>
        </w:r>
      </w:ins>
      <w:ins w:id="1839" w:author="PR Preview" w:date="2026-01-01T00:00:00Z">
        <w:r>
          <w:t xml:space="preserve"> </w:t>
        </w:r>
      </w:ins>
      <m:oMath>
        <m:r>
          <m:rPr>
            <m:scr m:val="double-struck"/>
            <m:sty m:val="p"/>
          </m:rPr>
          <m:t>R</m:t>
        </m:r>
      </m:oMath>
      <w:ins w:id="1840" w:author="PR Preview" w:date="2026-01-01T00:00:00Z">
        <w:r>
          <w:t xml:space="preserve">,</w:t>
        </w:r>
      </w:ins>
      <w:ins w:id="1841" w:author="PR Preview" w:date="2026-01-01T00:00:00Z">
        <w:r>
          <w:t xml:space="preserve"> </w:t>
        </w:r>
      </w:ins>
      <w:ins w:id="1842" w:author="PR Preview" w:date="2026-01-01T00:00:00Z">
        <w:r>
          <w:t xml:space="preserve">so it is linear but not an operator:</w:t>
        </w:r>
      </w:ins>
      <w:ins w:id="1843" w:author="PR Preview" w:date="2026-01-01T00:00:00Z">
        <w:r>
          <w:t xml:space="preserve"> </w:t>
        </w:r>
      </w:ins>
      <w:ins w:id="1844" w:author="PR Preview" w:date="2026-01-01T00:00:00Z">
        <w:r>
          <w:t xml:space="preserve">its outputs have length</w:t>
        </w:r>
      </w:ins>
      <w:ins w:id="1845" w:author="PR Preview" w:date="2026-01-01T00:00:00Z">
        <w:r>
          <w:t xml:space="preserve"> </w:t>
        </w:r>
      </w:ins>
      <m:oMath>
        <m:r>
          <m:t>1</m:t>
        </m:r>
      </m:oMath>
      <w:ins w:id="1846" w:author="PR Preview" w:date="2026-01-01T00:00:00Z">
        <w:r>
          <w:t xml:space="preserve">, not</w:t>
        </w:r>
      </w:ins>
      <w:ins w:id="1847" w:author="PR Preview" w:date="2026-01-01T00:00:00Z">
        <w:r>
          <w:t xml:space="preserve"> </w:t>
        </w:r>
      </w:ins>
      <m:oMath>
        <m:r>
          <m:t>2</m:t>
        </m:r>
      </m:oMath>
      <w:ins w:id="1848" w:author="PR Preview" w:date="2026-01-01T00:00:00Z">
        <w:r>
          <w:t xml:space="preserve">.</w:t>
        </w:r>
      </w:ins>
    </w:p>
    <w:bookmarkEnd w:id="132"/>
    <w:bookmarkStart w:id="133" w:name="thm-linear-map-zero"/>
    <w:p>
      <w:pPr>
        <w:pStyle w:val="BodyText"/>
      </w:pPr>
      <w:ins w:id="1849" w:author="PR Preview" w:date="2026-01-01T00:00:00Z">
        <w:r>
          <w:rPr>
            <w:b/>
            <w:bCs/>
          </w:rPr>
          <w:t xml:space="preserve">Theorem 11 (A linear map sends zero to zero)</w:t>
        </w:r>
      </w:ins>
      <w:ins w:id="1850" w:author="PR Preview" w:date="2026-01-01T00:00:00Z">
        <w:r>
          <w:t xml:space="preserve"> </w:t>
        </w:r>
      </w:ins>
      <w:ins w:id="1851" w:author="PR Preview" w:date="2026-01-01T00:00:00Z">
        <w:r>
          <w:t xml:space="preserve">If</w:t>
        </w:r>
      </w:ins>
      <w:ins w:id="1852" w:author="PR Preview" w:date="2026-01-01T00:00:00Z">
        <w:r>
          <w:t xml:space="preserve"> </w:t>
        </w:r>
      </w:ins>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ins w:id="1853" w:author="PR Preview" w:date="2026-01-01T00:00:00Z">
        <w:r>
          <w:t xml:space="preserve"> </w:t>
        </w:r>
      </w:ins>
      <w:ins w:id="1854" w:author="PR Preview" w:date="2026-01-01T00:00:00Z">
        <w:r>
          <w:t xml:space="preserve">is a linear map (</w:t>
        </w:r>
      </w:ins>
      <w:hyperlink w:anchor="def-linear-map">
        <w:ins w:id="1855" w:author="PR Preview" w:date="2026-01-01T00:00:00Z">
          <w:r>
            <w:rPr>
              <w:rStyle w:val="Hyperlink"/>
            </w:rPr>
            <w:t xml:space="preserve">Definition 34</w:t>
          </w:r>
        </w:ins>
      </w:hyperlink>
      <w:ins w:id="1856" w:author="PR Preview" w:date="2026-01-01T00:00:00Z">
        <w:r>
          <w:t xml:space="preserve">),</w:t>
        </w:r>
      </w:ins>
      <w:ins w:id="1857" w:author="PR Preview" w:date="2026-01-01T00:00:00Z">
        <w:r>
          <w:t xml:space="preserve"> </w:t>
        </w:r>
      </w:ins>
      <w:ins w:id="1858" w:author="PR Preview" w:date="2026-01-01T00:00:00Z">
        <w:r>
          <w:t xml:space="preserve">then</w:t>
        </w:r>
      </w:ins>
      <w:ins w:id="1859" w:author="PR Preview" w:date="2026-01-01T00:00:00Z">
        <w:r>
          <w:t xml:space="preserve"> </w:t>
        </w:r>
      </w:ins>
      <w:ins w:id="1860" w:author="PR Preview" w:date="2026-01-01T00:00:00Z">
        <w:r>
          <w:t xml:space="preserve">$f(\mathord{\smash[b]{\underset{\raise.3ex\hbox{$\scriptstyle\sim$}}{0}}\vphantom{0}}) = \mathord{\smash[b]{\underset{\raise.3ex\hbox{$\scriptstyle\sim$}}{0}}\vphantom{0}}$</w:t>
        </w:r>
      </w:ins>
      <w:ins w:id="1861" w:author="PR Preview" w:date="2026-01-01T00:00:00Z">
        <w:r>
          <w:t xml:space="preserve">.</w:t>
        </w:r>
      </w:ins>
    </w:p>
    <w:bookmarkEnd w:id="133"/>
    <w:p>
      <w:pPr>
        <w:pStyle w:val="BodyText"/>
      </w:pPr>
      <w:ins w:id="1862" w:author="PR Preview" w:date="2026-01-01T00:00:00Z">
        <w:r>
          <w:rPr>
            <w:i/>
            <w:iCs/>
          </w:rPr>
          <w:t xml:space="preserve">Proof</w:t>
        </w:r>
      </w:ins>
      <w:ins w:id="1863" w:author="PR Preview" w:date="2026-01-01T00:00:00Z">
        <w:r>
          <w:t xml:space="preserve">. </w:t>
        </w:r>
      </w:ins>
      <w:ins w:id="1864" w:author="PR Preview" w:date="2026-01-01T00:00:00Z">
        <w:r>
          <w:t xml:space="preserve">On the left,</w:t>
        </w:r>
      </w:ins>
      <w:ins w:id="1865" w:author="PR Preview" w:date="2026-01-01T00:00:00Z">
        <w:r>
          <w:t xml:space="preserve"> </w:t>
        </w:r>
      </w:ins>
      <w:ins w:id="1866" w:author="PR Preview" w:date="2026-01-01T00:00:00Z">
        <w:r>
          <w:t xml:space="preserve">$\mathord{\smash[b]{\underset{\raise.3ex\hbox{$\scriptstyle\sim$}}{0}}\vphantom{0}}$</w:t>
        </w:r>
      </w:ins>
      <w:ins w:id="1867" w:author="PR Preview" w:date="2026-01-01T00:00:00Z">
        <w:r>
          <w:t xml:space="preserve"> </w:t>
        </w:r>
      </w:ins>
      <w:ins w:id="1868" w:author="PR Preview" w:date="2026-01-01T00:00:00Z">
        <w:r>
          <w:t xml:space="preserve">is the zero vector of length</w:t>
        </w:r>
      </w:ins>
      <w:ins w:id="1869" w:author="PR Preview" w:date="2026-01-01T00:00:00Z">
        <w:r>
          <w:t xml:space="preserve"> </w:t>
        </w:r>
      </w:ins>
      <m:oMath>
        <m:r>
          <m:t>p</m:t>
        </m:r>
      </m:oMath>
      <w:ins w:id="1870" w:author="PR Preview" w:date="2026-01-01T00:00:00Z">
        <w:r>
          <w:t xml:space="preserve">;</w:t>
        </w:r>
      </w:ins>
      <w:ins w:id="1871" w:author="PR Preview" w:date="2026-01-01T00:00:00Z">
        <w:r>
          <w:t xml:space="preserve"> </w:t>
        </w:r>
      </w:ins>
      <w:ins w:id="1872" w:author="PR Preview" w:date="2026-01-01T00:00:00Z">
        <w:r>
          <w:t xml:space="preserve">on the right, it is the zero vector of length</w:t>
        </w:r>
      </w:ins>
      <w:ins w:id="1873" w:author="PR Preview" w:date="2026-01-01T00:00:00Z">
        <w:r>
          <w:t xml:space="preserve"> </w:t>
        </w:r>
      </w:ins>
      <m:oMath>
        <m:r>
          <m:t>m</m:t>
        </m:r>
      </m:oMath>
      <w:ins w:id="1874" w:author="PR Preview" w:date="2026-01-01T00:00:00Z">
        <w:r>
          <w:t xml:space="preserve">.</w:t>
        </w:r>
      </w:ins>
    </w:p>
    <w:p>
      <w:pPr>
        <w:pStyle w:val="BodyText"/>
      </w:pPr>
      <w:ins w:id="1875" w:author="PR Preview" w:date="2026-01-01T00:00:00Z">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ins>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del w:id="1876" w:author="PR Preview" w:date="2026-01-01T00:00:00Z">
        <w:r>
          <w:delText xml:space="preserve">Sending</w:delText>
        </w:r>
      </w:del>
      <w:del w:id="1877" w:author="PR Preview" w:date="2026-01-01T00:00:00Z">
        <w:r>
          <w:delText xml:space="preserve"> </w:delText>
        </w:r>
      </w:del>
      <m:oMath>
        <m:limLow>
          <m:e>
            <m:r>
              <m:t>0</m:t>
            </m:r>
          </m:e>
          <m:lim>
            <m:r>
              <m:rPr>
                <m:sty m:val="p"/>
              </m:rPr>
              <m:t>∼</m:t>
            </m:r>
          </m:lim>
        </m:limLow>
      </m:oMath>
      <w:del w:id="1878" w:author="PR Preview" w:date="2026-01-01T00:00:00Z">
        <w:r>
          <w:delText xml:space="preserve"> </w:delText>
        </w:r>
      </w:del>
      <w:del w:id="1879" w:author="PR Preview" w:date="2026-01-01T00:00:00Z">
        <w:r>
          <w:delText xml:space="preserve">to</w:delText>
        </w:r>
      </w:del>
      <w:del w:id="1880" w:author="PR Preview" w:date="2026-01-01T00:00:00Z">
        <w:r>
          <w:delText xml:space="preserve"> </w:delText>
        </w:r>
      </w:del>
      <m:oMath>
        <m:limLow>
          <m:e>
            <m:r>
              <m:t>0</m:t>
            </m:r>
          </m:e>
          <m:lim>
            <m:r>
              <m:rPr>
                <m:sty m:val="p"/>
              </m:rPr>
              <m:t>∼</m:t>
            </m:r>
          </m:lim>
        </m:limLow>
      </m:oMath>
      <w:del w:id="1881" w:author="PR Preview" w:date="2026-01-01T00:00:00Z">
        <w:r>
          <w:delText xml:space="preserve"> </w:delText>
        </w:r>
      </w:del>
      <w:del w:id="1882" w:author="PR Preview" w:date="2026-01-01T00:00:00Z">
        <w:r>
          <w:delText xml:space="preserve">is necessary but not sufficient:</w:delText>
        </w:r>
      </w:del>
      <w:del w:id="1883" w:author="PR Preview" w:date="2026-01-01T00:00:00Z">
        <w:r>
          <w:delText xml:space="preserve"> </w:delText>
        </w:r>
      </w:del>
      <m:oMath>
        <m:r>
          <m:t>h</m:t>
        </m:r>
        <m:r>
          <m:rPr>
            <m:sty m:val="p"/>
          </m:rPr>
          <m:t>(</m:t>
        </m:r>
        <m:r>
          <m:t>x</m:t>
        </m:r>
        <m:r>
          <m:rPr>
            <m:sty m:val="p"/>
          </m:rPr>
          <m:t>)</m:t>
        </m:r>
        <m:r>
          <m:rPr>
            <m:sty m:val="p"/>
          </m:rPr>
          <m:t>=</m:t>
        </m:r>
        <m:sSup>
          <m:e>
            <m:r>
              <m:t>x</m:t>
            </m:r>
          </m:e>
          <m:sup>
            <m:r>
              <m:t>2</m:t>
            </m:r>
          </m:sup>
        </m:sSup>
      </m:oMath>
      <w:del w:id="1884" w:author="PR Preview" w:date="2026-01-01T00:00:00Z">
        <w:r>
          <w:delText xml:space="preserve"> </w:delText>
        </w:r>
      </w:del>
      <w:del w:id="1885" w:author="PR Preview" w:date="2026-01-01T00:00:00Z">
        <w:r>
          <w:delText xml:space="preserve">in the same example has</w:delText>
        </w:r>
      </w:del>
      <w:del w:id="1886" w:author="PR Preview" w:date="2026-01-01T00:00:00Z">
        <w:r>
          <w:delText xml:space="preserve"> </w:delText>
        </w:r>
      </w:del>
      <m:oMath>
        <m:r>
          <m:t>h</m:t>
        </m:r>
        <m:r>
          <m:rPr>
            <m:sty m:val="p"/>
          </m:rPr>
          <m:t>(</m:t>
        </m:r>
        <m:r>
          <m:t>0</m:t>
        </m:r>
        <m:r>
          <m:rPr>
            <m:sty m:val="p"/>
          </m:rPr>
          <m:t>)</m:t>
        </m:r>
        <m:r>
          <m:rPr>
            <m:sty m:val="p"/>
          </m:rPr>
          <m:t>=</m:t>
        </m:r>
        <m:r>
          <m:t>0</m:t>
        </m:r>
      </m:oMath>
      <w:del w:id="1887" w:author="PR Preview" w:date="2026-01-01T00:00:00Z">
        <w:r>
          <w:delText xml:space="preserve"> </w:delText>
        </w:r>
      </w:del>
      <w:del w:id="1888" w:author="PR Preview" w:date="2026-01-01T00:00:00Z">
        <w:r>
          <w:delText xml:space="preserve">and is still not linear.</w:delText>
        </w:r>
      </w:del>
    </w:p>
    <w:p>
      <w:pPr>
        <w:pStyle w:val="BodyText"/>
      </w:pPr>
      <w:del w:id="1889" w:author="PR Preview" w:date="2026-01-01T00:00:00Z">
        <w:r>
          <w:rPr>
            <w:b/>
            <w:bCs/>
          </w:rPr>
          <w:delText xml:space="preserve">Theorem 12 (Multiplying by a matrix is a linear map)</w:delText>
        </w:r>
      </w:del>
      <w:del w:id="1890" w:author="PR Preview" w:date="2026-01-01T00:00:00Z">
        <w:r>
          <w:delText xml:space="preserve"> </w:delText>
        </w:r>
      </w:del>
      <w:del w:id="1891" w:author="PR Preview" w:date="2026-01-01T00:00:00Z">
        <w:r>
          <w:delText xml:space="preserve">For any</w:delText>
        </w:r>
      </w:del>
      <w:del w:id="1892" w:author="PR Preview" w:date="2026-01-01T00:00:00Z">
        <w:r>
          <w:delText xml:space="preserve"> </w:delText>
        </w:r>
      </w:del>
      <m:oMath>
        <m:r>
          <m:t>m</m:t>
        </m:r>
        <m:r>
          <m:rPr>
            <m:sty m:val="p"/>
          </m:rPr>
          <m:t>×</m:t>
        </m:r>
        <m:r>
          <m:t>p</m:t>
        </m:r>
      </m:oMath>
      <w:del w:id="1893" w:author="PR Preview" w:date="2026-01-01T00:00:00Z">
        <w:r>
          <w:delText xml:space="preserve"> </w:delText>
        </w:r>
      </w:del>
      <w:del w:id="1894" w:author="PR Preview" w:date="2026-01-01T00:00:00Z">
        <w:r>
          <w:delText xml:space="preserve">matrix</w:delText>
        </w:r>
      </w:del>
      <w:del w:id="1895" w:author="PR Preview" w:date="2026-01-01T00:00:00Z">
        <w:r>
          <w:delText xml:space="preserve"> </w:delText>
        </w:r>
      </w:del>
      <m:oMath>
        <m:r>
          <m:rPr>
            <m:sty m:val="bi"/>
          </m:rPr>
          <m:t>A</m:t>
        </m:r>
      </m:oMath>
      <w:del w:id="1896" w:author="PR Preview" w:date="2026-01-01T00:00:00Z">
        <w:r>
          <w:delText xml:space="preserve">,</w:delText>
        </w:r>
      </w:del>
      <w:del w:id="1897" w:author="PR Preview" w:date="2026-01-01T00:00:00Z">
        <w:r>
          <w:delText xml:space="preserve"> </w:delText>
        </w:r>
      </w:del>
      <w:del w:id="1898" w:author="PR Preview" w:date="2026-01-01T00:00:00Z">
        <w:r>
          <w:delText xml:space="preserve">the function</w:delText>
        </w:r>
      </w:del>
      <w:del w:id="1899" w:author="PR Preview" w:date="2026-01-01T00:00:00Z">
        <w:r>
          <w:delText xml:space="preserve"> </w:delText>
        </w:r>
      </w:del>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del w:id="1900" w:author="PR Preview" w:date="2026-01-01T00:00:00Z">
        <w:r>
          <w:delText xml:space="preserve"> </w:delText>
        </w:r>
      </w:del>
      <w:del w:id="1901" w:author="PR Preview" w:date="2026-01-01T00:00:00Z">
        <w:r>
          <w:delText xml:space="preserve">defined by</w:delText>
        </w:r>
      </w:del>
      <w:del w:id="1902" w:author="PR Preview" w:date="2026-01-01T00:00:00Z">
        <w:r>
          <w:delText xml:space="preserve"> </w:delText>
        </w:r>
      </w:del>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del w:id="1903" w:author="PR Preview" w:date="2026-01-01T00:00:00Z">
        <w:r>
          <w:delText xml:space="preserve"> </w:delText>
        </w:r>
      </w:del>
      <w:del w:id="1904" w:author="PR Preview" w:date="2026-01-01T00:00:00Z">
        <w:r>
          <w:delText xml:space="preserve">is a linear map (</w:delText>
        </w:r>
      </w:del>
      <w:hyperlink w:anchor="def-linear-map">
        <w:del w:id="1905" w:author="PR Preview" w:date="2026-01-01T00:00:00Z">
          <w:r>
            <w:rPr>
              <w:rStyle w:val="Hyperlink"/>
            </w:rPr>
            <w:delText xml:space="preserve">Definition 34</w:delText>
          </w:r>
        </w:del>
      </w:hyperlink>
      <w:del w:id="1906" w:author="PR Preview" w:date="2026-01-01T00:00:00Z">
        <w:r>
          <w:delText xml:space="preserve">).</w:delText>
        </w:r>
      </w:del>
    </w:p>
    <w:p>
      <w:pPr>
        <w:pStyle w:val="BodyText"/>
      </w:pPr>
      <w:ins w:id="1907" w:author="PR Preview" w:date="2026-01-01T00:00:00Z">
        <w:r>
          <w:t xml:space="preserve">Sending</w:t>
        </w:r>
      </w:ins>
      <w:ins w:id="1908" w:author="PR Preview" w:date="2026-01-01T00:00:00Z">
        <w:r>
          <w:t xml:space="preserve"> </w:t>
        </w:r>
      </w:ins>
      <w:ins w:id="1909" w:author="PR Preview" w:date="2026-01-01T00:00:00Z">
        <w:r>
          <w:t xml:space="preserve">$\mathord{\smash[b]{\underset{\raise.3ex\hbox{$\scriptstyle\sim$}}{0}}\vphantom{0}}$</w:t>
        </w:r>
      </w:ins>
      <w:ins w:id="1910" w:author="PR Preview" w:date="2026-01-01T00:00:00Z">
        <w:r>
          <w:t xml:space="preserve"> </w:t>
        </w:r>
      </w:ins>
      <w:ins w:id="1911" w:author="PR Preview" w:date="2026-01-01T00:00:00Z">
        <w:r>
          <w:t xml:space="preserve">to</w:t>
        </w:r>
      </w:ins>
      <w:ins w:id="1912" w:author="PR Preview" w:date="2026-01-01T00:00:00Z">
        <w:r>
          <w:t xml:space="preserve"> </w:t>
        </w:r>
      </w:ins>
      <w:ins w:id="1913" w:author="PR Preview" w:date="2026-01-01T00:00:00Z">
        <w:r>
          <w:t xml:space="preserve">$\mathord{\smash[b]{\underset{\raise.3ex\hbox{$\scriptstyle\sim$}}{0}}\vphantom{0}}$</w:t>
        </w:r>
      </w:ins>
      <w:ins w:id="1914" w:author="PR Preview" w:date="2026-01-01T00:00:00Z">
        <w:r>
          <w:t xml:space="preserve"> </w:t>
        </w:r>
      </w:ins>
      <w:ins w:id="1915" w:author="PR Preview" w:date="2026-01-01T00:00:00Z">
        <w:r>
          <w:t xml:space="preserve">is necessary but not sufficient:</w:t>
        </w:r>
      </w:ins>
      <w:ins w:id="1916" w:author="PR Preview" w:date="2026-01-01T00:00:00Z">
        <w:r>
          <w:t xml:space="preserve"> </w:t>
        </w:r>
      </w:ins>
      <m:oMath>
        <m:r>
          <m:t>h</m:t>
        </m:r>
        <m:r>
          <m:rPr>
            <m:sty m:val="p"/>
          </m:rPr>
          <m:t>(</m:t>
        </m:r>
        <m:r>
          <m:t>x</m:t>
        </m:r>
        <m:r>
          <m:rPr>
            <m:sty m:val="p"/>
          </m:rPr>
          <m:t>)</m:t>
        </m:r>
        <m:r>
          <m:rPr>
            <m:sty m:val="p"/>
          </m:rPr>
          <m:t>=</m:t>
        </m:r>
        <m:sSup>
          <m:e>
            <m:r>
              <m:t>x</m:t>
            </m:r>
          </m:e>
          <m:sup>
            <m:r>
              <m:t>2</m:t>
            </m:r>
          </m:sup>
        </m:sSup>
      </m:oMath>
      <w:ins w:id="1917" w:author="PR Preview" w:date="2026-01-01T00:00:00Z">
        <w:r>
          <w:t xml:space="preserve"> </w:t>
        </w:r>
      </w:ins>
      <w:ins w:id="1918" w:author="PR Preview" w:date="2026-01-01T00:00:00Z">
        <w:r>
          <w:t xml:space="preserve">in the same example has</w:t>
        </w:r>
      </w:ins>
      <w:ins w:id="1919" w:author="PR Preview" w:date="2026-01-01T00:00:00Z">
        <w:r>
          <w:t xml:space="preserve"> </w:t>
        </w:r>
      </w:ins>
      <m:oMath>
        <m:r>
          <m:t>h</m:t>
        </m:r>
        <m:r>
          <m:rPr>
            <m:sty m:val="p"/>
          </m:rPr>
          <m:t>(</m:t>
        </m:r>
        <m:r>
          <m:t>0</m:t>
        </m:r>
        <m:r>
          <m:rPr>
            <m:sty m:val="p"/>
          </m:rPr>
          <m:t>)</m:t>
        </m:r>
        <m:r>
          <m:rPr>
            <m:sty m:val="p"/>
          </m:rPr>
          <m:t>=</m:t>
        </m:r>
        <m:r>
          <m:t>0</m:t>
        </m:r>
      </m:oMath>
      <w:ins w:id="1920" w:author="PR Preview" w:date="2026-01-01T00:00:00Z">
        <w:r>
          <w:t xml:space="preserve"> </w:t>
        </w:r>
      </w:ins>
      <w:ins w:id="1921" w:author="PR Preview" w:date="2026-01-01T00:00:00Z">
        <w:r>
          <w:t xml:space="preserve">and is still not linear.</w:t>
        </w:r>
      </w:ins>
    </w:p>
    <w:bookmarkEnd w:id="134"/>
    <w:bookmarkStart w:id="135" w:name="thm-matrix-map-linear"/>
    <w:p>
      <w:pPr>
        <w:pStyle w:val="BodyText"/>
      </w:pPr>
      <w:ins w:id="1922" w:author="PR Preview" w:date="2026-01-01T00:00:00Z">
        <w:r>
          <w:rPr>
            <w:b/>
            <w:bCs/>
          </w:rPr>
          <w:t xml:space="preserve">Theorem 12 (Multiplying by a matrix is a linear map)</w:t>
        </w:r>
      </w:ins>
      <w:ins w:id="1923" w:author="PR Preview" w:date="2026-01-01T00:00:00Z">
        <w:r>
          <w:t xml:space="preserve"> </w:t>
        </w:r>
      </w:ins>
      <w:ins w:id="1924" w:author="PR Preview" w:date="2026-01-01T00:00:00Z">
        <w:r>
          <w:t xml:space="preserve">For any</w:t>
        </w:r>
      </w:ins>
      <w:ins w:id="1925" w:author="PR Preview" w:date="2026-01-01T00:00:00Z">
        <w:r>
          <w:t xml:space="preserve"> </w:t>
        </w:r>
      </w:ins>
      <m:oMath>
        <m:r>
          <m:t>m</m:t>
        </m:r>
        <m:r>
          <m:rPr>
            <m:sty m:val="p"/>
          </m:rPr>
          <m:t>×</m:t>
        </m:r>
        <m:r>
          <m:t>p</m:t>
        </m:r>
      </m:oMath>
      <w:ins w:id="1926" w:author="PR Preview" w:date="2026-01-01T00:00:00Z">
        <w:r>
          <w:t xml:space="preserve"> </w:t>
        </w:r>
      </w:ins>
      <w:ins w:id="1927" w:author="PR Preview" w:date="2026-01-01T00:00:00Z">
        <w:r>
          <w:t xml:space="preserve">matrix</w:t>
        </w:r>
      </w:ins>
      <w:ins w:id="1928" w:author="PR Preview" w:date="2026-01-01T00:00:00Z">
        <w:r>
          <w:t xml:space="preserve"> </w:t>
        </w:r>
      </w:ins>
      <m:oMath>
        <m:r>
          <m:rPr>
            <m:sty m:val="bi"/>
          </m:rPr>
          <m:t>A</m:t>
        </m:r>
      </m:oMath>
      <w:ins w:id="1929" w:author="PR Preview" w:date="2026-01-01T00:00:00Z">
        <w:r>
          <w:t xml:space="preserve">,</w:t>
        </w:r>
      </w:ins>
      <w:ins w:id="1930" w:author="PR Preview" w:date="2026-01-01T00:00:00Z">
        <w:r>
          <w:t xml:space="preserve"> </w:t>
        </w:r>
      </w:ins>
      <w:ins w:id="1931" w:author="PR Preview" w:date="2026-01-01T00:00:00Z">
        <w:r>
          <w:t xml:space="preserve">the function</w:t>
        </w:r>
      </w:ins>
      <w:ins w:id="1932" w:author="PR Preview" w:date="2026-01-01T00:00:00Z">
        <w:r>
          <w:t xml:space="preserve"> </w:t>
        </w:r>
      </w:ins>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ins w:id="1933" w:author="PR Preview" w:date="2026-01-01T00:00:00Z">
        <w:r>
          <w:t xml:space="preserve"> </w:t>
        </w:r>
      </w:ins>
      <w:ins w:id="1934" w:author="PR Preview" w:date="2026-01-01T00:00:00Z">
        <w:r>
          <w:t xml:space="preserve">defined by</w:t>
        </w:r>
      </w:ins>
      <w:ins w:id="1935" w:author="PR Preview" w:date="2026-01-01T00:00:00Z">
        <w:r>
          <w:t xml:space="preserve"> </w:t>
        </w:r>
      </w:ins>
      <w:ins w:id="1936" w:author="PR Preview" w:date="2026-01-01T00:00:00Z">
        <w:r>
          <w:t xml:space="preserve">$f(\mathord{\smash[b]{\underset{\raise.3ex\hbox{$\scriptstyle\sim$}}{x}}\vphantom{x}}) = \mathbf{A}\mathord{\smash[b]{\underset{\raise.3ex\hbox{$\scriptstyle\sim$}}{x}}\vphantom{x}}$</w:t>
        </w:r>
      </w:ins>
      <w:ins w:id="1937" w:author="PR Preview" w:date="2026-01-01T00:00:00Z">
        <w:r>
          <w:t xml:space="preserve"> </w:t>
        </w:r>
      </w:ins>
      <w:ins w:id="1938" w:author="PR Preview" w:date="2026-01-01T00:00:00Z">
        <w:r>
          <w:t xml:space="preserve">is a linear map (</w:t>
        </w:r>
      </w:ins>
      <w:hyperlink w:anchor="def-linear-map">
        <w:ins w:id="1939" w:author="PR Preview" w:date="2026-01-01T00:00:00Z">
          <w:r>
            <w:rPr>
              <w:rStyle w:val="Hyperlink"/>
            </w:rPr>
            <w:t xml:space="preserve">Definition 34</w:t>
          </w:r>
        </w:ins>
      </w:hyperlink>
      <w:ins w:id="1940" w:author="PR Preview" w:date="2026-01-01T00:00:00Z">
        <w:r>
          <w:t xml:space="preserve">).</w:t>
        </w:r>
      </w:ins>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limLow>
                    <m:e>
                      <m:r>
                        <m:t>x</m:t>
                      </m:r>
                    </m:e>
                    <m:lim>
                      <m:r>
                        <m:rPr>
                          <m:sty m:val="p"/>
                        </m:rPr>
                        <m:t>∼</m:t>
                      </m:r>
                    </m:lim>
                  </m:limLow>
                  <m:r>
                    <m:rPr>
                      <m:sty m:val="p"/>
                    </m:rPr>
                    <m:t>+</m:t>
                  </m:r>
                  <m:limLow>
                    <m:e>
                      <m:r>
                        <m:t>y</m:t>
                      </m:r>
                    </m:e>
                    <m:lim>
                      <m:r>
                        <m:rPr>
                          <m:sty m:val="p"/>
                        </m:rPr>
                        <m:t>∼</m:t>
                      </m:r>
                    </m:lim>
                  </m:limLow>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limLow>
                <m:e>
                  <m:r>
                    <m:t>x</m:t>
                  </m:r>
                </m:e>
                <m:lim>
                  <m:r>
                    <m:rPr>
                      <m:sty m:val="p"/>
                    </m:rPr>
                    <m:t>∼</m:t>
                  </m:r>
                </m:lim>
              </m:limLow>
              <m:r>
                <m:rPr>
                  <m:sty m:val="p"/>
                </m:rPr>
                <m:t>+</m:t>
              </m:r>
              <m:limLow>
                <m:e>
                  <m:r>
                    <m:t>y</m:t>
                  </m:r>
                </m:e>
                <m:lim>
                  <m:r>
                    <m:rPr>
                      <m:sty m:val="p"/>
                    </m:rPr>
                    <m:t>∼</m:t>
                  </m:r>
                </m:lim>
              </m:limLow>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limLow>
                <m:e>
                  <m:r>
                    <m:t>x</m:t>
                  </m:r>
                </m:e>
                <m:lim>
                  <m:r>
                    <m:rPr>
                      <m:sty m:val="p"/>
                    </m:rPr>
                    <m:t>∼</m:t>
                  </m:r>
                </m:lim>
              </m:limLow>
              <m:sSub>
                <m:e>
                  <m:r>
                    <m:rPr>
                      <m:sty m:val="p"/>
                    </m:rPr>
                    <m:t>)</m:t>
                  </m:r>
                </m:e>
                <m:sub>
                  <m:r>
                    <m:t>i</m:t>
                  </m:r>
                </m:sub>
              </m:sSub>
              <m:r>
                <m:rPr>
                  <m:sty m:val="p"/>
                </m:rPr>
                <m:t>+</m:t>
              </m:r>
              <m:r>
                <m:rPr>
                  <m:sty m:val="p"/>
                </m:rPr>
                <m:t>(</m:t>
              </m:r>
              <m:r>
                <m:rPr>
                  <m:sty m:val="bi"/>
                </m:rPr>
                <m:t>A</m:t>
              </m:r>
              <m:limLow>
                <m:e>
                  <m:r>
                    <m:t>y</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limLow>
                <m:e>
                  <m:r>
                    <m:t>x</m:t>
                  </m:r>
                </m:e>
                <m:lim>
                  <m:r>
                    <m:rPr>
                      <m:sty m:val="p"/>
                    </m:rPr>
                    <m:t>∼</m:t>
                  </m:r>
                </m:lim>
              </m:limLow>
              <m:r>
                <m:rPr>
                  <m:sty m:val="p"/>
                </m:rPr>
                <m:t>+</m:t>
              </m:r>
              <m:r>
                <m:rPr>
                  <m:sty m:val="bi"/>
                </m:rPr>
                <m:t>A</m:t>
              </m:r>
              <m:limLow>
                <m:e>
                  <m:r>
                    <m:t>y</m:t>
                  </m:r>
                </m:e>
                <m:lim>
                  <m:r>
                    <m:rPr>
                      <m:sty m:val="p"/>
                    </m:rPr>
                    <m:t>∼</m:t>
                  </m:r>
                </m:lim>
              </m:limLow>
              <m:sSub>
                <m:e>
                  <m:r>
                    <m:rPr>
                      <m:sty m:val="p"/>
                    </m:rPr>
                    <m:t>)</m:t>
                  </m:r>
                </m:e>
                <m:sub>
                  <m:r>
                    <m:t>i</m:t>
                  </m:r>
                </m:sub>
              </m:sSub>
              <m:r>
                <m:t>&amp;</m:t>
              </m:r>
              <m:r>
                <m:t>&amp;</m:t>
              </m:r>
              <m:r>
                <m:rPr>
                  <m:nor/>
                  <m:sty m:val="p"/>
                </m:rPr>
                <m:t>(</m:t>
              </m:r>
              <m:r>
                <m:rPr>
                  <m:nor/>
                  <m:sty m:val="p"/>
                </m:rPr>
                <m:t>Definition 7</m:t>
              </m:r>
              <m:r>
                <m:rPr>
                  <m:nor/>
                  <m:sty m:val="p"/>
                </m:rPr>
                <m:t>)</m:t>
              </m:r>
            </m:e>
          </m:eqArr>
        </m:oMath>
      </m:oMathPara>
    </w:p>
    <w:p>
      <w:pPr>
        <w:pStyle w:val="BodyText"/>
      </w:pPr>
      <w:ins w:id="1941" w:author="PR Preview" w:date="2026-01-01T00:00:00Z">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ins>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limLow>
                    <m:e>
                      <m:r>
                        <m:t>x</m:t>
                      </m:r>
                    </m:e>
                    <m:lim>
                      <m:r>
                        <m:rPr>
                          <m:sty m:val="p"/>
                        </m:rPr>
                        <m:t>∼</m:t>
                      </m:r>
                    </m:lim>
                  </m:limLow>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limLow>
                <m:e>
                  <m:r>
                    <m:t>x</m:t>
                  </m:r>
                </m:e>
                <m:lim>
                  <m:r>
                    <m:rPr>
                      <m:sty m:val="p"/>
                    </m:rPr>
                    <m:t>∼</m:t>
                  </m:r>
                </m:lim>
              </m:limLow>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25</m:t>
              </m:r>
              <m:r>
                <m:rPr>
                  <m:nor/>
                  <m:sty m:val="p"/>
                </m:rPr>
                <m:t>)</m:t>
              </m:r>
            </m:e>
          </m:eqArr>
        </m:oMath>
      </m:oMathPara>
    </w:p>
    <w:p>
      <w:pPr>
        <w:pStyle w:val="BodyText"/>
      </w:pPr>
      <w:ins w:id="1942" w:author="PR Preview" w:date="2026-01-01T00:00:00Z">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ins>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del w:id="1943" w:author="PR Preview" w:date="2026-01-01T00:00:00Z">
        <w:r>
          <w:rPr>
            <w:b/>
            <w:bCs/>
          </w:rPr>
          <w:delText xml:space="preserve">Theorem 13 (A linear map preserves linear combinations)</w:delText>
        </w:r>
      </w:del>
      <w:del w:id="1944" w:author="PR Preview" w:date="2026-01-01T00:00:00Z">
        <w:r>
          <w:delText xml:space="preserve"> </w:delText>
        </w:r>
      </w:del>
      <w:del w:id="1945" w:author="PR Preview" w:date="2026-01-01T00:00:00Z">
        <w:r>
          <w:delText xml:space="preserve">If</w:delText>
        </w:r>
      </w:del>
      <w:del w:id="1946" w:author="PR Preview" w:date="2026-01-01T00:00:00Z">
        <w:r>
          <w:delText xml:space="preserve"> </w:delText>
        </w:r>
      </w:del>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del w:id="1947" w:author="PR Preview" w:date="2026-01-01T00:00:00Z">
        <w:r>
          <w:delText xml:space="preserve"> </w:delText>
        </w:r>
      </w:del>
      <w:del w:id="1948" w:author="PR Preview" w:date="2026-01-01T00:00:00Z">
        <w:r>
          <w:delText xml:space="preserve">is a linear map (</w:delText>
        </w:r>
      </w:del>
      <w:hyperlink w:anchor="def-linear-map">
        <w:del w:id="1949" w:author="PR Preview" w:date="2026-01-01T00:00:00Z">
          <w:r>
            <w:rPr>
              <w:rStyle w:val="Hyperlink"/>
            </w:rPr>
            <w:delText xml:space="preserve">Definition 34</w:delText>
          </w:r>
        </w:del>
      </w:hyperlink>
      <w:del w:id="1950" w:author="PR Preview" w:date="2026-01-01T00:00:00Z">
        <w:r>
          <w:delText xml:space="preserve">),</w:delText>
        </w:r>
      </w:del>
      <w:del w:id="1951" w:author="PR Preview" w:date="2026-01-01T00:00:00Z">
        <w:r>
          <w:delText xml:space="preserve"> </w:delText>
        </w:r>
      </w:del>
      <w:del w:id="1952" w:author="PR Preview" w:date="2026-01-01T00:00:00Z">
        <w:r>
          <w:delText xml:space="preserve">then for any vectors</w:delText>
        </w:r>
      </w:del>
      <w:del w:id="1953" w:author="PR Preview" w:date="2026-01-01T00:00:00Z">
        <w:r>
          <w:delText xml:space="preserve"> </w:delText>
        </w:r>
      </w:del>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del w:id="1954" w:author="PR Preview" w:date="2026-01-01T00:00:00Z">
        <w:r>
          <w:delText xml:space="preserve"> </w:delText>
        </w:r>
      </w:del>
      <w:del w:id="1955" w:author="PR Preview" w:date="2026-01-01T00:00:00Z">
        <w:r>
          <w:delText xml:space="preserve">and any coefficients</w:delText>
        </w:r>
      </w:del>
      <w:del w:id="1956" w:author="PR Preview" w:date="2026-01-01T00:00:00Z">
        <w:r>
          <w:delText xml:space="preserve"> </w:delText>
        </w:r>
      </w:del>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del w:id="1957" w:author="PR Preview" w:date="2026-01-01T00:00:00Z">
        <w:r>
          <w:delText xml:space="preserve">:</w:delText>
        </w:r>
      </w:del>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oMath>
      </m:oMathPara>
    </w:p>
    <w:p>
      <w:pPr>
        <w:pStyle w:val="FirstParagraph"/>
      </w:pPr>
      <w:del w:id="1958" w:author="PR Preview" w:date="2026-01-01T00:00:00Z">
        <w:r>
          <w:rPr>
            <w:i/>
            <w:iCs/>
          </w:rPr>
          <w:delText xml:space="preserve">Proof</w:delText>
        </w:r>
      </w:del>
      <w:del w:id="1959" w:author="PR Preview" w:date="2026-01-01T00:00:00Z">
        <w:r>
          <w:delText xml:space="preserve">. </w:delText>
        </w:r>
      </w:del>
      <w:del w:id="1960" w:author="PR Preview" w:date="2026-01-01T00:00:00Z">
        <w:r>
          <w:delText xml:space="preserve">By</w:delText>
        </w:r>
      </w:del>
      <w:del w:id="1961" w:author="PR Preview" w:date="2026-01-01T00:00:00Z">
        <w:r>
          <w:delText xml:space="preserve"> </w:delText>
        </w:r>
      </w:del>
      <w:hyperlink r:id="rId142">
        <w:del w:id="1962" w:author="PR Preview" w:date="2026-01-01T00:00:00Z">
          <w:r>
            <w:rPr>
              <w:rStyle w:val="Hyperlink"/>
            </w:rPr>
            <w:delText xml:space="preserve">induction</w:delText>
          </w:r>
        </w:del>
      </w:hyperlink>
      <w:del w:id="1963" w:author="PR Preview" w:date="2026-01-01T00:00:00Z">
        <w:r>
          <w:delText xml:space="preserve"> </w:delText>
        </w:r>
      </w:del>
      <w:del w:id="1964" w:author="PR Preview" w:date="2026-01-01T00:00:00Z">
        <w:r>
          <w:delText xml:space="preserve">on</w:delText>
        </w:r>
      </w:del>
      <w:del w:id="1965" w:author="PR Preview" w:date="2026-01-01T00:00:00Z">
        <w:r>
          <w:delText xml:space="preserve"> </w:delText>
        </w:r>
      </w:del>
      <m:oMath>
        <m:r>
          <m:t>k</m:t>
        </m:r>
      </m:oMath>
      <w:del w:id="1966" w:author="PR Preview" w:date="2026-01-01T00:00:00Z">
        <w:r>
          <w:delText xml:space="preserve">.</w:delText>
        </w:r>
      </w:del>
      <w:del w:id="1967" w:author="PR Preview" w:date="2026-01-01T00:00:00Z">
        <w:r>
          <w:delText xml:space="preserve"> </w:delText>
        </w:r>
      </w:del>
      <w:del w:id="1968" w:author="PR Preview" w:date="2026-01-01T00:00:00Z">
        <w:r>
          <w:delText xml:space="preserve">For</w:delText>
        </w:r>
      </w:del>
      <w:del w:id="1969" w:author="PR Preview" w:date="2026-01-01T00:00:00Z">
        <w:r>
          <w:delText xml:space="preserve"> </w:delText>
        </w:r>
      </w:del>
      <m:oMath>
        <m:r>
          <m:t>k</m:t>
        </m:r>
        <m:r>
          <m:rPr>
            <m:sty m:val="p"/>
          </m:rPr>
          <m:t>=</m:t>
        </m:r>
        <m:r>
          <m:t>1</m:t>
        </m:r>
      </m:oMath>
      <w:del w:id="1970" w:author="PR Preview" w:date="2026-01-01T00:00:00Z">
        <w:r>
          <w:delText xml:space="preserve">, the claim</w:delText>
        </w:r>
      </w:del>
      <w:del w:id="1971" w:author="PR Preview" w:date="2026-01-01T00:00:00Z">
        <w:r>
          <w:delText xml:space="preserve"> </w:delText>
        </w:r>
      </w:del>
      <m:oMath>
        <m:r>
          <m:t>f</m:t>
        </m:r>
        <m:r>
          <m:rPr>
            <m:sty m:val="p"/>
          </m:rPr>
          <m:t>(</m:t>
        </m:r>
        <m:sSub>
          <m:e>
            <m:r>
              <m:t>c</m:t>
            </m:r>
          </m:e>
          <m:sub>
            <m:r>
              <m:t>1</m:t>
            </m:r>
          </m:sub>
        </m:sSub>
        <m:sSub>
          <m:e>
            <m:limLow>
              <m:e>
                <m:r>
                  <m:t>v</m:t>
                </m:r>
              </m:e>
              <m:lim>
                <m:r>
                  <m:rPr>
                    <m:sty m:val="p"/>
                  </m:rPr>
                  <m:t>∼</m:t>
                </m:r>
              </m:lim>
            </m:limLow>
          </m:e>
          <m:sub>
            <m:r>
              <m:t>1</m:t>
            </m:r>
          </m:sub>
        </m:sSub>
        <m:r>
          <m:rPr>
            <m:sty m:val="p"/>
          </m:rPr>
          <m:t>)</m:t>
        </m:r>
        <m:r>
          <m:rPr>
            <m:sty m:val="p"/>
          </m:rPr>
          <m:t>=</m:t>
        </m:r>
        <m:sSub>
          <m:e>
            <m:r>
              <m:t>c</m:t>
            </m:r>
          </m:e>
          <m:sub>
            <m:r>
              <m:t>1</m:t>
            </m:r>
          </m:sub>
        </m:sSub>
        <m:r>
          <m:t>f</m:t>
        </m:r>
        <m:r>
          <m:rPr>
            <m:sty m:val="p"/>
          </m:rPr>
          <m:t>(</m:t>
        </m:r>
        <m:sSub>
          <m:e>
            <m:limLow>
              <m:e>
                <m:r>
                  <m:t>v</m:t>
                </m:r>
              </m:e>
              <m:lim>
                <m:r>
                  <m:rPr>
                    <m:sty m:val="p"/>
                  </m:rPr>
                  <m:t>∼</m:t>
                </m:r>
              </m:lim>
            </m:limLow>
          </m:e>
          <m:sub>
            <m:r>
              <m:t>1</m:t>
            </m:r>
          </m:sub>
        </m:sSub>
        <m:r>
          <m:rPr>
            <m:sty m:val="p"/>
          </m:rPr>
          <m:t>)</m:t>
        </m:r>
      </m:oMath>
      <w:del w:id="1972" w:author="PR Preview" w:date="2026-01-01T00:00:00Z">
        <w:r>
          <w:delText xml:space="preserve"> </w:delText>
        </w:r>
      </w:del>
      <w:del w:id="1973" w:author="PR Preview" w:date="2026-01-01T00:00:00Z">
        <w:r>
          <w:delText xml:space="preserve">is homogeneity.</w:delText>
        </w:r>
      </w:del>
    </w:p>
    <w:p>
      <w:pPr>
        <w:pStyle w:val="BodyText"/>
      </w:pPr>
      <w:ins w:id="1974" w:author="PR Preview" w:date="2026-01-01T00:00:00Z">
        <w:r>
          <w:rPr>
            <w:b/>
            <w:bCs/>
          </w:rPr>
          <w:t xml:space="preserve">Theorem 13 (A linear map preserves linear combinations)</w:t>
        </w:r>
      </w:ins>
      <w:ins w:id="1975" w:author="PR Preview" w:date="2026-01-01T00:00:00Z">
        <w:r>
          <w:t xml:space="preserve"> </w:t>
        </w:r>
      </w:ins>
      <w:ins w:id="1976" w:author="PR Preview" w:date="2026-01-01T00:00:00Z">
        <w:r>
          <w:t xml:space="preserve">If</w:t>
        </w:r>
      </w:ins>
      <w:ins w:id="1977" w:author="PR Preview" w:date="2026-01-01T00:00:00Z">
        <w:r>
          <w:t xml:space="preserve"> </w:t>
        </w:r>
      </w:ins>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ins w:id="1978" w:author="PR Preview" w:date="2026-01-01T00:00:00Z">
        <w:r>
          <w:t xml:space="preserve"> </w:t>
        </w:r>
      </w:ins>
      <w:ins w:id="1979" w:author="PR Preview" w:date="2026-01-01T00:00:00Z">
        <w:r>
          <w:t xml:space="preserve">is a linear map (</w:t>
        </w:r>
      </w:ins>
      <w:hyperlink w:anchor="def-linear-map">
        <w:ins w:id="1980" w:author="PR Preview" w:date="2026-01-01T00:00:00Z">
          <w:r>
            <w:rPr>
              <w:rStyle w:val="Hyperlink"/>
            </w:rPr>
            <w:t xml:space="preserve">Definition 34</w:t>
          </w:r>
        </w:ins>
      </w:hyperlink>
      <w:ins w:id="1981" w:author="PR Preview" w:date="2026-01-01T00:00:00Z">
        <w:r>
          <w:t xml:space="preserve">),</w:t>
        </w:r>
      </w:ins>
      <w:ins w:id="1982" w:author="PR Preview" w:date="2026-01-01T00:00:00Z">
        <w:r>
          <w:t xml:space="preserve"> </w:t>
        </w:r>
      </w:ins>
      <w:ins w:id="1983" w:author="PR Preview" w:date="2026-01-01T00:00:00Z">
        <w:r>
          <w:t xml:space="preserve">then for any vectors</w:t>
        </w:r>
      </w:ins>
      <w:ins w:id="1984" w:author="PR Preview" w:date="2026-01-01T00:00:00Z">
        <w:r>
          <w:t xml:space="preserve"> </w:t>
        </w:r>
      </w:ins>
      <w:ins w:id="1985" w:author="PR Preview" w:date="2026-01-01T00:00:00Z">
        <w:r>
          <w:t xml:space="preserve">$\mathord{\smash[b]{\underset{\raise.3ex\hbox{$\scriptstyle\sim$}}{v}}\vphantom{v}}_1, \ldots, \mathord{\smash[b]{\underset{\raise.3ex\hbox{$\scriptstyle\sim$}}{v}}\vphantom{v}}_k \in \mathbb{R}^p$</w:t>
        </w:r>
      </w:ins>
      <w:ins w:id="1986" w:author="PR Preview" w:date="2026-01-01T00:00:00Z">
        <w:r>
          <w:t xml:space="preserve"> </w:t>
        </w:r>
      </w:ins>
      <w:ins w:id="1987" w:author="PR Preview" w:date="2026-01-01T00:00:00Z">
        <w:r>
          <w:t xml:space="preserve">and any coefficients</w:t>
        </w:r>
      </w:ins>
      <w:ins w:id="1988" w:author="PR Preview" w:date="2026-01-01T00:00:00Z">
        <w:r>
          <w:t xml:space="preserve"> </w:t>
        </w:r>
      </w:ins>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ins w:id="1989" w:author="PR Preview" w:date="2026-01-01T00:00:00Z">
        <w:r>
          <w:t xml:space="preserve">:</w:t>
        </w:r>
      </w:ins>
    </w:p>
    <w:p>
      <w:pPr>
        <w:pStyle w:val="BodyText"/>
      </w:pPr>
      <w:ins w:id="1990" w:author="PR Preview" w:date="2026-01-01T00:00:00Z">
        <w:r>
          <w:t xml:space="preserve">$$f\mathopen{}\left(\sum_{j=1}^{k} c_j \mathord{\smash[b]{\underset{\raise.3ex\hbox{$\scriptstyle\sim$}}{v}}\vphantom{v}}_j\right)\mathclose{} = \sum_{j=1}^{k} c_j f(\mathord{\smash[b]{\underset{\raise.3ex\hbox{$\scriptstyle\sim$}}{v}}\vphantom{v}}_j)$$</w:t>
        </w:r>
      </w:ins>
    </w:p>
    <w:bookmarkEnd w:id="141"/>
    <w:p>
      <w:pPr>
        <w:pStyle w:val="FirstParagraph"/>
      </w:pPr>
      <w:ins w:id="1991" w:author="PR Preview" w:date="2026-01-01T00:00:00Z">
        <w:r>
          <w:rPr>
            <w:i/>
            <w:iCs/>
          </w:rPr>
          <w:t xml:space="preserve">Proof</w:t>
        </w:r>
      </w:ins>
      <w:ins w:id="1992" w:author="PR Preview" w:date="2026-01-01T00:00:00Z">
        <w:r>
          <w:t xml:space="preserve">. </w:t>
        </w:r>
      </w:ins>
      <w:ins w:id="1993" w:author="PR Preview" w:date="2026-01-01T00:00:00Z">
        <w:r>
          <w:t xml:space="preserve">By</w:t>
        </w:r>
      </w:ins>
      <w:ins w:id="1994" w:author="PR Preview" w:date="2026-01-01T00:00:00Z">
        <w:r>
          <w:t xml:space="preserve"> </w:t>
        </w:r>
      </w:ins>
      <w:hyperlink r:id="rId142">
        <w:ins w:id="1995" w:author="PR Preview" w:date="2026-01-01T00:00:00Z">
          <w:r>
            <w:rPr>
              <w:rStyle w:val="Hyperlink"/>
            </w:rPr>
            <w:t xml:space="preserve">induction</w:t>
          </w:r>
        </w:ins>
      </w:hyperlink>
      <w:ins w:id="1996" w:author="PR Preview" w:date="2026-01-01T00:00:00Z">
        <w:r>
          <w:t xml:space="preserve"> </w:t>
        </w:r>
      </w:ins>
      <w:ins w:id="1997" w:author="PR Preview" w:date="2026-01-01T00:00:00Z">
        <w:r>
          <w:t xml:space="preserve">on</w:t>
        </w:r>
      </w:ins>
      <w:ins w:id="1998" w:author="PR Preview" w:date="2026-01-01T00:00:00Z">
        <w:r>
          <w:t xml:space="preserve"> </w:t>
        </w:r>
      </w:ins>
      <m:oMath>
        <m:r>
          <m:t>k</m:t>
        </m:r>
      </m:oMath>
      <w:ins w:id="1999" w:author="PR Preview" w:date="2026-01-01T00:00:00Z">
        <w:r>
          <w:t xml:space="preserve">.</w:t>
        </w:r>
      </w:ins>
      <w:ins w:id="2000" w:author="PR Preview" w:date="2026-01-01T00:00:00Z">
        <w:r>
          <w:t xml:space="preserve"> </w:t>
        </w:r>
      </w:ins>
      <w:ins w:id="2001" w:author="PR Preview" w:date="2026-01-01T00:00:00Z">
        <w:r>
          <w:t xml:space="preserve">For</w:t>
        </w:r>
      </w:ins>
      <w:ins w:id="2002" w:author="PR Preview" w:date="2026-01-01T00:00:00Z">
        <w:r>
          <w:t xml:space="preserve"> </w:t>
        </w:r>
      </w:ins>
      <m:oMath>
        <m:r>
          <m:t>k</m:t>
        </m:r>
        <m:r>
          <m:rPr>
            <m:sty m:val="p"/>
          </m:rPr>
          <m:t>=</m:t>
        </m:r>
        <m:r>
          <m:t>1</m:t>
        </m:r>
      </m:oMath>
      <w:ins w:id="2003" w:author="PR Preview" w:date="2026-01-01T00:00:00Z">
        <w:r>
          <w:t xml:space="preserve">, the claim</w:t>
        </w:r>
      </w:ins>
      <w:ins w:id="2004" w:author="PR Preview" w:date="2026-01-01T00:00:00Z">
        <w:r>
          <w:t xml:space="preserve"> </w:t>
        </w:r>
      </w:ins>
      <w:ins w:id="2005" w:author="PR Preview" w:date="2026-01-01T00:00:00Z">
        <w:r>
          <w:t xml:space="preserve">$f(c_1 \mathord{\smash[b]{\underset{\raise.3ex\hbox{$\scriptstyle\sim$}}{v}}\vphantom{v}}_1) = c_1 f(\mathord{\smash[b]{\underset{\raise.3ex\hbox{$\scriptstyle\sim$}}{v}}\vphantom{v}}_1)$</w:t>
        </w:r>
      </w:ins>
      <w:ins w:id="2006" w:author="PR Preview" w:date="2026-01-01T00:00:00Z">
        <w:r>
          <w:t xml:space="preserve"> </w:t>
        </w:r>
      </w:ins>
      <w:ins w:id="2007" w:author="PR Preview" w:date="2026-01-01T00:00:00Z">
        <w:r>
          <w:t xml:space="preserve">is homogeneity.</w:t>
        </w:r>
      </w:ins>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limLow>
                        <m:e>
                          <m:r>
                            <m:t>v</m:t>
                          </m:r>
                        </m:e>
                        <m:lim>
                          <m:r>
                            <m:rPr>
                              <m:sty m:val="p"/>
                            </m:rPr>
                            <m:t>∼</m:t>
                          </m:r>
                        </m:lim>
                      </m:limLow>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e>
              </m:d>
              <m:r>
                <m:t>​</m:t>
              </m:r>
              <m:r>
                <m:rPr>
                  <m:sty m:val="p"/>
                </m:rPr>
                <m:t>+</m:t>
              </m:r>
              <m:r>
                <m:t>f</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r>
                <m:rPr>
                  <m:sty m:val="p"/>
                </m:rPr>
                <m:t>+</m:t>
              </m:r>
              <m:r>
                <m:t>f</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r>
                <m:rPr>
                  <m:sty m:val="p"/>
                </m:rPr>
                <m:t>+</m:t>
              </m:r>
              <m:sSub>
                <m:e>
                  <m:r>
                    <m:t>c</m:t>
                  </m:r>
                </m:e>
                <m:sub>
                  <m:r>
                    <m:t>k</m:t>
                  </m:r>
                  <m:r>
                    <m:rPr>
                      <m:sty m:val="p"/>
                    </m:rPr>
                    <m:t>+</m:t>
                  </m:r>
                  <m:r>
                    <m:t>1</m:t>
                  </m:r>
                </m:sub>
              </m:sSub>
              <m:r>
                <m:t>f</m:t>
              </m:r>
              <m:r>
                <m:rPr>
                  <m:sty m:val="p"/>
                </m:rPr>
                <m:t>(</m:t>
              </m:r>
              <m:sSub>
                <m:e>
                  <m:limLow>
                    <m:e>
                      <m:r>
                        <m:t>v</m:t>
                      </m:r>
                    </m:e>
                    <m:lim>
                      <m:r>
                        <m:rPr>
                          <m:sty m:val="p"/>
                        </m:rPr>
                        <m:t>∼</m:t>
                      </m:r>
                    </m:lim>
                  </m:limLow>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limLow>
                    <m:e>
                      <m:r>
                        <m:t>v</m:t>
                      </m:r>
                    </m:e>
                    <m:lim>
                      <m:r>
                        <m:rPr>
                          <m:sty m:val="p"/>
                        </m:rPr>
                        <m:t>∼</m:t>
                      </m:r>
                    </m:lim>
                  </m:limLow>
                </m:e>
                <m:sub>
                  <m:r>
                    <m:t>j</m:t>
                  </m:r>
                </m:sub>
              </m:sSub>
              <m:r>
                <m:rPr>
                  <m:sty m:val="p"/>
                </m:rPr>
                <m:t>)</m:t>
              </m:r>
              <m:r>
                <m:t>&amp;</m:t>
              </m:r>
              <m:r>
                <m:t>&amp;</m:t>
              </m:r>
              <m:r>
                <m:rPr>
                  <m:nor/>
                  <m:sty m:val="p"/>
                </m:rPr>
                <m:t>(join the last term back on)</m:t>
              </m:r>
            </m:e>
          </m:eqArr>
        </m:oMath>
      </m:oMathPara>
    </w:p>
    <w:p>
      <w:pPr>
        <w:pStyle w:val="BodyText"/>
      </w:pPr>
      <w:ins w:id="2008" w:author="PR Preview" w:date="2026-01-01T00:00:00Z">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ins>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oMath>
      </m:oMathPara>
    </w:p>
    <w:p>
      <w:pPr>
        <w:pStyle w:val="FirstParagraph"/>
      </w:pPr>
      <w:del w:id="2009" w:author="PR Preview" w:date="2026-01-01T00:00:00Z">
        <w:r>
          <w:delText xml:space="preserve">Column</w:delText>
        </w:r>
      </w:del>
      <w:del w:id="2010" w:author="PR Preview" w:date="2026-01-01T00:00:00Z">
        <w:r>
          <w:delText xml:space="preserve"> </w:delText>
        </w:r>
      </w:del>
      <m:oMath>
        <m:r>
          <m:t>j</m:t>
        </m:r>
      </m:oMath>
      <w:del w:id="2011" w:author="PR Preview" w:date="2026-01-01T00:00:00Z">
        <w:r>
          <w:delText xml:space="preserve"> </w:delText>
        </w:r>
      </w:del>
      <w:del w:id="2012" w:author="PR Preview" w:date="2026-01-01T00:00:00Z">
        <w:r>
          <w:delText xml:space="preserve">of</w:delText>
        </w:r>
      </w:del>
      <w:del w:id="2013" w:author="PR Preview" w:date="2026-01-01T00:00:00Z">
        <w:r>
          <w:delText xml:space="preserve"> </w:delText>
        </w:r>
      </w:del>
      <m:oMath>
        <m:r>
          <m:rPr>
            <m:sty m:val="bi"/>
          </m:rPr>
          <m:t>A</m:t>
        </m:r>
      </m:oMath>
      <w:del w:id="2014" w:author="PR Preview" w:date="2026-01-01T00:00:00Z">
        <w:r>
          <w:delText xml:space="preserve"> </w:delText>
        </w:r>
      </w:del>
      <w:del w:id="2015" w:author="PR Preview" w:date="2026-01-01T00:00:00Z">
        <w:r>
          <w:delText xml:space="preserve">is</w:delText>
        </w:r>
      </w:del>
      <w:del w:id="2016" w:author="PR Preview" w:date="2026-01-01T00:00:00Z">
        <w:r>
          <w:delText xml:space="preserve"> </w:delText>
        </w:r>
      </w:del>
      <m:oMath>
        <m:r>
          <m:t>f</m:t>
        </m:r>
        <m:r>
          <m:rPr>
            <m:sty m:val="p"/>
          </m:rPr>
          <m:t>(</m:t>
        </m:r>
        <m:sSub>
          <m:e>
            <m:limLow>
              <m:e>
                <m:r>
                  <m:t>e</m:t>
                </m:r>
              </m:e>
              <m:lim>
                <m:r>
                  <m:rPr>
                    <m:sty m:val="p"/>
                  </m:rPr>
                  <m:t>∼</m:t>
                </m:r>
              </m:lim>
            </m:limLow>
          </m:e>
          <m:sub>
            <m:r>
              <m:t>j</m:t>
            </m:r>
          </m:sub>
        </m:sSub>
        <m:r>
          <m:rPr>
            <m:sty m:val="p"/>
          </m:rPr>
          <m:t>)</m:t>
        </m:r>
      </m:oMath>
      <w:del w:id="2017" w:author="PR Preview" w:date="2026-01-01T00:00:00Z">
        <w:r>
          <w:delText xml:space="preserve">,</w:delText>
        </w:r>
      </w:del>
      <w:del w:id="2018" w:author="PR Preview" w:date="2026-01-01T00:00:00Z">
        <w:r>
          <w:delText xml:space="preserve"> </w:delText>
        </w:r>
      </w:del>
      <w:del w:id="2019" w:author="PR Preview" w:date="2026-01-01T00:00:00Z">
        <w:r>
          <w:delText xml:space="preserve">the value of</w:delText>
        </w:r>
      </w:del>
      <w:del w:id="2020" w:author="PR Preview" w:date="2026-01-01T00:00:00Z">
        <w:r>
          <w:delText xml:space="preserve"> </w:delText>
        </w:r>
      </w:del>
      <m:oMath>
        <m:r>
          <m:t>f</m:t>
        </m:r>
      </m:oMath>
      <w:del w:id="2021" w:author="PR Preview" w:date="2026-01-01T00:00:00Z">
        <w:r>
          <w:delText xml:space="preserve"> </w:delText>
        </w:r>
      </w:del>
      <w:del w:id="2022" w:author="PR Preview" w:date="2026-01-01T00:00:00Z">
        <w:r>
          <w:delText xml:space="preserve">at the</w:delText>
        </w:r>
      </w:del>
      <w:del w:id="2023" w:author="PR Preview" w:date="2026-01-01T00:00:00Z">
        <w:r>
          <w:delText xml:space="preserve"> </w:delText>
        </w:r>
      </w:del>
      <m:oMath>
        <m:r>
          <m:t>j</m:t>
        </m:r>
      </m:oMath>
      <w:del w:id="2024" w:author="PR Preview" w:date="2026-01-01T00:00:00Z">
        <w:r>
          <w:delText xml:space="preserve">th indicator vector (</w:delText>
        </w:r>
      </w:del>
      <w:hyperlink w:anchor="def-indicator-vector">
        <w:del w:id="2025" w:author="PR Preview" w:date="2026-01-01T00:00:00Z">
          <w:r>
            <w:rPr>
              <w:rStyle w:val="Hyperlink"/>
            </w:rPr>
            <w:delText xml:space="preserve">Definition 14</w:delText>
          </w:r>
        </w:del>
      </w:hyperlink>
      <w:del w:id="2026" w:author="PR Preview" w:date="2026-01-01T00:00:00Z">
        <w:r>
          <w:delText xml:space="preserve">);</w:delText>
        </w:r>
      </w:del>
      <w:del w:id="2027" w:author="PR Preview" w:date="2026-01-01T00:00:00Z">
        <w:r>
          <w:delText xml:space="preserve"> </w:delText>
        </w:r>
      </w:del>
      <w:del w:id="2028" w:author="PR Preview" w:date="2026-01-01T00:00:00Z">
        <w:r>
          <w:delText xml:space="preserve">that is,</w:delText>
        </w:r>
      </w:del>
      <w:del w:id="2029" w:author="PR Preview" w:date="2026-01-01T00:00:00Z">
        <w:r>
          <w:delText xml:space="preserve"> </w:delText>
        </w:r>
      </w:del>
      <m:oMath>
        <m:sSub>
          <m:e>
            <m:r>
              <m:t>a</m:t>
            </m:r>
          </m:e>
          <m:sub>
            <m:r>
              <m:t>i</m:t>
            </m:r>
            <m:r>
              <m:t>j</m:t>
            </m:r>
          </m:sub>
        </m:sSub>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oMath>
      <w:del w:id="2030" w:author="PR Preview" w:date="2026-01-01T00:00:00Z">
        <w:r>
          <w:delText xml:space="preserve">.</w:delText>
        </w:r>
      </w:del>
    </w:p>
    <w:p>
      <w:pPr>
        <w:pStyle w:val="BodyText"/>
      </w:pPr>
      <w:del w:id="2031" w:author="PR Preview" w:date="2026-01-01T00:00:00Z">
        <w:r>
          <w:rPr>
            <w:i/>
            <w:iCs/>
          </w:rPr>
          <w:delText xml:space="preserve">Proof</w:delText>
        </w:r>
      </w:del>
      <w:del w:id="2032" w:author="PR Preview" w:date="2026-01-01T00:00:00Z">
        <w:r>
          <w:delText xml:space="preserve">. </w:delText>
        </w:r>
      </w:del>
      <w:del w:id="2033" w:author="PR Preview" w:date="2026-01-01T00:00:00Z">
        <w:r>
          <w:rPr>
            <w:b/>
            <w:bCs/>
          </w:rPr>
          <w:delText xml:space="preserve">Existence.</w:delText>
        </w:r>
      </w:del>
      <w:del w:id="2034" w:author="PR Preview" w:date="2026-01-01T00:00:00Z">
        <w:r>
          <w:delText xml:space="preserve"> </w:delText>
        </w:r>
      </w:del>
      <w:del w:id="2035" w:author="PR Preview" w:date="2026-01-01T00:00:00Z">
        <w:r>
          <w:delText xml:space="preserve">Let</w:delText>
        </w:r>
      </w:del>
      <w:del w:id="2036" w:author="PR Preview" w:date="2026-01-01T00:00:00Z">
        <w:r>
          <w:delText xml:space="preserve"> </w:delText>
        </w:r>
      </w:del>
      <m:oMath>
        <m:r>
          <m:rPr>
            <m:sty m:val="bi"/>
          </m:rPr>
          <m:t>A</m:t>
        </m:r>
      </m:oMath>
      <w:del w:id="2037" w:author="PR Preview" w:date="2026-01-01T00:00:00Z">
        <w:r>
          <w:delText xml:space="preserve"> </w:delText>
        </w:r>
      </w:del>
      <w:del w:id="2038" w:author="PR Preview" w:date="2026-01-01T00:00:00Z">
        <w:r>
          <w:delText xml:space="preserve">be the</w:delText>
        </w:r>
      </w:del>
      <w:del w:id="2039" w:author="PR Preview" w:date="2026-01-01T00:00:00Z">
        <w:r>
          <w:delText xml:space="preserve"> </w:delText>
        </w:r>
      </w:del>
      <m:oMath>
        <m:r>
          <m:t>m</m:t>
        </m:r>
        <m:r>
          <m:rPr>
            <m:sty m:val="p"/>
          </m:rPr>
          <m:t>×</m:t>
        </m:r>
        <m:r>
          <m:t>p</m:t>
        </m:r>
      </m:oMath>
      <w:del w:id="2040" w:author="PR Preview" w:date="2026-01-01T00:00:00Z">
        <w:r>
          <w:delText xml:space="preserve"> </w:delText>
        </w:r>
      </w:del>
      <w:del w:id="2041" w:author="PR Preview" w:date="2026-01-01T00:00:00Z">
        <w:r>
          <w:delText xml:space="preserve">matrix with</w:delText>
        </w:r>
      </w:del>
      <w:del w:id="2042" w:author="PR Preview" w:date="2026-01-01T00:00:00Z">
        <w:r>
          <w:delText xml:space="preserve"> </w:delText>
        </w:r>
      </w:del>
      <m:oMath>
        <m:sSub>
          <m:e>
            <m:r>
              <m:t>a</m:t>
            </m:r>
          </m:e>
          <m:sub>
            <m:r>
              <m:t>i</m:t>
            </m:r>
            <m:r>
              <m:t>j</m:t>
            </m:r>
          </m:sub>
        </m:sSub>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oMath>
      <w:del w:id="2043" w:author="PR Preview" w:date="2026-01-01T00:00:00Z">
        <w:r>
          <w:delText xml:space="preserve">.</w:delText>
        </w:r>
      </w:del>
      <w:del w:id="2044" w:author="PR Preview" w:date="2026-01-01T00:00:00Z">
        <w:r>
          <w:delText xml:space="preserve"> </w:delText>
        </w:r>
      </w:del>
      <w:del w:id="2045" w:author="PR Preview" w:date="2026-01-01T00:00:00Z">
        <w:r>
          <w:delText xml:space="preserve">For any</w:delText>
        </w:r>
      </w:del>
      <w:del w:id="2046" w:author="PR Preview" w:date="2026-01-01T00:00:00Z">
        <w:r>
          <w:delText xml:space="preserve"> </w:delText>
        </w:r>
      </w:del>
      <m:oMath>
        <m:limLow>
          <m:e>
            <m:r>
              <m:t>x</m:t>
            </m:r>
          </m:e>
          <m:lim>
            <m:r>
              <m:rPr>
                <m:sty m:val="p"/>
              </m:rPr>
              <m:t>∼</m:t>
            </m:r>
          </m:lim>
        </m:limLow>
        <m:r>
          <m:rPr>
            <m:sty m:val="p"/>
          </m:rPr>
          <m:t>∈</m:t>
        </m:r>
        <m:sSup>
          <m:e>
            <m:r>
              <m:rPr>
                <m:scr m:val="double-struck"/>
                <m:sty m:val="p"/>
              </m:rPr>
              <m:t>R</m:t>
            </m:r>
          </m:e>
          <m:sup>
            <m:r>
              <m:t>p</m:t>
            </m:r>
          </m:sup>
        </m:sSup>
      </m:oMath>
      <w:del w:id="2047" w:author="PR Preview" w:date="2026-01-01T00:00:00Z">
        <w:r>
          <w:delText xml:space="preserve">,</w:delText>
        </w:r>
      </w:del>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limLow>
                    <m:e>
                      <m:r>
                        <m:t>e</m:t>
                      </m:r>
                    </m:e>
                    <m:lim>
                      <m:r>
                        <m:rPr>
                          <m:sty m:val="p"/>
                        </m:rPr>
                        <m:t>∼</m:t>
                      </m:r>
                    </m:lim>
                  </m:limLow>
                </m:e>
                <m:sub>
                  <m:r>
                    <m:t>j</m:t>
                  </m:r>
                </m:sub>
              </m:sSub>
              <m:r>
                <m:rPr>
                  <m:sty m:val="p"/>
                </m:rPr>
                <m:t>)</m:t>
              </m:r>
              <m:r>
                <m:t>&amp;</m:t>
              </m:r>
              <m:r>
                <m:t>&amp;</m:t>
              </m:r>
              <m:r>
                <m:rPr>
                  <m:nor/>
                  <m:sty m:val="p"/>
                </m:rPr>
                <m:t>(</m:t>
              </m:r>
              <m:r>
                <m:rPr>
                  <m:nor/>
                  <m:sty m:val="p"/>
                </m:rPr>
                <m:t>Theorem 13</m:t>
              </m:r>
              <m:r>
                <m:rPr>
                  <m:nor/>
                  <m:sty m:val="p"/>
                </m:rPr>
                <m:t>)</m:t>
              </m:r>
            </m:e>
          </m:eqArr>
        </m:oMath>
      </m:oMathPara>
    </w:p>
    <w:p>
      <w:pPr>
        <w:pStyle w:val="BodyText"/>
      </w:pPr>
      <w:ins w:id="2048" w:author="PR Preview" w:date="2026-01-01T00:00:00Z">
        <w:r>
          <w:t xml:space="preserve">$$f(\mathord{\smash[b]{\underset{\raise.3ex\hbox{$\scriptstyle\sim$}}{x}}\vphantom{x}}) = \mathbf{A}\mathord{\smash[b]{\underset{\raise.3ex\hbox{$\scriptstyle\sim$}}{x}}\vphantom{x}}\quad \text{for all } \mathord{\smash[b]{\underset{\raise.3ex\hbox{$\scriptstyle\sim$}}{x}}\vphantom{x}}\in \mathbb{R}^p$$</w:t>
        </w:r>
      </w:ins>
    </w:p>
    <w:p>
      <w:pPr>
        <w:pStyle w:val="FirstParagraph"/>
      </w:pPr>
      <w:ins w:id="2049" w:author="PR Preview" w:date="2026-01-01T00:00:00Z">
        <w:r>
          <w:t xml:space="preserve">Column</w:t>
        </w:r>
      </w:ins>
      <w:ins w:id="2050" w:author="PR Preview" w:date="2026-01-01T00:00:00Z">
        <w:r>
          <w:t xml:space="preserve"> </w:t>
        </w:r>
      </w:ins>
      <m:oMath>
        <m:r>
          <m:t>j</m:t>
        </m:r>
      </m:oMath>
      <w:ins w:id="2051" w:author="PR Preview" w:date="2026-01-01T00:00:00Z">
        <w:r>
          <w:t xml:space="preserve"> </w:t>
        </w:r>
      </w:ins>
      <w:ins w:id="2052" w:author="PR Preview" w:date="2026-01-01T00:00:00Z">
        <w:r>
          <w:t xml:space="preserve">of</w:t>
        </w:r>
      </w:ins>
      <w:ins w:id="2053" w:author="PR Preview" w:date="2026-01-01T00:00:00Z">
        <w:r>
          <w:t xml:space="preserve"> </w:t>
        </w:r>
      </w:ins>
      <m:oMath>
        <m:r>
          <m:rPr>
            <m:sty m:val="bi"/>
          </m:rPr>
          <m:t>A</m:t>
        </m:r>
      </m:oMath>
      <w:ins w:id="2054" w:author="PR Preview" w:date="2026-01-01T00:00:00Z">
        <w:r>
          <w:t xml:space="preserve"> </w:t>
        </w:r>
      </w:ins>
      <w:ins w:id="2055" w:author="PR Preview" w:date="2026-01-01T00:00:00Z">
        <w:r>
          <w:t xml:space="preserve">is</w:t>
        </w:r>
      </w:ins>
      <w:ins w:id="2056" w:author="PR Preview" w:date="2026-01-01T00:00:00Z">
        <w:r>
          <w:t xml:space="preserve"> </w:t>
        </w:r>
      </w:ins>
      <w:ins w:id="2057" w:author="PR Preview" w:date="2026-01-01T00:00:00Z">
        <w:r>
          <w:t xml:space="preserve">$f(\mathord{\smash[b]{\underset{\raise.3ex\hbox{$\scriptstyle\sim$}}{e}}\vphantom{e}}_j)$</w:t>
        </w:r>
      </w:ins>
      <w:ins w:id="2058" w:author="PR Preview" w:date="2026-01-01T00:00:00Z">
        <w:r>
          <w:t xml:space="preserve">,</w:t>
        </w:r>
      </w:ins>
      <w:ins w:id="2059" w:author="PR Preview" w:date="2026-01-01T00:00:00Z">
        <w:r>
          <w:t xml:space="preserve"> </w:t>
        </w:r>
      </w:ins>
      <w:ins w:id="2060" w:author="PR Preview" w:date="2026-01-01T00:00:00Z">
        <w:r>
          <w:t xml:space="preserve">the value of</w:t>
        </w:r>
      </w:ins>
      <w:ins w:id="2061" w:author="PR Preview" w:date="2026-01-01T00:00:00Z">
        <w:r>
          <w:t xml:space="preserve"> </w:t>
        </w:r>
      </w:ins>
      <m:oMath>
        <m:r>
          <m:t>f</m:t>
        </m:r>
      </m:oMath>
      <w:ins w:id="2062" w:author="PR Preview" w:date="2026-01-01T00:00:00Z">
        <w:r>
          <w:t xml:space="preserve"> </w:t>
        </w:r>
      </w:ins>
      <w:ins w:id="2063" w:author="PR Preview" w:date="2026-01-01T00:00:00Z">
        <w:r>
          <w:t xml:space="preserve">at the</w:t>
        </w:r>
      </w:ins>
      <w:ins w:id="2064" w:author="PR Preview" w:date="2026-01-01T00:00:00Z">
        <w:r>
          <w:t xml:space="preserve"> </w:t>
        </w:r>
      </w:ins>
      <m:oMath>
        <m:r>
          <m:t>j</m:t>
        </m:r>
      </m:oMath>
      <w:ins w:id="2065" w:author="PR Preview" w:date="2026-01-01T00:00:00Z">
        <w:r>
          <w:t xml:space="preserve">th indicator vector (</w:t>
        </w:r>
      </w:ins>
      <w:hyperlink w:anchor="def-indicator-vector">
        <w:ins w:id="2066" w:author="PR Preview" w:date="2026-01-01T00:00:00Z">
          <w:r>
            <w:rPr>
              <w:rStyle w:val="Hyperlink"/>
            </w:rPr>
            <w:t xml:space="preserve">Definition 14</w:t>
          </w:r>
        </w:ins>
      </w:hyperlink>
      <w:ins w:id="2067" w:author="PR Preview" w:date="2026-01-01T00:00:00Z">
        <w:r>
          <w:t xml:space="preserve">);</w:t>
        </w:r>
      </w:ins>
      <w:ins w:id="2068" w:author="PR Preview" w:date="2026-01-01T00:00:00Z">
        <w:r>
          <w:t xml:space="preserve"> </w:t>
        </w:r>
      </w:ins>
      <w:ins w:id="2069" w:author="PR Preview" w:date="2026-01-01T00:00:00Z">
        <w:r>
          <w:t xml:space="preserve">that is,</w:t>
        </w:r>
      </w:ins>
      <w:ins w:id="2070" w:author="PR Preview" w:date="2026-01-01T00:00:00Z">
        <w:r>
          <w:t xml:space="preserve"> </w:t>
        </w:r>
      </w:ins>
      <w:ins w:id="2071" w:author="PR Preview" w:date="2026-01-01T00:00:00Z">
        <w:r>
          <w:t xml:space="preserve">$a_{ij} = \mathopen{}\left(f(\mathord{\smash[b]{\underset{\raise.3ex\hbox{$\scriptstyle\sim$}}{e}}\vphantom{e}}_j)\right)\mathclose{}_i$</w:t>
        </w:r>
      </w:ins>
      <w:ins w:id="2072" w:author="PR Preview" w:date="2026-01-01T00:00:00Z">
        <w:r>
          <w:t xml:space="preserve">.</w:t>
        </w:r>
      </w:ins>
    </w:p>
    <w:bookmarkEnd w:id="143"/>
    <w:p>
      <w:pPr>
        <w:pStyle w:val="BodyText"/>
      </w:pPr>
      <w:ins w:id="2073" w:author="PR Preview" w:date="2026-01-01T00:00:00Z">
        <w:r>
          <w:rPr>
            <w:i/>
            <w:iCs/>
          </w:rPr>
          <w:t xml:space="preserve">Proof</w:t>
        </w:r>
      </w:ins>
      <w:ins w:id="2074" w:author="PR Preview" w:date="2026-01-01T00:00:00Z">
        <w:r>
          <w:t xml:space="preserve">. </w:t>
        </w:r>
      </w:ins>
      <w:ins w:id="2075" w:author="PR Preview" w:date="2026-01-01T00:00:00Z">
        <w:r>
          <w:rPr>
            <w:b/>
            <w:bCs/>
          </w:rPr>
          <w:t xml:space="preserve">Existence.</w:t>
        </w:r>
      </w:ins>
      <w:ins w:id="2076" w:author="PR Preview" w:date="2026-01-01T00:00:00Z">
        <w:r>
          <w:t xml:space="preserve"> </w:t>
        </w:r>
      </w:ins>
      <w:ins w:id="2077" w:author="PR Preview" w:date="2026-01-01T00:00:00Z">
        <w:r>
          <w:t xml:space="preserve">Let</w:t>
        </w:r>
      </w:ins>
      <w:ins w:id="2078" w:author="PR Preview" w:date="2026-01-01T00:00:00Z">
        <w:r>
          <w:t xml:space="preserve"> </w:t>
        </w:r>
      </w:ins>
      <m:oMath>
        <m:r>
          <m:rPr>
            <m:sty m:val="bi"/>
          </m:rPr>
          <m:t>A</m:t>
        </m:r>
      </m:oMath>
      <w:ins w:id="2079" w:author="PR Preview" w:date="2026-01-01T00:00:00Z">
        <w:r>
          <w:t xml:space="preserve"> </w:t>
        </w:r>
      </w:ins>
      <w:ins w:id="2080" w:author="PR Preview" w:date="2026-01-01T00:00:00Z">
        <w:r>
          <w:t xml:space="preserve">be the</w:t>
        </w:r>
      </w:ins>
      <w:ins w:id="2081" w:author="PR Preview" w:date="2026-01-01T00:00:00Z">
        <w:r>
          <w:t xml:space="preserve"> </w:t>
        </w:r>
      </w:ins>
      <m:oMath>
        <m:r>
          <m:t>m</m:t>
        </m:r>
        <m:r>
          <m:rPr>
            <m:sty m:val="p"/>
          </m:rPr>
          <m:t>×</m:t>
        </m:r>
        <m:r>
          <m:t>p</m:t>
        </m:r>
      </m:oMath>
      <w:ins w:id="2082" w:author="PR Preview" w:date="2026-01-01T00:00:00Z">
        <w:r>
          <w:t xml:space="preserve"> </w:t>
        </w:r>
      </w:ins>
      <w:ins w:id="2083" w:author="PR Preview" w:date="2026-01-01T00:00:00Z">
        <w:r>
          <w:t xml:space="preserve">matrix with</w:t>
        </w:r>
      </w:ins>
      <w:ins w:id="2084" w:author="PR Preview" w:date="2026-01-01T00:00:00Z">
        <w:r>
          <w:t xml:space="preserve"> </w:t>
        </w:r>
      </w:ins>
      <w:ins w:id="2085" w:author="PR Preview" w:date="2026-01-01T00:00:00Z">
        <w:r>
          <w:t xml:space="preserve">$a_{ij} = \mathopen{}\left(f(\mathord{\smash[b]{\underset{\raise.3ex\hbox{$\scriptstyle\sim$}}{e}}\vphantom{e}}_j)\right)\mathclose{}_i$</w:t>
        </w:r>
      </w:ins>
      <w:ins w:id="2086" w:author="PR Preview" w:date="2026-01-01T00:00:00Z">
        <w:r>
          <w:t xml:space="preserve">.</w:t>
        </w:r>
      </w:ins>
      <w:ins w:id="2087" w:author="PR Preview" w:date="2026-01-01T00:00:00Z">
        <w:r>
          <w:t xml:space="preserve"> </w:t>
        </w:r>
      </w:ins>
      <w:ins w:id="2088" w:author="PR Preview" w:date="2026-01-01T00:00:00Z">
        <w:r>
          <w:t xml:space="preserve">For any</w:t>
        </w:r>
      </w:ins>
      <w:ins w:id="2089" w:author="PR Preview" w:date="2026-01-01T00:00:00Z">
        <w:r>
          <w:t xml:space="preserve"> </w:t>
        </w:r>
      </w:ins>
      <w:ins w:id="2090" w:author="PR Preview" w:date="2026-01-01T00:00:00Z">
        <w:r>
          <w:t xml:space="preserve">$\mathord{\smash[b]{\underset{\raise.3ex\hbox{$\scriptstyle\sim$}}{x}}\vphantom{x}}\in \mathbb{R}^p$</w:t>
        </w:r>
      </w:ins>
      <w:ins w:id="2091" w:author="PR Preview" w:date="2026-01-01T00:00:00Z">
        <w:r>
          <w:t xml:space="preserve">,</w:t>
        </w:r>
      </w:ins>
    </w:p>
    <w:p>
      <w:pPr>
        <w:pStyle w:val="BodyText"/>
      </w:pPr>
      <w:ins w:id="2092" w:author="PR Preview" w:date="2026-01-01T00:00:00Z">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\text{(}\text{Theorem~13}\text{)}
    \end{aligned}
    $$</w:t>
        </w:r>
      </w:ins>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limLow>
                        <m:e>
                          <m:r>
                            <m:t>e</m:t>
                          </m:r>
                        </m:e>
                        <m:lim>
                          <m:r>
                            <m:rPr>
                              <m:sty m:val="p"/>
                            </m:rPr>
                            <m:t>∼</m:t>
                          </m:r>
                        </m:lim>
                      </m:limLow>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del w:id="2093" w:author="PR Preview" w:date="2026-01-01T00:00:00Z">
        <w:r>
          <w:rPr>
            <w:b/>
            <w:bCs/>
          </w:rPr>
          <w:delText xml:space="preserve">Uniqueness.</w:delText>
        </w:r>
      </w:del>
      <w:del w:id="2094" w:author="PR Preview" w:date="2026-01-01T00:00:00Z">
        <w:r>
          <w:delText xml:space="preserve"> </w:delText>
        </w:r>
      </w:del>
      <w:del w:id="2095" w:author="PR Preview" w:date="2026-01-01T00:00:00Z">
        <w:r>
          <w:delText xml:space="preserve">Suppose</w:delText>
        </w:r>
      </w:del>
      <w:del w:id="2096" w:author="PR Preview" w:date="2026-01-01T00:00:00Z">
        <w:r>
          <w:delText xml:space="preserve"> </w:delText>
        </w:r>
      </w:del>
      <m:oMath>
        <m:r>
          <m:rPr>
            <m:sty m:val="bi"/>
          </m:rPr>
          <m:t>B</m:t>
        </m:r>
      </m:oMath>
      <w:del w:id="2097" w:author="PR Preview" w:date="2026-01-01T00:00:00Z">
        <w:r>
          <w:delText xml:space="preserve"> </w:delText>
        </w:r>
      </w:del>
      <w:del w:id="2098" w:author="PR Preview" w:date="2026-01-01T00:00:00Z">
        <w:r>
          <w:delText xml:space="preserve">is any</w:delText>
        </w:r>
      </w:del>
      <w:del w:id="2099" w:author="PR Preview" w:date="2026-01-01T00:00:00Z">
        <w:r>
          <w:delText xml:space="preserve"> </w:delText>
        </w:r>
      </w:del>
      <m:oMath>
        <m:r>
          <m:t>m</m:t>
        </m:r>
        <m:r>
          <m:rPr>
            <m:sty m:val="p"/>
          </m:rPr>
          <m:t>×</m:t>
        </m:r>
        <m:r>
          <m:t>p</m:t>
        </m:r>
      </m:oMath>
      <w:del w:id="2100" w:author="PR Preview" w:date="2026-01-01T00:00:00Z">
        <w:r>
          <w:delText xml:space="preserve"> </w:delText>
        </w:r>
      </w:del>
      <w:del w:id="2101" w:author="PR Preview" w:date="2026-01-01T00:00:00Z">
        <w:r>
          <w:delText xml:space="preserve">matrix</w:delText>
        </w:r>
      </w:del>
      <w:del w:id="2102" w:author="PR Preview" w:date="2026-01-01T00:00:00Z">
        <w:r>
          <w:delText xml:space="preserve"> </w:delText>
        </w:r>
      </w:del>
      <w:del w:id="2103" w:author="PR Preview" w:date="2026-01-01T00:00:00Z">
        <w:r>
          <w:delText xml:space="preserve">with</w:delText>
        </w:r>
      </w:del>
      <w:del w:id="2104" w:author="PR Preview" w:date="2026-01-01T00:00:00Z">
        <w:r>
          <w:delText xml:space="preserve"> </w:delText>
        </w:r>
      </w:del>
      <m:oMath>
        <m:r>
          <m:t>f</m:t>
        </m:r>
        <m:r>
          <m:rPr>
            <m:sty m:val="p"/>
          </m:rPr>
          <m:t>(</m:t>
        </m:r>
        <m:limLow>
          <m:e>
            <m:r>
              <m:t>x</m:t>
            </m:r>
          </m:e>
          <m:lim>
            <m:r>
              <m:rPr>
                <m:sty m:val="p"/>
              </m:rPr>
              <m:t>∼</m:t>
            </m:r>
          </m:lim>
        </m:limLow>
        <m:r>
          <m:rPr>
            <m:sty m:val="p"/>
          </m:rPr>
          <m:t>)</m:t>
        </m:r>
        <m:r>
          <m:rPr>
            <m:sty m:val="p"/>
          </m:rPr>
          <m:t>=</m:t>
        </m:r>
        <m:r>
          <m:rPr>
            <m:sty m:val="bi"/>
          </m:rPr>
          <m:t>B</m:t>
        </m:r>
        <m:limLow>
          <m:e>
            <m:r>
              <m:t>x</m:t>
            </m:r>
          </m:e>
          <m:lim>
            <m:r>
              <m:rPr>
                <m:sty m:val="p"/>
              </m:rPr>
              <m:t>∼</m:t>
            </m:r>
          </m:lim>
        </m:limLow>
      </m:oMath>
      <w:del w:id="2105" w:author="PR Preview" w:date="2026-01-01T00:00:00Z">
        <w:r>
          <w:delText xml:space="preserve"> </w:delText>
        </w:r>
      </w:del>
      <w:del w:id="2106" w:author="PR Preview" w:date="2026-01-01T00:00:00Z">
        <w:r>
          <w:delText xml:space="preserve">for all</w:delText>
        </w:r>
      </w:del>
      <w:del w:id="2107" w:author="PR Preview" w:date="2026-01-01T00:00:00Z">
        <w:r>
          <w:delText xml:space="preserve"> </w:delText>
        </w:r>
      </w:del>
      <m:oMath>
        <m:limLow>
          <m:e>
            <m:r>
              <m:t>x</m:t>
            </m:r>
          </m:e>
          <m:lim>
            <m:r>
              <m:rPr>
                <m:sty m:val="p"/>
              </m:rPr>
              <m:t>∼</m:t>
            </m:r>
          </m:lim>
        </m:limLow>
      </m:oMath>
      <w:del w:id="2108" w:author="PR Preview" w:date="2026-01-01T00:00:00Z">
        <w:r>
          <w:delText xml:space="preserve">.</w:delText>
        </w:r>
      </w:del>
      <w:del w:id="2109" w:author="PR Preview" w:date="2026-01-01T00:00:00Z">
        <w:r>
          <w:delText xml:space="preserve"> </w:delText>
        </w:r>
      </w:del>
      <w:del w:id="2110" w:author="PR Preview" w:date="2026-01-01T00:00:00Z">
        <w:r>
          <w:delText xml:space="preserve">Taking</w:delText>
        </w:r>
      </w:del>
      <w:del w:id="2111" w:author="PR Preview" w:date="2026-01-01T00:00:00Z">
        <w:r>
          <w:delText xml:space="preserve"> </w:delText>
        </w:r>
      </w:del>
      <m:oMath>
        <m:limLow>
          <m:e>
            <m:r>
              <m:t>x</m:t>
            </m:r>
          </m:e>
          <m:lim>
            <m:r>
              <m:rPr>
                <m:sty m:val="p"/>
              </m:rPr>
              <m:t>∼</m:t>
            </m:r>
          </m:lim>
        </m:limLow>
        <m:r>
          <m:rPr>
            <m:sty m:val="p"/>
          </m:rPr>
          <m:t>=</m:t>
        </m:r>
        <m:sSub>
          <m:e>
            <m:limLow>
              <m:e>
                <m:r>
                  <m:t>e</m:t>
                </m:r>
              </m:e>
              <m:lim>
                <m:r>
                  <m:rPr>
                    <m:sty m:val="p"/>
                  </m:rPr>
                  <m:t>∼</m:t>
                </m:r>
              </m:lim>
            </m:limLow>
          </m:e>
          <m:sub>
            <m:r>
              <m:t>j</m:t>
            </m:r>
          </m:sub>
        </m:sSub>
      </m:oMath>
      <w:del w:id="2112" w:author="PR Preview" w:date="2026-01-01T00:00:00Z">
        <w:r>
          <w:delText xml:space="preserve">, for each</w:delText>
        </w:r>
      </w:del>
      <w:del w:id="2113" w:author="PR Preview" w:date="2026-01-01T00:00:00Z">
        <w:r>
          <w:delText xml:space="preserve"> </w:delText>
        </w:r>
      </w:del>
      <m:oMath>
        <m:r>
          <m:t>i</m:t>
        </m:r>
      </m:oMath>
      <w:del w:id="2114" w:author="PR Preview" w:date="2026-01-01T00:00:00Z">
        <w:r>
          <w:delText xml:space="preserve">:</w:delText>
        </w:r>
      </w:del>
    </w:p>
    <w:p>
      <w:pPr>
        <w:pStyle w:val="BodyText"/>
      </w:pPr>
      <m:oMathPara>
        <m:oMathParaPr>
          <m:jc m:val="center"/>
        </m:oMathParaPr>
        <m:oMath>
          <m:eqArr>
            <m:e>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r>
                <m:t>&amp;</m:t>
              </m:r>
              <m:r>
                <m:rPr>
                  <m:sty m:val="p"/>
                </m:rPr>
                <m:t>=</m:t>
              </m:r>
              <m:r>
                <m:rPr>
                  <m:sty m:val="p"/>
                </m:rPr>
                <m:t>(</m:t>
              </m:r>
              <m:r>
                <m:rPr>
                  <m:sty m:val="bi"/>
                </m:rPr>
                <m:t>B</m:t>
              </m:r>
              <m:sSub>
                <m:e>
                  <m:limLow>
                    <m:e>
                      <m:r>
                        <m:t>e</m:t>
                      </m:r>
                    </m:e>
                    <m:lim>
                      <m:r>
                        <m:rPr>
                          <m:sty m:val="p"/>
                        </m:rPr>
                        <m:t>∼</m:t>
                      </m:r>
                    </m:lim>
                  </m:limLow>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limLow>
                    <m:e>
                      <m:r>
                        <m:t>e</m:t>
                      </m:r>
                    </m:e>
                    <m:lim>
                      <m:r>
                        <m:rPr>
                          <m:sty m:val="p"/>
                        </m:rPr>
                        <m:t>∼</m:t>
                      </m:r>
                    </m:lim>
                  </m:limLow>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BodyText"/>
      </w:pPr>
      <w:ins w:id="2115" w:author="PR Preview" w:date="2026-01-01T00:00:00Z">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ins>
    </w:p>
    <w:p>
      <w:pPr>
        <w:pStyle w:val="FirstParagraph"/>
      </w:pPr>
      <w:ins w:id="2116" w:author="PR Preview" w:date="2026-01-01T00:00:00Z">
        <w:r>
          <w:rPr>
            <w:b/>
            <w:bCs/>
          </w:rPr>
          <w:t xml:space="preserve">Uniqueness.</w:t>
        </w:r>
      </w:ins>
      <w:ins w:id="2117" w:author="PR Preview" w:date="2026-01-01T00:00:00Z">
        <w:r>
          <w:t xml:space="preserve"> </w:t>
        </w:r>
      </w:ins>
      <w:ins w:id="2118" w:author="PR Preview" w:date="2026-01-01T00:00:00Z">
        <w:r>
          <w:t xml:space="preserve">Suppose</w:t>
        </w:r>
      </w:ins>
      <w:ins w:id="2119" w:author="PR Preview" w:date="2026-01-01T00:00:00Z">
        <w:r>
          <w:t xml:space="preserve"> </w:t>
        </w:r>
      </w:ins>
      <m:oMath>
        <m:r>
          <m:rPr>
            <m:sty m:val="bi"/>
          </m:rPr>
          <m:t>B</m:t>
        </m:r>
      </m:oMath>
      <w:ins w:id="2120" w:author="PR Preview" w:date="2026-01-01T00:00:00Z">
        <w:r>
          <w:t xml:space="preserve"> </w:t>
        </w:r>
      </w:ins>
      <w:ins w:id="2121" w:author="PR Preview" w:date="2026-01-01T00:00:00Z">
        <w:r>
          <w:t xml:space="preserve">is any</w:t>
        </w:r>
      </w:ins>
      <w:ins w:id="2122" w:author="PR Preview" w:date="2026-01-01T00:00:00Z">
        <w:r>
          <w:t xml:space="preserve"> </w:t>
        </w:r>
      </w:ins>
      <m:oMath>
        <m:r>
          <m:t>m</m:t>
        </m:r>
        <m:r>
          <m:rPr>
            <m:sty m:val="p"/>
          </m:rPr>
          <m:t>×</m:t>
        </m:r>
        <m:r>
          <m:t>p</m:t>
        </m:r>
      </m:oMath>
      <w:ins w:id="2123" w:author="PR Preview" w:date="2026-01-01T00:00:00Z">
        <w:r>
          <w:t xml:space="preserve"> </w:t>
        </w:r>
      </w:ins>
      <w:ins w:id="2124" w:author="PR Preview" w:date="2026-01-01T00:00:00Z">
        <w:r>
          <w:t xml:space="preserve">matrix</w:t>
        </w:r>
      </w:ins>
      <w:ins w:id="2125" w:author="PR Preview" w:date="2026-01-01T00:00:00Z">
        <w:r>
          <w:t xml:space="preserve"> </w:t>
        </w:r>
      </w:ins>
      <w:ins w:id="2126" w:author="PR Preview" w:date="2026-01-01T00:00:00Z">
        <w:r>
          <w:t xml:space="preserve">with</w:t>
        </w:r>
      </w:ins>
      <w:ins w:id="2127" w:author="PR Preview" w:date="2026-01-01T00:00:00Z">
        <w:r>
          <w:t xml:space="preserve"> </w:t>
        </w:r>
      </w:ins>
      <w:ins w:id="2128" w:author="PR Preview" w:date="2026-01-01T00:00:00Z">
        <w:r>
          <w:t xml:space="preserve">$f(\mathord{\smash[b]{\underset{\raise.3ex\hbox{$\scriptstyle\sim$}}{x}}\vphantom{x}}) = \mathbf{B}\mathord{\smash[b]{\underset{\raise.3ex\hbox{$\scriptstyle\sim$}}{x}}\vphantom{x}}$</w:t>
        </w:r>
      </w:ins>
      <w:ins w:id="2129" w:author="PR Preview" w:date="2026-01-01T00:00:00Z">
        <w:r>
          <w:t xml:space="preserve"> </w:t>
        </w:r>
      </w:ins>
      <w:ins w:id="2130" w:author="PR Preview" w:date="2026-01-01T00:00:00Z">
        <w:r>
          <w:t xml:space="preserve">for all</w:t>
        </w:r>
      </w:ins>
      <w:ins w:id="2131" w:author="PR Preview" w:date="2026-01-01T00:00:00Z">
        <w:r>
          <w:t xml:space="preserve"> </w:t>
        </w:r>
      </w:ins>
      <w:ins w:id="2132" w:author="PR Preview" w:date="2026-01-01T00:00:00Z">
        <w:r>
          <w:t xml:space="preserve">$\mathord{\smash[b]{\underset{\raise.3ex\hbox{$\scriptstyle\sim$}}{x}}\vphantom{x}}$</w:t>
        </w:r>
      </w:ins>
      <w:ins w:id="2133" w:author="PR Preview" w:date="2026-01-01T00:00:00Z">
        <w:r>
          <w:t xml:space="preserve">.</w:t>
        </w:r>
      </w:ins>
      <w:ins w:id="2134" w:author="PR Preview" w:date="2026-01-01T00:00:00Z">
        <w:r>
          <w:t xml:space="preserve"> </w:t>
        </w:r>
      </w:ins>
      <w:ins w:id="2135" w:author="PR Preview" w:date="2026-01-01T00:00:00Z">
        <w:r>
          <w:t xml:space="preserve">Taking</w:t>
        </w:r>
      </w:ins>
      <w:ins w:id="2136" w:author="PR Preview" w:date="2026-01-01T00:00:00Z">
        <w:r>
          <w:t xml:space="preserve"> </w:t>
        </w:r>
      </w:ins>
      <w:ins w:id="2137" w:author="PR Preview" w:date="2026-01-01T00:00:00Z">
        <w:r>
          <w:t xml:space="preserve">$\mathord{\smash[b]{\underset{\raise.3ex\hbox{$\scriptstyle\sim$}}{x}}\vphantom{x}}= \mathord{\smash[b]{\underset{\raise.3ex\hbox{$\scriptstyle\sim$}}{e}}\vphantom{e}}_j$</w:t>
        </w:r>
      </w:ins>
      <w:ins w:id="2138" w:author="PR Preview" w:date="2026-01-01T00:00:00Z">
        <w:r>
          <w:t xml:space="preserve">, for each</w:t>
        </w:r>
      </w:ins>
      <w:ins w:id="2139" w:author="PR Preview" w:date="2026-01-01T00:00:00Z">
        <w:r>
          <w:t xml:space="preserve"> </w:t>
        </w:r>
      </w:ins>
      <m:oMath>
        <m:r>
          <m:t>i</m:t>
        </m:r>
      </m:oMath>
      <w:ins w:id="2140" w:author="PR Preview" w:date="2026-01-01T00:00:00Z">
        <w:r>
          <w:t xml:space="preserve">:</w:t>
        </w:r>
      </w:ins>
    </w:p>
    <w:p>
      <w:pPr>
        <w:pStyle w:val="BodyText"/>
      </w:pPr>
      <w:ins w:id="2141" w:author="PR Preview" w:date="2026-01-01T00:00:00Z">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ins>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BodyText"/>
      </w:pPr>
      <w:ins w:id="2142" w:author="PR Preview" w:date="2026-01-01T00:00:00Z">
        <w:r>
          <w:t xml:space="preserve">$$
    \begin{aligned}
    b_{ij} &amp;= \mathopen{}\left(f(\mathord{\smash[b]{\underset{\raise.3ex\hbox{$\scriptstyle\sim$}}{e}}\vphantom{e}}_j)\right)\mathclose{}_i \\
    &amp;= a_{ij}
    \end{aligned}
    $$</w:t>
        </w:r>
      </w:ins>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del w:id="2143" w:author="PR Preview" w:date="2026-01-01T00:00:00Z">
        <w:r>
          <w:rPr>
            <w:b/>
            <w:bCs/>
          </w:rPr>
          <w:delText xml:space="preserve">Definition 36 (Matrix of a linear map)</w:delText>
        </w:r>
      </w:del>
      <w:del w:id="2144" w:author="PR Preview" w:date="2026-01-01T00:00:00Z">
        <w:r>
          <w:delText xml:space="preserve"> </w:delText>
        </w:r>
      </w:del>
      <w:del w:id="2145" w:author="PR Preview" w:date="2026-01-01T00:00:00Z">
        <w:r>
          <w:delText xml:space="preserve">The</w:delText>
        </w:r>
      </w:del>
      <w:del w:id="2146" w:author="PR Preview" w:date="2026-01-01T00:00:00Z">
        <w:r>
          <w:delText xml:space="preserve"> </w:delText>
        </w:r>
      </w:del>
      <w:del w:id="2147" w:author="PR Preview" w:date="2026-01-01T00:00:00Z">
        <w:r>
          <w:rPr>
            <w:b/>
            <w:bCs/>
          </w:rPr>
          <w:delText xml:space="preserve">matrix of</w:delText>
        </w:r>
      </w:del>
      <w:del w:id="2148" w:author="PR Preview" w:date="2026-01-01T00:00:00Z">
        <w:r>
          <w:delText xml:space="preserve"> </w:delText>
        </w:r>
      </w:del>
      <w:del w:id="2149" w:author="PR Preview" w:date="2026-01-01T00:00:00Z">
        <w:r>
          <w:delText xml:space="preserve">a linear map</w:delText>
        </w:r>
      </w:del>
      <w:del w:id="2150" w:author="PR Preview" w:date="2026-01-01T00:00:00Z">
        <w:r>
          <w:delText xml:space="preserve"> </w:delText>
        </w:r>
      </w:del>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del w:id="2151" w:author="PR Preview" w:date="2026-01-01T00:00:00Z">
        <w:r>
          <w:delText xml:space="preserve"> </w:delText>
        </w:r>
      </w:del>
      <w:del w:id="2152" w:author="PR Preview" w:date="2026-01-01T00:00:00Z">
        <w:r>
          <w:delText xml:space="preserve">is the unique</w:delText>
        </w:r>
      </w:del>
      <w:del w:id="2153" w:author="PR Preview" w:date="2026-01-01T00:00:00Z">
        <w:r>
          <w:delText xml:space="preserve"> </w:delText>
        </w:r>
      </w:del>
      <m:oMath>
        <m:r>
          <m:t>m</m:t>
        </m:r>
        <m:r>
          <m:rPr>
            <m:sty m:val="p"/>
          </m:rPr>
          <m:t>×</m:t>
        </m:r>
        <m:r>
          <m:t>p</m:t>
        </m:r>
      </m:oMath>
      <w:del w:id="2154" w:author="PR Preview" w:date="2026-01-01T00:00:00Z">
        <w:r>
          <w:delText xml:space="preserve"> </w:delText>
        </w:r>
      </w:del>
      <w:del w:id="2155" w:author="PR Preview" w:date="2026-01-01T00:00:00Z">
        <w:r>
          <w:delText xml:space="preserve">matrix</w:delText>
        </w:r>
      </w:del>
      <w:del w:id="2156" w:author="PR Preview" w:date="2026-01-01T00:00:00Z">
        <w:r>
          <w:delText xml:space="preserve"> </w:delText>
        </w:r>
      </w:del>
      <m:oMath>
        <m:r>
          <m:rPr>
            <m:sty m:val="bi"/>
          </m:rPr>
          <m:t>A</m:t>
        </m:r>
      </m:oMath>
      <w:del w:id="2157" w:author="PR Preview" w:date="2026-01-01T00:00:00Z">
        <w:r>
          <w:delText xml:space="preserve"> </w:delText>
        </w:r>
      </w:del>
      <w:del w:id="2158" w:author="PR Preview" w:date="2026-01-01T00:00:00Z">
        <w:r>
          <w:delText xml:space="preserve">with</w:delText>
        </w:r>
      </w:del>
      <w:del w:id="2159" w:author="PR Preview" w:date="2026-01-01T00:00:00Z">
        <w:r>
          <w:delText xml:space="preserve"> </w:delText>
        </w:r>
      </w:del>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del w:id="2160" w:author="PR Preview" w:date="2026-01-01T00:00:00Z">
        <w:r>
          <w:delText xml:space="preserve"> </w:delText>
        </w:r>
      </w:del>
      <w:del w:id="2161" w:author="PR Preview" w:date="2026-01-01T00:00:00Z">
        <w:r>
          <w:delText xml:space="preserve">for all</w:delText>
        </w:r>
      </w:del>
      <w:del w:id="2162" w:author="PR Preview" w:date="2026-01-01T00:00:00Z">
        <w:r>
          <w:delText xml:space="preserve"> </w:delText>
        </w:r>
      </w:del>
      <m:oMath>
        <m:limLow>
          <m:e>
            <m:r>
              <m:t>x</m:t>
            </m:r>
          </m:e>
          <m:lim>
            <m:r>
              <m:rPr>
                <m:sty m:val="p"/>
              </m:rPr>
              <m:t>∼</m:t>
            </m:r>
          </m:lim>
        </m:limLow>
      </m:oMath>
      <w:del w:id="2163" w:author="PR Preview" w:date="2026-01-01T00:00:00Z">
        <w:r>
          <w:delText xml:space="preserve"> </w:delText>
        </w:r>
      </w:del>
      <w:del w:id="2164" w:author="PR Preview" w:date="2026-01-01T00:00:00Z">
        <w:r>
          <w:delText xml:space="preserve">(</w:delText>
        </w:r>
      </w:del>
      <w:hyperlink w:anchor="thm-linear-map-matrix">
        <w:del w:id="2165" w:author="PR Preview" w:date="2026-01-01T00:00:00Z">
          <w:r>
            <w:rPr>
              <w:rStyle w:val="Hyperlink"/>
            </w:rPr>
            <w:delText xml:space="preserve">Theorem 14</w:delText>
          </w:r>
        </w:del>
      </w:hyperlink>
      <w:del w:id="2166" w:author="PR Preview" w:date="2026-01-01T00:00:00Z">
        <w:r>
          <w:delText xml:space="preserve">).</w:delText>
        </w:r>
      </w:del>
      <w:del w:id="2167" w:author="PR Preview" w:date="2026-01-01T00:00:00Z">
        <w:r>
          <w:delText xml:space="preserve"> </w:delText>
        </w:r>
      </w:del>
      <w:del w:id="2168" w:author="PR Preview" w:date="2026-01-01T00:00:00Z">
        <w:r>
          <w:delText xml:space="preserve">Its column</w:delText>
        </w:r>
      </w:del>
      <w:del w:id="2169" w:author="PR Preview" w:date="2026-01-01T00:00:00Z">
        <w:r>
          <w:delText xml:space="preserve"> </w:delText>
        </w:r>
      </w:del>
      <m:oMath>
        <m:r>
          <m:t>j</m:t>
        </m:r>
      </m:oMath>
      <w:del w:id="2170" w:author="PR Preview" w:date="2026-01-01T00:00:00Z">
        <w:r>
          <w:delText xml:space="preserve"> </w:delText>
        </w:r>
      </w:del>
      <w:del w:id="2171" w:author="PR Preview" w:date="2026-01-01T00:00:00Z">
        <w:r>
          <w:delText xml:space="preserve">is</w:delText>
        </w:r>
      </w:del>
      <w:del w:id="2172" w:author="PR Preview" w:date="2026-01-01T00:00:00Z">
        <w:r>
          <w:delText xml:space="preserve"> </w:delText>
        </w:r>
      </w:del>
      <m:oMath>
        <m:r>
          <m:t>f</m:t>
        </m:r>
        <m:r>
          <m:rPr>
            <m:sty m:val="p"/>
          </m:rPr>
          <m:t>(</m:t>
        </m:r>
        <m:sSub>
          <m:e>
            <m:limLow>
              <m:e>
                <m:r>
                  <m:t>e</m:t>
                </m:r>
              </m:e>
              <m:lim>
                <m:r>
                  <m:rPr>
                    <m:sty m:val="p"/>
                  </m:rPr>
                  <m:t>∼</m:t>
                </m:r>
              </m:lim>
            </m:limLow>
          </m:e>
          <m:sub>
            <m:r>
              <m:t>j</m:t>
            </m:r>
          </m:sub>
        </m:sSub>
        <m:r>
          <m:rPr>
            <m:sty m:val="p"/>
          </m:rPr>
          <m:t>)</m:t>
        </m:r>
      </m:oMath>
      <w:del w:id="2173" w:author="PR Preview" w:date="2026-01-01T00:00:00Z">
        <w:r>
          <w:delText xml:space="preserve">.</w:delText>
        </w:r>
      </w:del>
    </w:p>
    <w:p>
      <w:pPr>
        <w:pStyle w:val="BodyText"/>
      </w:pPr>
      <w:del w:id="2174" w:author="PR Preview" w:date="2026-01-01T00:00:00Z">
        <w:r>
          <w:rPr>
            <w:b/>
            <w:bCs/>
          </w:rPr>
          <w:delText xml:space="preserve">Example 28 (Finding the matrix of a linear map)</w:delText>
        </w:r>
      </w:del>
      <w:del w:id="2175" w:author="PR Preview" w:date="2026-01-01T00:00:00Z">
        <w:r>
          <w:delText xml:space="preserve"> </w:delText>
        </w:r>
      </w:del>
      <w:del w:id="2176" w:author="PR Preview" w:date="2026-01-01T00:00:00Z">
        <w:r>
          <w:delText xml:space="preserve">For</w:delText>
        </w:r>
      </w:del>
      <w:del w:id="2177" w:author="PR Preview" w:date="2026-01-01T00:00:00Z">
        <w:r>
          <w:delText xml:space="preserve"> </w:delText>
        </w:r>
      </w:del>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del w:id="2178" w:author="PR Preview" w:date="2026-01-01T00:00:00Z">
        <w:r>
          <w:delText xml:space="preserve"> </w:delText>
        </w:r>
      </w:del>
      <w:del w:id="2179" w:author="PR Preview" w:date="2026-01-01T00:00:00Z">
        <w:r>
          <w:delText xml:space="preserve">from</w:delText>
        </w:r>
      </w:del>
      <w:del w:id="2180" w:author="PR Preview" w:date="2026-01-01T00:00:00Z">
        <w:r>
          <w:delText xml:space="preserve"> </w:delText>
        </w:r>
      </w:del>
      <w:hyperlink w:anchor="exm-linear-map">
        <w:del w:id="2181" w:author="PR Preview" w:date="2026-01-01T00:00:00Z">
          <w:r>
            <w:rPr>
              <w:rStyle w:val="Hyperlink"/>
            </w:rPr>
            <w:delText xml:space="preserve">Example 25</w:delText>
          </w:r>
        </w:del>
      </w:hyperlink>
      <w:del w:id="2182" w:author="PR Preview" w:date="2026-01-01T00:00:00Z">
        <w:r>
          <w:delText xml:space="preserve">,</w:delText>
        </w:r>
      </w:del>
      <w:del w:id="2183" w:author="PR Preview" w:date="2026-01-01T00:00:00Z">
        <w:r>
          <w:delText xml:space="preserve"> </w:delText>
        </w:r>
      </w:del>
      <w:del w:id="2184" w:author="PR Preview" w:date="2026-01-01T00:00:00Z">
        <w:r>
          <w:delText xml:space="preserve">the values of</w:delText>
        </w:r>
      </w:del>
      <w:del w:id="2185" w:author="PR Preview" w:date="2026-01-01T00:00:00Z">
        <w:r>
          <w:delText xml:space="preserve"> </w:delText>
        </w:r>
      </w:del>
      <m:oMath>
        <m:r>
          <m:t>f</m:t>
        </m:r>
      </m:oMath>
      <w:del w:id="2186" w:author="PR Preview" w:date="2026-01-01T00:00:00Z">
        <w:r>
          <w:delText xml:space="preserve"> </w:delText>
        </w:r>
      </w:del>
      <w:del w:id="2187" w:author="PR Preview" w:date="2026-01-01T00:00:00Z">
        <w:r>
          <w:delText xml:space="preserve">at the indicator vectors are</w:delText>
        </w:r>
      </w:del>
    </w:p>
    <w:p>
      <w:pPr>
        <w:pStyle w:val="BodyText"/>
      </w:pPr>
      <m:oMathPara>
        <m:oMathParaPr>
          <m:jc m:val="center"/>
        </m:oMathParaPr>
        <m:oMath>
          <m:r>
            <m:t>f</m:t>
          </m:r>
          <m:r>
            <m:rPr>
              <m:sty m:val="p"/>
            </m:rPr>
            <m:t>(</m:t>
          </m:r>
          <m:sSub>
            <m:e>
              <m:limLow>
                <m:e>
                  <m:r>
                    <m:t>e</m:t>
                  </m:r>
                </m:e>
                <m:lim>
                  <m:r>
                    <m:rPr>
                      <m:sty m:val="p"/>
                    </m:rPr>
                    <m:t>∼</m:t>
                  </m:r>
                </m:lim>
              </m:limLow>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limLow>
                <m:e>
                  <m:r>
                    <m:t>e</m:t>
                  </m:r>
                </m:e>
                <m:lim>
                  <m:r>
                    <m:rPr>
                      <m:sty m:val="p"/>
                    </m:rPr>
                    <m:t>∼</m:t>
                  </m:r>
                </m:lim>
              </m:limLow>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BodyText"/>
      </w:pPr>
      <w:ins w:id="2188" w:author="PR Preview" w:date="2026-01-01T00:00:00Z">
        <w:r>
          <w:rPr>
            <w:b/>
            <w:bCs/>
          </w:rPr>
          <w:t xml:space="preserve">Definition 36 (Matrix of a linear map)</w:t>
        </w:r>
      </w:ins>
      <w:ins w:id="2189" w:author="PR Preview" w:date="2026-01-01T00:00:00Z">
        <w:r>
          <w:t xml:space="preserve"> </w:t>
        </w:r>
      </w:ins>
      <w:ins w:id="2190" w:author="PR Preview" w:date="2026-01-01T00:00:00Z">
        <w:r>
          <w:t xml:space="preserve">The</w:t>
        </w:r>
      </w:ins>
      <w:ins w:id="2191" w:author="PR Preview" w:date="2026-01-01T00:00:00Z">
        <w:r>
          <w:t xml:space="preserve"> </w:t>
        </w:r>
      </w:ins>
      <w:ins w:id="2192" w:author="PR Preview" w:date="2026-01-01T00:00:00Z">
        <w:r>
          <w:rPr>
            <w:b/>
            <w:bCs/>
          </w:rPr>
          <w:t xml:space="preserve">matrix of</w:t>
        </w:r>
      </w:ins>
      <w:ins w:id="2193" w:author="PR Preview" w:date="2026-01-01T00:00:00Z">
        <w:r>
          <w:t xml:space="preserve"> </w:t>
        </w:r>
      </w:ins>
      <w:ins w:id="2194" w:author="PR Preview" w:date="2026-01-01T00:00:00Z">
        <w:r>
          <w:t xml:space="preserve">a linear map</w:t>
        </w:r>
      </w:ins>
      <w:ins w:id="2195" w:author="PR Preview" w:date="2026-01-01T00:00:00Z">
        <w:r>
          <w:t xml:space="preserve"> </w:t>
        </w:r>
      </w:ins>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ins w:id="2196" w:author="PR Preview" w:date="2026-01-01T00:00:00Z">
        <w:r>
          <w:t xml:space="preserve"> </w:t>
        </w:r>
      </w:ins>
      <w:ins w:id="2197" w:author="PR Preview" w:date="2026-01-01T00:00:00Z">
        <w:r>
          <w:t xml:space="preserve">is the unique</w:t>
        </w:r>
      </w:ins>
      <w:ins w:id="2198" w:author="PR Preview" w:date="2026-01-01T00:00:00Z">
        <w:r>
          <w:t xml:space="preserve"> </w:t>
        </w:r>
      </w:ins>
      <m:oMath>
        <m:r>
          <m:t>m</m:t>
        </m:r>
        <m:r>
          <m:rPr>
            <m:sty m:val="p"/>
          </m:rPr>
          <m:t>×</m:t>
        </m:r>
        <m:r>
          <m:t>p</m:t>
        </m:r>
      </m:oMath>
      <w:ins w:id="2199" w:author="PR Preview" w:date="2026-01-01T00:00:00Z">
        <w:r>
          <w:t xml:space="preserve"> </w:t>
        </w:r>
      </w:ins>
      <w:ins w:id="2200" w:author="PR Preview" w:date="2026-01-01T00:00:00Z">
        <w:r>
          <w:t xml:space="preserve">matrix</w:t>
        </w:r>
      </w:ins>
      <w:ins w:id="2201" w:author="PR Preview" w:date="2026-01-01T00:00:00Z">
        <w:r>
          <w:t xml:space="preserve"> </w:t>
        </w:r>
      </w:ins>
      <m:oMath>
        <m:r>
          <m:rPr>
            <m:sty m:val="bi"/>
          </m:rPr>
          <m:t>A</m:t>
        </m:r>
      </m:oMath>
      <w:ins w:id="2202" w:author="PR Preview" w:date="2026-01-01T00:00:00Z">
        <w:r>
          <w:t xml:space="preserve"> </w:t>
        </w:r>
      </w:ins>
      <w:ins w:id="2203" w:author="PR Preview" w:date="2026-01-01T00:00:00Z">
        <w:r>
          <w:t xml:space="preserve">with</w:t>
        </w:r>
      </w:ins>
      <w:ins w:id="2204" w:author="PR Preview" w:date="2026-01-01T00:00:00Z">
        <w:r>
          <w:t xml:space="preserve"> </w:t>
        </w:r>
      </w:ins>
      <w:ins w:id="2205" w:author="PR Preview" w:date="2026-01-01T00:00:00Z">
        <w:r>
          <w:t xml:space="preserve">$f(\mathord{\smash[b]{\underset{\raise.3ex\hbox{$\scriptstyle\sim$}}{x}}\vphantom{x}}) = \mathbf{A}\mathord{\smash[b]{\underset{\raise.3ex\hbox{$\scriptstyle\sim$}}{x}}\vphantom{x}}$</w:t>
        </w:r>
      </w:ins>
      <w:ins w:id="2206" w:author="PR Preview" w:date="2026-01-01T00:00:00Z">
        <w:r>
          <w:t xml:space="preserve"> </w:t>
        </w:r>
      </w:ins>
      <w:ins w:id="2207" w:author="PR Preview" w:date="2026-01-01T00:00:00Z">
        <w:r>
          <w:t xml:space="preserve">for all</w:t>
        </w:r>
      </w:ins>
      <w:ins w:id="2208" w:author="PR Preview" w:date="2026-01-01T00:00:00Z">
        <w:r>
          <w:t xml:space="preserve"> </w:t>
        </w:r>
      </w:ins>
      <w:ins w:id="2209" w:author="PR Preview" w:date="2026-01-01T00:00:00Z">
        <w:r>
          <w:t xml:space="preserve">$\mathord{\smash[b]{\underset{\raise.3ex\hbox{$\scriptstyle\sim$}}{x}}\vphantom{x}}$</w:t>
        </w:r>
      </w:ins>
      <w:ins w:id="2210" w:author="PR Preview" w:date="2026-01-01T00:00:00Z">
        <w:r>
          <w:t xml:space="preserve"> </w:t>
        </w:r>
      </w:ins>
      <w:ins w:id="2211" w:author="PR Preview" w:date="2026-01-01T00:00:00Z">
        <w:r>
          <w:t xml:space="preserve">(</w:t>
        </w:r>
      </w:ins>
      <w:hyperlink w:anchor="thm-linear-map-matrix">
        <w:ins w:id="2212" w:author="PR Preview" w:date="2026-01-01T00:00:00Z">
          <w:r>
            <w:rPr>
              <w:rStyle w:val="Hyperlink"/>
            </w:rPr>
            <w:t xml:space="preserve">Theorem 14</w:t>
          </w:r>
        </w:ins>
      </w:hyperlink>
      <w:ins w:id="2213" w:author="PR Preview" w:date="2026-01-01T00:00:00Z">
        <w:r>
          <w:t xml:space="preserve">).</w:t>
        </w:r>
      </w:ins>
      <w:ins w:id="2214" w:author="PR Preview" w:date="2026-01-01T00:00:00Z">
        <w:r>
          <w:t xml:space="preserve"> </w:t>
        </w:r>
      </w:ins>
      <w:ins w:id="2215" w:author="PR Preview" w:date="2026-01-01T00:00:00Z">
        <w:r>
          <w:t xml:space="preserve">Its column</w:t>
        </w:r>
      </w:ins>
      <w:ins w:id="2216" w:author="PR Preview" w:date="2026-01-01T00:00:00Z">
        <w:r>
          <w:t xml:space="preserve"> </w:t>
        </w:r>
      </w:ins>
      <m:oMath>
        <m:r>
          <m:t>j</m:t>
        </m:r>
      </m:oMath>
      <w:ins w:id="2217" w:author="PR Preview" w:date="2026-01-01T00:00:00Z">
        <w:r>
          <w:t xml:space="preserve"> </w:t>
        </w:r>
      </w:ins>
      <w:ins w:id="2218" w:author="PR Preview" w:date="2026-01-01T00:00:00Z">
        <w:r>
          <w:t xml:space="preserve">is</w:t>
        </w:r>
      </w:ins>
      <w:ins w:id="2219" w:author="PR Preview" w:date="2026-01-01T00:00:00Z">
        <w:r>
          <w:t xml:space="preserve"> </w:t>
        </w:r>
      </w:ins>
      <w:ins w:id="2220" w:author="PR Preview" w:date="2026-01-01T00:00:00Z">
        <w:r>
          <w:t xml:space="preserve">$f(\mathord{\smash[b]{\underset{\raise.3ex\hbox{$\scriptstyle\sim$}}{e}}\vphantom{e}}_j)$</w:t>
        </w:r>
      </w:ins>
      <w:ins w:id="2221" w:author="PR Preview" w:date="2026-01-01T00:00:00Z">
        <w:r>
          <w:t xml:space="preserve">.</w:t>
        </w:r>
      </w:ins>
    </w:p>
    <w:bookmarkEnd w:id="144"/>
    <w:bookmarkStart w:id="145" w:name="exm-linear-map-matrix"/>
    <w:p>
      <w:pPr>
        <w:pStyle w:val="BodyText"/>
      </w:pPr>
      <w:ins w:id="2222" w:author="PR Preview" w:date="2026-01-01T00:00:00Z">
        <w:r>
          <w:rPr>
            <w:b/>
            <w:bCs/>
          </w:rPr>
          <w:t xml:space="preserve">Example 28 (Finding the matrix of a linear map)</w:t>
        </w:r>
      </w:ins>
      <w:ins w:id="2223" w:author="PR Preview" w:date="2026-01-01T00:00:00Z">
        <w:r>
          <w:t xml:space="preserve"> </w:t>
        </w:r>
      </w:ins>
      <w:ins w:id="2224" w:author="PR Preview" w:date="2026-01-01T00:00:00Z">
        <w:r>
          <w:t xml:space="preserve">For</w:t>
        </w:r>
      </w:ins>
      <w:ins w:id="2225" w:author="PR Preview" w:date="2026-01-01T00:00:00Z">
        <w:r>
          <w:t xml:space="preserve"> </w:t>
        </w:r>
      </w:ins>
      <w:ins w:id="2226" w:author="PR Preview" w:date="2026-01-01T00:00:00Z">
        <w:r>
          <w:t xml:space="preserve">$f(\mathord{\smash[b]{\underset{\raise.3ex\hbox{$\scriptstyle\sim$}}{x}}\vphantom{x}}) = (2 x_1,\ x_1 + x_2)$</w:t>
        </w:r>
      </w:ins>
      <w:ins w:id="2227" w:author="PR Preview" w:date="2026-01-01T00:00:00Z">
        <w:r>
          <w:t xml:space="preserve"> </w:t>
        </w:r>
      </w:ins>
      <w:ins w:id="2228" w:author="PR Preview" w:date="2026-01-01T00:00:00Z">
        <w:r>
          <w:t xml:space="preserve">from</w:t>
        </w:r>
      </w:ins>
      <w:ins w:id="2229" w:author="PR Preview" w:date="2026-01-01T00:00:00Z">
        <w:r>
          <w:t xml:space="preserve"> </w:t>
        </w:r>
      </w:ins>
      <w:hyperlink w:anchor="exm-linear-map">
        <w:ins w:id="2230" w:author="PR Preview" w:date="2026-01-01T00:00:00Z">
          <w:r>
            <w:rPr>
              <w:rStyle w:val="Hyperlink"/>
            </w:rPr>
            <w:t xml:space="preserve">Example 25</w:t>
          </w:r>
        </w:ins>
      </w:hyperlink>
      <w:ins w:id="2231" w:author="PR Preview" w:date="2026-01-01T00:00:00Z">
        <w:r>
          <w:t xml:space="preserve">,</w:t>
        </w:r>
      </w:ins>
      <w:ins w:id="2232" w:author="PR Preview" w:date="2026-01-01T00:00:00Z">
        <w:r>
          <w:t xml:space="preserve"> </w:t>
        </w:r>
      </w:ins>
      <w:ins w:id="2233" w:author="PR Preview" w:date="2026-01-01T00:00:00Z">
        <w:r>
          <w:t xml:space="preserve">the values of</w:t>
        </w:r>
      </w:ins>
      <w:ins w:id="2234" w:author="PR Preview" w:date="2026-01-01T00:00:00Z">
        <w:r>
          <w:t xml:space="preserve"> </w:t>
        </w:r>
      </w:ins>
      <m:oMath>
        <m:r>
          <m:t>f</m:t>
        </m:r>
      </m:oMath>
      <w:ins w:id="2235" w:author="PR Preview" w:date="2026-01-01T00:00:00Z">
        <w:r>
          <w:t xml:space="preserve"> </w:t>
        </w:r>
      </w:ins>
      <w:ins w:id="2236" w:author="PR Preview" w:date="2026-01-01T00:00:00Z">
        <w:r>
          <w:t xml:space="preserve">at the indicator vectors are</w:t>
        </w:r>
      </w:ins>
    </w:p>
    <w:p>
      <w:pPr>
        <w:pStyle w:val="BodyText"/>
      </w:pPr>
      <w:ins w:id="2237" w:author="PR Preview" w:date="2026-01-01T00:00:00Z">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ins>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del w:id="2238" w:author="PR Preview" w:date="2026-01-01T00:00:00Z">
        <w:r>
          <w:rPr>
            <w:b/>
            <w:bCs/>
          </w:rPr>
          <w:delText xml:space="preserve">Corollary 1 (Linear functions from vectors to numbers)</w:delText>
        </w:r>
      </w:del>
      <w:del w:id="2239" w:author="PR Preview" w:date="2026-01-01T00:00:00Z">
        <w:r>
          <w:delText xml:space="preserve"> </w:delText>
        </w:r>
      </w:del>
      <w:del w:id="2240" w:author="PR Preview" w:date="2026-01-01T00:00:00Z">
        <w:r>
          <w:delText xml:space="preserve">A function</w:delText>
        </w:r>
      </w:del>
      <w:del w:id="2241" w:author="PR Preview" w:date="2026-01-01T00:00:00Z">
        <w:r>
          <w:delText xml:space="preserve"> </w:delText>
        </w:r>
      </w:del>
      <m:oMath>
        <m:r>
          <m:t>f</m:t>
        </m:r>
        <m:r>
          <m:rPr>
            <m:sty m:val="p"/>
          </m:rPr>
          <m:t>:</m:t>
        </m:r>
        <m:sSup>
          <m:e>
            <m:r>
              <m:rPr>
                <m:scr m:val="double-struck"/>
                <m:sty m:val="p"/>
              </m:rPr>
              <m:t>R</m:t>
            </m:r>
          </m:e>
          <m:sup>
            <m:r>
              <m:t>p</m:t>
            </m:r>
          </m:sup>
        </m:sSup>
        <m:r>
          <m:rPr>
            <m:sty m:val="p"/>
          </m:rPr>
          <m:t>→</m:t>
        </m:r>
        <m:r>
          <m:rPr>
            <m:scr m:val="double-struck"/>
            <m:sty m:val="p"/>
          </m:rPr>
          <m:t>R</m:t>
        </m:r>
      </m:oMath>
      <w:del w:id="2242" w:author="PR Preview" w:date="2026-01-01T00:00:00Z">
        <w:r>
          <w:delText xml:space="preserve"> </w:delText>
        </w:r>
      </w:del>
      <w:del w:id="2243" w:author="PR Preview" w:date="2026-01-01T00:00:00Z">
        <w:r>
          <w:delText xml:space="preserve">is linear (</w:delText>
        </w:r>
      </w:del>
      <w:hyperlink w:anchor="def-linear-map">
        <w:del w:id="2244" w:author="PR Preview" w:date="2026-01-01T00:00:00Z">
          <w:r>
            <w:rPr>
              <w:rStyle w:val="Hyperlink"/>
            </w:rPr>
            <w:delText xml:space="preserve">Definition 34</w:delText>
          </w:r>
        </w:del>
      </w:hyperlink>
      <w:del w:id="2245" w:author="PR Preview" w:date="2026-01-01T00:00:00Z">
        <w:r>
          <w:delText xml:space="preserve">)</w:delText>
        </w:r>
      </w:del>
      <w:del w:id="2246" w:author="PR Preview" w:date="2026-01-01T00:00:00Z">
        <w:r>
          <w:delText xml:space="preserve"> </w:delText>
        </w:r>
      </w:del>
      <w:del w:id="2247" w:author="PR Preview" w:date="2026-01-01T00:00:00Z">
        <w:r>
          <w:delText xml:space="preserve">if and only if there is a vector</w:delText>
        </w:r>
      </w:del>
      <w:del w:id="2248" w:author="PR Preview" w:date="2026-01-01T00:00:00Z">
        <w:r>
          <w:delText xml:space="preserve"> </w:delText>
        </w:r>
      </w:del>
      <m:oMath>
        <m:limLow>
          <m:e>
            <m:r>
              <m:t>w</m:t>
            </m:r>
          </m:e>
          <m:lim>
            <m:r>
              <m:rPr>
                <m:sty m:val="p"/>
              </m:rPr>
              <m:t>∼</m:t>
            </m:r>
          </m:lim>
        </m:limLow>
        <m:r>
          <m:rPr>
            <m:sty m:val="p"/>
          </m:rPr>
          <m:t>∈</m:t>
        </m:r>
        <m:sSup>
          <m:e>
            <m:r>
              <m:rPr>
                <m:scr m:val="double-struck"/>
                <m:sty m:val="p"/>
              </m:rPr>
              <m:t>R</m:t>
            </m:r>
          </m:e>
          <m:sup>
            <m:r>
              <m:t>p</m:t>
            </m:r>
          </m:sup>
        </m:sSup>
      </m:oMath>
      <w:del w:id="2249" w:author="PR Preview" w:date="2026-01-01T00:00:00Z">
        <w:r>
          <w:delText xml:space="preserve"> </w:delText>
        </w:r>
      </w:del>
      <w:del w:id="2250" w:author="PR Preview" w:date="2026-01-01T00:00:00Z">
        <w:r>
          <w:delText xml:space="preserve">such that</w:delText>
        </w:r>
      </w:del>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limLow>
            <m:e>
              <m:r>
                <m:t>w</m:t>
              </m:r>
            </m:e>
            <m:lim>
              <m:r>
                <m:rPr>
                  <m:sty m:val="p"/>
                </m:rPr>
                <m:t>∼</m:t>
              </m:r>
            </m:lim>
          </m:limLow>
          <m:r>
            <m:rPr>
              <m:sty m:val="p"/>
            </m:rPr>
            <m:t>⋅</m:t>
          </m:r>
          <m:limLow>
            <m:e>
              <m:r>
                <m:t>x</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oMath>
      </m:oMathPara>
    </w:p>
    <w:p>
      <w:pPr>
        <w:pStyle w:val="FirstParagraph"/>
      </w:pPr>
      <w:del w:id="2251" w:author="PR Preview" w:date="2026-01-01T00:00:00Z">
        <w:r>
          <w:delText xml:space="preserve">and then</w:delText>
        </w:r>
      </w:del>
      <w:del w:id="2252" w:author="PR Preview" w:date="2026-01-01T00:00:00Z">
        <w:r>
          <w:delText xml:space="preserve"> </w:delText>
        </w:r>
      </w:del>
      <m:oMath>
        <m:sSub>
          <m:e>
            <m:r>
              <m:t>w</m:t>
            </m:r>
          </m:e>
          <m:sub>
            <m:r>
              <m:t>j</m:t>
            </m:r>
          </m:sub>
        </m:sSub>
        <m:r>
          <m:rPr>
            <m:sty m:val="p"/>
          </m:rPr>
          <m:t>=</m:t>
        </m:r>
        <m:r>
          <m:t>f</m:t>
        </m:r>
        <m:r>
          <m:rPr>
            <m:sty m:val="p"/>
          </m:rPr>
          <m:t>(</m:t>
        </m:r>
        <m:sSub>
          <m:e>
            <m:limLow>
              <m:e>
                <m:r>
                  <m:t>e</m:t>
                </m:r>
              </m:e>
              <m:lim>
                <m:r>
                  <m:rPr>
                    <m:sty m:val="p"/>
                  </m:rPr>
                  <m:t>∼</m:t>
                </m:r>
              </m:lim>
            </m:limLow>
          </m:e>
          <m:sub>
            <m:r>
              <m:t>j</m:t>
            </m:r>
          </m:sub>
        </m:sSub>
        <m:r>
          <m:rPr>
            <m:sty m:val="p"/>
          </m:rPr>
          <m:t>)</m:t>
        </m:r>
      </m:oMath>
      <w:del w:id="2253" w:author="PR Preview" w:date="2026-01-01T00:00:00Z">
        <w:r>
          <w:delText xml:space="preserve"> </w:delText>
        </w:r>
      </w:del>
      <w:del w:id="2254" w:author="PR Preview" w:date="2026-01-01T00:00:00Z">
        <w:r>
          <w:delText xml:space="preserve">for each</w:delText>
        </w:r>
      </w:del>
      <w:del w:id="2255" w:author="PR Preview" w:date="2026-01-01T00:00:00Z">
        <w:r>
          <w:delText xml:space="preserve"> </w:delText>
        </w:r>
      </w:del>
      <m:oMath>
        <m:r>
          <m:t>j</m:t>
        </m:r>
      </m:oMath>
      <w:del w:id="2256" w:author="PR Preview" w:date="2026-01-01T00:00:00Z">
        <w:r>
          <w:delText xml:space="preserve">.</w:delText>
        </w:r>
      </w:del>
    </w:p>
    <w:p>
      <w:pPr>
        <w:pStyle w:val="BodyText"/>
      </w:pPr>
      <w:del w:id="2257" w:author="PR Preview" w:date="2026-01-01T00:00:00Z">
        <w:r>
          <w:rPr>
            <w:i/>
            <w:iCs/>
          </w:rPr>
          <w:delText xml:space="preserve">Proof</w:delText>
        </w:r>
      </w:del>
      <w:del w:id="2258" w:author="PR Preview" w:date="2026-01-01T00:00:00Z">
        <w:r>
          <w:delText xml:space="preserve">. </w:delText>
        </w:r>
      </w:del>
      <w:del w:id="2259" w:author="PR Preview" w:date="2026-01-01T00:00:00Z">
        <w:r>
          <w:rPr>
            <w:b/>
            <w:bCs/>
          </w:rPr>
          <w:delText xml:space="preserve">If</w:delText>
        </w:r>
      </w:del>
      <w:del w:id="2260" w:author="PR Preview" w:date="2026-01-01T00:00:00Z">
        <w:r>
          <w:rPr>
            <w:b/>
            <w:bCs/>
          </w:rPr>
          <w:delText xml:space="preserve"> </w:delText>
        </w:r>
      </w:del>
      <m:oMath>
        <m:r>
          <m:t>f</m:t>
        </m:r>
      </m:oMath>
      <w:del w:id="2261" w:author="PR Preview" w:date="2026-01-01T00:00:00Z">
        <w:r>
          <w:rPr>
            <w:b/>
            <w:bCs/>
          </w:rPr>
          <w:delText xml:space="preserve"> </w:delText>
        </w:r>
      </w:del>
      <w:del w:id="2262" w:author="PR Preview" w:date="2026-01-01T00:00:00Z">
        <w:r>
          <w:rPr>
            <w:b/>
            <w:bCs/>
          </w:rPr>
          <w:delText xml:space="preserve">is linear.</w:delText>
        </w:r>
      </w:del>
      <w:del w:id="2263" w:author="PR Preview" w:date="2026-01-01T00:00:00Z">
        <w:r>
          <w:delText xml:space="preserve"> </w:delText>
        </w:r>
      </w:del>
      <w:hyperlink w:anchor="thm-linear-map-matrix">
        <w:del w:id="2264" w:author="PR Preview" w:date="2026-01-01T00:00:00Z">
          <w:r>
            <w:rPr>
              <w:rStyle w:val="Hyperlink"/>
            </w:rPr>
            <w:delText xml:space="preserve">Theorem 14</w:delText>
          </w:r>
        </w:del>
      </w:hyperlink>
      <w:del w:id="2265" w:author="PR Preview" w:date="2026-01-01T00:00:00Z">
        <w:r>
          <w:delText xml:space="preserve"> </w:delText>
        </w:r>
      </w:del>
      <w:del w:id="2266" w:author="PR Preview" w:date="2026-01-01T00:00:00Z">
        <w:r>
          <w:delText xml:space="preserve">with</w:delText>
        </w:r>
      </w:del>
      <w:del w:id="2267" w:author="PR Preview" w:date="2026-01-01T00:00:00Z">
        <w:r>
          <w:delText xml:space="preserve"> </w:delText>
        </w:r>
      </w:del>
      <m:oMath>
        <m:r>
          <m:t>m</m:t>
        </m:r>
        <m:r>
          <m:rPr>
            <m:sty m:val="p"/>
          </m:rPr>
          <m:t>=</m:t>
        </m:r>
        <m:r>
          <m:t>1</m:t>
        </m:r>
      </m:oMath>
      <w:del w:id="2268" w:author="PR Preview" w:date="2026-01-01T00:00:00Z">
        <w:r>
          <w:delText xml:space="preserve"> </w:delText>
        </w:r>
      </w:del>
      <w:del w:id="2269" w:author="PR Preview" w:date="2026-01-01T00:00:00Z">
        <w:r>
          <w:delText xml:space="preserve">gives a</w:delText>
        </w:r>
      </w:del>
      <w:del w:id="2270" w:author="PR Preview" w:date="2026-01-01T00:00:00Z">
        <w:r>
          <w:delText xml:space="preserve"> </w:delText>
        </w:r>
      </w:del>
      <m:oMath>
        <m:r>
          <m:t>1</m:t>
        </m:r>
        <m:r>
          <m:rPr>
            <m:sty m:val="p"/>
          </m:rPr>
          <m:t>×</m:t>
        </m:r>
        <m:r>
          <m:t>p</m:t>
        </m:r>
      </m:oMath>
      <w:del w:id="2271" w:author="PR Preview" w:date="2026-01-01T00:00:00Z">
        <w:r>
          <w:delText xml:space="preserve"> </w:delText>
        </w:r>
      </w:del>
      <w:del w:id="2272" w:author="PR Preview" w:date="2026-01-01T00:00:00Z">
        <w:r>
          <w:delText xml:space="preserve">matrix</w:delText>
        </w:r>
      </w:del>
      <w:del w:id="2273" w:author="PR Preview" w:date="2026-01-01T00:00:00Z">
        <w:r>
          <w:delText xml:space="preserve"> </w:delText>
        </w:r>
      </w:del>
      <m:oMath>
        <m:r>
          <m:rPr>
            <m:sty m:val="bi"/>
          </m:rPr>
          <m:t>A</m:t>
        </m:r>
      </m:oMath>
      <w:del w:id="2274" w:author="PR Preview" w:date="2026-01-01T00:00:00Z">
        <w:r>
          <w:delText xml:space="preserve"> </w:delText>
        </w:r>
      </w:del>
      <w:del w:id="2275" w:author="PR Preview" w:date="2026-01-01T00:00:00Z">
        <w:r>
          <w:delText xml:space="preserve">with</w:delText>
        </w:r>
      </w:del>
      <w:del w:id="2276" w:author="PR Preview" w:date="2026-01-01T00:00:00Z">
        <w:r>
          <w:delText xml:space="preserve"> </w:delText>
        </w:r>
      </w:del>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del w:id="2277" w:author="PR Preview" w:date="2026-01-01T00:00:00Z">
        <w:r>
          <w:delText xml:space="preserve"> </w:delText>
        </w:r>
      </w:del>
      <w:del w:id="2278" w:author="PR Preview" w:date="2026-01-01T00:00:00Z">
        <w:r>
          <w:delText xml:space="preserve">and</w:delText>
        </w:r>
      </w:del>
      <w:del w:id="2279" w:author="PR Preview" w:date="2026-01-01T00:00:00Z">
        <w:r>
          <w:delText xml:space="preserve"> </w:delText>
        </w:r>
      </w:del>
      <m:oMath>
        <m:sSub>
          <m:e>
            <m:r>
              <m:t>a</m:t>
            </m:r>
          </m:e>
          <m:sub>
            <m:r>
              <m:t>1</m:t>
            </m:r>
            <m:r>
              <m:t>j</m:t>
            </m:r>
          </m:sub>
        </m:sSub>
        <m:r>
          <m:rPr>
            <m:sty m:val="p"/>
          </m:rPr>
          <m:t>=</m:t>
        </m:r>
        <m:r>
          <m:t>f</m:t>
        </m:r>
        <m:r>
          <m:rPr>
            <m:sty m:val="p"/>
          </m:rPr>
          <m:t>(</m:t>
        </m:r>
        <m:sSub>
          <m:e>
            <m:limLow>
              <m:e>
                <m:r>
                  <m:t>e</m:t>
                </m:r>
              </m:e>
              <m:lim>
                <m:r>
                  <m:rPr>
                    <m:sty m:val="p"/>
                  </m:rPr>
                  <m:t>∼</m:t>
                </m:r>
              </m:lim>
            </m:limLow>
          </m:e>
          <m:sub>
            <m:r>
              <m:t>j</m:t>
            </m:r>
          </m:sub>
        </m:sSub>
        <m:r>
          <m:rPr>
            <m:sty m:val="p"/>
          </m:rPr>
          <m:t>)</m:t>
        </m:r>
      </m:oMath>
      <w:del w:id="2280" w:author="PR Preview" w:date="2026-01-01T00:00:00Z">
        <w:r>
          <w:delText xml:space="preserve">.</w:delText>
        </w:r>
      </w:del>
      <w:del w:id="2281" w:author="PR Preview" w:date="2026-01-01T00:00:00Z">
        <w:r>
          <w:delText xml:space="preserve"> </w:delText>
        </w:r>
      </w:del>
      <w:del w:id="2282" w:author="PR Preview" w:date="2026-01-01T00:00:00Z">
        <w:r>
          <w:delText xml:space="preserve">Let</w:delText>
        </w:r>
      </w:del>
      <w:del w:id="2283" w:author="PR Preview" w:date="2026-01-01T00:00:00Z">
        <w:r>
          <w:delText xml:space="preserve"> </w:delText>
        </w:r>
      </w:del>
      <m:oMath>
        <m:limLow>
          <m:e>
            <m:r>
              <m:t>w</m:t>
            </m:r>
          </m:e>
          <m:lim>
            <m:r>
              <m:rPr>
                <m:sty m:val="p"/>
              </m:rPr>
              <m:t>∼</m:t>
            </m:r>
          </m:lim>
        </m:limLow>
      </m:oMath>
      <w:del w:id="2284" w:author="PR Preview" w:date="2026-01-01T00:00:00Z">
        <w:r>
          <w:delText xml:space="preserve"> </w:delText>
        </w:r>
      </w:del>
      <w:del w:id="2285" w:author="PR Preview" w:date="2026-01-01T00:00:00Z">
        <w:r>
          <w:delText xml:space="preserve">be the vector with</w:delText>
        </w:r>
      </w:del>
      <w:del w:id="2286" w:author="PR Preview" w:date="2026-01-01T00:00:00Z">
        <w:r>
          <w:delText xml:space="preserve"> </w:delText>
        </w:r>
      </w:del>
      <m:oMath>
        <m:sSub>
          <m:e>
            <m:r>
              <m:t>w</m:t>
            </m:r>
          </m:e>
          <m:sub>
            <m:r>
              <m:t>j</m:t>
            </m:r>
          </m:sub>
        </m:sSub>
        <m:r>
          <m:rPr>
            <m:sty m:val="p"/>
          </m:rPr>
          <m:t>=</m:t>
        </m:r>
        <m:sSub>
          <m:e>
            <m:r>
              <m:t>a</m:t>
            </m:r>
          </m:e>
          <m:sub>
            <m:r>
              <m:t>1</m:t>
            </m:r>
            <m:r>
              <m:t>j</m:t>
            </m:r>
          </m:sub>
        </m:sSub>
      </m:oMath>
      <w:del w:id="2287" w:author="PR Preview" w:date="2026-01-01T00:00:00Z">
        <w:r>
          <w:delText xml:space="preserve">, so that</w:delText>
        </w:r>
      </w:del>
      <w:del w:id="2288" w:author="PR Preview" w:date="2026-01-01T00:00:00Z">
        <w:r>
          <w:delText xml:space="preserve"> </w:delText>
        </w:r>
      </w:del>
      <m:oMath>
        <m:r>
          <m:rPr>
            <m:sty m:val="bi"/>
          </m:rPr>
          <m:t>A</m:t>
        </m:r>
        <m:r>
          <m:rPr>
            <m:sty m:val="p"/>
          </m:rPr>
          <m:t>=</m:t>
        </m:r>
        <m:sSup>
          <m:e>
            <m:limLow>
              <m:e>
                <m:r>
                  <m:t>w</m:t>
                </m:r>
              </m:e>
              <m:lim>
                <m:r>
                  <m:rPr>
                    <m:sty m:val="p"/>
                  </m:rPr>
                  <m:t>∼</m:t>
                </m:r>
              </m:lim>
            </m:limLow>
          </m:e>
          <m:sup>
            <m:r>
              <m:rPr>
                <m:sty m:val="p"/>
              </m:rPr>
              <m:t>⊤</m:t>
            </m:r>
          </m:sup>
        </m:sSup>
      </m:oMath>
      <w:del w:id="2289" w:author="PR Preview" w:date="2026-01-01T00:00:00Z">
        <w:r>
          <w:delText xml:space="preserve">.</w:delText>
        </w:r>
      </w:del>
      <w:del w:id="2290" w:author="PR Preview" w:date="2026-01-01T00:00:00Z">
        <w:r>
          <w:delText xml:space="preserve"> </w:delText>
        </w:r>
      </w:del>
      <w:del w:id="2291" w:author="PR Preview" w:date="2026-01-01T00:00:00Z">
        <w:r>
          <w:delText xml:space="preserve">Then</w:delText>
        </w:r>
      </w:del>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r>
                <m:t>&amp;</m:t>
              </m:r>
              <m:r>
                <m:t>&amp;</m:t>
              </m:r>
              <m:r>
                <m:rPr>
                  <m:nor/>
                  <m:sty m:val="p"/>
                </m:rPr>
                <m:t>(</m:t>
              </m:r>
              <m:r>
                <m:rPr>
                  <m:nor/>
                  <m:sty m:val="p"/>
                </m:rPr>
                <m:t>Theorem 14</m:t>
              </m:r>
              <m:r>
                <m:rPr>
                  <m:nor/>
                  <m:sty m:val="p"/>
                </m:rPr>
                <m:t>)</m:t>
              </m:r>
            </m:e>
            <m:e>
              <m:r>
                <m:t>&amp;</m:t>
              </m:r>
              <m:r>
                <m:rPr>
                  <m:sty m:val="p"/>
                </m:rPr>
                <m:t>=</m:t>
              </m:r>
              <m:limLow>
                <m:e>
                  <m:r>
                    <m:t>w</m:t>
                  </m:r>
                </m:e>
                <m:lim>
                  <m:r>
                    <m:rPr>
                      <m:sty m:val="p"/>
                    </m:rPr>
                    <m:t>∼</m:t>
                  </m:r>
                </m:lim>
              </m:limLow>
              <m:r>
                <m:rPr>
                  <m:sty m:val="p"/>
                </m:rPr>
                <m:t>⋅</m:t>
              </m:r>
              <m:limLow>
                <m:e>
                  <m:r>
                    <m:t>x</m:t>
                  </m:r>
                </m:e>
                <m:lim>
                  <m:r>
                    <m:rPr>
                      <m:sty m:val="p"/>
                    </m:rPr>
                    <m:t>∼</m:t>
                  </m:r>
                </m:lim>
              </m:limLow>
              <m:r>
                <m:t>&amp;</m:t>
              </m:r>
              <m:r>
                <m:t>&amp;</m:t>
              </m:r>
              <m:r>
                <m:rPr>
                  <m:sty m:val="p"/>
                </m:rPr>
                <m:t>(</m:t>
              </m:r>
              <m:r>
                <m:rPr>
                  <m:sty m:val="bi"/>
                </m:rPr>
                <m:t>A</m:t>
              </m:r>
              <m:r>
                <m:rPr>
                  <m:sty m:val="p"/>
                </m:rPr>
                <m:t>=</m:t>
              </m:r>
              <m:sSup>
                <m:e>
                  <m:limLow>
                    <m:e>
                      <m:r>
                        <m:t>w</m:t>
                      </m:r>
                    </m:e>
                    <m:lim>
                      <m:r>
                        <m:rPr>
                          <m:sty m:val="p"/>
                        </m:rPr>
                        <m:t>∼</m:t>
                      </m:r>
                    </m:lim>
                  </m:limLow>
                </m:e>
                <m:sup>
                  <m:r>
                    <m:rPr>
                      <m:sty m:val="p"/>
                    </m:rPr>
                    <m:t>⊤</m:t>
                  </m:r>
                </m:sup>
              </m:sSup>
              <m:r>
                <m:rPr>
                  <m:sty m:val="p"/>
                </m:rPr>
                <m:t>)</m:t>
              </m:r>
            </m:e>
          </m:eqArr>
        </m:oMath>
      </m:oMathPara>
    </w:p>
    <w:p>
      <w:pPr>
        <w:pStyle w:val="BodyText"/>
      </w:pPr>
      <w:ins w:id="2292" w:author="PR Preview" w:date="2026-01-01T00:00:00Z">
        <w:r>
          <w:rPr>
            <w:b/>
            <w:bCs/>
          </w:rPr>
          <w:t xml:space="preserve">Corollary 1 (Linear functions from vectors to numbers)</w:t>
        </w:r>
      </w:ins>
      <w:ins w:id="2293" w:author="PR Preview" w:date="2026-01-01T00:00:00Z">
        <w:r>
          <w:t xml:space="preserve"> </w:t>
        </w:r>
      </w:ins>
      <w:ins w:id="2294" w:author="PR Preview" w:date="2026-01-01T00:00:00Z">
        <w:r>
          <w:t xml:space="preserve">A function</w:t>
        </w:r>
      </w:ins>
      <w:ins w:id="2295" w:author="PR Preview" w:date="2026-01-01T00:00:00Z">
        <w:r>
          <w:t xml:space="preserve"> </w:t>
        </w:r>
      </w:ins>
      <m:oMath>
        <m:r>
          <m:t>f</m:t>
        </m:r>
        <m:r>
          <m:rPr>
            <m:sty m:val="p"/>
          </m:rPr>
          <m:t>:</m:t>
        </m:r>
        <m:sSup>
          <m:e>
            <m:r>
              <m:rPr>
                <m:scr m:val="double-struck"/>
                <m:sty m:val="p"/>
              </m:rPr>
              <m:t>R</m:t>
            </m:r>
          </m:e>
          <m:sup>
            <m:r>
              <m:t>p</m:t>
            </m:r>
          </m:sup>
        </m:sSup>
        <m:r>
          <m:rPr>
            <m:sty m:val="p"/>
          </m:rPr>
          <m:t>→</m:t>
        </m:r>
        <m:r>
          <m:rPr>
            <m:scr m:val="double-struck"/>
            <m:sty m:val="p"/>
          </m:rPr>
          <m:t>R</m:t>
        </m:r>
      </m:oMath>
      <w:ins w:id="2296" w:author="PR Preview" w:date="2026-01-01T00:00:00Z">
        <w:r>
          <w:t xml:space="preserve"> </w:t>
        </w:r>
      </w:ins>
      <w:ins w:id="2297" w:author="PR Preview" w:date="2026-01-01T00:00:00Z">
        <w:r>
          <w:t xml:space="preserve">is linear (</w:t>
        </w:r>
      </w:ins>
      <w:hyperlink w:anchor="def-linear-map">
        <w:ins w:id="2298" w:author="PR Preview" w:date="2026-01-01T00:00:00Z">
          <w:r>
            <w:rPr>
              <w:rStyle w:val="Hyperlink"/>
            </w:rPr>
            <w:t xml:space="preserve">Definition 34</w:t>
          </w:r>
        </w:ins>
      </w:hyperlink>
      <w:ins w:id="2299" w:author="PR Preview" w:date="2026-01-01T00:00:00Z">
        <w:r>
          <w:t xml:space="preserve">)</w:t>
        </w:r>
      </w:ins>
      <w:ins w:id="2300" w:author="PR Preview" w:date="2026-01-01T00:00:00Z">
        <w:r>
          <w:t xml:space="preserve"> </w:t>
        </w:r>
      </w:ins>
      <w:ins w:id="2301" w:author="PR Preview" w:date="2026-01-01T00:00:00Z">
        <w:r>
          <w:t xml:space="preserve">if and only if there is a vector</w:t>
        </w:r>
      </w:ins>
      <w:ins w:id="2302" w:author="PR Preview" w:date="2026-01-01T00:00:00Z">
        <w:r>
          <w:t xml:space="preserve"> </w:t>
        </w:r>
      </w:ins>
      <w:ins w:id="2303" w:author="PR Preview" w:date="2026-01-01T00:00:00Z">
        <w:r>
          <w:t xml:space="preserve">$\mathord{\smash[b]{\underset{\raise.3ex\hbox{$\scriptstyle\sim$}}{w}}\vphantom{w}} \in \mathbb{R}^p$</w:t>
        </w:r>
      </w:ins>
      <w:ins w:id="2304" w:author="PR Preview" w:date="2026-01-01T00:00:00Z">
        <w:r>
          <w:t xml:space="preserve"> </w:t>
        </w:r>
      </w:ins>
      <w:ins w:id="2305" w:author="PR Preview" w:date="2026-01-01T00:00:00Z">
        <w:r>
          <w:t xml:space="preserve">such that</w:t>
        </w:r>
      </w:ins>
    </w:p>
    <w:p>
      <w:pPr>
        <w:pStyle w:val="BodyText"/>
      </w:pPr>
      <w:ins w:id="2306" w:author="PR Preview" w:date="2026-01-01T00:00:00Z">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ins>
    </w:p>
    <w:p>
      <w:pPr>
        <w:pStyle w:val="FirstParagraph"/>
      </w:pPr>
      <w:ins w:id="2307" w:author="PR Preview" w:date="2026-01-01T00:00:00Z">
        <w:r>
          <w:t xml:space="preserve">and then</w:t>
        </w:r>
      </w:ins>
      <w:ins w:id="2308" w:author="PR Preview" w:date="2026-01-01T00:00:00Z">
        <w:r>
          <w:t xml:space="preserve"> </w:t>
        </w:r>
      </w:ins>
      <w:ins w:id="2309" w:author="PR Preview" w:date="2026-01-01T00:00:00Z">
        <w:r>
          <w:t xml:space="preserve">$w_j = f(\mathord{\smash[b]{\underset{\raise.3ex\hbox{$\scriptstyle\sim$}}{e}}\vphantom{e}}_j)$</w:t>
        </w:r>
      </w:ins>
      <w:ins w:id="2310" w:author="PR Preview" w:date="2026-01-01T00:00:00Z">
        <w:r>
          <w:t xml:space="preserve"> </w:t>
        </w:r>
      </w:ins>
      <w:ins w:id="2311" w:author="PR Preview" w:date="2026-01-01T00:00:00Z">
        <w:r>
          <w:t xml:space="preserve">for each</w:t>
        </w:r>
      </w:ins>
      <w:ins w:id="2312" w:author="PR Preview" w:date="2026-01-01T00:00:00Z">
        <w:r>
          <w:t xml:space="preserve"> </w:t>
        </w:r>
      </w:ins>
      <m:oMath>
        <m:r>
          <m:t>j</m:t>
        </m:r>
      </m:oMath>
      <w:ins w:id="2313" w:author="PR Preview" w:date="2026-01-01T00:00:00Z">
        <w:r>
          <w:t xml:space="preserve">.</w:t>
        </w:r>
      </w:ins>
    </w:p>
    <w:bookmarkEnd w:id="146"/>
    <w:p>
      <w:pPr>
        <w:pStyle w:val="BodyText"/>
      </w:pPr>
      <w:ins w:id="2314" w:author="PR Preview" w:date="2026-01-01T00:00:00Z">
        <w:r>
          <w:rPr>
            <w:i/>
            <w:iCs/>
          </w:rPr>
          <w:t xml:space="preserve">Proof</w:t>
        </w:r>
      </w:ins>
      <w:ins w:id="2315" w:author="PR Preview" w:date="2026-01-01T00:00:00Z">
        <w:r>
          <w:t xml:space="preserve">. </w:t>
        </w:r>
      </w:ins>
      <w:ins w:id="2316" w:author="PR Preview" w:date="2026-01-01T00:00:00Z">
        <w:r>
          <w:rPr>
            <w:b/>
            <w:bCs/>
          </w:rPr>
          <w:t xml:space="preserve">If</w:t>
        </w:r>
      </w:ins>
      <w:ins w:id="2317" w:author="PR Preview" w:date="2026-01-01T00:00:00Z">
        <w:r>
          <w:rPr>
            <w:b/>
            <w:bCs/>
          </w:rPr>
          <w:t xml:space="preserve"> </w:t>
        </w:r>
      </w:ins>
      <m:oMath>
        <m:r>
          <m:t>f</m:t>
        </m:r>
      </m:oMath>
      <w:ins w:id="2318" w:author="PR Preview" w:date="2026-01-01T00:00:00Z">
        <w:r>
          <w:rPr>
            <w:b/>
            <w:bCs/>
          </w:rPr>
          <w:t xml:space="preserve"> </w:t>
        </w:r>
      </w:ins>
      <w:ins w:id="2319" w:author="PR Preview" w:date="2026-01-01T00:00:00Z">
        <w:r>
          <w:rPr>
            <w:b/>
            <w:bCs/>
          </w:rPr>
          <w:t xml:space="preserve">is linear.</w:t>
        </w:r>
      </w:ins>
      <w:ins w:id="2320" w:author="PR Preview" w:date="2026-01-01T00:00:00Z">
        <w:r>
          <w:t xml:space="preserve"> </w:t>
        </w:r>
      </w:ins>
      <w:hyperlink w:anchor="thm-linear-map-matrix">
        <w:ins w:id="2321" w:author="PR Preview" w:date="2026-01-01T00:00:00Z">
          <w:r>
            <w:rPr>
              <w:rStyle w:val="Hyperlink"/>
            </w:rPr>
            <w:t xml:space="preserve">Theorem 14</w:t>
          </w:r>
        </w:ins>
      </w:hyperlink>
      <w:ins w:id="2322" w:author="PR Preview" w:date="2026-01-01T00:00:00Z">
        <w:r>
          <w:t xml:space="preserve"> </w:t>
        </w:r>
      </w:ins>
      <w:ins w:id="2323" w:author="PR Preview" w:date="2026-01-01T00:00:00Z">
        <w:r>
          <w:t xml:space="preserve">with</w:t>
        </w:r>
      </w:ins>
      <w:ins w:id="2324" w:author="PR Preview" w:date="2026-01-01T00:00:00Z">
        <w:r>
          <w:t xml:space="preserve"> </w:t>
        </w:r>
      </w:ins>
      <m:oMath>
        <m:r>
          <m:t>m</m:t>
        </m:r>
        <m:r>
          <m:rPr>
            <m:sty m:val="p"/>
          </m:rPr>
          <m:t>=</m:t>
        </m:r>
        <m:r>
          <m:t>1</m:t>
        </m:r>
      </m:oMath>
      <w:ins w:id="2325" w:author="PR Preview" w:date="2026-01-01T00:00:00Z">
        <w:r>
          <w:t xml:space="preserve"> </w:t>
        </w:r>
      </w:ins>
      <w:ins w:id="2326" w:author="PR Preview" w:date="2026-01-01T00:00:00Z">
        <w:r>
          <w:t xml:space="preserve">gives a</w:t>
        </w:r>
      </w:ins>
      <w:ins w:id="2327" w:author="PR Preview" w:date="2026-01-01T00:00:00Z">
        <w:r>
          <w:t xml:space="preserve"> </w:t>
        </w:r>
      </w:ins>
      <m:oMath>
        <m:r>
          <m:t>1</m:t>
        </m:r>
        <m:r>
          <m:rPr>
            <m:sty m:val="p"/>
          </m:rPr>
          <m:t>×</m:t>
        </m:r>
        <m:r>
          <m:t>p</m:t>
        </m:r>
      </m:oMath>
      <w:ins w:id="2328" w:author="PR Preview" w:date="2026-01-01T00:00:00Z">
        <w:r>
          <w:t xml:space="preserve"> </w:t>
        </w:r>
      </w:ins>
      <w:ins w:id="2329" w:author="PR Preview" w:date="2026-01-01T00:00:00Z">
        <w:r>
          <w:t xml:space="preserve">matrix</w:t>
        </w:r>
      </w:ins>
      <w:ins w:id="2330" w:author="PR Preview" w:date="2026-01-01T00:00:00Z">
        <w:r>
          <w:t xml:space="preserve"> </w:t>
        </w:r>
      </w:ins>
      <m:oMath>
        <m:r>
          <m:rPr>
            <m:sty m:val="bi"/>
          </m:rPr>
          <m:t>A</m:t>
        </m:r>
      </m:oMath>
      <w:ins w:id="2331" w:author="PR Preview" w:date="2026-01-01T00:00:00Z">
        <w:r>
          <w:t xml:space="preserve"> </w:t>
        </w:r>
      </w:ins>
      <w:ins w:id="2332" w:author="PR Preview" w:date="2026-01-01T00:00:00Z">
        <w:r>
          <w:t xml:space="preserve">with</w:t>
        </w:r>
      </w:ins>
      <w:ins w:id="2333" w:author="PR Preview" w:date="2026-01-01T00:00:00Z">
        <w:r>
          <w:t xml:space="preserve"> </w:t>
        </w:r>
      </w:ins>
      <w:ins w:id="2334" w:author="PR Preview" w:date="2026-01-01T00:00:00Z">
        <w:r>
          <w:t xml:space="preserve">$f(\mathord{\smash[b]{\underset{\raise.3ex\hbox{$\scriptstyle\sim$}}{x}}\vphantom{x}}) = \mathbf{A}\mathord{\smash[b]{\underset{\raise.3ex\hbox{$\scriptstyle\sim$}}{x}}\vphantom{x}}$</w:t>
        </w:r>
      </w:ins>
      <w:ins w:id="2335" w:author="PR Preview" w:date="2026-01-01T00:00:00Z">
        <w:r>
          <w:t xml:space="preserve"> </w:t>
        </w:r>
      </w:ins>
      <w:ins w:id="2336" w:author="PR Preview" w:date="2026-01-01T00:00:00Z">
        <w:r>
          <w:t xml:space="preserve">and</w:t>
        </w:r>
      </w:ins>
      <w:ins w:id="2337" w:author="PR Preview" w:date="2026-01-01T00:00:00Z">
        <w:r>
          <w:t xml:space="preserve"> </w:t>
        </w:r>
      </w:ins>
      <w:ins w:id="2338" w:author="PR Preview" w:date="2026-01-01T00:00:00Z">
        <w:r>
          <w:t xml:space="preserve">$a_{1j} = f(\mathord{\smash[b]{\underset{\raise.3ex\hbox{$\scriptstyle\sim$}}{e}}\vphantom{e}}_j)$</w:t>
        </w:r>
      </w:ins>
      <w:ins w:id="2339" w:author="PR Preview" w:date="2026-01-01T00:00:00Z">
        <w:r>
          <w:t xml:space="preserve">.</w:t>
        </w:r>
      </w:ins>
      <w:ins w:id="2340" w:author="PR Preview" w:date="2026-01-01T00:00:00Z">
        <w:r>
          <w:t xml:space="preserve"> </w:t>
        </w:r>
      </w:ins>
      <w:ins w:id="2341" w:author="PR Preview" w:date="2026-01-01T00:00:00Z">
        <w:r>
          <w:t xml:space="preserve">Let</w:t>
        </w:r>
      </w:ins>
      <w:ins w:id="2342" w:author="PR Preview" w:date="2026-01-01T00:00:00Z">
        <w:r>
          <w:t xml:space="preserve"> </w:t>
        </w:r>
      </w:ins>
      <w:ins w:id="2343" w:author="PR Preview" w:date="2026-01-01T00:00:00Z">
        <w:r>
          <w:t xml:space="preserve">$\mathord{\smash[b]{\underset{\raise.3ex\hbox{$\scriptstyle\sim$}}{w}}\vphantom{w}}$</w:t>
        </w:r>
      </w:ins>
      <w:ins w:id="2344" w:author="PR Preview" w:date="2026-01-01T00:00:00Z">
        <w:r>
          <w:t xml:space="preserve"> </w:t>
        </w:r>
      </w:ins>
      <w:ins w:id="2345" w:author="PR Preview" w:date="2026-01-01T00:00:00Z">
        <w:r>
          <w:t xml:space="preserve">be the vector with</w:t>
        </w:r>
      </w:ins>
      <w:ins w:id="2346" w:author="PR Preview" w:date="2026-01-01T00:00:00Z">
        <w:r>
          <w:t xml:space="preserve"> </w:t>
        </w:r>
      </w:ins>
      <m:oMath>
        <m:sSub>
          <m:e>
            <m:r>
              <m:t>w</m:t>
            </m:r>
          </m:e>
          <m:sub>
            <m:r>
              <m:t>j</m:t>
            </m:r>
          </m:sub>
        </m:sSub>
        <m:r>
          <m:rPr>
            <m:sty m:val="p"/>
          </m:rPr>
          <m:t>=</m:t>
        </m:r>
        <m:sSub>
          <m:e>
            <m:r>
              <m:t>a</m:t>
            </m:r>
          </m:e>
          <m:sub>
            <m:r>
              <m:t>1</m:t>
            </m:r>
            <m:r>
              <m:t>j</m:t>
            </m:r>
          </m:sub>
        </m:sSub>
      </m:oMath>
      <w:ins w:id="2347" w:author="PR Preview" w:date="2026-01-01T00:00:00Z">
        <w:r>
          <w:t xml:space="preserve">, so that</w:t>
        </w:r>
      </w:ins>
      <w:ins w:id="2348" w:author="PR Preview" w:date="2026-01-01T00:00:00Z">
        <w:r>
          <w:t xml:space="preserve"> </w:t>
        </w:r>
      </w:ins>
      <w:ins w:id="2349" w:author="PR Preview" w:date="2026-01-01T00:00:00Z">
        <w:r>
          <w:t xml:space="preserve">$\mathbf{A} = \mathord{\smash[b]{\underset{\raise.3ex\hbox{$\scriptstyle\sim$}}{w}}\vphantom{w}}^{\top}$</w:t>
        </w:r>
      </w:ins>
      <w:ins w:id="2350" w:author="PR Preview" w:date="2026-01-01T00:00:00Z">
        <w:r>
          <w:t xml:space="preserve">.</w:t>
        </w:r>
      </w:ins>
      <w:ins w:id="2351" w:author="PR Preview" w:date="2026-01-01T00:00:00Z">
        <w:r>
          <w:t xml:space="preserve"> </w:t>
        </w:r>
      </w:ins>
      <w:ins w:id="2352" w:author="PR Preview" w:date="2026-01-01T00:00:00Z">
        <w:r>
          <w:t xml:space="preserve">Then</w:t>
        </w:r>
      </w:ins>
    </w:p>
    <w:p>
      <w:pPr>
        <w:pStyle w:val="BodyText"/>
      </w:pPr>
      <w:ins w:id="2353" w:author="PR Preview" w:date="2026-01-01T00:00:00Z">
        <w:r>
          <w:t xml:space="preserve">$$
    \begin{aligned}
    f(\mathord{\smash[b]{\underset{\raise.3ex\hbox{$\scriptstyle\sim$}}{x}}\vphantom{x}})
    &amp;= \mathbf{A}\mathord{\smash[b]{\underset{\raise.3ex\hbox{$\scriptstyle\sim$}}{x}}\vphantom{x}}
    &amp;&amp; \text{(}\text{Theorem~14}\text{)}
    \\&amp;= \mathord{\smash[b]{\underset{\raise.3ex\hbox{$\scriptstyle\sim$}}{w}}\vphantom{w}} \cdot \mathord{\smash[b]{\underset{\raise.3ex\hbox{$\scriptstyle\sim$}}{x}}\vphantom{x}}
    &amp;&amp; (\mathbf{A} = \mathord{\smash[b]{\underset{\raise.3ex\hbox{$\scriptstyle\sim$}}{w}}\vphantom{w}}^{\top})
    \end{aligned}
    $$</w:t>
        </w:r>
      </w:ins>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limLow>
                    <m:e>
                      <m:r>
                        <m:t>e</m:t>
                      </m:r>
                    </m:e>
                    <m:lim>
                      <m:r>
                        <m:rPr>
                          <m:sty m:val="p"/>
                        </m:rPr>
                        <m:t>∼</m:t>
                      </m:r>
                    </m:lim>
                  </m:limLow>
                </m:e>
                <m:sub>
                  <m:r>
                    <m:t>j</m:t>
                  </m:r>
                </m:sub>
              </m:sSub>
              <m:r>
                <m:rPr>
                  <m:sty m:val="p"/>
                </m:rPr>
                <m:t>)</m:t>
              </m:r>
              <m:r>
                <m:rPr>
                  <m:sty m:val="p"/>
                </m:rPr>
                <m:t>.</m:t>
              </m:r>
            </m:e>
          </m:eqArr>
        </m:oMath>
      </m:oMathPara>
    </w:p>
    <w:p>
      <w:pPr>
        <w:pStyle w:val="FirstParagraph"/>
      </w:pPr>
      <w:del w:id="2354" w:author="PR Preview" w:date="2026-01-01T00:00:00Z">
        <w:r>
          <w:rPr>
            <w:b/>
            <w:bCs/>
          </w:rPr>
          <w:delText xml:space="preserve">If</w:delText>
        </w:r>
      </w:del>
      <w:del w:id="2355" w:author="PR Preview" w:date="2026-01-01T00:00:00Z">
        <w:r>
          <w:rPr>
            <w:b/>
            <w:bCs/>
          </w:rPr>
          <w:delText xml:space="preserve"> </w:delText>
        </w:r>
      </w:del>
      <m:oMath>
        <m:r>
          <m:t>f</m:t>
        </m:r>
        <m:r>
          <m:rPr>
            <m:sty m:val="p"/>
          </m:rPr>
          <m:t>(</m:t>
        </m:r>
        <m:limLow>
          <m:e>
            <m:r>
              <m:t>x</m:t>
            </m:r>
          </m:e>
          <m:lim>
            <m:r>
              <m:rPr>
                <m:sty m:val="p"/>
              </m:rPr>
              <m:t>∼</m:t>
            </m:r>
          </m:lim>
        </m:limLow>
        <m:r>
          <m:rPr>
            <m:sty m:val="p"/>
          </m:rPr>
          <m:t>)</m:t>
        </m:r>
        <m:r>
          <m:rPr>
            <m:sty m:val="p"/>
          </m:rPr>
          <m:t>=</m:t>
        </m:r>
        <m:sSup>
          <m:e>
            <m:limLow>
              <m:e>
                <m:r>
                  <m:t>w</m:t>
                </m:r>
              </m:e>
              <m:lim>
                <m:r>
                  <m:rPr>
                    <m:sty m:val="p"/>
                  </m:rPr>
                  <m:t>∼</m:t>
                </m:r>
              </m:lim>
            </m:limLow>
          </m:e>
          <m:sup>
            <m:r>
              <m:rPr>
                <m:sty m:val="p"/>
              </m:rPr>
              <m:t>⊤</m:t>
            </m:r>
          </m:sup>
        </m:sSup>
        <m:limLow>
          <m:e>
            <m:r>
              <m:t>x</m:t>
            </m:r>
          </m:e>
          <m:lim>
            <m:r>
              <m:rPr>
                <m:sty m:val="p"/>
              </m:rPr>
              <m:t>∼</m:t>
            </m:r>
          </m:lim>
        </m:limLow>
      </m:oMath>
      <w:del w:id="2356" w:author="PR Preview" w:date="2026-01-01T00:00:00Z">
        <w:r>
          <w:rPr>
            <w:b/>
            <w:bCs/>
          </w:rPr>
          <w:delText xml:space="preserve">.</w:delText>
        </w:r>
      </w:del>
      <w:del w:id="2357" w:author="PR Preview" w:date="2026-01-01T00:00:00Z">
        <w:r>
          <w:delText xml:space="preserve"> </w:delText>
        </w:r>
      </w:del>
      <w:del w:id="2358" w:author="PR Preview" w:date="2026-01-01T00:00:00Z">
        <w:r>
          <w:delText xml:space="preserve">Here</w:delText>
        </w:r>
      </w:del>
      <w:del w:id="2359" w:author="PR Preview" w:date="2026-01-01T00:00:00Z">
        <w:r>
          <w:delText xml:space="preserve"> </w:delText>
        </w:r>
      </w:del>
      <m:oMath>
        <m:sSup>
          <m:e>
            <m:limLow>
              <m:e>
                <m:r>
                  <m:t>w</m:t>
                </m:r>
              </m:e>
              <m:lim>
                <m:r>
                  <m:rPr>
                    <m:sty m:val="p"/>
                  </m:rPr>
                  <m:t>∼</m:t>
                </m:r>
              </m:lim>
            </m:limLow>
          </m:e>
          <m:sup>
            <m:r>
              <m:rPr>
                <m:sty m:val="p"/>
              </m:rPr>
              <m:t>⊤</m:t>
            </m:r>
          </m:sup>
        </m:sSup>
      </m:oMath>
      <w:del w:id="2360" w:author="PR Preview" w:date="2026-01-01T00:00:00Z">
        <w:r>
          <w:delText xml:space="preserve"> </w:delText>
        </w:r>
      </w:del>
      <w:del w:id="2361" w:author="PR Preview" w:date="2026-01-01T00:00:00Z">
        <w:r>
          <w:delText xml:space="preserve">is a</w:delText>
        </w:r>
      </w:del>
      <w:del w:id="2362" w:author="PR Preview" w:date="2026-01-01T00:00:00Z">
        <w:r>
          <w:delText xml:space="preserve"> </w:delText>
        </w:r>
      </w:del>
      <m:oMath>
        <m:r>
          <m:t>1</m:t>
        </m:r>
        <m:r>
          <m:rPr>
            <m:sty m:val="p"/>
          </m:rPr>
          <m:t>×</m:t>
        </m:r>
        <m:r>
          <m:t>p</m:t>
        </m:r>
      </m:oMath>
      <w:del w:id="2363" w:author="PR Preview" w:date="2026-01-01T00:00:00Z">
        <w:r>
          <w:delText xml:space="preserve"> </w:delText>
        </w:r>
      </w:del>
      <w:del w:id="2364" w:author="PR Preview" w:date="2026-01-01T00:00:00Z">
        <w:r>
          <w:delText xml:space="preserve">matrix,</w:delText>
        </w:r>
      </w:del>
      <w:del w:id="2365" w:author="PR Preview" w:date="2026-01-01T00:00:00Z">
        <w:r>
          <w:delText xml:space="preserve"> </w:delText>
        </w:r>
      </w:del>
      <w:del w:id="2366" w:author="PR Preview" w:date="2026-01-01T00:00:00Z">
        <w:r>
          <w:delText xml:space="preserve">so</w:delText>
        </w:r>
      </w:del>
      <w:del w:id="2367" w:author="PR Preview" w:date="2026-01-01T00:00:00Z">
        <w:r>
          <w:delText xml:space="preserve"> </w:delText>
        </w:r>
      </w:del>
      <m:oMath>
        <m:r>
          <m:t>f</m:t>
        </m:r>
      </m:oMath>
      <w:del w:id="2368" w:author="PR Preview" w:date="2026-01-01T00:00:00Z">
        <w:r>
          <w:delText xml:space="preserve"> </w:delText>
        </w:r>
      </w:del>
      <w:del w:id="2369" w:author="PR Preview" w:date="2026-01-01T00:00:00Z">
        <w:r>
          <w:delText xml:space="preserve">is linear by</w:delText>
        </w:r>
      </w:del>
      <w:del w:id="2370" w:author="PR Preview" w:date="2026-01-01T00:00:00Z">
        <w:r>
          <w:delText xml:space="preserve"> </w:delText>
        </w:r>
      </w:del>
      <w:hyperlink w:anchor="thm-matrix-map-linear">
        <w:del w:id="2371" w:author="PR Preview" w:date="2026-01-01T00:00:00Z">
          <w:r>
            <w:rPr>
              <w:rStyle w:val="Hyperlink"/>
            </w:rPr>
            <w:delText xml:space="preserve">Theorem 12</w:delText>
          </w:r>
        </w:del>
      </w:hyperlink>
      <w:del w:id="2372" w:author="PR Preview" w:date="2026-01-01T00:00:00Z">
        <w:r>
          <w:delText xml:space="preserve">.</w:delText>
        </w:r>
      </w:del>
    </w:p>
    <w:p>
      <w:pPr>
        <w:pStyle w:val="BodyText"/>
      </w:pPr>
      <w:del w:id="2373" w:author="PR Preview" w:date="2026-01-01T00:00:00Z">
        <w:r>
          <w:rPr>
            <w:b/>
            <w:bCs/>
          </w:rPr>
          <w:delText xml:space="preserve">Example 29 (A linear function from</w:delText>
        </w:r>
      </w:del>
      <w:del w:id="2374" w:author="PR Preview" w:date="2026-01-01T00:00:00Z">
        <w:r>
          <w:rPr>
            <w:b/>
            <w:bCs/>
          </w:rPr>
          <w:delText xml:space="preserve"> </w:delText>
        </w:r>
      </w:del>
      <m:oMath>
        <m:sSup>
          <m:e>
            <m:r>
              <m:rPr>
                <m:scr m:val="double-struck"/>
                <m:sty m:val="p"/>
              </m:rPr>
              <m:t>R</m:t>
            </m:r>
          </m:e>
          <m:sup>
            <m:r>
              <m:t>2</m:t>
            </m:r>
          </m:sup>
        </m:sSup>
      </m:oMath>
      <w:del w:id="2375" w:author="PR Preview" w:date="2026-01-01T00:00:00Z">
        <w:r>
          <w:rPr>
            <w:b/>
            <w:bCs/>
          </w:rPr>
          <w:delText xml:space="preserve"> </w:delText>
        </w:r>
      </w:del>
      <w:del w:id="2376" w:author="PR Preview" w:date="2026-01-01T00:00:00Z">
        <w:r>
          <w:rPr>
            <w:b/>
            <w:bCs/>
          </w:rPr>
          <w:delText xml:space="preserve">to</w:delText>
        </w:r>
      </w:del>
      <w:del w:id="2377" w:author="PR Preview" w:date="2026-01-01T00:00:00Z">
        <w:r>
          <w:rPr>
            <w:b/>
            <w:bCs/>
          </w:rPr>
          <w:delText xml:space="preserve"> </w:delText>
        </w:r>
      </w:del>
      <m:oMath>
        <m:r>
          <m:rPr>
            <m:scr m:val="double-struck"/>
            <m:sty m:val="p"/>
          </m:rPr>
          <m:t>R</m:t>
        </m:r>
      </m:oMath>
      <w:del w:id="2378" w:author="PR Preview" w:date="2026-01-01T00:00:00Z">
        <w:r>
          <w:rPr>
            <w:b/>
            <w:bCs/>
          </w:rPr>
          <w:delText xml:space="preserve">)</w:delText>
        </w:r>
      </w:del>
      <w:del w:id="2379" w:author="PR Preview" w:date="2026-01-01T00:00:00Z">
        <w:r>
          <w:delText xml:space="preserve"> </w:delText>
        </w:r>
      </w:del>
      <m:oMath>
        <m:r>
          <m:t>f</m:t>
        </m:r>
        <m:r>
          <m:rPr>
            <m:sty m:val="p"/>
          </m:rPr>
          <m:t>(</m:t>
        </m:r>
        <m:limLow>
          <m:e>
            <m:r>
              <m:t>x</m:t>
            </m:r>
          </m:e>
          <m:lim>
            <m:r>
              <m:rPr>
                <m:sty m:val="p"/>
              </m:rPr>
              <m:t>∼</m:t>
            </m:r>
          </m:lim>
        </m:limLow>
        <m:r>
          <m:rPr>
            <m:sty m:val="p"/>
          </m:rPr>
          <m:t>)</m:t>
        </m:r>
        <m:r>
          <m:rPr>
            <m:sty m:val="p"/>
          </m:rPr>
          <m:t>=</m:t>
        </m:r>
        <m:r>
          <m:t>3</m:t>
        </m:r>
        <m:sSub>
          <m:e>
            <m:r>
              <m:t>x</m:t>
            </m:r>
          </m:e>
          <m:sub>
            <m:r>
              <m:t>1</m:t>
            </m:r>
          </m:sub>
        </m:sSub>
        <m:r>
          <m:rPr>
            <m:sty m:val="p"/>
          </m:rPr>
          <m:t>+</m:t>
        </m:r>
        <m:r>
          <m:t>5</m:t>
        </m:r>
        <m:sSub>
          <m:e>
            <m:r>
              <m:t>x</m:t>
            </m:r>
          </m:e>
          <m:sub>
            <m:r>
              <m:t>2</m:t>
            </m:r>
          </m:sub>
        </m:sSub>
      </m:oMath>
      <w:del w:id="2380" w:author="PR Preview" w:date="2026-01-01T00:00:00Z">
        <w:r>
          <w:delText xml:space="preserve"> </w:delText>
        </w:r>
      </w:del>
      <w:del w:id="2381" w:author="PR Preview" w:date="2026-01-01T00:00:00Z">
        <w:r>
          <w:delText xml:space="preserve">is</w:delText>
        </w:r>
      </w:del>
      <w:del w:id="2382" w:author="PR Preview" w:date="2026-01-01T00:00:00Z">
        <w:r>
          <w:delText xml:space="preserve"> </w:delText>
        </w:r>
      </w:del>
      <m:oMath>
        <m:limLow>
          <m:e>
            <m:r>
              <m:t>w</m:t>
            </m:r>
          </m:e>
          <m:lim>
            <m:r>
              <m:rPr>
                <m:sty m:val="p"/>
              </m:rPr>
              <m:t>∼</m:t>
            </m:r>
          </m:lim>
        </m:limLow>
        <m:r>
          <m:rPr>
            <m:sty m:val="p"/>
          </m:rPr>
          <m:t>⋅</m:t>
        </m:r>
        <m:limLow>
          <m:e>
            <m:r>
              <m:t>x</m:t>
            </m:r>
          </m:e>
          <m:lim>
            <m:r>
              <m:rPr>
                <m:sty m:val="p"/>
              </m:rPr>
              <m:t>∼</m:t>
            </m:r>
          </m:lim>
        </m:limLow>
      </m:oMath>
      <w:del w:id="2383" w:author="PR Preview" w:date="2026-01-01T00:00:00Z">
        <w:r>
          <w:delText xml:space="preserve"> </w:delText>
        </w:r>
      </w:del>
      <w:del w:id="2384" w:author="PR Preview" w:date="2026-01-01T00:00:00Z">
        <w:r>
          <w:delText xml:space="preserve">with</w:delText>
        </w:r>
      </w:del>
      <w:del w:id="2385" w:author="PR Preview" w:date="2026-01-01T00:00:00Z">
        <w:r>
          <w:delText xml:space="preserve"> </w:delText>
        </w:r>
      </w:del>
      <m:oMath>
        <m:limLow>
          <m:e>
            <m:r>
              <m:t>w</m:t>
            </m:r>
          </m:e>
          <m:lim>
            <m:r>
              <m:rPr>
                <m:sty m:val="p"/>
              </m:rPr>
              <m:t>∼</m:t>
            </m:r>
          </m:lim>
        </m:limLow>
        <m:r>
          <m:rPr>
            <m:sty m:val="p"/>
          </m:rPr>
          <m:t>=</m:t>
        </m:r>
        <m:sSup>
          <m:e>
            <m:r>
              <m:rPr>
                <m:sty m:val="p"/>
              </m:rPr>
              <m:t>(</m:t>
            </m:r>
            <m:r>
              <m:t>3</m:t>
            </m:r>
            <m:r>
              <m:rPr>
                <m:sty m:val="p"/>
              </m:rPr>
              <m:t>,</m:t>
            </m:r>
            <m:r>
              <m:t>5</m:t>
            </m:r>
            <m:r>
              <m:rPr>
                <m:sty m:val="p"/>
              </m:rPr>
              <m:t>)</m:t>
            </m:r>
          </m:e>
          <m:sup>
            <m:r>
              <m:rPr>
                <m:sty m:val="p"/>
              </m:rPr>
              <m:t>⊤</m:t>
            </m:r>
          </m:sup>
        </m:sSup>
      </m:oMath>
      <w:del w:id="2386" w:author="PR Preview" w:date="2026-01-01T00:00:00Z">
        <w:r>
          <w:delText xml:space="preserve">,</w:delText>
        </w:r>
      </w:del>
      <w:del w:id="2387" w:author="PR Preview" w:date="2026-01-01T00:00:00Z">
        <w:r>
          <w:delText xml:space="preserve"> </w:delText>
        </w:r>
      </w:del>
      <w:del w:id="2388" w:author="PR Preview" w:date="2026-01-01T00:00:00Z">
        <w:r>
          <w:delText xml:space="preserve">so it is linear by</w:delText>
        </w:r>
      </w:del>
      <w:del w:id="2389" w:author="PR Preview" w:date="2026-01-01T00:00:00Z">
        <w:r>
          <w:delText xml:space="preserve"> </w:delText>
        </w:r>
      </w:del>
      <w:hyperlink w:anchor="cor-linear-scalar">
        <w:del w:id="2390" w:author="PR Preview" w:date="2026-01-01T00:00:00Z">
          <w:r>
            <w:rPr>
              <w:rStyle w:val="Hyperlink"/>
            </w:rPr>
            <w:delText xml:space="preserve">Corollary 1</w:delText>
          </w:r>
        </w:del>
      </w:hyperlink>
      <w:del w:id="2391" w:author="PR Preview" w:date="2026-01-01T00:00:00Z">
        <w:r>
          <w:delText xml:space="preserve">.</w:delText>
        </w:r>
      </w:del>
      <w:del w:id="2392" w:author="PR Preview" w:date="2026-01-01T00:00:00Z">
        <w:r>
          <w:delText xml:space="preserve"> </w:delText>
        </w:r>
      </w:del>
      <w:del w:id="2393" w:author="PR Preview" w:date="2026-01-01T00:00:00Z">
        <w:r>
          <w:delText xml:space="preserve">The entries of</w:delText>
        </w:r>
      </w:del>
      <w:del w:id="2394" w:author="PR Preview" w:date="2026-01-01T00:00:00Z">
        <w:r>
          <w:delText xml:space="preserve"> </w:delText>
        </w:r>
      </w:del>
      <m:oMath>
        <m:limLow>
          <m:e>
            <m:r>
              <m:t>w</m:t>
            </m:r>
          </m:e>
          <m:lim>
            <m:r>
              <m:rPr>
                <m:sty m:val="p"/>
              </m:rPr>
              <m:t>∼</m:t>
            </m:r>
          </m:lim>
        </m:limLow>
      </m:oMath>
      <w:del w:id="2395" w:author="PR Preview" w:date="2026-01-01T00:00:00Z">
        <w:r>
          <w:delText xml:space="preserve"> </w:delText>
        </w:r>
      </w:del>
      <w:del w:id="2396" w:author="PR Preview" w:date="2026-01-01T00:00:00Z">
        <w:r>
          <w:delText xml:space="preserve">are the values at the indicator vectors:</w:delText>
        </w:r>
      </w:del>
    </w:p>
    <w:p>
      <w:pPr>
        <w:pStyle w:val="BodyText"/>
      </w:pPr>
      <m:oMathPara>
        <m:oMathParaPr>
          <m:jc m:val="center"/>
        </m:oMathParaPr>
        <m:oMath>
          <m:eqArr>
            <m:e>
              <m:r>
                <m:t>f</m:t>
              </m:r>
              <m:r>
                <m:rPr>
                  <m:sty m:val="p"/>
                </m:rPr>
                <m:t>(</m:t>
              </m:r>
              <m:sSub>
                <m:e>
                  <m:limLow>
                    <m:e>
                      <m:r>
                        <m:t>e</m:t>
                      </m:r>
                    </m:e>
                    <m:lim>
                      <m:r>
                        <m:rPr>
                          <m:sty m:val="p"/>
                        </m:rPr>
                        <m:t>∼</m:t>
                      </m:r>
                    </m:lim>
                  </m:limLow>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BodyText"/>
      </w:pPr>
      <w:ins w:id="2397" w:author="PR Preview" w:date="2026-01-01T00:00:00Z">
        <w:r>
          <w:t xml:space="preserve">$$
    \begin{aligned}
    w_j &amp;= a_{1j} \\
    &amp;= f(\mathord{\smash[b]{\underset{\raise.3ex\hbox{$\scriptstyle\sim$}}{e}}\vphantom{e}}_j).
    \end{aligned}
    $$</w:t>
        </w:r>
      </w:ins>
    </w:p>
    <w:p>
      <w:pPr>
        <w:pStyle w:val="FirstParagraph"/>
      </w:pPr>
      <w:ins w:id="2398" w:author="PR Preview" w:date="2026-01-01T00:00:00Z">
        <w:r>
          <w:rPr>
            <w:b/>
            <w:bCs/>
          </w:rPr>
          <w:t xml:space="preserve">If</w:t>
        </w:r>
      </w:ins>
      <w:ins w:id="2399" w:author="PR Preview" w:date="2026-01-01T00:00:00Z">
        <w:r>
          <w:rPr>
            <w:b/>
            <w:bCs/>
          </w:rPr>
          <w:t xml:space="preserve"> </w:t>
        </w:r>
      </w:ins>
      <w:ins w:id="2400" w:author="PR Preview" w:date="2026-01-01T00:00:00Z">
        <w:r>
          <w:rPr>
            <w:b/>
            <w:bCs/>
          </w:rPr>
          <w:t xml:space="preserve">$f(\mathord{\smash[b]{\underset{\raise.3ex\hbox{$\scriptstyle\sim$}}{x}}\vphantom{x}}) = \mathord{\smash[b]{\underset{\raise.3ex\hbox{$\scriptstyle\sim$}}{w}}\vphantom{w}}^{\top} \mathord{\smash[b]{\underset{\raise.3ex\hbox{$\scriptstyle\sim$}}{x}}\vphantom{x}}$</w:t>
        </w:r>
      </w:ins>
      <w:ins w:id="2401" w:author="PR Preview" w:date="2026-01-01T00:00:00Z">
        <w:r>
          <w:rPr>
            <w:b/>
            <w:bCs/>
          </w:rPr>
          <w:t xml:space="preserve">.</w:t>
        </w:r>
      </w:ins>
      <w:ins w:id="2402" w:author="PR Preview" w:date="2026-01-01T00:00:00Z">
        <w:r>
          <w:t xml:space="preserve"> </w:t>
        </w:r>
      </w:ins>
      <w:ins w:id="2403" w:author="PR Preview" w:date="2026-01-01T00:00:00Z">
        <w:r>
          <w:t xml:space="preserve">Here</w:t>
        </w:r>
      </w:ins>
      <w:ins w:id="2404" w:author="PR Preview" w:date="2026-01-01T00:00:00Z">
        <w:r>
          <w:t xml:space="preserve"> </w:t>
        </w:r>
      </w:ins>
      <w:ins w:id="2405" w:author="PR Preview" w:date="2026-01-01T00:00:00Z">
        <w:r>
          <w:t xml:space="preserve">$\mathord{\smash[b]{\underset{\raise.3ex\hbox{$\scriptstyle\sim$}}{w}}\vphantom{w}}^{\top}$</w:t>
        </w:r>
      </w:ins>
      <w:ins w:id="2406" w:author="PR Preview" w:date="2026-01-01T00:00:00Z">
        <w:r>
          <w:t xml:space="preserve"> </w:t>
        </w:r>
      </w:ins>
      <w:ins w:id="2407" w:author="PR Preview" w:date="2026-01-01T00:00:00Z">
        <w:r>
          <w:t xml:space="preserve">is a</w:t>
        </w:r>
      </w:ins>
      <w:ins w:id="2408" w:author="PR Preview" w:date="2026-01-01T00:00:00Z">
        <w:r>
          <w:t xml:space="preserve"> </w:t>
        </w:r>
      </w:ins>
      <m:oMath>
        <m:r>
          <m:t>1</m:t>
        </m:r>
        <m:r>
          <m:rPr>
            <m:sty m:val="p"/>
          </m:rPr>
          <m:t>×</m:t>
        </m:r>
        <m:r>
          <m:t>p</m:t>
        </m:r>
      </m:oMath>
      <w:ins w:id="2409" w:author="PR Preview" w:date="2026-01-01T00:00:00Z">
        <w:r>
          <w:t xml:space="preserve"> </w:t>
        </w:r>
      </w:ins>
      <w:ins w:id="2410" w:author="PR Preview" w:date="2026-01-01T00:00:00Z">
        <w:r>
          <w:t xml:space="preserve">matrix,</w:t>
        </w:r>
      </w:ins>
      <w:ins w:id="2411" w:author="PR Preview" w:date="2026-01-01T00:00:00Z">
        <w:r>
          <w:t xml:space="preserve"> </w:t>
        </w:r>
      </w:ins>
      <w:ins w:id="2412" w:author="PR Preview" w:date="2026-01-01T00:00:00Z">
        <w:r>
          <w:t xml:space="preserve">so</w:t>
        </w:r>
      </w:ins>
      <w:ins w:id="2413" w:author="PR Preview" w:date="2026-01-01T00:00:00Z">
        <w:r>
          <w:t xml:space="preserve"> </w:t>
        </w:r>
      </w:ins>
      <m:oMath>
        <m:r>
          <m:t>f</m:t>
        </m:r>
      </m:oMath>
      <w:ins w:id="2414" w:author="PR Preview" w:date="2026-01-01T00:00:00Z">
        <w:r>
          <w:t xml:space="preserve"> </w:t>
        </w:r>
      </w:ins>
      <w:ins w:id="2415" w:author="PR Preview" w:date="2026-01-01T00:00:00Z">
        <w:r>
          <w:t xml:space="preserve">is linear by</w:t>
        </w:r>
      </w:ins>
      <w:ins w:id="2416" w:author="PR Preview" w:date="2026-01-01T00:00:00Z">
        <w:r>
          <w:t xml:space="preserve"> </w:t>
        </w:r>
      </w:ins>
      <w:hyperlink w:anchor="thm-matrix-map-linear">
        <w:ins w:id="2417" w:author="PR Preview" w:date="2026-01-01T00:00:00Z">
          <w:r>
            <w:rPr>
              <w:rStyle w:val="Hyperlink"/>
            </w:rPr>
            <w:t xml:space="preserve">Theorem 12</w:t>
          </w:r>
        </w:ins>
      </w:hyperlink>
      <w:ins w:id="2418" w:author="PR Preview" w:date="2026-01-01T00:00:00Z">
        <w:r>
          <w:t xml:space="preserve">.</w:t>
        </w:r>
      </w:ins>
    </w:p>
    <w:bookmarkStart w:id="147" w:name="exm-linear-scalar"/>
    <w:p>
      <w:pPr>
        <w:pStyle w:val="BodyText"/>
      </w:pPr>
      <w:ins w:id="2419" w:author="PR Preview" w:date="2026-01-01T00:00:00Z">
        <w:r>
          <w:rPr>
            <w:b/>
            <w:bCs/>
          </w:rPr>
          <w:t xml:space="preserve">Example 29 (A linear function from</w:t>
        </w:r>
      </w:ins>
      <w:ins w:id="2420" w:author="PR Preview" w:date="2026-01-01T00:00:00Z">
        <w:r>
          <w:rPr>
            <w:b/>
            <w:bCs/>
          </w:rPr>
          <w:t xml:space="preserve"> </w:t>
        </w:r>
      </w:ins>
      <m:oMath>
        <m:sSup>
          <m:e>
            <m:r>
              <m:rPr>
                <m:scr m:val="double-struck"/>
                <m:sty m:val="p"/>
              </m:rPr>
              <m:t>R</m:t>
            </m:r>
          </m:e>
          <m:sup>
            <m:r>
              <m:t>2</m:t>
            </m:r>
          </m:sup>
        </m:sSup>
      </m:oMath>
      <w:ins w:id="2421" w:author="PR Preview" w:date="2026-01-01T00:00:00Z">
        <w:r>
          <w:rPr>
            <w:b/>
            <w:bCs/>
          </w:rPr>
          <w:t xml:space="preserve"> </w:t>
        </w:r>
      </w:ins>
      <w:ins w:id="2422" w:author="PR Preview" w:date="2026-01-01T00:00:00Z">
        <w:r>
          <w:rPr>
            <w:b/>
            <w:bCs/>
          </w:rPr>
          <w:t xml:space="preserve">to</w:t>
        </w:r>
      </w:ins>
      <w:ins w:id="2423" w:author="PR Preview" w:date="2026-01-01T00:00:00Z">
        <w:r>
          <w:rPr>
            <w:b/>
            <w:bCs/>
          </w:rPr>
          <w:t xml:space="preserve"> </w:t>
        </w:r>
      </w:ins>
      <m:oMath>
        <m:r>
          <m:rPr>
            <m:scr m:val="double-struck"/>
            <m:sty m:val="p"/>
          </m:rPr>
          <m:t>R</m:t>
        </m:r>
      </m:oMath>
      <w:ins w:id="2424" w:author="PR Preview" w:date="2026-01-01T00:00:00Z">
        <w:r>
          <w:rPr>
            <w:b/>
            <w:bCs/>
          </w:rPr>
          <w:t xml:space="preserve">)</w:t>
        </w:r>
      </w:ins>
      <w:ins w:id="2425" w:author="PR Preview" w:date="2026-01-01T00:00:00Z">
        <w:r>
          <w:t xml:space="preserve"> </w:t>
        </w:r>
      </w:ins>
      <w:ins w:id="2426" w:author="PR Preview" w:date="2026-01-01T00:00:00Z">
        <w:r>
          <w:t xml:space="preserve">$f(\mathord{\smash[b]{\underset{\raise.3ex\hbox{$\scriptstyle\sim$}}{x}}\vphantom{x}}) = 3 x_1 + 5 x_2$</w:t>
        </w:r>
      </w:ins>
      <w:ins w:id="2427" w:author="PR Preview" w:date="2026-01-01T00:00:00Z">
        <w:r>
          <w:t xml:space="preserve"> </w:t>
        </w:r>
      </w:ins>
      <w:ins w:id="2428" w:author="PR Preview" w:date="2026-01-01T00:00:00Z">
        <w:r>
          <w:t xml:space="preserve">is</w:t>
        </w:r>
      </w:ins>
      <w:ins w:id="2429" w:author="PR Preview" w:date="2026-01-01T00:00:00Z">
        <w:r>
          <w:t xml:space="preserve"> </w:t>
        </w:r>
      </w:ins>
      <w:ins w:id="2430" w:author="PR Preview" w:date="2026-01-01T00:00:00Z">
        <w:r>
          <w:t xml:space="preserve">$\mathord{\smash[b]{\underset{\raise.3ex\hbox{$\scriptstyle\sim$}}{w}}\vphantom{w}} \cdot \mathord{\smash[b]{\underset{\raise.3ex\hbox{$\scriptstyle\sim$}}{x}}\vphantom{x}}$</w:t>
        </w:r>
      </w:ins>
      <w:ins w:id="2431" w:author="PR Preview" w:date="2026-01-01T00:00:00Z">
        <w:r>
          <w:t xml:space="preserve"> </w:t>
        </w:r>
      </w:ins>
      <w:ins w:id="2432" w:author="PR Preview" w:date="2026-01-01T00:00:00Z">
        <w:r>
          <w:t xml:space="preserve">with</w:t>
        </w:r>
      </w:ins>
      <w:ins w:id="2433" w:author="PR Preview" w:date="2026-01-01T00:00:00Z">
        <w:r>
          <w:t xml:space="preserve"> </w:t>
        </w:r>
      </w:ins>
      <w:ins w:id="2434" w:author="PR Preview" w:date="2026-01-01T00:00:00Z">
        <w:r>
          <w:t xml:space="preserve">$\mathord{\smash[b]{\underset{\raise.3ex\hbox{$\scriptstyle\sim$}}{w}}\vphantom{w}} = {(3, 5)}^{\top}$</w:t>
        </w:r>
      </w:ins>
      <w:ins w:id="2435" w:author="PR Preview" w:date="2026-01-01T00:00:00Z">
        <w:r>
          <w:t xml:space="preserve">,</w:t>
        </w:r>
      </w:ins>
      <w:ins w:id="2436" w:author="PR Preview" w:date="2026-01-01T00:00:00Z">
        <w:r>
          <w:t xml:space="preserve"> </w:t>
        </w:r>
      </w:ins>
      <w:ins w:id="2437" w:author="PR Preview" w:date="2026-01-01T00:00:00Z">
        <w:r>
          <w:t xml:space="preserve">so it is linear by</w:t>
        </w:r>
      </w:ins>
      <w:ins w:id="2438" w:author="PR Preview" w:date="2026-01-01T00:00:00Z">
        <w:r>
          <w:t xml:space="preserve"> </w:t>
        </w:r>
      </w:ins>
      <w:hyperlink w:anchor="cor-linear-scalar">
        <w:ins w:id="2439" w:author="PR Preview" w:date="2026-01-01T00:00:00Z">
          <w:r>
            <w:rPr>
              <w:rStyle w:val="Hyperlink"/>
            </w:rPr>
            <w:t xml:space="preserve">Corollary 1</w:t>
          </w:r>
        </w:ins>
      </w:hyperlink>
      <w:ins w:id="2440" w:author="PR Preview" w:date="2026-01-01T00:00:00Z">
        <w:r>
          <w:t xml:space="preserve">.</w:t>
        </w:r>
      </w:ins>
      <w:ins w:id="2441" w:author="PR Preview" w:date="2026-01-01T00:00:00Z">
        <w:r>
          <w:t xml:space="preserve"> </w:t>
        </w:r>
      </w:ins>
      <w:ins w:id="2442" w:author="PR Preview" w:date="2026-01-01T00:00:00Z">
        <w:r>
          <w:t xml:space="preserve">The entries of</w:t>
        </w:r>
      </w:ins>
      <w:ins w:id="2443" w:author="PR Preview" w:date="2026-01-01T00:00:00Z">
        <w:r>
          <w:t xml:space="preserve"> </w:t>
        </w:r>
      </w:ins>
      <w:ins w:id="2444" w:author="PR Preview" w:date="2026-01-01T00:00:00Z">
        <w:r>
          <w:t xml:space="preserve">$\mathord{\smash[b]{\underset{\raise.3ex\hbox{$\scriptstyle\sim$}}{w}}\vphantom{w}}$</w:t>
        </w:r>
      </w:ins>
      <w:ins w:id="2445" w:author="PR Preview" w:date="2026-01-01T00:00:00Z">
        <w:r>
          <w:t xml:space="preserve"> </w:t>
        </w:r>
      </w:ins>
      <w:ins w:id="2446" w:author="PR Preview" w:date="2026-01-01T00:00:00Z">
        <w:r>
          <w:t xml:space="preserve">are the values at the indicator vectors:</w:t>
        </w:r>
      </w:ins>
    </w:p>
    <w:p>
      <w:pPr>
        <w:pStyle w:val="BodyText"/>
      </w:pPr>
      <w:ins w:id="2447" w:author="PR Preview" w:date="2026-01-01T00:00:00Z">
        <w:r>
          <w:t xml:space="preserve">$$
    \begin{aligned}
    f(\mathord{\smash[b]{\underset{\raise.3ex\hbox{$\scriptstyle\sim$}}{e}}\vphantom{e}}_1) &amp;= 3 \cdot 1 + 5 \cdot 0 \\
    &amp;= 3
    \end{aligned}
    $$</w:t>
        </w:r>
      </w:ins>
    </w:p>
    <w:p>
      <w:pPr>
        <w:pStyle w:val="FirstParagraph"/>
      </w:pPr>
      <w:r>
        <w:t xml:space="preserve">and</w:t>
      </w:r>
    </w:p>
    <w:p>
      <w:pPr>
        <w:pStyle w:val="BodyText"/>
      </w:pPr>
      <m:oMathPara>
        <m:oMathParaPr>
          <m:jc m:val="center"/>
        </m:oMathParaPr>
        <m:oMath>
          <m:eqArr>
            <m:e>
              <m:r>
                <m:t>f</m:t>
              </m:r>
              <m:r>
                <m:rPr>
                  <m:sty m:val="p"/>
                </m:rPr>
                <m:t>(</m:t>
              </m:r>
              <m:sSub>
                <m:e>
                  <m:limLow>
                    <m:e>
                      <m:r>
                        <m:t>e</m:t>
                      </m:r>
                    </m:e>
                    <m:lim>
                      <m:r>
                        <m:rPr>
                          <m:sty m:val="p"/>
                        </m:rPr>
                        <m:t>∼</m:t>
                      </m:r>
                    </m:lim>
                  </m:limLow>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limLow>
          <m:e>
            <m:r>
              <m:t>x</m:t>
            </m:r>
          </m:e>
          <m:lim>
            <m:r>
              <m:rPr>
                <m:sty m:val="p"/>
              </m:rPr>
              <m:t>∼</m:t>
            </m:r>
          </m:lim>
        </m:limLow>
        <m:r>
          <m:rPr>
            <m:sty m:val="p"/>
          </m:rPr>
          <m:t>)</m:t>
        </m:r>
        <m:r>
          <m:rPr>
            <m:sty m:val="p"/>
          </m:rPr>
          <m:t>=</m:t>
        </m:r>
        <m:r>
          <m:t>3</m:t>
        </m:r>
        <m:sSub>
          <m:e>
            <m:r>
              <m:t>x</m:t>
            </m:r>
          </m:e>
          <m:sub>
            <m:r>
              <m:t>1</m:t>
            </m:r>
          </m:sub>
        </m:sSub>
        <m:r>
          <m:rPr>
            <m:sty m:val="p"/>
          </m:rPr>
          <m:t>+</m:t>
        </m:r>
        <m:r>
          <m:t>5</m:t>
        </m:r>
        <m:sSub>
          <m:e>
            <m:r>
              <m:t>x</m:t>
            </m:r>
          </m:e>
          <m:sub>
            <m:r>
              <m:t>2</m:t>
            </m:r>
          </m:sub>
        </m:sSub>
        <m:r>
          <m:rPr>
            <m:sty m:val="p"/>
          </m:rPr>
          <m:t>+</m:t>
        </m:r>
        <m:r>
          <m:t>1</m:t>
        </m:r>
      </m:oMath>
      <w:del w:id="2448" w:author="PR Preview" w:date="2026-01-01T00:00:00Z">
        <w:r>
          <w:delText xml:space="preserve"> </w:delText>
        </w:r>
      </w:del>
      <w:del w:id="2449" w:author="PR Preview" w:date="2026-01-01T00:00:00Z">
        <w:r>
          <w:delText xml:space="preserve">is not linear,</w:delText>
        </w:r>
      </w:del>
      <w:del w:id="2450" w:author="PR Preview" w:date="2026-01-01T00:00:00Z">
        <w:r>
          <w:delText xml:space="preserve"> </w:delText>
        </w:r>
      </w:del>
      <w:del w:id="2451" w:author="PR Preview" w:date="2026-01-01T00:00:00Z">
        <w:r>
          <w:delText xml:space="preserve">because</w:delText>
        </w:r>
      </w:del>
      <w:del w:id="2452" w:author="PR Preview" w:date="2026-01-01T00:00:00Z">
        <w:r>
          <w:delText xml:space="preserve"> </w:delText>
        </w:r>
      </w:del>
      <m:oMath>
        <m:r>
          <m:t>g</m:t>
        </m:r>
        <m:r>
          <m:rPr>
            <m:sty m:val="p"/>
          </m:rPr>
          <m:t>(</m:t>
        </m:r>
        <m:limLow>
          <m:e>
            <m:r>
              <m:t>0</m:t>
            </m:r>
          </m:e>
          <m:lim>
            <m:r>
              <m:rPr>
                <m:sty m:val="p"/>
              </m:rPr>
              <m:t>∼</m:t>
            </m:r>
          </m:lim>
        </m:limLow>
        <m:r>
          <m:rPr>
            <m:sty m:val="p"/>
          </m:rPr>
          <m:t>)</m:t>
        </m:r>
        <m:r>
          <m:rPr>
            <m:sty m:val="p"/>
          </m:rPr>
          <m:t>=</m:t>
        </m:r>
        <m:r>
          <m:t>1</m:t>
        </m:r>
        <m:r>
          <m:rPr>
            <m:sty m:val="p"/>
          </m:rPr>
          <m:t>≠</m:t>
        </m:r>
        <m:r>
          <m:t>0</m:t>
        </m:r>
      </m:oMath>
      <w:del w:id="2453" w:author="PR Preview" w:date="2026-01-01T00:00:00Z">
        <w:r>
          <w:delText xml:space="preserve"> </w:delText>
        </w:r>
      </w:del>
      <w:del w:id="2454" w:author="PR Preview" w:date="2026-01-01T00:00:00Z">
        <w:r>
          <w:delText xml:space="preserve">(</w:delText>
        </w:r>
      </w:del>
      <w:hyperlink w:anchor="thm-linear-map-zero">
        <w:del w:id="2455" w:author="PR Preview" w:date="2026-01-01T00:00:00Z">
          <w:r>
            <w:rPr>
              <w:rStyle w:val="Hyperlink"/>
            </w:rPr>
            <w:delText xml:space="preserve">Theorem 11</w:delText>
          </w:r>
        </w:del>
      </w:hyperlink>
      <w:del w:id="2456" w:author="PR Preview" w:date="2026-01-01T00:00:00Z">
        <w:r>
          <w:delText xml:space="preserve">).</w:delText>
        </w:r>
      </w:del>
    </w:p>
    <w:p>
      <w:pPr>
        <w:pStyle w:val="FirstParagraph"/>
      </w:pPr>
      <w:del w:id="2457" w:author="PR Preview" w:date="2026-01-01T00:00:00Z">
        <w:r>
          <w:rPr>
            <w:b/>
            <w:bCs/>
          </w:rPr>
          <w:delText xml:space="preserve">Definition 37 (Translation)</w:delText>
        </w:r>
      </w:del>
      <w:del w:id="2458" w:author="PR Preview" w:date="2026-01-01T00:00:00Z">
        <w:r>
          <w:delText xml:space="preserve"> </w:delText>
        </w:r>
      </w:del>
      <w:del w:id="2459" w:author="PR Preview" w:date="2026-01-01T00:00:00Z">
        <w:r>
          <w:delText xml:space="preserve">For a fixed vector</w:delText>
        </w:r>
      </w:del>
      <w:del w:id="2460" w:author="PR Preview" w:date="2026-01-01T00:00:00Z">
        <w:r>
          <w:delText xml:space="preserve"> </w:delText>
        </w:r>
      </w:del>
      <m:oMath>
        <m:limLow>
          <m:e>
            <m:r>
              <m:t>b</m:t>
            </m:r>
          </m:e>
          <m:lim>
            <m:r>
              <m:rPr>
                <m:sty m:val="p"/>
              </m:rPr>
              <m:t>∼</m:t>
            </m:r>
          </m:lim>
        </m:limLow>
        <m:r>
          <m:rPr>
            <m:sty m:val="p"/>
          </m:rPr>
          <m:t>∈</m:t>
        </m:r>
        <m:sSup>
          <m:e>
            <m:r>
              <m:rPr>
                <m:scr m:val="double-struck"/>
                <m:sty m:val="p"/>
              </m:rPr>
              <m:t>R</m:t>
            </m:r>
          </m:e>
          <m:sup>
            <m:r>
              <m:t>m</m:t>
            </m:r>
          </m:sup>
        </m:sSup>
      </m:oMath>
      <w:del w:id="2461" w:author="PR Preview" w:date="2026-01-01T00:00:00Z">
        <w:r>
          <w:delText xml:space="preserve">,</w:delText>
        </w:r>
      </w:del>
      <w:del w:id="2462" w:author="PR Preview" w:date="2026-01-01T00:00:00Z">
        <w:r>
          <w:delText xml:space="preserve"> </w:delText>
        </w:r>
      </w:del>
      <w:del w:id="2463" w:author="PR Preview" w:date="2026-01-01T00:00:00Z">
        <w:r>
          <w:delText xml:space="preserve">the</w:delText>
        </w:r>
      </w:del>
      <w:del w:id="2464" w:author="PR Preview" w:date="2026-01-01T00:00:00Z">
        <w:r>
          <w:delText xml:space="preserve"> </w:delText>
        </w:r>
      </w:del>
      <w:del w:id="2465" w:author="PR Preview" w:date="2026-01-01T00:00:00Z">
        <w:r>
          <w:rPr>
            <w:b/>
            <w:bCs/>
          </w:rPr>
          <w:delText xml:space="preserve">translation</w:delText>
        </w:r>
      </w:del>
      <w:del w:id="2466" w:author="PR Preview" w:date="2026-01-01T00:00:00Z">
        <w:r>
          <w:delText xml:space="preserve"> </w:delText>
        </w:r>
      </w:del>
      <w:del w:id="2467" w:author="PR Preview" w:date="2026-01-01T00:00:00Z">
        <w:r>
          <w:delText xml:space="preserve">by</w:delText>
        </w:r>
      </w:del>
      <w:del w:id="2468" w:author="PR Preview" w:date="2026-01-01T00:00:00Z">
        <w:r>
          <w:delText xml:space="preserve"> </w:delText>
        </w:r>
      </w:del>
      <m:oMath>
        <m:limLow>
          <m:e>
            <m:r>
              <m:t>b</m:t>
            </m:r>
          </m:e>
          <m:lim>
            <m:r>
              <m:rPr>
                <m:sty m:val="p"/>
              </m:rPr>
              <m:t>∼</m:t>
            </m:r>
          </m:lim>
        </m:limLow>
      </m:oMath>
      <w:del w:id="2469" w:author="PR Preview" w:date="2026-01-01T00:00:00Z">
        <w:r>
          <w:delText xml:space="preserve"> </w:delText>
        </w:r>
      </w:del>
      <w:del w:id="2470" w:author="PR Preview" w:date="2026-01-01T00:00:00Z">
        <w:r>
          <w:delText xml:space="preserve">is the function</w:delText>
        </w:r>
      </w:del>
      <w:del w:id="2471" w:author="PR Preview" w:date="2026-01-01T00:00:00Z">
        <w:r>
          <w:delText xml:space="preserve"> </w:delText>
        </w:r>
      </w:del>
      <m:oMath>
        <m:sSub>
          <m:e>
            <m:r>
              <m:t>t</m:t>
            </m:r>
          </m:e>
          <m:sub>
            <m:limLow>
              <m:e>
                <m:r>
                  <m:t>b</m:t>
                </m:r>
              </m:e>
              <m:lim>
                <m:r>
                  <m:rPr>
                    <m:sty m:val="p"/>
                  </m:rPr>
                  <m:t>∼</m:t>
                </m:r>
              </m:lim>
            </m:limLow>
          </m:sub>
        </m:sSub>
        <m:r>
          <m:rPr>
            <m:sty m:val="p"/>
          </m:rPr>
          <m:t>:</m:t>
        </m:r>
        <m:sSup>
          <m:e>
            <m:r>
              <m:rPr>
                <m:scr m:val="double-struck"/>
                <m:sty m:val="p"/>
              </m:rPr>
              <m:t>R</m:t>
            </m:r>
          </m:e>
          <m:sup>
            <m:r>
              <m:t>m</m:t>
            </m:r>
          </m:sup>
        </m:sSup>
        <m:r>
          <m:rPr>
            <m:sty m:val="p"/>
          </m:rPr>
          <m:t>→</m:t>
        </m:r>
        <m:sSup>
          <m:e>
            <m:r>
              <m:rPr>
                <m:scr m:val="double-struck"/>
                <m:sty m:val="p"/>
              </m:rPr>
              <m:t>R</m:t>
            </m:r>
          </m:e>
          <m:sup>
            <m:r>
              <m:t>m</m:t>
            </m:r>
          </m:sup>
        </m:sSup>
      </m:oMath>
      <w:del w:id="2472" w:author="PR Preview" w:date="2026-01-01T00:00:00Z">
        <w:r>
          <w:delText xml:space="preserve"> </w:delText>
        </w:r>
      </w:del>
      <w:del w:id="2473" w:author="PR Preview" w:date="2026-01-01T00:00:00Z">
        <w:r>
          <w:delText xml:space="preserve">defined by</w:delText>
        </w:r>
      </w:del>
    </w:p>
    <w:p>
      <w:pPr>
        <w:pStyle w:val="BodyText"/>
      </w:pPr>
      <m:oMathPara>
        <m:oMathParaPr>
          <m:jc m:val="center"/>
        </m:oMathParaPr>
        <m:oMath>
          <m:sSub>
            <m:e>
              <m:r>
                <m:t>t</m:t>
              </m:r>
            </m:e>
            <m:sub>
              <m:limLow>
                <m:e>
                  <m:r>
                    <m:t>b</m:t>
                  </m:r>
                </m:e>
                <m:lim>
                  <m:r>
                    <m:rPr>
                      <m:sty m:val="p"/>
                    </m:rPr>
                    <m:t>∼</m:t>
                  </m:r>
                </m:lim>
              </m:limLow>
            </m:sub>
          </m:sSub>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limLow>
            <m:e>
              <m:r>
                <m:t>b</m:t>
              </m:r>
            </m:e>
            <m:lim>
              <m:r>
                <m:rPr>
                  <m:sty m:val="p"/>
                </m:rPr>
                <m:t>∼</m:t>
              </m:r>
            </m:lim>
          </m:limLow>
        </m:oMath>
      </m:oMathPara>
    </w:p>
    <w:p>
      <w:pPr>
        <w:pStyle w:val="FirstParagraph"/>
      </w:pPr>
      <w:del w:id="2474" w:author="PR Preview" w:date="2026-01-01T00:00:00Z">
        <w:r>
          <w:rPr>
            <w:b/>
            <w:bCs/>
          </w:rPr>
          <w:delText xml:space="preserve">Example 30 (Translating two points)</w:delText>
        </w:r>
      </w:del>
      <w:del w:id="2475" w:author="PR Preview" w:date="2026-01-01T00:00:00Z">
        <w:r>
          <w:delText xml:space="preserve"> </w:delText>
        </w:r>
      </w:del>
      <w:del w:id="2476" w:author="PR Preview" w:date="2026-01-01T00:00:00Z">
        <w:r>
          <w:delText xml:space="preserve">The translation by</w:delText>
        </w:r>
      </w:del>
      <w:del w:id="2477" w:author="PR Preview" w:date="2026-01-01T00:00:00Z">
        <w:r>
          <w:delText xml:space="preserve"> </w:delText>
        </w:r>
      </w:del>
      <m:oMath>
        <m:limLow>
          <m:e>
            <m:r>
              <m:t>b</m:t>
            </m:r>
          </m:e>
          <m:lim>
            <m:r>
              <m:rPr>
                <m:sty m:val="p"/>
              </m:rPr>
              <m:t>∼</m:t>
            </m:r>
          </m:lim>
        </m:limLow>
        <m:r>
          <m:rPr>
            <m:sty m:val="p"/>
          </m:rPr>
          <m:t>=</m:t>
        </m:r>
        <m:sSup>
          <m:e>
            <m:r>
              <m:rPr>
                <m:sty m:val="p"/>
              </m:rPr>
              <m:t>(</m:t>
            </m:r>
            <m:r>
              <m:t>1</m:t>
            </m:r>
            <m:r>
              <m:rPr>
                <m:sty m:val="p"/>
              </m:rPr>
              <m:t>,</m:t>
            </m:r>
            <m:r>
              <m:rPr>
                <m:sty m:val="p"/>
              </m:rPr>
              <m:t>−</m:t>
            </m:r>
            <m:r>
              <m:t>2</m:t>
            </m:r>
            <m:r>
              <m:rPr>
                <m:sty m:val="p"/>
              </m:rPr>
              <m:t>)</m:t>
            </m:r>
          </m:e>
          <m:sup>
            <m:r>
              <m:rPr>
                <m:sty m:val="p"/>
              </m:rPr>
              <m:t>⊤</m:t>
            </m:r>
          </m:sup>
        </m:sSup>
      </m:oMath>
      <w:del w:id="2478" w:author="PR Preview" w:date="2026-01-01T00:00:00Z">
        <w:r>
          <w:delText xml:space="preserve"> </w:delText>
        </w:r>
      </w:del>
      <w:del w:id="2479" w:author="PR Preview" w:date="2026-01-01T00:00:00Z">
        <w:r>
          <w:delText xml:space="preserve">sends</w:delText>
        </w:r>
      </w:del>
    </w:p>
    <w:p>
      <w:pPr>
        <w:pStyle w:val="BodyText"/>
      </w:pPr>
      <m:oMathPara>
        <m:oMathParaPr>
          <m:jc m:val="center"/>
        </m:oMathParaPr>
        <m:oMath>
          <m:sSub>
            <m:e>
              <m:r>
                <m:t>t</m:t>
              </m:r>
            </m:e>
            <m:sub>
              <m:limLow>
                <m:e>
                  <m:r>
                    <m:t>b</m:t>
                  </m:r>
                </m:e>
                <m:lim>
                  <m:r>
                    <m:rPr>
                      <m:sty m:val="p"/>
                    </m:rPr>
                    <m:t>∼</m:t>
                  </m:r>
                </m:lim>
              </m:limLow>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limLow>
                <m:e>
                  <m:r>
                    <m:t>b</m:t>
                  </m:r>
                </m:e>
                <m:lim>
                  <m:r>
                    <m:rPr>
                      <m:sty m:val="p"/>
                    </m:rPr>
                    <m:t>∼</m:t>
                  </m:r>
                </m:lim>
              </m:limLow>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BodyText"/>
      </w:pPr>
      <w:ins w:id="2480" w:author="PR Preview" w:date="2026-01-01T00:00:00Z">
        <w:r>
          <w:t xml:space="preserve">$$
    \begin{aligned}
    f(\mathord{\smash[b]{\underset{\raise.3ex\hbox{$\scriptstyle\sim$}}{e}}\vphantom{e}}_2) &amp;= 3 \cdot 0 + 5 \cdot 1 \\
    &amp;= 5.
    \end{aligned}
    $$</w:t>
        </w:r>
      </w:ins>
    </w:p>
    <w:p>
      <w:pPr>
        <w:pStyle w:val="FirstParagraph"/>
      </w:pPr>
      <w:ins w:id="2481" w:author="PR Preview" w:date="2026-01-01T00:00:00Z">
        <w:r>
          <w:t xml:space="preserve">$g(\mathord{\smash[b]{\underset{\raise.3ex\hbox{$\scriptstyle\sim$}}{x}}\vphantom{x}}) = 3 x_1 + 5 x_2 + 1$</w:t>
        </w:r>
      </w:ins>
      <w:ins w:id="2482" w:author="PR Preview" w:date="2026-01-01T00:00:00Z">
        <w:r>
          <w:t xml:space="preserve"> </w:t>
        </w:r>
      </w:ins>
      <w:ins w:id="2483" w:author="PR Preview" w:date="2026-01-01T00:00:00Z">
        <w:r>
          <w:t xml:space="preserve">is not linear,</w:t>
        </w:r>
      </w:ins>
      <w:ins w:id="2484" w:author="PR Preview" w:date="2026-01-01T00:00:00Z">
        <w:r>
          <w:t xml:space="preserve"> </w:t>
        </w:r>
      </w:ins>
      <w:ins w:id="2485" w:author="PR Preview" w:date="2026-01-01T00:00:00Z">
        <w:r>
          <w:t xml:space="preserve">because</w:t>
        </w:r>
      </w:ins>
      <w:ins w:id="2486" w:author="PR Preview" w:date="2026-01-01T00:00:00Z">
        <w:r>
          <w:t xml:space="preserve"> </w:t>
        </w:r>
      </w:ins>
      <w:ins w:id="2487" w:author="PR Preview" w:date="2026-01-01T00:00:00Z">
        <w:r>
          <w:t xml:space="preserve">$g(\mathord{\smash[b]{\underset{\raise.3ex\hbox{$\scriptstyle\sim$}}{0}}\vphantom{0}}) = 1 \neq 0$</w:t>
        </w:r>
      </w:ins>
      <w:ins w:id="2488" w:author="PR Preview" w:date="2026-01-01T00:00:00Z">
        <w:r>
          <w:t xml:space="preserve"> </w:t>
        </w:r>
      </w:ins>
      <w:ins w:id="2489" w:author="PR Preview" w:date="2026-01-01T00:00:00Z">
        <w:r>
          <w:t xml:space="preserve">(</w:t>
        </w:r>
      </w:ins>
      <w:hyperlink w:anchor="thm-linear-map-zero">
        <w:ins w:id="2490" w:author="PR Preview" w:date="2026-01-01T00:00:00Z">
          <w:r>
            <w:rPr>
              <w:rStyle w:val="Hyperlink"/>
            </w:rPr>
            <w:t xml:space="preserve">Theorem 11</w:t>
          </w:r>
        </w:ins>
      </w:hyperlink>
      <w:ins w:id="2491" w:author="PR Preview" w:date="2026-01-01T00:00:00Z">
        <w:r>
          <w:t xml:space="preserve">).</w:t>
        </w:r>
      </w:ins>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ins w:id="2492" w:author="PR Preview" w:date="2026-01-01T00:00:00Z">
        <w:r>
          <w:rPr>
            <w:b/>
            <w:bCs/>
          </w:rPr>
          <w:t xml:space="preserve">Definition 37 (Translation)</w:t>
        </w:r>
      </w:ins>
      <w:ins w:id="2493" w:author="PR Preview" w:date="2026-01-01T00:00:00Z">
        <w:r>
          <w:t xml:space="preserve"> </w:t>
        </w:r>
      </w:ins>
      <w:ins w:id="2494" w:author="PR Preview" w:date="2026-01-01T00:00:00Z">
        <w:r>
          <w:t xml:space="preserve">For a fixed vector</w:t>
        </w:r>
      </w:ins>
      <w:ins w:id="2495" w:author="PR Preview" w:date="2026-01-01T00:00:00Z">
        <w:r>
          <w:t xml:space="preserve"> </w:t>
        </w:r>
      </w:ins>
      <w:ins w:id="2496" w:author="PR Preview" w:date="2026-01-01T00:00:00Z">
        <w:r>
          <w:t xml:space="preserve">$\mathord{\smash[b]{\underset{\raise.3ex\hbox{$\scriptstyle\sim$}}{b}}\vphantom{b}} \in \mathbb{R}^m$</w:t>
        </w:r>
      </w:ins>
      <w:ins w:id="2497" w:author="PR Preview" w:date="2026-01-01T00:00:00Z">
        <w:r>
          <w:t xml:space="preserve">,</w:t>
        </w:r>
      </w:ins>
      <w:ins w:id="2498" w:author="PR Preview" w:date="2026-01-01T00:00:00Z">
        <w:r>
          <w:t xml:space="preserve"> </w:t>
        </w:r>
      </w:ins>
      <w:ins w:id="2499" w:author="PR Preview" w:date="2026-01-01T00:00:00Z">
        <w:r>
          <w:t xml:space="preserve">the</w:t>
        </w:r>
      </w:ins>
      <w:ins w:id="2500" w:author="PR Preview" w:date="2026-01-01T00:00:00Z">
        <w:r>
          <w:t xml:space="preserve"> </w:t>
        </w:r>
      </w:ins>
      <w:ins w:id="2501" w:author="PR Preview" w:date="2026-01-01T00:00:00Z">
        <w:r>
          <w:rPr>
            <w:b/>
            <w:bCs/>
          </w:rPr>
          <w:t xml:space="preserve">translation</w:t>
        </w:r>
      </w:ins>
      <w:ins w:id="2502" w:author="PR Preview" w:date="2026-01-01T00:00:00Z">
        <w:r>
          <w:t xml:space="preserve"> </w:t>
        </w:r>
      </w:ins>
      <w:ins w:id="2503" w:author="PR Preview" w:date="2026-01-01T00:00:00Z">
        <w:r>
          <w:t xml:space="preserve">by</w:t>
        </w:r>
      </w:ins>
      <w:ins w:id="2504" w:author="PR Preview" w:date="2026-01-01T00:00:00Z">
        <w:r>
          <w:t xml:space="preserve"> </w:t>
        </w:r>
      </w:ins>
      <w:ins w:id="2505" w:author="PR Preview" w:date="2026-01-01T00:00:00Z">
        <w:r>
          <w:t xml:space="preserve">$\mathord{\smash[b]{\underset{\raise.3ex\hbox{$\scriptstyle\sim$}}{b}}\vphantom{b}}$</w:t>
        </w:r>
      </w:ins>
      <w:ins w:id="2506" w:author="PR Preview" w:date="2026-01-01T00:00:00Z">
        <w:r>
          <w:t xml:space="preserve"> </w:t>
        </w:r>
      </w:ins>
      <w:ins w:id="2507" w:author="PR Preview" w:date="2026-01-01T00:00:00Z">
        <w:r>
          <w:t xml:space="preserve">is the function</w:t>
        </w:r>
      </w:ins>
      <w:ins w:id="2508" w:author="PR Preview" w:date="2026-01-01T00:00:00Z">
        <w:r>
          <w:t xml:space="preserve"> </w:t>
        </w:r>
      </w:ins>
      <w:ins w:id="2509" w:author="PR Preview" w:date="2026-01-01T00:00:00Z">
        <w:r>
          <w:t xml:space="preserve">$t_{\mathord{\smash[b]{\underset{\raise.3ex\hbox{$\scriptstyle\sim$}}{b}}\vphantom{b}}} : \mathbb{R}^m \to \mathbb{R}^m$</w:t>
        </w:r>
      </w:ins>
      <w:ins w:id="2510" w:author="PR Preview" w:date="2026-01-01T00:00:00Z">
        <w:r>
          <w:t xml:space="preserve"> </w:t>
        </w:r>
      </w:ins>
      <w:ins w:id="2511" w:author="PR Preview" w:date="2026-01-01T00:00:00Z">
        <w:r>
          <w:t xml:space="preserve">defined by</w:t>
        </w:r>
      </w:ins>
    </w:p>
    <w:p>
      <w:pPr>
        <w:pStyle w:val="BodyText"/>
      </w:pPr>
      <w:ins w:id="2512" w:author="PR Preview" w:date="2026-01-01T00:00:00Z">
        <w:r>
          <w:t xml:space="preserve">$$t_{\mathord{\smash[b]{\underset{\raise.3ex\hbox{$\scriptstyle\sim$}}{b}}\vphantom{b}}}(\mathord{\smash[b]{\underset{\raise.3ex\hbox{$\scriptstyle\sim$}}{y}}\vphantom{y}}) = \mathord{\smash[b]{\underset{\raise.3ex\hbox{$\scriptstyle\sim$}}{y}}\vphantom{y}}+ \mathord{\smash[b]{\underset{\raise.3ex\hbox{$\scriptstyle\sim$}}{b}}\vphantom{b}}$$</w:t>
        </w:r>
      </w:ins>
    </w:p>
    <w:bookmarkEnd w:id="153"/>
    <w:bookmarkStart w:id="154" w:name="exm-translation"/>
    <w:p>
      <w:pPr>
        <w:pStyle w:val="FirstParagraph"/>
      </w:pPr>
      <w:ins w:id="2513" w:author="PR Preview" w:date="2026-01-01T00:00:00Z">
        <w:r>
          <w:rPr>
            <w:b/>
            <w:bCs/>
          </w:rPr>
          <w:t xml:space="preserve">Example 30 (Translating two points)</w:t>
        </w:r>
      </w:ins>
      <w:ins w:id="2514" w:author="PR Preview" w:date="2026-01-01T00:00:00Z">
        <w:r>
          <w:t xml:space="preserve"> </w:t>
        </w:r>
      </w:ins>
      <w:ins w:id="2515" w:author="PR Preview" w:date="2026-01-01T00:00:00Z">
        <w:r>
          <w:t xml:space="preserve">The translation by</w:t>
        </w:r>
      </w:ins>
      <w:ins w:id="2516" w:author="PR Preview" w:date="2026-01-01T00:00:00Z">
        <w:r>
          <w:t xml:space="preserve"> </w:t>
        </w:r>
      </w:ins>
      <w:ins w:id="2517" w:author="PR Preview" w:date="2026-01-01T00:00:00Z">
        <w:r>
          <w:t xml:space="preserve">$\mathord{\smash[b]{\underset{\raise.3ex\hbox{$\scriptstyle\sim$}}{b}}\vphantom{b}} = {(1, -2)}^{\top}$</w:t>
        </w:r>
      </w:ins>
      <w:ins w:id="2518" w:author="PR Preview" w:date="2026-01-01T00:00:00Z">
        <w:r>
          <w:t xml:space="preserve"> </w:t>
        </w:r>
      </w:ins>
      <w:ins w:id="2519" w:author="PR Preview" w:date="2026-01-01T00:00:00Z">
        <w:r>
          <w:t xml:space="preserve">sends</w:t>
        </w:r>
      </w:ins>
    </w:p>
    <w:p>
      <w:pPr>
        <w:pStyle w:val="BodyText"/>
      </w:pPr>
      <w:ins w:id="2520" w:author="PR Preview" w:date="2026-01-01T00:00:00Z">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ins>
    </w:p>
    <w:p>
      <w:pPr>
        <w:pStyle w:val="FirstParagraph"/>
      </w:pPr>
      <w:r>
        <w:t xml:space="preserve">Both points move one unit right and two units down.</w:t>
      </w:r>
    </w:p>
    <w:bookmarkEnd w:id="154"/>
    <w:bookmarkStart w:id="155" w:name="rem-translation-moves-every-point"/>
    <w:p>
      <w:pPr>
        <w:pStyle w:val="BodyText"/>
      </w:pPr>
      <w:del w:id="2521" w:author="PR Preview" w:date="2026-01-01T00:00:00Z">
        <w:r>
          <w:rPr>
            <w:i/>
            <w:iCs/>
          </w:rPr>
          <w:delText xml:space="preserve">Remark 14</w:delText>
        </w:r>
      </w:del>
      <w:del w:id="2522" w:author="PR Preview" w:date="2026-01-01T00:00:00Z">
        <w:r>
          <w:delText xml:space="preserve"> (A translation moves every point by the same vector). </w:delText>
        </w:r>
      </w:del>
      <w:del w:id="2523" w:author="PR Preview" w:date="2026-01-01T00:00:00Z">
        <w:r>
          <w:delText xml:space="preserve">A translation by</w:delText>
        </w:r>
      </w:del>
      <w:del w:id="2524" w:author="PR Preview" w:date="2026-01-01T00:00:00Z">
        <w:r>
          <w:delText xml:space="preserve"> </w:delText>
        </w:r>
      </w:del>
      <m:oMath>
        <m:limLow>
          <m:e>
            <m:r>
              <m:t>b</m:t>
            </m:r>
          </m:e>
          <m:lim>
            <m:r>
              <m:rPr>
                <m:sty m:val="p"/>
              </m:rPr>
              <m:t>∼</m:t>
            </m:r>
          </m:lim>
        </m:limLow>
      </m:oMath>
      <w:del w:id="2525" w:author="PR Preview" w:date="2026-01-01T00:00:00Z">
        <w:r>
          <w:delText xml:space="preserve"> </w:delText>
        </w:r>
      </w:del>
      <w:del w:id="2526" w:author="PR Preview" w:date="2026-01-01T00:00:00Z">
        <w:r>
          <w:delText xml:space="preserve">moves every point by the same vector</w:delText>
        </w:r>
      </w:del>
      <w:del w:id="2527" w:author="PR Preview" w:date="2026-01-01T00:00:00Z">
        <w:r>
          <w:delText xml:space="preserve"> </w:delText>
        </w:r>
      </w:del>
      <m:oMath>
        <m:limLow>
          <m:e>
            <m:r>
              <m:t>b</m:t>
            </m:r>
          </m:e>
          <m:lim>
            <m:r>
              <m:rPr>
                <m:sty m:val="p"/>
              </m:rPr>
              <m:t>∼</m:t>
            </m:r>
          </m:lim>
        </m:limLow>
      </m:oMath>
      <w:del w:id="2528" w:author="PR Preview" w:date="2026-01-01T00:00:00Z">
        <w:r>
          <w:delText xml:space="preserve">.</w:delText>
        </w:r>
      </w:del>
    </w:p>
    <w:p>
      <w:pPr>
        <w:pStyle w:val="BodyText"/>
      </w:pPr>
      <w:del w:id="2529" w:author="PR Preview" w:date="2026-01-01T00:00:00Z">
        <w:r>
          <w:rPr>
            <w:b/>
            <w:bCs/>
          </w:rPr>
          <w:delText xml:space="preserve">Definition 38 (Affine map (affine transformation, affine function))</w:delText>
        </w:r>
      </w:del>
      <w:del w:id="2530" w:author="PR Preview" w:date="2026-01-01T00:00:00Z">
        <w:r>
          <w:delText xml:space="preserve"> </w:delText>
        </w:r>
      </w:del>
      <w:del w:id="2531" w:author="PR Preview" w:date="2026-01-01T00:00:00Z">
        <w:r>
          <w:delText xml:space="preserve">A</w:delText>
        </w:r>
      </w:del>
      <w:del w:id="2532" w:author="PR Preview" w:date="2026-01-01T00:00:00Z">
        <w:r>
          <w:delText xml:space="preserve"> </w:delText>
        </w:r>
      </w:del>
      <w:hyperlink r:id="rId19">
        <w:del w:id="2533" w:author="PR Preview" w:date="2026-01-01T00:00:00Z">
          <w:r>
            <w:rPr>
              <w:rStyle w:val="Hyperlink"/>
            </w:rPr>
            <w:delText xml:space="preserve">function</w:delText>
          </w:r>
        </w:del>
      </w:hyperlink>
      <w:del w:id="2534" w:author="PR Preview" w:date="2026-01-01T00:00:00Z">
        <w:r>
          <w:delText xml:space="preserve"> </w:delText>
        </w:r>
      </w:del>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del w:id="2535" w:author="PR Preview" w:date="2026-01-01T00:00:00Z">
        <w:r>
          <w:delText xml:space="preserve"> </w:delText>
        </w:r>
      </w:del>
      <w:del w:id="2536" w:author="PR Preview" w:date="2026-01-01T00:00:00Z">
        <w:r>
          <w:delText xml:space="preserve">is an</w:delText>
        </w:r>
      </w:del>
      <w:del w:id="2537" w:author="PR Preview" w:date="2026-01-01T00:00:00Z">
        <w:r>
          <w:delText xml:space="preserve"> </w:delText>
        </w:r>
      </w:del>
      <w:del w:id="2538" w:author="PR Preview" w:date="2026-01-01T00:00:00Z">
        <w:r>
          <w:rPr>
            <w:b/>
            <w:bCs/>
          </w:rPr>
          <w:delText xml:space="preserve">affine map</w:delText>
        </w:r>
      </w:del>
      <w:del w:id="2539" w:author="PR Preview" w:date="2026-01-01T00:00:00Z">
        <w:r>
          <w:delText xml:space="preserve"> </w:delText>
        </w:r>
      </w:del>
      <w:del w:id="2540" w:author="PR Preview" w:date="2026-01-01T00:00:00Z">
        <w:r>
          <w:delText xml:space="preserve">(also called an</w:delText>
        </w:r>
      </w:del>
      <w:del w:id="2541" w:author="PR Preview" w:date="2026-01-01T00:00:00Z">
        <w:r>
          <w:delText xml:space="preserve"> </w:delText>
        </w:r>
      </w:del>
      <w:del w:id="2542" w:author="PR Preview" w:date="2026-01-01T00:00:00Z">
        <w:r>
          <w:rPr>
            <w:b/>
            <w:bCs/>
          </w:rPr>
          <w:delText xml:space="preserve">affine transformation</w:delText>
        </w:r>
      </w:del>
      <w:del w:id="2543" w:author="PR Preview" w:date="2026-01-01T00:00:00Z">
        <w:r>
          <w:delText xml:space="preserve"> </w:delText>
        </w:r>
      </w:del>
      <w:del w:id="2544" w:author="PR Preview" w:date="2026-01-01T00:00:00Z">
        <w:r>
          <w:delText xml:space="preserve">or</w:delText>
        </w:r>
      </w:del>
      <w:del w:id="2545" w:author="PR Preview" w:date="2026-01-01T00:00:00Z">
        <w:r>
          <w:delText xml:space="preserve"> </w:delText>
        </w:r>
      </w:del>
      <w:del w:id="2546" w:author="PR Preview" w:date="2026-01-01T00:00:00Z">
        <w:r>
          <w:rPr>
            <w:b/>
            <w:bCs/>
          </w:rPr>
          <w:delText xml:space="preserve">affine function</w:delText>
        </w:r>
      </w:del>
      <w:del w:id="2547" w:author="PR Preview" w:date="2026-01-01T00:00:00Z">
        <w:r>
          <w:delText xml:space="preserve">)</w:delText>
        </w:r>
      </w:del>
      <w:del w:id="2548" w:author="PR Preview" w:date="2026-01-01T00:00:00Z">
        <w:r>
          <w:delText xml:space="preserve"> </w:delText>
        </w:r>
      </w:del>
      <w:del w:id="2549" w:author="PR Preview" w:date="2026-01-01T00:00:00Z">
        <w:r>
          <w:delText xml:space="preserve">if it is a matrix product followed by a translation (</w:delText>
        </w:r>
      </w:del>
      <w:hyperlink w:anchor="def-translation">
        <w:del w:id="2550" w:author="PR Preview" w:date="2026-01-01T00:00:00Z">
          <w:r>
            <w:rPr>
              <w:rStyle w:val="Hyperlink"/>
            </w:rPr>
            <w:delText xml:space="preserve">Definition 37</w:delText>
          </w:r>
        </w:del>
      </w:hyperlink>
      <w:del w:id="2551" w:author="PR Preview" w:date="2026-01-01T00:00:00Z">
        <w:r>
          <w:delText xml:space="preserve">)</w:delText>
        </w:r>
      </w:del>
      <w:del w:id="2552" w:author="PR Preview" w:date="2026-01-01T00:00:00Z">
        <w:r>
          <w:delText xml:space="preserve"> </w:delText>
        </w:r>
      </w:del>
      <w:del w:id="2553" w:author="PR Preview" w:date="2026-01-01T00:00:00Z">
        <w:r>
          <w:delText xml:space="preserve">(a</w:delText>
        </w:r>
      </w:del>
      <w:del w:id="2554" w:author="PR Preview" w:date="2026-01-01T00:00:00Z">
        <w:r>
          <w:delText xml:space="preserve"> </w:delText>
        </w:r>
      </w:del>
      <w:hyperlink r:id="rId156">
        <w:del w:id="2555" w:author="PR Preview" w:date="2026-01-01T00:00:00Z">
          <w:r>
            <w:rPr>
              <w:rStyle w:val="Hyperlink"/>
            </w:rPr>
            <w:delText xml:space="preserve">composition</w:delText>
          </w:r>
        </w:del>
      </w:hyperlink>
      <w:del w:id="2556" w:author="PR Preview" w:date="2026-01-01T00:00:00Z">
        <w:r>
          <w:delText xml:space="preserve">, with the matrix product as the inner function):</w:delText>
        </w:r>
      </w:del>
      <w:del w:id="2557" w:author="PR Preview" w:date="2026-01-01T00:00:00Z">
        <w:r>
          <w:delText xml:space="preserve"> </w:delText>
        </w:r>
      </w:del>
      <w:del w:id="2558" w:author="PR Preview" w:date="2026-01-01T00:00:00Z">
        <w:r>
          <w:delText xml:space="preserve">there are an</w:delText>
        </w:r>
      </w:del>
      <w:del w:id="2559" w:author="PR Preview" w:date="2026-01-01T00:00:00Z">
        <w:r>
          <w:delText xml:space="preserve"> </w:delText>
        </w:r>
      </w:del>
      <m:oMath>
        <m:r>
          <m:t>m</m:t>
        </m:r>
        <m:r>
          <m:rPr>
            <m:sty m:val="p"/>
          </m:rPr>
          <m:t>×</m:t>
        </m:r>
        <m:r>
          <m:t>p</m:t>
        </m:r>
      </m:oMath>
      <w:del w:id="2560" w:author="PR Preview" w:date="2026-01-01T00:00:00Z">
        <w:r>
          <w:delText xml:space="preserve"> </w:delText>
        </w:r>
      </w:del>
      <w:del w:id="2561" w:author="PR Preview" w:date="2026-01-01T00:00:00Z">
        <w:r>
          <w:delText xml:space="preserve">matrix</w:delText>
        </w:r>
      </w:del>
      <w:del w:id="2562" w:author="PR Preview" w:date="2026-01-01T00:00:00Z">
        <w:r>
          <w:delText xml:space="preserve"> </w:delText>
        </w:r>
      </w:del>
      <m:oMath>
        <m:r>
          <m:rPr>
            <m:sty m:val="bi"/>
          </m:rPr>
          <m:t>A</m:t>
        </m:r>
      </m:oMath>
      <w:del w:id="2563" w:author="PR Preview" w:date="2026-01-01T00:00:00Z">
        <w:r>
          <w:delText xml:space="preserve"> </w:delText>
        </w:r>
      </w:del>
      <w:del w:id="2564" w:author="PR Preview" w:date="2026-01-01T00:00:00Z">
        <w:r>
          <w:delText xml:space="preserve">and a vector</w:delText>
        </w:r>
      </w:del>
      <w:del w:id="2565" w:author="PR Preview" w:date="2026-01-01T00:00:00Z">
        <w:r>
          <w:delText xml:space="preserve"> </w:delText>
        </w:r>
      </w:del>
      <m:oMath>
        <m:limLow>
          <m:e>
            <m:r>
              <m:t>b</m:t>
            </m:r>
          </m:e>
          <m:lim>
            <m:r>
              <m:rPr>
                <m:sty m:val="p"/>
              </m:rPr>
              <m:t>∼</m:t>
            </m:r>
          </m:lim>
        </m:limLow>
        <m:r>
          <m:rPr>
            <m:sty m:val="p"/>
          </m:rPr>
          <m:t>∈</m:t>
        </m:r>
        <m:sSup>
          <m:e>
            <m:r>
              <m:rPr>
                <m:scr m:val="double-struck"/>
                <m:sty m:val="p"/>
              </m:rPr>
              <m:t>R</m:t>
            </m:r>
          </m:e>
          <m:sup>
            <m:r>
              <m:t>m</m:t>
            </m:r>
          </m:sup>
        </m:sSup>
      </m:oMath>
      <w:del w:id="2566" w:author="PR Preview" w:date="2026-01-01T00:00:00Z">
        <w:r>
          <w:delText xml:space="preserve"> </w:delText>
        </w:r>
      </w:del>
      <w:del w:id="2567" w:author="PR Preview" w:date="2026-01-01T00:00:00Z">
        <w:r>
          <w:delText xml:space="preserve">such that</w:delText>
        </w:r>
      </w:del>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sSub>
                <m:e>
                  <m:r>
                    <m:t>t</m:t>
                  </m:r>
                </m:e>
                <m:sub>
                  <m:limLow>
                    <m:e>
                      <m:r>
                        <m:t>b</m:t>
                      </m:r>
                    </m:e>
                    <m:lim>
                      <m:r>
                        <m:rPr>
                          <m:sty m:val="p"/>
                        </m:rPr>
                        <m:t>∼</m:t>
                      </m:r>
                    </m:lim>
                  </m:limLow>
                </m:sub>
              </m:sSub>
              <m:r>
                <m:rPr>
                  <m:sty m:val="p"/>
                </m:rPr>
                <m:t>(</m:t>
              </m:r>
              <m:r>
                <m:rPr>
                  <m:sty m:val="bi"/>
                </m:rPr>
                <m:t>A</m:t>
              </m:r>
              <m:limLow>
                <m:e>
                  <m:r>
                    <m:t>x</m:t>
                  </m:r>
                </m:e>
                <m:lim>
                  <m:r>
                    <m:rPr>
                      <m:sty m:val="p"/>
                    </m:rPr>
                    <m:t>∼</m:t>
                  </m:r>
                </m:lim>
              </m:limLow>
              <m:r>
                <m:rPr>
                  <m:sty m:val="p"/>
                </m:rPr>
                <m:t>)</m:t>
              </m:r>
            </m:e>
            <m:e>
              <m:r>
                <m:t>&amp;</m:t>
              </m:r>
              <m:r>
                <m:rPr>
                  <m:sty m:val="p"/>
                </m:rPr>
                <m:t>=</m:t>
              </m:r>
              <m:r>
                <m:rPr>
                  <m:sty m:val="bi"/>
                </m:rPr>
                <m:t>A</m:t>
              </m:r>
              <m:limLow>
                <m:e>
                  <m:r>
                    <m:t>x</m:t>
                  </m:r>
                </m:e>
                <m:lim>
                  <m:r>
                    <m:rPr>
                      <m:sty m:val="p"/>
                    </m:rPr>
                    <m:t>∼</m:t>
                  </m:r>
                </m:lim>
              </m:limLow>
              <m:r>
                <m:rPr>
                  <m:sty m:val="p"/>
                </m:rPr>
                <m:t>+</m:t>
              </m:r>
              <m:limLow>
                <m:e>
                  <m:r>
                    <m:t>b</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e>
          </m:eqArr>
        </m:oMath>
      </m:oMathPara>
    </w:p>
    <w:p>
      <w:pPr>
        <w:pStyle w:val="FirstParagraph"/>
      </w:pPr>
      <w:del w:id="2568" w:author="PR Preview" w:date="2026-01-01T00:00:00Z">
        <w:r>
          <w:rPr>
            <w:b/>
            <w:bCs/>
          </w:rPr>
          <w:delText xml:space="preserve">Definition 39 (Offset (intercept, bias) of an affine map)</w:delText>
        </w:r>
      </w:del>
      <w:del w:id="2569" w:author="PR Preview" w:date="2026-01-01T00:00:00Z">
        <w:r>
          <w:delText xml:space="preserve"> </w:delText>
        </w:r>
      </w:del>
      <w:del w:id="2570" w:author="PR Preview" w:date="2026-01-01T00:00:00Z">
        <w:r>
          <w:delText xml:space="preserve">In</w:delText>
        </w:r>
      </w:del>
      <w:del w:id="2571" w:author="PR Preview" w:date="2026-01-01T00:00:00Z">
        <w:r>
          <w:delText xml:space="preserve"> </w:delText>
        </w:r>
      </w:del>
      <w:hyperlink w:anchor="def-affine-map">
        <w:del w:id="2572" w:author="PR Preview" w:date="2026-01-01T00:00:00Z">
          <w:r>
            <w:rPr>
              <w:rStyle w:val="Hyperlink"/>
            </w:rPr>
            <w:delText xml:space="preserve">Definition 38</w:delText>
          </w:r>
        </w:del>
      </w:hyperlink>
      <w:del w:id="2573" w:author="PR Preview" w:date="2026-01-01T00:00:00Z">
        <w:r>
          <w:delText xml:space="preserve">, the vector</w:delText>
        </w:r>
      </w:del>
      <w:del w:id="2574" w:author="PR Preview" w:date="2026-01-01T00:00:00Z">
        <w:r>
          <w:delText xml:space="preserve"> </w:delText>
        </w:r>
      </w:del>
      <m:oMath>
        <m:limLow>
          <m:e>
            <m:r>
              <m:t>b</m:t>
            </m:r>
          </m:e>
          <m:lim>
            <m:r>
              <m:rPr>
                <m:sty m:val="p"/>
              </m:rPr>
              <m:t>∼</m:t>
            </m:r>
          </m:lim>
        </m:limLow>
      </m:oMath>
      <w:del w:id="2575" w:author="PR Preview" w:date="2026-01-01T00:00:00Z">
        <w:r>
          <w:delText xml:space="preserve"> </w:delText>
        </w:r>
      </w:del>
      <w:del w:id="2576" w:author="PR Preview" w:date="2026-01-01T00:00:00Z">
        <w:r>
          <w:delText xml:space="preserve">is called the</w:delText>
        </w:r>
      </w:del>
      <w:del w:id="2577" w:author="PR Preview" w:date="2026-01-01T00:00:00Z">
        <w:r>
          <w:delText xml:space="preserve"> </w:delText>
        </w:r>
      </w:del>
      <w:del w:id="2578" w:author="PR Preview" w:date="2026-01-01T00:00:00Z">
        <w:r>
          <w:rPr>
            <w:b/>
            <w:bCs/>
          </w:rPr>
          <w:delText xml:space="preserve">offset</w:delText>
        </w:r>
      </w:del>
      <w:del w:id="2579" w:author="PR Preview" w:date="2026-01-01T00:00:00Z">
        <w:r>
          <w:delText xml:space="preserve"> </w:delText>
        </w:r>
      </w:del>
      <w:del w:id="2580" w:author="PR Preview" w:date="2026-01-01T00:00:00Z">
        <w:r>
          <w:delText xml:space="preserve">of</w:delText>
        </w:r>
      </w:del>
      <w:del w:id="2581" w:author="PR Preview" w:date="2026-01-01T00:00:00Z">
        <w:r>
          <w:delText xml:space="preserve"> </w:delText>
        </w:r>
      </w:del>
      <m:oMath>
        <m:r>
          <m:t>f</m:t>
        </m:r>
      </m:oMath>
      <w:del w:id="2582" w:author="PR Preview" w:date="2026-01-01T00:00:00Z">
        <w:r>
          <w:delText xml:space="preserve"> </w:delText>
        </w:r>
      </w:del>
      <w:del w:id="2583" w:author="PR Preview" w:date="2026-01-01T00:00:00Z">
        <w:r>
          <w:delText xml:space="preserve">(statistics also calls it the</w:delText>
        </w:r>
      </w:del>
      <w:del w:id="2584" w:author="PR Preview" w:date="2026-01-01T00:00:00Z">
        <w:r>
          <w:delText xml:space="preserve"> </w:delText>
        </w:r>
      </w:del>
      <w:del w:id="2585" w:author="PR Preview" w:date="2026-01-01T00:00:00Z">
        <w:r>
          <w:rPr>
            <w:b/>
            <w:bCs/>
          </w:rPr>
          <w:delText xml:space="preserve">intercept</w:delText>
        </w:r>
      </w:del>
      <w:del w:id="2586" w:author="PR Preview" w:date="2026-01-01T00:00:00Z">
        <w:r>
          <w:delText xml:space="preserve">, and machine learning the</w:delText>
        </w:r>
      </w:del>
      <w:del w:id="2587" w:author="PR Preview" w:date="2026-01-01T00:00:00Z">
        <w:r>
          <w:delText xml:space="preserve"> </w:delText>
        </w:r>
      </w:del>
      <w:del w:id="2588" w:author="PR Preview" w:date="2026-01-01T00:00:00Z">
        <w:r>
          <w:rPr>
            <w:b/>
            <w:bCs/>
          </w:rPr>
          <w:delText xml:space="preserve">bias</w:delText>
        </w:r>
      </w:del>
      <w:del w:id="2589" w:author="PR Preview" w:date="2026-01-01T00:00:00Z">
        <w:r>
          <w:delText xml:space="preserve">).</w:delText>
        </w:r>
      </w:del>
    </w:p>
    <w:p>
      <w:pPr>
        <w:pStyle w:val="BodyText"/>
      </w:pPr>
      <w:del w:id="2590" w:author="PR Preview" w:date="2026-01-01T00:00:00Z">
        <w:r>
          <w:rPr>
            <w:i/>
            <w:iCs/>
          </w:rPr>
          <w:delText xml:space="preserve">Remark 15</w:delText>
        </w:r>
      </w:del>
      <w:del w:id="2591" w:author="PR Preview" w:date="2026-01-01T00:00:00Z">
        <w:r>
          <w:delText xml:space="preserve"> (Real-valued affine maps). </w:delText>
        </w:r>
      </w:del>
      <w:del w:id="2592" w:author="PR Preview" w:date="2026-01-01T00:00:00Z">
        <w:r>
          <w:delText xml:space="preserve">For a real-valued function (</w:delText>
        </w:r>
      </w:del>
      <w:hyperlink w:anchor="def-real-vector-valued">
        <w:del w:id="2593" w:author="PR Preview" w:date="2026-01-01T00:00:00Z">
          <w:r>
            <w:rPr>
              <w:rStyle w:val="Hyperlink"/>
            </w:rPr>
            <w:delText xml:space="preserve">Definition 4</w:delText>
          </w:r>
        </w:del>
      </w:hyperlink>
      <w:del w:id="2594" w:author="PR Preview" w:date="2026-01-01T00:00:00Z">
        <w:r>
          <w:delText xml:space="preserve">,</w:delText>
        </w:r>
      </w:del>
      <w:del w:id="2595" w:author="PR Preview" w:date="2026-01-01T00:00:00Z">
        <w:r>
          <w:delText xml:space="preserve"> </w:delText>
        </w:r>
      </w:del>
      <m:oMath>
        <m:r>
          <m:t>m</m:t>
        </m:r>
        <m:r>
          <m:rPr>
            <m:sty m:val="p"/>
          </m:rPr>
          <m:t>=</m:t>
        </m:r>
        <m:r>
          <m:t>1</m:t>
        </m:r>
      </m:oMath>
      <w:del w:id="2596" w:author="PR Preview" w:date="2026-01-01T00:00:00Z">
        <w:r>
          <w:delText xml:space="preserve">),</w:delText>
        </w:r>
      </w:del>
      <w:del w:id="2597" w:author="PR Preview" w:date="2026-01-01T00:00:00Z">
        <w:r>
          <w:delText xml:space="preserve"> </w:delText>
        </w:r>
      </w:del>
      <m:oMath>
        <m:r>
          <m:rPr>
            <m:sty m:val="bi"/>
          </m:rPr>
          <m:t>A</m:t>
        </m:r>
      </m:oMath>
      <w:del w:id="2598" w:author="PR Preview" w:date="2026-01-01T00:00:00Z">
        <w:r>
          <w:delText xml:space="preserve"> </w:delText>
        </w:r>
      </w:del>
      <w:del w:id="2599" w:author="PR Preview" w:date="2026-01-01T00:00:00Z">
        <w:r>
          <w:delText xml:space="preserve">is a single row, written</w:delText>
        </w:r>
      </w:del>
      <w:del w:id="2600" w:author="PR Preview" w:date="2026-01-01T00:00:00Z">
        <w:r>
          <w:delText xml:space="preserve"> </w:delText>
        </w:r>
      </w:del>
      <m:oMath>
        <m:sSup>
          <m:e>
            <m:limLow>
              <m:e>
                <m:r>
                  <m:t>w</m:t>
                </m:r>
              </m:e>
              <m:lim>
                <m:r>
                  <m:rPr>
                    <m:sty m:val="p"/>
                  </m:rPr>
                  <m:t>∼</m:t>
                </m:r>
              </m:lim>
            </m:limLow>
          </m:e>
          <m:sup>
            <m:r>
              <m:rPr>
                <m:sty m:val="p"/>
              </m:rPr>
              <m:t>⊤</m:t>
            </m:r>
          </m:sup>
        </m:sSup>
      </m:oMath>
      <w:del w:id="2601" w:author="PR Preview" w:date="2026-01-01T00:00:00Z">
        <w:r>
          <w:delText xml:space="preserve">, and</w:delText>
        </w:r>
      </w:del>
      <w:del w:id="2602" w:author="PR Preview" w:date="2026-01-01T00:00:00Z">
        <w:r>
          <w:delText xml:space="preserve"> </w:delText>
        </w:r>
      </w:del>
      <m:oMath>
        <m:limLow>
          <m:e>
            <m:r>
              <m:t>b</m:t>
            </m:r>
          </m:e>
          <m:lim>
            <m:r>
              <m:rPr>
                <m:sty m:val="p"/>
              </m:rPr>
              <m:t>∼</m:t>
            </m:r>
          </m:lim>
        </m:limLow>
      </m:oMath>
      <w:del w:id="2603" w:author="PR Preview" w:date="2026-01-01T00:00:00Z">
        <w:r>
          <w:delText xml:space="preserve"> </w:delText>
        </w:r>
      </w:del>
      <w:del w:id="2604" w:author="PR Preview" w:date="2026-01-01T00:00:00Z">
        <w:r>
          <w:delText xml:space="preserve">is a single number</w:delText>
        </w:r>
      </w:del>
      <w:del w:id="2605" w:author="PR Preview" w:date="2026-01-01T00:00:00Z">
        <w:r>
          <w:delText xml:space="preserve"> </w:delText>
        </w:r>
      </w:del>
      <m:oMath>
        <m:r>
          <m:t>b</m:t>
        </m:r>
      </m:oMath>
      <w:del w:id="2606" w:author="PR Preview" w:date="2026-01-01T00:00:00Z">
        <w:r>
          <w:delText xml:space="preserve">,</w:delText>
        </w:r>
      </w:del>
      <w:del w:id="2607" w:author="PR Preview" w:date="2026-01-01T00:00:00Z">
        <w:r>
          <w:delText xml:space="preserve"> </w:delText>
        </w:r>
      </w:del>
      <w:del w:id="2608" w:author="PR Preview" w:date="2026-01-01T00:00:00Z">
        <w:r>
          <w:delText xml:space="preserve">so an affine function is a linear function</w:delText>
        </w:r>
      </w:del>
      <w:del w:id="2609" w:author="PR Preview" w:date="2026-01-01T00:00:00Z">
        <w:r>
          <w:delText xml:space="preserve"> </w:delText>
        </w:r>
      </w:del>
      <m:oMath>
        <m:limLow>
          <m:e>
            <m:r>
              <m:t>w</m:t>
            </m:r>
          </m:e>
          <m:lim>
            <m:r>
              <m:rPr>
                <m:sty m:val="p"/>
              </m:rPr>
              <m:t>∼</m:t>
            </m:r>
          </m:lim>
        </m:limLow>
        <m:r>
          <m:rPr>
            <m:sty m:val="p"/>
          </m:rPr>
          <m:t>⋅</m:t>
        </m:r>
        <m:limLow>
          <m:e>
            <m:r>
              <m:t>x</m:t>
            </m:r>
          </m:e>
          <m:lim>
            <m:r>
              <m:rPr>
                <m:sty m:val="p"/>
              </m:rPr>
              <m:t>∼</m:t>
            </m:r>
          </m:lim>
        </m:limLow>
      </m:oMath>
      <w:del w:id="2610" w:author="PR Preview" w:date="2026-01-01T00:00:00Z">
        <w:r>
          <w:delText xml:space="preserve"> </w:delText>
        </w:r>
      </w:del>
      <w:del w:id="2611" w:author="PR Preview" w:date="2026-01-01T00:00:00Z">
        <w:r>
          <w:delText xml:space="preserve">(</w:delText>
        </w:r>
      </w:del>
      <w:hyperlink w:anchor="cor-linear-scalar">
        <w:del w:id="2612" w:author="PR Preview" w:date="2026-01-01T00:00:00Z">
          <w:r>
            <w:rPr>
              <w:rStyle w:val="Hyperlink"/>
            </w:rPr>
            <w:delText xml:space="preserve">Corollary 1</w:delText>
          </w:r>
        </w:del>
      </w:hyperlink>
      <w:del w:id="2613" w:author="PR Preview" w:date="2026-01-01T00:00:00Z">
        <w:r>
          <w:delText xml:space="preserve">)</w:delText>
        </w:r>
      </w:del>
      <w:del w:id="2614" w:author="PR Preview" w:date="2026-01-01T00:00:00Z">
        <w:r>
          <w:delText xml:space="preserve"> </w:delText>
        </w:r>
      </w:del>
      <w:del w:id="2615" w:author="PR Preview" w:date="2026-01-01T00:00:00Z">
        <w:r>
          <w:delText xml:space="preserve">plus an offset:</w:delText>
        </w:r>
      </w:del>
    </w:p>
    <w:p>
      <w:pPr>
        <w:pStyle w:val="BodyText"/>
      </w:pPr>
      <w:bookmarkStart w:id="159" w:name="eq-linear-scalar"/>
      <m:oMathPara>
        <m:oMathParaPr>
          <m:jc m:val="center"/>
        </m:oMathParaPr>
        <m:oMath>
          <m:r>
            <m:t>f</m:t>
          </m:r>
          <m:r>
            <m:rPr>
              <m:sty m:val="p"/>
            </m:rPr>
            <m:t>(</m:t>
          </m:r>
          <m:limLow>
            <m:e>
              <m:r>
                <m:t>x</m:t>
              </m:r>
            </m:e>
            <m:lim>
              <m:r>
                <m:rPr>
                  <m:sty m:val="p"/>
                </m:rPr>
                <m:t>∼</m:t>
              </m:r>
            </m:lim>
          </m:limLow>
          <m:r>
            <m:rPr>
              <m:sty m:val="p"/>
            </m:rPr>
            <m:t>)</m:t>
          </m:r>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  </m:t>
          </m:r>
          <m:limLow>
            <m:e>
              <m:r>
                <m:t>w</m:t>
              </m:r>
            </m:e>
            <m:lim>
              <m:r>
                <m:rPr>
                  <m:sty m:val="p"/>
                </m:rPr>
                <m:t>∼</m:t>
              </m:r>
            </m:lim>
          </m:limLow>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p>
      <w:pPr>
        <w:pStyle w:val="FirstParagraph"/>
      </w:pPr>
      <w:del w:id="2616" w:author="PR Preview" w:date="2026-01-01T00:00:00Z">
        <w:r>
          <w:rPr>
            <w:b/>
            <w:bCs/>
          </w:rPr>
          <w:delText xml:space="preserve">Definition 40 (Augmented vector)</w:delText>
        </w:r>
      </w:del>
      <w:del w:id="2617" w:author="PR Preview" w:date="2026-01-01T00:00:00Z">
        <w:r>
          <w:delText xml:space="preserve"> </w:delText>
        </w:r>
      </w:del>
      <w:del w:id="2618" w:author="PR Preview" w:date="2026-01-01T00:00:00Z">
        <w:r>
          <w:delText xml:space="preserve">The</w:delText>
        </w:r>
      </w:del>
      <w:del w:id="2619" w:author="PR Preview" w:date="2026-01-01T00:00:00Z">
        <w:r>
          <w:delText xml:space="preserve"> </w:delText>
        </w:r>
      </w:del>
      <w:del w:id="2620" w:author="PR Preview" w:date="2026-01-01T00:00:00Z">
        <w:r>
          <w:rPr>
            <w:b/>
            <w:bCs/>
          </w:rPr>
          <w:delText xml:space="preserve">augmented vector</w:delText>
        </w:r>
      </w:del>
      <w:del w:id="2621" w:author="PR Preview" w:date="2026-01-01T00:00:00Z">
        <w:r>
          <w:delText xml:space="preserve"> </w:delText>
        </w:r>
      </w:del>
      <w:del w:id="2622" w:author="PR Preview" w:date="2026-01-01T00:00:00Z">
        <w:r>
          <w:delText xml:space="preserve">of</w:delText>
        </w:r>
      </w:del>
      <w:del w:id="2623" w:author="PR Preview" w:date="2026-01-01T00:00:00Z">
        <w:r>
          <w:delText xml:space="preserve"> </w:delText>
        </w:r>
      </w:del>
      <m:oMath>
        <m:limLow>
          <m:e>
            <m:r>
              <m:t>x</m:t>
            </m:r>
          </m:e>
          <m:lim>
            <m:r>
              <m:rPr>
                <m:sty m:val="p"/>
              </m:rPr>
              <m:t>∼</m:t>
            </m:r>
          </m:lim>
        </m:limLow>
        <m:r>
          <m:rPr>
            <m:sty m:val="p"/>
          </m:rPr>
          <m:t>∈</m:t>
        </m:r>
        <m:sSup>
          <m:e>
            <m:r>
              <m:rPr>
                <m:scr m:val="double-struck"/>
                <m:sty m:val="p"/>
              </m:rPr>
              <m:t>R</m:t>
            </m:r>
          </m:e>
          <m:sup>
            <m:r>
              <m:t>p</m:t>
            </m:r>
          </m:sup>
        </m:sSup>
      </m:oMath>
      <w:del w:id="2624" w:author="PR Preview" w:date="2026-01-01T00:00:00Z">
        <w:r>
          <w:delText xml:space="preserve"> </w:delText>
        </w:r>
      </w:del>
      <w:del w:id="2625" w:author="PR Preview" w:date="2026-01-01T00:00:00Z">
        <w:r>
          <w:delText xml:space="preserve">is the vector</w:delText>
        </w:r>
      </w:del>
      <w:del w:id="2626" w:author="PR Preview" w:date="2026-01-01T00:00:00Z">
        <w:r>
          <w:delText xml:space="preserve"> </w:delText>
        </w:r>
      </w:del>
      <m:oMath>
        <m:sSup>
          <m:e>
            <m:limLow>
              <m:e>
                <m:r>
                  <m:t>x</m:t>
                </m:r>
              </m:e>
              <m:lim>
                <m:r>
                  <m:rPr>
                    <m:sty m:val="p"/>
                  </m:rPr>
                  <m:t>∼</m:t>
                </m:r>
              </m:lim>
            </m:limLow>
          </m:e>
          <m:sup>
            <m:r>
              <m:rPr>
                <m:sty m:val="p"/>
              </m:rPr>
              <m:t>a</m:t>
            </m:r>
            <m:r>
              <m:rPr>
                <m:sty m:val="p"/>
              </m:rPr>
              <m:t>u</m:t>
            </m:r>
            <m:r>
              <m:rPr>
                <m:sty m:val="p"/>
              </m:rPr>
              <m:t>g</m:t>
            </m:r>
          </m:sup>
        </m:sSup>
        <m:r>
          <m:rPr>
            <m:sty m:val="p"/>
          </m:rPr>
          <m:t>∈</m:t>
        </m:r>
        <m:sSup>
          <m:e>
            <m:r>
              <m:rPr>
                <m:scr m:val="double-struck"/>
                <m:sty m:val="p"/>
              </m:rPr>
              <m:t>R</m:t>
            </m:r>
          </m:e>
          <m:sup>
            <m:r>
              <m:t>p</m:t>
            </m:r>
            <m:r>
              <m:rPr>
                <m:sty m:val="p"/>
              </m:rPr>
              <m:t>+</m:t>
            </m:r>
            <m:r>
              <m:t>1</m:t>
            </m:r>
          </m:sup>
        </m:sSup>
      </m:oMath>
      <w:del w:id="2627" w:author="PR Preview" w:date="2026-01-01T00:00:00Z">
        <w:r>
          <w:delText xml:space="preserve"> </w:delText>
        </w:r>
      </w:del>
      <w:del w:id="2628" w:author="PR Preview" w:date="2026-01-01T00:00:00Z">
        <w:r>
          <w:delText xml:space="preserve">formed by placing a</w:delText>
        </w:r>
      </w:del>
      <w:del w:id="2629" w:author="PR Preview" w:date="2026-01-01T00:00:00Z">
        <w:r>
          <w:delText xml:space="preserve"> </w:delText>
        </w:r>
      </w:del>
      <m:oMath>
        <m:r>
          <m:t>1</m:t>
        </m:r>
      </m:oMath>
      <w:del w:id="2630" w:author="PR Preview" w:date="2026-01-01T00:00:00Z">
        <w:r>
          <w:delText xml:space="preserve"> </w:delText>
        </w:r>
      </w:del>
      <w:del w:id="2631" w:author="PR Preview" w:date="2026-01-01T00:00:00Z">
        <w:r>
          <w:delText xml:space="preserve">above the entries of</w:delText>
        </w:r>
      </w:del>
      <w:del w:id="2632" w:author="PR Preview" w:date="2026-01-01T00:00:00Z">
        <w:r>
          <w:delText xml:space="preserve"> </w:delText>
        </w:r>
      </w:del>
      <m:oMath>
        <m:limLow>
          <m:e>
            <m:r>
              <m:t>x</m:t>
            </m:r>
          </m:e>
          <m:lim>
            <m:r>
              <m:rPr>
                <m:sty m:val="p"/>
              </m:rPr>
              <m:t>∼</m:t>
            </m:r>
          </m:lim>
        </m:limLow>
      </m:oMath>
      <w:del w:id="2633" w:author="PR Preview" w:date="2026-01-01T00:00:00Z">
        <w:r>
          <w:delText xml:space="preserve">:</w:delText>
        </w:r>
      </w:del>
    </w:p>
    <w:p>
      <w:pPr>
        <w:pStyle w:val="BodyText"/>
      </w:pPr>
      <m:oMathPara>
        <m:oMathParaPr>
          <m:jc m:val="center"/>
        </m:oMathParaPr>
        <m:oMath>
          <m:eqArr>
            <m:e>
              <m:sSup>
                <m:e>
                  <m:limLow>
                    <m:e>
                      <m:r>
                        <m:t>x</m:t>
                      </m:r>
                    </m:e>
                    <m:lim>
                      <m:r>
                        <m:rPr>
                          <m:sty m:val="p"/>
                        </m:rPr>
                        <m:t>∼</m:t>
                      </m:r>
                    </m:lim>
                  </m:limLow>
                </m:e>
                <m:sup>
                  <m:r>
                    <m:rPr>
                      <m:sty m:val="p"/>
                    </m:rPr>
                    <m:t>a</m:t>
                  </m:r>
                  <m:r>
                    <m:rPr>
                      <m:sty m:val="p"/>
                    </m:rPr>
                    <m:t>u</m:t>
                  </m:r>
                  <m:r>
                    <m:rPr>
                      <m:sty m:val="p"/>
                    </m:rPr>
                    <m:t>g</m:t>
                  </m:r>
                </m:sup>
              </m:sSup>
              <m:r>
                <m:t>&amp;</m:t>
              </m:r>
              <m:r>
                <m:rPr>
                  <m:sty m:val="p"/>
                </m:rPr>
                <m:t>=</m:t>
              </m:r>
              <m:d>
                <m:dPr>
                  <m:begChr m:val="["/>
                  <m:sepChr m:val=""/>
                  <m:endChr m:val="]"/>
                  <m:grow/>
                </m:dPr>
                <m:e>
                  <m:m>
                    <m:mPr>
                      <m:baseJc m:val="center"/>
                      <m:plcHide m:val="on"/>
                      <m:mcs>
                        <m:mc>
                          <m:mcPr>
                            <m:mcJc m:val="center"/>
                            <m:count m:val="1"/>
                          </m:mcPr>
                        </m:mc>
                      </m:mcs>
                    </m:mPr>
                    <m:mr>
                      <m:e>
                        <m:r>
                          <m:t>1</m:t>
                        </m:r>
                      </m:e>
                    </m:mr>
                    <m:mr>
                      <m:e>
                        <m:limLow>
                          <m:e>
                            <m:r>
                              <m:t>x</m:t>
                            </m:r>
                          </m:e>
                          <m:lim>
                            <m:r>
                              <m:rPr>
                                <m:sty m:val="p"/>
                              </m:rPr>
                              <m:t>∼</m:t>
                            </m:r>
                          </m:lim>
                        </m:limLow>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p>
      <w:pPr>
        <w:pStyle w:val="FirstParagraph"/>
      </w:pPr>
      <w:del w:id="2634" w:author="PR Preview" w:date="2026-01-01T00:00:00Z">
        <w:r>
          <w:rPr>
            <w:b/>
            <w:bCs/>
          </w:rPr>
          <w:delText xml:space="preserve">Example 31 (An affine function as a dot product with an augmented vector)</w:delText>
        </w:r>
      </w:del>
      <w:del w:id="2635" w:author="PR Preview" w:date="2026-01-01T00:00:00Z">
        <w:r>
          <w:delText xml:space="preserve"> </w:delText>
        </w:r>
      </w:del>
      <w:del w:id="2636" w:author="PR Preview" w:date="2026-01-01T00:00:00Z">
        <w:r>
          <w:delText xml:space="preserve">For</w:delText>
        </w:r>
      </w:del>
      <w:del w:id="2637" w:author="PR Preview" w:date="2026-01-01T00:00:00Z">
        <w:r>
          <w:delText xml:space="preserve"> </w:delText>
        </w:r>
      </w:del>
      <m:oMath>
        <m:limLow>
          <m:e>
            <m:r>
              <m:t>x</m:t>
            </m:r>
          </m:e>
          <m:lim>
            <m:r>
              <m:rPr>
                <m:sty m:val="p"/>
              </m:rPr>
              <m:t>∼</m:t>
            </m:r>
          </m:lim>
        </m:limLow>
        <m:r>
          <m:rPr>
            <m:sty m:val="p"/>
          </m:rPr>
          <m:t>=</m:t>
        </m:r>
        <m:sSup>
          <m:e>
            <m:r>
              <m:rPr>
                <m:sty m:val="p"/>
              </m:rPr>
              <m:t>(</m:t>
            </m:r>
            <m:r>
              <m:t>2</m:t>
            </m:r>
            <m:r>
              <m:rPr>
                <m:sty m:val="p"/>
              </m:rPr>
              <m:t>,</m:t>
            </m:r>
            <m:r>
              <m:t>5</m:t>
            </m:r>
            <m:r>
              <m:rPr>
                <m:sty m:val="p"/>
              </m:rPr>
              <m:t>)</m:t>
            </m:r>
          </m:e>
          <m:sup>
            <m:r>
              <m:rPr>
                <m:sty m:val="p"/>
              </m:rPr>
              <m:t>⊤</m:t>
            </m:r>
          </m:sup>
        </m:sSup>
      </m:oMath>
      <w:del w:id="2638" w:author="PR Preview" w:date="2026-01-01T00:00:00Z">
        <w:r>
          <w:delText xml:space="preserve">, the augmented vector is</w:delText>
        </w:r>
      </w:del>
      <w:del w:id="2639" w:author="PR Preview" w:date="2026-01-01T00:00:00Z">
        <w:r>
          <w:delText xml:space="preserve"> </w:delText>
        </w:r>
      </w:del>
      <m:oMath>
        <m:sSup>
          <m:e>
            <m:limLow>
              <m:e>
                <m:r>
                  <m:t>x</m:t>
                </m:r>
              </m:e>
              <m:lim>
                <m:r>
                  <m:rPr>
                    <m:sty m:val="p"/>
                  </m:rPr>
                  <m:t>∼</m:t>
                </m:r>
              </m:lim>
            </m:limLow>
          </m:e>
          <m:sup>
            <m:r>
              <m:rPr>
                <m:sty m:val="p"/>
              </m:rPr>
              <m:t>a</m:t>
            </m:r>
            <m:r>
              <m:rPr>
                <m:sty m:val="p"/>
              </m:rPr>
              <m:t>u</m:t>
            </m:r>
            <m:r>
              <m:rPr>
                <m:sty m:val="p"/>
              </m:rPr>
              <m:t>g</m:t>
            </m:r>
          </m:sup>
        </m:sSup>
        <m:r>
          <m:rPr>
            <m:sty m:val="p"/>
          </m:rPr>
          <m:t>=</m:t>
        </m:r>
        <m:sSup>
          <m:e>
            <m:r>
              <m:rPr>
                <m:sty m:val="p"/>
              </m:rPr>
              <m:t>(</m:t>
            </m:r>
            <m:r>
              <m:t>1</m:t>
            </m:r>
            <m:r>
              <m:rPr>
                <m:sty m:val="p"/>
              </m:rPr>
              <m:t>,</m:t>
            </m:r>
            <m:r>
              <m:t>2</m:t>
            </m:r>
            <m:r>
              <m:rPr>
                <m:sty m:val="p"/>
              </m:rPr>
              <m:t>,</m:t>
            </m:r>
            <m:r>
              <m:t>5</m:t>
            </m:r>
            <m:r>
              <m:rPr>
                <m:sty m:val="p"/>
              </m:rPr>
              <m:t>)</m:t>
            </m:r>
          </m:e>
          <m:sup>
            <m:r>
              <m:rPr>
                <m:sty m:val="p"/>
              </m:rPr>
              <m:t>⊤</m:t>
            </m:r>
          </m:sup>
        </m:sSup>
      </m:oMath>
      <w:del w:id="2640" w:author="PR Preview" w:date="2026-01-01T00:00:00Z">
        <w:r>
          <w:delText xml:space="preserve">.</w:delText>
        </w:r>
      </w:del>
      <w:del w:id="2641" w:author="PR Preview" w:date="2026-01-01T00:00:00Z">
        <w:r>
          <w:delText xml:space="preserve"> </w:delText>
        </w:r>
      </w:del>
      <w:del w:id="2642" w:author="PR Preview" w:date="2026-01-01T00:00:00Z">
        <w:r>
          <w:delText xml:space="preserve">With</w:delText>
        </w:r>
      </w:del>
      <w:del w:id="2643" w:author="PR Preview" w:date="2026-01-01T00:00:00Z">
        <w:r>
          <w:delText xml:space="preserve"> </w:delText>
        </w:r>
      </w:del>
      <m:oMath>
        <m:limLow>
          <m:e>
            <m:r>
              <m:t>w</m:t>
            </m:r>
          </m:e>
          <m:lim>
            <m:r>
              <m:rPr>
                <m:sty m:val="p"/>
              </m:rPr>
              <m:t>∼</m:t>
            </m:r>
          </m:lim>
        </m:limLow>
        <m:r>
          <m:rPr>
            <m:sty m:val="p"/>
          </m:rPr>
          <m:t>=</m:t>
        </m:r>
        <m:sSup>
          <m:e>
            <m:r>
              <m:rPr>
                <m:sty m:val="p"/>
              </m:rPr>
              <m:t>(</m:t>
            </m:r>
            <m:r>
              <m:t>3</m:t>
            </m:r>
            <m:r>
              <m:rPr>
                <m:sty m:val="p"/>
              </m:rPr>
              <m:t>,</m:t>
            </m:r>
            <m:r>
              <m:rPr>
                <m:sty m:val="p"/>
              </m:rPr>
              <m:t>−</m:t>
            </m:r>
            <m:r>
              <m:t>1</m:t>
            </m:r>
            <m:r>
              <m:rPr>
                <m:sty m:val="p"/>
              </m:rPr>
              <m:t>)</m:t>
            </m:r>
          </m:e>
          <m:sup>
            <m:r>
              <m:rPr>
                <m:sty m:val="p"/>
              </m:rPr>
              <m:t>⊤</m:t>
            </m:r>
          </m:sup>
        </m:sSup>
      </m:oMath>
      <w:del w:id="2644" w:author="PR Preview" w:date="2026-01-01T00:00:00Z">
        <w:r>
          <w:delText xml:space="preserve"> </w:delText>
        </w:r>
      </w:del>
      <w:del w:id="2645" w:author="PR Preview" w:date="2026-01-01T00:00:00Z">
        <w:r>
          <w:delText xml:space="preserve">and</w:delText>
        </w:r>
      </w:del>
      <w:del w:id="2646" w:author="PR Preview" w:date="2026-01-01T00:00:00Z">
        <w:r>
          <w:delText xml:space="preserve"> </w:delText>
        </w:r>
      </w:del>
      <m:oMath>
        <m:r>
          <m:t>b</m:t>
        </m:r>
        <m:r>
          <m:rPr>
            <m:sty m:val="p"/>
          </m:rPr>
          <m:t>=</m:t>
        </m:r>
        <m:r>
          <m:t>4</m:t>
        </m:r>
      </m:oMath>
      <w:del w:id="2647" w:author="PR Preview" w:date="2026-01-01T00:00:00Z">
        <w:r>
          <w:delText xml:space="preserve">,</w:delText>
        </w:r>
      </w:del>
      <w:del w:id="2648" w:author="PR Preview" w:date="2026-01-01T00:00:00Z">
        <w:r>
          <w:delText xml:space="preserve"> </w:delText>
        </w:r>
      </w:del>
      <w:del w:id="2649" w:author="PR Preview" w:date="2026-01-01T00:00:00Z">
        <w:r>
          <w:delText xml:space="preserve">the affine function</w:delText>
        </w:r>
      </w:del>
      <w:del w:id="2650" w:author="PR Preview" w:date="2026-01-01T00:00:00Z">
        <w:r>
          <w:delText xml:space="preserve"> </w:delText>
        </w:r>
      </w:del>
      <m:oMath>
        <m:limLow>
          <m:e>
            <m:r>
              <m:t>w</m:t>
            </m:r>
          </m:e>
          <m:lim>
            <m:r>
              <m:rPr>
                <m:sty m:val="p"/>
              </m:rPr>
              <m:t>∼</m:t>
            </m:r>
          </m:lim>
        </m:limLow>
        <m:r>
          <m:rPr>
            <m:sty m:val="p"/>
          </m:rPr>
          <m:t>⋅</m:t>
        </m:r>
        <m:limLow>
          <m:e>
            <m:r>
              <m:t>x</m:t>
            </m:r>
          </m:e>
          <m:lim>
            <m:r>
              <m:rPr>
                <m:sty m:val="p"/>
              </m:rPr>
              <m:t>∼</m:t>
            </m:r>
          </m:lim>
        </m:limLow>
        <m:r>
          <m:rPr>
            <m:sty m:val="p"/>
          </m:rPr>
          <m:t>+</m:t>
        </m:r>
        <m:r>
          <m:t>b</m:t>
        </m:r>
      </m:oMath>
      <w:del w:id="2651" w:author="PR Preview" w:date="2026-01-01T00:00:00Z">
        <w:r>
          <w:delText xml:space="preserve"> </w:delText>
        </w:r>
      </w:del>
      <w:del w:id="2652" w:author="PR Preview" w:date="2026-01-01T00:00:00Z">
        <w:r>
          <w:delText xml:space="preserve">(</w:delText>
        </w:r>
      </w:del>
      <w:hyperlink w:anchor="eq-linear-scalar">
        <w:del w:id="2653" w:author="PR Preview" w:date="2026-01-01T00:00:00Z">
          <w:r>
            <w:rPr>
              <w:rStyle w:val="Hyperlink"/>
            </w:rPr>
            <w:delText xml:space="preserve">Equation 4</w:delText>
          </w:r>
        </w:del>
      </w:hyperlink>
      <w:del w:id="2654" w:author="PR Preview" w:date="2026-01-01T00:00:00Z">
        <w:r>
          <w:delText xml:space="preserve">) equals</w:delText>
        </w:r>
      </w:del>
      <w:del w:id="2655" w:author="PR Preview" w:date="2026-01-01T00:00:00Z">
        <w:r>
          <w:delText xml:space="preserve"> </w:delText>
        </w:r>
      </w:del>
      <w:del w:id="2656" w:author="PR Preview" w:date="2026-01-01T00:00:00Z">
        <w:r>
          <w:delText xml:space="preserve">the dot product of</w:delText>
        </w:r>
      </w:del>
      <w:del w:id="2657" w:author="PR Preview" w:date="2026-01-01T00:00:00Z">
        <w:r>
          <w:delText xml:space="preserve"> </w:delText>
        </w:r>
      </w:del>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del w:id="2658" w:author="PR Preview" w:date="2026-01-01T00:00:00Z">
        <w:r>
          <w:delText xml:space="preserve"> </w:delText>
        </w:r>
      </w:del>
      <w:del w:id="2659" w:author="PR Preview" w:date="2026-01-01T00:00:00Z">
        <w:r>
          <w:delText xml:space="preserve">with</w:delText>
        </w:r>
      </w:del>
      <w:del w:id="2660" w:author="PR Preview" w:date="2026-01-01T00:00:00Z">
        <w:r>
          <w:delText xml:space="preserve"> </w:delText>
        </w:r>
      </w:del>
      <m:oMath>
        <m:sSup>
          <m:e>
            <m:limLow>
              <m:e>
                <m:r>
                  <m:t>x</m:t>
                </m:r>
              </m:e>
              <m:lim>
                <m:r>
                  <m:rPr>
                    <m:sty m:val="p"/>
                  </m:rPr>
                  <m:t>∼</m:t>
                </m:r>
              </m:lim>
            </m:limLow>
          </m:e>
          <m:sup>
            <m:r>
              <m:rPr>
                <m:sty m:val="p"/>
              </m:rPr>
              <m:t>a</m:t>
            </m:r>
            <m:r>
              <m:rPr>
                <m:sty m:val="p"/>
              </m:rPr>
              <m:t>u</m:t>
            </m:r>
            <m:r>
              <m:rPr>
                <m:sty m:val="p"/>
              </m:rPr>
              <m:t>g</m:t>
            </m:r>
          </m:sup>
        </m:sSup>
      </m:oMath>
      <w:del w:id="2661" w:author="PR Preview" w:date="2026-01-01T00:00:00Z">
        <w:r>
          <w:delText xml:space="preserve">:</w:delText>
        </w:r>
      </w:del>
    </w:p>
    <w:p>
      <w:pPr>
        <w:pStyle w:val="BodyText"/>
      </w:pPr>
      <m:oMathPara>
        <m:oMathParaPr>
          <m:jc m:val="center"/>
        </m:oMathParaPr>
        <m:oMath>
          <m:eqArr>
            <m:e>
              <m:limLow>
                <m:e>
                  <m:r>
                    <m:t>w</m:t>
                  </m:r>
                </m:e>
                <m:lim>
                  <m:r>
                    <m:rPr>
                      <m:sty m:val="p"/>
                    </m:rPr>
                    <m:t>∼</m:t>
                  </m:r>
                </m:lim>
              </m:limLow>
              <m:r>
                <m:rPr>
                  <m:sty m:val="p"/>
                </m:rPr>
                <m:t>⋅</m:t>
              </m:r>
              <m:limLow>
                <m:e>
                  <m:r>
                    <m:t>x</m:t>
                  </m:r>
                </m:e>
                <m:lim>
                  <m:r>
                    <m:rPr>
                      <m:sty m:val="p"/>
                    </m:rPr>
                    <m:t>∼</m:t>
                  </m:r>
                </m:lim>
              </m:limLow>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sSup>
                <m:e>
                  <m:limLow>
                    <m:e>
                      <m:r>
                        <m:t>x</m:t>
                      </m:r>
                    </m:e>
                    <m:lim>
                      <m:r>
                        <m:rPr>
                          <m:sty m:val="p"/>
                        </m:rPr>
                        <m:t>∼</m:t>
                      </m:r>
                    </m:lim>
                  </m:limLow>
                </m:e>
                <m:sup>
                  <m:r>
                    <m:rPr>
                      <m:sty m:val="p"/>
                    </m:rPr>
                    <m:t>a</m:t>
                  </m:r>
                  <m:r>
                    <m:rPr>
                      <m:sty m:val="p"/>
                    </m:rPr>
                    <m:t>u</m:t>
                  </m:r>
                  <m:r>
                    <m:rPr>
                      <m:sty m:val="p"/>
                    </m:rPr>
                    <m:t>g</m:t>
                  </m:r>
                </m:sup>
              </m:sSup>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p>
      <w:pPr>
        <w:pStyle w:val="FirstParagraph"/>
      </w:pPr>
      <w:del w:id="2662" w:author="PR Preview" w:date="2026-01-01T00:00:00Z">
        <w:r>
          <w:rPr>
            <w:b/>
            <w:bCs/>
          </w:rPr>
          <w:delText xml:space="preserve">Theorem 15 (An affine map sends zero to its offset)</w:delText>
        </w:r>
      </w:del>
      <w:del w:id="2663" w:author="PR Preview" w:date="2026-01-01T00:00:00Z">
        <w:r>
          <w:delText xml:space="preserve"> </w:delText>
        </w:r>
      </w:del>
      <w:del w:id="2664" w:author="PR Preview" w:date="2026-01-01T00:00:00Z">
        <w:r>
          <w:delText xml:space="preserve">An affine map</w:delText>
        </w:r>
      </w:del>
      <w:del w:id="2665" w:author="PR Preview" w:date="2026-01-01T00:00:00Z">
        <w:r>
          <w:delText xml:space="preserve"> </w:delText>
        </w:r>
      </w:del>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del w:id="2666" w:author="PR Preview" w:date="2026-01-01T00:00:00Z">
        <w:r>
          <w:delText xml:space="preserve"> </w:delText>
        </w:r>
      </w:del>
      <w:del w:id="2667" w:author="PR Preview" w:date="2026-01-01T00:00:00Z">
        <w:r>
          <w:delText xml:space="preserve">(</w:delText>
        </w:r>
      </w:del>
      <w:hyperlink w:anchor="def-affine-map">
        <w:del w:id="2668" w:author="PR Preview" w:date="2026-01-01T00:00:00Z">
          <w:r>
            <w:rPr>
              <w:rStyle w:val="Hyperlink"/>
            </w:rPr>
            <w:delText xml:space="preserve">Definition 38</w:delText>
          </w:r>
        </w:del>
      </w:hyperlink>
      <w:del w:id="2669" w:author="PR Preview" w:date="2026-01-01T00:00:00Z">
        <w:r>
          <w:delText xml:space="preserve">)</w:delText>
        </w:r>
      </w:del>
      <w:del w:id="2670" w:author="PR Preview" w:date="2026-01-01T00:00:00Z">
        <w:r>
          <w:delText xml:space="preserve"> </w:delText>
        </w:r>
      </w:del>
      <w:del w:id="2671" w:author="PR Preview" w:date="2026-01-01T00:00:00Z">
        <w:r>
          <w:delText xml:space="preserve">satisfies</w:delText>
        </w:r>
      </w:del>
      <w:del w:id="2672" w:author="PR Preview" w:date="2026-01-01T00:00:00Z">
        <w:r>
          <w:delText xml:space="preserve"> </w:delText>
        </w:r>
      </w:del>
      <m:oMath>
        <m:r>
          <m:t>f</m:t>
        </m:r>
        <m:r>
          <m:rPr>
            <m:sty m:val="p"/>
          </m:rPr>
          <m:t>(</m:t>
        </m:r>
        <m:limLow>
          <m:e>
            <m:r>
              <m:t>0</m:t>
            </m:r>
          </m:e>
          <m:lim>
            <m:r>
              <m:rPr>
                <m:sty m:val="p"/>
              </m:rPr>
              <m:t>∼</m:t>
            </m:r>
          </m:lim>
        </m:limLow>
        <m:r>
          <m:rPr>
            <m:sty m:val="p"/>
          </m:rPr>
          <m:t>)</m:t>
        </m:r>
        <m:r>
          <m:rPr>
            <m:sty m:val="p"/>
          </m:rPr>
          <m:t>=</m:t>
        </m:r>
        <m:limLow>
          <m:e>
            <m:r>
              <m:t>b</m:t>
            </m:r>
          </m:e>
          <m:lim>
            <m:r>
              <m:rPr>
                <m:sty m:val="p"/>
              </m:rPr>
              <m:t>∼</m:t>
            </m:r>
          </m:lim>
        </m:limLow>
      </m:oMath>
      <w:del w:id="2673" w:author="PR Preview" w:date="2026-01-01T00:00:00Z">
        <w:r>
          <w:delText xml:space="preserve">.</w:delText>
        </w:r>
      </w:del>
    </w:p>
    <w:p>
      <w:pPr>
        <w:pStyle w:val="BodyText"/>
      </w:pPr>
      <w:del w:id="2674" w:author="PR Preview" w:date="2026-01-01T00:00:00Z">
        <w:r>
          <w:rPr>
            <w:i/>
            <w:iCs/>
          </w:rPr>
          <w:delText xml:space="preserve">Proof</w:delText>
        </w:r>
      </w:del>
      <w:del w:id="2675" w:author="PR Preview" w:date="2026-01-01T00:00:00Z">
        <w:r>
          <w:delText xml:space="preserve">. </w:delText>
        </w:r>
      </w:del>
      <w:del w:id="2676" w:author="PR Preview" w:date="2026-01-01T00:00:00Z">
        <w:r>
          <w:delText xml:space="preserve">First,</w:delText>
        </w:r>
      </w:del>
      <w:del w:id="2677" w:author="PR Preview" w:date="2026-01-01T00:00:00Z">
        <w:r>
          <w:delText xml:space="preserve"> </w:delText>
        </w:r>
      </w:del>
      <m:oMath>
        <m:r>
          <m:rPr>
            <m:sty m:val="bi"/>
          </m:rPr>
          <m:t>A</m:t>
        </m:r>
        <m:limLow>
          <m:e>
            <m:r>
              <m:t>0</m:t>
            </m:r>
          </m:e>
          <m:lim>
            <m:r>
              <m:rPr>
                <m:sty m:val="p"/>
              </m:rPr>
              <m:t>∼</m:t>
            </m:r>
          </m:lim>
        </m:limLow>
        <m:r>
          <m:rPr>
            <m:sty m:val="p"/>
          </m:rPr>
          <m:t>=</m:t>
        </m:r>
        <m:limLow>
          <m:e>
            <m:r>
              <m:t>0</m:t>
            </m:r>
          </m:e>
          <m:lim>
            <m:r>
              <m:rPr>
                <m:sty m:val="p"/>
              </m:rPr>
              <m:t>∼</m:t>
            </m:r>
          </m:lim>
        </m:limLow>
      </m:oMath>
      <w:del w:id="2678" w:author="PR Preview" w:date="2026-01-01T00:00:00Z">
        <w:r>
          <w:delText xml:space="preserve">: for each</w:delText>
        </w:r>
      </w:del>
      <w:del w:id="2679" w:author="PR Preview" w:date="2026-01-01T00:00:00Z">
        <w:r>
          <w:delText xml:space="preserve"> </w:delText>
        </w:r>
      </w:del>
      <m:oMath>
        <m:r>
          <m:t>i</m:t>
        </m:r>
      </m:oMath>
      <w:del w:id="2680" w:author="PR Preview" w:date="2026-01-01T00:00:00Z">
        <w:r>
          <w:delText xml:space="preserve">,</w:delText>
        </w:r>
      </w:del>
    </w:p>
    <w:p>
      <w:pPr>
        <w:pStyle w:val="BodyText"/>
      </w:pPr>
      <m:oMathPara>
        <m:oMathParaPr>
          <m:jc m:val="center"/>
        </m:oMathParaPr>
        <m:oMath>
          <m:eqArr>
            <m:e>
              <m:r>
                <m:rPr>
                  <m:sty m:val="p"/>
                </m:rPr>
                <m:t>(</m:t>
              </m:r>
              <m:r>
                <m:rPr>
                  <m:sty m:val="bi"/>
                </m:rPr>
                <m:t>A</m:t>
              </m:r>
              <m:limLow>
                <m:e>
                  <m:r>
                    <m:t>0</m:t>
                  </m:r>
                </m:e>
                <m:lim>
                  <m:r>
                    <m:rPr>
                      <m:sty m:val="p"/>
                    </m:rPr>
                    <m:t>∼</m:t>
                  </m:r>
                </m:lim>
              </m:limLow>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BodyText"/>
      </w:pPr>
      <w:ins w:id="2681" w:author="PR Preview" w:date="2026-01-01T00:00:00Z">
        <w:r>
          <w:rPr>
            <w:i/>
            <w:iCs/>
          </w:rPr>
          <w:t xml:space="preserve">Remark 14</w:t>
        </w:r>
      </w:ins>
      <w:ins w:id="2682" w:author="PR Preview" w:date="2026-01-01T00:00:00Z">
        <w:r>
          <w:t xml:space="preserve"> (A translation moves every point by the same vector). </w:t>
        </w:r>
      </w:ins>
      <w:ins w:id="2683" w:author="PR Preview" w:date="2026-01-01T00:00:00Z">
        <w:r>
          <w:t xml:space="preserve">A translation by</w:t>
        </w:r>
      </w:ins>
      <w:ins w:id="2684" w:author="PR Preview" w:date="2026-01-01T00:00:00Z">
        <w:r>
          <w:t xml:space="preserve"> </w:t>
        </w:r>
      </w:ins>
      <w:ins w:id="2685" w:author="PR Preview" w:date="2026-01-01T00:00:00Z">
        <w:r>
          <w:t xml:space="preserve">$\mathord{\smash[b]{\underset{\raise.3ex\hbox{$\scriptstyle\sim$}}{b}}\vphantom{b}}$</w:t>
        </w:r>
      </w:ins>
      <w:ins w:id="2686" w:author="PR Preview" w:date="2026-01-01T00:00:00Z">
        <w:r>
          <w:t xml:space="preserve"> </w:t>
        </w:r>
      </w:ins>
      <w:ins w:id="2687" w:author="PR Preview" w:date="2026-01-01T00:00:00Z">
        <w:r>
          <w:t xml:space="preserve">moves every point by the same vector</w:t>
        </w:r>
      </w:ins>
      <w:ins w:id="2688" w:author="PR Preview" w:date="2026-01-01T00:00:00Z">
        <w:r>
          <w:t xml:space="preserve"> </w:t>
        </w:r>
      </w:ins>
      <w:ins w:id="2689" w:author="PR Preview" w:date="2026-01-01T00:00:00Z">
        <w:r>
          <w:t xml:space="preserve">$\mathord{\smash[b]{\underset{\raise.3ex\hbox{$\scriptstyle\sim$}}{b}}\vphantom{b}}$</w:t>
        </w:r>
      </w:ins>
      <w:ins w:id="2690" w:author="PR Preview" w:date="2026-01-01T00:00:00Z">
        <w:r>
          <w:t xml:space="preserve">.</w:t>
        </w:r>
      </w:ins>
    </w:p>
    <w:bookmarkEnd w:id="155"/>
    <w:bookmarkStart w:id="157" w:name="def-affine-map"/>
    <w:p>
      <w:pPr>
        <w:pStyle w:val="BodyText"/>
      </w:pPr>
      <w:ins w:id="2691" w:author="PR Preview" w:date="2026-01-01T00:00:00Z">
        <w:r>
          <w:rPr>
            <w:b/>
            <w:bCs/>
          </w:rPr>
          <w:t xml:space="preserve">Definition 38 (Affine map (affine transformation, affine function))</w:t>
        </w:r>
      </w:ins>
      <w:ins w:id="2692" w:author="PR Preview" w:date="2026-01-01T00:00:00Z">
        <w:r>
          <w:t xml:space="preserve"> </w:t>
        </w:r>
      </w:ins>
      <w:ins w:id="2693" w:author="PR Preview" w:date="2026-01-01T00:00:00Z">
        <w:r>
          <w:t xml:space="preserve">A</w:t>
        </w:r>
      </w:ins>
      <w:ins w:id="2694" w:author="PR Preview" w:date="2026-01-01T00:00:00Z">
        <w:r>
          <w:t xml:space="preserve"> </w:t>
        </w:r>
      </w:ins>
      <w:hyperlink r:id="rId19">
        <w:ins w:id="2695" w:author="PR Preview" w:date="2026-01-01T00:00:00Z">
          <w:r>
            <w:rPr>
              <w:rStyle w:val="Hyperlink"/>
            </w:rPr>
            <w:t xml:space="preserve">function</w:t>
          </w:r>
        </w:ins>
      </w:hyperlink>
      <w:ins w:id="2696" w:author="PR Preview" w:date="2026-01-01T00:00:00Z">
        <w:r>
          <w:t xml:space="preserve"> </w:t>
        </w:r>
      </w:ins>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ins w:id="2697" w:author="PR Preview" w:date="2026-01-01T00:00:00Z">
        <w:r>
          <w:t xml:space="preserve"> </w:t>
        </w:r>
      </w:ins>
      <w:ins w:id="2698" w:author="PR Preview" w:date="2026-01-01T00:00:00Z">
        <w:r>
          <w:t xml:space="preserve">is an</w:t>
        </w:r>
      </w:ins>
      <w:ins w:id="2699" w:author="PR Preview" w:date="2026-01-01T00:00:00Z">
        <w:r>
          <w:t xml:space="preserve"> </w:t>
        </w:r>
      </w:ins>
      <w:ins w:id="2700" w:author="PR Preview" w:date="2026-01-01T00:00:00Z">
        <w:r>
          <w:rPr>
            <w:b/>
            <w:bCs/>
          </w:rPr>
          <w:t xml:space="preserve">affine map</w:t>
        </w:r>
      </w:ins>
      <w:ins w:id="2701" w:author="PR Preview" w:date="2026-01-01T00:00:00Z">
        <w:r>
          <w:t xml:space="preserve"> </w:t>
        </w:r>
      </w:ins>
      <w:ins w:id="2702" w:author="PR Preview" w:date="2026-01-01T00:00:00Z">
        <w:r>
          <w:t xml:space="preserve">(also called an</w:t>
        </w:r>
      </w:ins>
      <w:ins w:id="2703" w:author="PR Preview" w:date="2026-01-01T00:00:00Z">
        <w:r>
          <w:t xml:space="preserve"> </w:t>
        </w:r>
      </w:ins>
      <w:ins w:id="2704" w:author="PR Preview" w:date="2026-01-01T00:00:00Z">
        <w:r>
          <w:rPr>
            <w:b/>
            <w:bCs/>
          </w:rPr>
          <w:t xml:space="preserve">affine transformation</w:t>
        </w:r>
      </w:ins>
      <w:ins w:id="2705" w:author="PR Preview" w:date="2026-01-01T00:00:00Z">
        <w:r>
          <w:t xml:space="preserve"> </w:t>
        </w:r>
      </w:ins>
      <w:ins w:id="2706" w:author="PR Preview" w:date="2026-01-01T00:00:00Z">
        <w:r>
          <w:t xml:space="preserve">or</w:t>
        </w:r>
      </w:ins>
      <w:ins w:id="2707" w:author="PR Preview" w:date="2026-01-01T00:00:00Z">
        <w:r>
          <w:t xml:space="preserve"> </w:t>
        </w:r>
      </w:ins>
      <w:ins w:id="2708" w:author="PR Preview" w:date="2026-01-01T00:00:00Z">
        <w:r>
          <w:rPr>
            <w:b/>
            <w:bCs/>
          </w:rPr>
          <w:t xml:space="preserve">affine function</w:t>
        </w:r>
      </w:ins>
      <w:ins w:id="2709" w:author="PR Preview" w:date="2026-01-01T00:00:00Z">
        <w:r>
          <w:t xml:space="preserve">)</w:t>
        </w:r>
      </w:ins>
      <w:ins w:id="2710" w:author="PR Preview" w:date="2026-01-01T00:00:00Z">
        <w:r>
          <w:t xml:space="preserve"> </w:t>
        </w:r>
      </w:ins>
      <w:ins w:id="2711" w:author="PR Preview" w:date="2026-01-01T00:00:00Z">
        <w:r>
          <w:t xml:space="preserve">if it is a matrix product followed by a translation (</w:t>
        </w:r>
      </w:ins>
      <w:hyperlink w:anchor="def-translation">
        <w:ins w:id="2712" w:author="PR Preview" w:date="2026-01-01T00:00:00Z">
          <w:r>
            <w:rPr>
              <w:rStyle w:val="Hyperlink"/>
            </w:rPr>
            <w:t xml:space="preserve">Definition 37</w:t>
          </w:r>
        </w:ins>
      </w:hyperlink>
      <w:ins w:id="2713" w:author="PR Preview" w:date="2026-01-01T00:00:00Z">
        <w:r>
          <w:t xml:space="preserve">)</w:t>
        </w:r>
      </w:ins>
      <w:ins w:id="2714" w:author="PR Preview" w:date="2026-01-01T00:00:00Z">
        <w:r>
          <w:t xml:space="preserve"> </w:t>
        </w:r>
      </w:ins>
      <w:ins w:id="2715" w:author="PR Preview" w:date="2026-01-01T00:00:00Z">
        <w:r>
          <w:t xml:space="preserve">(a</w:t>
        </w:r>
      </w:ins>
      <w:ins w:id="2716" w:author="PR Preview" w:date="2026-01-01T00:00:00Z">
        <w:r>
          <w:t xml:space="preserve"> </w:t>
        </w:r>
      </w:ins>
      <w:hyperlink r:id="rId156">
        <w:ins w:id="2717" w:author="PR Preview" w:date="2026-01-01T00:00:00Z">
          <w:r>
            <w:rPr>
              <w:rStyle w:val="Hyperlink"/>
            </w:rPr>
            <w:t xml:space="preserve">composition</w:t>
          </w:r>
        </w:ins>
      </w:hyperlink>
      <w:ins w:id="2718" w:author="PR Preview" w:date="2026-01-01T00:00:00Z">
        <w:r>
          <w:t xml:space="preserve">, with the matrix product as the inner function):</w:t>
        </w:r>
      </w:ins>
      <w:ins w:id="2719" w:author="PR Preview" w:date="2026-01-01T00:00:00Z">
        <w:r>
          <w:t xml:space="preserve"> </w:t>
        </w:r>
      </w:ins>
      <w:ins w:id="2720" w:author="PR Preview" w:date="2026-01-01T00:00:00Z">
        <w:r>
          <w:t xml:space="preserve">there are an</w:t>
        </w:r>
      </w:ins>
      <w:ins w:id="2721" w:author="PR Preview" w:date="2026-01-01T00:00:00Z">
        <w:r>
          <w:t xml:space="preserve"> </w:t>
        </w:r>
      </w:ins>
      <m:oMath>
        <m:r>
          <m:t>m</m:t>
        </m:r>
        <m:r>
          <m:rPr>
            <m:sty m:val="p"/>
          </m:rPr>
          <m:t>×</m:t>
        </m:r>
        <m:r>
          <m:t>p</m:t>
        </m:r>
      </m:oMath>
      <w:ins w:id="2722" w:author="PR Preview" w:date="2026-01-01T00:00:00Z">
        <w:r>
          <w:t xml:space="preserve"> </w:t>
        </w:r>
      </w:ins>
      <w:ins w:id="2723" w:author="PR Preview" w:date="2026-01-01T00:00:00Z">
        <w:r>
          <w:t xml:space="preserve">matrix</w:t>
        </w:r>
      </w:ins>
      <w:ins w:id="2724" w:author="PR Preview" w:date="2026-01-01T00:00:00Z">
        <w:r>
          <w:t xml:space="preserve"> </w:t>
        </w:r>
      </w:ins>
      <m:oMath>
        <m:r>
          <m:rPr>
            <m:sty m:val="bi"/>
          </m:rPr>
          <m:t>A</m:t>
        </m:r>
      </m:oMath>
      <w:ins w:id="2725" w:author="PR Preview" w:date="2026-01-01T00:00:00Z">
        <w:r>
          <w:t xml:space="preserve"> </w:t>
        </w:r>
      </w:ins>
      <w:ins w:id="2726" w:author="PR Preview" w:date="2026-01-01T00:00:00Z">
        <w:r>
          <w:t xml:space="preserve">and a vector</w:t>
        </w:r>
      </w:ins>
      <w:ins w:id="2727" w:author="PR Preview" w:date="2026-01-01T00:00:00Z">
        <w:r>
          <w:t xml:space="preserve"> </w:t>
        </w:r>
      </w:ins>
      <w:ins w:id="2728" w:author="PR Preview" w:date="2026-01-01T00:00:00Z">
        <w:r>
          <w:t xml:space="preserve">$\mathord{\smash[b]{\underset{\raise.3ex\hbox{$\scriptstyle\sim$}}{b}}\vphantom{b}} \in \mathbb{R}^m$</w:t>
        </w:r>
      </w:ins>
      <w:ins w:id="2729" w:author="PR Preview" w:date="2026-01-01T00:00:00Z">
        <w:r>
          <w:t xml:space="preserve"> </w:t>
        </w:r>
      </w:ins>
      <w:ins w:id="2730" w:author="PR Preview" w:date="2026-01-01T00:00:00Z">
        <w:r>
          <w:t xml:space="preserve">such that</w:t>
        </w:r>
      </w:ins>
    </w:p>
    <w:p>
      <w:pPr>
        <w:pStyle w:val="BodyText"/>
      </w:pPr>
      <w:ins w:id="2731" w:author="PR Preview" w:date="2026-01-01T00:00:00Z">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ins>
    </w:p>
    <w:bookmarkEnd w:id="157"/>
    <w:bookmarkStart w:id="158" w:name="def-affine-offset"/>
    <w:p>
      <w:pPr>
        <w:pStyle w:val="FirstParagraph"/>
      </w:pPr>
      <w:ins w:id="2732" w:author="PR Preview" w:date="2026-01-01T00:00:00Z">
        <w:r>
          <w:rPr>
            <w:b/>
            <w:bCs/>
          </w:rPr>
          <w:t xml:space="preserve">Definition 39 (Offset (intercept, bias) of an affine map)</w:t>
        </w:r>
      </w:ins>
      <w:ins w:id="2733" w:author="PR Preview" w:date="2026-01-01T00:00:00Z">
        <w:r>
          <w:t xml:space="preserve"> </w:t>
        </w:r>
      </w:ins>
      <w:ins w:id="2734" w:author="PR Preview" w:date="2026-01-01T00:00:00Z">
        <w:r>
          <w:t xml:space="preserve">In</w:t>
        </w:r>
      </w:ins>
      <w:ins w:id="2735" w:author="PR Preview" w:date="2026-01-01T00:00:00Z">
        <w:r>
          <w:t xml:space="preserve"> </w:t>
        </w:r>
      </w:ins>
      <w:hyperlink w:anchor="def-affine-map">
        <w:ins w:id="2736" w:author="PR Preview" w:date="2026-01-01T00:00:00Z">
          <w:r>
            <w:rPr>
              <w:rStyle w:val="Hyperlink"/>
            </w:rPr>
            <w:t xml:space="preserve">Definition 38</w:t>
          </w:r>
        </w:ins>
      </w:hyperlink>
      <w:ins w:id="2737" w:author="PR Preview" w:date="2026-01-01T00:00:00Z">
        <w:r>
          <w:t xml:space="preserve">, the vector</w:t>
        </w:r>
      </w:ins>
      <w:ins w:id="2738" w:author="PR Preview" w:date="2026-01-01T00:00:00Z">
        <w:r>
          <w:t xml:space="preserve"> </w:t>
        </w:r>
      </w:ins>
      <w:ins w:id="2739" w:author="PR Preview" w:date="2026-01-01T00:00:00Z">
        <w:r>
          <w:t xml:space="preserve">$\mathord{\smash[b]{\underset{\raise.3ex\hbox{$\scriptstyle\sim$}}{b}}\vphantom{b}}$</w:t>
        </w:r>
      </w:ins>
      <w:ins w:id="2740" w:author="PR Preview" w:date="2026-01-01T00:00:00Z">
        <w:r>
          <w:t xml:space="preserve"> </w:t>
        </w:r>
      </w:ins>
      <w:ins w:id="2741" w:author="PR Preview" w:date="2026-01-01T00:00:00Z">
        <w:r>
          <w:t xml:space="preserve">is called the</w:t>
        </w:r>
      </w:ins>
      <w:ins w:id="2742" w:author="PR Preview" w:date="2026-01-01T00:00:00Z">
        <w:r>
          <w:t xml:space="preserve"> </w:t>
        </w:r>
      </w:ins>
      <w:ins w:id="2743" w:author="PR Preview" w:date="2026-01-01T00:00:00Z">
        <w:r>
          <w:rPr>
            <w:b/>
            <w:bCs/>
          </w:rPr>
          <w:t xml:space="preserve">offset</w:t>
        </w:r>
      </w:ins>
      <w:ins w:id="2744" w:author="PR Preview" w:date="2026-01-01T00:00:00Z">
        <w:r>
          <w:t xml:space="preserve"> </w:t>
        </w:r>
      </w:ins>
      <w:ins w:id="2745" w:author="PR Preview" w:date="2026-01-01T00:00:00Z">
        <w:r>
          <w:t xml:space="preserve">of</w:t>
        </w:r>
      </w:ins>
      <w:ins w:id="2746" w:author="PR Preview" w:date="2026-01-01T00:00:00Z">
        <w:r>
          <w:t xml:space="preserve"> </w:t>
        </w:r>
      </w:ins>
      <m:oMath>
        <m:r>
          <m:t>f</m:t>
        </m:r>
      </m:oMath>
      <w:ins w:id="2747" w:author="PR Preview" w:date="2026-01-01T00:00:00Z">
        <w:r>
          <w:t xml:space="preserve"> </w:t>
        </w:r>
      </w:ins>
      <w:ins w:id="2748" w:author="PR Preview" w:date="2026-01-01T00:00:00Z">
        <w:r>
          <w:t xml:space="preserve">(statistics also calls it the</w:t>
        </w:r>
      </w:ins>
      <w:ins w:id="2749" w:author="PR Preview" w:date="2026-01-01T00:00:00Z">
        <w:r>
          <w:t xml:space="preserve"> </w:t>
        </w:r>
      </w:ins>
      <w:ins w:id="2750" w:author="PR Preview" w:date="2026-01-01T00:00:00Z">
        <w:r>
          <w:rPr>
            <w:b/>
            <w:bCs/>
          </w:rPr>
          <w:t xml:space="preserve">intercept</w:t>
        </w:r>
      </w:ins>
      <w:ins w:id="2751" w:author="PR Preview" w:date="2026-01-01T00:00:00Z">
        <w:r>
          <w:t xml:space="preserve">, and machine learning the</w:t>
        </w:r>
      </w:ins>
      <w:ins w:id="2752" w:author="PR Preview" w:date="2026-01-01T00:00:00Z">
        <w:r>
          <w:t xml:space="preserve"> </w:t>
        </w:r>
      </w:ins>
      <w:ins w:id="2753" w:author="PR Preview" w:date="2026-01-01T00:00:00Z">
        <w:r>
          <w:rPr>
            <w:b/>
            <w:bCs/>
          </w:rPr>
          <w:t xml:space="preserve">bias</w:t>
        </w:r>
      </w:ins>
      <w:ins w:id="2754" w:author="PR Preview" w:date="2026-01-01T00:00:00Z">
        <w:r>
          <w:t xml:space="preserve">).</w:t>
        </w:r>
      </w:ins>
    </w:p>
    <w:bookmarkEnd w:id="158"/>
    <w:bookmarkStart w:id="160" w:name="rem-affine-map-real-valued"/>
    <w:p>
      <w:pPr>
        <w:pStyle w:val="BodyText"/>
      </w:pPr>
      <w:ins w:id="2755" w:author="PR Preview" w:date="2026-01-01T00:00:00Z">
        <w:r>
          <w:rPr>
            <w:i/>
            <w:iCs/>
          </w:rPr>
          <w:t xml:space="preserve">Remark 15</w:t>
        </w:r>
      </w:ins>
      <w:ins w:id="2756" w:author="PR Preview" w:date="2026-01-01T00:00:00Z">
        <w:r>
          <w:t xml:space="preserve"> (Real-valued affine maps). </w:t>
        </w:r>
      </w:ins>
      <w:ins w:id="2757" w:author="PR Preview" w:date="2026-01-01T00:00:00Z">
        <w:r>
          <w:t xml:space="preserve">For a real-valued function (</w:t>
        </w:r>
      </w:ins>
      <w:hyperlink w:anchor="def-real-vector-valued">
        <w:ins w:id="2758" w:author="PR Preview" w:date="2026-01-01T00:00:00Z">
          <w:r>
            <w:rPr>
              <w:rStyle w:val="Hyperlink"/>
            </w:rPr>
            <w:t xml:space="preserve">Definition 4</w:t>
          </w:r>
        </w:ins>
      </w:hyperlink>
      <w:ins w:id="2759" w:author="PR Preview" w:date="2026-01-01T00:00:00Z">
        <w:r>
          <w:t xml:space="preserve">,</w:t>
        </w:r>
      </w:ins>
      <w:ins w:id="2760" w:author="PR Preview" w:date="2026-01-01T00:00:00Z">
        <w:r>
          <w:t xml:space="preserve"> </w:t>
        </w:r>
      </w:ins>
      <m:oMath>
        <m:r>
          <m:t>m</m:t>
        </m:r>
        <m:r>
          <m:rPr>
            <m:sty m:val="p"/>
          </m:rPr>
          <m:t>=</m:t>
        </m:r>
        <m:r>
          <m:t>1</m:t>
        </m:r>
      </m:oMath>
      <w:ins w:id="2761" w:author="PR Preview" w:date="2026-01-01T00:00:00Z">
        <w:r>
          <w:t xml:space="preserve">),</w:t>
        </w:r>
      </w:ins>
      <w:ins w:id="2762" w:author="PR Preview" w:date="2026-01-01T00:00:00Z">
        <w:r>
          <w:t xml:space="preserve"> </w:t>
        </w:r>
      </w:ins>
      <m:oMath>
        <m:r>
          <m:rPr>
            <m:sty m:val="bi"/>
          </m:rPr>
          <m:t>A</m:t>
        </m:r>
      </m:oMath>
      <w:ins w:id="2763" w:author="PR Preview" w:date="2026-01-01T00:00:00Z">
        <w:r>
          <w:t xml:space="preserve"> </w:t>
        </w:r>
      </w:ins>
      <w:ins w:id="2764" w:author="PR Preview" w:date="2026-01-01T00:00:00Z">
        <w:r>
          <w:t xml:space="preserve">is a single row, written</w:t>
        </w:r>
      </w:ins>
      <w:ins w:id="2765" w:author="PR Preview" w:date="2026-01-01T00:00:00Z">
        <w:r>
          <w:t xml:space="preserve"> </w:t>
        </w:r>
      </w:ins>
      <w:ins w:id="2766" w:author="PR Preview" w:date="2026-01-01T00:00:00Z">
        <w:r>
          <w:t xml:space="preserve">$\mathord{\smash[b]{\underset{\raise.3ex\hbox{$\scriptstyle\sim$}}{w}}\vphantom{w}}^{\top}$</w:t>
        </w:r>
      </w:ins>
      <w:ins w:id="2767" w:author="PR Preview" w:date="2026-01-01T00:00:00Z">
        <w:r>
          <w:t xml:space="preserve">, and</w:t>
        </w:r>
      </w:ins>
      <w:ins w:id="2768" w:author="PR Preview" w:date="2026-01-01T00:00:00Z">
        <w:r>
          <w:t xml:space="preserve"> </w:t>
        </w:r>
      </w:ins>
      <w:ins w:id="2769" w:author="PR Preview" w:date="2026-01-01T00:00:00Z">
        <w:r>
          <w:t xml:space="preserve">$\mathord{\smash[b]{\underset{\raise.3ex\hbox{$\scriptstyle\sim$}}{b}}\vphantom{b}}$</w:t>
        </w:r>
      </w:ins>
      <w:ins w:id="2770" w:author="PR Preview" w:date="2026-01-01T00:00:00Z">
        <w:r>
          <w:t xml:space="preserve"> </w:t>
        </w:r>
      </w:ins>
      <w:ins w:id="2771" w:author="PR Preview" w:date="2026-01-01T00:00:00Z">
        <w:r>
          <w:t xml:space="preserve">is a single number</w:t>
        </w:r>
      </w:ins>
      <w:ins w:id="2772" w:author="PR Preview" w:date="2026-01-01T00:00:00Z">
        <w:r>
          <w:t xml:space="preserve"> </w:t>
        </w:r>
      </w:ins>
      <m:oMath>
        <m:r>
          <m:t>b</m:t>
        </m:r>
      </m:oMath>
      <w:ins w:id="2773" w:author="PR Preview" w:date="2026-01-01T00:00:00Z">
        <w:r>
          <w:t xml:space="preserve">,</w:t>
        </w:r>
      </w:ins>
      <w:ins w:id="2774" w:author="PR Preview" w:date="2026-01-01T00:00:00Z">
        <w:r>
          <w:t xml:space="preserve"> </w:t>
        </w:r>
      </w:ins>
      <w:ins w:id="2775" w:author="PR Preview" w:date="2026-01-01T00:00:00Z">
        <w:r>
          <w:t xml:space="preserve">so an affine function is a linear function</w:t>
        </w:r>
      </w:ins>
      <w:ins w:id="2776" w:author="PR Preview" w:date="2026-01-01T00:00:00Z">
        <w:r>
          <w:t xml:space="preserve"> </w:t>
        </w:r>
      </w:ins>
      <w:ins w:id="2777" w:author="PR Preview" w:date="2026-01-01T00:00:00Z">
        <w:r>
          <w:t xml:space="preserve">$\mathord{\smash[b]{\underset{\raise.3ex\hbox{$\scriptstyle\sim$}}{w}}\vphantom{w}} \cdot \mathord{\smash[b]{\underset{\raise.3ex\hbox{$\scriptstyle\sim$}}{x}}\vphantom{x}}$</w:t>
        </w:r>
      </w:ins>
      <w:ins w:id="2778" w:author="PR Preview" w:date="2026-01-01T00:00:00Z">
        <w:r>
          <w:t xml:space="preserve"> </w:t>
        </w:r>
      </w:ins>
      <w:ins w:id="2779" w:author="PR Preview" w:date="2026-01-01T00:00:00Z">
        <w:r>
          <w:t xml:space="preserve">(</w:t>
        </w:r>
      </w:ins>
      <w:hyperlink w:anchor="cor-linear-scalar">
        <w:ins w:id="2780" w:author="PR Preview" w:date="2026-01-01T00:00:00Z">
          <w:r>
            <w:rPr>
              <w:rStyle w:val="Hyperlink"/>
            </w:rPr>
            <w:t xml:space="preserve">Corollary 1</w:t>
          </w:r>
        </w:ins>
      </w:hyperlink>
      <w:ins w:id="2781" w:author="PR Preview" w:date="2026-01-01T00:00:00Z">
        <w:r>
          <w:t xml:space="preserve">)</w:t>
        </w:r>
      </w:ins>
      <w:ins w:id="2782" w:author="PR Preview" w:date="2026-01-01T00:00:00Z">
        <w:r>
          <w:t xml:space="preserve"> </w:t>
        </w:r>
      </w:ins>
      <w:ins w:id="2783" w:author="PR Preview" w:date="2026-01-01T00:00:00Z">
        <w:r>
          <w:t xml:space="preserve">plus an offset:</w:t>
        </w:r>
      </w:ins>
    </w:p>
    <w:p>
      <w:pPr>
        <w:pStyle w:val="BodyText"/>
      </w:pPr>
      <w:bookmarkStart w:id="159" w:name="eq-linear-scalar"/>
      <w:ins w:id="2784" w:author="PR Preview" w:date="2026-01-01T00:00:00Z">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ins>
      <w:bookmarkEnd w:id="159"/>
    </w:p>
    <w:bookmarkEnd w:id="160"/>
    <w:bookmarkStart w:id="161" w:name="def-augmented-vector"/>
    <w:p>
      <w:pPr>
        <w:pStyle w:val="FirstParagraph"/>
      </w:pPr>
      <w:ins w:id="2785" w:author="PR Preview" w:date="2026-01-01T00:00:00Z">
        <w:r>
          <w:rPr>
            <w:b/>
            <w:bCs/>
          </w:rPr>
          <w:t xml:space="preserve">Definition 40 (Augmented vector)</w:t>
        </w:r>
      </w:ins>
      <w:ins w:id="2786" w:author="PR Preview" w:date="2026-01-01T00:00:00Z">
        <w:r>
          <w:t xml:space="preserve"> </w:t>
        </w:r>
      </w:ins>
      <w:ins w:id="2787" w:author="PR Preview" w:date="2026-01-01T00:00:00Z">
        <w:r>
          <w:t xml:space="preserve">The</w:t>
        </w:r>
      </w:ins>
      <w:ins w:id="2788" w:author="PR Preview" w:date="2026-01-01T00:00:00Z">
        <w:r>
          <w:t xml:space="preserve"> </w:t>
        </w:r>
      </w:ins>
      <w:ins w:id="2789" w:author="PR Preview" w:date="2026-01-01T00:00:00Z">
        <w:r>
          <w:rPr>
            <w:b/>
            <w:bCs/>
          </w:rPr>
          <w:t xml:space="preserve">augmented vector</w:t>
        </w:r>
      </w:ins>
      <w:ins w:id="2790" w:author="PR Preview" w:date="2026-01-01T00:00:00Z">
        <w:r>
          <w:t xml:space="preserve"> </w:t>
        </w:r>
      </w:ins>
      <w:ins w:id="2791" w:author="PR Preview" w:date="2026-01-01T00:00:00Z">
        <w:r>
          <w:t xml:space="preserve">of</w:t>
        </w:r>
      </w:ins>
      <w:ins w:id="2792" w:author="PR Preview" w:date="2026-01-01T00:00:00Z">
        <w:r>
          <w:t xml:space="preserve"> </w:t>
        </w:r>
      </w:ins>
      <w:ins w:id="2793" w:author="PR Preview" w:date="2026-01-01T00:00:00Z">
        <w:r>
          <w:t xml:space="preserve">$\mathord{\smash[b]{\underset{\raise.3ex\hbox{$\scriptstyle\sim$}}{x}}\vphantom{x}}\in \mathbb{R}^p$</w:t>
        </w:r>
      </w:ins>
      <w:ins w:id="2794" w:author="PR Preview" w:date="2026-01-01T00:00:00Z">
        <w:r>
          <w:t xml:space="preserve"> </w:t>
        </w:r>
      </w:ins>
      <w:ins w:id="2795" w:author="PR Preview" w:date="2026-01-01T00:00:00Z">
        <w:r>
          <w:t xml:space="preserve">is the vector</w:t>
        </w:r>
      </w:ins>
      <w:ins w:id="2796" w:author="PR Preview" w:date="2026-01-01T00:00:00Z">
        <w:r>
          <w:t xml:space="preserve"> </w:t>
        </w:r>
      </w:ins>
      <w:ins w:id="2797" w:author="PR Preview" w:date="2026-01-01T00:00:00Z">
        <w:r>
          <w:t xml:space="preserve">${\mathord{\smash[b]{\underset{\raise.3ex\hbox{$\scriptstyle\sim$}}{x}}\vphantom{x}}}^{\mathrm{aug}} \in \mathbb{R}^{p+1}$</w:t>
        </w:r>
      </w:ins>
      <w:ins w:id="2798" w:author="PR Preview" w:date="2026-01-01T00:00:00Z">
        <w:r>
          <w:t xml:space="preserve"> </w:t>
        </w:r>
      </w:ins>
      <w:ins w:id="2799" w:author="PR Preview" w:date="2026-01-01T00:00:00Z">
        <w:r>
          <w:t xml:space="preserve">formed by placing a</w:t>
        </w:r>
      </w:ins>
      <w:ins w:id="2800" w:author="PR Preview" w:date="2026-01-01T00:00:00Z">
        <w:r>
          <w:t xml:space="preserve"> </w:t>
        </w:r>
      </w:ins>
      <m:oMath>
        <m:r>
          <m:t>1</m:t>
        </m:r>
      </m:oMath>
      <w:ins w:id="2801" w:author="PR Preview" w:date="2026-01-01T00:00:00Z">
        <w:r>
          <w:t xml:space="preserve"> </w:t>
        </w:r>
      </w:ins>
      <w:ins w:id="2802" w:author="PR Preview" w:date="2026-01-01T00:00:00Z">
        <w:r>
          <w:t xml:space="preserve">above the entries of</w:t>
        </w:r>
      </w:ins>
      <w:ins w:id="2803" w:author="PR Preview" w:date="2026-01-01T00:00:00Z">
        <w:r>
          <w:t xml:space="preserve"> </w:t>
        </w:r>
      </w:ins>
      <w:ins w:id="2804" w:author="PR Preview" w:date="2026-01-01T00:00:00Z">
        <w:r>
          <w:t xml:space="preserve">$\mathord{\smash[b]{\underset{\raise.3ex\hbox{$\scriptstyle\sim$}}{x}}\vphantom{x}}$</w:t>
        </w:r>
      </w:ins>
      <w:ins w:id="2805" w:author="PR Preview" w:date="2026-01-01T00:00:00Z">
        <w:r>
          <w:t xml:space="preserve">:</w:t>
        </w:r>
      </w:ins>
    </w:p>
    <w:p>
      <w:pPr>
        <w:pStyle w:val="BodyText"/>
      </w:pPr>
      <w:ins w:id="2806" w:author="PR Preview" w:date="2026-01-01T00:00:00Z">
        <w:r>
          <w:t xml:space="preserve">$$
    \begin{aligned}
    {\mathord{\smash[b]{\underset{\raise.3ex\hbox{$\scriptstyle\sim$}}{x}}\vphantom{x}}}^{\mathrm{aug}}
    &amp;= \begin{bmatrix}1 \\ \mathord{\smash[b]{\underset{\raise.3ex\hbox{$\scriptstyle\sim$}}{x}}\vphantom{x}}\end{bmatrix} \\
    &amp;= {(1, x_1, \ldots, x_p)}^{\top}
    \end{aligned}
    $$</w:t>
        </w:r>
      </w:ins>
    </w:p>
    <w:bookmarkEnd w:id="161"/>
    <w:bookmarkStart w:id="162" w:name="exm-augmented-vector"/>
    <w:p>
      <w:pPr>
        <w:pStyle w:val="FirstParagraph"/>
      </w:pPr>
      <w:ins w:id="2807" w:author="PR Preview" w:date="2026-01-01T00:00:00Z">
        <w:r>
          <w:rPr>
            <w:b/>
            <w:bCs/>
          </w:rPr>
          <w:t xml:space="preserve">Example 31 (An affine function as a dot product with an augmented vector)</w:t>
        </w:r>
      </w:ins>
      <w:ins w:id="2808" w:author="PR Preview" w:date="2026-01-01T00:00:00Z">
        <w:r>
          <w:t xml:space="preserve"> </w:t>
        </w:r>
      </w:ins>
      <w:ins w:id="2809" w:author="PR Preview" w:date="2026-01-01T00:00:00Z">
        <w:r>
          <w:t xml:space="preserve">For</w:t>
        </w:r>
      </w:ins>
      <w:ins w:id="2810" w:author="PR Preview" w:date="2026-01-01T00:00:00Z">
        <w:r>
          <w:t xml:space="preserve"> </w:t>
        </w:r>
      </w:ins>
      <w:ins w:id="2811" w:author="PR Preview" w:date="2026-01-01T00:00:00Z">
        <w:r>
          <w:t xml:space="preserve">$\mathord{\smash[b]{\underset{\raise.3ex\hbox{$\scriptstyle\sim$}}{x}}\vphantom{x}}= {(2, 5)}^{\top}$</w:t>
        </w:r>
      </w:ins>
      <w:ins w:id="2812" w:author="PR Preview" w:date="2026-01-01T00:00:00Z">
        <w:r>
          <w:t xml:space="preserve">, the augmented vector is</w:t>
        </w:r>
      </w:ins>
      <w:ins w:id="2813" w:author="PR Preview" w:date="2026-01-01T00:00:00Z">
        <w:r>
          <w:t xml:space="preserve"> </w:t>
        </w:r>
      </w:ins>
      <w:ins w:id="2814" w:author="PR Preview" w:date="2026-01-01T00:00:00Z">
        <w:r>
          <w:t xml:space="preserve">${\mathord{\smash[b]{\underset{\raise.3ex\hbox{$\scriptstyle\sim$}}{x}}\vphantom{x}}}^{\mathrm{aug}} = {(1, 2, 5)}^{\top}$</w:t>
        </w:r>
      </w:ins>
      <w:ins w:id="2815" w:author="PR Preview" w:date="2026-01-01T00:00:00Z">
        <w:r>
          <w:t xml:space="preserve">.</w:t>
        </w:r>
      </w:ins>
      <w:ins w:id="2816" w:author="PR Preview" w:date="2026-01-01T00:00:00Z">
        <w:r>
          <w:t xml:space="preserve"> </w:t>
        </w:r>
      </w:ins>
      <w:ins w:id="2817" w:author="PR Preview" w:date="2026-01-01T00:00:00Z">
        <w:r>
          <w:t xml:space="preserve">With</w:t>
        </w:r>
      </w:ins>
      <w:ins w:id="2818" w:author="PR Preview" w:date="2026-01-01T00:00:00Z">
        <w:r>
          <w:t xml:space="preserve"> </w:t>
        </w:r>
      </w:ins>
      <w:ins w:id="2819" w:author="PR Preview" w:date="2026-01-01T00:00:00Z">
        <w:r>
          <w:t xml:space="preserve">$\mathord{\smash[b]{\underset{\raise.3ex\hbox{$\scriptstyle\sim$}}{w}}\vphantom{w}} = {(3, -1)}^{\top}$</w:t>
        </w:r>
      </w:ins>
      <w:ins w:id="2820" w:author="PR Preview" w:date="2026-01-01T00:00:00Z">
        <w:r>
          <w:t xml:space="preserve"> </w:t>
        </w:r>
      </w:ins>
      <w:ins w:id="2821" w:author="PR Preview" w:date="2026-01-01T00:00:00Z">
        <w:r>
          <w:t xml:space="preserve">and</w:t>
        </w:r>
      </w:ins>
      <w:ins w:id="2822" w:author="PR Preview" w:date="2026-01-01T00:00:00Z">
        <w:r>
          <w:t xml:space="preserve"> </w:t>
        </w:r>
      </w:ins>
      <m:oMath>
        <m:r>
          <m:t>b</m:t>
        </m:r>
        <m:r>
          <m:rPr>
            <m:sty m:val="p"/>
          </m:rPr>
          <m:t>=</m:t>
        </m:r>
        <m:r>
          <m:t>4</m:t>
        </m:r>
      </m:oMath>
      <w:ins w:id="2823" w:author="PR Preview" w:date="2026-01-01T00:00:00Z">
        <w:r>
          <w:t xml:space="preserve">,</w:t>
        </w:r>
      </w:ins>
      <w:ins w:id="2824" w:author="PR Preview" w:date="2026-01-01T00:00:00Z">
        <w:r>
          <w:t xml:space="preserve"> </w:t>
        </w:r>
      </w:ins>
      <w:ins w:id="2825" w:author="PR Preview" w:date="2026-01-01T00:00:00Z">
        <w:r>
          <w:t xml:space="preserve">the affine function</w:t>
        </w:r>
      </w:ins>
      <w:ins w:id="2826" w:author="PR Preview" w:date="2026-01-01T00:00:00Z">
        <w:r>
          <w:t xml:space="preserve"> </w:t>
        </w:r>
      </w:ins>
      <w:ins w:id="2827" w:author="PR Preview" w:date="2026-01-01T00:00:00Z">
        <w:r>
          <w:t xml:space="preserve">$\mathord{\smash[b]{\underset{\raise.3ex\hbox{$\scriptstyle\sim$}}{w}}\vphantom{w}} \cdot \mathord{\smash[b]{\underset{\raise.3ex\hbox{$\scriptstyle\sim$}}{x}}\vphantom{x}} + b$</w:t>
        </w:r>
      </w:ins>
      <w:ins w:id="2828" w:author="PR Preview" w:date="2026-01-01T00:00:00Z">
        <w:r>
          <w:t xml:space="preserve"> </w:t>
        </w:r>
      </w:ins>
      <w:ins w:id="2829" w:author="PR Preview" w:date="2026-01-01T00:00:00Z">
        <w:r>
          <w:t xml:space="preserve">(</w:t>
        </w:r>
      </w:ins>
      <w:hyperlink w:anchor="eq-linear-scalar">
        <w:ins w:id="2830" w:author="PR Preview" w:date="2026-01-01T00:00:00Z">
          <w:r>
            <w:rPr>
              <w:rStyle w:val="Hyperlink"/>
            </w:rPr>
            <w:t xml:space="preserve">Equation 4</w:t>
          </w:r>
        </w:ins>
      </w:hyperlink>
      <w:ins w:id="2831" w:author="PR Preview" w:date="2026-01-01T00:00:00Z">
        <w:r>
          <w:t xml:space="preserve">) equals</w:t>
        </w:r>
      </w:ins>
      <w:ins w:id="2832" w:author="PR Preview" w:date="2026-01-01T00:00:00Z">
        <w:r>
          <w:t xml:space="preserve"> </w:t>
        </w:r>
      </w:ins>
      <w:ins w:id="2833" w:author="PR Preview" w:date="2026-01-01T00:00:00Z">
        <w:r>
          <w:t xml:space="preserve">the dot product of</w:t>
        </w:r>
      </w:ins>
      <w:ins w:id="2834" w:author="PR Preview" w:date="2026-01-01T00:00:00Z">
        <w:r>
          <w:t xml:space="preserve"> </w:t>
        </w:r>
      </w:ins>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ins w:id="2835" w:author="PR Preview" w:date="2026-01-01T00:00:00Z">
        <w:r>
          <w:t xml:space="preserve"> </w:t>
        </w:r>
      </w:ins>
      <w:ins w:id="2836" w:author="PR Preview" w:date="2026-01-01T00:00:00Z">
        <w:r>
          <w:t xml:space="preserve">with</w:t>
        </w:r>
      </w:ins>
      <w:ins w:id="2837" w:author="PR Preview" w:date="2026-01-01T00:00:00Z">
        <w:r>
          <w:t xml:space="preserve"> </w:t>
        </w:r>
      </w:ins>
      <w:ins w:id="2838" w:author="PR Preview" w:date="2026-01-01T00:00:00Z">
        <w:r>
          <w:t xml:space="preserve">${\mathord{\smash[b]{\underset{\raise.3ex\hbox{$\scriptstyle\sim$}}{x}}\vphantom{x}}}^{\mathrm{aug}}$</w:t>
        </w:r>
      </w:ins>
      <w:ins w:id="2839" w:author="PR Preview" w:date="2026-01-01T00:00:00Z">
        <w:r>
          <w:t xml:space="preserve">:</w:t>
        </w:r>
      </w:ins>
    </w:p>
    <w:p>
      <w:pPr>
        <w:pStyle w:val="BodyText"/>
      </w:pPr>
      <w:ins w:id="2840" w:author="PR Preview" w:date="2026-01-01T00:00:00Z">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ins>
    </w:p>
    <w:bookmarkEnd w:id="162"/>
    <w:bookmarkStart w:id="163" w:name="thm-affine-map-zero"/>
    <w:p>
      <w:pPr>
        <w:pStyle w:val="FirstParagraph"/>
      </w:pPr>
      <w:ins w:id="2841" w:author="PR Preview" w:date="2026-01-01T00:00:00Z">
        <w:r>
          <w:rPr>
            <w:b/>
            <w:bCs/>
          </w:rPr>
          <w:t xml:space="preserve">Theorem 15 (An affine map sends zero to its offset)</w:t>
        </w:r>
      </w:ins>
      <w:ins w:id="2842" w:author="PR Preview" w:date="2026-01-01T00:00:00Z">
        <w:r>
          <w:t xml:space="preserve"> </w:t>
        </w:r>
      </w:ins>
      <w:ins w:id="2843" w:author="PR Preview" w:date="2026-01-01T00:00:00Z">
        <w:r>
          <w:t xml:space="preserve">An affine map</w:t>
        </w:r>
      </w:ins>
      <w:ins w:id="2844" w:author="PR Preview" w:date="2026-01-01T00:00:00Z">
        <w:r>
          <w:t xml:space="preserve"> </w:t>
        </w:r>
      </w:ins>
      <w:ins w:id="2845" w:author="PR Preview" w:date="2026-01-01T00:00:00Z">
        <w:r>
          <w:t xml:space="preserve">$f(\mathord{\smash[b]{\underset{\raise.3ex\hbox{$\scriptstyle\sim$}}{x}}\vphantom{x}}) = \mathbf{A}\mathord{\smash[b]{\underset{\raise.3ex\hbox{$\scriptstyle\sim$}}{x}}\vphantom{x}}+ \mathord{\smash[b]{\underset{\raise.3ex\hbox{$\scriptstyle\sim$}}{b}}\vphantom{b}}$</w:t>
        </w:r>
      </w:ins>
      <w:ins w:id="2846" w:author="PR Preview" w:date="2026-01-01T00:00:00Z">
        <w:r>
          <w:t xml:space="preserve"> </w:t>
        </w:r>
      </w:ins>
      <w:ins w:id="2847" w:author="PR Preview" w:date="2026-01-01T00:00:00Z">
        <w:r>
          <w:t xml:space="preserve">(</w:t>
        </w:r>
      </w:ins>
      <w:hyperlink w:anchor="def-affine-map">
        <w:ins w:id="2848" w:author="PR Preview" w:date="2026-01-01T00:00:00Z">
          <w:r>
            <w:rPr>
              <w:rStyle w:val="Hyperlink"/>
            </w:rPr>
            <w:t xml:space="preserve">Definition 38</w:t>
          </w:r>
        </w:ins>
      </w:hyperlink>
      <w:ins w:id="2849" w:author="PR Preview" w:date="2026-01-01T00:00:00Z">
        <w:r>
          <w:t xml:space="preserve">)</w:t>
        </w:r>
      </w:ins>
      <w:ins w:id="2850" w:author="PR Preview" w:date="2026-01-01T00:00:00Z">
        <w:r>
          <w:t xml:space="preserve"> </w:t>
        </w:r>
      </w:ins>
      <w:ins w:id="2851" w:author="PR Preview" w:date="2026-01-01T00:00:00Z">
        <w:r>
          <w:t xml:space="preserve">satisfies</w:t>
        </w:r>
      </w:ins>
      <w:ins w:id="2852" w:author="PR Preview" w:date="2026-01-01T00:00:00Z">
        <w:r>
          <w:t xml:space="preserve"> </w:t>
        </w:r>
      </w:ins>
      <w:ins w:id="2853" w:author="PR Preview" w:date="2026-01-01T00:00:00Z">
        <w:r>
          <w:t xml:space="preserve">$f(\mathord{\smash[b]{\underset{\raise.3ex\hbox{$\scriptstyle\sim$}}{0}}\vphantom{0}}) = \mathord{\smash[b]{\underset{\raise.3ex\hbox{$\scriptstyle\sim$}}{b}}\vphantom{b}}$</w:t>
        </w:r>
      </w:ins>
      <w:ins w:id="2854" w:author="PR Preview" w:date="2026-01-01T00:00:00Z">
        <w:r>
          <w:t xml:space="preserve">.</w:t>
        </w:r>
      </w:ins>
    </w:p>
    <w:bookmarkEnd w:id="163"/>
    <w:p>
      <w:pPr>
        <w:pStyle w:val="BodyText"/>
      </w:pPr>
      <w:ins w:id="2855" w:author="PR Preview" w:date="2026-01-01T00:00:00Z">
        <w:r>
          <w:rPr>
            <w:i/>
            <w:iCs/>
          </w:rPr>
          <w:t xml:space="preserve">Proof</w:t>
        </w:r>
      </w:ins>
      <w:ins w:id="2856" w:author="PR Preview" w:date="2026-01-01T00:00:00Z">
        <w:r>
          <w:t xml:space="preserve">. </w:t>
        </w:r>
      </w:ins>
      <w:ins w:id="2857" w:author="PR Preview" w:date="2026-01-01T00:00:00Z">
        <w:r>
          <w:t xml:space="preserve">First,</w:t>
        </w:r>
      </w:ins>
      <w:ins w:id="2858" w:author="PR Preview" w:date="2026-01-01T00:00:00Z">
        <w:r>
          <w:t xml:space="preserve"> </w:t>
        </w:r>
      </w:ins>
      <w:ins w:id="2859" w:author="PR Preview" w:date="2026-01-01T00:00:00Z">
        <w:r>
          <w:t xml:space="preserve">$\mathbf{A}\mathord{\smash[b]{\underset{\raise.3ex\hbox{$\scriptstyle\sim$}}{0}}\vphantom{0}}= \mathord{\smash[b]{\underset{\raise.3ex\hbox{$\scriptstyle\sim$}}{0}}\vphantom{0}}$</w:t>
        </w:r>
      </w:ins>
      <w:ins w:id="2860" w:author="PR Preview" w:date="2026-01-01T00:00:00Z">
        <w:r>
          <w:t xml:space="preserve">: for each</w:t>
        </w:r>
      </w:ins>
      <w:ins w:id="2861" w:author="PR Preview" w:date="2026-01-01T00:00:00Z">
        <w:r>
          <w:t xml:space="preserve"> </w:t>
        </w:r>
      </w:ins>
      <m:oMath>
        <m:r>
          <m:t>i</m:t>
        </m:r>
      </m:oMath>
      <w:ins w:id="2862" w:author="PR Preview" w:date="2026-01-01T00:00:00Z">
        <w:r>
          <w:t xml:space="preserve">,</w:t>
        </w:r>
      </w:ins>
    </w:p>
    <w:p>
      <w:pPr>
        <w:pStyle w:val="BodyText"/>
      </w:pPr>
      <w:ins w:id="2863" w:author="PR Preview" w:date="2026-01-01T00:00:00Z">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ins>
    </w:p>
    <w:p>
      <w:pPr>
        <w:pStyle w:val="FirstParagraph"/>
      </w:pPr>
      <w:r>
        <w:t xml:space="preserve">Then</w:t>
      </w:r>
    </w:p>
    <w:p>
      <w:pPr>
        <w:pStyle w:val="BodyText"/>
      </w:pPr>
      <m:oMathPara>
        <m:oMathParaPr>
          <m:jc m:val="center"/>
        </m:oMathParaPr>
        <m:oMath>
          <m:eqArr>
            <m:e>
              <m:r>
                <m:t>f</m:t>
              </m:r>
              <m:r>
                <m:rPr>
                  <m:sty m:val="p"/>
                </m:rPr>
                <m:t>(</m:t>
              </m:r>
              <m:limLow>
                <m:e>
                  <m:r>
                    <m:t>0</m:t>
                  </m:r>
                </m:e>
                <m:lim>
                  <m:r>
                    <m:rPr>
                      <m:sty m:val="p"/>
                    </m:rPr>
                    <m:t>∼</m:t>
                  </m:r>
                </m:lim>
              </m:limLow>
              <m:r>
                <m:rPr>
                  <m:sty m:val="p"/>
                </m:rPr>
                <m:t>)</m:t>
              </m:r>
              <m:r>
                <m:t>&amp;</m:t>
              </m:r>
              <m:r>
                <m:rPr>
                  <m:sty m:val="p"/>
                </m:rPr>
                <m:t>=</m:t>
              </m:r>
              <m:r>
                <m:rPr>
                  <m:sty m:val="bi"/>
                </m:rPr>
                <m:t>A</m:t>
              </m:r>
              <m:limLow>
                <m:e>
                  <m:r>
                    <m:t>0</m:t>
                  </m:r>
                </m:e>
                <m:lim>
                  <m:r>
                    <m:rPr>
                      <m:sty m:val="p"/>
                    </m:rPr>
                    <m:t>∼</m:t>
                  </m:r>
                </m:lim>
              </m:limLow>
              <m:r>
                <m:rPr>
                  <m:sty m:val="p"/>
                </m:rPr>
                <m:t>+</m:t>
              </m:r>
              <m:limLow>
                <m:e>
                  <m:r>
                    <m:t>b</m:t>
                  </m:r>
                </m:e>
                <m:lim>
                  <m:r>
                    <m:rPr>
                      <m:sty m:val="p"/>
                    </m:rPr>
                    <m:t>∼</m:t>
                  </m:r>
                </m:lim>
              </m:limLow>
              <m:r>
                <m:t>&amp;</m:t>
              </m:r>
              <m:r>
                <m:t>&amp;</m:t>
              </m:r>
              <m:r>
                <m:rPr>
                  <m:nor/>
                  <m:sty m:val="p"/>
                </m:rPr>
                <m:t>(</m:t>
              </m:r>
              <m:r>
                <m:rPr>
                  <m:nor/>
                  <m:sty m:val="p"/>
                </m:rPr>
                <m:t>Definition 38</m:t>
              </m:r>
              <m:r>
                <m:rPr>
                  <m:nor/>
                  <m:sty m:val="p"/>
                </m:rPr>
                <m:t>)</m:t>
              </m:r>
            </m:e>
            <m:e>
              <m:r>
                <m:t>&amp;</m:t>
              </m:r>
              <m:r>
                <m:rPr>
                  <m:sty m:val="p"/>
                </m:rPr>
                <m:t>=</m:t>
              </m:r>
              <m:limLow>
                <m:e>
                  <m:r>
                    <m:t>0</m:t>
                  </m:r>
                </m:e>
                <m:lim>
                  <m:r>
                    <m:rPr>
                      <m:sty m:val="p"/>
                    </m:rPr>
                    <m:t>∼</m:t>
                  </m:r>
                </m:lim>
              </m:limLow>
              <m:r>
                <m:rPr>
                  <m:sty m:val="p"/>
                </m:rPr>
                <m:t>+</m:t>
              </m:r>
              <m:limLow>
                <m:e>
                  <m:r>
                    <m:t>b</m:t>
                  </m:r>
                </m:e>
                <m:lim>
                  <m:r>
                    <m:rPr>
                      <m:sty m:val="p"/>
                    </m:rPr>
                    <m:t>∼</m:t>
                  </m:r>
                </m:lim>
              </m:limLow>
              <m:r>
                <m:t>&amp;</m:t>
              </m:r>
              <m:r>
                <m:t>&amp;</m:t>
              </m:r>
              <m:r>
                <m:rPr>
                  <m:sty m:val="p"/>
                </m:rPr>
                <m:t>(</m:t>
              </m:r>
              <m:r>
                <m:rPr>
                  <m:sty m:val="bi"/>
                </m:rPr>
                <m:t>A</m:t>
              </m:r>
              <m:limLow>
                <m:e>
                  <m:r>
                    <m:t>0</m:t>
                  </m:r>
                </m:e>
                <m:lim>
                  <m:r>
                    <m:rPr>
                      <m:sty m:val="p"/>
                    </m:rPr>
                    <m:t>∼</m:t>
                  </m:r>
                </m:lim>
              </m:limLow>
              <m:r>
                <m:rPr>
                  <m:sty m:val="p"/>
                </m:rPr>
                <m:t>=</m:t>
              </m:r>
              <m:limLow>
                <m:e>
                  <m:r>
                    <m:t>0</m:t>
                  </m:r>
                </m:e>
                <m:lim>
                  <m:r>
                    <m:rPr>
                      <m:sty m:val="p"/>
                    </m:rPr>
                    <m:t>∼</m:t>
                  </m:r>
                </m:lim>
              </m:limLow>
              <m:r>
                <m:rPr>
                  <m:sty m:val="p"/>
                </m:rPr>
                <m:t>)</m:t>
              </m:r>
            </m:e>
            <m:e>
              <m:r>
                <m:t>&amp;</m:t>
              </m:r>
              <m:r>
                <m:rPr>
                  <m:sty m:val="p"/>
                </m:rPr>
                <m:t>=</m:t>
              </m:r>
              <m:limLow>
                <m:e>
                  <m:r>
                    <m:t>b</m:t>
                  </m:r>
                </m:e>
                <m:lim>
                  <m:r>
                    <m:rPr>
                      <m:sty m:val="p"/>
                    </m:rPr>
                    <m:t>∼</m:t>
                  </m:r>
                </m:lim>
              </m:limLow>
              <m:r>
                <m:t>&amp;</m:t>
              </m:r>
              <m:r>
                <m:t>&amp;</m:t>
              </m:r>
              <m:r>
                <m:rPr>
                  <m:nor/>
                  <m:sty m:val="p"/>
                </m:rPr>
                <m:t>(adding </m:t>
              </m:r>
              <m:limLow>
                <m:e>
                  <m:r>
                    <m:t>0</m:t>
                  </m:r>
                </m:e>
                <m:lim>
                  <m:r>
                    <m:rPr>
                      <m:sty m:val="p"/>
                    </m:rPr>
                    <m:t>∼</m:t>
                  </m:r>
                </m:lim>
              </m:limLow>
              <m:r>
                <m:rPr>
                  <m:nor/>
                  <m:sty m:val="p"/>
                </m:rPr>
                <m:t> changes no entry; </m:t>
              </m:r>
              <m:r>
                <m:rPr>
                  <m:nor/>
                  <m:sty m:val="p"/>
                </m:rPr>
                <m:t>Definition 7</m:t>
              </m:r>
              <m:r>
                <m:rPr>
                  <m:nor/>
                  <m:sty m:val="p"/>
                </m:rPr>
                <m:t>)</m:t>
              </m:r>
            </m:e>
          </m:eqArr>
        </m:oMath>
      </m:oMathPara>
    </w:p>
    <w:p>
      <w:pPr>
        <w:pStyle w:val="FirstParagraph"/>
      </w:pPr>
      <w:del w:id="2864" w:author="PR Preview" w:date="2026-01-01T00:00:00Z">
        <w:r>
          <w:rPr>
            <w:b/>
            <w:bCs/>
          </w:rPr>
          <w:delText xml:space="preserve">Theorem 16 (An affine map is linear exactly when its offset is zero)</w:delText>
        </w:r>
      </w:del>
      <w:del w:id="2865" w:author="PR Preview" w:date="2026-01-01T00:00:00Z">
        <w:r>
          <w:delText xml:space="preserve"> </w:delText>
        </w:r>
      </w:del>
      <w:del w:id="2866" w:author="PR Preview" w:date="2026-01-01T00:00:00Z">
        <w:r>
          <w:delText xml:space="preserve">An affine map</w:delText>
        </w:r>
      </w:del>
      <w:del w:id="2867" w:author="PR Preview" w:date="2026-01-01T00:00:00Z">
        <w:r>
          <w:delText xml:space="preserve"> </w:delText>
        </w:r>
      </w:del>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del w:id="2868" w:author="PR Preview" w:date="2026-01-01T00:00:00Z">
        <w:r>
          <w:delText xml:space="preserve"> </w:delText>
        </w:r>
      </w:del>
      <w:del w:id="2869" w:author="PR Preview" w:date="2026-01-01T00:00:00Z">
        <w:r>
          <w:delText xml:space="preserve">(</w:delText>
        </w:r>
      </w:del>
      <w:hyperlink w:anchor="def-affine-map">
        <w:del w:id="2870" w:author="PR Preview" w:date="2026-01-01T00:00:00Z">
          <w:r>
            <w:rPr>
              <w:rStyle w:val="Hyperlink"/>
            </w:rPr>
            <w:delText xml:space="preserve">Definition 38</w:delText>
          </w:r>
        </w:del>
      </w:hyperlink>
      <w:del w:id="2871" w:author="PR Preview" w:date="2026-01-01T00:00:00Z">
        <w:r>
          <w:delText xml:space="preserve">)</w:delText>
        </w:r>
      </w:del>
      <w:del w:id="2872" w:author="PR Preview" w:date="2026-01-01T00:00:00Z">
        <w:r>
          <w:delText xml:space="preserve"> </w:delText>
        </w:r>
      </w:del>
      <w:del w:id="2873" w:author="PR Preview" w:date="2026-01-01T00:00:00Z">
        <w:r>
          <w:delText xml:space="preserve">is linear (</w:delText>
        </w:r>
      </w:del>
      <w:hyperlink w:anchor="def-linear-map">
        <w:del w:id="2874" w:author="PR Preview" w:date="2026-01-01T00:00:00Z">
          <w:r>
            <w:rPr>
              <w:rStyle w:val="Hyperlink"/>
            </w:rPr>
            <w:delText xml:space="preserve">Definition 34</w:delText>
          </w:r>
        </w:del>
      </w:hyperlink>
      <w:del w:id="2875" w:author="PR Preview" w:date="2026-01-01T00:00:00Z">
        <w:r>
          <w:delText xml:space="preserve">) if and only if</w:delText>
        </w:r>
      </w:del>
      <w:del w:id="2876" w:author="PR Preview" w:date="2026-01-01T00:00:00Z">
        <w:r>
          <w:delText xml:space="preserve"> </w:delText>
        </w:r>
      </w:del>
      <m:oMath>
        <m:limLow>
          <m:e>
            <m:r>
              <m:t>b</m:t>
            </m:r>
          </m:e>
          <m:lim>
            <m:r>
              <m:rPr>
                <m:sty m:val="p"/>
              </m:rPr>
              <m:t>∼</m:t>
            </m:r>
          </m:lim>
        </m:limLow>
        <m:r>
          <m:rPr>
            <m:sty m:val="p"/>
          </m:rPr>
          <m:t>=</m:t>
        </m:r>
        <m:limLow>
          <m:e>
            <m:r>
              <m:t>0</m:t>
            </m:r>
          </m:e>
          <m:lim>
            <m:r>
              <m:rPr>
                <m:sty m:val="p"/>
              </m:rPr>
              <m:t>∼</m:t>
            </m:r>
          </m:lim>
        </m:limLow>
      </m:oMath>
      <w:del w:id="2877" w:author="PR Preview" w:date="2026-01-01T00:00:00Z">
        <w:r>
          <w:delText xml:space="preserve">.</w:delText>
        </w:r>
      </w:del>
    </w:p>
    <w:p>
      <w:pPr>
        <w:pStyle w:val="BodyText"/>
      </w:pPr>
      <w:del w:id="2878" w:author="PR Preview" w:date="2026-01-01T00:00:00Z">
        <w:r>
          <w:rPr>
            <w:i/>
            <w:iCs/>
          </w:rPr>
          <w:delText xml:space="preserve">Proof</w:delText>
        </w:r>
      </w:del>
      <w:del w:id="2879" w:author="PR Preview" w:date="2026-01-01T00:00:00Z">
        <w:r>
          <w:delText xml:space="preserve">. </w:delText>
        </w:r>
      </w:del>
      <w:del w:id="2880" w:author="PR Preview" w:date="2026-01-01T00:00:00Z">
        <w:r>
          <w:delText xml:space="preserve">If</w:delText>
        </w:r>
      </w:del>
      <w:del w:id="2881" w:author="PR Preview" w:date="2026-01-01T00:00:00Z">
        <w:r>
          <w:delText xml:space="preserve"> </w:delText>
        </w:r>
      </w:del>
      <m:oMath>
        <m:limLow>
          <m:e>
            <m:r>
              <m:t>b</m:t>
            </m:r>
          </m:e>
          <m:lim>
            <m:r>
              <m:rPr>
                <m:sty m:val="p"/>
              </m:rPr>
              <m:t>∼</m:t>
            </m:r>
          </m:lim>
        </m:limLow>
        <m:r>
          <m:rPr>
            <m:sty m:val="p"/>
          </m:rPr>
          <m:t>=</m:t>
        </m:r>
        <m:limLow>
          <m:e>
            <m:r>
              <m:t>0</m:t>
            </m:r>
          </m:e>
          <m:lim>
            <m:r>
              <m:rPr>
                <m:sty m:val="p"/>
              </m:rPr>
              <m:t>∼</m:t>
            </m:r>
          </m:lim>
        </m:limLow>
      </m:oMath>
      <w:del w:id="2882" w:author="PR Preview" w:date="2026-01-01T00:00:00Z">
        <w:r>
          <w:delText xml:space="preserve">, then</w:delText>
        </w:r>
      </w:del>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r>
                <m:rPr>
                  <m:sty m:val="p"/>
                </m:rPr>
                <m:t>+</m:t>
              </m:r>
              <m:limLow>
                <m:e>
                  <m:r>
                    <m:t>0</m:t>
                  </m:r>
                </m:e>
                <m:lim>
                  <m:r>
                    <m:rPr>
                      <m:sty m:val="p"/>
                    </m:rPr>
                    <m:t>∼</m:t>
                  </m:r>
                </m:lim>
              </m:limLow>
            </m:e>
            <m:e>
              <m:r>
                <m:t>&amp;</m:t>
              </m:r>
              <m:r>
                <m:rPr>
                  <m:sty m:val="p"/>
                </m:rPr>
                <m:t>=</m:t>
              </m:r>
              <m:r>
                <m:rPr>
                  <m:sty m:val="bi"/>
                </m:rPr>
                <m:t>A</m:t>
              </m:r>
              <m:limLow>
                <m:e>
                  <m:r>
                    <m:t>x</m:t>
                  </m:r>
                </m:e>
                <m:lim>
                  <m:r>
                    <m:rPr>
                      <m:sty m:val="p"/>
                    </m:rPr>
                    <m:t>∼</m:t>
                  </m:r>
                </m:lim>
              </m:limLow>
              <m:r>
                <m:rPr>
                  <m:sty m:val="p"/>
                </m:rPr>
                <m:t>,</m:t>
              </m:r>
            </m:e>
          </m:eqArr>
        </m:oMath>
      </m:oMathPara>
    </w:p>
    <w:p>
      <w:pPr>
        <w:pStyle w:val="FirstParagraph"/>
      </w:pPr>
      <w:del w:id="2883" w:author="PR Preview" w:date="2026-01-01T00:00:00Z">
        <w:r>
          <w:delText xml:space="preserve">which is linear by</w:delText>
        </w:r>
      </w:del>
      <w:del w:id="2884" w:author="PR Preview" w:date="2026-01-01T00:00:00Z">
        <w:r>
          <w:delText xml:space="preserve"> </w:delText>
        </w:r>
      </w:del>
      <w:hyperlink w:anchor="thm-matrix-map-linear">
        <w:del w:id="2885" w:author="PR Preview" w:date="2026-01-01T00:00:00Z">
          <w:r>
            <w:rPr>
              <w:rStyle w:val="Hyperlink"/>
            </w:rPr>
            <w:delText xml:space="preserve">Theorem 12</w:delText>
          </w:r>
        </w:del>
      </w:hyperlink>
      <w:del w:id="2886" w:author="PR Preview" w:date="2026-01-01T00:00:00Z">
        <w:r>
          <w:delText xml:space="preserve">.</w:delText>
        </w:r>
      </w:del>
      <w:del w:id="2887" w:author="PR Preview" w:date="2026-01-01T00:00:00Z">
        <w:r>
          <w:delText xml:space="preserve"> </w:delText>
        </w:r>
      </w:del>
      <w:del w:id="2888" w:author="PR Preview" w:date="2026-01-01T00:00:00Z">
        <w:r>
          <w:delText xml:space="preserve">Conversely, if</w:delText>
        </w:r>
      </w:del>
      <w:del w:id="2889" w:author="PR Preview" w:date="2026-01-01T00:00:00Z">
        <w:r>
          <w:delText xml:space="preserve"> </w:delText>
        </w:r>
      </w:del>
      <m:oMath>
        <m:r>
          <m:t>f</m:t>
        </m:r>
      </m:oMath>
      <w:del w:id="2890" w:author="PR Preview" w:date="2026-01-01T00:00:00Z">
        <w:r>
          <w:delText xml:space="preserve"> </w:delText>
        </w:r>
      </w:del>
      <w:del w:id="2891" w:author="PR Preview" w:date="2026-01-01T00:00:00Z">
        <w:r>
          <w:delText xml:space="preserve">is linear, then</w:delText>
        </w:r>
      </w:del>
      <w:del w:id="2892" w:author="PR Preview" w:date="2026-01-01T00:00:00Z">
        <w:r>
          <w:delText xml:space="preserve"> </w:delText>
        </w:r>
      </w:del>
      <m:oMath>
        <m:r>
          <m:t>f</m:t>
        </m:r>
        <m:r>
          <m:rPr>
            <m:sty m:val="p"/>
          </m:rPr>
          <m:t>(</m:t>
        </m:r>
        <m:limLow>
          <m:e>
            <m:r>
              <m:t>0</m:t>
            </m:r>
          </m:e>
          <m:lim>
            <m:r>
              <m:rPr>
                <m:sty m:val="p"/>
              </m:rPr>
              <m:t>∼</m:t>
            </m:r>
          </m:lim>
        </m:limLow>
        <m:r>
          <m:rPr>
            <m:sty m:val="p"/>
          </m:rPr>
          <m:t>)</m:t>
        </m:r>
        <m:r>
          <m:rPr>
            <m:sty m:val="p"/>
          </m:rPr>
          <m:t>=</m:t>
        </m:r>
        <m:limLow>
          <m:e>
            <m:r>
              <m:t>0</m:t>
            </m:r>
          </m:e>
          <m:lim>
            <m:r>
              <m:rPr>
                <m:sty m:val="p"/>
              </m:rPr>
              <m:t>∼</m:t>
            </m:r>
          </m:lim>
        </m:limLow>
      </m:oMath>
      <w:del w:id="2893" w:author="PR Preview" w:date="2026-01-01T00:00:00Z">
        <w:r>
          <w:delText xml:space="preserve"> </w:delText>
        </w:r>
      </w:del>
      <w:del w:id="2894" w:author="PR Preview" w:date="2026-01-01T00:00:00Z">
        <w:r>
          <w:delText xml:space="preserve">by</w:delText>
        </w:r>
      </w:del>
      <w:del w:id="2895" w:author="PR Preview" w:date="2026-01-01T00:00:00Z">
        <w:r>
          <w:delText xml:space="preserve"> </w:delText>
        </w:r>
      </w:del>
      <w:hyperlink w:anchor="thm-linear-map-zero">
        <w:del w:id="2896" w:author="PR Preview" w:date="2026-01-01T00:00:00Z">
          <w:r>
            <w:rPr>
              <w:rStyle w:val="Hyperlink"/>
            </w:rPr>
            <w:delText xml:space="preserve">Theorem 11</w:delText>
          </w:r>
        </w:del>
      </w:hyperlink>
      <w:del w:id="2897" w:author="PR Preview" w:date="2026-01-01T00:00:00Z">
        <w:r>
          <w:delText xml:space="preserve">,</w:delText>
        </w:r>
      </w:del>
      <w:del w:id="2898" w:author="PR Preview" w:date="2026-01-01T00:00:00Z">
        <w:r>
          <w:delText xml:space="preserve"> </w:delText>
        </w:r>
      </w:del>
      <w:del w:id="2899" w:author="PR Preview" w:date="2026-01-01T00:00:00Z">
        <w:r>
          <w:delText xml:space="preserve">and</w:delText>
        </w:r>
      </w:del>
      <w:del w:id="2900" w:author="PR Preview" w:date="2026-01-01T00:00:00Z">
        <w:r>
          <w:delText xml:space="preserve"> </w:delText>
        </w:r>
      </w:del>
      <m:oMath>
        <m:r>
          <m:t>f</m:t>
        </m:r>
        <m:r>
          <m:rPr>
            <m:sty m:val="p"/>
          </m:rPr>
          <m:t>(</m:t>
        </m:r>
        <m:limLow>
          <m:e>
            <m:r>
              <m:t>0</m:t>
            </m:r>
          </m:e>
          <m:lim>
            <m:r>
              <m:rPr>
                <m:sty m:val="p"/>
              </m:rPr>
              <m:t>∼</m:t>
            </m:r>
          </m:lim>
        </m:limLow>
        <m:r>
          <m:rPr>
            <m:sty m:val="p"/>
          </m:rPr>
          <m:t>)</m:t>
        </m:r>
        <m:r>
          <m:rPr>
            <m:sty m:val="p"/>
          </m:rPr>
          <m:t>=</m:t>
        </m:r>
        <m:limLow>
          <m:e>
            <m:r>
              <m:t>b</m:t>
            </m:r>
          </m:e>
          <m:lim>
            <m:r>
              <m:rPr>
                <m:sty m:val="p"/>
              </m:rPr>
              <m:t>∼</m:t>
            </m:r>
          </m:lim>
        </m:limLow>
      </m:oMath>
      <w:del w:id="2901" w:author="PR Preview" w:date="2026-01-01T00:00:00Z">
        <w:r>
          <w:delText xml:space="preserve"> </w:delText>
        </w:r>
      </w:del>
      <w:del w:id="2902" w:author="PR Preview" w:date="2026-01-01T00:00:00Z">
        <w:r>
          <w:delText xml:space="preserve">by</w:delText>
        </w:r>
      </w:del>
      <w:del w:id="2903" w:author="PR Preview" w:date="2026-01-01T00:00:00Z">
        <w:r>
          <w:delText xml:space="preserve"> </w:delText>
        </w:r>
      </w:del>
      <w:hyperlink w:anchor="thm-affine-map-zero">
        <w:del w:id="2904" w:author="PR Preview" w:date="2026-01-01T00:00:00Z">
          <w:r>
            <w:rPr>
              <w:rStyle w:val="Hyperlink"/>
            </w:rPr>
            <w:delText xml:space="preserve">Theorem 15</w:delText>
          </w:r>
        </w:del>
      </w:hyperlink>
      <w:del w:id="2905" w:author="PR Preview" w:date="2026-01-01T00:00:00Z">
        <w:r>
          <w:delText xml:space="preserve">,</w:delText>
        </w:r>
      </w:del>
      <w:del w:id="2906" w:author="PR Preview" w:date="2026-01-01T00:00:00Z">
        <w:r>
          <w:delText xml:space="preserve"> </w:delText>
        </w:r>
      </w:del>
      <w:del w:id="2907" w:author="PR Preview" w:date="2026-01-01T00:00:00Z">
        <w:r>
          <w:delText xml:space="preserve">so</w:delText>
        </w:r>
      </w:del>
      <w:del w:id="2908" w:author="PR Preview" w:date="2026-01-01T00:00:00Z">
        <w:r>
          <w:delText xml:space="preserve"> </w:delText>
        </w:r>
      </w:del>
      <m:oMath>
        <m:limLow>
          <m:e>
            <m:r>
              <m:t>b</m:t>
            </m:r>
          </m:e>
          <m:lim>
            <m:r>
              <m:rPr>
                <m:sty m:val="p"/>
              </m:rPr>
              <m:t>∼</m:t>
            </m:r>
          </m:lim>
        </m:limLow>
        <m:r>
          <m:rPr>
            <m:sty m:val="p"/>
          </m:rPr>
          <m:t>=</m:t>
        </m:r>
        <m:limLow>
          <m:e>
            <m:r>
              <m:t>0</m:t>
            </m:r>
          </m:e>
          <m:lim>
            <m:r>
              <m:rPr>
                <m:sty m:val="p"/>
              </m:rPr>
              <m:t>∼</m:t>
            </m:r>
          </m:lim>
        </m:limLow>
      </m:oMath>
      <w:del w:id="2909" w:author="PR Preview" w:date="2026-01-01T00:00:00Z">
        <w:r>
          <w:delText xml:space="preserve">.</w:delText>
        </w:r>
      </w:del>
    </w:p>
    <w:p>
      <w:pPr>
        <w:pStyle w:val="BodyText"/>
      </w:pPr>
      <w:del w:id="2910" w:author="PR Preview" w:date="2026-01-01T00:00:00Z">
        <w:r>
          <w:rPr>
            <w:b/>
            <w:bCs/>
          </w:rPr>
          <w:delText xml:space="preserve">Example 32 (Two affine maps with the same matrix)</w:delText>
        </w:r>
      </w:del>
      <w:del w:id="2911" w:author="PR Preview" w:date="2026-01-01T00:00:00Z">
        <w:r>
          <w:delText xml:space="preserve"> </w:delText>
        </w:r>
      </w:del>
      <w:del w:id="2912" w:author="PR Preview" w:date="2026-01-01T00:00:00Z">
        <w:r>
          <w:delText xml:space="preserve">Let</w:delText>
        </w:r>
      </w:del>
      <w:del w:id="2913"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del w:id="2914" w:author="PR Preview" w:date="2026-01-01T00:00:00Z">
        <w:r>
          <w:delText xml:space="preserve">, the matrix of the linear map in</w:delText>
        </w:r>
      </w:del>
      <w:del w:id="2915" w:author="PR Preview" w:date="2026-01-01T00:00:00Z">
        <w:r>
          <w:delText xml:space="preserve"> </w:delText>
        </w:r>
      </w:del>
      <w:hyperlink w:anchor="exm-linear-map">
        <w:del w:id="2916" w:author="PR Preview" w:date="2026-01-01T00:00:00Z">
          <w:r>
            <w:rPr>
              <w:rStyle w:val="Hyperlink"/>
            </w:rPr>
            <w:delText xml:space="preserve">Example 25</w:delText>
          </w:r>
        </w:del>
      </w:hyperlink>
      <w:del w:id="2917" w:author="PR Preview" w:date="2026-01-01T00:00:00Z">
        <w:r>
          <w:delText xml:space="preserve">.</w:delText>
        </w:r>
      </w:del>
      <w:del w:id="2918" w:author="PR Preview" w:date="2026-01-01T00:00:00Z">
        <w:r>
          <w:delText xml:space="preserve"> </w:delText>
        </w:r>
      </w:del>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del w:id="2919" w:author="PR Preview" w:date="2026-01-01T00:00:00Z">
        <w:r>
          <w:delText xml:space="preserve"> </w:delText>
        </w:r>
      </w:del>
      <w:del w:id="2920" w:author="PR Preview" w:date="2026-01-01T00:00:00Z">
        <w:r>
          <w:delText xml:space="preserve">has offset</w:delText>
        </w:r>
      </w:del>
      <w:del w:id="2921" w:author="PR Preview" w:date="2026-01-01T00:00:00Z">
        <w:r>
          <w:delText xml:space="preserve"> </w:delText>
        </w:r>
      </w:del>
      <m:oMath>
        <m:limLow>
          <m:e>
            <m:r>
              <m:t>0</m:t>
            </m:r>
          </m:e>
          <m:lim>
            <m:r>
              <m:rPr>
                <m:sty m:val="p"/>
              </m:rPr>
              <m:t>∼</m:t>
            </m:r>
          </m:lim>
        </m:limLow>
      </m:oMath>
      <w:del w:id="2922" w:author="PR Preview" w:date="2026-01-01T00:00:00Z">
        <w:r>
          <w:delText xml:space="preserve">, so it is linear.</w:delText>
        </w:r>
      </w:del>
      <w:del w:id="2923" w:author="PR Preview" w:date="2026-01-01T00:00:00Z">
        <w:r>
          <w:delText xml:space="preserve"> </w:delText>
        </w:r>
      </w:del>
      <m:oMath>
        <m:r>
          <m:t>g</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1</m:t>
                  </m:r>
                </m:e>
              </m:mr>
              <m:mr>
                <m:e>
                  <m:r>
                    <m:t>0</m:t>
                  </m:r>
                </m:e>
              </m:mr>
            </m:m>
          </m:e>
        </m:d>
      </m:oMath>
      <w:del w:id="2924" w:author="PR Preview" w:date="2026-01-01T00:00:00Z">
        <w:r>
          <w:delText xml:space="preserve"> </w:delText>
        </w:r>
      </w:del>
      <w:del w:id="2925" w:author="PR Preview" w:date="2026-01-01T00:00:00Z">
        <w:r>
          <w:delText xml:space="preserve">has offset</w:delText>
        </w:r>
      </w:del>
      <w:del w:id="2926" w:author="PR Preview" w:date="2026-01-01T00:00:00Z">
        <w:r>
          <w:delText xml:space="preserve"> </w:delText>
        </w:r>
      </w:del>
      <m:oMath>
        <m:d>
          <m:dPr>
            <m:begChr m:val="["/>
            <m:sepChr m:val=""/>
            <m:endChr m:val="]"/>
            <m:grow/>
          </m:dPr>
          <m:e>
            <m:m>
              <m:mPr>
                <m:baseJc m:val="center"/>
                <m:plcHide m:val="on"/>
                <m:mcs>
                  <m:mc>
                    <m:mcPr>
                      <m:mcJc m:val="center"/>
                      <m:count m:val="1"/>
                    </m:mcPr>
                  </m:mc>
                </m:mcs>
              </m:mPr>
              <m:mr>
                <m:e>
                  <m:r>
                    <m:t>1</m:t>
                  </m:r>
                </m:e>
              </m:mr>
              <m:mr>
                <m:e>
                  <m:r>
                    <m:t>0</m:t>
                  </m:r>
                </m:e>
              </m:mr>
            </m:m>
          </m:e>
        </m:d>
        <m:r>
          <m:rPr>
            <m:sty m:val="p"/>
          </m:rPr>
          <m:t>≠</m:t>
        </m:r>
        <m:limLow>
          <m:e>
            <m:r>
              <m:t>0</m:t>
            </m:r>
          </m:e>
          <m:lim>
            <m:r>
              <m:rPr>
                <m:sty m:val="p"/>
              </m:rPr>
              <m:t>∼</m:t>
            </m:r>
          </m:lim>
        </m:limLow>
      </m:oMath>
      <w:del w:id="2927" w:author="PR Preview" w:date="2026-01-01T00:00:00Z">
        <w:r>
          <w:delText xml:space="preserve">,</w:delText>
        </w:r>
      </w:del>
      <w:del w:id="2928" w:author="PR Preview" w:date="2026-01-01T00:00:00Z">
        <w:r>
          <w:delText xml:space="preserve"> </w:delText>
        </w:r>
      </w:del>
      <w:del w:id="2929" w:author="PR Preview" w:date="2026-01-01T00:00:00Z">
        <w:r>
          <w:delText xml:space="preserve">so by</w:delText>
        </w:r>
      </w:del>
      <w:del w:id="2930" w:author="PR Preview" w:date="2026-01-01T00:00:00Z">
        <w:r>
          <w:delText xml:space="preserve"> </w:delText>
        </w:r>
      </w:del>
      <w:hyperlink w:anchor="thm-affine-linear-iff">
        <w:del w:id="2931" w:author="PR Preview" w:date="2026-01-01T00:00:00Z">
          <w:r>
            <w:rPr>
              <w:rStyle w:val="Hyperlink"/>
            </w:rPr>
            <w:delText xml:space="preserve">Theorem 16</w:delText>
          </w:r>
        </w:del>
      </w:hyperlink>
      <w:del w:id="2932" w:author="PR Preview" w:date="2026-01-01T00:00:00Z">
        <w:r>
          <w:delText xml:space="preserve"> </w:delText>
        </w:r>
      </w:del>
      <w:del w:id="2933" w:author="PR Preview" w:date="2026-01-01T00:00:00Z">
        <w:r>
          <w:delText xml:space="preserve">it is not linear:</w:delText>
        </w:r>
      </w:del>
      <w:del w:id="2934" w:author="PR Preview" w:date="2026-01-01T00:00:00Z">
        <w:r>
          <w:delText xml:space="preserve"> </w:delText>
        </w:r>
      </w:del>
      <w:del w:id="2935" w:author="PR Preview" w:date="2026-01-01T00:00:00Z">
        <w:r>
          <w:delText xml:space="preserve">indeed</w:delText>
        </w:r>
      </w:del>
      <w:del w:id="2936" w:author="PR Preview" w:date="2026-01-01T00:00:00Z">
        <w:r>
          <w:delText xml:space="preserve"> </w:delText>
        </w:r>
      </w:del>
      <m:oMath>
        <m:r>
          <m:t>g</m:t>
        </m:r>
        <m:r>
          <m:rPr>
            <m:sty m:val="p"/>
          </m:rPr>
          <m:t>(</m:t>
        </m:r>
        <m:limLow>
          <m:e>
            <m:r>
              <m:t>0</m:t>
            </m:r>
          </m:e>
          <m:lim>
            <m:r>
              <m:rPr>
                <m:sty m:val="p"/>
              </m:rPr>
              <m:t>∼</m:t>
            </m:r>
          </m:lim>
        </m:limLow>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del w:id="2937" w:author="PR Preview" w:date="2026-01-01T00:00:00Z">
        <w:r>
          <w:delText xml:space="preserve">, not</w:delText>
        </w:r>
      </w:del>
      <w:del w:id="2938" w:author="PR Preview" w:date="2026-01-01T00:00:00Z">
        <w:r>
          <w:delText xml:space="preserve"> </w:delText>
        </w:r>
      </w:del>
      <m:oMath>
        <m:limLow>
          <m:e>
            <m:r>
              <m:t>0</m:t>
            </m:r>
          </m:e>
          <m:lim>
            <m:r>
              <m:rPr>
                <m:sty m:val="p"/>
              </m:rPr>
              <m:t>∼</m:t>
            </m:r>
          </m:lim>
        </m:limLow>
      </m:oMath>
      <w:del w:id="2939" w:author="PR Preview" w:date="2026-01-01T00:00:00Z">
        <w:r>
          <w:delText xml:space="preserve">.</w:delText>
        </w:r>
      </w:del>
    </w:p>
    <w:p>
      <w:pPr>
        <w:pStyle w:val="BodyText"/>
      </w:pPr>
      <w:del w:id="2940" w:author="PR Preview" w:date="2026-01-01T00:00:00Z">
        <w:r>
          <w:rPr>
            <w:b/>
            <w:bCs/>
          </w:rPr>
          <w:delText xml:space="preserve">Corollary 2 (Every linear map is affine)</w:delText>
        </w:r>
      </w:del>
      <w:del w:id="2941" w:author="PR Preview" w:date="2026-01-01T00:00:00Z">
        <w:r>
          <w:delText xml:space="preserve"> </w:delText>
        </w:r>
      </w:del>
      <w:del w:id="2942" w:author="PR Preview" w:date="2026-01-01T00:00:00Z">
        <w:r>
          <w:delText xml:space="preserve">Every linear map</w:delText>
        </w:r>
      </w:del>
      <w:del w:id="2943" w:author="PR Preview" w:date="2026-01-01T00:00:00Z">
        <w:r>
          <w:delText xml:space="preserve"> </w:delText>
        </w:r>
      </w:del>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del w:id="2944" w:author="PR Preview" w:date="2026-01-01T00:00:00Z">
        <w:r>
          <w:delText xml:space="preserve"> </w:delText>
        </w:r>
      </w:del>
      <w:del w:id="2945" w:author="PR Preview" w:date="2026-01-01T00:00:00Z">
        <w:r>
          <w:delText xml:space="preserve">(</w:delText>
        </w:r>
      </w:del>
      <w:hyperlink w:anchor="def-linear-map">
        <w:del w:id="2946" w:author="PR Preview" w:date="2026-01-01T00:00:00Z">
          <w:r>
            <w:rPr>
              <w:rStyle w:val="Hyperlink"/>
            </w:rPr>
            <w:delText xml:space="preserve">Definition 34</w:delText>
          </w:r>
        </w:del>
      </w:hyperlink>
      <w:del w:id="2947" w:author="PR Preview" w:date="2026-01-01T00:00:00Z">
        <w:r>
          <w:delText xml:space="preserve">)</w:delText>
        </w:r>
      </w:del>
      <w:del w:id="2948" w:author="PR Preview" w:date="2026-01-01T00:00:00Z">
        <w:r>
          <w:delText xml:space="preserve"> </w:delText>
        </w:r>
      </w:del>
      <w:del w:id="2949" w:author="PR Preview" w:date="2026-01-01T00:00:00Z">
        <w:r>
          <w:delText xml:space="preserve">is an affine map (</w:delText>
        </w:r>
      </w:del>
      <w:hyperlink w:anchor="def-affine-map">
        <w:del w:id="2950" w:author="PR Preview" w:date="2026-01-01T00:00:00Z">
          <w:r>
            <w:rPr>
              <w:rStyle w:val="Hyperlink"/>
            </w:rPr>
            <w:delText xml:space="preserve">Definition 38</w:delText>
          </w:r>
        </w:del>
      </w:hyperlink>
      <w:del w:id="2951" w:author="PR Preview" w:date="2026-01-01T00:00:00Z">
        <w:r>
          <w:delText xml:space="preserve">) with offset</w:delText>
        </w:r>
      </w:del>
      <w:del w:id="2952" w:author="PR Preview" w:date="2026-01-01T00:00:00Z">
        <w:r>
          <w:delText xml:space="preserve"> </w:delText>
        </w:r>
      </w:del>
      <m:oMath>
        <m:limLow>
          <m:e>
            <m:r>
              <m:t>0</m:t>
            </m:r>
          </m:e>
          <m:lim>
            <m:r>
              <m:rPr>
                <m:sty m:val="p"/>
              </m:rPr>
              <m:t>∼</m:t>
            </m:r>
          </m:lim>
        </m:limLow>
      </m:oMath>
      <w:del w:id="2953" w:author="PR Preview" w:date="2026-01-01T00:00:00Z">
        <w:r>
          <w:delText xml:space="preserve">.</w:delText>
        </w:r>
      </w:del>
    </w:p>
    <w:p>
      <w:pPr>
        <w:pStyle w:val="BodyText"/>
      </w:pPr>
      <w:ins w:id="2954" w:author="PR Preview" w:date="2026-01-01T00:00:00Z">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ins>
    </w:p>
    <w:bookmarkStart w:id="164" w:name="thm-affine-linear-iff"/>
    <w:p>
      <w:pPr>
        <w:pStyle w:val="FirstParagraph"/>
      </w:pPr>
      <w:ins w:id="2955" w:author="PR Preview" w:date="2026-01-01T00:00:00Z">
        <w:r>
          <w:rPr>
            <w:b/>
            <w:bCs/>
          </w:rPr>
          <w:t xml:space="preserve">Theorem 16 (An affine map is linear exactly when its offset is zero)</w:t>
        </w:r>
      </w:ins>
      <w:ins w:id="2956" w:author="PR Preview" w:date="2026-01-01T00:00:00Z">
        <w:r>
          <w:t xml:space="preserve"> </w:t>
        </w:r>
      </w:ins>
      <w:ins w:id="2957" w:author="PR Preview" w:date="2026-01-01T00:00:00Z">
        <w:r>
          <w:t xml:space="preserve">An affine map</w:t>
        </w:r>
      </w:ins>
      <w:ins w:id="2958" w:author="PR Preview" w:date="2026-01-01T00:00:00Z">
        <w:r>
          <w:t xml:space="preserve"> </w:t>
        </w:r>
      </w:ins>
      <w:ins w:id="2959" w:author="PR Preview" w:date="2026-01-01T00:00:00Z">
        <w:r>
          <w:t xml:space="preserve">$f(\mathord{\smash[b]{\underset{\raise.3ex\hbox{$\scriptstyle\sim$}}{x}}\vphantom{x}}) = \mathbf{A}\mathord{\smash[b]{\underset{\raise.3ex\hbox{$\scriptstyle\sim$}}{x}}\vphantom{x}}+ \mathord{\smash[b]{\underset{\raise.3ex\hbox{$\scriptstyle\sim$}}{b}}\vphantom{b}}$</w:t>
        </w:r>
      </w:ins>
      <w:ins w:id="2960" w:author="PR Preview" w:date="2026-01-01T00:00:00Z">
        <w:r>
          <w:t xml:space="preserve"> </w:t>
        </w:r>
      </w:ins>
      <w:ins w:id="2961" w:author="PR Preview" w:date="2026-01-01T00:00:00Z">
        <w:r>
          <w:t xml:space="preserve">(</w:t>
        </w:r>
      </w:ins>
      <w:hyperlink w:anchor="def-affine-map">
        <w:ins w:id="2962" w:author="PR Preview" w:date="2026-01-01T00:00:00Z">
          <w:r>
            <w:rPr>
              <w:rStyle w:val="Hyperlink"/>
            </w:rPr>
            <w:t xml:space="preserve">Definition 38</w:t>
          </w:r>
        </w:ins>
      </w:hyperlink>
      <w:ins w:id="2963" w:author="PR Preview" w:date="2026-01-01T00:00:00Z">
        <w:r>
          <w:t xml:space="preserve">)</w:t>
        </w:r>
      </w:ins>
      <w:ins w:id="2964" w:author="PR Preview" w:date="2026-01-01T00:00:00Z">
        <w:r>
          <w:t xml:space="preserve"> </w:t>
        </w:r>
      </w:ins>
      <w:ins w:id="2965" w:author="PR Preview" w:date="2026-01-01T00:00:00Z">
        <w:r>
          <w:t xml:space="preserve">is linear (</w:t>
        </w:r>
      </w:ins>
      <w:hyperlink w:anchor="def-linear-map">
        <w:ins w:id="2966" w:author="PR Preview" w:date="2026-01-01T00:00:00Z">
          <w:r>
            <w:rPr>
              <w:rStyle w:val="Hyperlink"/>
            </w:rPr>
            <w:t xml:space="preserve">Definition 34</w:t>
          </w:r>
        </w:ins>
      </w:hyperlink>
      <w:ins w:id="2967" w:author="PR Preview" w:date="2026-01-01T00:00:00Z">
        <w:r>
          <w:t xml:space="preserve">) if and only if</w:t>
        </w:r>
      </w:ins>
      <w:ins w:id="2968" w:author="PR Preview" w:date="2026-01-01T00:00:00Z">
        <w:r>
          <w:t xml:space="preserve"> </w:t>
        </w:r>
      </w:ins>
      <w:ins w:id="2969" w:author="PR Preview" w:date="2026-01-01T00:00:00Z">
        <w:r>
          <w:t xml:space="preserve">$\mathord{\smash[b]{\underset{\raise.3ex\hbox{$\scriptstyle\sim$}}{b}}\vphantom{b}} = \mathord{\smash[b]{\underset{\raise.3ex\hbox{$\scriptstyle\sim$}}{0}}\vphantom{0}}$</w:t>
        </w:r>
      </w:ins>
      <w:ins w:id="2970" w:author="PR Preview" w:date="2026-01-01T00:00:00Z">
        <w:r>
          <w:t xml:space="preserve">.</w:t>
        </w:r>
      </w:ins>
    </w:p>
    <w:bookmarkEnd w:id="164"/>
    <w:p>
      <w:pPr>
        <w:pStyle w:val="BodyText"/>
      </w:pPr>
      <w:ins w:id="2971" w:author="PR Preview" w:date="2026-01-01T00:00:00Z">
        <w:r>
          <w:rPr>
            <w:i/>
            <w:iCs/>
          </w:rPr>
          <w:t xml:space="preserve">Proof</w:t>
        </w:r>
      </w:ins>
      <w:ins w:id="2972" w:author="PR Preview" w:date="2026-01-01T00:00:00Z">
        <w:r>
          <w:t xml:space="preserve">. </w:t>
        </w:r>
      </w:ins>
      <w:ins w:id="2973" w:author="PR Preview" w:date="2026-01-01T00:00:00Z">
        <w:r>
          <w:t xml:space="preserve">If</w:t>
        </w:r>
      </w:ins>
      <w:ins w:id="2974" w:author="PR Preview" w:date="2026-01-01T00:00:00Z">
        <w:r>
          <w:t xml:space="preserve"> </w:t>
        </w:r>
      </w:ins>
      <w:ins w:id="2975" w:author="PR Preview" w:date="2026-01-01T00:00:00Z">
        <w:r>
          <w:t xml:space="preserve">$\mathord{\smash[b]{\underset{\raise.3ex\hbox{$\scriptstyle\sim$}}{b}}\vphantom{b}} = \mathord{\smash[b]{\underset{\raise.3ex\hbox{$\scriptstyle\sim$}}{0}}\vphantom{0}}$</w:t>
        </w:r>
      </w:ins>
      <w:ins w:id="2976" w:author="PR Preview" w:date="2026-01-01T00:00:00Z">
        <w:r>
          <w:t xml:space="preserve">, then</w:t>
        </w:r>
      </w:ins>
    </w:p>
    <w:p>
      <w:pPr>
        <w:pStyle w:val="BodyText"/>
      </w:pPr>
      <w:ins w:id="2977" w:author="PR Preview" w:date="2026-01-01T00:00:00Z">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ins>
    </w:p>
    <w:p>
      <w:pPr>
        <w:pStyle w:val="FirstParagraph"/>
      </w:pPr>
      <w:ins w:id="2978" w:author="PR Preview" w:date="2026-01-01T00:00:00Z">
        <w:r>
          <w:t xml:space="preserve">which is linear by</w:t>
        </w:r>
      </w:ins>
      <w:ins w:id="2979" w:author="PR Preview" w:date="2026-01-01T00:00:00Z">
        <w:r>
          <w:t xml:space="preserve"> </w:t>
        </w:r>
      </w:ins>
      <w:hyperlink w:anchor="thm-matrix-map-linear">
        <w:ins w:id="2980" w:author="PR Preview" w:date="2026-01-01T00:00:00Z">
          <w:r>
            <w:rPr>
              <w:rStyle w:val="Hyperlink"/>
            </w:rPr>
            <w:t xml:space="preserve">Theorem 12</w:t>
          </w:r>
        </w:ins>
      </w:hyperlink>
      <w:ins w:id="2981" w:author="PR Preview" w:date="2026-01-01T00:00:00Z">
        <w:r>
          <w:t xml:space="preserve">.</w:t>
        </w:r>
      </w:ins>
      <w:ins w:id="2982" w:author="PR Preview" w:date="2026-01-01T00:00:00Z">
        <w:r>
          <w:t xml:space="preserve"> </w:t>
        </w:r>
      </w:ins>
      <w:ins w:id="2983" w:author="PR Preview" w:date="2026-01-01T00:00:00Z">
        <w:r>
          <w:t xml:space="preserve">Conversely, if</w:t>
        </w:r>
      </w:ins>
      <w:ins w:id="2984" w:author="PR Preview" w:date="2026-01-01T00:00:00Z">
        <w:r>
          <w:t xml:space="preserve"> </w:t>
        </w:r>
      </w:ins>
      <m:oMath>
        <m:r>
          <m:t>f</m:t>
        </m:r>
      </m:oMath>
      <w:ins w:id="2985" w:author="PR Preview" w:date="2026-01-01T00:00:00Z">
        <w:r>
          <w:t xml:space="preserve"> </w:t>
        </w:r>
      </w:ins>
      <w:ins w:id="2986" w:author="PR Preview" w:date="2026-01-01T00:00:00Z">
        <w:r>
          <w:t xml:space="preserve">is linear, then</w:t>
        </w:r>
      </w:ins>
      <w:ins w:id="2987" w:author="PR Preview" w:date="2026-01-01T00:00:00Z">
        <w:r>
          <w:t xml:space="preserve"> </w:t>
        </w:r>
      </w:ins>
      <w:ins w:id="2988" w:author="PR Preview" w:date="2026-01-01T00:00:00Z">
        <w:r>
          <w:t xml:space="preserve">$f(\mathord{\smash[b]{\underset{\raise.3ex\hbox{$\scriptstyle\sim$}}{0}}\vphantom{0}}) = \mathord{\smash[b]{\underset{\raise.3ex\hbox{$\scriptstyle\sim$}}{0}}\vphantom{0}}$</w:t>
        </w:r>
      </w:ins>
      <w:ins w:id="2989" w:author="PR Preview" w:date="2026-01-01T00:00:00Z">
        <w:r>
          <w:t xml:space="preserve"> </w:t>
        </w:r>
      </w:ins>
      <w:ins w:id="2990" w:author="PR Preview" w:date="2026-01-01T00:00:00Z">
        <w:r>
          <w:t xml:space="preserve">by</w:t>
        </w:r>
      </w:ins>
      <w:ins w:id="2991" w:author="PR Preview" w:date="2026-01-01T00:00:00Z">
        <w:r>
          <w:t xml:space="preserve"> </w:t>
        </w:r>
      </w:ins>
      <w:hyperlink w:anchor="thm-linear-map-zero">
        <w:ins w:id="2992" w:author="PR Preview" w:date="2026-01-01T00:00:00Z">
          <w:r>
            <w:rPr>
              <w:rStyle w:val="Hyperlink"/>
            </w:rPr>
            <w:t xml:space="preserve">Theorem 11</w:t>
          </w:r>
        </w:ins>
      </w:hyperlink>
      <w:ins w:id="2993" w:author="PR Preview" w:date="2026-01-01T00:00:00Z">
        <w:r>
          <w:t xml:space="preserve">,</w:t>
        </w:r>
      </w:ins>
      <w:ins w:id="2994" w:author="PR Preview" w:date="2026-01-01T00:00:00Z">
        <w:r>
          <w:t xml:space="preserve"> </w:t>
        </w:r>
      </w:ins>
      <w:ins w:id="2995" w:author="PR Preview" w:date="2026-01-01T00:00:00Z">
        <w:r>
          <w:t xml:space="preserve">and</w:t>
        </w:r>
      </w:ins>
      <w:ins w:id="2996" w:author="PR Preview" w:date="2026-01-01T00:00:00Z">
        <w:r>
          <w:t xml:space="preserve"> </w:t>
        </w:r>
      </w:ins>
      <w:ins w:id="2997" w:author="PR Preview" w:date="2026-01-01T00:00:00Z">
        <w:r>
          <w:t xml:space="preserve">$f(\mathord{\smash[b]{\underset{\raise.3ex\hbox{$\scriptstyle\sim$}}{0}}\vphantom{0}}) = \mathord{\smash[b]{\underset{\raise.3ex\hbox{$\scriptstyle\sim$}}{b}}\vphantom{b}}$</w:t>
        </w:r>
      </w:ins>
      <w:ins w:id="2998" w:author="PR Preview" w:date="2026-01-01T00:00:00Z">
        <w:r>
          <w:t xml:space="preserve"> </w:t>
        </w:r>
      </w:ins>
      <w:ins w:id="2999" w:author="PR Preview" w:date="2026-01-01T00:00:00Z">
        <w:r>
          <w:t xml:space="preserve">by</w:t>
        </w:r>
      </w:ins>
      <w:ins w:id="3000" w:author="PR Preview" w:date="2026-01-01T00:00:00Z">
        <w:r>
          <w:t xml:space="preserve"> </w:t>
        </w:r>
      </w:ins>
      <w:hyperlink w:anchor="thm-affine-map-zero">
        <w:ins w:id="3001" w:author="PR Preview" w:date="2026-01-01T00:00:00Z">
          <w:r>
            <w:rPr>
              <w:rStyle w:val="Hyperlink"/>
            </w:rPr>
            <w:t xml:space="preserve">Theorem 15</w:t>
          </w:r>
        </w:ins>
      </w:hyperlink>
      <w:ins w:id="3002" w:author="PR Preview" w:date="2026-01-01T00:00:00Z">
        <w:r>
          <w:t xml:space="preserve">,</w:t>
        </w:r>
      </w:ins>
      <w:ins w:id="3003" w:author="PR Preview" w:date="2026-01-01T00:00:00Z">
        <w:r>
          <w:t xml:space="preserve"> </w:t>
        </w:r>
      </w:ins>
      <w:ins w:id="3004" w:author="PR Preview" w:date="2026-01-01T00:00:00Z">
        <w:r>
          <w:t xml:space="preserve">so</w:t>
        </w:r>
      </w:ins>
      <w:ins w:id="3005" w:author="PR Preview" w:date="2026-01-01T00:00:00Z">
        <w:r>
          <w:t xml:space="preserve"> </w:t>
        </w:r>
      </w:ins>
      <w:ins w:id="3006" w:author="PR Preview" w:date="2026-01-01T00:00:00Z">
        <w:r>
          <w:t xml:space="preserve">$\mathord{\smash[b]{\underset{\raise.3ex\hbox{$\scriptstyle\sim$}}{b}}\vphantom{b}} = \mathord{\smash[b]{\underset{\raise.3ex\hbox{$\scriptstyle\sim$}}{0}}\vphantom{0}}$</w:t>
        </w:r>
      </w:ins>
      <w:ins w:id="3007" w:author="PR Preview" w:date="2026-01-01T00:00:00Z">
        <w:r>
          <w:t xml:space="preserve">.</w:t>
        </w:r>
      </w:ins>
    </w:p>
    <w:bookmarkStart w:id="165" w:name="exm-affine-linear-iff"/>
    <w:p>
      <w:pPr>
        <w:pStyle w:val="BodyText"/>
      </w:pPr>
      <w:ins w:id="3008" w:author="PR Preview" w:date="2026-01-01T00:00:00Z">
        <w:r>
          <w:rPr>
            <w:b/>
            <w:bCs/>
          </w:rPr>
          <w:t xml:space="preserve">Example 32 (Two affine maps with the same matrix)</w:t>
        </w:r>
      </w:ins>
      <w:ins w:id="3009" w:author="PR Preview" w:date="2026-01-01T00:00:00Z">
        <w:r>
          <w:t xml:space="preserve"> </w:t>
        </w:r>
      </w:ins>
      <w:ins w:id="3010" w:author="PR Preview" w:date="2026-01-01T00:00:00Z">
        <w:r>
          <w:t xml:space="preserve">Let</w:t>
        </w:r>
      </w:ins>
      <w:ins w:id="3011"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ins w:id="3012" w:author="PR Preview" w:date="2026-01-01T00:00:00Z">
        <w:r>
          <w:t xml:space="preserve">, the matrix of the linear map in</w:t>
        </w:r>
      </w:ins>
      <w:ins w:id="3013" w:author="PR Preview" w:date="2026-01-01T00:00:00Z">
        <w:r>
          <w:t xml:space="preserve"> </w:t>
        </w:r>
      </w:ins>
      <w:hyperlink w:anchor="exm-linear-map">
        <w:ins w:id="3014" w:author="PR Preview" w:date="2026-01-01T00:00:00Z">
          <w:r>
            <w:rPr>
              <w:rStyle w:val="Hyperlink"/>
            </w:rPr>
            <w:t xml:space="preserve">Example 25</w:t>
          </w:r>
        </w:ins>
      </w:hyperlink>
      <w:ins w:id="3015" w:author="PR Preview" w:date="2026-01-01T00:00:00Z">
        <w:r>
          <w:t xml:space="preserve">.</w:t>
        </w:r>
      </w:ins>
      <w:ins w:id="3016" w:author="PR Preview" w:date="2026-01-01T00:00:00Z">
        <w:r>
          <w:t xml:space="preserve"> </w:t>
        </w:r>
      </w:ins>
      <w:ins w:id="3017" w:author="PR Preview" w:date="2026-01-01T00:00:00Z">
        <w:r>
          <w:t xml:space="preserve">$f(\mathord{\smash[b]{\underset{\raise.3ex\hbox{$\scriptstyle\sim$}}{x}}\vphantom{x}}) = \mathbf{A}\mathord{\smash[b]{\underset{\raise.3ex\hbox{$\scriptstyle\sim$}}{x}}\vphantom{x}}$</w:t>
        </w:r>
      </w:ins>
      <w:ins w:id="3018" w:author="PR Preview" w:date="2026-01-01T00:00:00Z">
        <w:r>
          <w:t xml:space="preserve"> </w:t>
        </w:r>
      </w:ins>
      <w:ins w:id="3019" w:author="PR Preview" w:date="2026-01-01T00:00:00Z">
        <w:r>
          <w:t xml:space="preserve">has offset</w:t>
        </w:r>
      </w:ins>
      <w:ins w:id="3020" w:author="PR Preview" w:date="2026-01-01T00:00:00Z">
        <w:r>
          <w:t xml:space="preserve"> </w:t>
        </w:r>
      </w:ins>
      <w:ins w:id="3021" w:author="PR Preview" w:date="2026-01-01T00:00:00Z">
        <w:r>
          <w:t xml:space="preserve">$\mathord{\smash[b]{\underset{\raise.3ex\hbox{$\scriptstyle\sim$}}{0}}\vphantom{0}}$</w:t>
        </w:r>
      </w:ins>
      <w:ins w:id="3022" w:author="PR Preview" w:date="2026-01-01T00:00:00Z">
        <w:r>
          <w:t xml:space="preserve">, so it is linear.</w:t>
        </w:r>
      </w:ins>
      <w:ins w:id="3023" w:author="PR Preview" w:date="2026-01-01T00:00:00Z">
        <w:r>
          <w:t xml:space="preserve"> </w:t>
        </w:r>
      </w:ins>
      <w:ins w:id="3024" w:author="PR Preview" w:date="2026-01-01T00:00:00Z">
        <w:r>
          <w:t xml:space="preserve">$g(\mathord{\smash[b]{\underset{\raise.3ex\hbox{$\scriptstyle\sim$}}{x}}\vphantom{x}}) = \mathbf{A}\mathord{\smash[b]{\underset{\raise.3ex\hbox{$\scriptstyle\sim$}}{x}}\vphantom{x}}+ \begin{bmatrix}1 \\ 0\end{bmatrix}$</w:t>
        </w:r>
      </w:ins>
      <w:ins w:id="3025" w:author="PR Preview" w:date="2026-01-01T00:00:00Z">
        <w:r>
          <w:t xml:space="preserve"> </w:t>
        </w:r>
      </w:ins>
      <w:ins w:id="3026" w:author="PR Preview" w:date="2026-01-01T00:00:00Z">
        <w:r>
          <w:t xml:space="preserve">has offset</w:t>
        </w:r>
      </w:ins>
      <w:ins w:id="3027" w:author="PR Preview" w:date="2026-01-01T00:00:00Z">
        <w:r>
          <w:t xml:space="preserve"> </w:t>
        </w:r>
      </w:ins>
      <w:ins w:id="3028" w:author="PR Preview" w:date="2026-01-01T00:00:00Z">
        <w:r>
          <w:t xml:space="preserve">$\begin{bmatrix}1 \\ 0\end{bmatrix} \neq \mathord{\smash[b]{\underset{\raise.3ex\hbox{$\scriptstyle\sim$}}{0}}\vphantom{0}}$</w:t>
        </w:r>
      </w:ins>
      <w:ins w:id="3029" w:author="PR Preview" w:date="2026-01-01T00:00:00Z">
        <w:r>
          <w:t xml:space="preserve">,</w:t>
        </w:r>
      </w:ins>
      <w:ins w:id="3030" w:author="PR Preview" w:date="2026-01-01T00:00:00Z">
        <w:r>
          <w:t xml:space="preserve"> </w:t>
        </w:r>
      </w:ins>
      <w:ins w:id="3031" w:author="PR Preview" w:date="2026-01-01T00:00:00Z">
        <w:r>
          <w:t xml:space="preserve">so by</w:t>
        </w:r>
      </w:ins>
      <w:ins w:id="3032" w:author="PR Preview" w:date="2026-01-01T00:00:00Z">
        <w:r>
          <w:t xml:space="preserve"> </w:t>
        </w:r>
      </w:ins>
      <w:hyperlink w:anchor="thm-affine-linear-iff">
        <w:ins w:id="3033" w:author="PR Preview" w:date="2026-01-01T00:00:00Z">
          <w:r>
            <w:rPr>
              <w:rStyle w:val="Hyperlink"/>
            </w:rPr>
            <w:t xml:space="preserve">Theorem 16</w:t>
          </w:r>
        </w:ins>
      </w:hyperlink>
      <w:ins w:id="3034" w:author="PR Preview" w:date="2026-01-01T00:00:00Z">
        <w:r>
          <w:t xml:space="preserve"> </w:t>
        </w:r>
      </w:ins>
      <w:ins w:id="3035" w:author="PR Preview" w:date="2026-01-01T00:00:00Z">
        <w:r>
          <w:t xml:space="preserve">it is not linear:</w:t>
        </w:r>
      </w:ins>
      <w:ins w:id="3036" w:author="PR Preview" w:date="2026-01-01T00:00:00Z">
        <w:r>
          <w:t xml:space="preserve"> </w:t>
        </w:r>
      </w:ins>
      <w:ins w:id="3037" w:author="PR Preview" w:date="2026-01-01T00:00:00Z">
        <w:r>
          <w:t xml:space="preserve">indeed</w:t>
        </w:r>
      </w:ins>
      <w:ins w:id="3038" w:author="PR Preview" w:date="2026-01-01T00:00:00Z">
        <w:r>
          <w:t xml:space="preserve"> </w:t>
        </w:r>
      </w:ins>
      <w:ins w:id="3039" w:author="PR Preview" w:date="2026-01-01T00:00:00Z">
        <w:r>
          <w:t xml:space="preserve">$g(\mathord{\smash[b]{\underset{\raise.3ex\hbox{$\scriptstyle\sim$}}{0}}\vphantom{0}}) = \begin{bmatrix}1 \\ 0\end{bmatrix}$</w:t>
        </w:r>
      </w:ins>
      <w:ins w:id="3040" w:author="PR Preview" w:date="2026-01-01T00:00:00Z">
        <w:r>
          <w:t xml:space="preserve">, not</w:t>
        </w:r>
      </w:ins>
      <w:ins w:id="3041" w:author="PR Preview" w:date="2026-01-01T00:00:00Z">
        <w:r>
          <w:t xml:space="preserve"> </w:t>
        </w:r>
      </w:ins>
      <w:ins w:id="3042" w:author="PR Preview" w:date="2026-01-01T00:00:00Z">
        <w:r>
          <w:t xml:space="preserve">$\mathord{\smash[b]{\underset{\raise.3ex\hbox{$\scriptstyle\sim$}}{0}}\vphantom{0}}$</w:t>
        </w:r>
      </w:ins>
      <w:ins w:id="3043" w:author="PR Preview" w:date="2026-01-01T00:00:00Z">
        <w:r>
          <w:t xml:space="preserve">.</w:t>
        </w:r>
      </w:ins>
    </w:p>
    <w:bookmarkEnd w:id="165"/>
    <w:bookmarkStart w:id="166" w:name="cor-linear-is-affine"/>
    <w:p>
      <w:pPr>
        <w:pStyle w:val="BodyText"/>
      </w:pPr>
      <w:ins w:id="3044" w:author="PR Preview" w:date="2026-01-01T00:00:00Z">
        <w:r>
          <w:rPr>
            <w:b/>
            <w:bCs/>
          </w:rPr>
          <w:t xml:space="preserve">Corollary 2 (Every linear map is affine)</w:t>
        </w:r>
      </w:ins>
      <w:ins w:id="3045" w:author="PR Preview" w:date="2026-01-01T00:00:00Z">
        <w:r>
          <w:t xml:space="preserve"> </w:t>
        </w:r>
      </w:ins>
      <w:ins w:id="3046" w:author="PR Preview" w:date="2026-01-01T00:00:00Z">
        <w:r>
          <w:t xml:space="preserve">Every linear map</w:t>
        </w:r>
      </w:ins>
      <w:ins w:id="3047" w:author="PR Preview" w:date="2026-01-01T00:00:00Z">
        <w:r>
          <w:t xml:space="preserve"> </w:t>
        </w:r>
      </w:ins>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ins w:id="3048" w:author="PR Preview" w:date="2026-01-01T00:00:00Z">
        <w:r>
          <w:t xml:space="preserve"> </w:t>
        </w:r>
      </w:ins>
      <w:ins w:id="3049" w:author="PR Preview" w:date="2026-01-01T00:00:00Z">
        <w:r>
          <w:t xml:space="preserve">(</w:t>
        </w:r>
      </w:ins>
      <w:hyperlink w:anchor="def-linear-map">
        <w:ins w:id="3050" w:author="PR Preview" w:date="2026-01-01T00:00:00Z">
          <w:r>
            <w:rPr>
              <w:rStyle w:val="Hyperlink"/>
            </w:rPr>
            <w:t xml:space="preserve">Definition 34</w:t>
          </w:r>
        </w:ins>
      </w:hyperlink>
      <w:ins w:id="3051" w:author="PR Preview" w:date="2026-01-01T00:00:00Z">
        <w:r>
          <w:t xml:space="preserve">)</w:t>
        </w:r>
      </w:ins>
      <w:ins w:id="3052" w:author="PR Preview" w:date="2026-01-01T00:00:00Z">
        <w:r>
          <w:t xml:space="preserve"> </w:t>
        </w:r>
      </w:ins>
      <w:ins w:id="3053" w:author="PR Preview" w:date="2026-01-01T00:00:00Z">
        <w:r>
          <w:t xml:space="preserve">is an affine map (</w:t>
        </w:r>
      </w:ins>
      <w:hyperlink w:anchor="def-affine-map">
        <w:ins w:id="3054" w:author="PR Preview" w:date="2026-01-01T00:00:00Z">
          <w:r>
            <w:rPr>
              <w:rStyle w:val="Hyperlink"/>
            </w:rPr>
            <w:t xml:space="preserve">Definition 38</w:t>
          </w:r>
        </w:ins>
      </w:hyperlink>
      <w:ins w:id="3055" w:author="PR Preview" w:date="2026-01-01T00:00:00Z">
        <w:r>
          <w:t xml:space="preserve">) with offset</w:t>
        </w:r>
      </w:ins>
      <w:ins w:id="3056" w:author="PR Preview" w:date="2026-01-01T00:00:00Z">
        <w:r>
          <w:t xml:space="preserve"> </w:t>
        </w:r>
      </w:ins>
      <w:ins w:id="3057" w:author="PR Preview" w:date="2026-01-01T00:00:00Z">
        <w:r>
          <w:t xml:space="preserve">$\mathord{\smash[b]{\underset{\raise.3ex\hbox{$\scriptstyle\sim$}}{0}}\vphantom{0}}$</w:t>
        </w:r>
      </w:ins>
      <w:ins w:id="3058" w:author="PR Preview" w:date="2026-01-01T00:00:00Z">
        <w:r>
          <w:t xml:space="preserve">.</w:t>
        </w:r>
      </w:ins>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e>
            <m:e>
              <m:r>
                <m:t>&amp;</m:t>
              </m:r>
              <m:r>
                <m:rPr>
                  <m:sty m:val="p"/>
                </m:rPr>
                <m:t>=</m:t>
              </m:r>
              <m:r>
                <m:rPr>
                  <m:sty m:val="bi"/>
                </m:rPr>
                <m:t>A</m:t>
              </m:r>
              <m:limLow>
                <m:e>
                  <m:r>
                    <m:t>x</m:t>
                  </m:r>
                </m:e>
                <m:lim>
                  <m:r>
                    <m:rPr>
                      <m:sty m:val="p"/>
                    </m:rPr>
                    <m:t>∼</m:t>
                  </m:r>
                </m:lim>
              </m:limLow>
              <m:r>
                <m:rPr>
                  <m:sty m:val="p"/>
                </m:rPr>
                <m:t>+</m:t>
              </m:r>
              <m:limLow>
                <m:e>
                  <m:r>
                    <m:t>0</m:t>
                  </m:r>
                </m:e>
                <m:lim>
                  <m:r>
                    <m:rPr>
                      <m:sty m:val="p"/>
                    </m:rPr>
                    <m:t>∼</m:t>
                  </m:r>
                </m:lim>
              </m:limLow>
              <m:r>
                <m:rPr>
                  <m:sty m:val="p"/>
                </m:rPr>
                <m:t>,</m:t>
              </m:r>
            </m:e>
          </m:eqArr>
        </m:oMath>
      </m:oMathPara>
    </w:p>
    <w:p>
      <w:pPr>
        <w:pStyle w:val="FirstParagraph"/>
      </w:pPr>
      <w:del w:id="3059" w:author="PR Preview" w:date="2026-01-01T00:00:00Z">
        <w:r>
          <w:delText xml:space="preserve">which is</w:delText>
        </w:r>
      </w:del>
      <w:del w:id="3060" w:author="PR Preview" w:date="2026-01-01T00:00:00Z">
        <w:r>
          <w:delText xml:space="preserve"> </w:delText>
        </w:r>
      </w:del>
      <w:hyperlink w:anchor="def-affine-map">
        <w:del w:id="3061" w:author="PR Preview" w:date="2026-01-01T00:00:00Z">
          <w:r>
            <w:rPr>
              <w:rStyle w:val="Hyperlink"/>
            </w:rPr>
            <w:delText xml:space="preserve">Definition 38</w:delText>
          </w:r>
        </w:del>
      </w:hyperlink>
      <w:del w:id="3062" w:author="PR Preview" w:date="2026-01-01T00:00:00Z">
        <w:r>
          <w:delText xml:space="preserve"> </w:delText>
        </w:r>
      </w:del>
      <w:del w:id="3063" w:author="PR Preview" w:date="2026-01-01T00:00:00Z">
        <w:r>
          <w:delText xml:space="preserve">with</w:delText>
        </w:r>
      </w:del>
      <w:del w:id="3064" w:author="PR Preview" w:date="2026-01-01T00:00:00Z">
        <w:r>
          <w:delText xml:space="preserve"> </w:delText>
        </w:r>
      </w:del>
      <m:oMath>
        <m:limLow>
          <m:e>
            <m:r>
              <m:t>b</m:t>
            </m:r>
          </m:e>
          <m:lim>
            <m:r>
              <m:rPr>
                <m:sty m:val="p"/>
              </m:rPr>
              <m:t>∼</m:t>
            </m:r>
          </m:lim>
        </m:limLow>
        <m:r>
          <m:rPr>
            <m:sty m:val="p"/>
          </m:rPr>
          <m:t>=</m:t>
        </m:r>
        <m:limLow>
          <m:e>
            <m:r>
              <m:t>0</m:t>
            </m:r>
          </m:e>
          <m:lim>
            <m:r>
              <m:rPr>
                <m:sty m:val="p"/>
              </m:rPr>
              <m:t>∼</m:t>
            </m:r>
          </m:lim>
        </m:limLow>
      </m:oMath>
      <w:del w:id="3065" w:author="PR Preview" w:date="2026-01-01T00:00:00Z">
        <w:r>
          <w:delText xml:space="preserve">.</w:delText>
        </w:r>
      </w:del>
    </w:p>
    <w:p>
      <w:pPr>
        <w:pStyle w:val="BodyText"/>
      </w:pPr>
      <w:del w:id="3066" w:author="PR Preview" w:date="2026-01-01T00:00:00Z">
        <w:r>
          <w:rPr>
            <w:b/>
            <w:bCs/>
          </w:rPr>
          <w:delText xml:space="preserve">Theorem 17 (An affine map determines its matrix and offset)</w:delText>
        </w:r>
      </w:del>
      <w:del w:id="3067" w:author="PR Preview" w:date="2026-01-01T00:00:00Z">
        <w:r>
          <w:delText xml:space="preserve"> </w:delText>
        </w:r>
      </w:del>
      <w:del w:id="3068" w:author="PR Preview" w:date="2026-01-01T00:00:00Z">
        <w:r>
          <w:delText xml:space="preserve">If</w:delText>
        </w:r>
      </w:del>
      <w:del w:id="3069" w:author="PR Preview" w:date="2026-01-01T00:00:00Z">
        <w:r>
          <w:delText xml:space="preserve"> </w:delText>
        </w:r>
      </w:del>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del w:id="3070" w:author="PR Preview" w:date="2026-01-01T00:00:00Z">
        <w:r>
          <w:delText xml:space="preserve"> </w:delText>
        </w:r>
      </w:del>
      <w:del w:id="3071" w:author="PR Preview" w:date="2026-01-01T00:00:00Z">
        <w:r>
          <w:delText xml:space="preserve">and</w:delText>
        </w:r>
      </w:del>
      <w:del w:id="3072" w:author="PR Preview" w:date="2026-01-01T00:00:00Z">
        <w:r>
          <w:delText xml:space="preserve"> </w:delText>
        </w:r>
      </w:del>
      <m:oMath>
        <m:r>
          <m:t>f</m:t>
        </m:r>
        <m:r>
          <m:rPr>
            <m:sty m:val="p"/>
          </m:rPr>
          <m:t>(</m:t>
        </m:r>
        <m:limLow>
          <m:e>
            <m:r>
              <m:t>x</m:t>
            </m:r>
          </m:e>
          <m:lim>
            <m:r>
              <m:rPr>
                <m:sty m:val="p"/>
              </m:rPr>
              <m:t>∼</m:t>
            </m:r>
          </m:lim>
        </m:limLow>
        <m:r>
          <m:rPr>
            <m:sty m:val="p"/>
          </m:rPr>
          <m:t>)</m:t>
        </m:r>
        <m:r>
          <m:rPr>
            <m:sty m:val="p"/>
          </m:rPr>
          <m:t>=</m:t>
        </m:r>
        <m:sSup>
          <m:e>
            <m:r>
              <m:rPr>
                <m:sty m:val="bi"/>
              </m:rPr>
              <m:t>A</m:t>
            </m:r>
          </m:e>
          <m:sup>
            <m:r>
              <m:rPr>
                <m:sty m:val="p"/>
              </m:rPr>
              <m:t>′</m:t>
            </m:r>
          </m:sup>
        </m:sSup>
        <m:limLow>
          <m:e>
            <m:r>
              <m:t>x</m:t>
            </m:r>
          </m:e>
          <m:lim>
            <m:r>
              <m:rPr>
                <m:sty m:val="p"/>
              </m:rPr>
              <m:t>∼</m:t>
            </m:r>
          </m:lim>
        </m:limLow>
        <m:r>
          <m:rPr>
            <m:sty m:val="p"/>
          </m:rPr>
          <m:t>+</m:t>
        </m:r>
        <m:sSup>
          <m:e>
            <m:limLow>
              <m:e>
                <m:r>
                  <m:t>b</m:t>
                </m:r>
              </m:e>
              <m:lim>
                <m:r>
                  <m:rPr>
                    <m:sty m:val="p"/>
                  </m:rPr>
                  <m:t>∼</m:t>
                </m:r>
              </m:lim>
            </m:limLow>
          </m:e>
          <m:sup>
            <m:r>
              <m:rPr>
                <m:sty m:val="p"/>
              </m:rPr>
              <m:t>′</m:t>
            </m:r>
          </m:sup>
        </m:sSup>
      </m:oMath>
      <w:del w:id="3073" w:author="PR Preview" w:date="2026-01-01T00:00:00Z">
        <w:r>
          <w:delText xml:space="preserve"> </w:delText>
        </w:r>
      </w:del>
      <w:del w:id="3074" w:author="PR Preview" w:date="2026-01-01T00:00:00Z">
        <w:r>
          <w:delText xml:space="preserve">for all</w:delText>
        </w:r>
      </w:del>
      <w:del w:id="3075" w:author="PR Preview" w:date="2026-01-01T00:00:00Z">
        <w:r>
          <w:delText xml:space="preserve"> </w:delText>
        </w:r>
      </w:del>
      <m:oMath>
        <m:limLow>
          <m:e>
            <m:r>
              <m:t>x</m:t>
            </m:r>
          </m:e>
          <m:lim>
            <m:r>
              <m:rPr>
                <m:sty m:val="p"/>
              </m:rPr>
              <m:t>∼</m:t>
            </m:r>
          </m:lim>
        </m:limLow>
        <m:r>
          <m:rPr>
            <m:sty m:val="p"/>
          </m:rPr>
          <m:t>∈</m:t>
        </m:r>
        <m:sSup>
          <m:e>
            <m:r>
              <m:rPr>
                <m:scr m:val="double-struck"/>
                <m:sty m:val="p"/>
              </m:rPr>
              <m:t>R</m:t>
            </m:r>
          </m:e>
          <m:sup>
            <m:r>
              <m:t>p</m:t>
            </m:r>
          </m:sup>
        </m:sSup>
      </m:oMath>
      <w:del w:id="3076" w:author="PR Preview" w:date="2026-01-01T00:00:00Z">
        <w:r>
          <w:delText xml:space="preserve"> </w:delText>
        </w:r>
      </w:del>
      <w:del w:id="3077" w:author="PR Preview" w:date="2026-01-01T00:00:00Z">
        <w:r>
          <w:delText xml:space="preserve">(</w:delText>
        </w:r>
      </w:del>
      <w:hyperlink w:anchor="def-affine-map">
        <w:del w:id="3078" w:author="PR Preview" w:date="2026-01-01T00:00:00Z">
          <w:r>
            <w:rPr>
              <w:rStyle w:val="Hyperlink"/>
            </w:rPr>
            <w:delText xml:space="preserve">Definition 38</w:delText>
          </w:r>
        </w:del>
      </w:hyperlink>
      <w:del w:id="3079" w:author="PR Preview" w:date="2026-01-01T00:00:00Z">
        <w:r>
          <w:delText xml:space="preserve">),</w:delText>
        </w:r>
      </w:del>
      <w:del w:id="3080" w:author="PR Preview" w:date="2026-01-01T00:00:00Z">
        <w:r>
          <w:delText xml:space="preserve"> </w:delText>
        </w:r>
      </w:del>
      <w:del w:id="3081" w:author="PR Preview" w:date="2026-01-01T00:00:00Z">
        <w:r>
          <w:delText xml:space="preserve">then</w:delText>
        </w:r>
      </w:del>
      <w:del w:id="3082" w:author="PR Preview" w:date="2026-01-01T00:00:00Z">
        <w:r>
          <w:delText xml:space="preserve"> </w:delText>
        </w:r>
      </w:del>
      <m:oMath>
        <m:sSup>
          <m:e>
            <m:r>
              <m:rPr>
                <m:sty m:val="bi"/>
              </m:rPr>
              <m:t>A</m:t>
            </m:r>
          </m:e>
          <m:sup>
            <m:r>
              <m:rPr>
                <m:sty m:val="p"/>
              </m:rPr>
              <m:t>′</m:t>
            </m:r>
          </m:sup>
        </m:sSup>
        <m:r>
          <m:rPr>
            <m:sty m:val="p"/>
          </m:rPr>
          <m:t>=</m:t>
        </m:r>
        <m:r>
          <m:rPr>
            <m:sty m:val="bi"/>
          </m:rPr>
          <m:t>A</m:t>
        </m:r>
      </m:oMath>
      <w:del w:id="3083" w:author="PR Preview" w:date="2026-01-01T00:00:00Z">
        <w:r>
          <w:delText xml:space="preserve"> </w:delText>
        </w:r>
      </w:del>
      <w:del w:id="3084" w:author="PR Preview" w:date="2026-01-01T00:00:00Z">
        <w:r>
          <w:delText xml:space="preserve">and</w:delText>
        </w:r>
      </w:del>
      <w:del w:id="3085" w:author="PR Preview" w:date="2026-01-01T00:00:00Z">
        <w:r>
          <w:delText xml:space="preserve"> </w:delText>
        </w:r>
      </w:del>
      <m:oMath>
        <m:sSup>
          <m:e>
            <m:limLow>
              <m:e>
                <m:r>
                  <m:t>b</m:t>
                </m:r>
              </m:e>
              <m:lim>
                <m:r>
                  <m:rPr>
                    <m:sty m:val="p"/>
                  </m:rPr>
                  <m:t>∼</m:t>
                </m:r>
              </m:lim>
            </m:limLow>
          </m:e>
          <m:sup>
            <m:r>
              <m:rPr>
                <m:sty m:val="p"/>
              </m:rPr>
              <m:t>′</m:t>
            </m:r>
          </m:sup>
        </m:sSup>
        <m:r>
          <m:rPr>
            <m:sty m:val="p"/>
          </m:rPr>
          <m:t>=</m:t>
        </m:r>
        <m:limLow>
          <m:e>
            <m:r>
              <m:t>b</m:t>
            </m:r>
          </m:e>
          <m:lim>
            <m:r>
              <m:rPr>
                <m:sty m:val="p"/>
              </m:rPr>
              <m:t>∼</m:t>
            </m:r>
          </m:lim>
        </m:limLow>
      </m:oMath>
      <w:del w:id="3086" w:author="PR Preview" w:date="2026-01-01T00:00:00Z">
        <w:r>
          <w:delText xml:space="preserve">.</w:delText>
        </w:r>
      </w:del>
    </w:p>
    <w:p>
      <w:pPr>
        <w:pStyle w:val="BodyText"/>
      </w:pPr>
      <w:ins w:id="3087" w:author="PR Preview" w:date="2026-01-01T00:00:00Z">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ins>
    </w:p>
    <w:p>
      <w:pPr>
        <w:pStyle w:val="FirstParagraph"/>
      </w:pPr>
      <w:ins w:id="3088" w:author="PR Preview" w:date="2026-01-01T00:00:00Z">
        <w:r>
          <w:t xml:space="preserve">which is</w:t>
        </w:r>
      </w:ins>
      <w:ins w:id="3089" w:author="PR Preview" w:date="2026-01-01T00:00:00Z">
        <w:r>
          <w:t xml:space="preserve"> </w:t>
        </w:r>
      </w:ins>
      <w:hyperlink w:anchor="def-affine-map">
        <w:ins w:id="3090" w:author="PR Preview" w:date="2026-01-01T00:00:00Z">
          <w:r>
            <w:rPr>
              <w:rStyle w:val="Hyperlink"/>
            </w:rPr>
            <w:t xml:space="preserve">Definition 38</w:t>
          </w:r>
        </w:ins>
      </w:hyperlink>
      <w:ins w:id="3091" w:author="PR Preview" w:date="2026-01-01T00:00:00Z">
        <w:r>
          <w:t xml:space="preserve"> </w:t>
        </w:r>
      </w:ins>
      <w:ins w:id="3092" w:author="PR Preview" w:date="2026-01-01T00:00:00Z">
        <w:r>
          <w:t xml:space="preserve">with</w:t>
        </w:r>
      </w:ins>
      <w:ins w:id="3093" w:author="PR Preview" w:date="2026-01-01T00:00:00Z">
        <w:r>
          <w:t xml:space="preserve"> </w:t>
        </w:r>
      </w:ins>
      <w:ins w:id="3094" w:author="PR Preview" w:date="2026-01-01T00:00:00Z">
        <w:r>
          <w:t xml:space="preserve">$\mathord{\smash[b]{\underset{\raise.3ex\hbox{$\scriptstyle\sim$}}{b}}\vphantom{b}} = \mathord{\smash[b]{\underset{\raise.3ex\hbox{$\scriptstyle\sim$}}{0}}\vphantom{0}}$</w:t>
        </w:r>
      </w:ins>
      <w:ins w:id="3095" w:author="PR Preview" w:date="2026-01-01T00:00:00Z">
        <w:r>
          <w:t xml:space="preserve">.</w:t>
        </w:r>
      </w:ins>
    </w:p>
    <w:bookmarkStart w:id="167" w:name="thm-affine-map-unique"/>
    <w:p>
      <w:pPr>
        <w:pStyle w:val="BodyText"/>
      </w:pPr>
      <w:ins w:id="3096" w:author="PR Preview" w:date="2026-01-01T00:00:00Z">
        <w:r>
          <w:rPr>
            <w:b/>
            <w:bCs/>
          </w:rPr>
          <w:t xml:space="preserve">Theorem 17 (An affine map determines its matrix and offset)</w:t>
        </w:r>
      </w:ins>
      <w:ins w:id="3097" w:author="PR Preview" w:date="2026-01-01T00:00:00Z">
        <w:r>
          <w:t xml:space="preserve"> </w:t>
        </w:r>
      </w:ins>
      <w:ins w:id="3098" w:author="PR Preview" w:date="2026-01-01T00:00:00Z">
        <w:r>
          <w:t xml:space="preserve">If</w:t>
        </w:r>
      </w:ins>
      <w:ins w:id="3099" w:author="PR Preview" w:date="2026-01-01T00:00:00Z">
        <w:r>
          <w:t xml:space="preserve"> </w:t>
        </w:r>
      </w:ins>
      <w:ins w:id="3100" w:author="PR Preview" w:date="2026-01-01T00:00:00Z">
        <w:r>
          <w:t xml:space="preserve">$f(\mathord{\smash[b]{\underset{\raise.3ex\hbox{$\scriptstyle\sim$}}{x}}\vphantom{x}}) = \mathbf{A}\mathord{\smash[b]{\underset{\raise.3ex\hbox{$\scriptstyle\sim$}}{x}}\vphantom{x}}+ \mathord{\smash[b]{\underset{\raise.3ex\hbox{$\scriptstyle\sim$}}{b}}\vphantom{b}}$</w:t>
        </w:r>
      </w:ins>
      <w:ins w:id="3101" w:author="PR Preview" w:date="2026-01-01T00:00:00Z">
        <w:r>
          <w:t xml:space="preserve"> </w:t>
        </w:r>
      </w:ins>
      <w:ins w:id="3102" w:author="PR Preview" w:date="2026-01-01T00:00:00Z">
        <w:r>
          <w:t xml:space="preserve">and</w:t>
        </w:r>
      </w:ins>
      <w:ins w:id="3103" w:author="PR Preview" w:date="2026-01-01T00:00:00Z">
        <w:r>
          <w:t xml:space="preserve"> </w:t>
        </w:r>
      </w:ins>
      <w:ins w:id="3104" w:author="PR Preview" w:date="2026-01-01T00:00:00Z">
        <w:r>
          <w:t xml:space="preserve">$f(\mathord{\smash[b]{\underset{\raise.3ex\hbox{$\scriptstyle\sim$}}{x}}\vphantom{x}}) = \mathbf{A}'\mathord{\smash[b]{\underset{\raise.3ex\hbox{$\scriptstyle\sim$}}{x}}\vphantom{x}}+ \mathord{\smash[b]{\underset{\raise.3ex\hbox{$\scriptstyle\sim$}}{b}}\vphantom{b}}'$</w:t>
        </w:r>
      </w:ins>
      <w:ins w:id="3105" w:author="PR Preview" w:date="2026-01-01T00:00:00Z">
        <w:r>
          <w:t xml:space="preserve"> </w:t>
        </w:r>
      </w:ins>
      <w:ins w:id="3106" w:author="PR Preview" w:date="2026-01-01T00:00:00Z">
        <w:r>
          <w:t xml:space="preserve">for all</w:t>
        </w:r>
      </w:ins>
      <w:ins w:id="3107" w:author="PR Preview" w:date="2026-01-01T00:00:00Z">
        <w:r>
          <w:t xml:space="preserve"> </w:t>
        </w:r>
      </w:ins>
      <w:ins w:id="3108" w:author="PR Preview" w:date="2026-01-01T00:00:00Z">
        <w:r>
          <w:t xml:space="preserve">$\mathord{\smash[b]{\underset{\raise.3ex\hbox{$\scriptstyle\sim$}}{x}}\vphantom{x}}\in \mathbb{R}^p$</w:t>
        </w:r>
      </w:ins>
      <w:ins w:id="3109" w:author="PR Preview" w:date="2026-01-01T00:00:00Z">
        <w:r>
          <w:t xml:space="preserve"> </w:t>
        </w:r>
      </w:ins>
      <w:ins w:id="3110" w:author="PR Preview" w:date="2026-01-01T00:00:00Z">
        <w:r>
          <w:t xml:space="preserve">(</w:t>
        </w:r>
      </w:ins>
      <w:hyperlink w:anchor="def-affine-map">
        <w:ins w:id="3111" w:author="PR Preview" w:date="2026-01-01T00:00:00Z">
          <w:r>
            <w:rPr>
              <w:rStyle w:val="Hyperlink"/>
            </w:rPr>
            <w:t xml:space="preserve">Definition 38</w:t>
          </w:r>
        </w:ins>
      </w:hyperlink>
      <w:ins w:id="3112" w:author="PR Preview" w:date="2026-01-01T00:00:00Z">
        <w:r>
          <w:t xml:space="preserve">),</w:t>
        </w:r>
      </w:ins>
      <w:ins w:id="3113" w:author="PR Preview" w:date="2026-01-01T00:00:00Z">
        <w:r>
          <w:t xml:space="preserve"> </w:t>
        </w:r>
      </w:ins>
      <w:ins w:id="3114" w:author="PR Preview" w:date="2026-01-01T00:00:00Z">
        <w:r>
          <w:t xml:space="preserve">then</w:t>
        </w:r>
      </w:ins>
      <w:ins w:id="3115" w:author="PR Preview" w:date="2026-01-01T00:00:00Z">
        <w:r>
          <w:t xml:space="preserve"> </w:t>
        </w:r>
      </w:ins>
      <m:oMath>
        <m:sSup>
          <m:e>
            <m:r>
              <m:rPr>
                <m:sty m:val="bi"/>
              </m:rPr>
              <m:t>A</m:t>
            </m:r>
          </m:e>
          <m:sup>
            <m:r>
              <m:rPr>
                <m:sty m:val="p"/>
              </m:rPr>
              <m:t>′</m:t>
            </m:r>
          </m:sup>
        </m:sSup>
        <m:r>
          <m:rPr>
            <m:sty m:val="p"/>
          </m:rPr>
          <m:t>=</m:t>
        </m:r>
        <m:r>
          <m:rPr>
            <m:sty m:val="bi"/>
          </m:rPr>
          <m:t>A</m:t>
        </m:r>
      </m:oMath>
      <w:ins w:id="3116" w:author="PR Preview" w:date="2026-01-01T00:00:00Z">
        <w:r>
          <w:t xml:space="preserve"> </w:t>
        </w:r>
      </w:ins>
      <w:ins w:id="3117" w:author="PR Preview" w:date="2026-01-01T00:00:00Z">
        <w:r>
          <w:t xml:space="preserve">and</w:t>
        </w:r>
      </w:ins>
      <w:ins w:id="3118" w:author="PR Preview" w:date="2026-01-01T00:00:00Z">
        <w:r>
          <w:t xml:space="preserve"> </w:t>
        </w:r>
      </w:ins>
      <w:ins w:id="3119" w:author="PR Preview" w:date="2026-01-01T00:00:00Z">
        <w:r>
          <w:t xml:space="preserve">$\mathord{\smash[b]{\underset{\raise.3ex\hbox{$\scriptstyle\sim$}}{b}}\vphantom{b}}' = \mathord{\smash[b]{\underset{\raise.3ex\hbox{$\scriptstyle\sim$}}{b}}\vphantom{b}}$</w:t>
        </w:r>
      </w:ins>
      <w:ins w:id="3120" w:author="PR Preview" w:date="2026-01-01T00:00:00Z">
        <w:r>
          <w:t xml:space="preserve">.</w:t>
        </w:r>
      </w:ins>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limLow>
                <m:e>
                  <m:r>
                    <m:t>b</m:t>
                  </m:r>
                </m:e>
                <m:lim>
                  <m:r>
                    <m:rPr>
                      <m:sty m:val="p"/>
                    </m:rPr>
                    <m:t>∼</m:t>
                  </m:r>
                </m:lim>
              </m:limLow>
              <m:r>
                <m:t>&amp;</m:t>
              </m:r>
              <m:r>
                <m:rPr>
                  <m:sty m:val="p"/>
                </m:rPr>
                <m:t>=</m:t>
              </m:r>
              <m:r>
                <m:t>f</m:t>
              </m:r>
              <m:r>
                <m:rPr>
                  <m:sty m:val="p"/>
                </m:rPr>
                <m:t>(</m:t>
              </m:r>
              <m:limLow>
                <m:e>
                  <m:r>
                    <m:t>0</m:t>
                  </m:r>
                </m:e>
                <m:lim>
                  <m:r>
                    <m:rPr>
                      <m:sty m:val="p"/>
                    </m:rPr>
                    <m:t>∼</m:t>
                  </m:r>
                </m:lim>
              </m:limLow>
              <m:r>
                <m:rPr>
                  <m:sty m:val="p"/>
                </m:rPr>
                <m:t>)</m:t>
              </m:r>
            </m:e>
            <m:e>
              <m:r>
                <m:t>&amp;</m:t>
              </m:r>
              <m:r>
                <m:rPr>
                  <m:sty m:val="p"/>
                </m:rPr>
                <m:t>=</m:t>
              </m:r>
              <m:sSup>
                <m:e>
                  <m:limLow>
                    <m:e>
                      <m:r>
                        <m:t>b</m:t>
                      </m:r>
                    </m:e>
                    <m:lim>
                      <m:r>
                        <m:rPr>
                          <m:sty m:val="p"/>
                        </m:rPr>
                        <m:t>∼</m:t>
                      </m:r>
                    </m:lim>
                  </m:limLow>
                </m:e>
                <m:sup>
                  <m:r>
                    <m:rPr>
                      <m:sty m:val="p"/>
                    </m:rPr>
                    <m:t>′</m:t>
                  </m:r>
                </m:sup>
              </m:sSup>
              <m:r>
                <m:rPr>
                  <m:sty m:val="p"/>
                </m:rPr>
                <m:t>.</m:t>
              </m:r>
            </m:e>
          </m:eqArr>
        </m:oMath>
      </m:oMathPara>
    </w:p>
    <w:p>
      <w:pPr>
        <w:pStyle w:val="BodyText"/>
      </w:pPr>
      <w:ins w:id="3121" w:author="PR Preview" w:date="2026-01-01T00:00:00Z">
        <w:r>
          <w:t xml:space="preserve">$$
    \begin{aligned}
    \mathord{\smash[b]{\underset{\raise.3ex\hbox{$\scriptstyle\sim$}}{b}}\vphantom{b}} &amp;= f(\mathord{\smash[b]{\underset{\raise.3ex\hbox{$\scriptstyle\sim$}}{0}}\vphantom{0}}) \\
    &amp;= \mathord{\smash[b]{\underset{\raise.3ex\hbox{$\scriptstyle\sim$}}{b}}\vphantom{b}}'.
    \end{aligned}
    $$</w:t>
        </w:r>
      </w:ins>
    </w:p>
    <w:p>
      <w:pPr>
        <w:pStyle w:val="FirstParagraph"/>
      </w:pPr>
      <w:r>
        <w:t xml:space="preserve">Then</w:t>
      </w:r>
    </w:p>
    <w:p>
      <w:pPr>
        <w:pStyle w:val="BodyText"/>
      </w:pPr>
      <m:oMathPara>
        <m:oMathParaPr>
          <m:jc m:val="center"/>
        </m:oMathParaPr>
        <m:oMath>
          <m:eqArr>
            <m:e>
              <m:r>
                <m:rPr>
                  <m:sty m:val="bi"/>
                </m:rPr>
                <m:t>A</m:t>
              </m:r>
              <m:limLow>
                <m:e>
                  <m:r>
                    <m:t>x</m:t>
                  </m:r>
                </m:e>
                <m:lim>
                  <m:r>
                    <m:rPr>
                      <m:sty m:val="p"/>
                    </m:rPr>
                    <m:t>∼</m:t>
                  </m:r>
                </m:lim>
              </m:limLow>
              <m:r>
                <m:t>&amp;</m:t>
              </m:r>
              <m:r>
                <m:rPr>
                  <m:sty m:val="p"/>
                </m:rPr>
                <m:t>=</m:t>
              </m:r>
              <m:r>
                <m:t>f</m:t>
              </m:r>
              <m:r>
                <m:rPr>
                  <m:sty m:val="p"/>
                </m:rPr>
                <m:t>(</m:t>
              </m:r>
              <m:limLow>
                <m:e>
                  <m:r>
                    <m:t>x</m:t>
                  </m:r>
                </m:e>
                <m:lim>
                  <m:r>
                    <m:rPr>
                      <m:sty m:val="p"/>
                    </m:rPr>
                    <m:t>∼</m:t>
                  </m:r>
                </m:lim>
              </m:limLow>
              <m:r>
                <m:rPr>
                  <m:sty m:val="p"/>
                </m:rPr>
                <m:t>)</m:t>
              </m:r>
              <m:r>
                <m:rPr>
                  <m:sty m:val="p"/>
                </m:rPr>
                <m:t>−</m:t>
              </m:r>
              <m:limLow>
                <m:e>
                  <m:r>
                    <m:t>b</m:t>
                  </m:r>
                </m:e>
                <m:lim>
                  <m:r>
                    <m:rPr>
                      <m:sty m:val="p"/>
                    </m:rPr>
                    <m:t>∼</m:t>
                  </m:r>
                </m:lim>
              </m:limLow>
            </m:e>
            <m:e>
              <m:r>
                <m:t>&amp;</m:t>
              </m:r>
              <m:r>
                <m:rPr>
                  <m:sty m:val="p"/>
                </m:rPr>
                <m:t>=</m:t>
              </m:r>
              <m:sSup>
                <m:e>
                  <m:r>
                    <m:rPr>
                      <m:sty m:val="bi"/>
                    </m:rPr>
                    <m:t>A</m:t>
                  </m:r>
                </m:e>
                <m:sup>
                  <m:r>
                    <m:rPr>
                      <m:sty m:val="p"/>
                    </m:rPr>
                    <m:t>′</m:t>
                  </m:r>
                </m:sup>
              </m:sSup>
              <m:limLow>
                <m:e>
                  <m:r>
                    <m:t>x</m:t>
                  </m:r>
                </m:e>
                <m:lim>
                  <m:r>
                    <m:rPr>
                      <m:sty m:val="p"/>
                    </m:rPr>
                    <m:t>∼</m:t>
                  </m:r>
                </m:lim>
              </m:limLow>
            </m:e>
          </m:eqArr>
        </m:oMath>
      </m:oMathPara>
    </w:p>
    <w:p>
      <w:pPr>
        <w:pStyle w:val="FirstParagraph"/>
      </w:pPr>
      <w:del w:id="3122" w:author="PR Preview" w:date="2026-01-01T00:00:00Z">
        <w:r>
          <w:delText xml:space="preserve">for all</w:delText>
        </w:r>
      </w:del>
      <w:del w:id="3123" w:author="PR Preview" w:date="2026-01-01T00:00:00Z">
        <w:r>
          <w:delText xml:space="preserve"> </w:delText>
        </w:r>
      </w:del>
      <m:oMath>
        <m:limLow>
          <m:e>
            <m:r>
              <m:t>x</m:t>
            </m:r>
          </m:e>
          <m:lim>
            <m:r>
              <m:rPr>
                <m:sty m:val="p"/>
              </m:rPr>
              <m:t>∼</m:t>
            </m:r>
          </m:lim>
        </m:limLow>
      </m:oMath>
      <w:del w:id="3124" w:author="PR Preview" w:date="2026-01-01T00:00:00Z">
        <w:r>
          <w:delText xml:space="preserve">,</w:delText>
        </w:r>
      </w:del>
      <w:del w:id="3125" w:author="PR Preview" w:date="2026-01-01T00:00:00Z">
        <w:r>
          <w:delText xml:space="preserve"> </w:delText>
        </w:r>
      </w:del>
      <w:del w:id="3126" w:author="PR Preview" w:date="2026-01-01T00:00:00Z">
        <w:r>
          <w:delText xml:space="preserve">so</w:delText>
        </w:r>
      </w:del>
      <w:del w:id="3127" w:author="PR Preview" w:date="2026-01-01T00:00:00Z">
        <w:r>
          <w:delText xml:space="preserve"> </w:delText>
        </w:r>
      </w:del>
      <m:oMath>
        <m:r>
          <m:rPr>
            <m:sty m:val="bi"/>
          </m:rPr>
          <m:t>A</m:t>
        </m:r>
      </m:oMath>
      <w:del w:id="3128" w:author="PR Preview" w:date="2026-01-01T00:00:00Z">
        <w:r>
          <w:delText xml:space="preserve"> </w:delText>
        </w:r>
      </w:del>
      <w:del w:id="3129" w:author="PR Preview" w:date="2026-01-01T00:00:00Z">
        <w:r>
          <w:delText xml:space="preserve">and</w:delText>
        </w:r>
      </w:del>
      <w:del w:id="3130" w:author="PR Preview" w:date="2026-01-01T00:00:00Z">
        <w:r>
          <w:delText xml:space="preserve"> </w:delText>
        </w:r>
      </w:del>
      <m:oMath>
        <m:sSup>
          <m:e>
            <m:r>
              <m:rPr>
                <m:sty m:val="bi"/>
              </m:rPr>
              <m:t>A</m:t>
            </m:r>
          </m:e>
          <m:sup>
            <m:r>
              <m:rPr>
                <m:sty m:val="p"/>
              </m:rPr>
              <m:t>′</m:t>
            </m:r>
          </m:sup>
        </m:sSup>
      </m:oMath>
      <w:del w:id="3131" w:author="PR Preview" w:date="2026-01-01T00:00:00Z">
        <w:r>
          <w:delText xml:space="preserve"> </w:delText>
        </w:r>
      </w:del>
      <w:del w:id="3132" w:author="PR Preview" w:date="2026-01-01T00:00:00Z">
        <w:r>
          <w:delText xml:space="preserve">are both matrices (</w:delText>
        </w:r>
      </w:del>
      <w:hyperlink w:anchor="def-matrix-of-linear-map">
        <w:del w:id="3133" w:author="PR Preview" w:date="2026-01-01T00:00:00Z">
          <w:r>
            <w:rPr>
              <w:rStyle w:val="Hyperlink"/>
            </w:rPr>
            <w:delText xml:space="preserve">Definition 36</w:delText>
          </w:r>
        </w:del>
      </w:hyperlink>
      <w:del w:id="3134" w:author="PR Preview" w:date="2026-01-01T00:00:00Z">
        <w:r>
          <w:delText xml:space="preserve">) of the linear map</w:delText>
        </w:r>
      </w:del>
      <w:del w:id="3135" w:author="PR Preview" w:date="2026-01-01T00:00:00Z">
        <w:r>
          <w:delText xml:space="preserve"> </w:delText>
        </w:r>
      </w:del>
      <m:oMath>
        <m:limLow>
          <m:e>
            <m:r>
              <m:t>x</m:t>
            </m:r>
          </m:e>
          <m:lim>
            <m:r>
              <m:rPr>
                <m:sty m:val="p"/>
              </m:rPr>
              <m:t>∼</m:t>
            </m:r>
          </m:lim>
        </m:limLow>
        <m:r>
          <m:rPr>
            <m:sty m:val="p"/>
          </m:rPr>
          <m:t>↦</m:t>
        </m:r>
        <m:r>
          <m:t>f</m:t>
        </m:r>
        <m:r>
          <m:rPr>
            <m:sty m:val="p"/>
          </m:rPr>
          <m:t>(</m:t>
        </m:r>
        <m:limLow>
          <m:e>
            <m:r>
              <m:t>x</m:t>
            </m:r>
          </m:e>
          <m:lim>
            <m:r>
              <m:rPr>
                <m:sty m:val="p"/>
              </m:rPr>
              <m:t>∼</m:t>
            </m:r>
          </m:lim>
        </m:limLow>
        <m:r>
          <m:rPr>
            <m:sty m:val="p"/>
          </m:rPr>
          <m:t>)</m:t>
        </m:r>
        <m:r>
          <m:rPr>
            <m:sty m:val="p"/>
          </m:rPr>
          <m:t>−</m:t>
        </m:r>
        <m:limLow>
          <m:e>
            <m:r>
              <m:t>b</m:t>
            </m:r>
          </m:e>
          <m:lim>
            <m:r>
              <m:rPr>
                <m:sty m:val="p"/>
              </m:rPr>
              <m:t>∼</m:t>
            </m:r>
          </m:lim>
        </m:limLow>
      </m:oMath>
      <w:del w:id="3136" w:author="PR Preview" w:date="2026-01-01T00:00:00Z">
        <w:r>
          <w:delText xml:space="preserve"> </w:delText>
        </w:r>
      </w:del>
      <w:del w:id="3137" w:author="PR Preview" w:date="2026-01-01T00:00:00Z">
        <w:r>
          <w:delText xml:space="preserve">(linear by</w:delText>
        </w:r>
      </w:del>
      <w:del w:id="3138" w:author="PR Preview" w:date="2026-01-01T00:00:00Z">
        <w:r>
          <w:delText xml:space="preserve"> </w:delText>
        </w:r>
      </w:del>
      <w:hyperlink w:anchor="thm-matrix-map-linear">
        <w:del w:id="3139" w:author="PR Preview" w:date="2026-01-01T00:00:00Z">
          <w:r>
            <w:rPr>
              <w:rStyle w:val="Hyperlink"/>
            </w:rPr>
            <w:delText xml:space="preserve">Theorem 12</w:delText>
          </w:r>
        </w:del>
      </w:hyperlink>
      <w:del w:id="3140" w:author="PR Preview" w:date="2026-01-01T00:00:00Z">
        <w:r>
          <w:delText xml:space="preserve">),</w:delText>
        </w:r>
      </w:del>
      <w:del w:id="3141" w:author="PR Preview" w:date="2026-01-01T00:00:00Z">
        <w:r>
          <w:delText xml:space="preserve"> </w:delText>
        </w:r>
      </w:del>
      <w:del w:id="3142" w:author="PR Preview" w:date="2026-01-01T00:00:00Z">
        <w:r>
          <w:delText xml:space="preserve">and the uniqueness in</w:delText>
        </w:r>
      </w:del>
      <w:del w:id="3143" w:author="PR Preview" w:date="2026-01-01T00:00:00Z">
        <w:r>
          <w:delText xml:space="preserve"> </w:delText>
        </w:r>
      </w:del>
      <w:hyperlink w:anchor="thm-linear-map-matrix">
        <w:del w:id="3144" w:author="PR Preview" w:date="2026-01-01T00:00:00Z">
          <w:r>
            <w:rPr>
              <w:rStyle w:val="Hyperlink"/>
            </w:rPr>
            <w:delText xml:space="preserve">Theorem 14</w:delText>
          </w:r>
        </w:del>
      </w:hyperlink>
      <w:del w:id="3145" w:author="PR Preview" w:date="2026-01-01T00:00:00Z">
        <w:r>
          <w:delText xml:space="preserve"> </w:delText>
        </w:r>
      </w:del>
      <w:del w:id="3146" w:author="PR Preview" w:date="2026-01-01T00:00:00Z">
        <w:r>
          <w:delText xml:space="preserve">gives</w:delText>
        </w:r>
      </w:del>
      <w:del w:id="3147" w:author="PR Preview" w:date="2026-01-01T00:00:00Z">
        <w:r>
          <w:delText xml:space="preserve"> </w:delText>
        </w:r>
      </w:del>
      <m:oMath>
        <m:sSup>
          <m:e>
            <m:r>
              <m:rPr>
                <m:sty m:val="bi"/>
              </m:rPr>
              <m:t>A</m:t>
            </m:r>
          </m:e>
          <m:sup>
            <m:r>
              <m:rPr>
                <m:sty m:val="p"/>
              </m:rPr>
              <m:t>′</m:t>
            </m:r>
          </m:sup>
        </m:sSup>
        <m:r>
          <m:rPr>
            <m:sty m:val="p"/>
          </m:rPr>
          <m:t>=</m:t>
        </m:r>
        <m:r>
          <m:rPr>
            <m:sty m:val="bi"/>
          </m:rPr>
          <m:t>A</m:t>
        </m:r>
      </m:oMath>
      <w:del w:id="3148" w:author="PR Preview" w:date="2026-01-01T00:00:00Z">
        <w:r>
          <w:delText xml:space="preserve">.</w:delText>
        </w:r>
      </w:del>
    </w:p>
    <w:p>
      <w:pPr>
        <w:pStyle w:val="BodyText"/>
      </w:pPr>
      <w:ins w:id="3149" w:author="PR Preview" w:date="2026-01-01T00:00:00Z">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ins>
    </w:p>
    <w:p>
      <w:pPr>
        <w:pStyle w:val="FirstParagraph"/>
      </w:pPr>
      <w:ins w:id="3150" w:author="PR Preview" w:date="2026-01-01T00:00:00Z">
        <w:r>
          <w:t xml:space="preserve">for all</w:t>
        </w:r>
      </w:ins>
      <w:ins w:id="3151" w:author="PR Preview" w:date="2026-01-01T00:00:00Z">
        <w:r>
          <w:t xml:space="preserve"> </w:t>
        </w:r>
      </w:ins>
      <w:ins w:id="3152" w:author="PR Preview" w:date="2026-01-01T00:00:00Z">
        <w:r>
          <w:t xml:space="preserve">$\mathord{\smash[b]{\underset{\raise.3ex\hbox{$\scriptstyle\sim$}}{x}}\vphantom{x}}$</w:t>
        </w:r>
      </w:ins>
      <w:ins w:id="3153" w:author="PR Preview" w:date="2026-01-01T00:00:00Z">
        <w:r>
          <w:t xml:space="preserve">,</w:t>
        </w:r>
      </w:ins>
      <w:ins w:id="3154" w:author="PR Preview" w:date="2026-01-01T00:00:00Z">
        <w:r>
          <w:t xml:space="preserve"> </w:t>
        </w:r>
      </w:ins>
      <w:ins w:id="3155" w:author="PR Preview" w:date="2026-01-01T00:00:00Z">
        <w:r>
          <w:t xml:space="preserve">so</w:t>
        </w:r>
      </w:ins>
      <w:ins w:id="3156" w:author="PR Preview" w:date="2026-01-01T00:00:00Z">
        <w:r>
          <w:t xml:space="preserve"> </w:t>
        </w:r>
      </w:ins>
      <m:oMath>
        <m:r>
          <m:rPr>
            <m:sty m:val="bi"/>
          </m:rPr>
          <m:t>A</m:t>
        </m:r>
      </m:oMath>
      <w:ins w:id="3157" w:author="PR Preview" w:date="2026-01-01T00:00:00Z">
        <w:r>
          <w:t xml:space="preserve"> </w:t>
        </w:r>
      </w:ins>
      <w:ins w:id="3158" w:author="PR Preview" w:date="2026-01-01T00:00:00Z">
        <w:r>
          <w:t xml:space="preserve">and</w:t>
        </w:r>
      </w:ins>
      <w:ins w:id="3159" w:author="PR Preview" w:date="2026-01-01T00:00:00Z">
        <w:r>
          <w:t xml:space="preserve"> </w:t>
        </w:r>
      </w:ins>
      <m:oMath>
        <m:sSup>
          <m:e>
            <m:r>
              <m:rPr>
                <m:sty m:val="bi"/>
              </m:rPr>
              <m:t>A</m:t>
            </m:r>
          </m:e>
          <m:sup>
            <m:r>
              <m:rPr>
                <m:sty m:val="p"/>
              </m:rPr>
              <m:t>′</m:t>
            </m:r>
          </m:sup>
        </m:sSup>
      </m:oMath>
      <w:ins w:id="3160" w:author="PR Preview" w:date="2026-01-01T00:00:00Z">
        <w:r>
          <w:t xml:space="preserve"> </w:t>
        </w:r>
      </w:ins>
      <w:ins w:id="3161" w:author="PR Preview" w:date="2026-01-01T00:00:00Z">
        <w:r>
          <w:t xml:space="preserve">are both matrices (</w:t>
        </w:r>
      </w:ins>
      <w:hyperlink w:anchor="def-matrix-of-linear-map">
        <w:ins w:id="3162" w:author="PR Preview" w:date="2026-01-01T00:00:00Z">
          <w:r>
            <w:rPr>
              <w:rStyle w:val="Hyperlink"/>
            </w:rPr>
            <w:t xml:space="preserve">Definition 36</w:t>
          </w:r>
        </w:ins>
      </w:hyperlink>
      <w:ins w:id="3163" w:author="PR Preview" w:date="2026-01-01T00:00:00Z">
        <w:r>
          <w:t xml:space="preserve">) of the linear map</w:t>
        </w:r>
      </w:ins>
      <w:ins w:id="3164" w:author="PR Preview" w:date="2026-01-01T00:00:00Z">
        <w:r>
          <w:t xml:space="preserve"> </w:t>
        </w:r>
      </w:ins>
      <w:ins w:id="3165" w:author="PR Preview" w:date="2026-01-01T00:00:00Z">
        <w:r>
          <w:t xml:space="preserve">$\mathord{\smash[b]{\underset{\raise.3ex\hbox{$\scriptstyle\sim$}}{x}}\vphantom{x}}\mapsto f(\mathord{\smash[b]{\underset{\raise.3ex\hbox{$\scriptstyle\sim$}}{x}}\vphantom{x}}) - \mathord{\smash[b]{\underset{\raise.3ex\hbox{$\scriptstyle\sim$}}{b}}\vphantom{b}}$</w:t>
        </w:r>
      </w:ins>
      <w:ins w:id="3166" w:author="PR Preview" w:date="2026-01-01T00:00:00Z">
        <w:r>
          <w:t xml:space="preserve"> </w:t>
        </w:r>
      </w:ins>
      <w:ins w:id="3167" w:author="PR Preview" w:date="2026-01-01T00:00:00Z">
        <w:r>
          <w:t xml:space="preserve">(linear by</w:t>
        </w:r>
      </w:ins>
      <w:ins w:id="3168" w:author="PR Preview" w:date="2026-01-01T00:00:00Z">
        <w:r>
          <w:t xml:space="preserve"> </w:t>
        </w:r>
      </w:ins>
      <w:hyperlink w:anchor="thm-matrix-map-linear">
        <w:ins w:id="3169" w:author="PR Preview" w:date="2026-01-01T00:00:00Z">
          <w:r>
            <w:rPr>
              <w:rStyle w:val="Hyperlink"/>
            </w:rPr>
            <w:t xml:space="preserve">Theorem 12</w:t>
          </w:r>
        </w:ins>
      </w:hyperlink>
      <w:ins w:id="3170" w:author="PR Preview" w:date="2026-01-01T00:00:00Z">
        <w:r>
          <w:t xml:space="preserve">),</w:t>
        </w:r>
      </w:ins>
      <w:ins w:id="3171" w:author="PR Preview" w:date="2026-01-01T00:00:00Z">
        <w:r>
          <w:t xml:space="preserve"> </w:t>
        </w:r>
      </w:ins>
      <w:ins w:id="3172" w:author="PR Preview" w:date="2026-01-01T00:00:00Z">
        <w:r>
          <w:t xml:space="preserve">and the uniqueness in</w:t>
        </w:r>
      </w:ins>
      <w:ins w:id="3173" w:author="PR Preview" w:date="2026-01-01T00:00:00Z">
        <w:r>
          <w:t xml:space="preserve"> </w:t>
        </w:r>
      </w:ins>
      <w:hyperlink w:anchor="thm-linear-map-matrix">
        <w:ins w:id="3174" w:author="PR Preview" w:date="2026-01-01T00:00:00Z">
          <w:r>
            <w:rPr>
              <w:rStyle w:val="Hyperlink"/>
            </w:rPr>
            <w:t xml:space="preserve">Theorem 14</w:t>
          </w:r>
        </w:ins>
      </w:hyperlink>
      <w:ins w:id="3175" w:author="PR Preview" w:date="2026-01-01T00:00:00Z">
        <w:r>
          <w:t xml:space="preserve"> </w:t>
        </w:r>
      </w:ins>
      <w:ins w:id="3176" w:author="PR Preview" w:date="2026-01-01T00:00:00Z">
        <w:r>
          <w:t xml:space="preserve">gives</w:t>
        </w:r>
      </w:ins>
      <w:ins w:id="3177" w:author="PR Preview" w:date="2026-01-01T00:00:00Z">
        <w:r>
          <w:t xml:space="preserve"> </w:t>
        </w:r>
      </w:ins>
      <m:oMath>
        <m:sSup>
          <m:e>
            <m:r>
              <m:rPr>
                <m:sty m:val="bi"/>
              </m:rPr>
              <m:t>A</m:t>
            </m:r>
          </m:e>
          <m:sup>
            <m:r>
              <m:rPr>
                <m:sty m:val="p"/>
              </m:rPr>
              <m:t>′</m:t>
            </m:r>
          </m:sup>
        </m:sSup>
        <m:r>
          <m:rPr>
            <m:sty m:val="p"/>
          </m:rPr>
          <m:t>=</m:t>
        </m:r>
        <m:r>
          <m:rPr>
            <m:sty m:val="bi"/>
          </m:rPr>
          <m:t>A</m:t>
        </m:r>
      </m:oMath>
      <w:ins w:id="3178" w:author="PR Preview" w:date="2026-01-01T00:00:00Z">
        <w:r>
          <w:t xml:space="preserve">.</w:t>
        </w:r>
      </w:ins>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del w:id="3179" w:author="PR Preview" w:date="2026-01-01T00:00:00Z">
        <w:r>
          <w:delText xml:space="preserve">Machine learning and statistics often call any function of the form</w:delText>
        </w:r>
      </w:del>
      <w:del w:id="3180" w:author="PR Preview" w:date="2026-01-01T00:00:00Z">
        <w:r>
          <w:delText xml:space="preserve"> </w:delText>
        </w:r>
      </w:del>
      <w:hyperlink w:anchor="eq-linear-scalar">
        <w:del w:id="3181" w:author="PR Preview" w:date="2026-01-01T00:00:00Z">
          <w:r>
            <w:rPr>
              <w:rStyle w:val="Hyperlink"/>
            </w:rPr>
            <w:delText xml:space="preserve">Equation 4</w:delText>
          </w:r>
        </w:del>
      </w:hyperlink>
      <w:del w:id="3182" w:author="PR Preview" w:date="2026-01-01T00:00:00Z">
        <w:r>
          <w:delText xml:space="preserve"> </w:delText>
        </w:r>
      </w:del>
      <w:del w:id="3183" w:author="PR Preview" w:date="2026-01-01T00:00:00Z">
        <w:r>
          <w:delText xml:space="preserve">“linear”</w:delText>
        </w:r>
      </w:del>
      <w:del w:id="3184" w:author="PR Preview" w:date="2026-01-01T00:00:00Z">
        <w:r>
          <w:delText xml:space="preserve">,</w:delText>
        </w:r>
      </w:del>
      <w:del w:id="3185" w:author="PR Preview" w:date="2026-01-01T00:00:00Z">
        <w:r>
          <w:delText xml:space="preserve"> </w:delText>
        </w:r>
      </w:del>
      <w:del w:id="3186" w:author="PR Preview" w:date="2026-01-01T00:00:00Z">
        <w:r>
          <w:delText xml:space="preserve">as in a</w:delText>
        </w:r>
      </w:del>
      <w:del w:id="3187" w:author="PR Preview" w:date="2026-01-01T00:00:00Z">
        <w:r>
          <w:delText xml:space="preserve"> </w:delText>
        </w:r>
      </w:del>
      <w:del w:id="3188" w:author="PR Preview" w:date="2026-01-01T00:00:00Z">
        <w:r>
          <w:rPr>
            <w:i/>
            <w:iCs/>
          </w:rPr>
          <w:delText xml:space="preserve">linear model</w:delText>
        </w:r>
      </w:del>
      <w:del w:id="3189" w:author="PR Preview" w:date="2026-01-01T00:00:00Z">
        <w:r>
          <w:delText xml:space="preserve"> </w:delText>
        </w:r>
      </w:del>
      <w:del w:id="3190" w:author="PR Preview" w:date="2026-01-01T00:00:00Z">
        <w:r>
          <w:delText xml:space="preserve">in statistics or a</w:delText>
        </w:r>
      </w:del>
      <w:del w:id="3191" w:author="PR Preview" w:date="2026-01-01T00:00:00Z">
        <w:r>
          <w:delText xml:space="preserve"> </w:delText>
        </w:r>
      </w:del>
      <w:del w:id="3192" w:author="PR Preview" w:date="2026-01-01T00:00:00Z">
        <w:r>
          <w:rPr>
            <w:i/>
            <w:iCs/>
          </w:rPr>
          <w:delText xml:space="preserve">linear layer</w:delText>
        </w:r>
      </w:del>
      <w:del w:id="3193" w:author="PR Preview" w:date="2026-01-01T00:00:00Z">
        <w:r>
          <w:delText xml:space="preserve"> </w:delText>
        </w:r>
      </w:del>
      <w:del w:id="3194" w:author="PR Preview" w:date="2026-01-01T00:00:00Z">
        <w:r>
          <w:delText xml:space="preserve">in a neural network,</w:delText>
        </w:r>
      </w:del>
      <w:del w:id="3195" w:author="PR Preview" w:date="2026-01-01T00:00:00Z">
        <w:r>
          <w:delText xml:space="preserve"> </w:delText>
        </w:r>
      </w:del>
      <w:del w:id="3196" w:author="PR Preview" w:date="2026-01-01T00:00:00Z">
        <w:r>
          <w:delText xml:space="preserve">and call the offset</w:delText>
        </w:r>
      </w:del>
      <w:del w:id="3197" w:author="PR Preview" w:date="2026-01-01T00:00:00Z">
        <w:r>
          <w:delText xml:space="preserve"> </w:delText>
        </w:r>
      </w:del>
      <m:oMath>
        <m:r>
          <m:t>b</m:t>
        </m:r>
      </m:oMath>
      <w:del w:id="3198" w:author="PR Preview" w:date="2026-01-01T00:00:00Z">
        <w:r>
          <w:delText xml:space="preserve"> </w:delText>
        </w:r>
      </w:del>
      <w:del w:id="3199" w:author="PR Preview" w:date="2026-01-01T00:00:00Z">
        <w:r>
          <w:delText xml:space="preserve">the bias (machine learning)</w:delText>
        </w:r>
      </w:del>
      <w:del w:id="3200" w:author="PR Preview" w:date="2026-01-01T00:00:00Z">
        <w:r>
          <w:delText xml:space="preserve"> </w:delText>
        </w:r>
      </w:del>
      <w:del w:id="3201" w:author="PR Preview" w:date="2026-01-01T00:00:00Z">
        <w:r>
          <w:delText xml:space="preserve">or the intercept (statistics), as</w:delText>
        </w:r>
      </w:del>
      <w:del w:id="3202" w:author="PR Preview" w:date="2026-01-01T00:00:00Z">
        <w:r>
          <w:delText xml:space="preserve"> </w:delText>
        </w:r>
      </w:del>
      <w:hyperlink w:anchor="def-affine-map">
        <w:del w:id="3203" w:author="PR Preview" w:date="2026-01-01T00:00:00Z">
          <w:r>
            <w:rPr>
              <w:rStyle w:val="Hyperlink"/>
            </w:rPr>
            <w:delText xml:space="preserve">Definition 38</w:delText>
          </w:r>
        </w:del>
      </w:hyperlink>
      <w:del w:id="3204" w:author="PR Preview" w:date="2026-01-01T00:00:00Z">
        <w:r>
          <w:delText xml:space="preserve"> </w:delText>
        </w:r>
      </w:del>
      <w:del w:id="3205" w:author="PR Preview" w:date="2026-01-01T00:00:00Z">
        <w:r>
          <w:delText xml:space="preserve">notes.</w:delText>
        </w:r>
      </w:del>
      <w:del w:id="3206" w:author="PR Preview" w:date="2026-01-01T00:00:00Z">
        <w:r>
          <w:delText xml:space="preserve"> </w:delText>
        </w:r>
      </w:del>
      <w:del w:id="3207" w:author="PR Preview" w:date="2026-01-01T00:00:00Z">
        <w:r>
          <w:delText xml:space="preserve">A model with an intercept is affine in</w:delText>
        </w:r>
      </w:del>
      <w:del w:id="3208" w:author="PR Preview" w:date="2026-01-01T00:00:00Z">
        <w:r>
          <w:delText xml:space="preserve"> </w:delText>
        </w:r>
      </w:del>
      <m:oMath>
        <m:limLow>
          <m:e>
            <m:r>
              <m:t>x</m:t>
            </m:r>
          </m:e>
          <m:lim>
            <m:r>
              <m:rPr>
                <m:sty m:val="p"/>
              </m:rPr>
              <m:t>∼</m:t>
            </m:r>
          </m:lim>
        </m:limLow>
      </m:oMath>
      <w:del w:id="3209" w:author="PR Preview" w:date="2026-01-01T00:00:00Z">
        <w:r>
          <w:delText xml:space="preserve"> </w:delText>
        </w:r>
      </w:del>
      <w:del w:id="3210" w:author="PR Preview" w:date="2026-01-01T00:00:00Z">
        <w:r>
          <w:delText xml:space="preserve">but linear in its coefficients</w:delText>
        </w:r>
      </w:del>
      <w:del w:id="3211" w:author="PR Preview" w:date="2026-01-01T00:00:00Z">
        <w:r>
          <w:delText xml:space="preserve"> </w:delText>
        </w:r>
      </w:del>
      <m:oMath>
        <m:r>
          <m:rPr>
            <m:sty m:val="p"/>
          </m:rPr>
          <m:t>(</m:t>
        </m:r>
        <m:r>
          <m:t>b</m:t>
        </m:r>
        <m:r>
          <m:rPr>
            <m:sty m:val="p"/>
          </m:rPr>
          <m:t>,</m:t>
        </m:r>
        <m:limLow>
          <m:e>
            <m:r>
              <m:t>w</m:t>
            </m:r>
          </m:e>
          <m:lim>
            <m:r>
              <m:rPr>
                <m:sty m:val="p"/>
              </m:rPr>
              <m:t>∼</m:t>
            </m:r>
          </m:lim>
        </m:limLow>
        <m:r>
          <m:rPr>
            <m:sty m:val="p"/>
          </m:rPr>
          <m:t>)</m:t>
        </m:r>
      </m:oMath>
      <w:del w:id="3212" w:author="PR Preview" w:date="2026-01-01T00:00:00Z">
        <w:r>
          <w:delText xml:space="preserve">,</w:delText>
        </w:r>
      </w:del>
      <w:del w:id="3213" w:author="PR Preview" w:date="2026-01-01T00:00:00Z">
        <w:r>
          <w:delText xml:space="preserve"> </w:delText>
        </w:r>
      </w:del>
      <w:del w:id="3214" w:author="PR Preview" w:date="2026-01-01T00:00:00Z">
        <w:r>
          <w:delText xml:space="preserve">and that is the sense of</w:delText>
        </w:r>
      </w:del>
      <w:del w:id="3215" w:author="PR Preview" w:date="2026-01-01T00:00:00Z">
        <w:r>
          <w:delText xml:space="preserve"> </w:delText>
        </w:r>
      </w:del>
      <w:del w:id="3216" w:author="PR Preview" w:date="2026-01-01T00:00:00Z">
        <w:r>
          <w:delText xml:space="preserve">“linear”</w:delText>
        </w:r>
      </w:del>
      <w:del w:id="3217" w:author="PR Preview" w:date="2026-01-01T00:00:00Z">
        <w:r>
          <w:delText xml:space="preserve"> </w:delText>
        </w:r>
      </w:del>
      <w:del w:id="3218" w:author="PR Preview" w:date="2026-01-01T00:00:00Z">
        <w:r>
          <w:delText xml:space="preserve">in</w:delText>
        </w:r>
      </w:del>
      <w:del w:id="3219" w:author="PR Preview" w:date="2026-01-01T00:00:00Z">
        <w:r>
          <w:delText xml:space="preserve"> </w:delText>
        </w:r>
      </w:del>
      <w:del w:id="3220" w:author="PR Preview" w:date="2026-01-01T00:00:00Z">
        <w:r>
          <w:delText xml:space="preserve">“linear model”</w:delText>
        </w:r>
      </w:del>
      <w:del w:id="3221" w:author="PR Preview" w:date="2026-01-01T00:00:00Z">
        <w:r>
          <w:delText xml:space="preserve">:</w:delText>
        </w:r>
      </w:del>
      <w:del w:id="3222" w:author="PR Preview" w:date="2026-01-01T00:00:00Z">
        <w:r>
          <w:delText xml:space="preserve"> </w:delText>
        </w:r>
      </w:del>
      <w:del w:id="3223" w:author="PR Preview" w:date="2026-01-01T00:00:00Z">
        <w:r>
          <w:delText xml:space="preserve">it stays linear in the coefficients even when the inputs are transformed:</w:delText>
        </w:r>
      </w:del>
      <w:del w:id="3224" w:author="PR Preview" w:date="2026-01-01T00:00:00Z">
        <w:r>
          <w:delText xml:space="preserve"> </w:delText>
        </w:r>
      </w:del>
      <m:oMath>
        <m:sSub>
          <m:e>
            <m:r>
              <m:t>w</m:t>
            </m:r>
          </m:e>
          <m:sub>
            <m:r>
              <m:t>1</m:t>
            </m:r>
          </m:sub>
        </m:sSub>
        <m:r>
          <m:t>x</m:t>
        </m:r>
        <m:r>
          <m:rPr>
            <m:sty m:val="p"/>
          </m:rPr>
          <m:t>+</m:t>
        </m:r>
        <m:sSub>
          <m:e>
            <m:r>
              <m:t>w</m:t>
            </m:r>
          </m:e>
          <m:sub>
            <m:r>
              <m:t>2</m:t>
            </m:r>
          </m:sub>
        </m:sSub>
        <m:sSup>
          <m:e>
            <m:r>
              <m:t>x</m:t>
            </m:r>
          </m:e>
          <m:sup>
            <m:r>
              <m:t>2</m:t>
            </m:r>
          </m:sup>
        </m:sSup>
        <m:r>
          <m:rPr>
            <m:sty m:val="p"/>
          </m:rPr>
          <m:t>+</m:t>
        </m:r>
        <m:r>
          <m:t>b</m:t>
        </m:r>
      </m:oMath>
      <w:del w:id="3225" w:author="PR Preview" w:date="2026-01-01T00:00:00Z">
        <w:r>
          <w:delText xml:space="preserve"> </w:delText>
        </w:r>
      </w:del>
      <w:del w:id="3226" w:author="PR Preview" w:date="2026-01-01T00:00:00Z">
        <w:r>
          <w:delText xml:space="preserve">is not affine in</w:delText>
        </w:r>
      </w:del>
      <w:del w:id="3227" w:author="PR Preview" w:date="2026-01-01T00:00:00Z">
        <w:r>
          <w:delText xml:space="preserve"> </w:delText>
        </w:r>
      </w:del>
      <m:oMath>
        <m:r>
          <m:t>x</m:t>
        </m:r>
      </m:oMath>
      <w:del w:id="3228" w:author="PR Preview" w:date="2026-01-01T00:00:00Z">
        <w:r>
          <w:delText xml:space="preserve">,</w:delText>
        </w:r>
      </w:del>
      <w:del w:id="3229" w:author="PR Preview" w:date="2026-01-01T00:00:00Z">
        <w:r>
          <w:delText xml:space="preserve"> </w:delText>
        </w:r>
      </w:del>
      <w:del w:id="3230" w:author="PR Preview" w:date="2026-01-01T00:00:00Z">
        <w:r>
          <w:delText xml:space="preserve">but it is linear in</w:delText>
        </w:r>
      </w:del>
      <w:del w:id="3231" w:author="PR Preview" w:date="2026-01-01T00:00:00Z">
        <w:r>
          <w:delText xml:space="preserve"> </w:delText>
        </w:r>
      </w:del>
      <m:oMath>
        <m:r>
          <m:rPr>
            <m:sty m:val="p"/>
          </m:rPr>
          <m:t>(</m:t>
        </m:r>
        <m:r>
          <m:t>b</m:t>
        </m:r>
        <m:r>
          <m:rPr>
            <m:sty m:val="p"/>
          </m:rPr>
          <m:t>,</m:t>
        </m:r>
        <m:sSub>
          <m:e>
            <m:r>
              <m:t>w</m:t>
            </m:r>
          </m:e>
          <m:sub>
            <m:r>
              <m:t>1</m:t>
            </m:r>
          </m:sub>
        </m:sSub>
        <m:r>
          <m:rPr>
            <m:sty m:val="p"/>
          </m:rPr>
          <m:t>,</m:t>
        </m:r>
        <m:sSub>
          <m:e>
            <m:r>
              <m:t>w</m:t>
            </m:r>
          </m:e>
          <m:sub>
            <m:r>
              <m:t>2</m:t>
            </m:r>
          </m:sub>
        </m:sSub>
        <m:r>
          <m:rPr>
            <m:sty m:val="p"/>
          </m:rPr>
          <m:t>)</m:t>
        </m:r>
      </m:oMath>
      <w:del w:id="3232" w:author="PR Preview" w:date="2026-01-01T00:00:00Z">
        <w:r>
          <w:delText xml:space="preserve">.</w:delText>
        </w:r>
      </w:del>
      <w:del w:id="3233" w:author="PR Preview" w:date="2026-01-01T00:00:00Z">
        <w:r>
          <w:delText xml:space="preserve"> </w:delText>
        </w:r>
      </w:del>
      <w:del w:id="3234" w:author="PR Preview" w:date="2026-01-01T00:00:00Z">
        <w:r>
          <w:delText xml:space="preserve">Separately, the affine function</w:delText>
        </w:r>
      </w:del>
      <w:del w:id="3235" w:author="PR Preview" w:date="2026-01-01T00:00:00Z">
        <w:r>
          <w:delText xml:space="preserve"> </w:delText>
        </w:r>
      </w:del>
      <m:oMath>
        <m:limLow>
          <m:e>
            <m:r>
              <m:t>w</m:t>
            </m:r>
          </m:e>
          <m:lim>
            <m:r>
              <m:rPr>
                <m:sty m:val="p"/>
              </m:rPr>
              <m:t>∼</m:t>
            </m:r>
          </m:lim>
        </m:limLow>
        <m:r>
          <m:rPr>
            <m:sty m:val="p"/>
          </m:rPr>
          <m:t>⋅</m:t>
        </m:r>
        <m:limLow>
          <m:e>
            <m:r>
              <m:t>x</m:t>
            </m:r>
          </m:e>
          <m:lim>
            <m:r>
              <m:rPr>
                <m:sty m:val="p"/>
              </m:rPr>
              <m:t>∼</m:t>
            </m:r>
          </m:lim>
        </m:limLow>
        <m:r>
          <m:rPr>
            <m:sty m:val="p"/>
          </m:rPr>
          <m:t>+</m:t>
        </m:r>
        <m:r>
          <m:t>b</m:t>
        </m:r>
      </m:oMath>
      <w:del w:id="3236" w:author="PR Preview" w:date="2026-01-01T00:00:00Z">
        <w:r>
          <w:delText xml:space="preserve"> </w:delText>
        </w:r>
      </w:del>
      <w:del w:id="3237" w:author="PR Preview" w:date="2026-01-01T00:00:00Z">
        <w:r>
          <w:delText xml:space="preserve">is a linear function of the augmented vector</w:delText>
        </w:r>
      </w:del>
      <w:del w:id="3238" w:author="PR Preview" w:date="2026-01-01T00:00:00Z">
        <w:r>
          <w:delText xml:space="preserve"> </w:delText>
        </w:r>
      </w:del>
      <m:oMath>
        <m:sSup>
          <m:e>
            <m:limLow>
              <m:e>
                <m:r>
                  <m:t>x</m:t>
                </m:r>
              </m:e>
              <m:lim>
                <m:r>
                  <m:rPr>
                    <m:sty m:val="p"/>
                  </m:rPr>
                  <m:t>∼</m:t>
                </m:r>
              </m:lim>
            </m:limLow>
          </m:e>
          <m:sup>
            <m:r>
              <m:rPr>
                <m:sty m:val="p"/>
              </m:rPr>
              <m:t>a</m:t>
            </m:r>
            <m:r>
              <m:rPr>
                <m:sty m:val="p"/>
              </m:rPr>
              <m:t>u</m:t>
            </m:r>
            <m:r>
              <m:rPr>
                <m:sty m:val="p"/>
              </m:rPr>
              <m:t>g</m:t>
            </m:r>
          </m:sup>
        </m:sSup>
      </m:oMath>
      <w:del w:id="3239" w:author="PR Preview" w:date="2026-01-01T00:00:00Z">
        <w:r>
          <w:delText xml:space="preserve"> </w:delText>
        </w:r>
      </w:del>
      <w:del w:id="3240" w:author="PR Preview" w:date="2026-01-01T00:00:00Z">
        <w:r>
          <w:delText xml:space="preserve">(</w:delText>
        </w:r>
      </w:del>
      <w:hyperlink w:anchor="def-augmented-vector">
        <w:del w:id="3241" w:author="PR Preview" w:date="2026-01-01T00:00:00Z">
          <w:r>
            <w:rPr>
              <w:rStyle w:val="Hyperlink"/>
            </w:rPr>
            <w:delText xml:space="preserve">Definition 40</w:delText>
          </w:r>
        </w:del>
      </w:hyperlink>
      <w:del w:id="3242" w:author="PR Preview" w:date="2026-01-01T00:00:00Z">
        <w:r>
          <w:delText xml:space="preserve">),</w:delText>
        </w:r>
      </w:del>
      <w:del w:id="3243" w:author="PR Preview" w:date="2026-01-01T00:00:00Z">
        <w:r>
          <w:delText xml:space="preserve"> </w:delText>
        </w:r>
      </w:del>
      <w:del w:id="3244" w:author="PR Preview" w:date="2026-01-01T00:00:00Z">
        <w:r>
          <w:delText xml:space="preserve">with</w:delText>
        </w:r>
      </w:del>
      <w:del w:id="3245" w:author="PR Preview" w:date="2026-01-01T00:00:00Z">
        <w:r>
          <w:delText xml:space="preserve"> </w:delText>
        </w:r>
      </w:del>
      <m:oMath>
        <m:r>
          <m:t>b</m:t>
        </m:r>
      </m:oMath>
      <w:del w:id="3246" w:author="PR Preview" w:date="2026-01-01T00:00:00Z">
        <w:r>
          <w:delText xml:space="preserve"> </w:delText>
        </w:r>
      </w:del>
      <w:del w:id="3247" w:author="PR Preview" w:date="2026-01-01T00:00:00Z">
        <w:r>
          <w:delText xml:space="preserve">as the coefficient on its first entry.</w:delText>
        </w:r>
      </w:del>
    </w:p>
    <w:p>
      <w:pPr>
        <w:pStyle w:val="FirstParagraph"/>
      </w:pPr>
      <w:del w:id="3248" w:author="PR Preview" w:date="2026-01-01T00:00:00Z">
        <w:r>
          <w:rPr>
            <w:b/>
            <w:bCs/>
          </w:rPr>
          <w:delText xml:space="preserve">Definition 41 (Hyperplane)</w:delText>
        </w:r>
      </w:del>
      <w:del w:id="3249" w:author="PR Preview" w:date="2026-01-01T00:00:00Z">
        <w:r>
          <w:delText xml:space="preserve"> </w:delText>
        </w:r>
      </w:del>
      <w:del w:id="3250" w:author="PR Preview" w:date="2026-01-01T00:00:00Z">
        <w:r>
          <w:delText xml:space="preserve">A</w:delText>
        </w:r>
      </w:del>
      <w:del w:id="3251" w:author="PR Preview" w:date="2026-01-01T00:00:00Z">
        <w:r>
          <w:delText xml:space="preserve"> </w:delText>
        </w:r>
      </w:del>
      <w:del w:id="3252" w:author="PR Preview" w:date="2026-01-01T00:00:00Z">
        <w:r>
          <w:rPr>
            <w:b/>
            <w:bCs/>
          </w:rPr>
          <w:delText xml:space="preserve">hyperplane</w:delText>
        </w:r>
      </w:del>
      <w:del w:id="3253" w:author="PR Preview" w:date="2026-01-01T00:00:00Z">
        <w:r>
          <w:delText xml:space="preserve"> </w:delText>
        </w:r>
      </w:del>
      <w:del w:id="3254" w:author="PR Preview" w:date="2026-01-01T00:00:00Z">
        <w:r>
          <w:delText xml:space="preserve">in</w:delText>
        </w:r>
      </w:del>
      <w:del w:id="3255" w:author="PR Preview" w:date="2026-01-01T00:00:00Z">
        <w:r>
          <w:delText xml:space="preserve"> </w:delText>
        </w:r>
      </w:del>
      <m:oMath>
        <m:sSup>
          <m:e>
            <m:r>
              <m:rPr>
                <m:scr m:val="double-struck"/>
                <m:sty m:val="p"/>
              </m:rPr>
              <m:t>R</m:t>
            </m:r>
          </m:e>
          <m:sup>
            <m:r>
              <m:t>p</m:t>
            </m:r>
          </m:sup>
        </m:sSup>
      </m:oMath>
      <w:del w:id="3256" w:author="PR Preview" w:date="2026-01-01T00:00:00Z">
        <w:r>
          <w:delText xml:space="preserve"> </w:delText>
        </w:r>
      </w:del>
      <w:del w:id="3257" w:author="PR Preview" w:date="2026-01-01T00:00:00Z">
        <w:r>
          <w:delText xml:space="preserve">is the set of points</w:delText>
        </w:r>
      </w:del>
      <w:del w:id="3258" w:author="PR Preview" w:date="2026-01-01T00:00:00Z">
        <w:r>
          <w:delText xml:space="preserve"> </w:delText>
        </w:r>
      </w:del>
      <m:oMath>
        <m:limLow>
          <m:e>
            <m:r>
              <m:t>x</m:t>
            </m:r>
          </m:e>
          <m:lim>
            <m:r>
              <m:rPr>
                <m:sty m:val="p"/>
              </m:rPr>
              <m:t>∼</m:t>
            </m:r>
          </m:lim>
        </m:limLow>
        <m:r>
          <m:rPr>
            <m:sty m:val="p"/>
          </m:rPr>
          <m:t>∈</m:t>
        </m:r>
        <m:sSup>
          <m:e>
            <m:r>
              <m:rPr>
                <m:scr m:val="double-struck"/>
                <m:sty m:val="p"/>
              </m:rPr>
              <m:t>R</m:t>
            </m:r>
          </m:e>
          <m:sup>
            <m:r>
              <m:t>p</m:t>
            </m:r>
          </m:sup>
        </m:sSup>
      </m:oMath>
      <w:del w:id="3259" w:author="PR Preview" w:date="2026-01-01T00:00:00Z">
        <w:r>
          <w:delText xml:space="preserve"> </w:delText>
        </w:r>
      </w:del>
      <w:del w:id="3260" w:author="PR Preview" w:date="2026-01-01T00:00:00Z">
        <w:r>
          <w:delText xml:space="preserve">satisfying</w:delText>
        </w:r>
      </w:del>
    </w:p>
    <w:p>
      <w:pPr>
        <w:pStyle w:val="BodyText"/>
      </w:pPr>
      <m:oMathPara>
        <m:oMathParaPr>
          <m:jc m:val="center"/>
        </m:oMathParaPr>
        <m:oMath>
          <m:limLow>
            <m:e>
              <m:r>
                <m:t>w</m:t>
              </m:r>
            </m:e>
            <m:lim>
              <m:r>
                <m:rPr>
                  <m:sty m:val="p"/>
                </m:rPr>
                <m:t>∼</m:t>
              </m:r>
            </m:lim>
          </m:limLow>
          <m:r>
            <m:rPr>
              <m:sty m:val="p"/>
            </m:rPr>
            <m:t>⋅</m:t>
          </m:r>
          <m:limLow>
            <m:e>
              <m:r>
                <m:t>x</m:t>
              </m:r>
            </m:e>
            <m:lim>
              <m:r>
                <m:rPr>
                  <m:sty m:val="p"/>
                </m:rPr>
                <m:t>∼</m:t>
              </m:r>
            </m:lim>
          </m:limLow>
          <m:r>
            <m:rPr>
              <m:sty m:val="p"/>
            </m:rPr>
            <m:t>+</m:t>
          </m:r>
          <m:r>
            <m:t>b</m:t>
          </m:r>
          <m:r>
            <m:rPr>
              <m:sty m:val="p"/>
            </m:rPr>
            <m:t>=</m:t>
          </m:r>
          <m:r>
            <m:t>0</m:t>
          </m:r>
        </m:oMath>
      </m:oMathPara>
    </w:p>
    <w:p>
      <w:pPr>
        <w:pStyle w:val="FirstParagraph"/>
      </w:pPr>
      <w:del w:id="3261" w:author="PR Preview" w:date="2026-01-01T00:00:00Z">
        <w:r>
          <w:delText xml:space="preserve">for some vector</w:delText>
        </w:r>
      </w:del>
      <w:del w:id="3262" w:author="PR Preview" w:date="2026-01-01T00:00:00Z">
        <w:r>
          <w:delText xml:space="preserve"> </w:delText>
        </w:r>
      </w:del>
      <m:oMath>
        <m:limLow>
          <m:e>
            <m:r>
              <m:t>w</m:t>
            </m:r>
          </m:e>
          <m:lim>
            <m:r>
              <m:rPr>
                <m:sty m:val="p"/>
              </m:rPr>
              <m:t>∼</m:t>
            </m:r>
          </m:lim>
        </m:limLow>
        <m:r>
          <m:rPr>
            <m:sty m:val="p"/>
          </m:rPr>
          <m:t>∈</m:t>
        </m:r>
        <m:sSup>
          <m:e>
            <m:r>
              <m:rPr>
                <m:scr m:val="double-struck"/>
                <m:sty m:val="p"/>
              </m:rPr>
              <m:t>R</m:t>
            </m:r>
          </m:e>
          <m:sup>
            <m:r>
              <m:t>p</m:t>
            </m:r>
          </m:sup>
        </m:sSup>
        <m:r>
          <m:rPr>
            <m:sty m:val="p"/>
          </m:rPr>
          <m:t>\</m:t>
        </m:r>
        <m:r>
          <m:rPr>
            <m:sty m:val="p"/>
          </m:rPr>
          <m:t>{</m:t>
        </m:r>
        <m:limLow>
          <m:e>
            <m:r>
              <m:t>0</m:t>
            </m:r>
          </m:e>
          <m:lim>
            <m:r>
              <m:rPr>
                <m:sty m:val="p"/>
              </m:rPr>
              <m:t>∼</m:t>
            </m:r>
          </m:lim>
        </m:limLow>
        <m:r>
          <m:rPr>
            <m:sty m:val="p"/>
          </m:rPr>
          <m:t>}</m:t>
        </m:r>
      </m:oMath>
      <w:del w:id="3263" w:author="PR Preview" w:date="2026-01-01T00:00:00Z">
        <w:r>
          <w:delText xml:space="preserve"> </w:delText>
        </w:r>
      </w:del>
      <w:del w:id="3264" w:author="PR Preview" w:date="2026-01-01T00:00:00Z">
        <w:r>
          <w:delText xml:space="preserve">and number</w:delText>
        </w:r>
      </w:del>
      <w:del w:id="3265" w:author="PR Preview" w:date="2026-01-01T00:00:00Z">
        <w:r>
          <w:delText xml:space="preserve"> </w:delText>
        </w:r>
      </w:del>
      <m:oMath>
        <m:r>
          <m:t>b</m:t>
        </m:r>
        <m:r>
          <m:rPr>
            <m:sty m:val="p"/>
          </m:rPr>
          <m:t>∈</m:t>
        </m:r>
        <m:r>
          <m:rPr>
            <m:scr m:val="double-struck"/>
            <m:sty m:val="p"/>
          </m:rPr>
          <m:t>R</m:t>
        </m:r>
      </m:oMath>
      <w:del w:id="3266" w:author="PR Preview" w:date="2026-01-01T00:00:00Z">
        <w:r>
          <w:delText xml:space="preserve">.</w:delText>
        </w:r>
      </w:del>
      <w:del w:id="3267" w:author="PR Preview" w:date="2026-01-01T00:00:00Z">
        <w:r>
          <w:delText xml:space="preserve"> </w:delText>
        </w:r>
      </w:del>
      <w:del w:id="3268" w:author="PR Preview" w:date="2026-01-01T00:00:00Z">
        <w:r>
          <w:delText xml:space="preserve">The number</w:delText>
        </w:r>
      </w:del>
      <w:del w:id="3269" w:author="PR Preview" w:date="2026-01-01T00:00:00Z">
        <w:r>
          <w:delText xml:space="preserve"> </w:delText>
        </w:r>
      </w:del>
      <m:oMath>
        <m:r>
          <m:t>b</m:t>
        </m:r>
      </m:oMath>
      <w:del w:id="3270" w:author="PR Preview" w:date="2026-01-01T00:00:00Z">
        <w:r>
          <w:delText xml:space="preserve"> </w:delText>
        </w:r>
      </w:del>
      <w:del w:id="3271" w:author="PR Preview" w:date="2026-01-01T00:00:00Z">
        <w:r>
          <w:delText xml:space="preserve">is the offset of the hyperplane.</w:delText>
        </w:r>
      </w:del>
    </w:p>
    <w:p>
      <w:pPr>
        <w:pStyle w:val="BodyText"/>
      </w:pPr>
      <w:del w:id="3272" w:author="PR Preview" w:date="2026-01-01T00:00:00Z">
        <w:r>
          <w:rPr>
            <w:b/>
            <w:bCs/>
          </w:rPr>
          <w:delText xml:space="preserve">Definition 42 (Normal vector of a hyperplane)</w:delText>
        </w:r>
      </w:del>
      <w:del w:id="3273" w:author="PR Preview" w:date="2026-01-01T00:00:00Z">
        <w:r>
          <w:delText xml:space="preserve"> </w:delText>
        </w:r>
      </w:del>
      <w:del w:id="3274" w:author="PR Preview" w:date="2026-01-01T00:00:00Z">
        <w:r>
          <w:delText xml:space="preserve">In</w:delText>
        </w:r>
      </w:del>
      <w:del w:id="3275" w:author="PR Preview" w:date="2026-01-01T00:00:00Z">
        <w:r>
          <w:delText xml:space="preserve"> </w:delText>
        </w:r>
      </w:del>
      <w:hyperlink w:anchor="def-hyperplane">
        <w:del w:id="3276" w:author="PR Preview" w:date="2026-01-01T00:00:00Z">
          <w:r>
            <w:rPr>
              <w:rStyle w:val="Hyperlink"/>
            </w:rPr>
            <w:delText xml:space="preserve">Definition 41</w:delText>
          </w:r>
        </w:del>
      </w:hyperlink>
      <w:del w:id="3277" w:author="PR Preview" w:date="2026-01-01T00:00:00Z">
        <w:r>
          <w:delText xml:space="preserve">, the vector</w:delText>
        </w:r>
      </w:del>
      <w:del w:id="3278" w:author="PR Preview" w:date="2026-01-01T00:00:00Z">
        <w:r>
          <w:delText xml:space="preserve"> </w:delText>
        </w:r>
      </w:del>
      <m:oMath>
        <m:limLow>
          <m:e>
            <m:r>
              <m:t>w</m:t>
            </m:r>
          </m:e>
          <m:lim>
            <m:r>
              <m:rPr>
                <m:sty m:val="p"/>
              </m:rPr>
              <m:t>∼</m:t>
            </m:r>
          </m:lim>
        </m:limLow>
      </m:oMath>
      <w:del w:id="3279" w:author="PR Preview" w:date="2026-01-01T00:00:00Z">
        <w:r>
          <w:delText xml:space="preserve"> </w:delText>
        </w:r>
      </w:del>
      <w:del w:id="3280" w:author="PR Preview" w:date="2026-01-01T00:00:00Z">
        <w:r>
          <w:delText xml:space="preserve">is a</w:delText>
        </w:r>
      </w:del>
      <w:del w:id="3281" w:author="PR Preview" w:date="2026-01-01T00:00:00Z">
        <w:r>
          <w:delText xml:space="preserve"> </w:delText>
        </w:r>
      </w:del>
      <w:del w:id="3282" w:author="PR Preview" w:date="2026-01-01T00:00:00Z">
        <w:r>
          <w:rPr>
            <w:b/>
            <w:bCs/>
          </w:rPr>
          <w:delText xml:space="preserve">normal vector</w:delText>
        </w:r>
      </w:del>
      <w:del w:id="3283" w:author="PR Preview" w:date="2026-01-01T00:00:00Z">
        <w:r>
          <w:delText xml:space="preserve"> </w:delText>
        </w:r>
      </w:del>
      <w:del w:id="3284" w:author="PR Preview" w:date="2026-01-01T00:00:00Z">
        <w:r>
          <w:delText xml:space="preserve">of the hyperplane.</w:delText>
        </w:r>
      </w:del>
    </w:p>
    <w:p>
      <w:pPr>
        <w:pStyle w:val="BodyText"/>
      </w:pPr>
      <w:ins w:id="3285" w:author="PR Preview" w:date="2026-01-01T00:00:00Z">
        <w:r>
          <w:t xml:space="preserve">Machine learning and statistics often call any function of the form</w:t>
        </w:r>
      </w:ins>
      <w:ins w:id="3286" w:author="PR Preview" w:date="2026-01-01T00:00:00Z">
        <w:r>
          <w:t xml:space="preserve"> </w:t>
        </w:r>
      </w:ins>
      <w:hyperlink w:anchor="eq-linear-scalar">
        <w:ins w:id="3287" w:author="PR Preview" w:date="2026-01-01T00:00:00Z">
          <w:r>
            <w:rPr>
              <w:rStyle w:val="Hyperlink"/>
            </w:rPr>
            <w:t xml:space="preserve">Equation 4</w:t>
          </w:r>
        </w:ins>
      </w:hyperlink>
      <w:ins w:id="3288" w:author="PR Preview" w:date="2026-01-01T00:00:00Z">
        <w:r>
          <w:t xml:space="preserve"> </w:t>
        </w:r>
      </w:ins>
      <w:ins w:id="3289" w:author="PR Preview" w:date="2026-01-01T00:00:00Z">
        <w:r>
          <w:t xml:space="preserve">“linear”</w:t>
        </w:r>
      </w:ins>
      <w:ins w:id="3290" w:author="PR Preview" w:date="2026-01-01T00:00:00Z">
        <w:r>
          <w:t xml:space="preserve">,</w:t>
        </w:r>
      </w:ins>
      <w:ins w:id="3291" w:author="PR Preview" w:date="2026-01-01T00:00:00Z">
        <w:r>
          <w:t xml:space="preserve"> </w:t>
        </w:r>
      </w:ins>
      <w:ins w:id="3292" w:author="PR Preview" w:date="2026-01-01T00:00:00Z">
        <w:r>
          <w:t xml:space="preserve">as in a</w:t>
        </w:r>
      </w:ins>
      <w:ins w:id="3293" w:author="PR Preview" w:date="2026-01-01T00:00:00Z">
        <w:r>
          <w:t xml:space="preserve"> </w:t>
        </w:r>
      </w:ins>
      <w:ins w:id="3294" w:author="PR Preview" w:date="2026-01-01T00:00:00Z">
        <w:r>
          <w:rPr>
            <w:i/>
            <w:iCs/>
          </w:rPr>
          <w:t xml:space="preserve">linear model</w:t>
        </w:r>
      </w:ins>
      <w:ins w:id="3295" w:author="PR Preview" w:date="2026-01-01T00:00:00Z">
        <w:r>
          <w:t xml:space="preserve"> </w:t>
        </w:r>
      </w:ins>
      <w:ins w:id="3296" w:author="PR Preview" w:date="2026-01-01T00:00:00Z">
        <w:r>
          <w:t xml:space="preserve">in statistics or a</w:t>
        </w:r>
      </w:ins>
      <w:ins w:id="3297" w:author="PR Preview" w:date="2026-01-01T00:00:00Z">
        <w:r>
          <w:t xml:space="preserve"> </w:t>
        </w:r>
      </w:ins>
      <w:ins w:id="3298" w:author="PR Preview" w:date="2026-01-01T00:00:00Z">
        <w:r>
          <w:rPr>
            <w:i/>
            <w:iCs/>
          </w:rPr>
          <w:t xml:space="preserve">linear layer</w:t>
        </w:r>
      </w:ins>
      <w:ins w:id="3299" w:author="PR Preview" w:date="2026-01-01T00:00:00Z">
        <w:r>
          <w:t xml:space="preserve"> </w:t>
        </w:r>
      </w:ins>
      <w:ins w:id="3300" w:author="PR Preview" w:date="2026-01-01T00:00:00Z">
        <w:r>
          <w:t xml:space="preserve">in a neural network,</w:t>
        </w:r>
      </w:ins>
      <w:ins w:id="3301" w:author="PR Preview" w:date="2026-01-01T00:00:00Z">
        <w:r>
          <w:t xml:space="preserve"> </w:t>
        </w:r>
      </w:ins>
      <w:ins w:id="3302" w:author="PR Preview" w:date="2026-01-01T00:00:00Z">
        <w:r>
          <w:t xml:space="preserve">and call the offset</w:t>
        </w:r>
      </w:ins>
      <w:ins w:id="3303" w:author="PR Preview" w:date="2026-01-01T00:00:00Z">
        <w:r>
          <w:t xml:space="preserve"> </w:t>
        </w:r>
      </w:ins>
      <m:oMath>
        <m:r>
          <m:t>b</m:t>
        </m:r>
      </m:oMath>
      <w:ins w:id="3304" w:author="PR Preview" w:date="2026-01-01T00:00:00Z">
        <w:r>
          <w:t xml:space="preserve"> </w:t>
        </w:r>
      </w:ins>
      <w:ins w:id="3305" w:author="PR Preview" w:date="2026-01-01T00:00:00Z">
        <w:r>
          <w:t xml:space="preserve">the bias (machine learning)</w:t>
        </w:r>
      </w:ins>
      <w:ins w:id="3306" w:author="PR Preview" w:date="2026-01-01T00:00:00Z">
        <w:r>
          <w:t xml:space="preserve"> </w:t>
        </w:r>
      </w:ins>
      <w:ins w:id="3307" w:author="PR Preview" w:date="2026-01-01T00:00:00Z">
        <w:r>
          <w:t xml:space="preserve">or the intercept (statistics), as</w:t>
        </w:r>
      </w:ins>
      <w:ins w:id="3308" w:author="PR Preview" w:date="2026-01-01T00:00:00Z">
        <w:r>
          <w:t xml:space="preserve"> </w:t>
        </w:r>
      </w:ins>
      <w:hyperlink w:anchor="def-affine-map">
        <w:ins w:id="3309" w:author="PR Preview" w:date="2026-01-01T00:00:00Z">
          <w:r>
            <w:rPr>
              <w:rStyle w:val="Hyperlink"/>
            </w:rPr>
            <w:t xml:space="preserve">Definition 38</w:t>
          </w:r>
        </w:ins>
      </w:hyperlink>
      <w:ins w:id="3310" w:author="PR Preview" w:date="2026-01-01T00:00:00Z">
        <w:r>
          <w:t xml:space="preserve"> </w:t>
        </w:r>
      </w:ins>
      <w:ins w:id="3311" w:author="PR Preview" w:date="2026-01-01T00:00:00Z">
        <w:r>
          <w:t xml:space="preserve">notes.</w:t>
        </w:r>
      </w:ins>
      <w:ins w:id="3312" w:author="PR Preview" w:date="2026-01-01T00:00:00Z">
        <w:r>
          <w:t xml:space="preserve"> </w:t>
        </w:r>
      </w:ins>
      <w:ins w:id="3313" w:author="PR Preview" w:date="2026-01-01T00:00:00Z">
        <w:r>
          <w:t xml:space="preserve">A model with an intercept is affine in</w:t>
        </w:r>
      </w:ins>
      <w:ins w:id="3314" w:author="PR Preview" w:date="2026-01-01T00:00:00Z">
        <w:r>
          <w:t xml:space="preserve"> </w:t>
        </w:r>
      </w:ins>
      <w:ins w:id="3315" w:author="PR Preview" w:date="2026-01-01T00:00:00Z">
        <w:r>
          <w:t xml:space="preserve">$\mathord{\smash[b]{\underset{\raise.3ex\hbox{$\scriptstyle\sim$}}{x}}\vphantom{x}}$</w:t>
        </w:r>
      </w:ins>
      <w:ins w:id="3316" w:author="PR Preview" w:date="2026-01-01T00:00:00Z">
        <w:r>
          <w:t xml:space="preserve"> </w:t>
        </w:r>
      </w:ins>
      <w:ins w:id="3317" w:author="PR Preview" w:date="2026-01-01T00:00:00Z">
        <w:r>
          <w:t xml:space="preserve">but linear in its coefficients</w:t>
        </w:r>
      </w:ins>
      <w:ins w:id="3318" w:author="PR Preview" w:date="2026-01-01T00:00:00Z">
        <w:r>
          <w:t xml:space="preserve"> </w:t>
        </w:r>
      </w:ins>
      <w:ins w:id="3319" w:author="PR Preview" w:date="2026-01-01T00:00:00Z">
        <w:r>
          <w:t xml:space="preserve">$(b, \mathord{\smash[b]{\underset{\raise.3ex\hbox{$\scriptstyle\sim$}}{w}}\vphantom{w}})$</w:t>
        </w:r>
      </w:ins>
      <w:ins w:id="3320" w:author="PR Preview" w:date="2026-01-01T00:00:00Z">
        <w:r>
          <w:t xml:space="preserve">,</w:t>
        </w:r>
      </w:ins>
      <w:ins w:id="3321" w:author="PR Preview" w:date="2026-01-01T00:00:00Z">
        <w:r>
          <w:t xml:space="preserve"> </w:t>
        </w:r>
      </w:ins>
      <w:ins w:id="3322" w:author="PR Preview" w:date="2026-01-01T00:00:00Z">
        <w:r>
          <w:t xml:space="preserve">and that is the sense of</w:t>
        </w:r>
      </w:ins>
      <w:ins w:id="3323" w:author="PR Preview" w:date="2026-01-01T00:00:00Z">
        <w:r>
          <w:t xml:space="preserve"> </w:t>
        </w:r>
      </w:ins>
      <w:ins w:id="3324" w:author="PR Preview" w:date="2026-01-01T00:00:00Z">
        <w:r>
          <w:t xml:space="preserve">“linear”</w:t>
        </w:r>
      </w:ins>
      <w:ins w:id="3325" w:author="PR Preview" w:date="2026-01-01T00:00:00Z">
        <w:r>
          <w:t xml:space="preserve"> </w:t>
        </w:r>
      </w:ins>
      <w:ins w:id="3326" w:author="PR Preview" w:date="2026-01-01T00:00:00Z">
        <w:r>
          <w:t xml:space="preserve">in</w:t>
        </w:r>
      </w:ins>
      <w:ins w:id="3327" w:author="PR Preview" w:date="2026-01-01T00:00:00Z">
        <w:r>
          <w:t xml:space="preserve"> </w:t>
        </w:r>
      </w:ins>
      <w:ins w:id="3328" w:author="PR Preview" w:date="2026-01-01T00:00:00Z">
        <w:r>
          <w:t xml:space="preserve">“linear model”</w:t>
        </w:r>
      </w:ins>
      <w:ins w:id="3329" w:author="PR Preview" w:date="2026-01-01T00:00:00Z">
        <w:r>
          <w:t xml:space="preserve">:</w:t>
        </w:r>
      </w:ins>
      <w:ins w:id="3330" w:author="PR Preview" w:date="2026-01-01T00:00:00Z">
        <w:r>
          <w:t xml:space="preserve"> </w:t>
        </w:r>
      </w:ins>
      <w:ins w:id="3331" w:author="PR Preview" w:date="2026-01-01T00:00:00Z">
        <w:r>
          <w:t xml:space="preserve">it stays linear in the coefficients even when the inputs are transformed:</w:t>
        </w:r>
      </w:ins>
      <w:ins w:id="3332" w:author="PR Preview" w:date="2026-01-01T00:00:00Z">
        <w:r>
          <w:t xml:space="preserve"> </w:t>
        </w:r>
      </w:ins>
      <m:oMath>
        <m:sSub>
          <m:e>
            <m:r>
              <m:t>w</m:t>
            </m:r>
          </m:e>
          <m:sub>
            <m:r>
              <m:t>1</m:t>
            </m:r>
          </m:sub>
        </m:sSub>
        <m:r>
          <m:t>x</m:t>
        </m:r>
        <m:r>
          <m:rPr>
            <m:sty m:val="p"/>
          </m:rPr>
          <m:t>+</m:t>
        </m:r>
        <m:sSub>
          <m:e>
            <m:r>
              <m:t>w</m:t>
            </m:r>
          </m:e>
          <m:sub>
            <m:r>
              <m:t>2</m:t>
            </m:r>
          </m:sub>
        </m:sSub>
        <m:sSup>
          <m:e>
            <m:r>
              <m:t>x</m:t>
            </m:r>
          </m:e>
          <m:sup>
            <m:r>
              <m:t>2</m:t>
            </m:r>
          </m:sup>
        </m:sSup>
        <m:r>
          <m:rPr>
            <m:sty m:val="p"/>
          </m:rPr>
          <m:t>+</m:t>
        </m:r>
        <m:r>
          <m:t>b</m:t>
        </m:r>
      </m:oMath>
      <w:ins w:id="3333" w:author="PR Preview" w:date="2026-01-01T00:00:00Z">
        <w:r>
          <w:t xml:space="preserve"> </w:t>
        </w:r>
      </w:ins>
      <w:ins w:id="3334" w:author="PR Preview" w:date="2026-01-01T00:00:00Z">
        <w:r>
          <w:t xml:space="preserve">is not affine in</w:t>
        </w:r>
      </w:ins>
      <w:ins w:id="3335" w:author="PR Preview" w:date="2026-01-01T00:00:00Z">
        <w:r>
          <w:t xml:space="preserve"> </w:t>
        </w:r>
      </w:ins>
      <m:oMath>
        <m:r>
          <m:t>x</m:t>
        </m:r>
      </m:oMath>
      <w:ins w:id="3336" w:author="PR Preview" w:date="2026-01-01T00:00:00Z">
        <w:r>
          <w:t xml:space="preserve">,</w:t>
        </w:r>
      </w:ins>
      <w:ins w:id="3337" w:author="PR Preview" w:date="2026-01-01T00:00:00Z">
        <w:r>
          <w:t xml:space="preserve"> </w:t>
        </w:r>
      </w:ins>
      <w:ins w:id="3338" w:author="PR Preview" w:date="2026-01-01T00:00:00Z">
        <w:r>
          <w:t xml:space="preserve">but it is linear in</w:t>
        </w:r>
      </w:ins>
      <w:ins w:id="3339" w:author="PR Preview" w:date="2026-01-01T00:00:00Z">
        <w:r>
          <w:t xml:space="preserve"> </w:t>
        </w:r>
      </w:ins>
      <m:oMath>
        <m:r>
          <m:rPr>
            <m:sty m:val="p"/>
          </m:rPr>
          <m:t>(</m:t>
        </m:r>
        <m:r>
          <m:t>b</m:t>
        </m:r>
        <m:r>
          <m:rPr>
            <m:sty m:val="p"/>
          </m:rPr>
          <m:t>,</m:t>
        </m:r>
        <m:sSub>
          <m:e>
            <m:r>
              <m:t>w</m:t>
            </m:r>
          </m:e>
          <m:sub>
            <m:r>
              <m:t>1</m:t>
            </m:r>
          </m:sub>
        </m:sSub>
        <m:r>
          <m:rPr>
            <m:sty m:val="p"/>
          </m:rPr>
          <m:t>,</m:t>
        </m:r>
        <m:sSub>
          <m:e>
            <m:r>
              <m:t>w</m:t>
            </m:r>
          </m:e>
          <m:sub>
            <m:r>
              <m:t>2</m:t>
            </m:r>
          </m:sub>
        </m:sSub>
        <m:r>
          <m:rPr>
            <m:sty m:val="p"/>
          </m:rPr>
          <m:t>)</m:t>
        </m:r>
      </m:oMath>
      <w:ins w:id="3340" w:author="PR Preview" w:date="2026-01-01T00:00:00Z">
        <w:r>
          <w:t xml:space="preserve">.</w:t>
        </w:r>
      </w:ins>
      <w:ins w:id="3341" w:author="PR Preview" w:date="2026-01-01T00:00:00Z">
        <w:r>
          <w:t xml:space="preserve"> </w:t>
        </w:r>
      </w:ins>
      <w:ins w:id="3342" w:author="PR Preview" w:date="2026-01-01T00:00:00Z">
        <w:r>
          <w:t xml:space="preserve">Separately, the affine function</w:t>
        </w:r>
      </w:ins>
      <w:ins w:id="3343" w:author="PR Preview" w:date="2026-01-01T00:00:00Z">
        <w:r>
          <w:t xml:space="preserve"> </w:t>
        </w:r>
      </w:ins>
      <w:ins w:id="3344" w:author="PR Preview" w:date="2026-01-01T00:00:00Z">
        <w:r>
          <w:t xml:space="preserve">$\mathord{\smash[b]{\underset{\raise.3ex\hbox{$\scriptstyle\sim$}}{w}}\vphantom{w}} \cdot \mathord{\smash[b]{\underset{\raise.3ex\hbox{$\scriptstyle\sim$}}{x}}\vphantom{x}} + b$</w:t>
        </w:r>
      </w:ins>
      <w:ins w:id="3345" w:author="PR Preview" w:date="2026-01-01T00:00:00Z">
        <w:r>
          <w:t xml:space="preserve"> </w:t>
        </w:r>
      </w:ins>
      <w:ins w:id="3346" w:author="PR Preview" w:date="2026-01-01T00:00:00Z">
        <w:r>
          <w:t xml:space="preserve">is a linear function of the augmented vector</w:t>
        </w:r>
      </w:ins>
      <w:ins w:id="3347" w:author="PR Preview" w:date="2026-01-01T00:00:00Z">
        <w:r>
          <w:t xml:space="preserve"> </w:t>
        </w:r>
      </w:ins>
      <w:ins w:id="3348" w:author="PR Preview" w:date="2026-01-01T00:00:00Z">
        <w:r>
          <w:t xml:space="preserve">${\mathord{\smash[b]{\underset{\raise.3ex\hbox{$\scriptstyle\sim$}}{x}}\vphantom{x}}}^{\mathrm{aug}}$</w:t>
        </w:r>
      </w:ins>
      <w:ins w:id="3349" w:author="PR Preview" w:date="2026-01-01T00:00:00Z">
        <w:r>
          <w:t xml:space="preserve"> </w:t>
        </w:r>
      </w:ins>
      <w:ins w:id="3350" w:author="PR Preview" w:date="2026-01-01T00:00:00Z">
        <w:r>
          <w:t xml:space="preserve">(</w:t>
        </w:r>
      </w:ins>
      <w:hyperlink w:anchor="def-augmented-vector">
        <w:ins w:id="3351" w:author="PR Preview" w:date="2026-01-01T00:00:00Z">
          <w:r>
            <w:rPr>
              <w:rStyle w:val="Hyperlink"/>
            </w:rPr>
            <w:t xml:space="preserve">Definition 40</w:t>
          </w:r>
        </w:ins>
      </w:hyperlink>
      <w:ins w:id="3352" w:author="PR Preview" w:date="2026-01-01T00:00:00Z">
        <w:r>
          <w:t xml:space="preserve">),</w:t>
        </w:r>
      </w:ins>
      <w:ins w:id="3353" w:author="PR Preview" w:date="2026-01-01T00:00:00Z">
        <w:r>
          <w:t xml:space="preserve"> </w:t>
        </w:r>
      </w:ins>
      <w:ins w:id="3354" w:author="PR Preview" w:date="2026-01-01T00:00:00Z">
        <w:r>
          <w:t xml:space="preserve">with</w:t>
        </w:r>
      </w:ins>
      <w:ins w:id="3355" w:author="PR Preview" w:date="2026-01-01T00:00:00Z">
        <w:r>
          <w:t xml:space="preserve"> </w:t>
        </w:r>
      </w:ins>
      <m:oMath>
        <m:r>
          <m:t>b</m:t>
        </m:r>
      </m:oMath>
      <w:ins w:id="3356" w:author="PR Preview" w:date="2026-01-01T00:00:00Z">
        <w:r>
          <w:t xml:space="preserve"> </w:t>
        </w:r>
      </w:ins>
      <w:ins w:id="3357" w:author="PR Preview" w:date="2026-01-01T00:00:00Z">
        <w:r>
          <w:t xml:space="preserve">as the coefficient on its first entry.</w:t>
        </w:r>
      </w:ins>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ins w:id="3358" w:author="PR Preview" w:date="2026-01-01T00:00:00Z">
        <w:r>
          <w:rPr>
            <w:b/>
            <w:bCs/>
          </w:rPr>
          <w:t xml:space="preserve">Definition 41 (Hyperplane)</w:t>
        </w:r>
      </w:ins>
      <w:ins w:id="3359" w:author="PR Preview" w:date="2026-01-01T00:00:00Z">
        <w:r>
          <w:t xml:space="preserve"> </w:t>
        </w:r>
      </w:ins>
      <w:ins w:id="3360" w:author="PR Preview" w:date="2026-01-01T00:00:00Z">
        <w:r>
          <w:t xml:space="preserve">A</w:t>
        </w:r>
      </w:ins>
      <w:ins w:id="3361" w:author="PR Preview" w:date="2026-01-01T00:00:00Z">
        <w:r>
          <w:t xml:space="preserve"> </w:t>
        </w:r>
      </w:ins>
      <w:ins w:id="3362" w:author="PR Preview" w:date="2026-01-01T00:00:00Z">
        <w:r>
          <w:rPr>
            <w:b/>
            <w:bCs/>
          </w:rPr>
          <w:t xml:space="preserve">hyperplane</w:t>
        </w:r>
      </w:ins>
      <w:ins w:id="3363" w:author="PR Preview" w:date="2026-01-01T00:00:00Z">
        <w:r>
          <w:t xml:space="preserve"> </w:t>
        </w:r>
      </w:ins>
      <w:ins w:id="3364" w:author="PR Preview" w:date="2026-01-01T00:00:00Z">
        <w:r>
          <w:t xml:space="preserve">in</w:t>
        </w:r>
      </w:ins>
      <w:ins w:id="3365" w:author="PR Preview" w:date="2026-01-01T00:00:00Z">
        <w:r>
          <w:t xml:space="preserve"> </w:t>
        </w:r>
      </w:ins>
      <m:oMath>
        <m:sSup>
          <m:e>
            <m:r>
              <m:rPr>
                <m:scr m:val="double-struck"/>
                <m:sty m:val="p"/>
              </m:rPr>
              <m:t>R</m:t>
            </m:r>
          </m:e>
          <m:sup>
            <m:r>
              <m:t>p</m:t>
            </m:r>
          </m:sup>
        </m:sSup>
      </m:oMath>
      <w:ins w:id="3366" w:author="PR Preview" w:date="2026-01-01T00:00:00Z">
        <w:r>
          <w:t xml:space="preserve"> </w:t>
        </w:r>
      </w:ins>
      <w:ins w:id="3367" w:author="PR Preview" w:date="2026-01-01T00:00:00Z">
        <w:r>
          <w:t xml:space="preserve">is the set of points</w:t>
        </w:r>
      </w:ins>
      <w:ins w:id="3368" w:author="PR Preview" w:date="2026-01-01T00:00:00Z">
        <w:r>
          <w:t xml:space="preserve"> </w:t>
        </w:r>
      </w:ins>
      <w:ins w:id="3369" w:author="PR Preview" w:date="2026-01-01T00:00:00Z">
        <w:r>
          <w:t xml:space="preserve">$\mathord{\smash[b]{\underset{\raise.3ex\hbox{$\scriptstyle\sim$}}{x}}\vphantom{x}}\in \mathbb{R}^p$</w:t>
        </w:r>
      </w:ins>
      <w:ins w:id="3370" w:author="PR Preview" w:date="2026-01-01T00:00:00Z">
        <w:r>
          <w:t xml:space="preserve"> </w:t>
        </w:r>
      </w:ins>
      <w:ins w:id="3371" w:author="PR Preview" w:date="2026-01-01T00:00:00Z">
        <w:r>
          <w:t xml:space="preserve">satisfying</w:t>
        </w:r>
      </w:ins>
    </w:p>
    <w:p>
      <w:pPr>
        <w:pStyle w:val="BodyText"/>
      </w:pPr>
      <w:ins w:id="3372" w:author="PR Preview" w:date="2026-01-01T00:00:00Z">
        <w:r>
          <w:t xml:space="preserve">$$\mathord{\smash[b]{\underset{\raise.3ex\hbox{$\scriptstyle\sim$}}{w}}\vphantom{w}} \cdot \mathord{\smash[b]{\underset{\raise.3ex\hbox{$\scriptstyle\sim$}}{x}}\vphantom{x}} + b = 0$$</w:t>
        </w:r>
      </w:ins>
    </w:p>
    <w:p>
      <w:pPr>
        <w:pStyle w:val="FirstParagraph"/>
      </w:pPr>
      <w:ins w:id="3373" w:author="PR Preview" w:date="2026-01-01T00:00:00Z">
        <w:r>
          <w:t xml:space="preserve">for some vector</w:t>
        </w:r>
      </w:ins>
      <w:ins w:id="3374" w:author="PR Preview" w:date="2026-01-01T00:00:00Z">
        <w:r>
          <w:t xml:space="preserve"> </w:t>
        </w:r>
      </w:ins>
      <w:ins w:id="3375" w:author="PR Preview" w:date="2026-01-01T00:00:00Z">
        <w:r>
          <w:t xml:space="preserve">$\mathord{\smash[b]{\underset{\raise.3ex\hbox{$\scriptstyle\sim$}}{w}}\vphantom{w}} \in \mathbb{R}^p \setminus \{\mathord{\smash[b]{\underset{\raise.3ex\hbox{$\scriptstyle\sim$}}{0}}\vphantom{0}}\}$</w:t>
        </w:r>
      </w:ins>
      <w:ins w:id="3376" w:author="PR Preview" w:date="2026-01-01T00:00:00Z">
        <w:r>
          <w:t xml:space="preserve"> </w:t>
        </w:r>
      </w:ins>
      <w:ins w:id="3377" w:author="PR Preview" w:date="2026-01-01T00:00:00Z">
        <w:r>
          <w:t xml:space="preserve">and number</w:t>
        </w:r>
      </w:ins>
      <w:ins w:id="3378" w:author="PR Preview" w:date="2026-01-01T00:00:00Z">
        <w:r>
          <w:t xml:space="preserve"> </w:t>
        </w:r>
      </w:ins>
      <m:oMath>
        <m:r>
          <m:t>b</m:t>
        </m:r>
        <m:r>
          <m:rPr>
            <m:sty m:val="p"/>
          </m:rPr>
          <m:t>∈</m:t>
        </m:r>
        <m:r>
          <m:rPr>
            <m:scr m:val="double-struck"/>
            <m:sty m:val="p"/>
          </m:rPr>
          <m:t>R</m:t>
        </m:r>
      </m:oMath>
      <w:ins w:id="3379" w:author="PR Preview" w:date="2026-01-01T00:00:00Z">
        <w:r>
          <w:t xml:space="preserve">.</w:t>
        </w:r>
      </w:ins>
      <w:ins w:id="3380" w:author="PR Preview" w:date="2026-01-01T00:00:00Z">
        <w:r>
          <w:t xml:space="preserve"> </w:t>
        </w:r>
      </w:ins>
      <w:ins w:id="3381" w:author="PR Preview" w:date="2026-01-01T00:00:00Z">
        <w:r>
          <w:t xml:space="preserve">The number</w:t>
        </w:r>
      </w:ins>
      <w:ins w:id="3382" w:author="PR Preview" w:date="2026-01-01T00:00:00Z">
        <w:r>
          <w:t xml:space="preserve"> </w:t>
        </w:r>
      </w:ins>
      <m:oMath>
        <m:r>
          <m:t>b</m:t>
        </m:r>
      </m:oMath>
      <w:ins w:id="3383" w:author="PR Preview" w:date="2026-01-01T00:00:00Z">
        <w:r>
          <w:t xml:space="preserve"> </w:t>
        </w:r>
      </w:ins>
      <w:ins w:id="3384" w:author="PR Preview" w:date="2026-01-01T00:00:00Z">
        <w:r>
          <w:t xml:space="preserve">is the offset of the hyperplane.</w:t>
        </w:r>
      </w:ins>
    </w:p>
    <w:bookmarkEnd w:id="174"/>
    <w:bookmarkStart w:id="175" w:name="def-normal-vector"/>
    <w:p>
      <w:pPr>
        <w:pStyle w:val="BodyText"/>
      </w:pPr>
      <w:ins w:id="3385" w:author="PR Preview" w:date="2026-01-01T00:00:00Z">
        <w:r>
          <w:rPr>
            <w:b/>
            <w:bCs/>
          </w:rPr>
          <w:t xml:space="preserve">Definition 42 (Normal vector of a hyperplane)</w:t>
        </w:r>
      </w:ins>
      <w:ins w:id="3386" w:author="PR Preview" w:date="2026-01-01T00:00:00Z">
        <w:r>
          <w:t xml:space="preserve"> </w:t>
        </w:r>
      </w:ins>
      <w:ins w:id="3387" w:author="PR Preview" w:date="2026-01-01T00:00:00Z">
        <w:r>
          <w:t xml:space="preserve">In</w:t>
        </w:r>
      </w:ins>
      <w:ins w:id="3388" w:author="PR Preview" w:date="2026-01-01T00:00:00Z">
        <w:r>
          <w:t xml:space="preserve"> </w:t>
        </w:r>
      </w:ins>
      <w:hyperlink w:anchor="def-hyperplane">
        <w:ins w:id="3389" w:author="PR Preview" w:date="2026-01-01T00:00:00Z">
          <w:r>
            <w:rPr>
              <w:rStyle w:val="Hyperlink"/>
            </w:rPr>
            <w:t xml:space="preserve">Definition 41</w:t>
          </w:r>
        </w:ins>
      </w:hyperlink>
      <w:ins w:id="3390" w:author="PR Preview" w:date="2026-01-01T00:00:00Z">
        <w:r>
          <w:t xml:space="preserve">, the vector</w:t>
        </w:r>
      </w:ins>
      <w:ins w:id="3391" w:author="PR Preview" w:date="2026-01-01T00:00:00Z">
        <w:r>
          <w:t xml:space="preserve"> </w:t>
        </w:r>
      </w:ins>
      <w:ins w:id="3392" w:author="PR Preview" w:date="2026-01-01T00:00:00Z">
        <w:r>
          <w:t xml:space="preserve">$\mathord{\smash[b]{\underset{\raise.3ex\hbox{$\scriptstyle\sim$}}{w}}\vphantom{w}}$</w:t>
        </w:r>
      </w:ins>
      <w:ins w:id="3393" w:author="PR Preview" w:date="2026-01-01T00:00:00Z">
        <w:r>
          <w:t xml:space="preserve"> </w:t>
        </w:r>
      </w:ins>
      <w:ins w:id="3394" w:author="PR Preview" w:date="2026-01-01T00:00:00Z">
        <w:r>
          <w:t xml:space="preserve">is a</w:t>
        </w:r>
      </w:ins>
      <w:ins w:id="3395" w:author="PR Preview" w:date="2026-01-01T00:00:00Z">
        <w:r>
          <w:t xml:space="preserve"> </w:t>
        </w:r>
      </w:ins>
      <w:ins w:id="3396" w:author="PR Preview" w:date="2026-01-01T00:00:00Z">
        <w:r>
          <w:rPr>
            <w:b/>
            <w:bCs/>
          </w:rPr>
          <w:t xml:space="preserve">normal vector</w:t>
        </w:r>
      </w:ins>
      <w:ins w:id="3397" w:author="PR Preview" w:date="2026-01-01T00:00:00Z">
        <w:r>
          <w:t xml:space="preserve"> </w:t>
        </w:r>
      </w:ins>
      <w:ins w:id="3398" w:author="PR Preview" w:date="2026-01-01T00:00:00Z">
        <w:r>
          <w:t xml:space="preserve">of the hyperplane.</w:t>
        </w:r>
      </w:ins>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del w:id="3399" w:author="PR Preview" w:date="2026-01-01T00:00:00Z">
        <w:r>
          <w:delText xml:space="preserve">With</w:delText>
        </w:r>
      </w:del>
      <w:del w:id="3400" w:author="PR Preview" w:date="2026-01-01T00:00:00Z">
        <w:r>
          <w:delText xml:space="preserve"> </w:delText>
        </w:r>
      </w:del>
      <m:oMath>
        <m:limLow>
          <m:e>
            <m:r>
              <m:t>w</m:t>
            </m:r>
          </m:e>
          <m:lim>
            <m:r>
              <m:rPr>
                <m:sty m:val="p"/>
              </m:rPr>
              <m:t>∼</m:t>
            </m:r>
          </m:lim>
        </m:limLow>
        <m:r>
          <m:rPr>
            <m:sty m:val="p"/>
          </m:rPr>
          <m:t>=</m:t>
        </m:r>
        <m:r>
          <m:rPr>
            <m:sty m:val="p"/>
          </m:rPr>
          <m:t>(</m:t>
        </m:r>
        <m:r>
          <m:t>1</m:t>
        </m:r>
        <m:r>
          <m:rPr>
            <m:sty m:val="p"/>
          </m:rPr>
          <m:t>,</m:t>
        </m:r>
        <m:r>
          <m:t>1</m:t>
        </m:r>
        <m:r>
          <m:rPr>
            <m:sty m:val="p"/>
          </m:rPr>
          <m:t>)</m:t>
        </m:r>
      </m:oMath>
      <w:del w:id="3401" w:author="PR Preview" w:date="2026-01-01T00:00:00Z">
        <w:r>
          <w:delText xml:space="preserve"> </w:delText>
        </w:r>
      </w:del>
      <w:del w:id="3402" w:author="PR Preview" w:date="2026-01-01T00:00:00Z">
        <w:r>
          <w:delText xml:space="preserve">and</w:delText>
        </w:r>
      </w:del>
      <w:del w:id="3403" w:author="PR Preview" w:date="2026-01-01T00:00:00Z">
        <w:r>
          <w:delText xml:space="preserve"> </w:delText>
        </w:r>
      </w:del>
      <m:oMath>
        <m:r>
          <m:t>b</m:t>
        </m:r>
        <m:r>
          <m:rPr>
            <m:sty m:val="p"/>
          </m:rPr>
          <m:t>=</m:t>
        </m:r>
        <m:r>
          <m:rPr>
            <m:sty m:val="p"/>
          </m:rPr>
          <m:t>−</m:t>
        </m:r>
        <m:r>
          <m:t>1</m:t>
        </m:r>
      </m:oMath>
      <w:del w:id="3404" w:author="PR Preview" w:date="2026-01-01T00:00:00Z">
        <w:r>
          <w:delText xml:space="preserve">, the hyperplane in</w:delText>
        </w:r>
      </w:del>
      <w:del w:id="3405" w:author="PR Preview" w:date="2026-01-01T00:00:00Z">
        <w:r>
          <w:delText xml:space="preserve"> </w:delText>
        </w:r>
      </w:del>
      <m:oMath>
        <m:sSup>
          <m:e>
            <m:r>
              <m:rPr>
                <m:scr m:val="double-struck"/>
                <m:sty m:val="p"/>
              </m:rPr>
              <m:t>R</m:t>
            </m:r>
          </m:e>
          <m:sup>
            <m:r>
              <m:t>2</m:t>
            </m:r>
          </m:sup>
        </m:sSup>
      </m:oMath>
      <w:del w:id="3406" w:author="PR Preview" w:date="2026-01-01T00:00:00Z">
        <w:r>
          <w:delText xml:space="preserve"> </w:delText>
        </w:r>
      </w:del>
      <w:del w:id="3407" w:author="PR Preview" w:date="2026-01-01T00:00:00Z">
        <w:r>
          <w:delText xml:space="preserve">is the line</w:delText>
        </w:r>
      </w:del>
      <w:del w:id="3408" w:author="PR Preview" w:date="2026-01-01T00:00:00Z">
        <w:r>
          <w:delText xml:space="preserve"> </w:delText>
        </w:r>
      </w:del>
      <m:oMath>
        <m:sSub>
          <m:e>
            <m:r>
              <m:t>x</m:t>
            </m:r>
          </m:e>
          <m:sub>
            <m:r>
              <m:t>1</m:t>
            </m:r>
          </m:sub>
        </m:sSub>
        <m:r>
          <m:rPr>
            <m:sty m:val="p"/>
          </m:rPr>
          <m:t>+</m:t>
        </m:r>
        <m:sSub>
          <m:e>
            <m:r>
              <m:t>x</m:t>
            </m:r>
          </m:e>
          <m:sub>
            <m:r>
              <m:t>2</m:t>
            </m:r>
          </m:sub>
        </m:sSub>
        <m:r>
          <m:rPr>
            <m:sty m:val="p"/>
          </m:rPr>
          <m:t>−</m:t>
        </m:r>
        <m:r>
          <m:t>1</m:t>
        </m:r>
        <m:r>
          <m:rPr>
            <m:sty m:val="p"/>
          </m:rPr>
          <m:t>=</m:t>
        </m:r>
        <m:r>
          <m:t>0</m:t>
        </m:r>
      </m:oMath>
      <w:del w:id="3409" w:author="PR Preview" w:date="2026-01-01T00:00:00Z">
        <w:r>
          <w:delText xml:space="preserve">.</w:delText>
        </w:r>
      </w:del>
      <w:del w:id="3410" w:author="PR Preview" w:date="2026-01-01T00:00:00Z">
        <w:r>
          <w:delText xml:space="preserve"> </w:delText>
        </w:r>
      </w:del>
      <w:del w:id="3411" w:author="PR Preview" w:date="2026-01-01T00:00:00Z">
        <w:r>
          <w:delText xml:space="preserve">The point</w:delText>
        </w:r>
      </w:del>
      <w:del w:id="3412" w:author="PR Preview" w:date="2026-01-01T00:00:00Z">
        <w:r>
          <w:delText xml:space="preserve"> </w:delText>
        </w:r>
      </w:del>
      <m:oMath>
        <m:r>
          <m:rPr>
            <m:sty m:val="p"/>
          </m:rPr>
          <m:t>(</m:t>
        </m:r>
        <m:r>
          <m:t>1</m:t>
        </m:r>
        <m:r>
          <m:rPr>
            <m:sty m:val="p"/>
          </m:rPr>
          <m:t>,</m:t>
        </m:r>
        <m:r>
          <m:t>0</m:t>
        </m:r>
        <m:r>
          <m:rPr>
            <m:sty m:val="p"/>
          </m:rPr>
          <m:t>)</m:t>
        </m:r>
      </m:oMath>
      <w:del w:id="3413" w:author="PR Preview" w:date="2026-01-01T00:00:00Z">
        <w:r>
          <w:delText xml:space="preserve"> </w:delText>
        </w:r>
      </w:del>
      <w:del w:id="3414" w:author="PR Preview" w:date="2026-01-01T00:00:00Z">
        <w:r>
          <w:delText xml:space="preserve">is on it, since</w:delText>
        </w:r>
      </w:del>
      <w:del w:id="3415" w:author="PR Preview" w:date="2026-01-01T00:00:00Z">
        <w:r>
          <w:delText xml:space="preserve"> </w:delText>
        </w:r>
      </w:del>
      <m:oMath>
        <m:r>
          <m:t>1</m:t>
        </m:r>
        <m:r>
          <m:rPr>
            <m:sty m:val="p"/>
          </m:rPr>
          <m:t>+</m:t>
        </m:r>
        <m:r>
          <m:t>0</m:t>
        </m:r>
        <m:r>
          <m:rPr>
            <m:sty m:val="p"/>
          </m:rPr>
          <m:t>−</m:t>
        </m:r>
        <m:r>
          <m:t>1</m:t>
        </m:r>
        <m:r>
          <m:rPr>
            <m:sty m:val="p"/>
          </m:rPr>
          <m:t>=</m:t>
        </m:r>
        <m:r>
          <m:t>0</m:t>
        </m:r>
      </m:oMath>
      <w:del w:id="3416" w:author="PR Preview" w:date="2026-01-01T00:00:00Z">
        <w:r>
          <w:delText xml:space="preserve">;</w:delText>
        </w:r>
      </w:del>
      <w:del w:id="3417" w:author="PR Preview" w:date="2026-01-01T00:00:00Z">
        <w:r>
          <w:delText xml:space="preserve"> </w:delText>
        </w:r>
      </w:del>
      <w:del w:id="3418" w:author="PR Preview" w:date="2026-01-01T00:00:00Z">
        <w:r>
          <w:delText xml:space="preserve">the point</w:delText>
        </w:r>
      </w:del>
      <w:del w:id="3419" w:author="PR Preview" w:date="2026-01-01T00:00:00Z">
        <w:r>
          <w:delText xml:space="preserve"> </w:delText>
        </w:r>
      </w:del>
      <m:oMath>
        <m:r>
          <m:rPr>
            <m:sty m:val="p"/>
          </m:rPr>
          <m:t>(</m:t>
        </m:r>
        <m:r>
          <m:t>1</m:t>
        </m:r>
        <m:r>
          <m:rPr>
            <m:sty m:val="p"/>
          </m:rPr>
          <m:t>,</m:t>
        </m:r>
        <m:r>
          <m:t>1</m:t>
        </m:r>
        <m:r>
          <m:rPr>
            <m:sty m:val="p"/>
          </m:rPr>
          <m:t>)</m:t>
        </m:r>
      </m:oMath>
      <w:del w:id="3420" w:author="PR Preview" w:date="2026-01-01T00:00:00Z">
        <w:r>
          <w:delText xml:space="preserve"> </w:delText>
        </w:r>
      </w:del>
      <w:del w:id="3421" w:author="PR Preview" w:date="2026-01-01T00:00:00Z">
        <w:r>
          <w:delText xml:space="preserve">is not, since</w:delText>
        </w:r>
      </w:del>
      <w:del w:id="3422" w:author="PR Preview" w:date="2026-01-01T00:00:00Z">
        <w:r>
          <w:delText xml:space="preserve"> </w:delText>
        </w:r>
      </w:del>
      <m:oMath>
        <m:r>
          <m:t>1</m:t>
        </m:r>
        <m:r>
          <m:rPr>
            <m:sty m:val="p"/>
          </m:rPr>
          <m:t>+</m:t>
        </m:r>
        <m:r>
          <m:t>1</m:t>
        </m:r>
        <m:r>
          <m:rPr>
            <m:sty m:val="p"/>
          </m:rPr>
          <m:t>−</m:t>
        </m:r>
        <m:r>
          <m:t>1</m:t>
        </m:r>
        <m:r>
          <m:rPr>
            <m:sty m:val="p"/>
          </m:rPr>
          <m:t>=</m:t>
        </m:r>
        <m:r>
          <m:t>1</m:t>
        </m:r>
        <m:r>
          <m:rPr>
            <m:sty m:val="p"/>
          </m:rPr>
          <m:t>&gt;</m:t>
        </m:r>
        <m:r>
          <m:t>0</m:t>
        </m:r>
      </m:oMath>
      <w:del w:id="3423" w:author="PR Preview" w:date="2026-01-01T00:00:00Z">
        <w:r>
          <w:delText xml:space="preserve">, so it lies in the half-space where</w:delText>
        </w:r>
      </w:del>
      <w:del w:id="3424" w:author="PR Preview" w:date="2026-01-01T00:00:00Z">
        <w:r>
          <w:delText xml:space="preserve"> </w:delText>
        </w:r>
      </w:del>
      <m:oMath>
        <m:limLow>
          <m:e>
            <m:r>
              <m:t>w</m:t>
            </m:r>
          </m:e>
          <m:lim>
            <m:r>
              <m:rPr>
                <m:sty m:val="p"/>
              </m:rPr>
              <m:t>∼</m:t>
            </m:r>
          </m:lim>
        </m:limLow>
        <m:r>
          <m:rPr>
            <m:sty m:val="p"/>
          </m:rPr>
          <m:t>⋅</m:t>
        </m:r>
        <m:limLow>
          <m:e>
            <m:r>
              <m:t>x</m:t>
            </m:r>
          </m:e>
          <m:lim>
            <m:r>
              <m:rPr>
                <m:sty m:val="p"/>
              </m:rPr>
              <m:t>∼</m:t>
            </m:r>
          </m:lim>
        </m:limLow>
        <m:r>
          <m:rPr>
            <m:sty m:val="p"/>
          </m:rPr>
          <m:t>+</m:t>
        </m:r>
        <m:r>
          <m:t>b</m:t>
        </m:r>
        <m:r>
          <m:rPr>
            <m:sty m:val="p"/>
          </m:rPr>
          <m:t>&gt;</m:t>
        </m:r>
        <m:r>
          <m:t>0</m:t>
        </m:r>
      </m:oMath>
      <w:del w:id="3425" w:author="PR Preview" w:date="2026-01-01T00:00:00Z">
        <w:r>
          <w:delText xml:space="preserve">.</w:delText>
        </w:r>
      </w:del>
    </w:p>
    <w:p>
      <w:pPr>
        <w:pStyle w:val="Compact"/>
        <w:numPr>
          <w:ilvl w:val="0"/>
          <w:numId w:val="1014"/>
        </w:numPr>
      </w:pPr>
      <w:del w:id="3426" w:author="PR Preview" w:date="2026-01-01T00:00:00Z">
        <w:r>
          <w:delText xml:space="preserve">With</w:delText>
        </w:r>
      </w:del>
      <w:del w:id="3427" w:author="PR Preview" w:date="2026-01-01T00:00:00Z">
        <w:r>
          <w:delText xml:space="preserve"> </w:delText>
        </w:r>
      </w:del>
      <m:oMath>
        <m:limLow>
          <m:e>
            <m:r>
              <m:t>w</m:t>
            </m:r>
          </m:e>
          <m:lim>
            <m:r>
              <m:rPr>
                <m:sty m:val="p"/>
              </m:rPr>
              <m:t>∼</m:t>
            </m:r>
          </m:lim>
        </m:limLow>
        <m:r>
          <m:rPr>
            <m:sty m:val="p"/>
          </m:rPr>
          <m:t>=</m:t>
        </m:r>
        <m:limLow>
          <m:e>
            <m:r>
              <m:t>0</m:t>
            </m:r>
          </m:e>
          <m:lim>
            <m:r>
              <m:rPr>
                <m:sty m:val="p"/>
              </m:rPr>
              <m:t>∼</m:t>
            </m:r>
          </m:lim>
        </m:limLow>
      </m:oMath>
      <w:del w:id="3428" w:author="PR Preview" w:date="2026-01-01T00:00:00Z">
        <w:r>
          <w:delText xml:space="preserve">, the equation reads</w:delText>
        </w:r>
      </w:del>
      <w:del w:id="3429" w:author="PR Preview" w:date="2026-01-01T00:00:00Z">
        <w:r>
          <w:delText xml:space="preserve"> </w:delText>
        </w:r>
      </w:del>
      <m:oMath>
        <m:r>
          <m:t>b</m:t>
        </m:r>
        <m:r>
          <m:rPr>
            <m:sty m:val="p"/>
          </m:rPr>
          <m:t>=</m:t>
        </m:r>
        <m:r>
          <m:t>0</m:t>
        </m:r>
      </m:oMath>
      <w:del w:id="3430" w:author="PR Preview" w:date="2026-01-01T00:00:00Z">
        <w:r>
          <w:delText xml:space="preserve">:</w:delText>
        </w:r>
      </w:del>
      <w:del w:id="3431" w:author="PR Preview" w:date="2026-01-01T00:00:00Z">
        <w:r>
          <w:delText xml:space="preserve"> </w:delText>
        </w:r>
      </w:del>
      <w:del w:id="3432" w:author="PR Preview" w:date="2026-01-01T00:00:00Z">
        <w:r>
          <w:delText xml:space="preserve">if</w:delText>
        </w:r>
      </w:del>
      <w:del w:id="3433" w:author="PR Preview" w:date="2026-01-01T00:00:00Z">
        <w:r>
          <w:delText xml:space="preserve"> </w:delText>
        </w:r>
      </w:del>
      <m:oMath>
        <m:r>
          <m:t>b</m:t>
        </m:r>
        <m:r>
          <m:rPr>
            <m:sty m:val="p"/>
          </m:rPr>
          <m:t>≠</m:t>
        </m:r>
        <m:r>
          <m:t>0</m:t>
        </m:r>
      </m:oMath>
      <w:del w:id="3434" w:author="PR Preview" w:date="2026-01-01T00:00:00Z">
        <w:r>
          <w:delText xml:space="preserve"> </w:delText>
        </w:r>
      </w:del>
      <w:del w:id="3435" w:author="PR Preview" w:date="2026-01-01T00:00:00Z">
        <w:r>
          <w:delText xml:space="preserve">no point satisfies it, and if</w:delText>
        </w:r>
      </w:del>
      <w:del w:id="3436" w:author="PR Preview" w:date="2026-01-01T00:00:00Z">
        <w:r>
          <w:delText xml:space="preserve"> </w:delText>
        </w:r>
      </w:del>
      <m:oMath>
        <m:r>
          <m:t>b</m:t>
        </m:r>
        <m:r>
          <m:rPr>
            <m:sty m:val="p"/>
          </m:rPr>
          <m:t>=</m:t>
        </m:r>
        <m:r>
          <m:t>0</m:t>
        </m:r>
      </m:oMath>
      <w:del w:id="3437" w:author="PR Preview" w:date="2026-01-01T00:00:00Z">
        <w:r>
          <w:delText xml:space="preserve"> </w:delText>
        </w:r>
      </w:del>
      <w:del w:id="3438" w:author="PR Preview" w:date="2026-01-01T00:00:00Z">
        <w:r>
          <w:delText xml:space="preserve">every point does,</w:delText>
        </w:r>
      </w:del>
      <w:del w:id="3439" w:author="PR Preview" w:date="2026-01-01T00:00:00Z">
        <w:r>
          <w:delText xml:space="preserve"> </w:delText>
        </w:r>
      </w:del>
      <w:del w:id="3440" w:author="PR Preview" w:date="2026-01-01T00:00:00Z">
        <w:r>
          <w:delText xml:space="preserve">so the set is empty or all of</w:delText>
        </w:r>
      </w:del>
      <w:del w:id="3441" w:author="PR Preview" w:date="2026-01-01T00:00:00Z">
        <w:r>
          <w:delText xml:space="preserve"> </w:delText>
        </w:r>
      </w:del>
      <m:oMath>
        <m:sSup>
          <m:e>
            <m:r>
              <m:rPr>
                <m:scr m:val="double-struck"/>
                <m:sty m:val="p"/>
              </m:rPr>
              <m:t>R</m:t>
            </m:r>
          </m:e>
          <m:sup>
            <m:r>
              <m:t>2</m:t>
            </m:r>
          </m:sup>
        </m:sSup>
      </m:oMath>
      <w:del w:id="3442" w:author="PR Preview" w:date="2026-01-01T00:00:00Z">
        <w:r>
          <w:delText xml:space="preserve">, not a line.</w:delText>
        </w:r>
      </w:del>
      <w:del w:id="3443" w:author="PR Preview" w:date="2026-01-01T00:00:00Z">
        <w:r>
          <w:delText xml:space="preserve"> </w:delText>
        </w:r>
      </w:del>
      <w:del w:id="3444" w:author="PR Preview" w:date="2026-01-01T00:00:00Z">
        <w:r>
          <w:delText xml:space="preserve">That degenerate case is why the definition requires</w:delText>
        </w:r>
      </w:del>
      <w:del w:id="3445" w:author="PR Preview" w:date="2026-01-01T00:00:00Z">
        <w:r>
          <w:delText xml:space="preserve"> </w:delText>
        </w:r>
      </w:del>
      <m:oMath>
        <m:limLow>
          <m:e>
            <m:r>
              <m:t>w</m:t>
            </m:r>
          </m:e>
          <m:lim>
            <m:r>
              <m:rPr>
                <m:sty m:val="p"/>
              </m:rPr>
              <m:t>∼</m:t>
            </m:r>
          </m:lim>
        </m:limLow>
        <m:r>
          <m:rPr>
            <m:sty m:val="p"/>
          </m:rPr>
          <m:t>≠</m:t>
        </m:r>
        <m:limLow>
          <m:e>
            <m:r>
              <m:t>0</m:t>
            </m:r>
          </m:e>
          <m:lim>
            <m:r>
              <m:rPr>
                <m:sty m:val="p"/>
              </m:rPr>
              <m:t>∼</m:t>
            </m:r>
          </m:lim>
        </m:limLow>
      </m:oMath>
      <w:del w:id="3446" w:author="PR Preview" w:date="2026-01-01T00:00:00Z">
        <w:r>
          <w:delText xml:space="preserve">.</w:delText>
        </w:r>
      </w:del>
    </w:p>
    <w:p>
      <w:pPr>
        <w:pStyle w:val="Compact"/>
        <w:numPr>
          <w:ilvl w:val="0"/>
          <w:numId w:val="1014"/>
        </w:numPr>
      </w:pPr>
      <w:ins w:id="3447" w:author="PR Preview" w:date="2026-01-01T00:00:00Z">
        <w:r>
          <w:t xml:space="preserve">With</w:t>
        </w:r>
      </w:ins>
      <w:ins w:id="3448" w:author="PR Preview" w:date="2026-01-01T00:00:00Z">
        <w:r>
          <w:t xml:space="preserve"> </w:t>
        </w:r>
      </w:ins>
      <w:ins w:id="3449" w:author="PR Preview" w:date="2026-01-01T00:00:00Z">
        <w:r>
          <w:t xml:space="preserve">$\mathord{\smash[b]{\underset{\raise.3ex\hbox{$\scriptstyle\sim$}}{w}}\vphantom{w}} = (1, 1)$</w:t>
        </w:r>
      </w:ins>
      <w:ins w:id="3450" w:author="PR Preview" w:date="2026-01-01T00:00:00Z">
        <w:r>
          <w:t xml:space="preserve"> </w:t>
        </w:r>
      </w:ins>
      <w:ins w:id="3451" w:author="PR Preview" w:date="2026-01-01T00:00:00Z">
        <w:r>
          <w:t xml:space="preserve">and</w:t>
        </w:r>
      </w:ins>
      <w:ins w:id="3452" w:author="PR Preview" w:date="2026-01-01T00:00:00Z">
        <w:r>
          <w:t xml:space="preserve"> </w:t>
        </w:r>
      </w:ins>
      <m:oMath>
        <m:r>
          <m:t>b</m:t>
        </m:r>
        <m:r>
          <m:rPr>
            <m:sty m:val="p"/>
          </m:rPr>
          <m:t>=</m:t>
        </m:r>
        <m:r>
          <m:rPr>
            <m:sty m:val="p"/>
          </m:rPr>
          <m:t>−</m:t>
        </m:r>
        <m:r>
          <m:t>1</m:t>
        </m:r>
      </m:oMath>
      <w:ins w:id="3453" w:author="PR Preview" w:date="2026-01-01T00:00:00Z">
        <w:r>
          <w:t xml:space="preserve">, the hyperplane in</w:t>
        </w:r>
      </w:ins>
      <w:ins w:id="3454" w:author="PR Preview" w:date="2026-01-01T00:00:00Z">
        <w:r>
          <w:t xml:space="preserve"> </w:t>
        </w:r>
      </w:ins>
      <m:oMath>
        <m:sSup>
          <m:e>
            <m:r>
              <m:rPr>
                <m:scr m:val="double-struck"/>
                <m:sty m:val="p"/>
              </m:rPr>
              <m:t>R</m:t>
            </m:r>
          </m:e>
          <m:sup>
            <m:r>
              <m:t>2</m:t>
            </m:r>
          </m:sup>
        </m:sSup>
      </m:oMath>
      <w:ins w:id="3455" w:author="PR Preview" w:date="2026-01-01T00:00:00Z">
        <w:r>
          <w:t xml:space="preserve"> </w:t>
        </w:r>
      </w:ins>
      <w:ins w:id="3456" w:author="PR Preview" w:date="2026-01-01T00:00:00Z">
        <w:r>
          <w:t xml:space="preserve">is the line</w:t>
        </w:r>
      </w:ins>
      <w:ins w:id="3457" w:author="PR Preview" w:date="2026-01-01T00:00:00Z">
        <w:r>
          <w:t xml:space="preserve"> </w:t>
        </w:r>
      </w:ins>
      <m:oMath>
        <m:sSub>
          <m:e>
            <m:r>
              <m:t>x</m:t>
            </m:r>
          </m:e>
          <m:sub>
            <m:r>
              <m:t>1</m:t>
            </m:r>
          </m:sub>
        </m:sSub>
        <m:r>
          <m:rPr>
            <m:sty m:val="p"/>
          </m:rPr>
          <m:t>+</m:t>
        </m:r>
        <m:sSub>
          <m:e>
            <m:r>
              <m:t>x</m:t>
            </m:r>
          </m:e>
          <m:sub>
            <m:r>
              <m:t>2</m:t>
            </m:r>
          </m:sub>
        </m:sSub>
        <m:r>
          <m:rPr>
            <m:sty m:val="p"/>
          </m:rPr>
          <m:t>−</m:t>
        </m:r>
        <m:r>
          <m:t>1</m:t>
        </m:r>
        <m:r>
          <m:rPr>
            <m:sty m:val="p"/>
          </m:rPr>
          <m:t>=</m:t>
        </m:r>
        <m:r>
          <m:t>0</m:t>
        </m:r>
      </m:oMath>
      <w:ins w:id="3458" w:author="PR Preview" w:date="2026-01-01T00:00:00Z">
        <w:r>
          <w:t xml:space="preserve">.</w:t>
        </w:r>
      </w:ins>
      <w:ins w:id="3459" w:author="PR Preview" w:date="2026-01-01T00:00:00Z">
        <w:r>
          <w:t xml:space="preserve"> </w:t>
        </w:r>
      </w:ins>
      <w:ins w:id="3460" w:author="PR Preview" w:date="2026-01-01T00:00:00Z">
        <w:r>
          <w:t xml:space="preserve">The point</w:t>
        </w:r>
      </w:ins>
      <w:ins w:id="3461" w:author="PR Preview" w:date="2026-01-01T00:00:00Z">
        <w:r>
          <w:t xml:space="preserve"> </w:t>
        </w:r>
      </w:ins>
      <m:oMath>
        <m:r>
          <m:rPr>
            <m:sty m:val="p"/>
          </m:rPr>
          <m:t>(</m:t>
        </m:r>
        <m:r>
          <m:t>1</m:t>
        </m:r>
        <m:r>
          <m:rPr>
            <m:sty m:val="p"/>
          </m:rPr>
          <m:t>,</m:t>
        </m:r>
        <m:r>
          <m:t>0</m:t>
        </m:r>
        <m:r>
          <m:rPr>
            <m:sty m:val="p"/>
          </m:rPr>
          <m:t>)</m:t>
        </m:r>
      </m:oMath>
      <w:ins w:id="3462" w:author="PR Preview" w:date="2026-01-01T00:00:00Z">
        <w:r>
          <w:t xml:space="preserve"> </w:t>
        </w:r>
      </w:ins>
      <w:ins w:id="3463" w:author="PR Preview" w:date="2026-01-01T00:00:00Z">
        <w:r>
          <w:t xml:space="preserve">is on it, since</w:t>
        </w:r>
      </w:ins>
      <w:ins w:id="3464" w:author="PR Preview" w:date="2026-01-01T00:00:00Z">
        <w:r>
          <w:t xml:space="preserve"> </w:t>
        </w:r>
      </w:ins>
      <m:oMath>
        <m:r>
          <m:t>1</m:t>
        </m:r>
        <m:r>
          <m:rPr>
            <m:sty m:val="p"/>
          </m:rPr>
          <m:t>+</m:t>
        </m:r>
        <m:r>
          <m:t>0</m:t>
        </m:r>
        <m:r>
          <m:rPr>
            <m:sty m:val="p"/>
          </m:rPr>
          <m:t>−</m:t>
        </m:r>
        <m:r>
          <m:t>1</m:t>
        </m:r>
        <m:r>
          <m:rPr>
            <m:sty m:val="p"/>
          </m:rPr>
          <m:t>=</m:t>
        </m:r>
        <m:r>
          <m:t>0</m:t>
        </m:r>
      </m:oMath>
      <w:ins w:id="3465" w:author="PR Preview" w:date="2026-01-01T00:00:00Z">
        <w:r>
          <w:t xml:space="preserve">;</w:t>
        </w:r>
      </w:ins>
      <w:ins w:id="3466" w:author="PR Preview" w:date="2026-01-01T00:00:00Z">
        <w:r>
          <w:t xml:space="preserve"> </w:t>
        </w:r>
      </w:ins>
      <w:ins w:id="3467" w:author="PR Preview" w:date="2026-01-01T00:00:00Z">
        <w:r>
          <w:t xml:space="preserve">the point</w:t>
        </w:r>
      </w:ins>
      <w:ins w:id="3468" w:author="PR Preview" w:date="2026-01-01T00:00:00Z">
        <w:r>
          <w:t xml:space="preserve"> </w:t>
        </w:r>
      </w:ins>
      <m:oMath>
        <m:r>
          <m:rPr>
            <m:sty m:val="p"/>
          </m:rPr>
          <m:t>(</m:t>
        </m:r>
        <m:r>
          <m:t>1</m:t>
        </m:r>
        <m:r>
          <m:rPr>
            <m:sty m:val="p"/>
          </m:rPr>
          <m:t>,</m:t>
        </m:r>
        <m:r>
          <m:t>1</m:t>
        </m:r>
        <m:r>
          <m:rPr>
            <m:sty m:val="p"/>
          </m:rPr>
          <m:t>)</m:t>
        </m:r>
      </m:oMath>
      <w:ins w:id="3469" w:author="PR Preview" w:date="2026-01-01T00:00:00Z">
        <w:r>
          <w:t xml:space="preserve"> </w:t>
        </w:r>
      </w:ins>
      <w:ins w:id="3470" w:author="PR Preview" w:date="2026-01-01T00:00:00Z">
        <w:r>
          <w:t xml:space="preserve">is not, since</w:t>
        </w:r>
      </w:ins>
      <w:ins w:id="3471" w:author="PR Preview" w:date="2026-01-01T00:00:00Z">
        <w:r>
          <w:t xml:space="preserve"> </w:t>
        </w:r>
      </w:ins>
      <m:oMath>
        <m:r>
          <m:t>1</m:t>
        </m:r>
        <m:r>
          <m:rPr>
            <m:sty m:val="p"/>
          </m:rPr>
          <m:t>+</m:t>
        </m:r>
        <m:r>
          <m:t>1</m:t>
        </m:r>
        <m:r>
          <m:rPr>
            <m:sty m:val="p"/>
          </m:rPr>
          <m:t>−</m:t>
        </m:r>
        <m:r>
          <m:t>1</m:t>
        </m:r>
        <m:r>
          <m:rPr>
            <m:sty m:val="p"/>
          </m:rPr>
          <m:t>=</m:t>
        </m:r>
        <m:r>
          <m:t>1</m:t>
        </m:r>
        <m:r>
          <m:rPr>
            <m:sty m:val="p"/>
          </m:rPr>
          <m:t>&gt;</m:t>
        </m:r>
        <m:r>
          <m:t>0</m:t>
        </m:r>
      </m:oMath>
      <w:ins w:id="3472" w:author="PR Preview" w:date="2026-01-01T00:00:00Z">
        <w:r>
          <w:t xml:space="preserve">, so it lies in the half-space where</w:t>
        </w:r>
      </w:ins>
      <w:ins w:id="3473" w:author="PR Preview" w:date="2026-01-01T00:00:00Z">
        <w:r>
          <w:t xml:space="preserve"> </w:t>
        </w:r>
      </w:ins>
      <w:ins w:id="3474" w:author="PR Preview" w:date="2026-01-01T00:00:00Z">
        <w:r>
          <w:t xml:space="preserve">$\mathord{\smash[b]{\underset{\raise.3ex\hbox{$\scriptstyle\sim$}}{w}}\vphantom{w}} \cdot \mathord{\smash[b]{\underset{\raise.3ex\hbox{$\scriptstyle\sim$}}{x}}\vphantom{x}} + b &gt; 0$</w:t>
        </w:r>
      </w:ins>
      <w:ins w:id="3475" w:author="PR Preview" w:date="2026-01-01T00:00:00Z">
        <w:r>
          <w:t xml:space="preserve">.</w:t>
        </w:r>
      </w:ins>
    </w:p>
    <w:p>
      <w:pPr>
        <w:pStyle w:val="Compact"/>
        <w:numPr>
          <w:ilvl w:val="0"/>
          <w:numId w:val="1014"/>
        </w:numPr>
      </w:pPr>
      <w:ins w:id="3476" w:author="PR Preview" w:date="2026-01-01T00:00:00Z">
        <w:r>
          <w:t xml:space="preserve">With</w:t>
        </w:r>
      </w:ins>
      <w:ins w:id="3477" w:author="PR Preview" w:date="2026-01-01T00:00:00Z">
        <w:r>
          <w:t xml:space="preserve"> </w:t>
        </w:r>
      </w:ins>
      <w:ins w:id="3478" w:author="PR Preview" w:date="2026-01-01T00:00:00Z">
        <w:r>
          <w:t xml:space="preserve">$\mathord{\smash[b]{\underset{\raise.3ex\hbox{$\scriptstyle\sim$}}{w}}\vphantom{w}} = \mathord{\smash[b]{\underset{\raise.3ex\hbox{$\scriptstyle\sim$}}{0}}\vphantom{0}}$</w:t>
        </w:r>
      </w:ins>
      <w:ins w:id="3479" w:author="PR Preview" w:date="2026-01-01T00:00:00Z">
        <w:r>
          <w:t xml:space="preserve">, the equation reads</w:t>
        </w:r>
      </w:ins>
      <w:ins w:id="3480" w:author="PR Preview" w:date="2026-01-01T00:00:00Z">
        <w:r>
          <w:t xml:space="preserve"> </w:t>
        </w:r>
      </w:ins>
      <m:oMath>
        <m:r>
          <m:t>b</m:t>
        </m:r>
        <m:r>
          <m:rPr>
            <m:sty m:val="p"/>
          </m:rPr>
          <m:t>=</m:t>
        </m:r>
        <m:r>
          <m:t>0</m:t>
        </m:r>
      </m:oMath>
      <w:ins w:id="3481" w:author="PR Preview" w:date="2026-01-01T00:00:00Z">
        <w:r>
          <w:t xml:space="preserve">:</w:t>
        </w:r>
      </w:ins>
      <w:ins w:id="3482" w:author="PR Preview" w:date="2026-01-01T00:00:00Z">
        <w:r>
          <w:t xml:space="preserve"> </w:t>
        </w:r>
      </w:ins>
      <w:ins w:id="3483" w:author="PR Preview" w:date="2026-01-01T00:00:00Z">
        <w:r>
          <w:t xml:space="preserve">if</w:t>
        </w:r>
      </w:ins>
      <w:ins w:id="3484" w:author="PR Preview" w:date="2026-01-01T00:00:00Z">
        <w:r>
          <w:t xml:space="preserve"> </w:t>
        </w:r>
      </w:ins>
      <m:oMath>
        <m:r>
          <m:t>b</m:t>
        </m:r>
        <m:r>
          <m:rPr>
            <m:sty m:val="p"/>
          </m:rPr>
          <m:t>≠</m:t>
        </m:r>
        <m:r>
          <m:t>0</m:t>
        </m:r>
      </m:oMath>
      <w:ins w:id="3485" w:author="PR Preview" w:date="2026-01-01T00:00:00Z">
        <w:r>
          <w:t xml:space="preserve"> </w:t>
        </w:r>
      </w:ins>
      <w:ins w:id="3486" w:author="PR Preview" w:date="2026-01-01T00:00:00Z">
        <w:r>
          <w:t xml:space="preserve">no point satisfies it, and if</w:t>
        </w:r>
      </w:ins>
      <w:ins w:id="3487" w:author="PR Preview" w:date="2026-01-01T00:00:00Z">
        <w:r>
          <w:t xml:space="preserve"> </w:t>
        </w:r>
      </w:ins>
      <m:oMath>
        <m:r>
          <m:t>b</m:t>
        </m:r>
        <m:r>
          <m:rPr>
            <m:sty m:val="p"/>
          </m:rPr>
          <m:t>=</m:t>
        </m:r>
        <m:r>
          <m:t>0</m:t>
        </m:r>
      </m:oMath>
      <w:ins w:id="3488" w:author="PR Preview" w:date="2026-01-01T00:00:00Z">
        <w:r>
          <w:t xml:space="preserve"> </w:t>
        </w:r>
      </w:ins>
      <w:ins w:id="3489" w:author="PR Preview" w:date="2026-01-01T00:00:00Z">
        <w:r>
          <w:t xml:space="preserve">every point does,</w:t>
        </w:r>
      </w:ins>
      <w:ins w:id="3490" w:author="PR Preview" w:date="2026-01-01T00:00:00Z">
        <w:r>
          <w:t xml:space="preserve"> </w:t>
        </w:r>
      </w:ins>
      <w:ins w:id="3491" w:author="PR Preview" w:date="2026-01-01T00:00:00Z">
        <w:r>
          <w:t xml:space="preserve">so the set is empty or all of</w:t>
        </w:r>
      </w:ins>
      <w:ins w:id="3492" w:author="PR Preview" w:date="2026-01-01T00:00:00Z">
        <w:r>
          <w:t xml:space="preserve"> </w:t>
        </w:r>
      </w:ins>
      <m:oMath>
        <m:sSup>
          <m:e>
            <m:r>
              <m:rPr>
                <m:scr m:val="double-struck"/>
                <m:sty m:val="p"/>
              </m:rPr>
              <m:t>R</m:t>
            </m:r>
          </m:e>
          <m:sup>
            <m:r>
              <m:t>2</m:t>
            </m:r>
          </m:sup>
        </m:sSup>
      </m:oMath>
      <w:ins w:id="3493" w:author="PR Preview" w:date="2026-01-01T00:00:00Z">
        <w:r>
          <w:t xml:space="preserve">, not a line.</w:t>
        </w:r>
      </w:ins>
      <w:ins w:id="3494" w:author="PR Preview" w:date="2026-01-01T00:00:00Z">
        <w:r>
          <w:t xml:space="preserve"> </w:t>
        </w:r>
      </w:ins>
      <w:ins w:id="3495" w:author="PR Preview" w:date="2026-01-01T00:00:00Z">
        <w:r>
          <w:t xml:space="preserve">That degenerate case is why the definition requires</w:t>
        </w:r>
      </w:ins>
      <w:ins w:id="3496" w:author="PR Preview" w:date="2026-01-01T00:00:00Z">
        <w:r>
          <w:t xml:space="preserve"> </w:t>
        </w:r>
      </w:ins>
      <w:ins w:id="3497" w:author="PR Preview" w:date="2026-01-01T00:00:00Z">
        <w:r>
          <w:t xml:space="preserve">$\mathord{\smash[b]{\underset{\raise.3ex\hbox{$\scriptstyle\sim$}}{w}}\vphantom{w}} \ne \mathord{\smash[b]{\underset{\raise.3ex\hbox{$\scriptstyle\sim$}}{0}}\vphantom{0}}$</w:t>
        </w:r>
      </w:ins>
      <w:ins w:id="3498" w:author="PR Preview" w:date="2026-01-01T00:00:00Z">
        <w:r>
          <w:t xml:space="preserve">.</w:t>
        </w:r>
      </w:ins>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del w:id="3499" w:author="PR Preview" w:date="2026-01-01T00:00:00Z">
        <w:r>
          <w:delText xml:space="preserve">Write this rule in the form of</w:delText>
        </w:r>
      </w:del>
      <w:del w:id="3500" w:author="PR Preview" w:date="2026-01-01T00:00:00Z">
        <w:r>
          <w:delText xml:space="preserve"> </w:delText>
        </w:r>
      </w:del>
      <w:hyperlink w:anchor="eq-linear-scalar">
        <w:del w:id="3501" w:author="PR Preview" w:date="2026-01-01T00:00:00Z">
          <w:r>
            <w:rPr>
              <w:rStyle w:val="Hyperlink"/>
            </w:rPr>
            <w:delText xml:space="preserve">Equation 4</w:delText>
          </w:r>
        </w:del>
      </w:hyperlink>
      <w:del w:id="3502" w:author="PR Preview" w:date="2026-01-01T00:00:00Z">
        <w:r>
          <w:delText xml:space="preserve">,</w:delText>
        </w:r>
      </w:del>
      <w:del w:id="3503" w:author="PR Preview" w:date="2026-01-01T00:00:00Z">
        <w:r>
          <w:delText xml:space="preserve"> </w:delText>
        </w:r>
      </w:del>
      <w:del w:id="3504" w:author="PR Preview" w:date="2026-01-01T00:00:00Z">
        <w:r>
          <w:delText xml:space="preserve">naming</w:delText>
        </w:r>
      </w:del>
      <w:del w:id="3505" w:author="PR Preview" w:date="2026-01-01T00:00:00Z">
        <w:r>
          <w:delText xml:space="preserve"> </w:delText>
        </w:r>
      </w:del>
      <m:oMath>
        <m:limLow>
          <m:e>
            <m:r>
              <m:t>w</m:t>
            </m:r>
          </m:e>
          <m:lim>
            <m:r>
              <m:rPr>
                <m:sty m:val="p"/>
              </m:rPr>
              <m:t>∼</m:t>
            </m:r>
          </m:lim>
        </m:limLow>
      </m:oMath>
      <w:del w:id="3506" w:author="PR Preview" w:date="2026-01-01T00:00:00Z">
        <w:r>
          <w:delText xml:space="preserve">,</w:delText>
        </w:r>
      </w:del>
      <w:del w:id="3507" w:author="PR Preview" w:date="2026-01-01T00:00:00Z">
        <w:r>
          <w:delText xml:space="preserve"> </w:delText>
        </w:r>
      </w:del>
      <m:oMath>
        <m:r>
          <m:t>b</m:t>
        </m:r>
      </m:oMath>
      <w:del w:id="3508" w:author="PR Preview" w:date="2026-01-01T00:00:00Z">
        <w:r>
          <w:delText xml:space="preserve"> </w:delText>
        </w:r>
      </w:del>
      <w:del w:id="3509" w:author="PR Preview" w:date="2026-01-01T00:00:00Z">
        <w:r>
          <w:delText xml:space="preserve">and</w:delText>
        </w:r>
      </w:del>
      <w:del w:id="3510" w:author="PR Preview" w:date="2026-01-01T00:00:00Z">
        <w:r>
          <w:delText xml:space="preserve"> </w:delText>
        </w:r>
      </w:del>
      <m:oMath>
        <m:r>
          <m:t>p</m:t>
        </m:r>
      </m:oMath>
      <w:del w:id="3511" w:author="PR Preview" w:date="2026-01-01T00:00:00Z">
        <w:r>
          <w:delText xml:space="preserve"> </w:delText>
        </w:r>
      </w:del>
      <w:del w:id="3512" w:author="PR Preview" w:date="2026-01-01T00:00:00Z">
        <w:r>
          <w:delText xml:space="preserve">explicitly,</w:delText>
        </w:r>
      </w:del>
      <w:del w:id="3513" w:author="PR Preview" w:date="2026-01-01T00:00:00Z">
        <w:r>
          <w:delText xml:space="preserve"> </w:delText>
        </w:r>
      </w:del>
      <w:del w:id="3514" w:author="PR Preview" w:date="2026-01-01T00:00:00Z">
        <w:r>
          <w:delText xml:space="preserve">and give the score for a patient aged</w:delText>
        </w:r>
      </w:del>
      <w:del w:id="3515" w:author="PR Preview" w:date="2026-01-01T00:00:00Z">
        <w:r>
          <w:delText xml:space="preserve"> </w:delText>
        </w:r>
      </w:del>
      <m:oMath>
        <m:r>
          <m:t>50</m:t>
        </m:r>
      </m:oMath>
      <w:del w:id="3516" w:author="PR Preview" w:date="2026-01-01T00:00:00Z">
        <w:r>
          <w:delText xml:space="preserve"> </w:delText>
        </w:r>
      </w:del>
      <w:del w:id="3517" w:author="PR Preview" w:date="2026-01-01T00:00:00Z">
        <w:r>
          <w:delText xml:space="preserve">with blood pressure</w:delText>
        </w:r>
      </w:del>
      <w:del w:id="3518" w:author="PR Preview" w:date="2026-01-01T00:00:00Z">
        <w:r>
          <w:delText xml:space="preserve"> </w:delText>
        </w:r>
      </w:del>
      <m:oMath>
        <m:r>
          <m:t>130</m:t>
        </m:r>
      </m:oMath>
      <w:del w:id="3519" w:author="PR Preview" w:date="2026-01-01T00:00:00Z">
        <w:r>
          <w:delText xml:space="preserve"> </w:delText>
        </w:r>
      </w:del>
      <w:del w:id="3520" w:author="PR Preview" w:date="2026-01-01T00:00:00Z">
        <w:r>
          <w:delText xml:space="preserve">and BMI</w:delText>
        </w:r>
      </w:del>
      <w:del w:id="3521" w:author="PR Preview" w:date="2026-01-01T00:00:00Z">
        <w:r>
          <w:delText xml:space="preserve"> </w:delText>
        </w:r>
      </w:del>
      <m:oMath>
        <m:r>
          <m:t>28</m:t>
        </m:r>
      </m:oMath>
      <w:del w:id="3522" w:author="PR Preview" w:date="2026-01-01T00:00:00Z">
        <w:r>
          <w:delText xml:space="preserve">.</w:delText>
        </w:r>
      </w:del>
    </w:p>
    <w:p>
      <w:pPr>
        <w:pStyle w:val="FirstParagraph"/>
      </w:pPr>
      <w:ins w:id="3523" w:author="PR Preview" w:date="2026-01-01T00:00:00Z">
        <w:r>
          <w:t xml:space="preserve">Write this rule in the form of</w:t>
        </w:r>
      </w:ins>
      <w:ins w:id="3524" w:author="PR Preview" w:date="2026-01-01T00:00:00Z">
        <w:r>
          <w:t xml:space="preserve"> </w:t>
        </w:r>
      </w:ins>
      <w:hyperlink w:anchor="eq-linear-scalar">
        <w:ins w:id="3525" w:author="PR Preview" w:date="2026-01-01T00:00:00Z">
          <w:r>
            <w:rPr>
              <w:rStyle w:val="Hyperlink"/>
            </w:rPr>
            <w:t xml:space="preserve">Equation 4</w:t>
          </w:r>
        </w:ins>
      </w:hyperlink>
      <w:ins w:id="3526" w:author="PR Preview" w:date="2026-01-01T00:00:00Z">
        <w:r>
          <w:t xml:space="preserve">,</w:t>
        </w:r>
      </w:ins>
      <w:ins w:id="3527" w:author="PR Preview" w:date="2026-01-01T00:00:00Z">
        <w:r>
          <w:t xml:space="preserve"> </w:t>
        </w:r>
      </w:ins>
      <w:ins w:id="3528" w:author="PR Preview" w:date="2026-01-01T00:00:00Z">
        <w:r>
          <w:t xml:space="preserve">naming</w:t>
        </w:r>
      </w:ins>
      <w:ins w:id="3529" w:author="PR Preview" w:date="2026-01-01T00:00:00Z">
        <w:r>
          <w:t xml:space="preserve"> </w:t>
        </w:r>
      </w:ins>
      <w:ins w:id="3530" w:author="PR Preview" w:date="2026-01-01T00:00:00Z">
        <w:r>
          <w:t xml:space="preserve">$\mathord{\smash[b]{\underset{\raise.3ex\hbox{$\scriptstyle\sim$}}{w}}\vphantom{w}}$</w:t>
        </w:r>
      </w:ins>
      <w:ins w:id="3531" w:author="PR Preview" w:date="2026-01-01T00:00:00Z">
        <w:r>
          <w:t xml:space="preserve">,</w:t>
        </w:r>
      </w:ins>
      <w:ins w:id="3532" w:author="PR Preview" w:date="2026-01-01T00:00:00Z">
        <w:r>
          <w:t xml:space="preserve"> </w:t>
        </w:r>
      </w:ins>
      <m:oMath>
        <m:r>
          <m:t>b</m:t>
        </m:r>
      </m:oMath>
      <w:ins w:id="3533" w:author="PR Preview" w:date="2026-01-01T00:00:00Z">
        <w:r>
          <w:t xml:space="preserve"> </w:t>
        </w:r>
      </w:ins>
      <w:ins w:id="3534" w:author="PR Preview" w:date="2026-01-01T00:00:00Z">
        <w:r>
          <w:t xml:space="preserve">and</w:t>
        </w:r>
      </w:ins>
      <w:ins w:id="3535" w:author="PR Preview" w:date="2026-01-01T00:00:00Z">
        <w:r>
          <w:t xml:space="preserve"> </w:t>
        </w:r>
      </w:ins>
      <m:oMath>
        <m:r>
          <m:t>p</m:t>
        </m:r>
      </m:oMath>
      <w:ins w:id="3536" w:author="PR Preview" w:date="2026-01-01T00:00:00Z">
        <w:r>
          <w:t xml:space="preserve"> </w:t>
        </w:r>
      </w:ins>
      <w:ins w:id="3537" w:author="PR Preview" w:date="2026-01-01T00:00:00Z">
        <w:r>
          <w:t xml:space="preserve">explicitly,</w:t>
        </w:r>
      </w:ins>
      <w:ins w:id="3538" w:author="PR Preview" w:date="2026-01-01T00:00:00Z">
        <w:r>
          <w:t xml:space="preserve"> </w:t>
        </w:r>
      </w:ins>
      <w:ins w:id="3539" w:author="PR Preview" w:date="2026-01-01T00:00:00Z">
        <w:r>
          <w:t xml:space="preserve">and give the score for a patient aged</w:t>
        </w:r>
      </w:ins>
      <w:ins w:id="3540" w:author="PR Preview" w:date="2026-01-01T00:00:00Z">
        <w:r>
          <w:t xml:space="preserve"> </w:t>
        </w:r>
      </w:ins>
      <m:oMath>
        <m:r>
          <m:t>50</m:t>
        </m:r>
      </m:oMath>
      <w:ins w:id="3541" w:author="PR Preview" w:date="2026-01-01T00:00:00Z">
        <w:r>
          <w:t xml:space="preserve"> </w:t>
        </w:r>
      </w:ins>
      <w:ins w:id="3542" w:author="PR Preview" w:date="2026-01-01T00:00:00Z">
        <w:r>
          <w:t xml:space="preserve">with blood pressure</w:t>
        </w:r>
      </w:ins>
      <w:ins w:id="3543" w:author="PR Preview" w:date="2026-01-01T00:00:00Z">
        <w:r>
          <w:t xml:space="preserve"> </w:t>
        </w:r>
      </w:ins>
      <m:oMath>
        <m:r>
          <m:t>130</m:t>
        </m:r>
      </m:oMath>
      <w:ins w:id="3544" w:author="PR Preview" w:date="2026-01-01T00:00:00Z">
        <w:r>
          <w:t xml:space="preserve"> </w:t>
        </w:r>
      </w:ins>
      <w:ins w:id="3545" w:author="PR Preview" w:date="2026-01-01T00:00:00Z">
        <w:r>
          <w:t xml:space="preserve">and BMI</w:t>
        </w:r>
      </w:ins>
      <w:ins w:id="3546" w:author="PR Preview" w:date="2026-01-01T00:00:00Z">
        <w:r>
          <w:t xml:space="preserve"> </w:t>
        </w:r>
      </w:ins>
      <m:oMath>
        <m:r>
          <m:t>28</m:t>
        </m:r>
      </m:oMath>
      <w:ins w:id="3547" w:author="PR Preview" w:date="2026-01-01T00:00:00Z">
        <w:r>
          <w:t xml:space="preserve">.</w:t>
        </w:r>
      </w:ins>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limLow>
            <m:e>
              <m:r>
                <m:t>w</m:t>
              </m:r>
            </m:e>
            <m:lim>
              <m:r>
                <m:rPr>
                  <m:sty m:val="p"/>
                </m:rPr>
                <m:t>∼</m:t>
              </m:r>
            </m:lim>
          </m:limLow>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del w:id="3548" w:author="PR Preview" w:date="2026-01-01T00:00:00Z">
        <w:r>
          <w:delText xml:space="preserve">and the rule is</w:delText>
        </w:r>
      </w:del>
      <w:del w:id="3549" w:author="PR Preview" w:date="2026-01-01T00:00:00Z">
        <w:r>
          <w:delText xml:space="preserve"> </w:delText>
        </w:r>
      </w:del>
      <m:oMath>
        <m:r>
          <m:t>f</m:t>
        </m:r>
        <m:r>
          <m:rPr>
            <m:sty m:val="p"/>
          </m:rPr>
          <m:t>(</m:t>
        </m:r>
        <m:limLow>
          <m:e>
            <m:r>
              <m:t>x</m:t>
            </m:r>
          </m:e>
          <m:lim>
            <m:r>
              <m:rPr>
                <m:sty m:val="p"/>
              </m:rPr>
              <m:t>∼</m:t>
            </m:r>
          </m:lim>
        </m:limLow>
        <m:r>
          <m:rPr>
            <m:sty m:val="p"/>
          </m:rPr>
          <m:t>)</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oMath>
      <w:del w:id="3550" w:author="PR Preview" w:date="2026-01-01T00:00:00Z">
        <w:r>
          <w:delText xml:space="preserve">.</w:delText>
        </w:r>
      </w:del>
      <w:del w:id="3551" w:author="PR Preview" w:date="2026-01-01T00:00:00Z">
        <w:r>
          <w:delText xml:space="preserve"> </w:delText>
        </w:r>
      </w:del>
      <w:del w:id="3552" w:author="PR Preview" w:date="2026-01-01T00:00:00Z">
        <w:r>
          <w:delText xml:space="preserve">For the patient,</w:delText>
        </w:r>
      </w:del>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limLow>
                    <m:e>
                      <m:r>
                        <m:t>w</m:t>
                      </m:r>
                    </m:e>
                    <m:lim>
                      <m:r>
                        <m:rPr>
                          <m:sty m:val="p"/>
                        </m:rPr>
                        <m:t>∼</m:t>
                      </m:r>
                    </m:lim>
                  </m:limLow>
                </m:e>
                <m:sup>
                  <m:r>
                    <m:rPr>
                      <m:sty m:val="p"/>
                    </m:rPr>
                    <m:t>⊤</m:t>
                  </m:r>
                </m:sup>
              </m:sSup>
              <m:limLow>
                <m:e>
                  <m:r>
                    <m:t>x</m:t>
                  </m:r>
                </m:e>
                <m:lim>
                  <m:r>
                    <m:rPr>
                      <m:sty m:val="p"/>
                    </m:rPr>
                    <m:t>∼</m:t>
                  </m:r>
                </m:lim>
              </m:limLow>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limLow>
                <m:e>
                  <m:r>
                    <m:t>x</m:t>
                  </m:r>
                </m:e>
                <m:lim>
                  <m:r>
                    <m:rPr>
                      <m:sty m:val="p"/>
                    </m:rPr>
                    <m:t>∼</m:t>
                  </m:r>
                </m:lim>
              </m:limLow>
              <m:r>
                <m:rPr>
                  <m:sty m:val="p"/>
                </m:rPr>
                <m:t>)</m:t>
              </m:r>
              <m:r>
                <m:t>&amp;</m:t>
              </m:r>
              <m:r>
                <m:rPr>
                  <m:sty m:val="p"/>
                </m:rPr>
                <m:t>=</m:t>
              </m:r>
              <m:r>
                <m:t>88</m:t>
              </m:r>
              <m:r>
                <m:rPr>
                  <m:sty m:val="p"/>
                </m:rPr>
                <m:t>−</m:t>
              </m:r>
              <m:r>
                <m:t>30</m:t>
              </m:r>
            </m:e>
            <m:e>
              <m:r>
                <m:t>&amp;</m:t>
              </m:r>
              <m:r>
                <m:rPr>
                  <m:sty m:val="p"/>
                </m:rPr>
                <m:t>=</m:t>
              </m:r>
              <m:r>
                <m:t>58</m:t>
              </m:r>
            </m:e>
          </m:eqArr>
        </m:oMath>
      </m:oMathPara>
    </w:p>
    <w:p>
      <w:pPr>
        <w:pStyle w:val="BodyText"/>
      </w:pPr>
      <w:ins w:id="3553" w:author="PR Preview" w:date="2026-01-01T00:00:00Z">
        <w:r>
          <w:t xml:space="preserve">$$\mathord{\smash[b]{\underset{\raise.3ex\hbox{$\scriptstyle\sim$}}{w}}\vphantom{w}} = \begin{bmatrix} 0.4 \\ 0.2 \\ 1.5 \end{bmatrix},
    \qquad b = -30$$</w:t>
        </w:r>
      </w:ins>
    </w:p>
    <w:p>
      <w:pPr>
        <w:pStyle w:val="FirstParagraph"/>
      </w:pPr>
      <w:ins w:id="3554" w:author="PR Preview" w:date="2026-01-01T00:00:00Z">
        <w:r>
          <w:t xml:space="preserve">and the rule is</w:t>
        </w:r>
      </w:ins>
      <w:ins w:id="3555" w:author="PR Preview" w:date="2026-01-01T00:00:00Z">
        <w:r>
          <w:t xml:space="preserve"> </w:t>
        </w:r>
      </w:ins>
      <w:ins w:id="3556" w:author="PR Preview" w:date="2026-01-01T00:00:00Z">
        <w:r>
          <w:t xml:space="preserve">$f(\mathord{\smash[b]{\underset{\raise.3ex\hbox{$\scriptstyle\sim$}}{x}}\vphantom{x}}) = \mathord{\smash[b]{\underset{\raise.3ex\hbox{$\scriptstyle\sim$}}{w}}\vphantom{w}}^{\top} \mathord{\smash[b]{\underset{\raise.3ex\hbox{$\scriptstyle\sim$}}{x}}\vphantom{x}}+ b$</w:t>
        </w:r>
      </w:ins>
      <w:ins w:id="3557" w:author="PR Preview" w:date="2026-01-01T00:00:00Z">
        <w:r>
          <w:t xml:space="preserve">.</w:t>
        </w:r>
      </w:ins>
      <w:ins w:id="3558" w:author="PR Preview" w:date="2026-01-01T00:00:00Z">
        <w:r>
          <w:t xml:space="preserve"> </w:t>
        </w:r>
      </w:ins>
      <w:ins w:id="3559" w:author="PR Preview" w:date="2026-01-01T00:00:00Z">
        <w:r>
          <w:t xml:space="preserve">For the patient,</w:t>
        </w:r>
      </w:ins>
    </w:p>
    <w:p>
      <w:pPr>
        <w:pStyle w:val="BodyText"/>
      </w:pPr>
      <w:ins w:id="3560" w:author="PR Preview" w:date="2026-01-01T00:00:00Z">
        <w:r>
          <w:t xml:space="preserve">$$\mathord{\smash[b]{\underset{\raise.3ex\hbox{$\scriptstyle\sim$}}{x}}\vphantom{x}}= \begin{bmatrix} 50 \\ 130 \\ 28 \end{bmatrix}$$</w:t>
        </w:r>
      </w:ins>
    </w:p>
    <w:p>
      <w:pPr>
        <w:pStyle w:val="FirstParagraph"/>
      </w:pPr>
      <w:ins w:id="3561" w:author="PR Preview" w:date="2026-01-01T00:00:00Z">
        <w:r>
          <w:t xml:space="preserve">$$
    \begin{aligned}
    \mathord{\smash[b]{\underset{\raise.3ex\hbox{$\scriptstyle\sim$}}{w}}\vphantom{w}}^{\top} \mathord{\smash[b]{\underset{\raise.3ex\hbox{$\scriptstyle\sim$}}{x}}\vphantom{x}}
    &amp;= (0.4)(50) + (0.2)(130) + (1.5)(28) \\
    &amp;= 20 + 26 + 42 \\
    &amp;= 88
    \end{aligned}
    $$</w:t>
        </w:r>
      </w:ins>
    </w:p>
    <w:p>
      <w:pPr>
        <w:pStyle w:val="FirstParagraph"/>
      </w:pPr>
      <w:ins w:id="3562" w:author="PR Preview" w:date="2026-01-01T00:00:00Z">
        <w:r>
          <w:t xml:space="preserve">$$
    \begin{aligned}
    f(\mathord{\smash[b]{\underset{\raise.3ex\hbox{$\scriptstyle\sim$}}{x}}\vphantom{x}})
    &amp;= 88 - 30 \\
    &amp;= 58
    \end{aligned}
    $$</w:t>
        </w:r>
      </w:ins>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del w:id="3563" w:author="PR Preview" w:date="2026-01-01T00:00:00Z">
        <w:r>
          <w:rPr>
            <w:b/>
            <w:bCs/>
          </w:rPr>
          <w:delText xml:space="preserve">Exercise 6 (Which of these are affine in</w:delText>
        </w:r>
      </w:del>
      <w:del w:id="3564" w:author="PR Preview" w:date="2026-01-01T00:00:00Z">
        <w:r>
          <w:rPr>
            <w:b/>
            <w:bCs/>
          </w:rPr>
          <w:delText xml:space="preserve"> </w:delText>
        </w:r>
      </w:del>
      <m:oMath>
        <m:limLow>
          <m:e>
            <m:r>
              <m:t>w</m:t>
            </m:r>
          </m:e>
          <m:lim>
            <m:r>
              <m:rPr>
                <m:sty m:val="p"/>
              </m:rPr>
              <m:t>∼</m:t>
            </m:r>
          </m:lim>
        </m:limLow>
      </m:oMath>
      <w:del w:id="3565" w:author="PR Preview" w:date="2026-01-01T00:00:00Z">
        <w:r>
          <w:rPr>
            <w:b/>
            <w:bCs/>
          </w:rPr>
          <w:delText xml:space="preserve">?)</w:delText>
        </w:r>
      </w:del>
      <w:del w:id="3566" w:author="PR Preview" w:date="2026-01-01T00:00:00Z">
        <w:r>
          <w:delText xml:space="preserve"> </w:delText>
        </w:r>
      </w:del>
      <w:del w:id="3567" w:author="PR Preview" w:date="2026-01-01T00:00:00Z">
        <w:r>
          <w:delText xml:space="preserve">Each of the five expressions is a function of the weights</w:delText>
        </w:r>
      </w:del>
      <w:del w:id="3568" w:author="PR Preview" w:date="2026-01-01T00:00:00Z">
        <w:r>
          <w:delText xml:space="preserve"> </w:delText>
        </w:r>
      </w:del>
      <m:oMath>
        <m:limLow>
          <m:e>
            <m:r>
              <m:t>w</m:t>
            </m:r>
          </m:e>
          <m:lim>
            <m:r>
              <m:rPr>
                <m:sty m:val="p"/>
              </m:rPr>
              <m:t>∼</m:t>
            </m:r>
          </m:lim>
        </m:limLow>
        <m:r>
          <m:rPr>
            <m:sty m:val="p"/>
          </m:rPr>
          <m:t>∈</m:t>
        </m:r>
        <m:sSup>
          <m:e>
            <m:r>
              <m:rPr>
                <m:scr m:val="double-struck"/>
                <m:sty m:val="p"/>
              </m:rPr>
              <m:t>R</m:t>
            </m:r>
          </m:e>
          <m:sup>
            <m:r>
              <m:t>p</m:t>
            </m:r>
          </m:sup>
        </m:sSup>
      </m:oMath>
      <w:del w:id="3569" w:author="PR Preview" w:date="2026-01-01T00:00:00Z">
        <w:r>
          <w:delText xml:space="preserve">,</w:delText>
        </w:r>
      </w:del>
      <w:del w:id="3570" w:author="PR Preview" w:date="2026-01-01T00:00:00Z">
        <w:r>
          <w:delText xml:space="preserve"> </w:delText>
        </w:r>
      </w:del>
      <w:del w:id="3571" w:author="PR Preview" w:date="2026-01-01T00:00:00Z">
        <w:r>
          <w:delText xml:space="preserve">with the data</w:delText>
        </w:r>
      </w:del>
      <w:del w:id="3572" w:author="PR Preview" w:date="2026-01-01T00:00:00Z">
        <w:r>
          <w:delText xml:space="preserve"> </w:delText>
        </w:r>
      </w:del>
      <m:oMath>
        <m:limLow>
          <m:e>
            <m:r>
              <m:t>x</m:t>
            </m:r>
          </m:e>
          <m:lim>
            <m:r>
              <m:rPr>
                <m:sty m:val="p"/>
              </m:rPr>
              <m:t>∼</m:t>
            </m:r>
          </m:lim>
        </m:limLow>
      </m:oMath>
      <w:del w:id="3573" w:author="PR Preview" w:date="2026-01-01T00:00:00Z">
        <w:r>
          <w:delText xml:space="preserve"> </w:delText>
        </w:r>
      </w:del>
      <w:del w:id="3574" w:author="PR Preview" w:date="2026-01-01T00:00:00Z">
        <w:r>
          <w:delText xml:space="preserve">and</w:delText>
        </w:r>
      </w:del>
      <w:del w:id="3575" w:author="PR Preview" w:date="2026-01-01T00:00:00Z">
        <w:r>
          <w:delText xml:space="preserve"> </w:delText>
        </w:r>
      </w:del>
      <m:oMath>
        <m:r>
          <m:t>y</m:t>
        </m:r>
      </m:oMath>
      <w:del w:id="3576" w:author="PR Preview" w:date="2026-01-01T00:00:00Z">
        <w:r>
          <w:delText xml:space="preserve"> </w:delText>
        </w:r>
      </w:del>
      <w:del w:id="3577" w:author="PR Preview" w:date="2026-01-01T00:00:00Z">
        <w:r>
          <w:delText xml:space="preserve">held fixed.</w:delText>
        </w:r>
      </w:del>
      <w:del w:id="3578" w:author="PR Preview" w:date="2026-01-01T00:00:00Z">
        <w:r>
          <w:delText xml:space="preserve"> </w:delText>
        </w:r>
      </w:del>
      <w:del w:id="3579" w:author="PR Preview" w:date="2026-01-01T00:00:00Z">
        <w:r>
          <w:delText xml:space="preserve">Say which ones are affine (</w:delText>
        </w:r>
      </w:del>
      <w:hyperlink w:anchor="def-affine-map">
        <w:del w:id="3580" w:author="PR Preview" w:date="2026-01-01T00:00:00Z">
          <w:r>
            <w:rPr>
              <w:rStyle w:val="Hyperlink"/>
            </w:rPr>
            <w:delText xml:space="preserve">Definition 38</w:delText>
          </w:r>
        </w:del>
      </w:hyperlink>
      <w:del w:id="3581" w:author="PR Preview" w:date="2026-01-01T00:00:00Z">
        <w:r>
          <w:delText xml:space="preserve">), that is, have the form</w:delText>
        </w:r>
      </w:del>
      <w:del w:id="3582" w:author="PR Preview" w:date="2026-01-01T00:00:00Z">
        <w:r>
          <w:delText xml:space="preserve"> </w:delText>
        </w:r>
      </w:del>
      <w:hyperlink w:anchor="eq-linear-scalar">
        <w:del w:id="3583" w:author="PR Preview" w:date="2026-01-01T00:00:00Z">
          <w:r>
            <w:rPr>
              <w:rStyle w:val="Hyperlink"/>
            </w:rPr>
            <w:delText xml:space="preserve">Equation 4</w:delText>
          </w:r>
        </w:del>
      </w:hyperlink>
      <w:del w:id="3584" w:author="PR Preview" w:date="2026-01-01T00:00:00Z">
        <w:r>
          <w:delText xml:space="preserve"> </w:delText>
        </w:r>
      </w:del>
      <w:del w:id="3585" w:author="PR Preview" w:date="2026-01-01T00:00:00Z">
        <w:r>
          <w:delText xml:space="preserve">— an inner product plus an offset — and which of those are also linear (</w:delText>
        </w:r>
      </w:del>
      <w:hyperlink w:anchor="def-linear-map">
        <w:del w:id="3586" w:author="PR Preview" w:date="2026-01-01T00:00:00Z">
          <w:r>
            <w:rPr>
              <w:rStyle w:val="Hyperlink"/>
            </w:rPr>
            <w:delText xml:space="preserve">Definition 34</w:delText>
          </w:r>
        </w:del>
      </w:hyperlink>
      <w:del w:id="3587" w:author="PR Preview" w:date="2026-01-01T00:00:00Z">
        <w:r>
          <w:delText xml:space="preserve">).</w:delText>
        </w:r>
      </w:del>
    </w:p>
    <w:p>
      <w:pPr>
        <w:pStyle w:val="Compact"/>
        <w:numPr>
          <w:ilvl w:val="0"/>
          <w:numId w:val="1015"/>
        </w:numPr>
      </w:pPr>
      <m:oMath>
        <m:sSup>
          <m:e>
            <m:limLow>
              <m:e>
                <m:r>
                  <m:t>w</m:t>
                </m:r>
              </m:e>
              <m:lim>
                <m:r>
                  <m:rPr>
                    <m:sty m:val="p"/>
                  </m:rPr>
                  <m:t>∼</m:t>
                </m:r>
              </m:lim>
            </m:limLow>
          </m:e>
          <m:sup>
            <m:r>
              <m:rPr>
                <m:sty m:val="p"/>
              </m:rPr>
              <m:t>⊤</m:t>
            </m:r>
          </m:sup>
        </m:sSup>
        <m:limLow>
          <m:e>
            <m:r>
              <m:t>x</m:t>
            </m:r>
          </m:e>
          <m:lim>
            <m:r>
              <m:rPr>
                <m:sty m:val="p"/>
              </m:rPr>
              <m:t>∼</m:t>
            </m:r>
          </m:lim>
        </m:limLow>
      </m:oMath>
      <w:del w:id="3588" w:author="PR Preview" w:date="2026-01-01T00:00:00Z">
        <w:r>
          <w:delText xml:space="preserve">​</w:delText>
        </w:r>
      </w:del>
    </w:p>
    <w:p>
      <w:pPr>
        <w:pStyle w:val="Compact"/>
        <w:numPr>
          <w:ilvl w:val="0"/>
          <w:numId w:val="1015"/>
        </w:numPr>
      </w:pPr>
      <m:oMath>
        <m:sSup>
          <m:e>
            <m:limLow>
              <m:e>
                <m:r>
                  <m:t>w</m:t>
                </m:r>
              </m:e>
              <m:lim>
                <m:r>
                  <m:rPr>
                    <m:sty m:val="p"/>
                  </m:rPr>
                  <m:t>∼</m:t>
                </m:r>
              </m:lim>
            </m:limLow>
          </m:e>
          <m:sup>
            <m:r>
              <m:rPr>
                <m:sty m:val="p"/>
              </m:rPr>
              <m:t>⊤</m:t>
            </m:r>
          </m:sup>
        </m:sSup>
        <m:limLow>
          <m:e>
            <m:r>
              <m:t>x</m:t>
            </m:r>
          </m:e>
          <m:lim>
            <m:r>
              <m:rPr>
                <m:sty m:val="p"/>
              </m:rPr>
              <m:t>∼</m:t>
            </m:r>
          </m:lim>
        </m:limLow>
        <m:r>
          <m:rPr>
            <m:sty m:val="p"/>
          </m:rPr>
          <m:t>−</m:t>
        </m:r>
        <m:r>
          <m:t>y</m:t>
        </m:r>
      </m:oMath>
      <w:del w:id="3589" w:author="PR Preview" w:date="2026-01-01T00:00:00Z">
        <w:r>
          <w:delText xml:space="preserve">​</w:delText>
        </w:r>
      </w:del>
    </w:p>
    <w:p>
      <w:pPr>
        <w:pStyle w:val="Compact"/>
        <w:numPr>
          <w:ilvl w:val="0"/>
          <w:numId w:val="1015"/>
        </w:numPr>
      </w:pPr>
      <m:oMath>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y</m:t>
        </m:r>
        <m:sSup>
          <m:e>
            <m:r>
              <m:rPr>
                <m:sty m:val="p"/>
              </m:rPr>
              <m:t>)</m:t>
            </m:r>
          </m:e>
          <m:sup>
            <m:r>
              <m:t>2</m:t>
            </m:r>
          </m:sup>
        </m:sSup>
      </m:oMath>
      <w:del w:id="3590" w:author="PR Preview" w:date="2026-01-01T00:00:00Z">
        <w:r>
          <w:delText xml:space="preserve">​</w:delText>
        </w:r>
      </w:del>
    </w:p>
    <w:p>
      <w:pPr>
        <w:pStyle w:val="Compact"/>
        <w:numPr>
          <w:ilvl w:val="0"/>
          <w:numId w:val="1015"/>
        </w:numPr>
      </w:pPr>
      <m:oMath>
        <m:r>
          <m:t>​</m:t>
        </m:r>
        <m:d>
          <m:dPr>
            <m:begChr m:val="∥"/>
            <m:sepChr m:val=""/>
            <m:endChr m:val="∥"/>
            <m:grow/>
          </m:dPr>
          <m:e>
            <m:limLow>
              <m:e>
                <m:r>
                  <m:t>w</m:t>
                </m:r>
              </m:e>
              <m:lim>
                <m:r>
                  <m:rPr>
                    <m:sty m:val="p"/>
                  </m:rPr>
                  <m:t>∼</m:t>
                </m:r>
              </m:lim>
            </m:limLow>
          </m:e>
        </m:d>
        <m:sSubSup>
          <m:e>
            <m:r>
              <m:t>​</m:t>
            </m:r>
          </m:e>
          <m:sub>
            <m:r>
              <m:t>2</m:t>
            </m:r>
          </m:sub>
          <m:sup>
            <m:r>
              <m:t>2</m:t>
            </m:r>
          </m:sup>
        </m:sSubSup>
      </m:oMath>
      <w:del w:id="3591" w:author="PR Preview" w:date="2026-01-01T00:00:00Z">
        <w:r>
          <w:delText xml:space="preserve">​</w:delText>
        </w:r>
      </w:del>
    </w:p>
    <w:p>
      <w:pPr>
        <w:pStyle w:val="BodyText"/>
      </w:pPr>
      <w:ins w:id="3592" w:author="PR Preview" w:date="2026-01-01T00:00:00Z">
        <w:r>
          <w:rPr>
            <w:b/>
            <w:bCs/>
          </w:rPr>
          <w:t xml:space="preserve">Exercise 6 (Which of these are affine in</w:t>
        </w:r>
      </w:ins>
      <w:ins w:id="3593" w:author="PR Preview" w:date="2026-01-01T00:00:00Z">
        <w:r>
          <w:rPr>
            <w:b/>
            <w:bCs/>
          </w:rPr>
          <w:t xml:space="preserve"> </w:t>
        </w:r>
      </w:ins>
      <w:ins w:id="3594" w:author="PR Preview" w:date="2026-01-01T00:00:00Z">
        <w:r>
          <w:rPr>
            <w:b/>
            <w:bCs/>
          </w:rPr>
          <w:t xml:space="preserve">$\mathord{\smash[b]{\underset{\raise.3ex\hbox{$\scriptstyle\sim$}}{w}}\vphantom{w}}$</w:t>
        </w:r>
      </w:ins>
      <w:ins w:id="3595" w:author="PR Preview" w:date="2026-01-01T00:00:00Z">
        <w:r>
          <w:rPr>
            <w:b/>
            <w:bCs/>
          </w:rPr>
          <w:t xml:space="preserve">?)</w:t>
        </w:r>
      </w:ins>
      <w:ins w:id="3596" w:author="PR Preview" w:date="2026-01-01T00:00:00Z">
        <w:r>
          <w:t xml:space="preserve"> </w:t>
        </w:r>
      </w:ins>
      <w:ins w:id="3597" w:author="PR Preview" w:date="2026-01-01T00:00:00Z">
        <w:r>
          <w:t xml:space="preserve">Each of the five expressions is a function of the weights</w:t>
        </w:r>
      </w:ins>
      <w:ins w:id="3598" w:author="PR Preview" w:date="2026-01-01T00:00:00Z">
        <w:r>
          <w:t xml:space="preserve"> </w:t>
        </w:r>
      </w:ins>
      <w:ins w:id="3599" w:author="PR Preview" w:date="2026-01-01T00:00:00Z">
        <w:r>
          <w:t xml:space="preserve">$\mathord{\smash[b]{\underset{\raise.3ex\hbox{$\scriptstyle\sim$}}{w}}\vphantom{w}} \in \mathbb{R}^p$</w:t>
        </w:r>
      </w:ins>
      <w:ins w:id="3600" w:author="PR Preview" w:date="2026-01-01T00:00:00Z">
        <w:r>
          <w:t xml:space="preserve">,</w:t>
        </w:r>
      </w:ins>
      <w:ins w:id="3601" w:author="PR Preview" w:date="2026-01-01T00:00:00Z">
        <w:r>
          <w:t xml:space="preserve"> </w:t>
        </w:r>
      </w:ins>
      <w:ins w:id="3602" w:author="PR Preview" w:date="2026-01-01T00:00:00Z">
        <w:r>
          <w:t xml:space="preserve">with the data</w:t>
        </w:r>
      </w:ins>
      <w:ins w:id="3603" w:author="PR Preview" w:date="2026-01-01T00:00:00Z">
        <w:r>
          <w:t xml:space="preserve"> </w:t>
        </w:r>
      </w:ins>
      <w:ins w:id="3604" w:author="PR Preview" w:date="2026-01-01T00:00:00Z">
        <w:r>
          <w:t xml:space="preserve">$\mathord{\smash[b]{\underset{\raise.3ex\hbox{$\scriptstyle\sim$}}{x}}\vphantom{x}}$</w:t>
        </w:r>
      </w:ins>
      <w:ins w:id="3605" w:author="PR Preview" w:date="2026-01-01T00:00:00Z">
        <w:r>
          <w:t xml:space="preserve"> </w:t>
        </w:r>
      </w:ins>
      <w:ins w:id="3606" w:author="PR Preview" w:date="2026-01-01T00:00:00Z">
        <w:r>
          <w:t xml:space="preserve">and</w:t>
        </w:r>
      </w:ins>
      <w:ins w:id="3607" w:author="PR Preview" w:date="2026-01-01T00:00:00Z">
        <w:r>
          <w:t xml:space="preserve"> </w:t>
        </w:r>
      </w:ins>
      <m:oMath>
        <m:r>
          <m:t>y</m:t>
        </m:r>
      </m:oMath>
      <w:ins w:id="3608" w:author="PR Preview" w:date="2026-01-01T00:00:00Z">
        <w:r>
          <w:t xml:space="preserve"> </w:t>
        </w:r>
      </w:ins>
      <w:ins w:id="3609" w:author="PR Preview" w:date="2026-01-01T00:00:00Z">
        <w:r>
          <w:t xml:space="preserve">held fixed.</w:t>
        </w:r>
      </w:ins>
      <w:ins w:id="3610" w:author="PR Preview" w:date="2026-01-01T00:00:00Z">
        <w:r>
          <w:t xml:space="preserve"> </w:t>
        </w:r>
      </w:ins>
      <w:ins w:id="3611" w:author="PR Preview" w:date="2026-01-01T00:00:00Z">
        <w:r>
          <w:t xml:space="preserve">Say which ones are affine (</w:t>
        </w:r>
      </w:ins>
      <w:hyperlink w:anchor="def-affine-map">
        <w:ins w:id="3612" w:author="PR Preview" w:date="2026-01-01T00:00:00Z">
          <w:r>
            <w:rPr>
              <w:rStyle w:val="Hyperlink"/>
            </w:rPr>
            <w:t xml:space="preserve">Definition 38</w:t>
          </w:r>
        </w:ins>
      </w:hyperlink>
      <w:ins w:id="3613" w:author="PR Preview" w:date="2026-01-01T00:00:00Z">
        <w:r>
          <w:t xml:space="preserve">), that is, have the form</w:t>
        </w:r>
      </w:ins>
      <w:ins w:id="3614" w:author="PR Preview" w:date="2026-01-01T00:00:00Z">
        <w:r>
          <w:t xml:space="preserve"> </w:t>
        </w:r>
      </w:ins>
      <w:hyperlink w:anchor="eq-linear-scalar">
        <w:ins w:id="3615" w:author="PR Preview" w:date="2026-01-01T00:00:00Z">
          <w:r>
            <w:rPr>
              <w:rStyle w:val="Hyperlink"/>
            </w:rPr>
            <w:t xml:space="preserve">Equation 4</w:t>
          </w:r>
        </w:ins>
      </w:hyperlink>
      <w:ins w:id="3616" w:author="PR Preview" w:date="2026-01-01T00:00:00Z">
        <w:r>
          <w:t xml:space="preserve"> </w:t>
        </w:r>
      </w:ins>
      <w:ins w:id="3617" w:author="PR Preview" w:date="2026-01-01T00:00:00Z">
        <w:r>
          <w:t xml:space="preserve">— an inner product plus an offset — and which of those are also linear (</w:t>
        </w:r>
      </w:ins>
      <w:hyperlink w:anchor="def-linear-map">
        <w:ins w:id="3618" w:author="PR Preview" w:date="2026-01-01T00:00:00Z">
          <w:r>
            <w:rPr>
              <w:rStyle w:val="Hyperlink"/>
            </w:rPr>
            <w:t xml:space="preserve">Definition 34</w:t>
          </w:r>
        </w:ins>
      </w:hyperlink>
      <w:ins w:id="3619" w:author="PR Preview" w:date="2026-01-01T00:00:00Z">
        <w:r>
          <w:t xml:space="preserve">).</w:t>
        </w:r>
      </w:ins>
    </w:p>
    <w:p>
      <w:pPr>
        <w:pStyle w:val="Compact"/>
        <w:numPr>
          <w:ilvl w:val="0"/>
          <w:numId w:val="1015"/>
        </w:numPr>
      </w:pPr>
      <w:ins w:id="3620" w:author="PR Preview" w:date="2026-01-01T00:00:00Z">
        <w:r>
          <w:t xml:space="preserve">$\mathord{\smash[b]{\underset{\raise.3ex\hbox{$\scriptstyle\sim$}}{w}}\vphantom{w}}^{\top} \mathord{\smash[b]{\underset{\raise.3ex\hbox{$\scriptstyle\sim$}}{x}}\vphantom{x}}$</w:t>
        </w:r>
      </w:ins>
      <w:ins w:id="3621" w:author="PR Preview" w:date="2026-01-01T00:00:00Z">
        <w:r>
          <w:t xml:space="preserve">​</w:t>
        </w:r>
      </w:ins>
    </w:p>
    <w:p>
      <w:pPr>
        <w:pStyle w:val="Compact"/>
        <w:numPr>
          <w:ilvl w:val="0"/>
          <w:numId w:val="1015"/>
        </w:numPr>
      </w:pPr>
      <w:ins w:id="3622" w:author="PR Preview" w:date="2026-01-01T00:00:00Z">
        <w:r>
          <w:t xml:space="preserve">$\mathord{\smash[b]{\underset{\raise.3ex\hbox{$\scriptstyle\sim$}}{w}}\vphantom{w}}^{\top} \mathord{\smash[b]{\underset{\raise.3ex\hbox{$\scriptstyle\sim$}}{x}}\vphantom{x}}- y$</w:t>
        </w:r>
      </w:ins>
      <w:ins w:id="3623" w:author="PR Preview" w:date="2026-01-01T00:00:00Z">
        <w:r>
          <w:t xml:space="preserve">​</w:t>
        </w:r>
      </w:ins>
    </w:p>
    <w:p>
      <w:pPr>
        <w:pStyle w:val="Compact"/>
        <w:numPr>
          <w:ilvl w:val="0"/>
          <w:numId w:val="1015"/>
        </w:numPr>
      </w:pPr>
      <w:ins w:id="3624" w:author="PR Preview" w:date="2026-01-01T00:00:00Z">
        <w:r>
          <w:t xml:space="preserve">$(\mathord{\smash[b]{\underset{\raise.3ex\hbox{$\scriptstyle\sim$}}{w}}\vphantom{w}}^{\top} \mathord{\smash[b]{\underset{\raise.3ex\hbox{$\scriptstyle\sim$}}{x}}\vphantom{x}}- y)^2$</w:t>
        </w:r>
      </w:ins>
      <w:ins w:id="3625" w:author="PR Preview" w:date="2026-01-01T00:00:00Z">
        <w:r>
          <w:t xml:space="preserve">​</w:t>
        </w:r>
      </w:ins>
    </w:p>
    <w:p>
      <w:pPr>
        <w:pStyle w:val="Compact"/>
        <w:numPr>
          <w:ilvl w:val="0"/>
          <w:numId w:val="1015"/>
        </w:numPr>
      </w:pPr>
      <w:ins w:id="3626" w:author="PR Preview" w:date="2026-01-01T00:00:00Z">
        <w:r>
          <w:t xml:space="preserve">$\mathopen{}\left\lVert\mathord{\smash[b]{\underset{\raise.3ex\hbox{$\scriptstyle\sim$}}{w}}\vphantom{w}}\right\rVert\mathclose{}_2^2$</w:t>
        </w:r>
      </w:ins>
      <w:ins w:id="3627" w:author="PR Preview" w:date="2026-01-01T00:00:00Z">
        <w:r>
          <w:t xml:space="preserve">​</w:t>
        </w:r>
      </w:ins>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del w:id="3628" w:author="PR Preview" w:date="2026-01-01T00:00:00Z">
        <w:r>
          <w:rPr>
            <w:b/>
            <w:bCs/>
          </w:rPr>
          <w:delText xml:space="preserve">Affine, and linear.</w:delText>
        </w:r>
      </w:del>
      <w:del w:id="3629" w:author="PR Preview" w:date="2026-01-01T00:00:00Z">
        <w:r>
          <w:delText xml:space="preserve"> </w:delText>
        </w:r>
      </w:del>
      <w:del w:id="3630" w:author="PR Preview" w:date="2026-01-01T00:00:00Z">
        <w:r>
          <w:delText xml:space="preserve">It is</w:delText>
        </w:r>
      </w:del>
      <w:del w:id="3631" w:author="PR Preview" w:date="2026-01-01T00:00:00Z">
        <w:r>
          <w:delText xml:space="preserve"> </w:delText>
        </w:r>
      </w:del>
      <w:hyperlink w:anchor="eq-linear-scalar">
        <w:del w:id="3632" w:author="PR Preview" w:date="2026-01-01T00:00:00Z">
          <w:r>
            <w:rPr>
              <w:rStyle w:val="Hyperlink"/>
            </w:rPr>
            <w:delText xml:space="preserve">Equation 4</w:delText>
          </w:r>
        </w:del>
      </w:hyperlink>
      <w:del w:id="3633" w:author="PR Preview" w:date="2026-01-01T00:00:00Z">
        <w:r>
          <w:delText xml:space="preserve"> </w:delText>
        </w:r>
      </w:del>
      <w:del w:id="3634" w:author="PR Preview" w:date="2026-01-01T00:00:00Z">
        <w:r>
          <w:delText xml:space="preserve">with</w:delText>
        </w:r>
      </w:del>
      <w:del w:id="3635" w:author="PR Preview" w:date="2026-01-01T00:00:00Z">
        <w:r>
          <w:delText xml:space="preserve"> </w:delText>
        </w:r>
      </w:del>
      <m:oMath>
        <m:r>
          <m:t>b</m:t>
        </m:r>
        <m:r>
          <m:rPr>
            <m:sty m:val="p"/>
          </m:rPr>
          <m:t>=</m:t>
        </m:r>
        <m:r>
          <m:t>0</m:t>
        </m:r>
      </m:oMath>
      <w:del w:id="3636" w:author="PR Preview" w:date="2026-01-01T00:00:00Z">
        <w:r>
          <w:delText xml:space="preserve">,</w:delText>
        </w:r>
      </w:del>
      <w:del w:id="3637" w:author="PR Preview" w:date="2026-01-01T00:00:00Z">
        <w:r>
          <w:delText xml:space="preserve"> </w:delText>
        </w:r>
      </w:del>
      <w:del w:id="3638" w:author="PR Preview" w:date="2026-01-01T00:00:00Z">
        <w:r>
          <w:delText xml:space="preserve">which is a linear map by</w:delText>
        </w:r>
      </w:del>
      <w:del w:id="3639" w:author="PR Preview" w:date="2026-01-01T00:00:00Z">
        <w:r>
          <w:delText xml:space="preserve"> </w:delText>
        </w:r>
      </w:del>
      <w:hyperlink w:anchor="thm-matrix-map-linear">
        <w:del w:id="3640" w:author="PR Preview" w:date="2026-01-01T00:00:00Z">
          <w:r>
            <w:rPr>
              <w:rStyle w:val="Hyperlink"/>
            </w:rPr>
            <w:delText xml:space="preserve">Theorem 12</w:delText>
          </w:r>
        </w:del>
      </w:hyperlink>
      <w:del w:id="3641" w:author="PR Preview" w:date="2026-01-01T00:00:00Z">
        <w:r>
          <w:delText xml:space="preserve">: the matrix</w:delText>
        </w:r>
      </w:del>
      <w:del w:id="3642" w:author="PR Preview" w:date="2026-01-01T00:00:00Z">
        <w:r>
          <w:delText xml:space="preserve"> </w:delText>
        </w:r>
      </w:del>
      <m:oMath>
        <m:sSup>
          <m:e>
            <m:limLow>
              <m:e>
                <m:r>
                  <m:t>x</m:t>
                </m:r>
              </m:e>
              <m:lim>
                <m:r>
                  <m:rPr>
                    <m:sty m:val="p"/>
                  </m:rPr>
                  <m:t>∼</m:t>
                </m:r>
              </m:lim>
            </m:limLow>
          </m:e>
          <m:sup>
            <m:r>
              <m:rPr>
                <m:sty m:val="p"/>
              </m:rPr>
              <m:t>⊤</m:t>
            </m:r>
          </m:sup>
        </m:sSup>
      </m:oMath>
      <w:del w:id="3643" w:author="PR Preview" w:date="2026-01-01T00:00:00Z">
        <w:r>
          <w:delText xml:space="preserve"> </w:delText>
        </w:r>
      </w:del>
      <w:del w:id="3644" w:author="PR Preview" w:date="2026-01-01T00:00:00Z">
        <w:r>
          <w:delText xml:space="preserve">times</w:delText>
        </w:r>
      </w:del>
      <w:del w:id="3645" w:author="PR Preview" w:date="2026-01-01T00:00:00Z">
        <w:r>
          <w:delText xml:space="preserve"> </w:delText>
        </w:r>
      </w:del>
      <m:oMath>
        <m:limLow>
          <m:e>
            <m:r>
              <m:t>w</m:t>
            </m:r>
          </m:e>
          <m:lim>
            <m:r>
              <m:rPr>
                <m:sty m:val="p"/>
              </m:rPr>
              <m:t>∼</m:t>
            </m:r>
          </m:lim>
        </m:limLow>
      </m:oMath>
      <w:del w:id="3646" w:author="PR Preview" w:date="2026-01-01T00:00:00Z">
        <w:r>
          <w:delText xml:space="preserve">.</w:delText>
        </w:r>
      </w:del>
    </w:p>
    <w:p>
      <w:pPr>
        <w:pStyle w:val="Compact"/>
        <w:numPr>
          <w:ilvl w:val="0"/>
          <w:numId w:val="1016"/>
        </w:numPr>
      </w:pPr>
      <w:del w:id="3647" w:author="PR Preview" w:date="2026-01-01T00:00:00Z">
        <w:r>
          <w:rPr>
            <w:b/>
            <w:bCs/>
          </w:rPr>
          <w:delText xml:space="preserve">Affine.</w:delText>
        </w:r>
      </w:del>
      <w:del w:id="3648" w:author="PR Preview" w:date="2026-01-01T00:00:00Z">
        <w:r>
          <w:delText xml:space="preserve"> </w:delText>
        </w:r>
      </w:del>
      <w:del w:id="3649" w:author="PR Preview" w:date="2026-01-01T00:00:00Z">
        <w:r>
          <w:delText xml:space="preserve">Still an inner product plus an offset; here the offset is</w:delText>
        </w:r>
      </w:del>
      <w:del w:id="3650" w:author="PR Preview" w:date="2026-01-01T00:00:00Z">
        <w:r>
          <w:delText xml:space="preserve"> </w:delText>
        </w:r>
      </w:del>
      <m:oMath>
        <m:r>
          <m:t>b</m:t>
        </m:r>
        <m:r>
          <m:rPr>
            <m:sty m:val="p"/>
          </m:rPr>
          <m:t>=</m:t>
        </m:r>
        <m:r>
          <m:rPr>
            <m:sty m:val="p"/>
          </m:rPr>
          <m:t>−</m:t>
        </m:r>
        <m:r>
          <m:t>y</m:t>
        </m:r>
      </m:oMath>
      <w:del w:id="3651" w:author="PR Preview" w:date="2026-01-01T00:00:00Z">
        <w:r>
          <w:delText xml:space="preserve">, which is a constant because</w:delText>
        </w:r>
      </w:del>
      <w:del w:id="3652" w:author="PR Preview" w:date="2026-01-01T00:00:00Z">
        <w:r>
          <w:delText xml:space="preserve"> </w:delText>
        </w:r>
      </w:del>
      <m:oMath>
        <m:r>
          <m:t>y</m:t>
        </m:r>
      </m:oMath>
      <w:del w:id="3653" w:author="PR Preview" w:date="2026-01-01T00:00:00Z">
        <w:r>
          <w:delText xml:space="preserve"> </w:delText>
        </w:r>
      </w:del>
      <w:del w:id="3654" w:author="PR Preview" w:date="2026-01-01T00:00:00Z">
        <w:r>
          <w:delText xml:space="preserve">is held fixed.</w:delText>
        </w:r>
      </w:del>
      <w:del w:id="3655" w:author="PR Preview" w:date="2026-01-01T00:00:00Z">
        <w:r>
          <w:delText xml:space="preserve"> </w:delText>
        </w:r>
      </w:del>
      <w:del w:id="3656" w:author="PR Preview" w:date="2026-01-01T00:00:00Z">
        <w:r>
          <w:delText xml:space="preserve">It is linear only when</w:delText>
        </w:r>
      </w:del>
      <w:del w:id="3657" w:author="PR Preview" w:date="2026-01-01T00:00:00Z">
        <w:r>
          <w:delText xml:space="preserve"> </w:delText>
        </w:r>
      </w:del>
      <m:oMath>
        <m:r>
          <m:t>y</m:t>
        </m:r>
        <m:r>
          <m:rPr>
            <m:sty m:val="p"/>
          </m:rPr>
          <m:t>=</m:t>
        </m:r>
        <m:r>
          <m:t>0</m:t>
        </m:r>
      </m:oMath>
      <w:del w:id="3658" w:author="PR Preview" w:date="2026-01-01T00:00:00Z">
        <w:r>
          <w:delText xml:space="preserve">: otherwise</w:delText>
        </w:r>
      </w:del>
      <w:del w:id="3659" w:author="PR Preview" w:date="2026-01-01T00:00:00Z">
        <w:r>
          <w:delText xml:space="preserve"> </w:delText>
        </w:r>
      </w:del>
      <m:oMath>
        <m:limLow>
          <m:e>
            <m:r>
              <m:t>w</m:t>
            </m:r>
          </m:e>
          <m:lim>
            <m:r>
              <m:rPr>
                <m:sty m:val="p"/>
              </m:rPr>
              <m:t>∼</m:t>
            </m:r>
          </m:lim>
        </m:limLow>
        <m:r>
          <m:rPr>
            <m:sty m:val="p"/>
          </m:rPr>
          <m:t>=</m:t>
        </m:r>
        <m:limLow>
          <m:e>
            <m:r>
              <m:t>0</m:t>
            </m:r>
          </m:e>
          <m:lim>
            <m:r>
              <m:rPr>
                <m:sty m:val="p"/>
              </m:rPr>
              <m:t>∼</m:t>
            </m:r>
          </m:lim>
        </m:limLow>
      </m:oMath>
      <w:del w:id="3660" w:author="PR Preview" w:date="2026-01-01T00:00:00Z">
        <w:r>
          <w:delText xml:space="preserve"> </w:delText>
        </w:r>
      </w:del>
      <w:del w:id="3661" w:author="PR Preview" w:date="2026-01-01T00:00:00Z">
        <w:r>
          <w:delText xml:space="preserve">gives</w:delText>
        </w:r>
      </w:del>
      <w:del w:id="3662" w:author="PR Preview" w:date="2026-01-01T00:00:00Z">
        <w:r>
          <w:delText xml:space="preserve"> </w:delText>
        </w:r>
      </w:del>
      <m:oMath>
        <m:r>
          <m:rPr>
            <m:sty m:val="p"/>
          </m:rPr>
          <m:t>−</m:t>
        </m:r>
        <m:r>
          <m:t>y</m:t>
        </m:r>
        <m:r>
          <m:rPr>
            <m:sty m:val="p"/>
          </m:rPr>
          <m:t>≠</m:t>
        </m:r>
        <m:r>
          <m:t>0</m:t>
        </m:r>
      </m:oMath>
      <w:del w:id="3663" w:author="PR Preview" w:date="2026-01-01T00:00:00Z">
        <w:r>
          <w:delText xml:space="preserve">,</w:delText>
        </w:r>
      </w:del>
      <w:del w:id="3664" w:author="PR Preview" w:date="2026-01-01T00:00:00Z">
        <w:r>
          <w:delText xml:space="preserve"> </w:delText>
        </w:r>
      </w:del>
      <w:del w:id="3665" w:author="PR Preview" w:date="2026-01-01T00:00:00Z">
        <w:r>
          <w:delText xml:space="preserve">and a linear map sends</w:delText>
        </w:r>
      </w:del>
      <w:del w:id="3666" w:author="PR Preview" w:date="2026-01-01T00:00:00Z">
        <w:r>
          <w:delText xml:space="preserve"> </w:delText>
        </w:r>
      </w:del>
      <m:oMath>
        <m:limLow>
          <m:e>
            <m:r>
              <m:t>0</m:t>
            </m:r>
          </m:e>
          <m:lim>
            <m:r>
              <m:rPr>
                <m:sty m:val="p"/>
              </m:rPr>
              <m:t>∼</m:t>
            </m:r>
          </m:lim>
        </m:limLow>
      </m:oMath>
      <w:del w:id="3667" w:author="PR Preview" w:date="2026-01-01T00:00:00Z">
        <w:r>
          <w:delText xml:space="preserve"> </w:delText>
        </w:r>
      </w:del>
      <w:del w:id="3668" w:author="PR Preview" w:date="2026-01-01T00:00:00Z">
        <w:r>
          <w:delText xml:space="preserve">to</w:delText>
        </w:r>
      </w:del>
      <w:del w:id="3669" w:author="PR Preview" w:date="2026-01-01T00:00:00Z">
        <w:r>
          <w:delText xml:space="preserve"> </w:delText>
        </w:r>
      </w:del>
      <m:oMath>
        <m:r>
          <m:t>0</m:t>
        </m:r>
      </m:oMath>
      <w:del w:id="3670" w:author="PR Preview" w:date="2026-01-01T00:00:00Z">
        <w:r>
          <w:delText xml:space="preserve"> </w:delText>
        </w:r>
      </w:del>
      <w:del w:id="3671" w:author="PR Preview" w:date="2026-01-01T00:00:00Z">
        <w:r>
          <w:delText xml:space="preserve">(</w:delText>
        </w:r>
      </w:del>
      <w:hyperlink w:anchor="thm-linear-map-zero">
        <w:del w:id="3672" w:author="PR Preview" w:date="2026-01-01T00:00:00Z">
          <w:r>
            <w:rPr>
              <w:rStyle w:val="Hyperlink"/>
            </w:rPr>
            <w:delText xml:space="preserve">Theorem 11</w:delText>
          </w:r>
        </w:del>
      </w:hyperlink>
      <w:del w:id="3673" w:author="PR Preview" w:date="2026-01-01T00:00:00Z">
        <w:r>
          <w:delText xml:space="preserve">).</w:delText>
        </w:r>
      </w:del>
    </w:p>
    <w:p>
      <w:pPr>
        <w:pStyle w:val="Compact"/>
        <w:numPr>
          <w:ilvl w:val="0"/>
          <w:numId w:val="1016"/>
        </w:numPr>
      </w:pPr>
      <w:del w:id="3674" w:author="PR Preview" w:date="2026-01-01T00:00:00Z">
        <w:r>
          <w:rPr>
            <w:b/>
            <w:bCs/>
          </w:rPr>
          <w:delText xml:space="preserve">Not affine.</w:delText>
        </w:r>
      </w:del>
      <w:del w:id="3675" w:author="PR Preview" w:date="2026-01-01T00:00:00Z">
        <w:r>
          <w:delText xml:space="preserve"> </w:delText>
        </w:r>
      </w:del>
      <w:del w:id="3676" w:author="PR Preview" w:date="2026-01-01T00:00:00Z">
        <w:r>
          <w:delText xml:space="preserve">Squaring is not an inner product plus an offset.</w:delText>
        </w:r>
      </w:del>
      <w:del w:id="3677" w:author="PR Preview" w:date="2026-01-01T00:00:00Z">
        <w:r>
          <w:delText xml:space="preserve"> </w:delText>
        </w:r>
      </w:del>
      <w:del w:id="3678" w:author="PR Preview" w:date="2026-01-01T00:00:00Z">
        <w:r>
          <w:delText xml:space="preserve">This expression is the squared error of one observation, and its</w:delText>
        </w:r>
      </w:del>
      <w:del w:id="3679" w:author="PR Preview" w:date="2026-01-01T00:00:00Z">
        <w:r>
          <w:delText xml:space="preserve"> </w:delText>
        </w:r>
      </w:del>
      <w:del w:id="3680" w:author="PR Preview" w:date="2026-01-01T00:00:00Z">
        <w:r>
          <w:delText xml:space="preserve">curvature in</w:delText>
        </w:r>
      </w:del>
      <w:del w:id="3681" w:author="PR Preview" w:date="2026-01-01T00:00:00Z">
        <w:r>
          <w:delText xml:space="preserve"> </w:delText>
        </w:r>
      </w:del>
      <m:oMath>
        <m:limLow>
          <m:e>
            <m:r>
              <m:t>w</m:t>
            </m:r>
          </m:e>
          <m:lim>
            <m:r>
              <m:rPr>
                <m:sty m:val="p"/>
              </m:rPr>
              <m:t>∼</m:t>
            </m:r>
          </m:lim>
        </m:limLow>
      </m:oMath>
      <w:del w:id="3682" w:author="PR Preview" w:date="2026-01-01T00:00:00Z">
        <w:r>
          <w:delText xml:space="preserve"> </w:delText>
        </w:r>
      </w:del>
      <w:del w:id="3683" w:author="PR Preview" w:date="2026-01-01T00:00:00Z">
        <w:r>
          <w:delText xml:space="preserve">is exactly why fitting a model is an optimization</w:delText>
        </w:r>
      </w:del>
      <w:del w:id="3684" w:author="PR Preview" w:date="2026-01-01T00:00:00Z">
        <w:r>
          <w:delText xml:space="preserve"> </w:delText>
        </w:r>
      </w:del>
      <w:del w:id="3685" w:author="PR Preview" w:date="2026-01-01T00:00:00Z">
        <w:r>
          <w:delText xml:space="preserve">problem rather than a lookup.</w:delText>
        </w:r>
      </w:del>
    </w:p>
    <w:p>
      <w:pPr>
        <w:pStyle w:val="Compact"/>
        <w:numPr>
          <w:ilvl w:val="0"/>
          <w:numId w:val="1016"/>
        </w:numPr>
      </w:pPr>
      <w:del w:id="3686" w:author="PR Preview" w:date="2026-01-01T00:00:00Z">
        <w:r>
          <w:rPr>
            <w:b/>
            <w:bCs/>
          </w:rPr>
          <w:delText xml:space="preserve">Not affine.</w:delText>
        </w:r>
      </w:del>
      <w:del w:id="3687" w:author="PR Preview" w:date="2026-01-01T00:00:00Z">
        <w:r>
          <w:delText xml:space="preserve"> </w:delText>
        </w:r>
      </w:del>
      <w:del w:id="3688" w:author="PR Preview" w:date="2026-01-01T00:00:00Z">
        <w:r>
          <w:delText xml:space="preserve">By</w:delText>
        </w:r>
      </w:del>
      <w:del w:id="3689" w:author="PR Preview" w:date="2026-01-01T00:00:00Z">
        <w:r>
          <w:delText xml:space="preserve"> </w:delText>
        </w:r>
      </w:del>
      <w:hyperlink w:anchor="eq-l2-norm">
        <w:del w:id="3690" w:author="PR Preview" w:date="2026-01-01T00:00:00Z">
          <w:r>
            <w:rPr>
              <w:rStyle w:val="Hyperlink"/>
            </w:rPr>
            <w:delText xml:space="preserve">Equation 2</w:delText>
          </w:r>
        </w:del>
      </w:hyperlink>
      <w:del w:id="3691" w:author="PR Preview" w:date="2026-01-01T00:00:00Z">
        <w:r>
          <w:delText xml:space="preserve"> </w:delText>
        </w:r>
      </w:del>
      <w:del w:id="3692" w:author="PR Preview" w:date="2026-01-01T00:00:00Z">
        <w:r>
          <w:delText xml:space="preserve">this is</w:delText>
        </w:r>
      </w:del>
      <w:del w:id="3693" w:author="PR Preview" w:date="2026-01-01T00:00:00Z">
        <w:r>
          <w:delText xml:space="preserve"> </w:delText>
        </w:r>
      </w:del>
      <m:oMath>
        <m:sSup>
          <m:e>
            <m:limLow>
              <m:e>
                <m:r>
                  <m:t>w</m:t>
                </m:r>
              </m:e>
              <m:lim>
                <m:r>
                  <m:rPr>
                    <m:sty m:val="p"/>
                  </m:rPr>
                  <m:t>∼</m:t>
                </m:r>
              </m:lim>
            </m:limLow>
          </m:e>
          <m:sup>
            <m:r>
              <m:rPr>
                <m:sty m:val="p"/>
              </m:rPr>
              <m:t>⊤</m:t>
            </m:r>
          </m:sup>
        </m:sSup>
        <m:limLow>
          <m:e>
            <m:r>
              <m:t>w</m:t>
            </m:r>
          </m:e>
          <m:lim>
            <m:r>
              <m:rPr>
                <m:sty m:val="p"/>
              </m:rPr>
              <m:t>∼</m:t>
            </m:r>
          </m:lim>
        </m:limLow>
      </m:oMath>
      <w:del w:id="3694" w:author="PR Preview" w:date="2026-01-01T00:00:00Z">
        <w:r>
          <w:delText xml:space="preserve">,</w:delText>
        </w:r>
      </w:del>
      <w:del w:id="3695" w:author="PR Preview" w:date="2026-01-01T00:00:00Z">
        <w:r>
          <w:delText xml:space="preserve"> </w:delText>
        </w:r>
      </w:del>
      <w:del w:id="3696" w:author="PR Preview" w:date="2026-01-01T00:00:00Z">
        <w:r>
          <w:delText xml:space="preserve">which has</w:delText>
        </w:r>
      </w:del>
      <w:del w:id="3697" w:author="PR Preview" w:date="2026-01-01T00:00:00Z">
        <w:r>
          <w:delText xml:space="preserve"> </w:delText>
        </w:r>
      </w:del>
      <m:oMath>
        <m:limLow>
          <m:e>
            <m:r>
              <m:t>w</m:t>
            </m:r>
          </m:e>
          <m:lim>
            <m:r>
              <m:rPr>
                <m:sty m:val="p"/>
              </m:rPr>
              <m:t>∼</m:t>
            </m:r>
          </m:lim>
        </m:limLow>
      </m:oMath>
      <w:del w:id="3698" w:author="PR Preview" w:date="2026-01-01T00:00:00Z">
        <w:r>
          <w:delText xml:space="preserve"> </w:delText>
        </w:r>
      </w:del>
      <w:del w:id="3699" w:author="PR Preview" w:date="2026-01-01T00:00:00Z">
        <w:r>
          <w:delText xml:space="preserve">in both slots at once.</w:delText>
        </w:r>
      </w:del>
      <w:del w:id="3700" w:author="PR Preview" w:date="2026-01-01T00:00:00Z">
        <w:r>
          <w:delText xml:space="preserve"> </w:delText>
        </w:r>
      </w:del>
      <w:del w:id="3701" w:author="PR Preview" w:date="2026-01-01T00:00:00Z">
        <w:r>
          <w:delText xml:space="preserve">Hold either slot fixed and it is linear in the other;</w:delText>
        </w:r>
      </w:del>
      <w:del w:id="3702" w:author="PR Preview" w:date="2026-01-01T00:00:00Z">
        <w:r>
          <w:delText xml:space="preserve"> </w:delText>
        </w:r>
      </w:del>
      <w:del w:id="3703" w:author="PR Preview" w:date="2026-01-01T00:00:00Z">
        <w:r>
          <w:delText xml:space="preserve">as a function of the single variable</w:delText>
        </w:r>
      </w:del>
      <w:del w:id="3704" w:author="PR Preview" w:date="2026-01-01T00:00:00Z">
        <w:r>
          <w:delText xml:space="preserve"> </w:delText>
        </w:r>
      </w:del>
      <m:oMath>
        <m:limLow>
          <m:e>
            <m:r>
              <m:t>w</m:t>
            </m:r>
          </m:e>
          <m:lim>
            <m:r>
              <m:rPr>
                <m:sty m:val="p"/>
              </m:rPr>
              <m:t>∼</m:t>
            </m:r>
          </m:lim>
        </m:limLow>
      </m:oMath>
      <w:del w:id="3705" w:author="PR Preview" w:date="2026-01-01T00:00:00Z">
        <w:r>
          <w:delText xml:space="preserve"> </w:delText>
        </w:r>
      </w:del>
      <w:del w:id="3706" w:author="PR Preview" w:date="2026-01-01T00:00:00Z">
        <w:r>
          <w:delText xml:space="preserve">it is quadratic.</w:delText>
        </w:r>
      </w:del>
    </w:p>
    <w:p>
      <w:pPr>
        <w:pStyle w:val="Compact"/>
        <w:numPr>
          <w:ilvl w:val="0"/>
          <w:numId w:val="1016"/>
        </w:numPr>
      </w:pPr>
      <w:del w:id="3707" w:author="PR Preview" w:date="2026-01-01T00:00:00Z">
        <w:r>
          <w:rPr>
            <w:b/>
            <w:bCs/>
          </w:rPr>
          <w:delText xml:space="preserve">Affine, not linear.</w:delText>
        </w:r>
      </w:del>
      <w:del w:id="3708" w:author="PR Preview" w:date="2026-01-01T00:00:00Z">
        <w:r>
          <w:delText xml:space="preserve"> </w:delText>
        </w:r>
      </w:del>
      <w:del w:id="3709" w:author="PR Preview" w:date="2026-01-01T00:00:00Z">
        <w:r>
          <w:delText xml:space="preserve">It is</w:delText>
        </w:r>
      </w:del>
      <w:del w:id="3710" w:author="PR Preview" w:date="2026-01-01T00:00:00Z">
        <w:r>
          <w:delText xml:space="preserve"> </w:delText>
        </w:r>
      </w:del>
      <w:hyperlink w:anchor="eq-linear-scalar">
        <w:del w:id="3711" w:author="PR Preview" w:date="2026-01-01T00:00:00Z">
          <w:r>
            <w:rPr>
              <w:rStyle w:val="Hyperlink"/>
            </w:rPr>
            <w:delText xml:space="preserve">Equation 4</w:delText>
          </w:r>
        </w:del>
      </w:hyperlink>
      <w:del w:id="3712" w:author="PR Preview" w:date="2026-01-01T00:00:00Z">
        <w:r>
          <w:delText xml:space="preserve"> </w:delText>
        </w:r>
      </w:del>
      <w:del w:id="3713" w:author="PR Preview" w:date="2026-01-01T00:00:00Z">
        <w:r>
          <w:delText xml:space="preserve">with coefficient vector</w:delText>
        </w:r>
      </w:del>
      <w:del w:id="3714" w:author="PR Preview" w:date="2026-01-01T00:00:00Z">
        <w:r>
          <w:delText xml:space="preserve"> </w:delText>
        </w:r>
      </w:del>
      <m:oMath>
        <m:limLow>
          <m:e>
            <m:r>
              <m:t>a</m:t>
            </m:r>
          </m:e>
          <m:lim>
            <m:r>
              <m:rPr>
                <m:sty m:val="p"/>
              </m:rPr>
              <m:t>∼</m:t>
            </m:r>
          </m:lim>
        </m:limLow>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del w:id="3715" w:author="PR Preview" w:date="2026-01-01T00:00:00Z">
        <w:r>
          <w:delText xml:space="preserve"> </w:delText>
        </w:r>
      </w:del>
      <w:del w:id="3716" w:author="PR Preview" w:date="2026-01-01T00:00:00Z">
        <w:r>
          <w:delText xml:space="preserve">and</w:delText>
        </w:r>
      </w:del>
      <w:del w:id="3717" w:author="PR Preview" w:date="2026-01-01T00:00:00Z">
        <w:r>
          <w:delText xml:space="preserve"> </w:delText>
        </w:r>
      </w:del>
      <m:oMath>
        <m:r>
          <m:t>b</m:t>
        </m:r>
        <m:r>
          <m:rPr>
            <m:sty m:val="p"/>
          </m:rPr>
          <m:t>=</m:t>
        </m:r>
        <m:r>
          <m:t>3</m:t>
        </m:r>
      </m:oMath>
      <w:del w:id="3718" w:author="PR Preview" w:date="2026-01-01T00:00:00Z">
        <w:r>
          <w:delText xml:space="preserve">;</w:delText>
        </w:r>
      </w:del>
      <w:del w:id="3719" w:author="PR Preview" w:date="2026-01-01T00:00:00Z">
        <w:r>
          <w:delText xml:space="preserve"> </w:delText>
        </w:r>
      </w:del>
      <w:del w:id="3720" w:author="PR Preview" w:date="2026-01-01T00:00:00Z">
        <w:r>
          <w:delText xml:space="preserve">at</w:delText>
        </w:r>
      </w:del>
      <w:del w:id="3721" w:author="PR Preview" w:date="2026-01-01T00:00:00Z">
        <w:r>
          <w:delText xml:space="preserve"> </w:delText>
        </w:r>
      </w:del>
      <m:oMath>
        <m:limLow>
          <m:e>
            <m:r>
              <m:t>w</m:t>
            </m:r>
          </m:e>
          <m:lim>
            <m:r>
              <m:rPr>
                <m:sty m:val="p"/>
              </m:rPr>
              <m:t>∼</m:t>
            </m:r>
          </m:lim>
        </m:limLow>
        <m:r>
          <m:rPr>
            <m:sty m:val="p"/>
          </m:rPr>
          <m:t>=</m:t>
        </m:r>
        <m:limLow>
          <m:e>
            <m:r>
              <m:t>0</m:t>
            </m:r>
          </m:e>
          <m:lim>
            <m:r>
              <m:rPr>
                <m:sty m:val="p"/>
              </m:rPr>
              <m:t>∼</m:t>
            </m:r>
          </m:lim>
        </m:limLow>
      </m:oMath>
      <w:del w:id="3722" w:author="PR Preview" w:date="2026-01-01T00:00:00Z">
        <w:r>
          <w:delText xml:space="preserve"> </w:delText>
        </w:r>
      </w:del>
      <w:del w:id="3723" w:author="PR Preview" w:date="2026-01-01T00:00:00Z">
        <w:r>
          <w:delText xml:space="preserve">it equals</w:delText>
        </w:r>
      </w:del>
      <w:del w:id="3724" w:author="PR Preview" w:date="2026-01-01T00:00:00Z">
        <w:r>
          <w:delText xml:space="preserve"> </w:delText>
        </w:r>
      </w:del>
      <m:oMath>
        <m:r>
          <m:t>3</m:t>
        </m:r>
        <m:r>
          <m:rPr>
            <m:sty m:val="p"/>
          </m:rPr>
          <m:t>≠</m:t>
        </m:r>
        <m:r>
          <m:t>0</m:t>
        </m:r>
      </m:oMath>
      <w:del w:id="3725" w:author="PR Preview" w:date="2026-01-01T00:00:00Z">
        <w:r>
          <w:delText xml:space="preserve">, so it is not linear (</w:delText>
        </w:r>
      </w:del>
      <w:hyperlink w:anchor="thm-linear-map-zero">
        <w:del w:id="3726" w:author="PR Preview" w:date="2026-01-01T00:00:00Z">
          <w:r>
            <w:rPr>
              <w:rStyle w:val="Hyperlink"/>
            </w:rPr>
            <w:delText xml:space="preserve">Theorem 11</w:delText>
          </w:r>
        </w:del>
      </w:hyperlink>
      <w:del w:id="3727" w:author="PR Preview" w:date="2026-01-01T00:00:00Z">
        <w:r>
          <w:delText xml:space="preserve">).</w:delText>
        </w:r>
      </w:del>
      <w:del w:id="3728" w:author="PR Preview" w:date="2026-01-01T00:00:00Z">
        <w:r>
          <w:delText xml:space="preserve"> </w:delText>
        </w:r>
      </w:del>
      <w:del w:id="3729" w:author="PR Preview" w:date="2026-01-01T00:00:00Z">
        <w:r>
          <w:delText xml:space="preserve">The data</w:delText>
        </w:r>
      </w:del>
      <w:del w:id="3730" w:author="PR Preview" w:date="2026-01-01T00:00:00Z">
        <w:r>
          <w:delText xml:space="preserve"> </w:delText>
        </w:r>
      </w:del>
      <m:oMath>
        <m:limLow>
          <m:e>
            <m:r>
              <m:t>x</m:t>
            </m:r>
          </m:e>
          <m:lim>
            <m:r>
              <m:rPr>
                <m:sty m:val="p"/>
              </m:rPr>
              <m:t>∼</m:t>
            </m:r>
          </m:lim>
        </m:limLow>
      </m:oMath>
      <w:del w:id="3731" w:author="PR Preview" w:date="2026-01-01T00:00:00Z">
        <w:r>
          <w:delText xml:space="preserve"> </w:delText>
        </w:r>
      </w:del>
      <w:del w:id="3732" w:author="PR Preview" w:date="2026-01-01T00:00:00Z">
        <w:r>
          <w:delText xml:space="preserve">is untouched —</w:delText>
        </w:r>
      </w:del>
      <w:del w:id="3733" w:author="PR Preview" w:date="2026-01-01T00:00:00Z">
        <w:r>
          <w:delText xml:space="preserve"> </w:delText>
        </w:r>
      </w:del>
      <m:oMath>
        <m:limLow>
          <m:e>
            <m:r>
              <m:t>a</m:t>
            </m:r>
          </m:e>
          <m:lim>
            <m:r>
              <m:rPr>
                <m:sty m:val="p"/>
              </m:rPr>
              <m:t>∼</m:t>
            </m:r>
          </m:lim>
        </m:limLow>
      </m:oMath>
      <w:del w:id="3734" w:author="PR Preview" w:date="2026-01-01T00:00:00Z">
        <w:r>
          <w:delText xml:space="preserve"> </w:delText>
        </w:r>
      </w:del>
      <w:del w:id="3735" w:author="PR Preview" w:date="2026-01-01T00:00:00Z">
        <w:r>
          <w:delText xml:space="preserve">is a new vector built from</w:delText>
        </w:r>
      </w:del>
      <w:del w:id="3736" w:author="PR Preview" w:date="2026-01-01T00:00:00Z">
        <w:r>
          <w:delText xml:space="preserve"> </w:delText>
        </w:r>
      </w:del>
      <w:del w:id="3737" w:author="PR Preview" w:date="2026-01-01T00:00:00Z">
        <w:r>
          <w:delText xml:space="preserve">its first entry.</w:delText>
        </w:r>
      </w:del>
    </w:p>
    <w:p>
      <w:pPr>
        <w:pStyle w:val="FirstParagraph"/>
      </w:pPr>
      <w:del w:id="3738" w:author="PR Preview" w:date="2026-01-01T00:00:00Z">
        <w:r>
          <w:delText xml:space="preserve">Items 1, 2 and 5 are affine and items 3 and 4 are not,</w:delText>
        </w:r>
      </w:del>
      <w:del w:id="3739" w:author="PR Preview" w:date="2026-01-01T00:00:00Z">
        <w:r>
          <w:delText xml:space="preserve"> </w:delText>
        </w:r>
      </w:del>
      <w:del w:id="3740" w:author="PR Preview" w:date="2026-01-01T00:00:00Z">
        <w:r>
          <w:delText xml:space="preserve">which is the split that matters:</w:delText>
        </w:r>
      </w:del>
      <w:del w:id="3741" w:author="PR Preview" w:date="2026-01-01T00:00:00Z">
        <w:r>
          <w:delText xml:space="preserve"> </w:delText>
        </w:r>
      </w:del>
      <w:del w:id="3742" w:author="PR Preview" w:date="2026-01-01T00:00:00Z">
        <w:r>
          <w:delText xml:space="preserve">a</w:delText>
        </w:r>
      </w:del>
      <w:del w:id="3743" w:author="PR Preview" w:date="2026-01-01T00:00:00Z">
        <w:r>
          <w:delText xml:space="preserve"> </w:delText>
        </w:r>
      </w:del>
      <w:del w:id="3744" w:author="PR Preview" w:date="2026-01-01T00:00:00Z">
        <w:r>
          <w:rPr>
            <w:i/>
            <w:iCs/>
          </w:rPr>
          <w:delText xml:space="preserve">model</w:delText>
        </w:r>
      </w:del>
      <w:del w:id="3745" w:author="PR Preview" w:date="2026-01-01T00:00:00Z">
        <w:r>
          <w:delText xml:space="preserve"> </w:delText>
        </w:r>
      </w:del>
      <w:del w:id="3746" w:author="PR Preview" w:date="2026-01-01T00:00:00Z">
        <w:r>
          <w:delText xml:space="preserve">can be affine in its weights while the</w:delText>
        </w:r>
      </w:del>
      <w:del w:id="3747" w:author="PR Preview" w:date="2026-01-01T00:00:00Z">
        <w:r>
          <w:delText xml:space="preserve"> </w:delText>
        </w:r>
      </w:del>
      <w:del w:id="3748" w:author="PR Preview" w:date="2026-01-01T00:00:00Z">
        <w:r>
          <w:rPr>
            <w:i/>
            <w:iCs/>
          </w:rPr>
          <w:delText xml:space="preserve">quantity we minimize</w:delText>
        </w:r>
      </w:del>
      <w:del w:id="3749" w:author="PR Preview" w:date="2026-01-01T00:00:00Z">
        <w:r>
          <w:delText xml:space="preserve"> </w:delText>
        </w:r>
      </w:del>
      <w:del w:id="3750" w:author="PR Preview" w:date="2026-01-01T00:00:00Z">
        <w:r>
          <w:delText xml:space="preserve">is</w:delText>
        </w:r>
      </w:del>
      <w:del w:id="3751" w:author="PR Preview" w:date="2026-01-01T00:00:00Z">
        <w:r>
          <w:delText xml:space="preserve"> </w:delText>
        </w:r>
      </w:del>
      <w:del w:id="3752" w:author="PR Preview" w:date="2026-01-01T00:00:00Z">
        <w:r>
          <w:delText xml:space="preserve">not.</w:delText>
        </w:r>
      </w:del>
      <w:del w:id="3753" w:author="PR Preview" w:date="2026-01-01T00:00:00Z">
        <w:r>
          <w:delText xml:space="preserve"> </w:delText>
        </w:r>
      </w:del>
      <w:del w:id="3754" w:author="PR Preview" w:date="2026-01-01T00:00:00Z">
        <w:r>
          <w:delText xml:space="preserve">Squared error and the norm penalty are both curved in</w:delText>
        </w:r>
      </w:del>
      <w:del w:id="3755" w:author="PR Preview" w:date="2026-01-01T00:00:00Z">
        <w:r>
          <w:delText xml:space="preserve"> </w:delText>
        </w:r>
      </w:del>
      <m:oMath>
        <m:limLow>
          <m:e>
            <m:r>
              <m:t>w</m:t>
            </m:r>
          </m:e>
          <m:lim>
            <m:r>
              <m:rPr>
                <m:sty m:val="p"/>
              </m:rPr>
              <m:t>∼</m:t>
            </m:r>
          </m:lim>
        </m:limLow>
      </m:oMath>
      <w:del w:id="3756" w:author="PR Preview" w:date="2026-01-01T00:00:00Z">
        <w:r>
          <w:delText xml:space="preserve">,</w:delText>
        </w:r>
      </w:del>
      <w:del w:id="3757" w:author="PR Preview" w:date="2026-01-01T00:00:00Z">
        <w:r>
          <w:delText xml:space="preserve"> </w:delText>
        </w:r>
      </w:del>
      <w:del w:id="3758" w:author="PR Preview" w:date="2026-01-01T00:00:00Z">
        <w:r>
          <w:delText xml:space="preserve">and that curvature is what makes fitting an optimization problem at all:</w:delText>
        </w:r>
      </w:del>
      <w:del w:id="3759" w:author="PR Preview" w:date="2026-01-01T00:00:00Z">
        <w:r>
          <w:delText xml:space="preserve"> </w:delText>
        </w:r>
      </w:del>
      <w:del w:id="3760" w:author="PR Preview" w:date="2026-01-01T00:00:00Z">
        <w:r>
          <w:delText xml:space="preserve">there is always a downhill direction to follow.</w:delText>
        </w:r>
      </w:del>
      <w:del w:id="3761" w:author="PR Preview" w:date="2026-01-01T00:00:00Z">
        <w:r>
          <w:delText xml:space="preserve"> </w:delText>
        </w:r>
      </w:del>
      <w:del w:id="3762" w:author="PR Preview" w:date="2026-01-01T00:00:00Z">
        <w:r>
          <w:delText xml:space="preserve">Curvature alone does not promise a</w:delText>
        </w:r>
      </w:del>
      <w:del w:id="3763" w:author="PR Preview" w:date="2026-01-01T00:00:00Z">
        <w:r>
          <w:delText xml:space="preserve"> </w:delText>
        </w:r>
      </w:del>
      <w:del w:id="3764" w:author="PR Preview" w:date="2026-01-01T00:00:00Z">
        <w:r>
          <w:rPr>
            <w:i/>
            <w:iCs/>
          </w:rPr>
          <w:delText xml:space="preserve">single</w:delText>
        </w:r>
      </w:del>
      <w:del w:id="3765" w:author="PR Preview" w:date="2026-01-01T00:00:00Z">
        <w:r>
          <w:delText xml:space="preserve"> </w:delText>
        </w:r>
      </w:del>
      <w:del w:id="3766" w:author="PR Preview" w:date="2026-01-01T00:00:00Z">
        <w:r>
          <w:delText xml:space="preserve">answer.</w:delText>
        </w:r>
      </w:del>
      <w:del w:id="3767" w:author="PR Preview" w:date="2026-01-01T00:00:00Z">
        <w:r>
          <w:delText xml:space="preserve"> </w:delText>
        </w:r>
      </w:del>
      <w:del w:id="3768" w:author="PR Preview" w:date="2026-01-01T00:00:00Z">
        <w:r>
          <w:delText xml:space="preserve">The squared error of one observation is completely flat along a whole line of</w:delText>
        </w:r>
      </w:del>
      <w:del w:id="3769" w:author="PR Preview" w:date="2026-01-01T00:00:00Z">
        <w:r>
          <w:delText xml:space="preserve"> </w:delText>
        </w:r>
      </w:del>
      <w:del w:id="3770" w:author="PR Preview" w:date="2026-01-01T00:00:00Z">
        <w:r>
          <w:delText xml:space="preserve">weight vectors, every one of which fits that observation exactly,</w:delText>
        </w:r>
      </w:del>
      <w:del w:id="3771" w:author="PR Preview" w:date="2026-01-01T00:00:00Z">
        <w:r>
          <w:delText xml:space="preserve"> </w:delText>
        </w:r>
      </w:del>
      <w:del w:id="3772" w:author="PR Preview" w:date="2026-01-01T00:00:00Z">
        <w:r>
          <w:delText xml:space="preserve">and pinning down one of them is part of what the norm penalty is added for in</w:delText>
        </w:r>
      </w:del>
      <w:del w:id="3773" w:author="PR Preview" w:date="2026-01-01T00:00:00Z">
        <w:r>
          <w:delText xml:space="preserve"> </w:delText>
        </w:r>
      </w:del>
      <w:del w:id="3774" w:author="PR Preview" w:date="2026-01-01T00:00:00Z">
        <w:r>
          <w:delText xml:space="preserve">week 3.</w:delText>
        </w:r>
      </w:del>
    </w:p>
    <w:p>
      <w:pPr>
        <w:pStyle w:val="Compact"/>
        <w:numPr>
          <w:ilvl w:val="0"/>
          <w:numId w:val="1016"/>
        </w:numPr>
      </w:pPr>
      <w:ins w:id="3775" w:author="PR Preview" w:date="2026-01-01T00:00:00Z">
        <w:r>
          <w:rPr>
            <w:b/>
            <w:bCs/>
          </w:rPr>
          <w:t xml:space="preserve">Affine, and linear.</w:t>
        </w:r>
      </w:ins>
      <w:ins w:id="3776" w:author="PR Preview" w:date="2026-01-01T00:00:00Z">
        <w:r>
          <w:t xml:space="preserve"> </w:t>
        </w:r>
      </w:ins>
      <w:ins w:id="3777" w:author="PR Preview" w:date="2026-01-01T00:00:00Z">
        <w:r>
          <w:t xml:space="preserve">It is</w:t>
        </w:r>
      </w:ins>
      <w:ins w:id="3778" w:author="PR Preview" w:date="2026-01-01T00:00:00Z">
        <w:r>
          <w:t xml:space="preserve"> </w:t>
        </w:r>
      </w:ins>
      <w:hyperlink w:anchor="eq-linear-scalar">
        <w:ins w:id="3779" w:author="PR Preview" w:date="2026-01-01T00:00:00Z">
          <w:r>
            <w:rPr>
              <w:rStyle w:val="Hyperlink"/>
            </w:rPr>
            <w:t xml:space="preserve">Equation 4</w:t>
          </w:r>
        </w:ins>
      </w:hyperlink>
      <w:ins w:id="3780" w:author="PR Preview" w:date="2026-01-01T00:00:00Z">
        <w:r>
          <w:t xml:space="preserve"> </w:t>
        </w:r>
      </w:ins>
      <w:ins w:id="3781" w:author="PR Preview" w:date="2026-01-01T00:00:00Z">
        <w:r>
          <w:t xml:space="preserve">with</w:t>
        </w:r>
      </w:ins>
      <w:ins w:id="3782" w:author="PR Preview" w:date="2026-01-01T00:00:00Z">
        <w:r>
          <w:t xml:space="preserve"> </w:t>
        </w:r>
      </w:ins>
      <m:oMath>
        <m:r>
          <m:t>b</m:t>
        </m:r>
        <m:r>
          <m:rPr>
            <m:sty m:val="p"/>
          </m:rPr>
          <m:t>=</m:t>
        </m:r>
        <m:r>
          <m:t>0</m:t>
        </m:r>
      </m:oMath>
      <w:ins w:id="3783" w:author="PR Preview" w:date="2026-01-01T00:00:00Z">
        <w:r>
          <w:t xml:space="preserve">,</w:t>
        </w:r>
      </w:ins>
      <w:ins w:id="3784" w:author="PR Preview" w:date="2026-01-01T00:00:00Z">
        <w:r>
          <w:t xml:space="preserve"> </w:t>
        </w:r>
      </w:ins>
      <w:ins w:id="3785" w:author="PR Preview" w:date="2026-01-01T00:00:00Z">
        <w:r>
          <w:t xml:space="preserve">which is a linear map by</w:t>
        </w:r>
      </w:ins>
      <w:ins w:id="3786" w:author="PR Preview" w:date="2026-01-01T00:00:00Z">
        <w:r>
          <w:t xml:space="preserve"> </w:t>
        </w:r>
      </w:ins>
      <w:hyperlink w:anchor="thm-matrix-map-linear">
        <w:ins w:id="3787" w:author="PR Preview" w:date="2026-01-01T00:00:00Z">
          <w:r>
            <w:rPr>
              <w:rStyle w:val="Hyperlink"/>
            </w:rPr>
            <w:t xml:space="preserve">Theorem 12</w:t>
          </w:r>
        </w:ins>
      </w:hyperlink>
      <w:ins w:id="3788" w:author="PR Preview" w:date="2026-01-01T00:00:00Z">
        <w:r>
          <w:t xml:space="preserve">: the matrix</w:t>
        </w:r>
      </w:ins>
      <w:ins w:id="3789" w:author="PR Preview" w:date="2026-01-01T00:00:00Z">
        <w:r>
          <w:t xml:space="preserve"> </w:t>
        </w:r>
      </w:ins>
      <w:ins w:id="3790" w:author="PR Preview" w:date="2026-01-01T00:00:00Z">
        <w:r>
          <w:t xml:space="preserve">${\mathord{\smash[b]{\underset{\raise.3ex\hbox{$\scriptstyle\sim$}}{x}}\vphantom{x}}}^{\top}$</w:t>
        </w:r>
      </w:ins>
      <w:ins w:id="3791" w:author="PR Preview" w:date="2026-01-01T00:00:00Z">
        <w:r>
          <w:t xml:space="preserve"> </w:t>
        </w:r>
      </w:ins>
      <w:ins w:id="3792" w:author="PR Preview" w:date="2026-01-01T00:00:00Z">
        <w:r>
          <w:t xml:space="preserve">times</w:t>
        </w:r>
      </w:ins>
      <w:ins w:id="3793" w:author="PR Preview" w:date="2026-01-01T00:00:00Z">
        <w:r>
          <w:t xml:space="preserve"> </w:t>
        </w:r>
      </w:ins>
      <w:ins w:id="3794" w:author="PR Preview" w:date="2026-01-01T00:00:00Z">
        <w:r>
          <w:t xml:space="preserve">$\mathord{\smash[b]{\underset{\raise.3ex\hbox{$\scriptstyle\sim$}}{w}}\vphantom{w}}$</w:t>
        </w:r>
      </w:ins>
      <w:ins w:id="3795" w:author="PR Preview" w:date="2026-01-01T00:00:00Z">
        <w:r>
          <w:t xml:space="preserve">.</w:t>
        </w:r>
      </w:ins>
    </w:p>
    <w:p>
      <w:pPr>
        <w:pStyle w:val="Compact"/>
        <w:numPr>
          <w:ilvl w:val="0"/>
          <w:numId w:val="1016"/>
        </w:numPr>
      </w:pPr>
      <w:ins w:id="3796" w:author="PR Preview" w:date="2026-01-01T00:00:00Z">
        <w:r>
          <w:rPr>
            <w:b/>
            <w:bCs/>
          </w:rPr>
          <w:t xml:space="preserve">Affine.</w:t>
        </w:r>
      </w:ins>
      <w:ins w:id="3797" w:author="PR Preview" w:date="2026-01-01T00:00:00Z">
        <w:r>
          <w:t xml:space="preserve"> </w:t>
        </w:r>
      </w:ins>
      <w:ins w:id="3798" w:author="PR Preview" w:date="2026-01-01T00:00:00Z">
        <w:r>
          <w:t xml:space="preserve">Still an inner product plus an offset; here the offset is</w:t>
        </w:r>
      </w:ins>
      <w:ins w:id="3799" w:author="PR Preview" w:date="2026-01-01T00:00:00Z">
        <w:r>
          <w:t xml:space="preserve"> </w:t>
        </w:r>
      </w:ins>
      <m:oMath>
        <m:r>
          <m:t>b</m:t>
        </m:r>
        <m:r>
          <m:rPr>
            <m:sty m:val="p"/>
          </m:rPr>
          <m:t>=</m:t>
        </m:r>
        <m:r>
          <m:rPr>
            <m:sty m:val="p"/>
          </m:rPr>
          <m:t>−</m:t>
        </m:r>
        <m:r>
          <m:t>y</m:t>
        </m:r>
      </m:oMath>
      <w:ins w:id="3800" w:author="PR Preview" w:date="2026-01-01T00:00:00Z">
        <w:r>
          <w:t xml:space="preserve">, which is a constant because</w:t>
        </w:r>
      </w:ins>
      <w:ins w:id="3801" w:author="PR Preview" w:date="2026-01-01T00:00:00Z">
        <w:r>
          <w:t xml:space="preserve"> </w:t>
        </w:r>
      </w:ins>
      <m:oMath>
        <m:r>
          <m:t>y</m:t>
        </m:r>
      </m:oMath>
      <w:ins w:id="3802" w:author="PR Preview" w:date="2026-01-01T00:00:00Z">
        <w:r>
          <w:t xml:space="preserve"> </w:t>
        </w:r>
      </w:ins>
      <w:ins w:id="3803" w:author="PR Preview" w:date="2026-01-01T00:00:00Z">
        <w:r>
          <w:t xml:space="preserve">is held fixed.</w:t>
        </w:r>
      </w:ins>
      <w:ins w:id="3804" w:author="PR Preview" w:date="2026-01-01T00:00:00Z">
        <w:r>
          <w:t xml:space="preserve"> </w:t>
        </w:r>
      </w:ins>
      <w:ins w:id="3805" w:author="PR Preview" w:date="2026-01-01T00:00:00Z">
        <w:r>
          <w:t xml:space="preserve">It is linear only when</w:t>
        </w:r>
      </w:ins>
      <w:ins w:id="3806" w:author="PR Preview" w:date="2026-01-01T00:00:00Z">
        <w:r>
          <w:t xml:space="preserve"> </w:t>
        </w:r>
      </w:ins>
      <m:oMath>
        <m:r>
          <m:t>y</m:t>
        </m:r>
        <m:r>
          <m:rPr>
            <m:sty m:val="p"/>
          </m:rPr>
          <m:t>=</m:t>
        </m:r>
        <m:r>
          <m:t>0</m:t>
        </m:r>
      </m:oMath>
      <w:ins w:id="3807" w:author="PR Preview" w:date="2026-01-01T00:00:00Z">
        <w:r>
          <w:t xml:space="preserve">: otherwise</w:t>
        </w:r>
      </w:ins>
      <w:ins w:id="3808" w:author="PR Preview" w:date="2026-01-01T00:00:00Z">
        <w:r>
          <w:t xml:space="preserve"> </w:t>
        </w:r>
      </w:ins>
      <w:ins w:id="3809" w:author="PR Preview" w:date="2026-01-01T00:00:00Z">
        <w:r>
          <w:t xml:space="preserve">$\mathord{\smash[b]{\underset{\raise.3ex\hbox{$\scriptstyle\sim$}}{w}}\vphantom{w}} = \mathord{\smash[b]{\underset{\raise.3ex\hbox{$\scriptstyle\sim$}}{0}}\vphantom{0}}$</w:t>
        </w:r>
      </w:ins>
      <w:ins w:id="3810" w:author="PR Preview" w:date="2026-01-01T00:00:00Z">
        <w:r>
          <w:t xml:space="preserve"> </w:t>
        </w:r>
      </w:ins>
      <w:ins w:id="3811" w:author="PR Preview" w:date="2026-01-01T00:00:00Z">
        <w:r>
          <w:t xml:space="preserve">gives</w:t>
        </w:r>
      </w:ins>
      <w:ins w:id="3812" w:author="PR Preview" w:date="2026-01-01T00:00:00Z">
        <w:r>
          <w:t xml:space="preserve"> </w:t>
        </w:r>
      </w:ins>
      <m:oMath>
        <m:r>
          <m:rPr>
            <m:sty m:val="p"/>
          </m:rPr>
          <m:t>−</m:t>
        </m:r>
        <m:r>
          <m:t>y</m:t>
        </m:r>
        <m:r>
          <m:rPr>
            <m:sty m:val="p"/>
          </m:rPr>
          <m:t>≠</m:t>
        </m:r>
        <m:r>
          <m:t>0</m:t>
        </m:r>
      </m:oMath>
      <w:ins w:id="3813" w:author="PR Preview" w:date="2026-01-01T00:00:00Z">
        <w:r>
          <w:t xml:space="preserve">,</w:t>
        </w:r>
      </w:ins>
      <w:ins w:id="3814" w:author="PR Preview" w:date="2026-01-01T00:00:00Z">
        <w:r>
          <w:t xml:space="preserve"> </w:t>
        </w:r>
      </w:ins>
      <w:ins w:id="3815" w:author="PR Preview" w:date="2026-01-01T00:00:00Z">
        <w:r>
          <w:t xml:space="preserve">and a linear map sends</w:t>
        </w:r>
      </w:ins>
      <w:ins w:id="3816" w:author="PR Preview" w:date="2026-01-01T00:00:00Z">
        <w:r>
          <w:t xml:space="preserve"> </w:t>
        </w:r>
      </w:ins>
      <w:ins w:id="3817" w:author="PR Preview" w:date="2026-01-01T00:00:00Z">
        <w:r>
          <w:t xml:space="preserve">$\mathord{\smash[b]{\underset{\raise.3ex\hbox{$\scriptstyle\sim$}}{0}}\vphantom{0}}$</w:t>
        </w:r>
      </w:ins>
      <w:ins w:id="3818" w:author="PR Preview" w:date="2026-01-01T00:00:00Z">
        <w:r>
          <w:t xml:space="preserve"> </w:t>
        </w:r>
      </w:ins>
      <w:ins w:id="3819" w:author="PR Preview" w:date="2026-01-01T00:00:00Z">
        <w:r>
          <w:t xml:space="preserve">to</w:t>
        </w:r>
      </w:ins>
      <w:ins w:id="3820" w:author="PR Preview" w:date="2026-01-01T00:00:00Z">
        <w:r>
          <w:t xml:space="preserve"> </w:t>
        </w:r>
      </w:ins>
      <m:oMath>
        <m:r>
          <m:t>0</m:t>
        </m:r>
      </m:oMath>
      <w:ins w:id="3821" w:author="PR Preview" w:date="2026-01-01T00:00:00Z">
        <w:r>
          <w:t xml:space="preserve"> </w:t>
        </w:r>
      </w:ins>
      <w:ins w:id="3822" w:author="PR Preview" w:date="2026-01-01T00:00:00Z">
        <w:r>
          <w:t xml:space="preserve">(</w:t>
        </w:r>
      </w:ins>
      <w:hyperlink w:anchor="thm-linear-map-zero">
        <w:ins w:id="3823" w:author="PR Preview" w:date="2026-01-01T00:00:00Z">
          <w:r>
            <w:rPr>
              <w:rStyle w:val="Hyperlink"/>
            </w:rPr>
            <w:t xml:space="preserve">Theorem 11</w:t>
          </w:r>
        </w:ins>
      </w:hyperlink>
      <w:ins w:id="3824" w:author="PR Preview" w:date="2026-01-01T00:00:00Z">
        <w:r>
          <w:t xml:space="preserve">).</w:t>
        </w:r>
      </w:ins>
    </w:p>
    <w:p>
      <w:pPr>
        <w:pStyle w:val="Compact"/>
        <w:numPr>
          <w:ilvl w:val="0"/>
          <w:numId w:val="1016"/>
        </w:numPr>
      </w:pPr>
      <w:ins w:id="3825" w:author="PR Preview" w:date="2026-01-01T00:00:00Z">
        <w:r>
          <w:rPr>
            <w:b/>
            <w:bCs/>
          </w:rPr>
          <w:t xml:space="preserve">Not affine.</w:t>
        </w:r>
      </w:ins>
      <w:ins w:id="3826" w:author="PR Preview" w:date="2026-01-01T00:00:00Z">
        <w:r>
          <w:t xml:space="preserve"> </w:t>
        </w:r>
      </w:ins>
      <w:ins w:id="3827" w:author="PR Preview" w:date="2026-01-01T00:00:00Z">
        <w:r>
          <w:t xml:space="preserve">Squaring is not an inner product plus an offset.</w:t>
        </w:r>
      </w:ins>
      <w:ins w:id="3828" w:author="PR Preview" w:date="2026-01-01T00:00:00Z">
        <w:r>
          <w:t xml:space="preserve"> </w:t>
        </w:r>
      </w:ins>
      <w:ins w:id="3829" w:author="PR Preview" w:date="2026-01-01T00:00:00Z">
        <w:r>
          <w:t xml:space="preserve">This expression is the squared error of one observation, and its</w:t>
        </w:r>
      </w:ins>
      <w:ins w:id="3830" w:author="PR Preview" w:date="2026-01-01T00:00:00Z">
        <w:r>
          <w:t xml:space="preserve"> </w:t>
        </w:r>
      </w:ins>
      <w:ins w:id="3831" w:author="PR Preview" w:date="2026-01-01T00:00:00Z">
        <w:r>
          <w:t xml:space="preserve">curvature in</w:t>
        </w:r>
      </w:ins>
      <w:ins w:id="3832" w:author="PR Preview" w:date="2026-01-01T00:00:00Z">
        <w:r>
          <w:t xml:space="preserve"> </w:t>
        </w:r>
      </w:ins>
      <w:ins w:id="3833" w:author="PR Preview" w:date="2026-01-01T00:00:00Z">
        <w:r>
          <w:t xml:space="preserve">$\mathord{\smash[b]{\underset{\raise.3ex\hbox{$\scriptstyle\sim$}}{w}}\vphantom{w}}$</w:t>
        </w:r>
      </w:ins>
      <w:ins w:id="3834" w:author="PR Preview" w:date="2026-01-01T00:00:00Z">
        <w:r>
          <w:t xml:space="preserve"> </w:t>
        </w:r>
      </w:ins>
      <w:ins w:id="3835" w:author="PR Preview" w:date="2026-01-01T00:00:00Z">
        <w:r>
          <w:t xml:space="preserve">is exactly why fitting a model is an optimization</w:t>
        </w:r>
      </w:ins>
      <w:ins w:id="3836" w:author="PR Preview" w:date="2026-01-01T00:00:00Z">
        <w:r>
          <w:t xml:space="preserve"> </w:t>
        </w:r>
      </w:ins>
      <w:ins w:id="3837" w:author="PR Preview" w:date="2026-01-01T00:00:00Z">
        <w:r>
          <w:t xml:space="preserve">problem rather than a lookup.</w:t>
        </w:r>
      </w:ins>
    </w:p>
    <w:p>
      <w:pPr>
        <w:pStyle w:val="Compact"/>
        <w:numPr>
          <w:ilvl w:val="0"/>
          <w:numId w:val="1016"/>
        </w:numPr>
      </w:pPr>
      <w:ins w:id="3838" w:author="PR Preview" w:date="2026-01-01T00:00:00Z">
        <w:r>
          <w:rPr>
            <w:b/>
            <w:bCs/>
          </w:rPr>
          <w:t xml:space="preserve">Not affine.</w:t>
        </w:r>
      </w:ins>
      <w:ins w:id="3839" w:author="PR Preview" w:date="2026-01-01T00:00:00Z">
        <w:r>
          <w:t xml:space="preserve"> </w:t>
        </w:r>
      </w:ins>
      <w:ins w:id="3840" w:author="PR Preview" w:date="2026-01-01T00:00:00Z">
        <w:r>
          <w:t xml:space="preserve">By</w:t>
        </w:r>
      </w:ins>
      <w:ins w:id="3841" w:author="PR Preview" w:date="2026-01-01T00:00:00Z">
        <w:r>
          <w:t xml:space="preserve"> </w:t>
        </w:r>
      </w:ins>
      <w:hyperlink w:anchor="eq-l2-norm">
        <w:ins w:id="3842" w:author="PR Preview" w:date="2026-01-01T00:00:00Z">
          <w:r>
            <w:rPr>
              <w:rStyle w:val="Hyperlink"/>
            </w:rPr>
            <w:t xml:space="preserve">Equation 2</w:t>
          </w:r>
        </w:ins>
      </w:hyperlink>
      <w:ins w:id="3843" w:author="PR Preview" w:date="2026-01-01T00:00:00Z">
        <w:r>
          <w:t xml:space="preserve"> </w:t>
        </w:r>
      </w:ins>
      <w:ins w:id="3844" w:author="PR Preview" w:date="2026-01-01T00:00:00Z">
        <w:r>
          <w:t xml:space="preserve">this is</w:t>
        </w:r>
      </w:ins>
      <w:ins w:id="3845" w:author="PR Preview" w:date="2026-01-01T00:00:00Z">
        <w:r>
          <w:t xml:space="preserve"> </w:t>
        </w:r>
      </w:ins>
      <w:ins w:id="3846" w:author="PR Preview" w:date="2026-01-01T00:00:00Z">
        <w:r>
          <w:t xml:space="preserve">$\mathord{\smash[b]{\underset{\raise.3ex\hbox{$\scriptstyle\sim$}}{w}}\vphantom{w}}^{\top} \mathord{\smash[b]{\underset{\raise.3ex\hbox{$\scriptstyle\sim$}}{w}}\vphantom{w}}$</w:t>
        </w:r>
      </w:ins>
      <w:ins w:id="3847" w:author="PR Preview" w:date="2026-01-01T00:00:00Z">
        <w:r>
          <w:t xml:space="preserve">,</w:t>
        </w:r>
      </w:ins>
      <w:ins w:id="3848" w:author="PR Preview" w:date="2026-01-01T00:00:00Z">
        <w:r>
          <w:t xml:space="preserve"> </w:t>
        </w:r>
      </w:ins>
      <w:ins w:id="3849" w:author="PR Preview" w:date="2026-01-01T00:00:00Z">
        <w:r>
          <w:t xml:space="preserve">which has</w:t>
        </w:r>
      </w:ins>
      <w:ins w:id="3850" w:author="PR Preview" w:date="2026-01-01T00:00:00Z">
        <w:r>
          <w:t xml:space="preserve"> </w:t>
        </w:r>
      </w:ins>
      <w:ins w:id="3851" w:author="PR Preview" w:date="2026-01-01T00:00:00Z">
        <w:r>
          <w:t xml:space="preserve">$\mathord{\smash[b]{\underset{\raise.3ex\hbox{$\scriptstyle\sim$}}{w}}\vphantom{w}}$</w:t>
        </w:r>
      </w:ins>
      <w:ins w:id="3852" w:author="PR Preview" w:date="2026-01-01T00:00:00Z">
        <w:r>
          <w:t xml:space="preserve"> </w:t>
        </w:r>
      </w:ins>
      <w:ins w:id="3853" w:author="PR Preview" w:date="2026-01-01T00:00:00Z">
        <w:r>
          <w:t xml:space="preserve">in both slots at once.</w:t>
        </w:r>
      </w:ins>
      <w:ins w:id="3854" w:author="PR Preview" w:date="2026-01-01T00:00:00Z">
        <w:r>
          <w:t xml:space="preserve"> </w:t>
        </w:r>
      </w:ins>
      <w:ins w:id="3855" w:author="PR Preview" w:date="2026-01-01T00:00:00Z">
        <w:r>
          <w:t xml:space="preserve">Hold either slot fixed and it is linear in the other;</w:t>
        </w:r>
      </w:ins>
      <w:ins w:id="3856" w:author="PR Preview" w:date="2026-01-01T00:00:00Z">
        <w:r>
          <w:t xml:space="preserve"> </w:t>
        </w:r>
      </w:ins>
      <w:ins w:id="3857" w:author="PR Preview" w:date="2026-01-01T00:00:00Z">
        <w:r>
          <w:t xml:space="preserve">as a function of the single variable</w:t>
        </w:r>
      </w:ins>
      <w:ins w:id="3858" w:author="PR Preview" w:date="2026-01-01T00:00:00Z">
        <w:r>
          <w:t xml:space="preserve"> </w:t>
        </w:r>
      </w:ins>
      <w:ins w:id="3859" w:author="PR Preview" w:date="2026-01-01T00:00:00Z">
        <w:r>
          <w:t xml:space="preserve">$\mathord{\smash[b]{\underset{\raise.3ex\hbox{$\scriptstyle\sim$}}{w}}\vphantom{w}}$</w:t>
        </w:r>
      </w:ins>
      <w:ins w:id="3860" w:author="PR Preview" w:date="2026-01-01T00:00:00Z">
        <w:r>
          <w:t xml:space="preserve"> </w:t>
        </w:r>
      </w:ins>
      <w:ins w:id="3861" w:author="PR Preview" w:date="2026-01-01T00:00:00Z">
        <w:r>
          <w:t xml:space="preserve">it is quadratic.</w:t>
        </w:r>
      </w:ins>
    </w:p>
    <w:p>
      <w:pPr>
        <w:pStyle w:val="Compact"/>
        <w:numPr>
          <w:ilvl w:val="0"/>
          <w:numId w:val="1016"/>
        </w:numPr>
      </w:pPr>
      <w:ins w:id="3862" w:author="PR Preview" w:date="2026-01-01T00:00:00Z">
        <w:r>
          <w:rPr>
            <w:b/>
            <w:bCs/>
          </w:rPr>
          <w:t xml:space="preserve">Affine, not linear.</w:t>
        </w:r>
      </w:ins>
      <w:ins w:id="3863" w:author="PR Preview" w:date="2026-01-01T00:00:00Z">
        <w:r>
          <w:t xml:space="preserve"> </w:t>
        </w:r>
      </w:ins>
      <w:ins w:id="3864" w:author="PR Preview" w:date="2026-01-01T00:00:00Z">
        <w:r>
          <w:t xml:space="preserve">It is</w:t>
        </w:r>
      </w:ins>
      <w:ins w:id="3865" w:author="PR Preview" w:date="2026-01-01T00:00:00Z">
        <w:r>
          <w:t xml:space="preserve"> </w:t>
        </w:r>
      </w:ins>
      <w:hyperlink w:anchor="eq-linear-scalar">
        <w:ins w:id="3866" w:author="PR Preview" w:date="2026-01-01T00:00:00Z">
          <w:r>
            <w:rPr>
              <w:rStyle w:val="Hyperlink"/>
            </w:rPr>
            <w:t xml:space="preserve">Equation 4</w:t>
          </w:r>
        </w:ins>
      </w:hyperlink>
      <w:ins w:id="3867" w:author="PR Preview" w:date="2026-01-01T00:00:00Z">
        <w:r>
          <w:t xml:space="preserve"> </w:t>
        </w:r>
      </w:ins>
      <w:ins w:id="3868" w:author="PR Preview" w:date="2026-01-01T00:00:00Z">
        <w:r>
          <w:t xml:space="preserve">with coefficient vector</w:t>
        </w:r>
      </w:ins>
      <w:ins w:id="3869" w:author="PR Preview" w:date="2026-01-01T00:00:00Z">
        <w:r>
          <w:t xml:space="preserve"> </w:t>
        </w:r>
      </w:ins>
      <w:ins w:id="3870" w:author="PR Preview" w:date="2026-01-01T00:00:00Z">
        <w:r>
          <w:t xml:space="preserve">$\mathord{\smash[b]{\underset{\raise.3ex\hbox{$\scriptstyle\sim$}}{a}}\vphantom{a}}= (x_1, 0, \dots, 0)^{\top}$</w:t>
        </w:r>
      </w:ins>
      <w:ins w:id="3871" w:author="PR Preview" w:date="2026-01-01T00:00:00Z">
        <w:r>
          <w:t xml:space="preserve"> </w:t>
        </w:r>
      </w:ins>
      <w:ins w:id="3872" w:author="PR Preview" w:date="2026-01-01T00:00:00Z">
        <w:r>
          <w:t xml:space="preserve">and</w:t>
        </w:r>
      </w:ins>
      <w:ins w:id="3873" w:author="PR Preview" w:date="2026-01-01T00:00:00Z">
        <w:r>
          <w:t xml:space="preserve"> </w:t>
        </w:r>
      </w:ins>
      <m:oMath>
        <m:r>
          <m:t>b</m:t>
        </m:r>
        <m:r>
          <m:rPr>
            <m:sty m:val="p"/>
          </m:rPr>
          <m:t>=</m:t>
        </m:r>
        <m:r>
          <m:t>3</m:t>
        </m:r>
      </m:oMath>
      <w:ins w:id="3874" w:author="PR Preview" w:date="2026-01-01T00:00:00Z">
        <w:r>
          <w:t xml:space="preserve">;</w:t>
        </w:r>
      </w:ins>
      <w:ins w:id="3875" w:author="PR Preview" w:date="2026-01-01T00:00:00Z">
        <w:r>
          <w:t xml:space="preserve"> </w:t>
        </w:r>
      </w:ins>
      <w:ins w:id="3876" w:author="PR Preview" w:date="2026-01-01T00:00:00Z">
        <w:r>
          <w:t xml:space="preserve">at</w:t>
        </w:r>
      </w:ins>
      <w:ins w:id="3877" w:author="PR Preview" w:date="2026-01-01T00:00:00Z">
        <w:r>
          <w:t xml:space="preserve"> </w:t>
        </w:r>
      </w:ins>
      <w:ins w:id="3878" w:author="PR Preview" w:date="2026-01-01T00:00:00Z">
        <w:r>
          <w:t xml:space="preserve">$\mathord{\smash[b]{\underset{\raise.3ex\hbox{$\scriptstyle\sim$}}{w}}\vphantom{w}} = \mathord{\smash[b]{\underset{\raise.3ex\hbox{$\scriptstyle\sim$}}{0}}\vphantom{0}}$</w:t>
        </w:r>
      </w:ins>
      <w:ins w:id="3879" w:author="PR Preview" w:date="2026-01-01T00:00:00Z">
        <w:r>
          <w:t xml:space="preserve"> </w:t>
        </w:r>
      </w:ins>
      <w:ins w:id="3880" w:author="PR Preview" w:date="2026-01-01T00:00:00Z">
        <w:r>
          <w:t xml:space="preserve">it equals</w:t>
        </w:r>
      </w:ins>
      <w:ins w:id="3881" w:author="PR Preview" w:date="2026-01-01T00:00:00Z">
        <w:r>
          <w:t xml:space="preserve"> </w:t>
        </w:r>
      </w:ins>
      <m:oMath>
        <m:r>
          <m:t>3</m:t>
        </m:r>
        <m:r>
          <m:rPr>
            <m:sty m:val="p"/>
          </m:rPr>
          <m:t>≠</m:t>
        </m:r>
        <m:r>
          <m:t>0</m:t>
        </m:r>
      </m:oMath>
      <w:ins w:id="3882" w:author="PR Preview" w:date="2026-01-01T00:00:00Z">
        <w:r>
          <w:t xml:space="preserve">, so it is not linear (</w:t>
        </w:r>
      </w:ins>
      <w:hyperlink w:anchor="thm-linear-map-zero">
        <w:ins w:id="3883" w:author="PR Preview" w:date="2026-01-01T00:00:00Z">
          <w:r>
            <w:rPr>
              <w:rStyle w:val="Hyperlink"/>
            </w:rPr>
            <w:t xml:space="preserve">Theorem 11</w:t>
          </w:r>
        </w:ins>
      </w:hyperlink>
      <w:ins w:id="3884" w:author="PR Preview" w:date="2026-01-01T00:00:00Z">
        <w:r>
          <w:t xml:space="preserve">).</w:t>
        </w:r>
      </w:ins>
      <w:ins w:id="3885" w:author="PR Preview" w:date="2026-01-01T00:00:00Z">
        <w:r>
          <w:t xml:space="preserve"> </w:t>
        </w:r>
      </w:ins>
      <w:ins w:id="3886" w:author="PR Preview" w:date="2026-01-01T00:00:00Z">
        <w:r>
          <w:t xml:space="preserve">The data</w:t>
        </w:r>
      </w:ins>
      <w:ins w:id="3887" w:author="PR Preview" w:date="2026-01-01T00:00:00Z">
        <w:r>
          <w:t xml:space="preserve"> </w:t>
        </w:r>
      </w:ins>
      <w:ins w:id="3888" w:author="PR Preview" w:date="2026-01-01T00:00:00Z">
        <w:r>
          <w:t xml:space="preserve">$\mathord{\smash[b]{\underset{\raise.3ex\hbox{$\scriptstyle\sim$}}{x}}\vphantom{x}}$</w:t>
        </w:r>
      </w:ins>
      <w:ins w:id="3889" w:author="PR Preview" w:date="2026-01-01T00:00:00Z">
        <w:r>
          <w:t xml:space="preserve"> </w:t>
        </w:r>
      </w:ins>
      <w:ins w:id="3890" w:author="PR Preview" w:date="2026-01-01T00:00:00Z">
        <w:r>
          <w:t xml:space="preserve">is untouched —</w:t>
        </w:r>
      </w:ins>
      <w:ins w:id="3891" w:author="PR Preview" w:date="2026-01-01T00:00:00Z">
        <w:r>
          <w:t xml:space="preserve"> </w:t>
        </w:r>
      </w:ins>
      <w:ins w:id="3892" w:author="PR Preview" w:date="2026-01-01T00:00:00Z">
        <w:r>
          <w:t xml:space="preserve">$\mathord{\smash[b]{\underset{\raise.3ex\hbox{$\scriptstyle\sim$}}{a}}\vphantom{a}}$</w:t>
        </w:r>
      </w:ins>
      <w:ins w:id="3893" w:author="PR Preview" w:date="2026-01-01T00:00:00Z">
        <w:r>
          <w:t xml:space="preserve"> </w:t>
        </w:r>
      </w:ins>
      <w:ins w:id="3894" w:author="PR Preview" w:date="2026-01-01T00:00:00Z">
        <w:r>
          <w:t xml:space="preserve">is a new vector built from</w:t>
        </w:r>
      </w:ins>
      <w:ins w:id="3895" w:author="PR Preview" w:date="2026-01-01T00:00:00Z">
        <w:r>
          <w:t xml:space="preserve"> </w:t>
        </w:r>
      </w:ins>
      <w:ins w:id="3896" w:author="PR Preview" w:date="2026-01-01T00:00:00Z">
        <w:r>
          <w:t xml:space="preserve">its first entry.</w:t>
        </w:r>
      </w:ins>
    </w:p>
    <w:p>
      <w:pPr>
        <w:pStyle w:val="FirstParagraph"/>
      </w:pPr>
      <w:ins w:id="3897" w:author="PR Preview" w:date="2026-01-01T00:00:00Z">
        <w:r>
          <w:t xml:space="preserve">Items 1, 2 and 5 are affine and items 3 and 4 are not,</w:t>
        </w:r>
      </w:ins>
      <w:ins w:id="3898" w:author="PR Preview" w:date="2026-01-01T00:00:00Z">
        <w:r>
          <w:t xml:space="preserve"> </w:t>
        </w:r>
      </w:ins>
      <w:ins w:id="3899" w:author="PR Preview" w:date="2026-01-01T00:00:00Z">
        <w:r>
          <w:t xml:space="preserve">which is the split that matters:</w:t>
        </w:r>
      </w:ins>
      <w:ins w:id="3900" w:author="PR Preview" w:date="2026-01-01T00:00:00Z">
        <w:r>
          <w:t xml:space="preserve"> </w:t>
        </w:r>
      </w:ins>
      <w:ins w:id="3901" w:author="PR Preview" w:date="2026-01-01T00:00:00Z">
        <w:r>
          <w:t xml:space="preserve">a</w:t>
        </w:r>
      </w:ins>
      <w:ins w:id="3902" w:author="PR Preview" w:date="2026-01-01T00:00:00Z">
        <w:r>
          <w:t xml:space="preserve"> </w:t>
        </w:r>
      </w:ins>
      <w:ins w:id="3903" w:author="PR Preview" w:date="2026-01-01T00:00:00Z">
        <w:r>
          <w:rPr>
            <w:i/>
            <w:iCs/>
          </w:rPr>
          <w:t xml:space="preserve">model</w:t>
        </w:r>
      </w:ins>
      <w:ins w:id="3904" w:author="PR Preview" w:date="2026-01-01T00:00:00Z">
        <w:r>
          <w:t xml:space="preserve"> </w:t>
        </w:r>
      </w:ins>
      <w:ins w:id="3905" w:author="PR Preview" w:date="2026-01-01T00:00:00Z">
        <w:r>
          <w:t xml:space="preserve">can be affine in its weights while the</w:t>
        </w:r>
      </w:ins>
      <w:ins w:id="3906" w:author="PR Preview" w:date="2026-01-01T00:00:00Z">
        <w:r>
          <w:t xml:space="preserve"> </w:t>
        </w:r>
      </w:ins>
      <w:ins w:id="3907" w:author="PR Preview" w:date="2026-01-01T00:00:00Z">
        <w:r>
          <w:rPr>
            <w:i/>
            <w:iCs/>
          </w:rPr>
          <w:t xml:space="preserve">quantity we minimize</w:t>
        </w:r>
      </w:ins>
      <w:ins w:id="3908" w:author="PR Preview" w:date="2026-01-01T00:00:00Z">
        <w:r>
          <w:t xml:space="preserve"> </w:t>
        </w:r>
      </w:ins>
      <w:ins w:id="3909" w:author="PR Preview" w:date="2026-01-01T00:00:00Z">
        <w:r>
          <w:t xml:space="preserve">is</w:t>
        </w:r>
      </w:ins>
      <w:ins w:id="3910" w:author="PR Preview" w:date="2026-01-01T00:00:00Z">
        <w:r>
          <w:t xml:space="preserve"> </w:t>
        </w:r>
      </w:ins>
      <w:ins w:id="3911" w:author="PR Preview" w:date="2026-01-01T00:00:00Z">
        <w:r>
          <w:t xml:space="preserve">not.</w:t>
        </w:r>
      </w:ins>
      <w:ins w:id="3912" w:author="PR Preview" w:date="2026-01-01T00:00:00Z">
        <w:r>
          <w:t xml:space="preserve"> </w:t>
        </w:r>
      </w:ins>
      <w:ins w:id="3913" w:author="PR Preview" w:date="2026-01-01T00:00:00Z">
        <w:r>
          <w:t xml:space="preserve">Squared error and the norm penalty are both curved in</w:t>
        </w:r>
      </w:ins>
      <w:ins w:id="3914" w:author="PR Preview" w:date="2026-01-01T00:00:00Z">
        <w:r>
          <w:t xml:space="preserve"> </w:t>
        </w:r>
      </w:ins>
      <w:ins w:id="3915" w:author="PR Preview" w:date="2026-01-01T00:00:00Z">
        <w:r>
          <w:t xml:space="preserve">$\mathord{\smash[b]{\underset{\raise.3ex\hbox{$\scriptstyle\sim$}}{w}}\vphantom{w}}$</w:t>
        </w:r>
      </w:ins>
      <w:ins w:id="3916" w:author="PR Preview" w:date="2026-01-01T00:00:00Z">
        <w:r>
          <w:t xml:space="preserve">,</w:t>
        </w:r>
      </w:ins>
      <w:ins w:id="3917" w:author="PR Preview" w:date="2026-01-01T00:00:00Z">
        <w:r>
          <w:t xml:space="preserve"> </w:t>
        </w:r>
      </w:ins>
      <w:ins w:id="3918" w:author="PR Preview" w:date="2026-01-01T00:00:00Z">
        <w:r>
          <w:t xml:space="preserve">and that curvature is what makes fitting an optimization problem at all:</w:t>
        </w:r>
      </w:ins>
      <w:ins w:id="3919" w:author="PR Preview" w:date="2026-01-01T00:00:00Z">
        <w:r>
          <w:t xml:space="preserve"> </w:t>
        </w:r>
      </w:ins>
      <w:ins w:id="3920" w:author="PR Preview" w:date="2026-01-01T00:00:00Z">
        <w:r>
          <w:t xml:space="preserve">there is always a downhill direction to follow.</w:t>
        </w:r>
      </w:ins>
      <w:ins w:id="3921" w:author="PR Preview" w:date="2026-01-01T00:00:00Z">
        <w:r>
          <w:t xml:space="preserve"> </w:t>
        </w:r>
      </w:ins>
      <w:ins w:id="3922" w:author="PR Preview" w:date="2026-01-01T00:00:00Z">
        <w:r>
          <w:t xml:space="preserve">Curvature alone does not promise a</w:t>
        </w:r>
      </w:ins>
      <w:ins w:id="3923" w:author="PR Preview" w:date="2026-01-01T00:00:00Z">
        <w:r>
          <w:t xml:space="preserve"> </w:t>
        </w:r>
      </w:ins>
      <w:ins w:id="3924" w:author="PR Preview" w:date="2026-01-01T00:00:00Z">
        <w:r>
          <w:rPr>
            <w:i/>
            <w:iCs/>
          </w:rPr>
          <w:t xml:space="preserve">single</w:t>
        </w:r>
      </w:ins>
      <w:ins w:id="3925" w:author="PR Preview" w:date="2026-01-01T00:00:00Z">
        <w:r>
          <w:t xml:space="preserve"> </w:t>
        </w:r>
      </w:ins>
      <w:ins w:id="3926" w:author="PR Preview" w:date="2026-01-01T00:00:00Z">
        <w:r>
          <w:t xml:space="preserve">answer.</w:t>
        </w:r>
      </w:ins>
      <w:ins w:id="3927" w:author="PR Preview" w:date="2026-01-01T00:00:00Z">
        <w:r>
          <w:t xml:space="preserve"> </w:t>
        </w:r>
      </w:ins>
      <w:ins w:id="3928" w:author="PR Preview" w:date="2026-01-01T00:00:00Z">
        <w:r>
          <w:t xml:space="preserve">The squared error of one observation is completely flat along a whole line of</w:t>
        </w:r>
      </w:ins>
      <w:ins w:id="3929" w:author="PR Preview" w:date="2026-01-01T00:00:00Z">
        <w:r>
          <w:t xml:space="preserve"> </w:t>
        </w:r>
      </w:ins>
      <w:ins w:id="3930" w:author="PR Preview" w:date="2026-01-01T00:00:00Z">
        <w:r>
          <w:t xml:space="preserve">weight vectors, every one of which fits that observation exactly,</w:t>
        </w:r>
      </w:ins>
      <w:ins w:id="3931" w:author="PR Preview" w:date="2026-01-01T00:00:00Z">
        <w:r>
          <w:t xml:space="preserve"> </w:t>
        </w:r>
      </w:ins>
      <w:ins w:id="3932" w:author="PR Preview" w:date="2026-01-01T00:00:00Z">
        <w:r>
          <w:t xml:space="preserve">and pinning down one of them is part of what the norm penalty is added for in</w:t>
        </w:r>
      </w:ins>
      <w:ins w:id="3933" w:author="PR Preview" w:date="2026-01-01T00:00:00Z">
        <w:r>
          <w:t xml:space="preserve"> </w:t>
        </w:r>
      </w:ins>
      <w:ins w:id="3934" w:author="PR Preview" w:date="2026-01-01T00:00:00Z">
        <w:r>
          <w:t xml:space="preserve">week 3.</w:t>
        </w:r>
      </w:ins>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del w:id="3935" w:author="PR Preview" w:date="2026-01-01T00:00:00Z">
        <w:r>
          <w:delText xml:space="preserve">In particular, for column vectors</w:delText>
        </w:r>
      </w:del>
      <w:del w:id="3936" w:author="PR Preview" w:date="2026-01-01T00:00:00Z">
        <w:r>
          <w:delText xml:space="preserve"> </w:delText>
        </w:r>
      </w:del>
      <m:oMath>
        <m:limLow>
          <m:e>
            <m:r>
              <m:t>x</m:t>
            </m:r>
          </m:e>
          <m:lim>
            <m:r>
              <m:rPr>
                <m:sty m:val="p"/>
              </m:rPr>
              <m:t>∼</m:t>
            </m:r>
          </m:lim>
        </m:limLow>
      </m:oMath>
      <w:del w:id="3937" w:author="PR Preview" w:date="2026-01-01T00:00:00Z">
        <w:r>
          <w:delText xml:space="preserve"> </w:delText>
        </w:r>
      </w:del>
      <w:del w:id="3938" w:author="PR Preview" w:date="2026-01-01T00:00:00Z">
        <w:r>
          <w:delText xml:space="preserve">and</w:delText>
        </w:r>
      </w:del>
      <w:del w:id="3939" w:author="PR Preview" w:date="2026-01-01T00:00:00Z">
        <w:r>
          <w:delText xml:space="preserve"> </w:delText>
        </w:r>
      </w:del>
      <m:oMath>
        <m:limLow>
          <m:e>
            <m:r>
              <m:t>y</m:t>
            </m:r>
          </m:e>
          <m:lim>
            <m:r>
              <m:rPr>
                <m:sty m:val="p"/>
              </m:rPr>
              <m:t>∼</m:t>
            </m:r>
          </m:lim>
        </m:limLow>
      </m:oMath>
      <w:del w:id="3940" w:author="PR Preview" w:date="2026-01-01T00:00:00Z">
        <w:r>
          <w:delText xml:space="preserve"> </w:delText>
        </w:r>
      </w:del>
      <w:del w:id="3941" w:author="PR Preview" w:date="2026-01-01T00:00:00Z">
        <w:r>
          <w:delText xml:space="preserve">of the same length:</w:delText>
        </w:r>
      </w:del>
    </w:p>
    <w:p>
      <w:pPr>
        <w:pStyle w:val="BodyText"/>
      </w:pPr>
      <m:oMathPara>
        <m:oMathParaPr>
          <m:jc m:val="center"/>
        </m:oMathParaPr>
        <m:oMath>
          <m:sSup>
            <m:e>
              <m:r>
                <m:rPr>
                  <m:sty m:val="p"/>
                </m:rPr>
                <m:t>(</m:t>
              </m:r>
              <m:limLow>
                <m:e>
                  <m:r>
                    <m:t>x</m:t>
                  </m:r>
                </m:e>
                <m:lim>
                  <m:r>
                    <m:rPr>
                      <m:sty m:val="p"/>
                    </m:rPr>
                    <m:t>∼</m:t>
                  </m:r>
                </m:lim>
              </m:limLow>
              <m:r>
                <m:rPr>
                  <m:sty m:val="p"/>
                </m:rPr>
                <m:t>+</m:t>
              </m:r>
              <m:limLow>
                <m:e>
                  <m:r>
                    <m:t>y</m:t>
                  </m:r>
                </m:e>
                <m:lim>
                  <m:r>
                    <m:rPr>
                      <m:sty m:val="p"/>
                    </m:rPr>
                    <m:t>∼</m:t>
                  </m:r>
                </m:lim>
              </m:limLow>
              <m:r>
                <m:rPr>
                  <m:sty m:val="p"/>
                </m:rPr>
                <m:t>)</m:t>
              </m:r>
            </m:e>
            <m:sup>
              <m:r>
                <m:rPr>
                  <m:sty m:val="p"/>
                </m:rPr>
                <m:t>⊤</m:t>
              </m:r>
            </m:sup>
          </m:sSup>
          <m:r>
            <m:rPr>
              <m:sty m:val="p"/>
            </m:rPr>
            <m:t>=</m:t>
          </m:r>
          <m:sSup>
            <m:e>
              <m:limLow>
                <m:e>
                  <m:r>
                    <m:t>x</m:t>
                  </m:r>
                </m:e>
                <m:lim>
                  <m:r>
                    <m:rPr>
                      <m:sty m:val="p"/>
                    </m:rPr>
                    <m:t>∼</m:t>
                  </m:r>
                </m:lim>
              </m:limLow>
            </m:e>
            <m:sup>
              <m:r>
                <m:rPr>
                  <m:sty m:val="p"/>
                </m:rPr>
                <m:t>⊤</m:t>
              </m:r>
            </m:sup>
          </m:sSup>
          <m:r>
            <m:rPr>
              <m:sty m:val="p"/>
            </m:rPr>
            <m:t>+</m:t>
          </m:r>
          <m:sSup>
            <m:e>
              <m:limLow>
                <m:e>
                  <m:r>
                    <m:t>y</m:t>
                  </m:r>
                </m:e>
                <m:lim>
                  <m:r>
                    <m:rPr>
                      <m:sty m:val="p"/>
                    </m:rPr>
                    <m:t>∼</m:t>
                  </m:r>
                </m:lim>
              </m:limLow>
            </m:e>
            <m:sup>
              <m:r>
                <m:rPr>
                  <m:sty m:val="p"/>
                </m:rPr>
                <m:t>⊤</m:t>
              </m:r>
            </m:sup>
          </m:sSup>
        </m:oMath>
      </m:oMathPara>
    </w:p>
    <w:p>
      <w:pPr>
        <w:pStyle w:val="FirstParagraph"/>
      </w:pPr>
      <w:ins w:id="3942" w:author="PR Preview" w:date="2026-01-01T00:00:00Z">
        <w:r>
          <w:t xml:space="preserve">In particular, for column vectors</w:t>
        </w:r>
      </w:ins>
      <w:ins w:id="3943" w:author="PR Preview" w:date="2026-01-01T00:00:00Z">
        <w:r>
          <w:t xml:space="preserve"> </w:t>
        </w:r>
      </w:ins>
      <w:ins w:id="3944" w:author="PR Preview" w:date="2026-01-01T00:00:00Z">
        <w:r>
          <w:t xml:space="preserve">$\mathord{\smash[b]{\underset{\raise.3ex\hbox{$\scriptstyle\sim$}}{x}}\vphantom{x}}$</w:t>
        </w:r>
      </w:ins>
      <w:ins w:id="3945" w:author="PR Preview" w:date="2026-01-01T00:00:00Z">
        <w:r>
          <w:t xml:space="preserve"> </w:t>
        </w:r>
      </w:ins>
      <w:ins w:id="3946" w:author="PR Preview" w:date="2026-01-01T00:00:00Z">
        <w:r>
          <w:t xml:space="preserve">and</w:t>
        </w:r>
      </w:ins>
      <w:ins w:id="3947" w:author="PR Preview" w:date="2026-01-01T00:00:00Z">
        <w:r>
          <w:t xml:space="preserve"> </w:t>
        </w:r>
      </w:ins>
      <w:ins w:id="3948" w:author="PR Preview" w:date="2026-01-01T00:00:00Z">
        <w:r>
          <w:t xml:space="preserve">$\mathord{\smash[b]{\underset{\raise.3ex\hbox{$\scriptstyle\sim$}}{y}}\vphantom{y}}$</w:t>
        </w:r>
      </w:ins>
      <w:ins w:id="3949" w:author="PR Preview" w:date="2026-01-01T00:00:00Z">
        <w:r>
          <w:t xml:space="preserve"> </w:t>
        </w:r>
      </w:ins>
      <w:ins w:id="3950" w:author="PR Preview" w:date="2026-01-01T00:00:00Z">
        <w:r>
          <w:t xml:space="preserve">of the same length:</w:t>
        </w:r>
      </w:ins>
    </w:p>
    <w:p>
      <w:pPr>
        <w:pStyle w:val="BodyText"/>
      </w:pPr>
      <w:ins w:id="3951" w:author="PR Preview" w:date="2026-01-01T00:00:00Z">
        <w:r>
          <w:t xml:space="preserve">$${(\mathord{\smash[b]{\underset{\raise.3ex\hbox{$\scriptstyle\sim$}}{x}}\vphantom{x}}+ \mathord{\smash[b]{\underset{\raise.3ex\hbox{$\scriptstyle\sim$}}{y}}\vphantom{y}})}^{\top} = {\mathord{\smash[b]{\underset{\raise.3ex\hbox{$\scriptstyle\sim$}}{x}}\vphantom{x}}}^{\top} + {\mathord{\smash[b]{\underset{\raise.3ex\hbox{$\scriptstyle\sim$}}{y}}\vphantom{y}}}^{\top}$$</w:t>
        </w:r>
      </w:ins>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del w:id="3952" w:author="PR Preview" w:date="2026-01-01T00:00:00Z">
        <w:r>
          <w:rPr>
            <w:b/>
            <w:bCs/>
          </w:rPr>
          <w:delText xml:space="preserve">Theorem 20 (A</w:delText>
        </w:r>
      </w:del>
      <w:del w:id="3953" w:author="PR Preview" w:date="2026-01-01T00:00:00Z">
        <w:r>
          <w:rPr>
            <w:b/>
            <w:bCs/>
          </w:rPr>
          <w:delText xml:space="preserve"> </w:delText>
        </w:r>
      </w:del>
      <m:oMath>
        <m:r>
          <m:t>1</m:t>
        </m:r>
        <m:r>
          <m:rPr>
            <m:sty m:val="p"/>
          </m:rPr>
          <m:t>×</m:t>
        </m:r>
        <m:r>
          <m:t>1</m:t>
        </m:r>
      </m:oMath>
      <w:del w:id="3954" w:author="PR Preview" w:date="2026-01-01T00:00:00Z">
        <w:r>
          <w:rPr>
            <w:b/>
            <w:bCs/>
          </w:rPr>
          <w:delText xml:space="preserve"> </w:delText>
        </w:r>
      </w:del>
      <w:del w:id="3955" w:author="PR Preview" w:date="2026-01-01T00:00:00Z">
        <w:r>
          <w:rPr>
            <w:b/>
            <w:bCs/>
          </w:rPr>
          <w:delText xml:space="preserve">product equals its own transpose)</w:delText>
        </w:r>
      </w:del>
      <w:del w:id="3956" w:author="PR Preview" w:date="2026-01-01T00:00:00Z">
        <w:r>
          <w:delText xml:space="preserve"> </w:delText>
        </w:r>
      </w:del>
      <w:del w:id="3957" w:author="PR Preview" w:date="2026-01-01T00:00:00Z">
        <w:r>
          <w:delText xml:space="preserve">If</w:delText>
        </w:r>
      </w:del>
      <w:del w:id="3958" w:author="PR Preview" w:date="2026-01-01T00:00:00Z">
        <w:r>
          <w:delText xml:space="preserve"> </w:delText>
        </w:r>
      </w:del>
      <m:oMath>
        <m:limLow>
          <m:e>
            <m:r>
              <m:t>u</m:t>
            </m:r>
          </m:e>
          <m:lim>
            <m:r>
              <m:rPr>
                <m:sty m:val="p"/>
              </m:rPr>
              <m:t>∼</m:t>
            </m:r>
          </m:lim>
        </m:limLow>
      </m:oMath>
      <w:del w:id="3959" w:author="PR Preview" w:date="2026-01-01T00:00:00Z">
        <w:r>
          <w:delText xml:space="preserve"> </w:delText>
        </w:r>
      </w:del>
      <w:del w:id="3960" w:author="PR Preview" w:date="2026-01-01T00:00:00Z">
        <w:r>
          <w:delText xml:space="preserve">and</w:delText>
        </w:r>
      </w:del>
      <w:del w:id="3961" w:author="PR Preview" w:date="2026-01-01T00:00:00Z">
        <w:r>
          <w:delText xml:space="preserve"> </w:delText>
        </w:r>
      </w:del>
      <m:oMath>
        <m:limLow>
          <m:e>
            <m:r>
              <m:t>v</m:t>
            </m:r>
          </m:e>
          <m:lim>
            <m:r>
              <m:rPr>
                <m:sty m:val="p"/>
              </m:rPr>
              <m:t>∼</m:t>
            </m:r>
          </m:lim>
        </m:limLow>
      </m:oMath>
      <w:del w:id="3962" w:author="PR Preview" w:date="2026-01-01T00:00:00Z">
        <w:r>
          <w:delText xml:space="preserve"> </w:delText>
        </w:r>
      </w:del>
      <w:del w:id="3963" w:author="PR Preview" w:date="2026-01-01T00:00:00Z">
        <w:r>
          <w:delText xml:space="preserve">are vectors of length</w:delText>
        </w:r>
      </w:del>
      <w:del w:id="3964" w:author="PR Preview" w:date="2026-01-01T00:00:00Z">
        <w:r>
          <w:delText xml:space="preserve"> </w:delText>
        </w:r>
      </w:del>
      <m:oMath>
        <m:r>
          <m:t>p</m:t>
        </m:r>
      </m:oMath>
      <w:del w:id="3965" w:author="PR Preview" w:date="2026-01-01T00:00:00Z">
        <w:r>
          <w:delText xml:space="preserve"> </w:delText>
        </w:r>
      </w:del>
      <w:del w:id="3966" w:author="PR Preview" w:date="2026-01-01T00:00:00Z">
        <w:r>
          <w:delText xml:space="preserve">and</w:delText>
        </w:r>
      </w:del>
      <w:del w:id="3967" w:author="PR Preview" w:date="2026-01-01T00:00:00Z">
        <w:r>
          <w:delText xml:space="preserve"> </w:delText>
        </w:r>
      </w:del>
      <m:oMath>
        <m:r>
          <m:rPr>
            <m:sty m:val="bi"/>
          </m:rPr>
          <m:t>M</m:t>
        </m:r>
      </m:oMath>
      <w:del w:id="3968" w:author="PR Preview" w:date="2026-01-01T00:00:00Z">
        <w:r>
          <w:delText xml:space="preserve"> </w:delText>
        </w:r>
      </w:del>
      <w:del w:id="3969" w:author="PR Preview" w:date="2026-01-01T00:00:00Z">
        <w:r>
          <w:delText xml:space="preserve">is a</w:delText>
        </w:r>
      </w:del>
      <w:del w:id="3970" w:author="PR Preview" w:date="2026-01-01T00:00:00Z">
        <w:r>
          <w:delText xml:space="preserve"> </w:delText>
        </w:r>
      </w:del>
      <m:oMath>
        <m:r>
          <m:t>p</m:t>
        </m:r>
        <m:r>
          <m:rPr>
            <m:sty m:val="p"/>
          </m:rPr>
          <m:t>×</m:t>
        </m:r>
        <m:r>
          <m:t>p</m:t>
        </m:r>
      </m:oMath>
      <w:del w:id="3971" w:author="PR Preview" w:date="2026-01-01T00:00:00Z">
        <w:r>
          <w:delText xml:space="preserve"> </w:delText>
        </w:r>
      </w:del>
      <w:del w:id="3972" w:author="PR Preview" w:date="2026-01-01T00:00:00Z">
        <w:r>
          <w:delText xml:space="preserve">matrix, then</w:delText>
        </w:r>
      </w:del>
      <w:del w:id="3973" w:author="PR Preview" w:date="2026-01-01T00:00:00Z">
        <w:r>
          <w:delText xml:space="preserve"> </w:delText>
        </w:r>
      </w:del>
      <m:oMath>
        <m:sSup>
          <m:e>
            <m:limLow>
              <m:e>
                <m:r>
                  <m:t>u</m:t>
                </m:r>
              </m:e>
              <m:lim>
                <m:r>
                  <m:rPr>
                    <m:sty m:val="p"/>
                  </m:rPr>
                  <m:t>∼</m:t>
                </m:r>
              </m:lim>
            </m:limLow>
          </m:e>
          <m:sup>
            <m:r>
              <m:rPr>
                <m:sty m:val="p"/>
              </m:rPr>
              <m:t>⊤</m:t>
            </m:r>
          </m:sup>
        </m:sSup>
        <m:r>
          <m:rPr>
            <m:sty m:val="bi"/>
          </m:rPr>
          <m:t>M</m:t>
        </m:r>
        <m:limLow>
          <m:e>
            <m:r>
              <m:t>v</m:t>
            </m:r>
          </m:e>
          <m:lim>
            <m:r>
              <m:rPr>
                <m:sty m:val="p"/>
              </m:rPr>
              <m:t>∼</m:t>
            </m:r>
          </m:lim>
        </m:limLow>
      </m:oMath>
      <w:del w:id="3974" w:author="PR Preview" w:date="2026-01-01T00:00:00Z">
        <w:r>
          <w:delText xml:space="preserve"> </w:delText>
        </w:r>
      </w:del>
      <w:del w:id="3975" w:author="PR Preview" w:date="2026-01-01T00:00:00Z">
        <w:r>
          <w:delText xml:space="preserve">is a number, and</w:delText>
        </w:r>
      </w:del>
    </w:p>
    <w:p>
      <w:pPr>
        <w:pStyle w:val="BodyText"/>
      </w:pPr>
      <m:oMathPara>
        <m:oMathParaPr>
          <m:jc m:val="center"/>
        </m:oMathParaPr>
        <m:oMath>
          <m:sSup>
            <m:e>
              <m:limLow>
                <m:e>
                  <m:r>
                    <m:t>u</m:t>
                  </m:r>
                </m:e>
                <m:lim>
                  <m:r>
                    <m:rPr>
                      <m:sty m:val="p"/>
                    </m:rPr>
                    <m:t>∼</m:t>
                  </m:r>
                </m:lim>
              </m:limLow>
            </m:e>
            <m:sup>
              <m:r>
                <m:rPr>
                  <m:sty m:val="p"/>
                </m:rPr>
                <m:t>⊤</m:t>
              </m:r>
            </m:sup>
          </m:sSup>
          <m:r>
            <m:rPr>
              <m:sty m:val="bi"/>
            </m:rPr>
            <m:t>M</m:t>
          </m:r>
          <m:limLow>
            <m:e>
              <m:r>
                <m:t>v</m:t>
              </m:r>
            </m:e>
            <m:lim>
              <m:r>
                <m:rPr>
                  <m:sty m:val="p"/>
                </m:rPr>
                <m:t>∼</m:t>
              </m:r>
            </m:lim>
          </m:limLow>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rPr>
              <m:sty m:val="p"/>
            </m:rPr>
            <m:t>.</m:t>
          </m:r>
        </m:oMath>
      </m:oMathPara>
    </w:p>
    <w:p>
      <w:pPr>
        <w:pStyle w:val="FirstParagraph"/>
      </w:pPr>
      <w:del w:id="3976" w:author="PR Preview" w:date="2026-01-01T00:00:00Z">
        <w:r>
          <w:delText xml:space="preserve">In particular,</w:delText>
        </w:r>
      </w:del>
      <w:del w:id="3977" w:author="PR Preview" w:date="2026-01-01T00:00:00Z">
        <w:r>
          <w:delText xml:space="preserve"> </w:delText>
        </w:r>
      </w:del>
      <m:oMath>
        <m:sSup>
          <m:e>
            <m:limLow>
              <m:e>
                <m:r>
                  <m:t>u</m:t>
                </m:r>
              </m:e>
              <m:lim>
                <m:r>
                  <m:rPr>
                    <m:sty m:val="p"/>
                  </m:rPr>
                  <m:t>∼</m:t>
                </m:r>
              </m:lim>
            </m:limLow>
          </m:e>
          <m:sup>
            <m:r>
              <m:rPr>
                <m:sty m:val="p"/>
              </m:rPr>
              <m:t>⊤</m:t>
            </m:r>
          </m:sup>
        </m:sSup>
        <m:limLow>
          <m:e>
            <m:r>
              <m:t>v</m:t>
            </m:r>
          </m:e>
          <m:lim>
            <m:r>
              <m:rPr>
                <m:sty m:val="p"/>
              </m:rPr>
              <m:t>∼</m:t>
            </m:r>
          </m:lim>
        </m:limLow>
        <m:r>
          <m:rPr>
            <m:sty m:val="p"/>
          </m:rPr>
          <m:t>=</m:t>
        </m:r>
        <m:sSup>
          <m:e>
            <m:limLow>
              <m:e>
                <m:r>
                  <m:t>v</m:t>
                </m:r>
              </m:e>
              <m:lim>
                <m:r>
                  <m:rPr>
                    <m:sty m:val="p"/>
                  </m:rPr>
                  <m:t>∼</m:t>
                </m:r>
              </m:lim>
            </m:limLow>
          </m:e>
          <m:sup>
            <m:r>
              <m:rPr>
                <m:sty m:val="p"/>
              </m:rPr>
              <m:t>⊤</m:t>
            </m:r>
          </m:sup>
        </m:sSup>
        <m:limLow>
          <m:e>
            <m:r>
              <m:t>u</m:t>
            </m:r>
          </m:e>
          <m:lim>
            <m:r>
              <m:rPr>
                <m:sty m:val="p"/>
              </m:rPr>
              <m:t>∼</m:t>
            </m:r>
          </m:lim>
        </m:limLow>
      </m:oMath>
      <w:del w:id="3978" w:author="PR Preview" w:date="2026-01-01T00:00:00Z">
        <w:r>
          <w:delText xml:space="preserve">.</w:delText>
        </w:r>
      </w:del>
    </w:p>
    <w:p>
      <w:pPr>
        <w:pStyle w:val="BodyText"/>
      </w:pPr>
      <w:del w:id="3979" w:author="PR Preview" w:date="2026-01-01T00:00:00Z">
        <w:r>
          <w:rPr>
            <w:i/>
            <w:iCs/>
          </w:rPr>
          <w:delText xml:space="preserve">Proof</w:delText>
        </w:r>
      </w:del>
      <w:del w:id="3980" w:author="PR Preview" w:date="2026-01-01T00:00:00Z">
        <w:r>
          <w:delText xml:space="preserve">. </w:delText>
        </w:r>
      </w:del>
      <w:del w:id="3981" w:author="PR Preview" w:date="2026-01-01T00:00:00Z">
        <w:r>
          <w:delText xml:space="preserve">The product</w:delText>
        </w:r>
      </w:del>
      <w:del w:id="3982" w:author="PR Preview" w:date="2026-01-01T00:00:00Z">
        <w:r>
          <w:delText xml:space="preserve"> </w:delText>
        </w:r>
      </w:del>
      <m:oMath>
        <m:sSup>
          <m:e>
            <m:limLow>
              <m:e>
                <m:r>
                  <m:t>u</m:t>
                </m:r>
              </m:e>
              <m:lim>
                <m:r>
                  <m:rPr>
                    <m:sty m:val="p"/>
                  </m:rPr>
                  <m:t>∼</m:t>
                </m:r>
              </m:lim>
            </m:limLow>
          </m:e>
          <m:sup>
            <m:r>
              <m:rPr>
                <m:sty m:val="p"/>
              </m:rPr>
              <m:t>⊤</m:t>
            </m:r>
          </m:sup>
        </m:sSup>
        <m:r>
          <m:rPr>
            <m:sty m:val="bi"/>
          </m:rPr>
          <m:t>M</m:t>
        </m:r>
        <m:limLow>
          <m:e>
            <m:r>
              <m:t>v</m:t>
            </m:r>
          </m:e>
          <m:lim>
            <m:r>
              <m:rPr>
                <m:sty m:val="p"/>
              </m:rPr>
              <m:t>∼</m:t>
            </m:r>
          </m:lim>
        </m:limLow>
      </m:oMath>
      <w:del w:id="3983" w:author="PR Preview" w:date="2026-01-01T00:00:00Z">
        <w:r>
          <w:delText xml:space="preserve"> </w:delText>
        </w:r>
      </w:del>
      <w:del w:id="3984" w:author="PR Preview" w:date="2026-01-01T00:00:00Z">
        <w:r>
          <w:delText xml:space="preserve">is a</w:delText>
        </w:r>
      </w:del>
      <w:del w:id="3985" w:author="PR Preview" w:date="2026-01-01T00:00:00Z">
        <w:r>
          <w:delText xml:space="preserve"> </w:delText>
        </w:r>
      </w:del>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del w:id="3986" w:author="PR Preview" w:date="2026-01-01T00:00:00Z">
        <w:r>
          <w:delText xml:space="preserve"> </w:delText>
        </w:r>
      </w:del>
      <w:del w:id="3987" w:author="PR Preview" w:date="2026-01-01T00:00:00Z">
        <w:r>
          <w:delText xml:space="preserve">product, so it is a</w:delText>
        </w:r>
      </w:del>
      <w:del w:id="3988" w:author="PR Preview" w:date="2026-01-01T00:00:00Z">
        <w:r>
          <w:delText xml:space="preserve"> </w:delText>
        </w:r>
      </w:del>
      <m:oMath>
        <m:r>
          <m:t>1</m:t>
        </m:r>
        <m:r>
          <m:rPr>
            <m:sty m:val="p"/>
          </m:rPr>
          <m:t>×</m:t>
        </m:r>
        <m:r>
          <m:t>1</m:t>
        </m:r>
      </m:oMath>
      <w:del w:id="3989" w:author="PR Preview" w:date="2026-01-01T00:00:00Z">
        <w:r>
          <w:delText xml:space="preserve"> </w:delText>
        </w:r>
      </w:del>
      <w:del w:id="3990" w:author="PR Preview" w:date="2026-01-01T00:00:00Z">
        <w:r>
          <w:delText xml:space="preserve">matrix.</w:delText>
        </w:r>
      </w:del>
      <w:del w:id="3991" w:author="PR Preview" w:date="2026-01-01T00:00:00Z">
        <w:r>
          <w:delText xml:space="preserve"> </w:delText>
        </w:r>
      </w:del>
      <w:del w:id="3992" w:author="PR Preview" w:date="2026-01-01T00:00:00Z">
        <w:r>
          <w:delText xml:space="preserve">The transpose of a</w:delText>
        </w:r>
      </w:del>
      <w:del w:id="3993" w:author="PR Preview" w:date="2026-01-01T00:00:00Z">
        <w:r>
          <w:delText xml:space="preserve"> </w:delText>
        </w:r>
      </w:del>
      <m:oMath>
        <m:r>
          <m:t>1</m:t>
        </m:r>
        <m:r>
          <m:rPr>
            <m:sty m:val="p"/>
          </m:rPr>
          <m:t>×</m:t>
        </m:r>
        <m:r>
          <m:t>1</m:t>
        </m:r>
      </m:oMath>
      <w:del w:id="3994" w:author="PR Preview" w:date="2026-01-01T00:00:00Z">
        <w:r>
          <w:delText xml:space="preserve"> </w:delText>
        </w:r>
      </w:del>
      <w:del w:id="3995" w:author="PR Preview" w:date="2026-01-01T00:00:00Z">
        <w:r>
          <w:delText xml:space="preserve">matrix is itself, so</w:delText>
        </w:r>
      </w:del>
    </w:p>
    <w:p>
      <w:pPr>
        <w:pStyle w:val="BodyText"/>
      </w:pPr>
      <m:oMathPara>
        <m:oMathParaPr>
          <m:jc m:val="center"/>
        </m:oMathParaPr>
        <m:oMath>
          <m:eqArr>
            <m:e>
              <m:sSup>
                <m:e>
                  <m:limLow>
                    <m:e>
                      <m:r>
                        <m:t>u</m:t>
                      </m:r>
                    </m:e>
                    <m:lim>
                      <m:r>
                        <m:rPr>
                          <m:sty m:val="p"/>
                        </m:rPr>
                        <m:t>∼</m:t>
                      </m:r>
                    </m:lim>
                  </m:limLow>
                </m:e>
                <m:sup>
                  <m:r>
                    <m:rPr>
                      <m:sty m:val="p"/>
                    </m:rPr>
                    <m:t>⊤</m:t>
                  </m:r>
                </m:sup>
              </m:sSup>
              <m:r>
                <m:rPr>
                  <m:sty m:val="bi"/>
                </m:rPr>
                <m:t>M</m:t>
              </m:r>
              <m:limLow>
                <m:e>
                  <m:r>
                    <m:t>v</m:t>
                  </m:r>
                </m:e>
                <m:lim>
                  <m:r>
                    <m:rPr>
                      <m:sty m:val="p"/>
                    </m:rPr>
                    <m:t>∼</m:t>
                  </m:r>
                </m:lim>
              </m:limLow>
              <m:r>
                <m:t>&amp;</m:t>
              </m:r>
              <m:r>
                <m:rPr>
                  <m:sty m:val="p"/>
                </m:rPr>
                <m:t>=</m:t>
              </m:r>
              <m:sSup>
                <m:e>
                  <m:r>
                    <m:t>​</m:t>
                  </m:r>
                  <m:d>
                    <m:dPr>
                      <m:begChr m:val="("/>
                      <m:sepChr m:val=""/>
                      <m:endChr m:val=")"/>
                      <m:grow/>
                    </m:dPr>
                    <m:e>
                      <m:sSup>
                        <m:e>
                          <m:limLow>
                            <m:e>
                              <m:r>
                                <m:t>u</m:t>
                              </m:r>
                            </m:e>
                            <m:lim>
                              <m:r>
                                <m:rPr>
                                  <m:sty m:val="p"/>
                                </m:rPr>
                                <m:t>∼</m:t>
                              </m:r>
                            </m:lim>
                          </m:limLow>
                        </m:e>
                        <m:sup>
                          <m:r>
                            <m:rPr>
                              <m:sty m:val="p"/>
                            </m:rPr>
                            <m:t>⊤</m:t>
                          </m:r>
                        </m:sup>
                      </m:sSup>
                      <m:r>
                        <m:rPr>
                          <m:sty m:val="bi"/>
                        </m:rPr>
                        <m:t>M</m:t>
                      </m:r>
                      <m:limLow>
                        <m:e>
                          <m:r>
                            <m:t>v</m:t>
                          </m:r>
                        </m:e>
                        <m:lim>
                          <m:r>
                            <m:rPr>
                              <m:sty m:val="p"/>
                            </m:rPr>
                            <m:t>∼</m:t>
                          </m:r>
                        </m:lim>
                      </m:limLow>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sSup>
                <m:e>
                  <m:r>
                    <m:t>​</m:t>
                  </m:r>
                  <m:d>
                    <m:dPr>
                      <m:begChr m:val="("/>
                      <m:sepChr m:val=""/>
                      <m:endChr m:val=")"/>
                      <m:grow/>
                    </m:dPr>
                    <m:e>
                      <m:sSup>
                        <m:e>
                          <m:limLow>
                            <m:e>
                              <m:r>
                                <m:t>u</m:t>
                              </m:r>
                            </m:e>
                            <m:lim>
                              <m:r>
                                <m:rPr>
                                  <m:sty m:val="p"/>
                                </m:rPr>
                                <m:t>∼</m:t>
                              </m:r>
                            </m:lim>
                          </m:limLow>
                        </m:e>
                        <m:sup>
                          <m:r>
                            <m:rPr>
                              <m:sty m:val="p"/>
                            </m:rPr>
                            <m:t>⊤</m:t>
                          </m:r>
                        </m:sup>
                      </m:sSup>
                    </m:e>
                  </m:d>
                  <m:r>
                    <m:t>​</m:t>
                  </m:r>
                </m:e>
                <m:sup>
                  <m:r>
                    <m:rPr>
                      <m:sty m:val="p"/>
                    </m:rPr>
                    <m:t>⊤</m:t>
                  </m:r>
                </m:sup>
              </m:sSup>
              <m:r>
                <m:t>&amp;</m:t>
              </m:r>
              <m:r>
                <m:t>&amp;</m:t>
              </m:r>
              <m:r>
                <m:rPr>
                  <m:nor/>
                  <m:sty m:val="p"/>
                </m:rPr>
                <m:t>(transpose of a product, twice)</m:t>
              </m:r>
            </m:e>
            <m:e>
              <m:r>
                <m:t>&amp;</m:t>
              </m:r>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t>&amp;</m:t>
              </m:r>
              <m:r>
                <m:t>&amp;</m:t>
              </m:r>
              <m:r>
                <m:rPr>
                  <m:nor/>
                  <m:sty m:val="p"/>
                </m:rPr>
                <m:t>(transposing twice changes nothing)</m:t>
              </m:r>
            </m:e>
          </m:eqArr>
        </m:oMath>
      </m:oMathPara>
    </w:p>
    <w:p>
      <w:pPr>
        <w:pStyle w:val="BodyText"/>
      </w:pPr>
      <w:ins w:id="3996" w:author="PR Preview" w:date="2026-01-01T00:00:00Z">
        <w:r>
          <w:rPr>
            <w:b/>
            <w:bCs/>
          </w:rPr>
          <w:t xml:space="preserve">Theorem 20 (A</w:t>
        </w:r>
      </w:ins>
      <w:ins w:id="3997" w:author="PR Preview" w:date="2026-01-01T00:00:00Z">
        <w:r>
          <w:rPr>
            <w:b/>
            <w:bCs/>
          </w:rPr>
          <w:t xml:space="preserve"> </w:t>
        </w:r>
      </w:ins>
      <m:oMath>
        <m:r>
          <m:t>1</m:t>
        </m:r>
        <m:r>
          <m:rPr>
            <m:sty m:val="p"/>
          </m:rPr>
          <m:t>×</m:t>
        </m:r>
        <m:r>
          <m:t>1</m:t>
        </m:r>
      </m:oMath>
      <w:ins w:id="3998" w:author="PR Preview" w:date="2026-01-01T00:00:00Z">
        <w:r>
          <w:rPr>
            <w:b/>
            <w:bCs/>
          </w:rPr>
          <w:t xml:space="preserve"> </w:t>
        </w:r>
      </w:ins>
      <w:ins w:id="3999" w:author="PR Preview" w:date="2026-01-01T00:00:00Z">
        <w:r>
          <w:rPr>
            <w:b/>
            <w:bCs/>
          </w:rPr>
          <w:t xml:space="preserve">product equals its own transpose)</w:t>
        </w:r>
      </w:ins>
      <w:ins w:id="4000" w:author="PR Preview" w:date="2026-01-01T00:00:00Z">
        <w:r>
          <w:t xml:space="preserve"> </w:t>
        </w:r>
      </w:ins>
      <w:ins w:id="4001" w:author="PR Preview" w:date="2026-01-01T00:00:00Z">
        <w:r>
          <w:t xml:space="preserve">If</w:t>
        </w:r>
      </w:ins>
      <w:ins w:id="4002" w:author="PR Preview" w:date="2026-01-01T00:00:00Z">
        <w:r>
          <w:t xml:space="preserve"> </w:t>
        </w:r>
      </w:ins>
      <w:ins w:id="4003" w:author="PR Preview" w:date="2026-01-01T00:00:00Z">
        <w:r>
          <w:t xml:space="preserve">$\mathord{\smash[b]{\underset{\raise.3ex\hbox{$\scriptstyle\sim$}}{u}}\vphantom{u}}$</w:t>
        </w:r>
      </w:ins>
      <w:ins w:id="4004" w:author="PR Preview" w:date="2026-01-01T00:00:00Z">
        <w:r>
          <w:t xml:space="preserve"> </w:t>
        </w:r>
      </w:ins>
      <w:ins w:id="4005" w:author="PR Preview" w:date="2026-01-01T00:00:00Z">
        <w:r>
          <w:t xml:space="preserve">and</w:t>
        </w:r>
      </w:ins>
      <w:ins w:id="4006" w:author="PR Preview" w:date="2026-01-01T00:00:00Z">
        <w:r>
          <w:t xml:space="preserve"> </w:t>
        </w:r>
      </w:ins>
      <w:ins w:id="4007" w:author="PR Preview" w:date="2026-01-01T00:00:00Z">
        <w:r>
          <w:t xml:space="preserve">$\mathord{\smash[b]{\underset{\raise.3ex\hbox{$\scriptstyle\sim$}}{v}}\vphantom{v}}$</w:t>
        </w:r>
      </w:ins>
      <w:ins w:id="4008" w:author="PR Preview" w:date="2026-01-01T00:00:00Z">
        <w:r>
          <w:t xml:space="preserve"> </w:t>
        </w:r>
      </w:ins>
      <w:ins w:id="4009" w:author="PR Preview" w:date="2026-01-01T00:00:00Z">
        <w:r>
          <w:t xml:space="preserve">are vectors of length</w:t>
        </w:r>
      </w:ins>
      <w:ins w:id="4010" w:author="PR Preview" w:date="2026-01-01T00:00:00Z">
        <w:r>
          <w:t xml:space="preserve"> </w:t>
        </w:r>
      </w:ins>
      <m:oMath>
        <m:r>
          <m:t>p</m:t>
        </m:r>
      </m:oMath>
      <w:ins w:id="4011" w:author="PR Preview" w:date="2026-01-01T00:00:00Z">
        <w:r>
          <w:t xml:space="preserve"> </w:t>
        </w:r>
      </w:ins>
      <w:ins w:id="4012" w:author="PR Preview" w:date="2026-01-01T00:00:00Z">
        <w:r>
          <w:t xml:space="preserve">and</w:t>
        </w:r>
      </w:ins>
      <w:ins w:id="4013" w:author="PR Preview" w:date="2026-01-01T00:00:00Z">
        <w:r>
          <w:t xml:space="preserve"> </w:t>
        </w:r>
      </w:ins>
      <m:oMath>
        <m:r>
          <m:rPr>
            <m:sty m:val="bi"/>
          </m:rPr>
          <m:t>M</m:t>
        </m:r>
      </m:oMath>
      <w:ins w:id="4014" w:author="PR Preview" w:date="2026-01-01T00:00:00Z">
        <w:r>
          <w:t xml:space="preserve"> </w:t>
        </w:r>
      </w:ins>
      <w:ins w:id="4015" w:author="PR Preview" w:date="2026-01-01T00:00:00Z">
        <w:r>
          <w:t xml:space="preserve">is a</w:t>
        </w:r>
      </w:ins>
      <w:ins w:id="4016" w:author="PR Preview" w:date="2026-01-01T00:00:00Z">
        <w:r>
          <w:t xml:space="preserve"> </w:t>
        </w:r>
      </w:ins>
      <m:oMath>
        <m:r>
          <m:t>p</m:t>
        </m:r>
        <m:r>
          <m:rPr>
            <m:sty m:val="p"/>
          </m:rPr>
          <m:t>×</m:t>
        </m:r>
        <m:r>
          <m:t>p</m:t>
        </m:r>
      </m:oMath>
      <w:ins w:id="4017" w:author="PR Preview" w:date="2026-01-01T00:00:00Z">
        <w:r>
          <w:t xml:space="preserve"> </w:t>
        </w:r>
      </w:ins>
      <w:ins w:id="4018" w:author="PR Preview" w:date="2026-01-01T00:00:00Z">
        <w:r>
          <w:t xml:space="preserve">matrix, then</w:t>
        </w:r>
      </w:ins>
      <w:ins w:id="4019" w:author="PR Preview" w:date="2026-01-01T00:00:00Z">
        <w:r>
          <w:t xml:space="preserve"> </w:t>
        </w:r>
      </w:ins>
      <w:ins w:id="4020" w:author="PR Preview" w:date="2026-01-01T00:00:00Z">
        <w:r>
          <w:t xml:space="preserve">${\mathord{\smash[b]{\underset{\raise.3ex\hbox{$\scriptstyle\sim$}}{u}}\vphantom{u}}}^{\top}\mathbf{M}\mathord{\smash[b]{\underset{\raise.3ex\hbox{$\scriptstyle\sim$}}{v}}\vphantom{v}}$</w:t>
        </w:r>
      </w:ins>
      <w:ins w:id="4021" w:author="PR Preview" w:date="2026-01-01T00:00:00Z">
        <w:r>
          <w:t xml:space="preserve"> </w:t>
        </w:r>
      </w:ins>
      <w:ins w:id="4022" w:author="PR Preview" w:date="2026-01-01T00:00:00Z">
        <w:r>
          <w:t xml:space="preserve">is a number, and</w:t>
        </w:r>
      </w:ins>
    </w:p>
    <w:p>
      <w:pPr>
        <w:pStyle w:val="BodyText"/>
      </w:pPr>
      <w:ins w:id="4023" w:author="PR Preview" w:date="2026-01-01T00:00:00Z">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ins>
    </w:p>
    <w:p>
      <w:pPr>
        <w:pStyle w:val="FirstParagraph"/>
      </w:pPr>
      <w:ins w:id="4024" w:author="PR Preview" w:date="2026-01-01T00:00:00Z">
        <w:r>
          <w:t xml:space="preserve">In particular,</w:t>
        </w:r>
      </w:ins>
      <w:ins w:id="4025" w:author="PR Preview" w:date="2026-01-01T00:00:00Z">
        <w:r>
          <w:t xml:space="preserve"> </w:t>
        </w:r>
      </w:ins>
      <w:ins w:id="4026" w:author="PR Preview" w:date="2026-01-01T00:00:00Z">
        <w:r>
          <w:t xml:space="preserve">${\mathord{\smash[b]{\underset{\raise.3ex\hbox{$\scriptstyle\sim$}}{u}}\vphantom{u}}}^{\top}\mathord{\smash[b]{\underset{\raise.3ex\hbox{$\scriptstyle\sim$}}{v}}\vphantom{v}} = {\mathord{\smash[b]{\underset{\raise.3ex\hbox{$\scriptstyle\sim$}}{v}}\vphantom{v}}}^{\top}\mathord{\smash[b]{\underset{\raise.3ex\hbox{$\scriptstyle\sim$}}{u}}\vphantom{u}}$</w:t>
        </w:r>
      </w:ins>
      <w:ins w:id="4027" w:author="PR Preview" w:date="2026-01-01T00:00:00Z">
        <w:r>
          <w:t xml:space="preserve">.</w:t>
        </w:r>
      </w:ins>
    </w:p>
    <w:bookmarkEnd w:id="185"/>
    <w:p>
      <w:pPr>
        <w:pStyle w:val="BodyText"/>
      </w:pPr>
      <w:ins w:id="4028" w:author="PR Preview" w:date="2026-01-01T00:00:00Z">
        <w:r>
          <w:rPr>
            <w:i/>
            <w:iCs/>
          </w:rPr>
          <w:t xml:space="preserve">Proof</w:t>
        </w:r>
      </w:ins>
      <w:ins w:id="4029" w:author="PR Preview" w:date="2026-01-01T00:00:00Z">
        <w:r>
          <w:t xml:space="preserve">. </w:t>
        </w:r>
      </w:ins>
      <w:ins w:id="4030" w:author="PR Preview" w:date="2026-01-01T00:00:00Z">
        <w:r>
          <w:t xml:space="preserve">The product</w:t>
        </w:r>
      </w:ins>
      <w:ins w:id="4031" w:author="PR Preview" w:date="2026-01-01T00:00:00Z">
        <w:r>
          <w:t xml:space="preserve"> </w:t>
        </w:r>
      </w:ins>
      <w:ins w:id="4032" w:author="PR Preview" w:date="2026-01-01T00:00:00Z">
        <w:r>
          <w:t xml:space="preserve">${\mathord{\smash[b]{\underset{\raise.3ex\hbox{$\scriptstyle\sim$}}{u}}\vphantom{u}}}^{\top}\mathbf{M}\mathord{\smash[b]{\underset{\raise.3ex\hbox{$\scriptstyle\sim$}}{v}}\vphantom{v}}$</w:t>
        </w:r>
      </w:ins>
      <w:ins w:id="4033" w:author="PR Preview" w:date="2026-01-01T00:00:00Z">
        <w:r>
          <w:t xml:space="preserve"> </w:t>
        </w:r>
      </w:ins>
      <w:ins w:id="4034" w:author="PR Preview" w:date="2026-01-01T00:00:00Z">
        <w:r>
          <w:t xml:space="preserve">is a</w:t>
        </w:r>
      </w:ins>
      <w:ins w:id="4035" w:author="PR Preview" w:date="2026-01-01T00:00:00Z">
        <w:r>
          <w:t xml:space="preserve"> </w:t>
        </w:r>
      </w:ins>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ins w:id="4036" w:author="PR Preview" w:date="2026-01-01T00:00:00Z">
        <w:r>
          <w:t xml:space="preserve"> </w:t>
        </w:r>
      </w:ins>
      <w:ins w:id="4037" w:author="PR Preview" w:date="2026-01-01T00:00:00Z">
        <w:r>
          <w:t xml:space="preserve">product, so it is a</w:t>
        </w:r>
      </w:ins>
      <w:ins w:id="4038" w:author="PR Preview" w:date="2026-01-01T00:00:00Z">
        <w:r>
          <w:t xml:space="preserve"> </w:t>
        </w:r>
      </w:ins>
      <m:oMath>
        <m:r>
          <m:t>1</m:t>
        </m:r>
        <m:r>
          <m:rPr>
            <m:sty m:val="p"/>
          </m:rPr>
          <m:t>×</m:t>
        </m:r>
        <m:r>
          <m:t>1</m:t>
        </m:r>
      </m:oMath>
      <w:ins w:id="4039" w:author="PR Preview" w:date="2026-01-01T00:00:00Z">
        <w:r>
          <w:t xml:space="preserve"> </w:t>
        </w:r>
      </w:ins>
      <w:ins w:id="4040" w:author="PR Preview" w:date="2026-01-01T00:00:00Z">
        <w:r>
          <w:t xml:space="preserve">matrix.</w:t>
        </w:r>
      </w:ins>
      <w:ins w:id="4041" w:author="PR Preview" w:date="2026-01-01T00:00:00Z">
        <w:r>
          <w:t xml:space="preserve"> </w:t>
        </w:r>
      </w:ins>
      <w:ins w:id="4042" w:author="PR Preview" w:date="2026-01-01T00:00:00Z">
        <w:r>
          <w:t xml:space="preserve">The transpose of a</w:t>
        </w:r>
      </w:ins>
      <w:ins w:id="4043" w:author="PR Preview" w:date="2026-01-01T00:00:00Z">
        <w:r>
          <w:t xml:space="preserve"> </w:t>
        </w:r>
      </w:ins>
      <m:oMath>
        <m:r>
          <m:t>1</m:t>
        </m:r>
        <m:r>
          <m:rPr>
            <m:sty m:val="p"/>
          </m:rPr>
          <m:t>×</m:t>
        </m:r>
        <m:r>
          <m:t>1</m:t>
        </m:r>
      </m:oMath>
      <w:ins w:id="4044" w:author="PR Preview" w:date="2026-01-01T00:00:00Z">
        <w:r>
          <w:t xml:space="preserve"> </w:t>
        </w:r>
      </w:ins>
      <w:ins w:id="4045" w:author="PR Preview" w:date="2026-01-01T00:00:00Z">
        <w:r>
          <w:t xml:space="preserve">matrix is itself, so</w:t>
        </w:r>
      </w:ins>
    </w:p>
    <w:p>
      <w:pPr>
        <w:pStyle w:val="BodyText"/>
      </w:pPr>
      <w:ins w:id="4046" w:author="PR Preview" w:date="2026-01-01T00:00:00Z">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ins>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del w:id="4047" w:author="PR Preview" w:date="2026-01-01T00:00:00Z">
        <w:r>
          <w:rPr>
            <w:b/>
            <w:bCs/>
          </w:rPr>
          <w:delText xml:space="preserve">Example 34 (Two ways to write the same number)</w:delText>
        </w:r>
      </w:del>
      <w:del w:id="4048" w:author="PR Preview" w:date="2026-01-01T00:00:00Z">
        <w:r>
          <w:delText xml:space="preserve"> </w:delText>
        </w:r>
      </w:del>
      <w:del w:id="4049" w:author="PR Preview" w:date="2026-01-01T00:00:00Z">
        <w:r>
          <w:delText xml:space="preserve">Take</w:delText>
        </w:r>
      </w:del>
      <w:del w:id="4050" w:author="PR Preview" w:date="2026-01-01T00:00:00Z">
        <w:r>
          <w:delText xml:space="preserve"> </w:delText>
        </w:r>
      </w:del>
      <m:oMath>
        <m:limLow>
          <m:e>
            <m:r>
              <m:t>u</m:t>
            </m:r>
          </m:e>
          <m:lim>
            <m:r>
              <m:rPr>
                <m:sty m:val="p"/>
              </m:rPr>
              <m:t>∼</m:t>
            </m:r>
          </m:lim>
        </m:limLow>
        <m:r>
          <m:rPr>
            <m:sty m:val="p"/>
          </m:rPr>
          <m:t>=</m:t>
        </m:r>
        <m:r>
          <m:rPr>
            <m:sty m:val="p"/>
          </m:rPr>
          <m:t>(</m:t>
        </m:r>
        <m:r>
          <m:t>1</m:t>
        </m:r>
        <m:r>
          <m:rPr>
            <m:sty m:val="p"/>
          </m:rPr>
          <m:t>,</m:t>
        </m:r>
        <m:r>
          <m:t>2</m:t>
        </m:r>
        <m:r>
          <m:rPr>
            <m:sty m:val="p"/>
          </m:rPr>
          <m:t>)</m:t>
        </m:r>
      </m:oMath>
      <w:del w:id="4051" w:author="PR Preview" w:date="2026-01-01T00:00:00Z">
        <w:r>
          <w:delText xml:space="preserve">,</w:delText>
        </w:r>
      </w:del>
      <w:del w:id="4052" w:author="PR Preview" w:date="2026-01-01T00:00:00Z">
        <w:r>
          <w:delText xml:space="preserve"> </w:delText>
        </w:r>
      </w:del>
      <m:oMath>
        <m:limLow>
          <m:e>
            <m:r>
              <m:t>v</m:t>
            </m:r>
          </m:e>
          <m:lim>
            <m:r>
              <m:rPr>
                <m:sty m:val="p"/>
              </m:rPr>
              <m:t>∼</m:t>
            </m:r>
          </m:lim>
        </m:limLow>
        <m:r>
          <m:rPr>
            <m:sty m:val="p"/>
          </m:rPr>
          <m:t>=</m:t>
        </m:r>
        <m:r>
          <m:rPr>
            <m:sty m:val="p"/>
          </m:rPr>
          <m:t>(</m:t>
        </m:r>
        <m:r>
          <m:t>3</m:t>
        </m:r>
        <m:r>
          <m:rPr>
            <m:sty m:val="p"/>
          </m:rPr>
          <m:t>,</m:t>
        </m:r>
        <m:r>
          <m:rPr>
            <m:sty m:val="p"/>
          </m:rPr>
          <m:t>−</m:t>
        </m:r>
        <m:r>
          <m:t>1</m:t>
        </m:r>
        <m:r>
          <m:rPr>
            <m:sty m:val="p"/>
          </m:rPr>
          <m:t>)</m:t>
        </m:r>
      </m:oMath>
      <w:del w:id="4053" w:author="PR Preview" w:date="2026-01-01T00:00:00Z">
        <w:r>
          <w:delText xml:space="preserve"> </w:delText>
        </w:r>
      </w:del>
      <w:del w:id="4054" w:author="PR Preview" w:date="2026-01-01T00:00:00Z">
        <w:r>
          <w:delText xml:space="preserve">and</w:delText>
        </w:r>
      </w:del>
      <w:del w:id="4055" w:author="PR Preview" w:date="2026-01-01T00:00:00Z">
        <w:r>
          <w:delText xml:space="preserve"> </w:delText>
        </w:r>
      </w:del>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del w:id="4056" w:author="PR Preview" w:date="2026-01-01T00:00:00Z">
        <w:r>
          <w:delText xml:space="preserve">.</w:delText>
        </w:r>
      </w:del>
      <w:del w:id="4057" w:author="PR Preview" w:date="2026-01-01T00:00:00Z">
        <w:r>
          <w:delText xml:space="preserve"> </w:delText>
        </w:r>
      </w:del>
      <w:del w:id="4058" w:author="PR Preview" w:date="2026-01-01T00:00:00Z">
        <w:r>
          <w:delText xml:space="preserve">Then</w:delText>
        </w:r>
      </w:del>
      <w:del w:id="4059" w:author="PR Preview" w:date="2026-01-01T00:00:00Z">
        <w:r>
          <w:delText xml:space="preserve"> </w:delText>
        </w:r>
      </w:del>
      <m:oMath>
        <m:r>
          <m:rPr>
            <m:sty m:val="bi"/>
          </m:rPr>
          <m:t>M</m:t>
        </m:r>
        <m:limLow>
          <m:e>
            <m:r>
              <m:t>v</m:t>
            </m:r>
          </m:e>
          <m:lim>
            <m:r>
              <m:rPr>
                <m:sty m:val="p"/>
              </m:rPr>
              <m:t>∼</m:t>
            </m:r>
          </m:lim>
        </m:limLow>
        <m:r>
          <m:rPr>
            <m:sty m:val="p"/>
          </m:rPr>
          <m:t>=</m:t>
        </m:r>
        <m:r>
          <m:rPr>
            <m:sty m:val="p"/>
          </m:rPr>
          <m:t>(</m:t>
        </m:r>
        <m:r>
          <m:t>1</m:t>
        </m:r>
        <m:r>
          <m:rPr>
            <m:sty m:val="p"/>
          </m:rPr>
          <m:t>,</m:t>
        </m:r>
        <m:r>
          <m:rPr>
            <m:sty m:val="p"/>
          </m:rPr>
          <m:t>−</m:t>
        </m:r>
        <m:r>
          <m:t>3</m:t>
        </m:r>
        <m:r>
          <m:rPr>
            <m:sty m:val="p"/>
          </m:rPr>
          <m:t>)</m:t>
        </m:r>
      </m:oMath>
      <w:del w:id="4060" w:author="PR Preview" w:date="2026-01-01T00:00:00Z">
        <w:r>
          <w:delText xml:space="preserve">, so</w:delText>
        </w:r>
      </w:del>
    </w:p>
    <w:p>
      <w:pPr>
        <w:pStyle w:val="BodyText"/>
      </w:pPr>
      <m:oMathPara>
        <m:oMathParaPr>
          <m:jc m:val="center"/>
        </m:oMathParaPr>
        <m:oMath>
          <m:sSup>
            <m:e>
              <m:limLow>
                <m:e>
                  <m:r>
                    <m:t>u</m:t>
                  </m:r>
                </m:e>
                <m:lim>
                  <m:r>
                    <m:rPr>
                      <m:sty m:val="p"/>
                    </m:rPr>
                    <m:t>∼</m:t>
                  </m:r>
                </m:lim>
              </m:limLow>
            </m:e>
            <m:sup>
              <m:r>
                <m:rPr>
                  <m:sty m:val="p"/>
                </m:rPr>
                <m:t>⊤</m:t>
              </m:r>
            </m:sup>
          </m:sSup>
          <m:r>
            <m:rPr>
              <m:sty m:val="bi"/>
            </m:rPr>
            <m:t>M</m:t>
          </m:r>
          <m:limLow>
            <m:e>
              <m:r>
                <m:t>v</m:t>
              </m:r>
            </m:e>
            <m:lim>
              <m:r>
                <m:rPr>
                  <m:sty m:val="p"/>
                </m:rPr>
                <m:t>∼</m:t>
              </m:r>
            </m:lim>
          </m:limLow>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del w:id="4061" w:author="PR Preview" w:date="2026-01-01T00:00:00Z">
        <w:r>
          <w:delText xml:space="preserve">Also</w:delText>
        </w:r>
      </w:del>
      <w:del w:id="4062" w:author="PR Preview" w:date="2026-01-01T00:00:00Z">
        <w:r>
          <w:delText xml:space="preserve"> </w:delText>
        </w:r>
      </w:del>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del w:id="4063" w:author="PR Preview" w:date="2026-01-01T00:00:00Z">
        <w:r>
          <w:delText xml:space="preserve"> </w:delText>
        </w:r>
      </w:del>
      <w:del w:id="4064" w:author="PR Preview" w:date="2026-01-01T00:00:00Z">
        <w:r>
          <w:delText xml:space="preserve">and</w:delText>
        </w:r>
      </w:del>
      <w:del w:id="4065" w:author="PR Preview" w:date="2026-01-01T00:00:00Z">
        <w:r>
          <w:delText xml:space="preserve"> </w:delText>
        </w:r>
      </w:del>
      <m:oMath>
        <m:sSup>
          <m:e>
            <m:r>
              <m:rPr>
                <m:sty m:val="bi"/>
              </m:rPr>
              <m:t>M</m:t>
            </m:r>
          </m:e>
          <m:sup>
            <m:r>
              <m:rPr>
                <m:sty m:val="p"/>
              </m:rPr>
              <m:t>⊤</m:t>
            </m:r>
          </m:sup>
        </m:sSup>
        <m:limLow>
          <m:e>
            <m:r>
              <m:t>u</m:t>
            </m:r>
          </m:e>
          <m:lim>
            <m:r>
              <m:rPr>
                <m:sty m:val="p"/>
              </m:rPr>
              <m:t>∼</m:t>
            </m:r>
          </m:lim>
        </m:limLow>
        <m:r>
          <m:rPr>
            <m:sty m:val="p"/>
          </m:rPr>
          <m:t>=</m:t>
        </m:r>
        <m:r>
          <m:rPr>
            <m:sty m:val="p"/>
          </m:rPr>
          <m:t>(</m:t>
        </m:r>
        <m:r>
          <m:t>1</m:t>
        </m:r>
        <m:r>
          <m:rPr>
            <m:sty m:val="p"/>
          </m:rPr>
          <m:t>,</m:t>
        </m:r>
        <m:r>
          <m:t>8</m:t>
        </m:r>
        <m:r>
          <m:rPr>
            <m:sty m:val="p"/>
          </m:rPr>
          <m:t>)</m:t>
        </m:r>
      </m:oMath>
      <w:del w:id="4066" w:author="PR Preview" w:date="2026-01-01T00:00:00Z">
        <w:r>
          <w:delText xml:space="preserve">, so</w:delText>
        </w:r>
      </w:del>
    </w:p>
    <w:p>
      <w:pPr>
        <w:pStyle w:val="BodyText"/>
      </w:pPr>
      <m:oMathPara>
        <m:oMathParaPr>
          <m:jc m:val="center"/>
        </m:oMathParaPr>
        <m:oMath>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del w:id="4067" w:author="PR Preview" w:date="2026-01-01T00:00:00Z">
        <w:r>
          <w:delText xml:space="preserve">The two products are equal, as the theorem says.</w:delText>
        </w:r>
      </w:del>
      <w:del w:id="4068" w:author="PR Preview" w:date="2026-01-01T00:00:00Z">
        <w:r>
          <w:delText xml:space="preserve"> </w:delText>
        </w:r>
      </w:del>
      <w:del w:id="4069" w:author="PR Preview" w:date="2026-01-01T00:00:00Z">
        <w:r>
          <w:delText xml:space="preserve">In least squares, this is why the two cross terms of</w:delText>
        </w:r>
      </w:del>
      <w:del w:id="4070" w:author="PR Preview" w:date="2026-01-01T00:00:00Z">
        <w:r>
          <w:delText xml:space="preserve"> </w:delText>
        </w:r>
      </w:del>
      <m:oMath>
        <m:sSup>
          <m:e>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e>
          <m:sup>
            <m:r>
              <m:rPr>
                <m:sty m:val="p"/>
              </m:rPr>
              <m:t>⊤</m:t>
            </m:r>
          </m:sup>
        </m:sSup>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oMath>
      <w:del w:id="4071" w:author="PR Preview" w:date="2026-01-01T00:00:00Z">
        <w:r>
          <w:delText xml:space="preserve"> </w:delText>
        </w:r>
      </w:del>
      <w:del w:id="4072" w:author="PR Preview" w:date="2026-01-01T00:00:00Z">
        <w:r>
          <w:delText xml:space="preserve">are equal and can be combined.</w:delText>
        </w:r>
      </w:del>
    </w:p>
    <w:p>
      <w:pPr>
        <w:pStyle w:val="BodyText"/>
      </w:pPr>
      <w:ins w:id="4073" w:author="PR Preview" w:date="2026-01-01T00:00:00Z">
        <w:r>
          <w:rPr>
            <w:b/>
            <w:bCs/>
          </w:rPr>
          <w:t xml:space="preserve">Example 34 (Two ways to write the same number)</w:t>
        </w:r>
      </w:ins>
      <w:ins w:id="4074" w:author="PR Preview" w:date="2026-01-01T00:00:00Z">
        <w:r>
          <w:t xml:space="preserve"> </w:t>
        </w:r>
      </w:ins>
      <w:ins w:id="4075" w:author="PR Preview" w:date="2026-01-01T00:00:00Z">
        <w:r>
          <w:t xml:space="preserve">Take</w:t>
        </w:r>
      </w:ins>
      <w:ins w:id="4076" w:author="PR Preview" w:date="2026-01-01T00:00:00Z">
        <w:r>
          <w:t xml:space="preserve"> </w:t>
        </w:r>
      </w:ins>
      <w:ins w:id="4077" w:author="PR Preview" w:date="2026-01-01T00:00:00Z">
        <w:r>
          <w:t xml:space="preserve">$\mathord{\smash[b]{\underset{\raise.3ex\hbox{$\scriptstyle\sim$}}{u}}\vphantom{u}} = (1, 2)$</w:t>
        </w:r>
      </w:ins>
      <w:ins w:id="4078" w:author="PR Preview" w:date="2026-01-01T00:00:00Z">
        <w:r>
          <w:t xml:space="preserve">,</w:t>
        </w:r>
      </w:ins>
      <w:ins w:id="4079" w:author="PR Preview" w:date="2026-01-01T00:00:00Z">
        <w:r>
          <w:t xml:space="preserve"> </w:t>
        </w:r>
      </w:ins>
      <w:ins w:id="4080" w:author="PR Preview" w:date="2026-01-01T00:00:00Z">
        <w:r>
          <w:t xml:space="preserve">$\mathord{\smash[b]{\underset{\raise.3ex\hbox{$\scriptstyle\sim$}}{v}}\vphantom{v}} = (3, -1)$</w:t>
        </w:r>
      </w:ins>
      <w:ins w:id="4081" w:author="PR Preview" w:date="2026-01-01T00:00:00Z">
        <w:r>
          <w:t xml:space="preserve"> </w:t>
        </w:r>
      </w:ins>
      <w:ins w:id="4082" w:author="PR Preview" w:date="2026-01-01T00:00:00Z">
        <w:r>
          <w:t xml:space="preserve">and</w:t>
        </w:r>
      </w:ins>
      <w:ins w:id="4083" w:author="PR Preview" w:date="2026-01-01T00:00:00Z">
        <w:r>
          <w:t xml:space="preserve"> </w:t>
        </w:r>
      </w:ins>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ins w:id="4084" w:author="PR Preview" w:date="2026-01-01T00:00:00Z">
        <w:r>
          <w:t xml:space="preserve">.</w:t>
        </w:r>
      </w:ins>
      <w:ins w:id="4085" w:author="PR Preview" w:date="2026-01-01T00:00:00Z">
        <w:r>
          <w:t xml:space="preserve"> </w:t>
        </w:r>
      </w:ins>
      <w:ins w:id="4086" w:author="PR Preview" w:date="2026-01-01T00:00:00Z">
        <w:r>
          <w:t xml:space="preserve">Then</w:t>
        </w:r>
      </w:ins>
      <w:ins w:id="4087" w:author="PR Preview" w:date="2026-01-01T00:00:00Z">
        <w:r>
          <w:t xml:space="preserve"> </w:t>
        </w:r>
      </w:ins>
      <w:ins w:id="4088" w:author="PR Preview" w:date="2026-01-01T00:00:00Z">
        <w:r>
          <w:t xml:space="preserve">$\mathbf{M}\mathord{\smash[b]{\underset{\raise.3ex\hbox{$\scriptstyle\sim$}}{v}}\vphantom{v}} = (1, -3)$</w:t>
        </w:r>
      </w:ins>
      <w:ins w:id="4089" w:author="PR Preview" w:date="2026-01-01T00:00:00Z">
        <w:r>
          <w:t xml:space="preserve">, so</w:t>
        </w:r>
      </w:ins>
    </w:p>
    <w:p>
      <w:pPr>
        <w:pStyle w:val="BodyText"/>
      </w:pPr>
      <w:ins w:id="4090" w:author="PR Preview" w:date="2026-01-01T00:00:00Z">
        <w:r>
          <w:t xml:space="preserve">$$
    {\mathord{\smash[b]{\underset{\raise.3ex\hbox{$\scriptstyle\sim$}}{u}}\vphantom{u}}}^{\top}\mathbf{M}\mathord{\smash[b]{\underset{\raise.3ex\hbox{$\scriptstyle\sim$}}{v}}\vphantom{v}} = 1 \cdot 1 + 2 \cdot (-3) = -5.
    $$</w:t>
        </w:r>
      </w:ins>
    </w:p>
    <w:p>
      <w:pPr>
        <w:pStyle w:val="FirstParagraph"/>
      </w:pPr>
      <w:ins w:id="4091" w:author="PR Preview" w:date="2026-01-01T00:00:00Z">
        <w:r>
          <w:t xml:space="preserve">Also</w:t>
        </w:r>
      </w:ins>
      <w:ins w:id="4092" w:author="PR Preview" w:date="2026-01-01T00:00:00Z">
        <w:r>
          <w:t xml:space="preserve"> </w:t>
        </w:r>
      </w:ins>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ins w:id="4093" w:author="PR Preview" w:date="2026-01-01T00:00:00Z">
        <w:r>
          <w:t xml:space="preserve"> </w:t>
        </w:r>
      </w:ins>
      <w:ins w:id="4094" w:author="PR Preview" w:date="2026-01-01T00:00:00Z">
        <w:r>
          <w:t xml:space="preserve">and</w:t>
        </w:r>
      </w:ins>
      <w:ins w:id="4095" w:author="PR Preview" w:date="2026-01-01T00:00:00Z">
        <w:r>
          <w:t xml:space="preserve"> </w:t>
        </w:r>
      </w:ins>
      <w:ins w:id="4096" w:author="PR Preview" w:date="2026-01-01T00:00:00Z">
        <w:r>
          <w:t xml:space="preserve">${\mathbf{M}}^{\top}\mathord{\smash[b]{\underset{\raise.3ex\hbox{$\scriptstyle\sim$}}{u}}\vphantom{u}} = (1, 8)$</w:t>
        </w:r>
      </w:ins>
      <w:ins w:id="4097" w:author="PR Preview" w:date="2026-01-01T00:00:00Z">
        <w:r>
          <w:t xml:space="preserve">, so</w:t>
        </w:r>
      </w:ins>
    </w:p>
    <w:p>
      <w:pPr>
        <w:pStyle w:val="BodyText"/>
      </w:pPr>
      <w:ins w:id="4098" w:author="PR Preview" w:date="2026-01-01T00:00:00Z">
        <w:r>
          <w:t xml:space="preserve">$$
    {\mathord{\smash[b]{\underset{\raise.3ex\hbox{$\scriptstyle\sim$}}{v}}\vphantom{v}}}^{\top}\,{\mathbf{M}}^{\top}\,\mathord{\smash[b]{\underset{\raise.3ex\hbox{$\scriptstyle\sim$}}{u}}\vphantom{u}} = 3 \cdot 1 + (-1) \cdot 8 = -5.
    $$</w:t>
        </w:r>
      </w:ins>
    </w:p>
    <w:p>
      <w:pPr>
        <w:pStyle w:val="FirstParagraph"/>
      </w:pPr>
      <w:ins w:id="4099" w:author="PR Preview" w:date="2026-01-01T00:00:00Z">
        <w:r>
          <w:t xml:space="preserve">The two products are equal, as the theorem says.</w:t>
        </w:r>
      </w:ins>
      <w:ins w:id="4100" w:author="PR Preview" w:date="2026-01-01T00:00:00Z">
        <w:r>
          <w:t xml:space="preserve"> </w:t>
        </w:r>
      </w:ins>
      <w:ins w:id="4101" w:author="PR Preview" w:date="2026-01-01T00:00:00Z">
        <w:r>
          <w:t xml:space="preserve">In least squares, this is why the two cross terms of</w:t>
        </w:r>
      </w:ins>
      <w:ins w:id="4102" w:author="PR Preview" w:date="2026-01-01T00:00:00Z">
        <w:r>
          <w:t xml:space="preserve"> </w:t>
        </w:r>
      </w:ins>
      <w:ins w:id="4103" w:author="PR Preview" w:date="2026-01-01T00:00:00Z">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ins>
      <w:ins w:id="4104" w:author="PR Preview" w:date="2026-01-01T00:00:00Z">
        <w:r>
          <w:t xml:space="preserve"> </w:t>
        </w:r>
      </w:ins>
      <w:ins w:id="4105" w:author="PR Preview" w:date="2026-01-01T00:00:00Z">
        <w:r>
          <w:t xml:space="preserve">are equal and can be combined.</w:t>
        </w:r>
      </w:ins>
    </w:p>
    <w:bookmarkEnd w:id="186"/>
    <w:bookmarkEnd w:id="187"/>
    <w:bookmarkEnd w:id="188"/>
    <w:bookmarkStart w:id="195" w:name="rank"/>
    <w:p>
      <w:pPr>
        <w:pStyle w:val="Heading2"/>
      </w:pPr>
      <w:r>
        <w:t xml:space="preserve">3 Rank</w:t>
      </w:r>
    </w:p>
    <w:bookmarkStart w:id="189" w:name="def-linearly-independent"/>
    <w:p>
      <w:pPr>
        <w:pStyle w:val="FirstParagraph"/>
      </w:pPr>
      <w:del w:id="4106" w:author="PR Preview" w:date="2026-01-01T00:00:00Z">
        <w:r>
          <w:rPr>
            <w:b/>
            <w:bCs/>
          </w:rPr>
          <w:delText xml:space="preserve">Definition 43 (Linearly independent vectors)</w:delText>
        </w:r>
      </w:del>
      <w:del w:id="4107" w:author="PR Preview" w:date="2026-01-01T00:00:00Z">
        <w:r>
          <w:delText xml:space="preserve"> </w:delText>
        </w:r>
      </w:del>
      <w:del w:id="4108" w:author="PR Preview" w:date="2026-01-01T00:00:00Z">
        <w:r>
          <w:delText xml:space="preserve">Vectors</w:delText>
        </w:r>
      </w:del>
      <w:del w:id="4109" w:author="PR Preview" w:date="2026-01-01T00:00:00Z">
        <w:r>
          <w:delText xml:space="preserve"> </w:delText>
        </w:r>
      </w:del>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del w:id="4110" w:author="PR Preview" w:date="2026-01-01T00:00:00Z">
        <w:r>
          <w:delText xml:space="preserve"> </w:delText>
        </w:r>
      </w:del>
      <w:del w:id="4111" w:author="PR Preview" w:date="2026-01-01T00:00:00Z">
        <w:r>
          <w:delText xml:space="preserve">of the same length</w:delText>
        </w:r>
      </w:del>
      <w:del w:id="4112" w:author="PR Preview" w:date="2026-01-01T00:00:00Z">
        <w:r>
          <w:delText xml:space="preserve"> </w:delText>
        </w:r>
      </w:del>
      <m:oMath>
        <m:r>
          <m:t>p</m:t>
        </m:r>
      </m:oMath>
      <w:del w:id="4113" w:author="PR Preview" w:date="2026-01-01T00:00:00Z">
        <w:r>
          <w:delText xml:space="preserve"> </w:delText>
        </w:r>
      </w:del>
      <w:del w:id="4114" w:author="PR Preview" w:date="2026-01-01T00:00:00Z">
        <w:r>
          <w:delText xml:space="preserve">are</w:delText>
        </w:r>
      </w:del>
      <w:del w:id="4115" w:author="PR Preview" w:date="2026-01-01T00:00:00Z">
        <w:r>
          <w:delText xml:space="preserve"> </w:delText>
        </w:r>
      </w:del>
      <w:del w:id="4116" w:author="PR Preview" w:date="2026-01-01T00:00:00Z">
        <w:r>
          <w:rPr>
            <w:b/>
            <w:bCs/>
          </w:rPr>
          <w:delText xml:space="preserve">linearly independent</w:delText>
        </w:r>
      </w:del>
      <w:del w:id="4117" w:author="PR Preview" w:date="2026-01-01T00:00:00Z">
        <w:r>
          <w:delText xml:space="preserve"> </w:delText>
        </w:r>
      </w:del>
      <w:del w:id="4118" w:author="PR Preview" w:date="2026-01-01T00:00:00Z">
        <w:r>
          <w:delText xml:space="preserve">if the only numbers</w:delText>
        </w:r>
      </w:del>
      <w:del w:id="4119" w:author="PR Preview" w:date="2026-01-01T00:00:00Z">
        <w:r>
          <w:delText xml:space="preserve"> </w:delText>
        </w:r>
      </w:del>
      <m:oMath>
        <m:sSub>
          <m:e>
            <m:r>
              <m:t>c</m:t>
            </m:r>
          </m:e>
          <m:sub>
            <m:r>
              <m:t>1</m:t>
            </m:r>
          </m:sub>
        </m:sSub>
        <m:r>
          <m:rPr>
            <m:sty m:val="p"/>
          </m:rPr>
          <m:t>,</m:t>
        </m:r>
        <m:r>
          <m:rPr>
            <m:sty m:val="p"/>
          </m:rPr>
          <m:t>…</m:t>
        </m:r>
        <m:r>
          <m:rPr>
            <m:sty m:val="p"/>
          </m:rPr>
          <m:t>,</m:t>
        </m:r>
        <m:sSub>
          <m:e>
            <m:r>
              <m:t>c</m:t>
            </m:r>
          </m:e>
          <m:sub>
            <m:r>
              <m:t>k</m:t>
            </m:r>
          </m:sub>
        </m:sSub>
      </m:oMath>
      <w:del w:id="4120" w:author="PR Preview" w:date="2026-01-01T00:00:00Z">
        <w:r>
          <w:delText xml:space="preserve"> </w:delText>
        </w:r>
      </w:del>
      <w:del w:id="4121" w:author="PR Preview" w:date="2026-01-01T00:00:00Z">
        <w:r>
          <w:delText xml:space="preserve">with</w:delText>
        </w:r>
      </w:del>
    </w:p>
    <w:p>
      <w:pPr>
        <w:pStyle w:val="BodyText"/>
      </w:pPr>
      <m:oMathPara>
        <m:oMathParaPr>
          <m:jc m:val="center"/>
        </m:oMathParaP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m:oMathPara>
    </w:p>
    <w:p>
      <w:pPr>
        <w:pStyle w:val="FirstParagraph"/>
      </w:pPr>
      <w:ins w:id="4122" w:author="PR Preview" w:date="2026-01-01T00:00:00Z">
        <w:r>
          <w:rPr>
            <w:b/>
            <w:bCs/>
          </w:rPr>
          <w:t xml:space="preserve">Definition 43 (Linearly independent vectors)</w:t>
        </w:r>
      </w:ins>
      <w:ins w:id="4123" w:author="PR Preview" w:date="2026-01-01T00:00:00Z">
        <w:r>
          <w:t xml:space="preserve"> </w:t>
        </w:r>
      </w:ins>
      <w:ins w:id="4124" w:author="PR Preview" w:date="2026-01-01T00:00:00Z">
        <w:r>
          <w:t xml:space="preserve">Vectors</w:t>
        </w:r>
      </w:ins>
      <w:ins w:id="4125" w:author="PR Preview" w:date="2026-01-01T00:00:00Z">
        <w:r>
          <w:t xml:space="preserve"> </w:t>
        </w:r>
      </w:ins>
      <w:ins w:id="4126" w:author="PR Preview" w:date="2026-01-01T00:00:00Z">
        <w:r>
          <w:t xml:space="preserve">$\mathord{\smash[b]{\underset{\raise.3ex\hbox{$\scriptstyle\sim$}}{v}}\vphantom{v}}_1, \ldots, \mathord{\smash[b]{\underset{\raise.3ex\hbox{$\scriptstyle\sim$}}{v}}\vphantom{v}}_k$</w:t>
        </w:r>
      </w:ins>
      <w:ins w:id="4127" w:author="PR Preview" w:date="2026-01-01T00:00:00Z">
        <w:r>
          <w:t xml:space="preserve"> </w:t>
        </w:r>
      </w:ins>
      <w:ins w:id="4128" w:author="PR Preview" w:date="2026-01-01T00:00:00Z">
        <w:r>
          <w:t xml:space="preserve">of the same length</w:t>
        </w:r>
      </w:ins>
      <w:ins w:id="4129" w:author="PR Preview" w:date="2026-01-01T00:00:00Z">
        <w:r>
          <w:t xml:space="preserve"> </w:t>
        </w:r>
      </w:ins>
      <m:oMath>
        <m:r>
          <m:t>p</m:t>
        </m:r>
      </m:oMath>
      <w:ins w:id="4130" w:author="PR Preview" w:date="2026-01-01T00:00:00Z">
        <w:r>
          <w:t xml:space="preserve"> </w:t>
        </w:r>
      </w:ins>
      <w:ins w:id="4131" w:author="PR Preview" w:date="2026-01-01T00:00:00Z">
        <w:r>
          <w:t xml:space="preserve">are</w:t>
        </w:r>
      </w:ins>
      <w:ins w:id="4132" w:author="PR Preview" w:date="2026-01-01T00:00:00Z">
        <w:r>
          <w:t xml:space="preserve"> </w:t>
        </w:r>
      </w:ins>
      <w:ins w:id="4133" w:author="PR Preview" w:date="2026-01-01T00:00:00Z">
        <w:r>
          <w:rPr>
            <w:b/>
            <w:bCs/>
          </w:rPr>
          <w:t xml:space="preserve">linearly independent</w:t>
        </w:r>
      </w:ins>
      <w:ins w:id="4134" w:author="PR Preview" w:date="2026-01-01T00:00:00Z">
        <w:r>
          <w:t xml:space="preserve"> </w:t>
        </w:r>
      </w:ins>
      <w:ins w:id="4135" w:author="PR Preview" w:date="2026-01-01T00:00:00Z">
        <w:r>
          <w:t xml:space="preserve">if the only numbers</w:t>
        </w:r>
      </w:ins>
      <w:ins w:id="4136" w:author="PR Preview" w:date="2026-01-01T00:00:00Z">
        <w:r>
          <w:t xml:space="preserve"> </w:t>
        </w:r>
      </w:ins>
      <m:oMath>
        <m:sSub>
          <m:e>
            <m:r>
              <m:t>c</m:t>
            </m:r>
          </m:e>
          <m:sub>
            <m:r>
              <m:t>1</m:t>
            </m:r>
          </m:sub>
        </m:sSub>
        <m:r>
          <m:rPr>
            <m:sty m:val="p"/>
          </m:rPr>
          <m:t>,</m:t>
        </m:r>
        <m:r>
          <m:rPr>
            <m:sty m:val="p"/>
          </m:rPr>
          <m:t>…</m:t>
        </m:r>
        <m:r>
          <m:rPr>
            <m:sty m:val="p"/>
          </m:rPr>
          <m:t>,</m:t>
        </m:r>
        <m:sSub>
          <m:e>
            <m:r>
              <m:t>c</m:t>
            </m:r>
          </m:e>
          <m:sub>
            <m:r>
              <m:t>k</m:t>
            </m:r>
          </m:sub>
        </m:sSub>
      </m:oMath>
      <w:ins w:id="4137" w:author="PR Preview" w:date="2026-01-01T00:00:00Z">
        <w:r>
          <w:t xml:space="preserve"> </w:t>
        </w:r>
      </w:ins>
      <w:ins w:id="4138" w:author="PR Preview" w:date="2026-01-01T00:00:00Z">
        <w:r>
          <w:t xml:space="preserve">with</w:t>
        </w:r>
      </w:ins>
    </w:p>
    <w:p>
      <w:pPr>
        <w:pStyle w:val="BodyText"/>
      </w:pPr>
      <w:ins w:id="4139" w:author="PR Preview" w:date="2026-01-01T00:00:00Z">
        <w:r>
          <w:t xml:space="preserve">$$c_1 \mathord{\smash[b]{\underset{\raise.3ex\hbox{$\scriptstyle\sim$}}{v}}\vphantom{v}}_1 + \cdots + c_k \mathord{\smash[b]{\underset{\raise.3ex\hbox{$\scriptstyle\sim$}}{v}}\vphantom{v}}_k = \mathord{\smash[b]{\underset{\raise.3ex\hbox{$\scriptstyle\sim$}}{0}}\vphantom{0}}$$</w:t>
        </w:r>
      </w:ins>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limLow>
              <m:e>
                <m:r>
                  <m:t>v</m:t>
                </m:r>
              </m:e>
              <m:lim>
                <m:r>
                  <m:rPr>
                    <m:sty m:val="p"/>
                  </m:rPr>
                  <m:t>∼</m:t>
                </m:r>
              </m:lim>
            </m:limLow>
          </m:e>
          <m:sub>
            <m:r>
              <m:t>1</m:t>
            </m:r>
          </m:sub>
        </m:sSub>
        <m:r>
          <m:rPr>
            <m:sty m:val="p"/>
          </m:rPr>
          <m:t>=</m:t>
        </m:r>
        <m:r>
          <m:rPr>
            <m:sty m:val="p"/>
          </m:rPr>
          <m:t>(</m:t>
        </m:r>
        <m:r>
          <m:t>1</m:t>
        </m:r>
        <m:r>
          <m:rPr>
            <m:sty m:val="p"/>
          </m:rPr>
          <m:t>,</m:t>
        </m:r>
        <m:r>
          <m:t>0</m:t>
        </m:r>
        <m:r>
          <m:rPr>
            <m:sty m:val="p"/>
          </m:rPr>
          <m:t>)</m:t>
        </m:r>
      </m:oMath>
      <w:del w:id="4140" w:author="PR Preview" w:date="2026-01-01T00:00:00Z">
        <w:r>
          <w:delText xml:space="preserve"> </w:delText>
        </w:r>
      </w:del>
      <w:del w:id="4141" w:author="PR Preview" w:date="2026-01-01T00:00:00Z">
        <w:r>
          <w:delText xml:space="preserve">and</w:delText>
        </w:r>
      </w:del>
      <w:del w:id="4142" w:author="PR Preview" w:date="2026-01-01T00:00:00Z">
        <w:r>
          <w:delText xml:space="preserve"> </w:delText>
        </w:r>
      </w:del>
      <m:oMath>
        <m:sSub>
          <m:e>
            <m:limLow>
              <m:e>
                <m:r>
                  <m:t>v</m:t>
                </m:r>
              </m:e>
              <m:lim>
                <m:r>
                  <m:rPr>
                    <m:sty m:val="p"/>
                  </m:rPr>
                  <m:t>∼</m:t>
                </m:r>
              </m:lim>
            </m:limLow>
          </m:e>
          <m:sub>
            <m:r>
              <m:t>2</m:t>
            </m:r>
          </m:sub>
        </m:sSub>
        <m:r>
          <m:rPr>
            <m:sty m:val="p"/>
          </m:rPr>
          <m:t>=</m:t>
        </m:r>
        <m:r>
          <m:rPr>
            <m:sty m:val="p"/>
          </m:rPr>
          <m:t>(</m:t>
        </m:r>
        <m:r>
          <m:t>1</m:t>
        </m:r>
        <m:r>
          <m:rPr>
            <m:sty m:val="p"/>
          </m:rPr>
          <m:t>,</m:t>
        </m:r>
        <m:r>
          <m:t>1</m:t>
        </m:r>
        <m:r>
          <m:rPr>
            <m:sty m:val="p"/>
          </m:rPr>
          <m:t>)</m:t>
        </m:r>
      </m:oMath>
      <w:del w:id="4143" w:author="PR Preview" w:date="2026-01-01T00:00:00Z">
        <w:r>
          <w:delText xml:space="preserve"> </w:delText>
        </w:r>
      </w:del>
      <w:del w:id="4144" w:author="PR Preview" w:date="2026-01-01T00:00:00Z">
        <w:r>
          <w:delText xml:space="preserve">are linearly independent:</w:delText>
        </w:r>
      </w:del>
      <w:del w:id="4145" w:author="PR Preview" w:date="2026-01-01T00:00:00Z">
        <w:r>
          <w:delText xml:space="preserve"> </w:delText>
        </w:r>
      </w:del>
      <m:oMath>
        <m:sSub>
          <m:e>
            <m:r>
              <m:t>c</m:t>
            </m:r>
          </m:e>
          <m:sub>
            <m:r>
              <m:t>1</m:t>
            </m:r>
          </m:sub>
        </m:sSub>
        <m:sSub>
          <m:e>
            <m:limLow>
              <m:e>
                <m:r>
                  <m:t>v</m:t>
                </m:r>
              </m:e>
              <m:lim>
                <m:r>
                  <m:rPr>
                    <m:sty m:val="p"/>
                  </m:rPr>
                  <m:t>∼</m:t>
                </m:r>
              </m:lim>
            </m:limLow>
          </m:e>
          <m:sub>
            <m:r>
              <m:t>1</m:t>
            </m:r>
          </m:sub>
        </m:sSub>
        <m:r>
          <m:rPr>
            <m:sty m:val="p"/>
          </m:rPr>
          <m:t>+</m:t>
        </m:r>
        <m:sSub>
          <m:e>
            <m:r>
              <m:t>c</m:t>
            </m:r>
          </m:e>
          <m:sub>
            <m:r>
              <m:t>2</m:t>
            </m:r>
          </m:sub>
        </m:sSub>
        <m:sSub>
          <m:e>
            <m:limLow>
              <m:e>
                <m:r>
                  <m:t>v</m:t>
                </m:r>
              </m:e>
              <m:lim>
                <m:r>
                  <m:rPr>
                    <m:sty m:val="p"/>
                  </m:rPr>
                  <m:t>∼</m:t>
                </m:r>
              </m:lim>
            </m:limLow>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del w:id="4146" w:author="PR Preview" w:date="2026-01-01T00:00:00Z">
        <w:r>
          <w:delText xml:space="preserve">,</w:delText>
        </w:r>
      </w:del>
      <w:del w:id="4147" w:author="PR Preview" w:date="2026-01-01T00:00:00Z">
        <w:r>
          <w:delText xml:space="preserve"> </w:delText>
        </w:r>
      </w:del>
      <w:del w:id="4148" w:author="PR Preview" w:date="2026-01-01T00:00:00Z">
        <w:r>
          <w:delText xml:space="preserve">which is</w:delText>
        </w:r>
      </w:del>
      <w:del w:id="4149" w:author="PR Preview" w:date="2026-01-01T00:00:00Z">
        <w:r>
          <w:delText xml:space="preserve"> </w:delText>
        </w:r>
      </w:del>
      <m:oMath>
        <m:limLow>
          <m:e>
            <m:r>
              <m:t>0</m:t>
            </m:r>
          </m:e>
          <m:lim>
            <m:r>
              <m:rPr>
                <m:sty m:val="p"/>
              </m:rPr>
              <m:t>∼</m:t>
            </m:r>
          </m:lim>
        </m:limLow>
      </m:oMath>
      <w:del w:id="4150" w:author="PR Preview" w:date="2026-01-01T00:00:00Z">
        <w:r>
          <w:delText xml:space="preserve"> </w:delText>
        </w:r>
      </w:del>
      <w:del w:id="4151" w:author="PR Preview" w:date="2026-01-01T00:00:00Z">
        <w:r>
          <w:delText xml:space="preserve">only if</w:delText>
        </w:r>
      </w:del>
      <w:del w:id="4152" w:author="PR Preview" w:date="2026-01-01T00:00:00Z">
        <w:r>
          <w:delText xml:space="preserve"> </w:delText>
        </w:r>
      </w:del>
      <m:oMath>
        <m:sSub>
          <m:e>
            <m:r>
              <m:t>c</m:t>
            </m:r>
          </m:e>
          <m:sub>
            <m:r>
              <m:t>2</m:t>
            </m:r>
          </m:sub>
        </m:sSub>
        <m:r>
          <m:rPr>
            <m:sty m:val="p"/>
          </m:rPr>
          <m:t>=</m:t>
        </m:r>
        <m:r>
          <m:t>0</m:t>
        </m:r>
      </m:oMath>
      <w:del w:id="4153" w:author="PR Preview" w:date="2026-01-01T00:00:00Z">
        <w:r>
          <w:delText xml:space="preserve"> </w:delText>
        </w:r>
      </w:del>
      <w:del w:id="4154" w:author="PR Preview" w:date="2026-01-01T00:00:00Z">
        <w:r>
          <w:delText xml:space="preserve">and then</w:delText>
        </w:r>
      </w:del>
      <w:del w:id="4155" w:author="PR Preview" w:date="2026-01-01T00:00:00Z">
        <w:r>
          <w:delText xml:space="preserve"> </w:delText>
        </w:r>
      </w:del>
      <m:oMath>
        <m:sSub>
          <m:e>
            <m:r>
              <m:t>c</m:t>
            </m:r>
          </m:e>
          <m:sub>
            <m:r>
              <m:t>1</m:t>
            </m:r>
          </m:sub>
        </m:sSub>
        <m:r>
          <m:rPr>
            <m:sty m:val="p"/>
          </m:rPr>
          <m:t>=</m:t>
        </m:r>
        <m:r>
          <m:t>0</m:t>
        </m:r>
      </m:oMath>
      <w:del w:id="4156" w:author="PR Preview" w:date="2026-01-01T00:00:00Z">
        <w:r>
          <w:delText xml:space="preserve">.</w:delText>
        </w:r>
      </w:del>
    </w:p>
    <w:p>
      <w:pPr>
        <w:pStyle w:val="Compact"/>
        <w:numPr>
          <w:ilvl w:val="0"/>
          <w:numId w:val="1017"/>
        </w:numPr>
      </w:pPr>
      <m:oMath>
        <m:sSub>
          <m:e>
            <m:limLow>
              <m:e>
                <m:r>
                  <m:t>v</m:t>
                </m:r>
              </m:e>
              <m:lim>
                <m:r>
                  <m:rPr>
                    <m:sty m:val="p"/>
                  </m:rPr>
                  <m:t>∼</m:t>
                </m:r>
              </m:lim>
            </m:limLow>
          </m:e>
          <m:sub>
            <m:r>
              <m:t>1</m:t>
            </m:r>
          </m:sub>
        </m:sSub>
        <m:r>
          <m:rPr>
            <m:sty m:val="p"/>
          </m:rPr>
          <m:t>=</m:t>
        </m:r>
        <m:r>
          <m:rPr>
            <m:sty m:val="p"/>
          </m:rPr>
          <m:t>(</m:t>
        </m:r>
        <m:r>
          <m:t>1</m:t>
        </m:r>
        <m:r>
          <m:rPr>
            <m:sty m:val="p"/>
          </m:rPr>
          <m:t>,</m:t>
        </m:r>
        <m:r>
          <m:t>2</m:t>
        </m:r>
        <m:r>
          <m:rPr>
            <m:sty m:val="p"/>
          </m:rPr>
          <m:t>)</m:t>
        </m:r>
      </m:oMath>
      <w:del w:id="4157" w:author="PR Preview" w:date="2026-01-01T00:00:00Z">
        <w:r>
          <w:delText xml:space="preserve"> </w:delText>
        </w:r>
      </w:del>
      <w:del w:id="4158" w:author="PR Preview" w:date="2026-01-01T00:00:00Z">
        <w:r>
          <w:delText xml:space="preserve">and</w:delText>
        </w:r>
      </w:del>
      <w:del w:id="4159" w:author="PR Preview" w:date="2026-01-01T00:00:00Z">
        <w:r>
          <w:delText xml:space="preserve"> </w:delText>
        </w:r>
      </w:del>
      <m:oMath>
        <m:sSub>
          <m:e>
            <m:limLow>
              <m:e>
                <m:r>
                  <m:t>v</m:t>
                </m:r>
              </m:e>
              <m:lim>
                <m:r>
                  <m:rPr>
                    <m:sty m:val="p"/>
                  </m:rPr>
                  <m:t>∼</m:t>
                </m:r>
              </m:lim>
            </m:limLow>
          </m:e>
          <m:sub>
            <m:r>
              <m:t>2</m:t>
            </m:r>
          </m:sub>
        </m:sSub>
        <m:r>
          <m:rPr>
            <m:sty m:val="p"/>
          </m:rPr>
          <m:t>=</m:t>
        </m:r>
        <m:r>
          <m:rPr>
            <m:sty m:val="p"/>
          </m:rPr>
          <m:t>(</m:t>
        </m:r>
        <m:r>
          <m:t>2</m:t>
        </m:r>
        <m:r>
          <m:rPr>
            <m:sty m:val="p"/>
          </m:rPr>
          <m:t>,</m:t>
        </m:r>
        <m:r>
          <m:t>4</m:t>
        </m:r>
        <m:r>
          <m:rPr>
            <m:sty m:val="p"/>
          </m:rPr>
          <m:t>)</m:t>
        </m:r>
      </m:oMath>
      <w:del w:id="4160" w:author="PR Preview" w:date="2026-01-01T00:00:00Z">
        <w:r>
          <w:delText xml:space="preserve"> </w:delText>
        </w:r>
      </w:del>
      <w:del w:id="4161" w:author="PR Preview" w:date="2026-01-01T00:00:00Z">
        <w:r>
          <w:delText xml:space="preserve">are not:</w:delText>
        </w:r>
      </w:del>
      <w:del w:id="4162" w:author="PR Preview" w:date="2026-01-01T00:00:00Z">
        <w:r>
          <w:delText xml:space="preserve"> </w:delText>
        </w:r>
      </w:del>
      <m:oMath>
        <m:r>
          <m:t>2</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limLow>
          <m:e>
            <m:r>
              <m:t>0</m:t>
            </m:r>
          </m:e>
          <m:lim>
            <m:r>
              <m:rPr>
                <m:sty m:val="p"/>
              </m:rPr>
              <m:t>∼</m:t>
            </m:r>
          </m:lim>
        </m:limLow>
      </m:oMath>
      <w:del w:id="4163" w:author="PR Preview" w:date="2026-01-01T00:00:00Z">
        <w:r>
          <w:delText xml:space="preserve">.</w:delText>
        </w:r>
      </w:del>
    </w:p>
    <w:p>
      <w:pPr>
        <w:pStyle w:val="Compact"/>
        <w:numPr>
          <w:ilvl w:val="0"/>
          <w:numId w:val="1017"/>
        </w:numPr>
      </w:pPr>
      <w:ins w:id="4164" w:author="PR Preview" w:date="2026-01-01T00:00:00Z">
        <w:r>
          <w:t xml:space="preserve">$\mathord{\smash[b]{\underset{\raise.3ex\hbox{$\scriptstyle\sim$}}{v}}\vphantom{v}}_1 = (1, 0)$</w:t>
        </w:r>
      </w:ins>
      <w:ins w:id="4165" w:author="PR Preview" w:date="2026-01-01T00:00:00Z">
        <w:r>
          <w:t xml:space="preserve"> </w:t>
        </w:r>
      </w:ins>
      <w:ins w:id="4166" w:author="PR Preview" w:date="2026-01-01T00:00:00Z">
        <w:r>
          <w:t xml:space="preserve">and</w:t>
        </w:r>
      </w:ins>
      <w:ins w:id="4167" w:author="PR Preview" w:date="2026-01-01T00:00:00Z">
        <w:r>
          <w:t xml:space="preserve"> </w:t>
        </w:r>
      </w:ins>
      <w:ins w:id="4168" w:author="PR Preview" w:date="2026-01-01T00:00:00Z">
        <w:r>
          <w:t xml:space="preserve">$\mathord{\smash[b]{\underset{\raise.3ex\hbox{$\scriptstyle\sim$}}{v}}\vphantom{v}}_2 = (1, 1)$</w:t>
        </w:r>
      </w:ins>
      <w:ins w:id="4169" w:author="PR Preview" w:date="2026-01-01T00:00:00Z">
        <w:r>
          <w:t xml:space="preserve"> </w:t>
        </w:r>
      </w:ins>
      <w:ins w:id="4170" w:author="PR Preview" w:date="2026-01-01T00:00:00Z">
        <w:r>
          <w:t xml:space="preserve">are linearly independent:</w:t>
        </w:r>
      </w:ins>
      <w:ins w:id="4171" w:author="PR Preview" w:date="2026-01-01T00:00:00Z">
        <w:r>
          <w:t xml:space="preserve"> </w:t>
        </w:r>
      </w:ins>
      <w:ins w:id="4172" w:author="PR Preview" w:date="2026-01-01T00:00:00Z">
        <w:r>
          <w:t xml:space="preserve">$c_1 \mathord{\smash[b]{\underset{\raise.3ex\hbox{$\scriptstyle\sim$}}{v}}\vphantom{v}}_1 + c_2 \mathord{\smash[b]{\underset{\raise.3ex\hbox{$\scriptstyle\sim$}}{v}}\vphantom{v}}_2 = (c_1 + c_2, c_2)$</w:t>
        </w:r>
      </w:ins>
      <w:ins w:id="4173" w:author="PR Preview" w:date="2026-01-01T00:00:00Z">
        <w:r>
          <w:t xml:space="preserve">,</w:t>
        </w:r>
      </w:ins>
      <w:ins w:id="4174" w:author="PR Preview" w:date="2026-01-01T00:00:00Z">
        <w:r>
          <w:t xml:space="preserve"> </w:t>
        </w:r>
      </w:ins>
      <w:ins w:id="4175" w:author="PR Preview" w:date="2026-01-01T00:00:00Z">
        <w:r>
          <w:t xml:space="preserve">which is</w:t>
        </w:r>
      </w:ins>
      <w:ins w:id="4176" w:author="PR Preview" w:date="2026-01-01T00:00:00Z">
        <w:r>
          <w:t xml:space="preserve"> </w:t>
        </w:r>
      </w:ins>
      <w:ins w:id="4177" w:author="PR Preview" w:date="2026-01-01T00:00:00Z">
        <w:r>
          <w:t xml:space="preserve">$\mathord{\smash[b]{\underset{\raise.3ex\hbox{$\scriptstyle\sim$}}{0}}\vphantom{0}}$</w:t>
        </w:r>
      </w:ins>
      <w:ins w:id="4178" w:author="PR Preview" w:date="2026-01-01T00:00:00Z">
        <w:r>
          <w:t xml:space="preserve"> </w:t>
        </w:r>
      </w:ins>
      <w:ins w:id="4179" w:author="PR Preview" w:date="2026-01-01T00:00:00Z">
        <w:r>
          <w:t xml:space="preserve">only if</w:t>
        </w:r>
      </w:ins>
      <w:ins w:id="4180" w:author="PR Preview" w:date="2026-01-01T00:00:00Z">
        <w:r>
          <w:t xml:space="preserve"> </w:t>
        </w:r>
      </w:ins>
      <m:oMath>
        <m:sSub>
          <m:e>
            <m:r>
              <m:t>c</m:t>
            </m:r>
          </m:e>
          <m:sub>
            <m:r>
              <m:t>2</m:t>
            </m:r>
          </m:sub>
        </m:sSub>
        <m:r>
          <m:rPr>
            <m:sty m:val="p"/>
          </m:rPr>
          <m:t>=</m:t>
        </m:r>
        <m:r>
          <m:t>0</m:t>
        </m:r>
      </m:oMath>
      <w:ins w:id="4181" w:author="PR Preview" w:date="2026-01-01T00:00:00Z">
        <w:r>
          <w:t xml:space="preserve"> </w:t>
        </w:r>
      </w:ins>
      <w:ins w:id="4182" w:author="PR Preview" w:date="2026-01-01T00:00:00Z">
        <w:r>
          <w:t xml:space="preserve">and then</w:t>
        </w:r>
      </w:ins>
      <w:ins w:id="4183" w:author="PR Preview" w:date="2026-01-01T00:00:00Z">
        <w:r>
          <w:t xml:space="preserve"> </w:t>
        </w:r>
      </w:ins>
      <m:oMath>
        <m:sSub>
          <m:e>
            <m:r>
              <m:t>c</m:t>
            </m:r>
          </m:e>
          <m:sub>
            <m:r>
              <m:t>1</m:t>
            </m:r>
          </m:sub>
        </m:sSub>
        <m:r>
          <m:rPr>
            <m:sty m:val="p"/>
          </m:rPr>
          <m:t>=</m:t>
        </m:r>
        <m:r>
          <m:t>0</m:t>
        </m:r>
      </m:oMath>
      <w:ins w:id="4184" w:author="PR Preview" w:date="2026-01-01T00:00:00Z">
        <w:r>
          <w:t xml:space="preserve">.</w:t>
        </w:r>
      </w:ins>
    </w:p>
    <w:p>
      <w:pPr>
        <w:pStyle w:val="Compact"/>
        <w:numPr>
          <w:ilvl w:val="0"/>
          <w:numId w:val="1017"/>
        </w:numPr>
      </w:pPr>
      <w:ins w:id="4185" w:author="PR Preview" w:date="2026-01-01T00:00:00Z">
        <w:r>
          <w:t xml:space="preserve">$\mathord{\smash[b]{\underset{\raise.3ex\hbox{$\scriptstyle\sim$}}{v}}\vphantom{v}}_1 = (1, 2)$</w:t>
        </w:r>
      </w:ins>
      <w:ins w:id="4186" w:author="PR Preview" w:date="2026-01-01T00:00:00Z">
        <w:r>
          <w:t xml:space="preserve"> </w:t>
        </w:r>
      </w:ins>
      <w:ins w:id="4187" w:author="PR Preview" w:date="2026-01-01T00:00:00Z">
        <w:r>
          <w:t xml:space="preserve">and</w:t>
        </w:r>
      </w:ins>
      <w:ins w:id="4188" w:author="PR Preview" w:date="2026-01-01T00:00:00Z">
        <w:r>
          <w:t xml:space="preserve"> </w:t>
        </w:r>
      </w:ins>
      <w:ins w:id="4189" w:author="PR Preview" w:date="2026-01-01T00:00:00Z">
        <w:r>
          <w:t xml:space="preserve">$\mathord{\smash[b]{\underset{\raise.3ex\hbox{$\scriptstyle\sim$}}{v}}\vphantom{v}}_2 = (2, 4)$</w:t>
        </w:r>
      </w:ins>
      <w:ins w:id="4190" w:author="PR Preview" w:date="2026-01-01T00:00:00Z">
        <w:r>
          <w:t xml:space="preserve"> </w:t>
        </w:r>
      </w:ins>
      <w:ins w:id="4191" w:author="PR Preview" w:date="2026-01-01T00:00:00Z">
        <w:r>
          <w:t xml:space="preserve">are not:</w:t>
        </w:r>
      </w:ins>
      <w:ins w:id="4192" w:author="PR Preview" w:date="2026-01-01T00:00:00Z">
        <w:r>
          <w:t xml:space="preserve"> </w:t>
        </w:r>
      </w:ins>
      <w:ins w:id="4193" w:author="PR Preview" w:date="2026-01-01T00:00:00Z">
        <w:r>
          <w:t xml:space="preserve">$2 \mathord{\smash[b]{\underset{\raise.3ex\hbox{$\scriptstyle\sim$}}{v}}\vphantom{v}}_1 - \mathord{\smash[b]{\underset{\raise.3ex\hbox{$\scriptstyle\sim$}}{v}}\vphantom{v}}_2 = \mathord{\smash[b]{\underset{\raise.3ex\hbox{$\scriptstyle\sim$}}{0}}\vphantom{0}}$</w:t>
        </w:r>
      </w:ins>
      <w:ins w:id="4194" w:author="PR Preview" w:date="2026-01-01T00:00:00Z">
        <w:r>
          <w:t xml:space="preserve">.</w:t>
        </w:r>
      </w:ins>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del w:id="4195" w:author="PR Preview" w:date="2026-01-01T00:00:00Z">
        <w:r>
          <w:rPr>
            <w:b/>
            <w:bCs/>
          </w:rPr>
          <w:delText xml:space="preserve">Example 36 (The rank of two</w:delText>
        </w:r>
      </w:del>
      <w:del w:id="4196" w:author="PR Preview" w:date="2026-01-01T00:00:00Z">
        <w:r>
          <w:rPr>
            <w:b/>
            <w:bCs/>
          </w:rPr>
          <w:delText xml:space="preserve"> </w:delText>
        </w:r>
      </w:del>
      <m:oMath>
        <m:r>
          <m:t>3</m:t>
        </m:r>
        <m:r>
          <m:rPr>
            <m:sty m:val="p"/>
          </m:rPr>
          <m:t>×</m:t>
        </m:r>
        <m:r>
          <m:t>2</m:t>
        </m:r>
      </m:oMath>
      <w:del w:id="4197" w:author="PR Preview" w:date="2026-01-01T00:00:00Z">
        <w:r>
          <w:rPr>
            <w:b/>
            <w:bCs/>
          </w:rPr>
          <w:delText xml:space="preserve"> </w:delText>
        </w:r>
      </w:del>
      <w:del w:id="4198" w:author="PR Preview" w:date="2026-01-01T00:00:00Z">
        <w:r>
          <w:rPr>
            <w:b/>
            <w:bCs/>
          </w:rPr>
          <w:delText xml:space="preserve">matrices)</w:delText>
        </w:r>
      </w:del>
      <w:del w:id="4199" w:author="PR Preview" w:date="2026-01-01T00:00:00Z">
        <w:r>
          <w:delText xml:space="preserve"> </w:delText>
        </w:r>
      </w:del>
      <w:del w:id="4200" w:author="PR Preview" w:date="2026-01-01T00:00:00Z">
        <w:r>
          <w:delText xml:space="preserve">The matrix</w:delText>
        </w:r>
      </w:del>
      <w:del w:id="4201"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del w:id="4202" w:author="PR Preview" w:date="2026-01-01T00:00:00Z">
        <w:r>
          <w:delText xml:space="preserve"> </w:delText>
        </w:r>
      </w:del>
      <w:del w:id="4203" w:author="PR Preview" w:date="2026-01-01T00:00:00Z">
        <w:r>
          <w:delText xml:space="preserve">has rank</w:delText>
        </w:r>
      </w:del>
      <w:del w:id="4204" w:author="PR Preview" w:date="2026-01-01T00:00:00Z">
        <w:r>
          <w:delText xml:space="preserve"> </w:delText>
        </w:r>
      </w:del>
      <m:oMath>
        <m:r>
          <m:t>2</m:t>
        </m:r>
      </m:oMath>
      <w:del w:id="4205" w:author="PR Preview" w:date="2026-01-01T00:00:00Z">
        <w:r>
          <w:delText xml:space="preserve">:</w:delText>
        </w:r>
      </w:del>
      <w:del w:id="4206" w:author="PR Preview" w:date="2026-01-01T00:00:00Z">
        <w:r>
          <w:delText xml:space="preserve"> </w:delText>
        </w:r>
      </w:del>
      <w:del w:id="4207" w:author="PR Preview" w:date="2026-01-01T00:00:00Z">
        <w:r>
          <w:delText xml:space="preserve">if</w:delText>
        </w:r>
      </w:del>
      <w:del w:id="4208" w:author="PR Preview" w:date="2026-01-01T00:00:00Z">
        <w:r>
          <w:delText xml:space="preserve"> </w:delText>
        </w:r>
      </w:del>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limLow>
          <m:e>
            <m:r>
              <m:t>0</m:t>
            </m:r>
          </m:e>
          <m:lim>
            <m:r>
              <m:rPr>
                <m:sty m:val="p"/>
              </m:rPr>
              <m:t>∼</m:t>
            </m:r>
          </m:lim>
        </m:limLow>
      </m:oMath>
      <w:del w:id="4209" w:author="PR Preview" w:date="2026-01-01T00:00:00Z">
        <w:r>
          <w:delText xml:space="preserve">,</w:delText>
        </w:r>
      </w:del>
      <w:del w:id="4210" w:author="PR Preview" w:date="2026-01-01T00:00:00Z">
        <w:r>
          <w:delText xml:space="preserve"> </w:delText>
        </w:r>
      </w:del>
      <w:del w:id="4211" w:author="PR Preview" w:date="2026-01-01T00:00:00Z">
        <w:r>
          <w:delText xml:space="preserve">then subtracting the first entry from the second gives</w:delText>
        </w:r>
      </w:del>
      <w:del w:id="4212" w:author="PR Preview" w:date="2026-01-01T00:00:00Z">
        <w:r>
          <w:delText xml:space="preserve"> </w:delText>
        </w:r>
      </w:del>
      <m:oMath>
        <m:sSub>
          <m:e>
            <m:r>
              <m:t>c</m:t>
            </m:r>
          </m:e>
          <m:sub>
            <m:r>
              <m:t>2</m:t>
            </m:r>
          </m:sub>
        </m:sSub>
        <m:r>
          <m:rPr>
            <m:sty m:val="p"/>
          </m:rPr>
          <m:t>=</m:t>
        </m:r>
        <m:r>
          <m:t>0</m:t>
        </m:r>
      </m:oMath>
      <w:del w:id="4213" w:author="PR Preview" w:date="2026-01-01T00:00:00Z">
        <w:r>
          <w:delText xml:space="preserve">,</w:delText>
        </w:r>
      </w:del>
      <w:del w:id="4214" w:author="PR Preview" w:date="2026-01-01T00:00:00Z">
        <w:r>
          <w:delText xml:space="preserve"> </w:delText>
        </w:r>
      </w:del>
      <w:del w:id="4215" w:author="PR Preview" w:date="2026-01-01T00:00:00Z">
        <w:r>
          <w:delText xml:space="preserve">and then</w:delText>
        </w:r>
      </w:del>
      <w:del w:id="4216" w:author="PR Preview" w:date="2026-01-01T00:00:00Z">
        <w:r>
          <w:delText xml:space="preserve"> </w:delText>
        </w:r>
      </w:del>
      <m:oMath>
        <m:sSub>
          <m:e>
            <m:r>
              <m:t>c</m:t>
            </m:r>
          </m:e>
          <m:sub>
            <m:r>
              <m:t>1</m:t>
            </m:r>
          </m:sub>
        </m:sSub>
        <m:r>
          <m:rPr>
            <m:sty m:val="p"/>
          </m:rPr>
          <m:t>=</m:t>
        </m:r>
        <m:r>
          <m:t>0</m:t>
        </m:r>
      </m:oMath>
      <w:del w:id="4217" w:author="PR Preview" w:date="2026-01-01T00:00:00Z">
        <w:r>
          <w:delText xml:space="preserve">.</w:delText>
        </w:r>
      </w:del>
    </w:p>
    <w:p>
      <w:pPr>
        <w:pStyle w:val="BodyText"/>
      </w:pPr>
      <w:ins w:id="4218" w:author="PR Preview" w:date="2026-01-01T00:00:00Z">
        <w:r>
          <w:rPr>
            <w:b/>
            <w:bCs/>
          </w:rPr>
          <w:t xml:space="preserve">Example 36 (The rank of two</w:t>
        </w:r>
      </w:ins>
      <w:ins w:id="4219" w:author="PR Preview" w:date="2026-01-01T00:00:00Z">
        <w:r>
          <w:rPr>
            <w:b/>
            <w:bCs/>
          </w:rPr>
          <w:t xml:space="preserve"> </w:t>
        </w:r>
      </w:ins>
      <m:oMath>
        <m:r>
          <m:t>3</m:t>
        </m:r>
        <m:r>
          <m:rPr>
            <m:sty m:val="p"/>
          </m:rPr>
          <m:t>×</m:t>
        </m:r>
        <m:r>
          <m:t>2</m:t>
        </m:r>
      </m:oMath>
      <w:ins w:id="4220" w:author="PR Preview" w:date="2026-01-01T00:00:00Z">
        <w:r>
          <w:rPr>
            <w:b/>
            <w:bCs/>
          </w:rPr>
          <w:t xml:space="preserve"> </w:t>
        </w:r>
      </w:ins>
      <w:ins w:id="4221" w:author="PR Preview" w:date="2026-01-01T00:00:00Z">
        <w:r>
          <w:rPr>
            <w:b/>
            <w:bCs/>
          </w:rPr>
          <w:t xml:space="preserve">matrices)</w:t>
        </w:r>
      </w:ins>
      <w:ins w:id="4222" w:author="PR Preview" w:date="2026-01-01T00:00:00Z">
        <w:r>
          <w:t xml:space="preserve"> </w:t>
        </w:r>
      </w:ins>
      <w:ins w:id="4223" w:author="PR Preview" w:date="2026-01-01T00:00:00Z">
        <w:r>
          <w:t xml:space="preserve">The matrix</w:t>
        </w:r>
      </w:ins>
      <w:ins w:id="4224"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ins w:id="4225" w:author="PR Preview" w:date="2026-01-01T00:00:00Z">
        <w:r>
          <w:t xml:space="preserve"> </w:t>
        </w:r>
      </w:ins>
      <w:ins w:id="4226" w:author="PR Preview" w:date="2026-01-01T00:00:00Z">
        <w:r>
          <w:t xml:space="preserve">has rank</w:t>
        </w:r>
      </w:ins>
      <w:ins w:id="4227" w:author="PR Preview" w:date="2026-01-01T00:00:00Z">
        <w:r>
          <w:t xml:space="preserve"> </w:t>
        </w:r>
      </w:ins>
      <m:oMath>
        <m:r>
          <m:t>2</m:t>
        </m:r>
      </m:oMath>
      <w:ins w:id="4228" w:author="PR Preview" w:date="2026-01-01T00:00:00Z">
        <w:r>
          <w:t xml:space="preserve">:</w:t>
        </w:r>
      </w:ins>
      <w:ins w:id="4229" w:author="PR Preview" w:date="2026-01-01T00:00:00Z">
        <w:r>
          <w:t xml:space="preserve"> </w:t>
        </w:r>
      </w:ins>
      <w:ins w:id="4230" w:author="PR Preview" w:date="2026-01-01T00:00:00Z">
        <w:r>
          <w:t xml:space="preserve">if</w:t>
        </w:r>
      </w:ins>
      <w:ins w:id="4231" w:author="PR Preview" w:date="2026-01-01T00:00:00Z">
        <w:r>
          <w:t xml:space="preserve"> </w:t>
        </w:r>
      </w:ins>
      <w:ins w:id="4232" w:author="PR Preview" w:date="2026-01-01T00:00:00Z">
        <w:r>
          <w:t xml:space="preserve">$c_1 (1, 1, 1) + c_2 (1, 2, 3) = \mathord{\smash[b]{\underset{\raise.3ex\hbox{$\scriptstyle\sim$}}{0}}\vphantom{0}}$</w:t>
        </w:r>
      </w:ins>
      <w:ins w:id="4233" w:author="PR Preview" w:date="2026-01-01T00:00:00Z">
        <w:r>
          <w:t xml:space="preserve">,</w:t>
        </w:r>
      </w:ins>
      <w:ins w:id="4234" w:author="PR Preview" w:date="2026-01-01T00:00:00Z">
        <w:r>
          <w:t xml:space="preserve"> </w:t>
        </w:r>
      </w:ins>
      <w:ins w:id="4235" w:author="PR Preview" w:date="2026-01-01T00:00:00Z">
        <w:r>
          <w:t xml:space="preserve">then subtracting the first entry from the second gives</w:t>
        </w:r>
      </w:ins>
      <w:ins w:id="4236" w:author="PR Preview" w:date="2026-01-01T00:00:00Z">
        <w:r>
          <w:t xml:space="preserve"> </w:t>
        </w:r>
      </w:ins>
      <m:oMath>
        <m:sSub>
          <m:e>
            <m:r>
              <m:t>c</m:t>
            </m:r>
          </m:e>
          <m:sub>
            <m:r>
              <m:t>2</m:t>
            </m:r>
          </m:sub>
        </m:sSub>
        <m:r>
          <m:rPr>
            <m:sty m:val="p"/>
          </m:rPr>
          <m:t>=</m:t>
        </m:r>
        <m:r>
          <m:t>0</m:t>
        </m:r>
      </m:oMath>
      <w:ins w:id="4237" w:author="PR Preview" w:date="2026-01-01T00:00:00Z">
        <w:r>
          <w:t xml:space="preserve">,</w:t>
        </w:r>
      </w:ins>
      <w:ins w:id="4238" w:author="PR Preview" w:date="2026-01-01T00:00:00Z">
        <w:r>
          <w:t xml:space="preserve"> </w:t>
        </w:r>
      </w:ins>
      <w:ins w:id="4239" w:author="PR Preview" w:date="2026-01-01T00:00:00Z">
        <w:r>
          <w:t xml:space="preserve">and then</w:t>
        </w:r>
      </w:ins>
      <w:ins w:id="4240" w:author="PR Preview" w:date="2026-01-01T00:00:00Z">
        <w:r>
          <w:t xml:space="preserve"> </w:t>
        </w:r>
      </w:ins>
      <m:oMath>
        <m:sSub>
          <m:e>
            <m:r>
              <m:t>c</m:t>
            </m:r>
          </m:e>
          <m:sub>
            <m:r>
              <m:t>1</m:t>
            </m:r>
          </m:sub>
        </m:sSub>
        <m:r>
          <m:rPr>
            <m:sty m:val="p"/>
          </m:rPr>
          <m:t>=</m:t>
        </m:r>
        <m:r>
          <m:t>0</m:t>
        </m:r>
      </m:oMath>
      <w:ins w:id="4241" w:author="PR Preview" w:date="2026-01-01T00:00:00Z">
        <w:r>
          <w:t xml:space="preserve">.</w:t>
        </w:r>
      </w:ins>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del w:id="4242" w:author="PR Preview" w:date="2026-01-01T00:00:00Z">
        <w:r>
          <w:delText xml:space="preserve">An</w:delText>
        </w:r>
      </w:del>
      <w:del w:id="4243" w:author="PR Preview" w:date="2026-01-01T00:00:00Z">
        <w:r>
          <w:delText xml:space="preserve"> </w:delText>
        </w:r>
      </w:del>
      <m:oMath>
        <m:r>
          <m:t>n</m:t>
        </m:r>
        <m:r>
          <m:rPr>
            <m:sty m:val="p"/>
          </m:rPr>
          <m:t>×</m:t>
        </m:r>
        <m:r>
          <m:t>p</m:t>
        </m:r>
      </m:oMath>
      <w:del w:id="4244" w:author="PR Preview" w:date="2026-01-01T00:00:00Z">
        <w:r>
          <w:delText xml:space="preserve"> </w:delText>
        </w:r>
      </w:del>
      <w:del w:id="4245" w:author="PR Preview" w:date="2026-01-01T00:00:00Z">
        <w:r>
          <w:delText xml:space="preserve">matrix can have full column rank only when</w:delText>
        </w:r>
      </w:del>
      <w:del w:id="4246" w:author="PR Preview" w:date="2026-01-01T00:00:00Z">
        <w:r>
          <w:delText xml:space="preserve"> </w:delText>
        </w:r>
      </w:del>
      <m:oMath>
        <m:r>
          <m:t>p</m:t>
        </m:r>
        <m:r>
          <m:rPr>
            <m:sty m:val="p"/>
          </m:rPr>
          <m:t>≤</m:t>
        </m:r>
        <m:r>
          <m:t>n</m:t>
        </m:r>
      </m:oMath>
      <w:del w:id="4247" w:author="PR Preview" w:date="2026-01-01T00:00:00Z">
        <w:r>
          <w:delText xml:space="preserve">,</w:delText>
        </w:r>
      </w:del>
      <w:del w:id="4248" w:author="PR Preview" w:date="2026-01-01T00:00:00Z">
        <w:r>
          <w:delText xml:space="preserve"> </w:delText>
        </w:r>
      </w:del>
      <w:del w:id="4249" w:author="PR Preview" w:date="2026-01-01T00:00:00Z">
        <w:r>
          <w:delText xml:space="preserve">because more than</w:delText>
        </w:r>
      </w:del>
      <w:del w:id="4250" w:author="PR Preview" w:date="2026-01-01T00:00:00Z">
        <w:r>
          <w:delText xml:space="preserve"> </w:delText>
        </w:r>
      </w:del>
      <m:oMath>
        <m:r>
          <m:t>n</m:t>
        </m:r>
      </m:oMath>
      <w:del w:id="4251" w:author="PR Preview" w:date="2026-01-01T00:00:00Z">
        <w:r>
          <w:delText xml:space="preserve"> </w:delText>
        </w:r>
      </w:del>
      <w:del w:id="4252" w:author="PR Preview" w:date="2026-01-01T00:00:00Z">
        <w:r>
          <w:delText xml:space="preserve">vectors of length</w:delText>
        </w:r>
      </w:del>
      <w:del w:id="4253" w:author="PR Preview" w:date="2026-01-01T00:00:00Z">
        <w:r>
          <w:delText xml:space="preserve"> </w:delText>
        </w:r>
      </w:del>
      <m:oMath>
        <m:r>
          <m:t>n</m:t>
        </m:r>
      </m:oMath>
      <w:del w:id="4254" w:author="PR Preview" w:date="2026-01-01T00:00:00Z">
        <w:r>
          <w:delText xml:space="preserve"> </w:delText>
        </w:r>
      </w:del>
      <w:del w:id="4255" w:author="PR Preview" w:date="2026-01-01T00:00:00Z">
        <w:r>
          <w:delText xml:space="preserve">are never linearly independent.</w:delText>
        </w:r>
      </w:del>
      <w:del w:id="4256" w:author="PR Preview" w:date="2026-01-01T00:00:00Z">
        <w:r>
          <w:delText xml:space="preserve"> </w:delText>
        </w:r>
      </w:del>
      <w:del w:id="4257" w:author="PR Preview" w:date="2026-01-01T00:00:00Z">
        <w:r>
          <w:delText xml:space="preserve">For example, the</w:delText>
        </w:r>
      </w:del>
      <w:del w:id="4258" w:author="PR Preview" w:date="2026-01-01T00:00:00Z">
        <w:r>
          <w:delText xml:space="preserve"> </w:delText>
        </w:r>
      </w:del>
      <m:oMath>
        <m:r>
          <m:t>2</m:t>
        </m:r>
        <m:r>
          <m:rPr>
            <m:sty m:val="p"/>
          </m:rPr>
          <m:t>×</m:t>
        </m:r>
        <m:r>
          <m:t>3</m:t>
        </m:r>
      </m:oMath>
      <w:del w:id="4259" w:author="PR Preview" w:date="2026-01-01T00:00:00Z">
        <w:r>
          <w:delText xml:space="preserve"> </w:delText>
        </w:r>
      </w:del>
      <w:del w:id="4260" w:author="PR Preview" w:date="2026-01-01T00:00:00Z">
        <w:r>
          <w:delText xml:space="preserve">matrix</w:delText>
        </w:r>
      </w:del>
      <w:del w:id="4261"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del w:id="4262" w:author="PR Preview" w:date="2026-01-01T00:00:00Z">
        <w:r>
          <w:delText xml:space="preserve"> </w:delText>
        </w:r>
      </w:del>
      <w:del w:id="4263" w:author="PR Preview" w:date="2026-01-01T00:00:00Z">
        <w:r>
          <w:delText xml:space="preserve">has</w:delText>
        </w:r>
      </w:del>
      <w:del w:id="4264" w:author="PR Preview" w:date="2026-01-01T00:00:00Z">
        <w:r>
          <w:delText xml:space="preserve"> </w:delText>
        </w:r>
      </w:del>
      <m:oMath>
        <m:r>
          <m:t>3</m:t>
        </m:r>
      </m:oMath>
      <w:del w:id="4265" w:author="PR Preview" w:date="2026-01-01T00:00:00Z">
        <w:r>
          <w:delText xml:space="preserve"> </w:delText>
        </w:r>
      </w:del>
      <w:del w:id="4266" w:author="PR Preview" w:date="2026-01-01T00:00:00Z">
        <w:r>
          <w:delText xml:space="preserve">columns of length</w:delText>
        </w:r>
      </w:del>
      <w:del w:id="4267" w:author="PR Preview" w:date="2026-01-01T00:00:00Z">
        <w:r>
          <w:delText xml:space="preserve"> </w:delText>
        </w:r>
      </w:del>
      <m:oMath>
        <m:r>
          <m:t>2</m:t>
        </m:r>
      </m:oMath>
      <w:del w:id="4268" w:author="PR Preview" w:date="2026-01-01T00:00:00Z">
        <w:r>
          <w:delText xml:space="preserve">,</w:delText>
        </w:r>
      </w:del>
      <w:del w:id="4269" w:author="PR Preview" w:date="2026-01-01T00:00:00Z">
        <w:r>
          <w:delText xml:space="preserve"> </w:delText>
        </w:r>
      </w:del>
      <w:del w:id="4270" w:author="PR Preview" w:date="2026-01-01T00:00:00Z">
        <w:r>
          <w:delText xml:space="preserve">and</w:delText>
        </w:r>
      </w:del>
      <w:del w:id="4271" w:author="PR Preview" w:date="2026-01-01T00:00:00Z">
        <w:r>
          <w:delText xml:space="preserve"> </w:delText>
        </w:r>
      </w:del>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limLow>
          <m:e>
            <m:r>
              <m:t>0</m:t>
            </m:r>
          </m:e>
          <m:lim>
            <m:r>
              <m:rPr>
                <m:sty m:val="p"/>
              </m:rPr>
              <m:t>∼</m:t>
            </m:r>
          </m:lim>
        </m:limLow>
      </m:oMath>
      <w:del w:id="4272" w:author="PR Preview" w:date="2026-01-01T00:00:00Z">
        <w:r>
          <w:delText xml:space="preserve">,</w:delText>
        </w:r>
      </w:del>
      <w:del w:id="4273" w:author="PR Preview" w:date="2026-01-01T00:00:00Z">
        <w:r>
          <w:delText xml:space="preserve"> </w:delText>
        </w:r>
      </w:del>
      <w:del w:id="4274" w:author="PR Preview" w:date="2026-01-01T00:00:00Z">
        <w:r>
          <w:delText xml:space="preserve">with coefficients that are not all zero.</w:delText>
        </w:r>
      </w:del>
      <w:del w:id="4275" w:author="PR Preview" w:date="2026-01-01T00:00:00Z">
        <w:r>
          <w:delText xml:space="preserve"> </w:delText>
        </w:r>
      </w:del>
      <w:del w:id="4276" w:author="PR Preview" w:date="2026-01-01T00:00:00Z">
        <w:r>
          <w:delText xml:space="preserve">So its</w:delText>
        </w:r>
      </w:del>
      <w:del w:id="4277" w:author="PR Preview" w:date="2026-01-01T00:00:00Z">
        <w:r>
          <w:delText xml:space="preserve"> </w:delText>
        </w:r>
      </w:del>
      <m:oMath>
        <m:r>
          <m:t>3</m:t>
        </m:r>
      </m:oMath>
      <w:del w:id="4278" w:author="PR Preview" w:date="2026-01-01T00:00:00Z">
        <w:r>
          <w:delText xml:space="preserve"> </w:delText>
        </w:r>
      </w:del>
      <w:del w:id="4279" w:author="PR Preview" w:date="2026-01-01T00:00:00Z">
        <w:r>
          <w:delText xml:space="preserve">columns are not linearly independent,</w:delText>
        </w:r>
      </w:del>
      <w:del w:id="4280" w:author="PR Preview" w:date="2026-01-01T00:00:00Z">
        <w:r>
          <w:delText xml:space="preserve"> </w:delText>
        </w:r>
      </w:del>
      <w:del w:id="4281" w:author="PR Preview" w:date="2026-01-01T00:00:00Z">
        <w:r>
          <w:delText xml:space="preserve">and its rank is less than</w:delText>
        </w:r>
      </w:del>
      <w:del w:id="4282" w:author="PR Preview" w:date="2026-01-01T00:00:00Z">
        <w:r>
          <w:delText xml:space="preserve"> </w:delText>
        </w:r>
      </w:del>
      <m:oMath>
        <m:r>
          <m:t>3</m:t>
        </m:r>
      </m:oMath>
      <w:del w:id="4283" w:author="PR Preview" w:date="2026-01-01T00:00:00Z">
        <w:r>
          <w:delText xml:space="preserve">.</w:delText>
        </w:r>
      </w:del>
    </w:p>
    <w:p>
      <w:pPr>
        <w:pStyle w:val="BodyText"/>
      </w:pPr>
      <w:ins w:id="4284" w:author="PR Preview" w:date="2026-01-01T00:00:00Z">
        <w:r>
          <w:t xml:space="preserve">An</w:t>
        </w:r>
      </w:ins>
      <w:ins w:id="4285" w:author="PR Preview" w:date="2026-01-01T00:00:00Z">
        <w:r>
          <w:t xml:space="preserve"> </w:t>
        </w:r>
      </w:ins>
      <m:oMath>
        <m:r>
          <m:t>n</m:t>
        </m:r>
        <m:r>
          <m:rPr>
            <m:sty m:val="p"/>
          </m:rPr>
          <m:t>×</m:t>
        </m:r>
        <m:r>
          <m:t>p</m:t>
        </m:r>
      </m:oMath>
      <w:ins w:id="4286" w:author="PR Preview" w:date="2026-01-01T00:00:00Z">
        <w:r>
          <w:t xml:space="preserve"> </w:t>
        </w:r>
      </w:ins>
      <w:ins w:id="4287" w:author="PR Preview" w:date="2026-01-01T00:00:00Z">
        <w:r>
          <w:t xml:space="preserve">matrix can have full column rank only when</w:t>
        </w:r>
      </w:ins>
      <w:ins w:id="4288" w:author="PR Preview" w:date="2026-01-01T00:00:00Z">
        <w:r>
          <w:t xml:space="preserve"> </w:t>
        </w:r>
      </w:ins>
      <m:oMath>
        <m:r>
          <m:t>p</m:t>
        </m:r>
        <m:r>
          <m:rPr>
            <m:sty m:val="p"/>
          </m:rPr>
          <m:t>≤</m:t>
        </m:r>
        <m:r>
          <m:t>n</m:t>
        </m:r>
      </m:oMath>
      <w:ins w:id="4289" w:author="PR Preview" w:date="2026-01-01T00:00:00Z">
        <w:r>
          <w:t xml:space="preserve">,</w:t>
        </w:r>
      </w:ins>
      <w:ins w:id="4290" w:author="PR Preview" w:date="2026-01-01T00:00:00Z">
        <w:r>
          <w:t xml:space="preserve"> </w:t>
        </w:r>
      </w:ins>
      <w:ins w:id="4291" w:author="PR Preview" w:date="2026-01-01T00:00:00Z">
        <w:r>
          <w:t xml:space="preserve">because more than</w:t>
        </w:r>
      </w:ins>
      <w:ins w:id="4292" w:author="PR Preview" w:date="2026-01-01T00:00:00Z">
        <w:r>
          <w:t xml:space="preserve"> </w:t>
        </w:r>
      </w:ins>
      <m:oMath>
        <m:r>
          <m:t>n</m:t>
        </m:r>
      </m:oMath>
      <w:ins w:id="4293" w:author="PR Preview" w:date="2026-01-01T00:00:00Z">
        <w:r>
          <w:t xml:space="preserve"> </w:t>
        </w:r>
      </w:ins>
      <w:ins w:id="4294" w:author="PR Preview" w:date="2026-01-01T00:00:00Z">
        <w:r>
          <w:t xml:space="preserve">vectors of length</w:t>
        </w:r>
      </w:ins>
      <w:ins w:id="4295" w:author="PR Preview" w:date="2026-01-01T00:00:00Z">
        <w:r>
          <w:t xml:space="preserve"> </w:t>
        </w:r>
      </w:ins>
      <m:oMath>
        <m:r>
          <m:t>n</m:t>
        </m:r>
      </m:oMath>
      <w:ins w:id="4296" w:author="PR Preview" w:date="2026-01-01T00:00:00Z">
        <w:r>
          <w:t xml:space="preserve"> </w:t>
        </w:r>
      </w:ins>
      <w:ins w:id="4297" w:author="PR Preview" w:date="2026-01-01T00:00:00Z">
        <w:r>
          <w:t xml:space="preserve">are never linearly independent.</w:t>
        </w:r>
      </w:ins>
      <w:ins w:id="4298" w:author="PR Preview" w:date="2026-01-01T00:00:00Z">
        <w:r>
          <w:t xml:space="preserve"> </w:t>
        </w:r>
      </w:ins>
      <w:ins w:id="4299" w:author="PR Preview" w:date="2026-01-01T00:00:00Z">
        <w:r>
          <w:t xml:space="preserve">For example, the</w:t>
        </w:r>
      </w:ins>
      <w:ins w:id="4300" w:author="PR Preview" w:date="2026-01-01T00:00:00Z">
        <w:r>
          <w:t xml:space="preserve"> </w:t>
        </w:r>
      </w:ins>
      <m:oMath>
        <m:r>
          <m:t>2</m:t>
        </m:r>
        <m:r>
          <m:rPr>
            <m:sty m:val="p"/>
          </m:rPr>
          <m:t>×</m:t>
        </m:r>
        <m:r>
          <m:t>3</m:t>
        </m:r>
      </m:oMath>
      <w:ins w:id="4301" w:author="PR Preview" w:date="2026-01-01T00:00:00Z">
        <w:r>
          <w:t xml:space="preserve"> </w:t>
        </w:r>
      </w:ins>
      <w:ins w:id="4302" w:author="PR Preview" w:date="2026-01-01T00:00:00Z">
        <w:r>
          <w:t xml:space="preserve">matrix</w:t>
        </w:r>
      </w:ins>
      <w:ins w:id="4303"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ins w:id="4304" w:author="PR Preview" w:date="2026-01-01T00:00:00Z">
        <w:r>
          <w:t xml:space="preserve"> </w:t>
        </w:r>
      </w:ins>
      <w:ins w:id="4305" w:author="PR Preview" w:date="2026-01-01T00:00:00Z">
        <w:r>
          <w:t xml:space="preserve">has</w:t>
        </w:r>
      </w:ins>
      <w:ins w:id="4306" w:author="PR Preview" w:date="2026-01-01T00:00:00Z">
        <w:r>
          <w:t xml:space="preserve"> </w:t>
        </w:r>
      </w:ins>
      <m:oMath>
        <m:r>
          <m:t>3</m:t>
        </m:r>
      </m:oMath>
      <w:ins w:id="4307" w:author="PR Preview" w:date="2026-01-01T00:00:00Z">
        <w:r>
          <w:t xml:space="preserve"> </w:t>
        </w:r>
      </w:ins>
      <w:ins w:id="4308" w:author="PR Preview" w:date="2026-01-01T00:00:00Z">
        <w:r>
          <w:t xml:space="preserve">columns of length</w:t>
        </w:r>
      </w:ins>
      <w:ins w:id="4309" w:author="PR Preview" w:date="2026-01-01T00:00:00Z">
        <w:r>
          <w:t xml:space="preserve"> </w:t>
        </w:r>
      </w:ins>
      <m:oMath>
        <m:r>
          <m:t>2</m:t>
        </m:r>
      </m:oMath>
      <w:ins w:id="4310" w:author="PR Preview" w:date="2026-01-01T00:00:00Z">
        <w:r>
          <w:t xml:space="preserve">,</w:t>
        </w:r>
      </w:ins>
      <w:ins w:id="4311" w:author="PR Preview" w:date="2026-01-01T00:00:00Z">
        <w:r>
          <w:t xml:space="preserve"> </w:t>
        </w:r>
      </w:ins>
      <w:ins w:id="4312" w:author="PR Preview" w:date="2026-01-01T00:00:00Z">
        <w:r>
          <w:t xml:space="preserve">and</w:t>
        </w:r>
      </w:ins>
      <w:ins w:id="4313" w:author="PR Preview" w:date="2026-01-01T00:00:00Z">
        <w:r>
          <w:t xml:space="preserve"> </w:t>
        </w:r>
      </w:ins>
      <w:ins w:id="4314" w:author="PR Preview" w:date="2026-01-01T00:00:00Z">
        <w:r>
          <w:t xml:space="preserve">$1 \cdot(1, 0) + 1 \cdot(0, 1) - 1 \cdot(1, 1) = \mathord{\smash[b]{\underset{\raise.3ex\hbox{$\scriptstyle\sim$}}{0}}\vphantom{0}}$</w:t>
        </w:r>
      </w:ins>
      <w:ins w:id="4315" w:author="PR Preview" w:date="2026-01-01T00:00:00Z">
        <w:r>
          <w:t xml:space="preserve">,</w:t>
        </w:r>
      </w:ins>
      <w:ins w:id="4316" w:author="PR Preview" w:date="2026-01-01T00:00:00Z">
        <w:r>
          <w:t xml:space="preserve"> </w:t>
        </w:r>
      </w:ins>
      <w:ins w:id="4317" w:author="PR Preview" w:date="2026-01-01T00:00:00Z">
        <w:r>
          <w:t xml:space="preserve">with coefficients that are not all zero.</w:t>
        </w:r>
      </w:ins>
      <w:ins w:id="4318" w:author="PR Preview" w:date="2026-01-01T00:00:00Z">
        <w:r>
          <w:t xml:space="preserve"> </w:t>
        </w:r>
      </w:ins>
      <w:ins w:id="4319" w:author="PR Preview" w:date="2026-01-01T00:00:00Z">
        <w:r>
          <w:t xml:space="preserve">So its</w:t>
        </w:r>
      </w:ins>
      <w:ins w:id="4320" w:author="PR Preview" w:date="2026-01-01T00:00:00Z">
        <w:r>
          <w:t xml:space="preserve"> </w:t>
        </w:r>
      </w:ins>
      <m:oMath>
        <m:r>
          <m:t>3</m:t>
        </m:r>
      </m:oMath>
      <w:ins w:id="4321" w:author="PR Preview" w:date="2026-01-01T00:00:00Z">
        <w:r>
          <w:t xml:space="preserve"> </w:t>
        </w:r>
      </w:ins>
      <w:ins w:id="4322" w:author="PR Preview" w:date="2026-01-01T00:00:00Z">
        <w:r>
          <w:t xml:space="preserve">columns are not linearly independent,</w:t>
        </w:r>
      </w:ins>
      <w:ins w:id="4323" w:author="PR Preview" w:date="2026-01-01T00:00:00Z">
        <w:r>
          <w:t xml:space="preserve"> </w:t>
        </w:r>
      </w:ins>
      <w:ins w:id="4324" w:author="PR Preview" w:date="2026-01-01T00:00:00Z">
        <w:r>
          <w:t xml:space="preserve">and its rank is less than</w:t>
        </w:r>
      </w:ins>
      <w:ins w:id="4325" w:author="PR Preview" w:date="2026-01-01T00:00:00Z">
        <w:r>
          <w:t xml:space="preserve"> </w:t>
        </w:r>
      </w:ins>
      <m:oMath>
        <m:r>
          <m:t>3</m:t>
        </m:r>
      </m:oMath>
      <w:ins w:id="4326" w:author="PR Preview" w:date="2026-01-01T00:00:00Z">
        <w:r>
          <w:t xml:space="preserve">.</w:t>
        </w:r>
      </w:ins>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del w:id="4327" w:author="PR Preview" w:date="2026-01-01T00:00:00Z">
        <w:r>
          <w:delText xml:space="preserve">if</w:delText>
        </w:r>
      </w:del>
      <w:del w:id="4328" w:author="PR Preview" w:date="2026-01-01T00:00:00Z">
        <w:r>
          <w:delText xml:space="preserve"> </w:delText>
        </w:r>
      </w:del>
      <m:oMath>
        <m:limLow>
          <m:e>
            <m:r>
              <m:t>u</m:t>
            </m:r>
          </m:e>
          <m:lim>
            <m:r>
              <m:rPr>
                <m:sty m:val="p"/>
              </m:rPr>
              <m:t>∼</m:t>
            </m:r>
          </m:lim>
        </m:limLow>
        <m:r>
          <m:rPr>
            <m:sty m:val="p"/>
          </m:rPr>
          <m:t>∈</m:t>
        </m:r>
        <m:r>
          <m:rPr>
            <m:scr m:val="script"/>
            <m:sty m:val="p"/>
          </m:rPr>
          <m:t>S</m:t>
        </m:r>
      </m:oMath>
      <w:del w:id="4329" w:author="PR Preview" w:date="2026-01-01T00:00:00Z">
        <w:r>
          <w:delText xml:space="preserve"> </w:delText>
        </w:r>
      </w:del>
      <w:del w:id="4330" w:author="PR Preview" w:date="2026-01-01T00:00:00Z">
        <w:r>
          <w:delText xml:space="preserve">and</w:delText>
        </w:r>
      </w:del>
      <w:del w:id="4331" w:author="PR Preview" w:date="2026-01-01T00:00:00Z">
        <w:r>
          <w:delText xml:space="preserve"> </w:delText>
        </w:r>
      </w:del>
      <m:oMath>
        <m:limLow>
          <m:e>
            <m:r>
              <m:t>v</m:t>
            </m:r>
          </m:e>
          <m:lim>
            <m:r>
              <m:rPr>
                <m:sty m:val="p"/>
              </m:rPr>
              <m:t>∼</m:t>
            </m:r>
          </m:lim>
        </m:limLow>
        <m:r>
          <m:rPr>
            <m:sty m:val="p"/>
          </m:rPr>
          <m:t>∈</m:t>
        </m:r>
        <m:r>
          <m:rPr>
            <m:scr m:val="script"/>
            <m:sty m:val="p"/>
          </m:rPr>
          <m:t>S</m:t>
        </m:r>
      </m:oMath>
      <w:del w:id="4332" w:author="PR Preview" w:date="2026-01-01T00:00:00Z">
        <w:r>
          <w:delText xml:space="preserve">,</w:delText>
        </w:r>
      </w:del>
      <w:del w:id="4333" w:author="PR Preview" w:date="2026-01-01T00:00:00Z">
        <w:r>
          <w:delText xml:space="preserve"> </w:delText>
        </w:r>
      </w:del>
      <w:del w:id="4334" w:author="PR Preview" w:date="2026-01-01T00:00:00Z">
        <w:r>
          <w:delText xml:space="preserve">then</w:delText>
        </w:r>
      </w:del>
      <w:del w:id="4335" w:author="PR Preview" w:date="2026-01-01T00:00:00Z">
        <w:r>
          <w:delText xml:space="preserve"> </w:delText>
        </w:r>
      </w:del>
      <m:oMath>
        <m:limLow>
          <m:e>
            <m:r>
              <m:t>u</m:t>
            </m:r>
          </m:e>
          <m:lim>
            <m:r>
              <m:rPr>
                <m:sty m:val="p"/>
              </m:rPr>
              <m:t>∼</m:t>
            </m:r>
          </m:lim>
        </m:limLow>
        <m:r>
          <m:rPr>
            <m:sty m:val="p"/>
          </m:rPr>
          <m:t>+</m:t>
        </m:r>
        <m:limLow>
          <m:e>
            <m:r>
              <m:t>v</m:t>
            </m:r>
          </m:e>
          <m:lim>
            <m:r>
              <m:rPr>
                <m:sty m:val="p"/>
              </m:rPr>
              <m:t>∼</m:t>
            </m:r>
          </m:lim>
        </m:limLow>
        <m:r>
          <m:rPr>
            <m:sty m:val="p"/>
          </m:rPr>
          <m:t>∈</m:t>
        </m:r>
        <m:r>
          <m:rPr>
            <m:scr m:val="script"/>
            <m:sty m:val="p"/>
          </m:rPr>
          <m:t>S</m:t>
        </m:r>
      </m:oMath>
      <w:del w:id="4336" w:author="PR Preview" w:date="2026-01-01T00:00:00Z">
        <w:r>
          <w:delText xml:space="preserve">;</w:delText>
        </w:r>
      </w:del>
    </w:p>
    <w:p>
      <w:pPr>
        <w:pStyle w:val="Compact"/>
        <w:numPr>
          <w:ilvl w:val="0"/>
          <w:numId w:val="1018"/>
        </w:numPr>
      </w:pPr>
      <w:del w:id="4337" w:author="PR Preview" w:date="2026-01-01T00:00:00Z">
        <w:r>
          <w:delText xml:space="preserve">if</w:delText>
        </w:r>
      </w:del>
      <w:del w:id="4338" w:author="PR Preview" w:date="2026-01-01T00:00:00Z">
        <w:r>
          <w:delText xml:space="preserve"> </w:delText>
        </w:r>
      </w:del>
      <m:oMath>
        <m:limLow>
          <m:e>
            <m:r>
              <m:t>u</m:t>
            </m:r>
          </m:e>
          <m:lim>
            <m:r>
              <m:rPr>
                <m:sty m:val="p"/>
              </m:rPr>
              <m:t>∼</m:t>
            </m:r>
          </m:lim>
        </m:limLow>
        <m:r>
          <m:rPr>
            <m:sty m:val="p"/>
          </m:rPr>
          <m:t>∈</m:t>
        </m:r>
        <m:r>
          <m:rPr>
            <m:scr m:val="script"/>
            <m:sty m:val="p"/>
          </m:rPr>
          <m:t>S</m:t>
        </m:r>
      </m:oMath>
      <w:del w:id="4339" w:author="PR Preview" w:date="2026-01-01T00:00:00Z">
        <w:r>
          <w:delText xml:space="preserve"> </w:delText>
        </w:r>
      </w:del>
      <w:del w:id="4340" w:author="PR Preview" w:date="2026-01-01T00:00:00Z">
        <w:r>
          <w:delText xml:space="preserve">and</w:delText>
        </w:r>
      </w:del>
      <w:del w:id="4341" w:author="PR Preview" w:date="2026-01-01T00:00:00Z">
        <w:r>
          <w:delText xml:space="preserve"> </w:delText>
        </w:r>
      </w:del>
      <m:oMath>
        <m:r>
          <m:t>c</m:t>
        </m:r>
        <m:r>
          <m:rPr>
            <m:sty m:val="p"/>
          </m:rPr>
          <m:t>∈</m:t>
        </m:r>
        <m:r>
          <m:rPr>
            <m:scr m:val="double-struck"/>
            <m:sty m:val="p"/>
          </m:rPr>
          <m:t>R</m:t>
        </m:r>
      </m:oMath>
      <w:del w:id="4342" w:author="PR Preview" w:date="2026-01-01T00:00:00Z">
        <w:r>
          <w:delText xml:space="preserve">,</w:delText>
        </w:r>
      </w:del>
      <w:del w:id="4343" w:author="PR Preview" w:date="2026-01-01T00:00:00Z">
        <w:r>
          <w:delText xml:space="preserve"> </w:delText>
        </w:r>
      </w:del>
      <w:del w:id="4344" w:author="PR Preview" w:date="2026-01-01T00:00:00Z">
        <w:r>
          <w:delText xml:space="preserve">then</w:delText>
        </w:r>
      </w:del>
      <w:del w:id="4345" w:author="PR Preview" w:date="2026-01-01T00:00:00Z">
        <w:r>
          <w:delText xml:space="preserve"> </w:delText>
        </w:r>
      </w:del>
      <m:oMath>
        <m:r>
          <m:t>c</m:t>
        </m:r>
        <m:limLow>
          <m:e>
            <m:r>
              <m:t>u</m:t>
            </m:r>
          </m:e>
          <m:lim>
            <m:r>
              <m:rPr>
                <m:sty m:val="p"/>
              </m:rPr>
              <m:t>∼</m:t>
            </m:r>
          </m:lim>
        </m:limLow>
        <m:r>
          <m:rPr>
            <m:sty m:val="p"/>
          </m:rPr>
          <m:t>∈</m:t>
        </m:r>
        <m:r>
          <m:rPr>
            <m:scr m:val="script"/>
            <m:sty m:val="p"/>
          </m:rPr>
          <m:t>S</m:t>
        </m:r>
      </m:oMath>
      <w:del w:id="4346" w:author="PR Preview" w:date="2026-01-01T00:00:00Z">
        <w:r>
          <w:delText xml:space="preserve">.</w:delText>
        </w:r>
      </w:del>
    </w:p>
    <w:p>
      <w:pPr>
        <w:pStyle w:val="Compact"/>
        <w:numPr>
          <w:ilvl w:val="0"/>
          <w:numId w:val="1018"/>
        </w:numPr>
      </w:pPr>
      <w:ins w:id="4347" w:author="PR Preview" w:date="2026-01-01T00:00:00Z">
        <w:r>
          <w:t xml:space="preserve">if</w:t>
        </w:r>
      </w:ins>
      <w:ins w:id="4348" w:author="PR Preview" w:date="2026-01-01T00:00:00Z">
        <w:r>
          <w:t xml:space="preserve"> </w:t>
        </w:r>
      </w:ins>
      <w:ins w:id="4349" w:author="PR Preview" w:date="2026-01-01T00:00:00Z">
        <w:r>
          <w:t xml:space="preserve">$\mathord{\smash[b]{\underset{\raise.3ex\hbox{$\scriptstyle\sim$}}{u}}\vphantom{u}} \in \mathcal{S}$</w:t>
        </w:r>
      </w:ins>
      <w:ins w:id="4350" w:author="PR Preview" w:date="2026-01-01T00:00:00Z">
        <w:r>
          <w:t xml:space="preserve"> </w:t>
        </w:r>
      </w:ins>
      <w:ins w:id="4351" w:author="PR Preview" w:date="2026-01-01T00:00:00Z">
        <w:r>
          <w:t xml:space="preserve">and</w:t>
        </w:r>
      </w:ins>
      <w:ins w:id="4352" w:author="PR Preview" w:date="2026-01-01T00:00:00Z">
        <w:r>
          <w:t xml:space="preserve"> </w:t>
        </w:r>
      </w:ins>
      <w:ins w:id="4353" w:author="PR Preview" w:date="2026-01-01T00:00:00Z">
        <w:r>
          <w:t xml:space="preserve">$\mathord{\smash[b]{\underset{\raise.3ex\hbox{$\scriptstyle\sim$}}{v}}\vphantom{v}} \in \mathcal{S}$</w:t>
        </w:r>
      </w:ins>
      <w:ins w:id="4354" w:author="PR Preview" w:date="2026-01-01T00:00:00Z">
        <w:r>
          <w:t xml:space="preserve">,</w:t>
        </w:r>
      </w:ins>
      <w:ins w:id="4355" w:author="PR Preview" w:date="2026-01-01T00:00:00Z">
        <w:r>
          <w:t xml:space="preserve"> </w:t>
        </w:r>
      </w:ins>
      <w:ins w:id="4356" w:author="PR Preview" w:date="2026-01-01T00:00:00Z">
        <w:r>
          <w:t xml:space="preserve">then</w:t>
        </w:r>
      </w:ins>
      <w:ins w:id="4357" w:author="PR Preview" w:date="2026-01-01T00:00:00Z">
        <w:r>
          <w:t xml:space="preserve"> </w:t>
        </w:r>
      </w:ins>
      <w:ins w:id="4358" w:author="PR Preview" w:date="2026-01-01T00:00:00Z">
        <w:r>
          <w:t xml:space="preserve">$\mathord{\smash[b]{\underset{\raise.3ex\hbox{$\scriptstyle\sim$}}{u}}\vphantom{u}} + \mathord{\smash[b]{\underset{\raise.3ex\hbox{$\scriptstyle\sim$}}{v}}\vphantom{v}} \in \mathcal{S}$</w:t>
        </w:r>
      </w:ins>
      <w:ins w:id="4359" w:author="PR Preview" w:date="2026-01-01T00:00:00Z">
        <w:r>
          <w:t xml:space="preserve">;</w:t>
        </w:r>
      </w:ins>
    </w:p>
    <w:p>
      <w:pPr>
        <w:pStyle w:val="Compact"/>
        <w:numPr>
          <w:ilvl w:val="0"/>
          <w:numId w:val="1018"/>
        </w:numPr>
      </w:pPr>
      <w:ins w:id="4360" w:author="PR Preview" w:date="2026-01-01T00:00:00Z">
        <w:r>
          <w:t xml:space="preserve">if</w:t>
        </w:r>
      </w:ins>
      <w:ins w:id="4361" w:author="PR Preview" w:date="2026-01-01T00:00:00Z">
        <w:r>
          <w:t xml:space="preserve"> </w:t>
        </w:r>
      </w:ins>
      <w:ins w:id="4362" w:author="PR Preview" w:date="2026-01-01T00:00:00Z">
        <w:r>
          <w:t xml:space="preserve">$\mathord{\smash[b]{\underset{\raise.3ex\hbox{$\scriptstyle\sim$}}{u}}\vphantom{u}} \in \mathcal{S}$</w:t>
        </w:r>
      </w:ins>
      <w:ins w:id="4363" w:author="PR Preview" w:date="2026-01-01T00:00:00Z">
        <w:r>
          <w:t xml:space="preserve"> </w:t>
        </w:r>
      </w:ins>
      <w:ins w:id="4364" w:author="PR Preview" w:date="2026-01-01T00:00:00Z">
        <w:r>
          <w:t xml:space="preserve">and</w:t>
        </w:r>
      </w:ins>
      <w:ins w:id="4365" w:author="PR Preview" w:date="2026-01-01T00:00:00Z">
        <w:r>
          <w:t xml:space="preserve"> </w:t>
        </w:r>
      </w:ins>
      <m:oMath>
        <m:r>
          <m:t>c</m:t>
        </m:r>
        <m:r>
          <m:rPr>
            <m:sty m:val="p"/>
          </m:rPr>
          <m:t>∈</m:t>
        </m:r>
        <m:r>
          <m:rPr>
            <m:scr m:val="double-struck"/>
            <m:sty m:val="p"/>
          </m:rPr>
          <m:t>R</m:t>
        </m:r>
      </m:oMath>
      <w:ins w:id="4366" w:author="PR Preview" w:date="2026-01-01T00:00:00Z">
        <w:r>
          <w:t xml:space="preserve">,</w:t>
        </w:r>
      </w:ins>
      <w:ins w:id="4367" w:author="PR Preview" w:date="2026-01-01T00:00:00Z">
        <w:r>
          <w:t xml:space="preserve"> </w:t>
        </w:r>
      </w:ins>
      <w:ins w:id="4368" w:author="PR Preview" w:date="2026-01-01T00:00:00Z">
        <w:r>
          <w:t xml:space="preserve">then</w:t>
        </w:r>
      </w:ins>
      <w:ins w:id="4369" w:author="PR Preview" w:date="2026-01-01T00:00:00Z">
        <w:r>
          <w:t xml:space="preserve"> </w:t>
        </w:r>
      </w:ins>
      <w:ins w:id="4370" w:author="PR Preview" w:date="2026-01-01T00:00:00Z">
        <w:r>
          <w:t xml:space="preserve">$c \mathord{\smash[b]{\underset{\raise.3ex\hbox{$\scriptstyle\sim$}}{u}}\vphantom{u}} \in \mathcal{S}$</w:t>
        </w:r>
      </w:ins>
      <w:ins w:id="4371" w:author="PR Preview" w:date="2026-01-01T00:00:00Z">
        <w:r>
          <w:t xml:space="preserve">.</w:t>
        </w:r>
      </w:ins>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del w:id="4372" w:author="PR Preview" w:date="2026-01-01T00:00:00Z">
        <w:r>
          <w:delText xml:space="preserve">So</w:delText>
        </w:r>
      </w:del>
      <w:del w:id="4373" w:author="PR Preview" w:date="2026-01-01T00:00:00Z">
        <w:r>
          <w:delText xml:space="preserve"> </w:delText>
        </w:r>
      </w:del>
      <m:oMath>
        <m:r>
          <m:rPr>
            <m:scr m:val="script"/>
            <m:sty m:val="p"/>
          </m:rPr>
          <m:t>S</m:t>
        </m:r>
      </m:oMath>
      <w:del w:id="4374" w:author="PR Preview" w:date="2026-01-01T00:00:00Z">
        <w:r>
          <w:delText xml:space="preserve"> </w:delText>
        </w:r>
      </w:del>
      <w:del w:id="4375" w:author="PR Preview" w:date="2026-01-01T00:00:00Z">
        <w:r>
          <w:delText xml:space="preserve">is a subspace of</w:delText>
        </w:r>
      </w:del>
      <w:del w:id="4376" w:author="PR Preview" w:date="2026-01-01T00:00:00Z">
        <w:r>
          <w:delText xml:space="preserve"> </w:delText>
        </w:r>
      </w:del>
      <m:oMath>
        <m:sSup>
          <m:e>
            <m:r>
              <m:rPr>
                <m:scr m:val="double-struck"/>
                <m:sty m:val="p"/>
              </m:rPr>
              <m:t>R</m:t>
            </m:r>
          </m:e>
          <m:sup>
            <m:r>
              <m:t>2</m:t>
            </m:r>
          </m:sup>
        </m:sSup>
      </m:oMath>
      <w:del w:id="4377" w:author="PR Preview" w:date="2026-01-01T00:00:00Z">
        <w:r>
          <w:delText xml:space="preserve">.</w:delText>
        </w:r>
      </w:del>
      <w:del w:id="4378" w:author="PR Preview" w:date="2026-01-01T00:00:00Z">
        <w:r>
          <w:delText xml:space="preserve"> </w:delText>
        </w:r>
      </w:del>
      <w:del w:id="4379" w:author="PR Preview" w:date="2026-01-01T00:00:00Z">
        <w:r>
          <w:delText xml:space="preserve">Two other subspaces of</w:delText>
        </w:r>
      </w:del>
      <w:del w:id="4380" w:author="PR Preview" w:date="2026-01-01T00:00:00Z">
        <w:r>
          <w:delText xml:space="preserve"> </w:delText>
        </w:r>
      </w:del>
      <m:oMath>
        <m:sSup>
          <m:e>
            <m:r>
              <m:rPr>
                <m:scr m:val="double-struck"/>
                <m:sty m:val="p"/>
              </m:rPr>
              <m:t>R</m:t>
            </m:r>
          </m:e>
          <m:sup>
            <m:r>
              <m:t>p</m:t>
            </m:r>
          </m:sup>
        </m:sSup>
      </m:oMath>
      <w:del w:id="4381" w:author="PR Preview" w:date="2026-01-01T00:00:00Z">
        <w:r>
          <w:delText xml:space="preserve"> </w:delText>
        </w:r>
      </w:del>
      <w:del w:id="4382" w:author="PR Preview" w:date="2026-01-01T00:00:00Z">
        <w:r>
          <w:delText xml:space="preserve">are</w:delText>
        </w:r>
      </w:del>
      <w:del w:id="4383" w:author="PR Preview" w:date="2026-01-01T00:00:00Z">
        <w:r>
          <w:delText xml:space="preserve"> </w:delText>
        </w:r>
      </w:del>
      <w:del w:id="4384" w:author="PR Preview" w:date="2026-01-01T00:00:00Z">
        <w:r>
          <w:delText xml:space="preserve">the set</w:delText>
        </w:r>
      </w:del>
      <w:del w:id="4385" w:author="PR Preview" w:date="2026-01-01T00:00:00Z">
        <w:r>
          <w:delText xml:space="preserve"> </w:delText>
        </w:r>
      </w:del>
      <m:oMath>
        <m:r>
          <m:t>​</m:t>
        </m:r>
        <m:d>
          <m:dPr>
            <m:begChr m:val="{"/>
            <m:sepChr m:val=""/>
            <m:endChr m:val="}"/>
            <m:grow/>
          </m:dPr>
          <m:e>
            <m:limLow>
              <m:e>
                <m:r>
                  <m:t>0</m:t>
                </m:r>
              </m:e>
              <m:lim>
                <m:r>
                  <m:rPr>
                    <m:sty m:val="p"/>
                  </m:rPr>
                  <m:t>∼</m:t>
                </m:r>
              </m:lim>
            </m:limLow>
          </m:e>
        </m:d>
        <m:r>
          <m:t>​</m:t>
        </m:r>
      </m:oMath>
      <w:del w:id="4386" w:author="PR Preview" w:date="2026-01-01T00:00:00Z">
        <w:r>
          <w:delText xml:space="preserve"> </w:delText>
        </w:r>
      </w:del>
      <w:del w:id="4387" w:author="PR Preview" w:date="2026-01-01T00:00:00Z">
        <w:r>
          <w:delText xml:space="preserve">that holds only the zero vector,</w:delText>
        </w:r>
      </w:del>
      <w:del w:id="4388" w:author="PR Preview" w:date="2026-01-01T00:00:00Z">
        <w:r>
          <w:delText xml:space="preserve"> </w:delText>
        </w:r>
      </w:del>
      <w:del w:id="4389" w:author="PR Preview" w:date="2026-01-01T00:00:00Z">
        <w:r>
          <w:delText xml:space="preserve">and</w:delText>
        </w:r>
      </w:del>
      <w:del w:id="4390" w:author="PR Preview" w:date="2026-01-01T00:00:00Z">
        <w:r>
          <w:delText xml:space="preserve"> </w:delText>
        </w:r>
      </w:del>
      <m:oMath>
        <m:sSup>
          <m:e>
            <m:r>
              <m:rPr>
                <m:scr m:val="double-struck"/>
                <m:sty m:val="p"/>
              </m:rPr>
              <m:t>R</m:t>
            </m:r>
          </m:e>
          <m:sup>
            <m:r>
              <m:t>p</m:t>
            </m:r>
          </m:sup>
        </m:sSup>
      </m:oMath>
      <w:del w:id="4391" w:author="PR Preview" w:date="2026-01-01T00:00:00Z">
        <w:r>
          <w:delText xml:space="preserve"> </w:delText>
        </w:r>
      </w:del>
      <w:del w:id="4392" w:author="PR Preview" w:date="2026-01-01T00:00:00Z">
        <w:r>
          <w:delText xml:space="preserve">itself.</w:delText>
        </w:r>
      </w:del>
    </w:p>
    <w:p>
      <w:pPr>
        <w:pStyle w:val="FirstParagraph"/>
      </w:pPr>
      <w:ins w:id="4393" w:author="PR Preview" w:date="2026-01-01T00:00:00Z">
        <w:r>
          <w:t xml:space="preserve">So</w:t>
        </w:r>
      </w:ins>
      <w:ins w:id="4394" w:author="PR Preview" w:date="2026-01-01T00:00:00Z">
        <w:r>
          <w:t xml:space="preserve"> </w:t>
        </w:r>
      </w:ins>
      <m:oMath>
        <m:r>
          <m:rPr>
            <m:scr m:val="script"/>
            <m:sty m:val="p"/>
          </m:rPr>
          <m:t>S</m:t>
        </m:r>
      </m:oMath>
      <w:ins w:id="4395" w:author="PR Preview" w:date="2026-01-01T00:00:00Z">
        <w:r>
          <w:t xml:space="preserve"> </w:t>
        </w:r>
      </w:ins>
      <w:ins w:id="4396" w:author="PR Preview" w:date="2026-01-01T00:00:00Z">
        <w:r>
          <w:t xml:space="preserve">is a subspace of</w:t>
        </w:r>
      </w:ins>
      <w:ins w:id="4397" w:author="PR Preview" w:date="2026-01-01T00:00:00Z">
        <w:r>
          <w:t xml:space="preserve"> </w:t>
        </w:r>
      </w:ins>
      <m:oMath>
        <m:sSup>
          <m:e>
            <m:r>
              <m:rPr>
                <m:scr m:val="double-struck"/>
                <m:sty m:val="p"/>
              </m:rPr>
              <m:t>R</m:t>
            </m:r>
          </m:e>
          <m:sup>
            <m:r>
              <m:t>2</m:t>
            </m:r>
          </m:sup>
        </m:sSup>
      </m:oMath>
      <w:ins w:id="4398" w:author="PR Preview" w:date="2026-01-01T00:00:00Z">
        <w:r>
          <w:t xml:space="preserve">.</w:t>
        </w:r>
      </w:ins>
      <w:ins w:id="4399" w:author="PR Preview" w:date="2026-01-01T00:00:00Z">
        <w:r>
          <w:t xml:space="preserve"> </w:t>
        </w:r>
      </w:ins>
      <w:ins w:id="4400" w:author="PR Preview" w:date="2026-01-01T00:00:00Z">
        <w:r>
          <w:t xml:space="preserve">Two other subspaces of</w:t>
        </w:r>
      </w:ins>
      <w:ins w:id="4401" w:author="PR Preview" w:date="2026-01-01T00:00:00Z">
        <w:r>
          <w:t xml:space="preserve"> </w:t>
        </w:r>
      </w:ins>
      <m:oMath>
        <m:sSup>
          <m:e>
            <m:r>
              <m:rPr>
                <m:scr m:val="double-struck"/>
                <m:sty m:val="p"/>
              </m:rPr>
              <m:t>R</m:t>
            </m:r>
          </m:e>
          <m:sup>
            <m:r>
              <m:t>p</m:t>
            </m:r>
          </m:sup>
        </m:sSup>
      </m:oMath>
      <w:ins w:id="4402" w:author="PR Preview" w:date="2026-01-01T00:00:00Z">
        <w:r>
          <w:t xml:space="preserve"> </w:t>
        </w:r>
      </w:ins>
      <w:ins w:id="4403" w:author="PR Preview" w:date="2026-01-01T00:00:00Z">
        <w:r>
          <w:t xml:space="preserve">are</w:t>
        </w:r>
      </w:ins>
      <w:ins w:id="4404" w:author="PR Preview" w:date="2026-01-01T00:00:00Z">
        <w:r>
          <w:t xml:space="preserve"> </w:t>
        </w:r>
      </w:ins>
      <w:ins w:id="4405" w:author="PR Preview" w:date="2026-01-01T00:00:00Z">
        <w:r>
          <w:t xml:space="preserve">the set</w:t>
        </w:r>
      </w:ins>
      <w:ins w:id="4406" w:author="PR Preview" w:date="2026-01-01T00:00:00Z">
        <w:r>
          <w:t xml:space="preserve"> </w:t>
        </w:r>
      </w:ins>
      <w:ins w:id="4407" w:author="PR Preview" w:date="2026-01-01T00:00:00Z">
        <w:r>
          <w:t xml:space="preserve">$\mathopen{}\left\{\mathord{\smash[b]{\underset{\raise.3ex\hbox{$\scriptstyle\sim$}}{0}}\vphantom{0}}\right\}\mathclose{}$</w:t>
        </w:r>
      </w:ins>
      <w:ins w:id="4408" w:author="PR Preview" w:date="2026-01-01T00:00:00Z">
        <w:r>
          <w:t xml:space="preserve"> </w:t>
        </w:r>
      </w:ins>
      <w:ins w:id="4409" w:author="PR Preview" w:date="2026-01-01T00:00:00Z">
        <w:r>
          <w:t xml:space="preserve">that holds only the zero vector,</w:t>
        </w:r>
      </w:ins>
      <w:ins w:id="4410" w:author="PR Preview" w:date="2026-01-01T00:00:00Z">
        <w:r>
          <w:t xml:space="preserve"> </w:t>
        </w:r>
      </w:ins>
      <w:ins w:id="4411" w:author="PR Preview" w:date="2026-01-01T00:00:00Z">
        <w:r>
          <w:t xml:space="preserve">and</w:t>
        </w:r>
      </w:ins>
      <w:ins w:id="4412" w:author="PR Preview" w:date="2026-01-01T00:00:00Z">
        <w:r>
          <w:t xml:space="preserve"> </w:t>
        </w:r>
      </w:ins>
      <m:oMath>
        <m:sSup>
          <m:e>
            <m:r>
              <m:rPr>
                <m:scr m:val="double-struck"/>
                <m:sty m:val="p"/>
              </m:rPr>
              <m:t>R</m:t>
            </m:r>
          </m:e>
          <m:sup>
            <m:r>
              <m:t>p</m:t>
            </m:r>
          </m:sup>
        </m:sSup>
      </m:oMath>
      <w:ins w:id="4413" w:author="PR Preview" w:date="2026-01-01T00:00:00Z">
        <w:r>
          <w:t xml:space="preserve"> </w:t>
        </w:r>
      </w:ins>
      <w:ins w:id="4414" w:author="PR Preview" w:date="2026-01-01T00:00:00Z">
        <w:r>
          <w:t xml:space="preserve">itself.</w:t>
        </w:r>
      </w:ins>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del w:id="4415" w:author="PR Preview" w:date="2026-01-01T00:00:00Z">
        <w:r>
          <w:rPr>
            <w:b/>
            <w:bCs/>
          </w:rPr>
          <w:delText xml:space="preserve">Theorem 21 (Every subspace contains the zero vector)</w:delText>
        </w:r>
      </w:del>
      <w:del w:id="4416" w:author="PR Preview" w:date="2026-01-01T00:00:00Z">
        <w:r>
          <w:delText xml:space="preserve"> </w:delText>
        </w:r>
      </w:del>
      <w:del w:id="4417" w:author="PR Preview" w:date="2026-01-01T00:00:00Z">
        <w:r>
          <w:delText xml:space="preserve">If</w:delText>
        </w:r>
      </w:del>
      <w:del w:id="4418" w:author="PR Preview" w:date="2026-01-01T00:00:00Z">
        <w:r>
          <w:delText xml:space="preserve"> </w:delText>
        </w:r>
      </w:del>
      <m:oMath>
        <m:r>
          <m:rPr>
            <m:scr m:val="script"/>
            <m:sty m:val="p"/>
          </m:rPr>
          <m:t>S</m:t>
        </m:r>
      </m:oMath>
      <w:del w:id="4419" w:author="PR Preview" w:date="2026-01-01T00:00:00Z">
        <w:r>
          <w:delText xml:space="preserve"> </w:delText>
        </w:r>
      </w:del>
      <w:del w:id="4420" w:author="PR Preview" w:date="2026-01-01T00:00:00Z">
        <w:r>
          <w:delText xml:space="preserve">is a subspace of</w:delText>
        </w:r>
      </w:del>
      <w:del w:id="4421" w:author="PR Preview" w:date="2026-01-01T00:00:00Z">
        <w:r>
          <w:delText xml:space="preserve"> </w:delText>
        </w:r>
      </w:del>
      <m:oMath>
        <m:sSup>
          <m:e>
            <m:r>
              <m:rPr>
                <m:scr m:val="double-struck"/>
                <m:sty m:val="p"/>
              </m:rPr>
              <m:t>R</m:t>
            </m:r>
          </m:e>
          <m:sup>
            <m:r>
              <m:t>p</m:t>
            </m:r>
          </m:sup>
        </m:sSup>
      </m:oMath>
      <w:del w:id="4422" w:author="PR Preview" w:date="2026-01-01T00:00:00Z">
        <w:r>
          <w:delText xml:space="preserve"> </w:delText>
        </w:r>
      </w:del>
      <w:del w:id="4423" w:author="PR Preview" w:date="2026-01-01T00:00:00Z">
        <w:r>
          <w:delText xml:space="preserve">(</w:delText>
        </w:r>
      </w:del>
      <w:hyperlink w:anchor="def-subspace">
        <w:del w:id="4424" w:author="PR Preview" w:date="2026-01-01T00:00:00Z">
          <w:r>
            <w:rPr>
              <w:rStyle w:val="Hyperlink"/>
            </w:rPr>
            <w:delText xml:space="preserve">Definition 46</w:delText>
          </w:r>
        </w:del>
      </w:hyperlink>
      <w:del w:id="4425" w:author="PR Preview" w:date="2026-01-01T00:00:00Z">
        <w:r>
          <w:delText xml:space="preserve">),</w:delText>
        </w:r>
      </w:del>
      <w:del w:id="4426" w:author="PR Preview" w:date="2026-01-01T00:00:00Z">
        <w:r>
          <w:delText xml:space="preserve"> </w:delText>
        </w:r>
      </w:del>
      <w:del w:id="4427" w:author="PR Preview" w:date="2026-01-01T00:00:00Z">
        <w:r>
          <w:delText xml:space="preserve">then</w:delText>
        </w:r>
      </w:del>
      <w:del w:id="4428" w:author="PR Preview" w:date="2026-01-01T00:00:00Z">
        <w:r>
          <w:delText xml:space="preserve"> </w:delText>
        </w:r>
      </w:del>
      <m:oMath>
        <m:limLow>
          <m:e>
            <m:r>
              <m:t>0</m:t>
            </m:r>
          </m:e>
          <m:lim>
            <m:r>
              <m:rPr>
                <m:sty m:val="p"/>
              </m:rPr>
              <m:t>∼</m:t>
            </m:r>
          </m:lim>
        </m:limLow>
        <m:r>
          <m:rPr>
            <m:sty m:val="p"/>
          </m:rPr>
          <m:t>∈</m:t>
        </m:r>
        <m:r>
          <m:rPr>
            <m:scr m:val="script"/>
            <m:sty m:val="p"/>
          </m:rPr>
          <m:t>S</m:t>
        </m:r>
      </m:oMath>
      <w:del w:id="4429" w:author="PR Preview" w:date="2026-01-01T00:00:00Z">
        <w:r>
          <w:delText xml:space="preserve">.</w:delText>
        </w:r>
      </w:del>
    </w:p>
    <w:p>
      <w:pPr>
        <w:pStyle w:val="BodyText"/>
      </w:pPr>
      <w:del w:id="4430" w:author="PR Preview" w:date="2026-01-01T00:00:00Z">
        <w:r>
          <w:rPr>
            <w:i/>
            <w:iCs/>
          </w:rPr>
          <w:delText xml:space="preserve">Proof</w:delText>
        </w:r>
      </w:del>
      <w:del w:id="4431" w:author="PR Preview" w:date="2026-01-01T00:00:00Z">
        <w:r>
          <w:delText xml:space="preserve">. </w:delText>
        </w:r>
      </w:del>
      <w:del w:id="4432" w:author="PR Preview" w:date="2026-01-01T00:00:00Z">
        <w:r>
          <w:delText xml:space="preserve">A subspace is not empty, so it contains some vector</w:delText>
        </w:r>
      </w:del>
      <w:del w:id="4433" w:author="PR Preview" w:date="2026-01-01T00:00:00Z">
        <w:r>
          <w:delText xml:space="preserve"> </w:delText>
        </w:r>
      </w:del>
      <m:oMath>
        <m:limLow>
          <m:e>
            <m:r>
              <m:t>u</m:t>
            </m:r>
          </m:e>
          <m:lim>
            <m:r>
              <m:rPr>
                <m:sty m:val="p"/>
              </m:rPr>
              <m:t>∼</m:t>
            </m:r>
          </m:lim>
        </m:limLow>
      </m:oMath>
      <w:del w:id="4434" w:author="PR Preview" w:date="2026-01-01T00:00:00Z">
        <w:r>
          <w:delText xml:space="preserve">.</w:delText>
        </w:r>
      </w:del>
      <w:del w:id="4435" w:author="PR Preview" w:date="2026-01-01T00:00:00Z">
        <w:r>
          <w:delText xml:space="preserve"> </w:delText>
        </w:r>
      </w:del>
      <w:del w:id="4436" w:author="PR Preview" w:date="2026-01-01T00:00:00Z">
        <w:r>
          <w:delText xml:space="preserve">Closure under scalar multiplication with</w:delText>
        </w:r>
      </w:del>
      <w:del w:id="4437" w:author="PR Preview" w:date="2026-01-01T00:00:00Z">
        <w:r>
          <w:delText xml:space="preserve"> </w:delText>
        </w:r>
      </w:del>
      <m:oMath>
        <m:r>
          <m:t>c</m:t>
        </m:r>
        <m:r>
          <m:rPr>
            <m:sty m:val="p"/>
          </m:rPr>
          <m:t>=</m:t>
        </m:r>
        <m:r>
          <m:t>0</m:t>
        </m:r>
      </m:oMath>
      <w:del w:id="4438" w:author="PR Preview" w:date="2026-01-01T00:00:00Z">
        <w:r>
          <w:delText xml:space="preserve"> </w:delText>
        </w:r>
      </w:del>
      <w:del w:id="4439" w:author="PR Preview" w:date="2026-01-01T00:00:00Z">
        <w:r>
          <w:delText xml:space="preserve">puts</w:delText>
        </w:r>
      </w:del>
      <w:del w:id="4440" w:author="PR Preview" w:date="2026-01-01T00:00:00Z">
        <w:r>
          <w:delText xml:space="preserve"> </w:delText>
        </w:r>
      </w:del>
      <m:oMath>
        <m:r>
          <m:t>0</m:t>
        </m:r>
        <m:r>
          <m:rPr>
            <m:sty m:val="p"/>
          </m:rPr>
          <m:t>⋅</m:t>
        </m:r>
        <m:limLow>
          <m:e>
            <m:r>
              <m:t>u</m:t>
            </m:r>
          </m:e>
          <m:lim>
            <m:r>
              <m:rPr>
                <m:sty m:val="p"/>
              </m:rPr>
              <m:t>∼</m:t>
            </m:r>
          </m:lim>
        </m:limLow>
      </m:oMath>
      <w:del w:id="4441" w:author="PR Preview" w:date="2026-01-01T00:00:00Z">
        <w:r>
          <w:delText xml:space="preserve"> </w:delText>
        </w:r>
      </w:del>
      <w:del w:id="4442" w:author="PR Preview" w:date="2026-01-01T00:00:00Z">
        <w:r>
          <w:delText xml:space="preserve">in</w:delText>
        </w:r>
      </w:del>
      <w:del w:id="4443" w:author="PR Preview" w:date="2026-01-01T00:00:00Z">
        <w:r>
          <w:delText xml:space="preserve"> </w:delText>
        </w:r>
      </w:del>
      <m:oMath>
        <m:r>
          <m:rPr>
            <m:scr m:val="script"/>
            <m:sty m:val="p"/>
          </m:rPr>
          <m:t>S</m:t>
        </m:r>
      </m:oMath>
      <w:del w:id="4444" w:author="PR Preview" w:date="2026-01-01T00:00:00Z">
        <w:r>
          <w:delText xml:space="preserve">,</w:delText>
        </w:r>
      </w:del>
      <w:del w:id="4445" w:author="PR Preview" w:date="2026-01-01T00:00:00Z">
        <w:r>
          <w:delText xml:space="preserve"> </w:delText>
        </w:r>
      </w:del>
      <w:del w:id="4446" w:author="PR Preview" w:date="2026-01-01T00:00:00Z">
        <w:r>
          <w:delText xml:space="preserve">and</w:delText>
        </w:r>
      </w:del>
      <w:del w:id="4447" w:author="PR Preview" w:date="2026-01-01T00:00:00Z">
        <w:r>
          <w:delText xml:space="preserve"> </w:delText>
        </w:r>
      </w:del>
      <m:oMath>
        <m:r>
          <m:t>0</m:t>
        </m:r>
        <m:r>
          <m:rPr>
            <m:sty m:val="p"/>
          </m:rPr>
          <m:t>⋅</m:t>
        </m:r>
        <m:limLow>
          <m:e>
            <m:r>
              <m:t>u</m:t>
            </m:r>
          </m:e>
          <m:lim>
            <m:r>
              <m:rPr>
                <m:sty m:val="p"/>
              </m:rPr>
              <m:t>∼</m:t>
            </m:r>
          </m:lim>
        </m:limLow>
        <m:r>
          <m:rPr>
            <m:sty m:val="p"/>
          </m:rPr>
          <m:t>=</m:t>
        </m:r>
        <m:limLow>
          <m:e>
            <m:r>
              <m:t>0</m:t>
            </m:r>
          </m:e>
          <m:lim>
            <m:r>
              <m:rPr>
                <m:sty m:val="p"/>
              </m:rPr>
              <m:t>∼</m:t>
            </m:r>
          </m:lim>
        </m:limLow>
      </m:oMath>
      <w:del w:id="4448" w:author="PR Preview" w:date="2026-01-01T00:00:00Z">
        <w:r>
          <w:delText xml:space="preserve">.</w:delText>
        </w:r>
      </w:del>
    </w:p>
    <w:p>
      <w:pPr>
        <w:pStyle w:val="BodyText"/>
      </w:pPr>
      <w:del w:id="4449" w:author="PR Preview" w:date="2026-01-01T00:00:00Z">
        <w:r>
          <w:rPr>
            <w:b/>
            <w:bCs/>
          </w:rPr>
          <w:delText xml:space="preserve">Example 39 (Using the zero vector to rule out a subspace)</w:delText>
        </w:r>
      </w:del>
      <w:del w:id="4450" w:author="PR Preview" w:date="2026-01-01T00:00:00Z">
        <w:r>
          <w:delText xml:space="preserve"> </w:delText>
        </w:r>
      </w:del>
      <w:del w:id="4451" w:author="PR Preview" w:date="2026-01-01T00:00:00Z">
        <w:r>
          <w:delText xml:space="preserve">The plane</w:delText>
        </w:r>
      </w:del>
      <w:del w:id="4452" w:author="PR Preview" w:date="2026-01-01T00:00:00Z">
        <w:r>
          <w:delText xml:space="preserve"> </w:delText>
        </w:r>
      </w:del>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del w:id="4453" w:author="PR Preview" w:date="2026-01-01T00:00:00Z">
        <w:r>
          <w:delText xml:space="preserve"> </w:delText>
        </w:r>
      </w:del>
      <w:del w:id="4454" w:author="PR Preview" w:date="2026-01-01T00:00:00Z">
        <w:r>
          <w:delText xml:space="preserve">in</w:delText>
        </w:r>
      </w:del>
      <w:del w:id="4455" w:author="PR Preview" w:date="2026-01-01T00:00:00Z">
        <w:r>
          <w:delText xml:space="preserve"> </w:delText>
        </w:r>
      </w:del>
      <m:oMath>
        <m:sSup>
          <m:e>
            <m:r>
              <m:rPr>
                <m:scr m:val="double-struck"/>
                <m:sty m:val="p"/>
              </m:rPr>
              <m:t>R</m:t>
            </m:r>
          </m:e>
          <m:sup>
            <m:r>
              <m:t>3</m:t>
            </m:r>
          </m:sup>
        </m:sSup>
      </m:oMath>
      <w:del w:id="4456" w:author="PR Preview" w:date="2026-01-01T00:00:00Z">
        <w:r>
          <w:delText xml:space="preserve"> </w:delText>
        </w:r>
      </w:del>
      <w:del w:id="4457" w:author="PR Preview" w:date="2026-01-01T00:00:00Z">
        <w:r>
          <w:delText xml:space="preserve">does not contain</w:delText>
        </w:r>
      </w:del>
      <w:del w:id="4458" w:author="PR Preview" w:date="2026-01-01T00:00:00Z">
        <w:r>
          <w:delText xml:space="preserve"> </w:delText>
        </w:r>
      </w:del>
      <m:oMath>
        <m:limLow>
          <m:e>
            <m:r>
              <m:t>0</m:t>
            </m:r>
          </m:e>
          <m:lim>
            <m:r>
              <m:rPr>
                <m:sty m:val="p"/>
              </m:rPr>
              <m:t>∼</m:t>
            </m:r>
          </m:lim>
        </m:limLow>
        <m:r>
          <m:rPr>
            <m:sty m:val="p"/>
          </m:rPr>
          <m:t>=</m:t>
        </m:r>
        <m:r>
          <m:rPr>
            <m:sty m:val="p"/>
          </m:rPr>
          <m:t>(</m:t>
        </m:r>
        <m:r>
          <m:t>0</m:t>
        </m:r>
        <m:r>
          <m:rPr>
            <m:sty m:val="p"/>
          </m:rPr>
          <m:t>,</m:t>
        </m:r>
        <m:r>
          <m:t>0</m:t>
        </m:r>
        <m:r>
          <m:rPr>
            <m:sty m:val="p"/>
          </m:rPr>
          <m:t>,</m:t>
        </m:r>
        <m:r>
          <m:t>0</m:t>
        </m:r>
        <m:r>
          <m:rPr>
            <m:sty m:val="p"/>
          </m:rPr>
          <m:t>)</m:t>
        </m:r>
      </m:oMath>
      <w:del w:id="4459" w:author="PR Preview" w:date="2026-01-01T00:00:00Z">
        <w:r>
          <w:delText xml:space="preserve">,</w:delText>
        </w:r>
      </w:del>
      <w:del w:id="4460" w:author="PR Preview" w:date="2026-01-01T00:00:00Z">
        <w:r>
          <w:delText xml:space="preserve"> </w:delText>
        </w:r>
      </w:del>
      <w:del w:id="4461" w:author="PR Preview" w:date="2026-01-01T00:00:00Z">
        <w:r>
          <w:delText xml:space="preserve">because</w:delText>
        </w:r>
      </w:del>
      <w:del w:id="4462" w:author="PR Preview" w:date="2026-01-01T00:00:00Z">
        <w:r>
          <w:delText xml:space="preserve"> </w:delText>
        </w:r>
      </w:del>
      <m:oMath>
        <m:r>
          <m:t>0</m:t>
        </m:r>
        <m:r>
          <m:rPr>
            <m:sty m:val="p"/>
          </m:rPr>
          <m:t>+</m:t>
        </m:r>
        <m:r>
          <m:t>0</m:t>
        </m:r>
        <m:r>
          <m:rPr>
            <m:sty m:val="p"/>
          </m:rPr>
          <m:t>+</m:t>
        </m:r>
        <m:r>
          <m:t>0</m:t>
        </m:r>
        <m:r>
          <m:rPr>
            <m:sty m:val="p"/>
          </m:rPr>
          <m:t>=</m:t>
        </m:r>
        <m:r>
          <m:t>0</m:t>
        </m:r>
        <m:r>
          <m:rPr>
            <m:sty m:val="p"/>
          </m:rPr>
          <m:t>≠</m:t>
        </m:r>
        <m:r>
          <m:t>1</m:t>
        </m:r>
      </m:oMath>
      <w:del w:id="4463" w:author="PR Preview" w:date="2026-01-01T00:00:00Z">
        <w:r>
          <w:delText xml:space="preserve">.</w:delText>
        </w:r>
      </w:del>
      <w:del w:id="4464" w:author="PR Preview" w:date="2026-01-01T00:00:00Z">
        <w:r>
          <w:delText xml:space="preserve"> </w:delText>
        </w:r>
      </w:del>
      <w:del w:id="4465" w:author="PR Preview" w:date="2026-01-01T00:00:00Z">
        <w:r>
          <w:delText xml:space="preserve">So, by</w:delText>
        </w:r>
      </w:del>
      <w:del w:id="4466" w:author="PR Preview" w:date="2026-01-01T00:00:00Z">
        <w:r>
          <w:delText xml:space="preserve"> </w:delText>
        </w:r>
      </w:del>
      <w:hyperlink w:anchor="thm-subspace-zero">
        <w:del w:id="4467" w:author="PR Preview" w:date="2026-01-01T00:00:00Z">
          <w:r>
            <w:rPr>
              <w:rStyle w:val="Hyperlink"/>
            </w:rPr>
            <w:delText xml:space="preserve">Theorem 21</w:delText>
          </w:r>
        </w:del>
      </w:hyperlink>
      <w:del w:id="4468" w:author="PR Preview" w:date="2026-01-01T00:00:00Z">
        <w:r>
          <w:delText xml:space="preserve">, it is not a subspace.</w:delText>
        </w:r>
      </w:del>
      <w:del w:id="4469" w:author="PR Preview" w:date="2026-01-01T00:00:00Z">
        <w:r>
          <w:delText xml:space="preserve"> </w:delText>
        </w:r>
      </w:del>
      <w:del w:id="4470" w:author="PR Preview" w:date="2026-01-01T00:00:00Z">
        <w:r>
          <w:delText xml:space="preserve">The line</w:delText>
        </w:r>
      </w:del>
      <w:del w:id="4471" w:author="PR Preview" w:date="2026-01-01T00:00:00Z">
        <w:r>
          <w:delText xml:space="preserve"> </w:delText>
        </w:r>
      </w:del>
      <m:oMath>
        <m:r>
          <m:rPr>
            <m:scr m:val="script"/>
            <m:sty m:val="p"/>
          </m:rPr>
          <m:t>T</m:t>
        </m:r>
      </m:oMath>
      <w:del w:id="4472" w:author="PR Preview" w:date="2026-01-01T00:00:00Z">
        <w:r>
          <w:delText xml:space="preserve"> </w:delText>
        </w:r>
      </w:del>
      <w:del w:id="4473" w:author="PR Preview" w:date="2026-01-01T00:00:00Z">
        <w:r>
          <w:delText xml:space="preserve">in</w:delText>
        </w:r>
      </w:del>
      <w:del w:id="4474" w:author="PR Preview" w:date="2026-01-01T00:00:00Z">
        <w:r>
          <w:delText xml:space="preserve"> </w:delText>
        </w:r>
      </w:del>
      <w:hyperlink w:anchor="exm-not-subspace">
        <w:del w:id="4475" w:author="PR Preview" w:date="2026-01-01T00:00:00Z">
          <w:r>
            <w:rPr>
              <w:rStyle w:val="Hyperlink"/>
            </w:rPr>
            <w:delText xml:space="preserve">Example 38</w:delText>
          </w:r>
        </w:del>
      </w:hyperlink>
      <w:del w:id="4476" w:author="PR Preview" w:date="2026-01-01T00:00:00Z">
        <w:r>
          <w:delText xml:space="preserve"> </w:delText>
        </w:r>
      </w:del>
      <w:del w:id="4477" w:author="PR Preview" w:date="2026-01-01T00:00:00Z">
        <w:r>
          <w:delText xml:space="preserve">fails the same test:</w:delText>
        </w:r>
      </w:del>
      <w:del w:id="4478" w:author="PR Preview" w:date="2026-01-01T00:00:00Z">
        <w:r>
          <w:delText xml:space="preserve"> </w:delText>
        </w:r>
      </w:del>
      <m:oMath>
        <m:r>
          <m:rPr>
            <m:sty m:val="p"/>
          </m:rPr>
          <m:t>(</m:t>
        </m:r>
        <m:r>
          <m:t>0</m:t>
        </m:r>
        <m:r>
          <m:rPr>
            <m:sty m:val="p"/>
          </m:rPr>
          <m:t>,</m:t>
        </m:r>
        <m:r>
          <m:t>0</m:t>
        </m:r>
        <m:r>
          <m:rPr>
            <m:sty m:val="p"/>
          </m:rPr>
          <m:t>)</m:t>
        </m:r>
      </m:oMath>
      <w:del w:id="4479" w:author="PR Preview" w:date="2026-01-01T00:00:00Z">
        <w:r>
          <w:delText xml:space="preserve"> </w:delText>
        </w:r>
      </w:del>
      <w:del w:id="4480" w:author="PR Preview" w:date="2026-01-01T00:00:00Z">
        <w:r>
          <w:delText xml:space="preserve">is not in</w:delText>
        </w:r>
      </w:del>
      <w:del w:id="4481" w:author="PR Preview" w:date="2026-01-01T00:00:00Z">
        <w:r>
          <w:delText xml:space="preserve"> </w:delText>
        </w:r>
      </w:del>
      <m:oMath>
        <m:r>
          <m:rPr>
            <m:scr m:val="script"/>
            <m:sty m:val="p"/>
          </m:rPr>
          <m:t>T</m:t>
        </m:r>
      </m:oMath>
      <w:del w:id="4482" w:author="PR Preview" w:date="2026-01-01T00:00:00Z">
        <w:r>
          <w:delText xml:space="preserve">, because its second entry is not</w:delText>
        </w:r>
      </w:del>
      <w:del w:id="4483" w:author="PR Preview" w:date="2026-01-01T00:00:00Z">
        <w:r>
          <w:delText xml:space="preserve"> </w:delText>
        </w:r>
      </w:del>
      <m:oMath>
        <m:r>
          <m:t>1</m:t>
        </m:r>
      </m:oMath>
      <w:del w:id="4484" w:author="PR Preview" w:date="2026-01-01T00:00:00Z">
        <w:r>
          <w:delText xml:space="preserve">.</w:delText>
        </w:r>
      </w:del>
    </w:p>
    <w:p>
      <w:pPr>
        <w:pStyle w:val="BodyText"/>
      </w:pPr>
      <w:del w:id="4485" w:author="PR Preview" w:date="2026-01-01T00:00:00Z">
        <w:r>
          <w:delText xml:space="preserve">Containing</w:delText>
        </w:r>
      </w:del>
      <w:del w:id="4486" w:author="PR Preview" w:date="2026-01-01T00:00:00Z">
        <w:r>
          <w:delText xml:space="preserve"> </w:delText>
        </w:r>
      </w:del>
      <m:oMath>
        <m:limLow>
          <m:e>
            <m:r>
              <m:t>0</m:t>
            </m:r>
          </m:e>
          <m:lim>
            <m:r>
              <m:rPr>
                <m:sty m:val="p"/>
              </m:rPr>
              <m:t>∼</m:t>
            </m:r>
          </m:lim>
        </m:limLow>
      </m:oMath>
      <w:del w:id="4487" w:author="PR Preview" w:date="2026-01-01T00:00:00Z">
        <w:r>
          <w:delText xml:space="preserve"> </w:delText>
        </w:r>
      </w:del>
      <w:del w:id="4488" w:author="PR Preview" w:date="2026-01-01T00:00:00Z">
        <w:r>
          <w:delText xml:space="preserve">is necessary but not sufficient.</w:delText>
        </w:r>
      </w:del>
      <w:del w:id="4489" w:author="PR Preview" w:date="2026-01-01T00:00:00Z">
        <w:r>
          <w:delText xml:space="preserve"> </w:delText>
        </w:r>
      </w:del>
      <w:del w:id="4490" w:author="PR Preview" w:date="2026-01-01T00:00:00Z">
        <w:r>
          <w:delText xml:space="preserve">The union of the two coordinate axes in</w:delText>
        </w:r>
      </w:del>
      <w:del w:id="4491" w:author="PR Preview" w:date="2026-01-01T00:00:00Z">
        <w:r>
          <w:delText xml:space="preserve"> </w:delText>
        </w:r>
      </w:del>
      <m:oMath>
        <m:sSup>
          <m:e>
            <m:r>
              <m:rPr>
                <m:scr m:val="double-struck"/>
                <m:sty m:val="p"/>
              </m:rPr>
              <m:t>R</m:t>
            </m:r>
          </m:e>
          <m:sup>
            <m:r>
              <m:t>2</m:t>
            </m:r>
          </m:sup>
        </m:sSup>
      </m:oMath>
      <w:del w:id="4492" w:author="PR Preview" w:date="2026-01-01T00:00:00Z">
        <w:r>
          <w:delText xml:space="preserve">,</w:delText>
        </w:r>
      </w:del>
      <w:del w:id="4493" w:author="PR Preview" w:date="2026-01-01T00:00:00Z">
        <w:r>
          <w:delText xml:space="preserve"> </w:delText>
        </w:r>
      </w:del>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del w:id="4494" w:author="PR Preview" w:date="2026-01-01T00:00:00Z">
        <w:r>
          <w:delText xml:space="preserve">,</w:delText>
        </w:r>
      </w:del>
      <w:del w:id="4495" w:author="PR Preview" w:date="2026-01-01T00:00:00Z">
        <w:r>
          <w:delText xml:space="preserve"> </w:delText>
        </w:r>
      </w:del>
      <w:del w:id="4496" w:author="PR Preview" w:date="2026-01-01T00:00:00Z">
        <w:r>
          <w:delText xml:space="preserve">contains</w:delText>
        </w:r>
      </w:del>
      <w:del w:id="4497" w:author="PR Preview" w:date="2026-01-01T00:00:00Z">
        <w:r>
          <w:delText xml:space="preserve"> </w:delText>
        </w:r>
      </w:del>
      <m:oMath>
        <m:limLow>
          <m:e>
            <m:r>
              <m:t>0</m:t>
            </m:r>
          </m:e>
          <m:lim>
            <m:r>
              <m:rPr>
                <m:sty m:val="p"/>
              </m:rPr>
              <m:t>∼</m:t>
            </m:r>
          </m:lim>
        </m:limLow>
      </m:oMath>
      <w:del w:id="4498" w:author="PR Preview" w:date="2026-01-01T00:00:00Z">
        <w:r>
          <w:delText xml:space="preserve">,</w:delText>
        </w:r>
      </w:del>
      <w:del w:id="4499" w:author="PR Preview" w:date="2026-01-01T00:00:00Z">
        <w:r>
          <w:delText xml:space="preserve"> </w:delText>
        </w:r>
      </w:del>
      <w:del w:id="4500" w:author="PR Preview" w:date="2026-01-01T00:00:00Z">
        <w:r>
          <w:delText xml:space="preserve">but</w:delText>
        </w:r>
      </w:del>
      <w:del w:id="4501" w:author="PR Preview" w:date="2026-01-01T00:00:00Z">
        <w:r>
          <w:delText xml:space="preserve"> </w:delText>
        </w:r>
      </w:del>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del w:id="4502" w:author="PR Preview" w:date="2026-01-01T00:00:00Z">
        <w:r>
          <w:delText xml:space="preserve"> </w:delText>
        </w:r>
      </w:del>
      <w:del w:id="4503" w:author="PR Preview" w:date="2026-01-01T00:00:00Z">
        <w:r>
          <w:delText xml:space="preserve">lies on neither axis,</w:delText>
        </w:r>
      </w:del>
      <w:del w:id="4504" w:author="PR Preview" w:date="2026-01-01T00:00:00Z">
        <w:r>
          <w:delText xml:space="preserve"> </w:delText>
        </w:r>
      </w:del>
      <w:del w:id="4505" w:author="PR Preview" w:date="2026-01-01T00:00:00Z">
        <w:r>
          <w:delText xml:space="preserve">so the union is not closed under addition and is not a subspace.</w:delText>
        </w:r>
      </w:del>
    </w:p>
    <w:p>
      <w:pPr>
        <w:pStyle w:val="BodyText"/>
      </w:pPr>
      <w:del w:id="4506" w:author="PR Preview" w:date="2026-01-01T00:00:00Z">
        <w:r>
          <w:rPr>
            <w:b/>
            <w:bCs/>
          </w:rPr>
          <w:delText xml:space="preserve">Definition 47 (Span)</w:delText>
        </w:r>
      </w:del>
      <w:del w:id="4507" w:author="PR Preview" w:date="2026-01-01T00:00:00Z">
        <w:r>
          <w:delText xml:space="preserve"> </w:delText>
        </w:r>
      </w:del>
      <w:del w:id="4508" w:author="PR Preview" w:date="2026-01-01T00:00:00Z">
        <w:r>
          <w:delText xml:space="preserve">The</w:delText>
        </w:r>
      </w:del>
      <w:del w:id="4509" w:author="PR Preview" w:date="2026-01-01T00:00:00Z">
        <w:r>
          <w:delText xml:space="preserve"> </w:delText>
        </w:r>
      </w:del>
      <w:del w:id="4510" w:author="PR Preview" w:date="2026-01-01T00:00:00Z">
        <w:r>
          <w:rPr>
            <w:b/>
            <w:bCs/>
          </w:rPr>
          <w:delText xml:space="preserve">span</w:delText>
        </w:r>
      </w:del>
      <w:del w:id="4511" w:author="PR Preview" w:date="2026-01-01T00:00:00Z">
        <w:r>
          <w:delText xml:space="preserve"> </w:delText>
        </w:r>
      </w:del>
      <w:del w:id="4512" w:author="PR Preview" w:date="2026-01-01T00:00:00Z">
        <w:r>
          <w:delText xml:space="preserve">of vectors</w:delText>
        </w:r>
      </w:del>
      <w:del w:id="4513" w:author="PR Preview" w:date="2026-01-01T00:00:00Z">
        <w:r>
          <w:delText xml:space="preserve"> </w:delText>
        </w:r>
      </w:del>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del w:id="4514" w:author="PR Preview" w:date="2026-01-01T00:00:00Z">
        <w:r>
          <w:delText xml:space="preserve"> </w:delText>
        </w:r>
      </w:del>
      <w:del w:id="4515" w:author="PR Preview" w:date="2026-01-01T00:00:00Z">
        <w:r>
          <w:delText xml:space="preserve">is the set of all their linear combinations:</w:delText>
        </w:r>
      </w:del>
    </w:p>
    <w:p>
      <w:pPr>
        <w:pStyle w:val="BodyText"/>
      </w:pPr>
      <m:oMathPara>
        <m:oMathParaPr>
          <m:jc m:val="center"/>
        </m:oMathParaP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del w:id="4516" w:author="PR Preview" w:date="2026-01-01T00:00:00Z">
        <w:r>
          <w:delText xml:space="preserve">The vectors</w:delText>
        </w:r>
      </w:del>
      <w:del w:id="4517" w:author="PR Preview" w:date="2026-01-01T00:00:00Z">
        <w:r>
          <w:delText xml:space="preserve"> </w:delText>
        </w:r>
      </w:del>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del w:id="4518" w:author="PR Preview" w:date="2026-01-01T00:00:00Z">
        <w:r>
          <w:delText xml:space="preserve"> </w:delText>
        </w:r>
      </w:del>
      <w:del w:id="4519" w:author="PR Preview" w:date="2026-01-01T00:00:00Z">
        <w:r>
          <w:rPr>
            <w:b/>
            <w:bCs/>
          </w:rPr>
          <w:delText xml:space="preserve">span</w:delText>
        </w:r>
      </w:del>
      <w:del w:id="4520" w:author="PR Preview" w:date="2026-01-01T00:00:00Z">
        <w:r>
          <w:delText xml:space="preserve"> </w:delText>
        </w:r>
      </w:del>
      <w:del w:id="4521" w:author="PR Preview" w:date="2026-01-01T00:00:00Z">
        <w:r>
          <w:delText xml:space="preserve">a set</w:delText>
        </w:r>
      </w:del>
      <w:del w:id="4522" w:author="PR Preview" w:date="2026-01-01T00:00:00Z">
        <w:r>
          <w:delText xml:space="preserve"> </w:delText>
        </w:r>
      </w:del>
      <m:oMath>
        <m:r>
          <m:rPr>
            <m:scr m:val="script"/>
            <m:sty m:val="p"/>
          </m:rPr>
          <m:t>S</m:t>
        </m:r>
      </m:oMath>
      <w:del w:id="4523" w:author="PR Preview" w:date="2026-01-01T00:00:00Z">
        <w:r>
          <w:delText xml:space="preserve"> </w:delText>
        </w:r>
      </w:del>
      <w:del w:id="4524" w:author="PR Preview" w:date="2026-01-01T00:00:00Z">
        <w:r>
          <w:delText xml:space="preserve">if their span equals</w:delText>
        </w:r>
      </w:del>
      <w:del w:id="4525" w:author="PR Preview" w:date="2026-01-01T00:00:00Z">
        <w:r>
          <w:delText xml:space="preserve"> </w:delText>
        </w:r>
      </w:del>
      <m:oMath>
        <m:r>
          <m:rPr>
            <m:scr m:val="script"/>
            <m:sty m:val="p"/>
          </m:rPr>
          <m:t>S</m:t>
        </m:r>
      </m:oMath>
      <w:del w:id="4526" w:author="PR Preview" w:date="2026-01-01T00:00:00Z">
        <w:r>
          <w:delText xml:space="preserve">.</w:delText>
        </w:r>
      </w:del>
    </w:p>
    <w:p>
      <w:pPr>
        <w:pStyle w:val="BodyText"/>
      </w:pPr>
      <w:del w:id="4527" w:author="PR Preview" w:date="2026-01-01T00:00:00Z">
        <w:r>
          <w:delText xml:space="preserve">By convention, the span of the empty list (</w:delText>
        </w:r>
      </w:del>
      <m:oMath>
        <m:r>
          <m:t>k</m:t>
        </m:r>
        <m:r>
          <m:rPr>
            <m:sty m:val="p"/>
          </m:rPr>
          <m:t>=</m:t>
        </m:r>
        <m:r>
          <m:t>0</m:t>
        </m:r>
      </m:oMath>
      <w:del w:id="4528" w:author="PR Preview" w:date="2026-01-01T00:00:00Z">
        <w:r>
          <w:delText xml:space="preserve">) is</w:delText>
        </w:r>
      </w:del>
      <w:del w:id="4529" w:author="PR Preview" w:date="2026-01-01T00:00:00Z">
        <w:r>
          <w:delText xml:space="preserve"> </w:delText>
        </w:r>
      </w:del>
      <m:oMath>
        <m:r>
          <m:t>​</m:t>
        </m:r>
        <m:d>
          <m:dPr>
            <m:begChr m:val="{"/>
            <m:sepChr m:val=""/>
            <m:endChr m:val="}"/>
            <m:grow/>
          </m:dPr>
          <m:e>
            <m:limLow>
              <m:e>
                <m:r>
                  <m:t>0</m:t>
                </m:r>
              </m:e>
              <m:lim>
                <m:r>
                  <m:rPr>
                    <m:sty m:val="p"/>
                  </m:rPr>
                  <m:t>∼</m:t>
                </m:r>
              </m:lim>
            </m:limLow>
          </m:e>
        </m:d>
        <m:r>
          <m:t>​</m:t>
        </m:r>
      </m:oMath>
      <w:del w:id="4530" w:author="PR Preview" w:date="2026-01-01T00:00:00Z">
        <w:r>
          <w:delText xml:space="preserve">,</w:delText>
        </w:r>
      </w:del>
      <w:del w:id="4531" w:author="PR Preview" w:date="2026-01-01T00:00:00Z">
        <w:r>
          <w:delText xml:space="preserve"> </w:delText>
        </w:r>
      </w:del>
      <w:del w:id="4532" w:author="PR Preview" w:date="2026-01-01T00:00:00Z">
        <w:r>
          <w:delText xml:space="preserve">and the empty list counts as linearly independent (</w:delText>
        </w:r>
      </w:del>
      <w:hyperlink w:anchor="def-linearly-independent">
        <w:del w:id="4533" w:author="PR Preview" w:date="2026-01-01T00:00:00Z">
          <w:r>
            <w:rPr>
              <w:rStyle w:val="Hyperlink"/>
            </w:rPr>
            <w:delText xml:space="preserve">Definition 43</w:delText>
          </w:r>
        </w:del>
      </w:hyperlink>
      <w:del w:id="4534" w:author="PR Preview" w:date="2026-01-01T00:00:00Z">
        <w:r>
          <w:delText xml:space="preserve">),</w:delText>
        </w:r>
      </w:del>
      <w:del w:id="4535" w:author="PR Preview" w:date="2026-01-01T00:00:00Z">
        <w:r>
          <w:delText xml:space="preserve"> </w:delText>
        </w:r>
      </w:del>
      <w:del w:id="4536" w:author="PR Preview" w:date="2026-01-01T00:00:00Z">
        <w:r>
          <w:delText xml:space="preserve">since it has no coefficients that could fail to be zero.</w:delText>
        </w:r>
      </w:del>
    </w:p>
    <w:p>
      <w:pPr>
        <w:pStyle w:val="BodyText"/>
      </w:pPr>
      <w:ins w:id="4537" w:author="PR Preview" w:date="2026-01-01T00:00:00Z">
        <w:r>
          <w:rPr>
            <w:b/>
            <w:bCs/>
          </w:rPr>
          <w:t xml:space="preserve">Theorem 21 (Every subspace contains the zero vector)</w:t>
        </w:r>
      </w:ins>
      <w:ins w:id="4538" w:author="PR Preview" w:date="2026-01-01T00:00:00Z">
        <w:r>
          <w:t xml:space="preserve"> </w:t>
        </w:r>
      </w:ins>
      <w:ins w:id="4539" w:author="PR Preview" w:date="2026-01-01T00:00:00Z">
        <w:r>
          <w:t xml:space="preserve">If</w:t>
        </w:r>
      </w:ins>
      <w:ins w:id="4540" w:author="PR Preview" w:date="2026-01-01T00:00:00Z">
        <w:r>
          <w:t xml:space="preserve"> </w:t>
        </w:r>
      </w:ins>
      <m:oMath>
        <m:r>
          <m:rPr>
            <m:scr m:val="script"/>
            <m:sty m:val="p"/>
          </m:rPr>
          <m:t>S</m:t>
        </m:r>
      </m:oMath>
      <w:ins w:id="4541" w:author="PR Preview" w:date="2026-01-01T00:00:00Z">
        <w:r>
          <w:t xml:space="preserve"> </w:t>
        </w:r>
      </w:ins>
      <w:ins w:id="4542" w:author="PR Preview" w:date="2026-01-01T00:00:00Z">
        <w:r>
          <w:t xml:space="preserve">is a subspace of</w:t>
        </w:r>
      </w:ins>
      <w:ins w:id="4543" w:author="PR Preview" w:date="2026-01-01T00:00:00Z">
        <w:r>
          <w:t xml:space="preserve"> </w:t>
        </w:r>
      </w:ins>
      <m:oMath>
        <m:sSup>
          <m:e>
            <m:r>
              <m:rPr>
                <m:scr m:val="double-struck"/>
                <m:sty m:val="p"/>
              </m:rPr>
              <m:t>R</m:t>
            </m:r>
          </m:e>
          <m:sup>
            <m:r>
              <m:t>p</m:t>
            </m:r>
          </m:sup>
        </m:sSup>
      </m:oMath>
      <w:ins w:id="4544" w:author="PR Preview" w:date="2026-01-01T00:00:00Z">
        <w:r>
          <w:t xml:space="preserve"> </w:t>
        </w:r>
      </w:ins>
      <w:ins w:id="4545" w:author="PR Preview" w:date="2026-01-01T00:00:00Z">
        <w:r>
          <w:t xml:space="preserve">(</w:t>
        </w:r>
      </w:ins>
      <w:hyperlink w:anchor="def-subspace">
        <w:ins w:id="4546" w:author="PR Preview" w:date="2026-01-01T00:00:00Z">
          <w:r>
            <w:rPr>
              <w:rStyle w:val="Hyperlink"/>
            </w:rPr>
            <w:t xml:space="preserve">Definition 46</w:t>
          </w:r>
        </w:ins>
      </w:hyperlink>
      <w:ins w:id="4547" w:author="PR Preview" w:date="2026-01-01T00:00:00Z">
        <w:r>
          <w:t xml:space="preserve">),</w:t>
        </w:r>
      </w:ins>
      <w:ins w:id="4548" w:author="PR Preview" w:date="2026-01-01T00:00:00Z">
        <w:r>
          <w:t xml:space="preserve"> </w:t>
        </w:r>
      </w:ins>
      <w:ins w:id="4549" w:author="PR Preview" w:date="2026-01-01T00:00:00Z">
        <w:r>
          <w:t xml:space="preserve">then</w:t>
        </w:r>
      </w:ins>
      <w:ins w:id="4550" w:author="PR Preview" w:date="2026-01-01T00:00:00Z">
        <w:r>
          <w:t xml:space="preserve"> </w:t>
        </w:r>
      </w:ins>
      <w:ins w:id="4551" w:author="PR Preview" w:date="2026-01-01T00:00:00Z">
        <w:r>
          <w:t xml:space="preserve">$\mathord{\smash[b]{\underset{\raise.3ex\hbox{$\scriptstyle\sim$}}{0}}\vphantom{0}}\in \mathcal{S}$</w:t>
        </w:r>
      </w:ins>
      <w:ins w:id="4552" w:author="PR Preview" w:date="2026-01-01T00:00:00Z">
        <w:r>
          <w:t xml:space="preserve">.</w:t>
        </w:r>
      </w:ins>
    </w:p>
    <w:bookmarkEnd w:id="202"/>
    <w:p>
      <w:pPr>
        <w:pStyle w:val="BodyText"/>
      </w:pPr>
      <w:ins w:id="4553" w:author="PR Preview" w:date="2026-01-01T00:00:00Z">
        <w:r>
          <w:rPr>
            <w:i/>
            <w:iCs/>
          </w:rPr>
          <w:t xml:space="preserve">Proof</w:t>
        </w:r>
      </w:ins>
      <w:ins w:id="4554" w:author="PR Preview" w:date="2026-01-01T00:00:00Z">
        <w:r>
          <w:t xml:space="preserve">. </w:t>
        </w:r>
      </w:ins>
      <w:ins w:id="4555" w:author="PR Preview" w:date="2026-01-01T00:00:00Z">
        <w:r>
          <w:t xml:space="preserve">A subspace is not empty, so it contains some vector</w:t>
        </w:r>
      </w:ins>
      <w:ins w:id="4556" w:author="PR Preview" w:date="2026-01-01T00:00:00Z">
        <w:r>
          <w:t xml:space="preserve"> </w:t>
        </w:r>
      </w:ins>
      <w:ins w:id="4557" w:author="PR Preview" w:date="2026-01-01T00:00:00Z">
        <w:r>
          <w:t xml:space="preserve">$\mathord{\smash[b]{\underset{\raise.3ex\hbox{$\scriptstyle\sim$}}{u}}\vphantom{u}}$</w:t>
        </w:r>
      </w:ins>
      <w:ins w:id="4558" w:author="PR Preview" w:date="2026-01-01T00:00:00Z">
        <w:r>
          <w:t xml:space="preserve">.</w:t>
        </w:r>
      </w:ins>
      <w:ins w:id="4559" w:author="PR Preview" w:date="2026-01-01T00:00:00Z">
        <w:r>
          <w:t xml:space="preserve"> </w:t>
        </w:r>
      </w:ins>
      <w:ins w:id="4560" w:author="PR Preview" w:date="2026-01-01T00:00:00Z">
        <w:r>
          <w:t xml:space="preserve">Closure under scalar multiplication with</w:t>
        </w:r>
      </w:ins>
      <w:ins w:id="4561" w:author="PR Preview" w:date="2026-01-01T00:00:00Z">
        <w:r>
          <w:t xml:space="preserve"> </w:t>
        </w:r>
      </w:ins>
      <m:oMath>
        <m:r>
          <m:t>c</m:t>
        </m:r>
        <m:r>
          <m:rPr>
            <m:sty m:val="p"/>
          </m:rPr>
          <m:t>=</m:t>
        </m:r>
        <m:r>
          <m:t>0</m:t>
        </m:r>
      </m:oMath>
      <w:ins w:id="4562" w:author="PR Preview" w:date="2026-01-01T00:00:00Z">
        <w:r>
          <w:t xml:space="preserve"> </w:t>
        </w:r>
      </w:ins>
      <w:ins w:id="4563" w:author="PR Preview" w:date="2026-01-01T00:00:00Z">
        <w:r>
          <w:t xml:space="preserve">puts</w:t>
        </w:r>
      </w:ins>
      <w:ins w:id="4564" w:author="PR Preview" w:date="2026-01-01T00:00:00Z">
        <w:r>
          <w:t xml:space="preserve"> </w:t>
        </w:r>
      </w:ins>
      <w:ins w:id="4565" w:author="PR Preview" w:date="2026-01-01T00:00:00Z">
        <w:r>
          <w:t xml:space="preserve">$0 \cdot\mathord{\smash[b]{\underset{\raise.3ex\hbox{$\scriptstyle\sim$}}{u}}\vphantom{u}}$</w:t>
        </w:r>
      </w:ins>
      <w:ins w:id="4566" w:author="PR Preview" w:date="2026-01-01T00:00:00Z">
        <w:r>
          <w:t xml:space="preserve"> </w:t>
        </w:r>
      </w:ins>
      <w:ins w:id="4567" w:author="PR Preview" w:date="2026-01-01T00:00:00Z">
        <w:r>
          <w:t xml:space="preserve">in</w:t>
        </w:r>
      </w:ins>
      <w:ins w:id="4568" w:author="PR Preview" w:date="2026-01-01T00:00:00Z">
        <w:r>
          <w:t xml:space="preserve"> </w:t>
        </w:r>
      </w:ins>
      <m:oMath>
        <m:r>
          <m:rPr>
            <m:scr m:val="script"/>
            <m:sty m:val="p"/>
          </m:rPr>
          <m:t>S</m:t>
        </m:r>
      </m:oMath>
      <w:ins w:id="4569" w:author="PR Preview" w:date="2026-01-01T00:00:00Z">
        <w:r>
          <w:t xml:space="preserve">,</w:t>
        </w:r>
      </w:ins>
      <w:ins w:id="4570" w:author="PR Preview" w:date="2026-01-01T00:00:00Z">
        <w:r>
          <w:t xml:space="preserve"> </w:t>
        </w:r>
      </w:ins>
      <w:ins w:id="4571" w:author="PR Preview" w:date="2026-01-01T00:00:00Z">
        <w:r>
          <w:t xml:space="preserve">and</w:t>
        </w:r>
      </w:ins>
      <w:ins w:id="4572" w:author="PR Preview" w:date="2026-01-01T00:00:00Z">
        <w:r>
          <w:t xml:space="preserve"> </w:t>
        </w:r>
      </w:ins>
      <w:ins w:id="4573" w:author="PR Preview" w:date="2026-01-01T00:00:00Z">
        <w:r>
          <w:t xml:space="preserve">$0 \cdot\mathord{\smash[b]{\underset{\raise.3ex\hbox{$\scriptstyle\sim$}}{u}}\vphantom{u}} = \mathord{\smash[b]{\underset{\raise.3ex\hbox{$\scriptstyle\sim$}}{0}}\vphantom{0}}$</w:t>
        </w:r>
      </w:ins>
      <w:ins w:id="4574" w:author="PR Preview" w:date="2026-01-01T00:00:00Z">
        <w:r>
          <w:t xml:space="preserve">.</w:t>
        </w:r>
      </w:ins>
    </w:p>
    <w:bookmarkStart w:id="203" w:name="exm-subspace-zero"/>
    <w:p>
      <w:pPr>
        <w:pStyle w:val="BodyText"/>
      </w:pPr>
      <w:ins w:id="4575" w:author="PR Preview" w:date="2026-01-01T00:00:00Z">
        <w:r>
          <w:rPr>
            <w:b/>
            <w:bCs/>
          </w:rPr>
          <w:t xml:space="preserve">Example 39 (Using the zero vector to rule out a subspace)</w:t>
        </w:r>
      </w:ins>
      <w:ins w:id="4576" w:author="PR Preview" w:date="2026-01-01T00:00:00Z">
        <w:r>
          <w:t xml:space="preserve"> </w:t>
        </w:r>
      </w:ins>
      <w:ins w:id="4577" w:author="PR Preview" w:date="2026-01-01T00:00:00Z">
        <w:r>
          <w:t xml:space="preserve">The plane</w:t>
        </w:r>
      </w:ins>
      <w:ins w:id="4578" w:author="PR Preview" w:date="2026-01-01T00:00:00Z">
        <w:r>
          <w:t xml:space="preserve"> </w:t>
        </w:r>
      </w:ins>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ins w:id="4579" w:author="PR Preview" w:date="2026-01-01T00:00:00Z">
        <w:r>
          <w:t xml:space="preserve"> </w:t>
        </w:r>
      </w:ins>
      <w:ins w:id="4580" w:author="PR Preview" w:date="2026-01-01T00:00:00Z">
        <w:r>
          <w:t xml:space="preserve">in</w:t>
        </w:r>
      </w:ins>
      <w:ins w:id="4581" w:author="PR Preview" w:date="2026-01-01T00:00:00Z">
        <w:r>
          <w:t xml:space="preserve"> </w:t>
        </w:r>
      </w:ins>
      <m:oMath>
        <m:sSup>
          <m:e>
            <m:r>
              <m:rPr>
                <m:scr m:val="double-struck"/>
                <m:sty m:val="p"/>
              </m:rPr>
              <m:t>R</m:t>
            </m:r>
          </m:e>
          <m:sup>
            <m:r>
              <m:t>3</m:t>
            </m:r>
          </m:sup>
        </m:sSup>
      </m:oMath>
      <w:ins w:id="4582" w:author="PR Preview" w:date="2026-01-01T00:00:00Z">
        <w:r>
          <w:t xml:space="preserve"> </w:t>
        </w:r>
      </w:ins>
      <w:ins w:id="4583" w:author="PR Preview" w:date="2026-01-01T00:00:00Z">
        <w:r>
          <w:t xml:space="preserve">does not contain</w:t>
        </w:r>
      </w:ins>
      <w:ins w:id="4584" w:author="PR Preview" w:date="2026-01-01T00:00:00Z">
        <w:r>
          <w:t xml:space="preserve"> </w:t>
        </w:r>
      </w:ins>
      <w:ins w:id="4585" w:author="PR Preview" w:date="2026-01-01T00:00:00Z">
        <w:r>
          <w:t xml:space="preserve">$\mathord{\smash[b]{\underset{\raise.3ex\hbox{$\scriptstyle\sim$}}{0}}\vphantom{0}}= (0, 0, 0)$</w:t>
        </w:r>
      </w:ins>
      <w:ins w:id="4586" w:author="PR Preview" w:date="2026-01-01T00:00:00Z">
        <w:r>
          <w:t xml:space="preserve">,</w:t>
        </w:r>
      </w:ins>
      <w:ins w:id="4587" w:author="PR Preview" w:date="2026-01-01T00:00:00Z">
        <w:r>
          <w:t xml:space="preserve"> </w:t>
        </w:r>
      </w:ins>
      <w:ins w:id="4588" w:author="PR Preview" w:date="2026-01-01T00:00:00Z">
        <w:r>
          <w:t xml:space="preserve">because</w:t>
        </w:r>
      </w:ins>
      <w:ins w:id="4589" w:author="PR Preview" w:date="2026-01-01T00:00:00Z">
        <w:r>
          <w:t xml:space="preserve"> </w:t>
        </w:r>
      </w:ins>
      <m:oMath>
        <m:r>
          <m:t>0</m:t>
        </m:r>
        <m:r>
          <m:rPr>
            <m:sty m:val="p"/>
          </m:rPr>
          <m:t>+</m:t>
        </m:r>
        <m:r>
          <m:t>0</m:t>
        </m:r>
        <m:r>
          <m:rPr>
            <m:sty m:val="p"/>
          </m:rPr>
          <m:t>+</m:t>
        </m:r>
        <m:r>
          <m:t>0</m:t>
        </m:r>
        <m:r>
          <m:rPr>
            <m:sty m:val="p"/>
          </m:rPr>
          <m:t>=</m:t>
        </m:r>
        <m:r>
          <m:t>0</m:t>
        </m:r>
        <m:r>
          <m:rPr>
            <m:sty m:val="p"/>
          </m:rPr>
          <m:t>≠</m:t>
        </m:r>
        <m:r>
          <m:t>1</m:t>
        </m:r>
      </m:oMath>
      <w:ins w:id="4590" w:author="PR Preview" w:date="2026-01-01T00:00:00Z">
        <w:r>
          <w:t xml:space="preserve">.</w:t>
        </w:r>
      </w:ins>
      <w:ins w:id="4591" w:author="PR Preview" w:date="2026-01-01T00:00:00Z">
        <w:r>
          <w:t xml:space="preserve"> </w:t>
        </w:r>
      </w:ins>
      <w:ins w:id="4592" w:author="PR Preview" w:date="2026-01-01T00:00:00Z">
        <w:r>
          <w:t xml:space="preserve">So, by</w:t>
        </w:r>
      </w:ins>
      <w:ins w:id="4593" w:author="PR Preview" w:date="2026-01-01T00:00:00Z">
        <w:r>
          <w:t xml:space="preserve"> </w:t>
        </w:r>
      </w:ins>
      <w:hyperlink w:anchor="thm-subspace-zero">
        <w:ins w:id="4594" w:author="PR Preview" w:date="2026-01-01T00:00:00Z">
          <w:r>
            <w:rPr>
              <w:rStyle w:val="Hyperlink"/>
            </w:rPr>
            <w:t xml:space="preserve">Theorem 21</w:t>
          </w:r>
        </w:ins>
      </w:hyperlink>
      <w:ins w:id="4595" w:author="PR Preview" w:date="2026-01-01T00:00:00Z">
        <w:r>
          <w:t xml:space="preserve">, it is not a subspace.</w:t>
        </w:r>
      </w:ins>
      <w:ins w:id="4596" w:author="PR Preview" w:date="2026-01-01T00:00:00Z">
        <w:r>
          <w:t xml:space="preserve"> </w:t>
        </w:r>
      </w:ins>
      <w:ins w:id="4597" w:author="PR Preview" w:date="2026-01-01T00:00:00Z">
        <w:r>
          <w:t xml:space="preserve">The line</w:t>
        </w:r>
      </w:ins>
      <w:ins w:id="4598" w:author="PR Preview" w:date="2026-01-01T00:00:00Z">
        <w:r>
          <w:t xml:space="preserve"> </w:t>
        </w:r>
      </w:ins>
      <m:oMath>
        <m:r>
          <m:rPr>
            <m:scr m:val="script"/>
            <m:sty m:val="p"/>
          </m:rPr>
          <m:t>T</m:t>
        </m:r>
      </m:oMath>
      <w:ins w:id="4599" w:author="PR Preview" w:date="2026-01-01T00:00:00Z">
        <w:r>
          <w:t xml:space="preserve"> </w:t>
        </w:r>
      </w:ins>
      <w:ins w:id="4600" w:author="PR Preview" w:date="2026-01-01T00:00:00Z">
        <w:r>
          <w:t xml:space="preserve">in</w:t>
        </w:r>
      </w:ins>
      <w:ins w:id="4601" w:author="PR Preview" w:date="2026-01-01T00:00:00Z">
        <w:r>
          <w:t xml:space="preserve"> </w:t>
        </w:r>
      </w:ins>
      <w:hyperlink w:anchor="exm-not-subspace">
        <w:ins w:id="4602" w:author="PR Preview" w:date="2026-01-01T00:00:00Z">
          <w:r>
            <w:rPr>
              <w:rStyle w:val="Hyperlink"/>
            </w:rPr>
            <w:t xml:space="preserve">Example 38</w:t>
          </w:r>
        </w:ins>
      </w:hyperlink>
      <w:ins w:id="4603" w:author="PR Preview" w:date="2026-01-01T00:00:00Z">
        <w:r>
          <w:t xml:space="preserve"> </w:t>
        </w:r>
      </w:ins>
      <w:ins w:id="4604" w:author="PR Preview" w:date="2026-01-01T00:00:00Z">
        <w:r>
          <w:t xml:space="preserve">fails the same test:</w:t>
        </w:r>
      </w:ins>
      <w:ins w:id="4605" w:author="PR Preview" w:date="2026-01-01T00:00:00Z">
        <w:r>
          <w:t xml:space="preserve"> </w:t>
        </w:r>
      </w:ins>
      <m:oMath>
        <m:r>
          <m:rPr>
            <m:sty m:val="p"/>
          </m:rPr>
          <m:t>(</m:t>
        </m:r>
        <m:r>
          <m:t>0</m:t>
        </m:r>
        <m:r>
          <m:rPr>
            <m:sty m:val="p"/>
          </m:rPr>
          <m:t>,</m:t>
        </m:r>
        <m:r>
          <m:t>0</m:t>
        </m:r>
        <m:r>
          <m:rPr>
            <m:sty m:val="p"/>
          </m:rPr>
          <m:t>)</m:t>
        </m:r>
      </m:oMath>
      <w:ins w:id="4606" w:author="PR Preview" w:date="2026-01-01T00:00:00Z">
        <w:r>
          <w:t xml:space="preserve"> </w:t>
        </w:r>
      </w:ins>
      <w:ins w:id="4607" w:author="PR Preview" w:date="2026-01-01T00:00:00Z">
        <w:r>
          <w:t xml:space="preserve">is not in</w:t>
        </w:r>
      </w:ins>
      <w:ins w:id="4608" w:author="PR Preview" w:date="2026-01-01T00:00:00Z">
        <w:r>
          <w:t xml:space="preserve"> </w:t>
        </w:r>
      </w:ins>
      <m:oMath>
        <m:r>
          <m:rPr>
            <m:scr m:val="script"/>
            <m:sty m:val="p"/>
          </m:rPr>
          <m:t>T</m:t>
        </m:r>
      </m:oMath>
      <w:ins w:id="4609" w:author="PR Preview" w:date="2026-01-01T00:00:00Z">
        <w:r>
          <w:t xml:space="preserve">, because its second entry is not</w:t>
        </w:r>
      </w:ins>
      <w:ins w:id="4610" w:author="PR Preview" w:date="2026-01-01T00:00:00Z">
        <w:r>
          <w:t xml:space="preserve"> </w:t>
        </w:r>
      </w:ins>
      <m:oMath>
        <m:r>
          <m:t>1</m:t>
        </m:r>
      </m:oMath>
      <w:ins w:id="4611" w:author="PR Preview" w:date="2026-01-01T00:00:00Z">
        <w:r>
          <w:t xml:space="preserve">.</w:t>
        </w:r>
      </w:ins>
    </w:p>
    <w:p>
      <w:pPr>
        <w:pStyle w:val="BodyText"/>
      </w:pPr>
      <w:ins w:id="4612" w:author="PR Preview" w:date="2026-01-01T00:00:00Z">
        <w:r>
          <w:t xml:space="preserve">Containing</w:t>
        </w:r>
      </w:ins>
      <w:ins w:id="4613" w:author="PR Preview" w:date="2026-01-01T00:00:00Z">
        <w:r>
          <w:t xml:space="preserve"> </w:t>
        </w:r>
      </w:ins>
      <w:ins w:id="4614" w:author="PR Preview" w:date="2026-01-01T00:00:00Z">
        <w:r>
          <w:t xml:space="preserve">$\mathord{\smash[b]{\underset{\raise.3ex\hbox{$\scriptstyle\sim$}}{0}}\vphantom{0}}$</w:t>
        </w:r>
      </w:ins>
      <w:ins w:id="4615" w:author="PR Preview" w:date="2026-01-01T00:00:00Z">
        <w:r>
          <w:t xml:space="preserve"> </w:t>
        </w:r>
      </w:ins>
      <w:ins w:id="4616" w:author="PR Preview" w:date="2026-01-01T00:00:00Z">
        <w:r>
          <w:t xml:space="preserve">is necessary but not sufficient.</w:t>
        </w:r>
      </w:ins>
      <w:ins w:id="4617" w:author="PR Preview" w:date="2026-01-01T00:00:00Z">
        <w:r>
          <w:t xml:space="preserve"> </w:t>
        </w:r>
      </w:ins>
      <w:ins w:id="4618" w:author="PR Preview" w:date="2026-01-01T00:00:00Z">
        <w:r>
          <w:t xml:space="preserve">The union of the two coordinate axes in</w:t>
        </w:r>
      </w:ins>
      <w:ins w:id="4619" w:author="PR Preview" w:date="2026-01-01T00:00:00Z">
        <w:r>
          <w:t xml:space="preserve"> </w:t>
        </w:r>
      </w:ins>
      <m:oMath>
        <m:sSup>
          <m:e>
            <m:r>
              <m:rPr>
                <m:scr m:val="double-struck"/>
                <m:sty m:val="p"/>
              </m:rPr>
              <m:t>R</m:t>
            </m:r>
          </m:e>
          <m:sup>
            <m:r>
              <m:t>2</m:t>
            </m:r>
          </m:sup>
        </m:sSup>
      </m:oMath>
      <w:ins w:id="4620" w:author="PR Preview" w:date="2026-01-01T00:00:00Z">
        <w:r>
          <w:t xml:space="preserve">,</w:t>
        </w:r>
      </w:ins>
      <w:ins w:id="4621" w:author="PR Preview" w:date="2026-01-01T00:00:00Z">
        <w:r>
          <w:t xml:space="preserve"> </w:t>
        </w:r>
      </w:ins>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ins w:id="4622" w:author="PR Preview" w:date="2026-01-01T00:00:00Z">
        <w:r>
          <w:t xml:space="preserve">,</w:t>
        </w:r>
      </w:ins>
      <w:ins w:id="4623" w:author="PR Preview" w:date="2026-01-01T00:00:00Z">
        <w:r>
          <w:t xml:space="preserve"> </w:t>
        </w:r>
      </w:ins>
      <w:ins w:id="4624" w:author="PR Preview" w:date="2026-01-01T00:00:00Z">
        <w:r>
          <w:t xml:space="preserve">contains</w:t>
        </w:r>
      </w:ins>
      <w:ins w:id="4625" w:author="PR Preview" w:date="2026-01-01T00:00:00Z">
        <w:r>
          <w:t xml:space="preserve"> </w:t>
        </w:r>
      </w:ins>
      <w:ins w:id="4626" w:author="PR Preview" w:date="2026-01-01T00:00:00Z">
        <w:r>
          <w:t xml:space="preserve">$\mathord{\smash[b]{\underset{\raise.3ex\hbox{$\scriptstyle\sim$}}{0}}\vphantom{0}}$</w:t>
        </w:r>
      </w:ins>
      <w:ins w:id="4627" w:author="PR Preview" w:date="2026-01-01T00:00:00Z">
        <w:r>
          <w:t xml:space="preserve">,</w:t>
        </w:r>
      </w:ins>
      <w:ins w:id="4628" w:author="PR Preview" w:date="2026-01-01T00:00:00Z">
        <w:r>
          <w:t xml:space="preserve"> </w:t>
        </w:r>
      </w:ins>
      <w:ins w:id="4629" w:author="PR Preview" w:date="2026-01-01T00:00:00Z">
        <w:r>
          <w:t xml:space="preserve">but</w:t>
        </w:r>
      </w:ins>
      <w:ins w:id="4630" w:author="PR Preview" w:date="2026-01-01T00:00:00Z">
        <w:r>
          <w:t xml:space="preserve"> </w:t>
        </w:r>
      </w:ins>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ins w:id="4631" w:author="PR Preview" w:date="2026-01-01T00:00:00Z">
        <w:r>
          <w:t xml:space="preserve"> </w:t>
        </w:r>
      </w:ins>
      <w:ins w:id="4632" w:author="PR Preview" w:date="2026-01-01T00:00:00Z">
        <w:r>
          <w:t xml:space="preserve">lies on neither axis,</w:t>
        </w:r>
      </w:ins>
      <w:ins w:id="4633" w:author="PR Preview" w:date="2026-01-01T00:00:00Z">
        <w:r>
          <w:t xml:space="preserve"> </w:t>
        </w:r>
      </w:ins>
      <w:ins w:id="4634" w:author="PR Preview" w:date="2026-01-01T00:00:00Z">
        <w:r>
          <w:t xml:space="preserve">so the union is not closed under addition and is not a subspace.</w:t>
        </w:r>
      </w:ins>
    </w:p>
    <w:bookmarkEnd w:id="203"/>
    <w:bookmarkStart w:id="204" w:name="def-span"/>
    <w:p>
      <w:pPr>
        <w:pStyle w:val="BodyText"/>
      </w:pPr>
      <w:ins w:id="4635" w:author="PR Preview" w:date="2026-01-01T00:00:00Z">
        <w:r>
          <w:rPr>
            <w:b/>
            <w:bCs/>
          </w:rPr>
          <w:t xml:space="preserve">Definition 47 (Span)</w:t>
        </w:r>
      </w:ins>
      <w:ins w:id="4636" w:author="PR Preview" w:date="2026-01-01T00:00:00Z">
        <w:r>
          <w:t xml:space="preserve"> </w:t>
        </w:r>
      </w:ins>
      <w:ins w:id="4637" w:author="PR Preview" w:date="2026-01-01T00:00:00Z">
        <w:r>
          <w:t xml:space="preserve">The</w:t>
        </w:r>
      </w:ins>
      <w:ins w:id="4638" w:author="PR Preview" w:date="2026-01-01T00:00:00Z">
        <w:r>
          <w:t xml:space="preserve"> </w:t>
        </w:r>
      </w:ins>
      <w:ins w:id="4639" w:author="PR Preview" w:date="2026-01-01T00:00:00Z">
        <w:r>
          <w:rPr>
            <w:b/>
            <w:bCs/>
          </w:rPr>
          <w:t xml:space="preserve">span</w:t>
        </w:r>
      </w:ins>
      <w:ins w:id="4640" w:author="PR Preview" w:date="2026-01-01T00:00:00Z">
        <w:r>
          <w:t xml:space="preserve"> </w:t>
        </w:r>
      </w:ins>
      <w:ins w:id="4641" w:author="PR Preview" w:date="2026-01-01T00:00:00Z">
        <w:r>
          <w:t xml:space="preserve">of vectors</w:t>
        </w:r>
      </w:ins>
      <w:ins w:id="4642" w:author="PR Preview" w:date="2026-01-01T00:00:00Z">
        <w:r>
          <w:t xml:space="preserve"> </w:t>
        </w:r>
      </w:ins>
      <w:ins w:id="4643" w:author="PR Preview" w:date="2026-01-01T00:00:00Z">
        <w:r>
          <w:t xml:space="preserve">$\mathord{\smash[b]{\underset{\raise.3ex\hbox{$\scriptstyle\sim$}}{v}}\vphantom{v}}_1, \ldots, \mathord{\smash[b]{\underset{\raise.3ex\hbox{$\scriptstyle\sim$}}{v}}\vphantom{v}}_k \in \mathbb{R}^p$</w:t>
        </w:r>
      </w:ins>
      <w:ins w:id="4644" w:author="PR Preview" w:date="2026-01-01T00:00:00Z">
        <w:r>
          <w:t xml:space="preserve"> </w:t>
        </w:r>
      </w:ins>
      <w:ins w:id="4645" w:author="PR Preview" w:date="2026-01-01T00:00:00Z">
        <w:r>
          <w:t xml:space="preserve">is the set of all their linear combinations:</w:t>
        </w:r>
      </w:ins>
    </w:p>
    <w:p>
      <w:pPr>
        <w:pStyle w:val="BodyText"/>
      </w:pPr>
      <w:ins w:id="4646" w:author="PR Preview" w:date="2026-01-01T00:00:00Z">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ins>
    </w:p>
    <w:p>
      <w:pPr>
        <w:pStyle w:val="FirstParagraph"/>
      </w:pPr>
      <w:ins w:id="4647" w:author="PR Preview" w:date="2026-01-01T00:00:00Z">
        <w:r>
          <w:t xml:space="preserve">The vectors</w:t>
        </w:r>
      </w:ins>
      <w:ins w:id="4648" w:author="PR Preview" w:date="2026-01-01T00:00:00Z">
        <w:r>
          <w:t xml:space="preserve"> </w:t>
        </w:r>
      </w:ins>
      <w:ins w:id="4649" w:author="PR Preview" w:date="2026-01-01T00:00:00Z">
        <w:r>
          <w:t xml:space="preserve">$\mathord{\smash[b]{\underset{\raise.3ex\hbox{$\scriptstyle\sim$}}{v}}\vphantom{v}}_1, \ldots, \mathord{\smash[b]{\underset{\raise.3ex\hbox{$\scriptstyle\sim$}}{v}}\vphantom{v}}_k$</w:t>
        </w:r>
      </w:ins>
      <w:ins w:id="4650" w:author="PR Preview" w:date="2026-01-01T00:00:00Z">
        <w:r>
          <w:t xml:space="preserve"> </w:t>
        </w:r>
      </w:ins>
      <w:ins w:id="4651" w:author="PR Preview" w:date="2026-01-01T00:00:00Z">
        <w:r>
          <w:rPr>
            <w:b/>
            <w:bCs/>
          </w:rPr>
          <w:t xml:space="preserve">span</w:t>
        </w:r>
      </w:ins>
      <w:ins w:id="4652" w:author="PR Preview" w:date="2026-01-01T00:00:00Z">
        <w:r>
          <w:t xml:space="preserve"> </w:t>
        </w:r>
      </w:ins>
      <w:ins w:id="4653" w:author="PR Preview" w:date="2026-01-01T00:00:00Z">
        <w:r>
          <w:t xml:space="preserve">a set</w:t>
        </w:r>
      </w:ins>
      <w:ins w:id="4654" w:author="PR Preview" w:date="2026-01-01T00:00:00Z">
        <w:r>
          <w:t xml:space="preserve"> </w:t>
        </w:r>
      </w:ins>
      <m:oMath>
        <m:r>
          <m:rPr>
            <m:scr m:val="script"/>
            <m:sty m:val="p"/>
          </m:rPr>
          <m:t>S</m:t>
        </m:r>
      </m:oMath>
      <w:ins w:id="4655" w:author="PR Preview" w:date="2026-01-01T00:00:00Z">
        <w:r>
          <w:t xml:space="preserve"> </w:t>
        </w:r>
      </w:ins>
      <w:ins w:id="4656" w:author="PR Preview" w:date="2026-01-01T00:00:00Z">
        <w:r>
          <w:t xml:space="preserve">if their span equals</w:t>
        </w:r>
      </w:ins>
      <w:ins w:id="4657" w:author="PR Preview" w:date="2026-01-01T00:00:00Z">
        <w:r>
          <w:t xml:space="preserve"> </w:t>
        </w:r>
      </w:ins>
      <m:oMath>
        <m:r>
          <m:rPr>
            <m:scr m:val="script"/>
            <m:sty m:val="p"/>
          </m:rPr>
          <m:t>S</m:t>
        </m:r>
      </m:oMath>
      <w:ins w:id="4658" w:author="PR Preview" w:date="2026-01-01T00:00:00Z">
        <w:r>
          <w:t xml:space="preserve">.</w:t>
        </w:r>
      </w:ins>
    </w:p>
    <w:p>
      <w:pPr>
        <w:pStyle w:val="BodyText"/>
      </w:pPr>
      <w:ins w:id="4659" w:author="PR Preview" w:date="2026-01-01T00:00:00Z">
        <w:r>
          <w:t xml:space="preserve">By convention, the span of the empty list (</w:t>
        </w:r>
      </w:ins>
      <m:oMath>
        <m:r>
          <m:t>k</m:t>
        </m:r>
        <m:r>
          <m:rPr>
            <m:sty m:val="p"/>
          </m:rPr>
          <m:t>=</m:t>
        </m:r>
        <m:r>
          <m:t>0</m:t>
        </m:r>
      </m:oMath>
      <w:ins w:id="4660" w:author="PR Preview" w:date="2026-01-01T00:00:00Z">
        <w:r>
          <w:t xml:space="preserve">) is</w:t>
        </w:r>
      </w:ins>
      <w:ins w:id="4661" w:author="PR Preview" w:date="2026-01-01T00:00:00Z">
        <w:r>
          <w:t xml:space="preserve"> </w:t>
        </w:r>
      </w:ins>
      <w:ins w:id="4662" w:author="PR Preview" w:date="2026-01-01T00:00:00Z">
        <w:r>
          <w:t xml:space="preserve">$\mathopen{}\left\{\mathord{\smash[b]{\underset{\raise.3ex\hbox{$\scriptstyle\sim$}}{0}}\vphantom{0}}\right\}\mathclose{}$</w:t>
        </w:r>
      </w:ins>
      <w:ins w:id="4663" w:author="PR Preview" w:date="2026-01-01T00:00:00Z">
        <w:r>
          <w:t xml:space="preserve">,</w:t>
        </w:r>
      </w:ins>
      <w:ins w:id="4664" w:author="PR Preview" w:date="2026-01-01T00:00:00Z">
        <w:r>
          <w:t xml:space="preserve"> </w:t>
        </w:r>
      </w:ins>
      <w:ins w:id="4665" w:author="PR Preview" w:date="2026-01-01T00:00:00Z">
        <w:r>
          <w:t xml:space="preserve">and the empty list counts as linearly independent (</w:t>
        </w:r>
      </w:ins>
      <w:hyperlink w:anchor="def-linearly-independent">
        <w:ins w:id="4666" w:author="PR Preview" w:date="2026-01-01T00:00:00Z">
          <w:r>
            <w:rPr>
              <w:rStyle w:val="Hyperlink"/>
            </w:rPr>
            <w:t xml:space="preserve">Definition 43</w:t>
          </w:r>
        </w:ins>
      </w:hyperlink>
      <w:ins w:id="4667" w:author="PR Preview" w:date="2026-01-01T00:00:00Z">
        <w:r>
          <w:t xml:space="preserve">),</w:t>
        </w:r>
      </w:ins>
      <w:ins w:id="4668" w:author="PR Preview" w:date="2026-01-01T00:00:00Z">
        <w:r>
          <w:t xml:space="preserve"> </w:t>
        </w:r>
      </w:ins>
      <w:ins w:id="4669" w:author="PR Preview" w:date="2026-01-01T00:00:00Z">
        <w:r>
          <w:t xml:space="preserve">since it has no coefficients that could fail to be zero.</w:t>
        </w:r>
      </w:ins>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del w:id="4670" w:author="PR Preview" w:date="2026-01-01T00:00:00Z">
        <w:r>
          <w:rPr>
            <w:b/>
            <w:bCs/>
          </w:rPr>
          <w:delText xml:space="preserve">Theorem 22 (A span is a subspace)</w:delText>
        </w:r>
      </w:del>
      <w:del w:id="4671" w:author="PR Preview" w:date="2026-01-01T00:00:00Z">
        <w:r>
          <w:delText xml:space="preserve"> </w:delText>
        </w:r>
      </w:del>
      <w:del w:id="4672" w:author="PR Preview" w:date="2026-01-01T00:00:00Z">
        <w:r>
          <w:delText xml:space="preserve">For any vectors</w:delText>
        </w:r>
      </w:del>
      <w:del w:id="4673" w:author="PR Preview" w:date="2026-01-01T00:00:00Z">
        <w:r>
          <w:delText xml:space="preserve"> </w:delText>
        </w:r>
      </w:del>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del w:id="4674" w:author="PR Preview" w:date="2026-01-01T00:00:00Z">
        <w:r>
          <w:delText xml:space="preserve">,</w:delText>
        </w:r>
      </w:del>
      <w:del w:id="4675" w:author="PR Preview" w:date="2026-01-01T00:00:00Z">
        <w:r>
          <w:delText xml:space="preserve"> </w:delText>
        </w:r>
      </w:del>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del w:id="4676" w:author="PR Preview" w:date="2026-01-01T00:00:00Z">
        <w:r>
          <w:delText xml:space="preserve"> </w:delText>
        </w:r>
      </w:del>
      <w:del w:id="4677" w:author="PR Preview" w:date="2026-01-01T00:00:00Z">
        <w:r>
          <w:delText xml:space="preserve">(</w:delText>
        </w:r>
      </w:del>
      <w:hyperlink w:anchor="def-span">
        <w:del w:id="4678" w:author="PR Preview" w:date="2026-01-01T00:00:00Z">
          <w:r>
            <w:rPr>
              <w:rStyle w:val="Hyperlink"/>
            </w:rPr>
            <w:delText xml:space="preserve">Definition 47</w:delText>
          </w:r>
        </w:del>
      </w:hyperlink>
      <w:del w:id="4679" w:author="PR Preview" w:date="2026-01-01T00:00:00Z">
        <w:r>
          <w:delText xml:space="preserve">)</w:delText>
        </w:r>
      </w:del>
      <w:del w:id="4680" w:author="PR Preview" w:date="2026-01-01T00:00:00Z">
        <w:r>
          <w:delText xml:space="preserve"> </w:delText>
        </w:r>
      </w:del>
      <w:del w:id="4681" w:author="PR Preview" w:date="2026-01-01T00:00:00Z">
        <w:r>
          <w:delText xml:space="preserve">is a subspace of</w:delText>
        </w:r>
      </w:del>
      <w:del w:id="4682" w:author="PR Preview" w:date="2026-01-01T00:00:00Z">
        <w:r>
          <w:delText xml:space="preserve"> </w:delText>
        </w:r>
      </w:del>
      <m:oMath>
        <m:sSup>
          <m:e>
            <m:r>
              <m:rPr>
                <m:scr m:val="double-struck"/>
                <m:sty m:val="p"/>
              </m:rPr>
              <m:t>R</m:t>
            </m:r>
          </m:e>
          <m:sup>
            <m:r>
              <m:t>p</m:t>
            </m:r>
          </m:sup>
        </m:sSup>
      </m:oMath>
      <w:del w:id="4683" w:author="PR Preview" w:date="2026-01-01T00:00:00Z">
        <w:r>
          <w:delText xml:space="preserve"> </w:delText>
        </w:r>
      </w:del>
      <w:del w:id="4684" w:author="PR Preview" w:date="2026-01-01T00:00:00Z">
        <w:r>
          <w:delText xml:space="preserve">(</w:delText>
        </w:r>
      </w:del>
      <w:hyperlink w:anchor="def-subspace">
        <w:del w:id="4685" w:author="PR Preview" w:date="2026-01-01T00:00:00Z">
          <w:r>
            <w:rPr>
              <w:rStyle w:val="Hyperlink"/>
            </w:rPr>
            <w:delText xml:space="preserve">Definition 46</w:delText>
          </w:r>
        </w:del>
      </w:hyperlink>
      <w:del w:id="4686" w:author="PR Preview" w:date="2026-01-01T00:00:00Z">
        <w:r>
          <w:delText xml:space="preserve">).</w:delText>
        </w:r>
      </w:del>
    </w:p>
    <w:p>
      <w:pPr>
        <w:pStyle w:val="BodyText"/>
      </w:pPr>
      <w:del w:id="4687" w:author="PR Preview" w:date="2026-01-01T00:00:00Z">
        <w:r>
          <w:rPr>
            <w:i/>
            <w:iCs/>
          </w:rPr>
          <w:delText xml:space="preserve">Proof</w:delText>
        </w:r>
      </w:del>
      <w:del w:id="4688" w:author="PR Preview" w:date="2026-01-01T00:00:00Z">
        <w:r>
          <w:delText xml:space="preserve">. </w:delText>
        </w:r>
      </w:del>
      <w:del w:id="4689" w:author="PR Preview" w:date="2026-01-01T00:00:00Z">
        <w:r>
          <w:delText xml:space="preserve">The span is not empty:</w:delText>
        </w:r>
      </w:del>
      <w:del w:id="4690" w:author="PR Preview" w:date="2026-01-01T00:00:00Z">
        <w:r>
          <w:delText xml:space="preserve"> </w:delText>
        </w:r>
      </w:del>
      <w:del w:id="4691" w:author="PR Preview" w:date="2026-01-01T00:00:00Z">
        <w:r>
          <w:delText xml:space="preserve">it contains</w:delText>
        </w:r>
      </w:del>
      <w:del w:id="4692" w:author="PR Preview" w:date="2026-01-01T00:00:00Z">
        <w:r>
          <w:delText xml:space="preserve"> </w:delText>
        </w:r>
      </w:del>
      <m:oMath>
        <m:r>
          <m:t>0</m:t>
        </m:r>
        <m:r>
          <m:rPr>
            <m:sty m:val="p"/>
          </m:rPr>
          <m:t>⋅</m:t>
        </m:r>
        <m:sSub>
          <m:e>
            <m:limLow>
              <m:e>
                <m:r>
                  <m:t>v</m:t>
                </m:r>
              </m:e>
              <m:lim>
                <m:r>
                  <m:rPr>
                    <m:sty m:val="p"/>
                  </m:rPr>
                  <m:t>∼</m:t>
                </m:r>
              </m:lim>
            </m:limLow>
          </m:e>
          <m:sub>
            <m:r>
              <m:t>1</m:t>
            </m:r>
          </m:sub>
        </m:sSub>
        <m:r>
          <m:rPr>
            <m:sty m:val="p"/>
          </m:rPr>
          <m:t>+</m:t>
        </m:r>
        <m:r>
          <m:rPr>
            <m:sty m:val="p"/>
          </m:rPr>
          <m:t>⋯</m:t>
        </m:r>
        <m:r>
          <m:rPr>
            <m:sty m:val="p"/>
          </m:rPr>
          <m:t>+</m:t>
        </m:r>
        <m:r>
          <m:t>0</m:t>
        </m:r>
        <m:r>
          <m:rPr>
            <m:sty m:val="p"/>
          </m:rPr>
          <m:t>⋅</m:t>
        </m:r>
        <m:sSub>
          <m:e>
            <m:limLow>
              <m:e>
                <m:r>
                  <m:t>v</m:t>
                </m:r>
              </m:e>
              <m:lim>
                <m:r>
                  <m:rPr>
                    <m:sty m:val="p"/>
                  </m:rPr>
                  <m:t>∼</m:t>
                </m:r>
              </m:lim>
            </m:limLow>
          </m:e>
          <m:sub>
            <m:r>
              <m:t>k</m:t>
            </m:r>
          </m:sub>
        </m:sSub>
        <m:r>
          <m:rPr>
            <m:sty m:val="p"/>
          </m:rPr>
          <m:t>=</m:t>
        </m:r>
        <m:limLow>
          <m:e>
            <m:r>
              <m:t>0</m:t>
            </m:r>
          </m:e>
          <m:lim>
            <m:r>
              <m:rPr>
                <m:sty m:val="p"/>
              </m:rPr>
              <m:t>∼</m:t>
            </m:r>
          </m:lim>
        </m:limLow>
      </m:oMath>
      <w:del w:id="4693" w:author="PR Preview" w:date="2026-01-01T00:00:00Z">
        <w:r>
          <w:delText xml:space="preserve">.</w:delText>
        </w:r>
      </w:del>
    </w:p>
    <w:p>
      <w:pPr>
        <w:pStyle w:val="BodyText"/>
      </w:pPr>
      <w:del w:id="4694" w:author="PR Preview" w:date="2026-01-01T00:00:00Z">
        <w:r>
          <w:rPr>
            <w:b/>
            <w:bCs/>
          </w:rPr>
          <w:delText xml:space="preserve">Addition.</w:delText>
        </w:r>
      </w:del>
      <w:del w:id="4695" w:author="PR Preview" w:date="2026-01-01T00:00:00Z">
        <w:r>
          <w:delText xml:space="preserve"> </w:delText>
        </w:r>
      </w:del>
      <w:del w:id="4696" w:author="PR Preview" w:date="2026-01-01T00:00:00Z">
        <w:r>
          <w:delText xml:space="preserve">Take two vectors in the span,</w:delText>
        </w:r>
      </w:del>
      <w:del w:id="4697" w:author="PR Preview" w:date="2026-01-01T00:00:00Z">
        <w:r>
          <w:delText xml:space="preserve"> </w:delText>
        </w:r>
      </w:del>
      <m:oMath>
        <m:limLow>
          <m:e>
            <m:r>
              <m:t>u</m:t>
            </m:r>
          </m:e>
          <m:lim>
            <m:r>
              <m:rPr>
                <m:sty m:val="p"/>
              </m:rPr>
              <m:t>∼</m:t>
            </m:r>
          </m:lim>
        </m:limLow>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oMath>
      <w:del w:id="4698" w:author="PR Preview" w:date="2026-01-01T00:00:00Z">
        <w:r>
          <w:delText xml:space="preserve"> </w:delText>
        </w:r>
      </w:del>
      <w:del w:id="4699" w:author="PR Preview" w:date="2026-01-01T00:00:00Z">
        <w:r>
          <w:delText xml:space="preserve">and</w:delText>
        </w:r>
      </w:del>
      <w:del w:id="4700" w:author="PR Preview" w:date="2026-01-01T00:00:00Z">
        <w:r>
          <w:delText xml:space="preserve"> </w:delText>
        </w:r>
      </w:del>
      <m:oMath>
        <m:limLow>
          <m:e>
            <m:r>
              <m:t>w</m:t>
            </m:r>
          </m:e>
          <m:lim>
            <m:r>
              <m:rPr>
                <m:sty m:val="p"/>
              </m:rPr>
              <m:t>∼</m:t>
            </m:r>
          </m:lim>
        </m:limLow>
        <m:r>
          <m:rPr>
            <m:sty m:val="p"/>
          </m:rPr>
          <m:t>=</m:t>
        </m:r>
        <m:sSub>
          <m:e>
            <m:r>
              <m:t>b</m:t>
            </m:r>
          </m:e>
          <m:sub>
            <m:r>
              <m:t>1</m:t>
            </m:r>
          </m:sub>
        </m:sSub>
        <m:sSub>
          <m:e>
            <m:limLow>
              <m:e>
                <m:r>
                  <m:t>v</m:t>
                </m:r>
              </m:e>
              <m:lim>
                <m:r>
                  <m:rPr>
                    <m:sty m:val="p"/>
                  </m:rPr>
                  <m:t>∼</m:t>
                </m:r>
              </m:lim>
            </m:limLow>
          </m:e>
          <m:sub>
            <m:r>
              <m:t>1</m:t>
            </m:r>
          </m:sub>
        </m:sSub>
        <m:r>
          <m:rPr>
            <m:sty m:val="p"/>
          </m:rPr>
          <m:t>+</m:t>
        </m:r>
        <m:r>
          <m:rPr>
            <m:sty m:val="p"/>
          </m:rPr>
          <m:t>⋯</m:t>
        </m:r>
        <m:r>
          <m:rPr>
            <m:sty m:val="p"/>
          </m:rPr>
          <m:t>+</m:t>
        </m:r>
        <m:sSub>
          <m:e>
            <m:r>
              <m:t>b</m:t>
            </m:r>
          </m:e>
          <m:sub>
            <m:r>
              <m:t>k</m:t>
            </m:r>
          </m:sub>
        </m:sSub>
        <m:sSub>
          <m:e>
            <m:limLow>
              <m:e>
                <m:r>
                  <m:t>v</m:t>
                </m:r>
              </m:e>
              <m:lim>
                <m:r>
                  <m:rPr>
                    <m:sty m:val="p"/>
                  </m:rPr>
                  <m:t>∼</m:t>
                </m:r>
              </m:lim>
            </m:limLow>
          </m:e>
          <m:sub>
            <m:r>
              <m:t>k</m:t>
            </m:r>
          </m:sub>
        </m:sSub>
      </m:oMath>
      <w:del w:id="4701" w:author="PR Preview" w:date="2026-01-01T00:00:00Z">
        <w:r>
          <w:delText xml:space="preserve">.</w:delText>
        </w:r>
      </w:del>
      <w:del w:id="4702" w:author="PR Preview" w:date="2026-01-01T00:00:00Z">
        <w:r>
          <w:delText xml:space="preserve"> </w:delText>
        </w:r>
      </w:del>
      <w:del w:id="4703" w:author="PR Preview" w:date="2026-01-01T00:00:00Z">
        <w:r>
          <w:delText xml:space="preserve">Then</w:delText>
        </w:r>
      </w:del>
    </w:p>
    <w:p>
      <w:pPr>
        <w:pStyle w:val="BodyText"/>
      </w:pPr>
      <m:oMathPara>
        <m:oMathParaPr>
          <m:jc m:val="center"/>
        </m:oMathParaPr>
        <m:oMath>
          <m:eqArr>
            <m:e>
              <m:limLow>
                <m:e>
                  <m:r>
                    <m:t>u</m:t>
                  </m:r>
                </m:e>
                <m:lim>
                  <m:r>
                    <m:rPr>
                      <m:sty m:val="p"/>
                    </m:rPr>
                    <m:t>∼</m:t>
                  </m:r>
                </m:lim>
              </m:limLow>
              <m:r>
                <m:rPr>
                  <m:sty m:val="p"/>
                </m:rPr>
                <m:t>+</m:t>
              </m:r>
              <m:limLow>
                <m:e>
                  <m:r>
                    <m:t>w</m:t>
                  </m:r>
                </m:e>
                <m:lim>
                  <m:r>
                    <m:rPr>
                      <m:sty m:val="p"/>
                    </m:rPr>
                    <m:t>∼</m:t>
                  </m:r>
                </m:lim>
              </m:limLow>
              <m:r>
                <m:t>&amp;</m:t>
              </m:r>
              <m:r>
                <m:rPr>
                  <m:sty m:val="p"/>
                </m:rPr>
                <m:t>=</m:t>
              </m:r>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r>
                <m:rPr>
                  <m:sty m:val="p"/>
                </m:rPr>
                <m:t>)</m:t>
              </m:r>
              <m:r>
                <m:rPr>
                  <m:sty m:val="p"/>
                </m:rPr>
                <m:t>+</m:t>
              </m:r>
              <m:r>
                <m:rPr>
                  <m:sty m:val="p"/>
                </m:rPr>
                <m:t>(</m:t>
              </m:r>
              <m:sSub>
                <m:e>
                  <m:r>
                    <m:t>b</m:t>
                  </m:r>
                </m:e>
                <m:sub>
                  <m:r>
                    <m:t>1</m:t>
                  </m:r>
                </m:sub>
              </m:sSub>
              <m:sSub>
                <m:e>
                  <m:limLow>
                    <m:e>
                      <m:r>
                        <m:t>v</m:t>
                      </m:r>
                    </m:e>
                    <m:lim>
                      <m:r>
                        <m:rPr>
                          <m:sty m:val="p"/>
                        </m:rPr>
                        <m:t>∼</m:t>
                      </m:r>
                    </m:lim>
                  </m:limLow>
                </m:e>
                <m:sub>
                  <m:r>
                    <m:t>1</m:t>
                  </m:r>
                </m:sub>
              </m:sSub>
              <m:r>
                <m:rPr>
                  <m:sty m:val="p"/>
                </m:rPr>
                <m:t>+</m:t>
              </m:r>
              <m:r>
                <m:rPr>
                  <m:sty m:val="p"/>
                </m:rPr>
                <m:t>⋯</m:t>
              </m:r>
              <m:r>
                <m:rPr>
                  <m:sty m:val="p"/>
                </m:rPr>
                <m:t>+</m:t>
              </m:r>
              <m:sSub>
                <m:e>
                  <m:r>
                    <m:t>b</m:t>
                  </m:r>
                </m:e>
                <m:sub>
                  <m:r>
                    <m:t>k</m:t>
                  </m:r>
                </m:sub>
              </m:sSub>
              <m:sSub>
                <m:e>
                  <m:limLow>
                    <m:e>
                      <m:r>
                        <m:t>v</m:t>
                      </m:r>
                    </m:e>
                    <m:lim>
                      <m:r>
                        <m:rPr>
                          <m:sty m:val="p"/>
                        </m:rPr>
                        <m:t>∼</m:t>
                      </m:r>
                    </m:lim>
                  </m:limLow>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limLow>
                    <m:e>
                      <m:r>
                        <m:t>v</m:t>
                      </m:r>
                    </m:e>
                    <m:lim>
                      <m:r>
                        <m:rPr>
                          <m:sty m:val="p"/>
                        </m:rPr>
                        <m:t>∼</m:t>
                      </m:r>
                    </m:lim>
                  </m:limLow>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limLow>
                    <m:e>
                      <m:r>
                        <m:t>v</m:t>
                      </m:r>
                    </m:e>
                    <m:lim>
                      <m:r>
                        <m:rPr>
                          <m:sty m:val="p"/>
                        </m:rPr>
                        <m:t>∼</m:t>
                      </m:r>
                    </m:lim>
                  </m:limLow>
                </m:e>
                <m:sub>
                  <m:r>
                    <m:t>k</m:t>
                  </m:r>
                </m:sub>
              </m:sSub>
              <m:r>
                <m:t>&amp;</m:t>
              </m:r>
              <m:r>
                <m:t>&amp;</m:t>
              </m:r>
              <m:r>
                <m:rPr>
                  <m:nor/>
                  <m:sty m:val="p"/>
                </m:rPr>
                <m:t>(regroup, and distribute each </m:t>
              </m:r>
              <m:sSub>
                <m:e>
                  <m:limLow>
                    <m:e>
                      <m:r>
                        <m:t>v</m:t>
                      </m:r>
                    </m:e>
                    <m:lim>
                      <m:r>
                        <m:rPr>
                          <m:sty m:val="p"/>
                        </m:rPr>
                        <m:t>∼</m:t>
                      </m:r>
                    </m:lim>
                  </m:limLow>
                </m:e>
                <m:sub>
                  <m:r>
                    <m:t>i</m:t>
                  </m:r>
                </m:sub>
              </m:sSub>
              <m:r>
                <m:rPr>
                  <m:nor/>
                  <m:sty m:val="p"/>
                </m:rPr>
                <m:t>)</m:t>
              </m:r>
            </m:e>
          </m:eqArr>
        </m:oMath>
      </m:oMathPara>
    </w:p>
    <w:p>
      <w:pPr>
        <w:pStyle w:val="FirstParagraph"/>
      </w:pPr>
      <w:del w:id="4704" w:author="PR Preview" w:date="2026-01-01T00:00:00Z">
        <w:r>
          <w:delText xml:space="preserve">which is a linear combination of</w:delText>
        </w:r>
      </w:del>
      <w:del w:id="4705" w:author="PR Preview" w:date="2026-01-01T00:00:00Z">
        <w:r>
          <w:delText xml:space="preserve"> </w:delText>
        </w:r>
      </w:del>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del w:id="4706" w:author="PR Preview" w:date="2026-01-01T00:00:00Z">
        <w:r>
          <w:delText xml:space="preserve">,</w:delText>
        </w:r>
      </w:del>
      <w:del w:id="4707" w:author="PR Preview" w:date="2026-01-01T00:00:00Z">
        <w:r>
          <w:delText xml:space="preserve"> </w:delText>
        </w:r>
      </w:del>
      <w:del w:id="4708" w:author="PR Preview" w:date="2026-01-01T00:00:00Z">
        <w:r>
          <w:delText xml:space="preserve">so it is in the span.</w:delText>
        </w:r>
      </w:del>
    </w:p>
    <w:p>
      <w:pPr>
        <w:pStyle w:val="FirstParagraph"/>
      </w:pPr>
      <w:ins w:id="4709" w:author="PR Preview" w:date="2026-01-01T00:00:00Z">
        <w:r>
          <w:rPr>
            <w:b/>
            <w:bCs/>
          </w:rPr>
          <w:t xml:space="preserve">Theorem 22 (A span is a subspace)</w:t>
        </w:r>
      </w:ins>
      <w:ins w:id="4710" w:author="PR Preview" w:date="2026-01-01T00:00:00Z">
        <w:r>
          <w:t xml:space="preserve"> </w:t>
        </w:r>
      </w:ins>
      <w:ins w:id="4711" w:author="PR Preview" w:date="2026-01-01T00:00:00Z">
        <w:r>
          <w:t xml:space="preserve">For any vectors</w:t>
        </w:r>
      </w:ins>
      <w:ins w:id="4712" w:author="PR Preview" w:date="2026-01-01T00:00:00Z">
        <w:r>
          <w:t xml:space="preserve"> </w:t>
        </w:r>
      </w:ins>
      <w:ins w:id="4713" w:author="PR Preview" w:date="2026-01-01T00:00:00Z">
        <w:r>
          <w:t xml:space="preserve">$\mathord{\smash[b]{\underset{\raise.3ex\hbox{$\scriptstyle\sim$}}{v}}\vphantom{v}}_1, \ldots, \mathord{\smash[b]{\underset{\raise.3ex\hbox{$\scriptstyle\sim$}}{v}}\vphantom{v}}_k \in \mathbb{R}^p$</w:t>
        </w:r>
      </w:ins>
      <w:ins w:id="4714" w:author="PR Preview" w:date="2026-01-01T00:00:00Z">
        <w:r>
          <w:t xml:space="preserve">,</w:t>
        </w:r>
      </w:ins>
      <w:ins w:id="4715" w:author="PR Preview" w:date="2026-01-01T00:00:00Z">
        <w:r>
          <w:t xml:space="preserve"> </w:t>
        </w:r>
      </w:ins>
      <w:ins w:id="4716" w:author="PR Preview" w:date="2026-01-01T00:00:00Z">
        <w:r>
          <w:t xml:space="preserve">$\operatorname{span}\mathopen{}\left\{\mathord{\smash[b]{\underset{\raise.3ex\hbox{$\scriptstyle\sim$}}{v}}\vphantom{v}}_1, \ldots, \mathord{\smash[b]{\underset{\raise.3ex\hbox{$\scriptstyle\sim$}}{v}}\vphantom{v}}_k\right\}\mathclose{}$</w:t>
        </w:r>
      </w:ins>
      <w:ins w:id="4717" w:author="PR Preview" w:date="2026-01-01T00:00:00Z">
        <w:r>
          <w:t xml:space="preserve"> </w:t>
        </w:r>
      </w:ins>
      <w:ins w:id="4718" w:author="PR Preview" w:date="2026-01-01T00:00:00Z">
        <w:r>
          <w:t xml:space="preserve">(</w:t>
        </w:r>
      </w:ins>
      <w:hyperlink w:anchor="def-span">
        <w:ins w:id="4719" w:author="PR Preview" w:date="2026-01-01T00:00:00Z">
          <w:r>
            <w:rPr>
              <w:rStyle w:val="Hyperlink"/>
            </w:rPr>
            <w:t xml:space="preserve">Definition 47</w:t>
          </w:r>
        </w:ins>
      </w:hyperlink>
      <w:ins w:id="4720" w:author="PR Preview" w:date="2026-01-01T00:00:00Z">
        <w:r>
          <w:t xml:space="preserve">)</w:t>
        </w:r>
      </w:ins>
      <w:ins w:id="4721" w:author="PR Preview" w:date="2026-01-01T00:00:00Z">
        <w:r>
          <w:t xml:space="preserve"> </w:t>
        </w:r>
      </w:ins>
      <w:ins w:id="4722" w:author="PR Preview" w:date="2026-01-01T00:00:00Z">
        <w:r>
          <w:t xml:space="preserve">is a subspace of</w:t>
        </w:r>
      </w:ins>
      <w:ins w:id="4723" w:author="PR Preview" w:date="2026-01-01T00:00:00Z">
        <w:r>
          <w:t xml:space="preserve"> </w:t>
        </w:r>
      </w:ins>
      <m:oMath>
        <m:sSup>
          <m:e>
            <m:r>
              <m:rPr>
                <m:scr m:val="double-struck"/>
                <m:sty m:val="p"/>
              </m:rPr>
              <m:t>R</m:t>
            </m:r>
          </m:e>
          <m:sup>
            <m:r>
              <m:t>p</m:t>
            </m:r>
          </m:sup>
        </m:sSup>
      </m:oMath>
      <w:ins w:id="4724" w:author="PR Preview" w:date="2026-01-01T00:00:00Z">
        <w:r>
          <w:t xml:space="preserve"> </w:t>
        </w:r>
      </w:ins>
      <w:ins w:id="4725" w:author="PR Preview" w:date="2026-01-01T00:00:00Z">
        <w:r>
          <w:t xml:space="preserve">(</w:t>
        </w:r>
      </w:ins>
      <w:hyperlink w:anchor="def-subspace">
        <w:ins w:id="4726" w:author="PR Preview" w:date="2026-01-01T00:00:00Z">
          <w:r>
            <w:rPr>
              <w:rStyle w:val="Hyperlink"/>
            </w:rPr>
            <w:t xml:space="preserve">Definition 46</w:t>
          </w:r>
        </w:ins>
      </w:hyperlink>
      <w:ins w:id="4727" w:author="PR Preview" w:date="2026-01-01T00:00:00Z">
        <w:r>
          <w:t xml:space="preserve">).</w:t>
        </w:r>
      </w:ins>
    </w:p>
    <w:bookmarkEnd w:id="206"/>
    <w:p>
      <w:pPr>
        <w:pStyle w:val="BodyText"/>
      </w:pPr>
      <w:ins w:id="4728" w:author="PR Preview" w:date="2026-01-01T00:00:00Z">
        <w:r>
          <w:rPr>
            <w:i/>
            <w:iCs/>
          </w:rPr>
          <w:t xml:space="preserve">Proof</w:t>
        </w:r>
      </w:ins>
      <w:ins w:id="4729" w:author="PR Preview" w:date="2026-01-01T00:00:00Z">
        <w:r>
          <w:t xml:space="preserve">. </w:t>
        </w:r>
      </w:ins>
      <w:ins w:id="4730" w:author="PR Preview" w:date="2026-01-01T00:00:00Z">
        <w:r>
          <w:t xml:space="preserve">The span is not empty:</w:t>
        </w:r>
      </w:ins>
      <w:ins w:id="4731" w:author="PR Preview" w:date="2026-01-01T00:00:00Z">
        <w:r>
          <w:t xml:space="preserve"> </w:t>
        </w:r>
      </w:ins>
      <w:ins w:id="4732" w:author="PR Preview" w:date="2026-01-01T00:00:00Z">
        <w:r>
          <w:t xml:space="preserve">it contains</w:t>
        </w:r>
      </w:ins>
      <w:ins w:id="4733" w:author="PR Preview" w:date="2026-01-01T00:00:00Z">
        <w:r>
          <w:t xml:space="preserve"> </w:t>
        </w:r>
      </w:ins>
      <w:ins w:id="4734" w:author="PR Preview" w:date="2026-01-01T00:00:00Z">
        <w:r>
          <w:t xml:space="preserve">$0 \cdot\mathord{\smash[b]{\underset{\raise.3ex\hbox{$\scriptstyle\sim$}}{v}}\vphantom{v}}_1 + \cdots + 0 \cdot\mathord{\smash[b]{\underset{\raise.3ex\hbox{$\scriptstyle\sim$}}{v}}\vphantom{v}}_k = \mathord{\smash[b]{\underset{\raise.3ex\hbox{$\scriptstyle\sim$}}{0}}\vphantom{0}}$</w:t>
        </w:r>
      </w:ins>
      <w:ins w:id="4735" w:author="PR Preview" w:date="2026-01-01T00:00:00Z">
        <w:r>
          <w:t xml:space="preserve">.</w:t>
        </w:r>
      </w:ins>
    </w:p>
    <w:p>
      <w:pPr>
        <w:pStyle w:val="BodyText"/>
      </w:pPr>
      <w:ins w:id="4736" w:author="PR Preview" w:date="2026-01-01T00:00:00Z">
        <w:r>
          <w:rPr>
            <w:b/>
            <w:bCs/>
          </w:rPr>
          <w:t xml:space="preserve">Addition.</w:t>
        </w:r>
      </w:ins>
      <w:ins w:id="4737" w:author="PR Preview" w:date="2026-01-01T00:00:00Z">
        <w:r>
          <w:t xml:space="preserve"> </w:t>
        </w:r>
      </w:ins>
      <w:ins w:id="4738" w:author="PR Preview" w:date="2026-01-01T00:00:00Z">
        <w:r>
          <w:t xml:space="preserve">Take two vectors in the span,</w:t>
        </w:r>
      </w:ins>
      <w:ins w:id="4739" w:author="PR Preview" w:date="2026-01-01T00:00:00Z">
        <w:r>
          <w:t xml:space="preserve"> </w:t>
        </w:r>
      </w:ins>
      <w:ins w:id="4740" w:author="PR Preview" w:date="2026-01-01T00:00:00Z">
        <w:r>
          <w:t xml:space="preserve">$\mathord{\smash[b]{\underset{\raise.3ex\hbox{$\scriptstyle\sim$}}{u}}\vphantom{u}} = a_1 \mathord{\smash[b]{\underset{\raise.3ex\hbox{$\scriptstyle\sim$}}{v}}\vphantom{v}}_1 + \cdots + a_k \mathord{\smash[b]{\underset{\raise.3ex\hbox{$\scriptstyle\sim$}}{v}}\vphantom{v}}_k$</w:t>
        </w:r>
      </w:ins>
      <w:ins w:id="4741" w:author="PR Preview" w:date="2026-01-01T00:00:00Z">
        <w:r>
          <w:t xml:space="preserve"> </w:t>
        </w:r>
      </w:ins>
      <w:ins w:id="4742" w:author="PR Preview" w:date="2026-01-01T00:00:00Z">
        <w:r>
          <w:t xml:space="preserve">and</w:t>
        </w:r>
      </w:ins>
      <w:ins w:id="4743" w:author="PR Preview" w:date="2026-01-01T00:00:00Z">
        <w:r>
          <w:t xml:space="preserve"> </w:t>
        </w:r>
      </w:ins>
      <w:ins w:id="4744" w:author="PR Preview" w:date="2026-01-01T00:00:00Z">
        <w:r>
          <w:t xml:space="preserve">$\mathord{\smash[b]{\underset{\raise.3ex\hbox{$\scriptstyle\sim$}}{w}}\vphantom{w}} = b_1 \mathord{\smash[b]{\underset{\raise.3ex\hbox{$\scriptstyle\sim$}}{v}}\vphantom{v}}_1 + \cdots + b_k \mathord{\smash[b]{\underset{\raise.3ex\hbox{$\scriptstyle\sim$}}{v}}\vphantom{v}}_k$</w:t>
        </w:r>
      </w:ins>
      <w:ins w:id="4745" w:author="PR Preview" w:date="2026-01-01T00:00:00Z">
        <w:r>
          <w:t xml:space="preserve">.</w:t>
        </w:r>
      </w:ins>
      <w:ins w:id="4746" w:author="PR Preview" w:date="2026-01-01T00:00:00Z">
        <w:r>
          <w:t xml:space="preserve"> </w:t>
        </w:r>
      </w:ins>
      <w:ins w:id="4747" w:author="PR Preview" w:date="2026-01-01T00:00:00Z">
        <w:r>
          <w:t xml:space="preserve">Then</w:t>
        </w:r>
      </w:ins>
    </w:p>
    <w:p>
      <w:pPr>
        <w:pStyle w:val="BodyText"/>
      </w:pPr>
      <w:ins w:id="4748" w:author="PR Preview" w:date="2026-01-01T00:00:00Z">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ins>
    </w:p>
    <w:p>
      <w:pPr>
        <w:pStyle w:val="FirstParagraph"/>
      </w:pPr>
      <w:ins w:id="4749" w:author="PR Preview" w:date="2026-01-01T00:00:00Z">
        <w:r>
          <w:t xml:space="preserve">which is a linear combination of</w:t>
        </w:r>
      </w:ins>
      <w:ins w:id="4750" w:author="PR Preview" w:date="2026-01-01T00:00:00Z">
        <w:r>
          <w:t xml:space="preserve"> </w:t>
        </w:r>
      </w:ins>
      <w:ins w:id="4751" w:author="PR Preview" w:date="2026-01-01T00:00:00Z">
        <w:r>
          <w:t xml:space="preserve">$\mathord{\smash[b]{\underset{\raise.3ex\hbox{$\scriptstyle\sim$}}{v}}\vphantom{v}}_1, \ldots, \mathord{\smash[b]{\underset{\raise.3ex\hbox{$\scriptstyle\sim$}}{v}}\vphantom{v}}_k$</w:t>
        </w:r>
      </w:ins>
      <w:ins w:id="4752" w:author="PR Preview" w:date="2026-01-01T00:00:00Z">
        <w:r>
          <w:t xml:space="preserve">,</w:t>
        </w:r>
      </w:ins>
      <w:ins w:id="4753" w:author="PR Preview" w:date="2026-01-01T00:00:00Z">
        <w:r>
          <w:t xml:space="preserve"> </w:t>
        </w:r>
      </w:ins>
      <w:ins w:id="4754" w:author="PR Preview" w:date="2026-01-01T00:00:00Z">
        <w:r>
          <w:t xml:space="preserve">so it is in the span.</w:t>
        </w:r>
      </w:ins>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limLow>
                <m:e>
                  <m:r>
                    <m:t>u</m:t>
                  </m:r>
                </m:e>
                <m:lim>
                  <m:r>
                    <m:rPr>
                      <m:sty m:val="p"/>
                    </m:rPr>
                    <m:t>∼</m:t>
                  </m:r>
                </m:lim>
              </m:limLow>
              <m:r>
                <m:t>&amp;</m:t>
              </m:r>
              <m:r>
                <m:rPr>
                  <m:sty m:val="p"/>
                </m:rPr>
                <m:t>=</m:t>
              </m:r>
              <m:r>
                <m:t>c</m:t>
              </m:r>
              <m:r>
                <m:t> </m:t>
              </m:r>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limLow>
                    <m:e>
                      <m:r>
                        <m:t>v</m:t>
                      </m:r>
                    </m:e>
                    <m:lim>
                      <m:r>
                        <m:rPr>
                          <m:sty m:val="p"/>
                        </m:rPr>
                        <m:t>∼</m:t>
                      </m:r>
                    </m:lim>
                  </m:limLow>
                </m:e>
                <m:sub>
                  <m:r>
                    <m:t>1</m:t>
                  </m:r>
                </m:sub>
              </m:sSub>
              <m:r>
                <m:rPr>
                  <m:sty m:val="p"/>
                </m:rPr>
                <m:t>+</m:t>
              </m:r>
              <m:r>
                <m:rPr>
                  <m:sty m:val="p"/>
                </m:rPr>
                <m:t>⋯</m:t>
              </m:r>
              <m:r>
                <m:rPr>
                  <m:sty m:val="p"/>
                </m:rPr>
                <m:t>+</m:t>
              </m:r>
              <m:r>
                <m:rPr>
                  <m:sty m:val="p"/>
                </m:rPr>
                <m:t>(</m:t>
              </m:r>
              <m:r>
                <m:t>c</m:t>
              </m:r>
              <m:sSub>
                <m:e>
                  <m:r>
                    <m:t>a</m:t>
                  </m:r>
                </m:e>
                <m:sub>
                  <m:r>
                    <m:t>k</m:t>
                  </m:r>
                </m:sub>
              </m:sSub>
              <m:r>
                <m:rPr>
                  <m:sty m:val="p"/>
                </m:rPr>
                <m:t>)</m:t>
              </m:r>
              <m:r>
                <m:t> </m:t>
              </m:r>
              <m:sSub>
                <m:e>
                  <m:limLow>
                    <m:e>
                      <m:r>
                        <m:t>v</m:t>
                      </m:r>
                    </m:e>
                    <m:lim>
                      <m:r>
                        <m:rPr>
                          <m:sty m:val="p"/>
                        </m:rPr>
                        <m:t>∼</m:t>
                      </m:r>
                    </m:lim>
                  </m:limLow>
                </m:e>
                <m:sub>
                  <m:r>
                    <m:t>k</m:t>
                  </m:r>
                </m:sub>
              </m:sSub>
              <m:r>
                <m:t>&amp;</m:t>
              </m:r>
              <m:r>
                <m:t>&amp;</m:t>
              </m:r>
              <m:r>
                <m:rPr>
                  <m:nor/>
                  <m:sty m:val="p"/>
                </m:rPr>
                <m:t>(distribute </m:t>
              </m:r>
              <m:r>
                <m:t>c</m:t>
              </m:r>
              <m:r>
                <m:rPr>
                  <m:nor/>
                  <m:sty m:val="p"/>
                </m:rPr>
                <m:t> over the sum)</m:t>
              </m:r>
            </m:e>
          </m:eqArr>
        </m:oMath>
      </m:oMathPara>
    </w:p>
    <w:p>
      <w:pPr>
        <w:pStyle w:val="BodyText"/>
      </w:pPr>
      <w:ins w:id="4755" w:author="PR Preview" w:date="2026-01-01T00:00:00Z">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ins>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del w:id="4756" w:author="PR Preview" w:date="2026-01-01T00:00:00Z">
        <w:r>
          <w:rPr>
            <w:b/>
            <w:bCs/>
          </w:rPr>
          <w:delText xml:space="preserve">Theorem 23 (A matrix-vector product combines the columns)</w:delText>
        </w:r>
      </w:del>
      <w:del w:id="4757" w:author="PR Preview" w:date="2026-01-01T00:00:00Z">
        <w:r>
          <w:delText xml:space="preserve"> </w:delText>
        </w:r>
      </w:del>
      <w:del w:id="4758" w:author="PR Preview" w:date="2026-01-01T00:00:00Z">
        <w:r>
          <w:delText xml:space="preserve">If</w:delText>
        </w:r>
      </w:del>
      <w:del w:id="4759" w:author="PR Preview" w:date="2026-01-01T00:00:00Z">
        <w:r>
          <w:delText xml:space="preserve"> </w:delText>
        </w:r>
      </w:del>
      <m:oMath>
        <m:r>
          <m:rPr>
            <m:sty m:val="bi"/>
          </m:rPr>
          <m:t>A</m:t>
        </m:r>
      </m:oMath>
      <w:del w:id="4760" w:author="PR Preview" w:date="2026-01-01T00:00:00Z">
        <w:r>
          <w:delText xml:space="preserve"> </w:delText>
        </w:r>
      </w:del>
      <w:del w:id="4761" w:author="PR Preview" w:date="2026-01-01T00:00:00Z">
        <w:r>
          <w:delText xml:space="preserve">is an</w:delText>
        </w:r>
      </w:del>
      <w:del w:id="4762" w:author="PR Preview" w:date="2026-01-01T00:00:00Z">
        <w:r>
          <w:delText xml:space="preserve"> </w:delText>
        </w:r>
      </w:del>
      <m:oMath>
        <m:r>
          <m:t>m</m:t>
        </m:r>
        <m:r>
          <m:rPr>
            <m:sty m:val="p"/>
          </m:rPr>
          <m:t>×</m:t>
        </m:r>
        <m:r>
          <m:t>n</m:t>
        </m:r>
      </m:oMath>
      <w:del w:id="4763" w:author="PR Preview" w:date="2026-01-01T00:00:00Z">
        <w:r>
          <w:delText xml:space="preserve"> </w:delText>
        </w:r>
      </w:del>
      <w:del w:id="4764" w:author="PR Preview" w:date="2026-01-01T00:00:00Z">
        <w:r>
          <w:delText xml:space="preserve">matrix</w:delText>
        </w:r>
      </w:del>
      <w:del w:id="4765" w:author="PR Preview" w:date="2026-01-01T00:00:00Z">
        <w:r>
          <w:delText xml:space="preserve"> </w:delText>
        </w:r>
      </w:del>
      <w:del w:id="4766" w:author="PR Preview" w:date="2026-01-01T00:00:00Z">
        <w:r>
          <w:delText xml:space="preserve">with columns</w:delText>
        </w:r>
      </w:del>
      <w:del w:id="4767" w:author="PR Preview" w:date="2026-01-01T00:00:00Z">
        <w:r>
          <w:delText xml:space="preserve"> </w:delText>
        </w:r>
      </w:del>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del w:id="4768" w:author="PR Preview" w:date="2026-01-01T00:00:00Z">
        <w:r>
          <w:delText xml:space="preserve"> </w:delText>
        </w:r>
      </w:del>
      <w:del w:id="4769" w:author="PR Preview" w:date="2026-01-01T00:00:00Z">
        <w:r>
          <w:delText xml:space="preserve">and</w:delText>
        </w:r>
      </w:del>
      <w:del w:id="4770" w:author="PR Preview" w:date="2026-01-01T00:00:00Z">
        <w:r>
          <w:delText xml:space="preserve"> </w:delText>
        </w:r>
      </w:del>
      <m:oMath>
        <m:limLow>
          <m:e>
            <m:r>
              <m:t>x</m:t>
            </m:r>
          </m:e>
          <m:lim>
            <m:r>
              <m:rPr>
                <m:sty m:val="p"/>
              </m:rPr>
              <m:t>∼</m:t>
            </m:r>
          </m:lim>
        </m:limLow>
        <m:r>
          <m:rPr>
            <m:sty m:val="p"/>
          </m:rPr>
          <m:t>∈</m:t>
        </m:r>
        <m:sSup>
          <m:e>
            <m:r>
              <m:rPr>
                <m:scr m:val="double-struck"/>
                <m:sty m:val="p"/>
              </m:rPr>
              <m:t>R</m:t>
            </m:r>
          </m:e>
          <m:sup>
            <m:r>
              <m:t>n</m:t>
            </m:r>
          </m:sup>
        </m:sSup>
      </m:oMath>
      <w:del w:id="4771" w:author="PR Preview" w:date="2026-01-01T00:00:00Z">
        <w:r>
          <w:delText xml:space="preserve">, then</w:delText>
        </w:r>
      </w:del>
    </w:p>
    <w:p>
      <w:pPr>
        <w:pStyle w:val="BodyText"/>
      </w:pPr>
      <m:oMathPara>
        <m:oMathParaPr>
          <m:jc m:val="center"/>
        </m:oMathParaP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oMath>
      </m:oMathPara>
    </w:p>
    <w:p>
      <w:pPr>
        <w:pStyle w:val="FirstParagraph"/>
      </w:pPr>
      <w:del w:id="4772" w:author="PR Preview" w:date="2026-01-01T00:00:00Z">
        <w:r>
          <w:rPr>
            <w:i/>
            <w:iCs/>
          </w:rPr>
          <w:delText xml:space="preserve">Proof</w:delText>
        </w:r>
      </w:del>
      <w:del w:id="4773" w:author="PR Preview" w:date="2026-01-01T00:00:00Z">
        <w:r>
          <w:delText xml:space="preserve">. </w:delText>
        </w:r>
      </w:del>
      <w:del w:id="4774" w:author="PR Preview" w:date="2026-01-01T00:00:00Z">
        <w:r>
          <w:delText xml:space="preserve">Compare entry</w:delText>
        </w:r>
      </w:del>
      <w:del w:id="4775" w:author="PR Preview" w:date="2026-01-01T00:00:00Z">
        <w:r>
          <w:delText xml:space="preserve"> </w:delText>
        </w:r>
      </w:del>
      <m:oMath>
        <m:r>
          <m:t>i</m:t>
        </m:r>
      </m:oMath>
      <w:del w:id="4776" w:author="PR Preview" w:date="2026-01-01T00:00:00Z">
        <w:r>
          <w:delText xml:space="preserve"> </w:delText>
        </w:r>
      </w:del>
      <w:del w:id="4777" w:author="PR Preview" w:date="2026-01-01T00:00:00Z">
        <w:r>
          <w:delText xml:space="preserve">of the two sides, for each</w:delText>
        </w:r>
      </w:del>
      <w:del w:id="4778" w:author="PR Preview" w:date="2026-01-01T00:00:00Z">
        <w:r>
          <w:delText xml:space="preserve"> </w:delText>
        </w:r>
      </w:del>
      <m:oMath>
        <m:r>
          <m:t>i</m:t>
        </m:r>
        <m:r>
          <m:rPr>
            <m:sty m:val="p"/>
          </m:rPr>
          <m:t>=</m:t>
        </m:r>
        <m:r>
          <m:t>1</m:t>
        </m:r>
        <m:r>
          <m:rPr>
            <m:sty m:val="p"/>
          </m:rPr>
          <m:t>,</m:t>
        </m:r>
        <m:r>
          <m:rPr>
            <m:sty m:val="p"/>
          </m:rPr>
          <m:t>…</m:t>
        </m:r>
        <m:r>
          <m:rPr>
            <m:sty m:val="p"/>
          </m:rPr>
          <m:t>,</m:t>
        </m:r>
        <m:r>
          <m:t>m</m:t>
        </m:r>
      </m:oMath>
      <w:del w:id="4779" w:author="PR Preview" w:date="2026-01-01T00:00:00Z">
        <w:r>
          <w:delText xml:space="preserve">.</w:delText>
        </w:r>
      </w:del>
      <w:del w:id="4780" w:author="PR Preview" w:date="2026-01-01T00:00:00Z">
        <w:r>
          <w:delText xml:space="preserve"> </w:delText>
        </w:r>
      </w:del>
      <w:del w:id="4781" w:author="PR Preview" w:date="2026-01-01T00:00:00Z">
        <w:r>
          <w:delText xml:space="preserve">Entry</w:delText>
        </w:r>
      </w:del>
      <w:del w:id="4782" w:author="PR Preview" w:date="2026-01-01T00:00:00Z">
        <w:r>
          <w:delText xml:space="preserve"> </w:delText>
        </w:r>
      </w:del>
      <m:oMath>
        <m:r>
          <m:t>i</m:t>
        </m:r>
      </m:oMath>
      <w:del w:id="4783" w:author="PR Preview" w:date="2026-01-01T00:00:00Z">
        <w:r>
          <w:delText xml:space="preserve"> </w:delText>
        </w:r>
      </w:del>
      <w:del w:id="4784" w:author="PR Preview" w:date="2026-01-01T00:00:00Z">
        <w:r>
          <w:delText xml:space="preserve">of</w:delText>
        </w:r>
      </w:del>
      <w:del w:id="4785" w:author="PR Preview" w:date="2026-01-01T00:00:00Z">
        <w:r>
          <w:delText xml:space="preserve"> </w:delText>
        </w:r>
      </w:del>
      <m:oMath>
        <m:sSub>
          <m:e>
            <m:limLow>
              <m:e>
                <m:r>
                  <m:t>a</m:t>
                </m:r>
              </m:e>
              <m:lim>
                <m:r>
                  <m:rPr>
                    <m:sty m:val="p"/>
                  </m:rPr>
                  <m:t>∼</m:t>
                </m:r>
              </m:lim>
            </m:limLow>
          </m:e>
          <m:sub>
            <m:r>
              <m:t>j</m:t>
            </m:r>
          </m:sub>
        </m:sSub>
      </m:oMath>
      <w:del w:id="4786" w:author="PR Preview" w:date="2026-01-01T00:00:00Z">
        <w:r>
          <w:delText xml:space="preserve"> </w:delText>
        </w:r>
      </w:del>
      <w:del w:id="4787" w:author="PR Preview" w:date="2026-01-01T00:00:00Z">
        <w:r>
          <w:delText xml:space="preserve">is</w:delText>
        </w:r>
      </w:del>
      <w:del w:id="4788" w:author="PR Preview" w:date="2026-01-01T00:00:00Z">
        <w:r>
          <w:delText xml:space="preserve"> </w:delText>
        </w:r>
      </w:del>
      <m:oMath>
        <m:sSub>
          <m:e>
            <m:r>
              <m:t>a</m:t>
            </m:r>
          </m:e>
          <m:sub>
            <m:r>
              <m:t>i</m:t>
            </m:r>
            <m:r>
              <m:t>j</m:t>
            </m:r>
          </m:sub>
        </m:sSub>
      </m:oMath>
      <w:del w:id="4789" w:author="PR Preview" w:date="2026-01-01T00:00:00Z">
        <w:r>
          <w:delText xml:space="preserve">, so</w:delText>
        </w:r>
      </w:del>
    </w:p>
    <w:p>
      <w:pPr>
        <w:pStyle w:val="BodyText"/>
      </w:pPr>
      <m:oMathPara>
        <m:oMathParaPr>
          <m:jc m:val="center"/>
        </m:oMathParaPr>
        <m:oMath>
          <m:eqArr>
            <m:e>
              <m:r>
                <m:rPr>
                  <m:sty m:val="p"/>
                </m:rPr>
                <m:t>(</m:t>
              </m:r>
              <m:r>
                <m:rPr>
                  <m:sty m:val="bi"/>
                </m:rPr>
                <m:t>A</m:t>
              </m:r>
              <m:limLow>
                <m:e>
                  <m:r>
                    <m:t>x</m:t>
                  </m:r>
                </m:e>
                <m:lim>
                  <m:r>
                    <m:rPr>
                      <m:sty m:val="p"/>
                    </m:rPr>
                    <m:t>∼</m:t>
                  </m:r>
                </m:lim>
              </m:limLow>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limLow>
                    <m:e>
                      <m:r>
                        <m:t>a</m:t>
                      </m:r>
                    </m:e>
                    <m:lim>
                      <m:r>
                        <m:rPr>
                          <m:sty m:val="p"/>
                        </m:rPr>
                        <m:t>∼</m:t>
                      </m:r>
                    </m:lim>
                  </m:limLow>
                </m:e>
                <m:sub>
                  <m:r>
                    <m:t>j</m:t>
                  </m:r>
                </m:sub>
              </m:sSub>
              <m:r>
                <m:rPr>
                  <m:nor/>
                  <m:sty m:val="p"/>
                </m:rPr>
                <m:t> is </m:t>
              </m:r>
              <m:sSub>
                <m:e>
                  <m:r>
                    <m:t>x</m:t>
                  </m:r>
                </m:e>
                <m:sub>
                  <m:r>
                    <m:t>j</m:t>
                  </m:r>
                </m:sub>
              </m:sSub>
              <m:sSub>
                <m:e>
                  <m:r>
                    <m:t>a</m:t>
                  </m:r>
                </m:e>
                <m:sub>
                  <m:r>
                    <m:t>i</m:t>
                  </m:r>
                  <m:r>
                    <m:t>j</m:t>
                  </m:r>
                </m:sub>
              </m:sSub>
              <m:r>
                <m:rPr>
                  <m:nor/>
                  <m:sty m:val="p"/>
                </m:rPr>
                <m:t>)</m:t>
              </m:r>
            </m:e>
          </m:eqArr>
        </m:oMath>
      </m:oMathPara>
    </w:p>
    <w:p>
      <w:pPr>
        <w:pStyle w:val="BodyText"/>
      </w:pPr>
      <w:ins w:id="4790" w:author="PR Preview" w:date="2026-01-01T00:00:00Z">
        <w:r>
          <w:rPr>
            <w:b/>
            <w:bCs/>
          </w:rPr>
          <w:t xml:space="preserve">Theorem 23 (A matrix-vector product combines the columns)</w:t>
        </w:r>
      </w:ins>
      <w:ins w:id="4791" w:author="PR Preview" w:date="2026-01-01T00:00:00Z">
        <w:r>
          <w:t xml:space="preserve"> </w:t>
        </w:r>
      </w:ins>
      <w:ins w:id="4792" w:author="PR Preview" w:date="2026-01-01T00:00:00Z">
        <w:r>
          <w:t xml:space="preserve">If</w:t>
        </w:r>
      </w:ins>
      <w:ins w:id="4793" w:author="PR Preview" w:date="2026-01-01T00:00:00Z">
        <w:r>
          <w:t xml:space="preserve"> </w:t>
        </w:r>
      </w:ins>
      <m:oMath>
        <m:r>
          <m:rPr>
            <m:sty m:val="bi"/>
          </m:rPr>
          <m:t>A</m:t>
        </m:r>
      </m:oMath>
      <w:ins w:id="4794" w:author="PR Preview" w:date="2026-01-01T00:00:00Z">
        <w:r>
          <w:t xml:space="preserve"> </w:t>
        </w:r>
      </w:ins>
      <w:ins w:id="4795" w:author="PR Preview" w:date="2026-01-01T00:00:00Z">
        <w:r>
          <w:t xml:space="preserve">is an</w:t>
        </w:r>
      </w:ins>
      <w:ins w:id="4796" w:author="PR Preview" w:date="2026-01-01T00:00:00Z">
        <w:r>
          <w:t xml:space="preserve"> </w:t>
        </w:r>
      </w:ins>
      <m:oMath>
        <m:r>
          <m:t>m</m:t>
        </m:r>
        <m:r>
          <m:rPr>
            <m:sty m:val="p"/>
          </m:rPr>
          <m:t>×</m:t>
        </m:r>
        <m:r>
          <m:t>n</m:t>
        </m:r>
      </m:oMath>
      <w:ins w:id="4797" w:author="PR Preview" w:date="2026-01-01T00:00:00Z">
        <w:r>
          <w:t xml:space="preserve"> </w:t>
        </w:r>
      </w:ins>
      <w:ins w:id="4798" w:author="PR Preview" w:date="2026-01-01T00:00:00Z">
        <w:r>
          <w:t xml:space="preserve">matrix</w:t>
        </w:r>
      </w:ins>
      <w:ins w:id="4799" w:author="PR Preview" w:date="2026-01-01T00:00:00Z">
        <w:r>
          <w:t xml:space="preserve"> </w:t>
        </w:r>
      </w:ins>
      <w:ins w:id="4800" w:author="PR Preview" w:date="2026-01-01T00:00:00Z">
        <w:r>
          <w:t xml:space="preserve">with columns</w:t>
        </w:r>
      </w:ins>
      <w:ins w:id="4801" w:author="PR Preview" w:date="2026-01-01T00:00:00Z">
        <w:r>
          <w:t xml:space="preserve"> </w:t>
        </w:r>
      </w:ins>
      <w:ins w:id="4802" w:author="PR Preview" w:date="2026-01-01T00:00:00Z">
        <w:r>
          <w:t xml:space="preserve">$\mathord{\smash[b]{\underset{\raise.3ex\hbox{$\scriptstyle\sim$}}{a}}\vphantom{a}}_1, \ldots, \mathord{\smash[b]{\underset{\raise.3ex\hbox{$\scriptstyle\sim$}}{a}}\vphantom{a}}_n$</w:t>
        </w:r>
      </w:ins>
      <w:ins w:id="4803" w:author="PR Preview" w:date="2026-01-01T00:00:00Z">
        <w:r>
          <w:t xml:space="preserve"> </w:t>
        </w:r>
      </w:ins>
      <w:ins w:id="4804" w:author="PR Preview" w:date="2026-01-01T00:00:00Z">
        <w:r>
          <w:t xml:space="preserve">and</w:t>
        </w:r>
      </w:ins>
      <w:ins w:id="4805" w:author="PR Preview" w:date="2026-01-01T00:00:00Z">
        <w:r>
          <w:t xml:space="preserve"> </w:t>
        </w:r>
      </w:ins>
      <w:ins w:id="4806" w:author="PR Preview" w:date="2026-01-01T00:00:00Z">
        <w:r>
          <w:t xml:space="preserve">$\mathord{\smash[b]{\underset{\raise.3ex\hbox{$\scriptstyle\sim$}}{x}}\vphantom{x}} \in \mathbb{R}^n$</w:t>
        </w:r>
      </w:ins>
      <w:ins w:id="4807" w:author="PR Preview" w:date="2026-01-01T00:00:00Z">
        <w:r>
          <w:t xml:space="preserve">, then</w:t>
        </w:r>
      </w:ins>
    </w:p>
    <w:p>
      <w:pPr>
        <w:pStyle w:val="BodyText"/>
      </w:pPr>
      <w:ins w:id="4808" w:author="PR Preview" w:date="2026-01-01T00:00:00Z">
        <w:r>
          <w:t xml:space="preserve">$$
    \mathbf{A} \mathord{\smash[b]{\underset{\raise.3ex\hbox{$\scriptstyle\sim$}}{x}}\vphantom{x}} = x_1 \mathord{\smash[b]{\underset{\raise.3ex\hbox{$\scriptstyle\sim$}}{a}}\vphantom{a}}_1 + \cdots + x_n \mathord{\smash[b]{\underset{\raise.3ex\hbox{$\scriptstyle\sim$}}{a}}\vphantom{a}}_n.
    $$</w:t>
        </w:r>
      </w:ins>
    </w:p>
    <w:bookmarkEnd w:id="209"/>
    <w:p>
      <w:pPr>
        <w:pStyle w:val="FirstParagraph"/>
      </w:pPr>
      <w:ins w:id="4809" w:author="PR Preview" w:date="2026-01-01T00:00:00Z">
        <w:r>
          <w:rPr>
            <w:i/>
            <w:iCs/>
          </w:rPr>
          <w:t xml:space="preserve">Proof</w:t>
        </w:r>
      </w:ins>
      <w:ins w:id="4810" w:author="PR Preview" w:date="2026-01-01T00:00:00Z">
        <w:r>
          <w:t xml:space="preserve">. </w:t>
        </w:r>
      </w:ins>
      <w:ins w:id="4811" w:author="PR Preview" w:date="2026-01-01T00:00:00Z">
        <w:r>
          <w:t xml:space="preserve">Compare entry</w:t>
        </w:r>
      </w:ins>
      <w:ins w:id="4812" w:author="PR Preview" w:date="2026-01-01T00:00:00Z">
        <w:r>
          <w:t xml:space="preserve"> </w:t>
        </w:r>
      </w:ins>
      <m:oMath>
        <m:r>
          <m:t>i</m:t>
        </m:r>
      </m:oMath>
      <w:ins w:id="4813" w:author="PR Preview" w:date="2026-01-01T00:00:00Z">
        <w:r>
          <w:t xml:space="preserve"> </w:t>
        </w:r>
      </w:ins>
      <w:ins w:id="4814" w:author="PR Preview" w:date="2026-01-01T00:00:00Z">
        <w:r>
          <w:t xml:space="preserve">of the two sides, for each</w:t>
        </w:r>
      </w:ins>
      <w:ins w:id="4815" w:author="PR Preview" w:date="2026-01-01T00:00:00Z">
        <w:r>
          <w:t xml:space="preserve"> </w:t>
        </w:r>
      </w:ins>
      <m:oMath>
        <m:r>
          <m:t>i</m:t>
        </m:r>
        <m:r>
          <m:rPr>
            <m:sty m:val="p"/>
          </m:rPr>
          <m:t>=</m:t>
        </m:r>
        <m:r>
          <m:t>1</m:t>
        </m:r>
        <m:r>
          <m:rPr>
            <m:sty m:val="p"/>
          </m:rPr>
          <m:t>,</m:t>
        </m:r>
        <m:r>
          <m:rPr>
            <m:sty m:val="p"/>
          </m:rPr>
          <m:t>…</m:t>
        </m:r>
        <m:r>
          <m:rPr>
            <m:sty m:val="p"/>
          </m:rPr>
          <m:t>,</m:t>
        </m:r>
        <m:r>
          <m:t>m</m:t>
        </m:r>
      </m:oMath>
      <w:ins w:id="4816" w:author="PR Preview" w:date="2026-01-01T00:00:00Z">
        <w:r>
          <w:t xml:space="preserve">.</w:t>
        </w:r>
      </w:ins>
      <w:ins w:id="4817" w:author="PR Preview" w:date="2026-01-01T00:00:00Z">
        <w:r>
          <w:t xml:space="preserve"> </w:t>
        </w:r>
      </w:ins>
      <w:ins w:id="4818" w:author="PR Preview" w:date="2026-01-01T00:00:00Z">
        <w:r>
          <w:t xml:space="preserve">Entry</w:t>
        </w:r>
      </w:ins>
      <w:ins w:id="4819" w:author="PR Preview" w:date="2026-01-01T00:00:00Z">
        <w:r>
          <w:t xml:space="preserve"> </w:t>
        </w:r>
      </w:ins>
      <m:oMath>
        <m:r>
          <m:t>i</m:t>
        </m:r>
      </m:oMath>
      <w:ins w:id="4820" w:author="PR Preview" w:date="2026-01-01T00:00:00Z">
        <w:r>
          <w:t xml:space="preserve"> </w:t>
        </w:r>
      </w:ins>
      <w:ins w:id="4821" w:author="PR Preview" w:date="2026-01-01T00:00:00Z">
        <w:r>
          <w:t xml:space="preserve">of</w:t>
        </w:r>
      </w:ins>
      <w:ins w:id="4822" w:author="PR Preview" w:date="2026-01-01T00:00:00Z">
        <w:r>
          <w:t xml:space="preserve"> </w:t>
        </w:r>
      </w:ins>
      <w:ins w:id="4823" w:author="PR Preview" w:date="2026-01-01T00:00:00Z">
        <w:r>
          <w:t xml:space="preserve">$\mathord{\smash[b]{\underset{\raise.3ex\hbox{$\scriptstyle\sim$}}{a}}\vphantom{a}}_j$</w:t>
        </w:r>
      </w:ins>
      <w:ins w:id="4824" w:author="PR Preview" w:date="2026-01-01T00:00:00Z">
        <w:r>
          <w:t xml:space="preserve"> </w:t>
        </w:r>
      </w:ins>
      <w:ins w:id="4825" w:author="PR Preview" w:date="2026-01-01T00:00:00Z">
        <w:r>
          <w:t xml:space="preserve">is</w:t>
        </w:r>
      </w:ins>
      <w:ins w:id="4826" w:author="PR Preview" w:date="2026-01-01T00:00:00Z">
        <w:r>
          <w:t xml:space="preserve"> </w:t>
        </w:r>
      </w:ins>
      <m:oMath>
        <m:sSub>
          <m:e>
            <m:r>
              <m:t>a</m:t>
            </m:r>
          </m:e>
          <m:sub>
            <m:r>
              <m:t>i</m:t>
            </m:r>
            <m:r>
              <m:t>j</m:t>
            </m:r>
          </m:sub>
        </m:sSub>
      </m:oMath>
      <w:ins w:id="4827" w:author="PR Preview" w:date="2026-01-01T00:00:00Z">
        <w:r>
          <w:t xml:space="preserve">, so</w:t>
        </w:r>
      </w:ins>
    </w:p>
    <w:p>
      <w:pPr>
        <w:pStyle w:val="BodyText"/>
      </w:pPr>
      <w:ins w:id="4828" w:author="PR Preview" w:date="2026-01-01T00:00:00Z">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ins>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del w:id="4829" w:author="PR Preview" w:date="2026-01-01T00:00:00Z">
        <w:r>
          <w:rPr>
            <w:b/>
            <w:bCs/>
          </w:rPr>
          <w:delText xml:space="preserve">Theorem 24 (A matrix maps a combination to the same combination of images)</w:delText>
        </w:r>
      </w:del>
      <w:del w:id="4830" w:author="PR Preview" w:date="2026-01-01T00:00:00Z">
        <w:r>
          <w:delText xml:space="preserve"> </w:delText>
        </w:r>
      </w:del>
      <w:del w:id="4831" w:author="PR Preview" w:date="2026-01-01T00:00:00Z">
        <w:r>
          <w:delText xml:space="preserve">If</w:delText>
        </w:r>
      </w:del>
      <w:del w:id="4832" w:author="PR Preview" w:date="2026-01-01T00:00:00Z">
        <w:r>
          <w:delText xml:space="preserve"> </w:delText>
        </w:r>
      </w:del>
      <m:oMath>
        <m:r>
          <m:rPr>
            <m:sty m:val="bi"/>
          </m:rPr>
          <m:t>A</m:t>
        </m:r>
      </m:oMath>
      <w:del w:id="4833" w:author="PR Preview" w:date="2026-01-01T00:00:00Z">
        <w:r>
          <w:delText xml:space="preserve"> </w:delText>
        </w:r>
      </w:del>
      <w:del w:id="4834" w:author="PR Preview" w:date="2026-01-01T00:00:00Z">
        <w:r>
          <w:delText xml:space="preserve">is an</w:delText>
        </w:r>
      </w:del>
      <w:del w:id="4835" w:author="PR Preview" w:date="2026-01-01T00:00:00Z">
        <w:r>
          <w:delText xml:space="preserve"> </w:delText>
        </w:r>
      </w:del>
      <m:oMath>
        <m:r>
          <m:t>m</m:t>
        </m:r>
        <m:r>
          <m:rPr>
            <m:sty m:val="p"/>
          </m:rPr>
          <m:t>×</m:t>
        </m:r>
        <m:r>
          <m:t>n</m:t>
        </m:r>
      </m:oMath>
      <w:del w:id="4836" w:author="PR Preview" w:date="2026-01-01T00:00:00Z">
        <w:r>
          <w:delText xml:space="preserve"> </w:delText>
        </w:r>
      </w:del>
      <w:del w:id="4837" w:author="PR Preview" w:date="2026-01-01T00:00:00Z">
        <w:r>
          <w:delText xml:space="preserve">matrix,</w:delText>
        </w:r>
      </w:del>
      <w:del w:id="4838" w:author="PR Preview" w:date="2026-01-01T00:00:00Z">
        <w:r>
          <w:delText xml:space="preserve"> </w:delText>
        </w:r>
      </w:del>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p>
          <m:e>
            <m:r>
              <m:rPr>
                <m:scr m:val="double-struck"/>
                <m:sty m:val="p"/>
              </m:rPr>
              <m:t>R</m:t>
            </m:r>
          </m:e>
          <m:sup>
            <m:r>
              <m:t>n</m:t>
            </m:r>
          </m:sup>
        </m:sSup>
      </m:oMath>
      <w:del w:id="4839" w:author="PR Preview" w:date="2026-01-01T00:00:00Z">
        <w:r>
          <w:delText xml:space="preserve"> </w:delText>
        </w:r>
      </w:del>
      <w:del w:id="4840" w:author="PR Preview" w:date="2026-01-01T00:00:00Z">
        <w:r>
          <w:delText xml:space="preserve">and</w:delText>
        </w:r>
      </w:del>
      <w:del w:id="4841" w:author="PR Preview" w:date="2026-01-01T00:00:00Z">
        <w:r>
          <w:delText xml:space="preserve"> </w:delText>
        </w:r>
      </w:del>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del w:id="4842" w:author="PR Preview" w:date="2026-01-01T00:00:00Z">
        <w:r>
          <w:delText xml:space="preserve">, then</w:delText>
        </w:r>
      </w:del>
    </w:p>
    <w:p>
      <w:pPr>
        <w:pStyle w:val="BodyText"/>
      </w:pPr>
      <m:oMathPara>
        <m:oMathParaPr>
          <m:jc m:val="center"/>
        </m:oMathParaPr>
        <m:oMath>
          <m:r>
            <m:rPr>
              <m:sty m:val="bi"/>
            </m:rPr>
            <m:t>A</m:t>
          </m:r>
          <m:r>
            <m:t> </m:t>
          </m:r>
          <m:r>
            <m:rPr>
              <m:sty m:val="p"/>
            </m:rPr>
            <m:t>(</m:t>
          </m:r>
          <m:sSub>
            <m:e>
              <m:r>
                <m:t>c</m:t>
              </m:r>
            </m:e>
            <m:sub>
              <m:r>
                <m:t>1</m:t>
              </m:r>
            </m:sub>
          </m:sSub>
          <m:sSub>
            <m:e>
              <m:limLow>
                <m:e>
                  <m:r>
                    <m:t>z</m:t>
                  </m:r>
                </m:e>
                <m:lim>
                  <m:r>
                    <m:rPr>
                      <m:sty m:val="p"/>
                    </m:rPr>
                    <m:t>∼</m:t>
                  </m:r>
                </m:lim>
              </m:limLow>
            </m:e>
            <m:sub>
              <m:r>
                <m:t>1</m:t>
              </m:r>
            </m:sub>
          </m:sSub>
          <m:r>
            <m:rPr>
              <m:sty m:val="p"/>
            </m:rPr>
            <m:t>+</m:t>
          </m:r>
          <m:r>
            <m:rPr>
              <m:sty m:val="p"/>
            </m:rPr>
            <m:t>⋯</m:t>
          </m:r>
          <m:r>
            <m:rPr>
              <m:sty m:val="p"/>
            </m:rPr>
            <m:t>+</m:t>
          </m:r>
          <m:sSub>
            <m:e>
              <m:r>
                <m:t>c</m:t>
              </m:r>
            </m:e>
            <m:sub>
              <m:r>
                <m:t>k</m:t>
              </m:r>
            </m:sub>
          </m:sSub>
          <m:sSub>
            <m:e>
              <m:limLow>
                <m:e>
                  <m:r>
                    <m:t>z</m:t>
                  </m:r>
                </m:e>
                <m:lim>
                  <m:r>
                    <m:rPr>
                      <m:sty m:val="p"/>
                    </m:rPr>
                    <m:t>∼</m:t>
                  </m:r>
                </m:lim>
              </m:limLow>
            </m:e>
            <m:sub>
              <m:r>
                <m:t>k</m:t>
              </m:r>
            </m:sub>
          </m:sSub>
          <m:r>
            <m:rPr>
              <m:sty m:val="p"/>
            </m:rPr>
            <m:t>)</m:t>
          </m:r>
          <m:r>
            <m:rPr>
              <m:sty m:val="p"/>
            </m:rPr>
            <m:t>=</m:t>
          </m:r>
          <m:sSub>
            <m:e>
              <m:r>
                <m:t>c</m:t>
              </m:r>
            </m:e>
            <m:sub>
              <m:r>
                <m:t>1</m:t>
              </m:r>
            </m:sub>
          </m:sSub>
          <m:r>
            <m:t> </m:t>
          </m:r>
          <m:r>
            <m:rPr>
              <m:sty m:val="bi"/>
            </m:rPr>
            <m:t>A</m:t>
          </m:r>
          <m:sSub>
            <m:e>
              <m:limLow>
                <m:e>
                  <m:r>
                    <m:t>z</m:t>
                  </m:r>
                </m:e>
                <m:lim>
                  <m:r>
                    <m:rPr>
                      <m:sty m:val="p"/>
                    </m:rPr>
                    <m:t>∼</m:t>
                  </m:r>
                </m:lim>
              </m:limLow>
            </m:e>
            <m:sub>
              <m:r>
                <m:t>1</m:t>
              </m:r>
            </m:sub>
          </m:sSub>
          <m:r>
            <m:rPr>
              <m:sty m:val="p"/>
            </m:rPr>
            <m:t>+</m:t>
          </m:r>
          <m:r>
            <m:rPr>
              <m:sty m:val="p"/>
            </m:rPr>
            <m:t>⋯</m:t>
          </m:r>
          <m:r>
            <m:rPr>
              <m:sty m:val="p"/>
            </m:rPr>
            <m:t>+</m:t>
          </m:r>
          <m:sSub>
            <m:e>
              <m:r>
                <m:t>c</m:t>
              </m:r>
            </m:e>
            <m:sub>
              <m:r>
                <m:t>k</m:t>
              </m:r>
            </m:sub>
          </m:sSub>
          <m:r>
            <m:t> </m:t>
          </m:r>
          <m:r>
            <m:rPr>
              <m:sty m:val="bi"/>
            </m:rPr>
            <m:t>A</m:t>
          </m:r>
          <m:sSub>
            <m:e>
              <m:limLow>
                <m:e>
                  <m:r>
                    <m:t>z</m:t>
                  </m:r>
                </m:e>
                <m:lim>
                  <m:r>
                    <m:rPr>
                      <m:sty m:val="p"/>
                    </m:rPr>
                    <m:t>∼</m:t>
                  </m:r>
                </m:lim>
              </m:limLow>
            </m:e>
            <m:sub>
              <m:r>
                <m:t>k</m:t>
              </m:r>
            </m:sub>
          </m:sSub>
          <m:r>
            <m:rPr>
              <m:sty m:val="p"/>
            </m:rPr>
            <m:t>.</m:t>
          </m:r>
        </m:oMath>
      </m:oMathPara>
    </w:p>
    <w:p>
      <w:pPr>
        <w:pStyle w:val="FirstParagraph"/>
      </w:pPr>
      <w:del w:id="4843" w:author="PR Preview" w:date="2026-01-01T00:00:00Z">
        <w:r>
          <w:rPr>
            <w:i/>
            <w:iCs/>
          </w:rPr>
          <w:delText xml:space="preserve">Proof</w:delText>
        </w:r>
      </w:del>
      <w:del w:id="4844" w:author="PR Preview" w:date="2026-01-01T00:00:00Z">
        <w:r>
          <w:delText xml:space="preserve">. </w:delText>
        </w:r>
      </w:del>
      <w:del w:id="4845" w:author="PR Preview" w:date="2026-01-01T00:00:00Z">
        <w:r>
          <w:delText xml:space="preserve">The function</w:delText>
        </w:r>
      </w:del>
      <w:del w:id="4846" w:author="PR Preview" w:date="2026-01-01T00:00:00Z">
        <w:r>
          <w:delText xml:space="preserve"> </w:delText>
        </w:r>
      </w:del>
      <m:oMath>
        <m:limLow>
          <m:e>
            <m:r>
              <m:t>x</m:t>
            </m:r>
          </m:e>
          <m:lim>
            <m:r>
              <m:rPr>
                <m:sty m:val="p"/>
              </m:rPr>
              <m:t>∼</m:t>
            </m:r>
          </m:lim>
        </m:limLow>
        <m:r>
          <m:rPr>
            <m:sty m:val="p"/>
          </m:rPr>
          <m:t>↦</m:t>
        </m:r>
        <m:r>
          <m:rPr>
            <m:sty m:val="bi"/>
          </m:rPr>
          <m:t>A</m:t>
        </m:r>
        <m:limLow>
          <m:e>
            <m:r>
              <m:t>x</m:t>
            </m:r>
          </m:e>
          <m:lim>
            <m:r>
              <m:rPr>
                <m:sty m:val="p"/>
              </m:rPr>
              <m:t>∼</m:t>
            </m:r>
          </m:lim>
        </m:limLow>
      </m:oMath>
      <w:del w:id="4847" w:author="PR Preview" w:date="2026-01-01T00:00:00Z">
        <w:r>
          <w:delText xml:space="preserve"> </w:delText>
        </w:r>
      </w:del>
      <w:del w:id="4848" w:author="PR Preview" w:date="2026-01-01T00:00:00Z">
        <w:r>
          <w:delText xml:space="preserve">is a linear map</w:delText>
        </w:r>
      </w:del>
      <w:del w:id="4849" w:author="PR Preview" w:date="2026-01-01T00:00:00Z">
        <w:r>
          <w:delText xml:space="preserve"> </w:delText>
        </w:r>
      </w:del>
      <w:del w:id="4850" w:author="PR Preview" w:date="2026-01-01T00:00:00Z">
        <w:r>
          <w:delText xml:space="preserve">by</w:delText>
        </w:r>
      </w:del>
      <w:del w:id="4851" w:author="PR Preview" w:date="2026-01-01T00:00:00Z">
        <w:r>
          <w:delText xml:space="preserve"> </w:delText>
        </w:r>
      </w:del>
      <w:hyperlink w:anchor="thm-matrix-map-linear">
        <w:del w:id="4852" w:author="PR Preview" w:date="2026-01-01T00:00:00Z">
          <w:r>
            <w:rPr>
              <w:rStyle w:val="Hyperlink"/>
            </w:rPr>
            <w:delText xml:space="preserve">Theorem 12</w:delText>
          </w:r>
        </w:del>
      </w:hyperlink>
      <w:del w:id="4853" w:author="PR Preview" w:date="2026-01-01T00:00:00Z">
        <w:r>
          <w:delText xml:space="preserve">,</w:delText>
        </w:r>
      </w:del>
      <w:del w:id="4854" w:author="PR Preview" w:date="2026-01-01T00:00:00Z">
        <w:r>
          <w:delText xml:space="preserve"> </w:delText>
        </w:r>
      </w:del>
      <w:del w:id="4855" w:author="PR Preview" w:date="2026-01-01T00:00:00Z">
        <w:r>
          <w:delText xml:space="preserve">and a linear map preserves linear combinations</w:delText>
        </w:r>
      </w:del>
      <w:del w:id="4856" w:author="PR Preview" w:date="2026-01-01T00:00:00Z">
        <w:r>
          <w:delText xml:space="preserve"> </w:delText>
        </w:r>
      </w:del>
      <w:del w:id="4857" w:author="PR Preview" w:date="2026-01-01T00:00:00Z">
        <w:r>
          <w:delText xml:space="preserve">by</w:delText>
        </w:r>
      </w:del>
      <w:del w:id="4858" w:author="PR Preview" w:date="2026-01-01T00:00:00Z">
        <w:r>
          <w:delText xml:space="preserve"> </w:delText>
        </w:r>
      </w:del>
      <w:hyperlink w:anchor="thm-linear-map-lincom">
        <w:del w:id="4859" w:author="PR Preview" w:date="2026-01-01T00:00:00Z">
          <w:r>
            <w:rPr>
              <w:rStyle w:val="Hyperlink"/>
            </w:rPr>
            <w:delText xml:space="preserve">Theorem 13</w:delText>
          </w:r>
        </w:del>
      </w:hyperlink>
      <w:del w:id="4860" w:author="PR Preview" w:date="2026-01-01T00:00:00Z">
        <w:r>
          <w:delText xml:space="preserve">.</w:delText>
        </w:r>
      </w:del>
      <w:del w:id="4861" w:author="PR Preview" w:date="2026-01-01T00:00:00Z">
        <w:r>
          <w:delText xml:space="preserve"> </w:delText>
        </w:r>
      </w:del>
      <w:del w:id="4862" w:author="PR Preview" w:date="2026-01-01T00:00:00Z">
        <w:r>
          <w:delText xml:space="preserve">Applying that theorem with</w:delText>
        </w:r>
      </w:del>
      <w:del w:id="4863" w:author="PR Preview" w:date="2026-01-01T00:00:00Z">
        <w:r>
          <w:delText xml:space="preserve"> </w:delText>
        </w:r>
      </w:del>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del w:id="4864" w:author="PR Preview" w:date="2026-01-01T00:00:00Z">
        <w:r>
          <w:delText xml:space="preserve"> </w:delText>
        </w:r>
      </w:del>
      <w:del w:id="4865" w:author="PR Preview" w:date="2026-01-01T00:00:00Z">
        <w:r>
          <w:delText xml:space="preserve">and</w:delText>
        </w:r>
      </w:del>
      <w:del w:id="4866" w:author="PR Preview" w:date="2026-01-01T00:00:00Z">
        <w:r>
          <w:delText xml:space="preserve"> </w:delText>
        </w:r>
      </w:del>
      <m:oMath>
        <m:sSub>
          <m:e>
            <m:limLow>
              <m:e>
                <m:r>
                  <m:t>v</m:t>
                </m:r>
              </m:e>
              <m:lim>
                <m:r>
                  <m:rPr>
                    <m:sty m:val="p"/>
                  </m:rPr>
                  <m:t>∼</m:t>
                </m:r>
              </m:lim>
            </m:limLow>
          </m:e>
          <m:sub>
            <m:r>
              <m:t>i</m:t>
            </m:r>
          </m:sub>
        </m:sSub>
        <m:r>
          <m:rPr>
            <m:sty m:val="p"/>
          </m:rPr>
          <m:t>=</m:t>
        </m:r>
        <m:sSub>
          <m:e>
            <m:limLow>
              <m:e>
                <m:r>
                  <m:t>z</m:t>
                </m:r>
              </m:e>
              <m:lim>
                <m:r>
                  <m:rPr>
                    <m:sty m:val="p"/>
                  </m:rPr>
                  <m:t>∼</m:t>
                </m:r>
              </m:lim>
            </m:limLow>
          </m:e>
          <m:sub>
            <m:r>
              <m:t>i</m:t>
            </m:r>
          </m:sub>
        </m:sSub>
      </m:oMath>
      <w:del w:id="4867" w:author="PR Preview" w:date="2026-01-01T00:00:00Z">
        <w:r>
          <w:delText xml:space="preserve"> </w:delText>
        </w:r>
      </w:del>
      <w:del w:id="4868" w:author="PR Preview" w:date="2026-01-01T00:00:00Z">
        <w:r>
          <w:delText xml:space="preserve">gives the identity.</w:delText>
        </w:r>
      </w:del>
    </w:p>
    <w:p>
      <w:pPr>
        <w:pStyle w:val="BodyText"/>
      </w:pPr>
      <w:del w:id="4869" w:author="PR Preview" w:date="2026-01-01T00:00:00Z">
        <w:r>
          <w:rPr>
            <w:b/>
            <w:bCs/>
          </w:rPr>
          <w:delText xml:space="preserve">Example 43 (Applying a matrix to a combination)</w:delText>
        </w:r>
      </w:del>
      <w:del w:id="4870" w:author="PR Preview" w:date="2026-01-01T00:00:00Z">
        <w:r>
          <w:delText xml:space="preserve"> </w:delText>
        </w:r>
      </w:del>
      <w:del w:id="4871" w:author="PR Preview" w:date="2026-01-01T00:00:00Z">
        <w:r>
          <w:delText xml:space="preserve">Let</w:delText>
        </w:r>
      </w:del>
      <w:del w:id="4872"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del w:id="4873" w:author="PR Preview" w:date="2026-01-01T00:00:00Z">
        <w:r>
          <w:delText xml:space="preserve">,</w:delText>
        </w:r>
      </w:del>
      <w:del w:id="4874" w:author="PR Preview" w:date="2026-01-01T00:00:00Z">
        <w:r>
          <w:delText xml:space="preserve"> </w:delText>
        </w:r>
      </w:del>
      <m:oMath>
        <m:sSub>
          <m:e>
            <m:limLow>
              <m:e>
                <m:r>
                  <m:t>z</m:t>
                </m:r>
              </m:e>
              <m:lim>
                <m:r>
                  <m:rPr>
                    <m:sty m:val="p"/>
                  </m:rPr>
                  <m:t>∼</m:t>
                </m:r>
              </m:lim>
            </m:limLow>
          </m:e>
          <m:sub>
            <m:r>
              <m:t>1</m:t>
            </m:r>
          </m:sub>
        </m:sSub>
        <m:r>
          <m:rPr>
            <m:sty m:val="p"/>
          </m:rPr>
          <m:t>=</m:t>
        </m:r>
        <m:r>
          <m:rPr>
            <m:sty m:val="p"/>
          </m:rPr>
          <m:t>(</m:t>
        </m:r>
        <m:r>
          <m:t>1</m:t>
        </m:r>
        <m:r>
          <m:rPr>
            <m:sty m:val="p"/>
          </m:rPr>
          <m:t>,</m:t>
        </m:r>
        <m:r>
          <m:t>0</m:t>
        </m:r>
        <m:r>
          <m:rPr>
            <m:sty m:val="p"/>
          </m:rPr>
          <m:t>)</m:t>
        </m:r>
      </m:oMath>
      <w:del w:id="4875" w:author="PR Preview" w:date="2026-01-01T00:00:00Z">
        <w:r>
          <w:delText xml:space="preserve"> </w:delText>
        </w:r>
      </w:del>
      <w:del w:id="4876" w:author="PR Preview" w:date="2026-01-01T00:00:00Z">
        <w:r>
          <w:delText xml:space="preserve">and</w:delText>
        </w:r>
      </w:del>
      <w:del w:id="4877" w:author="PR Preview" w:date="2026-01-01T00:00:00Z">
        <w:r>
          <w:delText xml:space="preserve"> </w:delText>
        </w:r>
      </w:del>
      <m:oMath>
        <m:sSub>
          <m:e>
            <m:limLow>
              <m:e>
                <m:r>
                  <m:t>z</m:t>
                </m:r>
              </m:e>
              <m:lim>
                <m:r>
                  <m:rPr>
                    <m:sty m:val="p"/>
                  </m:rPr>
                  <m:t>∼</m:t>
                </m:r>
              </m:lim>
            </m:limLow>
          </m:e>
          <m:sub>
            <m:r>
              <m:t>2</m:t>
            </m:r>
          </m:sub>
        </m:sSub>
        <m:r>
          <m:rPr>
            <m:sty m:val="p"/>
          </m:rPr>
          <m:t>=</m:t>
        </m:r>
        <m:r>
          <m:rPr>
            <m:sty m:val="p"/>
          </m:rPr>
          <m:t>(</m:t>
        </m:r>
        <m:r>
          <m:t>0</m:t>
        </m:r>
        <m:r>
          <m:rPr>
            <m:sty m:val="p"/>
          </m:rPr>
          <m:t>,</m:t>
        </m:r>
        <m:r>
          <m:t>1</m:t>
        </m:r>
        <m:r>
          <m:rPr>
            <m:sty m:val="p"/>
          </m:rPr>
          <m:t>)</m:t>
        </m:r>
      </m:oMath>
      <w:del w:id="4878" w:author="PR Preview" w:date="2026-01-01T00:00:00Z">
        <w:r>
          <w:delText xml:space="preserve">.</w:delText>
        </w:r>
      </w:del>
      <w:del w:id="4879" w:author="PR Preview" w:date="2026-01-01T00:00:00Z">
        <w:r>
          <w:delText xml:space="preserve"> </w:delText>
        </w:r>
      </w:del>
      <w:del w:id="4880" w:author="PR Preview" w:date="2026-01-01T00:00:00Z">
        <w:r>
          <w:delText xml:space="preserve">Then</w:delText>
        </w:r>
      </w:del>
      <w:del w:id="4881" w:author="PR Preview" w:date="2026-01-01T00:00:00Z">
        <w:r>
          <w:delText xml:space="preserve"> </w:delText>
        </w:r>
      </w:del>
      <m:oMath>
        <m:r>
          <m:rPr>
            <m:sty m:val="bi"/>
          </m:rPr>
          <m:t>A</m:t>
        </m:r>
        <m:sSub>
          <m:e>
            <m:limLow>
              <m:e>
                <m:r>
                  <m:t>z</m:t>
                </m:r>
              </m:e>
              <m:lim>
                <m:r>
                  <m:rPr>
                    <m:sty m:val="p"/>
                  </m:rPr>
                  <m:t>∼</m:t>
                </m:r>
              </m:lim>
            </m:limLow>
          </m:e>
          <m:sub>
            <m:r>
              <m:t>1</m:t>
            </m:r>
          </m:sub>
        </m:sSub>
        <m:r>
          <m:rPr>
            <m:sty m:val="p"/>
          </m:rPr>
          <m:t>=</m:t>
        </m:r>
        <m:r>
          <m:rPr>
            <m:sty m:val="p"/>
          </m:rPr>
          <m:t>(</m:t>
        </m:r>
        <m:r>
          <m:t>1</m:t>
        </m:r>
        <m:r>
          <m:rPr>
            <m:sty m:val="p"/>
          </m:rPr>
          <m:t>,</m:t>
        </m:r>
        <m:r>
          <m:t>3</m:t>
        </m:r>
        <m:r>
          <m:rPr>
            <m:sty m:val="p"/>
          </m:rPr>
          <m:t>)</m:t>
        </m:r>
      </m:oMath>
      <w:del w:id="4882" w:author="PR Preview" w:date="2026-01-01T00:00:00Z">
        <w:r>
          <w:delText xml:space="preserve"> </w:delText>
        </w:r>
      </w:del>
      <w:del w:id="4883" w:author="PR Preview" w:date="2026-01-01T00:00:00Z">
        <w:r>
          <w:delText xml:space="preserve">and</w:delText>
        </w:r>
      </w:del>
      <w:del w:id="4884" w:author="PR Preview" w:date="2026-01-01T00:00:00Z">
        <w:r>
          <w:delText xml:space="preserve"> </w:delText>
        </w:r>
      </w:del>
      <m:oMath>
        <m:r>
          <m:rPr>
            <m:sty m:val="bi"/>
          </m:rPr>
          <m:t>A</m:t>
        </m:r>
        <m:sSub>
          <m:e>
            <m:limLow>
              <m:e>
                <m:r>
                  <m:t>z</m:t>
                </m:r>
              </m:e>
              <m:lim>
                <m:r>
                  <m:rPr>
                    <m:sty m:val="p"/>
                  </m:rPr>
                  <m:t>∼</m:t>
                </m:r>
              </m:lim>
            </m:limLow>
          </m:e>
          <m:sub>
            <m:r>
              <m:t>2</m:t>
            </m:r>
          </m:sub>
        </m:sSub>
        <m:r>
          <m:rPr>
            <m:sty m:val="p"/>
          </m:rPr>
          <m:t>=</m:t>
        </m:r>
        <m:r>
          <m:rPr>
            <m:sty m:val="p"/>
          </m:rPr>
          <m:t>(</m:t>
        </m:r>
        <m:r>
          <m:t>2</m:t>
        </m:r>
        <m:r>
          <m:rPr>
            <m:sty m:val="p"/>
          </m:rPr>
          <m:t>,</m:t>
        </m:r>
        <m:r>
          <m:t>4</m:t>
        </m:r>
        <m:r>
          <m:rPr>
            <m:sty m:val="p"/>
          </m:rPr>
          <m:t>)</m:t>
        </m:r>
      </m:oMath>
      <w:del w:id="4885" w:author="PR Preview" w:date="2026-01-01T00:00:00Z">
        <w:r>
          <w:delText xml:space="preserve">,</w:delText>
        </w:r>
      </w:del>
      <w:del w:id="4886" w:author="PR Preview" w:date="2026-01-01T00:00:00Z">
        <w:r>
          <w:delText xml:space="preserve"> </w:delText>
        </w:r>
      </w:del>
      <w:del w:id="4887" w:author="PR Preview" w:date="2026-01-01T00:00:00Z">
        <w:r>
          <w:delText xml:space="preserve">and for the combination</w:delText>
        </w:r>
      </w:del>
      <w:del w:id="4888" w:author="PR Preview" w:date="2026-01-01T00:00:00Z">
        <w:r>
          <w:delText xml:space="preserve"> </w:delText>
        </w:r>
      </w:del>
      <m:oMath>
        <m:r>
          <m:t>2</m:t>
        </m:r>
        <m:sSub>
          <m:e>
            <m:limLow>
              <m:e>
                <m:r>
                  <m:t>z</m:t>
                </m:r>
              </m:e>
              <m:lim>
                <m:r>
                  <m:rPr>
                    <m:sty m:val="p"/>
                  </m:rPr>
                  <m:t>∼</m:t>
                </m:r>
              </m:lim>
            </m:limLow>
          </m:e>
          <m:sub>
            <m:r>
              <m:t>1</m:t>
            </m:r>
          </m:sub>
        </m:sSub>
        <m:r>
          <m:rPr>
            <m:sty m:val="p"/>
          </m:rPr>
          <m:t>−</m:t>
        </m:r>
        <m:sSub>
          <m:e>
            <m:limLow>
              <m:e>
                <m:r>
                  <m:t>z</m:t>
                </m:r>
              </m:e>
              <m:lim>
                <m:r>
                  <m:rPr>
                    <m:sty m:val="p"/>
                  </m:rPr>
                  <m:t>∼</m:t>
                </m:r>
              </m:lim>
            </m:limLow>
          </m:e>
          <m:sub>
            <m:r>
              <m:t>2</m:t>
            </m:r>
          </m:sub>
        </m:sSub>
        <m:r>
          <m:rPr>
            <m:sty m:val="p"/>
          </m:rPr>
          <m:t>=</m:t>
        </m:r>
        <m:r>
          <m:rPr>
            <m:sty m:val="p"/>
          </m:rPr>
          <m:t>(</m:t>
        </m:r>
        <m:r>
          <m:t>2</m:t>
        </m:r>
        <m:r>
          <m:rPr>
            <m:sty m:val="p"/>
          </m:rPr>
          <m:t>,</m:t>
        </m:r>
        <m:r>
          <m:rPr>
            <m:sty m:val="p"/>
          </m:rPr>
          <m:t>−</m:t>
        </m:r>
        <m:r>
          <m:t>1</m:t>
        </m:r>
        <m:r>
          <m:rPr>
            <m:sty m:val="p"/>
          </m:rPr>
          <m:t>)</m:t>
        </m:r>
      </m:oMath>
      <w:del w:id="4889" w:author="PR Preview" w:date="2026-01-01T00:00:00Z">
        <w:r>
          <w:delText xml:space="preserve">:</w:delText>
        </w:r>
      </w:del>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del w:id="4890" w:author="PR Preview" w:date="2026-01-01T00:00:00Z">
        <w:r>
          <w:delText xml:space="preserve">which is</w:delText>
        </w:r>
      </w:del>
      <w:del w:id="4891" w:author="PR Preview" w:date="2026-01-01T00:00:00Z">
        <w:r>
          <w:delText xml:space="preserve"> </w:delText>
        </w:r>
      </w:del>
      <m:oMath>
        <m:r>
          <m:t>2</m:t>
        </m:r>
        <m:r>
          <m:t> </m:t>
        </m:r>
        <m:r>
          <m:rPr>
            <m:sty m:val="bi"/>
          </m:rPr>
          <m:t>A</m:t>
        </m:r>
        <m:sSub>
          <m:e>
            <m:limLow>
              <m:e>
                <m:r>
                  <m:t>z</m:t>
                </m:r>
              </m:e>
              <m:lim>
                <m:r>
                  <m:rPr>
                    <m:sty m:val="p"/>
                  </m:rPr>
                  <m:t>∼</m:t>
                </m:r>
              </m:lim>
            </m:limLow>
          </m:e>
          <m:sub>
            <m:r>
              <m:t>1</m:t>
            </m:r>
          </m:sub>
        </m:sSub>
        <m:r>
          <m:rPr>
            <m:sty m:val="p"/>
          </m:rPr>
          <m:t>−</m:t>
        </m:r>
        <m:r>
          <m:rPr>
            <m:sty m:val="bi"/>
          </m:rPr>
          <m:t>A</m:t>
        </m:r>
        <m:sSub>
          <m:e>
            <m:limLow>
              <m:e>
                <m:r>
                  <m:t>z</m:t>
                </m:r>
              </m:e>
              <m:lim>
                <m:r>
                  <m:rPr>
                    <m:sty m:val="p"/>
                  </m:rPr>
                  <m:t>∼</m:t>
                </m:r>
              </m:lim>
            </m:limLow>
          </m:e>
          <m:sub>
            <m:r>
              <m:t>2</m:t>
            </m:r>
          </m:sub>
        </m:sSub>
      </m:oMath>
      <w:del w:id="4892" w:author="PR Preview" w:date="2026-01-01T00:00:00Z">
        <w:r>
          <w:delText xml:space="preserve">, as</w:delText>
        </w:r>
      </w:del>
      <w:del w:id="4893" w:author="PR Preview" w:date="2026-01-01T00:00:00Z">
        <w:r>
          <w:delText xml:space="preserve"> </w:delText>
        </w:r>
      </w:del>
      <w:hyperlink w:anchor="thm-matvec-linear">
        <w:del w:id="4894" w:author="PR Preview" w:date="2026-01-01T00:00:00Z">
          <w:r>
            <w:rPr>
              <w:rStyle w:val="Hyperlink"/>
            </w:rPr>
            <w:delText xml:space="preserve">Theorem 24</w:delText>
          </w:r>
        </w:del>
      </w:hyperlink>
      <w:del w:id="4895" w:author="PR Preview" w:date="2026-01-01T00:00:00Z">
        <w:r>
          <w:delText xml:space="preserve"> </w:delText>
        </w:r>
      </w:del>
      <w:del w:id="4896" w:author="PR Preview" w:date="2026-01-01T00:00:00Z">
        <w:r>
          <w:delText xml:space="preserve">says.</w:delText>
        </w:r>
      </w:del>
    </w:p>
    <w:p>
      <w:pPr>
        <w:pStyle w:val="BodyText"/>
      </w:pPr>
      <w:del w:id="4897" w:author="PR Preview" w:date="2026-01-01T00:00:00Z">
        <w:r>
          <w:rPr>
            <w:b/>
            <w:bCs/>
          </w:rPr>
          <w:delText xml:space="preserve">Theorem 25 (More than</w:delText>
        </w:r>
      </w:del>
      <w:del w:id="4898" w:author="PR Preview" w:date="2026-01-01T00:00:00Z">
        <w:r>
          <w:rPr>
            <w:b/>
            <w:bCs/>
          </w:rPr>
          <w:delText xml:space="preserve"> </w:delText>
        </w:r>
      </w:del>
      <m:oMath>
        <m:r>
          <m:t>p</m:t>
        </m:r>
      </m:oMath>
      <w:del w:id="4899" w:author="PR Preview" w:date="2026-01-01T00:00:00Z">
        <w:r>
          <w:rPr>
            <w:b/>
            <w:bCs/>
          </w:rPr>
          <w:delText xml:space="preserve"> </w:delText>
        </w:r>
      </w:del>
      <w:del w:id="4900" w:author="PR Preview" w:date="2026-01-01T00:00:00Z">
        <w:r>
          <w:rPr>
            <w:b/>
            <w:bCs/>
          </w:rPr>
          <w:delText xml:space="preserve">vectors in</w:delText>
        </w:r>
      </w:del>
      <w:del w:id="4901" w:author="PR Preview" w:date="2026-01-01T00:00:00Z">
        <w:r>
          <w:rPr>
            <w:b/>
            <w:bCs/>
          </w:rPr>
          <w:delText xml:space="preserve"> </w:delText>
        </w:r>
      </w:del>
      <m:oMath>
        <m:sSup>
          <m:e>
            <m:r>
              <m:rPr>
                <m:scr m:val="double-struck"/>
                <m:sty m:val="p"/>
              </m:rPr>
              <m:t>R</m:t>
            </m:r>
          </m:e>
          <m:sup>
            <m:r>
              <m:t>p</m:t>
            </m:r>
          </m:sup>
        </m:sSup>
      </m:oMath>
      <w:del w:id="4902" w:author="PR Preview" w:date="2026-01-01T00:00:00Z">
        <w:r>
          <w:rPr>
            <w:b/>
            <w:bCs/>
          </w:rPr>
          <w:delText xml:space="preserve"> </w:delText>
        </w:r>
      </w:del>
      <w:del w:id="4903" w:author="PR Preview" w:date="2026-01-01T00:00:00Z">
        <w:r>
          <w:rPr>
            <w:b/>
            <w:bCs/>
          </w:rPr>
          <w:delText xml:space="preserve">are linearly dependent)</w:delText>
        </w:r>
      </w:del>
      <w:del w:id="4904" w:author="PR Preview" w:date="2026-01-01T00:00:00Z">
        <w:r>
          <w:delText xml:space="preserve"> </w:delText>
        </w:r>
      </w:del>
      <w:del w:id="4905" w:author="PR Preview" w:date="2026-01-01T00:00:00Z">
        <w:r>
          <w:delText xml:space="preserve">If</w:delText>
        </w:r>
      </w:del>
      <w:del w:id="4906" w:author="PR Preview" w:date="2026-01-01T00:00:00Z">
        <w:r>
          <w:delText xml:space="preserve"> </w:delText>
        </w:r>
      </w:del>
      <m:oMath>
        <m:r>
          <m:t>k</m:t>
        </m:r>
        <m:r>
          <m:rPr>
            <m:sty m:val="p"/>
          </m:rPr>
          <m:t>&gt;</m:t>
        </m:r>
        <m:r>
          <m:t>p</m:t>
        </m:r>
      </m:oMath>
      <w:del w:id="4907" w:author="PR Preview" w:date="2026-01-01T00:00:00Z">
        <w:r>
          <w:delText xml:space="preserve">, then any</w:delText>
        </w:r>
      </w:del>
      <w:del w:id="4908" w:author="PR Preview" w:date="2026-01-01T00:00:00Z">
        <w:r>
          <w:delText xml:space="preserve"> </w:delText>
        </w:r>
      </w:del>
      <m:oMath>
        <m:r>
          <m:t>k</m:t>
        </m:r>
      </m:oMath>
      <w:del w:id="4909" w:author="PR Preview" w:date="2026-01-01T00:00:00Z">
        <w:r>
          <w:delText xml:space="preserve"> </w:delText>
        </w:r>
      </w:del>
      <w:del w:id="4910" w:author="PR Preview" w:date="2026-01-01T00:00:00Z">
        <w:r>
          <w:delText xml:space="preserve">vectors</w:delText>
        </w:r>
      </w:del>
      <w:del w:id="4911" w:author="PR Preview" w:date="2026-01-01T00:00:00Z">
        <w:r>
          <w:delText xml:space="preserve"> </w:delText>
        </w:r>
      </w:del>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del w:id="4912" w:author="PR Preview" w:date="2026-01-01T00:00:00Z">
        <w:r>
          <w:delText xml:space="preserve"> </w:delText>
        </w:r>
      </w:del>
      <w:del w:id="4913" w:author="PR Preview" w:date="2026-01-01T00:00:00Z">
        <w:r>
          <w:delText xml:space="preserve">are not linearly independent (</w:delText>
        </w:r>
      </w:del>
      <w:hyperlink w:anchor="def-linearly-independent">
        <w:del w:id="4914" w:author="PR Preview" w:date="2026-01-01T00:00:00Z">
          <w:r>
            <w:rPr>
              <w:rStyle w:val="Hyperlink"/>
            </w:rPr>
            <w:delText xml:space="preserve">Definition 43</w:delText>
          </w:r>
        </w:del>
      </w:hyperlink>
      <w:del w:id="4915" w:author="PR Preview" w:date="2026-01-01T00:00:00Z">
        <w:r>
          <w:delText xml:space="preserve">):</w:delText>
        </w:r>
      </w:del>
      <w:del w:id="4916" w:author="PR Preview" w:date="2026-01-01T00:00:00Z">
        <w:r>
          <w:delText xml:space="preserve"> </w:delText>
        </w:r>
      </w:del>
      <w:del w:id="4917" w:author="PR Preview" w:date="2026-01-01T00:00:00Z">
        <w:r>
          <w:delText xml:space="preserve">some numbers</w:delText>
        </w:r>
      </w:del>
      <w:del w:id="4918" w:author="PR Preview" w:date="2026-01-01T00:00:00Z">
        <w:r>
          <w:delText xml:space="preserve"> </w:delText>
        </w:r>
      </w:del>
      <m:oMath>
        <m:sSub>
          <m:e>
            <m:r>
              <m:t>c</m:t>
            </m:r>
          </m:e>
          <m:sub>
            <m:r>
              <m:t>1</m:t>
            </m:r>
          </m:sub>
        </m:sSub>
        <m:r>
          <m:rPr>
            <m:sty m:val="p"/>
          </m:rPr>
          <m:t>,</m:t>
        </m:r>
        <m:r>
          <m:rPr>
            <m:sty m:val="p"/>
          </m:rPr>
          <m:t>…</m:t>
        </m:r>
        <m:r>
          <m:rPr>
            <m:sty m:val="p"/>
          </m:rPr>
          <m:t>,</m:t>
        </m:r>
        <m:sSub>
          <m:e>
            <m:r>
              <m:t>c</m:t>
            </m:r>
          </m:e>
          <m:sub>
            <m:r>
              <m:t>k</m:t>
            </m:r>
          </m:sub>
        </m:sSub>
      </m:oMath>
      <w:del w:id="4919" w:author="PR Preview" w:date="2026-01-01T00:00:00Z">
        <w:r>
          <w:delText xml:space="preserve">, not all zero, satisfy</w:delText>
        </w:r>
      </w:del>
      <w:del w:id="4920" w:author="PR Preview" w:date="2026-01-01T00:00:00Z">
        <w:r>
          <w:delText xml:space="preserve"> </w:delText>
        </w:r>
      </w:del>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sSub>
          <m:e>
            <m:limLow>
              <m:e>
                <m:r>
                  <m:t>0</m:t>
                </m:r>
              </m:e>
              <m:lim>
                <m:r>
                  <m:rPr>
                    <m:sty m:val="p"/>
                  </m:rPr>
                  <m:t>∼</m:t>
                </m:r>
              </m:lim>
            </m:limLow>
          </m:e>
          <m:sub>
            <m:r>
              <m:t>p</m:t>
            </m:r>
          </m:sub>
        </m:sSub>
      </m:oMath>
      <w:del w:id="4921" w:author="PR Preview" w:date="2026-01-01T00:00:00Z">
        <w:r>
          <w:delText xml:space="preserve">.</w:delText>
        </w:r>
      </w:del>
    </w:p>
    <w:p>
      <w:pPr>
        <w:pStyle w:val="BodyText"/>
      </w:pPr>
      <w:ins w:id="4922" w:author="PR Preview" w:date="2026-01-01T00:00:00Z">
        <w:r>
          <w:rPr>
            <w:b/>
            <w:bCs/>
          </w:rPr>
          <w:t xml:space="preserve">Theorem 24 (A matrix maps a combination to the same combination of images)</w:t>
        </w:r>
      </w:ins>
      <w:ins w:id="4923" w:author="PR Preview" w:date="2026-01-01T00:00:00Z">
        <w:r>
          <w:t xml:space="preserve"> </w:t>
        </w:r>
      </w:ins>
      <w:ins w:id="4924" w:author="PR Preview" w:date="2026-01-01T00:00:00Z">
        <w:r>
          <w:t xml:space="preserve">If</w:t>
        </w:r>
      </w:ins>
      <w:ins w:id="4925" w:author="PR Preview" w:date="2026-01-01T00:00:00Z">
        <w:r>
          <w:t xml:space="preserve"> </w:t>
        </w:r>
      </w:ins>
      <m:oMath>
        <m:r>
          <m:rPr>
            <m:sty m:val="bi"/>
          </m:rPr>
          <m:t>A</m:t>
        </m:r>
      </m:oMath>
      <w:ins w:id="4926" w:author="PR Preview" w:date="2026-01-01T00:00:00Z">
        <w:r>
          <w:t xml:space="preserve"> </w:t>
        </w:r>
      </w:ins>
      <w:ins w:id="4927" w:author="PR Preview" w:date="2026-01-01T00:00:00Z">
        <w:r>
          <w:t xml:space="preserve">is an</w:t>
        </w:r>
      </w:ins>
      <w:ins w:id="4928" w:author="PR Preview" w:date="2026-01-01T00:00:00Z">
        <w:r>
          <w:t xml:space="preserve"> </w:t>
        </w:r>
      </w:ins>
      <m:oMath>
        <m:r>
          <m:t>m</m:t>
        </m:r>
        <m:r>
          <m:rPr>
            <m:sty m:val="p"/>
          </m:rPr>
          <m:t>×</m:t>
        </m:r>
        <m:r>
          <m:t>n</m:t>
        </m:r>
      </m:oMath>
      <w:ins w:id="4929" w:author="PR Preview" w:date="2026-01-01T00:00:00Z">
        <w:r>
          <w:t xml:space="preserve"> </w:t>
        </w:r>
      </w:ins>
      <w:ins w:id="4930" w:author="PR Preview" w:date="2026-01-01T00:00:00Z">
        <w:r>
          <w:t xml:space="preserve">matrix,</w:t>
        </w:r>
      </w:ins>
      <w:ins w:id="4931" w:author="PR Preview" w:date="2026-01-01T00:00:00Z">
        <w:r>
          <w:t xml:space="preserve"> </w:t>
        </w:r>
      </w:ins>
      <w:ins w:id="4932" w:author="PR Preview" w:date="2026-01-01T00:00:00Z">
        <w:r>
          <w:t xml:space="preserve">$\mathord{\smash[b]{\underset{\raise.3ex\hbox{$\scriptstyle\sim$}}{z}}\vphantom{z}}_1, \ldots, \mathord{\smash[b]{\underset{\raise.3ex\hbox{$\scriptstyle\sim$}}{z}}\vphantom{z}}_k \in \mathbb{R}^n$</w:t>
        </w:r>
      </w:ins>
      <w:ins w:id="4933" w:author="PR Preview" w:date="2026-01-01T00:00:00Z">
        <w:r>
          <w:t xml:space="preserve"> </w:t>
        </w:r>
      </w:ins>
      <w:ins w:id="4934" w:author="PR Preview" w:date="2026-01-01T00:00:00Z">
        <w:r>
          <w:t xml:space="preserve">and</w:t>
        </w:r>
      </w:ins>
      <w:ins w:id="4935" w:author="PR Preview" w:date="2026-01-01T00:00:00Z">
        <w:r>
          <w:t xml:space="preserve"> </w:t>
        </w:r>
      </w:ins>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ins w:id="4936" w:author="PR Preview" w:date="2026-01-01T00:00:00Z">
        <w:r>
          <w:t xml:space="preserve">, then</w:t>
        </w:r>
      </w:ins>
    </w:p>
    <w:p>
      <w:pPr>
        <w:pStyle w:val="BodyText"/>
      </w:pPr>
      <w:ins w:id="4937" w:author="PR Preview" w:date="2026-01-01T00:00:00Z">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ins>
    </w:p>
    <w:bookmarkEnd w:id="211"/>
    <w:p>
      <w:pPr>
        <w:pStyle w:val="FirstParagraph"/>
      </w:pPr>
      <w:ins w:id="4938" w:author="PR Preview" w:date="2026-01-01T00:00:00Z">
        <w:r>
          <w:rPr>
            <w:i/>
            <w:iCs/>
          </w:rPr>
          <w:t xml:space="preserve">Proof</w:t>
        </w:r>
      </w:ins>
      <w:ins w:id="4939" w:author="PR Preview" w:date="2026-01-01T00:00:00Z">
        <w:r>
          <w:t xml:space="preserve">. </w:t>
        </w:r>
      </w:ins>
      <w:ins w:id="4940" w:author="PR Preview" w:date="2026-01-01T00:00:00Z">
        <w:r>
          <w:t xml:space="preserve">The function</w:t>
        </w:r>
      </w:ins>
      <w:ins w:id="4941" w:author="PR Preview" w:date="2026-01-01T00:00:00Z">
        <w:r>
          <w:t xml:space="preserve"> </w:t>
        </w:r>
      </w:ins>
      <w:ins w:id="4942" w:author="PR Preview" w:date="2026-01-01T00:00:00Z">
        <w:r>
          <w:t xml:space="preserve">$\mathord{\smash[b]{\underset{\raise.3ex\hbox{$\scriptstyle\sim$}}{x}}\vphantom{x}}\mapsto \mathbf{A}\mathord{\smash[b]{\underset{\raise.3ex\hbox{$\scriptstyle\sim$}}{x}}\vphantom{x}}$</w:t>
        </w:r>
      </w:ins>
      <w:ins w:id="4943" w:author="PR Preview" w:date="2026-01-01T00:00:00Z">
        <w:r>
          <w:t xml:space="preserve"> </w:t>
        </w:r>
      </w:ins>
      <w:ins w:id="4944" w:author="PR Preview" w:date="2026-01-01T00:00:00Z">
        <w:r>
          <w:t xml:space="preserve">is a linear map</w:t>
        </w:r>
      </w:ins>
      <w:ins w:id="4945" w:author="PR Preview" w:date="2026-01-01T00:00:00Z">
        <w:r>
          <w:t xml:space="preserve"> </w:t>
        </w:r>
      </w:ins>
      <w:ins w:id="4946" w:author="PR Preview" w:date="2026-01-01T00:00:00Z">
        <w:r>
          <w:t xml:space="preserve">by</w:t>
        </w:r>
      </w:ins>
      <w:ins w:id="4947" w:author="PR Preview" w:date="2026-01-01T00:00:00Z">
        <w:r>
          <w:t xml:space="preserve"> </w:t>
        </w:r>
      </w:ins>
      <w:hyperlink w:anchor="thm-matrix-map-linear">
        <w:ins w:id="4948" w:author="PR Preview" w:date="2026-01-01T00:00:00Z">
          <w:r>
            <w:rPr>
              <w:rStyle w:val="Hyperlink"/>
            </w:rPr>
            <w:t xml:space="preserve">Theorem 12</w:t>
          </w:r>
        </w:ins>
      </w:hyperlink>
      <w:ins w:id="4949" w:author="PR Preview" w:date="2026-01-01T00:00:00Z">
        <w:r>
          <w:t xml:space="preserve">,</w:t>
        </w:r>
      </w:ins>
      <w:ins w:id="4950" w:author="PR Preview" w:date="2026-01-01T00:00:00Z">
        <w:r>
          <w:t xml:space="preserve"> </w:t>
        </w:r>
      </w:ins>
      <w:ins w:id="4951" w:author="PR Preview" w:date="2026-01-01T00:00:00Z">
        <w:r>
          <w:t xml:space="preserve">and a linear map preserves linear combinations</w:t>
        </w:r>
      </w:ins>
      <w:ins w:id="4952" w:author="PR Preview" w:date="2026-01-01T00:00:00Z">
        <w:r>
          <w:t xml:space="preserve"> </w:t>
        </w:r>
      </w:ins>
      <w:ins w:id="4953" w:author="PR Preview" w:date="2026-01-01T00:00:00Z">
        <w:r>
          <w:t xml:space="preserve">by</w:t>
        </w:r>
      </w:ins>
      <w:ins w:id="4954" w:author="PR Preview" w:date="2026-01-01T00:00:00Z">
        <w:r>
          <w:t xml:space="preserve"> </w:t>
        </w:r>
      </w:ins>
      <w:hyperlink w:anchor="thm-linear-map-lincom">
        <w:ins w:id="4955" w:author="PR Preview" w:date="2026-01-01T00:00:00Z">
          <w:r>
            <w:rPr>
              <w:rStyle w:val="Hyperlink"/>
            </w:rPr>
            <w:t xml:space="preserve">Theorem 13</w:t>
          </w:r>
        </w:ins>
      </w:hyperlink>
      <w:ins w:id="4956" w:author="PR Preview" w:date="2026-01-01T00:00:00Z">
        <w:r>
          <w:t xml:space="preserve">.</w:t>
        </w:r>
      </w:ins>
      <w:ins w:id="4957" w:author="PR Preview" w:date="2026-01-01T00:00:00Z">
        <w:r>
          <w:t xml:space="preserve"> </w:t>
        </w:r>
      </w:ins>
      <w:ins w:id="4958" w:author="PR Preview" w:date="2026-01-01T00:00:00Z">
        <w:r>
          <w:t xml:space="preserve">Applying that theorem with</w:t>
        </w:r>
      </w:ins>
      <w:ins w:id="4959" w:author="PR Preview" w:date="2026-01-01T00:00:00Z">
        <w:r>
          <w:t xml:space="preserve"> </w:t>
        </w:r>
      </w:ins>
      <w:ins w:id="4960" w:author="PR Preview" w:date="2026-01-01T00:00:00Z">
        <w:r>
          <w:t xml:space="preserve">$f(\mathord{\smash[b]{\underset{\raise.3ex\hbox{$\scriptstyle\sim$}}{x}}\vphantom{x}}) = \mathbf{A}\mathord{\smash[b]{\underset{\raise.3ex\hbox{$\scriptstyle\sim$}}{x}}\vphantom{x}}$</w:t>
        </w:r>
      </w:ins>
      <w:ins w:id="4961" w:author="PR Preview" w:date="2026-01-01T00:00:00Z">
        <w:r>
          <w:t xml:space="preserve"> </w:t>
        </w:r>
      </w:ins>
      <w:ins w:id="4962" w:author="PR Preview" w:date="2026-01-01T00:00:00Z">
        <w:r>
          <w:t xml:space="preserve">and</w:t>
        </w:r>
      </w:ins>
      <w:ins w:id="4963" w:author="PR Preview" w:date="2026-01-01T00:00:00Z">
        <w:r>
          <w:t xml:space="preserve"> </w:t>
        </w:r>
      </w:ins>
      <w:ins w:id="4964" w:author="PR Preview" w:date="2026-01-01T00:00:00Z">
        <w:r>
          <w:t xml:space="preserve">$\mathord{\smash[b]{\underset{\raise.3ex\hbox{$\scriptstyle\sim$}}{v}}\vphantom{v}}_i = \mathord{\smash[b]{\underset{\raise.3ex\hbox{$\scriptstyle\sim$}}{z}}\vphantom{z}}_i$</w:t>
        </w:r>
      </w:ins>
      <w:ins w:id="4965" w:author="PR Preview" w:date="2026-01-01T00:00:00Z">
        <w:r>
          <w:t xml:space="preserve"> </w:t>
        </w:r>
      </w:ins>
      <w:ins w:id="4966" w:author="PR Preview" w:date="2026-01-01T00:00:00Z">
        <w:r>
          <w:t xml:space="preserve">gives the identity.</w:t>
        </w:r>
      </w:ins>
    </w:p>
    <w:bookmarkStart w:id="212" w:name="exm-matvec-linear"/>
    <w:p>
      <w:pPr>
        <w:pStyle w:val="BodyText"/>
      </w:pPr>
      <w:ins w:id="4967" w:author="PR Preview" w:date="2026-01-01T00:00:00Z">
        <w:r>
          <w:rPr>
            <w:b/>
            <w:bCs/>
          </w:rPr>
          <w:t xml:space="preserve">Example 43 (Applying a matrix to a combination)</w:t>
        </w:r>
      </w:ins>
      <w:ins w:id="4968" w:author="PR Preview" w:date="2026-01-01T00:00:00Z">
        <w:r>
          <w:t xml:space="preserve"> </w:t>
        </w:r>
      </w:ins>
      <w:ins w:id="4969" w:author="PR Preview" w:date="2026-01-01T00:00:00Z">
        <w:r>
          <w:t xml:space="preserve">Let</w:t>
        </w:r>
      </w:ins>
      <w:ins w:id="4970"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ins w:id="4971" w:author="PR Preview" w:date="2026-01-01T00:00:00Z">
        <w:r>
          <w:t xml:space="preserve">,</w:t>
        </w:r>
      </w:ins>
      <w:ins w:id="4972" w:author="PR Preview" w:date="2026-01-01T00:00:00Z">
        <w:r>
          <w:t xml:space="preserve"> </w:t>
        </w:r>
      </w:ins>
      <w:ins w:id="4973" w:author="PR Preview" w:date="2026-01-01T00:00:00Z">
        <w:r>
          <w:t xml:space="preserve">$\mathord{\smash[b]{\underset{\raise.3ex\hbox{$\scriptstyle\sim$}}{z}}\vphantom{z}}_1 = (1, 0)$</w:t>
        </w:r>
      </w:ins>
      <w:ins w:id="4974" w:author="PR Preview" w:date="2026-01-01T00:00:00Z">
        <w:r>
          <w:t xml:space="preserve"> </w:t>
        </w:r>
      </w:ins>
      <w:ins w:id="4975" w:author="PR Preview" w:date="2026-01-01T00:00:00Z">
        <w:r>
          <w:t xml:space="preserve">and</w:t>
        </w:r>
      </w:ins>
      <w:ins w:id="4976" w:author="PR Preview" w:date="2026-01-01T00:00:00Z">
        <w:r>
          <w:t xml:space="preserve"> </w:t>
        </w:r>
      </w:ins>
      <w:ins w:id="4977" w:author="PR Preview" w:date="2026-01-01T00:00:00Z">
        <w:r>
          <w:t xml:space="preserve">$\mathord{\smash[b]{\underset{\raise.3ex\hbox{$\scriptstyle\sim$}}{z}}\vphantom{z}}_2 = (0, 1)$</w:t>
        </w:r>
      </w:ins>
      <w:ins w:id="4978" w:author="PR Preview" w:date="2026-01-01T00:00:00Z">
        <w:r>
          <w:t xml:space="preserve">.</w:t>
        </w:r>
      </w:ins>
      <w:ins w:id="4979" w:author="PR Preview" w:date="2026-01-01T00:00:00Z">
        <w:r>
          <w:t xml:space="preserve"> </w:t>
        </w:r>
      </w:ins>
      <w:ins w:id="4980" w:author="PR Preview" w:date="2026-01-01T00:00:00Z">
        <w:r>
          <w:t xml:space="preserve">Then</w:t>
        </w:r>
      </w:ins>
      <w:ins w:id="4981" w:author="PR Preview" w:date="2026-01-01T00:00:00Z">
        <w:r>
          <w:t xml:space="preserve"> </w:t>
        </w:r>
      </w:ins>
      <w:ins w:id="4982" w:author="PR Preview" w:date="2026-01-01T00:00:00Z">
        <w:r>
          <w:t xml:space="preserve">$\mathbf{A} \mathord{\smash[b]{\underset{\raise.3ex\hbox{$\scriptstyle\sim$}}{z}}\vphantom{z}}_1 = (1, 3)$</w:t>
        </w:r>
      </w:ins>
      <w:ins w:id="4983" w:author="PR Preview" w:date="2026-01-01T00:00:00Z">
        <w:r>
          <w:t xml:space="preserve"> </w:t>
        </w:r>
      </w:ins>
      <w:ins w:id="4984" w:author="PR Preview" w:date="2026-01-01T00:00:00Z">
        <w:r>
          <w:t xml:space="preserve">and</w:t>
        </w:r>
      </w:ins>
      <w:ins w:id="4985" w:author="PR Preview" w:date="2026-01-01T00:00:00Z">
        <w:r>
          <w:t xml:space="preserve"> </w:t>
        </w:r>
      </w:ins>
      <w:ins w:id="4986" w:author="PR Preview" w:date="2026-01-01T00:00:00Z">
        <w:r>
          <w:t xml:space="preserve">$\mathbf{A} \mathord{\smash[b]{\underset{\raise.3ex\hbox{$\scriptstyle\sim$}}{z}}\vphantom{z}}_2 = (2, 4)$</w:t>
        </w:r>
      </w:ins>
      <w:ins w:id="4987" w:author="PR Preview" w:date="2026-01-01T00:00:00Z">
        <w:r>
          <w:t xml:space="preserve">,</w:t>
        </w:r>
      </w:ins>
      <w:ins w:id="4988" w:author="PR Preview" w:date="2026-01-01T00:00:00Z">
        <w:r>
          <w:t xml:space="preserve"> </w:t>
        </w:r>
      </w:ins>
      <w:ins w:id="4989" w:author="PR Preview" w:date="2026-01-01T00:00:00Z">
        <w:r>
          <w:t xml:space="preserve">and for the combination</w:t>
        </w:r>
      </w:ins>
      <w:ins w:id="4990" w:author="PR Preview" w:date="2026-01-01T00:00:00Z">
        <w:r>
          <w:t xml:space="preserve"> </w:t>
        </w:r>
      </w:ins>
      <w:ins w:id="4991" w:author="PR Preview" w:date="2026-01-01T00:00:00Z">
        <w:r>
          <w:t xml:space="preserve">$2 \mathord{\smash[b]{\underset{\raise.3ex\hbox{$\scriptstyle\sim$}}{z}}\vphantom{z}}_1 - \mathord{\smash[b]{\underset{\raise.3ex\hbox{$\scriptstyle\sim$}}{z}}\vphantom{z}}_2 = (2, -1)$</w:t>
        </w:r>
      </w:ins>
      <w:ins w:id="4992" w:author="PR Preview" w:date="2026-01-01T00:00:00Z">
        <w:r>
          <w:t xml:space="preserve">:</w:t>
        </w:r>
      </w:ins>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ins w:id="4993" w:author="PR Preview" w:date="2026-01-01T00:00:00Z">
        <w:r>
          <w:t xml:space="preserve">which is</w:t>
        </w:r>
      </w:ins>
      <w:ins w:id="4994" w:author="PR Preview" w:date="2026-01-01T00:00:00Z">
        <w:r>
          <w:t xml:space="preserve"> </w:t>
        </w:r>
      </w:ins>
      <w:ins w:id="4995" w:author="PR Preview" w:date="2026-01-01T00:00:00Z">
        <w:r>
          <w:t xml:space="preserve">$2\,\mathbf{A} \mathord{\smash[b]{\underset{\raise.3ex\hbox{$\scriptstyle\sim$}}{z}}\vphantom{z}}_1 - \mathbf{A} \mathord{\smash[b]{\underset{\raise.3ex\hbox{$\scriptstyle\sim$}}{z}}\vphantom{z}}_2$</w:t>
        </w:r>
      </w:ins>
      <w:ins w:id="4996" w:author="PR Preview" w:date="2026-01-01T00:00:00Z">
        <w:r>
          <w:t xml:space="preserve">, as</w:t>
        </w:r>
      </w:ins>
      <w:ins w:id="4997" w:author="PR Preview" w:date="2026-01-01T00:00:00Z">
        <w:r>
          <w:t xml:space="preserve"> </w:t>
        </w:r>
      </w:ins>
      <w:hyperlink w:anchor="thm-matvec-linear">
        <w:ins w:id="4998" w:author="PR Preview" w:date="2026-01-01T00:00:00Z">
          <w:r>
            <w:rPr>
              <w:rStyle w:val="Hyperlink"/>
            </w:rPr>
            <w:t xml:space="preserve">Theorem 24</w:t>
          </w:r>
        </w:ins>
      </w:hyperlink>
      <w:ins w:id="4999" w:author="PR Preview" w:date="2026-01-01T00:00:00Z">
        <w:r>
          <w:t xml:space="preserve"> </w:t>
        </w:r>
      </w:ins>
      <w:ins w:id="5000" w:author="PR Preview" w:date="2026-01-01T00:00:00Z">
        <w:r>
          <w:t xml:space="preserve">says.</w:t>
        </w:r>
      </w:ins>
    </w:p>
    <w:bookmarkEnd w:id="212"/>
    <w:bookmarkStart w:id="213" w:name="thm-many-vectors-dependent"/>
    <w:p>
      <w:pPr>
        <w:pStyle w:val="BodyText"/>
      </w:pPr>
      <w:ins w:id="5001" w:author="PR Preview" w:date="2026-01-01T00:00:00Z">
        <w:r>
          <w:rPr>
            <w:b/>
            <w:bCs/>
          </w:rPr>
          <w:t xml:space="preserve">Theorem 25 (More than</w:t>
        </w:r>
      </w:ins>
      <w:ins w:id="5002" w:author="PR Preview" w:date="2026-01-01T00:00:00Z">
        <w:r>
          <w:rPr>
            <w:b/>
            <w:bCs/>
          </w:rPr>
          <w:t xml:space="preserve"> </w:t>
        </w:r>
      </w:ins>
      <m:oMath>
        <m:r>
          <m:t>p</m:t>
        </m:r>
      </m:oMath>
      <w:ins w:id="5003" w:author="PR Preview" w:date="2026-01-01T00:00:00Z">
        <w:r>
          <w:rPr>
            <w:b/>
            <w:bCs/>
          </w:rPr>
          <w:t xml:space="preserve"> </w:t>
        </w:r>
      </w:ins>
      <w:ins w:id="5004" w:author="PR Preview" w:date="2026-01-01T00:00:00Z">
        <w:r>
          <w:rPr>
            <w:b/>
            <w:bCs/>
          </w:rPr>
          <w:t xml:space="preserve">vectors in</w:t>
        </w:r>
      </w:ins>
      <w:ins w:id="5005" w:author="PR Preview" w:date="2026-01-01T00:00:00Z">
        <w:r>
          <w:rPr>
            <w:b/>
            <w:bCs/>
          </w:rPr>
          <w:t xml:space="preserve"> </w:t>
        </w:r>
      </w:ins>
      <m:oMath>
        <m:sSup>
          <m:e>
            <m:r>
              <m:rPr>
                <m:scr m:val="double-struck"/>
                <m:sty m:val="p"/>
              </m:rPr>
              <m:t>R</m:t>
            </m:r>
          </m:e>
          <m:sup>
            <m:r>
              <m:t>p</m:t>
            </m:r>
          </m:sup>
        </m:sSup>
      </m:oMath>
      <w:ins w:id="5006" w:author="PR Preview" w:date="2026-01-01T00:00:00Z">
        <w:r>
          <w:rPr>
            <w:b/>
            <w:bCs/>
          </w:rPr>
          <w:t xml:space="preserve"> </w:t>
        </w:r>
      </w:ins>
      <w:ins w:id="5007" w:author="PR Preview" w:date="2026-01-01T00:00:00Z">
        <w:r>
          <w:rPr>
            <w:b/>
            <w:bCs/>
          </w:rPr>
          <w:t xml:space="preserve">are linearly dependent)</w:t>
        </w:r>
      </w:ins>
      <w:ins w:id="5008" w:author="PR Preview" w:date="2026-01-01T00:00:00Z">
        <w:r>
          <w:t xml:space="preserve"> </w:t>
        </w:r>
      </w:ins>
      <w:ins w:id="5009" w:author="PR Preview" w:date="2026-01-01T00:00:00Z">
        <w:r>
          <w:t xml:space="preserve">If</w:t>
        </w:r>
      </w:ins>
      <w:ins w:id="5010" w:author="PR Preview" w:date="2026-01-01T00:00:00Z">
        <w:r>
          <w:t xml:space="preserve"> </w:t>
        </w:r>
      </w:ins>
      <m:oMath>
        <m:r>
          <m:t>k</m:t>
        </m:r>
        <m:r>
          <m:rPr>
            <m:sty m:val="p"/>
          </m:rPr>
          <m:t>&gt;</m:t>
        </m:r>
        <m:r>
          <m:t>p</m:t>
        </m:r>
      </m:oMath>
      <w:ins w:id="5011" w:author="PR Preview" w:date="2026-01-01T00:00:00Z">
        <w:r>
          <w:t xml:space="preserve">, then any</w:t>
        </w:r>
      </w:ins>
      <w:ins w:id="5012" w:author="PR Preview" w:date="2026-01-01T00:00:00Z">
        <w:r>
          <w:t xml:space="preserve"> </w:t>
        </w:r>
      </w:ins>
      <m:oMath>
        <m:r>
          <m:t>k</m:t>
        </m:r>
      </m:oMath>
      <w:ins w:id="5013" w:author="PR Preview" w:date="2026-01-01T00:00:00Z">
        <w:r>
          <w:t xml:space="preserve"> </w:t>
        </w:r>
      </w:ins>
      <w:ins w:id="5014" w:author="PR Preview" w:date="2026-01-01T00:00:00Z">
        <w:r>
          <w:t xml:space="preserve">vectors</w:t>
        </w:r>
      </w:ins>
      <w:ins w:id="5015" w:author="PR Preview" w:date="2026-01-01T00:00:00Z">
        <w:r>
          <w:t xml:space="preserve"> </w:t>
        </w:r>
      </w:ins>
      <w:ins w:id="5016" w:author="PR Preview" w:date="2026-01-01T00:00:00Z">
        <w:r>
          <w:t xml:space="preserve">$\mathord{\smash[b]{\underset{\raise.3ex\hbox{$\scriptstyle\sim$}}{v}}\vphantom{v}}_1, \ldots, \mathord{\smash[b]{\underset{\raise.3ex\hbox{$\scriptstyle\sim$}}{v}}\vphantom{v}}_k \in \mathbb{R}^p$</w:t>
        </w:r>
      </w:ins>
      <w:ins w:id="5017" w:author="PR Preview" w:date="2026-01-01T00:00:00Z">
        <w:r>
          <w:t xml:space="preserve"> </w:t>
        </w:r>
      </w:ins>
      <w:ins w:id="5018" w:author="PR Preview" w:date="2026-01-01T00:00:00Z">
        <w:r>
          <w:t xml:space="preserve">are not linearly independent (</w:t>
        </w:r>
      </w:ins>
      <w:hyperlink w:anchor="def-linearly-independent">
        <w:ins w:id="5019" w:author="PR Preview" w:date="2026-01-01T00:00:00Z">
          <w:r>
            <w:rPr>
              <w:rStyle w:val="Hyperlink"/>
            </w:rPr>
            <w:t xml:space="preserve">Definition 43</w:t>
          </w:r>
        </w:ins>
      </w:hyperlink>
      <w:ins w:id="5020" w:author="PR Preview" w:date="2026-01-01T00:00:00Z">
        <w:r>
          <w:t xml:space="preserve">):</w:t>
        </w:r>
      </w:ins>
      <w:ins w:id="5021" w:author="PR Preview" w:date="2026-01-01T00:00:00Z">
        <w:r>
          <w:t xml:space="preserve"> </w:t>
        </w:r>
      </w:ins>
      <w:ins w:id="5022" w:author="PR Preview" w:date="2026-01-01T00:00:00Z">
        <w:r>
          <w:t xml:space="preserve">some numbers</w:t>
        </w:r>
      </w:ins>
      <w:ins w:id="5023" w:author="PR Preview" w:date="2026-01-01T00:00:00Z">
        <w:r>
          <w:t xml:space="preserve"> </w:t>
        </w:r>
      </w:ins>
      <m:oMath>
        <m:sSub>
          <m:e>
            <m:r>
              <m:t>c</m:t>
            </m:r>
          </m:e>
          <m:sub>
            <m:r>
              <m:t>1</m:t>
            </m:r>
          </m:sub>
        </m:sSub>
        <m:r>
          <m:rPr>
            <m:sty m:val="p"/>
          </m:rPr>
          <m:t>,</m:t>
        </m:r>
        <m:r>
          <m:rPr>
            <m:sty m:val="p"/>
          </m:rPr>
          <m:t>…</m:t>
        </m:r>
        <m:r>
          <m:rPr>
            <m:sty m:val="p"/>
          </m:rPr>
          <m:t>,</m:t>
        </m:r>
        <m:sSub>
          <m:e>
            <m:r>
              <m:t>c</m:t>
            </m:r>
          </m:e>
          <m:sub>
            <m:r>
              <m:t>k</m:t>
            </m:r>
          </m:sub>
        </m:sSub>
      </m:oMath>
      <w:ins w:id="5024" w:author="PR Preview" w:date="2026-01-01T00:00:00Z">
        <w:r>
          <w:t xml:space="preserve">, not all zero, satisfy</w:t>
        </w:r>
      </w:ins>
      <w:ins w:id="5025" w:author="PR Preview" w:date="2026-01-01T00:00:00Z">
        <w:r>
          <w:t xml:space="preserve"> </w:t>
        </w:r>
      </w:ins>
      <w:ins w:id="5026" w:author="PR Preview" w:date="2026-01-01T00:00:00Z">
        <w:r>
          <w:t xml:space="preserve">$c_1 \mathord{\smash[b]{\underset{\raise.3ex\hbox{$\scriptstyle\sim$}}{v}}\vphantom{v}}_1 + \cdots + c_k \mathord{\smash[b]{\underset{\raise.3ex\hbox{$\scriptstyle\sim$}}{v}}\vphantom{v}}_k = \mathord{\smash[b]{\underset{\raise.3ex\hbox{$\scriptstyle\sim$}}{0}}\vphantom{0}}_p$</w:t>
        </w:r>
      </w:ins>
      <w:ins w:id="5027" w:author="PR Preview" w:date="2026-01-01T00:00:00Z">
        <w:r>
          <w:t xml:space="preserve">.</w:t>
        </w:r>
      </w:ins>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del w:id="5028" w:author="PR Preview" w:date="2026-01-01T00:00:00Z">
        <w:r>
          <w:rPr>
            <w:b/>
            <w:bCs/>
          </w:rPr>
          <w:delText xml:space="preserve">Base case,</w:delText>
        </w:r>
      </w:del>
      <w:del w:id="5029" w:author="PR Preview" w:date="2026-01-01T00:00:00Z">
        <w:r>
          <w:rPr>
            <w:b/>
            <w:bCs/>
          </w:rPr>
          <w:delText xml:space="preserve"> </w:delText>
        </w:r>
      </w:del>
      <m:oMath>
        <m:r>
          <m:t>p</m:t>
        </m:r>
        <m:r>
          <m:rPr>
            <m:sty m:val="p"/>
          </m:rPr>
          <m:t>=</m:t>
        </m:r>
        <m:r>
          <m:t>1</m:t>
        </m:r>
      </m:oMath>
      <w:del w:id="5030" w:author="PR Preview" w:date="2026-01-01T00:00:00Z">
        <w:r>
          <w:rPr>
            <w:b/>
            <w:bCs/>
          </w:rPr>
          <w:delText xml:space="preserve">.</w:delText>
        </w:r>
      </w:del>
      <w:del w:id="5031" w:author="PR Preview" w:date="2026-01-01T00:00:00Z">
        <w:r>
          <w:delText xml:space="preserve"> </w:delText>
        </w:r>
      </w:del>
      <w:del w:id="5032" w:author="PR Preview" w:date="2026-01-01T00:00:00Z">
        <w:r>
          <w:delText xml:space="preserve">Each</w:delText>
        </w:r>
      </w:del>
      <w:del w:id="5033" w:author="PR Preview" w:date="2026-01-01T00:00:00Z">
        <w:r>
          <w:delText xml:space="preserve"> </w:delText>
        </w:r>
      </w:del>
      <m:oMath>
        <m:sSub>
          <m:e>
            <m:limLow>
              <m:e>
                <m:r>
                  <m:t>v</m:t>
                </m:r>
              </m:e>
              <m:lim>
                <m:r>
                  <m:rPr>
                    <m:sty m:val="p"/>
                  </m:rPr>
                  <m:t>∼</m:t>
                </m:r>
              </m:lim>
            </m:limLow>
          </m:e>
          <m:sub>
            <m:r>
              <m:t>i</m:t>
            </m:r>
          </m:sub>
        </m:sSub>
      </m:oMath>
      <w:del w:id="5034" w:author="PR Preview" w:date="2026-01-01T00:00:00Z">
        <w:r>
          <w:delText xml:space="preserve"> </w:delText>
        </w:r>
      </w:del>
      <w:del w:id="5035" w:author="PR Preview" w:date="2026-01-01T00:00:00Z">
        <w:r>
          <w:delText xml:space="preserve">is a single number</w:delText>
        </w:r>
      </w:del>
      <w:del w:id="5036" w:author="PR Preview" w:date="2026-01-01T00:00:00Z">
        <w:r>
          <w:delText xml:space="preserve"> </w:delText>
        </w:r>
      </w:del>
      <m:oMath>
        <m:sSub>
          <m:e>
            <m:r>
              <m:t>v</m:t>
            </m:r>
          </m:e>
          <m:sub>
            <m:r>
              <m:t>i</m:t>
            </m:r>
          </m:sub>
        </m:sSub>
      </m:oMath>
      <w:del w:id="5037" w:author="PR Preview" w:date="2026-01-01T00:00:00Z">
        <w:r>
          <w:delText xml:space="preserve">, and</w:delText>
        </w:r>
      </w:del>
      <w:del w:id="5038" w:author="PR Preview" w:date="2026-01-01T00:00:00Z">
        <w:r>
          <w:delText xml:space="preserve"> </w:delText>
        </w:r>
      </w:del>
      <m:oMath>
        <m:r>
          <m:t>k</m:t>
        </m:r>
        <m:r>
          <m:rPr>
            <m:sty m:val="p"/>
          </m:rPr>
          <m:t>≥</m:t>
        </m:r>
        <m:r>
          <m:t>2</m:t>
        </m:r>
      </m:oMath>
      <w:del w:id="5039" w:author="PR Preview" w:date="2026-01-01T00:00:00Z">
        <w:r>
          <w:delText xml:space="preserve">.</w:delText>
        </w:r>
      </w:del>
      <w:del w:id="5040" w:author="PR Preview" w:date="2026-01-01T00:00:00Z">
        <w:r>
          <w:delText xml:space="preserve"> </w:delText>
        </w:r>
      </w:del>
      <w:del w:id="5041" w:author="PR Preview" w:date="2026-01-01T00:00:00Z">
        <w:r>
          <w:delText xml:space="preserve">If</w:delText>
        </w:r>
      </w:del>
      <w:del w:id="5042" w:author="PR Preview" w:date="2026-01-01T00:00:00Z">
        <w:r>
          <w:delText xml:space="preserve"> </w:delText>
        </w:r>
      </w:del>
      <m:oMath>
        <m:sSub>
          <m:e>
            <m:r>
              <m:t>v</m:t>
            </m:r>
          </m:e>
          <m:sub>
            <m:r>
              <m:t>1</m:t>
            </m:r>
          </m:sub>
        </m:sSub>
        <m:r>
          <m:rPr>
            <m:sty m:val="p"/>
          </m:rPr>
          <m:t>=</m:t>
        </m:r>
        <m:r>
          <m:t>0</m:t>
        </m:r>
      </m:oMath>
      <w:del w:id="5043" w:author="PR Preview" w:date="2026-01-01T00:00:00Z">
        <w:r>
          <w:delText xml:space="preserve">, take</w:delText>
        </w:r>
      </w:del>
      <w:del w:id="5044" w:author="PR Preview" w:date="2026-01-01T00:00:00Z">
        <w:r>
          <w:delText xml:space="preserve"> </w:delText>
        </w:r>
      </w:del>
      <m:oMath>
        <m:sSub>
          <m:e>
            <m:r>
              <m:t>c</m:t>
            </m:r>
          </m:e>
          <m:sub>
            <m:r>
              <m:t>1</m:t>
            </m:r>
          </m:sub>
        </m:sSub>
        <m:r>
          <m:rPr>
            <m:sty m:val="p"/>
          </m:rPr>
          <m:t>=</m:t>
        </m:r>
        <m:r>
          <m:t>1</m:t>
        </m:r>
      </m:oMath>
      <w:del w:id="5045" w:author="PR Preview" w:date="2026-01-01T00:00:00Z">
        <w:r>
          <w:delText xml:space="preserve"> </w:delText>
        </w:r>
      </w:del>
      <w:del w:id="5046" w:author="PR Preview" w:date="2026-01-01T00:00:00Z">
        <w:r>
          <w:delText xml:space="preserve">and every other</w:delText>
        </w:r>
      </w:del>
      <w:del w:id="5047" w:author="PR Preview" w:date="2026-01-01T00:00:00Z">
        <w:r>
          <w:delText xml:space="preserve"> </w:delText>
        </w:r>
      </w:del>
      <m:oMath>
        <m:sSub>
          <m:e>
            <m:r>
              <m:t>c</m:t>
            </m:r>
          </m:e>
          <m:sub>
            <m:r>
              <m:t>i</m:t>
            </m:r>
          </m:sub>
        </m:sSub>
        <m:r>
          <m:rPr>
            <m:sty m:val="p"/>
          </m:rPr>
          <m:t>=</m:t>
        </m:r>
        <m:r>
          <m:t>0</m:t>
        </m:r>
      </m:oMath>
      <w:del w:id="5048" w:author="PR Preview" w:date="2026-01-01T00:00:00Z">
        <w:r>
          <w:delText xml:space="preserve">.</w:delText>
        </w:r>
      </w:del>
      <w:del w:id="5049" w:author="PR Preview" w:date="2026-01-01T00:00:00Z">
        <w:r>
          <w:delText xml:space="preserve"> </w:delText>
        </w:r>
      </w:del>
      <w:del w:id="5050" w:author="PR Preview" w:date="2026-01-01T00:00:00Z">
        <w:r>
          <w:delText xml:space="preserve">Otherwise take</w:delText>
        </w:r>
      </w:del>
      <w:del w:id="5051" w:author="PR Preview" w:date="2026-01-01T00:00:00Z">
        <w:r>
          <w:delText xml:space="preserve"> </w:delText>
        </w:r>
      </w:del>
      <m:oMath>
        <m:sSub>
          <m:e>
            <m:r>
              <m:t>c</m:t>
            </m:r>
          </m:e>
          <m:sub>
            <m:r>
              <m:t>1</m:t>
            </m:r>
          </m:sub>
        </m:sSub>
        <m:r>
          <m:rPr>
            <m:sty m:val="p"/>
          </m:rPr>
          <m:t>=</m:t>
        </m:r>
        <m:sSub>
          <m:e>
            <m:r>
              <m:t>v</m:t>
            </m:r>
          </m:e>
          <m:sub>
            <m:r>
              <m:t>2</m:t>
            </m:r>
          </m:sub>
        </m:sSub>
      </m:oMath>
      <w:del w:id="5052" w:author="PR Preview" w:date="2026-01-01T00:00:00Z">
        <w:r>
          <w:delText xml:space="preserve">,</w:delText>
        </w:r>
      </w:del>
      <w:del w:id="5053" w:author="PR Preview" w:date="2026-01-01T00:00:00Z">
        <w:r>
          <w:delText xml:space="preserve"> </w:delText>
        </w:r>
      </w:del>
      <m:oMath>
        <m:sSub>
          <m:e>
            <m:r>
              <m:t>c</m:t>
            </m:r>
          </m:e>
          <m:sub>
            <m:r>
              <m:t>2</m:t>
            </m:r>
          </m:sub>
        </m:sSub>
        <m:r>
          <m:rPr>
            <m:sty m:val="p"/>
          </m:rPr>
          <m:t>=</m:t>
        </m:r>
        <m:r>
          <m:rPr>
            <m:sty m:val="p"/>
          </m:rPr>
          <m:t>−</m:t>
        </m:r>
        <m:sSub>
          <m:e>
            <m:r>
              <m:t>v</m:t>
            </m:r>
          </m:e>
          <m:sub>
            <m:r>
              <m:t>1</m:t>
            </m:r>
          </m:sub>
        </m:sSub>
      </m:oMath>
      <w:del w:id="5054" w:author="PR Preview" w:date="2026-01-01T00:00:00Z">
        <w:r>
          <w:delText xml:space="preserve"> </w:delText>
        </w:r>
      </w:del>
      <w:del w:id="5055" w:author="PR Preview" w:date="2026-01-01T00:00:00Z">
        <w:r>
          <w:delText xml:space="preserve">and every other</w:delText>
        </w:r>
      </w:del>
      <w:del w:id="5056" w:author="PR Preview" w:date="2026-01-01T00:00:00Z">
        <w:r>
          <w:delText xml:space="preserve"> </w:delText>
        </w:r>
      </w:del>
      <m:oMath>
        <m:sSub>
          <m:e>
            <m:r>
              <m:t>c</m:t>
            </m:r>
          </m:e>
          <m:sub>
            <m:r>
              <m:t>i</m:t>
            </m:r>
          </m:sub>
        </m:sSub>
        <m:r>
          <m:rPr>
            <m:sty m:val="p"/>
          </m:rPr>
          <m:t>=</m:t>
        </m:r>
        <m:r>
          <m:t>0</m:t>
        </m:r>
      </m:oMath>
      <w:del w:id="5057" w:author="PR Preview" w:date="2026-01-01T00:00:00Z">
        <w:r>
          <w:delText xml:space="preserve">;</w:delText>
        </w:r>
      </w:del>
      <w:del w:id="5058" w:author="PR Preview" w:date="2026-01-01T00:00:00Z">
        <w:r>
          <w:delText xml:space="preserve"> </w:delText>
        </w:r>
      </w:del>
      <w:del w:id="5059" w:author="PR Preview" w:date="2026-01-01T00:00:00Z">
        <w:r>
          <w:delText xml:space="preserve">then</w:delText>
        </w:r>
      </w:del>
      <w:del w:id="5060" w:author="PR Preview" w:date="2026-01-01T00:00:00Z">
        <w:r>
          <w:delText xml:space="preserve"> </w:delText>
        </w:r>
      </w:del>
      <m:oMath>
        <m:sSub>
          <m:e>
            <m:r>
              <m:t>c</m:t>
            </m:r>
          </m:e>
          <m:sub>
            <m:r>
              <m:t>2</m:t>
            </m:r>
          </m:sub>
        </m:sSub>
        <m:r>
          <m:rPr>
            <m:sty m:val="p"/>
          </m:rPr>
          <m:t>≠</m:t>
        </m:r>
        <m:r>
          <m:t>0</m:t>
        </m:r>
      </m:oMath>
      <w:del w:id="5061" w:author="PR Preview" w:date="2026-01-01T00:00:00Z">
        <w:r>
          <w:delText xml:space="preserve">, and</w:delText>
        </w:r>
      </w:del>
      <w:del w:id="5062" w:author="PR Preview" w:date="2026-01-01T00:00:00Z">
        <w:r>
          <w:delText xml:space="preserve"> </w:delText>
        </w:r>
      </w:del>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del w:id="5063" w:author="PR Preview" w:date="2026-01-01T00:00:00Z">
        <w:r>
          <w:delText xml:space="preserve">.</w:delText>
        </w:r>
      </w:del>
    </w:p>
    <w:p>
      <w:pPr>
        <w:pStyle w:val="BodyText"/>
      </w:pPr>
      <w:del w:id="5064" w:author="PR Preview" w:date="2026-01-01T00:00:00Z">
        <w:r>
          <w:rPr>
            <w:b/>
            <w:bCs/>
          </w:rPr>
          <w:delText xml:space="preserve">Inductive step.</w:delText>
        </w:r>
      </w:del>
      <w:del w:id="5065" w:author="PR Preview" w:date="2026-01-01T00:00:00Z">
        <w:r>
          <w:delText xml:space="preserve"> </w:delText>
        </w:r>
      </w:del>
      <w:del w:id="5066" w:author="PR Preview" w:date="2026-01-01T00:00:00Z">
        <w:r>
          <w:delText xml:space="preserve">Let</w:delText>
        </w:r>
      </w:del>
      <w:del w:id="5067" w:author="PR Preview" w:date="2026-01-01T00:00:00Z">
        <w:r>
          <w:delText xml:space="preserve"> </w:delText>
        </w:r>
      </w:del>
      <m:oMath>
        <m:r>
          <m:t>p</m:t>
        </m:r>
        <m:r>
          <m:rPr>
            <m:sty m:val="p"/>
          </m:rPr>
          <m:t>≥</m:t>
        </m:r>
        <m:r>
          <m:t>2</m:t>
        </m:r>
      </m:oMath>
      <w:del w:id="5068" w:author="PR Preview" w:date="2026-01-01T00:00:00Z">
        <w:r>
          <w:delText xml:space="preserve">,</w:delText>
        </w:r>
      </w:del>
      <w:del w:id="5069" w:author="PR Preview" w:date="2026-01-01T00:00:00Z">
        <w:r>
          <w:delText xml:space="preserve"> </w:delText>
        </w:r>
      </w:del>
      <w:del w:id="5070" w:author="PR Preview" w:date="2026-01-01T00:00:00Z">
        <w:r>
          <w:delText xml:space="preserve">assume the</w:delText>
        </w:r>
      </w:del>
      <w:del w:id="5071" w:author="PR Preview" w:date="2026-01-01T00:00:00Z">
        <w:r>
          <w:delText xml:space="preserve"> </w:delText>
        </w:r>
      </w:del>
      <w:hyperlink r:id="rId214">
        <w:del w:id="5072" w:author="PR Preview" w:date="2026-01-01T00:00:00Z">
          <w:r>
            <w:rPr>
              <w:rStyle w:val="Hyperlink"/>
            </w:rPr>
            <w:delText xml:space="preserve">theorem</w:delText>
          </w:r>
        </w:del>
      </w:hyperlink>
      <w:del w:id="5073" w:author="PR Preview" w:date="2026-01-01T00:00:00Z">
        <w:r>
          <w:delText xml:space="preserve"> </w:delText>
        </w:r>
      </w:del>
      <w:del w:id="5074" w:author="PR Preview" w:date="2026-01-01T00:00:00Z">
        <w:r>
          <w:delText xml:space="preserve">holds for vectors in</w:delText>
        </w:r>
      </w:del>
      <w:del w:id="5075" w:author="PR Preview" w:date="2026-01-01T00:00:00Z">
        <w:r>
          <w:delText xml:space="preserve"> </w:delText>
        </w:r>
      </w:del>
      <m:oMath>
        <m:sSup>
          <m:e>
            <m:r>
              <m:rPr>
                <m:scr m:val="double-struck"/>
                <m:sty m:val="p"/>
              </m:rPr>
              <m:t>R</m:t>
            </m:r>
          </m:e>
          <m:sup>
            <m:r>
              <m:t>p</m:t>
            </m:r>
            <m:r>
              <m:rPr>
                <m:sty m:val="p"/>
              </m:rPr>
              <m:t>−</m:t>
            </m:r>
            <m:r>
              <m:t>1</m:t>
            </m:r>
          </m:sup>
        </m:sSup>
      </m:oMath>
      <w:del w:id="5076" w:author="PR Preview" w:date="2026-01-01T00:00:00Z">
        <w:r>
          <w:delText xml:space="preserve">,</w:delText>
        </w:r>
      </w:del>
      <w:del w:id="5077" w:author="PR Preview" w:date="2026-01-01T00:00:00Z">
        <w:r>
          <w:delText xml:space="preserve"> </w:delText>
        </w:r>
      </w:del>
      <w:del w:id="5078" w:author="PR Preview" w:date="2026-01-01T00:00:00Z">
        <w:r>
          <w:delText xml:space="preserve">and take</w:delText>
        </w:r>
      </w:del>
      <w:del w:id="5079" w:author="PR Preview" w:date="2026-01-01T00:00:00Z">
        <w:r>
          <w:delText xml:space="preserve"> </w:delText>
        </w:r>
      </w:del>
      <m:oMath>
        <m:r>
          <m:t>k</m:t>
        </m:r>
        <m:r>
          <m:rPr>
            <m:sty m:val="p"/>
          </m:rPr>
          <m:t>&gt;</m:t>
        </m:r>
        <m:r>
          <m:t>p</m:t>
        </m:r>
      </m:oMath>
      <w:del w:id="5080" w:author="PR Preview" w:date="2026-01-01T00:00:00Z">
        <w:r>
          <w:delText xml:space="preserve"> </w:delText>
        </w:r>
      </w:del>
      <w:del w:id="5081" w:author="PR Preview" w:date="2026-01-01T00:00:00Z">
        <w:r>
          <w:delText xml:space="preserve">vectors in</w:delText>
        </w:r>
      </w:del>
      <w:del w:id="5082" w:author="PR Preview" w:date="2026-01-01T00:00:00Z">
        <w:r>
          <w:delText xml:space="preserve"> </w:delText>
        </w:r>
      </w:del>
      <m:oMath>
        <m:sSup>
          <m:e>
            <m:r>
              <m:rPr>
                <m:scr m:val="double-struck"/>
                <m:sty m:val="p"/>
              </m:rPr>
              <m:t>R</m:t>
            </m:r>
          </m:e>
          <m:sup>
            <m:r>
              <m:t>p</m:t>
            </m:r>
          </m:sup>
        </m:sSup>
      </m:oMath>
      <w:del w:id="5083" w:author="PR Preview" w:date="2026-01-01T00:00:00Z">
        <w:r>
          <w:delText xml:space="preserve">.</w:delText>
        </w:r>
      </w:del>
      <w:del w:id="5084" w:author="PR Preview" w:date="2026-01-01T00:00:00Z">
        <w:r>
          <w:delText xml:space="preserve"> </w:delText>
        </w:r>
      </w:del>
      <w:del w:id="5085" w:author="PR Preview" w:date="2026-01-01T00:00:00Z">
        <w:r>
          <w:delText xml:space="preserve">Write</w:delText>
        </w:r>
      </w:del>
      <w:del w:id="5086" w:author="PR Preview" w:date="2026-01-01T00:00:00Z">
        <w:r>
          <w:delText xml:space="preserve"> </w:delText>
        </w:r>
      </w:del>
      <m:oMath>
        <m:sSub>
          <m:e>
            <m:r>
              <m:t>v</m:t>
            </m:r>
          </m:e>
          <m:sub>
            <m:r>
              <m:t>i</m:t>
            </m:r>
            <m:r>
              <m:rPr>
                <m:sty m:val="p"/>
              </m:rPr>
              <m:t>,</m:t>
            </m:r>
            <m:r>
              <m:t>p</m:t>
            </m:r>
          </m:sub>
        </m:sSub>
      </m:oMath>
      <w:del w:id="5087" w:author="PR Preview" w:date="2026-01-01T00:00:00Z">
        <w:r>
          <w:delText xml:space="preserve"> </w:delText>
        </w:r>
      </w:del>
      <w:del w:id="5088" w:author="PR Preview" w:date="2026-01-01T00:00:00Z">
        <w:r>
          <w:delText xml:space="preserve">for the last entry of</w:delText>
        </w:r>
      </w:del>
      <w:del w:id="5089" w:author="PR Preview" w:date="2026-01-01T00:00:00Z">
        <w:r>
          <w:delText xml:space="preserve"> </w:delText>
        </w:r>
      </w:del>
      <m:oMath>
        <m:sSub>
          <m:e>
            <m:limLow>
              <m:e>
                <m:r>
                  <m:t>v</m:t>
                </m:r>
              </m:e>
              <m:lim>
                <m:r>
                  <m:rPr>
                    <m:sty m:val="p"/>
                  </m:rPr>
                  <m:t>∼</m:t>
                </m:r>
              </m:lim>
            </m:limLow>
          </m:e>
          <m:sub>
            <m:r>
              <m:t>i</m:t>
            </m:r>
          </m:sub>
        </m:sSub>
      </m:oMath>
      <w:del w:id="5090" w:author="PR Preview" w:date="2026-01-01T00:00:00Z">
        <w:r>
          <w:delText xml:space="preserve">.</w:delText>
        </w:r>
      </w:del>
    </w:p>
    <w:p>
      <w:pPr>
        <w:pStyle w:val="BodyText"/>
      </w:pPr>
      <w:del w:id="5091" w:author="PR Preview" w:date="2026-01-01T00:00:00Z">
        <w:r>
          <w:rPr>
            <w:i/>
            <w:iCs/>
          </w:rPr>
          <w:delText xml:space="preserve">Case 1: every</w:delText>
        </w:r>
      </w:del>
      <w:del w:id="5092" w:author="PR Preview" w:date="2026-01-01T00:00:00Z">
        <w:r>
          <w:rPr>
            <w:i/>
            <w:iCs/>
          </w:rPr>
          <w:delText xml:space="preserve"> </w:delText>
        </w:r>
      </w:del>
      <m:oMath>
        <m:sSub>
          <m:e>
            <m:r>
              <m:t>v</m:t>
            </m:r>
          </m:e>
          <m:sub>
            <m:r>
              <m:t>i</m:t>
            </m:r>
            <m:r>
              <m:rPr>
                <m:sty m:val="p"/>
              </m:rPr>
              <m:t>,</m:t>
            </m:r>
            <m:r>
              <m:t>p</m:t>
            </m:r>
          </m:sub>
        </m:sSub>
        <m:r>
          <m:rPr>
            <m:sty m:val="p"/>
          </m:rPr>
          <m:t>=</m:t>
        </m:r>
        <m:r>
          <m:t>0</m:t>
        </m:r>
      </m:oMath>
      <w:del w:id="5093" w:author="PR Preview" w:date="2026-01-01T00:00:00Z">
        <w:r>
          <w:rPr>
            <w:i/>
            <w:iCs/>
          </w:rPr>
          <w:delText xml:space="preserve">.</w:delText>
        </w:r>
      </w:del>
      <w:del w:id="5094" w:author="PR Preview" w:date="2026-01-01T00:00:00Z">
        <w:r>
          <w:delText xml:space="preserve"> </w:delText>
        </w:r>
      </w:del>
      <w:del w:id="5095" w:author="PR Preview" w:date="2026-01-01T00:00:00Z">
        <w:r>
          <w:delText xml:space="preserve">Deleting the last entry gives</w:delText>
        </w:r>
      </w:del>
      <w:del w:id="5096" w:author="PR Preview" w:date="2026-01-01T00:00:00Z">
        <w:r>
          <w:delText xml:space="preserve"> </w:delText>
        </w:r>
      </w:del>
      <m:oMath>
        <m:r>
          <m:t>k</m:t>
        </m:r>
        <m:r>
          <m:rPr>
            <m:sty m:val="p"/>
          </m:rPr>
          <m:t>&gt;</m:t>
        </m:r>
        <m:r>
          <m:t>p</m:t>
        </m:r>
        <m:r>
          <m:rPr>
            <m:sty m:val="p"/>
          </m:rPr>
          <m:t>−</m:t>
        </m:r>
        <m:r>
          <m:t>1</m:t>
        </m:r>
      </m:oMath>
      <w:del w:id="5097" w:author="PR Preview" w:date="2026-01-01T00:00:00Z">
        <w:r>
          <w:delText xml:space="preserve"> </w:delText>
        </w:r>
      </w:del>
      <w:del w:id="5098" w:author="PR Preview" w:date="2026-01-01T00:00:00Z">
        <w:r>
          <w:delText xml:space="preserve">vectors in</w:delText>
        </w:r>
      </w:del>
      <w:del w:id="5099" w:author="PR Preview" w:date="2026-01-01T00:00:00Z">
        <w:r>
          <w:delText xml:space="preserve"> </w:delText>
        </w:r>
      </w:del>
      <m:oMath>
        <m:sSup>
          <m:e>
            <m:r>
              <m:rPr>
                <m:scr m:val="double-struck"/>
                <m:sty m:val="p"/>
              </m:rPr>
              <m:t>R</m:t>
            </m:r>
          </m:e>
          <m:sup>
            <m:r>
              <m:t>p</m:t>
            </m:r>
            <m:r>
              <m:rPr>
                <m:sty m:val="p"/>
              </m:rPr>
              <m:t>−</m:t>
            </m:r>
            <m:r>
              <m:t>1</m:t>
            </m:r>
          </m:sup>
        </m:sSup>
      </m:oMath>
      <w:del w:id="5100" w:author="PR Preview" w:date="2026-01-01T00:00:00Z">
        <w:r>
          <w:delText xml:space="preserve">,</w:delText>
        </w:r>
      </w:del>
      <w:del w:id="5101" w:author="PR Preview" w:date="2026-01-01T00:00:00Z">
        <w:r>
          <w:delText xml:space="preserve"> </w:delText>
        </w:r>
      </w:del>
      <w:del w:id="5102" w:author="PR Preview" w:date="2026-01-01T00:00:00Z">
        <w:r>
          <w:delText xml:space="preserve">which by the inductive hypothesis have a combination</w:delText>
        </w:r>
      </w:del>
      <w:del w:id="5103" w:author="PR Preview" w:date="2026-01-01T00:00:00Z">
        <w:r>
          <w:delText xml:space="preserve"> </w:delText>
        </w:r>
      </w:del>
      <w:del w:id="5104" w:author="PR Preview" w:date="2026-01-01T00:00:00Z">
        <w:r>
          <w:delText xml:space="preserve">with coefficients not all zero that equals</w:delText>
        </w:r>
      </w:del>
      <w:del w:id="5105" w:author="PR Preview" w:date="2026-01-01T00:00:00Z">
        <w:r>
          <w:delText xml:space="preserve"> </w:delText>
        </w:r>
      </w:del>
      <m:oMath>
        <m:sSub>
          <m:e>
            <m:limLow>
              <m:e>
                <m:r>
                  <m:t>0</m:t>
                </m:r>
              </m:e>
              <m:lim>
                <m:r>
                  <m:rPr>
                    <m:sty m:val="p"/>
                  </m:rPr>
                  <m:t>∼</m:t>
                </m:r>
              </m:lim>
            </m:limLow>
          </m:e>
          <m:sub>
            <m:r>
              <m:t>p</m:t>
            </m:r>
            <m:r>
              <m:rPr>
                <m:sty m:val="p"/>
              </m:rPr>
              <m:t>−</m:t>
            </m:r>
            <m:r>
              <m:t>1</m:t>
            </m:r>
          </m:sub>
        </m:sSub>
      </m:oMath>
      <w:del w:id="5106" w:author="PR Preview" w:date="2026-01-01T00:00:00Z">
        <w:r>
          <w:delText xml:space="preserve">.</w:delText>
        </w:r>
      </w:del>
      <w:del w:id="5107" w:author="PR Preview" w:date="2026-01-01T00:00:00Z">
        <w:r>
          <w:delText xml:space="preserve"> </w:delText>
        </w:r>
      </w:del>
      <w:del w:id="5108" w:author="PR Preview" w:date="2026-01-01T00:00:00Z">
        <w:r>
          <w:delText xml:space="preserve">The same coefficients combine the original vectors to</w:delText>
        </w:r>
      </w:del>
      <w:del w:id="5109" w:author="PR Preview" w:date="2026-01-01T00:00:00Z">
        <w:r>
          <w:delText xml:space="preserve"> </w:delText>
        </w:r>
      </w:del>
      <m:oMath>
        <m:sSub>
          <m:e>
            <m:limLow>
              <m:e>
                <m:r>
                  <m:t>0</m:t>
                </m:r>
              </m:e>
              <m:lim>
                <m:r>
                  <m:rPr>
                    <m:sty m:val="p"/>
                  </m:rPr>
                  <m:t>∼</m:t>
                </m:r>
              </m:lim>
            </m:limLow>
          </m:e>
          <m:sub>
            <m:r>
              <m:t>p</m:t>
            </m:r>
          </m:sub>
        </m:sSub>
      </m:oMath>
      <w:del w:id="5110" w:author="PR Preview" w:date="2026-01-01T00:00:00Z">
        <w:r>
          <w:delText xml:space="preserve">,</w:delText>
        </w:r>
      </w:del>
      <w:del w:id="5111" w:author="PR Preview" w:date="2026-01-01T00:00:00Z">
        <w:r>
          <w:delText xml:space="preserve"> </w:delText>
        </w:r>
      </w:del>
      <w:del w:id="5112" w:author="PR Preview" w:date="2026-01-01T00:00:00Z">
        <w:r>
          <w:delText xml:space="preserve">since every last entry is</w:delText>
        </w:r>
      </w:del>
      <w:del w:id="5113" w:author="PR Preview" w:date="2026-01-01T00:00:00Z">
        <w:r>
          <w:delText xml:space="preserve"> </w:delText>
        </w:r>
      </w:del>
      <m:oMath>
        <m:r>
          <m:t>0</m:t>
        </m:r>
      </m:oMath>
      <w:del w:id="5114" w:author="PR Preview" w:date="2026-01-01T00:00:00Z">
        <w:r>
          <w:delText xml:space="preserve">.</w:delText>
        </w:r>
      </w:del>
    </w:p>
    <w:p>
      <w:pPr>
        <w:pStyle w:val="BodyText"/>
      </w:pPr>
      <w:ins w:id="5115" w:author="PR Preview" w:date="2026-01-01T00:00:00Z">
        <w:r>
          <w:rPr>
            <w:b/>
            <w:bCs/>
          </w:rPr>
          <w:t xml:space="preserve">Base case,</w:t>
        </w:r>
      </w:ins>
      <w:ins w:id="5116" w:author="PR Preview" w:date="2026-01-01T00:00:00Z">
        <w:r>
          <w:rPr>
            <w:b/>
            <w:bCs/>
          </w:rPr>
          <w:t xml:space="preserve"> </w:t>
        </w:r>
      </w:ins>
      <m:oMath>
        <m:r>
          <m:t>p</m:t>
        </m:r>
        <m:r>
          <m:rPr>
            <m:sty m:val="p"/>
          </m:rPr>
          <m:t>=</m:t>
        </m:r>
        <m:r>
          <m:t>1</m:t>
        </m:r>
      </m:oMath>
      <w:ins w:id="5117" w:author="PR Preview" w:date="2026-01-01T00:00:00Z">
        <w:r>
          <w:rPr>
            <w:b/>
            <w:bCs/>
          </w:rPr>
          <w:t xml:space="preserve">.</w:t>
        </w:r>
      </w:ins>
      <w:ins w:id="5118" w:author="PR Preview" w:date="2026-01-01T00:00:00Z">
        <w:r>
          <w:t xml:space="preserve"> </w:t>
        </w:r>
      </w:ins>
      <w:ins w:id="5119" w:author="PR Preview" w:date="2026-01-01T00:00:00Z">
        <w:r>
          <w:t xml:space="preserve">Each</w:t>
        </w:r>
      </w:ins>
      <w:ins w:id="5120" w:author="PR Preview" w:date="2026-01-01T00:00:00Z">
        <w:r>
          <w:t xml:space="preserve"> </w:t>
        </w:r>
      </w:ins>
      <w:ins w:id="5121" w:author="PR Preview" w:date="2026-01-01T00:00:00Z">
        <w:r>
          <w:t xml:space="preserve">$\mathord{\smash[b]{\underset{\raise.3ex\hbox{$\scriptstyle\sim$}}{v}}\vphantom{v}}_i$</w:t>
        </w:r>
      </w:ins>
      <w:ins w:id="5122" w:author="PR Preview" w:date="2026-01-01T00:00:00Z">
        <w:r>
          <w:t xml:space="preserve"> </w:t>
        </w:r>
      </w:ins>
      <w:ins w:id="5123" w:author="PR Preview" w:date="2026-01-01T00:00:00Z">
        <w:r>
          <w:t xml:space="preserve">is a single number</w:t>
        </w:r>
      </w:ins>
      <w:ins w:id="5124" w:author="PR Preview" w:date="2026-01-01T00:00:00Z">
        <w:r>
          <w:t xml:space="preserve"> </w:t>
        </w:r>
      </w:ins>
      <m:oMath>
        <m:sSub>
          <m:e>
            <m:r>
              <m:t>v</m:t>
            </m:r>
          </m:e>
          <m:sub>
            <m:r>
              <m:t>i</m:t>
            </m:r>
          </m:sub>
        </m:sSub>
      </m:oMath>
      <w:ins w:id="5125" w:author="PR Preview" w:date="2026-01-01T00:00:00Z">
        <w:r>
          <w:t xml:space="preserve">, and</w:t>
        </w:r>
      </w:ins>
      <w:ins w:id="5126" w:author="PR Preview" w:date="2026-01-01T00:00:00Z">
        <w:r>
          <w:t xml:space="preserve"> </w:t>
        </w:r>
      </w:ins>
      <m:oMath>
        <m:r>
          <m:t>k</m:t>
        </m:r>
        <m:r>
          <m:rPr>
            <m:sty m:val="p"/>
          </m:rPr>
          <m:t>≥</m:t>
        </m:r>
        <m:r>
          <m:t>2</m:t>
        </m:r>
      </m:oMath>
      <w:ins w:id="5127" w:author="PR Preview" w:date="2026-01-01T00:00:00Z">
        <w:r>
          <w:t xml:space="preserve">.</w:t>
        </w:r>
      </w:ins>
      <w:ins w:id="5128" w:author="PR Preview" w:date="2026-01-01T00:00:00Z">
        <w:r>
          <w:t xml:space="preserve"> </w:t>
        </w:r>
      </w:ins>
      <w:ins w:id="5129" w:author="PR Preview" w:date="2026-01-01T00:00:00Z">
        <w:r>
          <w:t xml:space="preserve">If</w:t>
        </w:r>
      </w:ins>
      <w:ins w:id="5130" w:author="PR Preview" w:date="2026-01-01T00:00:00Z">
        <w:r>
          <w:t xml:space="preserve"> </w:t>
        </w:r>
      </w:ins>
      <m:oMath>
        <m:sSub>
          <m:e>
            <m:r>
              <m:t>v</m:t>
            </m:r>
          </m:e>
          <m:sub>
            <m:r>
              <m:t>1</m:t>
            </m:r>
          </m:sub>
        </m:sSub>
        <m:r>
          <m:rPr>
            <m:sty m:val="p"/>
          </m:rPr>
          <m:t>=</m:t>
        </m:r>
        <m:r>
          <m:t>0</m:t>
        </m:r>
      </m:oMath>
      <w:ins w:id="5131" w:author="PR Preview" w:date="2026-01-01T00:00:00Z">
        <w:r>
          <w:t xml:space="preserve">, take</w:t>
        </w:r>
      </w:ins>
      <w:ins w:id="5132" w:author="PR Preview" w:date="2026-01-01T00:00:00Z">
        <w:r>
          <w:t xml:space="preserve"> </w:t>
        </w:r>
      </w:ins>
      <m:oMath>
        <m:sSub>
          <m:e>
            <m:r>
              <m:t>c</m:t>
            </m:r>
          </m:e>
          <m:sub>
            <m:r>
              <m:t>1</m:t>
            </m:r>
          </m:sub>
        </m:sSub>
        <m:r>
          <m:rPr>
            <m:sty m:val="p"/>
          </m:rPr>
          <m:t>=</m:t>
        </m:r>
        <m:r>
          <m:t>1</m:t>
        </m:r>
      </m:oMath>
      <w:ins w:id="5133" w:author="PR Preview" w:date="2026-01-01T00:00:00Z">
        <w:r>
          <w:t xml:space="preserve"> </w:t>
        </w:r>
      </w:ins>
      <w:ins w:id="5134" w:author="PR Preview" w:date="2026-01-01T00:00:00Z">
        <w:r>
          <w:t xml:space="preserve">and every other</w:t>
        </w:r>
      </w:ins>
      <w:ins w:id="5135" w:author="PR Preview" w:date="2026-01-01T00:00:00Z">
        <w:r>
          <w:t xml:space="preserve"> </w:t>
        </w:r>
      </w:ins>
      <m:oMath>
        <m:sSub>
          <m:e>
            <m:r>
              <m:t>c</m:t>
            </m:r>
          </m:e>
          <m:sub>
            <m:r>
              <m:t>i</m:t>
            </m:r>
          </m:sub>
        </m:sSub>
        <m:r>
          <m:rPr>
            <m:sty m:val="p"/>
          </m:rPr>
          <m:t>=</m:t>
        </m:r>
        <m:r>
          <m:t>0</m:t>
        </m:r>
      </m:oMath>
      <w:ins w:id="5136" w:author="PR Preview" w:date="2026-01-01T00:00:00Z">
        <w:r>
          <w:t xml:space="preserve">.</w:t>
        </w:r>
      </w:ins>
      <w:ins w:id="5137" w:author="PR Preview" w:date="2026-01-01T00:00:00Z">
        <w:r>
          <w:t xml:space="preserve"> </w:t>
        </w:r>
      </w:ins>
      <w:ins w:id="5138" w:author="PR Preview" w:date="2026-01-01T00:00:00Z">
        <w:r>
          <w:t xml:space="preserve">Otherwise take</w:t>
        </w:r>
      </w:ins>
      <w:ins w:id="5139" w:author="PR Preview" w:date="2026-01-01T00:00:00Z">
        <w:r>
          <w:t xml:space="preserve"> </w:t>
        </w:r>
      </w:ins>
      <m:oMath>
        <m:sSub>
          <m:e>
            <m:r>
              <m:t>c</m:t>
            </m:r>
          </m:e>
          <m:sub>
            <m:r>
              <m:t>1</m:t>
            </m:r>
          </m:sub>
        </m:sSub>
        <m:r>
          <m:rPr>
            <m:sty m:val="p"/>
          </m:rPr>
          <m:t>=</m:t>
        </m:r>
        <m:sSub>
          <m:e>
            <m:r>
              <m:t>v</m:t>
            </m:r>
          </m:e>
          <m:sub>
            <m:r>
              <m:t>2</m:t>
            </m:r>
          </m:sub>
        </m:sSub>
      </m:oMath>
      <w:ins w:id="5140" w:author="PR Preview" w:date="2026-01-01T00:00:00Z">
        <w:r>
          <w:t xml:space="preserve">,</w:t>
        </w:r>
      </w:ins>
      <w:ins w:id="5141" w:author="PR Preview" w:date="2026-01-01T00:00:00Z">
        <w:r>
          <w:t xml:space="preserve"> </w:t>
        </w:r>
      </w:ins>
      <m:oMath>
        <m:sSub>
          <m:e>
            <m:r>
              <m:t>c</m:t>
            </m:r>
          </m:e>
          <m:sub>
            <m:r>
              <m:t>2</m:t>
            </m:r>
          </m:sub>
        </m:sSub>
        <m:r>
          <m:rPr>
            <m:sty m:val="p"/>
          </m:rPr>
          <m:t>=</m:t>
        </m:r>
        <m:r>
          <m:rPr>
            <m:sty m:val="p"/>
          </m:rPr>
          <m:t>−</m:t>
        </m:r>
        <m:sSub>
          <m:e>
            <m:r>
              <m:t>v</m:t>
            </m:r>
          </m:e>
          <m:sub>
            <m:r>
              <m:t>1</m:t>
            </m:r>
          </m:sub>
        </m:sSub>
      </m:oMath>
      <w:ins w:id="5142" w:author="PR Preview" w:date="2026-01-01T00:00:00Z">
        <w:r>
          <w:t xml:space="preserve"> </w:t>
        </w:r>
      </w:ins>
      <w:ins w:id="5143" w:author="PR Preview" w:date="2026-01-01T00:00:00Z">
        <w:r>
          <w:t xml:space="preserve">and every other</w:t>
        </w:r>
      </w:ins>
      <w:ins w:id="5144" w:author="PR Preview" w:date="2026-01-01T00:00:00Z">
        <w:r>
          <w:t xml:space="preserve"> </w:t>
        </w:r>
      </w:ins>
      <m:oMath>
        <m:sSub>
          <m:e>
            <m:r>
              <m:t>c</m:t>
            </m:r>
          </m:e>
          <m:sub>
            <m:r>
              <m:t>i</m:t>
            </m:r>
          </m:sub>
        </m:sSub>
        <m:r>
          <m:rPr>
            <m:sty m:val="p"/>
          </m:rPr>
          <m:t>=</m:t>
        </m:r>
        <m:r>
          <m:t>0</m:t>
        </m:r>
      </m:oMath>
      <w:ins w:id="5145" w:author="PR Preview" w:date="2026-01-01T00:00:00Z">
        <w:r>
          <w:t xml:space="preserve">;</w:t>
        </w:r>
      </w:ins>
      <w:ins w:id="5146" w:author="PR Preview" w:date="2026-01-01T00:00:00Z">
        <w:r>
          <w:t xml:space="preserve"> </w:t>
        </w:r>
      </w:ins>
      <w:ins w:id="5147" w:author="PR Preview" w:date="2026-01-01T00:00:00Z">
        <w:r>
          <w:t xml:space="preserve">then</w:t>
        </w:r>
      </w:ins>
      <w:ins w:id="5148" w:author="PR Preview" w:date="2026-01-01T00:00:00Z">
        <w:r>
          <w:t xml:space="preserve"> </w:t>
        </w:r>
      </w:ins>
      <m:oMath>
        <m:sSub>
          <m:e>
            <m:r>
              <m:t>c</m:t>
            </m:r>
          </m:e>
          <m:sub>
            <m:r>
              <m:t>2</m:t>
            </m:r>
          </m:sub>
        </m:sSub>
        <m:r>
          <m:rPr>
            <m:sty m:val="p"/>
          </m:rPr>
          <m:t>≠</m:t>
        </m:r>
        <m:r>
          <m:t>0</m:t>
        </m:r>
      </m:oMath>
      <w:ins w:id="5149" w:author="PR Preview" w:date="2026-01-01T00:00:00Z">
        <w:r>
          <w:t xml:space="preserve">, and</w:t>
        </w:r>
      </w:ins>
      <w:ins w:id="5150" w:author="PR Preview" w:date="2026-01-01T00:00:00Z">
        <w:r>
          <w:t xml:space="preserve"> </w:t>
        </w:r>
      </w:ins>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ins w:id="5151" w:author="PR Preview" w:date="2026-01-01T00:00:00Z">
        <w:r>
          <w:t xml:space="preserve">.</w:t>
        </w:r>
      </w:ins>
    </w:p>
    <w:p>
      <w:pPr>
        <w:pStyle w:val="BodyText"/>
      </w:pPr>
      <w:ins w:id="5152" w:author="PR Preview" w:date="2026-01-01T00:00:00Z">
        <w:r>
          <w:rPr>
            <w:b/>
            <w:bCs/>
          </w:rPr>
          <w:t xml:space="preserve">Inductive step.</w:t>
        </w:r>
      </w:ins>
      <w:ins w:id="5153" w:author="PR Preview" w:date="2026-01-01T00:00:00Z">
        <w:r>
          <w:t xml:space="preserve"> </w:t>
        </w:r>
      </w:ins>
      <w:ins w:id="5154" w:author="PR Preview" w:date="2026-01-01T00:00:00Z">
        <w:r>
          <w:t xml:space="preserve">Let</w:t>
        </w:r>
      </w:ins>
      <w:ins w:id="5155" w:author="PR Preview" w:date="2026-01-01T00:00:00Z">
        <w:r>
          <w:t xml:space="preserve"> </w:t>
        </w:r>
      </w:ins>
      <m:oMath>
        <m:r>
          <m:t>p</m:t>
        </m:r>
        <m:r>
          <m:rPr>
            <m:sty m:val="p"/>
          </m:rPr>
          <m:t>≥</m:t>
        </m:r>
        <m:r>
          <m:t>2</m:t>
        </m:r>
      </m:oMath>
      <w:ins w:id="5156" w:author="PR Preview" w:date="2026-01-01T00:00:00Z">
        <w:r>
          <w:t xml:space="preserve">,</w:t>
        </w:r>
      </w:ins>
      <w:ins w:id="5157" w:author="PR Preview" w:date="2026-01-01T00:00:00Z">
        <w:r>
          <w:t xml:space="preserve"> </w:t>
        </w:r>
      </w:ins>
      <w:ins w:id="5158" w:author="PR Preview" w:date="2026-01-01T00:00:00Z">
        <w:r>
          <w:t xml:space="preserve">assume the</w:t>
        </w:r>
      </w:ins>
      <w:ins w:id="5159" w:author="PR Preview" w:date="2026-01-01T00:00:00Z">
        <w:r>
          <w:t xml:space="preserve"> </w:t>
        </w:r>
      </w:ins>
      <w:hyperlink r:id="rId214">
        <w:ins w:id="5160" w:author="PR Preview" w:date="2026-01-01T00:00:00Z">
          <w:r>
            <w:rPr>
              <w:rStyle w:val="Hyperlink"/>
            </w:rPr>
            <w:t xml:space="preserve">theorem</w:t>
          </w:r>
        </w:ins>
      </w:hyperlink>
      <w:ins w:id="5161" w:author="PR Preview" w:date="2026-01-01T00:00:00Z">
        <w:r>
          <w:t xml:space="preserve"> </w:t>
        </w:r>
      </w:ins>
      <w:ins w:id="5162" w:author="PR Preview" w:date="2026-01-01T00:00:00Z">
        <w:r>
          <w:t xml:space="preserve">holds for vectors in</w:t>
        </w:r>
      </w:ins>
      <w:ins w:id="5163" w:author="PR Preview" w:date="2026-01-01T00:00:00Z">
        <w:r>
          <w:t xml:space="preserve"> </w:t>
        </w:r>
      </w:ins>
      <m:oMath>
        <m:sSup>
          <m:e>
            <m:r>
              <m:rPr>
                <m:scr m:val="double-struck"/>
                <m:sty m:val="p"/>
              </m:rPr>
              <m:t>R</m:t>
            </m:r>
          </m:e>
          <m:sup>
            <m:r>
              <m:t>p</m:t>
            </m:r>
            <m:r>
              <m:rPr>
                <m:sty m:val="p"/>
              </m:rPr>
              <m:t>−</m:t>
            </m:r>
            <m:r>
              <m:t>1</m:t>
            </m:r>
          </m:sup>
        </m:sSup>
      </m:oMath>
      <w:ins w:id="5164" w:author="PR Preview" w:date="2026-01-01T00:00:00Z">
        <w:r>
          <w:t xml:space="preserve">,</w:t>
        </w:r>
      </w:ins>
      <w:ins w:id="5165" w:author="PR Preview" w:date="2026-01-01T00:00:00Z">
        <w:r>
          <w:t xml:space="preserve"> </w:t>
        </w:r>
      </w:ins>
      <w:ins w:id="5166" w:author="PR Preview" w:date="2026-01-01T00:00:00Z">
        <w:r>
          <w:t xml:space="preserve">and take</w:t>
        </w:r>
      </w:ins>
      <w:ins w:id="5167" w:author="PR Preview" w:date="2026-01-01T00:00:00Z">
        <w:r>
          <w:t xml:space="preserve"> </w:t>
        </w:r>
      </w:ins>
      <m:oMath>
        <m:r>
          <m:t>k</m:t>
        </m:r>
        <m:r>
          <m:rPr>
            <m:sty m:val="p"/>
          </m:rPr>
          <m:t>&gt;</m:t>
        </m:r>
        <m:r>
          <m:t>p</m:t>
        </m:r>
      </m:oMath>
      <w:ins w:id="5168" w:author="PR Preview" w:date="2026-01-01T00:00:00Z">
        <w:r>
          <w:t xml:space="preserve"> </w:t>
        </w:r>
      </w:ins>
      <w:ins w:id="5169" w:author="PR Preview" w:date="2026-01-01T00:00:00Z">
        <w:r>
          <w:t xml:space="preserve">vectors in</w:t>
        </w:r>
      </w:ins>
      <w:ins w:id="5170" w:author="PR Preview" w:date="2026-01-01T00:00:00Z">
        <w:r>
          <w:t xml:space="preserve"> </w:t>
        </w:r>
      </w:ins>
      <m:oMath>
        <m:sSup>
          <m:e>
            <m:r>
              <m:rPr>
                <m:scr m:val="double-struck"/>
                <m:sty m:val="p"/>
              </m:rPr>
              <m:t>R</m:t>
            </m:r>
          </m:e>
          <m:sup>
            <m:r>
              <m:t>p</m:t>
            </m:r>
          </m:sup>
        </m:sSup>
      </m:oMath>
      <w:ins w:id="5171" w:author="PR Preview" w:date="2026-01-01T00:00:00Z">
        <w:r>
          <w:t xml:space="preserve">.</w:t>
        </w:r>
      </w:ins>
      <w:ins w:id="5172" w:author="PR Preview" w:date="2026-01-01T00:00:00Z">
        <w:r>
          <w:t xml:space="preserve"> </w:t>
        </w:r>
      </w:ins>
      <w:ins w:id="5173" w:author="PR Preview" w:date="2026-01-01T00:00:00Z">
        <w:r>
          <w:t xml:space="preserve">Write</w:t>
        </w:r>
      </w:ins>
      <w:ins w:id="5174" w:author="PR Preview" w:date="2026-01-01T00:00:00Z">
        <w:r>
          <w:t xml:space="preserve"> </w:t>
        </w:r>
      </w:ins>
      <m:oMath>
        <m:sSub>
          <m:e>
            <m:r>
              <m:t>v</m:t>
            </m:r>
          </m:e>
          <m:sub>
            <m:r>
              <m:t>i</m:t>
            </m:r>
            <m:r>
              <m:rPr>
                <m:sty m:val="p"/>
              </m:rPr>
              <m:t>,</m:t>
            </m:r>
            <m:r>
              <m:t>p</m:t>
            </m:r>
          </m:sub>
        </m:sSub>
      </m:oMath>
      <w:ins w:id="5175" w:author="PR Preview" w:date="2026-01-01T00:00:00Z">
        <w:r>
          <w:t xml:space="preserve"> </w:t>
        </w:r>
      </w:ins>
      <w:ins w:id="5176" w:author="PR Preview" w:date="2026-01-01T00:00:00Z">
        <w:r>
          <w:t xml:space="preserve">for the last entry of</w:t>
        </w:r>
      </w:ins>
      <w:ins w:id="5177" w:author="PR Preview" w:date="2026-01-01T00:00:00Z">
        <w:r>
          <w:t xml:space="preserve"> </w:t>
        </w:r>
      </w:ins>
      <w:ins w:id="5178" w:author="PR Preview" w:date="2026-01-01T00:00:00Z">
        <w:r>
          <w:t xml:space="preserve">$\mathord{\smash[b]{\underset{\raise.3ex\hbox{$\scriptstyle\sim$}}{v}}\vphantom{v}}_i$</w:t>
        </w:r>
      </w:ins>
      <w:ins w:id="5179" w:author="PR Preview" w:date="2026-01-01T00:00:00Z">
        <w:r>
          <w:t xml:space="preserve">.</w:t>
        </w:r>
      </w:ins>
    </w:p>
    <w:p>
      <w:pPr>
        <w:pStyle w:val="BodyText"/>
      </w:pPr>
      <w:ins w:id="5180" w:author="PR Preview" w:date="2026-01-01T00:00:00Z">
        <w:r>
          <w:rPr>
            <w:i/>
            <w:iCs/>
          </w:rPr>
          <w:t xml:space="preserve">Case 1: every</w:t>
        </w:r>
      </w:ins>
      <w:ins w:id="5181" w:author="PR Preview" w:date="2026-01-01T00:00:00Z">
        <w:r>
          <w:rPr>
            <w:i/>
            <w:iCs/>
          </w:rPr>
          <w:t xml:space="preserve"> </w:t>
        </w:r>
      </w:ins>
      <m:oMath>
        <m:sSub>
          <m:e>
            <m:r>
              <m:t>v</m:t>
            </m:r>
          </m:e>
          <m:sub>
            <m:r>
              <m:t>i</m:t>
            </m:r>
            <m:r>
              <m:rPr>
                <m:sty m:val="p"/>
              </m:rPr>
              <m:t>,</m:t>
            </m:r>
            <m:r>
              <m:t>p</m:t>
            </m:r>
          </m:sub>
        </m:sSub>
        <m:r>
          <m:rPr>
            <m:sty m:val="p"/>
          </m:rPr>
          <m:t>=</m:t>
        </m:r>
        <m:r>
          <m:t>0</m:t>
        </m:r>
      </m:oMath>
      <w:ins w:id="5182" w:author="PR Preview" w:date="2026-01-01T00:00:00Z">
        <w:r>
          <w:rPr>
            <w:i/>
            <w:iCs/>
          </w:rPr>
          <w:t xml:space="preserve">.</w:t>
        </w:r>
      </w:ins>
      <w:ins w:id="5183" w:author="PR Preview" w:date="2026-01-01T00:00:00Z">
        <w:r>
          <w:t xml:space="preserve"> </w:t>
        </w:r>
      </w:ins>
      <w:ins w:id="5184" w:author="PR Preview" w:date="2026-01-01T00:00:00Z">
        <w:r>
          <w:t xml:space="preserve">Deleting the last entry gives</w:t>
        </w:r>
      </w:ins>
      <w:ins w:id="5185" w:author="PR Preview" w:date="2026-01-01T00:00:00Z">
        <w:r>
          <w:t xml:space="preserve"> </w:t>
        </w:r>
      </w:ins>
      <m:oMath>
        <m:r>
          <m:t>k</m:t>
        </m:r>
        <m:r>
          <m:rPr>
            <m:sty m:val="p"/>
          </m:rPr>
          <m:t>&gt;</m:t>
        </m:r>
        <m:r>
          <m:t>p</m:t>
        </m:r>
        <m:r>
          <m:rPr>
            <m:sty m:val="p"/>
          </m:rPr>
          <m:t>−</m:t>
        </m:r>
        <m:r>
          <m:t>1</m:t>
        </m:r>
      </m:oMath>
      <w:ins w:id="5186" w:author="PR Preview" w:date="2026-01-01T00:00:00Z">
        <w:r>
          <w:t xml:space="preserve"> </w:t>
        </w:r>
      </w:ins>
      <w:ins w:id="5187" w:author="PR Preview" w:date="2026-01-01T00:00:00Z">
        <w:r>
          <w:t xml:space="preserve">vectors in</w:t>
        </w:r>
      </w:ins>
      <w:ins w:id="5188" w:author="PR Preview" w:date="2026-01-01T00:00:00Z">
        <w:r>
          <w:t xml:space="preserve"> </w:t>
        </w:r>
      </w:ins>
      <m:oMath>
        <m:sSup>
          <m:e>
            <m:r>
              <m:rPr>
                <m:scr m:val="double-struck"/>
                <m:sty m:val="p"/>
              </m:rPr>
              <m:t>R</m:t>
            </m:r>
          </m:e>
          <m:sup>
            <m:r>
              <m:t>p</m:t>
            </m:r>
            <m:r>
              <m:rPr>
                <m:sty m:val="p"/>
              </m:rPr>
              <m:t>−</m:t>
            </m:r>
            <m:r>
              <m:t>1</m:t>
            </m:r>
          </m:sup>
        </m:sSup>
      </m:oMath>
      <w:ins w:id="5189" w:author="PR Preview" w:date="2026-01-01T00:00:00Z">
        <w:r>
          <w:t xml:space="preserve">,</w:t>
        </w:r>
      </w:ins>
      <w:ins w:id="5190" w:author="PR Preview" w:date="2026-01-01T00:00:00Z">
        <w:r>
          <w:t xml:space="preserve"> </w:t>
        </w:r>
      </w:ins>
      <w:ins w:id="5191" w:author="PR Preview" w:date="2026-01-01T00:00:00Z">
        <w:r>
          <w:t xml:space="preserve">which by the inductive hypothesis have a combination</w:t>
        </w:r>
      </w:ins>
      <w:ins w:id="5192" w:author="PR Preview" w:date="2026-01-01T00:00:00Z">
        <w:r>
          <w:t xml:space="preserve"> </w:t>
        </w:r>
      </w:ins>
      <w:ins w:id="5193" w:author="PR Preview" w:date="2026-01-01T00:00:00Z">
        <w:r>
          <w:t xml:space="preserve">with coefficients not all zero that equals</w:t>
        </w:r>
      </w:ins>
      <w:ins w:id="5194" w:author="PR Preview" w:date="2026-01-01T00:00:00Z">
        <w:r>
          <w:t xml:space="preserve"> </w:t>
        </w:r>
      </w:ins>
      <w:ins w:id="5195" w:author="PR Preview" w:date="2026-01-01T00:00:00Z">
        <w:r>
          <w:t xml:space="preserve">$\mathord{\smash[b]{\underset{\raise.3ex\hbox{$\scriptstyle\sim$}}{0}}\vphantom{0}}_{p-1}$</w:t>
        </w:r>
      </w:ins>
      <w:ins w:id="5196" w:author="PR Preview" w:date="2026-01-01T00:00:00Z">
        <w:r>
          <w:t xml:space="preserve">.</w:t>
        </w:r>
      </w:ins>
      <w:ins w:id="5197" w:author="PR Preview" w:date="2026-01-01T00:00:00Z">
        <w:r>
          <w:t xml:space="preserve"> </w:t>
        </w:r>
      </w:ins>
      <w:ins w:id="5198" w:author="PR Preview" w:date="2026-01-01T00:00:00Z">
        <w:r>
          <w:t xml:space="preserve">The same coefficients combine the original vectors to</w:t>
        </w:r>
      </w:ins>
      <w:ins w:id="5199" w:author="PR Preview" w:date="2026-01-01T00:00:00Z">
        <w:r>
          <w:t xml:space="preserve"> </w:t>
        </w:r>
      </w:ins>
      <w:ins w:id="5200" w:author="PR Preview" w:date="2026-01-01T00:00:00Z">
        <w:r>
          <w:t xml:space="preserve">$\mathord{\smash[b]{\underset{\raise.3ex\hbox{$\scriptstyle\sim$}}{0}}\vphantom{0}}_p$</w:t>
        </w:r>
      </w:ins>
      <w:ins w:id="5201" w:author="PR Preview" w:date="2026-01-01T00:00:00Z">
        <w:r>
          <w:t xml:space="preserve">,</w:t>
        </w:r>
      </w:ins>
      <w:ins w:id="5202" w:author="PR Preview" w:date="2026-01-01T00:00:00Z">
        <w:r>
          <w:t xml:space="preserve"> </w:t>
        </w:r>
      </w:ins>
      <w:ins w:id="5203" w:author="PR Preview" w:date="2026-01-01T00:00:00Z">
        <w:r>
          <w:t xml:space="preserve">since every last entry is</w:t>
        </w:r>
      </w:ins>
      <w:ins w:id="5204" w:author="PR Preview" w:date="2026-01-01T00:00:00Z">
        <w:r>
          <w:t xml:space="preserve"> </w:t>
        </w:r>
      </w:ins>
      <m:oMath>
        <m:r>
          <m:t>0</m:t>
        </m:r>
      </m:oMath>
      <w:ins w:id="5205" w:author="PR Preview" w:date="2026-01-01T00:00:00Z">
        <w:r>
          <w:t xml:space="preserve">.</w:t>
        </w:r>
      </w:ins>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limLow>
                <m:e>
                  <m:r>
                    <m:t>w</m:t>
                  </m:r>
                </m:e>
                <m:lim>
                  <m:r>
                    <m:rPr>
                      <m:sty m:val="p"/>
                    </m:rPr>
                    <m:t>∼</m:t>
                  </m:r>
                </m:lim>
              </m:limLow>
            </m:e>
            <m:sub>
              <m:r>
                <m:t>i</m:t>
              </m:r>
            </m:sub>
          </m:sSub>
          <m:limUpp>
            <m:e>
              <m:r>
                <m:rPr>
                  <m:sty m:val="p"/>
                </m:rPr>
                <m:t>=</m:t>
              </m:r>
            </m:e>
            <m:lim>
              <m:r>
                <m:rPr>
                  <m:nor/>
                  <m:sty m:val="p"/>
                </m:rPr>
                <m:t>def</m:t>
              </m:r>
            </m:lim>
          </m:limUpp>
          <m:sSub>
            <m:e>
              <m:limLow>
                <m:e>
                  <m:r>
                    <m:t>v</m:t>
                  </m:r>
                </m:e>
                <m:lim>
                  <m:r>
                    <m:rPr>
                      <m:sty m:val="p"/>
                    </m:rPr>
                    <m:t>∼</m:t>
                  </m:r>
                </m:lim>
              </m:limLow>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limLow>
                <m:e>
                  <m:r>
                    <m:t>v</m:t>
                  </m:r>
                </m:e>
                <m:lim>
                  <m:r>
                    <m:rPr>
                      <m:sty m:val="p"/>
                    </m:rPr>
                    <m:t>∼</m:t>
                  </m:r>
                </m:lim>
              </m:limLow>
            </m:e>
            <m:sub>
              <m:r>
                <m:t>k</m:t>
              </m:r>
            </m:sub>
          </m:sSub>
          <m:r>
            <m:rPr>
              <m:sty m:val="p"/>
            </m:rPr>
            <m:t>.</m:t>
          </m:r>
        </m:oMath>
      </m:oMathPara>
    </w:p>
    <w:p>
      <w:pPr>
        <w:pStyle w:val="FirstParagraph"/>
      </w:pPr>
      <w:del w:id="5206" w:author="PR Preview" w:date="2026-01-01T00:00:00Z">
        <w:r>
          <w:delText xml:space="preserve">The last entry of</w:delText>
        </w:r>
      </w:del>
      <w:del w:id="5207" w:author="PR Preview" w:date="2026-01-01T00:00:00Z">
        <w:r>
          <w:delText xml:space="preserve"> </w:delText>
        </w:r>
      </w:del>
      <m:oMath>
        <m:sSub>
          <m:e>
            <m:limLow>
              <m:e>
                <m:r>
                  <m:t>w</m:t>
                </m:r>
              </m:e>
              <m:lim>
                <m:r>
                  <m:rPr>
                    <m:sty m:val="p"/>
                  </m:rPr>
                  <m:t>∼</m:t>
                </m:r>
              </m:lim>
            </m:limLow>
          </m:e>
          <m:sub>
            <m:r>
              <m:t>i</m:t>
            </m:r>
          </m:sub>
        </m:sSub>
      </m:oMath>
      <w:del w:id="5208" w:author="PR Preview" w:date="2026-01-01T00:00:00Z">
        <w:r>
          <w:delText xml:space="preserve"> </w:delText>
        </w:r>
      </w:del>
      <w:del w:id="5209" w:author="PR Preview" w:date="2026-01-01T00:00:00Z">
        <w:r>
          <w:delText xml:space="preserve">is</w:delText>
        </w:r>
      </w:del>
      <w:del w:id="5210" w:author="PR Preview" w:date="2026-01-01T00:00:00Z">
        <w:r>
          <w:delText xml:space="preserve"> </w:delText>
        </w:r>
      </w:del>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del w:id="5211" w:author="PR Preview" w:date="2026-01-01T00:00:00Z">
        <w:r>
          <w:delText xml:space="preserve">.</w:delText>
        </w:r>
      </w:del>
      <w:del w:id="5212" w:author="PR Preview" w:date="2026-01-01T00:00:00Z">
        <w:r>
          <w:delText xml:space="preserve"> </w:delText>
        </w:r>
      </w:del>
      <w:del w:id="5213" w:author="PR Preview" w:date="2026-01-01T00:00:00Z">
        <w:r>
          <w:delText xml:space="preserve">Deleting that zero last entry gives</w:delText>
        </w:r>
      </w:del>
      <w:del w:id="5214" w:author="PR Preview" w:date="2026-01-01T00:00:00Z">
        <w:r>
          <w:delText xml:space="preserve"> </w:delText>
        </w:r>
      </w:del>
      <m:oMath>
        <m:r>
          <m:t>k</m:t>
        </m:r>
        <m:r>
          <m:rPr>
            <m:sty m:val="p"/>
          </m:rPr>
          <m:t>−</m:t>
        </m:r>
        <m:r>
          <m:t>1</m:t>
        </m:r>
        <m:r>
          <m:rPr>
            <m:sty m:val="p"/>
          </m:rPr>
          <m:t>&gt;</m:t>
        </m:r>
        <m:r>
          <m:t>p</m:t>
        </m:r>
        <m:r>
          <m:rPr>
            <m:sty m:val="p"/>
          </m:rPr>
          <m:t>−</m:t>
        </m:r>
        <m:r>
          <m:t>1</m:t>
        </m:r>
      </m:oMath>
      <w:del w:id="5215" w:author="PR Preview" w:date="2026-01-01T00:00:00Z">
        <w:r>
          <w:delText xml:space="preserve"> </w:delText>
        </w:r>
      </w:del>
      <w:del w:id="5216" w:author="PR Preview" w:date="2026-01-01T00:00:00Z">
        <w:r>
          <w:delText xml:space="preserve">vectors in</w:delText>
        </w:r>
      </w:del>
      <w:del w:id="5217" w:author="PR Preview" w:date="2026-01-01T00:00:00Z">
        <w:r>
          <w:delText xml:space="preserve"> </w:delText>
        </w:r>
      </w:del>
      <m:oMath>
        <m:sSup>
          <m:e>
            <m:r>
              <m:rPr>
                <m:scr m:val="double-struck"/>
                <m:sty m:val="p"/>
              </m:rPr>
              <m:t>R</m:t>
            </m:r>
          </m:e>
          <m:sup>
            <m:r>
              <m:t>p</m:t>
            </m:r>
            <m:r>
              <m:rPr>
                <m:sty m:val="p"/>
              </m:rPr>
              <m:t>−</m:t>
            </m:r>
            <m:r>
              <m:t>1</m:t>
            </m:r>
          </m:sup>
        </m:sSup>
      </m:oMath>
      <w:del w:id="5218" w:author="PR Preview" w:date="2026-01-01T00:00:00Z">
        <w:r>
          <w:delText xml:space="preserve">,</w:delText>
        </w:r>
      </w:del>
      <w:del w:id="5219" w:author="PR Preview" w:date="2026-01-01T00:00:00Z">
        <w:r>
          <w:delText xml:space="preserve"> </w:delText>
        </w:r>
      </w:del>
      <w:del w:id="5220" w:author="PR Preview" w:date="2026-01-01T00:00:00Z">
        <w:r>
          <w:delText xml:space="preserve">so by the inductive hypothesis</w:delText>
        </w:r>
      </w:del>
      <w:del w:id="5221" w:author="PR Preview" w:date="2026-01-01T00:00:00Z">
        <w:r>
          <w:delText xml:space="preserve"> </w:delText>
        </w:r>
      </w:del>
      <w:del w:id="5222" w:author="PR Preview" w:date="2026-01-01T00:00:00Z">
        <w:r>
          <w:delText xml:space="preserve">there are numbers</w:delText>
        </w:r>
      </w:del>
      <w:del w:id="5223" w:author="PR Preview" w:date="2026-01-01T00:00:00Z">
        <w:r>
          <w:delText xml:space="preserve"> </w:delText>
        </w:r>
      </w:del>
      <m:oMath>
        <m:sSub>
          <m:e>
            <m:r>
              <m:t>c</m:t>
            </m:r>
          </m:e>
          <m:sub>
            <m:r>
              <m:t>1</m:t>
            </m:r>
          </m:sub>
        </m:sSub>
        <m:r>
          <m:rPr>
            <m:sty m:val="p"/>
          </m:rPr>
          <m:t>,</m:t>
        </m:r>
        <m:r>
          <m:rPr>
            <m:sty m:val="p"/>
          </m:rPr>
          <m:t>…</m:t>
        </m:r>
        <m:r>
          <m:rPr>
            <m:sty m:val="p"/>
          </m:rPr>
          <m:t>,</m:t>
        </m:r>
        <m:sSub>
          <m:e>
            <m:r>
              <m:t>c</m:t>
            </m:r>
          </m:e>
          <m:sub>
            <m:r>
              <m:t>k</m:t>
            </m:r>
            <m:r>
              <m:rPr>
                <m:sty m:val="p"/>
              </m:rPr>
              <m:t>−</m:t>
            </m:r>
            <m:r>
              <m:t>1</m:t>
            </m:r>
          </m:sub>
        </m:sSub>
      </m:oMath>
      <w:del w:id="5224" w:author="PR Preview" w:date="2026-01-01T00:00:00Z">
        <w:r>
          <w:delText xml:space="preserve">, not all zero,</w:delText>
        </w:r>
      </w:del>
      <w:del w:id="5225" w:author="PR Preview" w:date="2026-01-01T00:00:00Z">
        <w:r>
          <w:delText xml:space="preserve"> </w:delText>
        </w:r>
      </w:del>
      <w:del w:id="5226" w:author="PR Preview" w:date="2026-01-01T00:00:00Z">
        <w:r>
          <w:delText xml:space="preserve">whose combination of the shortened vectors is</w:delText>
        </w:r>
      </w:del>
      <w:del w:id="5227" w:author="PR Preview" w:date="2026-01-01T00:00:00Z">
        <w:r>
          <w:delText xml:space="preserve"> </w:delText>
        </w:r>
      </w:del>
      <m:oMath>
        <m:sSub>
          <m:e>
            <m:limLow>
              <m:e>
                <m:r>
                  <m:t>0</m:t>
                </m:r>
              </m:e>
              <m:lim>
                <m:r>
                  <m:rPr>
                    <m:sty m:val="p"/>
                  </m:rPr>
                  <m:t>∼</m:t>
                </m:r>
              </m:lim>
            </m:limLow>
          </m:e>
          <m:sub>
            <m:r>
              <m:t>p</m:t>
            </m:r>
            <m:r>
              <m:rPr>
                <m:sty m:val="p"/>
              </m:rPr>
              <m:t>−</m:t>
            </m:r>
            <m:r>
              <m:t>1</m:t>
            </m:r>
          </m:sub>
        </m:sSub>
      </m:oMath>
      <w:del w:id="5228" w:author="PR Preview" w:date="2026-01-01T00:00:00Z">
        <w:r>
          <w:delText xml:space="preserve">.</w:delText>
        </w:r>
      </w:del>
      <w:del w:id="5229" w:author="PR Preview" w:date="2026-01-01T00:00:00Z">
        <w:r>
          <w:delText xml:space="preserve"> </w:delText>
        </w:r>
      </w:del>
      <w:del w:id="5230" w:author="PR Preview" w:date="2026-01-01T00:00:00Z">
        <w:r>
          <w:delText xml:space="preserve">Putting the zero last entries back gives</w:delText>
        </w:r>
      </w:del>
      <w:del w:id="5231" w:author="PR Preview" w:date="2026-01-01T00:00:00Z">
        <w:r>
          <w:delText xml:space="preserve"> </w:delText>
        </w:r>
      </w:del>
      <m:oMath>
        <m:sSub>
          <m:e>
            <m:r>
              <m:t>c</m:t>
            </m:r>
          </m:e>
          <m:sub>
            <m:r>
              <m:t>1</m:t>
            </m:r>
          </m:sub>
        </m:sSub>
        <m:sSub>
          <m:e>
            <m:limLow>
              <m:e>
                <m:r>
                  <m:t>w</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w</m:t>
                </m:r>
              </m:e>
              <m:lim>
                <m:r>
                  <m:rPr>
                    <m:sty m:val="p"/>
                  </m:rPr>
                  <m:t>∼</m:t>
                </m:r>
              </m:lim>
            </m:limLow>
          </m:e>
          <m:sub>
            <m:r>
              <m:t>k</m:t>
            </m:r>
            <m:r>
              <m:rPr>
                <m:sty m:val="p"/>
              </m:rPr>
              <m:t>−</m:t>
            </m:r>
            <m:r>
              <m:t>1</m:t>
            </m:r>
          </m:sub>
        </m:sSub>
        <m:r>
          <m:rPr>
            <m:sty m:val="p"/>
          </m:rPr>
          <m:t>=</m:t>
        </m:r>
        <m:sSub>
          <m:e>
            <m:limLow>
              <m:e>
                <m:r>
                  <m:t>0</m:t>
                </m:r>
              </m:e>
              <m:lim>
                <m:r>
                  <m:rPr>
                    <m:sty m:val="p"/>
                  </m:rPr>
                  <m:t>∼</m:t>
                </m:r>
              </m:lim>
            </m:limLow>
          </m:e>
          <m:sub>
            <m:r>
              <m:t>p</m:t>
            </m:r>
          </m:sub>
        </m:sSub>
      </m:oMath>
      <w:del w:id="5232" w:author="PR Preview" w:date="2026-01-01T00:00:00Z">
        <w:r>
          <w:delText xml:space="preserve">.</w:delText>
        </w:r>
      </w:del>
      <w:del w:id="5233" w:author="PR Preview" w:date="2026-01-01T00:00:00Z">
        <w:r>
          <w:delText xml:space="preserve"> </w:delText>
        </w:r>
      </w:del>
      <w:del w:id="5234" w:author="PR Preview" w:date="2026-01-01T00:00:00Z">
        <w:r>
          <w:delText xml:space="preserve">Then</w:delText>
        </w:r>
      </w:del>
    </w:p>
    <w:p>
      <w:pPr>
        <w:pStyle w:val="BodyText"/>
      </w:pPr>
      <m:oMathPara>
        <m:oMathParaPr>
          <m:jc m:val="center"/>
        </m:oMathParaPr>
        <m:oMath>
          <m:eqArr>
            <m:e>
              <m:sSub>
                <m:e>
                  <m:limLow>
                    <m:e>
                      <m:r>
                        <m:t>0</m:t>
                      </m:r>
                    </m:e>
                    <m:lim>
                      <m:r>
                        <m:rPr>
                          <m:sty m:val="p"/>
                        </m:rPr>
                        <m:t>∼</m:t>
                      </m:r>
                    </m:lim>
                  </m:limLow>
                </m:e>
                <m:sub>
                  <m:r>
                    <m:t>p</m:t>
                  </m:r>
                </m:sub>
              </m:sSub>
              <m:r>
                <m:t>&amp;</m:t>
              </m:r>
              <m:r>
                <m:rPr>
                  <m:sty m:val="p"/>
                </m:rPr>
                <m:t>=</m:t>
              </m:r>
              <m:sSub>
                <m:e>
                  <m:r>
                    <m:t>c</m:t>
                  </m:r>
                </m:e>
                <m:sub>
                  <m:r>
                    <m:t>1</m:t>
                  </m:r>
                </m:sub>
              </m:sSub>
              <m:sSub>
                <m:e>
                  <m:limLow>
                    <m:e>
                      <m:r>
                        <m:t>w</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w</m:t>
                      </m:r>
                    </m:e>
                    <m:lim>
                      <m:r>
                        <m:rPr>
                          <m:sty m:val="p"/>
                        </m:rPr>
                        <m:t>∼</m:t>
                      </m:r>
                    </m:lim>
                  </m:limLow>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limLow>
                        <m:e>
                          <m:r>
                            <m:t>v</m:t>
                          </m:r>
                        </m:e>
                        <m:lim>
                          <m:r>
                            <m:rPr>
                              <m:sty m:val="p"/>
                            </m:rPr>
                            <m:t>∼</m:t>
                          </m:r>
                        </m:lim>
                      </m:limLow>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limLow>
                        <m:e>
                          <m:r>
                            <m:t>v</m:t>
                          </m:r>
                        </m:e>
                        <m:lim>
                          <m:r>
                            <m:rPr>
                              <m:sty m:val="p"/>
                            </m:rPr>
                            <m:t>∼</m:t>
                          </m:r>
                        </m:lim>
                      </m:limLow>
                    </m:e>
                    <m:sub>
                      <m:r>
                        <m:t>k</m:t>
                      </m:r>
                    </m:sub>
                  </m:sSub>
                </m:e>
              </m:d>
              <m:r>
                <m:t>​</m:t>
              </m:r>
              <m:r>
                <m:t>&amp;</m:t>
              </m:r>
              <m:r>
                <m:t>&amp;</m:t>
              </m:r>
              <m:r>
                <m:rPr>
                  <m:nor/>
                  <m:sty m:val="p"/>
                </m:rPr>
                <m:t>(definition of </m:t>
              </m:r>
              <m:sSub>
                <m:e>
                  <m:limLow>
                    <m:e>
                      <m:r>
                        <m:t>w</m:t>
                      </m:r>
                    </m:e>
                    <m:lim>
                      <m:r>
                        <m:rPr>
                          <m:sty m:val="p"/>
                        </m:rPr>
                        <m:t>∼</m:t>
                      </m:r>
                    </m:lim>
                  </m:limLow>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limLow>
                    <m:e>
                      <m:r>
                        <m:t>v</m:t>
                      </m:r>
                    </m:e>
                    <m:lim>
                      <m:r>
                        <m:rPr>
                          <m:sty m:val="p"/>
                        </m:rPr>
                        <m:t>∼</m:t>
                      </m:r>
                    </m:lim>
                  </m:limLow>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limLow>
                    <m:e>
                      <m:r>
                        <m:t>v</m:t>
                      </m:r>
                    </m:e>
                    <m:lim>
                      <m:r>
                        <m:rPr>
                          <m:sty m:val="p"/>
                        </m:rPr>
                        <m:t>∼</m:t>
                      </m:r>
                    </m:lim>
                  </m:limLow>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limLow>
                    <m:e>
                      <m:r>
                        <m:t>v</m:t>
                      </m:r>
                    </m:e>
                    <m:lim>
                      <m:r>
                        <m:rPr>
                          <m:sty m:val="p"/>
                        </m:rPr>
                        <m:t>∼</m:t>
                      </m:r>
                    </m:lim>
                  </m:limLow>
                </m:e>
                <m:sub>
                  <m:r>
                    <m:t>k</m:t>
                  </m:r>
                </m:sub>
              </m:sSub>
              <m:r>
                <m:rPr>
                  <m:sty m:val="p"/>
                </m:rPr>
                <m:t>,</m:t>
              </m:r>
              <m:r>
                <m:t>&amp;</m:t>
              </m:r>
              <m:r>
                <m:t>&amp;</m:t>
              </m:r>
              <m:r>
                <m:rPr>
                  <m:nor/>
                  <m:sty m:val="p"/>
                </m:rPr>
                <m:t>(factor </m:t>
              </m:r>
              <m:sSub>
                <m:e>
                  <m:limLow>
                    <m:e>
                      <m:r>
                        <m:t>v</m:t>
                      </m:r>
                    </m:e>
                    <m:lim>
                      <m:r>
                        <m:rPr>
                          <m:sty m:val="p"/>
                        </m:rPr>
                        <m:t>∼</m:t>
                      </m:r>
                    </m:lim>
                  </m:limLow>
                </m:e>
                <m:sub>
                  <m:r>
                    <m:t>k</m:t>
                  </m:r>
                </m:sub>
              </m:sSub>
              <m:r>
                <m:rPr>
                  <m:nor/>
                  <m:sty m:val="p"/>
                </m:rPr>
                <m:t> out of the second sum)</m:t>
              </m:r>
            </m:e>
          </m:eqArr>
        </m:oMath>
      </m:oMathPara>
    </w:p>
    <w:p>
      <w:pPr>
        <w:pStyle w:val="FirstParagraph"/>
      </w:pPr>
      <w:del w:id="5235" w:author="PR Preview" w:date="2026-01-01T00:00:00Z">
        <w:r>
          <w:delText xml:space="preserve">a combination of</w:delText>
        </w:r>
      </w:del>
      <w:del w:id="5236" w:author="PR Preview" w:date="2026-01-01T00:00:00Z">
        <w:r>
          <w:delText xml:space="preserve"> </w:delText>
        </w:r>
      </w:del>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del w:id="5237" w:author="PR Preview" w:date="2026-01-01T00:00:00Z">
        <w:r>
          <w:delText xml:space="preserve"> </w:delText>
        </w:r>
      </w:del>
      <w:del w:id="5238" w:author="PR Preview" w:date="2026-01-01T00:00:00Z">
        <w:r>
          <w:delText xml:space="preserve">equal to</w:delText>
        </w:r>
      </w:del>
      <w:del w:id="5239" w:author="PR Preview" w:date="2026-01-01T00:00:00Z">
        <w:r>
          <w:delText xml:space="preserve"> </w:delText>
        </w:r>
      </w:del>
      <m:oMath>
        <m:sSub>
          <m:e>
            <m:limLow>
              <m:e>
                <m:r>
                  <m:t>0</m:t>
                </m:r>
              </m:e>
              <m:lim>
                <m:r>
                  <m:rPr>
                    <m:sty m:val="p"/>
                  </m:rPr>
                  <m:t>∼</m:t>
                </m:r>
              </m:lim>
            </m:limLow>
          </m:e>
          <m:sub>
            <m:r>
              <m:t>p</m:t>
            </m:r>
          </m:sub>
        </m:sSub>
      </m:oMath>
      <w:del w:id="5240" w:author="PR Preview" w:date="2026-01-01T00:00:00Z">
        <w:r>
          <w:delText xml:space="preserve"> </w:delText>
        </w:r>
      </w:del>
      <w:del w:id="5241" w:author="PR Preview" w:date="2026-01-01T00:00:00Z">
        <w:r>
          <w:delText xml:space="preserve">whose first</w:delText>
        </w:r>
      </w:del>
      <w:del w:id="5242" w:author="PR Preview" w:date="2026-01-01T00:00:00Z">
        <w:r>
          <w:delText xml:space="preserve"> </w:delText>
        </w:r>
      </w:del>
      <m:oMath>
        <m:r>
          <m:t>k</m:t>
        </m:r>
        <m:r>
          <m:rPr>
            <m:sty m:val="p"/>
          </m:rPr>
          <m:t>−</m:t>
        </m:r>
        <m:r>
          <m:t>1</m:t>
        </m:r>
      </m:oMath>
      <w:del w:id="5243" w:author="PR Preview" w:date="2026-01-01T00:00:00Z">
        <w:r>
          <w:delText xml:space="preserve"> </w:delText>
        </w:r>
      </w:del>
      <w:del w:id="5244" w:author="PR Preview" w:date="2026-01-01T00:00:00Z">
        <w:r>
          <w:delText xml:space="preserve">coefficients are not all zero.</w:delText>
        </w:r>
      </w:del>
    </w:p>
    <w:p>
      <w:pPr>
        <w:pStyle w:val="BodyText"/>
      </w:pPr>
      <w:ins w:id="5245" w:author="PR Preview" w:date="2026-01-01T00:00:00Z">
        <w:r>
          <w:t xml:space="preserve">$$
    \mathord{\smash[b]{\underset{\raise.3ex\hbox{$\scriptstyle\sim$}}{w}}\vphantom{w}}_i \stackrel{\text{def}}{=}\mathord{\smash[b]{\underset{\raise.3ex\hbox{$\scriptstyle\sim$}}{v}}\vphantom{v}}_i - \frac{v_{i,p}}{v_{k,p}}\,\mathord{\smash[b]{\underset{\raise.3ex\hbox{$\scriptstyle\sim$}}{v}}\vphantom{v}}_k.
    $$</w:t>
        </w:r>
      </w:ins>
    </w:p>
    <w:p>
      <w:pPr>
        <w:pStyle w:val="FirstParagraph"/>
      </w:pPr>
      <w:ins w:id="5246" w:author="PR Preview" w:date="2026-01-01T00:00:00Z">
        <w:r>
          <w:t xml:space="preserve">The last entry of</w:t>
        </w:r>
      </w:ins>
      <w:ins w:id="5247" w:author="PR Preview" w:date="2026-01-01T00:00:00Z">
        <w:r>
          <w:t xml:space="preserve"> </w:t>
        </w:r>
      </w:ins>
      <w:ins w:id="5248" w:author="PR Preview" w:date="2026-01-01T00:00:00Z">
        <w:r>
          <w:t xml:space="preserve">$\mathord{\smash[b]{\underset{\raise.3ex\hbox{$\scriptstyle\sim$}}{w}}\vphantom{w}}_i$</w:t>
        </w:r>
      </w:ins>
      <w:ins w:id="5249" w:author="PR Preview" w:date="2026-01-01T00:00:00Z">
        <w:r>
          <w:t xml:space="preserve"> </w:t>
        </w:r>
      </w:ins>
      <w:ins w:id="5250" w:author="PR Preview" w:date="2026-01-01T00:00:00Z">
        <w:r>
          <w:t xml:space="preserve">is</w:t>
        </w:r>
      </w:ins>
      <w:ins w:id="5251" w:author="PR Preview" w:date="2026-01-01T00:00:00Z">
        <w:r>
          <w:t xml:space="preserve"> </w:t>
        </w:r>
      </w:ins>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ins w:id="5252" w:author="PR Preview" w:date="2026-01-01T00:00:00Z">
        <w:r>
          <w:t xml:space="preserve">.</w:t>
        </w:r>
      </w:ins>
      <w:ins w:id="5253" w:author="PR Preview" w:date="2026-01-01T00:00:00Z">
        <w:r>
          <w:t xml:space="preserve"> </w:t>
        </w:r>
      </w:ins>
      <w:ins w:id="5254" w:author="PR Preview" w:date="2026-01-01T00:00:00Z">
        <w:r>
          <w:t xml:space="preserve">Deleting that zero last entry gives</w:t>
        </w:r>
      </w:ins>
      <w:ins w:id="5255" w:author="PR Preview" w:date="2026-01-01T00:00:00Z">
        <w:r>
          <w:t xml:space="preserve"> </w:t>
        </w:r>
      </w:ins>
      <m:oMath>
        <m:r>
          <m:t>k</m:t>
        </m:r>
        <m:r>
          <m:rPr>
            <m:sty m:val="p"/>
          </m:rPr>
          <m:t>−</m:t>
        </m:r>
        <m:r>
          <m:t>1</m:t>
        </m:r>
        <m:r>
          <m:rPr>
            <m:sty m:val="p"/>
          </m:rPr>
          <m:t>&gt;</m:t>
        </m:r>
        <m:r>
          <m:t>p</m:t>
        </m:r>
        <m:r>
          <m:rPr>
            <m:sty m:val="p"/>
          </m:rPr>
          <m:t>−</m:t>
        </m:r>
        <m:r>
          <m:t>1</m:t>
        </m:r>
      </m:oMath>
      <w:ins w:id="5256" w:author="PR Preview" w:date="2026-01-01T00:00:00Z">
        <w:r>
          <w:t xml:space="preserve"> </w:t>
        </w:r>
      </w:ins>
      <w:ins w:id="5257" w:author="PR Preview" w:date="2026-01-01T00:00:00Z">
        <w:r>
          <w:t xml:space="preserve">vectors in</w:t>
        </w:r>
      </w:ins>
      <w:ins w:id="5258" w:author="PR Preview" w:date="2026-01-01T00:00:00Z">
        <w:r>
          <w:t xml:space="preserve"> </w:t>
        </w:r>
      </w:ins>
      <m:oMath>
        <m:sSup>
          <m:e>
            <m:r>
              <m:rPr>
                <m:scr m:val="double-struck"/>
                <m:sty m:val="p"/>
              </m:rPr>
              <m:t>R</m:t>
            </m:r>
          </m:e>
          <m:sup>
            <m:r>
              <m:t>p</m:t>
            </m:r>
            <m:r>
              <m:rPr>
                <m:sty m:val="p"/>
              </m:rPr>
              <m:t>−</m:t>
            </m:r>
            <m:r>
              <m:t>1</m:t>
            </m:r>
          </m:sup>
        </m:sSup>
      </m:oMath>
      <w:ins w:id="5259" w:author="PR Preview" w:date="2026-01-01T00:00:00Z">
        <w:r>
          <w:t xml:space="preserve">,</w:t>
        </w:r>
      </w:ins>
      <w:ins w:id="5260" w:author="PR Preview" w:date="2026-01-01T00:00:00Z">
        <w:r>
          <w:t xml:space="preserve"> </w:t>
        </w:r>
      </w:ins>
      <w:ins w:id="5261" w:author="PR Preview" w:date="2026-01-01T00:00:00Z">
        <w:r>
          <w:t xml:space="preserve">so by the inductive hypothesis</w:t>
        </w:r>
      </w:ins>
      <w:ins w:id="5262" w:author="PR Preview" w:date="2026-01-01T00:00:00Z">
        <w:r>
          <w:t xml:space="preserve"> </w:t>
        </w:r>
      </w:ins>
      <w:ins w:id="5263" w:author="PR Preview" w:date="2026-01-01T00:00:00Z">
        <w:r>
          <w:t xml:space="preserve">there are numbers</w:t>
        </w:r>
      </w:ins>
      <w:ins w:id="5264" w:author="PR Preview" w:date="2026-01-01T00:00:00Z">
        <w:r>
          <w:t xml:space="preserve"> </w:t>
        </w:r>
      </w:ins>
      <m:oMath>
        <m:sSub>
          <m:e>
            <m:r>
              <m:t>c</m:t>
            </m:r>
          </m:e>
          <m:sub>
            <m:r>
              <m:t>1</m:t>
            </m:r>
          </m:sub>
        </m:sSub>
        <m:r>
          <m:rPr>
            <m:sty m:val="p"/>
          </m:rPr>
          <m:t>,</m:t>
        </m:r>
        <m:r>
          <m:rPr>
            <m:sty m:val="p"/>
          </m:rPr>
          <m:t>…</m:t>
        </m:r>
        <m:r>
          <m:rPr>
            <m:sty m:val="p"/>
          </m:rPr>
          <m:t>,</m:t>
        </m:r>
        <m:sSub>
          <m:e>
            <m:r>
              <m:t>c</m:t>
            </m:r>
          </m:e>
          <m:sub>
            <m:r>
              <m:t>k</m:t>
            </m:r>
            <m:r>
              <m:rPr>
                <m:sty m:val="p"/>
              </m:rPr>
              <m:t>−</m:t>
            </m:r>
            <m:r>
              <m:t>1</m:t>
            </m:r>
          </m:sub>
        </m:sSub>
      </m:oMath>
      <w:ins w:id="5265" w:author="PR Preview" w:date="2026-01-01T00:00:00Z">
        <w:r>
          <w:t xml:space="preserve">, not all zero,</w:t>
        </w:r>
      </w:ins>
      <w:ins w:id="5266" w:author="PR Preview" w:date="2026-01-01T00:00:00Z">
        <w:r>
          <w:t xml:space="preserve"> </w:t>
        </w:r>
      </w:ins>
      <w:ins w:id="5267" w:author="PR Preview" w:date="2026-01-01T00:00:00Z">
        <w:r>
          <w:t xml:space="preserve">whose combination of the shortened vectors is</w:t>
        </w:r>
      </w:ins>
      <w:ins w:id="5268" w:author="PR Preview" w:date="2026-01-01T00:00:00Z">
        <w:r>
          <w:t xml:space="preserve"> </w:t>
        </w:r>
      </w:ins>
      <w:ins w:id="5269" w:author="PR Preview" w:date="2026-01-01T00:00:00Z">
        <w:r>
          <w:t xml:space="preserve">$\mathord{\smash[b]{\underset{\raise.3ex\hbox{$\scriptstyle\sim$}}{0}}\vphantom{0}}_{p-1}$</w:t>
        </w:r>
      </w:ins>
      <w:ins w:id="5270" w:author="PR Preview" w:date="2026-01-01T00:00:00Z">
        <w:r>
          <w:t xml:space="preserve">.</w:t>
        </w:r>
      </w:ins>
      <w:ins w:id="5271" w:author="PR Preview" w:date="2026-01-01T00:00:00Z">
        <w:r>
          <w:t xml:space="preserve"> </w:t>
        </w:r>
      </w:ins>
      <w:ins w:id="5272" w:author="PR Preview" w:date="2026-01-01T00:00:00Z">
        <w:r>
          <w:t xml:space="preserve">Putting the zero last entries back gives</w:t>
        </w:r>
      </w:ins>
      <w:ins w:id="5273" w:author="PR Preview" w:date="2026-01-01T00:00:00Z">
        <w:r>
          <w:t xml:space="preserve"> </w:t>
        </w:r>
      </w:ins>
      <w:ins w:id="5274" w:author="PR Preview" w:date="2026-01-01T00:00:00Z">
        <w:r>
          <w:t xml:space="preserve">$c_1 \mathord{\smash[b]{\underset{\raise.3ex\hbox{$\scriptstyle\sim$}}{w}}\vphantom{w}}_1 + \cdots + c_{k-1} \mathord{\smash[b]{\underset{\raise.3ex\hbox{$\scriptstyle\sim$}}{w}}\vphantom{w}}_{k-1} = \mathord{\smash[b]{\underset{\raise.3ex\hbox{$\scriptstyle\sim$}}{0}}\vphantom{0}}_p$</w:t>
        </w:r>
      </w:ins>
      <w:ins w:id="5275" w:author="PR Preview" w:date="2026-01-01T00:00:00Z">
        <w:r>
          <w:t xml:space="preserve">.</w:t>
        </w:r>
      </w:ins>
      <w:ins w:id="5276" w:author="PR Preview" w:date="2026-01-01T00:00:00Z">
        <w:r>
          <w:t xml:space="preserve"> </w:t>
        </w:r>
      </w:ins>
      <w:ins w:id="5277" w:author="PR Preview" w:date="2026-01-01T00:00:00Z">
        <w:r>
          <w:t xml:space="preserve">Then</w:t>
        </w:r>
      </w:ins>
    </w:p>
    <w:p>
      <w:pPr>
        <w:pStyle w:val="BodyText"/>
      </w:pPr>
      <w:ins w:id="5278" w:author="PR Preview" w:date="2026-01-01T00:00:00Z">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ins>
    </w:p>
    <w:p>
      <w:pPr>
        <w:pStyle w:val="FirstParagraph"/>
      </w:pPr>
      <w:ins w:id="5279" w:author="PR Preview" w:date="2026-01-01T00:00:00Z">
        <w:r>
          <w:t xml:space="preserve">a combination of</w:t>
        </w:r>
      </w:ins>
      <w:ins w:id="5280" w:author="PR Preview" w:date="2026-01-01T00:00:00Z">
        <w:r>
          <w:t xml:space="preserve"> </w:t>
        </w:r>
      </w:ins>
      <w:ins w:id="5281" w:author="PR Preview" w:date="2026-01-01T00:00:00Z">
        <w:r>
          <w:t xml:space="preserve">$\mathord{\smash[b]{\underset{\raise.3ex\hbox{$\scriptstyle\sim$}}{v}}\vphantom{v}}_1, \ldots, \mathord{\smash[b]{\underset{\raise.3ex\hbox{$\scriptstyle\sim$}}{v}}\vphantom{v}}_k$</w:t>
        </w:r>
      </w:ins>
      <w:ins w:id="5282" w:author="PR Preview" w:date="2026-01-01T00:00:00Z">
        <w:r>
          <w:t xml:space="preserve"> </w:t>
        </w:r>
      </w:ins>
      <w:ins w:id="5283" w:author="PR Preview" w:date="2026-01-01T00:00:00Z">
        <w:r>
          <w:t xml:space="preserve">equal to</w:t>
        </w:r>
      </w:ins>
      <w:ins w:id="5284" w:author="PR Preview" w:date="2026-01-01T00:00:00Z">
        <w:r>
          <w:t xml:space="preserve"> </w:t>
        </w:r>
      </w:ins>
      <w:ins w:id="5285" w:author="PR Preview" w:date="2026-01-01T00:00:00Z">
        <w:r>
          <w:t xml:space="preserve">$\mathord{\smash[b]{\underset{\raise.3ex\hbox{$\scriptstyle\sim$}}{0}}\vphantom{0}}_p$</w:t>
        </w:r>
      </w:ins>
      <w:ins w:id="5286" w:author="PR Preview" w:date="2026-01-01T00:00:00Z">
        <w:r>
          <w:t xml:space="preserve"> </w:t>
        </w:r>
      </w:ins>
      <w:ins w:id="5287" w:author="PR Preview" w:date="2026-01-01T00:00:00Z">
        <w:r>
          <w:t xml:space="preserve">whose first</w:t>
        </w:r>
      </w:ins>
      <w:ins w:id="5288" w:author="PR Preview" w:date="2026-01-01T00:00:00Z">
        <w:r>
          <w:t xml:space="preserve"> </w:t>
        </w:r>
      </w:ins>
      <m:oMath>
        <m:r>
          <m:t>k</m:t>
        </m:r>
        <m:r>
          <m:rPr>
            <m:sty m:val="p"/>
          </m:rPr>
          <m:t>−</m:t>
        </m:r>
        <m:r>
          <m:t>1</m:t>
        </m:r>
      </m:oMath>
      <w:ins w:id="5289" w:author="PR Preview" w:date="2026-01-01T00:00:00Z">
        <w:r>
          <w:t xml:space="preserve"> </w:t>
        </w:r>
      </w:ins>
      <w:ins w:id="5290" w:author="PR Preview" w:date="2026-01-01T00:00:00Z">
        <w:r>
          <w:t xml:space="preserve">coefficients are not all zero.</w:t>
        </w:r>
      </w:ins>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del w:id="5291" w:author="PR Preview" w:date="2026-01-01T00:00:00Z">
        <w:r>
          <w:delText xml:space="preserve"> </w:delText>
        </w:r>
      </w:del>
      <w:del w:id="5292" w:author="PR Preview" w:date="2026-01-01T00:00:00Z">
        <w:r>
          <w:delText xml:space="preserve">and</w:delText>
        </w:r>
      </w:del>
      <w:del w:id="5293" w:author="PR Preview" w:date="2026-01-01T00:00:00Z">
        <w:r>
          <w:delText xml:space="preserve"> </w:delText>
        </w:r>
      </w:del>
      <m:oMath>
        <m:r>
          <m:rPr>
            <m:sty m:val="p"/>
          </m:rPr>
          <m:t>(</m:t>
        </m:r>
        <m:r>
          <m:t>2</m:t>
        </m:r>
        <m:r>
          <m:rPr>
            <m:sty m:val="p"/>
          </m:rPr>
          <m:t>,</m:t>
        </m:r>
        <m:r>
          <m:t>0</m:t>
        </m:r>
        <m:r>
          <m:rPr>
            <m:sty m:val="p"/>
          </m:rPr>
          <m:t>)</m:t>
        </m:r>
      </m:oMath>
      <w:del w:id="5294" w:author="PR Preview" w:date="2026-01-01T00:00:00Z">
        <w:r>
          <w:delText xml:space="preserve"> </w:delText>
        </w:r>
      </w:del>
      <w:del w:id="5295" w:author="PR Preview" w:date="2026-01-01T00:00:00Z">
        <w:r>
          <w:delText xml:space="preserve">are not a basis of</w:delText>
        </w:r>
      </w:del>
      <w:del w:id="5296" w:author="PR Preview" w:date="2026-01-01T00:00:00Z">
        <w:r>
          <w:delText xml:space="preserve"> </w:delText>
        </w:r>
      </w:del>
      <m:oMath>
        <m:sSup>
          <m:e>
            <m:r>
              <m:rPr>
                <m:scr m:val="double-struck"/>
                <m:sty m:val="p"/>
              </m:rPr>
              <m:t>R</m:t>
            </m:r>
          </m:e>
          <m:sup>
            <m:r>
              <m:t>2</m:t>
            </m:r>
          </m:sup>
        </m:sSup>
      </m:oMath>
      <w:del w:id="5297" w:author="PR Preview" w:date="2026-01-01T00:00:00Z">
        <w:r>
          <w:delText xml:space="preserve">.</w:delText>
        </w:r>
      </w:del>
      <w:del w:id="5298" w:author="PR Preview" w:date="2026-01-01T00:00:00Z">
        <w:r>
          <w:delText xml:space="preserve"> </w:delText>
        </w:r>
      </w:del>
      <w:del w:id="5299" w:author="PR Preview" w:date="2026-01-01T00:00:00Z">
        <w:r>
          <w:delText xml:space="preserve">They are not linearly independent,</w:delText>
        </w:r>
      </w:del>
      <w:del w:id="5300" w:author="PR Preview" w:date="2026-01-01T00:00:00Z">
        <w:r>
          <w:delText xml:space="preserve"> </w:delText>
        </w:r>
      </w:del>
      <w:del w:id="5301" w:author="PR Preview" w:date="2026-01-01T00:00:00Z">
        <w:r>
          <w:delText xml:space="preserve">since</w:delText>
        </w:r>
      </w:del>
      <w:del w:id="5302" w:author="PR Preview" w:date="2026-01-01T00:00:00Z">
        <w:r>
          <w:delText xml:space="preserve"> </w:delText>
        </w:r>
      </w:del>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limLow>
          <m:e>
            <m:r>
              <m:t>0</m:t>
            </m:r>
          </m:e>
          <m:lim>
            <m:r>
              <m:rPr>
                <m:sty m:val="p"/>
              </m:rPr>
              <m:t>∼</m:t>
            </m:r>
          </m:lim>
        </m:limLow>
      </m:oMath>
      <w:del w:id="5303" w:author="PR Preview" w:date="2026-01-01T00:00:00Z">
        <w:r>
          <w:delText xml:space="preserve">,</w:delText>
        </w:r>
      </w:del>
      <w:del w:id="5304" w:author="PR Preview" w:date="2026-01-01T00:00:00Z">
        <w:r>
          <w:delText xml:space="preserve"> </w:delText>
        </w:r>
      </w:del>
      <w:del w:id="5305" w:author="PR Preview" w:date="2026-01-01T00:00:00Z">
        <w:r>
          <w:delText xml:space="preserve">and they do not span</w:delText>
        </w:r>
      </w:del>
      <w:del w:id="5306" w:author="PR Preview" w:date="2026-01-01T00:00:00Z">
        <w:r>
          <w:delText xml:space="preserve"> </w:delText>
        </w:r>
      </w:del>
      <m:oMath>
        <m:sSup>
          <m:e>
            <m:r>
              <m:rPr>
                <m:scr m:val="double-struck"/>
                <m:sty m:val="p"/>
              </m:rPr>
              <m:t>R</m:t>
            </m:r>
          </m:e>
          <m:sup>
            <m:r>
              <m:t>2</m:t>
            </m:r>
          </m:sup>
        </m:sSup>
      </m:oMath>
      <w:del w:id="5307" w:author="PR Preview" w:date="2026-01-01T00:00:00Z">
        <w:r>
          <w:delText xml:space="preserve">:</w:delText>
        </w:r>
      </w:del>
      <w:del w:id="5308" w:author="PR Preview" w:date="2026-01-01T00:00:00Z">
        <w:r>
          <w:delText xml:space="preserve"> </w:delText>
        </w:r>
      </w:del>
      <w:del w:id="5309" w:author="PR Preview" w:date="2026-01-01T00:00:00Z">
        <w:r>
          <w:delText xml:space="preserve">every combination</w:delText>
        </w:r>
      </w:del>
      <w:del w:id="5310" w:author="PR Preview" w:date="2026-01-01T00:00:00Z">
        <w:r>
          <w:delText xml:space="preserve"> </w:delText>
        </w:r>
      </w:del>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del w:id="5311" w:author="PR Preview" w:date="2026-01-01T00:00:00Z">
        <w:r>
          <w:delText xml:space="preserve"> </w:delText>
        </w:r>
      </w:del>
      <w:del w:id="5312" w:author="PR Preview" w:date="2026-01-01T00:00:00Z">
        <w:r>
          <w:delText xml:space="preserve">has second entry</w:delText>
        </w:r>
      </w:del>
      <w:del w:id="5313" w:author="PR Preview" w:date="2026-01-01T00:00:00Z">
        <w:r>
          <w:delText xml:space="preserve"> </w:delText>
        </w:r>
      </w:del>
      <m:oMath>
        <m:r>
          <m:t>0</m:t>
        </m:r>
      </m:oMath>
      <w:del w:id="5314" w:author="PR Preview" w:date="2026-01-01T00:00:00Z">
        <w:r>
          <w:delText xml:space="preserve">,</w:delText>
        </w:r>
      </w:del>
      <w:del w:id="5315" w:author="PR Preview" w:date="2026-01-01T00:00:00Z">
        <w:r>
          <w:delText xml:space="preserve"> </w:delText>
        </w:r>
      </w:del>
      <w:del w:id="5316" w:author="PR Preview" w:date="2026-01-01T00:00:00Z">
        <w:r>
          <w:delText xml:space="preserve">so</w:delText>
        </w:r>
      </w:del>
      <w:del w:id="5317" w:author="PR Preview" w:date="2026-01-01T00:00:00Z">
        <w:r>
          <w:delText xml:space="preserve"> </w:delText>
        </w:r>
      </w:del>
      <m:oMath>
        <m:r>
          <m:rPr>
            <m:sty m:val="p"/>
          </m:rPr>
          <m:t>(</m:t>
        </m:r>
        <m:r>
          <m:t>0</m:t>
        </m:r>
        <m:r>
          <m:rPr>
            <m:sty m:val="p"/>
          </m:rPr>
          <m:t>,</m:t>
        </m:r>
        <m:r>
          <m:t>1</m:t>
        </m:r>
        <m:r>
          <m:rPr>
            <m:sty m:val="p"/>
          </m:rPr>
          <m:t>)</m:t>
        </m:r>
      </m:oMath>
      <w:del w:id="5318" w:author="PR Preview" w:date="2026-01-01T00:00:00Z">
        <w:r>
          <w:delText xml:space="preserve"> </w:delText>
        </w:r>
      </w:del>
      <w:del w:id="5319" w:author="PR Preview" w:date="2026-01-01T00:00:00Z">
        <w:r>
          <w:delText xml:space="preserve">is not in their span.</w:delText>
        </w:r>
      </w:del>
    </w:p>
    <w:p>
      <w:pPr>
        <w:pStyle w:val="Compact"/>
        <w:numPr>
          <w:ilvl w:val="0"/>
          <w:numId w:val="1022"/>
        </w:numPr>
      </w:pPr>
      <m:oMath>
        <m:r>
          <m:rPr>
            <m:sty m:val="p"/>
          </m:rPr>
          <m:t>(</m:t>
        </m:r>
        <m:r>
          <m:t>1</m:t>
        </m:r>
        <m:r>
          <m:rPr>
            <m:sty m:val="p"/>
          </m:rPr>
          <m:t>,</m:t>
        </m:r>
        <m:r>
          <m:t>0</m:t>
        </m:r>
        <m:r>
          <m:rPr>
            <m:sty m:val="p"/>
          </m:rPr>
          <m:t>)</m:t>
        </m:r>
      </m:oMath>
      <w:del w:id="5320" w:author="PR Preview" w:date="2026-01-01T00:00:00Z">
        <w:r>
          <w:delText xml:space="preserve">,</w:delText>
        </w:r>
      </w:del>
      <w:del w:id="5321" w:author="PR Preview" w:date="2026-01-01T00:00:00Z">
        <w:r>
          <w:delText xml:space="preserve"> </w:delText>
        </w:r>
      </w:del>
      <m:oMath>
        <m:r>
          <m:rPr>
            <m:sty m:val="p"/>
          </m:rPr>
          <m:t>(</m:t>
        </m:r>
        <m:r>
          <m:t>0</m:t>
        </m:r>
        <m:r>
          <m:rPr>
            <m:sty m:val="p"/>
          </m:rPr>
          <m:t>,</m:t>
        </m:r>
        <m:r>
          <m:t>1</m:t>
        </m:r>
        <m:r>
          <m:rPr>
            <m:sty m:val="p"/>
          </m:rPr>
          <m:t>)</m:t>
        </m:r>
      </m:oMath>
      <w:del w:id="5322" w:author="PR Preview" w:date="2026-01-01T00:00:00Z">
        <w:r>
          <w:delText xml:space="preserve"> </w:delText>
        </w:r>
      </w:del>
      <w:del w:id="5323" w:author="PR Preview" w:date="2026-01-01T00:00:00Z">
        <w:r>
          <w:delText xml:space="preserve">and</w:delText>
        </w:r>
      </w:del>
      <w:del w:id="5324" w:author="PR Preview" w:date="2026-01-01T00:00:00Z">
        <w:r>
          <w:delText xml:space="preserve"> </w:delText>
        </w:r>
      </w:del>
      <m:oMath>
        <m:r>
          <m:rPr>
            <m:sty m:val="p"/>
          </m:rPr>
          <m:t>(</m:t>
        </m:r>
        <m:r>
          <m:t>1</m:t>
        </m:r>
        <m:r>
          <m:rPr>
            <m:sty m:val="p"/>
          </m:rPr>
          <m:t>,</m:t>
        </m:r>
        <m:r>
          <m:t>1</m:t>
        </m:r>
        <m:r>
          <m:rPr>
            <m:sty m:val="p"/>
          </m:rPr>
          <m:t>)</m:t>
        </m:r>
      </m:oMath>
      <w:del w:id="5325" w:author="PR Preview" w:date="2026-01-01T00:00:00Z">
        <w:r>
          <w:delText xml:space="preserve"> </w:delText>
        </w:r>
      </w:del>
      <w:del w:id="5326" w:author="PR Preview" w:date="2026-01-01T00:00:00Z">
        <w:r>
          <w:delText xml:space="preserve">span</w:delText>
        </w:r>
      </w:del>
      <w:del w:id="5327" w:author="PR Preview" w:date="2026-01-01T00:00:00Z">
        <w:r>
          <w:delText xml:space="preserve"> </w:delText>
        </w:r>
      </w:del>
      <m:oMath>
        <m:sSup>
          <m:e>
            <m:r>
              <m:rPr>
                <m:scr m:val="double-struck"/>
                <m:sty m:val="p"/>
              </m:rPr>
              <m:t>R</m:t>
            </m:r>
          </m:e>
          <m:sup>
            <m:r>
              <m:t>2</m:t>
            </m:r>
          </m:sup>
        </m:sSup>
      </m:oMath>
      <w:del w:id="5328" w:author="PR Preview" w:date="2026-01-01T00:00:00Z">
        <w:r>
          <w:delText xml:space="preserve">,</w:delText>
        </w:r>
      </w:del>
      <w:del w:id="5329" w:author="PR Preview" w:date="2026-01-01T00:00:00Z">
        <w:r>
          <w:delText xml:space="preserve"> </w:delText>
        </w:r>
      </w:del>
      <w:del w:id="5330" w:author="PR Preview" w:date="2026-01-01T00:00:00Z">
        <w:r>
          <w:delText xml:space="preserve">but they are not a basis:</w:delText>
        </w:r>
      </w:del>
      <w:del w:id="5331" w:author="PR Preview" w:date="2026-01-01T00:00:00Z">
        <w:r>
          <w:delText xml:space="preserve"> </w:delText>
        </w:r>
      </w:del>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limLow>
          <m:e>
            <m:r>
              <m:t>0</m:t>
            </m:r>
          </m:e>
          <m:lim>
            <m:r>
              <m:rPr>
                <m:sty m:val="p"/>
              </m:rPr>
              <m:t>∼</m:t>
            </m:r>
          </m:lim>
        </m:limLow>
      </m:oMath>
      <w:del w:id="5332" w:author="PR Preview" w:date="2026-01-01T00:00:00Z">
        <w:r>
          <w:delText xml:space="preserve">,</w:delText>
        </w:r>
      </w:del>
      <w:del w:id="5333" w:author="PR Preview" w:date="2026-01-01T00:00:00Z">
        <w:r>
          <w:delText xml:space="preserve"> </w:delText>
        </w:r>
      </w:del>
      <w:del w:id="5334" w:author="PR Preview" w:date="2026-01-01T00:00:00Z">
        <w:r>
          <w:delText xml:space="preserve">so they are not linearly independent.</w:delText>
        </w:r>
      </w:del>
    </w:p>
    <w:p>
      <w:pPr>
        <w:pStyle w:val="FirstParagraph"/>
      </w:pPr>
      <w:del w:id="5335" w:author="PR Preview" w:date="2026-01-01T00:00:00Z">
        <w:r>
          <w:rPr>
            <w:b/>
            <w:bCs/>
          </w:rPr>
          <w:delText xml:space="preserve">Theorem 26 (Coefficients in a basis are unique)</w:delText>
        </w:r>
      </w:del>
      <w:del w:id="5336" w:author="PR Preview" w:date="2026-01-01T00:00:00Z">
        <w:r>
          <w:delText xml:space="preserve"> </w:delText>
        </w:r>
      </w:del>
      <w:del w:id="5337" w:author="PR Preview" w:date="2026-01-01T00:00:00Z">
        <w:r>
          <w:delText xml:space="preserve">If</w:delText>
        </w:r>
      </w:del>
      <w:del w:id="5338" w:author="PR Preview" w:date="2026-01-01T00:00:00Z">
        <w:r>
          <w:delText xml:space="preserve"> </w:delText>
        </w:r>
      </w:del>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del w:id="5339" w:author="PR Preview" w:date="2026-01-01T00:00:00Z">
        <w:r>
          <w:delText xml:space="preserve"> </w:delText>
        </w:r>
      </w:del>
      <w:del w:id="5340" w:author="PR Preview" w:date="2026-01-01T00:00:00Z">
        <w:r>
          <w:delText xml:space="preserve">is a basis of a subspace</w:delText>
        </w:r>
      </w:del>
      <w:del w:id="5341" w:author="PR Preview" w:date="2026-01-01T00:00:00Z">
        <w:r>
          <w:delText xml:space="preserve"> </w:delText>
        </w:r>
      </w:del>
      <m:oMath>
        <m:r>
          <m:rPr>
            <m:scr m:val="script"/>
            <m:sty m:val="p"/>
          </m:rPr>
          <m:t>S</m:t>
        </m:r>
      </m:oMath>
      <w:del w:id="5342" w:author="PR Preview" w:date="2026-01-01T00:00:00Z">
        <w:r>
          <w:delText xml:space="preserve"> </w:delText>
        </w:r>
      </w:del>
      <w:del w:id="5343" w:author="PR Preview" w:date="2026-01-01T00:00:00Z">
        <w:r>
          <w:delText xml:space="preserve">(</w:delText>
        </w:r>
      </w:del>
      <w:hyperlink w:anchor="def-basis">
        <w:del w:id="5344" w:author="PR Preview" w:date="2026-01-01T00:00:00Z">
          <w:r>
            <w:rPr>
              <w:rStyle w:val="Hyperlink"/>
            </w:rPr>
            <w:delText xml:space="preserve">Definition 48</w:delText>
          </w:r>
        </w:del>
      </w:hyperlink>
      <w:del w:id="5345" w:author="PR Preview" w:date="2026-01-01T00:00:00Z">
        <w:r>
          <w:delText xml:space="preserve">),</w:delText>
        </w:r>
      </w:del>
      <w:del w:id="5346" w:author="PR Preview" w:date="2026-01-01T00:00:00Z">
        <w:r>
          <w:delText xml:space="preserve"> </w:delText>
        </w:r>
      </w:del>
      <w:del w:id="5347" w:author="PR Preview" w:date="2026-01-01T00:00:00Z">
        <w:r>
          <w:delText xml:space="preserve">then every</w:delText>
        </w:r>
      </w:del>
      <w:del w:id="5348" w:author="PR Preview" w:date="2026-01-01T00:00:00Z">
        <w:r>
          <w:delText xml:space="preserve"> </w:delText>
        </w:r>
      </w:del>
      <m:oMath>
        <m:limLow>
          <m:e>
            <m:r>
              <m:t>x</m:t>
            </m:r>
          </m:e>
          <m:lim>
            <m:r>
              <m:rPr>
                <m:sty m:val="p"/>
              </m:rPr>
              <m:t>∼</m:t>
            </m:r>
          </m:lim>
        </m:limLow>
        <m:r>
          <m:rPr>
            <m:sty m:val="p"/>
          </m:rPr>
          <m:t>∈</m:t>
        </m:r>
        <m:r>
          <m:rPr>
            <m:scr m:val="script"/>
            <m:sty m:val="p"/>
          </m:rPr>
          <m:t>S</m:t>
        </m:r>
      </m:oMath>
      <w:del w:id="5349" w:author="PR Preview" w:date="2026-01-01T00:00:00Z">
        <w:r>
          <w:delText xml:space="preserve"> </w:delText>
        </w:r>
      </w:del>
      <w:del w:id="5350" w:author="PR Preview" w:date="2026-01-01T00:00:00Z">
        <w:r>
          <w:delText xml:space="preserve">is a linear combination</w:delText>
        </w:r>
      </w:del>
      <w:del w:id="5351" w:author="PR Preview" w:date="2026-01-01T00:00:00Z">
        <w:r>
          <w:delText xml:space="preserve"> </w:delText>
        </w:r>
      </w:del>
      <m:oMath>
        <m:limLow>
          <m:e>
            <m:r>
              <m:t>x</m:t>
            </m:r>
          </m:e>
          <m:lim>
            <m:r>
              <m:rPr>
                <m:sty m:val="p"/>
              </m:rPr>
              <m:t>∼</m:t>
            </m:r>
          </m:lim>
        </m:limLow>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oMath>
      <w:del w:id="5352" w:author="PR Preview" w:date="2026-01-01T00:00:00Z">
        <w:r>
          <w:delText xml:space="preserve"> </w:delText>
        </w:r>
      </w:del>
      <w:del w:id="5353" w:author="PR Preview" w:date="2026-01-01T00:00:00Z">
        <w:r>
          <w:delText xml:space="preserve">for exactly one list of numbers</w:delText>
        </w:r>
      </w:del>
      <w:del w:id="5354" w:author="PR Preview" w:date="2026-01-01T00:00:00Z">
        <w:r>
          <w:delText xml:space="preserve"> </w:delText>
        </w:r>
      </w:del>
      <m:oMath>
        <m:sSub>
          <m:e>
            <m:r>
              <m:t>c</m:t>
            </m:r>
          </m:e>
          <m:sub>
            <m:r>
              <m:t>1</m:t>
            </m:r>
          </m:sub>
        </m:sSub>
        <m:r>
          <m:rPr>
            <m:sty m:val="p"/>
          </m:rPr>
          <m:t>,</m:t>
        </m:r>
        <m:r>
          <m:rPr>
            <m:sty m:val="p"/>
          </m:rPr>
          <m:t>…</m:t>
        </m:r>
        <m:r>
          <m:rPr>
            <m:sty m:val="p"/>
          </m:rPr>
          <m:t>,</m:t>
        </m:r>
        <m:sSub>
          <m:e>
            <m:r>
              <m:t>c</m:t>
            </m:r>
          </m:e>
          <m:sub>
            <m:r>
              <m:t>k</m:t>
            </m:r>
          </m:sub>
        </m:sSub>
      </m:oMath>
      <w:del w:id="5355" w:author="PR Preview" w:date="2026-01-01T00:00:00Z">
        <w:r>
          <w:delText xml:space="preserve">.</w:delText>
        </w:r>
      </w:del>
    </w:p>
    <w:p>
      <w:pPr>
        <w:pStyle w:val="Compact"/>
        <w:numPr>
          <w:ilvl w:val="0"/>
          <w:numId w:val="1022"/>
        </w:numPr>
      </w:pPr>
      <m:oMath>
        <m:r>
          <m:rPr>
            <m:sty m:val="p"/>
          </m:rPr>
          <m:t>(</m:t>
        </m:r>
        <m:r>
          <m:t>1</m:t>
        </m:r>
        <m:r>
          <m:rPr>
            <m:sty m:val="p"/>
          </m:rPr>
          <m:t>,</m:t>
        </m:r>
        <m:r>
          <m:t>0</m:t>
        </m:r>
        <m:r>
          <m:rPr>
            <m:sty m:val="p"/>
          </m:rPr>
          <m:t>)</m:t>
        </m:r>
      </m:oMath>
      <w:ins w:id="5356" w:author="PR Preview" w:date="2026-01-01T00:00:00Z">
        <w:r>
          <w:t xml:space="preserve"> </w:t>
        </w:r>
      </w:ins>
      <w:ins w:id="5357" w:author="PR Preview" w:date="2026-01-01T00:00:00Z">
        <w:r>
          <w:t xml:space="preserve">and</w:t>
        </w:r>
      </w:ins>
      <w:ins w:id="5358" w:author="PR Preview" w:date="2026-01-01T00:00:00Z">
        <w:r>
          <w:t xml:space="preserve"> </w:t>
        </w:r>
      </w:ins>
      <m:oMath>
        <m:r>
          <m:rPr>
            <m:sty m:val="p"/>
          </m:rPr>
          <m:t>(</m:t>
        </m:r>
        <m:r>
          <m:t>2</m:t>
        </m:r>
        <m:r>
          <m:rPr>
            <m:sty m:val="p"/>
          </m:rPr>
          <m:t>,</m:t>
        </m:r>
        <m:r>
          <m:t>0</m:t>
        </m:r>
        <m:r>
          <m:rPr>
            <m:sty m:val="p"/>
          </m:rPr>
          <m:t>)</m:t>
        </m:r>
      </m:oMath>
      <w:ins w:id="5359" w:author="PR Preview" w:date="2026-01-01T00:00:00Z">
        <w:r>
          <w:t xml:space="preserve"> </w:t>
        </w:r>
      </w:ins>
      <w:ins w:id="5360" w:author="PR Preview" w:date="2026-01-01T00:00:00Z">
        <w:r>
          <w:t xml:space="preserve">are not a basis of</w:t>
        </w:r>
      </w:ins>
      <w:ins w:id="5361" w:author="PR Preview" w:date="2026-01-01T00:00:00Z">
        <w:r>
          <w:t xml:space="preserve"> </w:t>
        </w:r>
      </w:ins>
      <m:oMath>
        <m:sSup>
          <m:e>
            <m:r>
              <m:rPr>
                <m:scr m:val="double-struck"/>
                <m:sty m:val="p"/>
              </m:rPr>
              <m:t>R</m:t>
            </m:r>
          </m:e>
          <m:sup>
            <m:r>
              <m:t>2</m:t>
            </m:r>
          </m:sup>
        </m:sSup>
      </m:oMath>
      <w:ins w:id="5362" w:author="PR Preview" w:date="2026-01-01T00:00:00Z">
        <w:r>
          <w:t xml:space="preserve">.</w:t>
        </w:r>
      </w:ins>
      <w:ins w:id="5363" w:author="PR Preview" w:date="2026-01-01T00:00:00Z">
        <w:r>
          <w:t xml:space="preserve"> </w:t>
        </w:r>
      </w:ins>
      <w:ins w:id="5364" w:author="PR Preview" w:date="2026-01-01T00:00:00Z">
        <w:r>
          <w:t xml:space="preserve">They are not linearly independent,</w:t>
        </w:r>
      </w:ins>
      <w:ins w:id="5365" w:author="PR Preview" w:date="2026-01-01T00:00:00Z">
        <w:r>
          <w:t xml:space="preserve"> </w:t>
        </w:r>
      </w:ins>
      <w:ins w:id="5366" w:author="PR Preview" w:date="2026-01-01T00:00:00Z">
        <w:r>
          <w:t xml:space="preserve">since</w:t>
        </w:r>
      </w:ins>
      <w:ins w:id="5367" w:author="PR Preview" w:date="2026-01-01T00:00:00Z">
        <w:r>
          <w:t xml:space="preserve"> </w:t>
        </w:r>
      </w:ins>
      <w:ins w:id="5368" w:author="PR Preview" w:date="2026-01-01T00:00:00Z">
        <w:r>
          <w:t xml:space="preserve">$2\,(1, 0) - (2, 0) = \mathord{\smash[b]{\underset{\raise.3ex\hbox{$\scriptstyle\sim$}}{0}}\vphantom{0}}$</w:t>
        </w:r>
      </w:ins>
      <w:ins w:id="5369" w:author="PR Preview" w:date="2026-01-01T00:00:00Z">
        <w:r>
          <w:t xml:space="preserve">,</w:t>
        </w:r>
      </w:ins>
      <w:ins w:id="5370" w:author="PR Preview" w:date="2026-01-01T00:00:00Z">
        <w:r>
          <w:t xml:space="preserve"> </w:t>
        </w:r>
      </w:ins>
      <w:ins w:id="5371" w:author="PR Preview" w:date="2026-01-01T00:00:00Z">
        <w:r>
          <w:t xml:space="preserve">and they do not span</w:t>
        </w:r>
      </w:ins>
      <w:ins w:id="5372" w:author="PR Preview" w:date="2026-01-01T00:00:00Z">
        <w:r>
          <w:t xml:space="preserve"> </w:t>
        </w:r>
      </w:ins>
      <m:oMath>
        <m:sSup>
          <m:e>
            <m:r>
              <m:rPr>
                <m:scr m:val="double-struck"/>
                <m:sty m:val="p"/>
              </m:rPr>
              <m:t>R</m:t>
            </m:r>
          </m:e>
          <m:sup>
            <m:r>
              <m:t>2</m:t>
            </m:r>
          </m:sup>
        </m:sSup>
      </m:oMath>
      <w:ins w:id="5373" w:author="PR Preview" w:date="2026-01-01T00:00:00Z">
        <w:r>
          <w:t xml:space="preserve">:</w:t>
        </w:r>
      </w:ins>
      <w:ins w:id="5374" w:author="PR Preview" w:date="2026-01-01T00:00:00Z">
        <w:r>
          <w:t xml:space="preserve"> </w:t>
        </w:r>
      </w:ins>
      <w:ins w:id="5375" w:author="PR Preview" w:date="2026-01-01T00:00:00Z">
        <w:r>
          <w:t xml:space="preserve">every combination</w:t>
        </w:r>
      </w:ins>
      <w:ins w:id="5376" w:author="PR Preview" w:date="2026-01-01T00:00:00Z">
        <w:r>
          <w:t xml:space="preserve"> </w:t>
        </w:r>
      </w:ins>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ins w:id="5377" w:author="PR Preview" w:date="2026-01-01T00:00:00Z">
        <w:r>
          <w:t xml:space="preserve"> </w:t>
        </w:r>
      </w:ins>
      <w:ins w:id="5378" w:author="PR Preview" w:date="2026-01-01T00:00:00Z">
        <w:r>
          <w:t xml:space="preserve">has second entry</w:t>
        </w:r>
      </w:ins>
      <w:ins w:id="5379" w:author="PR Preview" w:date="2026-01-01T00:00:00Z">
        <w:r>
          <w:t xml:space="preserve"> </w:t>
        </w:r>
      </w:ins>
      <m:oMath>
        <m:r>
          <m:t>0</m:t>
        </m:r>
      </m:oMath>
      <w:ins w:id="5380" w:author="PR Preview" w:date="2026-01-01T00:00:00Z">
        <w:r>
          <w:t xml:space="preserve">,</w:t>
        </w:r>
      </w:ins>
      <w:ins w:id="5381" w:author="PR Preview" w:date="2026-01-01T00:00:00Z">
        <w:r>
          <w:t xml:space="preserve"> </w:t>
        </w:r>
      </w:ins>
      <w:ins w:id="5382" w:author="PR Preview" w:date="2026-01-01T00:00:00Z">
        <w:r>
          <w:t xml:space="preserve">so</w:t>
        </w:r>
      </w:ins>
      <w:ins w:id="5383" w:author="PR Preview" w:date="2026-01-01T00:00:00Z">
        <w:r>
          <w:t xml:space="preserve"> </w:t>
        </w:r>
      </w:ins>
      <m:oMath>
        <m:r>
          <m:rPr>
            <m:sty m:val="p"/>
          </m:rPr>
          <m:t>(</m:t>
        </m:r>
        <m:r>
          <m:t>0</m:t>
        </m:r>
        <m:r>
          <m:rPr>
            <m:sty m:val="p"/>
          </m:rPr>
          <m:t>,</m:t>
        </m:r>
        <m:r>
          <m:t>1</m:t>
        </m:r>
        <m:r>
          <m:rPr>
            <m:sty m:val="p"/>
          </m:rPr>
          <m:t>)</m:t>
        </m:r>
      </m:oMath>
      <w:ins w:id="5384" w:author="PR Preview" w:date="2026-01-01T00:00:00Z">
        <w:r>
          <w:t xml:space="preserve"> </w:t>
        </w:r>
      </w:ins>
      <w:ins w:id="5385" w:author="PR Preview" w:date="2026-01-01T00:00:00Z">
        <w:r>
          <w:t xml:space="preserve">is not in their span.</w:t>
        </w:r>
      </w:ins>
    </w:p>
    <w:p>
      <w:pPr>
        <w:pStyle w:val="Compact"/>
        <w:numPr>
          <w:ilvl w:val="0"/>
          <w:numId w:val="1022"/>
        </w:numPr>
      </w:pPr>
      <m:oMath>
        <m:r>
          <m:rPr>
            <m:sty m:val="p"/>
          </m:rPr>
          <m:t>(</m:t>
        </m:r>
        <m:r>
          <m:t>1</m:t>
        </m:r>
        <m:r>
          <m:rPr>
            <m:sty m:val="p"/>
          </m:rPr>
          <m:t>,</m:t>
        </m:r>
        <m:r>
          <m:t>0</m:t>
        </m:r>
        <m:r>
          <m:rPr>
            <m:sty m:val="p"/>
          </m:rPr>
          <m:t>)</m:t>
        </m:r>
      </m:oMath>
      <w:ins w:id="5386" w:author="PR Preview" w:date="2026-01-01T00:00:00Z">
        <w:r>
          <w:t xml:space="preserve">,</w:t>
        </w:r>
      </w:ins>
      <w:ins w:id="5387" w:author="PR Preview" w:date="2026-01-01T00:00:00Z">
        <w:r>
          <w:t xml:space="preserve"> </w:t>
        </w:r>
      </w:ins>
      <m:oMath>
        <m:r>
          <m:rPr>
            <m:sty m:val="p"/>
          </m:rPr>
          <m:t>(</m:t>
        </m:r>
        <m:r>
          <m:t>0</m:t>
        </m:r>
        <m:r>
          <m:rPr>
            <m:sty m:val="p"/>
          </m:rPr>
          <m:t>,</m:t>
        </m:r>
        <m:r>
          <m:t>1</m:t>
        </m:r>
        <m:r>
          <m:rPr>
            <m:sty m:val="p"/>
          </m:rPr>
          <m:t>)</m:t>
        </m:r>
      </m:oMath>
      <w:ins w:id="5388" w:author="PR Preview" w:date="2026-01-01T00:00:00Z">
        <w:r>
          <w:t xml:space="preserve"> </w:t>
        </w:r>
      </w:ins>
      <w:ins w:id="5389" w:author="PR Preview" w:date="2026-01-01T00:00:00Z">
        <w:r>
          <w:t xml:space="preserve">and</w:t>
        </w:r>
      </w:ins>
      <w:ins w:id="5390" w:author="PR Preview" w:date="2026-01-01T00:00:00Z">
        <w:r>
          <w:t xml:space="preserve"> </w:t>
        </w:r>
      </w:ins>
      <m:oMath>
        <m:r>
          <m:rPr>
            <m:sty m:val="p"/>
          </m:rPr>
          <m:t>(</m:t>
        </m:r>
        <m:r>
          <m:t>1</m:t>
        </m:r>
        <m:r>
          <m:rPr>
            <m:sty m:val="p"/>
          </m:rPr>
          <m:t>,</m:t>
        </m:r>
        <m:r>
          <m:t>1</m:t>
        </m:r>
        <m:r>
          <m:rPr>
            <m:sty m:val="p"/>
          </m:rPr>
          <m:t>)</m:t>
        </m:r>
      </m:oMath>
      <w:ins w:id="5391" w:author="PR Preview" w:date="2026-01-01T00:00:00Z">
        <w:r>
          <w:t xml:space="preserve"> </w:t>
        </w:r>
      </w:ins>
      <w:ins w:id="5392" w:author="PR Preview" w:date="2026-01-01T00:00:00Z">
        <w:r>
          <w:t xml:space="preserve">span</w:t>
        </w:r>
      </w:ins>
      <w:ins w:id="5393" w:author="PR Preview" w:date="2026-01-01T00:00:00Z">
        <w:r>
          <w:t xml:space="preserve"> </w:t>
        </w:r>
      </w:ins>
      <m:oMath>
        <m:sSup>
          <m:e>
            <m:r>
              <m:rPr>
                <m:scr m:val="double-struck"/>
                <m:sty m:val="p"/>
              </m:rPr>
              <m:t>R</m:t>
            </m:r>
          </m:e>
          <m:sup>
            <m:r>
              <m:t>2</m:t>
            </m:r>
          </m:sup>
        </m:sSup>
      </m:oMath>
      <w:ins w:id="5394" w:author="PR Preview" w:date="2026-01-01T00:00:00Z">
        <w:r>
          <w:t xml:space="preserve">,</w:t>
        </w:r>
      </w:ins>
      <w:ins w:id="5395" w:author="PR Preview" w:date="2026-01-01T00:00:00Z">
        <w:r>
          <w:t xml:space="preserve"> </w:t>
        </w:r>
      </w:ins>
      <w:ins w:id="5396" w:author="PR Preview" w:date="2026-01-01T00:00:00Z">
        <w:r>
          <w:t xml:space="preserve">but they are not a basis:</w:t>
        </w:r>
      </w:ins>
      <w:ins w:id="5397" w:author="PR Preview" w:date="2026-01-01T00:00:00Z">
        <w:r>
          <w:t xml:space="preserve"> </w:t>
        </w:r>
      </w:ins>
      <w:ins w:id="5398" w:author="PR Preview" w:date="2026-01-01T00:00:00Z">
        <w:r>
          <w:t xml:space="preserve">$(1, 0) + (0, 1) - (1, 1) = \mathord{\smash[b]{\underset{\raise.3ex\hbox{$\scriptstyle\sim$}}{0}}\vphantom{0}}$</w:t>
        </w:r>
      </w:ins>
      <w:ins w:id="5399" w:author="PR Preview" w:date="2026-01-01T00:00:00Z">
        <w:r>
          <w:t xml:space="preserve">,</w:t>
        </w:r>
      </w:ins>
      <w:ins w:id="5400" w:author="PR Preview" w:date="2026-01-01T00:00:00Z">
        <w:r>
          <w:t xml:space="preserve"> </w:t>
        </w:r>
      </w:ins>
      <w:ins w:id="5401" w:author="PR Preview" w:date="2026-01-01T00:00:00Z">
        <w:r>
          <w:t xml:space="preserve">so they are not linearly independent.</w:t>
        </w:r>
      </w:ins>
    </w:p>
    <w:bookmarkEnd w:id="218"/>
    <w:bookmarkStart w:id="219" w:name="thm-basis-unique"/>
    <w:p>
      <w:pPr>
        <w:pStyle w:val="FirstParagraph"/>
      </w:pPr>
      <w:ins w:id="5402" w:author="PR Preview" w:date="2026-01-01T00:00:00Z">
        <w:r>
          <w:rPr>
            <w:b/>
            <w:bCs/>
          </w:rPr>
          <w:t xml:space="preserve">Theorem 26 (Coefficients in a basis are unique)</w:t>
        </w:r>
      </w:ins>
      <w:ins w:id="5403" w:author="PR Preview" w:date="2026-01-01T00:00:00Z">
        <w:r>
          <w:t xml:space="preserve"> </w:t>
        </w:r>
      </w:ins>
      <w:ins w:id="5404" w:author="PR Preview" w:date="2026-01-01T00:00:00Z">
        <w:r>
          <w:t xml:space="preserve">If</w:t>
        </w:r>
      </w:ins>
      <w:ins w:id="5405" w:author="PR Preview" w:date="2026-01-01T00:00:00Z">
        <w:r>
          <w:t xml:space="preserve"> </w:t>
        </w:r>
      </w:ins>
      <w:ins w:id="5406" w:author="PR Preview" w:date="2026-01-01T00:00:00Z">
        <w:r>
          <w:t xml:space="preserve">$\mathord{\smash[b]{\underset{\raise.3ex\hbox{$\scriptstyle\sim$}}{a}}\vphantom{a}}_1, \ldots, \mathord{\smash[b]{\underset{\raise.3ex\hbox{$\scriptstyle\sim$}}{a}}\vphantom{a}}_k$</w:t>
        </w:r>
      </w:ins>
      <w:ins w:id="5407" w:author="PR Preview" w:date="2026-01-01T00:00:00Z">
        <w:r>
          <w:t xml:space="preserve"> </w:t>
        </w:r>
      </w:ins>
      <w:ins w:id="5408" w:author="PR Preview" w:date="2026-01-01T00:00:00Z">
        <w:r>
          <w:t xml:space="preserve">is a basis of a subspace</w:t>
        </w:r>
      </w:ins>
      <w:ins w:id="5409" w:author="PR Preview" w:date="2026-01-01T00:00:00Z">
        <w:r>
          <w:t xml:space="preserve"> </w:t>
        </w:r>
      </w:ins>
      <m:oMath>
        <m:r>
          <m:rPr>
            <m:scr m:val="script"/>
            <m:sty m:val="p"/>
          </m:rPr>
          <m:t>S</m:t>
        </m:r>
      </m:oMath>
      <w:ins w:id="5410" w:author="PR Preview" w:date="2026-01-01T00:00:00Z">
        <w:r>
          <w:t xml:space="preserve"> </w:t>
        </w:r>
      </w:ins>
      <w:ins w:id="5411" w:author="PR Preview" w:date="2026-01-01T00:00:00Z">
        <w:r>
          <w:t xml:space="preserve">(</w:t>
        </w:r>
      </w:ins>
      <w:hyperlink w:anchor="def-basis">
        <w:ins w:id="5412" w:author="PR Preview" w:date="2026-01-01T00:00:00Z">
          <w:r>
            <w:rPr>
              <w:rStyle w:val="Hyperlink"/>
            </w:rPr>
            <w:t xml:space="preserve">Definition 48</w:t>
          </w:r>
        </w:ins>
      </w:hyperlink>
      <w:ins w:id="5413" w:author="PR Preview" w:date="2026-01-01T00:00:00Z">
        <w:r>
          <w:t xml:space="preserve">),</w:t>
        </w:r>
      </w:ins>
      <w:ins w:id="5414" w:author="PR Preview" w:date="2026-01-01T00:00:00Z">
        <w:r>
          <w:t xml:space="preserve"> </w:t>
        </w:r>
      </w:ins>
      <w:ins w:id="5415" w:author="PR Preview" w:date="2026-01-01T00:00:00Z">
        <w:r>
          <w:t xml:space="preserve">then every</w:t>
        </w:r>
      </w:ins>
      <w:ins w:id="5416" w:author="PR Preview" w:date="2026-01-01T00:00:00Z">
        <w:r>
          <w:t xml:space="preserve"> </w:t>
        </w:r>
      </w:ins>
      <w:ins w:id="5417" w:author="PR Preview" w:date="2026-01-01T00:00:00Z">
        <w:r>
          <w:t xml:space="preserve">$\mathord{\smash[b]{\underset{\raise.3ex\hbox{$\scriptstyle\sim$}}{x}}\vphantom{x}} \in \mathcal{S}$</w:t>
        </w:r>
      </w:ins>
      <w:ins w:id="5418" w:author="PR Preview" w:date="2026-01-01T00:00:00Z">
        <w:r>
          <w:t xml:space="preserve"> </w:t>
        </w:r>
      </w:ins>
      <w:ins w:id="5419" w:author="PR Preview" w:date="2026-01-01T00:00:00Z">
        <w:r>
          <w:t xml:space="preserve">is a linear combination</w:t>
        </w:r>
      </w:ins>
      <w:ins w:id="5420" w:author="PR Preview" w:date="2026-01-01T00:00:00Z">
        <w:r>
          <w:t xml:space="preserve"> </w:t>
        </w:r>
      </w:ins>
      <w:ins w:id="5421" w:author="PR Preview" w:date="2026-01-01T00:00:00Z">
        <w:r>
          <w:t xml:space="preserve">$\mathord{\smash[b]{\underset{\raise.3ex\hbox{$\scriptstyle\sim$}}{x}}\vphantom{x}} = c_1 \mathord{\smash[b]{\underset{\raise.3ex\hbox{$\scriptstyle\sim$}}{a}}\vphantom{a}}_1 + \cdots + c_k \mathord{\smash[b]{\underset{\raise.3ex\hbox{$\scriptstyle\sim$}}{a}}\vphantom{a}}_k$</w:t>
        </w:r>
      </w:ins>
      <w:ins w:id="5422" w:author="PR Preview" w:date="2026-01-01T00:00:00Z">
        <w:r>
          <w:t xml:space="preserve"> </w:t>
        </w:r>
      </w:ins>
      <w:ins w:id="5423" w:author="PR Preview" w:date="2026-01-01T00:00:00Z">
        <w:r>
          <w:t xml:space="preserve">for exactly one list of numbers</w:t>
        </w:r>
      </w:ins>
      <w:ins w:id="5424" w:author="PR Preview" w:date="2026-01-01T00:00:00Z">
        <w:r>
          <w:t xml:space="preserve"> </w:t>
        </w:r>
      </w:ins>
      <m:oMath>
        <m:sSub>
          <m:e>
            <m:r>
              <m:t>c</m:t>
            </m:r>
          </m:e>
          <m:sub>
            <m:r>
              <m:t>1</m:t>
            </m:r>
          </m:sub>
        </m:sSub>
        <m:r>
          <m:rPr>
            <m:sty m:val="p"/>
          </m:rPr>
          <m:t>,</m:t>
        </m:r>
        <m:r>
          <m:rPr>
            <m:sty m:val="p"/>
          </m:rPr>
          <m:t>…</m:t>
        </m:r>
        <m:r>
          <m:rPr>
            <m:sty m:val="p"/>
          </m:rPr>
          <m:t>,</m:t>
        </m:r>
        <m:sSub>
          <m:e>
            <m:r>
              <m:t>c</m:t>
            </m:r>
          </m:e>
          <m:sub>
            <m:r>
              <m:t>k</m:t>
            </m:r>
          </m:sub>
        </m:sSub>
      </m:oMath>
      <w:ins w:id="5425" w:author="PR Preview" w:date="2026-01-01T00:00:00Z">
        <w:r>
          <w:t xml:space="preserve">.</w:t>
        </w:r>
      </w:ins>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r>
                <m:t>&amp;</m:t>
              </m:r>
              <m:r>
                <m:rPr>
                  <m:sty m:val="p"/>
                </m:rPr>
                <m:t>=</m:t>
              </m:r>
              <m:limLow>
                <m:e>
                  <m:r>
                    <m:t>x</m:t>
                  </m:r>
                </m:e>
                <m:lim>
                  <m:r>
                    <m:rPr>
                      <m:sty m:val="p"/>
                    </m:rPr>
                    <m:t>∼</m:t>
                  </m:r>
                </m:lim>
              </m:limLow>
            </m:e>
            <m:e>
              <m:r>
                <m:t>&amp;</m:t>
              </m:r>
              <m:r>
                <m:rPr>
                  <m:sty m:val="p"/>
                </m:rPr>
                <m:t>=</m:t>
              </m:r>
              <m:sSub>
                <m:e>
                  <m:r>
                    <m:t>d</m:t>
                  </m:r>
                </m:e>
                <m:sub>
                  <m:r>
                    <m:t>1</m:t>
                  </m:r>
                </m:sub>
              </m:sSub>
              <m:sSub>
                <m:e>
                  <m:limLow>
                    <m:e>
                      <m:r>
                        <m:t>a</m:t>
                      </m:r>
                    </m:e>
                    <m:lim>
                      <m:r>
                        <m:rPr>
                          <m:sty m:val="p"/>
                        </m:rPr>
                        <m:t>∼</m:t>
                      </m:r>
                    </m:lim>
                  </m:limLow>
                </m:e>
                <m:sub>
                  <m:r>
                    <m:t>1</m:t>
                  </m:r>
                </m:sub>
              </m:sSub>
              <m:r>
                <m:rPr>
                  <m:sty m:val="p"/>
                </m:rPr>
                <m:t>+</m:t>
              </m:r>
              <m:r>
                <m:rPr>
                  <m:sty m:val="p"/>
                </m:rPr>
                <m:t>⋯</m:t>
              </m:r>
              <m:r>
                <m:rPr>
                  <m:sty m:val="p"/>
                </m:rPr>
                <m:t>+</m:t>
              </m:r>
              <m:sSub>
                <m:e>
                  <m:r>
                    <m:t>d</m:t>
                  </m:r>
                </m:e>
                <m:sub>
                  <m:r>
                    <m:t>k</m:t>
                  </m:r>
                </m:sub>
              </m:sSub>
              <m:sSub>
                <m:e>
                  <m:limLow>
                    <m:e>
                      <m:r>
                        <m:t>a</m:t>
                      </m:r>
                    </m:e>
                    <m:lim>
                      <m:r>
                        <m:rPr>
                          <m:sty m:val="p"/>
                        </m:rPr>
                        <m:t>∼</m:t>
                      </m:r>
                    </m:lim>
                  </m:limLow>
                </m:e>
                <m:sub>
                  <m:r>
                    <m:t>k</m:t>
                  </m:r>
                </m:sub>
              </m:sSub>
              <m:r>
                <m:rPr>
                  <m:sty m:val="p"/>
                </m:rPr>
                <m:t>.</m:t>
              </m:r>
            </m:e>
          </m:eqArr>
        </m:oMath>
      </m:oMathPara>
    </w:p>
    <w:p>
      <w:pPr>
        <w:pStyle w:val="BodyText"/>
      </w:pPr>
      <w:ins w:id="5426" w:author="PR Preview" w:date="2026-01-01T00:00:00Z">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ins>
    </w:p>
    <w:p>
      <w:pPr>
        <w:pStyle w:val="FirstParagraph"/>
      </w:pPr>
      <w:r>
        <w:t xml:space="preserve">Subtracting the right side from the left side gives</w:t>
      </w:r>
    </w:p>
    <w:p>
      <w:pPr>
        <w:pStyle w:val="BodyText"/>
      </w:pPr>
      <m:oMathPara>
        <m:oMathParaPr>
          <m:jc m:val="center"/>
        </m:oMathParaPr>
        <m:oMath>
          <m:eqArr>
            <m:e>
              <m:limLow>
                <m:e>
                  <m:r>
                    <m:t>0</m:t>
                  </m:r>
                </m:e>
                <m:lim>
                  <m:r>
                    <m:rPr>
                      <m:sty m:val="p"/>
                    </m:rPr>
                    <m:t>∼</m:t>
                  </m:r>
                </m:lim>
              </m:limLow>
              <m:r>
                <m:t>&amp;</m:t>
              </m:r>
              <m:r>
                <m:rPr>
                  <m:sty m:val="p"/>
                </m:rPr>
                <m:t>=</m:t>
              </m:r>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r>
                <m:rPr>
                  <m:sty m:val="p"/>
                </m:rPr>
                <m:t>)</m:t>
              </m:r>
              <m:r>
                <m:rPr>
                  <m:sty m:val="p"/>
                </m:rPr>
                <m:t>−</m:t>
              </m:r>
              <m:r>
                <m:rPr>
                  <m:sty m:val="p"/>
                </m:rPr>
                <m:t>(</m:t>
              </m:r>
              <m:sSub>
                <m:e>
                  <m:r>
                    <m:t>d</m:t>
                  </m:r>
                </m:e>
                <m:sub>
                  <m:r>
                    <m:t>1</m:t>
                  </m:r>
                </m:sub>
              </m:sSub>
              <m:sSub>
                <m:e>
                  <m:limLow>
                    <m:e>
                      <m:r>
                        <m:t>a</m:t>
                      </m:r>
                    </m:e>
                    <m:lim>
                      <m:r>
                        <m:rPr>
                          <m:sty m:val="p"/>
                        </m:rPr>
                        <m:t>∼</m:t>
                      </m:r>
                    </m:lim>
                  </m:limLow>
                </m:e>
                <m:sub>
                  <m:r>
                    <m:t>1</m:t>
                  </m:r>
                </m:sub>
              </m:sSub>
              <m:r>
                <m:rPr>
                  <m:sty m:val="p"/>
                </m:rPr>
                <m:t>+</m:t>
              </m:r>
              <m:r>
                <m:rPr>
                  <m:sty m:val="p"/>
                </m:rPr>
                <m:t>⋯</m:t>
              </m:r>
              <m:r>
                <m:rPr>
                  <m:sty m:val="p"/>
                </m:rPr>
                <m:t>+</m:t>
              </m:r>
              <m:sSub>
                <m:e>
                  <m:r>
                    <m:t>d</m:t>
                  </m:r>
                </m:e>
                <m:sub>
                  <m:r>
                    <m:t>k</m:t>
                  </m:r>
                </m:sub>
              </m:sSub>
              <m:sSub>
                <m:e>
                  <m:limLow>
                    <m:e>
                      <m:r>
                        <m:t>a</m:t>
                      </m:r>
                    </m:e>
                    <m:lim>
                      <m:r>
                        <m:rPr>
                          <m:sty m:val="p"/>
                        </m:rPr>
                        <m:t>∼</m:t>
                      </m:r>
                    </m:lim>
                  </m:limLow>
                </m:e>
                <m:sub>
                  <m:r>
                    <m:t>k</m:t>
                  </m:r>
                </m:sub>
              </m:sSub>
              <m:r>
                <m:rPr>
                  <m:sty m:val="p"/>
                </m:rPr>
                <m:t>)</m:t>
              </m:r>
              <m:r>
                <m:t>&amp;</m:t>
              </m:r>
              <m:r>
                <m:t>&amp;</m:t>
              </m:r>
              <m:r>
                <m:rPr>
                  <m:nor/>
                  <m:sty m:val="p"/>
                </m:rPr>
                <m:t>(both combinations equal </m:t>
              </m:r>
              <m:limLow>
                <m:e>
                  <m:r>
                    <m:t>x</m:t>
                  </m:r>
                </m:e>
                <m:lim>
                  <m:r>
                    <m:rPr>
                      <m:sty m:val="p"/>
                    </m:rPr>
                    <m:t>∼</m:t>
                  </m:r>
                </m:lim>
              </m:limLow>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limLow>
                    <m:e>
                      <m:r>
                        <m:t>a</m:t>
                      </m:r>
                    </m:e>
                    <m:lim>
                      <m:r>
                        <m:rPr>
                          <m:sty m:val="p"/>
                        </m:rPr>
                        <m:t>∼</m:t>
                      </m:r>
                    </m:lim>
                  </m:limLow>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limLow>
                    <m:e>
                      <m:r>
                        <m:t>a</m:t>
                      </m:r>
                    </m:e>
                    <m:lim>
                      <m:r>
                        <m:rPr>
                          <m:sty m:val="p"/>
                        </m:rPr>
                        <m:t>∼</m:t>
                      </m:r>
                    </m:lim>
                  </m:limLow>
                </m:e>
                <m:sub>
                  <m:r>
                    <m:t>k</m:t>
                  </m:r>
                </m:sub>
              </m:sSub>
              <m:r>
                <m:t>&amp;</m:t>
              </m:r>
              <m:r>
                <m:t>&amp;</m:t>
              </m:r>
              <m:r>
                <m:rPr>
                  <m:nor/>
                  <m:sty m:val="p"/>
                </m:rPr>
                <m:t>(regroup, and distribute each </m:t>
              </m:r>
              <m:sSub>
                <m:e>
                  <m:limLow>
                    <m:e>
                      <m:r>
                        <m:t>a</m:t>
                      </m:r>
                    </m:e>
                    <m:lim>
                      <m:r>
                        <m:rPr>
                          <m:sty m:val="p"/>
                        </m:rPr>
                        <m:t>∼</m:t>
                      </m:r>
                    </m:lim>
                  </m:limLow>
                </m:e>
                <m:sub>
                  <m:r>
                    <m:t>i</m:t>
                  </m:r>
                </m:sub>
              </m:sSub>
              <m:r>
                <m:rPr>
                  <m:nor/>
                  <m:sty m:val="p"/>
                </m:rPr>
                <m:t>)</m:t>
              </m:r>
            </m:e>
          </m:eqArr>
        </m:oMath>
      </m:oMathPara>
    </w:p>
    <w:p>
      <w:pPr>
        <w:pStyle w:val="FirstParagraph"/>
      </w:pPr>
      <w:del w:id="5427" w:author="PR Preview" w:date="2026-01-01T00:00:00Z">
        <w:r>
          <w:delText xml:space="preserve">Because</w:delText>
        </w:r>
      </w:del>
      <w:del w:id="5428" w:author="PR Preview" w:date="2026-01-01T00:00:00Z">
        <w:r>
          <w:delText xml:space="preserve"> </w:delText>
        </w:r>
      </w:del>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del w:id="5429" w:author="PR Preview" w:date="2026-01-01T00:00:00Z">
        <w:r>
          <w:delText xml:space="preserve"> </w:delText>
        </w:r>
      </w:del>
      <w:del w:id="5430" w:author="PR Preview" w:date="2026-01-01T00:00:00Z">
        <w:r>
          <w:delText xml:space="preserve">are linearly independent</w:delText>
        </w:r>
      </w:del>
      <w:del w:id="5431" w:author="PR Preview" w:date="2026-01-01T00:00:00Z">
        <w:r>
          <w:delText xml:space="preserve"> </w:delText>
        </w:r>
      </w:del>
      <w:del w:id="5432" w:author="PR Preview" w:date="2026-01-01T00:00:00Z">
        <w:r>
          <w:delText xml:space="preserve">(</w:delText>
        </w:r>
      </w:del>
      <w:hyperlink w:anchor="def-linearly-independent">
        <w:del w:id="5433" w:author="PR Preview" w:date="2026-01-01T00:00:00Z">
          <w:r>
            <w:rPr>
              <w:rStyle w:val="Hyperlink"/>
            </w:rPr>
            <w:delText xml:space="preserve">Definition 43</w:delText>
          </w:r>
        </w:del>
      </w:hyperlink>
      <w:del w:id="5434" w:author="PR Preview" w:date="2026-01-01T00:00:00Z">
        <w:r>
          <w:delText xml:space="preserve">),</w:delText>
        </w:r>
      </w:del>
      <w:del w:id="5435" w:author="PR Preview" w:date="2026-01-01T00:00:00Z">
        <w:r>
          <w:delText xml:space="preserve"> </w:delText>
        </w:r>
      </w:del>
      <w:del w:id="5436" w:author="PR Preview" w:date="2026-01-01T00:00:00Z">
        <w:r>
          <w:delText xml:space="preserve">every coefficient</w:delText>
        </w:r>
      </w:del>
      <w:del w:id="5437" w:author="PR Preview" w:date="2026-01-01T00:00:00Z">
        <w:r>
          <w:delText xml:space="preserve"> </w:delText>
        </w:r>
      </w:del>
      <m:oMath>
        <m:sSub>
          <m:e>
            <m:r>
              <m:t>c</m:t>
            </m:r>
          </m:e>
          <m:sub>
            <m:r>
              <m:t>i</m:t>
            </m:r>
          </m:sub>
        </m:sSub>
        <m:r>
          <m:rPr>
            <m:sty m:val="p"/>
          </m:rPr>
          <m:t>−</m:t>
        </m:r>
        <m:sSub>
          <m:e>
            <m:r>
              <m:t>d</m:t>
            </m:r>
          </m:e>
          <m:sub>
            <m:r>
              <m:t>i</m:t>
            </m:r>
          </m:sub>
        </m:sSub>
      </m:oMath>
      <w:del w:id="5438" w:author="PR Preview" w:date="2026-01-01T00:00:00Z">
        <w:r>
          <w:delText xml:space="preserve"> </w:delText>
        </w:r>
      </w:del>
      <w:del w:id="5439" w:author="PR Preview" w:date="2026-01-01T00:00:00Z">
        <w:r>
          <w:delText xml:space="preserve">is</w:delText>
        </w:r>
      </w:del>
      <w:del w:id="5440" w:author="PR Preview" w:date="2026-01-01T00:00:00Z">
        <w:r>
          <w:delText xml:space="preserve"> </w:delText>
        </w:r>
      </w:del>
      <m:oMath>
        <m:r>
          <m:t>0</m:t>
        </m:r>
      </m:oMath>
      <w:del w:id="5441" w:author="PR Preview" w:date="2026-01-01T00:00:00Z">
        <w:r>
          <w:delText xml:space="preserve">,</w:delText>
        </w:r>
      </w:del>
      <w:del w:id="5442" w:author="PR Preview" w:date="2026-01-01T00:00:00Z">
        <w:r>
          <w:delText xml:space="preserve"> </w:delText>
        </w:r>
      </w:del>
      <w:del w:id="5443" w:author="PR Preview" w:date="2026-01-01T00:00:00Z">
        <w:r>
          <w:delText xml:space="preserve">so</w:delText>
        </w:r>
      </w:del>
      <w:del w:id="5444" w:author="PR Preview" w:date="2026-01-01T00:00:00Z">
        <w:r>
          <w:delText xml:space="preserve"> </w:delText>
        </w:r>
      </w:del>
      <m:oMath>
        <m:sSub>
          <m:e>
            <m:r>
              <m:t>c</m:t>
            </m:r>
          </m:e>
          <m:sub>
            <m:r>
              <m:t>i</m:t>
            </m:r>
          </m:sub>
        </m:sSub>
        <m:r>
          <m:rPr>
            <m:sty m:val="p"/>
          </m:rPr>
          <m:t>=</m:t>
        </m:r>
        <m:sSub>
          <m:e>
            <m:r>
              <m:t>d</m:t>
            </m:r>
          </m:e>
          <m:sub>
            <m:r>
              <m:t>i</m:t>
            </m:r>
          </m:sub>
        </m:sSub>
      </m:oMath>
      <w:del w:id="5445" w:author="PR Preview" w:date="2026-01-01T00:00:00Z">
        <w:r>
          <w:delText xml:space="preserve"> </w:delText>
        </w:r>
      </w:del>
      <w:del w:id="5446" w:author="PR Preview" w:date="2026-01-01T00:00:00Z">
        <w:r>
          <w:delText xml:space="preserve">for each</w:delText>
        </w:r>
      </w:del>
      <w:del w:id="5447" w:author="PR Preview" w:date="2026-01-01T00:00:00Z">
        <w:r>
          <w:delText xml:space="preserve"> </w:delText>
        </w:r>
      </w:del>
      <m:oMath>
        <m:r>
          <m:t>i</m:t>
        </m:r>
      </m:oMath>
      <w:del w:id="5448" w:author="PR Preview" w:date="2026-01-01T00:00:00Z">
        <w:r>
          <w:delText xml:space="preserve">.</w:delText>
        </w:r>
      </w:del>
    </w:p>
    <w:p>
      <w:pPr>
        <w:pStyle w:val="BodyText"/>
      </w:pPr>
      <w:ins w:id="5449" w:author="PR Preview" w:date="2026-01-01T00:00:00Z">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ins>
    </w:p>
    <w:p>
      <w:pPr>
        <w:pStyle w:val="FirstParagraph"/>
      </w:pPr>
      <w:ins w:id="5450" w:author="PR Preview" w:date="2026-01-01T00:00:00Z">
        <w:r>
          <w:t xml:space="preserve">Because</w:t>
        </w:r>
      </w:ins>
      <w:ins w:id="5451" w:author="PR Preview" w:date="2026-01-01T00:00:00Z">
        <w:r>
          <w:t xml:space="preserve"> </w:t>
        </w:r>
      </w:ins>
      <w:ins w:id="5452" w:author="PR Preview" w:date="2026-01-01T00:00:00Z">
        <w:r>
          <w:t xml:space="preserve">$\mathord{\smash[b]{\underset{\raise.3ex\hbox{$\scriptstyle\sim$}}{a}}\vphantom{a}}_1, \ldots, \mathord{\smash[b]{\underset{\raise.3ex\hbox{$\scriptstyle\sim$}}{a}}\vphantom{a}}_k$</w:t>
        </w:r>
      </w:ins>
      <w:ins w:id="5453" w:author="PR Preview" w:date="2026-01-01T00:00:00Z">
        <w:r>
          <w:t xml:space="preserve"> </w:t>
        </w:r>
      </w:ins>
      <w:ins w:id="5454" w:author="PR Preview" w:date="2026-01-01T00:00:00Z">
        <w:r>
          <w:t xml:space="preserve">are linearly independent</w:t>
        </w:r>
      </w:ins>
      <w:ins w:id="5455" w:author="PR Preview" w:date="2026-01-01T00:00:00Z">
        <w:r>
          <w:t xml:space="preserve"> </w:t>
        </w:r>
      </w:ins>
      <w:ins w:id="5456" w:author="PR Preview" w:date="2026-01-01T00:00:00Z">
        <w:r>
          <w:t xml:space="preserve">(</w:t>
        </w:r>
      </w:ins>
      <w:hyperlink w:anchor="def-linearly-independent">
        <w:ins w:id="5457" w:author="PR Preview" w:date="2026-01-01T00:00:00Z">
          <w:r>
            <w:rPr>
              <w:rStyle w:val="Hyperlink"/>
            </w:rPr>
            <w:t xml:space="preserve">Definition 43</w:t>
          </w:r>
        </w:ins>
      </w:hyperlink>
      <w:ins w:id="5458" w:author="PR Preview" w:date="2026-01-01T00:00:00Z">
        <w:r>
          <w:t xml:space="preserve">),</w:t>
        </w:r>
      </w:ins>
      <w:ins w:id="5459" w:author="PR Preview" w:date="2026-01-01T00:00:00Z">
        <w:r>
          <w:t xml:space="preserve"> </w:t>
        </w:r>
      </w:ins>
      <w:ins w:id="5460" w:author="PR Preview" w:date="2026-01-01T00:00:00Z">
        <w:r>
          <w:t xml:space="preserve">every coefficient</w:t>
        </w:r>
      </w:ins>
      <w:ins w:id="5461" w:author="PR Preview" w:date="2026-01-01T00:00:00Z">
        <w:r>
          <w:t xml:space="preserve"> </w:t>
        </w:r>
      </w:ins>
      <m:oMath>
        <m:sSub>
          <m:e>
            <m:r>
              <m:t>c</m:t>
            </m:r>
          </m:e>
          <m:sub>
            <m:r>
              <m:t>i</m:t>
            </m:r>
          </m:sub>
        </m:sSub>
        <m:r>
          <m:rPr>
            <m:sty m:val="p"/>
          </m:rPr>
          <m:t>−</m:t>
        </m:r>
        <m:sSub>
          <m:e>
            <m:r>
              <m:t>d</m:t>
            </m:r>
          </m:e>
          <m:sub>
            <m:r>
              <m:t>i</m:t>
            </m:r>
          </m:sub>
        </m:sSub>
      </m:oMath>
      <w:ins w:id="5462" w:author="PR Preview" w:date="2026-01-01T00:00:00Z">
        <w:r>
          <w:t xml:space="preserve"> </w:t>
        </w:r>
      </w:ins>
      <w:ins w:id="5463" w:author="PR Preview" w:date="2026-01-01T00:00:00Z">
        <w:r>
          <w:t xml:space="preserve">is</w:t>
        </w:r>
      </w:ins>
      <w:ins w:id="5464" w:author="PR Preview" w:date="2026-01-01T00:00:00Z">
        <w:r>
          <w:t xml:space="preserve"> </w:t>
        </w:r>
      </w:ins>
      <m:oMath>
        <m:r>
          <m:t>0</m:t>
        </m:r>
      </m:oMath>
      <w:ins w:id="5465" w:author="PR Preview" w:date="2026-01-01T00:00:00Z">
        <w:r>
          <w:t xml:space="preserve">,</w:t>
        </w:r>
      </w:ins>
      <w:ins w:id="5466" w:author="PR Preview" w:date="2026-01-01T00:00:00Z">
        <w:r>
          <w:t xml:space="preserve"> </w:t>
        </w:r>
      </w:ins>
      <w:ins w:id="5467" w:author="PR Preview" w:date="2026-01-01T00:00:00Z">
        <w:r>
          <w:t xml:space="preserve">so</w:t>
        </w:r>
      </w:ins>
      <w:ins w:id="5468" w:author="PR Preview" w:date="2026-01-01T00:00:00Z">
        <w:r>
          <w:t xml:space="preserve"> </w:t>
        </w:r>
      </w:ins>
      <m:oMath>
        <m:sSub>
          <m:e>
            <m:r>
              <m:t>c</m:t>
            </m:r>
          </m:e>
          <m:sub>
            <m:r>
              <m:t>i</m:t>
            </m:r>
          </m:sub>
        </m:sSub>
        <m:r>
          <m:rPr>
            <m:sty m:val="p"/>
          </m:rPr>
          <m:t>=</m:t>
        </m:r>
        <m:sSub>
          <m:e>
            <m:r>
              <m:t>d</m:t>
            </m:r>
          </m:e>
          <m:sub>
            <m:r>
              <m:t>i</m:t>
            </m:r>
          </m:sub>
        </m:sSub>
      </m:oMath>
      <w:ins w:id="5469" w:author="PR Preview" w:date="2026-01-01T00:00:00Z">
        <w:r>
          <w:t xml:space="preserve"> </w:t>
        </w:r>
      </w:ins>
      <w:ins w:id="5470" w:author="PR Preview" w:date="2026-01-01T00:00:00Z">
        <w:r>
          <w:t xml:space="preserve">for each</w:t>
        </w:r>
      </w:ins>
      <w:ins w:id="5471" w:author="PR Preview" w:date="2026-01-01T00:00:00Z">
        <w:r>
          <w:t xml:space="preserve"> </w:t>
        </w:r>
      </w:ins>
      <m:oMath>
        <m:r>
          <m:t>i</m:t>
        </m:r>
      </m:oMath>
      <w:ins w:id="5472" w:author="PR Preview" w:date="2026-01-01T00:00:00Z">
        <w:r>
          <w:t xml:space="preserve">.</w:t>
        </w:r>
      </w:ins>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del w:id="5473" w:author="PR Preview" w:date="2026-01-01T00:00:00Z">
        <w:r>
          <w:rPr>
            <w:b/>
            <w:bCs/>
          </w:rPr>
          <w:delText xml:space="preserve">Definition 49 (Coordinates in a basis)</w:delText>
        </w:r>
      </w:del>
      <w:del w:id="5474" w:author="PR Preview" w:date="2026-01-01T00:00:00Z">
        <w:r>
          <w:delText xml:space="preserve"> </w:delText>
        </w:r>
      </w:del>
      <w:del w:id="5475" w:author="PR Preview" w:date="2026-01-01T00:00:00Z">
        <w:r>
          <w:delText xml:space="preserve">Let</w:delText>
        </w:r>
      </w:del>
      <w:del w:id="5476" w:author="PR Preview" w:date="2026-01-01T00:00:00Z">
        <w:r>
          <w:delText xml:space="preserve"> </w:delText>
        </w:r>
      </w:del>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del w:id="5477" w:author="PR Preview" w:date="2026-01-01T00:00:00Z">
        <w:r>
          <w:delText xml:space="preserve"> </w:delText>
        </w:r>
      </w:del>
      <w:del w:id="5478" w:author="PR Preview" w:date="2026-01-01T00:00:00Z">
        <w:r>
          <w:delText xml:space="preserve">be a basis of a subspace</w:delText>
        </w:r>
      </w:del>
      <w:del w:id="5479" w:author="PR Preview" w:date="2026-01-01T00:00:00Z">
        <w:r>
          <w:delText xml:space="preserve"> </w:delText>
        </w:r>
      </w:del>
      <m:oMath>
        <m:r>
          <m:rPr>
            <m:scr m:val="script"/>
            <m:sty m:val="p"/>
          </m:rPr>
          <m:t>S</m:t>
        </m:r>
      </m:oMath>
      <w:del w:id="5480" w:author="PR Preview" w:date="2026-01-01T00:00:00Z">
        <w:r>
          <w:delText xml:space="preserve"> </w:delText>
        </w:r>
      </w:del>
      <w:del w:id="5481" w:author="PR Preview" w:date="2026-01-01T00:00:00Z">
        <w:r>
          <w:delText xml:space="preserve">(</w:delText>
        </w:r>
      </w:del>
      <w:hyperlink w:anchor="def-basis">
        <w:del w:id="5482" w:author="PR Preview" w:date="2026-01-01T00:00:00Z">
          <w:r>
            <w:rPr>
              <w:rStyle w:val="Hyperlink"/>
            </w:rPr>
            <w:delText xml:space="preserve">Definition 48</w:delText>
          </w:r>
        </w:del>
      </w:hyperlink>
      <w:del w:id="5483" w:author="PR Preview" w:date="2026-01-01T00:00:00Z">
        <w:r>
          <w:delText xml:space="preserve">),</w:delText>
        </w:r>
      </w:del>
      <w:del w:id="5484" w:author="PR Preview" w:date="2026-01-01T00:00:00Z">
        <w:r>
          <w:delText xml:space="preserve"> </w:delText>
        </w:r>
      </w:del>
      <w:del w:id="5485" w:author="PR Preview" w:date="2026-01-01T00:00:00Z">
        <w:r>
          <w:delText xml:space="preserve">and let</w:delText>
        </w:r>
      </w:del>
      <w:del w:id="5486" w:author="PR Preview" w:date="2026-01-01T00:00:00Z">
        <w:r>
          <w:delText xml:space="preserve"> </w:delText>
        </w:r>
      </w:del>
      <m:oMath>
        <m:limLow>
          <m:e>
            <m:r>
              <m:t>x</m:t>
            </m:r>
          </m:e>
          <m:lim>
            <m:r>
              <m:rPr>
                <m:sty m:val="p"/>
              </m:rPr>
              <m:t>∼</m:t>
            </m:r>
          </m:lim>
        </m:limLow>
        <m:r>
          <m:rPr>
            <m:sty m:val="p"/>
          </m:rPr>
          <m:t>∈</m:t>
        </m:r>
        <m:r>
          <m:rPr>
            <m:scr m:val="script"/>
            <m:sty m:val="p"/>
          </m:rPr>
          <m:t>S</m:t>
        </m:r>
      </m:oMath>
      <w:del w:id="5487" w:author="PR Preview" w:date="2026-01-01T00:00:00Z">
        <w:r>
          <w:delText xml:space="preserve">.</w:delText>
        </w:r>
      </w:del>
      <w:del w:id="5488" w:author="PR Preview" w:date="2026-01-01T00:00:00Z">
        <w:r>
          <w:delText xml:space="preserve"> </w:delText>
        </w:r>
      </w:del>
      <w:del w:id="5489" w:author="PR Preview" w:date="2026-01-01T00:00:00Z">
        <w:r>
          <w:delText xml:space="preserve">The</w:delText>
        </w:r>
      </w:del>
      <w:del w:id="5490" w:author="PR Preview" w:date="2026-01-01T00:00:00Z">
        <w:r>
          <w:delText xml:space="preserve"> </w:delText>
        </w:r>
      </w:del>
      <w:del w:id="5491" w:author="PR Preview" w:date="2026-01-01T00:00:00Z">
        <w:r>
          <w:rPr>
            <w:b/>
            <w:bCs/>
          </w:rPr>
          <w:delText xml:space="preserve">coordinates</w:delText>
        </w:r>
      </w:del>
      <w:del w:id="5492" w:author="PR Preview" w:date="2026-01-01T00:00:00Z">
        <w:r>
          <w:delText xml:space="preserve"> </w:delText>
        </w:r>
      </w:del>
      <w:del w:id="5493" w:author="PR Preview" w:date="2026-01-01T00:00:00Z">
        <w:r>
          <w:delText xml:space="preserve">of</w:delText>
        </w:r>
      </w:del>
      <w:del w:id="5494" w:author="PR Preview" w:date="2026-01-01T00:00:00Z">
        <w:r>
          <w:delText xml:space="preserve"> </w:delText>
        </w:r>
      </w:del>
      <m:oMath>
        <m:limLow>
          <m:e>
            <m:r>
              <m:t>x</m:t>
            </m:r>
          </m:e>
          <m:lim>
            <m:r>
              <m:rPr>
                <m:sty m:val="p"/>
              </m:rPr>
              <m:t>∼</m:t>
            </m:r>
          </m:lim>
        </m:limLow>
      </m:oMath>
      <w:del w:id="5495" w:author="PR Preview" w:date="2026-01-01T00:00:00Z">
        <w:r>
          <w:delText xml:space="preserve"> </w:delText>
        </w:r>
      </w:del>
      <w:del w:id="5496" w:author="PR Preview" w:date="2026-01-01T00:00:00Z">
        <w:r>
          <w:delText xml:space="preserve">in this basis</w:delText>
        </w:r>
      </w:del>
      <w:del w:id="5497" w:author="PR Preview" w:date="2026-01-01T00:00:00Z">
        <w:r>
          <w:delText xml:space="preserve"> </w:delText>
        </w:r>
      </w:del>
      <w:del w:id="5498" w:author="PR Preview" w:date="2026-01-01T00:00:00Z">
        <w:r>
          <w:delText xml:space="preserve">are the numbers</w:delText>
        </w:r>
      </w:del>
      <w:del w:id="5499" w:author="PR Preview" w:date="2026-01-01T00:00:00Z">
        <w:r>
          <w:delText xml:space="preserve"> </w:delText>
        </w:r>
      </w:del>
      <m:oMath>
        <m:sSub>
          <m:e>
            <m:r>
              <m:t>c</m:t>
            </m:r>
          </m:e>
          <m:sub>
            <m:r>
              <m:t>1</m:t>
            </m:r>
          </m:sub>
        </m:sSub>
        <m:r>
          <m:rPr>
            <m:sty m:val="p"/>
          </m:rPr>
          <m:t>,</m:t>
        </m:r>
        <m:r>
          <m:rPr>
            <m:sty m:val="p"/>
          </m:rPr>
          <m:t>…</m:t>
        </m:r>
        <m:r>
          <m:rPr>
            <m:sty m:val="p"/>
          </m:rPr>
          <m:t>,</m:t>
        </m:r>
        <m:sSub>
          <m:e>
            <m:r>
              <m:t>c</m:t>
            </m:r>
          </m:e>
          <m:sub>
            <m:r>
              <m:t>k</m:t>
            </m:r>
          </m:sub>
        </m:sSub>
      </m:oMath>
      <w:del w:id="5500" w:author="PR Preview" w:date="2026-01-01T00:00:00Z">
        <w:r>
          <w:delText xml:space="preserve"> </w:delText>
        </w:r>
      </w:del>
      <w:del w:id="5501" w:author="PR Preview" w:date="2026-01-01T00:00:00Z">
        <w:r>
          <w:delText xml:space="preserve">with</w:delText>
        </w:r>
      </w:del>
      <w:del w:id="5502" w:author="PR Preview" w:date="2026-01-01T00:00:00Z">
        <w:r>
          <w:delText xml:space="preserve"> </w:delText>
        </w:r>
      </w:del>
      <m:oMath>
        <m:limLow>
          <m:e>
            <m:r>
              <m:t>x</m:t>
            </m:r>
          </m:e>
          <m:lim>
            <m:r>
              <m:rPr>
                <m:sty m:val="p"/>
              </m:rPr>
              <m:t>∼</m:t>
            </m:r>
          </m:lim>
        </m:limLow>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oMath>
      <w:del w:id="5503" w:author="PR Preview" w:date="2026-01-01T00:00:00Z">
        <w:r>
          <w:delText xml:space="preserve">.</w:delText>
        </w:r>
      </w:del>
      <w:del w:id="5504" w:author="PR Preview" w:date="2026-01-01T00:00:00Z">
        <w:r>
          <w:delText xml:space="preserve"> </w:delText>
        </w:r>
      </w:del>
      <w:del w:id="5505" w:author="PR Preview" w:date="2026-01-01T00:00:00Z">
        <w:r>
          <w:delText xml:space="preserve">By</w:delText>
        </w:r>
      </w:del>
      <w:del w:id="5506" w:author="PR Preview" w:date="2026-01-01T00:00:00Z">
        <w:r>
          <w:delText xml:space="preserve"> </w:delText>
        </w:r>
      </w:del>
      <w:hyperlink w:anchor="thm-basis-unique">
        <w:del w:id="5507" w:author="PR Preview" w:date="2026-01-01T00:00:00Z">
          <w:r>
            <w:rPr>
              <w:rStyle w:val="Hyperlink"/>
            </w:rPr>
            <w:delText xml:space="preserve">Theorem 26</w:delText>
          </w:r>
        </w:del>
      </w:hyperlink>
      <w:del w:id="5508" w:author="PR Preview" w:date="2026-01-01T00:00:00Z">
        <w:r>
          <w:delText xml:space="preserve"> </w:delText>
        </w:r>
      </w:del>
      <w:del w:id="5509" w:author="PR Preview" w:date="2026-01-01T00:00:00Z">
        <w:r>
          <w:delText xml:space="preserve">there is exactly one such list of numbers.</w:delText>
        </w:r>
      </w:del>
    </w:p>
    <w:p>
      <w:pPr>
        <w:pStyle w:val="BodyText"/>
      </w:pPr>
      <w:del w:id="5510" w:author="PR Preview" w:date="2026-01-01T00:00:00Z">
        <w:r>
          <w:rPr>
            <w:b/>
            <w:bCs/>
          </w:rPr>
          <w:delText xml:space="preserve">Definition 50 (Coordinate vector)</w:delText>
        </w:r>
      </w:del>
      <w:del w:id="5511" w:author="PR Preview" w:date="2026-01-01T00:00:00Z">
        <w:r>
          <w:delText xml:space="preserve"> </w:delText>
        </w:r>
      </w:del>
      <w:del w:id="5512" w:author="PR Preview" w:date="2026-01-01T00:00:00Z">
        <w:r>
          <w:delText xml:space="preserve">With</w:delText>
        </w:r>
      </w:del>
      <w:del w:id="5513" w:author="PR Preview" w:date="2026-01-01T00:00:00Z">
        <w:r>
          <w:delText xml:space="preserve"> </w:delText>
        </w:r>
      </w:del>
      <m:oMath>
        <m:limLow>
          <m:e>
            <m:r>
              <m:t>x</m:t>
            </m:r>
          </m:e>
          <m:lim>
            <m:r>
              <m:rPr>
                <m:sty m:val="p"/>
              </m:rPr>
              <m:t>∼</m:t>
            </m:r>
          </m:lim>
        </m:limLow>
      </m:oMath>
      <w:del w:id="5514" w:author="PR Preview" w:date="2026-01-01T00:00:00Z">
        <w:r>
          <w:delText xml:space="preserve"> </w:delText>
        </w:r>
      </w:del>
      <w:del w:id="5515" w:author="PR Preview" w:date="2026-01-01T00:00:00Z">
        <w:r>
          <w:delText xml:space="preserve">and its coordinates</w:delText>
        </w:r>
      </w:del>
      <w:del w:id="5516" w:author="PR Preview" w:date="2026-01-01T00:00:00Z">
        <w:r>
          <w:delText xml:space="preserve"> </w:delText>
        </w:r>
      </w:del>
      <m:oMath>
        <m:sSub>
          <m:e>
            <m:r>
              <m:t>c</m:t>
            </m:r>
          </m:e>
          <m:sub>
            <m:r>
              <m:t>1</m:t>
            </m:r>
          </m:sub>
        </m:sSub>
        <m:r>
          <m:rPr>
            <m:sty m:val="p"/>
          </m:rPr>
          <m:t>,</m:t>
        </m:r>
        <m:r>
          <m:rPr>
            <m:sty m:val="p"/>
          </m:rPr>
          <m:t>…</m:t>
        </m:r>
        <m:r>
          <m:rPr>
            <m:sty m:val="p"/>
          </m:rPr>
          <m:t>,</m:t>
        </m:r>
        <m:sSub>
          <m:e>
            <m:r>
              <m:t>c</m:t>
            </m:r>
          </m:e>
          <m:sub>
            <m:r>
              <m:t>k</m:t>
            </m:r>
          </m:sub>
        </m:sSub>
      </m:oMath>
      <w:del w:id="5517" w:author="PR Preview" w:date="2026-01-01T00:00:00Z">
        <w:r>
          <w:delText xml:space="preserve"> </w:delText>
        </w:r>
      </w:del>
      <w:del w:id="5518" w:author="PR Preview" w:date="2026-01-01T00:00:00Z">
        <w:r>
          <w:delText xml:space="preserve">as in</w:delText>
        </w:r>
      </w:del>
      <w:del w:id="5519" w:author="PR Preview" w:date="2026-01-01T00:00:00Z">
        <w:r>
          <w:delText xml:space="preserve"> </w:delText>
        </w:r>
      </w:del>
      <w:hyperlink w:anchor="def-coordinates">
        <w:del w:id="5520" w:author="PR Preview" w:date="2026-01-01T00:00:00Z">
          <w:r>
            <w:rPr>
              <w:rStyle w:val="Hyperlink"/>
            </w:rPr>
            <w:delText xml:space="preserve">Definition 49</w:delText>
          </w:r>
        </w:del>
      </w:hyperlink>
      <w:del w:id="5521" w:author="PR Preview" w:date="2026-01-01T00:00:00Z">
        <w:r>
          <w:delText xml:space="preserve">,</w:delText>
        </w:r>
      </w:del>
      <w:del w:id="5522" w:author="PR Preview" w:date="2026-01-01T00:00:00Z">
        <w:r>
          <w:delText xml:space="preserve"> </w:delText>
        </w:r>
      </w:del>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del w:id="5523" w:author="PR Preview" w:date="2026-01-01T00:00:00Z">
        <w:r>
          <w:delText xml:space="preserve"> </w:delText>
        </w:r>
      </w:del>
      <w:del w:id="5524" w:author="PR Preview" w:date="2026-01-01T00:00:00Z">
        <w:r>
          <w:delText xml:space="preserve">is the</w:delText>
        </w:r>
      </w:del>
      <w:del w:id="5525" w:author="PR Preview" w:date="2026-01-01T00:00:00Z">
        <w:r>
          <w:delText xml:space="preserve"> </w:delText>
        </w:r>
      </w:del>
      <w:del w:id="5526" w:author="PR Preview" w:date="2026-01-01T00:00:00Z">
        <w:r>
          <w:rPr>
            <w:b/>
            <w:bCs/>
          </w:rPr>
          <w:delText xml:space="preserve">coordinate vector</w:delText>
        </w:r>
      </w:del>
      <w:del w:id="5527" w:author="PR Preview" w:date="2026-01-01T00:00:00Z">
        <w:r>
          <w:delText xml:space="preserve"> </w:delText>
        </w:r>
      </w:del>
      <w:del w:id="5528" w:author="PR Preview" w:date="2026-01-01T00:00:00Z">
        <w:r>
          <w:delText xml:space="preserve">of</w:delText>
        </w:r>
      </w:del>
      <w:del w:id="5529" w:author="PR Preview" w:date="2026-01-01T00:00:00Z">
        <w:r>
          <w:delText xml:space="preserve"> </w:delText>
        </w:r>
      </w:del>
      <m:oMath>
        <m:limLow>
          <m:e>
            <m:r>
              <m:t>x</m:t>
            </m:r>
          </m:e>
          <m:lim>
            <m:r>
              <m:rPr>
                <m:sty m:val="p"/>
              </m:rPr>
              <m:t>∼</m:t>
            </m:r>
          </m:lim>
        </m:limLow>
      </m:oMath>
      <w:del w:id="5530" w:author="PR Preview" w:date="2026-01-01T00:00:00Z">
        <w:r>
          <w:delText xml:space="preserve">.</w:delText>
        </w:r>
      </w:del>
    </w:p>
    <w:p>
      <w:pPr>
        <w:pStyle w:val="FirstParagraph"/>
      </w:pPr>
      <w:ins w:id="5531" w:author="PR Preview" w:date="2026-01-01T00:00:00Z">
        <w:r>
          <w:rPr>
            <w:b/>
            <w:bCs/>
          </w:rPr>
          <w:t xml:space="preserve">Definition 49 (Coordinates in a basis)</w:t>
        </w:r>
      </w:ins>
      <w:ins w:id="5532" w:author="PR Preview" w:date="2026-01-01T00:00:00Z">
        <w:r>
          <w:t xml:space="preserve"> </w:t>
        </w:r>
      </w:ins>
      <w:ins w:id="5533" w:author="PR Preview" w:date="2026-01-01T00:00:00Z">
        <w:r>
          <w:t xml:space="preserve">Let</w:t>
        </w:r>
      </w:ins>
      <w:ins w:id="5534" w:author="PR Preview" w:date="2026-01-01T00:00:00Z">
        <w:r>
          <w:t xml:space="preserve"> </w:t>
        </w:r>
      </w:ins>
      <w:ins w:id="5535" w:author="PR Preview" w:date="2026-01-01T00:00:00Z">
        <w:r>
          <w:t xml:space="preserve">$\mathord{\smash[b]{\underset{\raise.3ex\hbox{$\scriptstyle\sim$}}{a}}\vphantom{a}}_1, \ldots, \mathord{\smash[b]{\underset{\raise.3ex\hbox{$\scriptstyle\sim$}}{a}}\vphantom{a}}_k$</w:t>
        </w:r>
      </w:ins>
      <w:ins w:id="5536" w:author="PR Preview" w:date="2026-01-01T00:00:00Z">
        <w:r>
          <w:t xml:space="preserve"> </w:t>
        </w:r>
      </w:ins>
      <w:ins w:id="5537" w:author="PR Preview" w:date="2026-01-01T00:00:00Z">
        <w:r>
          <w:t xml:space="preserve">be a basis of a subspace</w:t>
        </w:r>
      </w:ins>
      <w:ins w:id="5538" w:author="PR Preview" w:date="2026-01-01T00:00:00Z">
        <w:r>
          <w:t xml:space="preserve"> </w:t>
        </w:r>
      </w:ins>
      <m:oMath>
        <m:r>
          <m:rPr>
            <m:scr m:val="script"/>
            <m:sty m:val="p"/>
          </m:rPr>
          <m:t>S</m:t>
        </m:r>
      </m:oMath>
      <w:ins w:id="5539" w:author="PR Preview" w:date="2026-01-01T00:00:00Z">
        <w:r>
          <w:t xml:space="preserve"> </w:t>
        </w:r>
      </w:ins>
      <w:ins w:id="5540" w:author="PR Preview" w:date="2026-01-01T00:00:00Z">
        <w:r>
          <w:t xml:space="preserve">(</w:t>
        </w:r>
      </w:ins>
      <w:hyperlink w:anchor="def-basis">
        <w:ins w:id="5541" w:author="PR Preview" w:date="2026-01-01T00:00:00Z">
          <w:r>
            <w:rPr>
              <w:rStyle w:val="Hyperlink"/>
            </w:rPr>
            <w:t xml:space="preserve">Definition 48</w:t>
          </w:r>
        </w:ins>
      </w:hyperlink>
      <w:ins w:id="5542" w:author="PR Preview" w:date="2026-01-01T00:00:00Z">
        <w:r>
          <w:t xml:space="preserve">),</w:t>
        </w:r>
      </w:ins>
      <w:ins w:id="5543" w:author="PR Preview" w:date="2026-01-01T00:00:00Z">
        <w:r>
          <w:t xml:space="preserve"> </w:t>
        </w:r>
      </w:ins>
      <w:ins w:id="5544" w:author="PR Preview" w:date="2026-01-01T00:00:00Z">
        <w:r>
          <w:t xml:space="preserve">and let</w:t>
        </w:r>
      </w:ins>
      <w:ins w:id="5545" w:author="PR Preview" w:date="2026-01-01T00:00:00Z">
        <w:r>
          <w:t xml:space="preserve"> </w:t>
        </w:r>
      </w:ins>
      <w:ins w:id="5546" w:author="PR Preview" w:date="2026-01-01T00:00:00Z">
        <w:r>
          <w:t xml:space="preserve">$\mathord{\smash[b]{\underset{\raise.3ex\hbox{$\scriptstyle\sim$}}{x}}\vphantom{x}} \in \mathcal{S}$</w:t>
        </w:r>
      </w:ins>
      <w:ins w:id="5547" w:author="PR Preview" w:date="2026-01-01T00:00:00Z">
        <w:r>
          <w:t xml:space="preserve">.</w:t>
        </w:r>
      </w:ins>
      <w:ins w:id="5548" w:author="PR Preview" w:date="2026-01-01T00:00:00Z">
        <w:r>
          <w:t xml:space="preserve"> </w:t>
        </w:r>
      </w:ins>
      <w:ins w:id="5549" w:author="PR Preview" w:date="2026-01-01T00:00:00Z">
        <w:r>
          <w:t xml:space="preserve">The</w:t>
        </w:r>
      </w:ins>
      <w:ins w:id="5550" w:author="PR Preview" w:date="2026-01-01T00:00:00Z">
        <w:r>
          <w:t xml:space="preserve"> </w:t>
        </w:r>
      </w:ins>
      <w:ins w:id="5551" w:author="PR Preview" w:date="2026-01-01T00:00:00Z">
        <w:r>
          <w:rPr>
            <w:b/>
            <w:bCs/>
          </w:rPr>
          <w:t xml:space="preserve">coordinates</w:t>
        </w:r>
      </w:ins>
      <w:ins w:id="5552" w:author="PR Preview" w:date="2026-01-01T00:00:00Z">
        <w:r>
          <w:t xml:space="preserve"> </w:t>
        </w:r>
      </w:ins>
      <w:ins w:id="5553" w:author="PR Preview" w:date="2026-01-01T00:00:00Z">
        <w:r>
          <w:t xml:space="preserve">of</w:t>
        </w:r>
      </w:ins>
      <w:ins w:id="5554" w:author="PR Preview" w:date="2026-01-01T00:00:00Z">
        <w:r>
          <w:t xml:space="preserve"> </w:t>
        </w:r>
      </w:ins>
      <w:ins w:id="5555" w:author="PR Preview" w:date="2026-01-01T00:00:00Z">
        <w:r>
          <w:t xml:space="preserve">$\mathord{\smash[b]{\underset{\raise.3ex\hbox{$\scriptstyle\sim$}}{x}}\vphantom{x}}$</w:t>
        </w:r>
      </w:ins>
      <w:ins w:id="5556" w:author="PR Preview" w:date="2026-01-01T00:00:00Z">
        <w:r>
          <w:t xml:space="preserve"> </w:t>
        </w:r>
      </w:ins>
      <w:ins w:id="5557" w:author="PR Preview" w:date="2026-01-01T00:00:00Z">
        <w:r>
          <w:t xml:space="preserve">in this basis</w:t>
        </w:r>
      </w:ins>
      <w:ins w:id="5558" w:author="PR Preview" w:date="2026-01-01T00:00:00Z">
        <w:r>
          <w:t xml:space="preserve"> </w:t>
        </w:r>
      </w:ins>
      <w:ins w:id="5559" w:author="PR Preview" w:date="2026-01-01T00:00:00Z">
        <w:r>
          <w:t xml:space="preserve">are the numbers</w:t>
        </w:r>
      </w:ins>
      <w:ins w:id="5560" w:author="PR Preview" w:date="2026-01-01T00:00:00Z">
        <w:r>
          <w:t xml:space="preserve"> </w:t>
        </w:r>
      </w:ins>
      <m:oMath>
        <m:sSub>
          <m:e>
            <m:r>
              <m:t>c</m:t>
            </m:r>
          </m:e>
          <m:sub>
            <m:r>
              <m:t>1</m:t>
            </m:r>
          </m:sub>
        </m:sSub>
        <m:r>
          <m:rPr>
            <m:sty m:val="p"/>
          </m:rPr>
          <m:t>,</m:t>
        </m:r>
        <m:r>
          <m:rPr>
            <m:sty m:val="p"/>
          </m:rPr>
          <m:t>…</m:t>
        </m:r>
        <m:r>
          <m:rPr>
            <m:sty m:val="p"/>
          </m:rPr>
          <m:t>,</m:t>
        </m:r>
        <m:sSub>
          <m:e>
            <m:r>
              <m:t>c</m:t>
            </m:r>
          </m:e>
          <m:sub>
            <m:r>
              <m:t>k</m:t>
            </m:r>
          </m:sub>
        </m:sSub>
      </m:oMath>
      <w:ins w:id="5561" w:author="PR Preview" w:date="2026-01-01T00:00:00Z">
        <w:r>
          <w:t xml:space="preserve"> </w:t>
        </w:r>
      </w:ins>
      <w:ins w:id="5562" w:author="PR Preview" w:date="2026-01-01T00:00:00Z">
        <w:r>
          <w:t xml:space="preserve">with</w:t>
        </w:r>
      </w:ins>
      <w:ins w:id="5563" w:author="PR Preview" w:date="2026-01-01T00:00:00Z">
        <w:r>
          <w:t xml:space="preserve"> </w:t>
        </w:r>
      </w:ins>
      <w:ins w:id="5564" w:author="PR Preview" w:date="2026-01-01T00:00:00Z">
        <w:r>
          <w:t xml:space="preserve">$\mathord{\smash[b]{\underset{\raise.3ex\hbox{$\scriptstyle\sim$}}{x}}\vphantom{x}} = c_1 \mathord{\smash[b]{\underset{\raise.3ex\hbox{$\scriptstyle\sim$}}{a}}\vphantom{a}}_1 + \cdots + c_k \mathord{\smash[b]{\underset{\raise.3ex\hbox{$\scriptstyle\sim$}}{a}}\vphantom{a}}_k$</w:t>
        </w:r>
      </w:ins>
      <w:ins w:id="5565" w:author="PR Preview" w:date="2026-01-01T00:00:00Z">
        <w:r>
          <w:t xml:space="preserve">.</w:t>
        </w:r>
      </w:ins>
      <w:ins w:id="5566" w:author="PR Preview" w:date="2026-01-01T00:00:00Z">
        <w:r>
          <w:t xml:space="preserve"> </w:t>
        </w:r>
      </w:ins>
      <w:ins w:id="5567" w:author="PR Preview" w:date="2026-01-01T00:00:00Z">
        <w:r>
          <w:t xml:space="preserve">By</w:t>
        </w:r>
      </w:ins>
      <w:ins w:id="5568" w:author="PR Preview" w:date="2026-01-01T00:00:00Z">
        <w:r>
          <w:t xml:space="preserve"> </w:t>
        </w:r>
      </w:ins>
      <w:hyperlink w:anchor="thm-basis-unique">
        <w:ins w:id="5569" w:author="PR Preview" w:date="2026-01-01T00:00:00Z">
          <w:r>
            <w:rPr>
              <w:rStyle w:val="Hyperlink"/>
            </w:rPr>
            <w:t xml:space="preserve">Theorem 26</w:t>
          </w:r>
        </w:ins>
      </w:hyperlink>
      <w:ins w:id="5570" w:author="PR Preview" w:date="2026-01-01T00:00:00Z">
        <w:r>
          <w:t xml:space="preserve"> </w:t>
        </w:r>
      </w:ins>
      <w:ins w:id="5571" w:author="PR Preview" w:date="2026-01-01T00:00:00Z">
        <w:r>
          <w:t xml:space="preserve">there is exactly one such list of numbers.</w:t>
        </w:r>
      </w:ins>
    </w:p>
    <w:bookmarkEnd w:id="221"/>
    <w:bookmarkStart w:id="222" w:name="def-coordinate-vector"/>
    <w:p>
      <w:pPr>
        <w:pStyle w:val="BodyText"/>
      </w:pPr>
      <w:ins w:id="5572" w:author="PR Preview" w:date="2026-01-01T00:00:00Z">
        <w:r>
          <w:rPr>
            <w:b/>
            <w:bCs/>
          </w:rPr>
          <w:t xml:space="preserve">Definition 50 (Coordinate vector)</w:t>
        </w:r>
      </w:ins>
      <w:ins w:id="5573" w:author="PR Preview" w:date="2026-01-01T00:00:00Z">
        <w:r>
          <w:t xml:space="preserve"> </w:t>
        </w:r>
      </w:ins>
      <w:ins w:id="5574" w:author="PR Preview" w:date="2026-01-01T00:00:00Z">
        <w:r>
          <w:t xml:space="preserve">With</w:t>
        </w:r>
      </w:ins>
      <w:ins w:id="5575" w:author="PR Preview" w:date="2026-01-01T00:00:00Z">
        <w:r>
          <w:t xml:space="preserve"> </w:t>
        </w:r>
      </w:ins>
      <w:ins w:id="5576" w:author="PR Preview" w:date="2026-01-01T00:00:00Z">
        <w:r>
          <w:t xml:space="preserve">$\mathord{\smash[b]{\underset{\raise.3ex\hbox{$\scriptstyle\sim$}}{x}}\vphantom{x}}$</w:t>
        </w:r>
      </w:ins>
      <w:ins w:id="5577" w:author="PR Preview" w:date="2026-01-01T00:00:00Z">
        <w:r>
          <w:t xml:space="preserve"> </w:t>
        </w:r>
      </w:ins>
      <w:ins w:id="5578" w:author="PR Preview" w:date="2026-01-01T00:00:00Z">
        <w:r>
          <w:t xml:space="preserve">and its coordinates</w:t>
        </w:r>
      </w:ins>
      <w:ins w:id="5579" w:author="PR Preview" w:date="2026-01-01T00:00:00Z">
        <w:r>
          <w:t xml:space="preserve"> </w:t>
        </w:r>
      </w:ins>
      <m:oMath>
        <m:sSub>
          <m:e>
            <m:r>
              <m:t>c</m:t>
            </m:r>
          </m:e>
          <m:sub>
            <m:r>
              <m:t>1</m:t>
            </m:r>
          </m:sub>
        </m:sSub>
        <m:r>
          <m:rPr>
            <m:sty m:val="p"/>
          </m:rPr>
          <m:t>,</m:t>
        </m:r>
        <m:r>
          <m:rPr>
            <m:sty m:val="p"/>
          </m:rPr>
          <m:t>…</m:t>
        </m:r>
        <m:r>
          <m:rPr>
            <m:sty m:val="p"/>
          </m:rPr>
          <m:t>,</m:t>
        </m:r>
        <m:sSub>
          <m:e>
            <m:r>
              <m:t>c</m:t>
            </m:r>
          </m:e>
          <m:sub>
            <m:r>
              <m:t>k</m:t>
            </m:r>
          </m:sub>
        </m:sSub>
      </m:oMath>
      <w:ins w:id="5580" w:author="PR Preview" w:date="2026-01-01T00:00:00Z">
        <w:r>
          <w:t xml:space="preserve"> </w:t>
        </w:r>
      </w:ins>
      <w:ins w:id="5581" w:author="PR Preview" w:date="2026-01-01T00:00:00Z">
        <w:r>
          <w:t xml:space="preserve">as in</w:t>
        </w:r>
      </w:ins>
      <w:ins w:id="5582" w:author="PR Preview" w:date="2026-01-01T00:00:00Z">
        <w:r>
          <w:t xml:space="preserve"> </w:t>
        </w:r>
      </w:ins>
      <w:hyperlink w:anchor="def-coordinates">
        <w:ins w:id="5583" w:author="PR Preview" w:date="2026-01-01T00:00:00Z">
          <w:r>
            <w:rPr>
              <w:rStyle w:val="Hyperlink"/>
            </w:rPr>
            <w:t xml:space="preserve">Definition 49</w:t>
          </w:r>
        </w:ins>
      </w:hyperlink>
      <w:ins w:id="5584" w:author="PR Preview" w:date="2026-01-01T00:00:00Z">
        <w:r>
          <w:t xml:space="preserve">,</w:t>
        </w:r>
      </w:ins>
      <w:ins w:id="5585" w:author="PR Preview" w:date="2026-01-01T00:00:00Z">
        <w:r>
          <w:t xml:space="preserve"> </w:t>
        </w:r>
      </w:ins>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ins w:id="5586" w:author="PR Preview" w:date="2026-01-01T00:00:00Z">
        <w:r>
          <w:t xml:space="preserve"> </w:t>
        </w:r>
      </w:ins>
      <w:ins w:id="5587" w:author="PR Preview" w:date="2026-01-01T00:00:00Z">
        <w:r>
          <w:t xml:space="preserve">is the</w:t>
        </w:r>
      </w:ins>
      <w:ins w:id="5588" w:author="PR Preview" w:date="2026-01-01T00:00:00Z">
        <w:r>
          <w:t xml:space="preserve"> </w:t>
        </w:r>
      </w:ins>
      <w:ins w:id="5589" w:author="PR Preview" w:date="2026-01-01T00:00:00Z">
        <w:r>
          <w:rPr>
            <w:b/>
            <w:bCs/>
          </w:rPr>
          <w:t xml:space="preserve">coordinate vector</w:t>
        </w:r>
      </w:ins>
      <w:ins w:id="5590" w:author="PR Preview" w:date="2026-01-01T00:00:00Z">
        <w:r>
          <w:t xml:space="preserve"> </w:t>
        </w:r>
      </w:ins>
      <w:ins w:id="5591" w:author="PR Preview" w:date="2026-01-01T00:00:00Z">
        <w:r>
          <w:t xml:space="preserve">of</w:t>
        </w:r>
      </w:ins>
      <w:ins w:id="5592" w:author="PR Preview" w:date="2026-01-01T00:00:00Z">
        <w:r>
          <w:t xml:space="preserve"> </w:t>
        </w:r>
      </w:ins>
      <w:ins w:id="5593" w:author="PR Preview" w:date="2026-01-01T00:00:00Z">
        <w:r>
          <w:t xml:space="preserve">$\mathord{\smash[b]{\underset{\raise.3ex\hbox{$\scriptstyle\sim$}}{x}}\vphantom{x}}$</w:t>
        </w:r>
      </w:ins>
      <w:ins w:id="5594" w:author="PR Preview" w:date="2026-01-01T00:00:00Z">
        <w:r>
          <w:t xml:space="preserve">.</w:t>
        </w:r>
      </w:ins>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del w:id="5595" w:author="PR Preview" w:date="2026-01-01T00:00:00Z">
        <w:r>
          <w:rPr>
            <w:b/>
            <w:bCs/>
          </w:rPr>
          <w:delText xml:space="preserve">Theorem 27 (All bases of a subspace have the same number of vectors)</w:delText>
        </w:r>
      </w:del>
      <w:del w:id="5596" w:author="PR Preview" w:date="2026-01-01T00:00:00Z">
        <w:r>
          <w:delText xml:space="preserve"> </w:delText>
        </w:r>
      </w:del>
      <w:del w:id="5597" w:author="PR Preview" w:date="2026-01-01T00:00:00Z">
        <w:r>
          <w:delText xml:space="preserve">If</w:delText>
        </w:r>
      </w:del>
      <w:del w:id="5598" w:author="PR Preview" w:date="2026-01-01T00:00:00Z">
        <w:r>
          <w:delText xml:space="preserve"> </w:delText>
        </w:r>
      </w:del>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del w:id="5599" w:author="PR Preview" w:date="2026-01-01T00:00:00Z">
        <w:r>
          <w:delText xml:space="preserve"> </w:delText>
        </w:r>
      </w:del>
      <w:del w:id="5600" w:author="PR Preview" w:date="2026-01-01T00:00:00Z">
        <w:r>
          <w:delText xml:space="preserve">and</w:delText>
        </w:r>
      </w:del>
      <w:del w:id="5601" w:author="PR Preview" w:date="2026-01-01T00:00:00Z">
        <w:r>
          <w:delText xml:space="preserve"> </w:delText>
        </w:r>
      </w:del>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l</m:t>
            </m:r>
          </m:sub>
        </m:sSub>
      </m:oMath>
      <w:del w:id="5602" w:author="PR Preview" w:date="2026-01-01T00:00:00Z">
        <w:r>
          <w:delText xml:space="preserve"> </w:delText>
        </w:r>
      </w:del>
      <w:del w:id="5603" w:author="PR Preview" w:date="2026-01-01T00:00:00Z">
        <w:r>
          <w:delText xml:space="preserve">are both bases of a subspace</w:delText>
        </w:r>
      </w:del>
      <w:del w:id="5604" w:author="PR Preview" w:date="2026-01-01T00:00:00Z">
        <w:r>
          <w:delText xml:space="preserve"> </w:delText>
        </w:r>
      </w:del>
      <m:oMath>
        <m:r>
          <m:rPr>
            <m:scr m:val="script"/>
            <m:sty m:val="p"/>
          </m:rPr>
          <m:t>S</m:t>
        </m:r>
      </m:oMath>
      <w:del w:id="5605" w:author="PR Preview" w:date="2026-01-01T00:00:00Z">
        <w:r>
          <w:delText xml:space="preserve"> </w:delText>
        </w:r>
      </w:del>
      <w:del w:id="5606" w:author="PR Preview" w:date="2026-01-01T00:00:00Z">
        <w:r>
          <w:delText xml:space="preserve">of</w:delText>
        </w:r>
      </w:del>
      <w:del w:id="5607" w:author="PR Preview" w:date="2026-01-01T00:00:00Z">
        <w:r>
          <w:delText xml:space="preserve"> </w:delText>
        </w:r>
      </w:del>
      <m:oMath>
        <m:sSup>
          <m:e>
            <m:r>
              <m:rPr>
                <m:scr m:val="double-struck"/>
                <m:sty m:val="p"/>
              </m:rPr>
              <m:t>R</m:t>
            </m:r>
          </m:e>
          <m:sup>
            <m:r>
              <m:t>p</m:t>
            </m:r>
          </m:sup>
        </m:sSup>
      </m:oMath>
      <w:del w:id="5608" w:author="PR Preview" w:date="2026-01-01T00:00:00Z">
        <w:r>
          <w:delText xml:space="preserve"> </w:delText>
        </w:r>
      </w:del>
      <w:del w:id="5609" w:author="PR Preview" w:date="2026-01-01T00:00:00Z">
        <w:r>
          <w:delText xml:space="preserve">(</w:delText>
        </w:r>
      </w:del>
      <w:hyperlink w:anchor="def-basis">
        <w:del w:id="5610" w:author="PR Preview" w:date="2026-01-01T00:00:00Z">
          <w:r>
            <w:rPr>
              <w:rStyle w:val="Hyperlink"/>
            </w:rPr>
            <w:delText xml:space="preserve">Definition 48</w:delText>
          </w:r>
        </w:del>
      </w:hyperlink>
      <w:del w:id="5611" w:author="PR Preview" w:date="2026-01-01T00:00:00Z">
        <w:r>
          <w:delText xml:space="preserve">),</w:delText>
        </w:r>
      </w:del>
      <w:del w:id="5612" w:author="PR Preview" w:date="2026-01-01T00:00:00Z">
        <w:r>
          <w:delText xml:space="preserve"> </w:delText>
        </w:r>
      </w:del>
      <w:del w:id="5613" w:author="PR Preview" w:date="2026-01-01T00:00:00Z">
        <w:r>
          <w:delText xml:space="preserve">then</w:delText>
        </w:r>
      </w:del>
      <w:del w:id="5614" w:author="PR Preview" w:date="2026-01-01T00:00:00Z">
        <w:r>
          <w:delText xml:space="preserve"> </w:delText>
        </w:r>
      </w:del>
      <m:oMath>
        <m:r>
          <m:t>k</m:t>
        </m:r>
        <m:r>
          <m:rPr>
            <m:sty m:val="p"/>
          </m:rPr>
          <m:t>=</m:t>
        </m:r>
        <m:r>
          <m:t>l</m:t>
        </m:r>
      </m:oMath>
      <w:del w:id="5615" w:author="PR Preview" w:date="2026-01-01T00:00:00Z">
        <w:r>
          <w:delText xml:space="preserve">.</w:delText>
        </w:r>
      </w:del>
    </w:p>
    <w:p>
      <w:pPr>
        <w:pStyle w:val="BodyText"/>
      </w:pPr>
      <w:del w:id="5616" w:author="PR Preview" w:date="2026-01-01T00:00:00Z">
        <w:r>
          <w:rPr>
            <w:i/>
            <w:iCs/>
          </w:rPr>
          <w:delText xml:space="preserve">Proof</w:delText>
        </w:r>
      </w:del>
      <w:del w:id="5617" w:author="PR Preview" w:date="2026-01-01T00:00:00Z">
        <w:r>
          <w:delText xml:space="preserve">. </w:delText>
        </w:r>
      </w:del>
      <w:del w:id="5618" w:author="PR Preview" w:date="2026-01-01T00:00:00Z">
        <w:r>
          <w:delText xml:space="preserve">Let</w:delText>
        </w:r>
      </w:del>
      <w:del w:id="5619" w:author="PR Preview" w:date="2026-01-01T00:00:00Z">
        <w:r>
          <w:delText xml:space="preserve"> </w:delText>
        </w:r>
      </w:del>
      <m:oMath>
        <m:r>
          <m:rPr>
            <m:sty m:val="bi"/>
          </m:rPr>
          <m:t>A</m:t>
        </m:r>
      </m:oMath>
      <w:del w:id="5620" w:author="PR Preview" w:date="2026-01-01T00:00:00Z">
        <w:r>
          <w:delText xml:space="preserve"> </w:delText>
        </w:r>
      </w:del>
      <w:del w:id="5621" w:author="PR Preview" w:date="2026-01-01T00:00:00Z">
        <w:r>
          <w:delText xml:space="preserve">be the</w:delText>
        </w:r>
      </w:del>
      <w:del w:id="5622" w:author="PR Preview" w:date="2026-01-01T00:00:00Z">
        <w:r>
          <w:delText xml:space="preserve"> </w:delText>
        </w:r>
      </w:del>
      <m:oMath>
        <m:r>
          <m:t>p</m:t>
        </m:r>
        <m:r>
          <m:rPr>
            <m:sty m:val="p"/>
          </m:rPr>
          <m:t>×</m:t>
        </m:r>
        <m:r>
          <m:t>k</m:t>
        </m:r>
      </m:oMath>
      <w:del w:id="5623" w:author="PR Preview" w:date="2026-01-01T00:00:00Z">
        <w:r>
          <w:delText xml:space="preserve"> </w:delText>
        </w:r>
      </w:del>
      <w:del w:id="5624" w:author="PR Preview" w:date="2026-01-01T00:00:00Z">
        <w:r>
          <w:delText xml:space="preserve">matrix with columns</w:delText>
        </w:r>
      </w:del>
      <w:del w:id="5625" w:author="PR Preview" w:date="2026-01-01T00:00:00Z">
        <w:r>
          <w:delText xml:space="preserve"> </w:delText>
        </w:r>
      </w:del>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del w:id="5626" w:author="PR Preview" w:date="2026-01-01T00:00:00Z">
        <w:r>
          <w:delText xml:space="preserve">,</w:delText>
        </w:r>
      </w:del>
      <w:del w:id="5627" w:author="PR Preview" w:date="2026-01-01T00:00:00Z">
        <w:r>
          <w:delText xml:space="preserve"> </w:delText>
        </w:r>
      </w:del>
      <w:del w:id="5628" w:author="PR Preview" w:date="2026-01-01T00:00:00Z">
        <w:r>
          <w:delText xml:space="preserve">and</w:delText>
        </w:r>
      </w:del>
      <w:del w:id="5629" w:author="PR Preview" w:date="2026-01-01T00:00:00Z">
        <w:r>
          <w:delText xml:space="preserve"> </w:delText>
        </w:r>
      </w:del>
      <m:oMath>
        <m:r>
          <m:rPr>
            <m:sty m:val="bi"/>
          </m:rPr>
          <m:t>B</m:t>
        </m:r>
      </m:oMath>
      <w:del w:id="5630" w:author="PR Preview" w:date="2026-01-01T00:00:00Z">
        <w:r>
          <w:delText xml:space="preserve"> </w:delText>
        </w:r>
      </w:del>
      <w:del w:id="5631" w:author="PR Preview" w:date="2026-01-01T00:00:00Z">
        <w:r>
          <w:delText xml:space="preserve">the</w:delText>
        </w:r>
      </w:del>
      <w:del w:id="5632" w:author="PR Preview" w:date="2026-01-01T00:00:00Z">
        <w:r>
          <w:delText xml:space="preserve"> </w:delText>
        </w:r>
      </w:del>
      <m:oMath>
        <m:r>
          <m:t>p</m:t>
        </m:r>
        <m:r>
          <m:rPr>
            <m:sty m:val="p"/>
          </m:rPr>
          <m:t>×</m:t>
        </m:r>
        <m:r>
          <m:t>l</m:t>
        </m:r>
      </m:oMath>
      <w:del w:id="5633" w:author="PR Preview" w:date="2026-01-01T00:00:00Z">
        <w:r>
          <w:delText xml:space="preserve"> </w:delText>
        </w:r>
      </w:del>
      <w:del w:id="5634" w:author="PR Preview" w:date="2026-01-01T00:00:00Z">
        <w:r>
          <w:delText xml:space="preserve">matrix with columns</w:delText>
        </w:r>
      </w:del>
      <w:del w:id="5635" w:author="PR Preview" w:date="2026-01-01T00:00:00Z">
        <w:r>
          <w:delText xml:space="preserve"> </w:delText>
        </w:r>
      </w:del>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l</m:t>
            </m:r>
          </m:sub>
        </m:sSub>
      </m:oMath>
      <w:del w:id="5636" w:author="PR Preview" w:date="2026-01-01T00:00:00Z">
        <w:r>
          <w:delText xml:space="preserve">.</w:delText>
        </w:r>
      </w:del>
    </w:p>
    <w:p>
      <w:pPr>
        <w:pStyle w:val="BodyText"/>
      </w:pPr>
      <w:del w:id="5637" w:author="PR Preview" w:date="2026-01-01T00:00:00Z">
        <w:r>
          <w:rPr>
            <w:b/>
            <w:bCs/>
          </w:rPr>
          <w:delText xml:space="preserve">Write</w:delText>
        </w:r>
      </w:del>
      <w:del w:id="5638" w:author="PR Preview" w:date="2026-01-01T00:00:00Z">
        <w:r>
          <w:rPr>
            <w:b/>
            <w:bCs/>
          </w:rPr>
          <w:delText xml:space="preserve"> </w:delText>
        </w:r>
      </w:del>
      <m:oMath>
        <m:r>
          <m:rPr>
            <m:sty m:val="bi"/>
          </m:rPr>
          <m:t>A</m:t>
        </m:r>
      </m:oMath>
      <w:del w:id="5639" w:author="PR Preview" w:date="2026-01-01T00:00:00Z">
        <w:r>
          <w:rPr>
            <w:b/>
            <w:bCs/>
          </w:rPr>
          <w:delText xml:space="preserve"> </w:delText>
        </w:r>
      </w:del>
      <w:del w:id="5640" w:author="PR Preview" w:date="2026-01-01T00:00:00Z">
        <w:r>
          <w:rPr>
            <w:b/>
            <w:bCs/>
          </w:rPr>
          <w:delText xml:space="preserve">in terms of</w:delText>
        </w:r>
      </w:del>
      <w:del w:id="5641" w:author="PR Preview" w:date="2026-01-01T00:00:00Z">
        <w:r>
          <w:rPr>
            <w:b/>
            <w:bCs/>
          </w:rPr>
          <w:delText xml:space="preserve"> </w:delText>
        </w:r>
      </w:del>
      <m:oMath>
        <m:r>
          <m:rPr>
            <m:sty m:val="bi"/>
          </m:rPr>
          <m:t>B</m:t>
        </m:r>
      </m:oMath>
      <w:del w:id="5642" w:author="PR Preview" w:date="2026-01-01T00:00:00Z">
        <w:r>
          <w:rPr>
            <w:b/>
            <w:bCs/>
          </w:rPr>
          <w:delText xml:space="preserve">.</w:delText>
        </w:r>
      </w:del>
      <w:del w:id="5643" w:author="PR Preview" w:date="2026-01-01T00:00:00Z">
        <w:r>
          <w:delText xml:space="preserve"> </w:delText>
        </w:r>
      </w:del>
      <w:del w:id="5644" w:author="PR Preview" w:date="2026-01-01T00:00:00Z">
        <w:r>
          <w:delText xml:space="preserve">Each</w:delText>
        </w:r>
      </w:del>
      <w:del w:id="5645" w:author="PR Preview" w:date="2026-01-01T00:00:00Z">
        <w:r>
          <w:delText xml:space="preserve"> </w:delText>
        </w:r>
      </w:del>
      <m:oMath>
        <m:sSub>
          <m:e>
            <m:limLow>
              <m:e>
                <m:r>
                  <m:t>a</m:t>
                </m:r>
              </m:e>
              <m:lim>
                <m:r>
                  <m:rPr>
                    <m:sty m:val="p"/>
                  </m:rPr>
                  <m:t>∼</m:t>
                </m:r>
              </m:lim>
            </m:limLow>
          </m:e>
          <m:sub>
            <m:r>
              <m:t>j</m:t>
            </m:r>
          </m:sub>
        </m:sSub>
      </m:oMath>
      <w:del w:id="5646" w:author="PR Preview" w:date="2026-01-01T00:00:00Z">
        <w:r>
          <w:delText xml:space="preserve"> </w:delText>
        </w:r>
      </w:del>
      <w:del w:id="5647" w:author="PR Preview" w:date="2026-01-01T00:00:00Z">
        <w:r>
          <w:delText xml:space="preserve">is in</w:delText>
        </w:r>
      </w:del>
      <w:del w:id="5648" w:author="PR Preview" w:date="2026-01-01T00:00:00Z">
        <w:r>
          <w:delText xml:space="preserve"> </w:delText>
        </w:r>
      </w:del>
      <m:oMath>
        <m:r>
          <m:rPr>
            <m:scr m:val="script"/>
            <m:sty m:val="p"/>
          </m:rPr>
          <m:t>S</m:t>
        </m:r>
      </m:oMath>
      <w:del w:id="5649" w:author="PR Preview" w:date="2026-01-01T00:00:00Z">
        <w:r>
          <w:delText xml:space="preserve">,</w:delText>
        </w:r>
      </w:del>
      <w:del w:id="5650" w:author="PR Preview" w:date="2026-01-01T00:00:00Z">
        <w:r>
          <w:delText xml:space="preserve"> </w:delText>
        </w:r>
      </w:del>
      <w:del w:id="5651" w:author="PR Preview" w:date="2026-01-01T00:00:00Z">
        <w:r>
          <w:delText xml:space="preserve">and the</w:delText>
        </w:r>
      </w:del>
      <w:del w:id="5652" w:author="PR Preview" w:date="2026-01-01T00:00:00Z">
        <w:r>
          <w:delText xml:space="preserve"> </w:delText>
        </w:r>
      </w:del>
      <m:oMath>
        <m:limLow>
          <m:e>
            <m:r>
              <m:t>b</m:t>
            </m:r>
          </m:e>
          <m:lim>
            <m:r>
              <m:rPr>
                <m:sty m:val="p"/>
              </m:rPr>
              <m:t>∼</m:t>
            </m:r>
          </m:lim>
        </m:limLow>
      </m:oMath>
      <w:del w:id="5653" w:author="PR Preview" w:date="2026-01-01T00:00:00Z">
        <w:r>
          <w:delText xml:space="preserve">’s span</w:delText>
        </w:r>
      </w:del>
      <w:del w:id="5654" w:author="PR Preview" w:date="2026-01-01T00:00:00Z">
        <w:r>
          <w:delText xml:space="preserve"> </w:delText>
        </w:r>
      </w:del>
      <m:oMath>
        <m:r>
          <m:rPr>
            <m:scr m:val="script"/>
            <m:sty m:val="p"/>
          </m:rPr>
          <m:t>S</m:t>
        </m:r>
      </m:oMath>
      <w:del w:id="5655" w:author="PR Preview" w:date="2026-01-01T00:00:00Z">
        <w:r>
          <w:delText xml:space="preserve"> </w:delText>
        </w:r>
      </w:del>
      <w:del w:id="5656" w:author="PR Preview" w:date="2026-01-01T00:00:00Z">
        <w:r>
          <w:delText xml:space="preserve">(</w:delText>
        </w:r>
      </w:del>
      <w:hyperlink w:anchor="def-span">
        <w:del w:id="5657" w:author="PR Preview" w:date="2026-01-01T00:00:00Z">
          <w:r>
            <w:rPr>
              <w:rStyle w:val="Hyperlink"/>
            </w:rPr>
            <w:delText xml:space="preserve">Definition 47</w:delText>
          </w:r>
        </w:del>
      </w:hyperlink>
      <w:del w:id="5658" w:author="PR Preview" w:date="2026-01-01T00:00:00Z">
        <w:r>
          <w:delText xml:space="preserve">),</w:delText>
        </w:r>
      </w:del>
      <w:del w:id="5659" w:author="PR Preview" w:date="2026-01-01T00:00:00Z">
        <w:r>
          <w:delText xml:space="preserve"> </w:delText>
        </w:r>
      </w:del>
      <w:del w:id="5660" w:author="PR Preview" w:date="2026-01-01T00:00:00Z">
        <w:r>
          <w:delText xml:space="preserve">so</w:delText>
        </w:r>
      </w:del>
      <w:del w:id="5661" w:author="PR Preview" w:date="2026-01-01T00:00:00Z">
        <w:r>
          <w:delText xml:space="preserve"> </w:delText>
        </w:r>
      </w:del>
      <m:oMath>
        <m:sSub>
          <m:e>
            <m:limLow>
              <m:e>
                <m:r>
                  <m:t>a</m:t>
                </m:r>
              </m:e>
              <m:lim>
                <m:r>
                  <m:rPr>
                    <m:sty m:val="p"/>
                  </m:rPr>
                  <m:t>∼</m:t>
                </m:r>
              </m:lim>
            </m:limLow>
          </m:e>
          <m:sub>
            <m:r>
              <m:t>j</m:t>
            </m:r>
          </m:sub>
        </m:sSub>
        <m:r>
          <m:rPr>
            <m:sty m:val="p"/>
          </m:rPr>
          <m:t>=</m:t>
        </m:r>
        <m:r>
          <m:rPr>
            <m:sty m:val="bi"/>
          </m:rPr>
          <m:t>B</m:t>
        </m:r>
        <m:sSub>
          <m:e>
            <m:limLow>
              <m:e>
                <m:r>
                  <m:t>c</m:t>
                </m:r>
              </m:e>
              <m:lim>
                <m:r>
                  <m:rPr>
                    <m:sty m:val="p"/>
                  </m:rPr>
                  <m:t>∼</m:t>
                </m:r>
              </m:lim>
            </m:limLow>
          </m:e>
          <m:sub>
            <m:r>
              <m:t>j</m:t>
            </m:r>
          </m:sub>
        </m:sSub>
      </m:oMath>
      <w:del w:id="5662" w:author="PR Preview" w:date="2026-01-01T00:00:00Z">
        <w:r>
          <w:delText xml:space="preserve"> </w:delText>
        </w:r>
      </w:del>
      <w:del w:id="5663" w:author="PR Preview" w:date="2026-01-01T00:00:00Z">
        <w:r>
          <w:delText xml:space="preserve">for some</w:delText>
        </w:r>
      </w:del>
      <w:del w:id="5664" w:author="PR Preview" w:date="2026-01-01T00:00:00Z">
        <w:r>
          <w:delText xml:space="preserve"> </w:delText>
        </w:r>
      </w:del>
      <m:oMath>
        <m:sSub>
          <m:e>
            <m:limLow>
              <m:e>
                <m:r>
                  <m:t>c</m:t>
                </m:r>
              </m:e>
              <m:lim>
                <m:r>
                  <m:rPr>
                    <m:sty m:val="p"/>
                  </m:rPr>
                  <m:t>∼</m:t>
                </m:r>
              </m:lim>
            </m:limLow>
          </m:e>
          <m:sub>
            <m:r>
              <m:t>j</m:t>
            </m:r>
          </m:sub>
        </m:sSub>
        <m:r>
          <m:rPr>
            <m:sty m:val="p"/>
          </m:rPr>
          <m:t>∈</m:t>
        </m:r>
        <m:sSup>
          <m:e>
            <m:r>
              <m:rPr>
                <m:scr m:val="double-struck"/>
                <m:sty m:val="p"/>
              </m:rPr>
              <m:t>R</m:t>
            </m:r>
          </m:e>
          <m:sup>
            <m:r>
              <m:t>l</m:t>
            </m:r>
          </m:sup>
        </m:sSup>
      </m:oMath>
      <w:del w:id="5665" w:author="PR Preview" w:date="2026-01-01T00:00:00Z">
        <w:r>
          <w:delText xml:space="preserve"> </w:delText>
        </w:r>
      </w:del>
      <w:del w:id="5666" w:author="PR Preview" w:date="2026-01-01T00:00:00Z">
        <w:r>
          <w:delText xml:space="preserve">(</w:delText>
        </w:r>
      </w:del>
      <w:hyperlink w:anchor="def-matvec-mult">
        <w:del w:id="5667" w:author="PR Preview" w:date="2026-01-01T00:00:00Z">
          <w:r>
            <w:rPr>
              <w:rStyle w:val="Hyperlink"/>
            </w:rPr>
            <w:delText xml:space="preserve">Definition 32</w:delText>
          </w:r>
        </w:del>
      </w:hyperlink>
      <w:del w:id="5668" w:author="PR Preview" w:date="2026-01-01T00:00:00Z">
        <w:r>
          <w:delText xml:space="preserve">).</w:delText>
        </w:r>
      </w:del>
      <w:del w:id="5669" w:author="PR Preview" w:date="2026-01-01T00:00:00Z">
        <w:r>
          <w:delText xml:space="preserve"> </w:delText>
        </w:r>
      </w:del>
      <w:del w:id="5670" w:author="PR Preview" w:date="2026-01-01T00:00:00Z">
        <w:r>
          <w:delText xml:space="preserve">Let</w:delText>
        </w:r>
      </w:del>
      <w:del w:id="5671" w:author="PR Preview" w:date="2026-01-01T00:00:00Z">
        <w:r>
          <w:delText xml:space="preserve"> </w:delText>
        </w:r>
      </w:del>
      <m:oMath>
        <m:r>
          <m:rPr>
            <m:sty m:val="bi"/>
          </m:rPr>
          <m:t>C</m:t>
        </m:r>
      </m:oMath>
      <w:del w:id="5672" w:author="PR Preview" w:date="2026-01-01T00:00:00Z">
        <w:r>
          <w:delText xml:space="preserve"> </w:delText>
        </w:r>
      </w:del>
      <w:del w:id="5673" w:author="PR Preview" w:date="2026-01-01T00:00:00Z">
        <w:r>
          <w:delText xml:space="preserve">be the</w:delText>
        </w:r>
      </w:del>
      <w:del w:id="5674" w:author="PR Preview" w:date="2026-01-01T00:00:00Z">
        <w:r>
          <w:delText xml:space="preserve"> </w:delText>
        </w:r>
      </w:del>
      <m:oMath>
        <m:r>
          <m:t>l</m:t>
        </m:r>
        <m:r>
          <m:rPr>
            <m:sty m:val="p"/>
          </m:rPr>
          <m:t>×</m:t>
        </m:r>
        <m:r>
          <m:t>k</m:t>
        </m:r>
      </m:oMath>
      <w:del w:id="5675" w:author="PR Preview" w:date="2026-01-01T00:00:00Z">
        <w:r>
          <w:delText xml:space="preserve"> </w:delText>
        </w:r>
      </w:del>
      <w:del w:id="5676" w:author="PR Preview" w:date="2026-01-01T00:00:00Z">
        <w:r>
          <w:delText xml:space="preserve">matrix with columns</w:delText>
        </w:r>
      </w:del>
      <w:del w:id="5677" w:author="PR Preview" w:date="2026-01-01T00:00:00Z">
        <w:r>
          <w:delText xml:space="preserve"> </w:delText>
        </w:r>
      </w:del>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k</m:t>
            </m:r>
          </m:sub>
        </m:sSub>
      </m:oMath>
      <w:del w:id="5678" w:author="PR Preview" w:date="2026-01-01T00:00:00Z">
        <w:r>
          <w:delText xml:space="preserve">.</w:delText>
        </w:r>
      </w:del>
      <w:del w:id="5679" w:author="PR Preview" w:date="2026-01-01T00:00:00Z">
        <w:r>
          <w:delText xml:space="preserve"> </w:delText>
        </w:r>
      </w:del>
      <w:del w:id="5680" w:author="PR Preview" w:date="2026-01-01T00:00:00Z">
        <w:r>
          <w:delText xml:space="preserve">Then</w:delText>
        </w:r>
      </w:del>
      <w:del w:id="5681" w:author="PR Preview" w:date="2026-01-01T00:00:00Z">
        <w:r>
          <w:delText xml:space="preserve"> </w:delText>
        </w:r>
      </w:del>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del w:id="5682" w:author="PR Preview" w:date="2026-01-01T00:00:00Z">
        <w:r>
          <w:delText xml:space="preserve">,</w:delText>
        </w:r>
      </w:del>
      <w:del w:id="5683" w:author="PR Preview" w:date="2026-01-01T00:00:00Z">
        <w:r>
          <w:delText xml:space="preserve"> </w:delText>
        </w:r>
      </w:del>
      <w:del w:id="5684" w:author="PR Preview" w:date="2026-01-01T00:00:00Z">
        <w:r>
          <w:delText xml:space="preserve">because column</w:delText>
        </w:r>
      </w:del>
      <w:del w:id="5685" w:author="PR Preview" w:date="2026-01-01T00:00:00Z">
        <w:r>
          <w:delText xml:space="preserve"> </w:delText>
        </w:r>
      </w:del>
      <m:oMath>
        <m:r>
          <m:t>j</m:t>
        </m:r>
      </m:oMath>
      <w:del w:id="5686" w:author="PR Preview" w:date="2026-01-01T00:00:00Z">
        <w:r>
          <w:delText xml:space="preserve"> </w:delText>
        </w:r>
      </w:del>
      <w:del w:id="5687" w:author="PR Preview" w:date="2026-01-01T00:00:00Z">
        <w:r>
          <w:delText xml:space="preserve">of</w:delText>
        </w:r>
      </w:del>
      <w:del w:id="5688" w:author="PR Preview" w:date="2026-01-01T00:00:00Z">
        <w:r>
          <w:delText xml:space="preserve"> </w:delText>
        </w:r>
      </w:del>
      <m:oMath>
        <m:r>
          <m:rPr>
            <m:sty m:val="bi"/>
          </m:rPr>
          <m:t>B</m:t>
        </m:r>
        <m:r>
          <m:rPr>
            <m:sty m:val="bi"/>
          </m:rPr>
          <m:t>C</m:t>
        </m:r>
      </m:oMath>
      <w:del w:id="5689" w:author="PR Preview" w:date="2026-01-01T00:00:00Z">
        <w:r>
          <w:delText xml:space="preserve"> </w:delText>
        </w:r>
      </w:del>
      <w:del w:id="5690" w:author="PR Preview" w:date="2026-01-01T00:00:00Z">
        <w:r>
          <w:delText xml:space="preserve">is</w:delText>
        </w:r>
      </w:del>
      <w:del w:id="5691" w:author="PR Preview" w:date="2026-01-01T00:00:00Z">
        <w:r>
          <w:delText xml:space="preserve"> </w:delText>
        </w:r>
      </w:del>
      <m:oMath>
        <m:r>
          <m:rPr>
            <m:sty m:val="bi"/>
          </m:rPr>
          <m:t>B</m:t>
        </m:r>
        <m:sSub>
          <m:e>
            <m:limLow>
              <m:e>
                <m:r>
                  <m:t>c</m:t>
                </m:r>
              </m:e>
              <m:lim>
                <m:r>
                  <m:rPr>
                    <m:sty m:val="p"/>
                  </m:rPr>
                  <m:t>∼</m:t>
                </m:r>
              </m:lim>
            </m:limLow>
          </m:e>
          <m:sub>
            <m:r>
              <m:t>j</m:t>
            </m:r>
          </m:sub>
        </m:sSub>
      </m:oMath>
      <w:del w:id="5692" w:author="PR Preview" w:date="2026-01-01T00:00:00Z">
        <w:r>
          <w:delText xml:space="preserve">.</w:delText>
        </w:r>
      </w:del>
    </w:p>
    <w:p>
      <w:pPr>
        <w:pStyle w:val="BodyText"/>
      </w:pPr>
      <w:del w:id="5693" w:author="PR Preview" w:date="2026-01-01T00:00:00Z">
        <w:r>
          <w:rPr>
            <w:b/>
            <w:bCs/>
          </w:rPr>
          <w:delText xml:space="preserve">The columns of</w:delText>
        </w:r>
      </w:del>
      <w:del w:id="5694" w:author="PR Preview" w:date="2026-01-01T00:00:00Z">
        <w:r>
          <w:rPr>
            <w:b/>
            <w:bCs/>
          </w:rPr>
          <w:delText xml:space="preserve"> </w:delText>
        </w:r>
      </w:del>
      <m:oMath>
        <m:r>
          <m:rPr>
            <m:sty m:val="bi"/>
          </m:rPr>
          <m:t>C</m:t>
        </m:r>
      </m:oMath>
      <w:del w:id="5695" w:author="PR Preview" w:date="2026-01-01T00:00:00Z">
        <w:r>
          <w:rPr>
            <w:b/>
            <w:bCs/>
          </w:rPr>
          <w:delText xml:space="preserve"> </w:delText>
        </w:r>
      </w:del>
      <w:del w:id="5696" w:author="PR Preview" w:date="2026-01-01T00:00:00Z">
        <w:r>
          <w:rPr>
            <w:b/>
            <w:bCs/>
          </w:rPr>
          <w:delText xml:space="preserve">are linearly independent.</w:delText>
        </w:r>
      </w:del>
      <w:del w:id="5697" w:author="PR Preview" w:date="2026-01-01T00:00:00Z">
        <w:r>
          <w:delText xml:space="preserve"> </w:delText>
        </w:r>
      </w:del>
      <w:del w:id="5698" w:author="PR Preview" w:date="2026-01-01T00:00:00Z">
        <w:r>
          <w:delText xml:space="preserve">Suppose</w:delText>
        </w:r>
      </w:del>
      <w:del w:id="5699" w:author="PR Preview" w:date="2026-01-01T00:00:00Z">
        <w:r>
          <w:delText xml:space="preserve"> </w:delText>
        </w:r>
      </w:del>
      <m:oMath>
        <m:r>
          <m:rPr>
            <m:sty m:val="bi"/>
          </m:rPr>
          <m:t>C</m:t>
        </m:r>
        <m:limLow>
          <m:e>
            <m:r>
              <m:t>x</m:t>
            </m:r>
          </m:e>
          <m:lim>
            <m:r>
              <m:rPr>
                <m:sty m:val="p"/>
              </m:rPr>
              <m:t>∼</m:t>
            </m:r>
          </m:lim>
        </m:limLow>
        <m:r>
          <m:rPr>
            <m:sty m:val="p"/>
          </m:rPr>
          <m:t>=</m:t>
        </m:r>
        <m:limLow>
          <m:e>
            <m:r>
              <m:t>0</m:t>
            </m:r>
          </m:e>
          <m:lim>
            <m:r>
              <m:rPr>
                <m:sty m:val="p"/>
              </m:rPr>
              <m:t>∼</m:t>
            </m:r>
          </m:lim>
        </m:limLow>
      </m:oMath>
      <w:del w:id="5700" w:author="PR Preview" w:date="2026-01-01T00:00:00Z">
        <w:r>
          <w:delText xml:space="preserve"> </w:delText>
        </w:r>
      </w:del>
      <w:del w:id="5701" w:author="PR Preview" w:date="2026-01-01T00:00:00Z">
        <w:r>
          <w:delText xml:space="preserve">for some</w:delText>
        </w:r>
      </w:del>
      <w:del w:id="5702" w:author="PR Preview" w:date="2026-01-01T00:00:00Z">
        <w:r>
          <w:delText xml:space="preserve"> </w:delText>
        </w:r>
      </w:del>
      <m:oMath>
        <m:limLow>
          <m:e>
            <m:r>
              <m:t>x</m:t>
            </m:r>
          </m:e>
          <m:lim>
            <m:r>
              <m:rPr>
                <m:sty m:val="p"/>
              </m:rPr>
              <m:t>∼</m:t>
            </m:r>
          </m:lim>
        </m:limLow>
        <m:r>
          <m:rPr>
            <m:sty m:val="p"/>
          </m:rPr>
          <m:t>∈</m:t>
        </m:r>
        <m:sSup>
          <m:e>
            <m:r>
              <m:rPr>
                <m:scr m:val="double-struck"/>
                <m:sty m:val="p"/>
              </m:rPr>
              <m:t>R</m:t>
            </m:r>
          </m:e>
          <m:sup>
            <m:r>
              <m:t>k</m:t>
            </m:r>
          </m:sup>
        </m:sSup>
      </m:oMath>
      <w:del w:id="5703" w:author="PR Preview" w:date="2026-01-01T00:00:00Z">
        <w:r>
          <w:delText xml:space="preserve">.</w:delText>
        </w:r>
      </w:del>
      <w:del w:id="5704" w:author="PR Preview" w:date="2026-01-01T00:00:00Z">
        <w:r>
          <w:delText xml:space="preserve"> </w:delText>
        </w:r>
      </w:del>
      <w:del w:id="5705" w:author="PR Preview" w:date="2026-01-01T00:00:00Z">
        <w:r>
          <w:delText xml:space="preserve">Then</w:delText>
        </w:r>
      </w:del>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p"/>
                </m:rPr>
                <m:t>(</m:t>
              </m:r>
              <m:r>
                <m:rPr>
                  <m:sty m:val="bi"/>
                </m:rPr>
                <m:t>B</m:t>
              </m:r>
              <m:r>
                <m:rPr>
                  <m:sty m:val="bi"/>
                </m:rPr>
                <m:t>C</m:t>
              </m:r>
              <m:r>
                <m:rPr>
                  <m:sty m:val="p"/>
                </m:rPr>
                <m:t>)</m:t>
              </m:r>
              <m:r>
                <m:t> </m:t>
              </m:r>
              <m:limLow>
                <m:e>
                  <m:r>
                    <m:t>x</m:t>
                  </m:r>
                </m:e>
                <m:lim>
                  <m:r>
                    <m:rPr>
                      <m:sty m:val="p"/>
                    </m:rPr>
                    <m:t>∼</m:t>
                  </m:r>
                </m:lim>
              </m:limLow>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limLow>
                <m:e>
                  <m:r>
                    <m:t>0</m:t>
                  </m:r>
                </m:e>
                <m:lim>
                  <m:r>
                    <m:rPr>
                      <m:sty m:val="p"/>
                    </m:rPr>
                    <m:t>∼</m:t>
                  </m:r>
                </m:lim>
              </m:limLow>
              <m:r>
                <m:t>&amp;</m:t>
              </m:r>
              <m:r>
                <m:t>&amp;</m:t>
              </m:r>
              <m:r>
                <m:rPr>
                  <m:nor/>
                  <m:sty m:val="p"/>
                </m:rPr>
                <m:t>(substitute </m:t>
              </m:r>
              <m:r>
                <m:rPr>
                  <m:sty m:val="bi"/>
                </m:rPr>
                <m:t>C</m:t>
              </m:r>
              <m:limLow>
                <m:e>
                  <m:r>
                    <m:t>x</m:t>
                  </m:r>
                </m:e>
                <m:lim>
                  <m:r>
                    <m:rPr>
                      <m:sty m:val="p"/>
                    </m:rPr>
                    <m:t>∼</m:t>
                  </m:r>
                </m:lim>
              </m:limLow>
              <m:r>
                <m:rPr>
                  <m:sty m:val="p"/>
                </m:rPr>
                <m:t>=</m:t>
              </m:r>
              <m:limLow>
                <m:e>
                  <m:r>
                    <m:t>0</m:t>
                  </m:r>
                </m:e>
                <m:lim>
                  <m:r>
                    <m:rPr>
                      <m:sty m:val="p"/>
                    </m:rPr>
                    <m:t>∼</m:t>
                  </m:r>
                </m:lim>
              </m:limLow>
              <m:r>
                <m:rPr>
                  <m:nor/>
                  <m:sty m:val="p"/>
                </m:rPr>
                <m:t>)</m:t>
              </m:r>
            </m:e>
            <m:e>
              <m:r>
                <m:t>&amp;</m:t>
              </m:r>
              <m:r>
                <m:rPr>
                  <m:sty m:val="p"/>
                </m:rPr>
                <m:t>=</m:t>
              </m:r>
              <m:limLow>
                <m:e>
                  <m:r>
                    <m:t>0</m:t>
                  </m:r>
                </m:e>
                <m:lim>
                  <m:r>
                    <m:rPr>
                      <m:sty m:val="p"/>
                    </m:rPr>
                    <m:t>∼</m:t>
                  </m:r>
                </m:lim>
              </m:limLow>
              <m:r>
                <m:t>&amp;</m:t>
              </m:r>
              <m:r>
                <m:t>&amp;</m:t>
              </m:r>
              <m:r>
                <m:rPr>
                  <m:nor/>
                  <m:sty m:val="p"/>
                </m:rPr>
                <m:t>(a matrix times the zero vector is </m:t>
              </m:r>
              <m:limLow>
                <m:e>
                  <m:r>
                    <m:t>0</m:t>
                  </m:r>
                </m:e>
                <m:lim>
                  <m:r>
                    <m:rPr>
                      <m:sty m:val="p"/>
                    </m:rPr>
                    <m:t>∼</m:t>
                  </m:r>
                </m:lim>
              </m:limLow>
              <m:r>
                <m:rPr>
                  <m:nor/>
                  <m:sty m:val="p"/>
                </m:rPr>
                <m:t>)</m:t>
              </m:r>
            </m:e>
          </m:eqArr>
        </m:oMath>
      </m:oMathPara>
    </w:p>
    <w:p>
      <w:pPr>
        <w:pStyle w:val="FirstParagraph"/>
      </w:pPr>
      <m:oMath>
        <m:r>
          <m:rPr>
            <m:sty m:val="bi"/>
          </m:rPr>
          <m:t>A</m:t>
        </m:r>
        <m:limLow>
          <m:e>
            <m:r>
              <m:t>x</m:t>
            </m:r>
          </m:e>
          <m:lim>
            <m:r>
              <m:rPr>
                <m:sty m:val="p"/>
              </m:rPr>
              <m:t>∼</m:t>
            </m:r>
          </m:lim>
        </m:limLow>
      </m:oMath>
      <w:del w:id="5706" w:author="PR Preview" w:date="2026-01-01T00:00:00Z">
        <w:r>
          <w:delText xml:space="preserve"> </w:delText>
        </w:r>
      </w:del>
      <w:del w:id="5707" w:author="PR Preview" w:date="2026-01-01T00:00:00Z">
        <w:r>
          <w:delText xml:space="preserve">is the combination</w:delText>
        </w:r>
      </w:del>
      <w:del w:id="5708" w:author="PR Preview" w:date="2026-01-01T00:00:00Z">
        <w:r>
          <w:delText xml:space="preserve"> </w:delText>
        </w:r>
      </w:del>
      <m:oMath>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k</m:t>
            </m:r>
          </m:sub>
        </m:sSub>
        <m:sSub>
          <m:e>
            <m:limLow>
              <m:e>
                <m:r>
                  <m:t>a</m:t>
                </m:r>
              </m:e>
              <m:lim>
                <m:r>
                  <m:rPr>
                    <m:sty m:val="p"/>
                  </m:rPr>
                  <m:t>∼</m:t>
                </m:r>
              </m:lim>
            </m:limLow>
          </m:e>
          <m:sub>
            <m:r>
              <m:t>k</m:t>
            </m:r>
          </m:sub>
        </m:sSub>
      </m:oMath>
      <w:del w:id="5709" w:author="PR Preview" w:date="2026-01-01T00:00:00Z">
        <w:r>
          <w:delText xml:space="preserve"> </w:delText>
        </w:r>
      </w:del>
      <w:del w:id="5710" w:author="PR Preview" w:date="2026-01-01T00:00:00Z">
        <w:r>
          <w:delText xml:space="preserve">(</w:delText>
        </w:r>
      </w:del>
      <w:hyperlink w:anchor="thm-matvec-columns">
        <w:del w:id="5711" w:author="PR Preview" w:date="2026-01-01T00:00:00Z">
          <w:r>
            <w:rPr>
              <w:rStyle w:val="Hyperlink"/>
            </w:rPr>
            <w:delText xml:space="preserve">Theorem 23</w:delText>
          </w:r>
        </w:del>
      </w:hyperlink>
      <w:del w:id="5712" w:author="PR Preview" w:date="2026-01-01T00:00:00Z">
        <w:r>
          <w:delText xml:space="preserve">),</w:delText>
        </w:r>
      </w:del>
      <w:del w:id="5713" w:author="PR Preview" w:date="2026-01-01T00:00:00Z">
        <w:r>
          <w:delText xml:space="preserve"> </w:delText>
        </w:r>
      </w:del>
      <w:del w:id="5714" w:author="PR Preview" w:date="2026-01-01T00:00:00Z">
        <w:r>
          <w:delText xml:space="preserve">and the</w:delText>
        </w:r>
      </w:del>
      <w:del w:id="5715" w:author="PR Preview" w:date="2026-01-01T00:00:00Z">
        <w:r>
          <w:delText xml:space="preserve"> </w:delText>
        </w:r>
      </w:del>
      <m:oMath>
        <m:limLow>
          <m:e>
            <m:r>
              <m:t>a</m:t>
            </m:r>
          </m:e>
          <m:lim>
            <m:r>
              <m:rPr>
                <m:sty m:val="p"/>
              </m:rPr>
              <m:t>∼</m:t>
            </m:r>
          </m:lim>
        </m:limLow>
      </m:oMath>
      <w:del w:id="5716" w:author="PR Preview" w:date="2026-01-01T00:00:00Z">
        <w:r>
          <w:delText xml:space="preserve">’s are linearly independent (</w:delText>
        </w:r>
      </w:del>
      <w:hyperlink w:anchor="def-linearly-independent">
        <w:del w:id="5717" w:author="PR Preview" w:date="2026-01-01T00:00:00Z">
          <w:r>
            <w:rPr>
              <w:rStyle w:val="Hyperlink"/>
            </w:rPr>
            <w:delText xml:space="preserve">Definition 43</w:delText>
          </w:r>
        </w:del>
      </w:hyperlink>
      <w:del w:id="5718" w:author="PR Preview" w:date="2026-01-01T00:00:00Z">
        <w:r>
          <w:delText xml:space="preserve">),</w:delText>
        </w:r>
      </w:del>
      <w:del w:id="5719" w:author="PR Preview" w:date="2026-01-01T00:00:00Z">
        <w:r>
          <w:delText xml:space="preserve"> </w:delText>
        </w:r>
      </w:del>
      <w:del w:id="5720" w:author="PR Preview" w:date="2026-01-01T00:00:00Z">
        <w:r>
          <w:delText xml:space="preserve">so</w:delText>
        </w:r>
      </w:del>
      <w:del w:id="5721"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5722" w:author="PR Preview" w:date="2026-01-01T00:00:00Z">
        <w:r>
          <w:delText xml:space="preserve">.</w:delText>
        </w:r>
      </w:del>
      <w:del w:id="5723" w:author="PR Preview" w:date="2026-01-01T00:00:00Z">
        <w:r>
          <w:delText xml:space="preserve"> </w:delText>
        </w:r>
      </w:del>
      <w:del w:id="5724" w:author="PR Preview" w:date="2026-01-01T00:00:00Z">
        <w:r>
          <w:delText xml:space="preserve">So the only combination of the columns of</w:delText>
        </w:r>
      </w:del>
      <w:del w:id="5725" w:author="PR Preview" w:date="2026-01-01T00:00:00Z">
        <w:r>
          <w:delText xml:space="preserve"> </w:delText>
        </w:r>
      </w:del>
      <m:oMath>
        <m:r>
          <m:rPr>
            <m:sty m:val="bi"/>
          </m:rPr>
          <m:t>C</m:t>
        </m:r>
      </m:oMath>
      <w:del w:id="5726" w:author="PR Preview" w:date="2026-01-01T00:00:00Z">
        <w:r>
          <w:delText xml:space="preserve"> </w:delText>
        </w:r>
      </w:del>
      <w:del w:id="5727" w:author="PR Preview" w:date="2026-01-01T00:00:00Z">
        <w:r>
          <w:delText xml:space="preserve">that equals</w:delText>
        </w:r>
      </w:del>
      <w:del w:id="5728" w:author="PR Preview" w:date="2026-01-01T00:00:00Z">
        <w:r>
          <w:delText xml:space="preserve"> </w:delText>
        </w:r>
      </w:del>
      <m:oMath>
        <m:limLow>
          <m:e>
            <m:r>
              <m:t>0</m:t>
            </m:r>
          </m:e>
          <m:lim>
            <m:r>
              <m:rPr>
                <m:sty m:val="p"/>
              </m:rPr>
              <m:t>∼</m:t>
            </m:r>
          </m:lim>
        </m:limLow>
      </m:oMath>
      <w:del w:id="5729" w:author="PR Preview" w:date="2026-01-01T00:00:00Z">
        <w:r>
          <w:delText xml:space="preserve"> </w:delText>
        </w:r>
      </w:del>
      <w:del w:id="5730" w:author="PR Preview" w:date="2026-01-01T00:00:00Z">
        <w:r>
          <w:delText xml:space="preserve">has all coefficients</w:delText>
        </w:r>
      </w:del>
      <w:del w:id="5731" w:author="PR Preview" w:date="2026-01-01T00:00:00Z">
        <w:r>
          <w:delText xml:space="preserve"> </w:delText>
        </w:r>
      </w:del>
      <m:oMath>
        <m:r>
          <m:t>0</m:t>
        </m:r>
      </m:oMath>
      <w:del w:id="5732" w:author="PR Preview" w:date="2026-01-01T00:00:00Z">
        <w:r>
          <w:delText xml:space="preserve">.</w:delText>
        </w:r>
      </w:del>
    </w:p>
    <w:p>
      <w:pPr>
        <w:pStyle w:val="BodyText"/>
      </w:pPr>
      <w:ins w:id="5733" w:author="PR Preview" w:date="2026-01-01T00:00:00Z">
        <w:r>
          <w:rPr>
            <w:b/>
            <w:bCs/>
          </w:rPr>
          <w:t xml:space="preserve">Theorem 27 (All bases of a subspace have the same number of vectors)</w:t>
        </w:r>
      </w:ins>
      <w:ins w:id="5734" w:author="PR Preview" w:date="2026-01-01T00:00:00Z">
        <w:r>
          <w:t xml:space="preserve"> </w:t>
        </w:r>
      </w:ins>
      <w:ins w:id="5735" w:author="PR Preview" w:date="2026-01-01T00:00:00Z">
        <w:r>
          <w:t xml:space="preserve">If</w:t>
        </w:r>
      </w:ins>
      <w:ins w:id="5736" w:author="PR Preview" w:date="2026-01-01T00:00:00Z">
        <w:r>
          <w:t xml:space="preserve"> </w:t>
        </w:r>
      </w:ins>
      <w:ins w:id="5737" w:author="PR Preview" w:date="2026-01-01T00:00:00Z">
        <w:r>
          <w:t xml:space="preserve">$\mathord{\smash[b]{\underset{\raise.3ex\hbox{$\scriptstyle\sim$}}{a}}\vphantom{a}}_1, \ldots, \mathord{\smash[b]{\underset{\raise.3ex\hbox{$\scriptstyle\sim$}}{a}}\vphantom{a}}_k$</w:t>
        </w:r>
      </w:ins>
      <w:ins w:id="5738" w:author="PR Preview" w:date="2026-01-01T00:00:00Z">
        <w:r>
          <w:t xml:space="preserve"> </w:t>
        </w:r>
      </w:ins>
      <w:ins w:id="5739" w:author="PR Preview" w:date="2026-01-01T00:00:00Z">
        <w:r>
          <w:t xml:space="preserve">and</w:t>
        </w:r>
      </w:ins>
      <w:ins w:id="5740" w:author="PR Preview" w:date="2026-01-01T00:00:00Z">
        <w:r>
          <w:t xml:space="preserve"> </w:t>
        </w:r>
      </w:ins>
      <w:ins w:id="5741" w:author="PR Preview" w:date="2026-01-01T00:00:00Z">
        <w:r>
          <w:t xml:space="preserve">$\mathord{\smash[b]{\underset{\raise.3ex\hbox{$\scriptstyle\sim$}}{b}}\vphantom{b}}_1, \ldots, \mathord{\smash[b]{\underset{\raise.3ex\hbox{$\scriptstyle\sim$}}{b}}\vphantom{b}}_l$</w:t>
        </w:r>
      </w:ins>
      <w:ins w:id="5742" w:author="PR Preview" w:date="2026-01-01T00:00:00Z">
        <w:r>
          <w:t xml:space="preserve"> </w:t>
        </w:r>
      </w:ins>
      <w:ins w:id="5743" w:author="PR Preview" w:date="2026-01-01T00:00:00Z">
        <w:r>
          <w:t xml:space="preserve">are both bases of a subspace</w:t>
        </w:r>
      </w:ins>
      <w:ins w:id="5744" w:author="PR Preview" w:date="2026-01-01T00:00:00Z">
        <w:r>
          <w:t xml:space="preserve"> </w:t>
        </w:r>
      </w:ins>
      <m:oMath>
        <m:r>
          <m:rPr>
            <m:scr m:val="script"/>
            <m:sty m:val="p"/>
          </m:rPr>
          <m:t>S</m:t>
        </m:r>
      </m:oMath>
      <w:ins w:id="5745" w:author="PR Preview" w:date="2026-01-01T00:00:00Z">
        <w:r>
          <w:t xml:space="preserve"> </w:t>
        </w:r>
      </w:ins>
      <w:ins w:id="5746" w:author="PR Preview" w:date="2026-01-01T00:00:00Z">
        <w:r>
          <w:t xml:space="preserve">of</w:t>
        </w:r>
      </w:ins>
      <w:ins w:id="5747" w:author="PR Preview" w:date="2026-01-01T00:00:00Z">
        <w:r>
          <w:t xml:space="preserve"> </w:t>
        </w:r>
      </w:ins>
      <m:oMath>
        <m:sSup>
          <m:e>
            <m:r>
              <m:rPr>
                <m:scr m:val="double-struck"/>
                <m:sty m:val="p"/>
              </m:rPr>
              <m:t>R</m:t>
            </m:r>
          </m:e>
          <m:sup>
            <m:r>
              <m:t>p</m:t>
            </m:r>
          </m:sup>
        </m:sSup>
      </m:oMath>
      <w:ins w:id="5748" w:author="PR Preview" w:date="2026-01-01T00:00:00Z">
        <w:r>
          <w:t xml:space="preserve"> </w:t>
        </w:r>
      </w:ins>
      <w:ins w:id="5749" w:author="PR Preview" w:date="2026-01-01T00:00:00Z">
        <w:r>
          <w:t xml:space="preserve">(</w:t>
        </w:r>
      </w:ins>
      <w:hyperlink w:anchor="def-basis">
        <w:ins w:id="5750" w:author="PR Preview" w:date="2026-01-01T00:00:00Z">
          <w:r>
            <w:rPr>
              <w:rStyle w:val="Hyperlink"/>
            </w:rPr>
            <w:t xml:space="preserve">Definition 48</w:t>
          </w:r>
        </w:ins>
      </w:hyperlink>
      <w:ins w:id="5751" w:author="PR Preview" w:date="2026-01-01T00:00:00Z">
        <w:r>
          <w:t xml:space="preserve">),</w:t>
        </w:r>
      </w:ins>
      <w:ins w:id="5752" w:author="PR Preview" w:date="2026-01-01T00:00:00Z">
        <w:r>
          <w:t xml:space="preserve"> </w:t>
        </w:r>
      </w:ins>
      <w:ins w:id="5753" w:author="PR Preview" w:date="2026-01-01T00:00:00Z">
        <w:r>
          <w:t xml:space="preserve">then</w:t>
        </w:r>
      </w:ins>
      <w:ins w:id="5754" w:author="PR Preview" w:date="2026-01-01T00:00:00Z">
        <w:r>
          <w:t xml:space="preserve"> </w:t>
        </w:r>
      </w:ins>
      <m:oMath>
        <m:r>
          <m:t>k</m:t>
        </m:r>
        <m:r>
          <m:rPr>
            <m:sty m:val="p"/>
          </m:rPr>
          <m:t>=</m:t>
        </m:r>
        <m:r>
          <m:t>l</m:t>
        </m:r>
      </m:oMath>
      <w:ins w:id="5755" w:author="PR Preview" w:date="2026-01-01T00:00:00Z">
        <w:r>
          <w:t xml:space="preserve">.</w:t>
        </w:r>
      </w:ins>
    </w:p>
    <w:bookmarkEnd w:id="224"/>
    <w:p>
      <w:pPr>
        <w:pStyle w:val="BodyText"/>
      </w:pPr>
      <w:ins w:id="5756" w:author="PR Preview" w:date="2026-01-01T00:00:00Z">
        <w:r>
          <w:rPr>
            <w:i/>
            <w:iCs/>
          </w:rPr>
          <w:t xml:space="preserve">Proof</w:t>
        </w:r>
      </w:ins>
      <w:ins w:id="5757" w:author="PR Preview" w:date="2026-01-01T00:00:00Z">
        <w:r>
          <w:t xml:space="preserve">. </w:t>
        </w:r>
      </w:ins>
      <w:ins w:id="5758" w:author="PR Preview" w:date="2026-01-01T00:00:00Z">
        <w:r>
          <w:t xml:space="preserve">Let</w:t>
        </w:r>
      </w:ins>
      <w:ins w:id="5759" w:author="PR Preview" w:date="2026-01-01T00:00:00Z">
        <w:r>
          <w:t xml:space="preserve"> </w:t>
        </w:r>
      </w:ins>
      <m:oMath>
        <m:r>
          <m:rPr>
            <m:sty m:val="bi"/>
          </m:rPr>
          <m:t>A</m:t>
        </m:r>
      </m:oMath>
      <w:ins w:id="5760" w:author="PR Preview" w:date="2026-01-01T00:00:00Z">
        <w:r>
          <w:t xml:space="preserve"> </w:t>
        </w:r>
      </w:ins>
      <w:ins w:id="5761" w:author="PR Preview" w:date="2026-01-01T00:00:00Z">
        <w:r>
          <w:t xml:space="preserve">be the</w:t>
        </w:r>
      </w:ins>
      <w:ins w:id="5762" w:author="PR Preview" w:date="2026-01-01T00:00:00Z">
        <w:r>
          <w:t xml:space="preserve"> </w:t>
        </w:r>
      </w:ins>
      <m:oMath>
        <m:r>
          <m:t>p</m:t>
        </m:r>
        <m:r>
          <m:rPr>
            <m:sty m:val="p"/>
          </m:rPr>
          <m:t>×</m:t>
        </m:r>
        <m:r>
          <m:t>k</m:t>
        </m:r>
      </m:oMath>
      <w:ins w:id="5763" w:author="PR Preview" w:date="2026-01-01T00:00:00Z">
        <w:r>
          <w:t xml:space="preserve"> </w:t>
        </w:r>
      </w:ins>
      <w:ins w:id="5764" w:author="PR Preview" w:date="2026-01-01T00:00:00Z">
        <w:r>
          <w:t xml:space="preserve">matrix with columns</w:t>
        </w:r>
      </w:ins>
      <w:ins w:id="5765" w:author="PR Preview" w:date="2026-01-01T00:00:00Z">
        <w:r>
          <w:t xml:space="preserve"> </w:t>
        </w:r>
      </w:ins>
      <w:ins w:id="5766" w:author="PR Preview" w:date="2026-01-01T00:00:00Z">
        <w:r>
          <w:t xml:space="preserve">$\mathord{\smash[b]{\underset{\raise.3ex\hbox{$\scriptstyle\sim$}}{a}}\vphantom{a}}_1, \ldots, \mathord{\smash[b]{\underset{\raise.3ex\hbox{$\scriptstyle\sim$}}{a}}\vphantom{a}}_k$</w:t>
        </w:r>
      </w:ins>
      <w:ins w:id="5767" w:author="PR Preview" w:date="2026-01-01T00:00:00Z">
        <w:r>
          <w:t xml:space="preserve">,</w:t>
        </w:r>
      </w:ins>
      <w:ins w:id="5768" w:author="PR Preview" w:date="2026-01-01T00:00:00Z">
        <w:r>
          <w:t xml:space="preserve"> </w:t>
        </w:r>
      </w:ins>
      <w:ins w:id="5769" w:author="PR Preview" w:date="2026-01-01T00:00:00Z">
        <w:r>
          <w:t xml:space="preserve">and</w:t>
        </w:r>
      </w:ins>
      <w:ins w:id="5770" w:author="PR Preview" w:date="2026-01-01T00:00:00Z">
        <w:r>
          <w:t xml:space="preserve"> </w:t>
        </w:r>
      </w:ins>
      <m:oMath>
        <m:r>
          <m:rPr>
            <m:sty m:val="bi"/>
          </m:rPr>
          <m:t>B</m:t>
        </m:r>
      </m:oMath>
      <w:ins w:id="5771" w:author="PR Preview" w:date="2026-01-01T00:00:00Z">
        <w:r>
          <w:t xml:space="preserve"> </w:t>
        </w:r>
      </w:ins>
      <w:ins w:id="5772" w:author="PR Preview" w:date="2026-01-01T00:00:00Z">
        <w:r>
          <w:t xml:space="preserve">the</w:t>
        </w:r>
      </w:ins>
      <w:ins w:id="5773" w:author="PR Preview" w:date="2026-01-01T00:00:00Z">
        <w:r>
          <w:t xml:space="preserve"> </w:t>
        </w:r>
      </w:ins>
      <m:oMath>
        <m:r>
          <m:t>p</m:t>
        </m:r>
        <m:r>
          <m:rPr>
            <m:sty m:val="p"/>
          </m:rPr>
          <m:t>×</m:t>
        </m:r>
        <m:r>
          <m:t>l</m:t>
        </m:r>
      </m:oMath>
      <w:ins w:id="5774" w:author="PR Preview" w:date="2026-01-01T00:00:00Z">
        <w:r>
          <w:t xml:space="preserve"> </w:t>
        </w:r>
      </w:ins>
      <w:ins w:id="5775" w:author="PR Preview" w:date="2026-01-01T00:00:00Z">
        <w:r>
          <w:t xml:space="preserve">matrix with columns</w:t>
        </w:r>
      </w:ins>
      <w:ins w:id="5776" w:author="PR Preview" w:date="2026-01-01T00:00:00Z">
        <w:r>
          <w:t xml:space="preserve"> </w:t>
        </w:r>
      </w:ins>
      <w:ins w:id="5777" w:author="PR Preview" w:date="2026-01-01T00:00:00Z">
        <w:r>
          <w:t xml:space="preserve">$\mathord{\smash[b]{\underset{\raise.3ex\hbox{$\scriptstyle\sim$}}{b}}\vphantom{b}}_1, \ldots, \mathord{\smash[b]{\underset{\raise.3ex\hbox{$\scriptstyle\sim$}}{b}}\vphantom{b}}_l$</w:t>
        </w:r>
      </w:ins>
      <w:ins w:id="5778" w:author="PR Preview" w:date="2026-01-01T00:00:00Z">
        <w:r>
          <w:t xml:space="preserve">.</w:t>
        </w:r>
      </w:ins>
    </w:p>
    <w:p>
      <w:pPr>
        <w:pStyle w:val="BodyText"/>
      </w:pPr>
      <w:ins w:id="5779" w:author="PR Preview" w:date="2026-01-01T00:00:00Z">
        <w:r>
          <w:rPr>
            <w:b/>
            <w:bCs/>
          </w:rPr>
          <w:t xml:space="preserve">Write</w:t>
        </w:r>
      </w:ins>
      <w:ins w:id="5780" w:author="PR Preview" w:date="2026-01-01T00:00:00Z">
        <w:r>
          <w:rPr>
            <w:b/>
            <w:bCs/>
          </w:rPr>
          <w:t xml:space="preserve"> </w:t>
        </w:r>
      </w:ins>
      <m:oMath>
        <m:r>
          <m:rPr>
            <m:sty m:val="bi"/>
          </m:rPr>
          <m:t>A</m:t>
        </m:r>
      </m:oMath>
      <w:ins w:id="5781" w:author="PR Preview" w:date="2026-01-01T00:00:00Z">
        <w:r>
          <w:rPr>
            <w:b/>
            <w:bCs/>
          </w:rPr>
          <w:t xml:space="preserve"> </w:t>
        </w:r>
      </w:ins>
      <w:ins w:id="5782" w:author="PR Preview" w:date="2026-01-01T00:00:00Z">
        <w:r>
          <w:rPr>
            <w:b/>
            <w:bCs/>
          </w:rPr>
          <w:t xml:space="preserve">in terms of</w:t>
        </w:r>
      </w:ins>
      <w:ins w:id="5783" w:author="PR Preview" w:date="2026-01-01T00:00:00Z">
        <w:r>
          <w:rPr>
            <w:b/>
            <w:bCs/>
          </w:rPr>
          <w:t xml:space="preserve"> </w:t>
        </w:r>
      </w:ins>
      <m:oMath>
        <m:r>
          <m:rPr>
            <m:sty m:val="bi"/>
          </m:rPr>
          <m:t>B</m:t>
        </m:r>
      </m:oMath>
      <w:ins w:id="5784" w:author="PR Preview" w:date="2026-01-01T00:00:00Z">
        <w:r>
          <w:rPr>
            <w:b/>
            <w:bCs/>
          </w:rPr>
          <w:t xml:space="preserve">.</w:t>
        </w:r>
      </w:ins>
      <w:ins w:id="5785" w:author="PR Preview" w:date="2026-01-01T00:00:00Z">
        <w:r>
          <w:t xml:space="preserve"> </w:t>
        </w:r>
      </w:ins>
      <w:ins w:id="5786" w:author="PR Preview" w:date="2026-01-01T00:00:00Z">
        <w:r>
          <w:t xml:space="preserve">Each</w:t>
        </w:r>
      </w:ins>
      <w:ins w:id="5787" w:author="PR Preview" w:date="2026-01-01T00:00:00Z">
        <w:r>
          <w:t xml:space="preserve"> </w:t>
        </w:r>
      </w:ins>
      <w:ins w:id="5788" w:author="PR Preview" w:date="2026-01-01T00:00:00Z">
        <w:r>
          <w:t xml:space="preserve">$\mathord{\smash[b]{\underset{\raise.3ex\hbox{$\scriptstyle\sim$}}{a}}\vphantom{a}}_j$</w:t>
        </w:r>
      </w:ins>
      <w:ins w:id="5789" w:author="PR Preview" w:date="2026-01-01T00:00:00Z">
        <w:r>
          <w:t xml:space="preserve"> </w:t>
        </w:r>
      </w:ins>
      <w:ins w:id="5790" w:author="PR Preview" w:date="2026-01-01T00:00:00Z">
        <w:r>
          <w:t xml:space="preserve">is in</w:t>
        </w:r>
      </w:ins>
      <w:ins w:id="5791" w:author="PR Preview" w:date="2026-01-01T00:00:00Z">
        <w:r>
          <w:t xml:space="preserve"> </w:t>
        </w:r>
      </w:ins>
      <m:oMath>
        <m:r>
          <m:rPr>
            <m:scr m:val="script"/>
            <m:sty m:val="p"/>
          </m:rPr>
          <m:t>S</m:t>
        </m:r>
      </m:oMath>
      <w:ins w:id="5792" w:author="PR Preview" w:date="2026-01-01T00:00:00Z">
        <w:r>
          <w:t xml:space="preserve">,</w:t>
        </w:r>
      </w:ins>
      <w:ins w:id="5793" w:author="PR Preview" w:date="2026-01-01T00:00:00Z">
        <w:r>
          <w:t xml:space="preserve"> </w:t>
        </w:r>
      </w:ins>
      <w:ins w:id="5794" w:author="PR Preview" w:date="2026-01-01T00:00:00Z">
        <w:r>
          <w:t xml:space="preserve">and the</w:t>
        </w:r>
      </w:ins>
      <w:ins w:id="5795" w:author="PR Preview" w:date="2026-01-01T00:00:00Z">
        <w:r>
          <w:t xml:space="preserve"> </w:t>
        </w:r>
      </w:ins>
      <w:ins w:id="5796" w:author="PR Preview" w:date="2026-01-01T00:00:00Z">
        <w:r>
          <w:t xml:space="preserve">$\mathord{\smash[b]{\underset{\raise.3ex\hbox{$\scriptstyle\sim$}}{b}}\vphantom{b}}$</w:t>
        </w:r>
      </w:ins>
      <w:ins w:id="5797" w:author="PR Preview" w:date="2026-01-01T00:00:00Z">
        <w:r>
          <w:t xml:space="preserve">’s span</w:t>
        </w:r>
      </w:ins>
      <w:ins w:id="5798" w:author="PR Preview" w:date="2026-01-01T00:00:00Z">
        <w:r>
          <w:t xml:space="preserve"> </w:t>
        </w:r>
      </w:ins>
      <m:oMath>
        <m:r>
          <m:rPr>
            <m:scr m:val="script"/>
            <m:sty m:val="p"/>
          </m:rPr>
          <m:t>S</m:t>
        </m:r>
      </m:oMath>
      <w:ins w:id="5799" w:author="PR Preview" w:date="2026-01-01T00:00:00Z">
        <w:r>
          <w:t xml:space="preserve"> </w:t>
        </w:r>
      </w:ins>
      <w:ins w:id="5800" w:author="PR Preview" w:date="2026-01-01T00:00:00Z">
        <w:r>
          <w:t xml:space="preserve">(</w:t>
        </w:r>
      </w:ins>
      <w:hyperlink w:anchor="def-span">
        <w:ins w:id="5801" w:author="PR Preview" w:date="2026-01-01T00:00:00Z">
          <w:r>
            <w:rPr>
              <w:rStyle w:val="Hyperlink"/>
            </w:rPr>
            <w:t xml:space="preserve">Definition 47</w:t>
          </w:r>
        </w:ins>
      </w:hyperlink>
      <w:ins w:id="5802" w:author="PR Preview" w:date="2026-01-01T00:00:00Z">
        <w:r>
          <w:t xml:space="preserve">),</w:t>
        </w:r>
      </w:ins>
      <w:ins w:id="5803" w:author="PR Preview" w:date="2026-01-01T00:00:00Z">
        <w:r>
          <w:t xml:space="preserve"> </w:t>
        </w:r>
      </w:ins>
      <w:ins w:id="5804" w:author="PR Preview" w:date="2026-01-01T00:00:00Z">
        <w:r>
          <w:t xml:space="preserve">so</w:t>
        </w:r>
      </w:ins>
      <w:ins w:id="5805" w:author="PR Preview" w:date="2026-01-01T00:00:00Z">
        <w:r>
          <w:t xml:space="preserve"> </w:t>
        </w:r>
      </w:ins>
      <w:ins w:id="5806" w:author="PR Preview" w:date="2026-01-01T00:00:00Z">
        <w:r>
          <w:t xml:space="preserve">$\mathord{\smash[b]{\underset{\raise.3ex\hbox{$\scriptstyle\sim$}}{a}}\vphantom{a}}_j = \mathbf{B} \mathord{\smash[b]{\underset{\raise.3ex\hbox{$\scriptstyle\sim$}}{c}}\vphantom{c}}_j$</w:t>
        </w:r>
      </w:ins>
      <w:ins w:id="5807" w:author="PR Preview" w:date="2026-01-01T00:00:00Z">
        <w:r>
          <w:t xml:space="preserve"> </w:t>
        </w:r>
      </w:ins>
      <w:ins w:id="5808" w:author="PR Preview" w:date="2026-01-01T00:00:00Z">
        <w:r>
          <w:t xml:space="preserve">for some</w:t>
        </w:r>
      </w:ins>
      <w:ins w:id="5809" w:author="PR Preview" w:date="2026-01-01T00:00:00Z">
        <w:r>
          <w:t xml:space="preserve"> </w:t>
        </w:r>
      </w:ins>
      <w:ins w:id="5810" w:author="PR Preview" w:date="2026-01-01T00:00:00Z">
        <w:r>
          <w:t xml:space="preserve">$\mathord{\smash[b]{\underset{\raise.3ex\hbox{$\scriptstyle\sim$}}{c}}\vphantom{c}}_j \in \mathbb{R}^l$</w:t>
        </w:r>
      </w:ins>
      <w:ins w:id="5811" w:author="PR Preview" w:date="2026-01-01T00:00:00Z">
        <w:r>
          <w:t xml:space="preserve"> </w:t>
        </w:r>
      </w:ins>
      <w:ins w:id="5812" w:author="PR Preview" w:date="2026-01-01T00:00:00Z">
        <w:r>
          <w:t xml:space="preserve">(</w:t>
        </w:r>
      </w:ins>
      <w:hyperlink w:anchor="def-matvec-mult">
        <w:ins w:id="5813" w:author="PR Preview" w:date="2026-01-01T00:00:00Z">
          <w:r>
            <w:rPr>
              <w:rStyle w:val="Hyperlink"/>
            </w:rPr>
            <w:t xml:space="preserve">Definition 32</w:t>
          </w:r>
        </w:ins>
      </w:hyperlink>
      <w:ins w:id="5814" w:author="PR Preview" w:date="2026-01-01T00:00:00Z">
        <w:r>
          <w:t xml:space="preserve">).</w:t>
        </w:r>
      </w:ins>
      <w:ins w:id="5815" w:author="PR Preview" w:date="2026-01-01T00:00:00Z">
        <w:r>
          <w:t xml:space="preserve"> </w:t>
        </w:r>
      </w:ins>
      <w:ins w:id="5816" w:author="PR Preview" w:date="2026-01-01T00:00:00Z">
        <w:r>
          <w:t xml:space="preserve">Let</w:t>
        </w:r>
      </w:ins>
      <w:ins w:id="5817" w:author="PR Preview" w:date="2026-01-01T00:00:00Z">
        <w:r>
          <w:t xml:space="preserve"> </w:t>
        </w:r>
      </w:ins>
      <m:oMath>
        <m:r>
          <m:rPr>
            <m:sty m:val="bi"/>
          </m:rPr>
          <m:t>C</m:t>
        </m:r>
      </m:oMath>
      <w:ins w:id="5818" w:author="PR Preview" w:date="2026-01-01T00:00:00Z">
        <w:r>
          <w:t xml:space="preserve"> </w:t>
        </w:r>
      </w:ins>
      <w:ins w:id="5819" w:author="PR Preview" w:date="2026-01-01T00:00:00Z">
        <w:r>
          <w:t xml:space="preserve">be the</w:t>
        </w:r>
      </w:ins>
      <w:ins w:id="5820" w:author="PR Preview" w:date="2026-01-01T00:00:00Z">
        <w:r>
          <w:t xml:space="preserve"> </w:t>
        </w:r>
      </w:ins>
      <m:oMath>
        <m:r>
          <m:t>l</m:t>
        </m:r>
        <m:r>
          <m:rPr>
            <m:sty m:val="p"/>
          </m:rPr>
          <m:t>×</m:t>
        </m:r>
        <m:r>
          <m:t>k</m:t>
        </m:r>
      </m:oMath>
      <w:ins w:id="5821" w:author="PR Preview" w:date="2026-01-01T00:00:00Z">
        <w:r>
          <w:t xml:space="preserve"> </w:t>
        </w:r>
      </w:ins>
      <w:ins w:id="5822" w:author="PR Preview" w:date="2026-01-01T00:00:00Z">
        <w:r>
          <w:t xml:space="preserve">matrix with columns</w:t>
        </w:r>
      </w:ins>
      <w:ins w:id="5823" w:author="PR Preview" w:date="2026-01-01T00:00:00Z">
        <w:r>
          <w:t xml:space="preserve"> </w:t>
        </w:r>
      </w:ins>
      <w:ins w:id="5824" w:author="PR Preview" w:date="2026-01-01T00:00:00Z">
        <w:r>
          <w:t xml:space="preserve">$\mathord{\smash[b]{\underset{\raise.3ex\hbox{$\scriptstyle\sim$}}{c}}\vphantom{c}}_1, \ldots, \mathord{\smash[b]{\underset{\raise.3ex\hbox{$\scriptstyle\sim$}}{c}}\vphantom{c}}_k$</w:t>
        </w:r>
      </w:ins>
      <w:ins w:id="5825" w:author="PR Preview" w:date="2026-01-01T00:00:00Z">
        <w:r>
          <w:t xml:space="preserve">.</w:t>
        </w:r>
      </w:ins>
      <w:ins w:id="5826" w:author="PR Preview" w:date="2026-01-01T00:00:00Z">
        <w:r>
          <w:t xml:space="preserve"> </w:t>
        </w:r>
      </w:ins>
      <w:ins w:id="5827" w:author="PR Preview" w:date="2026-01-01T00:00:00Z">
        <w:r>
          <w:t xml:space="preserve">Then</w:t>
        </w:r>
      </w:ins>
      <w:ins w:id="5828" w:author="PR Preview" w:date="2026-01-01T00:00:00Z">
        <w:r>
          <w:t xml:space="preserve"> </w:t>
        </w:r>
      </w:ins>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ins w:id="5829" w:author="PR Preview" w:date="2026-01-01T00:00:00Z">
        <w:r>
          <w:t xml:space="preserve">,</w:t>
        </w:r>
      </w:ins>
      <w:ins w:id="5830" w:author="PR Preview" w:date="2026-01-01T00:00:00Z">
        <w:r>
          <w:t xml:space="preserve"> </w:t>
        </w:r>
      </w:ins>
      <w:ins w:id="5831" w:author="PR Preview" w:date="2026-01-01T00:00:00Z">
        <w:r>
          <w:t xml:space="preserve">because column</w:t>
        </w:r>
      </w:ins>
      <w:ins w:id="5832" w:author="PR Preview" w:date="2026-01-01T00:00:00Z">
        <w:r>
          <w:t xml:space="preserve"> </w:t>
        </w:r>
      </w:ins>
      <m:oMath>
        <m:r>
          <m:t>j</m:t>
        </m:r>
      </m:oMath>
      <w:ins w:id="5833" w:author="PR Preview" w:date="2026-01-01T00:00:00Z">
        <w:r>
          <w:t xml:space="preserve"> </w:t>
        </w:r>
      </w:ins>
      <w:ins w:id="5834" w:author="PR Preview" w:date="2026-01-01T00:00:00Z">
        <w:r>
          <w:t xml:space="preserve">of</w:t>
        </w:r>
      </w:ins>
      <w:ins w:id="5835" w:author="PR Preview" w:date="2026-01-01T00:00:00Z">
        <w:r>
          <w:t xml:space="preserve"> </w:t>
        </w:r>
      </w:ins>
      <m:oMath>
        <m:r>
          <m:rPr>
            <m:sty m:val="bi"/>
          </m:rPr>
          <m:t>B</m:t>
        </m:r>
        <m:r>
          <m:rPr>
            <m:sty m:val="bi"/>
          </m:rPr>
          <m:t>C</m:t>
        </m:r>
      </m:oMath>
      <w:ins w:id="5836" w:author="PR Preview" w:date="2026-01-01T00:00:00Z">
        <w:r>
          <w:t xml:space="preserve"> </w:t>
        </w:r>
      </w:ins>
      <w:ins w:id="5837" w:author="PR Preview" w:date="2026-01-01T00:00:00Z">
        <w:r>
          <w:t xml:space="preserve">is</w:t>
        </w:r>
      </w:ins>
      <w:ins w:id="5838" w:author="PR Preview" w:date="2026-01-01T00:00:00Z">
        <w:r>
          <w:t xml:space="preserve"> </w:t>
        </w:r>
      </w:ins>
      <w:ins w:id="5839" w:author="PR Preview" w:date="2026-01-01T00:00:00Z">
        <w:r>
          <w:t xml:space="preserve">$\mathbf{B} \mathord{\smash[b]{\underset{\raise.3ex\hbox{$\scriptstyle\sim$}}{c}}\vphantom{c}}_j$</w:t>
        </w:r>
      </w:ins>
      <w:ins w:id="5840" w:author="PR Preview" w:date="2026-01-01T00:00:00Z">
        <w:r>
          <w:t xml:space="preserve">.</w:t>
        </w:r>
      </w:ins>
    </w:p>
    <w:p>
      <w:pPr>
        <w:pStyle w:val="BodyText"/>
      </w:pPr>
      <w:ins w:id="5841" w:author="PR Preview" w:date="2026-01-01T00:00:00Z">
        <w:r>
          <w:rPr>
            <w:b/>
            <w:bCs/>
          </w:rPr>
          <w:t xml:space="preserve">The columns of</w:t>
        </w:r>
      </w:ins>
      <w:ins w:id="5842" w:author="PR Preview" w:date="2026-01-01T00:00:00Z">
        <w:r>
          <w:rPr>
            <w:b/>
            <w:bCs/>
          </w:rPr>
          <w:t xml:space="preserve"> </w:t>
        </w:r>
      </w:ins>
      <m:oMath>
        <m:r>
          <m:rPr>
            <m:sty m:val="bi"/>
          </m:rPr>
          <m:t>C</m:t>
        </m:r>
      </m:oMath>
      <w:ins w:id="5843" w:author="PR Preview" w:date="2026-01-01T00:00:00Z">
        <w:r>
          <w:rPr>
            <w:b/>
            <w:bCs/>
          </w:rPr>
          <w:t xml:space="preserve"> </w:t>
        </w:r>
      </w:ins>
      <w:ins w:id="5844" w:author="PR Preview" w:date="2026-01-01T00:00:00Z">
        <w:r>
          <w:rPr>
            <w:b/>
            <w:bCs/>
          </w:rPr>
          <w:t xml:space="preserve">are linearly independent.</w:t>
        </w:r>
      </w:ins>
      <w:ins w:id="5845" w:author="PR Preview" w:date="2026-01-01T00:00:00Z">
        <w:r>
          <w:t xml:space="preserve"> </w:t>
        </w:r>
      </w:ins>
      <w:ins w:id="5846" w:author="PR Preview" w:date="2026-01-01T00:00:00Z">
        <w:r>
          <w:t xml:space="preserve">Suppose</w:t>
        </w:r>
      </w:ins>
      <w:ins w:id="5847" w:author="PR Preview" w:date="2026-01-01T00:00:00Z">
        <w:r>
          <w:t xml:space="preserve"> </w:t>
        </w:r>
      </w:ins>
      <w:ins w:id="5848" w:author="PR Preview" w:date="2026-01-01T00:00:00Z">
        <w:r>
          <w:t xml:space="preserve">$\mathbf{C} \mathord{\smash[b]{\underset{\raise.3ex\hbox{$\scriptstyle\sim$}}{x}}\vphantom{x}} = \mathord{\smash[b]{\underset{\raise.3ex\hbox{$\scriptstyle\sim$}}{0}}\vphantom{0}}$</w:t>
        </w:r>
      </w:ins>
      <w:ins w:id="5849" w:author="PR Preview" w:date="2026-01-01T00:00:00Z">
        <w:r>
          <w:t xml:space="preserve"> </w:t>
        </w:r>
      </w:ins>
      <w:ins w:id="5850" w:author="PR Preview" w:date="2026-01-01T00:00:00Z">
        <w:r>
          <w:t xml:space="preserve">for some</w:t>
        </w:r>
      </w:ins>
      <w:ins w:id="5851" w:author="PR Preview" w:date="2026-01-01T00:00:00Z">
        <w:r>
          <w:t xml:space="preserve"> </w:t>
        </w:r>
      </w:ins>
      <w:ins w:id="5852" w:author="PR Preview" w:date="2026-01-01T00:00:00Z">
        <w:r>
          <w:t xml:space="preserve">$\mathord{\smash[b]{\underset{\raise.3ex\hbox{$\scriptstyle\sim$}}{x}}\vphantom{x}} \in \mathbb{R}^k$</w:t>
        </w:r>
      </w:ins>
      <w:ins w:id="5853" w:author="PR Preview" w:date="2026-01-01T00:00:00Z">
        <w:r>
          <w:t xml:space="preserve">.</w:t>
        </w:r>
      </w:ins>
      <w:ins w:id="5854" w:author="PR Preview" w:date="2026-01-01T00:00:00Z">
        <w:r>
          <w:t xml:space="preserve"> </w:t>
        </w:r>
      </w:ins>
      <w:ins w:id="5855" w:author="PR Preview" w:date="2026-01-01T00:00:00Z">
        <w:r>
          <w:t xml:space="preserve">Then</w:t>
        </w:r>
      </w:ins>
    </w:p>
    <w:p>
      <w:pPr>
        <w:pStyle w:val="BodyText"/>
      </w:pPr>
      <w:ins w:id="5856" w:author="PR Preview" w:date="2026-01-01T00:00:00Z">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ins>
    </w:p>
    <w:p>
      <w:pPr>
        <w:pStyle w:val="FirstParagraph"/>
      </w:pPr>
      <w:ins w:id="5857" w:author="PR Preview" w:date="2026-01-01T00:00:00Z">
        <w:r>
          <w:t xml:space="preserve">$\mathbf{A} \mathord{\smash[b]{\underset{\raise.3ex\hbox{$\scriptstyle\sim$}}{x}}\vphantom{x}}$</w:t>
        </w:r>
      </w:ins>
      <w:ins w:id="5858" w:author="PR Preview" w:date="2026-01-01T00:00:00Z">
        <w:r>
          <w:t xml:space="preserve"> </w:t>
        </w:r>
      </w:ins>
      <w:ins w:id="5859" w:author="PR Preview" w:date="2026-01-01T00:00:00Z">
        <w:r>
          <w:t xml:space="preserve">is the combination</w:t>
        </w:r>
      </w:ins>
      <w:ins w:id="5860" w:author="PR Preview" w:date="2026-01-01T00:00:00Z">
        <w:r>
          <w:t xml:space="preserve"> </w:t>
        </w:r>
      </w:ins>
      <w:ins w:id="5861" w:author="PR Preview" w:date="2026-01-01T00:00:00Z">
        <w:r>
          <w:t xml:space="preserve">$x_1 \mathord{\smash[b]{\underset{\raise.3ex\hbox{$\scriptstyle\sim$}}{a}}\vphantom{a}}_1 + \cdots + x_k \mathord{\smash[b]{\underset{\raise.3ex\hbox{$\scriptstyle\sim$}}{a}}\vphantom{a}}_k$</w:t>
        </w:r>
      </w:ins>
      <w:ins w:id="5862" w:author="PR Preview" w:date="2026-01-01T00:00:00Z">
        <w:r>
          <w:t xml:space="preserve"> </w:t>
        </w:r>
      </w:ins>
      <w:ins w:id="5863" w:author="PR Preview" w:date="2026-01-01T00:00:00Z">
        <w:r>
          <w:t xml:space="preserve">(</w:t>
        </w:r>
      </w:ins>
      <w:hyperlink w:anchor="thm-matvec-columns">
        <w:ins w:id="5864" w:author="PR Preview" w:date="2026-01-01T00:00:00Z">
          <w:r>
            <w:rPr>
              <w:rStyle w:val="Hyperlink"/>
            </w:rPr>
            <w:t xml:space="preserve">Theorem 23</w:t>
          </w:r>
        </w:ins>
      </w:hyperlink>
      <w:ins w:id="5865" w:author="PR Preview" w:date="2026-01-01T00:00:00Z">
        <w:r>
          <w:t xml:space="preserve">),</w:t>
        </w:r>
      </w:ins>
      <w:ins w:id="5866" w:author="PR Preview" w:date="2026-01-01T00:00:00Z">
        <w:r>
          <w:t xml:space="preserve"> </w:t>
        </w:r>
      </w:ins>
      <w:ins w:id="5867" w:author="PR Preview" w:date="2026-01-01T00:00:00Z">
        <w:r>
          <w:t xml:space="preserve">and the</w:t>
        </w:r>
      </w:ins>
      <w:ins w:id="5868" w:author="PR Preview" w:date="2026-01-01T00:00:00Z">
        <w:r>
          <w:t xml:space="preserve"> </w:t>
        </w:r>
      </w:ins>
      <w:ins w:id="5869" w:author="PR Preview" w:date="2026-01-01T00:00:00Z">
        <w:r>
          <w:t xml:space="preserve">$\mathord{\smash[b]{\underset{\raise.3ex\hbox{$\scriptstyle\sim$}}{a}}\vphantom{a}}$</w:t>
        </w:r>
      </w:ins>
      <w:ins w:id="5870" w:author="PR Preview" w:date="2026-01-01T00:00:00Z">
        <w:r>
          <w:t xml:space="preserve">’s are linearly independent (</w:t>
        </w:r>
      </w:ins>
      <w:hyperlink w:anchor="def-linearly-independent">
        <w:ins w:id="5871" w:author="PR Preview" w:date="2026-01-01T00:00:00Z">
          <w:r>
            <w:rPr>
              <w:rStyle w:val="Hyperlink"/>
            </w:rPr>
            <w:t xml:space="preserve">Definition 43</w:t>
          </w:r>
        </w:ins>
      </w:hyperlink>
      <w:ins w:id="5872" w:author="PR Preview" w:date="2026-01-01T00:00:00Z">
        <w:r>
          <w:t xml:space="preserve">),</w:t>
        </w:r>
      </w:ins>
      <w:ins w:id="5873" w:author="PR Preview" w:date="2026-01-01T00:00:00Z">
        <w:r>
          <w:t xml:space="preserve"> </w:t>
        </w:r>
      </w:ins>
      <w:ins w:id="5874" w:author="PR Preview" w:date="2026-01-01T00:00:00Z">
        <w:r>
          <w:t xml:space="preserve">so</w:t>
        </w:r>
      </w:ins>
      <w:ins w:id="5875" w:author="PR Preview" w:date="2026-01-01T00:00:00Z">
        <w:r>
          <w:t xml:space="preserve"> </w:t>
        </w:r>
      </w:ins>
      <w:ins w:id="5876" w:author="PR Preview" w:date="2026-01-01T00:00:00Z">
        <w:r>
          <w:t xml:space="preserve">$\mathord{\smash[b]{\underset{\raise.3ex\hbox{$\scriptstyle\sim$}}{x}}\vphantom{x}} = \mathord{\smash[b]{\underset{\raise.3ex\hbox{$\scriptstyle\sim$}}{0}}\vphantom{0}}$</w:t>
        </w:r>
      </w:ins>
      <w:ins w:id="5877" w:author="PR Preview" w:date="2026-01-01T00:00:00Z">
        <w:r>
          <w:t xml:space="preserve">.</w:t>
        </w:r>
      </w:ins>
      <w:ins w:id="5878" w:author="PR Preview" w:date="2026-01-01T00:00:00Z">
        <w:r>
          <w:t xml:space="preserve"> </w:t>
        </w:r>
      </w:ins>
      <w:ins w:id="5879" w:author="PR Preview" w:date="2026-01-01T00:00:00Z">
        <w:r>
          <w:t xml:space="preserve">So the only combination of the columns of</w:t>
        </w:r>
      </w:ins>
      <w:ins w:id="5880" w:author="PR Preview" w:date="2026-01-01T00:00:00Z">
        <w:r>
          <w:t xml:space="preserve"> </w:t>
        </w:r>
      </w:ins>
      <m:oMath>
        <m:r>
          <m:rPr>
            <m:sty m:val="bi"/>
          </m:rPr>
          <m:t>C</m:t>
        </m:r>
      </m:oMath>
      <w:ins w:id="5881" w:author="PR Preview" w:date="2026-01-01T00:00:00Z">
        <w:r>
          <w:t xml:space="preserve"> </w:t>
        </w:r>
      </w:ins>
      <w:ins w:id="5882" w:author="PR Preview" w:date="2026-01-01T00:00:00Z">
        <w:r>
          <w:t xml:space="preserve">that equals</w:t>
        </w:r>
      </w:ins>
      <w:ins w:id="5883" w:author="PR Preview" w:date="2026-01-01T00:00:00Z">
        <w:r>
          <w:t xml:space="preserve"> </w:t>
        </w:r>
      </w:ins>
      <w:ins w:id="5884" w:author="PR Preview" w:date="2026-01-01T00:00:00Z">
        <w:r>
          <w:t xml:space="preserve">$\mathord{\smash[b]{\underset{\raise.3ex\hbox{$\scriptstyle\sim$}}{0}}\vphantom{0}}$</w:t>
        </w:r>
      </w:ins>
      <w:ins w:id="5885" w:author="PR Preview" w:date="2026-01-01T00:00:00Z">
        <w:r>
          <w:t xml:space="preserve"> </w:t>
        </w:r>
      </w:ins>
      <w:ins w:id="5886" w:author="PR Preview" w:date="2026-01-01T00:00:00Z">
        <w:r>
          <w:t xml:space="preserve">has all coefficients</w:t>
        </w:r>
      </w:ins>
      <w:ins w:id="5887" w:author="PR Preview" w:date="2026-01-01T00:00:00Z">
        <w:r>
          <w:t xml:space="preserve"> </w:t>
        </w:r>
      </w:ins>
      <m:oMath>
        <m:r>
          <m:t>0</m:t>
        </m:r>
      </m:oMath>
      <w:ins w:id="5888" w:author="PR Preview" w:date="2026-01-01T00:00:00Z">
        <w:r>
          <w:t xml:space="preserve">.</w:t>
        </w:r>
      </w:ins>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del w:id="5889" w:author="PR Preview" w:date="2026-01-01T00:00:00Z">
        <w:r>
          <w:rPr>
            <w:b/>
            <w:bCs/>
          </w:rPr>
          <w:delText xml:space="preserve">Definition 51 (Dimension)</w:delText>
        </w:r>
      </w:del>
      <w:del w:id="5890" w:author="PR Preview" w:date="2026-01-01T00:00:00Z">
        <w:r>
          <w:delText xml:space="preserve"> </w:delText>
        </w:r>
      </w:del>
      <w:del w:id="5891" w:author="PR Preview" w:date="2026-01-01T00:00:00Z">
        <w:r>
          <w:delText xml:space="preserve">The</w:delText>
        </w:r>
      </w:del>
      <w:del w:id="5892" w:author="PR Preview" w:date="2026-01-01T00:00:00Z">
        <w:r>
          <w:delText xml:space="preserve"> </w:delText>
        </w:r>
      </w:del>
      <w:del w:id="5893" w:author="PR Preview" w:date="2026-01-01T00:00:00Z">
        <w:r>
          <w:rPr>
            <w:b/>
            <w:bCs/>
          </w:rPr>
          <w:delText xml:space="preserve">dimension</w:delText>
        </w:r>
      </w:del>
      <w:del w:id="5894" w:author="PR Preview" w:date="2026-01-01T00:00:00Z">
        <w:r>
          <w:delText xml:space="preserve"> </w:delText>
        </w:r>
      </w:del>
      <w:del w:id="5895" w:author="PR Preview" w:date="2026-01-01T00:00:00Z">
        <w:r>
          <w:delText xml:space="preserve">of a subspace</w:delText>
        </w:r>
      </w:del>
      <w:del w:id="5896" w:author="PR Preview" w:date="2026-01-01T00:00:00Z">
        <w:r>
          <w:delText xml:space="preserve"> </w:delText>
        </w:r>
      </w:del>
      <m:oMath>
        <m:r>
          <m:rPr>
            <m:scr m:val="script"/>
            <m:sty m:val="p"/>
          </m:rPr>
          <m:t>S</m:t>
        </m:r>
      </m:oMath>
      <w:del w:id="5897" w:author="PR Preview" w:date="2026-01-01T00:00:00Z">
        <w:r>
          <w:delText xml:space="preserve">,</w:delText>
        </w:r>
      </w:del>
      <w:del w:id="5898" w:author="PR Preview" w:date="2026-01-01T00:00:00Z">
        <w:r>
          <w:delText xml:space="preserve"> </w:delText>
        </w:r>
      </w:del>
      <w:del w:id="5899" w:author="PR Preview" w:date="2026-01-01T00:00:00Z">
        <w:r>
          <w:delText xml:space="preserve">written</w:delText>
        </w:r>
      </w:del>
      <w:del w:id="5900" w:author="PR Preview" w:date="2026-01-01T00:00:00Z">
        <w:r>
          <w:delText xml:space="preserve"> </w:delText>
        </w:r>
      </w:del>
      <m:oMath>
        <m:r>
          <m:rPr>
            <m:sty m:val="p"/>
          </m:rPr>
          <m:t>dim</m:t>
        </m:r>
        <m:r>
          <m:rPr>
            <m:sty m:val="p"/>
          </m:rPr>
          <m:t>(</m:t>
        </m:r>
        <m:r>
          <m:rPr>
            <m:scr m:val="script"/>
            <m:sty m:val="p"/>
          </m:rPr>
          <m:t>S</m:t>
        </m:r>
        <m:r>
          <m:rPr>
            <m:sty m:val="p"/>
          </m:rPr>
          <m:t>)</m:t>
        </m:r>
      </m:oMath>
      <w:del w:id="5901" w:author="PR Preview" w:date="2026-01-01T00:00:00Z">
        <w:r>
          <w:delText xml:space="preserve">,</w:delText>
        </w:r>
      </w:del>
      <w:del w:id="5902" w:author="PR Preview" w:date="2026-01-01T00:00:00Z">
        <w:r>
          <w:delText xml:space="preserve"> </w:delText>
        </w:r>
      </w:del>
      <w:del w:id="5903" w:author="PR Preview" w:date="2026-01-01T00:00:00Z">
        <w:r>
          <w:delText xml:space="preserve">is the number of vectors in any basis of</w:delText>
        </w:r>
      </w:del>
      <w:del w:id="5904" w:author="PR Preview" w:date="2026-01-01T00:00:00Z">
        <w:r>
          <w:delText xml:space="preserve"> </w:delText>
        </w:r>
      </w:del>
      <m:oMath>
        <m:r>
          <m:rPr>
            <m:scr m:val="script"/>
            <m:sty m:val="p"/>
          </m:rPr>
          <m:t>S</m:t>
        </m:r>
      </m:oMath>
      <w:del w:id="5905" w:author="PR Preview" w:date="2026-01-01T00:00:00Z">
        <w:r>
          <w:delText xml:space="preserve"> </w:delText>
        </w:r>
      </w:del>
      <w:del w:id="5906" w:author="PR Preview" w:date="2026-01-01T00:00:00Z">
        <w:r>
          <w:delText xml:space="preserve">(</w:delText>
        </w:r>
      </w:del>
      <w:hyperlink w:anchor="def-basis">
        <w:del w:id="5907" w:author="PR Preview" w:date="2026-01-01T00:00:00Z">
          <w:r>
            <w:rPr>
              <w:rStyle w:val="Hyperlink"/>
            </w:rPr>
            <w:delText xml:space="preserve">Definition 48</w:delText>
          </w:r>
        </w:del>
      </w:hyperlink>
      <w:del w:id="5908" w:author="PR Preview" w:date="2026-01-01T00:00:00Z">
        <w:r>
          <w:delText xml:space="preserve">).</w:delText>
        </w:r>
      </w:del>
      <w:del w:id="5909" w:author="PR Preview" w:date="2026-01-01T00:00:00Z">
        <w:r>
          <w:delText xml:space="preserve"> </w:delText>
        </w:r>
      </w:del>
      <w:hyperlink w:anchor="thm-basis-size">
        <w:del w:id="5910" w:author="PR Preview" w:date="2026-01-01T00:00:00Z">
          <w:r>
            <w:rPr>
              <w:rStyle w:val="Hyperlink"/>
            </w:rPr>
            <w:delText xml:space="preserve">Theorem 27</w:delText>
          </w:r>
        </w:del>
      </w:hyperlink>
      <w:del w:id="5911" w:author="PR Preview" w:date="2026-01-01T00:00:00Z">
        <w:r>
          <w:delText xml:space="preserve"> </w:delText>
        </w:r>
      </w:del>
      <w:del w:id="5912" w:author="PR Preview" w:date="2026-01-01T00:00:00Z">
        <w:r>
          <w:delText xml:space="preserve">makes this number well defined.</w:delText>
        </w:r>
      </w:del>
      <w:del w:id="5913" w:author="PR Preview" w:date="2026-01-01T00:00:00Z">
        <w:r>
          <w:delText xml:space="preserve"> </w:delText>
        </w:r>
      </w:del>
      <w:del w:id="5914" w:author="PR Preview" w:date="2026-01-01T00:00:00Z">
        <w:r>
          <w:delText xml:space="preserve">By convention, the empty list is the basis of</w:delText>
        </w:r>
      </w:del>
      <w:del w:id="5915" w:author="PR Preview" w:date="2026-01-01T00:00:00Z">
        <w:r>
          <w:delText xml:space="preserve"> </w:delText>
        </w:r>
      </w:del>
      <m:oMath>
        <m:r>
          <m:t>​</m:t>
        </m:r>
        <m:d>
          <m:dPr>
            <m:begChr m:val="{"/>
            <m:sepChr m:val=""/>
            <m:endChr m:val="}"/>
            <m:grow/>
          </m:dPr>
          <m:e>
            <m:limLow>
              <m:e>
                <m:r>
                  <m:t>0</m:t>
                </m:r>
              </m:e>
              <m:lim>
                <m:r>
                  <m:rPr>
                    <m:sty m:val="p"/>
                  </m:rPr>
                  <m:t>∼</m:t>
                </m:r>
              </m:lim>
            </m:limLow>
          </m:e>
        </m:d>
        <m:r>
          <m:t>​</m:t>
        </m:r>
      </m:oMath>
      <w:del w:id="5916" w:author="PR Preview" w:date="2026-01-01T00:00:00Z">
        <w:r>
          <w:delText xml:space="preserve">,</w:delText>
        </w:r>
      </w:del>
      <w:del w:id="5917" w:author="PR Preview" w:date="2026-01-01T00:00:00Z">
        <w:r>
          <w:delText xml:space="preserve"> </w:delText>
        </w:r>
      </w:del>
      <w:del w:id="5918" w:author="PR Preview" w:date="2026-01-01T00:00:00Z">
        <w:r>
          <w:delText xml:space="preserve">so</w:delText>
        </w:r>
      </w:del>
      <w:del w:id="5919" w:author="PR Preview" w:date="2026-01-01T00:00:00Z">
        <w:r>
          <w:delText xml:space="preserve"> </w:delText>
        </w:r>
      </w:del>
      <m:oMath>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oMath>
      <w:del w:id="5920" w:author="PR Preview" w:date="2026-01-01T00:00:00Z">
        <w:r>
          <w:delText xml:space="preserve">.</w:delText>
        </w:r>
      </w:del>
    </w:p>
    <w:p>
      <w:pPr>
        <w:pStyle w:val="BodyText"/>
      </w:pPr>
      <w:ins w:id="5921" w:author="PR Preview" w:date="2026-01-01T00:00:00Z">
        <w:r>
          <w:rPr>
            <w:b/>
            <w:bCs/>
          </w:rPr>
          <w:t xml:space="preserve">Definition 51 (Dimension)</w:t>
        </w:r>
      </w:ins>
      <w:ins w:id="5922" w:author="PR Preview" w:date="2026-01-01T00:00:00Z">
        <w:r>
          <w:t xml:space="preserve"> </w:t>
        </w:r>
      </w:ins>
      <w:ins w:id="5923" w:author="PR Preview" w:date="2026-01-01T00:00:00Z">
        <w:r>
          <w:t xml:space="preserve">The</w:t>
        </w:r>
      </w:ins>
      <w:ins w:id="5924" w:author="PR Preview" w:date="2026-01-01T00:00:00Z">
        <w:r>
          <w:t xml:space="preserve"> </w:t>
        </w:r>
      </w:ins>
      <w:ins w:id="5925" w:author="PR Preview" w:date="2026-01-01T00:00:00Z">
        <w:r>
          <w:rPr>
            <w:b/>
            <w:bCs/>
          </w:rPr>
          <w:t xml:space="preserve">dimension</w:t>
        </w:r>
      </w:ins>
      <w:ins w:id="5926" w:author="PR Preview" w:date="2026-01-01T00:00:00Z">
        <w:r>
          <w:t xml:space="preserve"> </w:t>
        </w:r>
      </w:ins>
      <w:ins w:id="5927" w:author="PR Preview" w:date="2026-01-01T00:00:00Z">
        <w:r>
          <w:t xml:space="preserve">of a subspace</w:t>
        </w:r>
      </w:ins>
      <w:ins w:id="5928" w:author="PR Preview" w:date="2026-01-01T00:00:00Z">
        <w:r>
          <w:t xml:space="preserve"> </w:t>
        </w:r>
      </w:ins>
      <m:oMath>
        <m:r>
          <m:rPr>
            <m:scr m:val="script"/>
            <m:sty m:val="p"/>
          </m:rPr>
          <m:t>S</m:t>
        </m:r>
      </m:oMath>
      <w:ins w:id="5929" w:author="PR Preview" w:date="2026-01-01T00:00:00Z">
        <w:r>
          <w:t xml:space="preserve">,</w:t>
        </w:r>
      </w:ins>
      <w:ins w:id="5930" w:author="PR Preview" w:date="2026-01-01T00:00:00Z">
        <w:r>
          <w:t xml:space="preserve"> </w:t>
        </w:r>
      </w:ins>
      <w:ins w:id="5931" w:author="PR Preview" w:date="2026-01-01T00:00:00Z">
        <w:r>
          <w:t xml:space="preserve">written</w:t>
        </w:r>
      </w:ins>
      <w:ins w:id="5932" w:author="PR Preview" w:date="2026-01-01T00:00:00Z">
        <w:r>
          <w:t xml:space="preserve"> </w:t>
        </w:r>
      </w:ins>
      <m:oMath>
        <m:r>
          <m:rPr>
            <m:sty m:val="p"/>
          </m:rPr>
          <m:t>dim</m:t>
        </m:r>
        <m:r>
          <m:rPr>
            <m:sty m:val="p"/>
          </m:rPr>
          <m:t>(</m:t>
        </m:r>
        <m:r>
          <m:rPr>
            <m:scr m:val="script"/>
            <m:sty m:val="p"/>
          </m:rPr>
          <m:t>S</m:t>
        </m:r>
        <m:r>
          <m:rPr>
            <m:sty m:val="p"/>
          </m:rPr>
          <m:t>)</m:t>
        </m:r>
      </m:oMath>
      <w:ins w:id="5933" w:author="PR Preview" w:date="2026-01-01T00:00:00Z">
        <w:r>
          <w:t xml:space="preserve">,</w:t>
        </w:r>
      </w:ins>
      <w:ins w:id="5934" w:author="PR Preview" w:date="2026-01-01T00:00:00Z">
        <w:r>
          <w:t xml:space="preserve"> </w:t>
        </w:r>
      </w:ins>
      <w:ins w:id="5935" w:author="PR Preview" w:date="2026-01-01T00:00:00Z">
        <w:r>
          <w:t xml:space="preserve">is the number of vectors in any basis of</w:t>
        </w:r>
      </w:ins>
      <w:ins w:id="5936" w:author="PR Preview" w:date="2026-01-01T00:00:00Z">
        <w:r>
          <w:t xml:space="preserve"> </w:t>
        </w:r>
      </w:ins>
      <m:oMath>
        <m:r>
          <m:rPr>
            <m:scr m:val="script"/>
            <m:sty m:val="p"/>
          </m:rPr>
          <m:t>S</m:t>
        </m:r>
      </m:oMath>
      <w:ins w:id="5937" w:author="PR Preview" w:date="2026-01-01T00:00:00Z">
        <w:r>
          <w:t xml:space="preserve"> </w:t>
        </w:r>
      </w:ins>
      <w:ins w:id="5938" w:author="PR Preview" w:date="2026-01-01T00:00:00Z">
        <w:r>
          <w:t xml:space="preserve">(</w:t>
        </w:r>
      </w:ins>
      <w:hyperlink w:anchor="def-basis">
        <w:ins w:id="5939" w:author="PR Preview" w:date="2026-01-01T00:00:00Z">
          <w:r>
            <w:rPr>
              <w:rStyle w:val="Hyperlink"/>
            </w:rPr>
            <w:t xml:space="preserve">Definition 48</w:t>
          </w:r>
        </w:ins>
      </w:hyperlink>
      <w:ins w:id="5940" w:author="PR Preview" w:date="2026-01-01T00:00:00Z">
        <w:r>
          <w:t xml:space="preserve">).</w:t>
        </w:r>
      </w:ins>
      <w:ins w:id="5941" w:author="PR Preview" w:date="2026-01-01T00:00:00Z">
        <w:r>
          <w:t xml:space="preserve"> </w:t>
        </w:r>
      </w:ins>
      <w:hyperlink w:anchor="thm-basis-size">
        <w:ins w:id="5942" w:author="PR Preview" w:date="2026-01-01T00:00:00Z">
          <w:r>
            <w:rPr>
              <w:rStyle w:val="Hyperlink"/>
            </w:rPr>
            <w:t xml:space="preserve">Theorem 27</w:t>
          </w:r>
        </w:ins>
      </w:hyperlink>
      <w:ins w:id="5943" w:author="PR Preview" w:date="2026-01-01T00:00:00Z">
        <w:r>
          <w:t xml:space="preserve"> </w:t>
        </w:r>
      </w:ins>
      <w:ins w:id="5944" w:author="PR Preview" w:date="2026-01-01T00:00:00Z">
        <w:r>
          <w:t xml:space="preserve">makes this number well defined.</w:t>
        </w:r>
      </w:ins>
      <w:ins w:id="5945" w:author="PR Preview" w:date="2026-01-01T00:00:00Z">
        <w:r>
          <w:t xml:space="preserve"> </w:t>
        </w:r>
      </w:ins>
      <w:ins w:id="5946" w:author="PR Preview" w:date="2026-01-01T00:00:00Z">
        <w:r>
          <w:t xml:space="preserve">By convention, the empty list is the basis of</w:t>
        </w:r>
      </w:ins>
      <w:ins w:id="5947" w:author="PR Preview" w:date="2026-01-01T00:00:00Z">
        <w:r>
          <w:t xml:space="preserve"> </w:t>
        </w:r>
      </w:ins>
      <w:ins w:id="5948" w:author="PR Preview" w:date="2026-01-01T00:00:00Z">
        <w:r>
          <w:t xml:space="preserve">$\mathopen{}\left\{\mathord{\smash[b]{\underset{\raise.3ex\hbox{$\scriptstyle\sim$}}{0}}\vphantom{0}}\right\}\mathclose{}$</w:t>
        </w:r>
      </w:ins>
      <w:ins w:id="5949" w:author="PR Preview" w:date="2026-01-01T00:00:00Z">
        <w:r>
          <w:t xml:space="preserve">,</w:t>
        </w:r>
      </w:ins>
      <w:ins w:id="5950" w:author="PR Preview" w:date="2026-01-01T00:00:00Z">
        <w:r>
          <w:t xml:space="preserve"> </w:t>
        </w:r>
      </w:ins>
      <w:ins w:id="5951" w:author="PR Preview" w:date="2026-01-01T00:00:00Z">
        <w:r>
          <w:t xml:space="preserve">so</w:t>
        </w:r>
      </w:ins>
      <w:ins w:id="5952" w:author="PR Preview" w:date="2026-01-01T00:00:00Z">
        <w:r>
          <w:t xml:space="preserve"> </w:t>
        </w:r>
      </w:ins>
      <w:ins w:id="5953" w:author="PR Preview" w:date="2026-01-01T00:00:00Z">
        <w:r>
          <w:t xml:space="preserve">$\dim(\mathopen{}\left\{\mathord{\smash[b]{\underset{\raise.3ex\hbox{$\scriptstyle\sim$}}{0}}\vphantom{0}}\right\}\mathclose{}) = 0$</w:t>
        </w:r>
      </w:ins>
      <w:ins w:id="5954" w:author="PR Preview" w:date="2026-01-01T00:00:00Z">
        <w:r>
          <w:t xml:space="preserve">.</w:t>
        </w:r>
      </w:ins>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oMath>
      <w:del w:id="5955" w:author="PR Preview" w:date="2026-01-01T00:00:00Z">
        <w:r>
          <w:delText xml:space="preserve">, by the convention in</w:delText>
        </w:r>
      </w:del>
      <w:del w:id="5956" w:author="PR Preview" w:date="2026-01-01T00:00:00Z">
        <w:r>
          <w:delText xml:space="preserve"> </w:delText>
        </w:r>
      </w:del>
      <w:hyperlink w:anchor="def-dimension">
        <w:del w:id="5957" w:author="PR Preview" w:date="2026-01-01T00:00:00Z">
          <w:r>
            <w:rPr>
              <w:rStyle w:val="Hyperlink"/>
            </w:rPr>
            <w:delText xml:space="preserve">Definition 51</w:delText>
          </w:r>
        </w:del>
      </w:hyperlink>
      <w:del w:id="5958" w:author="PR Preview" w:date="2026-01-01T00:00:00Z">
        <w:r>
          <w:delText xml:space="preserve">.</w:delText>
        </w:r>
      </w:del>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del w:id="5959" w:author="PR Preview" w:date="2026-01-01T00:00:00Z">
        <w:r>
          <w:delText xml:space="preserve">, by</w:delText>
        </w:r>
      </w:del>
      <w:del w:id="5960" w:author="PR Preview" w:date="2026-01-01T00:00:00Z">
        <w:r>
          <w:delText xml:space="preserve"> </w:delText>
        </w:r>
      </w:del>
      <w:hyperlink w:anchor="exm-basis">
        <w:del w:id="5961" w:author="PR Preview" w:date="2026-01-01T00:00:00Z">
          <w:r>
            <w:rPr>
              <w:rStyle w:val="Hyperlink"/>
            </w:rPr>
            <w:delText xml:space="preserve">Example 45</w:delText>
          </w:r>
        </w:del>
      </w:hyperlink>
      <w:del w:id="5962" w:author="PR Preview" w:date="2026-01-01T00:00:00Z">
        <w:r>
          <w:delText xml:space="preserve">.</w:delText>
        </w:r>
      </w:del>
      <w:del w:id="5963" w:author="PR Preview" w:date="2026-01-01T00:00:00Z">
        <w:r>
          <w:delText xml:space="preserve"> </w:delText>
        </w:r>
      </w:del>
      <w:del w:id="5964" w:author="PR Preview" w:date="2026-01-01T00:00:00Z">
        <w:r>
          <w:delText xml:space="preserve">More generally,</w:delText>
        </w:r>
      </w:del>
      <w:del w:id="5965" w:author="PR Preview" w:date="2026-01-01T00:00:00Z">
        <w:r>
          <w:delText xml:space="preserve"> </w:delText>
        </w:r>
      </w:del>
      <m:oMath>
        <m:r>
          <m:rPr>
            <m:sty m:val="p"/>
          </m:rPr>
          <m:t>dim</m:t>
        </m:r>
        <m:r>
          <m:rPr>
            <m:sty m:val="p"/>
          </m:rPr>
          <m:t>(</m:t>
        </m:r>
        <m:sSup>
          <m:e>
            <m:r>
              <m:rPr>
                <m:scr m:val="double-struck"/>
                <m:sty m:val="p"/>
              </m:rPr>
              <m:t>R</m:t>
            </m:r>
          </m:e>
          <m:sup>
            <m:r>
              <m:t>p</m:t>
            </m:r>
          </m:sup>
        </m:sSup>
        <m:r>
          <m:rPr>
            <m:sty m:val="p"/>
          </m:rPr>
          <m:t>)</m:t>
        </m:r>
        <m:r>
          <m:rPr>
            <m:sty m:val="p"/>
          </m:rPr>
          <m:t>=</m:t>
        </m:r>
        <m:r>
          <m:t>p</m:t>
        </m:r>
      </m:oMath>
      <w:del w:id="5966" w:author="PR Preview" w:date="2026-01-01T00:00:00Z">
        <w:r>
          <w:delText xml:space="preserve">:</w:delText>
        </w:r>
      </w:del>
      <w:del w:id="5967" w:author="PR Preview" w:date="2026-01-01T00:00:00Z">
        <w:r>
          <w:delText xml:space="preserve"> </w:delText>
        </w:r>
      </w:del>
      <w:del w:id="5968" w:author="PR Preview" w:date="2026-01-01T00:00:00Z">
        <w:r>
          <w:delText xml:space="preserve">the indicator vectors</w:delText>
        </w:r>
      </w:del>
      <w:del w:id="5969" w:author="PR Preview" w:date="2026-01-01T00:00:00Z">
        <w:r>
          <w:delText xml:space="preserve"> </w:delText>
        </w:r>
      </w:del>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del w:id="5970" w:author="PR Preview" w:date="2026-01-01T00:00:00Z">
        <w:r>
          <w:delText xml:space="preserve"> </w:delText>
        </w:r>
      </w:del>
      <w:del w:id="5971" w:author="PR Preview" w:date="2026-01-01T00:00:00Z">
        <w:r>
          <w:delText xml:space="preserve">(</w:delText>
        </w:r>
      </w:del>
      <w:hyperlink w:anchor="def-indicator-vector">
        <w:del w:id="5972" w:author="PR Preview" w:date="2026-01-01T00:00:00Z">
          <w:r>
            <w:rPr>
              <w:rStyle w:val="Hyperlink"/>
            </w:rPr>
            <w:delText xml:space="preserve">Definition 14</w:delText>
          </w:r>
        </w:del>
      </w:hyperlink>
      <w:del w:id="5973" w:author="PR Preview" w:date="2026-01-01T00:00:00Z">
        <w:r>
          <w:delText xml:space="preserve">)</w:delText>
        </w:r>
      </w:del>
      <w:del w:id="5974" w:author="PR Preview" w:date="2026-01-01T00:00:00Z">
        <w:r>
          <w:delText xml:space="preserve"> </w:delText>
        </w:r>
      </w:del>
      <w:del w:id="5975" w:author="PR Preview" w:date="2026-01-01T00:00:00Z">
        <w:r>
          <w:delText xml:space="preserve">are linearly independent,</w:delText>
        </w:r>
      </w:del>
      <w:del w:id="5976" w:author="PR Preview" w:date="2026-01-01T00:00:00Z">
        <w:r>
          <w:delText xml:space="preserve"> </w:delText>
        </w:r>
      </w:del>
      <w:del w:id="5977" w:author="PR Preview" w:date="2026-01-01T00:00:00Z">
        <w:r>
          <w:delText xml:space="preserve">since</w:delText>
        </w:r>
      </w:del>
      <w:del w:id="5978" w:author="PR Preview" w:date="2026-01-01T00:00:00Z">
        <w:r>
          <w:delText xml:space="preserve"> </w:delText>
        </w:r>
      </w:del>
      <m:oMath>
        <m:sSub>
          <m:e>
            <m:r>
              <m:t>c</m:t>
            </m:r>
          </m:e>
          <m:sub>
            <m:r>
              <m:t>1</m:t>
            </m:r>
          </m:sub>
        </m:sSub>
        <m:sSub>
          <m:e>
            <m:limLow>
              <m:e>
                <m:r>
                  <m:t>e</m:t>
                </m:r>
              </m:e>
              <m:lim>
                <m:r>
                  <m:rPr>
                    <m:sty m:val="p"/>
                  </m:rPr>
                  <m:t>∼</m:t>
                </m:r>
              </m:lim>
            </m:limLow>
          </m:e>
          <m:sub>
            <m:r>
              <m:t>1</m:t>
            </m:r>
          </m:sub>
        </m:sSub>
        <m:r>
          <m:rPr>
            <m:sty m:val="p"/>
          </m:rPr>
          <m:t>+</m:t>
        </m:r>
        <m:r>
          <m:rPr>
            <m:sty m:val="p"/>
          </m:rPr>
          <m:t>⋯</m:t>
        </m:r>
        <m:r>
          <m:rPr>
            <m:sty m:val="p"/>
          </m:rPr>
          <m:t>+</m:t>
        </m:r>
        <m:sSub>
          <m:e>
            <m:r>
              <m:t>c</m:t>
            </m:r>
          </m:e>
          <m:sub>
            <m:r>
              <m:t>p</m:t>
            </m:r>
          </m:sub>
        </m:sSub>
        <m:sSub>
          <m:e>
            <m:limLow>
              <m:e>
                <m:r>
                  <m:t>e</m:t>
                </m:r>
              </m:e>
              <m:lim>
                <m:r>
                  <m:rPr>
                    <m:sty m:val="p"/>
                  </m:rPr>
                  <m:t>∼</m:t>
                </m:r>
              </m:lim>
            </m:limLow>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del w:id="5979" w:author="PR Preview" w:date="2026-01-01T00:00:00Z">
        <w:r>
          <w:delText xml:space="preserve">,</w:delText>
        </w:r>
      </w:del>
      <w:del w:id="5980" w:author="PR Preview" w:date="2026-01-01T00:00:00Z">
        <w:r>
          <w:delText xml:space="preserve"> </w:delText>
        </w:r>
      </w:del>
      <w:del w:id="5981" w:author="PR Preview" w:date="2026-01-01T00:00:00Z">
        <w:r>
          <w:delText xml:space="preserve">which is</w:delText>
        </w:r>
      </w:del>
      <w:del w:id="5982" w:author="PR Preview" w:date="2026-01-01T00:00:00Z">
        <w:r>
          <w:delText xml:space="preserve"> </w:delText>
        </w:r>
      </w:del>
      <m:oMath>
        <m:sSub>
          <m:e>
            <m:limLow>
              <m:e>
                <m:r>
                  <m:t>0</m:t>
                </m:r>
              </m:e>
              <m:lim>
                <m:r>
                  <m:rPr>
                    <m:sty m:val="p"/>
                  </m:rPr>
                  <m:t>∼</m:t>
                </m:r>
              </m:lim>
            </m:limLow>
          </m:e>
          <m:sub>
            <m:r>
              <m:t>p</m:t>
            </m:r>
          </m:sub>
        </m:sSub>
      </m:oMath>
      <w:del w:id="5983" w:author="PR Preview" w:date="2026-01-01T00:00:00Z">
        <w:r>
          <w:delText xml:space="preserve"> </w:delText>
        </w:r>
      </w:del>
      <w:del w:id="5984" w:author="PR Preview" w:date="2026-01-01T00:00:00Z">
        <w:r>
          <w:delText xml:space="preserve">only if every</w:delText>
        </w:r>
      </w:del>
      <w:del w:id="5985" w:author="PR Preview" w:date="2026-01-01T00:00:00Z">
        <w:r>
          <w:delText xml:space="preserve"> </w:delText>
        </w:r>
      </w:del>
      <m:oMath>
        <m:sSub>
          <m:e>
            <m:r>
              <m:t>c</m:t>
            </m:r>
          </m:e>
          <m:sub>
            <m:r>
              <m:t>i</m:t>
            </m:r>
          </m:sub>
        </m:sSub>
        <m:r>
          <m:rPr>
            <m:sty m:val="p"/>
          </m:rPr>
          <m:t>=</m:t>
        </m:r>
        <m:r>
          <m:t>0</m:t>
        </m:r>
      </m:oMath>
      <w:del w:id="5986" w:author="PR Preview" w:date="2026-01-01T00:00:00Z">
        <w:r>
          <w:delText xml:space="preserve">;</w:delText>
        </w:r>
      </w:del>
      <w:del w:id="5987" w:author="PR Preview" w:date="2026-01-01T00:00:00Z">
        <w:r>
          <w:delText xml:space="preserve"> </w:delText>
        </w:r>
      </w:del>
      <w:del w:id="5988" w:author="PR Preview" w:date="2026-01-01T00:00:00Z">
        <w:r>
          <w:delText xml:space="preserve">and they span</w:delText>
        </w:r>
      </w:del>
      <w:del w:id="5989" w:author="PR Preview" w:date="2026-01-01T00:00:00Z">
        <w:r>
          <w:delText xml:space="preserve"> </w:delText>
        </w:r>
      </w:del>
      <m:oMath>
        <m:sSup>
          <m:e>
            <m:r>
              <m:rPr>
                <m:scr m:val="double-struck"/>
                <m:sty m:val="p"/>
              </m:rPr>
              <m:t>R</m:t>
            </m:r>
          </m:e>
          <m:sup>
            <m:r>
              <m:t>p</m:t>
            </m:r>
          </m:sup>
        </m:sSup>
      </m:oMath>
      <w:del w:id="5990" w:author="PR Preview" w:date="2026-01-01T00:00:00Z">
        <w:r>
          <w:delText xml:space="preserve">,</w:delText>
        </w:r>
      </w:del>
      <w:del w:id="5991" w:author="PR Preview" w:date="2026-01-01T00:00:00Z">
        <w:r>
          <w:delText xml:space="preserve"> </w:delText>
        </w:r>
      </w:del>
      <w:del w:id="5992" w:author="PR Preview" w:date="2026-01-01T00:00:00Z">
        <w:r>
          <w:delText xml:space="preserve">since any</w:delText>
        </w:r>
      </w:del>
      <w:del w:id="5993" w:author="PR Preview" w:date="2026-01-01T00:00:00Z">
        <w:r>
          <w:delText xml:space="preserve"> </w:delText>
        </w:r>
      </w:del>
      <m:oMath>
        <m:limLow>
          <m:e>
            <m:r>
              <m:t>x</m:t>
            </m:r>
          </m:e>
          <m:lim>
            <m:r>
              <m:rPr>
                <m:sty m:val="p"/>
              </m:rPr>
              <m:t>∼</m:t>
            </m:r>
          </m:lim>
        </m:limLow>
        <m:r>
          <m:rPr>
            <m:sty m:val="p"/>
          </m:rPr>
          <m:t>=</m:t>
        </m:r>
        <m:sSub>
          <m:e>
            <m:r>
              <m:t>x</m:t>
            </m:r>
          </m:e>
          <m:sub>
            <m:r>
              <m:t>1</m:t>
            </m:r>
          </m:sub>
        </m:sSub>
        <m:sSub>
          <m:e>
            <m:limLow>
              <m:e>
                <m:r>
                  <m:t>e</m:t>
                </m:r>
              </m:e>
              <m:lim>
                <m:r>
                  <m:rPr>
                    <m:sty m:val="p"/>
                  </m:rPr>
                  <m:t>∼</m:t>
                </m:r>
              </m:lim>
            </m:limLow>
          </m:e>
          <m:sub>
            <m:r>
              <m:t>1</m:t>
            </m:r>
          </m:sub>
        </m:sSub>
        <m:r>
          <m:rPr>
            <m:sty m:val="p"/>
          </m:rPr>
          <m:t>+</m:t>
        </m:r>
        <m:r>
          <m:rPr>
            <m:sty m:val="p"/>
          </m:rPr>
          <m:t>⋯</m:t>
        </m:r>
        <m:r>
          <m:rPr>
            <m:sty m:val="p"/>
          </m:rPr>
          <m:t>+</m:t>
        </m:r>
        <m:sSub>
          <m:e>
            <m:r>
              <m:t>x</m:t>
            </m:r>
          </m:e>
          <m:sub>
            <m:r>
              <m:t>p</m:t>
            </m:r>
          </m:sub>
        </m:sSub>
        <m:sSub>
          <m:e>
            <m:limLow>
              <m:e>
                <m:r>
                  <m:t>e</m:t>
                </m:r>
              </m:e>
              <m:lim>
                <m:r>
                  <m:rPr>
                    <m:sty m:val="p"/>
                  </m:rPr>
                  <m:t>∼</m:t>
                </m:r>
              </m:lim>
            </m:limLow>
          </m:e>
          <m:sub>
            <m:r>
              <m:t>p</m:t>
            </m:r>
          </m:sub>
        </m:sSub>
      </m:oMath>
      <w:del w:id="5994" w:author="PR Preview" w:date="2026-01-01T00:00:00Z">
        <w:r>
          <w:delText xml:space="preserve">.</w:delText>
        </w:r>
      </w:del>
    </w:p>
    <w:p>
      <w:pPr>
        <w:pStyle w:val="Compact"/>
        <w:numPr>
          <w:ilvl w:val="0"/>
          <w:numId w:val="1023"/>
        </w:numPr>
      </w:pPr>
      <w:ins w:id="5995" w:author="PR Preview" w:date="2026-01-01T00:00:00Z">
        <w:r>
          <w:t xml:space="preserve">$\dim(\mathopen{}\left\{\mathord{\smash[b]{\underset{\raise.3ex\hbox{$\scriptstyle\sim$}}{0}}\vphantom{0}}\right\}\mathclose{}) = 0$</w:t>
        </w:r>
      </w:ins>
      <w:ins w:id="5996" w:author="PR Preview" w:date="2026-01-01T00:00:00Z">
        <w:r>
          <w:t xml:space="preserve">, by the convention in</w:t>
        </w:r>
      </w:ins>
      <w:ins w:id="5997" w:author="PR Preview" w:date="2026-01-01T00:00:00Z">
        <w:r>
          <w:t xml:space="preserve"> </w:t>
        </w:r>
      </w:ins>
      <w:hyperlink w:anchor="def-dimension">
        <w:ins w:id="5998" w:author="PR Preview" w:date="2026-01-01T00:00:00Z">
          <w:r>
            <w:rPr>
              <w:rStyle w:val="Hyperlink"/>
            </w:rPr>
            <w:t xml:space="preserve">Definition 51</w:t>
          </w:r>
        </w:ins>
      </w:hyperlink>
      <w:ins w:id="5999" w:author="PR Preview" w:date="2026-01-01T00:00:00Z">
        <w:r>
          <w:t xml:space="preserve">.</w:t>
        </w:r>
      </w:ins>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ins w:id="6000" w:author="PR Preview" w:date="2026-01-01T00:00:00Z">
        <w:r>
          <w:t xml:space="preserve">, by</w:t>
        </w:r>
      </w:ins>
      <w:ins w:id="6001" w:author="PR Preview" w:date="2026-01-01T00:00:00Z">
        <w:r>
          <w:t xml:space="preserve"> </w:t>
        </w:r>
      </w:ins>
      <w:hyperlink w:anchor="exm-basis">
        <w:ins w:id="6002" w:author="PR Preview" w:date="2026-01-01T00:00:00Z">
          <w:r>
            <w:rPr>
              <w:rStyle w:val="Hyperlink"/>
            </w:rPr>
            <w:t xml:space="preserve">Example 45</w:t>
          </w:r>
        </w:ins>
      </w:hyperlink>
      <w:ins w:id="6003" w:author="PR Preview" w:date="2026-01-01T00:00:00Z">
        <w:r>
          <w:t xml:space="preserve">.</w:t>
        </w:r>
      </w:ins>
      <w:ins w:id="6004" w:author="PR Preview" w:date="2026-01-01T00:00:00Z">
        <w:r>
          <w:t xml:space="preserve"> </w:t>
        </w:r>
      </w:ins>
      <w:ins w:id="6005" w:author="PR Preview" w:date="2026-01-01T00:00:00Z">
        <w:r>
          <w:t xml:space="preserve">More generally,</w:t>
        </w:r>
      </w:ins>
      <w:ins w:id="6006" w:author="PR Preview" w:date="2026-01-01T00:00:00Z">
        <w:r>
          <w:t xml:space="preserve"> </w:t>
        </w:r>
      </w:ins>
      <m:oMath>
        <m:r>
          <m:rPr>
            <m:sty m:val="p"/>
          </m:rPr>
          <m:t>dim</m:t>
        </m:r>
        <m:r>
          <m:rPr>
            <m:sty m:val="p"/>
          </m:rPr>
          <m:t>(</m:t>
        </m:r>
        <m:sSup>
          <m:e>
            <m:r>
              <m:rPr>
                <m:scr m:val="double-struck"/>
                <m:sty m:val="p"/>
              </m:rPr>
              <m:t>R</m:t>
            </m:r>
          </m:e>
          <m:sup>
            <m:r>
              <m:t>p</m:t>
            </m:r>
          </m:sup>
        </m:sSup>
        <m:r>
          <m:rPr>
            <m:sty m:val="p"/>
          </m:rPr>
          <m:t>)</m:t>
        </m:r>
        <m:r>
          <m:rPr>
            <m:sty m:val="p"/>
          </m:rPr>
          <m:t>=</m:t>
        </m:r>
        <m:r>
          <m:t>p</m:t>
        </m:r>
      </m:oMath>
      <w:ins w:id="6007" w:author="PR Preview" w:date="2026-01-01T00:00:00Z">
        <w:r>
          <w:t xml:space="preserve">:</w:t>
        </w:r>
      </w:ins>
      <w:ins w:id="6008" w:author="PR Preview" w:date="2026-01-01T00:00:00Z">
        <w:r>
          <w:t xml:space="preserve"> </w:t>
        </w:r>
      </w:ins>
      <w:ins w:id="6009" w:author="PR Preview" w:date="2026-01-01T00:00:00Z">
        <w:r>
          <w:t xml:space="preserve">the indicator vectors</w:t>
        </w:r>
      </w:ins>
      <w:ins w:id="6010" w:author="PR Preview" w:date="2026-01-01T00:00:00Z">
        <w:r>
          <w:t xml:space="preserve"> </w:t>
        </w:r>
      </w:ins>
      <w:ins w:id="6011" w:author="PR Preview" w:date="2026-01-01T00:00:00Z">
        <w:r>
          <w:t xml:space="preserve">$\mathord{\smash[b]{\underset{\raise.3ex\hbox{$\scriptstyle\sim$}}{e}}\vphantom{e}}_1, \ldots, \mathord{\smash[b]{\underset{\raise.3ex\hbox{$\scriptstyle\sim$}}{e}}\vphantom{e}}_p$</w:t>
        </w:r>
      </w:ins>
      <w:ins w:id="6012" w:author="PR Preview" w:date="2026-01-01T00:00:00Z">
        <w:r>
          <w:t xml:space="preserve"> </w:t>
        </w:r>
      </w:ins>
      <w:ins w:id="6013" w:author="PR Preview" w:date="2026-01-01T00:00:00Z">
        <w:r>
          <w:t xml:space="preserve">(</w:t>
        </w:r>
      </w:ins>
      <w:hyperlink w:anchor="def-indicator-vector">
        <w:ins w:id="6014" w:author="PR Preview" w:date="2026-01-01T00:00:00Z">
          <w:r>
            <w:rPr>
              <w:rStyle w:val="Hyperlink"/>
            </w:rPr>
            <w:t xml:space="preserve">Definition 14</w:t>
          </w:r>
        </w:ins>
      </w:hyperlink>
      <w:ins w:id="6015" w:author="PR Preview" w:date="2026-01-01T00:00:00Z">
        <w:r>
          <w:t xml:space="preserve">)</w:t>
        </w:r>
      </w:ins>
      <w:ins w:id="6016" w:author="PR Preview" w:date="2026-01-01T00:00:00Z">
        <w:r>
          <w:t xml:space="preserve"> </w:t>
        </w:r>
      </w:ins>
      <w:ins w:id="6017" w:author="PR Preview" w:date="2026-01-01T00:00:00Z">
        <w:r>
          <w:t xml:space="preserve">are linearly independent,</w:t>
        </w:r>
      </w:ins>
      <w:ins w:id="6018" w:author="PR Preview" w:date="2026-01-01T00:00:00Z">
        <w:r>
          <w:t xml:space="preserve"> </w:t>
        </w:r>
      </w:ins>
      <w:ins w:id="6019" w:author="PR Preview" w:date="2026-01-01T00:00:00Z">
        <w:r>
          <w:t xml:space="preserve">since</w:t>
        </w:r>
      </w:ins>
      <w:ins w:id="6020" w:author="PR Preview" w:date="2026-01-01T00:00:00Z">
        <w:r>
          <w:t xml:space="preserve"> </w:t>
        </w:r>
      </w:ins>
      <w:ins w:id="6021" w:author="PR Preview" w:date="2026-01-01T00:00:00Z">
        <w:r>
          <w:t xml:space="preserve">$c_1 \mathord{\smash[b]{\underset{\raise.3ex\hbox{$\scriptstyle\sim$}}{e}}\vphantom{e}}_1 + \cdots + c_p \mathord{\smash[b]{\underset{\raise.3ex\hbox{$\scriptstyle\sim$}}{e}}\vphantom{e}}_p = (c_1, \ldots, c_p)$</w:t>
        </w:r>
      </w:ins>
      <w:ins w:id="6022" w:author="PR Preview" w:date="2026-01-01T00:00:00Z">
        <w:r>
          <w:t xml:space="preserve">,</w:t>
        </w:r>
      </w:ins>
      <w:ins w:id="6023" w:author="PR Preview" w:date="2026-01-01T00:00:00Z">
        <w:r>
          <w:t xml:space="preserve"> </w:t>
        </w:r>
      </w:ins>
      <w:ins w:id="6024" w:author="PR Preview" w:date="2026-01-01T00:00:00Z">
        <w:r>
          <w:t xml:space="preserve">which is</w:t>
        </w:r>
      </w:ins>
      <w:ins w:id="6025" w:author="PR Preview" w:date="2026-01-01T00:00:00Z">
        <w:r>
          <w:t xml:space="preserve"> </w:t>
        </w:r>
      </w:ins>
      <w:ins w:id="6026" w:author="PR Preview" w:date="2026-01-01T00:00:00Z">
        <w:r>
          <w:t xml:space="preserve">$\mathord{\smash[b]{\underset{\raise.3ex\hbox{$\scriptstyle\sim$}}{0}}\vphantom{0}}_p$</w:t>
        </w:r>
      </w:ins>
      <w:ins w:id="6027" w:author="PR Preview" w:date="2026-01-01T00:00:00Z">
        <w:r>
          <w:t xml:space="preserve"> </w:t>
        </w:r>
      </w:ins>
      <w:ins w:id="6028" w:author="PR Preview" w:date="2026-01-01T00:00:00Z">
        <w:r>
          <w:t xml:space="preserve">only if every</w:t>
        </w:r>
      </w:ins>
      <w:ins w:id="6029" w:author="PR Preview" w:date="2026-01-01T00:00:00Z">
        <w:r>
          <w:t xml:space="preserve"> </w:t>
        </w:r>
      </w:ins>
      <m:oMath>
        <m:sSub>
          <m:e>
            <m:r>
              <m:t>c</m:t>
            </m:r>
          </m:e>
          <m:sub>
            <m:r>
              <m:t>i</m:t>
            </m:r>
          </m:sub>
        </m:sSub>
        <m:r>
          <m:rPr>
            <m:sty m:val="p"/>
          </m:rPr>
          <m:t>=</m:t>
        </m:r>
        <m:r>
          <m:t>0</m:t>
        </m:r>
      </m:oMath>
      <w:ins w:id="6030" w:author="PR Preview" w:date="2026-01-01T00:00:00Z">
        <w:r>
          <w:t xml:space="preserve">;</w:t>
        </w:r>
      </w:ins>
      <w:ins w:id="6031" w:author="PR Preview" w:date="2026-01-01T00:00:00Z">
        <w:r>
          <w:t xml:space="preserve"> </w:t>
        </w:r>
      </w:ins>
      <w:ins w:id="6032" w:author="PR Preview" w:date="2026-01-01T00:00:00Z">
        <w:r>
          <w:t xml:space="preserve">and they span</w:t>
        </w:r>
      </w:ins>
      <w:ins w:id="6033" w:author="PR Preview" w:date="2026-01-01T00:00:00Z">
        <w:r>
          <w:t xml:space="preserve"> </w:t>
        </w:r>
      </w:ins>
      <m:oMath>
        <m:sSup>
          <m:e>
            <m:r>
              <m:rPr>
                <m:scr m:val="double-struck"/>
                <m:sty m:val="p"/>
              </m:rPr>
              <m:t>R</m:t>
            </m:r>
          </m:e>
          <m:sup>
            <m:r>
              <m:t>p</m:t>
            </m:r>
          </m:sup>
        </m:sSup>
      </m:oMath>
      <w:ins w:id="6034" w:author="PR Preview" w:date="2026-01-01T00:00:00Z">
        <w:r>
          <w:t xml:space="preserve">,</w:t>
        </w:r>
      </w:ins>
      <w:ins w:id="6035" w:author="PR Preview" w:date="2026-01-01T00:00:00Z">
        <w:r>
          <w:t xml:space="preserve"> </w:t>
        </w:r>
      </w:ins>
      <w:ins w:id="6036" w:author="PR Preview" w:date="2026-01-01T00:00:00Z">
        <w:r>
          <w:t xml:space="preserve">since any</w:t>
        </w:r>
      </w:ins>
      <w:ins w:id="6037" w:author="PR Preview" w:date="2026-01-01T00:00:00Z">
        <w:r>
          <w:t xml:space="preserve"> </w:t>
        </w:r>
      </w:ins>
      <w:ins w:id="6038" w:author="PR Preview" w:date="2026-01-01T00:00:00Z">
        <w:r>
          <w:t xml:space="preserve">$\mathord{\smash[b]{\underset{\raise.3ex\hbox{$\scriptstyle\sim$}}{x}}\vphantom{x}} = x_1 \mathord{\smash[b]{\underset{\raise.3ex\hbox{$\scriptstyle\sim$}}{e}}\vphantom{e}}_1 + \cdots + x_p \mathord{\smash[b]{\underset{\raise.3ex\hbox{$\scriptstyle\sim$}}{e}}\vphantom{e}}_p$</w:t>
        </w:r>
      </w:ins>
      <w:ins w:id="6039" w:author="PR Preview" w:date="2026-01-01T00:00:00Z">
        <w:r>
          <w:t xml:space="preserve">.</w:t>
        </w:r>
      </w:ins>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del w:id="6040" w:author="PR Preview" w:date="2026-01-01T00:00:00Z">
        <w:r>
          <w:rPr>
            <w:b/>
            <w:bCs/>
          </w:rPr>
          <w:delText xml:space="preserve">Theorem 28 (Adding a vector outside the span keeps a list independent)</w:delText>
        </w:r>
      </w:del>
      <w:del w:id="6041" w:author="PR Preview" w:date="2026-01-01T00:00:00Z">
        <w:r>
          <w:delText xml:space="preserve"> </w:delText>
        </w:r>
      </w:del>
      <w:del w:id="6042" w:author="PR Preview" w:date="2026-01-01T00:00:00Z">
        <w:r>
          <w:delText xml:space="preserve">If</w:delText>
        </w:r>
      </w:del>
      <w:del w:id="6043" w:author="PR Preview" w:date="2026-01-01T00:00:00Z">
        <w:r>
          <w:delText xml:space="preserve"> </w:delText>
        </w:r>
      </w:del>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del w:id="6044" w:author="PR Preview" w:date="2026-01-01T00:00:00Z">
        <w:r>
          <w:delText xml:space="preserve"> </w:delText>
        </w:r>
      </w:del>
      <w:del w:id="6045" w:author="PR Preview" w:date="2026-01-01T00:00:00Z">
        <w:r>
          <w:delText xml:space="preserve">are linearly independent</w:delText>
        </w:r>
      </w:del>
      <w:del w:id="6046" w:author="PR Preview" w:date="2026-01-01T00:00:00Z">
        <w:r>
          <w:delText xml:space="preserve"> </w:delText>
        </w:r>
      </w:del>
      <w:del w:id="6047" w:author="PR Preview" w:date="2026-01-01T00:00:00Z">
        <w:r>
          <w:delText xml:space="preserve">(</w:delText>
        </w:r>
      </w:del>
      <w:hyperlink w:anchor="def-linearly-independent">
        <w:del w:id="6048" w:author="PR Preview" w:date="2026-01-01T00:00:00Z">
          <w:r>
            <w:rPr>
              <w:rStyle w:val="Hyperlink"/>
            </w:rPr>
            <w:delText xml:space="preserve">Definition 43</w:delText>
          </w:r>
        </w:del>
      </w:hyperlink>
      <w:del w:id="6049" w:author="PR Preview" w:date="2026-01-01T00:00:00Z">
        <w:r>
          <w:delText xml:space="preserve">)</w:delText>
        </w:r>
      </w:del>
      <w:del w:id="6050" w:author="PR Preview" w:date="2026-01-01T00:00:00Z">
        <w:r>
          <w:delText xml:space="preserve"> </w:delText>
        </w:r>
      </w:del>
      <w:del w:id="6051" w:author="PR Preview" w:date="2026-01-01T00:00:00Z">
        <w:r>
          <w:delText xml:space="preserve">and</w:delText>
        </w:r>
      </w:del>
      <w:del w:id="6052" w:author="PR Preview" w:date="2026-01-01T00:00:00Z">
        <w:r>
          <w:delText xml:space="preserve"> </w:delText>
        </w:r>
      </w:del>
      <m:oMath>
        <m:limLow>
          <m:e>
            <m:r>
              <m:t>w</m:t>
            </m:r>
          </m:e>
          <m:lim>
            <m:r>
              <m:rPr>
                <m:sty m:val="p"/>
              </m:rPr>
              <m:t>∼</m:t>
            </m:r>
          </m:lim>
        </m:limLow>
      </m:oMath>
      <w:del w:id="6053" w:author="PR Preview" w:date="2026-01-01T00:00:00Z">
        <w:r>
          <w:delText xml:space="preserve"> </w:delText>
        </w:r>
      </w:del>
      <w:del w:id="6054" w:author="PR Preview" w:date="2026-01-01T00:00:00Z">
        <w:r>
          <w:delText xml:space="preserve">is not in</w:delText>
        </w:r>
      </w:del>
      <w:del w:id="6055" w:author="PR Preview" w:date="2026-01-01T00:00:00Z">
        <w:r>
          <w:delText xml:space="preserve"> </w:delText>
        </w:r>
      </w:del>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del w:id="6056" w:author="PR Preview" w:date="2026-01-01T00:00:00Z">
        <w:r>
          <w:delText xml:space="preserve"> </w:delText>
        </w:r>
      </w:del>
      <w:del w:id="6057" w:author="PR Preview" w:date="2026-01-01T00:00:00Z">
        <w:r>
          <w:delText xml:space="preserve">(</w:delText>
        </w:r>
      </w:del>
      <w:hyperlink w:anchor="def-span">
        <w:del w:id="6058" w:author="PR Preview" w:date="2026-01-01T00:00:00Z">
          <w:r>
            <w:rPr>
              <w:rStyle w:val="Hyperlink"/>
            </w:rPr>
            <w:delText xml:space="preserve">Definition 47</w:delText>
          </w:r>
        </w:del>
      </w:hyperlink>
      <w:del w:id="6059" w:author="PR Preview" w:date="2026-01-01T00:00:00Z">
        <w:r>
          <w:delText xml:space="preserve">),</w:delText>
        </w:r>
      </w:del>
      <w:del w:id="6060" w:author="PR Preview" w:date="2026-01-01T00:00:00Z">
        <w:r>
          <w:delText xml:space="preserve"> </w:delText>
        </w:r>
      </w:del>
      <w:del w:id="6061" w:author="PR Preview" w:date="2026-01-01T00:00:00Z">
        <w:r>
          <w:delText xml:space="preserve">then</w:delText>
        </w:r>
      </w:del>
      <w:del w:id="6062" w:author="PR Preview" w:date="2026-01-01T00:00:00Z">
        <w:r>
          <w:delText xml:space="preserve"> </w:delText>
        </w:r>
      </w:del>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limLow>
          <m:e>
            <m:r>
              <m:t>w</m:t>
            </m:r>
          </m:e>
          <m:lim>
            <m:r>
              <m:rPr>
                <m:sty m:val="p"/>
              </m:rPr>
              <m:t>∼</m:t>
            </m:r>
          </m:lim>
        </m:limLow>
      </m:oMath>
      <w:del w:id="6063" w:author="PR Preview" w:date="2026-01-01T00:00:00Z">
        <w:r>
          <w:delText xml:space="preserve"> </w:delText>
        </w:r>
      </w:del>
      <w:del w:id="6064" w:author="PR Preview" w:date="2026-01-01T00:00:00Z">
        <w:r>
          <w:delText xml:space="preserve">are linearly independent.</w:delText>
        </w:r>
      </w:del>
    </w:p>
    <w:p>
      <w:pPr>
        <w:pStyle w:val="BodyText"/>
      </w:pPr>
      <w:del w:id="6065" w:author="PR Preview" w:date="2026-01-01T00:00:00Z">
        <w:r>
          <w:rPr>
            <w:i/>
            <w:iCs/>
          </w:rPr>
          <w:delText xml:space="preserve">Proof</w:delText>
        </w:r>
      </w:del>
      <w:del w:id="6066" w:author="PR Preview" w:date="2026-01-01T00:00:00Z">
        <w:r>
          <w:delText xml:space="preserve">. </w:delText>
        </w:r>
      </w:del>
      <w:del w:id="6067" w:author="PR Preview" w:date="2026-01-01T00:00:00Z">
        <w:r>
          <w:delText xml:space="preserve">Suppose</w:delText>
        </w:r>
      </w:del>
      <w:del w:id="6068" w:author="PR Preview" w:date="2026-01-01T00:00:00Z">
        <w:r>
          <w:delText xml:space="preserve"> </w:delText>
        </w:r>
      </w:del>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r>
          <m:t>d</m:t>
        </m:r>
        <m:r>
          <m:t> </m:t>
        </m:r>
        <m:limLow>
          <m:e>
            <m:r>
              <m:t>w</m:t>
            </m:r>
          </m:e>
          <m:lim>
            <m:r>
              <m:rPr>
                <m:sty m:val="p"/>
              </m:rPr>
              <m:t>∼</m:t>
            </m:r>
          </m:lim>
        </m:limLow>
        <m:r>
          <m:rPr>
            <m:sty m:val="p"/>
          </m:rPr>
          <m:t>=</m:t>
        </m:r>
        <m:limLow>
          <m:e>
            <m:r>
              <m:t>0</m:t>
            </m:r>
          </m:e>
          <m:lim>
            <m:r>
              <m:rPr>
                <m:sty m:val="p"/>
              </m:rPr>
              <m:t>∼</m:t>
            </m:r>
          </m:lim>
        </m:limLow>
      </m:oMath>
      <w:del w:id="6069" w:author="PR Preview" w:date="2026-01-01T00:00:00Z">
        <w:r>
          <w:delText xml:space="preserve">.</w:delText>
        </w:r>
      </w:del>
    </w:p>
    <w:p>
      <w:pPr>
        <w:pStyle w:val="FirstParagraph"/>
      </w:pPr>
      <w:ins w:id="6070" w:author="PR Preview" w:date="2026-01-01T00:00:00Z">
        <w:r>
          <w:rPr>
            <w:b/>
            <w:bCs/>
          </w:rPr>
          <w:t xml:space="preserve">Theorem 28 (Adding a vector outside the span keeps a list independent)</w:t>
        </w:r>
      </w:ins>
      <w:ins w:id="6071" w:author="PR Preview" w:date="2026-01-01T00:00:00Z">
        <w:r>
          <w:t xml:space="preserve"> </w:t>
        </w:r>
      </w:ins>
      <w:ins w:id="6072" w:author="PR Preview" w:date="2026-01-01T00:00:00Z">
        <w:r>
          <w:t xml:space="preserve">If</w:t>
        </w:r>
      </w:ins>
      <w:ins w:id="6073" w:author="PR Preview" w:date="2026-01-01T00:00:00Z">
        <w:r>
          <w:t xml:space="preserve"> </w:t>
        </w:r>
      </w:ins>
      <w:ins w:id="6074" w:author="PR Preview" w:date="2026-01-01T00:00:00Z">
        <w:r>
          <w:t xml:space="preserve">$\mathord{\smash[b]{\underset{\raise.3ex\hbox{$\scriptstyle\sim$}}{v}}\vphantom{v}}_1, \ldots, \mathord{\smash[b]{\underset{\raise.3ex\hbox{$\scriptstyle\sim$}}{v}}\vphantom{v}}_k$</w:t>
        </w:r>
      </w:ins>
      <w:ins w:id="6075" w:author="PR Preview" w:date="2026-01-01T00:00:00Z">
        <w:r>
          <w:t xml:space="preserve"> </w:t>
        </w:r>
      </w:ins>
      <w:ins w:id="6076" w:author="PR Preview" w:date="2026-01-01T00:00:00Z">
        <w:r>
          <w:t xml:space="preserve">are linearly independent</w:t>
        </w:r>
      </w:ins>
      <w:ins w:id="6077" w:author="PR Preview" w:date="2026-01-01T00:00:00Z">
        <w:r>
          <w:t xml:space="preserve"> </w:t>
        </w:r>
      </w:ins>
      <w:ins w:id="6078" w:author="PR Preview" w:date="2026-01-01T00:00:00Z">
        <w:r>
          <w:t xml:space="preserve">(</w:t>
        </w:r>
      </w:ins>
      <w:hyperlink w:anchor="def-linearly-independent">
        <w:ins w:id="6079" w:author="PR Preview" w:date="2026-01-01T00:00:00Z">
          <w:r>
            <w:rPr>
              <w:rStyle w:val="Hyperlink"/>
            </w:rPr>
            <w:t xml:space="preserve">Definition 43</w:t>
          </w:r>
        </w:ins>
      </w:hyperlink>
      <w:ins w:id="6080" w:author="PR Preview" w:date="2026-01-01T00:00:00Z">
        <w:r>
          <w:t xml:space="preserve">)</w:t>
        </w:r>
      </w:ins>
      <w:ins w:id="6081" w:author="PR Preview" w:date="2026-01-01T00:00:00Z">
        <w:r>
          <w:t xml:space="preserve"> </w:t>
        </w:r>
      </w:ins>
      <w:ins w:id="6082" w:author="PR Preview" w:date="2026-01-01T00:00:00Z">
        <w:r>
          <w:t xml:space="preserve">and</w:t>
        </w:r>
      </w:ins>
      <w:ins w:id="6083" w:author="PR Preview" w:date="2026-01-01T00:00:00Z">
        <w:r>
          <w:t xml:space="preserve"> </w:t>
        </w:r>
      </w:ins>
      <w:ins w:id="6084" w:author="PR Preview" w:date="2026-01-01T00:00:00Z">
        <w:r>
          <w:t xml:space="preserve">$\mathord{\smash[b]{\underset{\raise.3ex\hbox{$\scriptstyle\sim$}}{w}}\vphantom{w}}$</w:t>
        </w:r>
      </w:ins>
      <w:ins w:id="6085" w:author="PR Preview" w:date="2026-01-01T00:00:00Z">
        <w:r>
          <w:t xml:space="preserve"> </w:t>
        </w:r>
      </w:ins>
      <w:ins w:id="6086" w:author="PR Preview" w:date="2026-01-01T00:00:00Z">
        <w:r>
          <w:t xml:space="preserve">is not in</w:t>
        </w:r>
      </w:ins>
      <w:ins w:id="6087" w:author="PR Preview" w:date="2026-01-01T00:00:00Z">
        <w:r>
          <w:t xml:space="preserve"> </w:t>
        </w:r>
      </w:ins>
      <w:ins w:id="6088" w:author="PR Preview" w:date="2026-01-01T00:00:00Z">
        <w:r>
          <w:t xml:space="preserve">$\operatorname{span}\mathopen{}\left\{\mathord{\smash[b]{\underset{\raise.3ex\hbox{$\scriptstyle\sim$}}{v}}\vphantom{v}}_1, \ldots, \mathord{\smash[b]{\underset{\raise.3ex\hbox{$\scriptstyle\sim$}}{v}}\vphantom{v}}_k\right\}\mathclose{}$</w:t>
        </w:r>
      </w:ins>
      <w:ins w:id="6089" w:author="PR Preview" w:date="2026-01-01T00:00:00Z">
        <w:r>
          <w:t xml:space="preserve"> </w:t>
        </w:r>
      </w:ins>
      <w:ins w:id="6090" w:author="PR Preview" w:date="2026-01-01T00:00:00Z">
        <w:r>
          <w:t xml:space="preserve">(</w:t>
        </w:r>
      </w:ins>
      <w:hyperlink w:anchor="def-span">
        <w:ins w:id="6091" w:author="PR Preview" w:date="2026-01-01T00:00:00Z">
          <w:r>
            <w:rPr>
              <w:rStyle w:val="Hyperlink"/>
            </w:rPr>
            <w:t xml:space="preserve">Definition 47</w:t>
          </w:r>
        </w:ins>
      </w:hyperlink>
      <w:ins w:id="6092" w:author="PR Preview" w:date="2026-01-01T00:00:00Z">
        <w:r>
          <w:t xml:space="preserve">),</w:t>
        </w:r>
      </w:ins>
      <w:ins w:id="6093" w:author="PR Preview" w:date="2026-01-01T00:00:00Z">
        <w:r>
          <w:t xml:space="preserve"> </w:t>
        </w:r>
      </w:ins>
      <w:ins w:id="6094" w:author="PR Preview" w:date="2026-01-01T00:00:00Z">
        <w:r>
          <w:t xml:space="preserve">then</w:t>
        </w:r>
      </w:ins>
      <w:ins w:id="6095" w:author="PR Preview" w:date="2026-01-01T00:00:00Z">
        <w:r>
          <w:t xml:space="preserve"> </w:t>
        </w:r>
      </w:ins>
      <w:ins w:id="6096" w:author="PR Preview" w:date="2026-01-01T00:00:00Z">
        <w:r>
          <w:t xml:space="preserve">$\mathord{\smash[b]{\underset{\raise.3ex\hbox{$\scriptstyle\sim$}}{v}}\vphantom{v}}_1, \ldots, \mathord{\smash[b]{\underset{\raise.3ex\hbox{$\scriptstyle\sim$}}{v}}\vphantom{v}}_k, \mathord{\smash[b]{\underset{\raise.3ex\hbox{$\scriptstyle\sim$}}{w}}\vphantom{w}}$</w:t>
        </w:r>
      </w:ins>
      <w:ins w:id="6097" w:author="PR Preview" w:date="2026-01-01T00:00:00Z">
        <w:r>
          <w:t xml:space="preserve"> </w:t>
        </w:r>
      </w:ins>
      <w:ins w:id="6098" w:author="PR Preview" w:date="2026-01-01T00:00:00Z">
        <w:r>
          <w:t xml:space="preserve">are linearly independent.</w:t>
        </w:r>
      </w:ins>
    </w:p>
    <w:bookmarkEnd w:id="228"/>
    <w:p>
      <w:pPr>
        <w:pStyle w:val="BodyText"/>
      </w:pPr>
      <w:ins w:id="6099" w:author="PR Preview" w:date="2026-01-01T00:00:00Z">
        <w:r>
          <w:rPr>
            <w:i/>
            <w:iCs/>
          </w:rPr>
          <w:t xml:space="preserve">Proof</w:t>
        </w:r>
      </w:ins>
      <w:ins w:id="6100" w:author="PR Preview" w:date="2026-01-01T00:00:00Z">
        <w:r>
          <w:t xml:space="preserve">. </w:t>
        </w:r>
      </w:ins>
      <w:ins w:id="6101" w:author="PR Preview" w:date="2026-01-01T00:00:00Z">
        <w:r>
          <w:t xml:space="preserve">Suppose</w:t>
        </w:r>
      </w:ins>
      <w:ins w:id="6102" w:author="PR Preview" w:date="2026-01-01T00:00:00Z">
        <w:r>
          <w:t xml:space="preserve"> </w:t>
        </w:r>
      </w:ins>
      <w:ins w:id="6103" w:author="PR Preview" w:date="2026-01-01T00:00:00Z">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ins>
      <w:ins w:id="6104" w:author="PR Preview" w:date="2026-01-01T00:00:00Z">
        <w:r>
          <w:t xml:space="preserve">.</w:t>
        </w:r>
      </w:ins>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limLow>
                <m:e>
                  <m:r>
                    <m:t>w</m:t>
                  </m:r>
                </m:e>
                <m:lim>
                  <m:r>
                    <m:rPr>
                      <m:sty m:val="p"/>
                    </m:rPr>
                    <m:t>∼</m:t>
                  </m:r>
                </m:lim>
              </m:limLow>
              <m:r>
                <m:t>&amp;</m:t>
              </m:r>
              <m:r>
                <m:rPr>
                  <m:sty m:val="p"/>
                </m:rPr>
                <m:t>=</m:t>
              </m:r>
              <m:f>
                <m:fPr>
                  <m:type m:val="bar"/>
                </m:fPr>
                <m:num>
                  <m:r>
                    <m:t>1</m:t>
                  </m:r>
                </m:num>
                <m:den>
                  <m:r>
                    <m:t>d</m:t>
                  </m:r>
                </m:den>
              </m:f>
              <m:r>
                <m:t> </m:t>
              </m:r>
              <m:r>
                <m:t>​</m:t>
              </m:r>
              <m:d>
                <m:dPr>
                  <m:begChr m:val="("/>
                  <m:sepChr m:val=""/>
                  <m:endChr m:val=")"/>
                  <m:grow/>
                </m:dPr>
                <m:e>
                  <m:r>
                    <m:t>d</m:t>
                  </m:r>
                  <m:r>
                    <m:t> </m:t>
                  </m:r>
                  <m:limLow>
                    <m:e>
                      <m:r>
                        <m:t>w</m:t>
                      </m:r>
                    </m:e>
                    <m:lim>
                      <m:r>
                        <m:rPr>
                          <m:sty m:val="p"/>
                        </m:rPr>
                        <m:t>∼</m:t>
                      </m:r>
                    </m:lim>
                  </m:limLow>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e>
              </m:d>
              <m:r>
                <m:t>​</m:t>
              </m:r>
              <m:r>
                <m:t>&amp;</m:t>
              </m:r>
              <m:r>
                <m:t>&amp;</m:t>
              </m:r>
              <m:r>
                <m:rPr>
                  <m:nor/>
                  <m:sty m:val="p"/>
                </m:rPr>
                <m:t>(solve the supposed equation for </m:t>
              </m:r>
              <m:r>
                <m:t>d</m:t>
              </m:r>
              <m:r>
                <m:t> </m:t>
              </m:r>
              <m:limLow>
                <m:e>
                  <m:r>
                    <m:t>w</m:t>
                  </m:r>
                </m:e>
                <m:lim>
                  <m:r>
                    <m:rPr>
                      <m:sty m:val="p"/>
                    </m:rPr>
                    <m:t>∼</m:t>
                  </m:r>
                </m:lim>
              </m:limLow>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limLow>
                    <m:e>
                      <m:r>
                        <m:t>v</m:t>
                      </m:r>
                    </m:e>
                    <m:lim>
                      <m:r>
                        <m:rPr>
                          <m:sty m:val="p"/>
                        </m:rPr>
                        <m:t>∼</m:t>
                      </m:r>
                    </m:lim>
                  </m:limLow>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limLow>
                    <m:e>
                      <m:r>
                        <m:t>v</m:t>
                      </m:r>
                    </m:e>
                    <m:lim>
                      <m:r>
                        <m:rPr>
                          <m:sty m:val="p"/>
                        </m:rPr>
                        <m:t>∼</m:t>
                      </m:r>
                    </m:lim>
                  </m:limLow>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del w:id="6105" w:author="PR Preview" w:date="2026-01-01T00:00:00Z">
        <w:r>
          <w:delText xml:space="preserve">which puts</w:delText>
        </w:r>
      </w:del>
      <w:del w:id="6106" w:author="PR Preview" w:date="2026-01-01T00:00:00Z">
        <w:r>
          <w:delText xml:space="preserve"> </w:delText>
        </w:r>
      </w:del>
      <m:oMath>
        <m:limLow>
          <m:e>
            <m:r>
              <m:t>w</m:t>
            </m:r>
          </m:e>
          <m:lim>
            <m:r>
              <m:rPr>
                <m:sty m:val="p"/>
              </m:rPr>
              <m:t>∼</m:t>
            </m:r>
          </m:lim>
        </m:limLow>
      </m:oMath>
      <w:del w:id="6107" w:author="PR Preview" w:date="2026-01-01T00:00:00Z">
        <w:r>
          <w:delText xml:space="preserve"> </w:delText>
        </w:r>
      </w:del>
      <w:del w:id="6108" w:author="PR Preview" w:date="2026-01-01T00:00:00Z">
        <w:r>
          <w:delText xml:space="preserve">in</w:delText>
        </w:r>
      </w:del>
      <w:del w:id="6109" w:author="PR Preview" w:date="2026-01-01T00:00:00Z">
        <w:r>
          <w:delText xml:space="preserve"> </w:delText>
        </w:r>
      </w:del>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del w:id="6110" w:author="PR Preview" w:date="2026-01-01T00:00:00Z">
        <w:r>
          <w:delText xml:space="preserve">,</w:delText>
        </w:r>
      </w:del>
      <w:del w:id="6111" w:author="PR Preview" w:date="2026-01-01T00:00:00Z">
        <w:r>
          <w:delText xml:space="preserve"> </w:delText>
        </w:r>
      </w:del>
      <w:del w:id="6112" w:author="PR Preview" w:date="2026-01-01T00:00:00Z">
        <w:r>
          <w:delText xml:space="preserve">contrary to the assumption.</w:delText>
        </w:r>
      </w:del>
    </w:p>
    <w:p>
      <w:pPr>
        <w:pStyle w:val="BodyText"/>
      </w:pPr>
      <w:del w:id="6113" w:author="PR Preview" w:date="2026-01-01T00:00:00Z">
        <w:r>
          <w:rPr>
            <w:b/>
            <w:bCs/>
          </w:rPr>
          <w:delText xml:space="preserve">The other coefficients are</w:delText>
        </w:r>
      </w:del>
      <w:del w:id="6114" w:author="PR Preview" w:date="2026-01-01T00:00:00Z">
        <w:r>
          <w:rPr>
            <w:b/>
            <w:bCs/>
          </w:rPr>
          <w:delText xml:space="preserve"> </w:delText>
        </w:r>
      </w:del>
      <m:oMath>
        <m:r>
          <m:t>0</m:t>
        </m:r>
      </m:oMath>
      <w:del w:id="6115" w:author="PR Preview" w:date="2026-01-01T00:00:00Z">
        <w:r>
          <w:rPr>
            <w:b/>
            <w:bCs/>
          </w:rPr>
          <w:delText xml:space="preserve">.</w:delText>
        </w:r>
      </w:del>
      <w:del w:id="6116" w:author="PR Preview" w:date="2026-01-01T00:00:00Z">
        <w:r>
          <w:delText xml:space="preserve"> </w:delText>
        </w:r>
      </w:del>
      <w:del w:id="6117" w:author="PR Preview" w:date="2026-01-01T00:00:00Z">
        <w:r>
          <w:delText xml:space="preserve">With</w:delText>
        </w:r>
      </w:del>
      <w:del w:id="6118" w:author="PR Preview" w:date="2026-01-01T00:00:00Z">
        <w:r>
          <w:delText xml:space="preserve"> </w:delText>
        </w:r>
      </w:del>
      <m:oMath>
        <m:r>
          <m:t>d</m:t>
        </m:r>
        <m:r>
          <m:rPr>
            <m:sty m:val="p"/>
          </m:rPr>
          <m:t>=</m:t>
        </m:r>
        <m:r>
          <m:t>0</m:t>
        </m:r>
      </m:oMath>
      <w:del w:id="6119" w:author="PR Preview" w:date="2026-01-01T00:00:00Z">
        <w:r>
          <w:delText xml:space="preserve">, the equation reads</w:delText>
        </w:r>
      </w:del>
      <w:del w:id="6120" w:author="PR Preview" w:date="2026-01-01T00:00:00Z">
        <w:r>
          <w:delText xml:space="preserve"> </w:delText>
        </w:r>
      </w:del>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w:del w:id="6121" w:author="PR Preview" w:date="2026-01-01T00:00:00Z">
        <w:r>
          <w:delText xml:space="preserve">,</w:delText>
        </w:r>
      </w:del>
      <w:del w:id="6122" w:author="PR Preview" w:date="2026-01-01T00:00:00Z">
        <w:r>
          <w:delText xml:space="preserve"> </w:delText>
        </w:r>
      </w:del>
      <w:del w:id="6123" w:author="PR Preview" w:date="2026-01-01T00:00:00Z">
        <w:r>
          <w:delText xml:space="preserve">so every</w:delText>
        </w:r>
      </w:del>
      <w:del w:id="6124" w:author="PR Preview" w:date="2026-01-01T00:00:00Z">
        <w:r>
          <w:delText xml:space="preserve"> </w:delText>
        </w:r>
      </w:del>
      <m:oMath>
        <m:sSub>
          <m:e>
            <m:r>
              <m:t>c</m:t>
            </m:r>
          </m:e>
          <m:sub>
            <m:r>
              <m:t>i</m:t>
            </m:r>
          </m:sub>
        </m:sSub>
        <m:r>
          <m:rPr>
            <m:sty m:val="p"/>
          </m:rPr>
          <m:t>=</m:t>
        </m:r>
        <m:r>
          <m:t>0</m:t>
        </m:r>
      </m:oMath>
      <w:del w:id="6125" w:author="PR Preview" w:date="2026-01-01T00:00:00Z">
        <w:r>
          <w:delText xml:space="preserve">,</w:delText>
        </w:r>
      </w:del>
      <w:del w:id="6126" w:author="PR Preview" w:date="2026-01-01T00:00:00Z">
        <w:r>
          <w:delText xml:space="preserve"> </w:delText>
        </w:r>
      </w:del>
      <w:del w:id="6127" w:author="PR Preview" w:date="2026-01-01T00:00:00Z">
        <w:r>
          <w:delText xml:space="preserve">because</w:delText>
        </w:r>
      </w:del>
      <w:del w:id="6128" w:author="PR Preview" w:date="2026-01-01T00:00:00Z">
        <w:r>
          <w:delText xml:space="preserve"> </w:delText>
        </w:r>
      </w:del>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del w:id="6129" w:author="PR Preview" w:date="2026-01-01T00:00:00Z">
        <w:r>
          <w:delText xml:space="preserve"> </w:delText>
        </w:r>
      </w:del>
      <w:del w:id="6130" w:author="PR Preview" w:date="2026-01-01T00:00:00Z">
        <w:r>
          <w:delText xml:space="preserve">are linearly independent.</w:delText>
        </w:r>
      </w:del>
    </w:p>
    <w:p>
      <w:pPr>
        <w:pStyle w:val="BodyText"/>
      </w:pPr>
      <w:del w:id="6131" w:author="PR Preview" w:date="2026-01-01T00:00:00Z">
        <w:r>
          <w:rPr>
            <w:b/>
            <w:bCs/>
          </w:rPr>
          <w:delText xml:space="preserve">Example 51 (Adding</w:delText>
        </w:r>
      </w:del>
      <w:del w:id="6132" w:author="PR Preview" w:date="2026-01-01T00:00:00Z">
        <w:r>
          <w:rPr>
            <w:b/>
            <w:bCs/>
          </w:rPr>
          <w:delText xml:space="preserve"> </w:delText>
        </w:r>
      </w:del>
      <m:oMath>
        <m:r>
          <m:rPr>
            <m:sty m:val="p"/>
          </m:rPr>
          <m:t>(</m:t>
        </m:r>
        <m:r>
          <m:t>0</m:t>
        </m:r>
        <m:r>
          <m:rPr>
            <m:sty m:val="p"/>
          </m:rPr>
          <m:t>,</m:t>
        </m:r>
        <m:r>
          <m:t>0</m:t>
        </m:r>
        <m:r>
          <m:rPr>
            <m:sty m:val="p"/>
          </m:rPr>
          <m:t>,</m:t>
        </m:r>
        <m:r>
          <m:t>1</m:t>
        </m:r>
        <m:r>
          <m:rPr>
            <m:sty m:val="p"/>
          </m:rPr>
          <m:t>)</m:t>
        </m:r>
      </m:oMath>
      <w:del w:id="6133" w:author="PR Preview" w:date="2026-01-01T00:00:00Z">
        <w:r>
          <w:rPr>
            <w:b/>
            <w:bCs/>
          </w:rPr>
          <w:delText xml:space="preserve"> </w:delText>
        </w:r>
      </w:del>
      <w:del w:id="6134" w:author="PR Preview" w:date="2026-01-01T00:00:00Z">
        <w:r>
          <w:rPr>
            <w:b/>
            <w:bCs/>
          </w:rPr>
          <w:delText xml:space="preserve">to two independent vectors in</w:delText>
        </w:r>
      </w:del>
      <w:del w:id="6135" w:author="PR Preview" w:date="2026-01-01T00:00:00Z">
        <w:r>
          <w:rPr>
            <w:b/>
            <w:bCs/>
          </w:rPr>
          <w:delText xml:space="preserve"> </w:delText>
        </w:r>
      </w:del>
      <m:oMath>
        <m:sSup>
          <m:e>
            <m:r>
              <m:rPr>
                <m:scr m:val="double-struck"/>
                <m:sty m:val="p"/>
              </m:rPr>
              <m:t>R</m:t>
            </m:r>
          </m:e>
          <m:sup>
            <m:r>
              <m:t>3</m:t>
            </m:r>
          </m:sup>
        </m:sSup>
      </m:oMath>
      <w:del w:id="6136" w:author="PR Preview" w:date="2026-01-01T00:00:00Z">
        <w:r>
          <w:rPr>
            <w:b/>
            <w:bCs/>
          </w:rPr>
          <w:delText xml:space="preserve">)</w:delText>
        </w:r>
      </w:del>
      <w:del w:id="6137" w:author="PR Preview" w:date="2026-01-01T00:00:00Z">
        <w:r>
          <w:delText xml:space="preserve"> </w:delText>
        </w:r>
      </w:del>
      <w:del w:id="6138" w:author="PR Preview" w:date="2026-01-01T00:00:00Z">
        <w:r>
          <w:delText xml:space="preserve">The vectors</w:delText>
        </w:r>
      </w:del>
      <w:del w:id="6139" w:author="PR Preview" w:date="2026-01-01T00:00:00Z">
        <w:r>
          <w:delText xml:space="preserve"> </w:delText>
        </w:r>
      </w:del>
      <m:oMath>
        <m:r>
          <m:rPr>
            <m:sty m:val="p"/>
          </m:rPr>
          <m:t>(</m:t>
        </m:r>
        <m:r>
          <m:t>1</m:t>
        </m:r>
        <m:r>
          <m:rPr>
            <m:sty m:val="p"/>
          </m:rPr>
          <m:t>,</m:t>
        </m:r>
        <m:r>
          <m:t>0</m:t>
        </m:r>
        <m:r>
          <m:rPr>
            <m:sty m:val="p"/>
          </m:rPr>
          <m:t>,</m:t>
        </m:r>
        <m:r>
          <m:t>0</m:t>
        </m:r>
        <m:r>
          <m:rPr>
            <m:sty m:val="p"/>
          </m:rPr>
          <m:t>)</m:t>
        </m:r>
      </m:oMath>
      <w:del w:id="6140" w:author="PR Preview" w:date="2026-01-01T00:00:00Z">
        <w:r>
          <w:delText xml:space="preserve"> </w:delText>
        </w:r>
      </w:del>
      <w:del w:id="6141" w:author="PR Preview" w:date="2026-01-01T00:00:00Z">
        <w:r>
          <w:delText xml:space="preserve">and</w:delText>
        </w:r>
      </w:del>
      <w:del w:id="6142" w:author="PR Preview" w:date="2026-01-01T00:00:00Z">
        <w:r>
          <w:delText xml:space="preserve"> </w:delText>
        </w:r>
      </w:del>
      <m:oMath>
        <m:r>
          <m:rPr>
            <m:sty m:val="p"/>
          </m:rPr>
          <m:t>(</m:t>
        </m:r>
        <m:r>
          <m:t>0</m:t>
        </m:r>
        <m:r>
          <m:rPr>
            <m:sty m:val="p"/>
          </m:rPr>
          <m:t>,</m:t>
        </m:r>
        <m:r>
          <m:t>1</m:t>
        </m:r>
        <m:r>
          <m:rPr>
            <m:sty m:val="p"/>
          </m:rPr>
          <m:t>,</m:t>
        </m:r>
        <m:r>
          <m:t>0</m:t>
        </m:r>
        <m:r>
          <m:rPr>
            <m:sty m:val="p"/>
          </m:rPr>
          <m:t>)</m:t>
        </m:r>
      </m:oMath>
      <w:del w:id="6143" w:author="PR Preview" w:date="2026-01-01T00:00:00Z">
        <w:r>
          <w:delText xml:space="preserve"> </w:delText>
        </w:r>
      </w:del>
      <w:del w:id="6144" w:author="PR Preview" w:date="2026-01-01T00:00:00Z">
        <w:r>
          <w:delText xml:space="preserve">are linearly independent,</w:delText>
        </w:r>
      </w:del>
      <w:del w:id="6145" w:author="PR Preview" w:date="2026-01-01T00:00:00Z">
        <w:r>
          <w:delText xml:space="preserve"> </w:delText>
        </w:r>
      </w:del>
      <w:del w:id="6146" w:author="PR Preview" w:date="2026-01-01T00:00:00Z">
        <w:r>
          <w:delText xml:space="preserve">and their span is the plane</w:delText>
        </w:r>
      </w:del>
      <w:del w:id="6147" w:author="PR Preview" w:date="2026-01-01T00:00:00Z">
        <w:r>
          <w:delText xml:space="preserve"> </w:delText>
        </w:r>
      </w:del>
      <m:oMath>
        <m:r>
          <m:t>z</m:t>
        </m:r>
        <m:r>
          <m:rPr>
            <m:sty m:val="p"/>
          </m:rPr>
          <m:t>=</m:t>
        </m:r>
        <m:r>
          <m:t>0</m:t>
        </m:r>
      </m:oMath>
      <w:del w:id="6148" w:author="PR Preview" w:date="2026-01-01T00:00:00Z">
        <w:r>
          <w:delText xml:space="preserve"> </w:delText>
        </w:r>
      </w:del>
      <w:del w:id="6149" w:author="PR Preview" w:date="2026-01-01T00:00:00Z">
        <w:r>
          <w:delText xml:space="preserve">(</w:delText>
        </w:r>
      </w:del>
      <w:hyperlink w:anchor="exm-span">
        <w:del w:id="6150" w:author="PR Preview" w:date="2026-01-01T00:00:00Z">
          <w:r>
            <w:rPr>
              <w:rStyle w:val="Hyperlink"/>
            </w:rPr>
            <w:delText xml:space="preserve">Example 40</w:delText>
          </w:r>
        </w:del>
      </w:hyperlink>
      <w:del w:id="6151" w:author="PR Preview" w:date="2026-01-01T00:00:00Z">
        <w:r>
          <w:delText xml:space="preserve">).</w:delText>
        </w:r>
      </w:del>
      <w:del w:id="6152" w:author="PR Preview" w:date="2026-01-01T00:00:00Z">
        <w:r>
          <w:delText xml:space="preserve"> </w:delText>
        </w:r>
      </w:del>
      <w:del w:id="6153" w:author="PR Preview" w:date="2026-01-01T00:00:00Z">
        <w:r>
          <w:delText xml:space="preserve">The vector</w:delText>
        </w:r>
      </w:del>
      <w:del w:id="6154" w:author="PR Preview" w:date="2026-01-01T00:00:00Z">
        <w:r>
          <w:delText xml:space="preserve"> </w:delText>
        </w:r>
      </w:del>
      <m:oMath>
        <m:r>
          <m:rPr>
            <m:sty m:val="p"/>
          </m:rPr>
          <m:t>(</m:t>
        </m:r>
        <m:r>
          <m:t>0</m:t>
        </m:r>
        <m:r>
          <m:rPr>
            <m:sty m:val="p"/>
          </m:rPr>
          <m:t>,</m:t>
        </m:r>
        <m:r>
          <m:t>0</m:t>
        </m:r>
        <m:r>
          <m:rPr>
            <m:sty m:val="p"/>
          </m:rPr>
          <m:t>,</m:t>
        </m:r>
        <m:r>
          <m:t>1</m:t>
        </m:r>
        <m:r>
          <m:rPr>
            <m:sty m:val="p"/>
          </m:rPr>
          <m:t>)</m:t>
        </m:r>
      </m:oMath>
      <w:del w:id="6155" w:author="PR Preview" w:date="2026-01-01T00:00:00Z">
        <w:r>
          <w:delText xml:space="preserve"> </w:delText>
        </w:r>
      </w:del>
      <w:del w:id="6156" w:author="PR Preview" w:date="2026-01-01T00:00:00Z">
        <w:r>
          <w:delText xml:space="preserve">has third entry</w:delText>
        </w:r>
      </w:del>
      <w:del w:id="6157" w:author="PR Preview" w:date="2026-01-01T00:00:00Z">
        <w:r>
          <w:delText xml:space="preserve"> </w:delText>
        </w:r>
      </w:del>
      <m:oMath>
        <m:r>
          <m:t>1</m:t>
        </m:r>
      </m:oMath>
      <w:del w:id="6158" w:author="PR Preview" w:date="2026-01-01T00:00:00Z">
        <w:r>
          <w:delText xml:space="preserve">, so it is not in that plane,</w:delText>
        </w:r>
      </w:del>
      <w:del w:id="6159" w:author="PR Preview" w:date="2026-01-01T00:00:00Z">
        <w:r>
          <w:delText xml:space="preserve"> </w:delText>
        </w:r>
      </w:del>
      <w:del w:id="6160" w:author="PR Preview" w:date="2026-01-01T00:00:00Z">
        <w:r>
          <w:delText xml:space="preserve">and by</w:delText>
        </w:r>
      </w:del>
      <w:del w:id="6161" w:author="PR Preview" w:date="2026-01-01T00:00:00Z">
        <w:r>
          <w:delText xml:space="preserve"> </w:delText>
        </w:r>
      </w:del>
      <w:hyperlink w:anchor="thm-add-outside-span">
        <w:del w:id="6162" w:author="PR Preview" w:date="2026-01-01T00:00:00Z">
          <w:r>
            <w:rPr>
              <w:rStyle w:val="Hyperlink"/>
            </w:rPr>
            <w:delText xml:space="preserve">Theorem 28</w:delText>
          </w:r>
        </w:del>
      </w:hyperlink>
      <w:del w:id="6163" w:author="PR Preview" w:date="2026-01-01T00:00:00Z">
        <w:r>
          <w:delText xml:space="preserve"> </w:delText>
        </w:r>
      </w:del>
      <w:del w:id="6164" w:author="PR Preview" w:date="2026-01-01T00:00:00Z">
        <w:r>
          <w:delText xml:space="preserve">the three vectors</w:delText>
        </w:r>
      </w:del>
      <w:del w:id="6165" w:author="PR Preview" w:date="2026-01-01T00:00:00Z">
        <w:r>
          <w:delText xml:space="preserve"> </w:delText>
        </w:r>
      </w:del>
      <m:oMath>
        <m:r>
          <m:rPr>
            <m:sty m:val="p"/>
          </m:rPr>
          <m:t>(</m:t>
        </m:r>
        <m:r>
          <m:t>1</m:t>
        </m:r>
        <m:r>
          <m:rPr>
            <m:sty m:val="p"/>
          </m:rPr>
          <m:t>,</m:t>
        </m:r>
        <m:r>
          <m:t>0</m:t>
        </m:r>
        <m:r>
          <m:rPr>
            <m:sty m:val="p"/>
          </m:rPr>
          <m:t>,</m:t>
        </m:r>
        <m:r>
          <m:t>0</m:t>
        </m:r>
        <m:r>
          <m:rPr>
            <m:sty m:val="p"/>
          </m:rPr>
          <m:t>)</m:t>
        </m:r>
      </m:oMath>
      <w:del w:id="6166" w:author="PR Preview" w:date="2026-01-01T00:00:00Z">
        <w:r>
          <w:delText xml:space="preserve">,</w:delText>
        </w:r>
      </w:del>
      <w:del w:id="6167" w:author="PR Preview" w:date="2026-01-01T00:00:00Z">
        <w:r>
          <w:delText xml:space="preserve"> </w:delText>
        </w:r>
      </w:del>
      <m:oMath>
        <m:r>
          <m:rPr>
            <m:sty m:val="p"/>
          </m:rPr>
          <m:t>(</m:t>
        </m:r>
        <m:r>
          <m:t>0</m:t>
        </m:r>
        <m:r>
          <m:rPr>
            <m:sty m:val="p"/>
          </m:rPr>
          <m:t>,</m:t>
        </m:r>
        <m:r>
          <m:t>1</m:t>
        </m:r>
        <m:r>
          <m:rPr>
            <m:sty m:val="p"/>
          </m:rPr>
          <m:t>,</m:t>
        </m:r>
        <m:r>
          <m:t>0</m:t>
        </m:r>
        <m:r>
          <m:rPr>
            <m:sty m:val="p"/>
          </m:rPr>
          <m:t>)</m:t>
        </m:r>
      </m:oMath>
      <w:del w:id="6168" w:author="PR Preview" w:date="2026-01-01T00:00:00Z">
        <w:r>
          <w:delText xml:space="preserve">,</w:delText>
        </w:r>
      </w:del>
      <w:del w:id="6169" w:author="PR Preview" w:date="2026-01-01T00:00:00Z">
        <w:r>
          <w:delText xml:space="preserve"> </w:delText>
        </w:r>
      </w:del>
      <m:oMath>
        <m:r>
          <m:rPr>
            <m:sty m:val="p"/>
          </m:rPr>
          <m:t>(</m:t>
        </m:r>
        <m:r>
          <m:t>0</m:t>
        </m:r>
        <m:r>
          <m:rPr>
            <m:sty m:val="p"/>
          </m:rPr>
          <m:t>,</m:t>
        </m:r>
        <m:r>
          <m:t>0</m:t>
        </m:r>
        <m:r>
          <m:rPr>
            <m:sty m:val="p"/>
          </m:rPr>
          <m:t>,</m:t>
        </m:r>
        <m:r>
          <m:t>1</m:t>
        </m:r>
        <m:r>
          <m:rPr>
            <m:sty m:val="p"/>
          </m:rPr>
          <m:t>)</m:t>
        </m:r>
      </m:oMath>
      <w:del w:id="6170" w:author="PR Preview" w:date="2026-01-01T00:00:00Z">
        <w:r>
          <w:delText xml:space="preserve"> </w:delText>
        </w:r>
      </w:del>
      <w:del w:id="6171" w:author="PR Preview" w:date="2026-01-01T00:00:00Z">
        <w:r>
          <w:delText xml:space="preserve">are linearly independent.</w:delText>
        </w:r>
      </w:del>
      <w:del w:id="6172" w:author="PR Preview" w:date="2026-01-01T00:00:00Z">
        <w:r>
          <w:delText xml:space="preserve"> </w:delText>
        </w:r>
      </w:del>
      <w:del w:id="6173" w:author="PR Preview" w:date="2026-01-01T00:00:00Z">
        <w:r>
          <w:delText xml:space="preserve">Adding</w:delText>
        </w:r>
      </w:del>
      <w:del w:id="6174" w:author="PR Preview" w:date="2026-01-01T00:00:00Z">
        <w:r>
          <w:delText xml:space="preserve"> </w:delText>
        </w:r>
      </w:del>
      <m:oMath>
        <m:r>
          <m:rPr>
            <m:sty m:val="p"/>
          </m:rPr>
          <m:t>(</m:t>
        </m:r>
        <m:r>
          <m:t>1</m:t>
        </m:r>
        <m:r>
          <m:rPr>
            <m:sty m:val="p"/>
          </m:rPr>
          <m:t>,</m:t>
        </m:r>
        <m:r>
          <m:t>1</m:t>
        </m:r>
        <m:r>
          <m:rPr>
            <m:sty m:val="p"/>
          </m:rPr>
          <m:t>,</m:t>
        </m:r>
        <m:r>
          <m:t>0</m:t>
        </m:r>
        <m:r>
          <m:rPr>
            <m:sty m:val="p"/>
          </m:rPr>
          <m:t>)</m:t>
        </m:r>
      </m:oMath>
      <w:del w:id="6175" w:author="PR Preview" w:date="2026-01-01T00:00:00Z">
        <w:r>
          <w:delText xml:space="preserve"> </w:delText>
        </w:r>
      </w:del>
      <w:del w:id="6176" w:author="PR Preview" w:date="2026-01-01T00:00:00Z">
        <w:r>
          <w:delText xml:space="preserve">instead would not work:</w:delText>
        </w:r>
      </w:del>
      <w:del w:id="6177" w:author="PR Preview" w:date="2026-01-01T00:00:00Z">
        <w:r>
          <w:delText xml:space="preserve"> </w:delText>
        </w:r>
      </w:del>
      <m:oMath>
        <m:r>
          <m:rPr>
            <m:sty m:val="p"/>
          </m:rPr>
          <m:t>(</m:t>
        </m:r>
        <m:r>
          <m:t>1</m:t>
        </m:r>
        <m:r>
          <m:rPr>
            <m:sty m:val="p"/>
          </m:rPr>
          <m:t>,</m:t>
        </m:r>
        <m:r>
          <m:t>1</m:t>
        </m:r>
        <m:r>
          <m:rPr>
            <m:sty m:val="p"/>
          </m:rPr>
          <m:t>,</m:t>
        </m:r>
        <m:r>
          <m:t>0</m:t>
        </m:r>
        <m:r>
          <m:rPr>
            <m:sty m:val="p"/>
          </m:rPr>
          <m:t>)</m:t>
        </m:r>
      </m:oMath>
      <w:del w:id="6178" w:author="PR Preview" w:date="2026-01-01T00:00:00Z">
        <w:r>
          <w:delText xml:space="preserve"> </w:delText>
        </w:r>
      </w:del>
      <w:del w:id="6179" w:author="PR Preview" w:date="2026-01-01T00:00:00Z">
        <w:r>
          <w:delText xml:space="preserve">is in the span,</w:delText>
        </w:r>
      </w:del>
      <w:del w:id="6180" w:author="PR Preview" w:date="2026-01-01T00:00:00Z">
        <w:r>
          <w:delText xml:space="preserve"> </w:delText>
        </w:r>
      </w:del>
      <w:del w:id="6181" w:author="PR Preview" w:date="2026-01-01T00:00:00Z">
        <w:r>
          <w:delText xml:space="preserve">and</w:delText>
        </w:r>
      </w:del>
      <w:del w:id="6182" w:author="PR Preview" w:date="2026-01-01T00:00:00Z">
        <w:r>
          <w:delText xml:space="preserve"> </w:delText>
        </w:r>
      </w:del>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limLow>
          <m:e>
            <m:r>
              <m:t>0</m:t>
            </m:r>
          </m:e>
          <m:lim>
            <m:r>
              <m:rPr>
                <m:sty m:val="p"/>
              </m:rPr>
              <m:t>∼</m:t>
            </m:r>
          </m:lim>
        </m:limLow>
      </m:oMath>
      <w:del w:id="6183" w:author="PR Preview" w:date="2026-01-01T00:00:00Z">
        <w:r>
          <w:delText xml:space="preserve">.</w:delText>
        </w:r>
      </w:del>
    </w:p>
    <w:p>
      <w:pPr>
        <w:pStyle w:val="BodyText"/>
      </w:pPr>
      <w:del w:id="6184" w:author="PR Preview" w:date="2026-01-01T00:00:00Z">
        <w:r>
          <w:rPr>
            <w:b/>
            <w:bCs/>
          </w:rPr>
          <w:delText xml:space="preserve">Theorem 29 (An independent list extends to a basis)</w:delText>
        </w:r>
      </w:del>
      <w:del w:id="6185" w:author="PR Preview" w:date="2026-01-01T00:00:00Z">
        <w:r>
          <w:delText xml:space="preserve"> </w:delText>
        </w:r>
      </w:del>
      <w:del w:id="6186" w:author="PR Preview" w:date="2026-01-01T00:00:00Z">
        <w:r>
          <w:delText xml:space="preserve">If</w:delText>
        </w:r>
      </w:del>
      <w:del w:id="6187" w:author="PR Preview" w:date="2026-01-01T00:00:00Z">
        <w:r>
          <w:delText xml:space="preserve"> </w:delText>
        </w:r>
      </w:del>
      <m:oMath>
        <m:r>
          <m:rPr>
            <m:scr m:val="script"/>
            <m:sty m:val="p"/>
          </m:rPr>
          <m:t>S</m:t>
        </m:r>
      </m:oMath>
      <w:del w:id="6188" w:author="PR Preview" w:date="2026-01-01T00:00:00Z">
        <w:r>
          <w:delText xml:space="preserve"> </w:delText>
        </w:r>
      </w:del>
      <w:del w:id="6189" w:author="PR Preview" w:date="2026-01-01T00:00:00Z">
        <w:r>
          <w:delText xml:space="preserve">is a subspace of</w:delText>
        </w:r>
      </w:del>
      <w:del w:id="6190" w:author="PR Preview" w:date="2026-01-01T00:00:00Z">
        <w:r>
          <w:delText xml:space="preserve"> </w:delText>
        </w:r>
      </w:del>
      <m:oMath>
        <m:sSup>
          <m:e>
            <m:r>
              <m:rPr>
                <m:scr m:val="double-struck"/>
                <m:sty m:val="p"/>
              </m:rPr>
              <m:t>R</m:t>
            </m:r>
          </m:e>
          <m:sup>
            <m:r>
              <m:t>p</m:t>
            </m:r>
          </m:sup>
        </m:sSup>
      </m:oMath>
      <w:del w:id="6191" w:author="PR Preview" w:date="2026-01-01T00:00:00Z">
        <w:r>
          <w:delText xml:space="preserve"> </w:delText>
        </w:r>
      </w:del>
      <w:del w:id="6192" w:author="PR Preview" w:date="2026-01-01T00:00:00Z">
        <w:r>
          <w:delText xml:space="preserve">(</w:delText>
        </w:r>
      </w:del>
      <w:hyperlink w:anchor="def-subspace">
        <w:del w:id="6193" w:author="PR Preview" w:date="2026-01-01T00:00:00Z">
          <w:r>
            <w:rPr>
              <w:rStyle w:val="Hyperlink"/>
            </w:rPr>
            <w:delText xml:space="preserve">Definition 46</w:delText>
          </w:r>
        </w:del>
      </w:hyperlink>
      <w:del w:id="6194" w:author="PR Preview" w:date="2026-01-01T00:00:00Z">
        <w:r>
          <w:delText xml:space="preserve">)</w:delText>
        </w:r>
      </w:del>
      <w:del w:id="6195" w:author="PR Preview" w:date="2026-01-01T00:00:00Z">
        <w:r>
          <w:delText xml:space="preserve"> </w:delText>
        </w:r>
      </w:del>
      <w:del w:id="6196" w:author="PR Preview" w:date="2026-01-01T00:00:00Z">
        <w:r>
          <w:delText xml:space="preserve">and</w:delText>
        </w:r>
      </w:del>
      <w:del w:id="6197" w:author="PR Preview" w:date="2026-01-01T00:00:00Z">
        <w:r>
          <w:delText xml:space="preserve"> </w:delText>
        </w:r>
      </w:del>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r>
          <m:rPr>
            <m:scr m:val="script"/>
            <m:sty m:val="p"/>
          </m:rPr>
          <m:t>S</m:t>
        </m:r>
      </m:oMath>
      <w:del w:id="6198" w:author="PR Preview" w:date="2026-01-01T00:00:00Z">
        <w:r>
          <w:delText xml:space="preserve"> </w:delText>
        </w:r>
      </w:del>
      <w:del w:id="6199" w:author="PR Preview" w:date="2026-01-01T00:00:00Z">
        <w:r>
          <w:delText xml:space="preserve">are linearly independent (</w:delText>
        </w:r>
      </w:del>
      <w:hyperlink w:anchor="def-linearly-independent">
        <w:del w:id="6200" w:author="PR Preview" w:date="2026-01-01T00:00:00Z">
          <w:r>
            <w:rPr>
              <w:rStyle w:val="Hyperlink"/>
            </w:rPr>
            <w:delText xml:space="preserve">Definition 43</w:delText>
          </w:r>
        </w:del>
      </w:hyperlink>
      <w:del w:id="6201" w:author="PR Preview" w:date="2026-01-01T00:00:00Z">
        <w:r>
          <w:delText xml:space="preserve">),</w:delText>
        </w:r>
      </w:del>
      <w:del w:id="6202" w:author="PR Preview" w:date="2026-01-01T00:00:00Z">
        <w:r>
          <w:delText xml:space="preserve"> </w:delText>
        </w:r>
      </w:del>
      <w:del w:id="6203" w:author="PR Preview" w:date="2026-01-01T00:00:00Z">
        <w:r>
          <w:delText xml:space="preserve">then adding vectors of</w:delText>
        </w:r>
      </w:del>
      <w:del w:id="6204" w:author="PR Preview" w:date="2026-01-01T00:00:00Z">
        <w:r>
          <w:delText xml:space="preserve"> </w:delText>
        </w:r>
      </w:del>
      <m:oMath>
        <m:r>
          <m:rPr>
            <m:scr m:val="script"/>
            <m:sty m:val="p"/>
          </m:rPr>
          <m:t>S</m:t>
        </m:r>
      </m:oMath>
      <w:del w:id="6205" w:author="PR Preview" w:date="2026-01-01T00:00:00Z">
        <w:r>
          <w:delText xml:space="preserve"> </w:delText>
        </w:r>
      </w:del>
      <w:del w:id="6206" w:author="PR Preview" w:date="2026-01-01T00:00:00Z">
        <w:r>
          <w:delText xml:space="preserve">to the list</w:delText>
        </w:r>
      </w:del>
      <w:del w:id="6207" w:author="PR Preview" w:date="2026-01-01T00:00:00Z">
        <w:r>
          <w:delText xml:space="preserve"> </w:delText>
        </w:r>
      </w:del>
      <w:del w:id="6208" w:author="PR Preview" w:date="2026-01-01T00:00:00Z">
        <w:r>
          <w:delText xml:space="preserve">gives a basis of</w:delText>
        </w:r>
      </w:del>
      <w:del w:id="6209" w:author="PR Preview" w:date="2026-01-01T00:00:00Z">
        <w:r>
          <w:delText xml:space="preserve"> </w:delText>
        </w:r>
      </w:del>
      <m:oMath>
        <m:r>
          <m:rPr>
            <m:scr m:val="script"/>
            <m:sty m:val="p"/>
          </m:rPr>
          <m:t>S</m:t>
        </m:r>
      </m:oMath>
      <w:del w:id="6210" w:author="PR Preview" w:date="2026-01-01T00:00:00Z">
        <w:r>
          <w:delText xml:space="preserve"> </w:delText>
        </w:r>
      </w:del>
      <w:del w:id="6211" w:author="PR Preview" w:date="2026-01-01T00:00:00Z">
        <w:r>
          <w:delText xml:space="preserve">(</w:delText>
        </w:r>
      </w:del>
      <w:hyperlink w:anchor="def-basis">
        <w:del w:id="6212" w:author="PR Preview" w:date="2026-01-01T00:00:00Z">
          <w:r>
            <w:rPr>
              <w:rStyle w:val="Hyperlink"/>
            </w:rPr>
            <w:delText xml:space="preserve">Definition 48</w:delText>
          </w:r>
        </w:del>
      </w:hyperlink>
      <w:del w:id="6213" w:author="PR Preview" w:date="2026-01-01T00:00:00Z">
        <w:r>
          <w:delText xml:space="preserve">).</w:delText>
        </w:r>
      </w:del>
      <w:del w:id="6214" w:author="PR Preview" w:date="2026-01-01T00:00:00Z">
        <w:r>
          <w:delText xml:space="preserve"> </w:delText>
        </w:r>
      </w:del>
      <w:del w:id="6215" w:author="PR Preview" w:date="2026-01-01T00:00:00Z">
        <w:r>
          <w:delText xml:space="preserve">Starting from the empty list shows that every subspace has a basis.</w:delText>
        </w:r>
      </w:del>
    </w:p>
    <w:p>
      <w:pPr>
        <w:pStyle w:val="BodyText"/>
      </w:pPr>
      <w:del w:id="6216" w:author="PR Preview" w:date="2026-01-01T00:00:00Z">
        <w:r>
          <w:rPr>
            <w:i/>
            <w:iCs/>
          </w:rPr>
          <w:delText xml:space="preserve">Proof</w:delText>
        </w:r>
      </w:del>
      <w:del w:id="6217" w:author="PR Preview" w:date="2026-01-01T00:00:00Z">
        <w:r>
          <w:delText xml:space="preserve">. </w:delText>
        </w:r>
      </w:del>
      <w:del w:id="6218" w:author="PR Preview" w:date="2026-01-01T00:00:00Z">
        <w:r>
          <w:delText xml:space="preserve">Repeat the following step.</w:delText>
        </w:r>
      </w:del>
      <w:del w:id="6219" w:author="PR Preview" w:date="2026-01-01T00:00:00Z">
        <w:r>
          <w:delText xml:space="preserve"> </w:delText>
        </w:r>
      </w:del>
      <w:del w:id="6220" w:author="PR Preview" w:date="2026-01-01T00:00:00Z">
        <w:r>
          <w:delText xml:space="preserve">If the current list spans</w:delText>
        </w:r>
      </w:del>
      <w:del w:id="6221" w:author="PR Preview" w:date="2026-01-01T00:00:00Z">
        <w:r>
          <w:delText xml:space="preserve"> </w:delText>
        </w:r>
      </w:del>
      <m:oMath>
        <m:r>
          <m:rPr>
            <m:scr m:val="script"/>
            <m:sty m:val="p"/>
          </m:rPr>
          <m:t>S</m:t>
        </m:r>
      </m:oMath>
      <w:del w:id="6222" w:author="PR Preview" w:date="2026-01-01T00:00:00Z">
        <w:r>
          <w:delText xml:space="preserve">, stop:</w:delText>
        </w:r>
      </w:del>
      <w:del w:id="6223" w:author="PR Preview" w:date="2026-01-01T00:00:00Z">
        <w:r>
          <w:delText xml:space="preserve"> </w:delText>
        </w:r>
      </w:del>
      <w:del w:id="6224" w:author="PR Preview" w:date="2026-01-01T00:00:00Z">
        <w:r>
          <w:delText xml:space="preserve">it is linearly independent and spans</w:delText>
        </w:r>
      </w:del>
      <w:del w:id="6225" w:author="PR Preview" w:date="2026-01-01T00:00:00Z">
        <w:r>
          <w:delText xml:space="preserve"> </w:delText>
        </w:r>
      </w:del>
      <m:oMath>
        <m:r>
          <m:rPr>
            <m:scr m:val="script"/>
            <m:sty m:val="p"/>
          </m:rPr>
          <m:t>S</m:t>
        </m:r>
      </m:oMath>
      <w:del w:id="6226" w:author="PR Preview" w:date="2026-01-01T00:00:00Z">
        <w:r>
          <w:delText xml:space="preserve">, so it is a basis.</w:delText>
        </w:r>
      </w:del>
      <w:del w:id="6227" w:author="PR Preview" w:date="2026-01-01T00:00:00Z">
        <w:r>
          <w:delText xml:space="preserve"> </w:delText>
        </w:r>
      </w:del>
      <w:del w:id="6228" w:author="PR Preview" w:date="2026-01-01T00:00:00Z">
        <w:r>
          <w:delText xml:space="preserve">Otherwise, some</w:delText>
        </w:r>
      </w:del>
      <w:del w:id="6229" w:author="PR Preview" w:date="2026-01-01T00:00:00Z">
        <w:r>
          <w:delText xml:space="preserve"> </w:delText>
        </w:r>
      </w:del>
      <m:oMath>
        <m:limLow>
          <m:e>
            <m:r>
              <m:t>w</m:t>
            </m:r>
          </m:e>
          <m:lim>
            <m:r>
              <m:rPr>
                <m:sty m:val="p"/>
              </m:rPr>
              <m:t>∼</m:t>
            </m:r>
          </m:lim>
        </m:limLow>
        <m:r>
          <m:rPr>
            <m:sty m:val="p"/>
          </m:rPr>
          <m:t>∈</m:t>
        </m:r>
        <m:r>
          <m:rPr>
            <m:scr m:val="script"/>
            <m:sty m:val="p"/>
          </m:rPr>
          <m:t>S</m:t>
        </m:r>
      </m:oMath>
      <w:del w:id="6230" w:author="PR Preview" w:date="2026-01-01T00:00:00Z">
        <w:r>
          <w:delText xml:space="preserve"> </w:delText>
        </w:r>
      </w:del>
      <w:del w:id="6231" w:author="PR Preview" w:date="2026-01-01T00:00:00Z">
        <w:r>
          <w:delText xml:space="preserve">is not in the span of the current list;</w:delText>
        </w:r>
      </w:del>
      <w:del w:id="6232" w:author="PR Preview" w:date="2026-01-01T00:00:00Z">
        <w:r>
          <w:delText xml:space="preserve"> </w:delText>
        </w:r>
      </w:del>
      <w:del w:id="6233" w:author="PR Preview" w:date="2026-01-01T00:00:00Z">
        <w:r>
          <w:delText xml:space="preserve">add</w:delText>
        </w:r>
      </w:del>
      <w:del w:id="6234" w:author="PR Preview" w:date="2026-01-01T00:00:00Z">
        <w:r>
          <w:delText xml:space="preserve"> </w:delText>
        </w:r>
      </w:del>
      <m:oMath>
        <m:limLow>
          <m:e>
            <m:r>
              <m:t>w</m:t>
            </m:r>
          </m:e>
          <m:lim>
            <m:r>
              <m:rPr>
                <m:sty m:val="p"/>
              </m:rPr>
              <m:t>∼</m:t>
            </m:r>
          </m:lim>
        </m:limLow>
      </m:oMath>
      <w:del w:id="6235" w:author="PR Preview" w:date="2026-01-01T00:00:00Z">
        <w:r>
          <w:delText xml:space="preserve"> </w:delText>
        </w:r>
      </w:del>
      <w:del w:id="6236" w:author="PR Preview" w:date="2026-01-01T00:00:00Z">
        <w:r>
          <w:delText xml:space="preserve">to the list,</w:delText>
        </w:r>
      </w:del>
      <w:del w:id="6237" w:author="PR Preview" w:date="2026-01-01T00:00:00Z">
        <w:r>
          <w:delText xml:space="preserve"> </w:delText>
        </w:r>
      </w:del>
      <w:del w:id="6238" w:author="PR Preview" w:date="2026-01-01T00:00:00Z">
        <w:r>
          <w:delText xml:space="preserve">which stays linearly independent by</w:delText>
        </w:r>
      </w:del>
      <w:del w:id="6239" w:author="PR Preview" w:date="2026-01-01T00:00:00Z">
        <w:r>
          <w:delText xml:space="preserve"> </w:delText>
        </w:r>
      </w:del>
      <w:hyperlink w:anchor="thm-add-outside-span">
        <w:del w:id="6240" w:author="PR Preview" w:date="2026-01-01T00:00:00Z">
          <w:r>
            <w:rPr>
              <w:rStyle w:val="Hyperlink"/>
            </w:rPr>
            <w:delText xml:space="preserve">Theorem 28</w:delText>
          </w:r>
        </w:del>
      </w:hyperlink>
      <w:del w:id="6241" w:author="PR Preview" w:date="2026-01-01T00:00:00Z">
        <w:r>
          <w:delText xml:space="preserve">.</w:delText>
        </w:r>
      </w:del>
    </w:p>
    <w:p>
      <w:pPr>
        <w:pStyle w:val="BodyText"/>
      </w:pPr>
      <w:ins w:id="6242" w:author="PR Preview" w:date="2026-01-01T00:00:00Z">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ins>
    </w:p>
    <w:p>
      <w:pPr>
        <w:pStyle w:val="FirstParagraph"/>
      </w:pPr>
      <w:ins w:id="6243" w:author="PR Preview" w:date="2026-01-01T00:00:00Z">
        <w:r>
          <w:t xml:space="preserve">which puts</w:t>
        </w:r>
      </w:ins>
      <w:ins w:id="6244" w:author="PR Preview" w:date="2026-01-01T00:00:00Z">
        <w:r>
          <w:t xml:space="preserve"> </w:t>
        </w:r>
      </w:ins>
      <w:ins w:id="6245" w:author="PR Preview" w:date="2026-01-01T00:00:00Z">
        <w:r>
          <w:t xml:space="preserve">$\mathord{\smash[b]{\underset{\raise.3ex\hbox{$\scriptstyle\sim$}}{w}}\vphantom{w}}$</w:t>
        </w:r>
      </w:ins>
      <w:ins w:id="6246" w:author="PR Preview" w:date="2026-01-01T00:00:00Z">
        <w:r>
          <w:t xml:space="preserve"> </w:t>
        </w:r>
      </w:ins>
      <w:ins w:id="6247" w:author="PR Preview" w:date="2026-01-01T00:00:00Z">
        <w:r>
          <w:t xml:space="preserve">in</w:t>
        </w:r>
      </w:ins>
      <w:ins w:id="6248" w:author="PR Preview" w:date="2026-01-01T00:00:00Z">
        <w:r>
          <w:t xml:space="preserve"> </w:t>
        </w:r>
      </w:ins>
      <w:ins w:id="6249" w:author="PR Preview" w:date="2026-01-01T00:00:00Z">
        <w:r>
          <w:t xml:space="preserve">$\operatorname{span}\mathopen{}\left\{\mathord{\smash[b]{\underset{\raise.3ex\hbox{$\scriptstyle\sim$}}{v}}\vphantom{v}}_1, \ldots, \mathord{\smash[b]{\underset{\raise.3ex\hbox{$\scriptstyle\sim$}}{v}}\vphantom{v}}_k\right\}\mathclose{}$</w:t>
        </w:r>
      </w:ins>
      <w:ins w:id="6250" w:author="PR Preview" w:date="2026-01-01T00:00:00Z">
        <w:r>
          <w:t xml:space="preserve">,</w:t>
        </w:r>
      </w:ins>
      <w:ins w:id="6251" w:author="PR Preview" w:date="2026-01-01T00:00:00Z">
        <w:r>
          <w:t xml:space="preserve"> </w:t>
        </w:r>
      </w:ins>
      <w:ins w:id="6252" w:author="PR Preview" w:date="2026-01-01T00:00:00Z">
        <w:r>
          <w:t xml:space="preserve">contrary to the assumption.</w:t>
        </w:r>
      </w:ins>
    </w:p>
    <w:p>
      <w:pPr>
        <w:pStyle w:val="BodyText"/>
      </w:pPr>
      <w:ins w:id="6253" w:author="PR Preview" w:date="2026-01-01T00:00:00Z">
        <w:r>
          <w:rPr>
            <w:b/>
            <w:bCs/>
          </w:rPr>
          <w:t xml:space="preserve">The other coefficients are</w:t>
        </w:r>
      </w:ins>
      <w:ins w:id="6254" w:author="PR Preview" w:date="2026-01-01T00:00:00Z">
        <w:r>
          <w:rPr>
            <w:b/>
            <w:bCs/>
          </w:rPr>
          <w:t xml:space="preserve"> </w:t>
        </w:r>
      </w:ins>
      <m:oMath>
        <m:r>
          <m:t>0</m:t>
        </m:r>
      </m:oMath>
      <w:ins w:id="6255" w:author="PR Preview" w:date="2026-01-01T00:00:00Z">
        <w:r>
          <w:rPr>
            <w:b/>
            <w:bCs/>
          </w:rPr>
          <w:t xml:space="preserve">.</w:t>
        </w:r>
      </w:ins>
      <w:ins w:id="6256" w:author="PR Preview" w:date="2026-01-01T00:00:00Z">
        <w:r>
          <w:t xml:space="preserve"> </w:t>
        </w:r>
      </w:ins>
      <w:ins w:id="6257" w:author="PR Preview" w:date="2026-01-01T00:00:00Z">
        <w:r>
          <w:t xml:space="preserve">With</w:t>
        </w:r>
      </w:ins>
      <w:ins w:id="6258" w:author="PR Preview" w:date="2026-01-01T00:00:00Z">
        <w:r>
          <w:t xml:space="preserve"> </w:t>
        </w:r>
      </w:ins>
      <m:oMath>
        <m:r>
          <m:t>d</m:t>
        </m:r>
        <m:r>
          <m:rPr>
            <m:sty m:val="p"/>
          </m:rPr>
          <m:t>=</m:t>
        </m:r>
        <m:r>
          <m:t>0</m:t>
        </m:r>
      </m:oMath>
      <w:ins w:id="6259" w:author="PR Preview" w:date="2026-01-01T00:00:00Z">
        <w:r>
          <w:t xml:space="preserve">, the equation reads</w:t>
        </w:r>
      </w:ins>
      <w:ins w:id="6260" w:author="PR Preview" w:date="2026-01-01T00:00:00Z">
        <w:r>
          <w:t xml:space="preserve"> </w:t>
        </w:r>
      </w:ins>
      <w:ins w:id="6261" w:author="PR Preview" w:date="2026-01-01T00:00:00Z">
        <w:r>
          <w:t xml:space="preserve">$c_1 \mathord{\smash[b]{\underset{\raise.3ex\hbox{$\scriptstyle\sim$}}{v}}\vphantom{v}}_1 + \cdots + c_k \mathord{\smash[b]{\underset{\raise.3ex\hbox{$\scriptstyle\sim$}}{v}}\vphantom{v}}_k = \mathord{\smash[b]{\underset{\raise.3ex\hbox{$\scriptstyle\sim$}}{0}}\vphantom{0}}$</w:t>
        </w:r>
      </w:ins>
      <w:ins w:id="6262" w:author="PR Preview" w:date="2026-01-01T00:00:00Z">
        <w:r>
          <w:t xml:space="preserve">,</w:t>
        </w:r>
      </w:ins>
      <w:ins w:id="6263" w:author="PR Preview" w:date="2026-01-01T00:00:00Z">
        <w:r>
          <w:t xml:space="preserve"> </w:t>
        </w:r>
      </w:ins>
      <w:ins w:id="6264" w:author="PR Preview" w:date="2026-01-01T00:00:00Z">
        <w:r>
          <w:t xml:space="preserve">so every</w:t>
        </w:r>
      </w:ins>
      <w:ins w:id="6265" w:author="PR Preview" w:date="2026-01-01T00:00:00Z">
        <w:r>
          <w:t xml:space="preserve"> </w:t>
        </w:r>
      </w:ins>
      <m:oMath>
        <m:sSub>
          <m:e>
            <m:r>
              <m:t>c</m:t>
            </m:r>
          </m:e>
          <m:sub>
            <m:r>
              <m:t>i</m:t>
            </m:r>
          </m:sub>
        </m:sSub>
        <m:r>
          <m:rPr>
            <m:sty m:val="p"/>
          </m:rPr>
          <m:t>=</m:t>
        </m:r>
        <m:r>
          <m:t>0</m:t>
        </m:r>
      </m:oMath>
      <w:ins w:id="6266" w:author="PR Preview" w:date="2026-01-01T00:00:00Z">
        <w:r>
          <w:t xml:space="preserve">,</w:t>
        </w:r>
      </w:ins>
      <w:ins w:id="6267" w:author="PR Preview" w:date="2026-01-01T00:00:00Z">
        <w:r>
          <w:t xml:space="preserve"> </w:t>
        </w:r>
      </w:ins>
      <w:ins w:id="6268" w:author="PR Preview" w:date="2026-01-01T00:00:00Z">
        <w:r>
          <w:t xml:space="preserve">because</w:t>
        </w:r>
      </w:ins>
      <w:ins w:id="6269" w:author="PR Preview" w:date="2026-01-01T00:00:00Z">
        <w:r>
          <w:t xml:space="preserve"> </w:t>
        </w:r>
      </w:ins>
      <w:ins w:id="6270" w:author="PR Preview" w:date="2026-01-01T00:00:00Z">
        <w:r>
          <w:t xml:space="preserve">$\mathord{\smash[b]{\underset{\raise.3ex\hbox{$\scriptstyle\sim$}}{v}}\vphantom{v}}_1, \ldots, \mathord{\smash[b]{\underset{\raise.3ex\hbox{$\scriptstyle\sim$}}{v}}\vphantom{v}}_k$</w:t>
        </w:r>
      </w:ins>
      <w:ins w:id="6271" w:author="PR Preview" w:date="2026-01-01T00:00:00Z">
        <w:r>
          <w:t xml:space="preserve"> </w:t>
        </w:r>
      </w:ins>
      <w:ins w:id="6272" w:author="PR Preview" w:date="2026-01-01T00:00:00Z">
        <w:r>
          <w:t xml:space="preserve">are linearly independent.</w:t>
        </w:r>
      </w:ins>
    </w:p>
    <w:bookmarkStart w:id="229" w:name="exm-add-outside-span"/>
    <w:p>
      <w:pPr>
        <w:pStyle w:val="BodyText"/>
      </w:pPr>
      <w:ins w:id="6273" w:author="PR Preview" w:date="2026-01-01T00:00:00Z">
        <w:r>
          <w:rPr>
            <w:b/>
            <w:bCs/>
          </w:rPr>
          <w:t xml:space="preserve">Example 51 (Adding</w:t>
        </w:r>
      </w:ins>
      <w:ins w:id="6274" w:author="PR Preview" w:date="2026-01-01T00:00:00Z">
        <w:r>
          <w:rPr>
            <w:b/>
            <w:bCs/>
          </w:rPr>
          <w:t xml:space="preserve"> </w:t>
        </w:r>
      </w:ins>
      <m:oMath>
        <m:r>
          <m:rPr>
            <m:sty m:val="p"/>
          </m:rPr>
          <m:t>(</m:t>
        </m:r>
        <m:r>
          <m:t>0</m:t>
        </m:r>
        <m:r>
          <m:rPr>
            <m:sty m:val="p"/>
          </m:rPr>
          <m:t>,</m:t>
        </m:r>
        <m:r>
          <m:t>0</m:t>
        </m:r>
        <m:r>
          <m:rPr>
            <m:sty m:val="p"/>
          </m:rPr>
          <m:t>,</m:t>
        </m:r>
        <m:r>
          <m:t>1</m:t>
        </m:r>
        <m:r>
          <m:rPr>
            <m:sty m:val="p"/>
          </m:rPr>
          <m:t>)</m:t>
        </m:r>
      </m:oMath>
      <w:ins w:id="6275" w:author="PR Preview" w:date="2026-01-01T00:00:00Z">
        <w:r>
          <w:rPr>
            <w:b/>
            <w:bCs/>
          </w:rPr>
          <w:t xml:space="preserve"> </w:t>
        </w:r>
      </w:ins>
      <w:ins w:id="6276" w:author="PR Preview" w:date="2026-01-01T00:00:00Z">
        <w:r>
          <w:rPr>
            <w:b/>
            <w:bCs/>
          </w:rPr>
          <w:t xml:space="preserve">to two independent vectors in</w:t>
        </w:r>
      </w:ins>
      <w:ins w:id="6277" w:author="PR Preview" w:date="2026-01-01T00:00:00Z">
        <w:r>
          <w:rPr>
            <w:b/>
            <w:bCs/>
          </w:rPr>
          <w:t xml:space="preserve"> </w:t>
        </w:r>
      </w:ins>
      <m:oMath>
        <m:sSup>
          <m:e>
            <m:r>
              <m:rPr>
                <m:scr m:val="double-struck"/>
                <m:sty m:val="p"/>
              </m:rPr>
              <m:t>R</m:t>
            </m:r>
          </m:e>
          <m:sup>
            <m:r>
              <m:t>3</m:t>
            </m:r>
          </m:sup>
        </m:sSup>
      </m:oMath>
      <w:ins w:id="6278" w:author="PR Preview" w:date="2026-01-01T00:00:00Z">
        <w:r>
          <w:rPr>
            <w:b/>
            <w:bCs/>
          </w:rPr>
          <w:t xml:space="preserve">)</w:t>
        </w:r>
      </w:ins>
      <w:ins w:id="6279" w:author="PR Preview" w:date="2026-01-01T00:00:00Z">
        <w:r>
          <w:t xml:space="preserve"> </w:t>
        </w:r>
      </w:ins>
      <w:ins w:id="6280" w:author="PR Preview" w:date="2026-01-01T00:00:00Z">
        <w:r>
          <w:t xml:space="preserve">The vectors</w:t>
        </w:r>
      </w:ins>
      <w:ins w:id="6281" w:author="PR Preview" w:date="2026-01-01T00:00:00Z">
        <w:r>
          <w:t xml:space="preserve"> </w:t>
        </w:r>
      </w:ins>
      <m:oMath>
        <m:r>
          <m:rPr>
            <m:sty m:val="p"/>
          </m:rPr>
          <m:t>(</m:t>
        </m:r>
        <m:r>
          <m:t>1</m:t>
        </m:r>
        <m:r>
          <m:rPr>
            <m:sty m:val="p"/>
          </m:rPr>
          <m:t>,</m:t>
        </m:r>
        <m:r>
          <m:t>0</m:t>
        </m:r>
        <m:r>
          <m:rPr>
            <m:sty m:val="p"/>
          </m:rPr>
          <m:t>,</m:t>
        </m:r>
        <m:r>
          <m:t>0</m:t>
        </m:r>
        <m:r>
          <m:rPr>
            <m:sty m:val="p"/>
          </m:rPr>
          <m:t>)</m:t>
        </m:r>
      </m:oMath>
      <w:ins w:id="6282" w:author="PR Preview" w:date="2026-01-01T00:00:00Z">
        <w:r>
          <w:t xml:space="preserve"> </w:t>
        </w:r>
      </w:ins>
      <w:ins w:id="6283" w:author="PR Preview" w:date="2026-01-01T00:00:00Z">
        <w:r>
          <w:t xml:space="preserve">and</w:t>
        </w:r>
      </w:ins>
      <w:ins w:id="6284" w:author="PR Preview" w:date="2026-01-01T00:00:00Z">
        <w:r>
          <w:t xml:space="preserve"> </w:t>
        </w:r>
      </w:ins>
      <m:oMath>
        <m:r>
          <m:rPr>
            <m:sty m:val="p"/>
          </m:rPr>
          <m:t>(</m:t>
        </m:r>
        <m:r>
          <m:t>0</m:t>
        </m:r>
        <m:r>
          <m:rPr>
            <m:sty m:val="p"/>
          </m:rPr>
          <m:t>,</m:t>
        </m:r>
        <m:r>
          <m:t>1</m:t>
        </m:r>
        <m:r>
          <m:rPr>
            <m:sty m:val="p"/>
          </m:rPr>
          <m:t>,</m:t>
        </m:r>
        <m:r>
          <m:t>0</m:t>
        </m:r>
        <m:r>
          <m:rPr>
            <m:sty m:val="p"/>
          </m:rPr>
          <m:t>)</m:t>
        </m:r>
      </m:oMath>
      <w:ins w:id="6285" w:author="PR Preview" w:date="2026-01-01T00:00:00Z">
        <w:r>
          <w:t xml:space="preserve"> </w:t>
        </w:r>
      </w:ins>
      <w:ins w:id="6286" w:author="PR Preview" w:date="2026-01-01T00:00:00Z">
        <w:r>
          <w:t xml:space="preserve">are linearly independent,</w:t>
        </w:r>
      </w:ins>
      <w:ins w:id="6287" w:author="PR Preview" w:date="2026-01-01T00:00:00Z">
        <w:r>
          <w:t xml:space="preserve"> </w:t>
        </w:r>
      </w:ins>
      <w:ins w:id="6288" w:author="PR Preview" w:date="2026-01-01T00:00:00Z">
        <w:r>
          <w:t xml:space="preserve">and their span is the plane</w:t>
        </w:r>
      </w:ins>
      <w:ins w:id="6289" w:author="PR Preview" w:date="2026-01-01T00:00:00Z">
        <w:r>
          <w:t xml:space="preserve"> </w:t>
        </w:r>
      </w:ins>
      <m:oMath>
        <m:r>
          <m:t>z</m:t>
        </m:r>
        <m:r>
          <m:rPr>
            <m:sty m:val="p"/>
          </m:rPr>
          <m:t>=</m:t>
        </m:r>
        <m:r>
          <m:t>0</m:t>
        </m:r>
      </m:oMath>
      <w:ins w:id="6290" w:author="PR Preview" w:date="2026-01-01T00:00:00Z">
        <w:r>
          <w:t xml:space="preserve"> </w:t>
        </w:r>
      </w:ins>
      <w:ins w:id="6291" w:author="PR Preview" w:date="2026-01-01T00:00:00Z">
        <w:r>
          <w:t xml:space="preserve">(</w:t>
        </w:r>
      </w:ins>
      <w:hyperlink w:anchor="exm-span">
        <w:ins w:id="6292" w:author="PR Preview" w:date="2026-01-01T00:00:00Z">
          <w:r>
            <w:rPr>
              <w:rStyle w:val="Hyperlink"/>
            </w:rPr>
            <w:t xml:space="preserve">Example 40</w:t>
          </w:r>
        </w:ins>
      </w:hyperlink>
      <w:ins w:id="6293" w:author="PR Preview" w:date="2026-01-01T00:00:00Z">
        <w:r>
          <w:t xml:space="preserve">).</w:t>
        </w:r>
      </w:ins>
      <w:ins w:id="6294" w:author="PR Preview" w:date="2026-01-01T00:00:00Z">
        <w:r>
          <w:t xml:space="preserve"> </w:t>
        </w:r>
      </w:ins>
      <w:ins w:id="6295" w:author="PR Preview" w:date="2026-01-01T00:00:00Z">
        <w:r>
          <w:t xml:space="preserve">The vector</w:t>
        </w:r>
      </w:ins>
      <w:ins w:id="6296" w:author="PR Preview" w:date="2026-01-01T00:00:00Z">
        <w:r>
          <w:t xml:space="preserve"> </w:t>
        </w:r>
      </w:ins>
      <m:oMath>
        <m:r>
          <m:rPr>
            <m:sty m:val="p"/>
          </m:rPr>
          <m:t>(</m:t>
        </m:r>
        <m:r>
          <m:t>0</m:t>
        </m:r>
        <m:r>
          <m:rPr>
            <m:sty m:val="p"/>
          </m:rPr>
          <m:t>,</m:t>
        </m:r>
        <m:r>
          <m:t>0</m:t>
        </m:r>
        <m:r>
          <m:rPr>
            <m:sty m:val="p"/>
          </m:rPr>
          <m:t>,</m:t>
        </m:r>
        <m:r>
          <m:t>1</m:t>
        </m:r>
        <m:r>
          <m:rPr>
            <m:sty m:val="p"/>
          </m:rPr>
          <m:t>)</m:t>
        </m:r>
      </m:oMath>
      <w:ins w:id="6297" w:author="PR Preview" w:date="2026-01-01T00:00:00Z">
        <w:r>
          <w:t xml:space="preserve"> </w:t>
        </w:r>
      </w:ins>
      <w:ins w:id="6298" w:author="PR Preview" w:date="2026-01-01T00:00:00Z">
        <w:r>
          <w:t xml:space="preserve">has third entry</w:t>
        </w:r>
      </w:ins>
      <w:ins w:id="6299" w:author="PR Preview" w:date="2026-01-01T00:00:00Z">
        <w:r>
          <w:t xml:space="preserve"> </w:t>
        </w:r>
      </w:ins>
      <m:oMath>
        <m:r>
          <m:t>1</m:t>
        </m:r>
      </m:oMath>
      <w:ins w:id="6300" w:author="PR Preview" w:date="2026-01-01T00:00:00Z">
        <w:r>
          <w:t xml:space="preserve">, so it is not in that plane,</w:t>
        </w:r>
      </w:ins>
      <w:ins w:id="6301" w:author="PR Preview" w:date="2026-01-01T00:00:00Z">
        <w:r>
          <w:t xml:space="preserve"> </w:t>
        </w:r>
      </w:ins>
      <w:ins w:id="6302" w:author="PR Preview" w:date="2026-01-01T00:00:00Z">
        <w:r>
          <w:t xml:space="preserve">and by</w:t>
        </w:r>
      </w:ins>
      <w:ins w:id="6303" w:author="PR Preview" w:date="2026-01-01T00:00:00Z">
        <w:r>
          <w:t xml:space="preserve"> </w:t>
        </w:r>
      </w:ins>
      <w:hyperlink w:anchor="thm-add-outside-span">
        <w:ins w:id="6304" w:author="PR Preview" w:date="2026-01-01T00:00:00Z">
          <w:r>
            <w:rPr>
              <w:rStyle w:val="Hyperlink"/>
            </w:rPr>
            <w:t xml:space="preserve">Theorem 28</w:t>
          </w:r>
        </w:ins>
      </w:hyperlink>
      <w:ins w:id="6305" w:author="PR Preview" w:date="2026-01-01T00:00:00Z">
        <w:r>
          <w:t xml:space="preserve"> </w:t>
        </w:r>
      </w:ins>
      <w:ins w:id="6306" w:author="PR Preview" w:date="2026-01-01T00:00:00Z">
        <w:r>
          <w:t xml:space="preserve">the three vectors</w:t>
        </w:r>
      </w:ins>
      <w:ins w:id="6307" w:author="PR Preview" w:date="2026-01-01T00:00:00Z">
        <w:r>
          <w:t xml:space="preserve"> </w:t>
        </w:r>
      </w:ins>
      <m:oMath>
        <m:r>
          <m:rPr>
            <m:sty m:val="p"/>
          </m:rPr>
          <m:t>(</m:t>
        </m:r>
        <m:r>
          <m:t>1</m:t>
        </m:r>
        <m:r>
          <m:rPr>
            <m:sty m:val="p"/>
          </m:rPr>
          <m:t>,</m:t>
        </m:r>
        <m:r>
          <m:t>0</m:t>
        </m:r>
        <m:r>
          <m:rPr>
            <m:sty m:val="p"/>
          </m:rPr>
          <m:t>,</m:t>
        </m:r>
        <m:r>
          <m:t>0</m:t>
        </m:r>
        <m:r>
          <m:rPr>
            <m:sty m:val="p"/>
          </m:rPr>
          <m:t>)</m:t>
        </m:r>
      </m:oMath>
      <w:ins w:id="6308" w:author="PR Preview" w:date="2026-01-01T00:00:00Z">
        <w:r>
          <w:t xml:space="preserve">,</w:t>
        </w:r>
      </w:ins>
      <w:ins w:id="6309" w:author="PR Preview" w:date="2026-01-01T00:00:00Z">
        <w:r>
          <w:t xml:space="preserve"> </w:t>
        </w:r>
      </w:ins>
      <m:oMath>
        <m:r>
          <m:rPr>
            <m:sty m:val="p"/>
          </m:rPr>
          <m:t>(</m:t>
        </m:r>
        <m:r>
          <m:t>0</m:t>
        </m:r>
        <m:r>
          <m:rPr>
            <m:sty m:val="p"/>
          </m:rPr>
          <m:t>,</m:t>
        </m:r>
        <m:r>
          <m:t>1</m:t>
        </m:r>
        <m:r>
          <m:rPr>
            <m:sty m:val="p"/>
          </m:rPr>
          <m:t>,</m:t>
        </m:r>
        <m:r>
          <m:t>0</m:t>
        </m:r>
        <m:r>
          <m:rPr>
            <m:sty m:val="p"/>
          </m:rPr>
          <m:t>)</m:t>
        </m:r>
      </m:oMath>
      <w:ins w:id="6310" w:author="PR Preview" w:date="2026-01-01T00:00:00Z">
        <w:r>
          <w:t xml:space="preserve">,</w:t>
        </w:r>
      </w:ins>
      <w:ins w:id="6311" w:author="PR Preview" w:date="2026-01-01T00:00:00Z">
        <w:r>
          <w:t xml:space="preserve"> </w:t>
        </w:r>
      </w:ins>
      <m:oMath>
        <m:r>
          <m:rPr>
            <m:sty m:val="p"/>
          </m:rPr>
          <m:t>(</m:t>
        </m:r>
        <m:r>
          <m:t>0</m:t>
        </m:r>
        <m:r>
          <m:rPr>
            <m:sty m:val="p"/>
          </m:rPr>
          <m:t>,</m:t>
        </m:r>
        <m:r>
          <m:t>0</m:t>
        </m:r>
        <m:r>
          <m:rPr>
            <m:sty m:val="p"/>
          </m:rPr>
          <m:t>,</m:t>
        </m:r>
        <m:r>
          <m:t>1</m:t>
        </m:r>
        <m:r>
          <m:rPr>
            <m:sty m:val="p"/>
          </m:rPr>
          <m:t>)</m:t>
        </m:r>
      </m:oMath>
      <w:ins w:id="6312" w:author="PR Preview" w:date="2026-01-01T00:00:00Z">
        <w:r>
          <w:t xml:space="preserve"> </w:t>
        </w:r>
      </w:ins>
      <w:ins w:id="6313" w:author="PR Preview" w:date="2026-01-01T00:00:00Z">
        <w:r>
          <w:t xml:space="preserve">are linearly independent.</w:t>
        </w:r>
      </w:ins>
      <w:ins w:id="6314" w:author="PR Preview" w:date="2026-01-01T00:00:00Z">
        <w:r>
          <w:t xml:space="preserve"> </w:t>
        </w:r>
      </w:ins>
      <w:ins w:id="6315" w:author="PR Preview" w:date="2026-01-01T00:00:00Z">
        <w:r>
          <w:t xml:space="preserve">Adding</w:t>
        </w:r>
      </w:ins>
      <w:ins w:id="6316" w:author="PR Preview" w:date="2026-01-01T00:00:00Z">
        <w:r>
          <w:t xml:space="preserve"> </w:t>
        </w:r>
      </w:ins>
      <m:oMath>
        <m:r>
          <m:rPr>
            <m:sty m:val="p"/>
          </m:rPr>
          <m:t>(</m:t>
        </m:r>
        <m:r>
          <m:t>1</m:t>
        </m:r>
        <m:r>
          <m:rPr>
            <m:sty m:val="p"/>
          </m:rPr>
          <m:t>,</m:t>
        </m:r>
        <m:r>
          <m:t>1</m:t>
        </m:r>
        <m:r>
          <m:rPr>
            <m:sty m:val="p"/>
          </m:rPr>
          <m:t>,</m:t>
        </m:r>
        <m:r>
          <m:t>0</m:t>
        </m:r>
        <m:r>
          <m:rPr>
            <m:sty m:val="p"/>
          </m:rPr>
          <m:t>)</m:t>
        </m:r>
      </m:oMath>
      <w:ins w:id="6317" w:author="PR Preview" w:date="2026-01-01T00:00:00Z">
        <w:r>
          <w:t xml:space="preserve"> </w:t>
        </w:r>
      </w:ins>
      <w:ins w:id="6318" w:author="PR Preview" w:date="2026-01-01T00:00:00Z">
        <w:r>
          <w:t xml:space="preserve">instead would not work:</w:t>
        </w:r>
      </w:ins>
      <w:ins w:id="6319" w:author="PR Preview" w:date="2026-01-01T00:00:00Z">
        <w:r>
          <w:t xml:space="preserve"> </w:t>
        </w:r>
      </w:ins>
      <m:oMath>
        <m:r>
          <m:rPr>
            <m:sty m:val="p"/>
          </m:rPr>
          <m:t>(</m:t>
        </m:r>
        <m:r>
          <m:t>1</m:t>
        </m:r>
        <m:r>
          <m:rPr>
            <m:sty m:val="p"/>
          </m:rPr>
          <m:t>,</m:t>
        </m:r>
        <m:r>
          <m:t>1</m:t>
        </m:r>
        <m:r>
          <m:rPr>
            <m:sty m:val="p"/>
          </m:rPr>
          <m:t>,</m:t>
        </m:r>
        <m:r>
          <m:t>0</m:t>
        </m:r>
        <m:r>
          <m:rPr>
            <m:sty m:val="p"/>
          </m:rPr>
          <m:t>)</m:t>
        </m:r>
      </m:oMath>
      <w:ins w:id="6320" w:author="PR Preview" w:date="2026-01-01T00:00:00Z">
        <w:r>
          <w:t xml:space="preserve"> </w:t>
        </w:r>
      </w:ins>
      <w:ins w:id="6321" w:author="PR Preview" w:date="2026-01-01T00:00:00Z">
        <w:r>
          <w:t xml:space="preserve">is in the span,</w:t>
        </w:r>
      </w:ins>
      <w:ins w:id="6322" w:author="PR Preview" w:date="2026-01-01T00:00:00Z">
        <w:r>
          <w:t xml:space="preserve"> </w:t>
        </w:r>
      </w:ins>
      <w:ins w:id="6323" w:author="PR Preview" w:date="2026-01-01T00:00:00Z">
        <w:r>
          <w:t xml:space="preserve">and</w:t>
        </w:r>
      </w:ins>
      <w:ins w:id="6324" w:author="PR Preview" w:date="2026-01-01T00:00:00Z">
        <w:r>
          <w:t xml:space="preserve"> </w:t>
        </w:r>
      </w:ins>
      <w:ins w:id="6325" w:author="PR Preview" w:date="2026-01-01T00:00:00Z">
        <w:r>
          <w:t xml:space="preserve">$(1, 0, 0) + (0, 1, 0) - (1, 1, 0) = \mathord{\smash[b]{\underset{\raise.3ex\hbox{$\scriptstyle\sim$}}{0}}\vphantom{0}}$</w:t>
        </w:r>
      </w:ins>
      <w:ins w:id="6326" w:author="PR Preview" w:date="2026-01-01T00:00:00Z">
        <w:r>
          <w:t xml:space="preserve">.</w:t>
        </w:r>
      </w:ins>
    </w:p>
    <w:bookmarkEnd w:id="229"/>
    <w:bookmarkStart w:id="230" w:name="thm-extend-basis"/>
    <w:p>
      <w:pPr>
        <w:pStyle w:val="BodyText"/>
      </w:pPr>
      <w:ins w:id="6327" w:author="PR Preview" w:date="2026-01-01T00:00:00Z">
        <w:r>
          <w:rPr>
            <w:b/>
            <w:bCs/>
          </w:rPr>
          <w:t xml:space="preserve">Theorem 29 (An independent list extends to a basis)</w:t>
        </w:r>
      </w:ins>
      <w:ins w:id="6328" w:author="PR Preview" w:date="2026-01-01T00:00:00Z">
        <w:r>
          <w:t xml:space="preserve"> </w:t>
        </w:r>
      </w:ins>
      <w:ins w:id="6329" w:author="PR Preview" w:date="2026-01-01T00:00:00Z">
        <w:r>
          <w:t xml:space="preserve">If</w:t>
        </w:r>
      </w:ins>
      <w:ins w:id="6330" w:author="PR Preview" w:date="2026-01-01T00:00:00Z">
        <w:r>
          <w:t xml:space="preserve"> </w:t>
        </w:r>
      </w:ins>
      <m:oMath>
        <m:r>
          <m:rPr>
            <m:scr m:val="script"/>
            <m:sty m:val="p"/>
          </m:rPr>
          <m:t>S</m:t>
        </m:r>
      </m:oMath>
      <w:ins w:id="6331" w:author="PR Preview" w:date="2026-01-01T00:00:00Z">
        <w:r>
          <w:t xml:space="preserve"> </w:t>
        </w:r>
      </w:ins>
      <w:ins w:id="6332" w:author="PR Preview" w:date="2026-01-01T00:00:00Z">
        <w:r>
          <w:t xml:space="preserve">is a subspace of</w:t>
        </w:r>
      </w:ins>
      <w:ins w:id="6333" w:author="PR Preview" w:date="2026-01-01T00:00:00Z">
        <w:r>
          <w:t xml:space="preserve"> </w:t>
        </w:r>
      </w:ins>
      <m:oMath>
        <m:sSup>
          <m:e>
            <m:r>
              <m:rPr>
                <m:scr m:val="double-struck"/>
                <m:sty m:val="p"/>
              </m:rPr>
              <m:t>R</m:t>
            </m:r>
          </m:e>
          <m:sup>
            <m:r>
              <m:t>p</m:t>
            </m:r>
          </m:sup>
        </m:sSup>
      </m:oMath>
      <w:ins w:id="6334" w:author="PR Preview" w:date="2026-01-01T00:00:00Z">
        <w:r>
          <w:t xml:space="preserve"> </w:t>
        </w:r>
      </w:ins>
      <w:ins w:id="6335" w:author="PR Preview" w:date="2026-01-01T00:00:00Z">
        <w:r>
          <w:t xml:space="preserve">(</w:t>
        </w:r>
      </w:ins>
      <w:hyperlink w:anchor="def-subspace">
        <w:ins w:id="6336" w:author="PR Preview" w:date="2026-01-01T00:00:00Z">
          <w:r>
            <w:rPr>
              <w:rStyle w:val="Hyperlink"/>
            </w:rPr>
            <w:t xml:space="preserve">Definition 46</w:t>
          </w:r>
        </w:ins>
      </w:hyperlink>
      <w:ins w:id="6337" w:author="PR Preview" w:date="2026-01-01T00:00:00Z">
        <w:r>
          <w:t xml:space="preserve">)</w:t>
        </w:r>
      </w:ins>
      <w:ins w:id="6338" w:author="PR Preview" w:date="2026-01-01T00:00:00Z">
        <w:r>
          <w:t xml:space="preserve"> </w:t>
        </w:r>
      </w:ins>
      <w:ins w:id="6339" w:author="PR Preview" w:date="2026-01-01T00:00:00Z">
        <w:r>
          <w:t xml:space="preserve">and</w:t>
        </w:r>
      </w:ins>
      <w:ins w:id="6340" w:author="PR Preview" w:date="2026-01-01T00:00:00Z">
        <w:r>
          <w:t xml:space="preserve"> </w:t>
        </w:r>
      </w:ins>
      <w:ins w:id="6341" w:author="PR Preview" w:date="2026-01-01T00:00:00Z">
        <w:r>
          <w:t xml:space="preserve">$\mathord{\smash[b]{\underset{\raise.3ex\hbox{$\scriptstyle\sim$}}{v}}\vphantom{v}}_1, \ldots, \mathord{\smash[b]{\underset{\raise.3ex\hbox{$\scriptstyle\sim$}}{v}}\vphantom{v}}_k \in \mathcal{S}$</w:t>
        </w:r>
      </w:ins>
      <w:ins w:id="6342" w:author="PR Preview" w:date="2026-01-01T00:00:00Z">
        <w:r>
          <w:t xml:space="preserve"> </w:t>
        </w:r>
      </w:ins>
      <w:ins w:id="6343" w:author="PR Preview" w:date="2026-01-01T00:00:00Z">
        <w:r>
          <w:t xml:space="preserve">are linearly independent (</w:t>
        </w:r>
      </w:ins>
      <w:hyperlink w:anchor="def-linearly-independent">
        <w:ins w:id="6344" w:author="PR Preview" w:date="2026-01-01T00:00:00Z">
          <w:r>
            <w:rPr>
              <w:rStyle w:val="Hyperlink"/>
            </w:rPr>
            <w:t xml:space="preserve">Definition 43</w:t>
          </w:r>
        </w:ins>
      </w:hyperlink>
      <w:ins w:id="6345" w:author="PR Preview" w:date="2026-01-01T00:00:00Z">
        <w:r>
          <w:t xml:space="preserve">),</w:t>
        </w:r>
      </w:ins>
      <w:ins w:id="6346" w:author="PR Preview" w:date="2026-01-01T00:00:00Z">
        <w:r>
          <w:t xml:space="preserve"> </w:t>
        </w:r>
      </w:ins>
      <w:ins w:id="6347" w:author="PR Preview" w:date="2026-01-01T00:00:00Z">
        <w:r>
          <w:t xml:space="preserve">then adding vectors of</w:t>
        </w:r>
      </w:ins>
      <w:ins w:id="6348" w:author="PR Preview" w:date="2026-01-01T00:00:00Z">
        <w:r>
          <w:t xml:space="preserve"> </w:t>
        </w:r>
      </w:ins>
      <m:oMath>
        <m:r>
          <m:rPr>
            <m:scr m:val="script"/>
            <m:sty m:val="p"/>
          </m:rPr>
          <m:t>S</m:t>
        </m:r>
      </m:oMath>
      <w:ins w:id="6349" w:author="PR Preview" w:date="2026-01-01T00:00:00Z">
        <w:r>
          <w:t xml:space="preserve"> </w:t>
        </w:r>
      </w:ins>
      <w:ins w:id="6350" w:author="PR Preview" w:date="2026-01-01T00:00:00Z">
        <w:r>
          <w:t xml:space="preserve">to the list</w:t>
        </w:r>
      </w:ins>
      <w:ins w:id="6351" w:author="PR Preview" w:date="2026-01-01T00:00:00Z">
        <w:r>
          <w:t xml:space="preserve"> </w:t>
        </w:r>
      </w:ins>
      <w:ins w:id="6352" w:author="PR Preview" w:date="2026-01-01T00:00:00Z">
        <w:r>
          <w:t xml:space="preserve">gives a basis of</w:t>
        </w:r>
      </w:ins>
      <w:ins w:id="6353" w:author="PR Preview" w:date="2026-01-01T00:00:00Z">
        <w:r>
          <w:t xml:space="preserve"> </w:t>
        </w:r>
      </w:ins>
      <m:oMath>
        <m:r>
          <m:rPr>
            <m:scr m:val="script"/>
            <m:sty m:val="p"/>
          </m:rPr>
          <m:t>S</m:t>
        </m:r>
      </m:oMath>
      <w:ins w:id="6354" w:author="PR Preview" w:date="2026-01-01T00:00:00Z">
        <w:r>
          <w:t xml:space="preserve"> </w:t>
        </w:r>
      </w:ins>
      <w:ins w:id="6355" w:author="PR Preview" w:date="2026-01-01T00:00:00Z">
        <w:r>
          <w:t xml:space="preserve">(</w:t>
        </w:r>
      </w:ins>
      <w:hyperlink w:anchor="def-basis">
        <w:ins w:id="6356" w:author="PR Preview" w:date="2026-01-01T00:00:00Z">
          <w:r>
            <w:rPr>
              <w:rStyle w:val="Hyperlink"/>
            </w:rPr>
            <w:t xml:space="preserve">Definition 48</w:t>
          </w:r>
        </w:ins>
      </w:hyperlink>
      <w:ins w:id="6357" w:author="PR Preview" w:date="2026-01-01T00:00:00Z">
        <w:r>
          <w:t xml:space="preserve">).</w:t>
        </w:r>
      </w:ins>
      <w:ins w:id="6358" w:author="PR Preview" w:date="2026-01-01T00:00:00Z">
        <w:r>
          <w:t xml:space="preserve"> </w:t>
        </w:r>
      </w:ins>
      <w:ins w:id="6359" w:author="PR Preview" w:date="2026-01-01T00:00:00Z">
        <w:r>
          <w:t xml:space="preserve">Starting from the empty list shows that every subspace has a basis.</w:t>
        </w:r>
      </w:ins>
    </w:p>
    <w:bookmarkEnd w:id="230"/>
    <w:p>
      <w:pPr>
        <w:pStyle w:val="BodyText"/>
      </w:pPr>
      <w:ins w:id="6360" w:author="PR Preview" w:date="2026-01-01T00:00:00Z">
        <w:r>
          <w:rPr>
            <w:i/>
            <w:iCs/>
          </w:rPr>
          <w:t xml:space="preserve">Proof</w:t>
        </w:r>
      </w:ins>
      <w:ins w:id="6361" w:author="PR Preview" w:date="2026-01-01T00:00:00Z">
        <w:r>
          <w:t xml:space="preserve">. </w:t>
        </w:r>
      </w:ins>
      <w:ins w:id="6362" w:author="PR Preview" w:date="2026-01-01T00:00:00Z">
        <w:r>
          <w:t xml:space="preserve">Repeat the following step.</w:t>
        </w:r>
      </w:ins>
      <w:ins w:id="6363" w:author="PR Preview" w:date="2026-01-01T00:00:00Z">
        <w:r>
          <w:t xml:space="preserve"> </w:t>
        </w:r>
      </w:ins>
      <w:ins w:id="6364" w:author="PR Preview" w:date="2026-01-01T00:00:00Z">
        <w:r>
          <w:t xml:space="preserve">If the current list spans</w:t>
        </w:r>
      </w:ins>
      <w:ins w:id="6365" w:author="PR Preview" w:date="2026-01-01T00:00:00Z">
        <w:r>
          <w:t xml:space="preserve"> </w:t>
        </w:r>
      </w:ins>
      <m:oMath>
        <m:r>
          <m:rPr>
            <m:scr m:val="script"/>
            <m:sty m:val="p"/>
          </m:rPr>
          <m:t>S</m:t>
        </m:r>
      </m:oMath>
      <w:ins w:id="6366" w:author="PR Preview" w:date="2026-01-01T00:00:00Z">
        <w:r>
          <w:t xml:space="preserve">, stop:</w:t>
        </w:r>
      </w:ins>
      <w:ins w:id="6367" w:author="PR Preview" w:date="2026-01-01T00:00:00Z">
        <w:r>
          <w:t xml:space="preserve"> </w:t>
        </w:r>
      </w:ins>
      <w:ins w:id="6368" w:author="PR Preview" w:date="2026-01-01T00:00:00Z">
        <w:r>
          <w:t xml:space="preserve">it is linearly independent and spans</w:t>
        </w:r>
      </w:ins>
      <w:ins w:id="6369" w:author="PR Preview" w:date="2026-01-01T00:00:00Z">
        <w:r>
          <w:t xml:space="preserve"> </w:t>
        </w:r>
      </w:ins>
      <m:oMath>
        <m:r>
          <m:rPr>
            <m:scr m:val="script"/>
            <m:sty m:val="p"/>
          </m:rPr>
          <m:t>S</m:t>
        </m:r>
      </m:oMath>
      <w:ins w:id="6370" w:author="PR Preview" w:date="2026-01-01T00:00:00Z">
        <w:r>
          <w:t xml:space="preserve">, so it is a basis.</w:t>
        </w:r>
      </w:ins>
      <w:ins w:id="6371" w:author="PR Preview" w:date="2026-01-01T00:00:00Z">
        <w:r>
          <w:t xml:space="preserve"> </w:t>
        </w:r>
      </w:ins>
      <w:ins w:id="6372" w:author="PR Preview" w:date="2026-01-01T00:00:00Z">
        <w:r>
          <w:t xml:space="preserve">Otherwise, some</w:t>
        </w:r>
      </w:ins>
      <w:ins w:id="6373" w:author="PR Preview" w:date="2026-01-01T00:00:00Z">
        <w:r>
          <w:t xml:space="preserve"> </w:t>
        </w:r>
      </w:ins>
      <w:ins w:id="6374" w:author="PR Preview" w:date="2026-01-01T00:00:00Z">
        <w:r>
          <w:t xml:space="preserve">$\mathord{\smash[b]{\underset{\raise.3ex\hbox{$\scriptstyle\sim$}}{w}}\vphantom{w}} \in \mathcal{S}$</w:t>
        </w:r>
      </w:ins>
      <w:ins w:id="6375" w:author="PR Preview" w:date="2026-01-01T00:00:00Z">
        <w:r>
          <w:t xml:space="preserve"> </w:t>
        </w:r>
      </w:ins>
      <w:ins w:id="6376" w:author="PR Preview" w:date="2026-01-01T00:00:00Z">
        <w:r>
          <w:t xml:space="preserve">is not in the span of the current list;</w:t>
        </w:r>
      </w:ins>
      <w:ins w:id="6377" w:author="PR Preview" w:date="2026-01-01T00:00:00Z">
        <w:r>
          <w:t xml:space="preserve"> </w:t>
        </w:r>
      </w:ins>
      <w:ins w:id="6378" w:author="PR Preview" w:date="2026-01-01T00:00:00Z">
        <w:r>
          <w:t xml:space="preserve">add</w:t>
        </w:r>
      </w:ins>
      <w:ins w:id="6379" w:author="PR Preview" w:date="2026-01-01T00:00:00Z">
        <w:r>
          <w:t xml:space="preserve"> </w:t>
        </w:r>
      </w:ins>
      <w:ins w:id="6380" w:author="PR Preview" w:date="2026-01-01T00:00:00Z">
        <w:r>
          <w:t xml:space="preserve">$\mathord{\smash[b]{\underset{\raise.3ex\hbox{$\scriptstyle\sim$}}{w}}\vphantom{w}}$</w:t>
        </w:r>
      </w:ins>
      <w:ins w:id="6381" w:author="PR Preview" w:date="2026-01-01T00:00:00Z">
        <w:r>
          <w:t xml:space="preserve"> </w:t>
        </w:r>
      </w:ins>
      <w:ins w:id="6382" w:author="PR Preview" w:date="2026-01-01T00:00:00Z">
        <w:r>
          <w:t xml:space="preserve">to the list,</w:t>
        </w:r>
      </w:ins>
      <w:ins w:id="6383" w:author="PR Preview" w:date="2026-01-01T00:00:00Z">
        <w:r>
          <w:t xml:space="preserve"> </w:t>
        </w:r>
      </w:ins>
      <w:ins w:id="6384" w:author="PR Preview" w:date="2026-01-01T00:00:00Z">
        <w:r>
          <w:t xml:space="preserve">which stays linearly independent by</w:t>
        </w:r>
      </w:ins>
      <w:ins w:id="6385" w:author="PR Preview" w:date="2026-01-01T00:00:00Z">
        <w:r>
          <w:t xml:space="preserve"> </w:t>
        </w:r>
      </w:ins>
      <w:hyperlink w:anchor="thm-add-outside-span">
        <w:ins w:id="6386" w:author="PR Preview" w:date="2026-01-01T00:00:00Z">
          <w:r>
            <w:rPr>
              <w:rStyle w:val="Hyperlink"/>
            </w:rPr>
            <w:t xml:space="preserve">Theorem 28</w:t>
          </w:r>
        </w:ins>
      </w:hyperlink>
      <w:ins w:id="6387" w:author="PR Preview" w:date="2026-01-01T00:00:00Z">
        <w:r>
          <w:t xml:space="preserve">.</w:t>
        </w:r>
      </w:ins>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del w:id="6388" w:author="PR Preview" w:date="2026-01-01T00:00:00Z">
        <w:r>
          <w:delText xml:space="preserve">For the empty list, which is linearly independent and spans</w:delText>
        </w:r>
      </w:del>
      <w:del w:id="6389" w:author="PR Preview" w:date="2026-01-01T00:00:00Z">
        <w:r>
          <w:delText xml:space="preserve"> </w:delText>
        </w:r>
      </w:del>
      <m:oMath>
        <m:r>
          <m:t>​</m:t>
        </m:r>
        <m:d>
          <m:dPr>
            <m:begChr m:val="{"/>
            <m:sepChr m:val=""/>
            <m:endChr m:val="}"/>
            <m:grow/>
          </m:dPr>
          <m:e>
            <m:limLow>
              <m:e>
                <m:r>
                  <m:t>0</m:t>
                </m:r>
              </m:e>
              <m:lim>
                <m:r>
                  <m:rPr>
                    <m:sty m:val="p"/>
                  </m:rPr>
                  <m:t>∼</m:t>
                </m:r>
              </m:lim>
            </m:limLow>
          </m:e>
        </m:d>
        <m:r>
          <m:t>​</m:t>
        </m:r>
      </m:oMath>
      <w:del w:id="6390" w:author="PR Preview" w:date="2026-01-01T00:00:00Z">
        <w:r>
          <w:delText xml:space="preserve"> </w:delText>
        </w:r>
      </w:del>
      <w:del w:id="6391" w:author="PR Preview" w:date="2026-01-01T00:00:00Z">
        <w:r>
          <w:delText xml:space="preserve">by the conventions in</w:delText>
        </w:r>
      </w:del>
      <w:del w:id="6392" w:author="PR Preview" w:date="2026-01-01T00:00:00Z">
        <w:r>
          <w:delText xml:space="preserve"> </w:delText>
        </w:r>
      </w:del>
      <w:hyperlink w:anchor="def-span">
        <w:del w:id="6393" w:author="PR Preview" w:date="2026-01-01T00:00:00Z">
          <w:r>
            <w:rPr>
              <w:rStyle w:val="Hyperlink"/>
            </w:rPr>
            <w:delText xml:space="preserve">Definition 47</w:delText>
          </w:r>
        </w:del>
      </w:hyperlink>
      <w:del w:id="6394" w:author="PR Preview" w:date="2026-01-01T00:00:00Z">
        <w:r>
          <w:delText xml:space="preserve">,</w:delText>
        </w:r>
      </w:del>
      <w:del w:id="6395" w:author="PR Preview" w:date="2026-01-01T00:00:00Z">
        <w:r>
          <w:delText xml:space="preserve"> </w:delText>
        </w:r>
      </w:del>
      <w:del w:id="6396" w:author="PR Preview" w:date="2026-01-01T00:00:00Z">
        <w:r>
          <w:delText xml:space="preserve">the first step asks whether</w:delText>
        </w:r>
      </w:del>
      <w:del w:id="6397" w:author="PR Preview" w:date="2026-01-01T00:00:00Z">
        <w:r>
          <w:delText xml:space="preserve"> </w:delText>
        </w:r>
      </w:del>
      <m:oMath>
        <m:r>
          <m:rPr>
            <m:scr m:val="script"/>
            <m:sty m:val="p"/>
          </m:rPr>
          <m:t>S</m:t>
        </m:r>
        <m:r>
          <m:rPr>
            <m:sty m:val="p"/>
          </m:rPr>
          <m:t>=</m:t>
        </m:r>
        <m:r>
          <m:t>​</m:t>
        </m:r>
        <m:d>
          <m:dPr>
            <m:begChr m:val="{"/>
            <m:sepChr m:val=""/>
            <m:endChr m:val="}"/>
            <m:grow/>
          </m:dPr>
          <m:e>
            <m:limLow>
              <m:e>
                <m:r>
                  <m:t>0</m:t>
                </m:r>
              </m:e>
              <m:lim>
                <m:r>
                  <m:rPr>
                    <m:sty m:val="p"/>
                  </m:rPr>
                  <m:t>∼</m:t>
                </m:r>
              </m:lim>
            </m:limLow>
          </m:e>
        </m:d>
        <m:r>
          <m:t>​</m:t>
        </m:r>
      </m:oMath>
      <w:del w:id="6398" w:author="PR Preview" w:date="2026-01-01T00:00:00Z">
        <w:r>
          <w:delText xml:space="preserve">:</w:delText>
        </w:r>
      </w:del>
      <w:del w:id="6399" w:author="PR Preview" w:date="2026-01-01T00:00:00Z">
        <w:r>
          <w:delText xml:space="preserve"> </w:delText>
        </w:r>
      </w:del>
      <w:del w:id="6400" w:author="PR Preview" w:date="2026-01-01T00:00:00Z">
        <w:r>
          <w:delText xml:space="preserve">if so, the empty list is already a basis;</w:delText>
        </w:r>
      </w:del>
      <w:del w:id="6401" w:author="PR Preview" w:date="2026-01-01T00:00:00Z">
        <w:r>
          <w:delText xml:space="preserve"> </w:delText>
        </w:r>
      </w:del>
      <w:del w:id="6402" w:author="PR Preview" w:date="2026-01-01T00:00:00Z">
        <w:r>
          <w:delText xml:space="preserve">if not, the process adds vectors as described.</w:delText>
        </w:r>
      </w:del>
    </w:p>
    <w:p>
      <w:pPr>
        <w:pStyle w:val="BodyText"/>
      </w:pPr>
      <w:ins w:id="6403" w:author="PR Preview" w:date="2026-01-01T00:00:00Z">
        <w:r>
          <w:t xml:space="preserve">For the empty list, which is linearly independent and spans</w:t>
        </w:r>
      </w:ins>
      <w:ins w:id="6404" w:author="PR Preview" w:date="2026-01-01T00:00:00Z">
        <w:r>
          <w:t xml:space="preserve"> </w:t>
        </w:r>
      </w:ins>
      <w:ins w:id="6405" w:author="PR Preview" w:date="2026-01-01T00:00:00Z">
        <w:r>
          <w:t xml:space="preserve">$\mathopen{}\left\{\mathord{\smash[b]{\underset{\raise.3ex\hbox{$\scriptstyle\sim$}}{0}}\vphantom{0}}\right\}\mathclose{}$</w:t>
        </w:r>
      </w:ins>
      <w:ins w:id="6406" w:author="PR Preview" w:date="2026-01-01T00:00:00Z">
        <w:r>
          <w:t xml:space="preserve"> </w:t>
        </w:r>
      </w:ins>
      <w:ins w:id="6407" w:author="PR Preview" w:date="2026-01-01T00:00:00Z">
        <w:r>
          <w:t xml:space="preserve">by the conventions in</w:t>
        </w:r>
      </w:ins>
      <w:ins w:id="6408" w:author="PR Preview" w:date="2026-01-01T00:00:00Z">
        <w:r>
          <w:t xml:space="preserve"> </w:t>
        </w:r>
      </w:ins>
      <w:hyperlink w:anchor="def-span">
        <w:ins w:id="6409" w:author="PR Preview" w:date="2026-01-01T00:00:00Z">
          <w:r>
            <w:rPr>
              <w:rStyle w:val="Hyperlink"/>
            </w:rPr>
            <w:t xml:space="preserve">Definition 47</w:t>
          </w:r>
        </w:ins>
      </w:hyperlink>
      <w:ins w:id="6410" w:author="PR Preview" w:date="2026-01-01T00:00:00Z">
        <w:r>
          <w:t xml:space="preserve">,</w:t>
        </w:r>
      </w:ins>
      <w:ins w:id="6411" w:author="PR Preview" w:date="2026-01-01T00:00:00Z">
        <w:r>
          <w:t xml:space="preserve"> </w:t>
        </w:r>
      </w:ins>
      <w:ins w:id="6412" w:author="PR Preview" w:date="2026-01-01T00:00:00Z">
        <w:r>
          <w:t xml:space="preserve">the first step asks whether</w:t>
        </w:r>
      </w:ins>
      <w:ins w:id="6413" w:author="PR Preview" w:date="2026-01-01T00:00:00Z">
        <w:r>
          <w:t xml:space="preserve"> </w:t>
        </w:r>
      </w:ins>
      <w:ins w:id="6414" w:author="PR Preview" w:date="2026-01-01T00:00:00Z">
        <w:r>
          <w:t xml:space="preserve">$\mathcal{S} = \mathopen{}\left\{\mathord{\smash[b]{\underset{\raise.3ex\hbox{$\scriptstyle\sim$}}{0}}\vphantom{0}}\right\}\mathclose{}$</w:t>
        </w:r>
      </w:ins>
      <w:ins w:id="6415" w:author="PR Preview" w:date="2026-01-01T00:00:00Z">
        <w:r>
          <w:t xml:space="preserve">:</w:t>
        </w:r>
      </w:ins>
      <w:ins w:id="6416" w:author="PR Preview" w:date="2026-01-01T00:00:00Z">
        <w:r>
          <w:t xml:space="preserve"> </w:t>
        </w:r>
      </w:ins>
      <w:ins w:id="6417" w:author="PR Preview" w:date="2026-01-01T00:00:00Z">
        <w:r>
          <w:t xml:space="preserve">if so, the empty list is already a basis;</w:t>
        </w:r>
      </w:ins>
      <w:ins w:id="6418" w:author="PR Preview" w:date="2026-01-01T00:00:00Z">
        <w:r>
          <w:t xml:space="preserve"> </w:t>
        </w:r>
      </w:ins>
      <w:ins w:id="6419" w:author="PR Preview" w:date="2026-01-01T00:00:00Z">
        <w:r>
          <w:t xml:space="preserve">if not, the process adds vectors as described.</w:t>
        </w:r>
      </w:ins>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del w:id="6420" w:author="PR Preview" w:date="2026-01-01T00:00:00Z">
        <w:r>
          <w:rPr>
            <w:i/>
            <w:iCs/>
          </w:rPr>
          <w:delText xml:space="preserve">Proof</w:delText>
        </w:r>
      </w:del>
      <w:del w:id="6421" w:author="PR Preview" w:date="2026-01-01T00:00:00Z">
        <w:r>
          <w:delText xml:space="preserve">. </w:delText>
        </w:r>
      </w:del>
      <w:del w:id="6422" w:author="PR Preview" w:date="2026-01-01T00:00:00Z">
        <w:r>
          <w:rPr>
            <w:b/>
            <w:bCs/>
          </w:rPr>
          <w:delText xml:space="preserve">Part 1.</w:delText>
        </w:r>
      </w:del>
      <w:del w:id="6423" w:author="PR Preview" w:date="2026-01-01T00:00:00Z">
        <w:r>
          <w:delText xml:space="preserve"> </w:delText>
        </w:r>
      </w:del>
      <w:del w:id="6424" w:author="PR Preview" w:date="2026-01-01T00:00:00Z">
        <w:r>
          <w:delText xml:space="preserve">If</w:delText>
        </w:r>
      </w:del>
      <w:del w:id="6425" w:author="PR Preview" w:date="2026-01-01T00:00:00Z">
        <w:r>
          <w:delText xml:space="preserve"> </w:delText>
        </w:r>
      </w:del>
      <m:oMath>
        <m:r>
          <m:t>d</m:t>
        </m:r>
        <m:r>
          <m:rPr>
            <m:sty m:val="p"/>
          </m:rPr>
          <m:t>=</m:t>
        </m:r>
        <m:r>
          <m:t>0</m:t>
        </m:r>
      </m:oMath>
      <w:del w:id="6426" w:author="PR Preview" w:date="2026-01-01T00:00:00Z">
        <w:r>
          <w:delText xml:space="preserve">, then</w:delText>
        </w:r>
      </w:del>
      <w:del w:id="6427" w:author="PR Preview" w:date="2026-01-01T00:00:00Z">
        <w:r>
          <w:delText xml:space="preserve"> </w:delText>
        </w:r>
      </w:del>
      <m:oMath>
        <m:r>
          <m:rPr>
            <m:scr m:val="script"/>
            <m:sty m:val="p"/>
          </m:rPr>
          <m:t>S</m:t>
        </m:r>
        <m:r>
          <m:rPr>
            <m:sty m:val="p"/>
          </m:rPr>
          <m:t>=</m:t>
        </m:r>
        <m:r>
          <m:t>​</m:t>
        </m:r>
        <m:d>
          <m:dPr>
            <m:begChr m:val="{"/>
            <m:sepChr m:val=""/>
            <m:endChr m:val="}"/>
            <m:grow/>
          </m:dPr>
          <m:e>
            <m:limLow>
              <m:e>
                <m:r>
                  <m:t>0</m:t>
                </m:r>
              </m:e>
              <m:lim>
                <m:r>
                  <m:rPr>
                    <m:sty m:val="p"/>
                  </m:rPr>
                  <m:t>∼</m:t>
                </m:r>
              </m:lim>
            </m:limLow>
          </m:e>
        </m:d>
        <m:r>
          <m:t>​</m:t>
        </m:r>
      </m:oMath>
      <w:del w:id="6428" w:author="PR Preview" w:date="2026-01-01T00:00:00Z">
        <w:r>
          <w:delText xml:space="preserve">,</w:delText>
        </w:r>
      </w:del>
      <w:del w:id="6429" w:author="PR Preview" w:date="2026-01-01T00:00:00Z">
        <w:r>
          <w:delText xml:space="preserve"> </w:delText>
        </w:r>
      </w:del>
      <w:del w:id="6430" w:author="PR Preview" w:date="2026-01-01T00:00:00Z">
        <w:r>
          <w:delText xml:space="preserve">so every vector in a nonempty list from</w:delText>
        </w:r>
      </w:del>
      <w:del w:id="6431" w:author="PR Preview" w:date="2026-01-01T00:00:00Z">
        <w:r>
          <w:delText xml:space="preserve"> </w:delText>
        </w:r>
      </w:del>
      <m:oMath>
        <m:r>
          <m:rPr>
            <m:scr m:val="script"/>
            <m:sty m:val="p"/>
          </m:rPr>
          <m:t>S</m:t>
        </m:r>
      </m:oMath>
      <w:del w:id="6432" w:author="PR Preview" w:date="2026-01-01T00:00:00Z">
        <w:r>
          <w:delText xml:space="preserve"> </w:delText>
        </w:r>
      </w:del>
      <w:del w:id="6433" w:author="PR Preview" w:date="2026-01-01T00:00:00Z">
        <w:r>
          <w:delText xml:space="preserve">is</w:delText>
        </w:r>
      </w:del>
      <w:del w:id="6434" w:author="PR Preview" w:date="2026-01-01T00:00:00Z">
        <w:r>
          <w:delText xml:space="preserve"> </w:delText>
        </w:r>
      </w:del>
      <m:oMath>
        <m:limLow>
          <m:e>
            <m:r>
              <m:t>0</m:t>
            </m:r>
          </m:e>
          <m:lim>
            <m:r>
              <m:rPr>
                <m:sty m:val="p"/>
              </m:rPr>
              <m:t>∼</m:t>
            </m:r>
          </m:lim>
        </m:limLow>
      </m:oMath>
      <w:del w:id="6435" w:author="PR Preview" w:date="2026-01-01T00:00:00Z">
        <w:r>
          <w:delText xml:space="preserve">,</w:delText>
        </w:r>
      </w:del>
      <w:del w:id="6436" w:author="PR Preview" w:date="2026-01-01T00:00:00Z">
        <w:r>
          <w:delText xml:space="preserve"> </w:delText>
        </w:r>
      </w:del>
      <w:del w:id="6437" w:author="PR Preview" w:date="2026-01-01T00:00:00Z">
        <w:r>
          <w:delText xml:space="preserve">and</w:delText>
        </w:r>
      </w:del>
      <w:del w:id="6438" w:author="PR Preview" w:date="2026-01-01T00:00:00Z">
        <w:r>
          <w:delText xml:space="preserve"> </w:delText>
        </w:r>
      </w:del>
      <m:oMath>
        <m:r>
          <m:t>1</m:t>
        </m:r>
        <m:r>
          <m:rPr>
            <m:sty m:val="p"/>
          </m:rPr>
          <m:t>⋅</m:t>
        </m:r>
        <m:limLow>
          <m:e>
            <m:r>
              <m:t>0</m:t>
            </m:r>
          </m:e>
          <m:lim>
            <m:r>
              <m:rPr>
                <m:sty m:val="p"/>
              </m:rPr>
              <m:t>∼</m:t>
            </m:r>
          </m:lim>
        </m:limLow>
        <m:r>
          <m:rPr>
            <m:sty m:val="p"/>
          </m:rPr>
          <m:t>=</m:t>
        </m:r>
        <m:limLow>
          <m:e>
            <m:r>
              <m:t>0</m:t>
            </m:r>
          </m:e>
          <m:lim>
            <m:r>
              <m:rPr>
                <m:sty m:val="p"/>
              </m:rPr>
              <m:t>∼</m:t>
            </m:r>
          </m:lim>
        </m:limLow>
      </m:oMath>
      <w:del w:id="6439" w:author="PR Preview" w:date="2026-01-01T00:00:00Z">
        <w:r>
          <w:delText xml:space="preserve"> </w:delText>
        </w:r>
      </w:del>
      <w:del w:id="6440" w:author="PR Preview" w:date="2026-01-01T00:00:00Z">
        <w:r>
          <w:delText xml:space="preserve">shows the list is not linearly independent;</w:delText>
        </w:r>
      </w:del>
      <w:del w:id="6441" w:author="PR Preview" w:date="2026-01-01T00:00:00Z">
        <w:r>
          <w:delText xml:space="preserve"> </w:delText>
        </w:r>
      </w:del>
      <w:del w:id="6442" w:author="PR Preview" w:date="2026-01-01T00:00:00Z">
        <w:r>
          <w:delText xml:space="preserve">only the empty list, with</w:delText>
        </w:r>
      </w:del>
      <w:del w:id="6443" w:author="PR Preview" w:date="2026-01-01T00:00:00Z">
        <w:r>
          <w:delText xml:space="preserve"> </w:delText>
        </w:r>
      </w:del>
      <m:oMath>
        <m:r>
          <m:t>0</m:t>
        </m:r>
        <m:r>
          <m:rPr>
            <m:sty m:val="p"/>
          </m:rPr>
          <m:t>=</m:t>
        </m:r>
        <m:r>
          <m:t>d</m:t>
        </m:r>
      </m:oMath>
      <w:del w:id="6444" w:author="PR Preview" w:date="2026-01-01T00:00:00Z">
        <w:r>
          <w:delText xml:space="preserve"> </w:delText>
        </w:r>
      </w:del>
      <w:del w:id="6445" w:author="PR Preview" w:date="2026-01-01T00:00:00Z">
        <w:r>
          <w:delText xml:space="preserve">vectors, is.</w:delText>
        </w:r>
      </w:del>
      <w:del w:id="6446" w:author="PR Preview" w:date="2026-01-01T00:00:00Z">
        <w:r>
          <w:delText xml:space="preserve"> </w:delText>
        </w:r>
      </w:del>
      <w:del w:id="6447" w:author="PR Preview" w:date="2026-01-01T00:00:00Z">
        <w:r>
          <w:delText xml:space="preserve">Now let</w:delText>
        </w:r>
      </w:del>
      <w:del w:id="6448" w:author="PR Preview" w:date="2026-01-01T00:00:00Z">
        <w:r>
          <w:delText xml:space="preserve"> </w:delText>
        </w:r>
      </w:del>
      <m:oMath>
        <m:r>
          <m:t>d</m:t>
        </m:r>
        <m:r>
          <m:rPr>
            <m:sty m:val="p"/>
          </m:rPr>
          <m:t>≥</m:t>
        </m:r>
        <m:r>
          <m:t>1</m:t>
        </m:r>
      </m:oMath>
      <w:del w:id="6449" w:author="PR Preview" w:date="2026-01-01T00:00:00Z">
        <w:r>
          <w:delText xml:space="preserve">, and</w:delText>
        </w:r>
      </w:del>
      <w:del w:id="6450" w:author="PR Preview" w:date="2026-01-01T00:00:00Z">
        <w:r>
          <w:delText xml:space="preserve"> </w:delText>
        </w:r>
      </w:del>
      <w:del w:id="6451" w:author="PR Preview" w:date="2026-01-01T00:00:00Z">
        <w:r>
          <w:delText xml:space="preserve">let</w:delText>
        </w:r>
      </w:del>
      <w:del w:id="6452" w:author="PR Preview" w:date="2026-01-01T00:00:00Z">
        <w:r>
          <w:delText xml:space="preserve"> </w:delText>
        </w:r>
      </w:del>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d</m:t>
            </m:r>
          </m:sub>
        </m:sSub>
      </m:oMath>
      <w:del w:id="6453" w:author="PR Preview" w:date="2026-01-01T00:00:00Z">
        <w:r>
          <w:delText xml:space="preserve"> </w:delText>
        </w:r>
      </w:del>
      <w:del w:id="6454" w:author="PR Preview" w:date="2026-01-01T00:00:00Z">
        <w:r>
          <w:delText xml:space="preserve">be a basis of</w:delText>
        </w:r>
      </w:del>
      <w:del w:id="6455" w:author="PR Preview" w:date="2026-01-01T00:00:00Z">
        <w:r>
          <w:delText xml:space="preserve"> </w:delText>
        </w:r>
      </w:del>
      <m:oMath>
        <m:r>
          <m:rPr>
            <m:scr m:val="script"/>
            <m:sty m:val="p"/>
          </m:rPr>
          <m:t>S</m:t>
        </m:r>
      </m:oMath>
      <w:del w:id="6456" w:author="PR Preview" w:date="2026-01-01T00:00:00Z">
        <w:r>
          <w:delText xml:space="preserve">,</w:delText>
        </w:r>
      </w:del>
      <w:del w:id="6457" w:author="PR Preview" w:date="2026-01-01T00:00:00Z">
        <w:r>
          <w:delText xml:space="preserve"> </w:delText>
        </w:r>
      </w:del>
      <w:del w:id="6458" w:author="PR Preview" w:date="2026-01-01T00:00:00Z">
        <w:r>
          <w:delText xml:space="preserve">and let</w:delText>
        </w:r>
      </w:del>
      <w:del w:id="6459" w:author="PR Preview" w:date="2026-01-01T00:00:00Z">
        <w:r>
          <w:delText xml:space="preserve"> </w:delText>
        </w:r>
      </w:del>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r>
          <m:rPr>
            <m:sty m:val="p"/>
          </m:rPr>
          <m:t>∈</m:t>
        </m:r>
        <m:r>
          <m:rPr>
            <m:scr m:val="script"/>
            <m:sty m:val="p"/>
          </m:rPr>
          <m:t>S</m:t>
        </m:r>
      </m:oMath>
      <w:del w:id="6460" w:author="PR Preview" w:date="2026-01-01T00:00:00Z">
        <w:r>
          <w:delText xml:space="preserve"> </w:delText>
        </w:r>
      </w:del>
      <w:del w:id="6461" w:author="PR Preview" w:date="2026-01-01T00:00:00Z">
        <w:r>
          <w:delText xml:space="preserve">be linearly independent.</w:delText>
        </w:r>
      </w:del>
      <w:del w:id="6462" w:author="PR Preview" w:date="2026-01-01T00:00:00Z">
        <w:r>
          <w:delText xml:space="preserve"> </w:delText>
        </w:r>
      </w:del>
      <w:del w:id="6463" w:author="PR Preview" w:date="2026-01-01T00:00:00Z">
        <w:r>
          <w:delText xml:space="preserve">Each</w:delText>
        </w:r>
      </w:del>
      <w:del w:id="6464" w:author="PR Preview" w:date="2026-01-01T00:00:00Z">
        <w:r>
          <w:delText xml:space="preserve"> </w:delText>
        </w:r>
      </w:del>
      <m:oMath>
        <m:sSub>
          <m:e>
            <m:limLow>
              <m:e>
                <m:r>
                  <m:t>u</m:t>
                </m:r>
              </m:e>
              <m:lim>
                <m:r>
                  <m:rPr>
                    <m:sty m:val="p"/>
                  </m:rPr>
                  <m:t>∼</m:t>
                </m:r>
              </m:lim>
            </m:limLow>
          </m:e>
          <m:sub>
            <m:r>
              <m:t>j</m:t>
            </m:r>
          </m:sub>
        </m:sSub>
      </m:oMath>
      <w:del w:id="6465" w:author="PR Preview" w:date="2026-01-01T00:00:00Z">
        <w:r>
          <w:delText xml:space="preserve"> </w:delText>
        </w:r>
      </w:del>
      <w:del w:id="6466" w:author="PR Preview" w:date="2026-01-01T00:00:00Z">
        <w:r>
          <w:delText xml:space="preserve">is in</w:delText>
        </w:r>
      </w:del>
      <w:del w:id="6467" w:author="PR Preview" w:date="2026-01-01T00:00:00Z">
        <w:r>
          <w:delText xml:space="preserve"> </w:delText>
        </w:r>
      </w:del>
      <m:oMath>
        <m:r>
          <m:rPr>
            <m:scr m:val="script"/>
            <m:sty m:val="p"/>
          </m:rPr>
          <m:t>S</m:t>
        </m:r>
      </m:oMath>
      <w:del w:id="6468" w:author="PR Preview" w:date="2026-01-01T00:00:00Z">
        <w:r>
          <w:delText xml:space="preserve">,</w:delText>
        </w:r>
      </w:del>
      <w:del w:id="6469" w:author="PR Preview" w:date="2026-01-01T00:00:00Z">
        <w:r>
          <w:delText xml:space="preserve"> </w:delText>
        </w:r>
      </w:del>
      <w:del w:id="6470" w:author="PR Preview" w:date="2026-01-01T00:00:00Z">
        <w:r>
          <w:delText xml:space="preserve">so</w:delText>
        </w:r>
      </w:del>
      <w:del w:id="6471" w:author="PR Preview" w:date="2026-01-01T00:00:00Z">
        <w:r>
          <w:delText xml:space="preserve"> </w:delText>
        </w:r>
      </w:del>
      <m:oMath>
        <m:sSub>
          <m:e>
            <m:limLow>
              <m:e>
                <m:r>
                  <m:t>u</m:t>
                </m:r>
              </m:e>
              <m:lim>
                <m:r>
                  <m:rPr>
                    <m:sty m:val="p"/>
                  </m:rPr>
                  <m:t>∼</m:t>
                </m:r>
              </m:lim>
            </m:limLow>
          </m:e>
          <m:sub>
            <m:r>
              <m:t>j</m:t>
            </m:r>
          </m:sub>
        </m:sSub>
        <m:r>
          <m:rPr>
            <m:sty m:val="p"/>
          </m:rPr>
          <m:t>=</m:t>
        </m:r>
        <m:sSub>
          <m:e>
            <m:r>
              <m:t>c</m:t>
            </m:r>
          </m:e>
          <m:sub>
            <m:r>
              <m:t>1</m:t>
            </m:r>
            <m:r>
              <m:t>j</m:t>
            </m:r>
          </m:sub>
        </m:sSub>
        <m:sSub>
          <m:e>
            <m:limLow>
              <m:e>
                <m:r>
                  <m:t>a</m:t>
                </m:r>
              </m:e>
              <m:lim>
                <m:r>
                  <m:rPr>
                    <m:sty m:val="p"/>
                  </m:rPr>
                  <m:t>∼</m:t>
                </m:r>
              </m:lim>
            </m:limLow>
          </m:e>
          <m:sub>
            <m:r>
              <m:t>1</m:t>
            </m:r>
          </m:sub>
        </m:sSub>
        <m:r>
          <m:rPr>
            <m:sty m:val="p"/>
          </m:rPr>
          <m:t>+</m:t>
        </m:r>
        <m:r>
          <m:rPr>
            <m:sty m:val="p"/>
          </m:rPr>
          <m:t>⋯</m:t>
        </m:r>
        <m:r>
          <m:rPr>
            <m:sty m:val="p"/>
          </m:rPr>
          <m:t>+</m:t>
        </m:r>
        <m:sSub>
          <m:e>
            <m:r>
              <m:t>c</m:t>
            </m:r>
          </m:e>
          <m:sub>
            <m:r>
              <m:t>d</m:t>
            </m:r>
            <m:r>
              <m:t>j</m:t>
            </m:r>
          </m:sub>
        </m:sSub>
        <m:sSub>
          <m:e>
            <m:limLow>
              <m:e>
                <m:r>
                  <m:t>a</m:t>
                </m:r>
              </m:e>
              <m:lim>
                <m:r>
                  <m:rPr>
                    <m:sty m:val="p"/>
                  </m:rPr>
                  <m:t>∼</m:t>
                </m:r>
              </m:lim>
            </m:limLow>
          </m:e>
          <m:sub>
            <m:r>
              <m:t>d</m:t>
            </m:r>
          </m:sub>
        </m:sSub>
      </m:oMath>
      <w:del w:id="6472" w:author="PR Preview" w:date="2026-01-01T00:00:00Z">
        <w:r>
          <w:delText xml:space="preserve"> </w:delText>
        </w:r>
      </w:del>
      <w:del w:id="6473" w:author="PR Preview" w:date="2026-01-01T00:00:00Z">
        <w:r>
          <w:delText xml:space="preserve">for some coordinate vector</w:delText>
        </w:r>
      </w:del>
      <w:del w:id="6474" w:author="PR Preview" w:date="2026-01-01T00:00:00Z">
        <w:r>
          <w:delText xml:space="preserve"> </w:delText>
        </w:r>
      </w:del>
      <m:oMath>
        <m:sSub>
          <m:e>
            <m:limLow>
              <m:e>
                <m:r>
                  <m:t>c</m:t>
                </m:r>
              </m:e>
              <m:lim>
                <m:r>
                  <m:rPr>
                    <m:sty m:val="p"/>
                  </m:rPr>
                  <m:t>∼</m:t>
                </m:r>
              </m:lim>
            </m:limLow>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del w:id="6475" w:author="PR Preview" w:date="2026-01-01T00:00:00Z">
        <w:r>
          <w:delText xml:space="preserve">.</w:delText>
        </w:r>
      </w:del>
      <w:del w:id="6476" w:author="PR Preview" w:date="2026-01-01T00:00:00Z">
        <w:r>
          <w:delText xml:space="preserve"> </w:delText>
        </w:r>
      </w:del>
      <w:del w:id="6477" w:author="PR Preview" w:date="2026-01-01T00:00:00Z">
        <w:r>
          <w:delText xml:space="preserve">Suppose</w:delText>
        </w:r>
      </w:del>
      <w:del w:id="6478" w:author="PR Preview" w:date="2026-01-01T00:00:00Z">
        <w:r>
          <w:delText xml:space="preserve"> </w:delText>
        </w:r>
      </w:del>
      <m:oMath>
        <m:r>
          <m:t>k</m:t>
        </m:r>
        <m:r>
          <m:rPr>
            <m:sty m:val="p"/>
          </m:rPr>
          <m:t>&gt;</m:t>
        </m:r>
        <m:r>
          <m:t>d</m:t>
        </m:r>
      </m:oMath>
      <w:del w:id="6479" w:author="PR Preview" w:date="2026-01-01T00:00:00Z">
        <w:r>
          <w:delText xml:space="preserve">.</w:delText>
        </w:r>
      </w:del>
      <w:del w:id="6480" w:author="PR Preview" w:date="2026-01-01T00:00:00Z">
        <w:r>
          <w:delText xml:space="preserve"> </w:delText>
        </w:r>
      </w:del>
      <w:del w:id="6481" w:author="PR Preview" w:date="2026-01-01T00:00:00Z">
        <w:r>
          <w:delText xml:space="preserve">Then</w:delText>
        </w:r>
      </w:del>
      <w:del w:id="6482" w:author="PR Preview" w:date="2026-01-01T00:00:00Z">
        <w:r>
          <w:delText xml:space="preserve"> </w:delText>
        </w:r>
      </w:del>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k</m:t>
            </m:r>
          </m:sub>
        </m:sSub>
      </m:oMath>
      <w:del w:id="6483" w:author="PR Preview" w:date="2026-01-01T00:00:00Z">
        <w:r>
          <w:delText xml:space="preserve"> </w:delText>
        </w:r>
      </w:del>
      <w:del w:id="6484" w:author="PR Preview" w:date="2026-01-01T00:00:00Z">
        <w:r>
          <w:delText xml:space="preserve">are</w:delText>
        </w:r>
      </w:del>
      <w:del w:id="6485" w:author="PR Preview" w:date="2026-01-01T00:00:00Z">
        <w:r>
          <w:delText xml:space="preserve"> </w:delText>
        </w:r>
      </w:del>
      <m:oMath>
        <m:r>
          <m:t>k</m:t>
        </m:r>
        <m:r>
          <m:rPr>
            <m:sty m:val="p"/>
          </m:rPr>
          <m:t>&gt;</m:t>
        </m:r>
        <m:r>
          <m:t>d</m:t>
        </m:r>
      </m:oMath>
      <w:del w:id="6486" w:author="PR Preview" w:date="2026-01-01T00:00:00Z">
        <w:r>
          <w:delText xml:space="preserve"> </w:delText>
        </w:r>
      </w:del>
      <w:del w:id="6487" w:author="PR Preview" w:date="2026-01-01T00:00:00Z">
        <w:r>
          <w:delText xml:space="preserve">vectors in</w:delText>
        </w:r>
      </w:del>
      <w:del w:id="6488" w:author="PR Preview" w:date="2026-01-01T00:00:00Z">
        <w:r>
          <w:delText xml:space="preserve"> </w:delText>
        </w:r>
      </w:del>
      <m:oMath>
        <m:sSup>
          <m:e>
            <m:r>
              <m:rPr>
                <m:scr m:val="double-struck"/>
                <m:sty m:val="p"/>
              </m:rPr>
              <m:t>R</m:t>
            </m:r>
          </m:e>
          <m:sup>
            <m:r>
              <m:t>d</m:t>
            </m:r>
          </m:sup>
        </m:sSup>
      </m:oMath>
      <w:del w:id="6489" w:author="PR Preview" w:date="2026-01-01T00:00:00Z">
        <w:r>
          <w:delText xml:space="preserve">,</w:delText>
        </w:r>
      </w:del>
      <w:del w:id="6490" w:author="PR Preview" w:date="2026-01-01T00:00:00Z">
        <w:r>
          <w:delText xml:space="preserve"> </w:delText>
        </w:r>
      </w:del>
      <w:del w:id="6491" w:author="PR Preview" w:date="2026-01-01T00:00:00Z">
        <w:r>
          <w:delText xml:space="preserve">so some</w:delText>
        </w:r>
      </w:del>
      <w:del w:id="6492" w:author="PR Preview" w:date="2026-01-01T00:00:00Z">
        <w:r>
          <w:delText xml:space="preserve"> </w:delText>
        </w:r>
      </w:del>
      <m:oMath>
        <m:sSub>
          <m:e>
            <m:r>
              <m:t>x</m:t>
            </m:r>
          </m:e>
          <m:sub>
            <m:r>
              <m:t>1</m:t>
            </m:r>
          </m:sub>
        </m:sSub>
        <m:r>
          <m:rPr>
            <m:sty m:val="p"/>
          </m:rPr>
          <m:t>,</m:t>
        </m:r>
        <m:r>
          <m:rPr>
            <m:sty m:val="p"/>
          </m:rPr>
          <m:t>…</m:t>
        </m:r>
        <m:r>
          <m:rPr>
            <m:sty m:val="p"/>
          </m:rPr>
          <m:t>,</m:t>
        </m:r>
        <m:sSub>
          <m:e>
            <m:r>
              <m:t>x</m:t>
            </m:r>
          </m:e>
          <m:sub>
            <m:r>
              <m:t>k</m:t>
            </m:r>
          </m:sub>
        </m:sSub>
      </m:oMath>
      <w:del w:id="6493" w:author="PR Preview" w:date="2026-01-01T00:00:00Z">
        <w:r>
          <w:delText xml:space="preserve">, not all zero,</w:delText>
        </w:r>
      </w:del>
      <w:del w:id="6494" w:author="PR Preview" w:date="2026-01-01T00:00:00Z">
        <w:r>
          <w:delText xml:space="preserve"> </w:delText>
        </w:r>
      </w:del>
      <w:del w:id="6495" w:author="PR Preview" w:date="2026-01-01T00:00:00Z">
        <w:r>
          <w:delText xml:space="preserve">satisfy</w:delText>
        </w:r>
      </w:del>
      <w:del w:id="6496" w:author="PR Preview" w:date="2026-01-01T00:00:00Z">
        <w:r>
          <w:delText xml:space="preserve"> </w:delText>
        </w:r>
      </w:del>
      <m:oMath>
        <m:sSub>
          <m:e>
            <m:r>
              <m:t>x</m:t>
            </m:r>
          </m:e>
          <m:sub>
            <m:r>
              <m:t>1</m:t>
            </m:r>
          </m:sub>
        </m:sSub>
        <m:sSub>
          <m:e>
            <m:limLow>
              <m:e>
                <m:r>
                  <m:t>c</m:t>
                </m:r>
              </m:e>
              <m:lim>
                <m:r>
                  <m:rPr>
                    <m:sty m:val="p"/>
                  </m:rPr>
                  <m:t>∼</m:t>
                </m:r>
              </m:lim>
            </m:limLow>
          </m:e>
          <m:sub>
            <m:r>
              <m:t>1</m:t>
            </m:r>
          </m:sub>
        </m:sSub>
        <m:r>
          <m:rPr>
            <m:sty m:val="p"/>
          </m:rPr>
          <m:t>+</m:t>
        </m:r>
        <m:r>
          <m:rPr>
            <m:sty m:val="p"/>
          </m:rPr>
          <m:t>⋯</m:t>
        </m:r>
        <m:r>
          <m:rPr>
            <m:sty m:val="p"/>
          </m:rPr>
          <m:t>+</m:t>
        </m:r>
        <m:sSub>
          <m:e>
            <m:r>
              <m:t>x</m:t>
            </m:r>
          </m:e>
          <m:sub>
            <m:r>
              <m:t>k</m:t>
            </m:r>
          </m:sub>
        </m:sSub>
        <m:sSub>
          <m:e>
            <m:limLow>
              <m:e>
                <m:r>
                  <m:t>c</m:t>
                </m:r>
              </m:e>
              <m:lim>
                <m:r>
                  <m:rPr>
                    <m:sty m:val="p"/>
                  </m:rPr>
                  <m:t>∼</m:t>
                </m:r>
              </m:lim>
            </m:limLow>
          </m:e>
          <m:sub>
            <m:r>
              <m:t>k</m:t>
            </m:r>
          </m:sub>
        </m:sSub>
        <m:r>
          <m:rPr>
            <m:sty m:val="p"/>
          </m:rPr>
          <m:t>=</m:t>
        </m:r>
        <m:sSub>
          <m:e>
            <m:limLow>
              <m:e>
                <m:r>
                  <m:t>0</m:t>
                </m:r>
              </m:e>
              <m:lim>
                <m:r>
                  <m:rPr>
                    <m:sty m:val="p"/>
                  </m:rPr>
                  <m:t>∼</m:t>
                </m:r>
              </m:lim>
            </m:limLow>
          </m:e>
          <m:sub>
            <m:r>
              <m:t>d</m:t>
            </m:r>
          </m:sub>
        </m:sSub>
      </m:oMath>
      <w:del w:id="6497" w:author="PR Preview" w:date="2026-01-01T00:00:00Z">
        <w:r>
          <w:delText xml:space="preserve"> </w:delText>
        </w:r>
      </w:del>
      <w:del w:id="6498" w:author="PR Preview" w:date="2026-01-01T00:00:00Z">
        <w:r>
          <w:delText xml:space="preserve">(</w:delText>
        </w:r>
      </w:del>
      <w:hyperlink w:anchor="thm-many-vectors-dependent">
        <w:del w:id="6499" w:author="PR Preview" w:date="2026-01-01T00:00:00Z">
          <w:r>
            <w:rPr>
              <w:rStyle w:val="Hyperlink"/>
            </w:rPr>
            <w:delText xml:space="preserve">Theorem 25</w:delText>
          </w:r>
        </w:del>
      </w:hyperlink>
      <w:del w:id="6500" w:author="PR Preview" w:date="2026-01-01T00:00:00Z">
        <w:r>
          <w:delText xml:space="preserve">);</w:delText>
        </w:r>
      </w:del>
      <w:del w:id="6501" w:author="PR Preview" w:date="2026-01-01T00:00:00Z">
        <w:r>
          <w:delText xml:space="preserve"> </w:delText>
        </w:r>
      </w:del>
      <w:del w:id="6502" w:author="PR Preview" w:date="2026-01-01T00:00:00Z">
        <w:r>
          <w:delText xml:space="preserve">entry</w:delText>
        </w:r>
      </w:del>
      <w:del w:id="6503" w:author="PR Preview" w:date="2026-01-01T00:00:00Z">
        <w:r>
          <w:delText xml:space="preserve"> </w:delText>
        </w:r>
      </w:del>
      <m:oMath>
        <m:r>
          <m:t>i</m:t>
        </m:r>
      </m:oMath>
      <w:del w:id="6504" w:author="PR Preview" w:date="2026-01-01T00:00:00Z">
        <w:r>
          <w:delText xml:space="preserve"> </w:delText>
        </w:r>
      </w:del>
      <w:del w:id="6505" w:author="PR Preview" w:date="2026-01-01T00:00:00Z">
        <w:r>
          <w:delText xml:space="preserve">of that equation says</w:delText>
        </w:r>
      </w:del>
      <w:del w:id="6506" w:author="PR Preview" w:date="2026-01-01T00:00:00Z">
        <w:r>
          <w:delText xml:space="preserve"> </w:delText>
        </w:r>
      </w:del>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del w:id="6507" w:author="PR Preview" w:date="2026-01-01T00:00:00Z">
        <w:r>
          <w:delText xml:space="preserve">.</w:delText>
        </w:r>
      </w:del>
      <w:del w:id="6508" w:author="PR Preview" w:date="2026-01-01T00:00:00Z">
        <w:r>
          <w:delText xml:space="preserve"> </w:delText>
        </w:r>
      </w:del>
      <w:del w:id="6509" w:author="PR Preview" w:date="2026-01-01T00:00:00Z">
        <w:r>
          <w:delText xml:space="preserve">Then</w:delText>
        </w:r>
      </w:del>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limLow>
                    <m:e>
                      <m:r>
                        <m:t>u</m:t>
                      </m:r>
                    </m:e>
                    <m:lim>
                      <m:r>
                        <m:rPr>
                          <m:sty m:val="p"/>
                        </m:rPr>
                        <m:t>∼</m:t>
                      </m:r>
                    </m:lim>
                  </m:limLow>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limLow>
                    <m:e>
                      <m:r>
                        <m:t>a</m:t>
                      </m:r>
                    </m:e>
                    <m:lim>
                      <m:r>
                        <m:rPr>
                          <m:sty m:val="p"/>
                        </m:rPr>
                        <m:t>∼</m:t>
                      </m:r>
                    </m:lim>
                  </m:limLow>
                </m:e>
                <m:sub>
                  <m:r>
                    <m:t>i</m:t>
                  </m:r>
                </m:sub>
              </m:sSub>
              <m:r>
                <m:t>&amp;</m:t>
              </m:r>
              <m:r>
                <m:t>&amp;</m:t>
              </m:r>
              <m:r>
                <m:rPr>
                  <m:nor/>
                  <m:sty m:val="p"/>
                </m:rPr>
                <m:t>(substitute each </m:t>
              </m:r>
              <m:sSub>
                <m:e>
                  <m:limLow>
                    <m:e>
                      <m:r>
                        <m:t>u</m:t>
                      </m:r>
                    </m:e>
                    <m:lim>
                      <m:r>
                        <m:rPr>
                          <m:sty m:val="p"/>
                        </m:rPr>
                        <m:t>∼</m:t>
                      </m:r>
                    </m:lim>
                  </m:limLow>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limLow>
                    <m:e>
                      <m:r>
                        <m:t>a</m:t>
                      </m:r>
                    </m:e>
                    <m:lim>
                      <m:r>
                        <m:rPr>
                          <m:sty m:val="p"/>
                        </m:rPr>
                        <m:t>∼</m:t>
                      </m:r>
                    </m:lim>
                  </m:limLow>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limLow>
                    <m:e>
                      <m:r>
                        <m:t>a</m:t>
                      </m:r>
                    </m:e>
                    <m:lim>
                      <m:r>
                        <m:rPr>
                          <m:sty m:val="p"/>
                        </m:rPr>
                        <m:t>∼</m:t>
                      </m:r>
                    </m:lim>
                  </m:limLow>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limLow>
                    <m:e>
                      <m:r>
                        <m:t>a</m:t>
                      </m:r>
                    </m:e>
                    <m:lim>
                      <m:r>
                        <m:rPr>
                          <m:sty m:val="p"/>
                        </m:rPr>
                        <m:t>∼</m:t>
                      </m:r>
                    </m:lim>
                  </m:limLow>
                </m:e>
                <m:sub>
                  <m:r>
                    <m:t>i</m:t>
                  </m:r>
                </m:sub>
              </m:sSub>
              <m:r>
                <m:t>&amp;</m:t>
              </m:r>
              <m:r>
                <m:t>&amp;</m:t>
              </m:r>
              <m:r>
                <m:rPr>
                  <m:nor/>
                  <m:sty m:val="p"/>
                </m:rPr>
                <m:t>(factor </m:t>
              </m:r>
              <m:sSub>
                <m:e>
                  <m:limLow>
                    <m:e>
                      <m:r>
                        <m:t>a</m:t>
                      </m:r>
                    </m:e>
                    <m:lim>
                      <m:r>
                        <m:rPr>
                          <m:sty m:val="p"/>
                        </m:rPr>
                        <m:t>∼</m:t>
                      </m:r>
                    </m:lim>
                  </m:limLow>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limLow>
                    <m:e>
                      <m:r>
                        <m:t>a</m:t>
                      </m:r>
                    </m:e>
                    <m:lim>
                      <m:r>
                        <m:rPr>
                          <m:sty m:val="p"/>
                        </m:rPr>
                        <m:t>∼</m:t>
                      </m:r>
                    </m:lim>
                  </m:limLow>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limLow>
                    <m:e>
                      <m:r>
                        <m:t>c</m:t>
                      </m:r>
                    </m:e>
                    <m:lim>
                      <m:r>
                        <m:rPr>
                          <m:sty m:val="p"/>
                        </m:rPr>
                        <m:t>∼</m:t>
                      </m:r>
                    </m:lim>
                  </m:limLow>
                </m:e>
                <m:sub>
                  <m:r>
                    <m:t>j</m:t>
                  </m:r>
                </m:sub>
              </m:sSub>
              <m:r>
                <m:rPr>
                  <m:sty m:val="p"/>
                </m:rPr>
                <m:t>=</m:t>
              </m:r>
              <m:sSub>
                <m:e>
                  <m:limLow>
                    <m:e>
                      <m:r>
                        <m:t>0</m:t>
                      </m:r>
                    </m:e>
                    <m:lim>
                      <m:r>
                        <m:rPr>
                          <m:sty m:val="p"/>
                        </m:rPr>
                        <m:t>∼</m:t>
                      </m:r>
                    </m:lim>
                  </m:limLow>
                </m:e>
                <m:sub>
                  <m:r>
                    <m:t>d</m:t>
                  </m:r>
                </m:sub>
              </m:sSub>
              <m:r>
                <m:rPr>
                  <m:nor/>
                  <m:sty m:val="p"/>
                </m:rPr>
                <m:t>)</m:t>
              </m:r>
            </m:e>
            <m:e>
              <m:r>
                <m:t>&amp;</m:t>
              </m:r>
              <m:r>
                <m:rPr>
                  <m:sty m:val="p"/>
                </m:rPr>
                <m:t>=</m:t>
              </m:r>
              <m:sSub>
                <m:e>
                  <m:limLow>
                    <m:e>
                      <m:r>
                        <m:t>0</m:t>
                      </m:r>
                    </m:e>
                    <m:lim>
                      <m:r>
                        <m:rPr>
                          <m:sty m:val="p"/>
                        </m:rPr>
                        <m:t>∼</m:t>
                      </m:r>
                    </m:lim>
                  </m:limLow>
                </m:e>
                <m:sub>
                  <m:r>
                    <m:t>p</m:t>
                  </m:r>
                </m:sub>
              </m:sSub>
              <m:r>
                <m:rPr>
                  <m:sty m:val="p"/>
                </m:rPr>
                <m:t>,</m:t>
              </m:r>
              <m:r>
                <m:t>&amp;</m:t>
              </m:r>
              <m:r>
                <m:t>&amp;</m:t>
              </m:r>
              <m:r>
                <m:rPr>
                  <m:nor/>
                  <m:sty m:val="p"/>
                </m:rPr>
                <m:t>(a zero multiple of a vector is </m:t>
              </m:r>
              <m:limLow>
                <m:e>
                  <m:r>
                    <m:t>0</m:t>
                  </m:r>
                </m:e>
                <m:lim>
                  <m:r>
                    <m:rPr>
                      <m:sty m:val="p"/>
                    </m:rPr>
                    <m:t>∼</m:t>
                  </m:r>
                </m:lim>
              </m:limLow>
              <m:r>
                <m:rPr>
                  <m:nor/>
                  <m:sty m:val="p"/>
                </m:rPr>
                <m:t>)</m:t>
              </m:r>
            </m:e>
          </m:eqArr>
        </m:oMath>
      </m:oMathPara>
    </w:p>
    <w:p>
      <w:pPr>
        <w:pStyle w:val="FirstParagraph"/>
      </w:pPr>
      <w:del w:id="6510" w:author="PR Preview" w:date="2026-01-01T00:00:00Z">
        <w:r>
          <w:delText xml:space="preserve">a combination of</w:delText>
        </w:r>
      </w:del>
      <w:del w:id="6511" w:author="PR Preview" w:date="2026-01-01T00:00:00Z">
        <w:r>
          <w:delText xml:space="preserve"> </w:delText>
        </w:r>
      </w:del>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oMath>
      <w:del w:id="6512" w:author="PR Preview" w:date="2026-01-01T00:00:00Z">
        <w:r>
          <w:delText xml:space="preserve"> </w:delText>
        </w:r>
      </w:del>
      <w:del w:id="6513" w:author="PR Preview" w:date="2026-01-01T00:00:00Z">
        <w:r>
          <w:delText xml:space="preserve">with coefficients not all zero that equals</w:delText>
        </w:r>
      </w:del>
      <w:del w:id="6514" w:author="PR Preview" w:date="2026-01-01T00:00:00Z">
        <w:r>
          <w:delText xml:space="preserve"> </w:delText>
        </w:r>
      </w:del>
      <m:oMath>
        <m:sSub>
          <m:e>
            <m:limLow>
              <m:e>
                <m:r>
                  <m:t>0</m:t>
                </m:r>
              </m:e>
              <m:lim>
                <m:r>
                  <m:rPr>
                    <m:sty m:val="p"/>
                  </m:rPr>
                  <m:t>∼</m:t>
                </m:r>
              </m:lim>
            </m:limLow>
          </m:e>
          <m:sub>
            <m:r>
              <m:t>p</m:t>
            </m:r>
          </m:sub>
        </m:sSub>
      </m:oMath>
      <w:del w:id="6515" w:author="PR Preview" w:date="2026-01-01T00:00:00Z">
        <w:r>
          <w:delText xml:space="preserve">.</w:delText>
        </w:r>
      </w:del>
      <w:del w:id="6516" w:author="PR Preview" w:date="2026-01-01T00:00:00Z">
        <w:r>
          <w:delText xml:space="preserve"> </w:delText>
        </w:r>
      </w:del>
      <w:del w:id="6517" w:author="PR Preview" w:date="2026-01-01T00:00:00Z">
        <w:r>
          <w:delText xml:space="preserve">That contradicts their linear independence, so</w:delText>
        </w:r>
      </w:del>
      <w:del w:id="6518" w:author="PR Preview" w:date="2026-01-01T00:00:00Z">
        <w:r>
          <w:delText xml:space="preserve"> </w:delText>
        </w:r>
      </w:del>
      <m:oMath>
        <m:r>
          <m:t>k</m:t>
        </m:r>
        <m:r>
          <m:rPr>
            <m:sty m:val="p"/>
          </m:rPr>
          <m:t>≤</m:t>
        </m:r>
        <m:r>
          <m:t>d</m:t>
        </m:r>
      </m:oMath>
      <w:del w:id="6519" w:author="PR Preview" w:date="2026-01-01T00:00:00Z">
        <w:r>
          <w:delText xml:space="preserve">.</w:delText>
        </w:r>
      </w:del>
    </w:p>
    <w:p>
      <w:pPr>
        <w:pStyle w:val="FirstParagraph"/>
      </w:pPr>
      <w:ins w:id="6520" w:author="PR Preview" w:date="2026-01-01T00:00:00Z">
        <w:r>
          <w:rPr>
            <w:i/>
            <w:iCs/>
          </w:rPr>
          <w:t xml:space="preserve">Proof</w:t>
        </w:r>
      </w:ins>
      <w:ins w:id="6521" w:author="PR Preview" w:date="2026-01-01T00:00:00Z">
        <w:r>
          <w:t xml:space="preserve">. </w:t>
        </w:r>
      </w:ins>
      <w:ins w:id="6522" w:author="PR Preview" w:date="2026-01-01T00:00:00Z">
        <w:r>
          <w:rPr>
            <w:b/>
            <w:bCs/>
          </w:rPr>
          <w:t xml:space="preserve">Part 1.</w:t>
        </w:r>
      </w:ins>
      <w:ins w:id="6523" w:author="PR Preview" w:date="2026-01-01T00:00:00Z">
        <w:r>
          <w:t xml:space="preserve"> </w:t>
        </w:r>
      </w:ins>
      <w:ins w:id="6524" w:author="PR Preview" w:date="2026-01-01T00:00:00Z">
        <w:r>
          <w:t xml:space="preserve">If</w:t>
        </w:r>
      </w:ins>
      <w:ins w:id="6525" w:author="PR Preview" w:date="2026-01-01T00:00:00Z">
        <w:r>
          <w:t xml:space="preserve"> </w:t>
        </w:r>
      </w:ins>
      <m:oMath>
        <m:r>
          <m:t>d</m:t>
        </m:r>
        <m:r>
          <m:rPr>
            <m:sty m:val="p"/>
          </m:rPr>
          <m:t>=</m:t>
        </m:r>
        <m:r>
          <m:t>0</m:t>
        </m:r>
      </m:oMath>
      <w:ins w:id="6526" w:author="PR Preview" w:date="2026-01-01T00:00:00Z">
        <w:r>
          <w:t xml:space="preserve">, then</w:t>
        </w:r>
      </w:ins>
      <w:ins w:id="6527" w:author="PR Preview" w:date="2026-01-01T00:00:00Z">
        <w:r>
          <w:t xml:space="preserve"> </w:t>
        </w:r>
      </w:ins>
      <w:ins w:id="6528" w:author="PR Preview" w:date="2026-01-01T00:00:00Z">
        <w:r>
          <w:t xml:space="preserve">$\mathcal{S} = \mathopen{}\left\{\mathord{\smash[b]{\underset{\raise.3ex\hbox{$\scriptstyle\sim$}}{0}}\vphantom{0}}\right\}\mathclose{}$</w:t>
        </w:r>
      </w:ins>
      <w:ins w:id="6529" w:author="PR Preview" w:date="2026-01-01T00:00:00Z">
        <w:r>
          <w:t xml:space="preserve">,</w:t>
        </w:r>
      </w:ins>
      <w:ins w:id="6530" w:author="PR Preview" w:date="2026-01-01T00:00:00Z">
        <w:r>
          <w:t xml:space="preserve"> </w:t>
        </w:r>
      </w:ins>
      <w:ins w:id="6531" w:author="PR Preview" w:date="2026-01-01T00:00:00Z">
        <w:r>
          <w:t xml:space="preserve">so every vector in a nonempty list from</w:t>
        </w:r>
      </w:ins>
      <w:ins w:id="6532" w:author="PR Preview" w:date="2026-01-01T00:00:00Z">
        <w:r>
          <w:t xml:space="preserve"> </w:t>
        </w:r>
      </w:ins>
      <m:oMath>
        <m:r>
          <m:rPr>
            <m:scr m:val="script"/>
            <m:sty m:val="p"/>
          </m:rPr>
          <m:t>S</m:t>
        </m:r>
      </m:oMath>
      <w:ins w:id="6533" w:author="PR Preview" w:date="2026-01-01T00:00:00Z">
        <w:r>
          <w:t xml:space="preserve"> </w:t>
        </w:r>
      </w:ins>
      <w:ins w:id="6534" w:author="PR Preview" w:date="2026-01-01T00:00:00Z">
        <w:r>
          <w:t xml:space="preserve">is</w:t>
        </w:r>
      </w:ins>
      <w:ins w:id="6535" w:author="PR Preview" w:date="2026-01-01T00:00:00Z">
        <w:r>
          <w:t xml:space="preserve"> </w:t>
        </w:r>
      </w:ins>
      <w:ins w:id="6536" w:author="PR Preview" w:date="2026-01-01T00:00:00Z">
        <w:r>
          <w:t xml:space="preserve">$\mathord{\smash[b]{\underset{\raise.3ex\hbox{$\scriptstyle\sim$}}{0}}\vphantom{0}}$</w:t>
        </w:r>
      </w:ins>
      <w:ins w:id="6537" w:author="PR Preview" w:date="2026-01-01T00:00:00Z">
        <w:r>
          <w:t xml:space="preserve">,</w:t>
        </w:r>
      </w:ins>
      <w:ins w:id="6538" w:author="PR Preview" w:date="2026-01-01T00:00:00Z">
        <w:r>
          <w:t xml:space="preserve"> </w:t>
        </w:r>
      </w:ins>
      <w:ins w:id="6539" w:author="PR Preview" w:date="2026-01-01T00:00:00Z">
        <w:r>
          <w:t xml:space="preserve">and</w:t>
        </w:r>
      </w:ins>
      <w:ins w:id="6540" w:author="PR Preview" w:date="2026-01-01T00:00:00Z">
        <w:r>
          <w:t xml:space="preserve"> </w:t>
        </w:r>
      </w:ins>
      <w:ins w:id="6541" w:author="PR Preview" w:date="2026-01-01T00:00:00Z">
        <w:r>
          <w:t xml:space="preserve">$1 \cdot\mathord{\smash[b]{\underset{\raise.3ex\hbox{$\scriptstyle\sim$}}{0}}\vphantom{0}}= \mathord{\smash[b]{\underset{\raise.3ex\hbox{$\scriptstyle\sim$}}{0}}\vphantom{0}}$</w:t>
        </w:r>
      </w:ins>
      <w:ins w:id="6542" w:author="PR Preview" w:date="2026-01-01T00:00:00Z">
        <w:r>
          <w:t xml:space="preserve"> </w:t>
        </w:r>
      </w:ins>
      <w:ins w:id="6543" w:author="PR Preview" w:date="2026-01-01T00:00:00Z">
        <w:r>
          <w:t xml:space="preserve">shows the list is not linearly independent;</w:t>
        </w:r>
      </w:ins>
      <w:ins w:id="6544" w:author="PR Preview" w:date="2026-01-01T00:00:00Z">
        <w:r>
          <w:t xml:space="preserve"> </w:t>
        </w:r>
      </w:ins>
      <w:ins w:id="6545" w:author="PR Preview" w:date="2026-01-01T00:00:00Z">
        <w:r>
          <w:t xml:space="preserve">only the empty list, with</w:t>
        </w:r>
      </w:ins>
      <w:ins w:id="6546" w:author="PR Preview" w:date="2026-01-01T00:00:00Z">
        <w:r>
          <w:t xml:space="preserve"> </w:t>
        </w:r>
      </w:ins>
      <m:oMath>
        <m:r>
          <m:t>0</m:t>
        </m:r>
        <m:r>
          <m:rPr>
            <m:sty m:val="p"/>
          </m:rPr>
          <m:t>=</m:t>
        </m:r>
        <m:r>
          <m:t>d</m:t>
        </m:r>
      </m:oMath>
      <w:ins w:id="6547" w:author="PR Preview" w:date="2026-01-01T00:00:00Z">
        <w:r>
          <w:t xml:space="preserve"> </w:t>
        </w:r>
      </w:ins>
      <w:ins w:id="6548" w:author="PR Preview" w:date="2026-01-01T00:00:00Z">
        <w:r>
          <w:t xml:space="preserve">vectors, is.</w:t>
        </w:r>
      </w:ins>
      <w:ins w:id="6549" w:author="PR Preview" w:date="2026-01-01T00:00:00Z">
        <w:r>
          <w:t xml:space="preserve"> </w:t>
        </w:r>
      </w:ins>
      <w:ins w:id="6550" w:author="PR Preview" w:date="2026-01-01T00:00:00Z">
        <w:r>
          <w:t xml:space="preserve">Now let</w:t>
        </w:r>
      </w:ins>
      <w:ins w:id="6551" w:author="PR Preview" w:date="2026-01-01T00:00:00Z">
        <w:r>
          <w:t xml:space="preserve"> </w:t>
        </w:r>
      </w:ins>
      <m:oMath>
        <m:r>
          <m:t>d</m:t>
        </m:r>
        <m:r>
          <m:rPr>
            <m:sty m:val="p"/>
          </m:rPr>
          <m:t>≥</m:t>
        </m:r>
        <m:r>
          <m:t>1</m:t>
        </m:r>
      </m:oMath>
      <w:ins w:id="6552" w:author="PR Preview" w:date="2026-01-01T00:00:00Z">
        <w:r>
          <w:t xml:space="preserve">, and</w:t>
        </w:r>
      </w:ins>
      <w:ins w:id="6553" w:author="PR Preview" w:date="2026-01-01T00:00:00Z">
        <w:r>
          <w:t xml:space="preserve"> </w:t>
        </w:r>
      </w:ins>
      <w:ins w:id="6554" w:author="PR Preview" w:date="2026-01-01T00:00:00Z">
        <w:r>
          <w:t xml:space="preserve">let</w:t>
        </w:r>
      </w:ins>
      <w:ins w:id="6555" w:author="PR Preview" w:date="2026-01-01T00:00:00Z">
        <w:r>
          <w:t xml:space="preserve"> </w:t>
        </w:r>
      </w:ins>
      <w:ins w:id="6556" w:author="PR Preview" w:date="2026-01-01T00:00:00Z">
        <w:r>
          <w:t xml:space="preserve">$\mathord{\smash[b]{\underset{\raise.3ex\hbox{$\scriptstyle\sim$}}{a}}\vphantom{a}}_1, \ldots, \mathord{\smash[b]{\underset{\raise.3ex\hbox{$\scriptstyle\sim$}}{a}}\vphantom{a}}_d$</w:t>
        </w:r>
      </w:ins>
      <w:ins w:id="6557" w:author="PR Preview" w:date="2026-01-01T00:00:00Z">
        <w:r>
          <w:t xml:space="preserve"> </w:t>
        </w:r>
      </w:ins>
      <w:ins w:id="6558" w:author="PR Preview" w:date="2026-01-01T00:00:00Z">
        <w:r>
          <w:t xml:space="preserve">be a basis of</w:t>
        </w:r>
      </w:ins>
      <w:ins w:id="6559" w:author="PR Preview" w:date="2026-01-01T00:00:00Z">
        <w:r>
          <w:t xml:space="preserve"> </w:t>
        </w:r>
      </w:ins>
      <m:oMath>
        <m:r>
          <m:rPr>
            <m:scr m:val="script"/>
            <m:sty m:val="p"/>
          </m:rPr>
          <m:t>S</m:t>
        </m:r>
      </m:oMath>
      <w:ins w:id="6560" w:author="PR Preview" w:date="2026-01-01T00:00:00Z">
        <w:r>
          <w:t xml:space="preserve">,</w:t>
        </w:r>
      </w:ins>
      <w:ins w:id="6561" w:author="PR Preview" w:date="2026-01-01T00:00:00Z">
        <w:r>
          <w:t xml:space="preserve"> </w:t>
        </w:r>
      </w:ins>
      <w:ins w:id="6562" w:author="PR Preview" w:date="2026-01-01T00:00:00Z">
        <w:r>
          <w:t xml:space="preserve">and let</w:t>
        </w:r>
      </w:ins>
      <w:ins w:id="6563" w:author="PR Preview" w:date="2026-01-01T00:00:00Z">
        <w:r>
          <w:t xml:space="preserve"> </w:t>
        </w:r>
      </w:ins>
      <w:ins w:id="6564" w:author="PR Preview" w:date="2026-01-01T00:00:00Z">
        <w:r>
          <w:t xml:space="preserve">$\mathord{\smash[b]{\underset{\raise.3ex\hbox{$\scriptstyle\sim$}}{u}}\vphantom{u}}_1, \ldots, \mathord{\smash[b]{\underset{\raise.3ex\hbox{$\scriptstyle\sim$}}{u}}\vphantom{u}}_k \in \mathcal{S}$</w:t>
        </w:r>
      </w:ins>
      <w:ins w:id="6565" w:author="PR Preview" w:date="2026-01-01T00:00:00Z">
        <w:r>
          <w:t xml:space="preserve"> </w:t>
        </w:r>
      </w:ins>
      <w:ins w:id="6566" w:author="PR Preview" w:date="2026-01-01T00:00:00Z">
        <w:r>
          <w:t xml:space="preserve">be linearly independent.</w:t>
        </w:r>
      </w:ins>
      <w:ins w:id="6567" w:author="PR Preview" w:date="2026-01-01T00:00:00Z">
        <w:r>
          <w:t xml:space="preserve"> </w:t>
        </w:r>
      </w:ins>
      <w:ins w:id="6568" w:author="PR Preview" w:date="2026-01-01T00:00:00Z">
        <w:r>
          <w:t xml:space="preserve">Each</w:t>
        </w:r>
      </w:ins>
      <w:ins w:id="6569" w:author="PR Preview" w:date="2026-01-01T00:00:00Z">
        <w:r>
          <w:t xml:space="preserve"> </w:t>
        </w:r>
      </w:ins>
      <w:ins w:id="6570" w:author="PR Preview" w:date="2026-01-01T00:00:00Z">
        <w:r>
          <w:t xml:space="preserve">$\mathord{\smash[b]{\underset{\raise.3ex\hbox{$\scriptstyle\sim$}}{u}}\vphantom{u}}_j$</w:t>
        </w:r>
      </w:ins>
      <w:ins w:id="6571" w:author="PR Preview" w:date="2026-01-01T00:00:00Z">
        <w:r>
          <w:t xml:space="preserve"> </w:t>
        </w:r>
      </w:ins>
      <w:ins w:id="6572" w:author="PR Preview" w:date="2026-01-01T00:00:00Z">
        <w:r>
          <w:t xml:space="preserve">is in</w:t>
        </w:r>
      </w:ins>
      <w:ins w:id="6573" w:author="PR Preview" w:date="2026-01-01T00:00:00Z">
        <w:r>
          <w:t xml:space="preserve"> </w:t>
        </w:r>
      </w:ins>
      <m:oMath>
        <m:r>
          <m:rPr>
            <m:scr m:val="script"/>
            <m:sty m:val="p"/>
          </m:rPr>
          <m:t>S</m:t>
        </m:r>
      </m:oMath>
      <w:ins w:id="6574" w:author="PR Preview" w:date="2026-01-01T00:00:00Z">
        <w:r>
          <w:t xml:space="preserve">,</w:t>
        </w:r>
      </w:ins>
      <w:ins w:id="6575" w:author="PR Preview" w:date="2026-01-01T00:00:00Z">
        <w:r>
          <w:t xml:space="preserve"> </w:t>
        </w:r>
      </w:ins>
      <w:ins w:id="6576" w:author="PR Preview" w:date="2026-01-01T00:00:00Z">
        <w:r>
          <w:t xml:space="preserve">so</w:t>
        </w:r>
      </w:ins>
      <w:ins w:id="6577" w:author="PR Preview" w:date="2026-01-01T00:00:00Z">
        <w:r>
          <w:t xml:space="preserve"> </w:t>
        </w:r>
      </w:ins>
      <w:ins w:id="6578" w:author="PR Preview" w:date="2026-01-01T00:00:00Z">
        <w:r>
          <w:t xml:space="preserve">$\mathord{\smash[b]{\underset{\raise.3ex\hbox{$\scriptstyle\sim$}}{u}}\vphantom{u}}_j = c_{1j} \mathord{\smash[b]{\underset{\raise.3ex\hbox{$\scriptstyle\sim$}}{a}}\vphantom{a}}_1 + \cdots + c_{dj} \mathord{\smash[b]{\underset{\raise.3ex\hbox{$\scriptstyle\sim$}}{a}}\vphantom{a}}_d$</w:t>
        </w:r>
      </w:ins>
      <w:ins w:id="6579" w:author="PR Preview" w:date="2026-01-01T00:00:00Z">
        <w:r>
          <w:t xml:space="preserve"> </w:t>
        </w:r>
      </w:ins>
      <w:ins w:id="6580" w:author="PR Preview" w:date="2026-01-01T00:00:00Z">
        <w:r>
          <w:t xml:space="preserve">for some coordinate vector</w:t>
        </w:r>
      </w:ins>
      <w:ins w:id="6581" w:author="PR Preview" w:date="2026-01-01T00:00:00Z">
        <w:r>
          <w:t xml:space="preserve"> </w:t>
        </w:r>
      </w:ins>
      <w:ins w:id="6582" w:author="PR Preview" w:date="2026-01-01T00:00:00Z">
        <w:r>
          <w:t xml:space="preserve">$\mathord{\smash[b]{\underset{\raise.3ex\hbox{$\scriptstyle\sim$}}{c}}\vphantom{c}}_j = (c_{1j}, \ldots, c_{dj}) \in \mathbb{R}^d$</w:t>
        </w:r>
      </w:ins>
      <w:ins w:id="6583" w:author="PR Preview" w:date="2026-01-01T00:00:00Z">
        <w:r>
          <w:t xml:space="preserve">.</w:t>
        </w:r>
      </w:ins>
      <w:ins w:id="6584" w:author="PR Preview" w:date="2026-01-01T00:00:00Z">
        <w:r>
          <w:t xml:space="preserve"> </w:t>
        </w:r>
      </w:ins>
      <w:ins w:id="6585" w:author="PR Preview" w:date="2026-01-01T00:00:00Z">
        <w:r>
          <w:t xml:space="preserve">Suppose</w:t>
        </w:r>
      </w:ins>
      <w:ins w:id="6586" w:author="PR Preview" w:date="2026-01-01T00:00:00Z">
        <w:r>
          <w:t xml:space="preserve"> </w:t>
        </w:r>
      </w:ins>
      <m:oMath>
        <m:r>
          <m:t>k</m:t>
        </m:r>
        <m:r>
          <m:rPr>
            <m:sty m:val="p"/>
          </m:rPr>
          <m:t>&gt;</m:t>
        </m:r>
        <m:r>
          <m:t>d</m:t>
        </m:r>
      </m:oMath>
      <w:ins w:id="6587" w:author="PR Preview" w:date="2026-01-01T00:00:00Z">
        <w:r>
          <w:t xml:space="preserve">.</w:t>
        </w:r>
      </w:ins>
      <w:ins w:id="6588" w:author="PR Preview" w:date="2026-01-01T00:00:00Z">
        <w:r>
          <w:t xml:space="preserve"> </w:t>
        </w:r>
      </w:ins>
      <w:ins w:id="6589" w:author="PR Preview" w:date="2026-01-01T00:00:00Z">
        <w:r>
          <w:t xml:space="preserve">Then</w:t>
        </w:r>
      </w:ins>
      <w:ins w:id="6590" w:author="PR Preview" w:date="2026-01-01T00:00:00Z">
        <w:r>
          <w:t xml:space="preserve"> </w:t>
        </w:r>
      </w:ins>
      <w:ins w:id="6591" w:author="PR Preview" w:date="2026-01-01T00:00:00Z">
        <w:r>
          <w:t xml:space="preserve">$\mathord{\smash[b]{\underset{\raise.3ex\hbox{$\scriptstyle\sim$}}{c}}\vphantom{c}}_1, \ldots, \mathord{\smash[b]{\underset{\raise.3ex\hbox{$\scriptstyle\sim$}}{c}}\vphantom{c}}_k$</w:t>
        </w:r>
      </w:ins>
      <w:ins w:id="6592" w:author="PR Preview" w:date="2026-01-01T00:00:00Z">
        <w:r>
          <w:t xml:space="preserve"> </w:t>
        </w:r>
      </w:ins>
      <w:ins w:id="6593" w:author="PR Preview" w:date="2026-01-01T00:00:00Z">
        <w:r>
          <w:t xml:space="preserve">are</w:t>
        </w:r>
      </w:ins>
      <w:ins w:id="6594" w:author="PR Preview" w:date="2026-01-01T00:00:00Z">
        <w:r>
          <w:t xml:space="preserve"> </w:t>
        </w:r>
      </w:ins>
      <m:oMath>
        <m:r>
          <m:t>k</m:t>
        </m:r>
        <m:r>
          <m:rPr>
            <m:sty m:val="p"/>
          </m:rPr>
          <m:t>&gt;</m:t>
        </m:r>
        <m:r>
          <m:t>d</m:t>
        </m:r>
      </m:oMath>
      <w:ins w:id="6595" w:author="PR Preview" w:date="2026-01-01T00:00:00Z">
        <w:r>
          <w:t xml:space="preserve"> </w:t>
        </w:r>
      </w:ins>
      <w:ins w:id="6596" w:author="PR Preview" w:date="2026-01-01T00:00:00Z">
        <w:r>
          <w:t xml:space="preserve">vectors in</w:t>
        </w:r>
      </w:ins>
      <w:ins w:id="6597" w:author="PR Preview" w:date="2026-01-01T00:00:00Z">
        <w:r>
          <w:t xml:space="preserve"> </w:t>
        </w:r>
      </w:ins>
      <m:oMath>
        <m:sSup>
          <m:e>
            <m:r>
              <m:rPr>
                <m:scr m:val="double-struck"/>
                <m:sty m:val="p"/>
              </m:rPr>
              <m:t>R</m:t>
            </m:r>
          </m:e>
          <m:sup>
            <m:r>
              <m:t>d</m:t>
            </m:r>
          </m:sup>
        </m:sSup>
      </m:oMath>
      <w:ins w:id="6598" w:author="PR Preview" w:date="2026-01-01T00:00:00Z">
        <w:r>
          <w:t xml:space="preserve">,</w:t>
        </w:r>
      </w:ins>
      <w:ins w:id="6599" w:author="PR Preview" w:date="2026-01-01T00:00:00Z">
        <w:r>
          <w:t xml:space="preserve"> </w:t>
        </w:r>
      </w:ins>
      <w:ins w:id="6600" w:author="PR Preview" w:date="2026-01-01T00:00:00Z">
        <w:r>
          <w:t xml:space="preserve">so some</w:t>
        </w:r>
      </w:ins>
      <w:ins w:id="6601" w:author="PR Preview" w:date="2026-01-01T00:00:00Z">
        <w:r>
          <w:t xml:space="preserve"> </w:t>
        </w:r>
      </w:ins>
      <m:oMath>
        <m:sSub>
          <m:e>
            <m:r>
              <m:t>x</m:t>
            </m:r>
          </m:e>
          <m:sub>
            <m:r>
              <m:t>1</m:t>
            </m:r>
          </m:sub>
        </m:sSub>
        <m:r>
          <m:rPr>
            <m:sty m:val="p"/>
          </m:rPr>
          <m:t>,</m:t>
        </m:r>
        <m:r>
          <m:rPr>
            <m:sty m:val="p"/>
          </m:rPr>
          <m:t>…</m:t>
        </m:r>
        <m:r>
          <m:rPr>
            <m:sty m:val="p"/>
          </m:rPr>
          <m:t>,</m:t>
        </m:r>
        <m:sSub>
          <m:e>
            <m:r>
              <m:t>x</m:t>
            </m:r>
          </m:e>
          <m:sub>
            <m:r>
              <m:t>k</m:t>
            </m:r>
          </m:sub>
        </m:sSub>
      </m:oMath>
      <w:ins w:id="6602" w:author="PR Preview" w:date="2026-01-01T00:00:00Z">
        <w:r>
          <w:t xml:space="preserve">, not all zero,</w:t>
        </w:r>
      </w:ins>
      <w:ins w:id="6603" w:author="PR Preview" w:date="2026-01-01T00:00:00Z">
        <w:r>
          <w:t xml:space="preserve"> </w:t>
        </w:r>
      </w:ins>
      <w:ins w:id="6604" w:author="PR Preview" w:date="2026-01-01T00:00:00Z">
        <w:r>
          <w:t xml:space="preserve">satisfy</w:t>
        </w:r>
      </w:ins>
      <w:ins w:id="6605" w:author="PR Preview" w:date="2026-01-01T00:00:00Z">
        <w:r>
          <w:t xml:space="preserve"> </w:t>
        </w:r>
      </w:ins>
      <w:ins w:id="6606" w:author="PR Preview" w:date="2026-01-01T00:00:00Z">
        <w:r>
          <w:t xml:space="preserve">$x_1 \mathord{\smash[b]{\underset{\raise.3ex\hbox{$\scriptstyle\sim$}}{c}}\vphantom{c}}_1 + \cdots + x_k \mathord{\smash[b]{\underset{\raise.3ex\hbox{$\scriptstyle\sim$}}{c}}\vphantom{c}}_k = \mathord{\smash[b]{\underset{\raise.3ex\hbox{$\scriptstyle\sim$}}{0}}\vphantom{0}}_d$</w:t>
        </w:r>
      </w:ins>
      <w:ins w:id="6607" w:author="PR Preview" w:date="2026-01-01T00:00:00Z">
        <w:r>
          <w:t xml:space="preserve"> </w:t>
        </w:r>
      </w:ins>
      <w:ins w:id="6608" w:author="PR Preview" w:date="2026-01-01T00:00:00Z">
        <w:r>
          <w:t xml:space="preserve">(</w:t>
        </w:r>
      </w:ins>
      <w:hyperlink w:anchor="thm-many-vectors-dependent">
        <w:ins w:id="6609" w:author="PR Preview" w:date="2026-01-01T00:00:00Z">
          <w:r>
            <w:rPr>
              <w:rStyle w:val="Hyperlink"/>
            </w:rPr>
            <w:t xml:space="preserve">Theorem 25</w:t>
          </w:r>
        </w:ins>
      </w:hyperlink>
      <w:ins w:id="6610" w:author="PR Preview" w:date="2026-01-01T00:00:00Z">
        <w:r>
          <w:t xml:space="preserve">);</w:t>
        </w:r>
      </w:ins>
      <w:ins w:id="6611" w:author="PR Preview" w:date="2026-01-01T00:00:00Z">
        <w:r>
          <w:t xml:space="preserve"> </w:t>
        </w:r>
      </w:ins>
      <w:ins w:id="6612" w:author="PR Preview" w:date="2026-01-01T00:00:00Z">
        <w:r>
          <w:t xml:space="preserve">entry</w:t>
        </w:r>
      </w:ins>
      <w:ins w:id="6613" w:author="PR Preview" w:date="2026-01-01T00:00:00Z">
        <w:r>
          <w:t xml:space="preserve"> </w:t>
        </w:r>
      </w:ins>
      <m:oMath>
        <m:r>
          <m:t>i</m:t>
        </m:r>
      </m:oMath>
      <w:ins w:id="6614" w:author="PR Preview" w:date="2026-01-01T00:00:00Z">
        <w:r>
          <w:t xml:space="preserve"> </w:t>
        </w:r>
      </w:ins>
      <w:ins w:id="6615" w:author="PR Preview" w:date="2026-01-01T00:00:00Z">
        <w:r>
          <w:t xml:space="preserve">of that equation says</w:t>
        </w:r>
      </w:ins>
      <w:ins w:id="6616" w:author="PR Preview" w:date="2026-01-01T00:00:00Z">
        <w:r>
          <w:t xml:space="preserve"> </w:t>
        </w:r>
      </w:ins>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ins w:id="6617" w:author="PR Preview" w:date="2026-01-01T00:00:00Z">
        <w:r>
          <w:t xml:space="preserve">.</w:t>
        </w:r>
      </w:ins>
      <w:ins w:id="6618" w:author="PR Preview" w:date="2026-01-01T00:00:00Z">
        <w:r>
          <w:t xml:space="preserve"> </w:t>
        </w:r>
      </w:ins>
      <w:ins w:id="6619" w:author="PR Preview" w:date="2026-01-01T00:00:00Z">
        <w:r>
          <w:t xml:space="preserve">Then</w:t>
        </w:r>
      </w:ins>
    </w:p>
    <w:p>
      <w:pPr>
        <w:pStyle w:val="BodyText"/>
      </w:pPr>
      <w:ins w:id="6620" w:author="PR Preview" w:date="2026-01-01T00:00:00Z">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ins>
    </w:p>
    <w:p>
      <w:pPr>
        <w:pStyle w:val="FirstParagraph"/>
      </w:pPr>
      <w:ins w:id="6621" w:author="PR Preview" w:date="2026-01-01T00:00:00Z">
        <w:r>
          <w:t xml:space="preserve">a combination of</w:t>
        </w:r>
      </w:ins>
      <w:ins w:id="6622" w:author="PR Preview" w:date="2026-01-01T00:00:00Z">
        <w:r>
          <w:t xml:space="preserve"> </w:t>
        </w:r>
      </w:ins>
      <w:ins w:id="6623" w:author="PR Preview" w:date="2026-01-01T00:00:00Z">
        <w:r>
          <w:t xml:space="preserve">$\mathord{\smash[b]{\underset{\raise.3ex\hbox{$\scriptstyle\sim$}}{u}}\vphantom{u}}_1, \ldots, \mathord{\smash[b]{\underset{\raise.3ex\hbox{$\scriptstyle\sim$}}{u}}\vphantom{u}}_k$</w:t>
        </w:r>
      </w:ins>
      <w:ins w:id="6624" w:author="PR Preview" w:date="2026-01-01T00:00:00Z">
        <w:r>
          <w:t xml:space="preserve"> </w:t>
        </w:r>
      </w:ins>
      <w:ins w:id="6625" w:author="PR Preview" w:date="2026-01-01T00:00:00Z">
        <w:r>
          <w:t xml:space="preserve">with coefficients not all zero that equals</w:t>
        </w:r>
      </w:ins>
      <w:ins w:id="6626" w:author="PR Preview" w:date="2026-01-01T00:00:00Z">
        <w:r>
          <w:t xml:space="preserve"> </w:t>
        </w:r>
      </w:ins>
      <w:ins w:id="6627" w:author="PR Preview" w:date="2026-01-01T00:00:00Z">
        <w:r>
          <w:t xml:space="preserve">$\mathord{\smash[b]{\underset{\raise.3ex\hbox{$\scriptstyle\sim$}}{0}}\vphantom{0}}_p$</w:t>
        </w:r>
      </w:ins>
      <w:ins w:id="6628" w:author="PR Preview" w:date="2026-01-01T00:00:00Z">
        <w:r>
          <w:t xml:space="preserve">.</w:t>
        </w:r>
      </w:ins>
      <w:ins w:id="6629" w:author="PR Preview" w:date="2026-01-01T00:00:00Z">
        <w:r>
          <w:t xml:space="preserve"> </w:t>
        </w:r>
      </w:ins>
      <w:ins w:id="6630" w:author="PR Preview" w:date="2026-01-01T00:00:00Z">
        <w:r>
          <w:t xml:space="preserve">That contradicts their linear independence, so</w:t>
        </w:r>
      </w:ins>
      <w:ins w:id="6631" w:author="PR Preview" w:date="2026-01-01T00:00:00Z">
        <w:r>
          <w:t xml:space="preserve"> </w:t>
        </w:r>
      </w:ins>
      <m:oMath>
        <m:r>
          <m:t>k</m:t>
        </m:r>
        <m:r>
          <m:rPr>
            <m:sty m:val="p"/>
          </m:rPr>
          <m:t>≤</m:t>
        </m:r>
        <m:r>
          <m:t>d</m:t>
        </m:r>
      </m:oMath>
      <w:ins w:id="6632" w:author="PR Preview" w:date="2026-01-01T00:00:00Z">
        <w:r>
          <w:t xml:space="preserve">.</w:t>
        </w:r>
      </w:ins>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del w:id="6633" w:author="PR Preview" w:date="2026-01-01T00:00:00Z">
        <w:r>
          <w:rPr>
            <w:b/>
            <w:bCs/>
          </w:rPr>
          <w:delText xml:space="preserve">Example 53 (Subspaces of a plane have dimension at most two)</w:delText>
        </w:r>
      </w:del>
      <w:del w:id="6634" w:author="PR Preview" w:date="2026-01-01T00:00:00Z">
        <w:r>
          <w:delText xml:space="preserve"> </w:delText>
        </w:r>
      </w:del>
      <w:del w:id="6635" w:author="PR Preview" w:date="2026-01-01T00:00:00Z">
        <w:r>
          <w:delText xml:space="preserve">The plane</w:delText>
        </w:r>
      </w:del>
      <w:del w:id="6636" w:author="PR Preview" w:date="2026-01-01T00:00:00Z">
        <w:r>
          <w:delText xml:space="preserve"> </w:delText>
        </w:r>
      </w:del>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del w:id="6637" w:author="PR Preview" w:date="2026-01-01T00:00:00Z">
        <w:r>
          <w:delText xml:space="preserve"> </w:delText>
        </w:r>
      </w:del>
      <w:del w:id="6638" w:author="PR Preview" w:date="2026-01-01T00:00:00Z">
        <w:r>
          <w:delText xml:space="preserve">in</w:delText>
        </w:r>
      </w:del>
      <w:del w:id="6639" w:author="PR Preview" w:date="2026-01-01T00:00:00Z">
        <w:r>
          <w:delText xml:space="preserve"> </w:delText>
        </w:r>
      </w:del>
      <m:oMath>
        <m:sSup>
          <m:e>
            <m:r>
              <m:rPr>
                <m:scr m:val="double-struck"/>
                <m:sty m:val="p"/>
              </m:rPr>
              <m:t>R</m:t>
            </m:r>
          </m:e>
          <m:sup>
            <m:r>
              <m:t>3</m:t>
            </m:r>
          </m:sup>
        </m:sSup>
      </m:oMath>
      <w:del w:id="6640" w:author="PR Preview" w:date="2026-01-01T00:00:00Z">
        <w:r>
          <w:delText xml:space="preserve"> </w:delText>
        </w:r>
      </w:del>
      <w:del w:id="6641" w:author="PR Preview" w:date="2026-01-01T00:00:00Z">
        <w:r>
          <w:delText xml:space="preserve">has dimension</w:delText>
        </w:r>
      </w:del>
      <w:del w:id="6642" w:author="PR Preview" w:date="2026-01-01T00:00:00Z">
        <w:r>
          <w:delText xml:space="preserve"> </w:delText>
        </w:r>
      </w:del>
      <m:oMath>
        <m:r>
          <m:t>2</m:t>
        </m:r>
      </m:oMath>
      <w:del w:id="6643" w:author="PR Preview" w:date="2026-01-01T00:00:00Z">
        <w:r>
          <w:delText xml:space="preserve"> </w:delText>
        </w:r>
      </w:del>
      <w:del w:id="6644" w:author="PR Preview" w:date="2026-01-01T00:00:00Z">
        <w:r>
          <w:delText xml:space="preserve">(</w:delText>
        </w:r>
      </w:del>
      <w:hyperlink w:anchor="exm-dimension">
        <w:del w:id="6645" w:author="PR Preview" w:date="2026-01-01T00:00:00Z">
          <w:r>
            <w:rPr>
              <w:rStyle w:val="Hyperlink"/>
            </w:rPr>
            <w:delText xml:space="preserve">Example 50</w:delText>
          </w:r>
        </w:del>
      </w:hyperlink>
      <w:del w:id="6646" w:author="PR Preview" w:date="2026-01-01T00:00:00Z">
        <w:r>
          <w:delText xml:space="preserve">).</w:delText>
        </w:r>
      </w:del>
      <w:del w:id="6647" w:author="PR Preview" w:date="2026-01-01T00:00:00Z">
        <w:r>
          <w:delText xml:space="preserve"> </w:delText>
        </w:r>
      </w:del>
      <w:del w:id="6648" w:author="PR Preview" w:date="2026-01-01T00:00:00Z">
        <w:r>
          <w:delText xml:space="preserve">By</w:delText>
        </w:r>
      </w:del>
      <w:del w:id="6649" w:author="PR Preview" w:date="2026-01-01T00:00:00Z">
        <w:r>
          <w:delText xml:space="preserve"> </w:delText>
        </w:r>
      </w:del>
      <w:hyperlink w:anchor="thm-dim-bound">
        <w:del w:id="6650" w:author="PR Preview" w:date="2026-01-01T00:00:00Z">
          <w:r>
            <w:rPr>
              <w:rStyle w:val="Hyperlink"/>
            </w:rPr>
            <w:delText xml:space="preserve">Theorem 30</w:delText>
          </w:r>
        </w:del>
      </w:hyperlink>
      <w:del w:id="6651" w:author="PR Preview" w:date="2026-01-01T00:00:00Z">
        <w:r>
          <w:delText xml:space="preserve">,</w:delText>
        </w:r>
      </w:del>
      <w:del w:id="6652" w:author="PR Preview" w:date="2026-01-01T00:00:00Z">
        <w:r>
          <w:delText xml:space="preserve"> </w:delText>
        </w:r>
      </w:del>
      <w:del w:id="6653" w:author="PR Preview" w:date="2026-01-01T00:00:00Z">
        <w:r>
          <w:delText xml:space="preserve">no three vectors with third entry</w:delText>
        </w:r>
      </w:del>
      <w:del w:id="6654" w:author="PR Preview" w:date="2026-01-01T00:00:00Z">
        <w:r>
          <w:delText xml:space="preserve"> </w:delText>
        </w:r>
      </w:del>
      <m:oMath>
        <m:r>
          <m:t>0</m:t>
        </m:r>
      </m:oMath>
      <w:del w:id="6655" w:author="PR Preview" w:date="2026-01-01T00:00:00Z">
        <w:r>
          <w:delText xml:space="preserve"> </w:delText>
        </w:r>
      </w:del>
      <w:del w:id="6656" w:author="PR Preview" w:date="2026-01-01T00:00:00Z">
        <w:r>
          <w:delText xml:space="preserve">are linearly independent;</w:delText>
        </w:r>
      </w:del>
      <w:del w:id="6657" w:author="PR Preview" w:date="2026-01-01T00:00:00Z">
        <w:r>
          <w:delText xml:space="preserve"> </w:delText>
        </w:r>
      </w:del>
      <w:del w:id="6658" w:author="PR Preview" w:date="2026-01-01T00:00:00Z">
        <w:r>
          <w:delText xml:space="preserve">for instance,</w:delText>
        </w:r>
      </w:del>
      <w:del w:id="6659" w:author="PR Preview" w:date="2026-01-01T00:00:00Z">
        <w:r>
          <w:delText xml:space="preserve"> </w:delText>
        </w:r>
      </w:del>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limLow>
          <m:e>
            <m:r>
              <m:t>0</m:t>
            </m:r>
          </m:e>
          <m:lim>
            <m:r>
              <m:rPr>
                <m:sty m:val="p"/>
              </m:rPr>
              <m:t>∼</m:t>
            </m:r>
          </m:lim>
        </m:limLow>
      </m:oMath>
      <w:del w:id="6660" w:author="PR Preview" w:date="2026-01-01T00:00:00Z">
        <w:r>
          <w:delText xml:space="preserve">.</w:delText>
        </w:r>
      </w:del>
      <w:del w:id="6661" w:author="PR Preview" w:date="2026-01-01T00:00:00Z">
        <w:r>
          <w:delText xml:space="preserve"> </w:delText>
        </w:r>
      </w:del>
      <w:del w:id="6662" w:author="PR Preview" w:date="2026-01-01T00:00:00Z">
        <w:r>
          <w:delText xml:space="preserve">The line</w:delText>
        </w:r>
      </w:del>
      <w:del w:id="6663" w:author="PR Preview" w:date="2026-01-01T00:00:00Z">
        <w:r>
          <w:delText xml:space="preserve"> </w:delText>
        </w:r>
      </w:del>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6664" w:author="PR Preview" w:date="2026-01-01T00:00:00Z">
        <w:r>
          <w:delText xml:space="preserve"> </w:delText>
        </w:r>
      </w:del>
      <w:del w:id="6665" w:author="PR Preview" w:date="2026-01-01T00:00:00Z">
        <w:r>
          <w:delText xml:space="preserve">lies in</w:delText>
        </w:r>
      </w:del>
      <w:del w:id="6666" w:author="PR Preview" w:date="2026-01-01T00:00:00Z">
        <w:r>
          <w:delText xml:space="preserve"> </w:delText>
        </w:r>
      </w:del>
      <m:oMath>
        <m:r>
          <m:rPr>
            <m:scr m:val="script"/>
            <m:sty m:val="p"/>
          </m:rPr>
          <m:t>S</m:t>
        </m:r>
      </m:oMath>
      <w:del w:id="6667" w:author="PR Preview" w:date="2026-01-01T00:00:00Z">
        <w:r>
          <w:delText xml:space="preserve">,</w:delText>
        </w:r>
      </w:del>
      <w:del w:id="6668" w:author="PR Preview" w:date="2026-01-01T00:00:00Z">
        <w:r>
          <w:delText xml:space="preserve"> </w:delText>
        </w:r>
      </w:del>
      <w:del w:id="6669" w:author="PR Preview" w:date="2026-01-01T00:00:00Z">
        <w:r>
          <w:delText xml:space="preserve">and</w:delText>
        </w:r>
      </w:del>
    </w:p>
    <w:p>
      <w:pPr>
        <w:pStyle w:val="BodyText"/>
      </w:pPr>
      <w:ins w:id="6670" w:author="PR Preview" w:date="2026-01-01T00:00:00Z">
        <w:r>
          <w:rPr>
            <w:b/>
            <w:bCs/>
          </w:rPr>
          <w:t xml:space="preserve">Example 53 (Subspaces of a plane have dimension at most two)</w:t>
        </w:r>
      </w:ins>
      <w:ins w:id="6671" w:author="PR Preview" w:date="2026-01-01T00:00:00Z">
        <w:r>
          <w:t xml:space="preserve"> </w:t>
        </w:r>
      </w:ins>
      <w:ins w:id="6672" w:author="PR Preview" w:date="2026-01-01T00:00:00Z">
        <w:r>
          <w:t xml:space="preserve">The plane</w:t>
        </w:r>
      </w:ins>
      <w:ins w:id="6673" w:author="PR Preview" w:date="2026-01-01T00:00:00Z">
        <w:r>
          <w:t xml:space="preserve"> </w:t>
        </w:r>
      </w:ins>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ins w:id="6674" w:author="PR Preview" w:date="2026-01-01T00:00:00Z">
        <w:r>
          <w:t xml:space="preserve"> </w:t>
        </w:r>
      </w:ins>
      <w:ins w:id="6675" w:author="PR Preview" w:date="2026-01-01T00:00:00Z">
        <w:r>
          <w:t xml:space="preserve">in</w:t>
        </w:r>
      </w:ins>
      <w:ins w:id="6676" w:author="PR Preview" w:date="2026-01-01T00:00:00Z">
        <w:r>
          <w:t xml:space="preserve"> </w:t>
        </w:r>
      </w:ins>
      <m:oMath>
        <m:sSup>
          <m:e>
            <m:r>
              <m:rPr>
                <m:scr m:val="double-struck"/>
                <m:sty m:val="p"/>
              </m:rPr>
              <m:t>R</m:t>
            </m:r>
          </m:e>
          <m:sup>
            <m:r>
              <m:t>3</m:t>
            </m:r>
          </m:sup>
        </m:sSup>
      </m:oMath>
      <w:ins w:id="6677" w:author="PR Preview" w:date="2026-01-01T00:00:00Z">
        <w:r>
          <w:t xml:space="preserve"> </w:t>
        </w:r>
      </w:ins>
      <w:ins w:id="6678" w:author="PR Preview" w:date="2026-01-01T00:00:00Z">
        <w:r>
          <w:t xml:space="preserve">has dimension</w:t>
        </w:r>
      </w:ins>
      <w:ins w:id="6679" w:author="PR Preview" w:date="2026-01-01T00:00:00Z">
        <w:r>
          <w:t xml:space="preserve"> </w:t>
        </w:r>
      </w:ins>
      <m:oMath>
        <m:r>
          <m:t>2</m:t>
        </m:r>
      </m:oMath>
      <w:ins w:id="6680" w:author="PR Preview" w:date="2026-01-01T00:00:00Z">
        <w:r>
          <w:t xml:space="preserve"> </w:t>
        </w:r>
      </w:ins>
      <w:ins w:id="6681" w:author="PR Preview" w:date="2026-01-01T00:00:00Z">
        <w:r>
          <w:t xml:space="preserve">(</w:t>
        </w:r>
      </w:ins>
      <w:hyperlink w:anchor="exm-dimension">
        <w:ins w:id="6682" w:author="PR Preview" w:date="2026-01-01T00:00:00Z">
          <w:r>
            <w:rPr>
              <w:rStyle w:val="Hyperlink"/>
            </w:rPr>
            <w:t xml:space="preserve">Example 50</w:t>
          </w:r>
        </w:ins>
      </w:hyperlink>
      <w:ins w:id="6683" w:author="PR Preview" w:date="2026-01-01T00:00:00Z">
        <w:r>
          <w:t xml:space="preserve">).</w:t>
        </w:r>
      </w:ins>
      <w:ins w:id="6684" w:author="PR Preview" w:date="2026-01-01T00:00:00Z">
        <w:r>
          <w:t xml:space="preserve"> </w:t>
        </w:r>
      </w:ins>
      <w:ins w:id="6685" w:author="PR Preview" w:date="2026-01-01T00:00:00Z">
        <w:r>
          <w:t xml:space="preserve">By</w:t>
        </w:r>
      </w:ins>
      <w:ins w:id="6686" w:author="PR Preview" w:date="2026-01-01T00:00:00Z">
        <w:r>
          <w:t xml:space="preserve"> </w:t>
        </w:r>
      </w:ins>
      <w:hyperlink w:anchor="thm-dim-bound">
        <w:ins w:id="6687" w:author="PR Preview" w:date="2026-01-01T00:00:00Z">
          <w:r>
            <w:rPr>
              <w:rStyle w:val="Hyperlink"/>
            </w:rPr>
            <w:t xml:space="preserve">Theorem 30</w:t>
          </w:r>
        </w:ins>
      </w:hyperlink>
      <w:ins w:id="6688" w:author="PR Preview" w:date="2026-01-01T00:00:00Z">
        <w:r>
          <w:t xml:space="preserve">,</w:t>
        </w:r>
      </w:ins>
      <w:ins w:id="6689" w:author="PR Preview" w:date="2026-01-01T00:00:00Z">
        <w:r>
          <w:t xml:space="preserve"> </w:t>
        </w:r>
      </w:ins>
      <w:ins w:id="6690" w:author="PR Preview" w:date="2026-01-01T00:00:00Z">
        <w:r>
          <w:t xml:space="preserve">no three vectors with third entry</w:t>
        </w:r>
      </w:ins>
      <w:ins w:id="6691" w:author="PR Preview" w:date="2026-01-01T00:00:00Z">
        <w:r>
          <w:t xml:space="preserve"> </w:t>
        </w:r>
      </w:ins>
      <m:oMath>
        <m:r>
          <m:t>0</m:t>
        </m:r>
      </m:oMath>
      <w:ins w:id="6692" w:author="PR Preview" w:date="2026-01-01T00:00:00Z">
        <w:r>
          <w:t xml:space="preserve"> </w:t>
        </w:r>
      </w:ins>
      <w:ins w:id="6693" w:author="PR Preview" w:date="2026-01-01T00:00:00Z">
        <w:r>
          <w:t xml:space="preserve">are linearly independent;</w:t>
        </w:r>
      </w:ins>
      <w:ins w:id="6694" w:author="PR Preview" w:date="2026-01-01T00:00:00Z">
        <w:r>
          <w:t xml:space="preserve"> </w:t>
        </w:r>
      </w:ins>
      <w:ins w:id="6695" w:author="PR Preview" w:date="2026-01-01T00:00:00Z">
        <w:r>
          <w:t xml:space="preserve">for instance,</w:t>
        </w:r>
      </w:ins>
      <w:ins w:id="6696" w:author="PR Preview" w:date="2026-01-01T00:00:00Z">
        <w:r>
          <w:t xml:space="preserve"> </w:t>
        </w:r>
      </w:ins>
      <w:ins w:id="6697" w:author="PR Preview" w:date="2026-01-01T00:00:00Z">
        <w:r>
          <w:t xml:space="preserve">$(1, 0, 0) + (0, 1, 0) - (1, 1, 0) = \mathord{\smash[b]{\underset{\raise.3ex\hbox{$\scriptstyle\sim$}}{0}}\vphantom{0}}$</w:t>
        </w:r>
      </w:ins>
      <w:ins w:id="6698" w:author="PR Preview" w:date="2026-01-01T00:00:00Z">
        <w:r>
          <w:t xml:space="preserve">.</w:t>
        </w:r>
      </w:ins>
      <w:ins w:id="6699" w:author="PR Preview" w:date="2026-01-01T00:00:00Z">
        <w:r>
          <w:t xml:space="preserve"> </w:t>
        </w:r>
      </w:ins>
      <w:ins w:id="6700" w:author="PR Preview" w:date="2026-01-01T00:00:00Z">
        <w:r>
          <w:t xml:space="preserve">The line</w:t>
        </w:r>
      </w:ins>
      <w:ins w:id="6701" w:author="PR Preview" w:date="2026-01-01T00:00:00Z">
        <w:r>
          <w:t xml:space="preserve"> </w:t>
        </w:r>
      </w:ins>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6702" w:author="PR Preview" w:date="2026-01-01T00:00:00Z">
        <w:r>
          <w:t xml:space="preserve"> </w:t>
        </w:r>
      </w:ins>
      <w:ins w:id="6703" w:author="PR Preview" w:date="2026-01-01T00:00:00Z">
        <w:r>
          <w:t xml:space="preserve">lies in</w:t>
        </w:r>
      </w:ins>
      <w:ins w:id="6704" w:author="PR Preview" w:date="2026-01-01T00:00:00Z">
        <w:r>
          <w:t xml:space="preserve"> </w:t>
        </w:r>
      </w:ins>
      <m:oMath>
        <m:r>
          <m:rPr>
            <m:scr m:val="script"/>
            <m:sty m:val="p"/>
          </m:rPr>
          <m:t>S</m:t>
        </m:r>
      </m:oMath>
      <w:ins w:id="6705" w:author="PR Preview" w:date="2026-01-01T00:00:00Z">
        <w:r>
          <w:t xml:space="preserve">,</w:t>
        </w:r>
      </w:ins>
      <w:ins w:id="6706" w:author="PR Preview" w:date="2026-01-01T00:00:00Z">
        <w:r>
          <w:t xml:space="preserve"> </w:t>
        </w:r>
      </w:ins>
      <w:ins w:id="6707" w:author="PR Preview" w:date="2026-01-01T00:00:00Z">
        <w:r>
          <w:t xml:space="preserve">and</w:t>
        </w:r>
      </w:ins>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del w:id="6708" w:author="PR Preview" w:date="2026-01-01T00:00:00Z">
        <w:r>
          <w:rPr>
            <w:i/>
            <w:iCs/>
          </w:rPr>
          <w:delText xml:space="preserve">Proof</w:delText>
        </w:r>
      </w:del>
      <w:del w:id="6709" w:author="PR Preview" w:date="2026-01-01T00:00:00Z">
        <w:r>
          <w:delText xml:space="preserve">. </w:delText>
        </w:r>
      </w:del>
      <w:del w:id="6710" w:author="PR Preview" w:date="2026-01-01T00:00:00Z">
        <w:r>
          <w:delText xml:space="preserve">Let</w:delText>
        </w:r>
      </w:del>
      <w:del w:id="6711" w:author="PR Preview" w:date="2026-01-01T00:00:00Z">
        <w:r>
          <w:delText xml:space="preserve"> </w:delText>
        </w:r>
      </w:del>
      <m:oMath>
        <m:r>
          <m:t>d</m:t>
        </m:r>
        <m:r>
          <m:rPr>
            <m:sty m:val="p"/>
          </m:rPr>
          <m:t>=</m:t>
        </m:r>
        <m:r>
          <m:rPr>
            <m:sty m:val="p"/>
          </m:rPr>
          <m:t>dim</m:t>
        </m:r>
        <m:r>
          <m:rPr>
            <m:sty m:val="p"/>
          </m:rPr>
          <m:t>(</m:t>
        </m:r>
        <m:r>
          <m:rPr>
            <m:scr m:val="script"/>
            <m:sty m:val="p"/>
          </m:rPr>
          <m:t>S</m:t>
        </m:r>
        <m:r>
          <m:rPr>
            <m:sty m:val="p"/>
          </m:rPr>
          <m:t>)</m:t>
        </m:r>
      </m:oMath>
      <w:del w:id="6712" w:author="PR Preview" w:date="2026-01-01T00:00:00Z">
        <w:r>
          <w:delText xml:space="preserve">,</w:delText>
        </w:r>
      </w:del>
      <w:del w:id="6713" w:author="PR Preview" w:date="2026-01-01T00:00:00Z">
        <w:r>
          <w:delText xml:space="preserve"> </w:delText>
        </w:r>
      </w:del>
      <w:del w:id="6714" w:author="PR Preview" w:date="2026-01-01T00:00:00Z">
        <w:r>
          <w:delText xml:space="preserve">and let</w:delText>
        </w:r>
      </w:del>
      <w:del w:id="6715" w:author="PR Preview" w:date="2026-01-01T00:00:00Z">
        <w:r>
          <w:delText xml:space="preserve"> </w:delText>
        </w:r>
      </w:del>
      <m:oMath>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oMath>
      <w:del w:id="6716" w:author="PR Preview" w:date="2026-01-01T00:00:00Z">
        <w:r>
          <w:delText xml:space="preserve"> </w:delText>
        </w:r>
      </w:del>
      <w:del w:id="6717" w:author="PR Preview" w:date="2026-01-01T00:00:00Z">
        <w:r>
          <w:delText xml:space="preserve">be a basis of</w:delText>
        </w:r>
      </w:del>
      <w:del w:id="6718" w:author="PR Preview" w:date="2026-01-01T00:00:00Z">
        <w:r>
          <w:delText xml:space="preserve"> </w:delText>
        </w:r>
      </w:del>
      <m:oMath>
        <m:r>
          <m:rPr>
            <m:scr m:val="script"/>
            <m:sty m:val="p"/>
          </m:rPr>
          <m:t>T</m:t>
        </m:r>
      </m:oMath>
      <w:del w:id="6719" w:author="PR Preview" w:date="2026-01-01T00:00:00Z">
        <w:r>
          <w:delText xml:space="preserve"> </w:delText>
        </w:r>
      </w:del>
      <w:del w:id="6720" w:author="PR Preview" w:date="2026-01-01T00:00:00Z">
        <w:r>
          <w:delText xml:space="preserve">(</w:delText>
        </w:r>
      </w:del>
      <w:hyperlink w:anchor="thm-extend-basis">
        <w:del w:id="6721" w:author="PR Preview" w:date="2026-01-01T00:00:00Z">
          <w:r>
            <w:rPr>
              <w:rStyle w:val="Hyperlink"/>
            </w:rPr>
            <w:delText xml:space="preserve">Theorem 29</w:delText>
          </w:r>
        </w:del>
      </w:hyperlink>
      <w:del w:id="6722" w:author="PR Preview" w:date="2026-01-01T00:00:00Z">
        <w:r>
          <w:delText xml:space="preserve">);</w:delText>
        </w:r>
      </w:del>
      <w:del w:id="6723" w:author="PR Preview" w:date="2026-01-01T00:00:00Z">
        <w:r>
          <w:delText xml:space="preserve"> </w:delText>
        </w:r>
      </w:del>
      <w:del w:id="6724" w:author="PR Preview" w:date="2026-01-01T00:00:00Z">
        <w:r>
          <w:delText xml:space="preserve">it has</w:delText>
        </w:r>
      </w:del>
      <w:del w:id="6725" w:author="PR Preview" w:date="2026-01-01T00:00:00Z">
        <w:r>
          <w:delText xml:space="preserve"> </w:delText>
        </w:r>
      </w:del>
      <m:oMath>
        <m:r>
          <m:t>d</m:t>
        </m:r>
      </m:oMath>
      <w:del w:id="6726" w:author="PR Preview" w:date="2026-01-01T00:00:00Z">
        <w:r>
          <w:delText xml:space="preserve"> </w:delText>
        </w:r>
      </w:del>
      <w:del w:id="6727" w:author="PR Preview" w:date="2026-01-01T00:00:00Z">
        <w:r>
          <w:delText xml:space="preserve">vectors because</w:delText>
        </w:r>
      </w:del>
      <w:del w:id="6728" w:author="PR Preview" w:date="2026-01-01T00:00:00Z">
        <w:r>
          <w:delText xml:space="preserve"> </w:delText>
        </w:r>
      </w:del>
      <m:oMath>
        <m:r>
          <m:rPr>
            <m:sty m:val="p"/>
          </m:rPr>
          <m:t>dim</m:t>
        </m:r>
        <m:r>
          <m:rPr>
            <m:sty m:val="p"/>
          </m:rPr>
          <m:t>(</m:t>
        </m:r>
        <m:r>
          <m:rPr>
            <m:scr m:val="script"/>
            <m:sty m:val="p"/>
          </m:rPr>
          <m:t>T</m:t>
        </m:r>
        <m:r>
          <m:rPr>
            <m:sty m:val="p"/>
          </m:rPr>
          <m:t>)</m:t>
        </m:r>
        <m:r>
          <m:rPr>
            <m:sty m:val="p"/>
          </m:rPr>
          <m:t>=</m:t>
        </m:r>
        <m:r>
          <m:t>d</m:t>
        </m:r>
      </m:oMath>
      <w:del w:id="6729" w:author="PR Preview" w:date="2026-01-01T00:00:00Z">
        <w:r>
          <w:delText xml:space="preserve">.</w:delText>
        </w:r>
      </w:del>
      <w:del w:id="6730" w:author="PR Preview" w:date="2026-01-01T00:00:00Z">
        <w:r>
          <w:delText xml:space="preserve"> </w:delText>
        </w:r>
      </w:del>
      <w:del w:id="6731" w:author="PR Preview" w:date="2026-01-01T00:00:00Z">
        <w:r>
          <w:delText xml:space="preserve">(When</w:delText>
        </w:r>
      </w:del>
      <w:del w:id="6732" w:author="PR Preview" w:date="2026-01-01T00:00:00Z">
        <w:r>
          <w:delText xml:space="preserve"> </w:delText>
        </w:r>
      </w:del>
      <m:oMath>
        <m:r>
          <m:t>d</m:t>
        </m:r>
        <m:r>
          <m:rPr>
            <m:sty m:val="p"/>
          </m:rPr>
          <m:t>=</m:t>
        </m:r>
        <m:r>
          <m:t>0</m:t>
        </m:r>
      </m:oMath>
      <w:del w:id="6733" w:author="PR Preview" w:date="2026-01-01T00:00:00Z">
        <w:r>
          <w:delText xml:space="preserve"> </w:delText>
        </w:r>
      </w:del>
      <w:del w:id="6734" w:author="PR Preview" w:date="2026-01-01T00:00:00Z">
        <w:r>
          <w:delText xml:space="preserve">it is the empty list,</w:delText>
        </w:r>
      </w:del>
      <w:del w:id="6735" w:author="PR Preview" w:date="2026-01-01T00:00:00Z">
        <w:r>
          <w:delText xml:space="preserve"> </w:delText>
        </w:r>
      </w:del>
      <w:del w:id="6736" w:author="PR Preview" w:date="2026-01-01T00:00:00Z">
        <w:r>
          <w:delText xml:space="preserve">whose span is</w:delText>
        </w:r>
      </w:del>
      <w:del w:id="6737" w:author="PR Preview" w:date="2026-01-01T00:00:00Z">
        <w:r>
          <w:delText xml:space="preserve"> </w:delText>
        </w:r>
      </w:del>
      <m:oMath>
        <m:r>
          <m:t>​</m:t>
        </m:r>
        <m:d>
          <m:dPr>
            <m:begChr m:val="{"/>
            <m:sepChr m:val=""/>
            <m:endChr m:val="}"/>
            <m:grow/>
          </m:dPr>
          <m:e>
            <m:limLow>
              <m:e>
                <m:r>
                  <m:t>0</m:t>
                </m:r>
              </m:e>
              <m:lim>
                <m:r>
                  <m:rPr>
                    <m:sty m:val="p"/>
                  </m:rPr>
                  <m:t>∼</m:t>
                </m:r>
              </m:lim>
            </m:limLow>
          </m:e>
        </m:d>
        <m:r>
          <m:t>​</m:t>
        </m:r>
      </m:oMath>
      <w:del w:id="6738" w:author="PR Preview" w:date="2026-01-01T00:00:00Z">
        <w:r>
          <w:delText xml:space="preserve"> </w:delText>
        </w:r>
      </w:del>
      <w:del w:id="6739" w:author="PR Preview" w:date="2026-01-01T00:00:00Z">
        <w:r>
          <w:delText xml:space="preserve">by the convention in</w:delText>
        </w:r>
      </w:del>
      <w:del w:id="6740" w:author="PR Preview" w:date="2026-01-01T00:00:00Z">
        <w:r>
          <w:delText xml:space="preserve"> </w:delText>
        </w:r>
      </w:del>
      <w:hyperlink w:anchor="def-span">
        <w:del w:id="6741" w:author="PR Preview" w:date="2026-01-01T00:00:00Z">
          <w:r>
            <w:rPr>
              <w:rStyle w:val="Hyperlink"/>
            </w:rPr>
            <w:delText xml:space="preserve">Definition 47</w:delText>
          </w:r>
        </w:del>
      </w:hyperlink>
      <w:del w:id="6742" w:author="PR Preview" w:date="2026-01-01T00:00:00Z">
        <w:r>
          <w:delText xml:space="preserve">,</w:delText>
        </w:r>
      </w:del>
      <w:del w:id="6743" w:author="PR Preview" w:date="2026-01-01T00:00:00Z">
        <w:r>
          <w:delText xml:space="preserve"> </w:delText>
        </w:r>
      </w:del>
      <w:del w:id="6744" w:author="PR Preview" w:date="2026-01-01T00:00:00Z">
        <w:r>
          <w:delText xml:space="preserve">and the argument is unchanged.)</w:delText>
        </w:r>
      </w:del>
      <w:del w:id="6745" w:author="PR Preview" w:date="2026-01-01T00:00:00Z">
        <w:r>
          <w:delText xml:space="preserve"> </w:delText>
        </w:r>
      </w:del>
      <w:del w:id="6746" w:author="PR Preview" w:date="2026-01-01T00:00:00Z">
        <w:r>
          <w:delText xml:space="preserve">Suppose some</w:delText>
        </w:r>
      </w:del>
      <w:del w:id="6747" w:author="PR Preview" w:date="2026-01-01T00:00:00Z">
        <w:r>
          <w:delText xml:space="preserve"> </w:delText>
        </w:r>
      </w:del>
      <m:oMath>
        <m:limLow>
          <m:e>
            <m:r>
              <m:t>s</m:t>
            </m:r>
          </m:e>
          <m:lim>
            <m:r>
              <m:rPr>
                <m:sty m:val="p"/>
              </m:rPr>
              <m:t>∼</m:t>
            </m:r>
          </m:lim>
        </m:limLow>
        <m:r>
          <m:rPr>
            <m:sty m:val="p"/>
          </m:rPr>
          <m:t>∈</m:t>
        </m:r>
        <m:r>
          <m:rPr>
            <m:scr m:val="script"/>
            <m:sty m:val="p"/>
          </m:rPr>
          <m:t>S</m:t>
        </m:r>
      </m:oMath>
      <w:del w:id="6748" w:author="PR Preview" w:date="2026-01-01T00:00:00Z">
        <w:r>
          <w:delText xml:space="preserve"> </w:delText>
        </w:r>
      </w:del>
      <w:del w:id="6749" w:author="PR Preview" w:date="2026-01-01T00:00:00Z">
        <w:r>
          <w:delText xml:space="preserve">is not in</w:delText>
        </w:r>
      </w:del>
      <w:del w:id="6750" w:author="PR Preview" w:date="2026-01-01T00:00:00Z">
        <w:r>
          <w:delText xml:space="preserve"> </w:delText>
        </w:r>
      </w:del>
      <m:oMath>
        <m:r>
          <m:rPr>
            <m:sty m:val="p"/>
          </m:rPr>
          <m:t>span</m:t>
        </m:r>
        <m:r>
          <m:t>​</m:t>
        </m:r>
        <m:d>
          <m:dPr>
            <m:begChr m:val="{"/>
            <m:sepChr m:val=""/>
            <m:endChr m:val="}"/>
            <m:grow/>
          </m:dPr>
          <m:e>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e>
        </m:d>
        <m:r>
          <m:t>​</m:t>
        </m:r>
        <m:r>
          <m:rPr>
            <m:sty m:val="p"/>
          </m:rPr>
          <m:t>=</m:t>
        </m:r>
        <m:r>
          <m:rPr>
            <m:scr m:val="script"/>
            <m:sty m:val="p"/>
          </m:rPr>
          <m:t>T</m:t>
        </m:r>
      </m:oMath>
      <w:del w:id="6751" w:author="PR Preview" w:date="2026-01-01T00:00:00Z">
        <w:r>
          <w:delText xml:space="preserve">.</w:delText>
        </w:r>
      </w:del>
      <w:del w:id="6752" w:author="PR Preview" w:date="2026-01-01T00:00:00Z">
        <w:r>
          <w:delText xml:space="preserve"> </w:delText>
        </w:r>
      </w:del>
      <w:del w:id="6753" w:author="PR Preview" w:date="2026-01-01T00:00:00Z">
        <w:r>
          <w:delText xml:space="preserve">Then</w:delText>
        </w:r>
      </w:del>
      <w:del w:id="6754" w:author="PR Preview" w:date="2026-01-01T00:00:00Z">
        <w:r>
          <w:delText xml:space="preserve"> </w:delText>
        </w:r>
      </w:del>
      <m:oMath>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r>
          <m:rPr>
            <m:sty m:val="p"/>
          </m:rPr>
          <m:t>,</m:t>
        </m:r>
        <m:limLow>
          <m:e>
            <m:r>
              <m:t>s</m:t>
            </m:r>
          </m:e>
          <m:lim>
            <m:r>
              <m:rPr>
                <m:sty m:val="p"/>
              </m:rPr>
              <m:t>∼</m:t>
            </m:r>
          </m:lim>
        </m:limLow>
      </m:oMath>
      <w:del w:id="6755" w:author="PR Preview" w:date="2026-01-01T00:00:00Z">
        <w:r>
          <w:delText xml:space="preserve"> </w:delText>
        </w:r>
      </w:del>
      <w:del w:id="6756" w:author="PR Preview" w:date="2026-01-01T00:00:00Z">
        <w:r>
          <w:delText xml:space="preserve">are linearly independent</w:delText>
        </w:r>
      </w:del>
      <w:del w:id="6757" w:author="PR Preview" w:date="2026-01-01T00:00:00Z">
        <w:r>
          <w:delText xml:space="preserve"> </w:delText>
        </w:r>
      </w:del>
      <w:del w:id="6758" w:author="PR Preview" w:date="2026-01-01T00:00:00Z">
        <w:r>
          <w:delText xml:space="preserve">(</w:delText>
        </w:r>
      </w:del>
      <w:hyperlink w:anchor="thm-add-outside-span">
        <w:del w:id="6759" w:author="PR Preview" w:date="2026-01-01T00:00:00Z">
          <w:r>
            <w:rPr>
              <w:rStyle w:val="Hyperlink"/>
            </w:rPr>
            <w:delText xml:space="preserve">Theorem 28</w:delText>
          </w:r>
        </w:del>
      </w:hyperlink>
      <w:del w:id="6760" w:author="PR Preview" w:date="2026-01-01T00:00:00Z">
        <w:r>
          <w:delText xml:space="preserve">),</w:delText>
        </w:r>
      </w:del>
      <w:del w:id="6761" w:author="PR Preview" w:date="2026-01-01T00:00:00Z">
        <w:r>
          <w:delText xml:space="preserve"> </w:delText>
        </w:r>
      </w:del>
      <w:del w:id="6762" w:author="PR Preview" w:date="2026-01-01T00:00:00Z">
        <w:r>
          <w:delText xml:space="preserve">and they are</w:delText>
        </w:r>
      </w:del>
      <w:del w:id="6763" w:author="PR Preview" w:date="2026-01-01T00:00:00Z">
        <w:r>
          <w:delText xml:space="preserve"> </w:delText>
        </w:r>
      </w:del>
      <m:oMath>
        <m:r>
          <m:t>d</m:t>
        </m:r>
        <m:r>
          <m:rPr>
            <m:sty m:val="p"/>
          </m:rPr>
          <m:t>+</m:t>
        </m:r>
        <m:r>
          <m:t>1</m:t>
        </m:r>
      </m:oMath>
      <w:del w:id="6764" w:author="PR Preview" w:date="2026-01-01T00:00:00Z">
        <w:r>
          <w:delText xml:space="preserve"> </w:delText>
        </w:r>
      </w:del>
      <w:del w:id="6765" w:author="PR Preview" w:date="2026-01-01T00:00:00Z">
        <w:r>
          <w:delText xml:space="preserve">vectors of</w:delText>
        </w:r>
      </w:del>
      <w:del w:id="6766" w:author="PR Preview" w:date="2026-01-01T00:00:00Z">
        <w:r>
          <w:delText xml:space="preserve"> </w:delText>
        </w:r>
      </w:del>
      <m:oMath>
        <m:r>
          <m:rPr>
            <m:scr m:val="script"/>
            <m:sty m:val="p"/>
          </m:rPr>
          <m:t>S</m:t>
        </m:r>
      </m:oMath>
      <w:del w:id="6767" w:author="PR Preview" w:date="2026-01-01T00:00:00Z">
        <w:r>
          <w:delText xml:space="preserve">,</w:delText>
        </w:r>
      </w:del>
      <w:del w:id="6768" w:author="PR Preview" w:date="2026-01-01T00:00:00Z">
        <w:r>
          <w:delText xml:space="preserve"> </w:delText>
        </w:r>
      </w:del>
      <w:del w:id="6769" w:author="PR Preview" w:date="2026-01-01T00:00:00Z">
        <w:r>
          <w:delText xml:space="preserve">which contradicts part 1 of</w:delText>
        </w:r>
      </w:del>
      <w:del w:id="6770" w:author="PR Preview" w:date="2026-01-01T00:00:00Z">
        <w:r>
          <w:delText xml:space="preserve"> </w:delText>
        </w:r>
      </w:del>
      <w:hyperlink w:anchor="thm-dim-bound">
        <w:del w:id="6771" w:author="PR Preview" w:date="2026-01-01T00:00:00Z">
          <w:r>
            <w:rPr>
              <w:rStyle w:val="Hyperlink"/>
            </w:rPr>
            <w:delText xml:space="preserve">Theorem 30</w:delText>
          </w:r>
        </w:del>
      </w:hyperlink>
      <w:del w:id="6772" w:author="PR Preview" w:date="2026-01-01T00:00:00Z">
        <w:r>
          <w:delText xml:space="preserve">.</w:delText>
        </w:r>
      </w:del>
      <w:del w:id="6773" w:author="PR Preview" w:date="2026-01-01T00:00:00Z">
        <w:r>
          <w:delText xml:space="preserve"> </w:delText>
        </w:r>
      </w:del>
      <w:del w:id="6774" w:author="PR Preview" w:date="2026-01-01T00:00:00Z">
        <w:r>
          <w:delText xml:space="preserve">So every vector of</w:delText>
        </w:r>
      </w:del>
      <w:del w:id="6775" w:author="PR Preview" w:date="2026-01-01T00:00:00Z">
        <w:r>
          <w:delText xml:space="preserve"> </w:delText>
        </w:r>
      </w:del>
      <m:oMath>
        <m:r>
          <m:rPr>
            <m:scr m:val="script"/>
            <m:sty m:val="p"/>
          </m:rPr>
          <m:t>S</m:t>
        </m:r>
      </m:oMath>
      <w:del w:id="6776" w:author="PR Preview" w:date="2026-01-01T00:00:00Z">
        <w:r>
          <w:delText xml:space="preserve"> </w:delText>
        </w:r>
      </w:del>
      <w:del w:id="6777" w:author="PR Preview" w:date="2026-01-01T00:00:00Z">
        <w:r>
          <w:delText xml:space="preserve">is in</w:delText>
        </w:r>
      </w:del>
      <w:del w:id="6778" w:author="PR Preview" w:date="2026-01-01T00:00:00Z">
        <w:r>
          <w:delText xml:space="preserve"> </w:delText>
        </w:r>
      </w:del>
      <m:oMath>
        <m:r>
          <m:rPr>
            <m:scr m:val="script"/>
            <m:sty m:val="p"/>
          </m:rPr>
          <m:t>T</m:t>
        </m:r>
      </m:oMath>
      <w:del w:id="6779" w:author="PR Preview" w:date="2026-01-01T00:00:00Z">
        <w:r>
          <w:delText xml:space="preserve">,</w:delText>
        </w:r>
      </w:del>
      <w:del w:id="6780" w:author="PR Preview" w:date="2026-01-01T00:00:00Z">
        <w:r>
          <w:delText xml:space="preserve"> </w:delText>
        </w:r>
      </w:del>
      <w:del w:id="6781" w:author="PR Preview" w:date="2026-01-01T00:00:00Z">
        <w:r>
          <w:delText xml:space="preserve">that is,</w:delText>
        </w:r>
      </w:del>
      <w:del w:id="6782" w:author="PR Preview" w:date="2026-01-01T00:00:00Z">
        <w:r>
          <w:delText xml:space="preserve"> </w:delText>
        </w:r>
      </w:del>
      <m:oMath>
        <m:r>
          <m:rPr>
            <m:scr m:val="script"/>
            <m:sty m:val="p"/>
          </m:rPr>
          <m:t>S</m:t>
        </m:r>
        <m:r>
          <m:rPr>
            <m:sty m:val="p"/>
          </m:rPr>
          <m:t>⊆</m:t>
        </m:r>
        <m:r>
          <m:rPr>
            <m:scr m:val="script"/>
            <m:sty m:val="p"/>
          </m:rPr>
          <m:t>T</m:t>
        </m:r>
      </m:oMath>
      <w:del w:id="6783" w:author="PR Preview" w:date="2026-01-01T00:00:00Z">
        <w:r>
          <w:delText xml:space="preserve">.</w:delText>
        </w:r>
      </w:del>
      <w:del w:id="6784" w:author="PR Preview" w:date="2026-01-01T00:00:00Z">
        <w:r>
          <w:delText xml:space="preserve"> </w:delText>
        </w:r>
      </w:del>
      <w:del w:id="6785" w:author="PR Preview" w:date="2026-01-01T00:00:00Z">
        <w:r>
          <w:delText xml:space="preserve">Together with</w:delText>
        </w:r>
      </w:del>
      <w:del w:id="6786" w:author="PR Preview" w:date="2026-01-01T00:00:00Z">
        <w:r>
          <w:delText xml:space="preserve"> </w:delText>
        </w:r>
      </w:del>
      <m:oMath>
        <m:r>
          <m:rPr>
            <m:scr m:val="script"/>
            <m:sty m:val="p"/>
          </m:rPr>
          <m:t>T</m:t>
        </m:r>
        <m:r>
          <m:rPr>
            <m:sty m:val="p"/>
          </m:rPr>
          <m:t>⊆</m:t>
        </m:r>
        <m:r>
          <m:rPr>
            <m:scr m:val="script"/>
            <m:sty m:val="p"/>
          </m:rPr>
          <m:t>S</m:t>
        </m:r>
      </m:oMath>
      <w:del w:id="6787" w:author="PR Preview" w:date="2026-01-01T00:00:00Z">
        <w:r>
          <w:delText xml:space="preserve">,</w:delText>
        </w:r>
      </w:del>
      <w:del w:id="6788" w:author="PR Preview" w:date="2026-01-01T00:00:00Z">
        <w:r>
          <w:delText xml:space="preserve"> </w:delText>
        </w:r>
      </w:del>
      <w:del w:id="6789" w:author="PR Preview" w:date="2026-01-01T00:00:00Z">
        <w:r>
          <w:delText xml:space="preserve">this inclusion gives</w:delText>
        </w:r>
      </w:del>
      <w:del w:id="6790" w:author="PR Preview" w:date="2026-01-01T00:00:00Z">
        <w:r>
          <w:delText xml:space="preserve"> </w:delText>
        </w:r>
      </w:del>
      <m:oMath>
        <m:r>
          <m:rPr>
            <m:scr m:val="script"/>
            <m:sty m:val="p"/>
          </m:rPr>
          <m:t>T</m:t>
        </m:r>
        <m:r>
          <m:rPr>
            <m:sty m:val="p"/>
          </m:rPr>
          <m:t>=</m:t>
        </m:r>
        <m:r>
          <m:rPr>
            <m:scr m:val="script"/>
            <m:sty m:val="p"/>
          </m:rPr>
          <m:t>S</m:t>
        </m:r>
      </m:oMath>
      <w:del w:id="6791" w:author="PR Preview" w:date="2026-01-01T00:00:00Z">
        <w:r>
          <w:delText xml:space="preserve">.</w:delText>
        </w:r>
      </w:del>
    </w:p>
    <w:p>
      <w:pPr>
        <w:pStyle w:val="BodyText"/>
      </w:pPr>
      <w:del w:id="6792" w:author="PR Preview" w:date="2026-01-01T00:00:00Z">
        <w:r>
          <w:rPr>
            <w:b/>
            <w:bCs/>
          </w:rPr>
          <w:delText xml:space="preserve">Example 54 (Two independent vectors in a plane span it)</w:delText>
        </w:r>
      </w:del>
      <w:del w:id="6793" w:author="PR Preview" w:date="2026-01-01T00:00:00Z">
        <w:r>
          <w:delText xml:space="preserve"> </w:delText>
        </w:r>
      </w:del>
      <w:del w:id="6794" w:author="PR Preview" w:date="2026-01-01T00:00:00Z">
        <w:r>
          <w:delText xml:space="preserve">Let</w:delText>
        </w:r>
      </w:del>
      <w:del w:id="6795" w:author="PR Preview" w:date="2026-01-01T00:00:00Z">
        <w:r>
          <w:delText xml:space="preserve"> </w:delText>
        </w:r>
      </w:del>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del w:id="6796" w:author="PR Preview" w:date="2026-01-01T00:00:00Z">
        <w:r>
          <w:delText xml:space="preserve">,</w:delText>
        </w:r>
      </w:del>
      <w:del w:id="6797" w:author="PR Preview" w:date="2026-01-01T00:00:00Z">
        <w:r>
          <w:delText xml:space="preserve"> </w:delText>
        </w:r>
      </w:del>
      <w:del w:id="6798" w:author="PR Preview" w:date="2026-01-01T00:00:00Z">
        <w:r>
          <w:delText xml:space="preserve">the plane</w:delText>
        </w:r>
      </w:del>
      <w:del w:id="6799" w:author="PR Preview" w:date="2026-01-01T00:00:00Z">
        <w:r>
          <w:delText xml:space="preserve"> </w:delText>
        </w:r>
      </w:del>
      <m:oMath>
        <m:r>
          <m:t>z</m:t>
        </m:r>
        <m:r>
          <m:rPr>
            <m:sty m:val="p"/>
          </m:rPr>
          <m:t>=</m:t>
        </m:r>
        <m:r>
          <m:t>0</m:t>
        </m:r>
      </m:oMath>
      <w:del w:id="6800" w:author="PR Preview" w:date="2026-01-01T00:00:00Z">
        <w:r>
          <w:delText xml:space="preserve">, which has dimension</w:delText>
        </w:r>
      </w:del>
      <w:del w:id="6801" w:author="PR Preview" w:date="2026-01-01T00:00:00Z">
        <w:r>
          <w:delText xml:space="preserve"> </w:delText>
        </w:r>
      </w:del>
      <m:oMath>
        <m:r>
          <m:t>2</m:t>
        </m:r>
      </m:oMath>
      <w:del w:id="6802" w:author="PR Preview" w:date="2026-01-01T00:00:00Z">
        <w:r>
          <w:delText xml:space="preserve"> </w:delText>
        </w:r>
      </w:del>
      <w:del w:id="6803" w:author="PR Preview" w:date="2026-01-01T00:00:00Z">
        <w:r>
          <w:delText xml:space="preserve">(</w:delText>
        </w:r>
      </w:del>
      <w:hyperlink w:anchor="exm-dimension">
        <w:del w:id="6804" w:author="PR Preview" w:date="2026-01-01T00:00:00Z">
          <w:r>
            <w:rPr>
              <w:rStyle w:val="Hyperlink"/>
            </w:rPr>
            <w:delText xml:space="preserve">Example 50</w:delText>
          </w:r>
        </w:del>
      </w:hyperlink>
      <w:del w:id="6805" w:author="PR Preview" w:date="2026-01-01T00:00:00Z">
        <w:r>
          <w:delText xml:space="preserve">),</w:delText>
        </w:r>
      </w:del>
      <w:del w:id="6806" w:author="PR Preview" w:date="2026-01-01T00:00:00Z">
        <w:r>
          <w:delText xml:space="preserve"> </w:delText>
        </w:r>
      </w:del>
      <w:del w:id="6807" w:author="PR Preview" w:date="2026-01-01T00:00:00Z">
        <w:r>
          <w:delText xml:space="preserve">and let</w:delText>
        </w:r>
      </w:del>
      <w:del w:id="6808" w:author="PR Preview" w:date="2026-01-01T00:00:00Z">
        <w:r>
          <w:delText xml:space="preserve"> </w:delText>
        </w:r>
      </w:del>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del w:id="6809" w:author="PR Preview" w:date="2026-01-01T00:00:00Z">
        <w:r>
          <w:delText xml:space="preserve">.</w:delText>
        </w:r>
      </w:del>
      <w:del w:id="6810" w:author="PR Preview" w:date="2026-01-01T00:00:00Z">
        <w:r>
          <w:delText xml:space="preserve"> </w:delText>
        </w:r>
      </w:del>
      <w:del w:id="6811" w:author="PR Preview" w:date="2026-01-01T00:00:00Z">
        <w:r>
          <w:delText xml:space="preserve">Both vectors have third entry</w:delText>
        </w:r>
      </w:del>
      <w:del w:id="6812" w:author="PR Preview" w:date="2026-01-01T00:00:00Z">
        <w:r>
          <w:delText xml:space="preserve"> </w:delText>
        </w:r>
      </w:del>
      <m:oMath>
        <m:r>
          <m:t>0</m:t>
        </m:r>
      </m:oMath>
      <w:del w:id="6813" w:author="PR Preview" w:date="2026-01-01T00:00:00Z">
        <w:r>
          <w:delText xml:space="preserve">, so</w:delText>
        </w:r>
      </w:del>
      <w:del w:id="6814" w:author="PR Preview" w:date="2026-01-01T00:00:00Z">
        <w:r>
          <w:delText xml:space="preserve"> </w:delText>
        </w:r>
      </w:del>
      <m:oMath>
        <m:r>
          <m:rPr>
            <m:scr m:val="script"/>
            <m:sty m:val="p"/>
          </m:rPr>
          <m:t>T</m:t>
        </m:r>
        <m:r>
          <m:rPr>
            <m:sty m:val="p"/>
          </m:rPr>
          <m:t>⊆</m:t>
        </m:r>
        <m:r>
          <m:rPr>
            <m:scr m:val="script"/>
            <m:sty m:val="p"/>
          </m:rPr>
          <m:t>S</m:t>
        </m:r>
      </m:oMath>
      <w:del w:id="6815" w:author="PR Preview" w:date="2026-01-01T00:00:00Z">
        <w:r>
          <w:delText xml:space="preserve">.</w:delText>
        </w:r>
      </w:del>
      <w:del w:id="6816" w:author="PR Preview" w:date="2026-01-01T00:00:00Z">
        <w:r>
          <w:delText xml:space="preserve"> </w:delText>
        </w:r>
      </w:del>
      <w:del w:id="6817" w:author="PR Preview" w:date="2026-01-01T00:00:00Z">
        <w:r>
          <w:delText xml:space="preserve">They are linearly independent:</w:delText>
        </w:r>
      </w:del>
      <w:del w:id="6818" w:author="PR Preview" w:date="2026-01-01T00:00:00Z">
        <w:r>
          <w:delText xml:space="preserve"> </w:delText>
        </w:r>
      </w:del>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del w:id="6819" w:author="PR Preview" w:date="2026-01-01T00:00:00Z">
        <w:r>
          <w:delText xml:space="preserve">,</w:delText>
        </w:r>
      </w:del>
      <w:del w:id="6820" w:author="PR Preview" w:date="2026-01-01T00:00:00Z">
        <w:r>
          <w:delText xml:space="preserve"> </w:delText>
        </w:r>
      </w:del>
      <w:del w:id="6821" w:author="PR Preview" w:date="2026-01-01T00:00:00Z">
        <w:r>
          <w:delText xml:space="preserve">which is</w:delText>
        </w:r>
      </w:del>
      <w:del w:id="6822" w:author="PR Preview" w:date="2026-01-01T00:00:00Z">
        <w:r>
          <w:delText xml:space="preserve"> </w:delText>
        </w:r>
      </w:del>
      <m:oMath>
        <m:limLow>
          <m:e>
            <m:r>
              <m:t>0</m:t>
            </m:r>
          </m:e>
          <m:lim>
            <m:r>
              <m:rPr>
                <m:sty m:val="p"/>
              </m:rPr>
              <m:t>∼</m:t>
            </m:r>
          </m:lim>
        </m:limLow>
      </m:oMath>
      <w:del w:id="6823" w:author="PR Preview" w:date="2026-01-01T00:00:00Z">
        <w:r>
          <w:delText xml:space="preserve"> </w:delText>
        </w:r>
      </w:del>
      <w:del w:id="6824" w:author="PR Preview" w:date="2026-01-01T00:00:00Z">
        <w:r>
          <w:delText xml:space="preserve">only if</w:delText>
        </w:r>
      </w:del>
      <w:del w:id="6825" w:author="PR Preview" w:date="2026-01-01T00:00:00Z">
        <w:r>
          <w:delText xml:space="preserve"> </w:delText>
        </w:r>
      </w:del>
      <m:oMath>
        <m:sSub>
          <m:e>
            <m:r>
              <m:t>c</m:t>
            </m:r>
          </m:e>
          <m:sub>
            <m:r>
              <m:t>2</m:t>
            </m:r>
          </m:sub>
        </m:sSub>
        <m:r>
          <m:rPr>
            <m:sty m:val="p"/>
          </m:rPr>
          <m:t>=</m:t>
        </m:r>
        <m:r>
          <m:t>0</m:t>
        </m:r>
      </m:oMath>
      <w:del w:id="6826" w:author="PR Preview" w:date="2026-01-01T00:00:00Z">
        <w:r>
          <w:delText xml:space="preserve"> </w:delText>
        </w:r>
      </w:del>
      <w:del w:id="6827" w:author="PR Preview" w:date="2026-01-01T00:00:00Z">
        <w:r>
          <w:delText xml:space="preserve">and then</w:delText>
        </w:r>
      </w:del>
      <w:del w:id="6828" w:author="PR Preview" w:date="2026-01-01T00:00:00Z">
        <w:r>
          <w:delText xml:space="preserve"> </w:delText>
        </w:r>
      </w:del>
      <m:oMath>
        <m:sSub>
          <m:e>
            <m:r>
              <m:t>c</m:t>
            </m:r>
          </m:e>
          <m:sub>
            <m:r>
              <m:t>1</m:t>
            </m:r>
          </m:sub>
        </m:sSub>
        <m:r>
          <m:rPr>
            <m:sty m:val="p"/>
          </m:rPr>
          <m:t>=</m:t>
        </m:r>
        <m:r>
          <m:t>0</m:t>
        </m:r>
      </m:oMath>
      <w:del w:id="6829" w:author="PR Preview" w:date="2026-01-01T00:00:00Z">
        <w:r>
          <w:delText xml:space="preserve">.</w:delText>
        </w:r>
      </w:del>
      <w:del w:id="6830" w:author="PR Preview" w:date="2026-01-01T00:00:00Z">
        <w:r>
          <w:delText xml:space="preserve"> </w:delText>
        </w:r>
      </w:del>
      <w:del w:id="6831" w:author="PR Preview" w:date="2026-01-01T00:00:00Z">
        <w:r>
          <w:delText xml:space="preserve">So</w:delText>
        </w:r>
      </w:del>
      <w:del w:id="6832" w:author="PR Preview" w:date="2026-01-01T00:00:00Z">
        <w:r>
          <w:delText xml:space="preserve"> </w:delText>
        </w:r>
      </w:del>
      <m:oMath>
        <m:r>
          <m:rPr>
            <m:sty m:val="p"/>
          </m:rPr>
          <m:t>dim</m:t>
        </m:r>
        <m:r>
          <m:rPr>
            <m:sty m:val="p"/>
          </m:rPr>
          <m:t>(</m:t>
        </m:r>
        <m:r>
          <m:rPr>
            <m:scr m:val="script"/>
            <m:sty m:val="p"/>
          </m:rPr>
          <m:t>T</m:t>
        </m:r>
        <m:r>
          <m:rPr>
            <m:sty m:val="p"/>
          </m:rPr>
          <m:t>)</m:t>
        </m:r>
        <m:r>
          <m:rPr>
            <m:sty m:val="p"/>
          </m:rPr>
          <m:t>=</m:t>
        </m:r>
        <m:r>
          <m:t>2</m:t>
        </m:r>
      </m:oMath>
      <w:del w:id="6833" w:author="PR Preview" w:date="2026-01-01T00:00:00Z">
        <w:r>
          <w:delText xml:space="preserve">,</w:delText>
        </w:r>
      </w:del>
      <w:del w:id="6834" w:author="PR Preview" w:date="2026-01-01T00:00:00Z">
        <w:r>
          <w:delText xml:space="preserve"> </w:delText>
        </w:r>
      </w:del>
      <w:del w:id="6835" w:author="PR Preview" w:date="2026-01-01T00:00:00Z">
        <w:r>
          <w:delText xml:space="preserve">and</w:delText>
        </w:r>
      </w:del>
      <w:del w:id="6836" w:author="PR Preview" w:date="2026-01-01T00:00:00Z">
        <w:r>
          <w:delText xml:space="preserve"> </w:delText>
        </w:r>
      </w:del>
      <w:hyperlink w:anchor="thm-subspace-equal-dim">
        <w:del w:id="6837" w:author="PR Preview" w:date="2026-01-01T00:00:00Z">
          <w:r>
            <w:rPr>
              <w:rStyle w:val="Hyperlink"/>
            </w:rPr>
            <w:delText xml:space="preserve">Theorem 31</w:delText>
          </w:r>
        </w:del>
      </w:hyperlink>
      <w:del w:id="6838" w:author="PR Preview" w:date="2026-01-01T00:00:00Z">
        <w:r>
          <w:delText xml:space="preserve"> </w:delText>
        </w:r>
      </w:del>
      <w:del w:id="6839" w:author="PR Preview" w:date="2026-01-01T00:00:00Z">
        <w:r>
          <w:delText xml:space="preserve">gives</w:delText>
        </w:r>
      </w:del>
      <w:del w:id="6840" w:author="PR Preview" w:date="2026-01-01T00:00:00Z">
        <w:r>
          <w:delText xml:space="preserve"> </w:delText>
        </w:r>
      </w:del>
      <m:oMath>
        <m:r>
          <m:rPr>
            <m:scr m:val="script"/>
            <m:sty m:val="p"/>
          </m:rPr>
          <m:t>T</m:t>
        </m:r>
        <m:r>
          <m:rPr>
            <m:sty m:val="p"/>
          </m:rPr>
          <m:t>=</m:t>
        </m:r>
        <m:r>
          <m:rPr>
            <m:scr m:val="script"/>
            <m:sty m:val="p"/>
          </m:rPr>
          <m:t>S</m:t>
        </m:r>
      </m:oMath>
      <w:del w:id="6841" w:author="PR Preview" w:date="2026-01-01T00:00:00Z">
        <w:r>
          <w:delText xml:space="preserve"> </w:delText>
        </w:r>
      </w:del>
      <w:del w:id="6842" w:author="PR Preview" w:date="2026-01-01T00:00:00Z">
        <w:r>
          <w:delText xml:space="preserve">without solving for any coefficients.</w:delText>
        </w:r>
      </w:del>
      <w:del w:id="6843" w:author="PR Preview" w:date="2026-01-01T00:00:00Z">
        <w:r>
          <w:delText xml:space="preserve"> </w:delText>
        </w:r>
      </w:del>
      <w:del w:id="6844" w:author="PR Preview" w:date="2026-01-01T00:00:00Z">
        <w:r>
          <w:delText xml:space="preserve">As a check,</w:delText>
        </w:r>
      </w:del>
      <w:del w:id="6845" w:author="PR Preview" w:date="2026-01-01T00:00:00Z">
        <w:r>
          <w:delText xml:space="preserve"> </w:delText>
        </w:r>
      </w:del>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del w:id="6846" w:author="PR Preview" w:date="2026-01-01T00:00:00Z">
        <w:r>
          <w:delText xml:space="preserve">.</w:delText>
        </w:r>
      </w:del>
    </w:p>
    <w:p>
      <w:pPr>
        <w:pStyle w:val="BodyText"/>
      </w:pPr>
      <w:ins w:id="6847" w:author="PR Preview" w:date="2026-01-01T00:00:00Z">
        <w:r>
          <w:rPr>
            <w:i/>
            <w:iCs/>
          </w:rPr>
          <w:t xml:space="preserve">Proof</w:t>
        </w:r>
      </w:ins>
      <w:ins w:id="6848" w:author="PR Preview" w:date="2026-01-01T00:00:00Z">
        <w:r>
          <w:t xml:space="preserve">. </w:t>
        </w:r>
      </w:ins>
      <w:ins w:id="6849" w:author="PR Preview" w:date="2026-01-01T00:00:00Z">
        <w:r>
          <w:t xml:space="preserve">Let</w:t>
        </w:r>
      </w:ins>
      <w:ins w:id="6850" w:author="PR Preview" w:date="2026-01-01T00:00:00Z">
        <w:r>
          <w:t xml:space="preserve"> </w:t>
        </w:r>
      </w:ins>
      <m:oMath>
        <m:r>
          <m:t>d</m:t>
        </m:r>
        <m:r>
          <m:rPr>
            <m:sty m:val="p"/>
          </m:rPr>
          <m:t>=</m:t>
        </m:r>
        <m:r>
          <m:rPr>
            <m:sty m:val="p"/>
          </m:rPr>
          <m:t>dim</m:t>
        </m:r>
        <m:r>
          <m:rPr>
            <m:sty m:val="p"/>
          </m:rPr>
          <m:t>(</m:t>
        </m:r>
        <m:r>
          <m:rPr>
            <m:scr m:val="script"/>
            <m:sty m:val="p"/>
          </m:rPr>
          <m:t>S</m:t>
        </m:r>
        <m:r>
          <m:rPr>
            <m:sty m:val="p"/>
          </m:rPr>
          <m:t>)</m:t>
        </m:r>
      </m:oMath>
      <w:ins w:id="6851" w:author="PR Preview" w:date="2026-01-01T00:00:00Z">
        <w:r>
          <w:t xml:space="preserve">,</w:t>
        </w:r>
      </w:ins>
      <w:ins w:id="6852" w:author="PR Preview" w:date="2026-01-01T00:00:00Z">
        <w:r>
          <w:t xml:space="preserve"> </w:t>
        </w:r>
      </w:ins>
      <w:ins w:id="6853" w:author="PR Preview" w:date="2026-01-01T00:00:00Z">
        <w:r>
          <w:t xml:space="preserve">and let</w:t>
        </w:r>
      </w:ins>
      <w:ins w:id="6854" w:author="PR Preview" w:date="2026-01-01T00:00:00Z">
        <w:r>
          <w:t xml:space="preserve"> </w:t>
        </w:r>
      </w:ins>
      <w:ins w:id="6855" w:author="PR Preview" w:date="2026-01-01T00:00:00Z">
        <w:r>
          <w:t xml:space="preserve">$\mathord{\smash[b]{\underset{\raise.3ex\hbox{$\scriptstyle\sim$}}{t}}\vphantom{t}}_1, \ldots, \mathord{\smash[b]{\underset{\raise.3ex\hbox{$\scriptstyle\sim$}}{t}}\vphantom{t}}_d$</w:t>
        </w:r>
      </w:ins>
      <w:ins w:id="6856" w:author="PR Preview" w:date="2026-01-01T00:00:00Z">
        <w:r>
          <w:t xml:space="preserve"> </w:t>
        </w:r>
      </w:ins>
      <w:ins w:id="6857" w:author="PR Preview" w:date="2026-01-01T00:00:00Z">
        <w:r>
          <w:t xml:space="preserve">be a basis of</w:t>
        </w:r>
      </w:ins>
      <w:ins w:id="6858" w:author="PR Preview" w:date="2026-01-01T00:00:00Z">
        <w:r>
          <w:t xml:space="preserve"> </w:t>
        </w:r>
      </w:ins>
      <m:oMath>
        <m:r>
          <m:rPr>
            <m:scr m:val="script"/>
            <m:sty m:val="p"/>
          </m:rPr>
          <m:t>T</m:t>
        </m:r>
      </m:oMath>
      <w:ins w:id="6859" w:author="PR Preview" w:date="2026-01-01T00:00:00Z">
        <w:r>
          <w:t xml:space="preserve"> </w:t>
        </w:r>
      </w:ins>
      <w:ins w:id="6860" w:author="PR Preview" w:date="2026-01-01T00:00:00Z">
        <w:r>
          <w:t xml:space="preserve">(</w:t>
        </w:r>
      </w:ins>
      <w:hyperlink w:anchor="thm-extend-basis">
        <w:ins w:id="6861" w:author="PR Preview" w:date="2026-01-01T00:00:00Z">
          <w:r>
            <w:rPr>
              <w:rStyle w:val="Hyperlink"/>
            </w:rPr>
            <w:t xml:space="preserve">Theorem 29</w:t>
          </w:r>
        </w:ins>
      </w:hyperlink>
      <w:ins w:id="6862" w:author="PR Preview" w:date="2026-01-01T00:00:00Z">
        <w:r>
          <w:t xml:space="preserve">);</w:t>
        </w:r>
      </w:ins>
      <w:ins w:id="6863" w:author="PR Preview" w:date="2026-01-01T00:00:00Z">
        <w:r>
          <w:t xml:space="preserve"> </w:t>
        </w:r>
      </w:ins>
      <w:ins w:id="6864" w:author="PR Preview" w:date="2026-01-01T00:00:00Z">
        <w:r>
          <w:t xml:space="preserve">it has</w:t>
        </w:r>
      </w:ins>
      <w:ins w:id="6865" w:author="PR Preview" w:date="2026-01-01T00:00:00Z">
        <w:r>
          <w:t xml:space="preserve"> </w:t>
        </w:r>
      </w:ins>
      <m:oMath>
        <m:r>
          <m:t>d</m:t>
        </m:r>
      </m:oMath>
      <w:ins w:id="6866" w:author="PR Preview" w:date="2026-01-01T00:00:00Z">
        <w:r>
          <w:t xml:space="preserve"> </w:t>
        </w:r>
      </w:ins>
      <w:ins w:id="6867" w:author="PR Preview" w:date="2026-01-01T00:00:00Z">
        <w:r>
          <w:t xml:space="preserve">vectors because</w:t>
        </w:r>
      </w:ins>
      <w:ins w:id="6868" w:author="PR Preview" w:date="2026-01-01T00:00:00Z">
        <w:r>
          <w:t xml:space="preserve"> </w:t>
        </w:r>
      </w:ins>
      <m:oMath>
        <m:r>
          <m:rPr>
            <m:sty m:val="p"/>
          </m:rPr>
          <m:t>dim</m:t>
        </m:r>
        <m:r>
          <m:rPr>
            <m:sty m:val="p"/>
          </m:rPr>
          <m:t>(</m:t>
        </m:r>
        <m:r>
          <m:rPr>
            <m:scr m:val="script"/>
            <m:sty m:val="p"/>
          </m:rPr>
          <m:t>T</m:t>
        </m:r>
        <m:r>
          <m:rPr>
            <m:sty m:val="p"/>
          </m:rPr>
          <m:t>)</m:t>
        </m:r>
        <m:r>
          <m:rPr>
            <m:sty m:val="p"/>
          </m:rPr>
          <m:t>=</m:t>
        </m:r>
        <m:r>
          <m:t>d</m:t>
        </m:r>
      </m:oMath>
      <w:ins w:id="6869" w:author="PR Preview" w:date="2026-01-01T00:00:00Z">
        <w:r>
          <w:t xml:space="preserve">.</w:t>
        </w:r>
      </w:ins>
      <w:ins w:id="6870" w:author="PR Preview" w:date="2026-01-01T00:00:00Z">
        <w:r>
          <w:t xml:space="preserve"> </w:t>
        </w:r>
      </w:ins>
      <w:ins w:id="6871" w:author="PR Preview" w:date="2026-01-01T00:00:00Z">
        <w:r>
          <w:t xml:space="preserve">(When</w:t>
        </w:r>
      </w:ins>
      <w:ins w:id="6872" w:author="PR Preview" w:date="2026-01-01T00:00:00Z">
        <w:r>
          <w:t xml:space="preserve"> </w:t>
        </w:r>
      </w:ins>
      <m:oMath>
        <m:r>
          <m:t>d</m:t>
        </m:r>
        <m:r>
          <m:rPr>
            <m:sty m:val="p"/>
          </m:rPr>
          <m:t>=</m:t>
        </m:r>
        <m:r>
          <m:t>0</m:t>
        </m:r>
      </m:oMath>
      <w:ins w:id="6873" w:author="PR Preview" w:date="2026-01-01T00:00:00Z">
        <w:r>
          <w:t xml:space="preserve"> </w:t>
        </w:r>
      </w:ins>
      <w:ins w:id="6874" w:author="PR Preview" w:date="2026-01-01T00:00:00Z">
        <w:r>
          <w:t xml:space="preserve">it is the empty list,</w:t>
        </w:r>
      </w:ins>
      <w:ins w:id="6875" w:author="PR Preview" w:date="2026-01-01T00:00:00Z">
        <w:r>
          <w:t xml:space="preserve"> </w:t>
        </w:r>
      </w:ins>
      <w:ins w:id="6876" w:author="PR Preview" w:date="2026-01-01T00:00:00Z">
        <w:r>
          <w:t xml:space="preserve">whose span is</w:t>
        </w:r>
      </w:ins>
      <w:ins w:id="6877" w:author="PR Preview" w:date="2026-01-01T00:00:00Z">
        <w:r>
          <w:t xml:space="preserve"> </w:t>
        </w:r>
      </w:ins>
      <w:ins w:id="6878" w:author="PR Preview" w:date="2026-01-01T00:00:00Z">
        <w:r>
          <w:t xml:space="preserve">$\mathopen{}\left\{\mathord{\smash[b]{\underset{\raise.3ex\hbox{$\scriptstyle\sim$}}{0}}\vphantom{0}}\right\}\mathclose{}$</w:t>
        </w:r>
      </w:ins>
      <w:ins w:id="6879" w:author="PR Preview" w:date="2026-01-01T00:00:00Z">
        <w:r>
          <w:t xml:space="preserve"> </w:t>
        </w:r>
      </w:ins>
      <w:ins w:id="6880" w:author="PR Preview" w:date="2026-01-01T00:00:00Z">
        <w:r>
          <w:t xml:space="preserve">by the convention in</w:t>
        </w:r>
      </w:ins>
      <w:ins w:id="6881" w:author="PR Preview" w:date="2026-01-01T00:00:00Z">
        <w:r>
          <w:t xml:space="preserve"> </w:t>
        </w:r>
      </w:ins>
      <w:hyperlink w:anchor="def-span">
        <w:ins w:id="6882" w:author="PR Preview" w:date="2026-01-01T00:00:00Z">
          <w:r>
            <w:rPr>
              <w:rStyle w:val="Hyperlink"/>
            </w:rPr>
            <w:t xml:space="preserve">Definition 47</w:t>
          </w:r>
        </w:ins>
      </w:hyperlink>
      <w:ins w:id="6883" w:author="PR Preview" w:date="2026-01-01T00:00:00Z">
        <w:r>
          <w:t xml:space="preserve">,</w:t>
        </w:r>
      </w:ins>
      <w:ins w:id="6884" w:author="PR Preview" w:date="2026-01-01T00:00:00Z">
        <w:r>
          <w:t xml:space="preserve"> </w:t>
        </w:r>
      </w:ins>
      <w:ins w:id="6885" w:author="PR Preview" w:date="2026-01-01T00:00:00Z">
        <w:r>
          <w:t xml:space="preserve">and the argument is unchanged.)</w:t>
        </w:r>
      </w:ins>
      <w:ins w:id="6886" w:author="PR Preview" w:date="2026-01-01T00:00:00Z">
        <w:r>
          <w:t xml:space="preserve"> </w:t>
        </w:r>
      </w:ins>
      <w:ins w:id="6887" w:author="PR Preview" w:date="2026-01-01T00:00:00Z">
        <w:r>
          <w:t xml:space="preserve">Suppose some</w:t>
        </w:r>
      </w:ins>
      <w:ins w:id="6888" w:author="PR Preview" w:date="2026-01-01T00:00:00Z">
        <w:r>
          <w:t xml:space="preserve"> </w:t>
        </w:r>
      </w:ins>
      <w:ins w:id="6889" w:author="PR Preview" w:date="2026-01-01T00:00:00Z">
        <w:r>
          <w:t xml:space="preserve">$\mathord{\smash[b]{\underset{\raise.3ex\hbox{$\scriptstyle\sim$}}{s}}\vphantom{s}} \in \mathcal{S}$</w:t>
        </w:r>
      </w:ins>
      <w:ins w:id="6890" w:author="PR Preview" w:date="2026-01-01T00:00:00Z">
        <w:r>
          <w:t xml:space="preserve"> </w:t>
        </w:r>
      </w:ins>
      <w:ins w:id="6891" w:author="PR Preview" w:date="2026-01-01T00:00:00Z">
        <w:r>
          <w:t xml:space="preserve">is not in</w:t>
        </w:r>
      </w:ins>
      <w:ins w:id="6892" w:author="PR Preview" w:date="2026-01-01T00:00:00Z">
        <w:r>
          <w:t xml:space="preserve"> </w:t>
        </w:r>
      </w:ins>
      <w:ins w:id="6893" w:author="PR Preview" w:date="2026-01-01T00:00:00Z">
        <w:r>
          <w:t xml:space="preserve">$\operatorname{span}\mathopen{}\left\{\mathord{\smash[b]{\underset{\raise.3ex\hbox{$\scriptstyle\sim$}}{t}}\vphantom{t}}_1, \ldots, \mathord{\smash[b]{\underset{\raise.3ex\hbox{$\scriptstyle\sim$}}{t}}\vphantom{t}}_d\right\}\mathclose{} = \mathcal{T}$</w:t>
        </w:r>
      </w:ins>
      <w:ins w:id="6894" w:author="PR Preview" w:date="2026-01-01T00:00:00Z">
        <w:r>
          <w:t xml:space="preserve">.</w:t>
        </w:r>
      </w:ins>
      <w:ins w:id="6895" w:author="PR Preview" w:date="2026-01-01T00:00:00Z">
        <w:r>
          <w:t xml:space="preserve"> </w:t>
        </w:r>
      </w:ins>
      <w:ins w:id="6896" w:author="PR Preview" w:date="2026-01-01T00:00:00Z">
        <w:r>
          <w:t xml:space="preserve">Then</w:t>
        </w:r>
      </w:ins>
      <w:ins w:id="6897" w:author="PR Preview" w:date="2026-01-01T00:00:00Z">
        <w:r>
          <w:t xml:space="preserve"> </w:t>
        </w:r>
      </w:ins>
      <w:ins w:id="6898" w:author="PR Preview" w:date="2026-01-01T00:00:00Z">
        <w:r>
          <w:t xml:space="preserve">$\mathord{\smash[b]{\underset{\raise.3ex\hbox{$\scriptstyle\sim$}}{t}}\vphantom{t}}_1, \ldots, \mathord{\smash[b]{\underset{\raise.3ex\hbox{$\scriptstyle\sim$}}{t}}\vphantom{t}}_d, \mathord{\smash[b]{\underset{\raise.3ex\hbox{$\scriptstyle\sim$}}{s}}\vphantom{s}}$</w:t>
        </w:r>
      </w:ins>
      <w:ins w:id="6899" w:author="PR Preview" w:date="2026-01-01T00:00:00Z">
        <w:r>
          <w:t xml:space="preserve"> </w:t>
        </w:r>
      </w:ins>
      <w:ins w:id="6900" w:author="PR Preview" w:date="2026-01-01T00:00:00Z">
        <w:r>
          <w:t xml:space="preserve">are linearly independent</w:t>
        </w:r>
      </w:ins>
      <w:ins w:id="6901" w:author="PR Preview" w:date="2026-01-01T00:00:00Z">
        <w:r>
          <w:t xml:space="preserve"> </w:t>
        </w:r>
      </w:ins>
      <w:ins w:id="6902" w:author="PR Preview" w:date="2026-01-01T00:00:00Z">
        <w:r>
          <w:t xml:space="preserve">(</w:t>
        </w:r>
      </w:ins>
      <w:hyperlink w:anchor="thm-add-outside-span">
        <w:ins w:id="6903" w:author="PR Preview" w:date="2026-01-01T00:00:00Z">
          <w:r>
            <w:rPr>
              <w:rStyle w:val="Hyperlink"/>
            </w:rPr>
            <w:t xml:space="preserve">Theorem 28</w:t>
          </w:r>
        </w:ins>
      </w:hyperlink>
      <w:ins w:id="6904" w:author="PR Preview" w:date="2026-01-01T00:00:00Z">
        <w:r>
          <w:t xml:space="preserve">),</w:t>
        </w:r>
      </w:ins>
      <w:ins w:id="6905" w:author="PR Preview" w:date="2026-01-01T00:00:00Z">
        <w:r>
          <w:t xml:space="preserve"> </w:t>
        </w:r>
      </w:ins>
      <w:ins w:id="6906" w:author="PR Preview" w:date="2026-01-01T00:00:00Z">
        <w:r>
          <w:t xml:space="preserve">and they are</w:t>
        </w:r>
      </w:ins>
      <w:ins w:id="6907" w:author="PR Preview" w:date="2026-01-01T00:00:00Z">
        <w:r>
          <w:t xml:space="preserve"> </w:t>
        </w:r>
      </w:ins>
      <m:oMath>
        <m:r>
          <m:t>d</m:t>
        </m:r>
        <m:r>
          <m:rPr>
            <m:sty m:val="p"/>
          </m:rPr>
          <m:t>+</m:t>
        </m:r>
        <m:r>
          <m:t>1</m:t>
        </m:r>
      </m:oMath>
      <w:ins w:id="6908" w:author="PR Preview" w:date="2026-01-01T00:00:00Z">
        <w:r>
          <w:t xml:space="preserve"> </w:t>
        </w:r>
      </w:ins>
      <w:ins w:id="6909" w:author="PR Preview" w:date="2026-01-01T00:00:00Z">
        <w:r>
          <w:t xml:space="preserve">vectors of</w:t>
        </w:r>
      </w:ins>
      <w:ins w:id="6910" w:author="PR Preview" w:date="2026-01-01T00:00:00Z">
        <w:r>
          <w:t xml:space="preserve"> </w:t>
        </w:r>
      </w:ins>
      <m:oMath>
        <m:r>
          <m:rPr>
            <m:scr m:val="script"/>
            <m:sty m:val="p"/>
          </m:rPr>
          <m:t>S</m:t>
        </m:r>
      </m:oMath>
      <w:ins w:id="6911" w:author="PR Preview" w:date="2026-01-01T00:00:00Z">
        <w:r>
          <w:t xml:space="preserve">,</w:t>
        </w:r>
      </w:ins>
      <w:ins w:id="6912" w:author="PR Preview" w:date="2026-01-01T00:00:00Z">
        <w:r>
          <w:t xml:space="preserve"> </w:t>
        </w:r>
      </w:ins>
      <w:ins w:id="6913" w:author="PR Preview" w:date="2026-01-01T00:00:00Z">
        <w:r>
          <w:t xml:space="preserve">which contradicts part 1 of</w:t>
        </w:r>
      </w:ins>
      <w:ins w:id="6914" w:author="PR Preview" w:date="2026-01-01T00:00:00Z">
        <w:r>
          <w:t xml:space="preserve"> </w:t>
        </w:r>
      </w:ins>
      <w:hyperlink w:anchor="thm-dim-bound">
        <w:ins w:id="6915" w:author="PR Preview" w:date="2026-01-01T00:00:00Z">
          <w:r>
            <w:rPr>
              <w:rStyle w:val="Hyperlink"/>
            </w:rPr>
            <w:t xml:space="preserve">Theorem 30</w:t>
          </w:r>
        </w:ins>
      </w:hyperlink>
      <w:ins w:id="6916" w:author="PR Preview" w:date="2026-01-01T00:00:00Z">
        <w:r>
          <w:t xml:space="preserve">.</w:t>
        </w:r>
      </w:ins>
      <w:ins w:id="6917" w:author="PR Preview" w:date="2026-01-01T00:00:00Z">
        <w:r>
          <w:t xml:space="preserve"> </w:t>
        </w:r>
      </w:ins>
      <w:ins w:id="6918" w:author="PR Preview" w:date="2026-01-01T00:00:00Z">
        <w:r>
          <w:t xml:space="preserve">So every vector of</w:t>
        </w:r>
      </w:ins>
      <w:ins w:id="6919" w:author="PR Preview" w:date="2026-01-01T00:00:00Z">
        <w:r>
          <w:t xml:space="preserve"> </w:t>
        </w:r>
      </w:ins>
      <m:oMath>
        <m:r>
          <m:rPr>
            <m:scr m:val="script"/>
            <m:sty m:val="p"/>
          </m:rPr>
          <m:t>S</m:t>
        </m:r>
      </m:oMath>
      <w:ins w:id="6920" w:author="PR Preview" w:date="2026-01-01T00:00:00Z">
        <w:r>
          <w:t xml:space="preserve"> </w:t>
        </w:r>
      </w:ins>
      <w:ins w:id="6921" w:author="PR Preview" w:date="2026-01-01T00:00:00Z">
        <w:r>
          <w:t xml:space="preserve">is in</w:t>
        </w:r>
      </w:ins>
      <w:ins w:id="6922" w:author="PR Preview" w:date="2026-01-01T00:00:00Z">
        <w:r>
          <w:t xml:space="preserve"> </w:t>
        </w:r>
      </w:ins>
      <m:oMath>
        <m:r>
          <m:rPr>
            <m:scr m:val="script"/>
            <m:sty m:val="p"/>
          </m:rPr>
          <m:t>T</m:t>
        </m:r>
      </m:oMath>
      <w:ins w:id="6923" w:author="PR Preview" w:date="2026-01-01T00:00:00Z">
        <w:r>
          <w:t xml:space="preserve">,</w:t>
        </w:r>
      </w:ins>
      <w:ins w:id="6924" w:author="PR Preview" w:date="2026-01-01T00:00:00Z">
        <w:r>
          <w:t xml:space="preserve"> </w:t>
        </w:r>
      </w:ins>
      <w:ins w:id="6925" w:author="PR Preview" w:date="2026-01-01T00:00:00Z">
        <w:r>
          <w:t xml:space="preserve">that is,</w:t>
        </w:r>
      </w:ins>
      <w:ins w:id="6926" w:author="PR Preview" w:date="2026-01-01T00:00:00Z">
        <w:r>
          <w:t xml:space="preserve"> </w:t>
        </w:r>
      </w:ins>
      <m:oMath>
        <m:r>
          <m:rPr>
            <m:scr m:val="script"/>
            <m:sty m:val="p"/>
          </m:rPr>
          <m:t>S</m:t>
        </m:r>
        <m:r>
          <m:rPr>
            <m:sty m:val="p"/>
          </m:rPr>
          <m:t>⊆</m:t>
        </m:r>
        <m:r>
          <m:rPr>
            <m:scr m:val="script"/>
            <m:sty m:val="p"/>
          </m:rPr>
          <m:t>T</m:t>
        </m:r>
      </m:oMath>
      <w:ins w:id="6927" w:author="PR Preview" w:date="2026-01-01T00:00:00Z">
        <w:r>
          <w:t xml:space="preserve">.</w:t>
        </w:r>
      </w:ins>
      <w:ins w:id="6928" w:author="PR Preview" w:date="2026-01-01T00:00:00Z">
        <w:r>
          <w:t xml:space="preserve"> </w:t>
        </w:r>
      </w:ins>
      <w:ins w:id="6929" w:author="PR Preview" w:date="2026-01-01T00:00:00Z">
        <w:r>
          <w:t xml:space="preserve">Together with</w:t>
        </w:r>
      </w:ins>
      <w:ins w:id="6930" w:author="PR Preview" w:date="2026-01-01T00:00:00Z">
        <w:r>
          <w:t xml:space="preserve"> </w:t>
        </w:r>
      </w:ins>
      <m:oMath>
        <m:r>
          <m:rPr>
            <m:scr m:val="script"/>
            <m:sty m:val="p"/>
          </m:rPr>
          <m:t>T</m:t>
        </m:r>
        <m:r>
          <m:rPr>
            <m:sty m:val="p"/>
          </m:rPr>
          <m:t>⊆</m:t>
        </m:r>
        <m:r>
          <m:rPr>
            <m:scr m:val="script"/>
            <m:sty m:val="p"/>
          </m:rPr>
          <m:t>S</m:t>
        </m:r>
      </m:oMath>
      <w:ins w:id="6931" w:author="PR Preview" w:date="2026-01-01T00:00:00Z">
        <w:r>
          <w:t xml:space="preserve">,</w:t>
        </w:r>
      </w:ins>
      <w:ins w:id="6932" w:author="PR Preview" w:date="2026-01-01T00:00:00Z">
        <w:r>
          <w:t xml:space="preserve"> </w:t>
        </w:r>
      </w:ins>
      <w:ins w:id="6933" w:author="PR Preview" w:date="2026-01-01T00:00:00Z">
        <w:r>
          <w:t xml:space="preserve">this inclusion gives</w:t>
        </w:r>
      </w:ins>
      <w:ins w:id="6934" w:author="PR Preview" w:date="2026-01-01T00:00:00Z">
        <w:r>
          <w:t xml:space="preserve"> </w:t>
        </w:r>
      </w:ins>
      <m:oMath>
        <m:r>
          <m:rPr>
            <m:scr m:val="script"/>
            <m:sty m:val="p"/>
          </m:rPr>
          <m:t>T</m:t>
        </m:r>
        <m:r>
          <m:rPr>
            <m:sty m:val="p"/>
          </m:rPr>
          <m:t>=</m:t>
        </m:r>
        <m:r>
          <m:rPr>
            <m:scr m:val="script"/>
            <m:sty m:val="p"/>
          </m:rPr>
          <m:t>S</m:t>
        </m:r>
      </m:oMath>
      <w:ins w:id="6935" w:author="PR Preview" w:date="2026-01-01T00:00:00Z">
        <w:r>
          <w:t xml:space="preserve">.</w:t>
        </w:r>
      </w:ins>
    </w:p>
    <w:bookmarkStart w:id="235" w:name="exm-subspace-equal-dim"/>
    <w:p>
      <w:pPr>
        <w:pStyle w:val="BodyText"/>
      </w:pPr>
      <w:ins w:id="6936" w:author="PR Preview" w:date="2026-01-01T00:00:00Z">
        <w:r>
          <w:rPr>
            <w:b/>
            <w:bCs/>
          </w:rPr>
          <w:t xml:space="preserve">Example 54 (Two independent vectors in a plane span it)</w:t>
        </w:r>
      </w:ins>
      <w:ins w:id="6937" w:author="PR Preview" w:date="2026-01-01T00:00:00Z">
        <w:r>
          <w:t xml:space="preserve"> </w:t>
        </w:r>
      </w:ins>
      <w:ins w:id="6938" w:author="PR Preview" w:date="2026-01-01T00:00:00Z">
        <w:r>
          <w:t xml:space="preserve">Let</w:t>
        </w:r>
      </w:ins>
      <w:ins w:id="6939" w:author="PR Preview" w:date="2026-01-01T00:00:00Z">
        <w:r>
          <w:t xml:space="preserve"> </w:t>
        </w:r>
      </w:ins>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ins w:id="6940" w:author="PR Preview" w:date="2026-01-01T00:00:00Z">
        <w:r>
          <w:t xml:space="preserve">,</w:t>
        </w:r>
      </w:ins>
      <w:ins w:id="6941" w:author="PR Preview" w:date="2026-01-01T00:00:00Z">
        <w:r>
          <w:t xml:space="preserve"> </w:t>
        </w:r>
      </w:ins>
      <w:ins w:id="6942" w:author="PR Preview" w:date="2026-01-01T00:00:00Z">
        <w:r>
          <w:t xml:space="preserve">the plane</w:t>
        </w:r>
      </w:ins>
      <w:ins w:id="6943" w:author="PR Preview" w:date="2026-01-01T00:00:00Z">
        <w:r>
          <w:t xml:space="preserve"> </w:t>
        </w:r>
      </w:ins>
      <m:oMath>
        <m:r>
          <m:t>z</m:t>
        </m:r>
        <m:r>
          <m:rPr>
            <m:sty m:val="p"/>
          </m:rPr>
          <m:t>=</m:t>
        </m:r>
        <m:r>
          <m:t>0</m:t>
        </m:r>
      </m:oMath>
      <w:ins w:id="6944" w:author="PR Preview" w:date="2026-01-01T00:00:00Z">
        <w:r>
          <w:t xml:space="preserve">, which has dimension</w:t>
        </w:r>
      </w:ins>
      <w:ins w:id="6945" w:author="PR Preview" w:date="2026-01-01T00:00:00Z">
        <w:r>
          <w:t xml:space="preserve"> </w:t>
        </w:r>
      </w:ins>
      <m:oMath>
        <m:r>
          <m:t>2</m:t>
        </m:r>
      </m:oMath>
      <w:ins w:id="6946" w:author="PR Preview" w:date="2026-01-01T00:00:00Z">
        <w:r>
          <w:t xml:space="preserve"> </w:t>
        </w:r>
      </w:ins>
      <w:ins w:id="6947" w:author="PR Preview" w:date="2026-01-01T00:00:00Z">
        <w:r>
          <w:t xml:space="preserve">(</w:t>
        </w:r>
      </w:ins>
      <w:hyperlink w:anchor="exm-dimension">
        <w:ins w:id="6948" w:author="PR Preview" w:date="2026-01-01T00:00:00Z">
          <w:r>
            <w:rPr>
              <w:rStyle w:val="Hyperlink"/>
            </w:rPr>
            <w:t xml:space="preserve">Example 50</w:t>
          </w:r>
        </w:ins>
      </w:hyperlink>
      <w:ins w:id="6949" w:author="PR Preview" w:date="2026-01-01T00:00:00Z">
        <w:r>
          <w:t xml:space="preserve">),</w:t>
        </w:r>
      </w:ins>
      <w:ins w:id="6950" w:author="PR Preview" w:date="2026-01-01T00:00:00Z">
        <w:r>
          <w:t xml:space="preserve"> </w:t>
        </w:r>
      </w:ins>
      <w:ins w:id="6951" w:author="PR Preview" w:date="2026-01-01T00:00:00Z">
        <w:r>
          <w:t xml:space="preserve">and let</w:t>
        </w:r>
      </w:ins>
      <w:ins w:id="6952" w:author="PR Preview" w:date="2026-01-01T00:00:00Z">
        <w:r>
          <w:t xml:space="preserve"> </w:t>
        </w:r>
      </w:ins>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ins w:id="6953" w:author="PR Preview" w:date="2026-01-01T00:00:00Z">
        <w:r>
          <w:t xml:space="preserve">.</w:t>
        </w:r>
      </w:ins>
      <w:ins w:id="6954" w:author="PR Preview" w:date="2026-01-01T00:00:00Z">
        <w:r>
          <w:t xml:space="preserve"> </w:t>
        </w:r>
      </w:ins>
      <w:ins w:id="6955" w:author="PR Preview" w:date="2026-01-01T00:00:00Z">
        <w:r>
          <w:t xml:space="preserve">Both vectors have third entry</w:t>
        </w:r>
      </w:ins>
      <w:ins w:id="6956" w:author="PR Preview" w:date="2026-01-01T00:00:00Z">
        <w:r>
          <w:t xml:space="preserve"> </w:t>
        </w:r>
      </w:ins>
      <m:oMath>
        <m:r>
          <m:t>0</m:t>
        </m:r>
      </m:oMath>
      <w:ins w:id="6957" w:author="PR Preview" w:date="2026-01-01T00:00:00Z">
        <w:r>
          <w:t xml:space="preserve">, so</w:t>
        </w:r>
      </w:ins>
      <w:ins w:id="6958" w:author="PR Preview" w:date="2026-01-01T00:00:00Z">
        <w:r>
          <w:t xml:space="preserve"> </w:t>
        </w:r>
      </w:ins>
      <m:oMath>
        <m:r>
          <m:rPr>
            <m:scr m:val="script"/>
            <m:sty m:val="p"/>
          </m:rPr>
          <m:t>T</m:t>
        </m:r>
        <m:r>
          <m:rPr>
            <m:sty m:val="p"/>
          </m:rPr>
          <m:t>⊆</m:t>
        </m:r>
        <m:r>
          <m:rPr>
            <m:scr m:val="script"/>
            <m:sty m:val="p"/>
          </m:rPr>
          <m:t>S</m:t>
        </m:r>
      </m:oMath>
      <w:ins w:id="6959" w:author="PR Preview" w:date="2026-01-01T00:00:00Z">
        <w:r>
          <w:t xml:space="preserve">.</w:t>
        </w:r>
      </w:ins>
      <w:ins w:id="6960" w:author="PR Preview" w:date="2026-01-01T00:00:00Z">
        <w:r>
          <w:t xml:space="preserve"> </w:t>
        </w:r>
      </w:ins>
      <w:ins w:id="6961" w:author="PR Preview" w:date="2026-01-01T00:00:00Z">
        <w:r>
          <w:t xml:space="preserve">They are linearly independent:</w:t>
        </w:r>
      </w:ins>
      <w:ins w:id="6962" w:author="PR Preview" w:date="2026-01-01T00:00:00Z">
        <w:r>
          <w:t xml:space="preserve"> </w:t>
        </w:r>
      </w:ins>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ins w:id="6963" w:author="PR Preview" w:date="2026-01-01T00:00:00Z">
        <w:r>
          <w:t xml:space="preserve">,</w:t>
        </w:r>
      </w:ins>
      <w:ins w:id="6964" w:author="PR Preview" w:date="2026-01-01T00:00:00Z">
        <w:r>
          <w:t xml:space="preserve"> </w:t>
        </w:r>
      </w:ins>
      <w:ins w:id="6965" w:author="PR Preview" w:date="2026-01-01T00:00:00Z">
        <w:r>
          <w:t xml:space="preserve">which is</w:t>
        </w:r>
      </w:ins>
      <w:ins w:id="6966" w:author="PR Preview" w:date="2026-01-01T00:00:00Z">
        <w:r>
          <w:t xml:space="preserve"> </w:t>
        </w:r>
      </w:ins>
      <w:ins w:id="6967" w:author="PR Preview" w:date="2026-01-01T00:00:00Z">
        <w:r>
          <w:t xml:space="preserve">$\mathord{\smash[b]{\underset{\raise.3ex\hbox{$\scriptstyle\sim$}}{0}}\vphantom{0}}$</w:t>
        </w:r>
      </w:ins>
      <w:ins w:id="6968" w:author="PR Preview" w:date="2026-01-01T00:00:00Z">
        <w:r>
          <w:t xml:space="preserve"> </w:t>
        </w:r>
      </w:ins>
      <w:ins w:id="6969" w:author="PR Preview" w:date="2026-01-01T00:00:00Z">
        <w:r>
          <w:t xml:space="preserve">only if</w:t>
        </w:r>
      </w:ins>
      <w:ins w:id="6970" w:author="PR Preview" w:date="2026-01-01T00:00:00Z">
        <w:r>
          <w:t xml:space="preserve"> </w:t>
        </w:r>
      </w:ins>
      <m:oMath>
        <m:sSub>
          <m:e>
            <m:r>
              <m:t>c</m:t>
            </m:r>
          </m:e>
          <m:sub>
            <m:r>
              <m:t>2</m:t>
            </m:r>
          </m:sub>
        </m:sSub>
        <m:r>
          <m:rPr>
            <m:sty m:val="p"/>
          </m:rPr>
          <m:t>=</m:t>
        </m:r>
        <m:r>
          <m:t>0</m:t>
        </m:r>
      </m:oMath>
      <w:ins w:id="6971" w:author="PR Preview" w:date="2026-01-01T00:00:00Z">
        <w:r>
          <w:t xml:space="preserve"> </w:t>
        </w:r>
      </w:ins>
      <w:ins w:id="6972" w:author="PR Preview" w:date="2026-01-01T00:00:00Z">
        <w:r>
          <w:t xml:space="preserve">and then</w:t>
        </w:r>
      </w:ins>
      <w:ins w:id="6973" w:author="PR Preview" w:date="2026-01-01T00:00:00Z">
        <w:r>
          <w:t xml:space="preserve"> </w:t>
        </w:r>
      </w:ins>
      <m:oMath>
        <m:sSub>
          <m:e>
            <m:r>
              <m:t>c</m:t>
            </m:r>
          </m:e>
          <m:sub>
            <m:r>
              <m:t>1</m:t>
            </m:r>
          </m:sub>
        </m:sSub>
        <m:r>
          <m:rPr>
            <m:sty m:val="p"/>
          </m:rPr>
          <m:t>=</m:t>
        </m:r>
        <m:r>
          <m:t>0</m:t>
        </m:r>
      </m:oMath>
      <w:ins w:id="6974" w:author="PR Preview" w:date="2026-01-01T00:00:00Z">
        <w:r>
          <w:t xml:space="preserve">.</w:t>
        </w:r>
      </w:ins>
      <w:ins w:id="6975" w:author="PR Preview" w:date="2026-01-01T00:00:00Z">
        <w:r>
          <w:t xml:space="preserve"> </w:t>
        </w:r>
      </w:ins>
      <w:ins w:id="6976" w:author="PR Preview" w:date="2026-01-01T00:00:00Z">
        <w:r>
          <w:t xml:space="preserve">So</w:t>
        </w:r>
      </w:ins>
      <w:ins w:id="6977" w:author="PR Preview" w:date="2026-01-01T00:00:00Z">
        <w:r>
          <w:t xml:space="preserve"> </w:t>
        </w:r>
      </w:ins>
      <m:oMath>
        <m:r>
          <m:rPr>
            <m:sty m:val="p"/>
          </m:rPr>
          <m:t>dim</m:t>
        </m:r>
        <m:r>
          <m:rPr>
            <m:sty m:val="p"/>
          </m:rPr>
          <m:t>(</m:t>
        </m:r>
        <m:r>
          <m:rPr>
            <m:scr m:val="script"/>
            <m:sty m:val="p"/>
          </m:rPr>
          <m:t>T</m:t>
        </m:r>
        <m:r>
          <m:rPr>
            <m:sty m:val="p"/>
          </m:rPr>
          <m:t>)</m:t>
        </m:r>
        <m:r>
          <m:rPr>
            <m:sty m:val="p"/>
          </m:rPr>
          <m:t>=</m:t>
        </m:r>
        <m:r>
          <m:t>2</m:t>
        </m:r>
      </m:oMath>
      <w:ins w:id="6978" w:author="PR Preview" w:date="2026-01-01T00:00:00Z">
        <w:r>
          <w:t xml:space="preserve">,</w:t>
        </w:r>
      </w:ins>
      <w:ins w:id="6979" w:author="PR Preview" w:date="2026-01-01T00:00:00Z">
        <w:r>
          <w:t xml:space="preserve"> </w:t>
        </w:r>
      </w:ins>
      <w:ins w:id="6980" w:author="PR Preview" w:date="2026-01-01T00:00:00Z">
        <w:r>
          <w:t xml:space="preserve">and</w:t>
        </w:r>
      </w:ins>
      <w:ins w:id="6981" w:author="PR Preview" w:date="2026-01-01T00:00:00Z">
        <w:r>
          <w:t xml:space="preserve"> </w:t>
        </w:r>
      </w:ins>
      <w:hyperlink w:anchor="thm-subspace-equal-dim">
        <w:ins w:id="6982" w:author="PR Preview" w:date="2026-01-01T00:00:00Z">
          <w:r>
            <w:rPr>
              <w:rStyle w:val="Hyperlink"/>
            </w:rPr>
            <w:t xml:space="preserve">Theorem 31</w:t>
          </w:r>
        </w:ins>
      </w:hyperlink>
      <w:ins w:id="6983" w:author="PR Preview" w:date="2026-01-01T00:00:00Z">
        <w:r>
          <w:t xml:space="preserve"> </w:t>
        </w:r>
      </w:ins>
      <w:ins w:id="6984" w:author="PR Preview" w:date="2026-01-01T00:00:00Z">
        <w:r>
          <w:t xml:space="preserve">gives</w:t>
        </w:r>
      </w:ins>
      <w:ins w:id="6985" w:author="PR Preview" w:date="2026-01-01T00:00:00Z">
        <w:r>
          <w:t xml:space="preserve"> </w:t>
        </w:r>
      </w:ins>
      <m:oMath>
        <m:r>
          <m:rPr>
            <m:scr m:val="script"/>
            <m:sty m:val="p"/>
          </m:rPr>
          <m:t>T</m:t>
        </m:r>
        <m:r>
          <m:rPr>
            <m:sty m:val="p"/>
          </m:rPr>
          <m:t>=</m:t>
        </m:r>
        <m:r>
          <m:rPr>
            <m:scr m:val="script"/>
            <m:sty m:val="p"/>
          </m:rPr>
          <m:t>S</m:t>
        </m:r>
      </m:oMath>
      <w:ins w:id="6986" w:author="PR Preview" w:date="2026-01-01T00:00:00Z">
        <w:r>
          <w:t xml:space="preserve"> </w:t>
        </w:r>
      </w:ins>
      <w:ins w:id="6987" w:author="PR Preview" w:date="2026-01-01T00:00:00Z">
        <w:r>
          <w:t xml:space="preserve">without solving for any coefficients.</w:t>
        </w:r>
      </w:ins>
      <w:ins w:id="6988" w:author="PR Preview" w:date="2026-01-01T00:00:00Z">
        <w:r>
          <w:t xml:space="preserve"> </w:t>
        </w:r>
      </w:ins>
      <w:ins w:id="6989" w:author="PR Preview" w:date="2026-01-01T00:00:00Z">
        <w:r>
          <w:t xml:space="preserve">As a check,</w:t>
        </w:r>
      </w:ins>
      <w:ins w:id="6990" w:author="PR Preview" w:date="2026-01-01T00:00:00Z">
        <w:r>
          <w:t xml:space="preserve"> </w:t>
        </w:r>
      </w:ins>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ins w:id="6991" w:author="PR Preview" w:date="2026-01-01T00:00:00Z">
        <w:r>
          <w:t xml:space="preserve">.</w:t>
        </w:r>
      </w:ins>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limLow>
                <m:e>
                  <m:r>
                    <m:t>x</m:t>
                  </m:r>
                </m:e>
                <m:lim>
                  <m:r>
                    <m:rPr>
                      <m:sty m:val="p"/>
                    </m:rPr>
                    <m:t>∼</m:t>
                  </m:r>
                </m:lim>
              </m:limLow>
              <m:r>
                <m:rPr>
                  <m:sty m:val="p"/>
                </m:rPr>
                <m:t>:</m:t>
              </m:r>
              <m:limLow>
                <m:e>
                  <m:r>
                    <m:t>x</m:t>
                  </m:r>
                </m:e>
                <m:lim>
                  <m:r>
                    <m:rPr>
                      <m:sty m:val="p"/>
                    </m:rPr>
                    <m:t>∼</m:t>
                  </m:r>
                </m:lim>
              </m:limLow>
              <m:r>
                <m:rPr>
                  <m:sty m:val="p"/>
                </m:rPr>
                <m:t>∈</m:t>
              </m:r>
              <m:sSup>
                <m:e>
                  <m:r>
                    <m:rPr>
                      <m:scr m:val="double-struck"/>
                      <m:sty m:val="p"/>
                    </m:rPr>
                    <m:t>R</m:t>
                  </m:r>
                </m:e>
                <m:sup>
                  <m:r>
                    <m:t>n</m:t>
                  </m:r>
                </m:sup>
              </m:sSup>
            </m:e>
          </m:d>
          <m:r>
            <m:t>​</m:t>
          </m:r>
          <m:r>
            <m:rPr>
              <m:sty m:val="p"/>
            </m:rPr>
            <m:t>,</m:t>
          </m:r>
        </m:oMath>
      </m:oMathPara>
    </w:p>
    <w:p>
      <w:pPr>
        <w:pStyle w:val="FirstParagraph"/>
      </w:pPr>
      <w:del w:id="6992" w:author="PR Preview" w:date="2026-01-01T00:00:00Z">
        <w:r>
          <w:delText xml:space="preserve">the set of all vectors</w:delText>
        </w:r>
      </w:del>
      <w:del w:id="6993" w:author="PR Preview" w:date="2026-01-01T00:00:00Z">
        <w:r>
          <w:delText xml:space="preserve"> </w:delText>
        </w:r>
      </w:del>
      <m:oMath>
        <m:r>
          <m:rPr>
            <m:sty m:val="bi"/>
          </m:rPr>
          <m:t>A</m:t>
        </m:r>
        <m:limLow>
          <m:e>
            <m:r>
              <m:t>x</m:t>
            </m:r>
          </m:e>
          <m:lim>
            <m:r>
              <m:rPr>
                <m:sty m:val="p"/>
              </m:rPr>
              <m:t>∼</m:t>
            </m:r>
          </m:lim>
        </m:limLow>
      </m:oMath>
      <w:del w:id="6994" w:author="PR Preview" w:date="2026-01-01T00:00:00Z">
        <w:r>
          <w:delText xml:space="preserve"> </w:delText>
        </w:r>
      </w:del>
      <w:del w:id="6995" w:author="PR Preview" w:date="2026-01-01T00:00:00Z">
        <w:r>
          <w:delText xml:space="preserve">in</w:delText>
        </w:r>
      </w:del>
      <w:del w:id="6996" w:author="PR Preview" w:date="2026-01-01T00:00:00Z">
        <w:r>
          <w:delText xml:space="preserve"> </w:delText>
        </w:r>
      </w:del>
      <m:oMath>
        <m:sSup>
          <m:e>
            <m:r>
              <m:rPr>
                <m:scr m:val="double-struck"/>
                <m:sty m:val="p"/>
              </m:rPr>
              <m:t>R</m:t>
            </m:r>
          </m:e>
          <m:sup>
            <m:r>
              <m:t>m</m:t>
            </m:r>
          </m:sup>
        </m:sSup>
      </m:oMath>
      <w:del w:id="6997" w:author="PR Preview" w:date="2026-01-01T00:00:00Z">
        <w:r>
          <w:delText xml:space="preserve">.</w:delText>
        </w:r>
      </w:del>
      <w:del w:id="6998" w:author="PR Preview" w:date="2026-01-01T00:00:00Z">
        <w:r>
          <w:delText xml:space="preserve"> </w:delText>
        </w:r>
      </w:del>
      <w:del w:id="6999" w:author="PR Preview" w:date="2026-01-01T00:00:00Z">
        <w:r>
          <w:delText xml:space="preserve">It is also called the</w:delText>
        </w:r>
      </w:del>
      <w:del w:id="7000" w:author="PR Preview" w:date="2026-01-01T00:00:00Z">
        <w:r>
          <w:delText xml:space="preserve"> </w:delText>
        </w:r>
      </w:del>
      <w:del w:id="7001" w:author="PR Preview" w:date="2026-01-01T00:00:00Z">
        <w:r>
          <w:rPr>
            <w:b/>
            <w:bCs/>
          </w:rPr>
          <w:delText xml:space="preserve">range</w:delText>
        </w:r>
      </w:del>
      <w:del w:id="7002" w:author="PR Preview" w:date="2026-01-01T00:00:00Z">
        <w:r>
          <w:delText xml:space="preserve"> </w:delText>
        </w:r>
      </w:del>
      <w:del w:id="7003" w:author="PR Preview" w:date="2026-01-01T00:00:00Z">
        <w:r>
          <w:delText xml:space="preserve">or</w:delText>
        </w:r>
      </w:del>
      <w:del w:id="7004" w:author="PR Preview" w:date="2026-01-01T00:00:00Z">
        <w:r>
          <w:delText xml:space="preserve"> </w:delText>
        </w:r>
      </w:del>
      <w:del w:id="7005" w:author="PR Preview" w:date="2026-01-01T00:00:00Z">
        <w:r>
          <w:rPr>
            <w:b/>
            <w:bCs/>
          </w:rPr>
          <w:delText xml:space="preserve">image</w:delText>
        </w:r>
      </w:del>
      <w:del w:id="7006" w:author="PR Preview" w:date="2026-01-01T00:00:00Z">
        <w:r>
          <w:delText xml:space="preserve"> </w:delText>
        </w:r>
      </w:del>
      <w:del w:id="7007" w:author="PR Preview" w:date="2026-01-01T00:00:00Z">
        <w:r>
          <w:delText xml:space="preserve">of</w:delText>
        </w:r>
      </w:del>
      <w:del w:id="7008" w:author="PR Preview" w:date="2026-01-01T00:00:00Z">
        <w:r>
          <w:delText xml:space="preserve"> </w:delText>
        </w:r>
      </w:del>
      <m:oMath>
        <m:r>
          <m:rPr>
            <m:sty m:val="bi"/>
          </m:rPr>
          <m:t>A</m:t>
        </m:r>
      </m:oMath>
      <w:del w:id="7009" w:author="PR Preview" w:date="2026-01-01T00:00:00Z">
        <w:r>
          <w:delText xml:space="preserve">.</w:delText>
        </w:r>
      </w:del>
    </w:p>
    <w:p>
      <w:pPr>
        <w:pStyle w:val="BodyText"/>
      </w:pPr>
      <w:ins w:id="7010" w:author="PR Preview" w:date="2026-01-01T00:00:00Z">
        <w:r>
          <w:t xml:space="preserve">$$
    \mathcal{C}(\mathbf{A})
    \stackrel{\text{def}}{=}
    \mathopen{}\left\{\mathbf{A} \mathord{\smash[b]{\underset{\raise.3ex\hbox{$\scriptstyle\sim$}}{x}}\vphantom{x}} : \mathord{\smash[b]{\underset{\raise.3ex\hbox{$\scriptstyle\sim$}}{x}}\vphantom{x}} \in \mathbb{R}^n\right\}\mathclose{},
    $$</w:t>
        </w:r>
      </w:ins>
    </w:p>
    <w:p>
      <w:pPr>
        <w:pStyle w:val="FirstParagraph"/>
      </w:pPr>
      <w:ins w:id="7011" w:author="PR Preview" w:date="2026-01-01T00:00:00Z">
        <w:r>
          <w:t xml:space="preserve">the set of all vectors</w:t>
        </w:r>
      </w:ins>
      <w:ins w:id="7012" w:author="PR Preview" w:date="2026-01-01T00:00:00Z">
        <w:r>
          <w:t xml:space="preserve"> </w:t>
        </w:r>
      </w:ins>
      <w:ins w:id="7013" w:author="PR Preview" w:date="2026-01-01T00:00:00Z">
        <w:r>
          <w:t xml:space="preserve">$\mathbf{A} \mathord{\smash[b]{\underset{\raise.3ex\hbox{$\scriptstyle\sim$}}{x}}\vphantom{x}}$</w:t>
        </w:r>
      </w:ins>
      <w:ins w:id="7014" w:author="PR Preview" w:date="2026-01-01T00:00:00Z">
        <w:r>
          <w:t xml:space="preserve"> </w:t>
        </w:r>
      </w:ins>
      <w:ins w:id="7015" w:author="PR Preview" w:date="2026-01-01T00:00:00Z">
        <w:r>
          <w:t xml:space="preserve">in</w:t>
        </w:r>
      </w:ins>
      <w:ins w:id="7016" w:author="PR Preview" w:date="2026-01-01T00:00:00Z">
        <w:r>
          <w:t xml:space="preserve"> </w:t>
        </w:r>
      </w:ins>
      <m:oMath>
        <m:sSup>
          <m:e>
            <m:r>
              <m:rPr>
                <m:scr m:val="double-struck"/>
                <m:sty m:val="p"/>
              </m:rPr>
              <m:t>R</m:t>
            </m:r>
          </m:e>
          <m:sup>
            <m:r>
              <m:t>m</m:t>
            </m:r>
          </m:sup>
        </m:sSup>
      </m:oMath>
      <w:ins w:id="7017" w:author="PR Preview" w:date="2026-01-01T00:00:00Z">
        <w:r>
          <w:t xml:space="preserve">.</w:t>
        </w:r>
      </w:ins>
      <w:ins w:id="7018" w:author="PR Preview" w:date="2026-01-01T00:00:00Z">
        <w:r>
          <w:t xml:space="preserve"> </w:t>
        </w:r>
      </w:ins>
      <w:ins w:id="7019" w:author="PR Preview" w:date="2026-01-01T00:00:00Z">
        <w:r>
          <w:t xml:space="preserve">It is also called the</w:t>
        </w:r>
      </w:ins>
      <w:ins w:id="7020" w:author="PR Preview" w:date="2026-01-01T00:00:00Z">
        <w:r>
          <w:t xml:space="preserve"> </w:t>
        </w:r>
      </w:ins>
      <w:ins w:id="7021" w:author="PR Preview" w:date="2026-01-01T00:00:00Z">
        <w:r>
          <w:rPr>
            <w:b/>
            <w:bCs/>
          </w:rPr>
          <w:t xml:space="preserve">range</w:t>
        </w:r>
      </w:ins>
      <w:ins w:id="7022" w:author="PR Preview" w:date="2026-01-01T00:00:00Z">
        <w:r>
          <w:t xml:space="preserve"> </w:t>
        </w:r>
      </w:ins>
      <w:ins w:id="7023" w:author="PR Preview" w:date="2026-01-01T00:00:00Z">
        <w:r>
          <w:t xml:space="preserve">or</w:t>
        </w:r>
      </w:ins>
      <w:ins w:id="7024" w:author="PR Preview" w:date="2026-01-01T00:00:00Z">
        <w:r>
          <w:t xml:space="preserve"> </w:t>
        </w:r>
      </w:ins>
      <w:ins w:id="7025" w:author="PR Preview" w:date="2026-01-01T00:00:00Z">
        <w:r>
          <w:rPr>
            <w:b/>
            <w:bCs/>
          </w:rPr>
          <w:t xml:space="preserve">image</w:t>
        </w:r>
      </w:ins>
      <w:ins w:id="7026" w:author="PR Preview" w:date="2026-01-01T00:00:00Z">
        <w:r>
          <w:t xml:space="preserve"> </w:t>
        </w:r>
      </w:ins>
      <w:ins w:id="7027" w:author="PR Preview" w:date="2026-01-01T00:00:00Z">
        <w:r>
          <w:t xml:space="preserve">of</w:t>
        </w:r>
      </w:ins>
      <w:ins w:id="7028" w:author="PR Preview" w:date="2026-01-01T00:00:00Z">
        <w:r>
          <w:t xml:space="preserve"> </w:t>
        </w:r>
      </w:ins>
      <m:oMath>
        <m:r>
          <m:rPr>
            <m:sty m:val="bi"/>
          </m:rPr>
          <m:t>A</m:t>
        </m:r>
      </m:oMath>
      <w:ins w:id="7029" w:author="PR Preview" w:date="2026-01-01T00:00:00Z">
        <w:r>
          <w:t xml:space="preserve">.</w:t>
        </w:r>
      </w:ins>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del w:id="7030" w:author="PR Preview" w:date="2026-01-01T00:00:00Z">
        <w:r>
          <w:delText xml:space="preserve">For any</w:delText>
        </w:r>
      </w:del>
      <w:del w:id="7031" w:author="PR Preview" w:date="2026-01-01T00:00:00Z">
        <w:r>
          <w:delText xml:space="preserve"> </w:delText>
        </w:r>
      </w:del>
      <m:oMath>
        <m:limLow>
          <m:e>
            <m:r>
              <m:t>x</m:t>
            </m:r>
          </m:e>
          <m:lim>
            <m:r>
              <m:rPr>
                <m:sty m:val="p"/>
              </m:rPr>
              <m:t>∼</m:t>
            </m:r>
          </m:lim>
        </m:limLow>
        <m:r>
          <m:rPr>
            <m:sty m:val="p"/>
          </m:rPr>
          <m:t>∈</m:t>
        </m:r>
        <m:sSup>
          <m:e>
            <m:r>
              <m:rPr>
                <m:scr m:val="double-struck"/>
                <m:sty m:val="p"/>
              </m:rPr>
              <m:t>R</m:t>
            </m:r>
          </m:e>
          <m:sup>
            <m:r>
              <m:t>3</m:t>
            </m:r>
          </m:sup>
        </m:sSup>
      </m:oMath>
      <w:del w:id="7032" w:author="PR Preview" w:date="2026-01-01T00:00:00Z">
        <w:r>
          <w:delText xml:space="preserve">,</w:delText>
        </w:r>
      </w:del>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ins w:id="7033" w:author="PR Preview" w:date="2026-01-01T00:00:00Z">
        <w:r>
          <w:t xml:space="preserve">For any</w:t>
        </w:r>
      </w:ins>
      <w:ins w:id="7034" w:author="PR Preview" w:date="2026-01-01T00:00:00Z">
        <w:r>
          <w:t xml:space="preserve"> </w:t>
        </w:r>
      </w:ins>
      <w:ins w:id="7035" w:author="PR Preview" w:date="2026-01-01T00:00:00Z">
        <w:r>
          <w:t xml:space="preserve">$\mathord{\smash[b]{\underset{\raise.3ex\hbox{$\scriptstyle\sim$}}{x}}\vphantom{x}} \in \mathbb{R}^3$</w:t>
        </w:r>
      </w:ins>
      <w:ins w:id="7036" w:author="PR Preview" w:date="2026-01-01T00:00:00Z">
        <w:r>
          <w:t xml:space="preserve">,</w:t>
        </w:r>
      </w:ins>
    </w:p>
    <w:p>
      <w:pPr>
        <w:pStyle w:val="BodyText"/>
      </w:pPr>
      <w:ins w:id="7037" w:author="PR Preview" w:date="2026-01-01T00:00:00Z">
        <w:r>
          <w:t xml:space="preserve">$$
    \begin{aligned}
    \mathbf{A} \mathord{\smash[b]{\underset{\raise.3ex\hbox{$\scriptstyle\sim$}}{x}}\vphantom{x}} &amp;= (x_1 - 2x_2 - 2x_3,\; 3\,(x_1 - 2x_2 - 2x_3)) \\
    &amp;= (x_1 - 2x_2 - 2x_3)\,(1, 3)
    \end{aligned}
    $$</w:t>
        </w:r>
      </w:ins>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del w:id="7038" w:author="PR Preview" w:date="2026-01-01T00:00:00Z">
        <w:r>
          <w:rPr>
            <w:b/>
            <w:bCs/>
          </w:rPr>
          <w:delText xml:space="preserve">Theorem 32 (The column space is the span of the columns)</w:delText>
        </w:r>
      </w:del>
      <w:del w:id="7039" w:author="PR Preview" w:date="2026-01-01T00:00:00Z">
        <w:r>
          <w:delText xml:space="preserve"> </w:delText>
        </w:r>
      </w:del>
      <w:del w:id="7040" w:author="PR Preview" w:date="2026-01-01T00:00:00Z">
        <w:r>
          <w:delText xml:space="preserve">If</w:delText>
        </w:r>
      </w:del>
      <w:del w:id="7041" w:author="PR Preview" w:date="2026-01-01T00:00:00Z">
        <w:r>
          <w:delText xml:space="preserve"> </w:delText>
        </w:r>
      </w:del>
      <m:oMath>
        <m:r>
          <m:rPr>
            <m:sty m:val="bi"/>
          </m:rPr>
          <m:t>A</m:t>
        </m:r>
      </m:oMath>
      <w:del w:id="7042" w:author="PR Preview" w:date="2026-01-01T00:00:00Z">
        <w:r>
          <w:delText xml:space="preserve"> </w:delText>
        </w:r>
      </w:del>
      <w:del w:id="7043" w:author="PR Preview" w:date="2026-01-01T00:00:00Z">
        <w:r>
          <w:delText xml:space="preserve">is an</w:delText>
        </w:r>
      </w:del>
      <w:del w:id="7044" w:author="PR Preview" w:date="2026-01-01T00:00:00Z">
        <w:r>
          <w:delText xml:space="preserve"> </w:delText>
        </w:r>
      </w:del>
      <m:oMath>
        <m:r>
          <m:t>m</m:t>
        </m:r>
        <m:r>
          <m:rPr>
            <m:sty m:val="p"/>
          </m:rPr>
          <m:t>×</m:t>
        </m:r>
        <m:r>
          <m:t>n</m:t>
        </m:r>
      </m:oMath>
      <w:del w:id="7045" w:author="PR Preview" w:date="2026-01-01T00:00:00Z">
        <w:r>
          <w:delText xml:space="preserve"> </w:delText>
        </w:r>
      </w:del>
      <w:del w:id="7046" w:author="PR Preview" w:date="2026-01-01T00:00:00Z">
        <w:r>
          <w:delText xml:space="preserve">matrix</w:delText>
        </w:r>
      </w:del>
      <w:del w:id="7047" w:author="PR Preview" w:date="2026-01-01T00:00:00Z">
        <w:r>
          <w:delText xml:space="preserve"> </w:delText>
        </w:r>
      </w:del>
      <w:del w:id="7048" w:author="PR Preview" w:date="2026-01-01T00:00:00Z">
        <w:r>
          <w:delText xml:space="preserve">with columns</w:delText>
        </w:r>
      </w:del>
      <w:del w:id="7049" w:author="PR Preview" w:date="2026-01-01T00:00:00Z">
        <w:r>
          <w:delText xml:space="preserve"> </w:delText>
        </w:r>
      </w:del>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del w:id="7050" w:author="PR Preview" w:date="2026-01-01T00:00:00Z">
        <w:r>
          <w:delText xml:space="preserve">, then</w:delText>
        </w:r>
      </w:del>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e>
          </m:d>
          <m:r>
            <m:t>​</m:t>
          </m:r>
          <m:r>
            <m:rPr>
              <m:sty m:val="p"/>
            </m:rPr>
            <m:t>,</m:t>
          </m:r>
        </m:oMath>
      </m:oMathPara>
    </w:p>
    <w:p>
      <w:pPr>
        <w:pStyle w:val="BodyText"/>
      </w:pPr>
      <w:ins w:id="7051" w:author="PR Preview" w:date="2026-01-01T00:00:00Z">
        <w:r>
          <w:rPr>
            <w:b/>
            <w:bCs/>
          </w:rPr>
          <w:t xml:space="preserve">Theorem 32 (The column space is the span of the columns)</w:t>
        </w:r>
      </w:ins>
      <w:ins w:id="7052" w:author="PR Preview" w:date="2026-01-01T00:00:00Z">
        <w:r>
          <w:t xml:space="preserve"> </w:t>
        </w:r>
      </w:ins>
      <w:ins w:id="7053" w:author="PR Preview" w:date="2026-01-01T00:00:00Z">
        <w:r>
          <w:t xml:space="preserve">If</w:t>
        </w:r>
      </w:ins>
      <w:ins w:id="7054" w:author="PR Preview" w:date="2026-01-01T00:00:00Z">
        <w:r>
          <w:t xml:space="preserve"> </w:t>
        </w:r>
      </w:ins>
      <m:oMath>
        <m:r>
          <m:rPr>
            <m:sty m:val="bi"/>
          </m:rPr>
          <m:t>A</m:t>
        </m:r>
      </m:oMath>
      <w:ins w:id="7055" w:author="PR Preview" w:date="2026-01-01T00:00:00Z">
        <w:r>
          <w:t xml:space="preserve"> </w:t>
        </w:r>
      </w:ins>
      <w:ins w:id="7056" w:author="PR Preview" w:date="2026-01-01T00:00:00Z">
        <w:r>
          <w:t xml:space="preserve">is an</w:t>
        </w:r>
      </w:ins>
      <w:ins w:id="7057" w:author="PR Preview" w:date="2026-01-01T00:00:00Z">
        <w:r>
          <w:t xml:space="preserve"> </w:t>
        </w:r>
      </w:ins>
      <m:oMath>
        <m:r>
          <m:t>m</m:t>
        </m:r>
        <m:r>
          <m:rPr>
            <m:sty m:val="p"/>
          </m:rPr>
          <m:t>×</m:t>
        </m:r>
        <m:r>
          <m:t>n</m:t>
        </m:r>
      </m:oMath>
      <w:ins w:id="7058" w:author="PR Preview" w:date="2026-01-01T00:00:00Z">
        <w:r>
          <w:t xml:space="preserve"> </w:t>
        </w:r>
      </w:ins>
      <w:ins w:id="7059" w:author="PR Preview" w:date="2026-01-01T00:00:00Z">
        <w:r>
          <w:t xml:space="preserve">matrix</w:t>
        </w:r>
      </w:ins>
      <w:ins w:id="7060" w:author="PR Preview" w:date="2026-01-01T00:00:00Z">
        <w:r>
          <w:t xml:space="preserve"> </w:t>
        </w:r>
      </w:ins>
      <w:ins w:id="7061" w:author="PR Preview" w:date="2026-01-01T00:00:00Z">
        <w:r>
          <w:t xml:space="preserve">with columns</w:t>
        </w:r>
      </w:ins>
      <w:ins w:id="7062" w:author="PR Preview" w:date="2026-01-01T00:00:00Z">
        <w:r>
          <w:t xml:space="preserve"> </w:t>
        </w:r>
      </w:ins>
      <w:ins w:id="7063" w:author="PR Preview" w:date="2026-01-01T00:00:00Z">
        <w:r>
          <w:t xml:space="preserve">$\mathord{\smash[b]{\underset{\raise.3ex\hbox{$\scriptstyle\sim$}}{a}}\vphantom{a}}_1, \ldots, \mathord{\smash[b]{\underset{\raise.3ex\hbox{$\scriptstyle\sim$}}{a}}\vphantom{a}}_n$</w:t>
        </w:r>
      </w:ins>
      <w:ins w:id="7064" w:author="PR Preview" w:date="2026-01-01T00:00:00Z">
        <w:r>
          <w:t xml:space="preserve">, then</w:t>
        </w:r>
      </w:ins>
    </w:p>
    <w:p>
      <w:pPr>
        <w:pStyle w:val="BodyText"/>
      </w:pPr>
      <w:ins w:id="7065" w:author="PR Preview" w:date="2026-01-01T00:00:00Z">
        <w:r>
          <w:t xml:space="preserve">$$
    \mathcal{C}(\mathbf{A}) = \operatorname{span}\mathopen{}\left\{\mathord{\smash[b]{\underset{\raise.3ex\hbox{$\scriptstyle\sim$}}{a}}\vphantom{a}}_1, \ldots, \mathord{\smash[b]{\underset{\raise.3ex\hbox{$\scriptstyle\sim$}}{a}}\vphantom{a}}_n\right\}\mathclose{},
    $$</w:t>
        </w:r>
      </w:ins>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del w:id="7066" w:author="PR Preview" w:date="2026-01-01T00:00:00Z">
        <w:r>
          <w:rPr>
            <w:i/>
            <w:iCs/>
          </w:rPr>
          <w:delText xml:space="preserve">Proof</w:delText>
        </w:r>
      </w:del>
      <w:del w:id="7067" w:author="PR Preview" w:date="2026-01-01T00:00:00Z">
        <w:r>
          <w:delText xml:space="preserve">. </w:delText>
        </w:r>
      </w:del>
      <w:del w:id="7068" w:author="PR Preview" w:date="2026-01-01T00:00:00Z">
        <w:r>
          <w:delText xml:space="preserve">By</w:delText>
        </w:r>
      </w:del>
      <w:del w:id="7069" w:author="PR Preview" w:date="2026-01-01T00:00:00Z">
        <w:r>
          <w:delText xml:space="preserve"> </w:delText>
        </w:r>
      </w:del>
      <w:hyperlink w:anchor="thm-matvec-columns">
        <w:del w:id="7070" w:author="PR Preview" w:date="2026-01-01T00:00:00Z">
          <w:r>
            <w:rPr>
              <w:rStyle w:val="Hyperlink"/>
            </w:rPr>
            <w:delText xml:space="preserve">Theorem 23</w:delText>
          </w:r>
        </w:del>
      </w:hyperlink>
      <w:del w:id="7071" w:author="PR Preview" w:date="2026-01-01T00:00:00Z">
        <w:r>
          <w:delText xml:space="preserve">,</w:delText>
        </w:r>
      </w:del>
      <w:del w:id="7072" w:author="PR Preview" w:date="2026-01-01T00:00:00Z">
        <w:r>
          <w:delText xml:space="preserve"> </w:delText>
        </w:r>
      </w:del>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oMath>
      <w:del w:id="7073" w:author="PR Preview" w:date="2026-01-01T00:00:00Z">
        <w:r>
          <w:delText xml:space="preserve">,</w:delText>
        </w:r>
      </w:del>
      <w:del w:id="7074" w:author="PR Preview" w:date="2026-01-01T00:00:00Z">
        <w:r>
          <w:delText xml:space="preserve"> </w:delText>
        </w:r>
      </w:del>
      <w:del w:id="7075" w:author="PR Preview" w:date="2026-01-01T00:00:00Z">
        <w:r>
          <w:delText xml:space="preserve">and as</w:delText>
        </w:r>
      </w:del>
      <w:del w:id="7076" w:author="PR Preview" w:date="2026-01-01T00:00:00Z">
        <w:r>
          <w:delText xml:space="preserve"> </w:delText>
        </w:r>
      </w:del>
      <m:oMath>
        <m:limLow>
          <m:e>
            <m:r>
              <m:t>x</m:t>
            </m:r>
          </m:e>
          <m:lim>
            <m:r>
              <m:rPr>
                <m:sty m:val="p"/>
              </m:rPr>
              <m:t>∼</m:t>
            </m:r>
          </m:lim>
        </m:limLow>
      </m:oMath>
      <w:del w:id="7077" w:author="PR Preview" w:date="2026-01-01T00:00:00Z">
        <w:r>
          <w:delText xml:space="preserve"> </w:delText>
        </w:r>
      </w:del>
      <w:del w:id="7078" w:author="PR Preview" w:date="2026-01-01T00:00:00Z">
        <w:r>
          <w:delText xml:space="preserve">ranges over</w:delText>
        </w:r>
      </w:del>
      <w:del w:id="7079" w:author="PR Preview" w:date="2026-01-01T00:00:00Z">
        <w:r>
          <w:delText xml:space="preserve"> </w:delText>
        </w:r>
      </w:del>
      <m:oMath>
        <m:sSup>
          <m:e>
            <m:r>
              <m:rPr>
                <m:scr m:val="double-struck"/>
                <m:sty m:val="p"/>
              </m:rPr>
              <m:t>R</m:t>
            </m:r>
          </m:e>
          <m:sup>
            <m:r>
              <m:t>n</m:t>
            </m:r>
          </m:sup>
        </m:sSup>
      </m:oMath>
      <w:del w:id="7080" w:author="PR Preview" w:date="2026-01-01T00:00:00Z">
        <w:r>
          <w:delText xml:space="preserve">,</w:delText>
        </w:r>
      </w:del>
      <w:del w:id="7081" w:author="PR Preview" w:date="2026-01-01T00:00:00Z">
        <w:r>
          <w:delText xml:space="preserve"> </w:delText>
        </w:r>
      </w:del>
      <w:del w:id="7082" w:author="PR Preview" w:date="2026-01-01T00:00:00Z">
        <w:r>
          <w:delText xml:space="preserve">the coefficients</w:delText>
        </w:r>
      </w:del>
      <w:del w:id="7083" w:author="PR Preview" w:date="2026-01-01T00:00:00Z">
        <w:r>
          <w:delText xml:space="preserve"> </w:delText>
        </w:r>
      </w:del>
      <m:oMath>
        <m:sSub>
          <m:e>
            <m:r>
              <m:t>x</m:t>
            </m:r>
          </m:e>
          <m:sub>
            <m:r>
              <m:t>1</m:t>
            </m:r>
          </m:sub>
        </m:sSub>
        <m:r>
          <m:rPr>
            <m:sty m:val="p"/>
          </m:rPr>
          <m:t>,</m:t>
        </m:r>
        <m:r>
          <m:rPr>
            <m:sty m:val="p"/>
          </m:rPr>
          <m:t>…</m:t>
        </m:r>
        <m:r>
          <m:rPr>
            <m:sty m:val="p"/>
          </m:rPr>
          <m:t>,</m:t>
        </m:r>
        <m:sSub>
          <m:e>
            <m:r>
              <m:t>x</m:t>
            </m:r>
          </m:e>
          <m:sub>
            <m:r>
              <m:t>n</m:t>
            </m:r>
          </m:sub>
        </m:sSub>
      </m:oMath>
      <w:del w:id="7084" w:author="PR Preview" w:date="2026-01-01T00:00:00Z">
        <w:r>
          <w:delText xml:space="preserve"> </w:delText>
        </w:r>
      </w:del>
      <w:del w:id="7085" w:author="PR Preview" w:date="2026-01-01T00:00:00Z">
        <w:r>
          <w:delText xml:space="preserve">range over all lists of</w:delText>
        </w:r>
      </w:del>
      <w:del w:id="7086" w:author="PR Preview" w:date="2026-01-01T00:00:00Z">
        <w:r>
          <w:delText xml:space="preserve"> </w:delText>
        </w:r>
      </w:del>
      <m:oMath>
        <m:r>
          <m:t>n</m:t>
        </m:r>
      </m:oMath>
      <w:del w:id="7087" w:author="PR Preview" w:date="2026-01-01T00:00:00Z">
        <w:r>
          <w:delText xml:space="preserve"> </w:delText>
        </w:r>
      </w:del>
      <w:del w:id="7088" w:author="PR Preview" w:date="2026-01-01T00:00:00Z">
        <w:r>
          <w:delText xml:space="preserve">numbers.</w:delText>
        </w:r>
      </w:del>
      <w:del w:id="7089" w:author="PR Preview" w:date="2026-01-01T00:00:00Z">
        <w:r>
          <w:delText xml:space="preserve"> </w:delText>
        </w:r>
      </w:del>
      <w:del w:id="7090" w:author="PR Preview" w:date="2026-01-01T00:00:00Z">
        <w:r>
          <w:delText xml:space="preserve">So the set of all</w:delText>
        </w:r>
      </w:del>
      <w:del w:id="7091" w:author="PR Preview" w:date="2026-01-01T00:00:00Z">
        <w:r>
          <w:delText xml:space="preserve"> </w:delText>
        </w:r>
      </w:del>
      <m:oMath>
        <m:r>
          <m:rPr>
            <m:sty m:val="bi"/>
          </m:rPr>
          <m:t>A</m:t>
        </m:r>
        <m:limLow>
          <m:e>
            <m:r>
              <m:t>x</m:t>
            </m:r>
          </m:e>
          <m:lim>
            <m:r>
              <m:rPr>
                <m:sty m:val="p"/>
              </m:rPr>
              <m:t>∼</m:t>
            </m:r>
          </m:lim>
        </m:limLow>
      </m:oMath>
      <w:del w:id="7092" w:author="PR Preview" w:date="2026-01-01T00:00:00Z">
        <w:r>
          <w:delText xml:space="preserve"> </w:delText>
        </w:r>
      </w:del>
      <w:del w:id="7093" w:author="PR Preview" w:date="2026-01-01T00:00:00Z">
        <w:r>
          <w:delText xml:space="preserve">(</w:delText>
        </w:r>
      </w:del>
      <w:hyperlink w:anchor="def-column-space">
        <w:del w:id="7094" w:author="PR Preview" w:date="2026-01-01T00:00:00Z">
          <w:r>
            <w:rPr>
              <w:rStyle w:val="Hyperlink"/>
            </w:rPr>
            <w:delText xml:space="preserve">Definition 52</w:delText>
          </w:r>
        </w:del>
      </w:hyperlink>
      <w:del w:id="7095" w:author="PR Preview" w:date="2026-01-01T00:00:00Z">
        <w:r>
          <w:delText xml:space="preserve">)</w:delText>
        </w:r>
      </w:del>
      <w:del w:id="7096" w:author="PR Preview" w:date="2026-01-01T00:00:00Z">
        <w:r>
          <w:delText xml:space="preserve"> </w:delText>
        </w:r>
      </w:del>
      <w:del w:id="7097" w:author="PR Preview" w:date="2026-01-01T00:00:00Z">
        <w:r>
          <w:delText xml:space="preserve">is the set of all linear combinations of the columns,</w:delText>
        </w:r>
      </w:del>
      <w:del w:id="7098" w:author="PR Preview" w:date="2026-01-01T00:00:00Z">
        <w:r>
          <w:delText xml:space="preserve"> </w:delText>
        </w:r>
      </w:del>
      <w:del w:id="7099" w:author="PR Preview" w:date="2026-01-01T00:00:00Z">
        <w:r>
          <w:delText xml:space="preserve">which is their span (</w:delText>
        </w:r>
      </w:del>
      <w:hyperlink w:anchor="def-span">
        <w:del w:id="7100" w:author="PR Preview" w:date="2026-01-01T00:00:00Z">
          <w:r>
            <w:rPr>
              <w:rStyle w:val="Hyperlink"/>
            </w:rPr>
            <w:delText xml:space="preserve">Definition 47</w:delText>
          </w:r>
        </w:del>
      </w:hyperlink>
      <w:del w:id="7101" w:author="PR Preview" w:date="2026-01-01T00:00:00Z">
        <w:r>
          <w:delText xml:space="preserve">).</w:delText>
        </w:r>
      </w:del>
      <w:del w:id="7102" w:author="PR Preview" w:date="2026-01-01T00:00:00Z">
        <w:r>
          <w:delText xml:space="preserve"> </w:delText>
        </w:r>
      </w:del>
      <w:del w:id="7103" w:author="PR Preview" w:date="2026-01-01T00:00:00Z">
        <w:r>
          <w:delText xml:space="preserve">A span is a subspace (</w:delText>
        </w:r>
      </w:del>
      <w:hyperlink w:anchor="thm-span-subspace">
        <w:del w:id="7104" w:author="PR Preview" w:date="2026-01-01T00:00:00Z">
          <w:r>
            <w:rPr>
              <w:rStyle w:val="Hyperlink"/>
            </w:rPr>
            <w:delText xml:space="preserve">Theorem 22</w:delText>
          </w:r>
        </w:del>
      </w:hyperlink>
      <w:del w:id="7105" w:author="PR Preview" w:date="2026-01-01T00:00:00Z">
        <w:r>
          <w:delText xml:space="preserve">).</w:delText>
        </w:r>
      </w:del>
      <w:del w:id="7106" w:author="PR Preview" w:date="2026-01-01T00:00:00Z">
        <w:r>
          <w:delText xml:space="preserve"> </w:delText>
        </w:r>
      </w:del>
      <w:del w:id="7107" w:author="PR Preview" w:date="2026-01-01T00:00:00Z">
        <w:r>
          <w:delText xml:space="preserve">Applying the same argument to</w:delText>
        </w:r>
      </w:del>
      <w:del w:id="7108" w:author="PR Preview" w:date="2026-01-01T00:00:00Z">
        <w:r>
          <w:delText xml:space="preserve"> </w:delText>
        </w:r>
      </w:del>
      <m:oMath>
        <m:sSup>
          <m:e>
            <m:r>
              <m:rPr>
                <m:sty m:val="bi"/>
              </m:rPr>
              <m:t>A</m:t>
            </m:r>
          </m:e>
          <m:sup>
            <m:r>
              <m:rPr>
                <m:sty m:val="p"/>
              </m:rPr>
              <m:t>⊤</m:t>
            </m:r>
          </m:sup>
        </m:sSup>
      </m:oMath>
      <w:del w:id="7109" w:author="PR Preview" w:date="2026-01-01T00:00:00Z">
        <w:r>
          <w:delText xml:space="preserve">,</w:delText>
        </w:r>
      </w:del>
      <w:del w:id="7110" w:author="PR Preview" w:date="2026-01-01T00:00:00Z">
        <w:r>
          <w:delText xml:space="preserve"> </w:delText>
        </w:r>
      </w:del>
      <w:del w:id="7111" w:author="PR Preview" w:date="2026-01-01T00:00:00Z">
        <w:r>
          <w:delText xml:space="preserve">whose columns are the rows of</w:delText>
        </w:r>
      </w:del>
      <w:del w:id="7112" w:author="PR Preview" w:date="2026-01-01T00:00:00Z">
        <w:r>
          <w:delText xml:space="preserve"> </w:delText>
        </w:r>
      </w:del>
      <m:oMath>
        <m:r>
          <m:rPr>
            <m:sty m:val="bi"/>
          </m:rPr>
          <m:t>A</m:t>
        </m:r>
      </m:oMath>
      <w:del w:id="7113" w:author="PR Preview" w:date="2026-01-01T00:00:00Z">
        <w:r>
          <w:delText xml:space="preserve">,</w:delText>
        </w:r>
      </w:del>
      <w:del w:id="7114" w:author="PR Preview" w:date="2026-01-01T00:00:00Z">
        <w:r>
          <w:delText xml:space="preserve"> </w:delText>
        </w:r>
      </w:del>
      <w:del w:id="7115" w:author="PR Preview" w:date="2026-01-01T00:00:00Z">
        <w:r>
          <w:delText xml:space="preserve">shows the row space is a subspace of</w:delText>
        </w:r>
      </w:del>
      <w:del w:id="7116" w:author="PR Preview" w:date="2026-01-01T00:00:00Z">
        <w:r>
          <w:delText xml:space="preserve"> </w:delText>
        </w:r>
      </w:del>
      <m:oMath>
        <m:sSup>
          <m:e>
            <m:r>
              <m:rPr>
                <m:scr m:val="double-struck"/>
                <m:sty m:val="p"/>
              </m:rPr>
              <m:t>R</m:t>
            </m:r>
          </m:e>
          <m:sup>
            <m:r>
              <m:t>n</m:t>
            </m:r>
          </m:sup>
        </m:sSup>
      </m:oMath>
      <w:del w:id="7117" w:author="PR Preview" w:date="2026-01-01T00:00:00Z">
        <w:r>
          <w:delText xml:space="preserve">.</w:delText>
        </w:r>
      </w:del>
    </w:p>
    <w:p>
      <w:pPr>
        <w:pStyle w:val="BodyText"/>
      </w:pPr>
      <w:ins w:id="7118" w:author="PR Preview" w:date="2026-01-01T00:00:00Z">
        <w:r>
          <w:rPr>
            <w:i/>
            <w:iCs/>
          </w:rPr>
          <w:t xml:space="preserve">Proof</w:t>
        </w:r>
      </w:ins>
      <w:ins w:id="7119" w:author="PR Preview" w:date="2026-01-01T00:00:00Z">
        <w:r>
          <w:t xml:space="preserve">. </w:t>
        </w:r>
      </w:ins>
      <w:ins w:id="7120" w:author="PR Preview" w:date="2026-01-01T00:00:00Z">
        <w:r>
          <w:t xml:space="preserve">By</w:t>
        </w:r>
      </w:ins>
      <w:ins w:id="7121" w:author="PR Preview" w:date="2026-01-01T00:00:00Z">
        <w:r>
          <w:t xml:space="preserve"> </w:t>
        </w:r>
      </w:ins>
      <w:hyperlink w:anchor="thm-matvec-columns">
        <w:ins w:id="7122" w:author="PR Preview" w:date="2026-01-01T00:00:00Z">
          <w:r>
            <w:rPr>
              <w:rStyle w:val="Hyperlink"/>
            </w:rPr>
            <w:t xml:space="preserve">Theorem 23</w:t>
          </w:r>
        </w:ins>
      </w:hyperlink>
      <w:ins w:id="7123" w:author="PR Preview" w:date="2026-01-01T00:00:00Z">
        <w:r>
          <w:t xml:space="preserve">,</w:t>
        </w:r>
      </w:ins>
      <w:ins w:id="7124" w:author="PR Preview" w:date="2026-01-01T00:00:00Z">
        <w:r>
          <w:t xml:space="preserve"> </w:t>
        </w:r>
      </w:ins>
      <w:ins w:id="7125" w:author="PR Preview" w:date="2026-01-01T00:00:00Z">
        <w:r>
          <w:t xml:space="preserve">$\mathbf{A} \mathord{\smash[b]{\underset{\raise.3ex\hbox{$\scriptstyle\sim$}}{x}}\vphantom{x}} = x_1 \mathord{\smash[b]{\underset{\raise.3ex\hbox{$\scriptstyle\sim$}}{a}}\vphantom{a}}_1 + \cdots + x_n \mathord{\smash[b]{\underset{\raise.3ex\hbox{$\scriptstyle\sim$}}{a}}\vphantom{a}}_n$</w:t>
        </w:r>
      </w:ins>
      <w:ins w:id="7126" w:author="PR Preview" w:date="2026-01-01T00:00:00Z">
        <w:r>
          <w:t xml:space="preserve">,</w:t>
        </w:r>
      </w:ins>
      <w:ins w:id="7127" w:author="PR Preview" w:date="2026-01-01T00:00:00Z">
        <w:r>
          <w:t xml:space="preserve"> </w:t>
        </w:r>
      </w:ins>
      <w:ins w:id="7128" w:author="PR Preview" w:date="2026-01-01T00:00:00Z">
        <w:r>
          <w:t xml:space="preserve">and as</w:t>
        </w:r>
      </w:ins>
      <w:ins w:id="7129" w:author="PR Preview" w:date="2026-01-01T00:00:00Z">
        <w:r>
          <w:t xml:space="preserve"> </w:t>
        </w:r>
      </w:ins>
      <w:ins w:id="7130" w:author="PR Preview" w:date="2026-01-01T00:00:00Z">
        <w:r>
          <w:t xml:space="preserve">$\mathord{\smash[b]{\underset{\raise.3ex\hbox{$\scriptstyle\sim$}}{x}}\vphantom{x}}$</w:t>
        </w:r>
      </w:ins>
      <w:ins w:id="7131" w:author="PR Preview" w:date="2026-01-01T00:00:00Z">
        <w:r>
          <w:t xml:space="preserve"> </w:t>
        </w:r>
      </w:ins>
      <w:ins w:id="7132" w:author="PR Preview" w:date="2026-01-01T00:00:00Z">
        <w:r>
          <w:t xml:space="preserve">ranges over</w:t>
        </w:r>
      </w:ins>
      <w:ins w:id="7133" w:author="PR Preview" w:date="2026-01-01T00:00:00Z">
        <w:r>
          <w:t xml:space="preserve"> </w:t>
        </w:r>
      </w:ins>
      <m:oMath>
        <m:sSup>
          <m:e>
            <m:r>
              <m:rPr>
                <m:scr m:val="double-struck"/>
                <m:sty m:val="p"/>
              </m:rPr>
              <m:t>R</m:t>
            </m:r>
          </m:e>
          <m:sup>
            <m:r>
              <m:t>n</m:t>
            </m:r>
          </m:sup>
        </m:sSup>
      </m:oMath>
      <w:ins w:id="7134" w:author="PR Preview" w:date="2026-01-01T00:00:00Z">
        <w:r>
          <w:t xml:space="preserve">,</w:t>
        </w:r>
      </w:ins>
      <w:ins w:id="7135" w:author="PR Preview" w:date="2026-01-01T00:00:00Z">
        <w:r>
          <w:t xml:space="preserve"> </w:t>
        </w:r>
      </w:ins>
      <w:ins w:id="7136" w:author="PR Preview" w:date="2026-01-01T00:00:00Z">
        <w:r>
          <w:t xml:space="preserve">the coefficients</w:t>
        </w:r>
      </w:ins>
      <w:ins w:id="7137" w:author="PR Preview" w:date="2026-01-01T00:00:00Z">
        <w:r>
          <w:t xml:space="preserve"> </w:t>
        </w:r>
      </w:ins>
      <m:oMath>
        <m:sSub>
          <m:e>
            <m:r>
              <m:t>x</m:t>
            </m:r>
          </m:e>
          <m:sub>
            <m:r>
              <m:t>1</m:t>
            </m:r>
          </m:sub>
        </m:sSub>
        <m:r>
          <m:rPr>
            <m:sty m:val="p"/>
          </m:rPr>
          <m:t>,</m:t>
        </m:r>
        <m:r>
          <m:rPr>
            <m:sty m:val="p"/>
          </m:rPr>
          <m:t>…</m:t>
        </m:r>
        <m:r>
          <m:rPr>
            <m:sty m:val="p"/>
          </m:rPr>
          <m:t>,</m:t>
        </m:r>
        <m:sSub>
          <m:e>
            <m:r>
              <m:t>x</m:t>
            </m:r>
          </m:e>
          <m:sub>
            <m:r>
              <m:t>n</m:t>
            </m:r>
          </m:sub>
        </m:sSub>
      </m:oMath>
      <w:ins w:id="7138" w:author="PR Preview" w:date="2026-01-01T00:00:00Z">
        <w:r>
          <w:t xml:space="preserve"> </w:t>
        </w:r>
      </w:ins>
      <w:ins w:id="7139" w:author="PR Preview" w:date="2026-01-01T00:00:00Z">
        <w:r>
          <w:t xml:space="preserve">range over all lists of</w:t>
        </w:r>
      </w:ins>
      <w:ins w:id="7140" w:author="PR Preview" w:date="2026-01-01T00:00:00Z">
        <w:r>
          <w:t xml:space="preserve"> </w:t>
        </w:r>
      </w:ins>
      <m:oMath>
        <m:r>
          <m:t>n</m:t>
        </m:r>
      </m:oMath>
      <w:ins w:id="7141" w:author="PR Preview" w:date="2026-01-01T00:00:00Z">
        <w:r>
          <w:t xml:space="preserve"> </w:t>
        </w:r>
      </w:ins>
      <w:ins w:id="7142" w:author="PR Preview" w:date="2026-01-01T00:00:00Z">
        <w:r>
          <w:t xml:space="preserve">numbers.</w:t>
        </w:r>
      </w:ins>
      <w:ins w:id="7143" w:author="PR Preview" w:date="2026-01-01T00:00:00Z">
        <w:r>
          <w:t xml:space="preserve"> </w:t>
        </w:r>
      </w:ins>
      <w:ins w:id="7144" w:author="PR Preview" w:date="2026-01-01T00:00:00Z">
        <w:r>
          <w:t xml:space="preserve">So the set of all</w:t>
        </w:r>
      </w:ins>
      <w:ins w:id="7145" w:author="PR Preview" w:date="2026-01-01T00:00:00Z">
        <w:r>
          <w:t xml:space="preserve"> </w:t>
        </w:r>
      </w:ins>
      <w:ins w:id="7146" w:author="PR Preview" w:date="2026-01-01T00:00:00Z">
        <w:r>
          <w:t xml:space="preserve">$\mathbf{A} \mathord{\smash[b]{\underset{\raise.3ex\hbox{$\scriptstyle\sim$}}{x}}\vphantom{x}}$</w:t>
        </w:r>
      </w:ins>
      <w:ins w:id="7147" w:author="PR Preview" w:date="2026-01-01T00:00:00Z">
        <w:r>
          <w:t xml:space="preserve"> </w:t>
        </w:r>
      </w:ins>
      <w:ins w:id="7148" w:author="PR Preview" w:date="2026-01-01T00:00:00Z">
        <w:r>
          <w:t xml:space="preserve">(</w:t>
        </w:r>
      </w:ins>
      <w:hyperlink w:anchor="def-column-space">
        <w:ins w:id="7149" w:author="PR Preview" w:date="2026-01-01T00:00:00Z">
          <w:r>
            <w:rPr>
              <w:rStyle w:val="Hyperlink"/>
            </w:rPr>
            <w:t xml:space="preserve">Definition 52</w:t>
          </w:r>
        </w:ins>
      </w:hyperlink>
      <w:ins w:id="7150" w:author="PR Preview" w:date="2026-01-01T00:00:00Z">
        <w:r>
          <w:t xml:space="preserve">)</w:t>
        </w:r>
      </w:ins>
      <w:ins w:id="7151" w:author="PR Preview" w:date="2026-01-01T00:00:00Z">
        <w:r>
          <w:t xml:space="preserve"> </w:t>
        </w:r>
      </w:ins>
      <w:ins w:id="7152" w:author="PR Preview" w:date="2026-01-01T00:00:00Z">
        <w:r>
          <w:t xml:space="preserve">is the set of all linear combinations of the columns,</w:t>
        </w:r>
      </w:ins>
      <w:ins w:id="7153" w:author="PR Preview" w:date="2026-01-01T00:00:00Z">
        <w:r>
          <w:t xml:space="preserve"> </w:t>
        </w:r>
      </w:ins>
      <w:ins w:id="7154" w:author="PR Preview" w:date="2026-01-01T00:00:00Z">
        <w:r>
          <w:t xml:space="preserve">which is their span (</w:t>
        </w:r>
      </w:ins>
      <w:hyperlink w:anchor="def-span">
        <w:ins w:id="7155" w:author="PR Preview" w:date="2026-01-01T00:00:00Z">
          <w:r>
            <w:rPr>
              <w:rStyle w:val="Hyperlink"/>
            </w:rPr>
            <w:t xml:space="preserve">Definition 47</w:t>
          </w:r>
        </w:ins>
      </w:hyperlink>
      <w:ins w:id="7156" w:author="PR Preview" w:date="2026-01-01T00:00:00Z">
        <w:r>
          <w:t xml:space="preserve">).</w:t>
        </w:r>
      </w:ins>
      <w:ins w:id="7157" w:author="PR Preview" w:date="2026-01-01T00:00:00Z">
        <w:r>
          <w:t xml:space="preserve"> </w:t>
        </w:r>
      </w:ins>
      <w:ins w:id="7158" w:author="PR Preview" w:date="2026-01-01T00:00:00Z">
        <w:r>
          <w:t xml:space="preserve">A span is a subspace (</w:t>
        </w:r>
      </w:ins>
      <w:hyperlink w:anchor="thm-span-subspace">
        <w:ins w:id="7159" w:author="PR Preview" w:date="2026-01-01T00:00:00Z">
          <w:r>
            <w:rPr>
              <w:rStyle w:val="Hyperlink"/>
            </w:rPr>
            <w:t xml:space="preserve">Theorem 22</w:t>
          </w:r>
        </w:ins>
      </w:hyperlink>
      <w:ins w:id="7160" w:author="PR Preview" w:date="2026-01-01T00:00:00Z">
        <w:r>
          <w:t xml:space="preserve">).</w:t>
        </w:r>
      </w:ins>
      <w:ins w:id="7161" w:author="PR Preview" w:date="2026-01-01T00:00:00Z">
        <w:r>
          <w:t xml:space="preserve"> </w:t>
        </w:r>
      </w:ins>
      <w:ins w:id="7162" w:author="PR Preview" w:date="2026-01-01T00:00:00Z">
        <w:r>
          <w:t xml:space="preserve">Applying the same argument to</w:t>
        </w:r>
      </w:ins>
      <w:ins w:id="7163" w:author="PR Preview" w:date="2026-01-01T00:00:00Z">
        <w:r>
          <w:t xml:space="preserve"> </w:t>
        </w:r>
      </w:ins>
      <m:oMath>
        <m:sSup>
          <m:e>
            <m:r>
              <m:rPr>
                <m:sty m:val="bi"/>
              </m:rPr>
              <m:t>A</m:t>
            </m:r>
          </m:e>
          <m:sup>
            <m:r>
              <m:rPr>
                <m:sty m:val="p"/>
              </m:rPr>
              <m:t>⊤</m:t>
            </m:r>
          </m:sup>
        </m:sSup>
      </m:oMath>
      <w:ins w:id="7164" w:author="PR Preview" w:date="2026-01-01T00:00:00Z">
        <w:r>
          <w:t xml:space="preserve">,</w:t>
        </w:r>
      </w:ins>
      <w:ins w:id="7165" w:author="PR Preview" w:date="2026-01-01T00:00:00Z">
        <w:r>
          <w:t xml:space="preserve"> </w:t>
        </w:r>
      </w:ins>
      <w:ins w:id="7166" w:author="PR Preview" w:date="2026-01-01T00:00:00Z">
        <w:r>
          <w:t xml:space="preserve">whose columns are the rows of</w:t>
        </w:r>
      </w:ins>
      <w:ins w:id="7167" w:author="PR Preview" w:date="2026-01-01T00:00:00Z">
        <w:r>
          <w:t xml:space="preserve"> </w:t>
        </w:r>
      </w:ins>
      <m:oMath>
        <m:r>
          <m:rPr>
            <m:sty m:val="bi"/>
          </m:rPr>
          <m:t>A</m:t>
        </m:r>
      </m:oMath>
      <w:ins w:id="7168" w:author="PR Preview" w:date="2026-01-01T00:00:00Z">
        <w:r>
          <w:t xml:space="preserve">,</w:t>
        </w:r>
      </w:ins>
      <w:ins w:id="7169" w:author="PR Preview" w:date="2026-01-01T00:00:00Z">
        <w:r>
          <w:t xml:space="preserve"> </w:t>
        </w:r>
      </w:ins>
      <w:ins w:id="7170" w:author="PR Preview" w:date="2026-01-01T00:00:00Z">
        <w:r>
          <w:t xml:space="preserve">shows the row space is a subspace of</w:t>
        </w:r>
      </w:ins>
      <w:ins w:id="7171" w:author="PR Preview" w:date="2026-01-01T00:00:00Z">
        <w:r>
          <w:t xml:space="preserve"> </w:t>
        </w:r>
      </w:ins>
      <m:oMath>
        <m:sSup>
          <m:e>
            <m:r>
              <m:rPr>
                <m:scr m:val="double-struck"/>
                <m:sty m:val="p"/>
              </m:rPr>
              <m:t>R</m:t>
            </m:r>
          </m:e>
          <m:sup>
            <m:r>
              <m:t>n</m:t>
            </m:r>
          </m:sup>
        </m:sSup>
      </m:oMath>
      <w:ins w:id="7172" w:author="PR Preview" w:date="2026-01-01T00:00:00Z">
        <w:r>
          <w:t xml:space="preserve">.</w:t>
        </w:r>
      </w:ins>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n</m:t>
                  </m:r>
                </m:sup>
              </m:sSup>
              <m:r>
                <m:rPr>
                  <m:sty m:val="p"/>
                </m:rPr>
                <m:t>:</m:t>
              </m:r>
              <m:r>
                <m:rPr>
                  <m:sty m:val="bi"/>
                </m:rPr>
                <m:t>A</m:t>
              </m:r>
              <m:limLow>
                <m:e>
                  <m:r>
                    <m:t>x</m:t>
                  </m:r>
                </m:e>
                <m:lim>
                  <m:r>
                    <m:rPr>
                      <m:sty m:val="p"/>
                    </m:rPr>
                    <m:t>∼</m:t>
                  </m:r>
                </m:lim>
              </m:limLow>
              <m:r>
                <m:rPr>
                  <m:sty m:val="p"/>
                </m:rPr>
                <m:t>=</m:t>
              </m:r>
              <m:sSub>
                <m:e>
                  <m:limLow>
                    <m:e>
                      <m:r>
                        <m:t>0</m:t>
                      </m:r>
                    </m:e>
                    <m:lim>
                      <m:r>
                        <m:rPr>
                          <m:sty m:val="p"/>
                        </m:rPr>
                        <m:t>∼</m:t>
                      </m:r>
                    </m:lim>
                  </m:limLow>
                </m:e>
                <m:sub>
                  <m:r>
                    <m:t>m</m:t>
                  </m:r>
                </m:sub>
              </m:sSub>
            </m:e>
          </m:d>
          <m:r>
            <m:t>​</m:t>
          </m:r>
          <m:r>
            <m:rPr>
              <m:sty m:val="p"/>
            </m:rPr>
            <m:t>,</m:t>
          </m:r>
        </m:oMath>
      </m:oMathPara>
    </w:p>
    <w:p>
      <w:pPr>
        <w:pStyle w:val="FirstParagraph"/>
      </w:pPr>
      <w:del w:id="7173" w:author="PR Preview" w:date="2026-01-01T00:00:00Z">
        <w:r>
          <w:delText xml:space="preserve">the set of</w:delText>
        </w:r>
      </w:del>
      <w:del w:id="7174" w:author="PR Preview" w:date="2026-01-01T00:00:00Z">
        <w:r>
          <w:delText xml:space="preserve"> </w:delText>
        </w:r>
      </w:del>
      <w:hyperlink w:anchor="def-linear-system">
        <w:del w:id="7175" w:author="PR Preview" w:date="2026-01-01T00:00:00Z">
          <w:r>
            <w:rPr>
              <w:rStyle w:val="Hyperlink"/>
            </w:rPr>
            <w:delText xml:space="preserve">solutions</w:delText>
          </w:r>
        </w:del>
      </w:hyperlink>
      <w:del w:id="7176" w:author="PR Preview" w:date="2026-01-01T00:00:00Z">
        <w:r>
          <w:delText xml:space="preserve"> </w:delText>
        </w:r>
      </w:del>
      <w:del w:id="7177" w:author="PR Preview" w:date="2026-01-01T00:00:00Z">
        <w:r>
          <w:delText xml:space="preserve">of the linear system</w:delText>
        </w:r>
      </w:del>
      <w:del w:id="7178" w:author="PR Preview" w:date="2026-01-01T00:00:00Z">
        <w:r>
          <w:delText xml:space="preserve"> </w:delText>
        </w:r>
      </w:del>
      <m:oMath>
        <m:r>
          <m:rPr>
            <m:sty m:val="bi"/>
          </m:rPr>
          <m:t>A</m:t>
        </m:r>
        <m:limLow>
          <m:e>
            <m:r>
              <m:t>x</m:t>
            </m:r>
          </m:e>
          <m:lim>
            <m:r>
              <m:rPr>
                <m:sty m:val="p"/>
              </m:rPr>
              <m:t>∼</m:t>
            </m:r>
          </m:lim>
        </m:limLow>
        <m:r>
          <m:rPr>
            <m:sty m:val="p"/>
          </m:rPr>
          <m:t>=</m:t>
        </m:r>
        <m:sSub>
          <m:e>
            <m:limLow>
              <m:e>
                <m:r>
                  <m:t>0</m:t>
                </m:r>
              </m:e>
              <m:lim>
                <m:r>
                  <m:rPr>
                    <m:sty m:val="p"/>
                  </m:rPr>
                  <m:t>∼</m:t>
                </m:r>
              </m:lim>
            </m:limLow>
          </m:e>
          <m:sub>
            <m:r>
              <m:t>m</m:t>
            </m:r>
          </m:sub>
        </m:sSub>
      </m:oMath>
      <w:del w:id="7179" w:author="PR Preview" w:date="2026-01-01T00:00:00Z">
        <w:r>
          <w:delText xml:space="preserve">.</w:delText>
        </w:r>
      </w:del>
      <w:del w:id="7180" w:author="PR Preview" w:date="2026-01-01T00:00:00Z">
        <w:r>
          <w:delText xml:space="preserve"> </w:delText>
        </w:r>
      </w:del>
      <w:del w:id="7181" w:author="PR Preview" w:date="2026-01-01T00:00:00Z">
        <w:r>
          <w:delText xml:space="preserve">It is also called the</w:delText>
        </w:r>
      </w:del>
      <w:del w:id="7182" w:author="PR Preview" w:date="2026-01-01T00:00:00Z">
        <w:r>
          <w:delText xml:space="preserve"> </w:delText>
        </w:r>
      </w:del>
      <w:del w:id="7183" w:author="PR Preview" w:date="2026-01-01T00:00:00Z">
        <w:r>
          <w:rPr>
            <w:b/>
            <w:bCs/>
          </w:rPr>
          <w:delText xml:space="preserve">kernel</w:delText>
        </w:r>
      </w:del>
      <w:del w:id="7184" w:author="PR Preview" w:date="2026-01-01T00:00:00Z">
        <w:r>
          <w:delText xml:space="preserve"> </w:delText>
        </w:r>
      </w:del>
      <w:del w:id="7185" w:author="PR Preview" w:date="2026-01-01T00:00:00Z">
        <w:r>
          <w:delText xml:space="preserve">of</w:delText>
        </w:r>
      </w:del>
      <w:del w:id="7186" w:author="PR Preview" w:date="2026-01-01T00:00:00Z">
        <w:r>
          <w:delText xml:space="preserve"> </w:delText>
        </w:r>
      </w:del>
      <m:oMath>
        <m:r>
          <m:rPr>
            <m:sty m:val="bi"/>
          </m:rPr>
          <m:t>A</m:t>
        </m:r>
      </m:oMath>
      <w:del w:id="7187" w:author="PR Preview" w:date="2026-01-01T00:00:00Z">
        <w:r>
          <w:delText xml:space="preserve">.</w:delText>
        </w:r>
      </w:del>
    </w:p>
    <w:p>
      <w:pPr>
        <w:pStyle w:val="BodyText"/>
      </w:pPr>
      <w:ins w:id="7188" w:author="PR Preview" w:date="2026-01-01T00:00:00Z">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ins>
    </w:p>
    <w:p>
      <w:pPr>
        <w:pStyle w:val="FirstParagraph"/>
      </w:pPr>
      <w:ins w:id="7189" w:author="PR Preview" w:date="2026-01-01T00:00:00Z">
        <w:r>
          <w:t xml:space="preserve">the set of</w:t>
        </w:r>
      </w:ins>
      <w:ins w:id="7190" w:author="PR Preview" w:date="2026-01-01T00:00:00Z">
        <w:r>
          <w:t xml:space="preserve"> </w:t>
        </w:r>
      </w:ins>
      <w:hyperlink w:anchor="def-linear-system">
        <w:ins w:id="7191" w:author="PR Preview" w:date="2026-01-01T00:00:00Z">
          <w:r>
            <w:rPr>
              <w:rStyle w:val="Hyperlink"/>
            </w:rPr>
            <w:t xml:space="preserve">solutions</w:t>
          </w:r>
        </w:ins>
      </w:hyperlink>
      <w:ins w:id="7192" w:author="PR Preview" w:date="2026-01-01T00:00:00Z">
        <w:r>
          <w:t xml:space="preserve"> </w:t>
        </w:r>
      </w:ins>
      <w:ins w:id="7193" w:author="PR Preview" w:date="2026-01-01T00:00:00Z">
        <w:r>
          <w:t xml:space="preserve">of the linear system</w:t>
        </w:r>
      </w:ins>
      <w:ins w:id="7194" w:author="PR Preview" w:date="2026-01-01T00:00:00Z">
        <w:r>
          <w:t xml:space="preserve"> </w:t>
        </w:r>
      </w:ins>
      <w:ins w:id="7195" w:author="PR Preview" w:date="2026-01-01T00:00:00Z">
        <w:r>
          <w:t xml:space="preserve">$\mathbf{A} \mathord{\smash[b]{\underset{\raise.3ex\hbox{$\scriptstyle\sim$}}{x}}\vphantom{x}} = \mathord{\smash[b]{\underset{\raise.3ex\hbox{$\scriptstyle\sim$}}{0}}\vphantom{0}}_m$</w:t>
        </w:r>
      </w:ins>
      <w:ins w:id="7196" w:author="PR Preview" w:date="2026-01-01T00:00:00Z">
        <w:r>
          <w:t xml:space="preserve">.</w:t>
        </w:r>
      </w:ins>
      <w:ins w:id="7197" w:author="PR Preview" w:date="2026-01-01T00:00:00Z">
        <w:r>
          <w:t xml:space="preserve"> </w:t>
        </w:r>
      </w:ins>
      <w:ins w:id="7198" w:author="PR Preview" w:date="2026-01-01T00:00:00Z">
        <w:r>
          <w:t xml:space="preserve">It is also called the</w:t>
        </w:r>
      </w:ins>
      <w:ins w:id="7199" w:author="PR Preview" w:date="2026-01-01T00:00:00Z">
        <w:r>
          <w:t xml:space="preserve"> </w:t>
        </w:r>
      </w:ins>
      <w:ins w:id="7200" w:author="PR Preview" w:date="2026-01-01T00:00:00Z">
        <w:r>
          <w:rPr>
            <w:b/>
            <w:bCs/>
          </w:rPr>
          <w:t xml:space="preserve">kernel</w:t>
        </w:r>
      </w:ins>
      <w:ins w:id="7201" w:author="PR Preview" w:date="2026-01-01T00:00:00Z">
        <w:r>
          <w:t xml:space="preserve"> </w:t>
        </w:r>
      </w:ins>
      <w:ins w:id="7202" w:author="PR Preview" w:date="2026-01-01T00:00:00Z">
        <w:r>
          <w:t xml:space="preserve">of</w:t>
        </w:r>
      </w:ins>
      <w:ins w:id="7203" w:author="PR Preview" w:date="2026-01-01T00:00:00Z">
        <w:r>
          <w:t xml:space="preserve"> </w:t>
        </w:r>
      </w:ins>
      <m:oMath>
        <m:r>
          <m:rPr>
            <m:sty m:val="bi"/>
          </m:rPr>
          <m:t>A</m:t>
        </m:r>
      </m:oMath>
      <w:ins w:id="7204" w:author="PR Preview" w:date="2026-01-01T00:00:00Z">
        <w:r>
          <w:t xml:space="preserve">.</w:t>
        </w:r>
      </w:ins>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del w:id="7205" w:author="PR Preview" w:date="2026-01-01T00:00:00Z">
        <w:r>
          <w:rPr>
            <w:b/>
            <w:bCs/>
          </w:rPr>
          <w:delText xml:space="preserve">Example 58 (The null space and left null space of a rank-one matrix)</w:delText>
        </w:r>
      </w:del>
      <w:del w:id="7206" w:author="PR Preview" w:date="2026-01-01T00:00:00Z">
        <w:r>
          <w:delText xml:space="preserve"> </w:delText>
        </w:r>
      </w:del>
      <w:del w:id="7207" w:author="PR Preview" w:date="2026-01-01T00:00:00Z">
        <w:r>
          <w:delText xml:space="preserve">For</w:delText>
        </w:r>
      </w:del>
      <w:del w:id="7208" w:author="PR Preview" w:date="2026-01-01T00:00:00Z">
        <w:r>
          <w:delText xml:space="preserve"> </w:delText>
        </w:r>
      </w:del>
      <m:oMath>
        <m:r>
          <m:rPr>
            <m:sty m:val="bi"/>
          </m:rPr>
          <m:t>A</m:t>
        </m:r>
      </m:oMath>
      <w:del w:id="7209" w:author="PR Preview" w:date="2026-01-01T00:00:00Z">
        <w:r>
          <w:delText xml:space="preserve"> </w:delText>
        </w:r>
      </w:del>
      <w:del w:id="7210" w:author="PR Preview" w:date="2026-01-01T00:00:00Z">
        <w:r>
          <w:delText xml:space="preserve">in</w:delText>
        </w:r>
      </w:del>
      <w:del w:id="7211" w:author="PR Preview" w:date="2026-01-01T00:00:00Z">
        <w:r>
          <w:delText xml:space="preserve"> </w:delText>
        </w:r>
      </w:del>
      <w:hyperlink w:anchor="exm-column-space">
        <w:del w:id="7212" w:author="PR Preview" w:date="2026-01-01T00:00:00Z">
          <w:r>
            <w:rPr>
              <w:rStyle w:val="Hyperlink"/>
            </w:rPr>
            <w:delText xml:space="preserve">Example 56</w:delText>
          </w:r>
        </w:del>
      </w:hyperlink>
      <w:del w:id="7213" w:author="PR Preview" w:date="2026-01-01T00:00:00Z">
        <w:r>
          <w:delText xml:space="preserve">,</w:delText>
        </w:r>
      </w:del>
      <w:del w:id="7214" w:author="PR Preview" w:date="2026-01-01T00:00:00Z">
        <w:r>
          <w:delText xml:space="preserve"> </w:delText>
        </w:r>
      </w:del>
      <m:oMath>
        <m:r>
          <m:rPr>
            <m:sty m:val="bi"/>
          </m:rPr>
          <m:t>A</m:t>
        </m:r>
        <m:limLow>
          <m:e>
            <m:r>
              <m:t>x</m:t>
            </m:r>
          </m:e>
          <m:lim>
            <m:r>
              <m:rPr>
                <m:sty m:val="p"/>
              </m:rPr>
              <m:t>∼</m:t>
            </m:r>
          </m:lim>
        </m:limLow>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del w:id="7215" w:author="PR Preview" w:date="2026-01-01T00:00:00Z">
        <w:r>
          <w:delText xml:space="preserve">,</w:delText>
        </w:r>
      </w:del>
      <w:del w:id="7216" w:author="PR Preview" w:date="2026-01-01T00:00:00Z">
        <w:r>
          <w:delText xml:space="preserve"> </w:delText>
        </w:r>
      </w:del>
      <w:del w:id="7217" w:author="PR Preview" w:date="2026-01-01T00:00:00Z">
        <w:r>
          <w:delText xml:space="preserve">so</w:delText>
        </w:r>
      </w:del>
      <w:del w:id="7218" w:author="PR Preview" w:date="2026-01-01T00:00:00Z">
        <w:r>
          <w:delText xml:space="preserve"> </w:delText>
        </w:r>
      </w:del>
      <m:oMath>
        <m:r>
          <m:rPr>
            <m:sty m:val="bi"/>
          </m:rPr>
          <m:t>A</m:t>
        </m:r>
        <m:limLow>
          <m:e>
            <m:r>
              <m:t>x</m:t>
            </m:r>
          </m:e>
          <m:lim>
            <m:r>
              <m:rPr>
                <m:sty m:val="p"/>
              </m:rPr>
              <m:t>∼</m:t>
            </m:r>
          </m:lim>
        </m:limLow>
        <m:r>
          <m:rPr>
            <m:sty m:val="p"/>
          </m:rPr>
          <m:t>=</m:t>
        </m:r>
        <m:sSub>
          <m:e>
            <m:limLow>
              <m:e>
                <m:r>
                  <m:t>0</m:t>
                </m:r>
              </m:e>
              <m:lim>
                <m:r>
                  <m:rPr>
                    <m:sty m:val="p"/>
                  </m:rPr>
                  <m:t>∼</m:t>
                </m:r>
              </m:lim>
            </m:limLow>
          </m:e>
          <m:sub>
            <m:r>
              <m:t>2</m:t>
            </m:r>
          </m:sub>
        </m:sSub>
      </m:oMath>
      <w:del w:id="7219" w:author="PR Preview" w:date="2026-01-01T00:00:00Z">
        <w:r>
          <w:delText xml:space="preserve"> </w:delText>
        </w:r>
      </w:del>
      <w:del w:id="7220" w:author="PR Preview" w:date="2026-01-01T00:00:00Z">
        <w:r>
          <w:delText xml:space="preserve">exactly when</w:delText>
        </w:r>
      </w:del>
      <w:del w:id="7221" w:author="PR Preview" w:date="2026-01-01T00:00:00Z">
        <w:r>
          <w:delText xml:space="preserve"> </w:delText>
        </w:r>
      </w:del>
      <m:oMath>
        <m:sSub>
          <m:e>
            <m:r>
              <m:t>x</m:t>
            </m:r>
          </m:e>
          <m:sub>
            <m:r>
              <m:t>1</m:t>
            </m:r>
          </m:sub>
        </m:sSub>
        <m:r>
          <m:rPr>
            <m:sty m:val="p"/>
          </m:rPr>
          <m:t>=</m:t>
        </m:r>
        <m:r>
          <m:t>2</m:t>
        </m:r>
        <m:sSub>
          <m:e>
            <m:r>
              <m:t>x</m:t>
            </m:r>
          </m:e>
          <m:sub>
            <m:r>
              <m:t>2</m:t>
            </m:r>
          </m:sub>
        </m:sSub>
        <m:r>
          <m:rPr>
            <m:sty m:val="p"/>
          </m:rPr>
          <m:t>+</m:t>
        </m:r>
        <m:r>
          <m:t>2</m:t>
        </m:r>
        <m:sSub>
          <m:e>
            <m:r>
              <m:t>x</m:t>
            </m:r>
          </m:e>
          <m:sub>
            <m:r>
              <m:t>3</m:t>
            </m:r>
          </m:sub>
        </m:sSub>
      </m:oMath>
      <w:del w:id="7222" w:author="PR Preview" w:date="2026-01-01T00:00:00Z">
        <w:r>
          <w:delText xml:space="preserve">.</w:delText>
        </w:r>
      </w:del>
      <w:del w:id="7223" w:author="PR Preview" w:date="2026-01-01T00:00:00Z">
        <w:r>
          <w:delText xml:space="preserve"> </w:delText>
        </w:r>
      </w:del>
      <w:del w:id="7224" w:author="PR Preview" w:date="2026-01-01T00:00:00Z">
        <w:r>
          <w:delText xml:space="preserve">Writing</w:delText>
        </w:r>
      </w:del>
    </w:p>
    <w:p>
      <w:pPr>
        <w:pStyle w:val="BodyText"/>
      </w:pPr>
      <m:oMathPara>
        <m:oMathParaPr>
          <m:jc m:val="center"/>
        </m:oMathParaPr>
        <m:oMath>
          <m:eqArr>
            <m:e>
              <m:limLow>
                <m:e>
                  <m:r>
                    <m:t>x</m:t>
                  </m:r>
                </m:e>
                <m:lim>
                  <m:r>
                    <m:rPr>
                      <m:sty m:val="p"/>
                    </m:rPr>
                    <m:t>∼</m:t>
                  </m:r>
                </m:lim>
              </m:limLow>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BodyText"/>
      </w:pPr>
      <w:ins w:id="7225" w:author="PR Preview" w:date="2026-01-01T00:00:00Z">
        <w:r>
          <w:rPr>
            <w:b/>
            <w:bCs/>
          </w:rPr>
          <w:t xml:space="preserve">Example 58 (The null space and left null space of a rank-one matrix)</w:t>
        </w:r>
      </w:ins>
      <w:ins w:id="7226" w:author="PR Preview" w:date="2026-01-01T00:00:00Z">
        <w:r>
          <w:t xml:space="preserve"> </w:t>
        </w:r>
      </w:ins>
      <w:ins w:id="7227" w:author="PR Preview" w:date="2026-01-01T00:00:00Z">
        <w:r>
          <w:t xml:space="preserve">For</w:t>
        </w:r>
      </w:ins>
      <w:ins w:id="7228" w:author="PR Preview" w:date="2026-01-01T00:00:00Z">
        <w:r>
          <w:t xml:space="preserve"> </w:t>
        </w:r>
      </w:ins>
      <m:oMath>
        <m:r>
          <m:rPr>
            <m:sty m:val="bi"/>
          </m:rPr>
          <m:t>A</m:t>
        </m:r>
      </m:oMath>
      <w:ins w:id="7229" w:author="PR Preview" w:date="2026-01-01T00:00:00Z">
        <w:r>
          <w:t xml:space="preserve"> </w:t>
        </w:r>
      </w:ins>
      <w:ins w:id="7230" w:author="PR Preview" w:date="2026-01-01T00:00:00Z">
        <w:r>
          <w:t xml:space="preserve">in</w:t>
        </w:r>
      </w:ins>
      <w:ins w:id="7231" w:author="PR Preview" w:date="2026-01-01T00:00:00Z">
        <w:r>
          <w:t xml:space="preserve"> </w:t>
        </w:r>
      </w:ins>
      <w:hyperlink w:anchor="exm-column-space">
        <w:ins w:id="7232" w:author="PR Preview" w:date="2026-01-01T00:00:00Z">
          <w:r>
            <w:rPr>
              <w:rStyle w:val="Hyperlink"/>
            </w:rPr>
            <w:t xml:space="preserve">Example 56</w:t>
          </w:r>
        </w:ins>
      </w:hyperlink>
      <w:ins w:id="7233" w:author="PR Preview" w:date="2026-01-01T00:00:00Z">
        <w:r>
          <w:t xml:space="preserve">,</w:t>
        </w:r>
      </w:ins>
      <w:ins w:id="7234" w:author="PR Preview" w:date="2026-01-01T00:00:00Z">
        <w:r>
          <w:t xml:space="preserve"> </w:t>
        </w:r>
      </w:ins>
      <w:ins w:id="7235" w:author="PR Preview" w:date="2026-01-01T00:00:00Z">
        <w:r>
          <w:t xml:space="preserve">$\mathbf{A} \mathord{\smash[b]{\underset{\raise.3ex\hbox{$\scriptstyle\sim$}}{x}}\vphantom{x}} = (x_1 - 2x_2 - 2x_3,\; 3\,(x_1 - 2x_2 - 2x_3))$</w:t>
        </w:r>
      </w:ins>
      <w:ins w:id="7236" w:author="PR Preview" w:date="2026-01-01T00:00:00Z">
        <w:r>
          <w:t xml:space="preserve">,</w:t>
        </w:r>
      </w:ins>
      <w:ins w:id="7237" w:author="PR Preview" w:date="2026-01-01T00:00:00Z">
        <w:r>
          <w:t xml:space="preserve"> </w:t>
        </w:r>
      </w:ins>
      <w:ins w:id="7238" w:author="PR Preview" w:date="2026-01-01T00:00:00Z">
        <w:r>
          <w:t xml:space="preserve">so</w:t>
        </w:r>
      </w:ins>
      <w:ins w:id="7239" w:author="PR Preview" w:date="2026-01-01T00:00:00Z">
        <w:r>
          <w:t xml:space="preserve"> </w:t>
        </w:r>
      </w:ins>
      <w:ins w:id="7240" w:author="PR Preview" w:date="2026-01-01T00:00:00Z">
        <w:r>
          <w:t xml:space="preserve">$\mathbf{A} \mathord{\smash[b]{\underset{\raise.3ex\hbox{$\scriptstyle\sim$}}{x}}\vphantom{x}} = \mathord{\smash[b]{\underset{\raise.3ex\hbox{$\scriptstyle\sim$}}{0}}\vphantom{0}}_2$</w:t>
        </w:r>
      </w:ins>
      <w:ins w:id="7241" w:author="PR Preview" w:date="2026-01-01T00:00:00Z">
        <w:r>
          <w:t xml:space="preserve"> </w:t>
        </w:r>
      </w:ins>
      <w:ins w:id="7242" w:author="PR Preview" w:date="2026-01-01T00:00:00Z">
        <w:r>
          <w:t xml:space="preserve">exactly when</w:t>
        </w:r>
      </w:ins>
      <w:ins w:id="7243" w:author="PR Preview" w:date="2026-01-01T00:00:00Z">
        <w:r>
          <w:t xml:space="preserve"> </w:t>
        </w:r>
      </w:ins>
      <m:oMath>
        <m:sSub>
          <m:e>
            <m:r>
              <m:t>x</m:t>
            </m:r>
          </m:e>
          <m:sub>
            <m:r>
              <m:t>1</m:t>
            </m:r>
          </m:sub>
        </m:sSub>
        <m:r>
          <m:rPr>
            <m:sty m:val="p"/>
          </m:rPr>
          <m:t>=</m:t>
        </m:r>
        <m:r>
          <m:t>2</m:t>
        </m:r>
        <m:sSub>
          <m:e>
            <m:r>
              <m:t>x</m:t>
            </m:r>
          </m:e>
          <m:sub>
            <m:r>
              <m:t>2</m:t>
            </m:r>
          </m:sub>
        </m:sSub>
        <m:r>
          <m:rPr>
            <m:sty m:val="p"/>
          </m:rPr>
          <m:t>+</m:t>
        </m:r>
        <m:r>
          <m:t>2</m:t>
        </m:r>
        <m:sSub>
          <m:e>
            <m:r>
              <m:t>x</m:t>
            </m:r>
          </m:e>
          <m:sub>
            <m:r>
              <m:t>3</m:t>
            </m:r>
          </m:sub>
        </m:sSub>
      </m:oMath>
      <w:ins w:id="7244" w:author="PR Preview" w:date="2026-01-01T00:00:00Z">
        <w:r>
          <w:t xml:space="preserve">.</w:t>
        </w:r>
      </w:ins>
      <w:ins w:id="7245" w:author="PR Preview" w:date="2026-01-01T00:00:00Z">
        <w:r>
          <w:t xml:space="preserve"> </w:t>
        </w:r>
      </w:ins>
      <w:ins w:id="7246" w:author="PR Preview" w:date="2026-01-01T00:00:00Z">
        <w:r>
          <w:t xml:space="preserve">Writing</w:t>
        </w:r>
      </w:ins>
    </w:p>
    <w:p>
      <w:pPr>
        <w:pStyle w:val="BodyText"/>
      </w:pPr>
      <w:ins w:id="7247" w:author="PR Preview" w:date="2026-01-01T00:00:00Z">
        <w:r>
          <w:t xml:space="preserve">$$
    \begin{aligned}
    \mathord{\smash[b]{\underset{\raise.3ex\hbox{$\scriptstyle\sim$}}{x}}\vphantom{x}} &amp;= (2x_2 + 2x_3, x_2, x_3) \\
    &amp;= x_2\,(2, 1, 0) + x_3\,(2, 0, 1)
    \end{aligned}
    $$</w:t>
        </w:r>
      </w:ins>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del w:id="7248" w:author="PR Preview" w:date="2026-01-01T00:00:00Z">
        <w:r>
          <w:delText xml:space="preserve">For the left null space,</w:delText>
        </w:r>
      </w:del>
      <w:del w:id="7249" w:author="PR Preview" w:date="2026-01-01T00:00:00Z">
        <w:r>
          <w:delText xml:space="preserve"> </w:delText>
        </w:r>
      </w:del>
      <m:oMath>
        <m:sSup>
          <m:e>
            <m:r>
              <m:rPr>
                <m:sty m:val="bi"/>
              </m:rPr>
              <m:t>A</m:t>
            </m:r>
          </m:e>
          <m:sup>
            <m:r>
              <m:rPr>
                <m:sty m:val="p"/>
              </m:rPr>
              <m:t>⊤</m:t>
            </m:r>
          </m:sup>
        </m:sSup>
        <m:limLow>
          <m:e>
            <m:r>
              <m:t>y</m:t>
            </m:r>
          </m:e>
          <m:lim>
            <m:r>
              <m:rPr>
                <m:sty m:val="p"/>
              </m:rPr>
              <m:t>∼</m:t>
            </m:r>
          </m:lim>
        </m:limLow>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del w:id="7250" w:author="PR Preview" w:date="2026-01-01T00:00:00Z">
        <w:r>
          <w:delText xml:space="preserve">,</w:delText>
        </w:r>
      </w:del>
      <w:del w:id="7251" w:author="PR Preview" w:date="2026-01-01T00:00:00Z">
        <w:r>
          <w:delText xml:space="preserve"> </w:delText>
        </w:r>
      </w:del>
      <w:del w:id="7252" w:author="PR Preview" w:date="2026-01-01T00:00:00Z">
        <w:r>
          <w:delText xml:space="preserve">which is</w:delText>
        </w:r>
      </w:del>
      <w:del w:id="7253" w:author="PR Preview" w:date="2026-01-01T00:00:00Z">
        <w:r>
          <w:delText xml:space="preserve"> </w:delText>
        </w:r>
      </w:del>
      <m:oMath>
        <m:sSub>
          <m:e>
            <m:limLow>
              <m:e>
                <m:r>
                  <m:t>0</m:t>
                </m:r>
              </m:e>
              <m:lim>
                <m:r>
                  <m:rPr>
                    <m:sty m:val="p"/>
                  </m:rPr>
                  <m:t>∼</m:t>
                </m:r>
              </m:lim>
            </m:limLow>
          </m:e>
          <m:sub>
            <m:r>
              <m:t>3</m:t>
            </m:r>
          </m:sub>
        </m:sSub>
      </m:oMath>
      <w:del w:id="7254" w:author="PR Preview" w:date="2026-01-01T00:00:00Z">
        <w:r>
          <w:delText xml:space="preserve"> </w:delText>
        </w:r>
      </w:del>
      <w:del w:id="7255" w:author="PR Preview" w:date="2026-01-01T00:00:00Z">
        <w:r>
          <w:delText xml:space="preserve">exactly when</w:delText>
        </w:r>
      </w:del>
      <w:del w:id="7256" w:author="PR Preview" w:date="2026-01-01T00:00:00Z">
        <w:r>
          <w:delText xml:space="preserve"> </w:delText>
        </w:r>
      </w:del>
      <m:oMath>
        <m:sSub>
          <m:e>
            <m:r>
              <m:t>y</m:t>
            </m:r>
          </m:e>
          <m:sub>
            <m:r>
              <m:t>1</m:t>
            </m:r>
          </m:sub>
        </m:sSub>
        <m:r>
          <m:rPr>
            <m:sty m:val="p"/>
          </m:rPr>
          <m:t>=</m:t>
        </m:r>
        <m:r>
          <m:rPr>
            <m:sty m:val="p"/>
          </m:rPr>
          <m:t>−</m:t>
        </m:r>
        <m:r>
          <m:t>3</m:t>
        </m:r>
        <m:sSub>
          <m:e>
            <m:r>
              <m:t>y</m:t>
            </m:r>
          </m:e>
          <m:sub>
            <m:r>
              <m:t>2</m:t>
            </m:r>
          </m:sub>
        </m:sSub>
      </m:oMath>
      <w:del w:id="7257" w:author="PR Preview" w:date="2026-01-01T00:00:00Z">
        <w:r>
          <w:delText xml:space="preserve">,</w:delText>
        </w:r>
      </w:del>
      <w:del w:id="7258" w:author="PR Preview" w:date="2026-01-01T00:00:00Z">
        <w:r>
          <w:delText xml:space="preserve"> </w:delText>
        </w:r>
      </w:del>
      <w:del w:id="7259" w:author="PR Preview" w:date="2026-01-01T00:00:00Z">
        <w:r>
          <w:delText xml:space="preserve">so</w:delText>
        </w:r>
      </w:del>
      <w:del w:id="7260" w:author="PR Preview" w:date="2026-01-01T00:00:00Z">
        <w:r>
          <w:delText xml:space="preserve"> </w:delText>
        </w:r>
      </w:del>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del w:id="7261" w:author="PR Preview" w:date="2026-01-01T00:00:00Z">
        <w:r>
          <w:delText xml:space="preserve">,</w:delText>
        </w:r>
      </w:del>
      <w:del w:id="7262" w:author="PR Preview" w:date="2026-01-01T00:00:00Z">
        <w:r>
          <w:delText xml:space="preserve"> </w:delText>
        </w:r>
      </w:del>
      <w:del w:id="7263" w:author="PR Preview" w:date="2026-01-01T00:00:00Z">
        <w:r>
          <w:delText xml:space="preserve">a line in</w:delText>
        </w:r>
      </w:del>
      <w:del w:id="7264" w:author="PR Preview" w:date="2026-01-01T00:00:00Z">
        <w:r>
          <w:delText xml:space="preserve"> </w:delText>
        </w:r>
      </w:del>
      <m:oMath>
        <m:sSup>
          <m:e>
            <m:r>
              <m:rPr>
                <m:scr m:val="double-struck"/>
                <m:sty m:val="p"/>
              </m:rPr>
              <m:t>R</m:t>
            </m:r>
          </m:e>
          <m:sup>
            <m:r>
              <m:t>2</m:t>
            </m:r>
          </m:sup>
        </m:sSup>
      </m:oMath>
      <w:del w:id="7265" w:author="PR Preview" w:date="2026-01-01T00:00:00Z">
        <w:r>
          <w:delText xml:space="preserve">.</w:delText>
        </w:r>
      </w:del>
    </w:p>
    <w:p>
      <w:pPr>
        <w:pStyle w:val="BodyText"/>
      </w:pPr>
      <w:ins w:id="7266" w:author="PR Preview" w:date="2026-01-01T00:00:00Z">
        <w:r>
          <w:t xml:space="preserve">For the left null space,</w:t>
        </w:r>
      </w:ins>
      <w:ins w:id="7267" w:author="PR Preview" w:date="2026-01-01T00:00:00Z">
        <w:r>
          <w:t xml:space="preserve"> </w:t>
        </w:r>
      </w:ins>
      <w:ins w:id="7268" w:author="PR Preview" w:date="2026-01-01T00:00:00Z">
        <w:r>
          <w:t xml:space="preserve">${\mathbf{A}}^{\top} \mathord{\smash[b]{\underset{\raise.3ex\hbox{$\scriptstyle\sim$}}{y}}\vphantom{y}} = (y_1 + 3y_2,\; -2\,(y_1 + 3y_2),\; -2\,(y_1 + 3y_2))$</w:t>
        </w:r>
      </w:ins>
      <w:ins w:id="7269" w:author="PR Preview" w:date="2026-01-01T00:00:00Z">
        <w:r>
          <w:t xml:space="preserve">,</w:t>
        </w:r>
      </w:ins>
      <w:ins w:id="7270" w:author="PR Preview" w:date="2026-01-01T00:00:00Z">
        <w:r>
          <w:t xml:space="preserve"> </w:t>
        </w:r>
      </w:ins>
      <w:ins w:id="7271" w:author="PR Preview" w:date="2026-01-01T00:00:00Z">
        <w:r>
          <w:t xml:space="preserve">which is</w:t>
        </w:r>
      </w:ins>
      <w:ins w:id="7272" w:author="PR Preview" w:date="2026-01-01T00:00:00Z">
        <w:r>
          <w:t xml:space="preserve"> </w:t>
        </w:r>
      </w:ins>
      <w:ins w:id="7273" w:author="PR Preview" w:date="2026-01-01T00:00:00Z">
        <w:r>
          <w:t xml:space="preserve">$\mathord{\smash[b]{\underset{\raise.3ex\hbox{$\scriptstyle\sim$}}{0}}\vphantom{0}}_3$</w:t>
        </w:r>
      </w:ins>
      <w:ins w:id="7274" w:author="PR Preview" w:date="2026-01-01T00:00:00Z">
        <w:r>
          <w:t xml:space="preserve"> </w:t>
        </w:r>
      </w:ins>
      <w:ins w:id="7275" w:author="PR Preview" w:date="2026-01-01T00:00:00Z">
        <w:r>
          <w:t xml:space="preserve">exactly when</w:t>
        </w:r>
      </w:ins>
      <w:ins w:id="7276" w:author="PR Preview" w:date="2026-01-01T00:00:00Z">
        <w:r>
          <w:t xml:space="preserve"> </w:t>
        </w:r>
      </w:ins>
      <m:oMath>
        <m:sSub>
          <m:e>
            <m:r>
              <m:t>y</m:t>
            </m:r>
          </m:e>
          <m:sub>
            <m:r>
              <m:t>1</m:t>
            </m:r>
          </m:sub>
        </m:sSub>
        <m:r>
          <m:rPr>
            <m:sty m:val="p"/>
          </m:rPr>
          <m:t>=</m:t>
        </m:r>
        <m:r>
          <m:rPr>
            <m:sty m:val="p"/>
          </m:rPr>
          <m:t>−</m:t>
        </m:r>
        <m:r>
          <m:t>3</m:t>
        </m:r>
        <m:sSub>
          <m:e>
            <m:r>
              <m:t>y</m:t>
            </m:r>
          </m:e>
          <m:sub>
            <m:r>
              <m:t>2</m:t>
            </m:r>
          </m:sub>
        </m:sSub>
      </m:oMath>
      <w:ins w:id="7277" w:author="PR Preview" w:date="2026-01-01T00:00:00Z">
        <w:r>
          <w:t xml:space="preserve">,</w:t>
        </w:r>
      </w:ins>
      <w:ins w:id="7278" w:author="PR Preview" w:date="2026-01-01T00:00:00Z">
        <w:r>
          <w:t xml:space="preserve"> </w:t>
        </w:r>
      </w:ins>
      <w:ins w:id="7279" w:author="PR Preview" w:date="2026-01-01T00:00:00Z">
        <w:r>
          <w:t xml:space="preserve">so</w:t>
        </w:r>
      </w:ins>
      <w:ins w:id="7280" w:author="PR Preview" w:date="2026-01-01T00:00:00Z">
        <w:r>
          <w:t xml:space="preserve"> </w:t>
        </w:r>
      </w:ins>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ins w:id="7281" w:author="PR Preview" w:date="2026-01-01T00:00:00Z">
        <w:r>
          <w:t xml:space="preserve">,</w:t>
        </w:r>
      </w:ins>
      <w:ins w:id="7282" w:author="PR Preview" w:date="2026-01-01T00:00:00Z">
        <w:r>
          <w:t xml:space="preserve"> </w:t>
        </w:r>
      </w:ins>
      <w:ins w:id="7283" w:author="PR Preview" w:date="2026-01-01T00:00:00Z">
        <w:r>
          <w:t xml:space="preserve">a line in</w:t>
        </w:r>
      </w:ins>
      <w:ins w:id="7284" w:author="PR Preview" w:date="2026-01-01T00:00:00Z">
        <w:r>
          <w:t xml:space="preserve"> </w:t>
        </w:r>
      </w:ins>
      <m:oMath>
        <m:sSup>
          <m:e>
            <m:r>
              <m:rPr>
                <m:scr m:val="double-struck"/>
                <m:sty m:val="p"/>
              </m:rPr>
              <m:t>R</m:t>
            </m:r>
          </m:e>
          <m:sup>
            <m:r>
              <m:t>2</m:t>
            </m:r>
          </m:sup>
        </m:sSup>
      </m:oMath>
      <w:ins w:id="7285" w:author="PR Preview" w:date="2026-01-01T00:00:00Z">
        <w:r>
          <w:t xml:space="preserve">.</w:t>
        </w:r>
      </w:ins>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del w:id="7286" w:author="PR Preview" w:date="2026-01-01T00:00:00Z">
        <w:r>
          <w:rPr>
            <w:i/>
            <w:iCs/>
          </w:rPr>
          <w:delText xml:space="preserve">Proof</w:delText>
        </w:r>
      </w:del>
      <w:del w:id="7287" w:author="PR Preview" w:date="2026-01-01T00:00:00Z">
        <w:r>
          <w:delText xml:space="preserve">. </w:delText>
        </w:r>
      </w:del>
      <m:oMath>
        <m:r>
          <m:rPr>
            <m:sty m:val="bi"/>
          </m:rPr>
          <m:t>A</m:t>
        </m:r>
        <m:sSub>
          <m:e>
            <m:limLow>
              <m:e>
                <m:r>
                  <m:t>0</m:t>
                </m:r>
              </m:e>
              <m:lim>
                <m:r>
                  <m:rPr>
                    <m:sty m:val="p"/>
                  </m:rPr>
                  <m:t>∼</m:t>
                </m:r>
              </m:lim>
            </m:limLow>
          </m:e>
          <m:sub>
            <m:r>
              <m:t>n</m:t>
            </m:r>
          </m:sub>
        </m:sSub>
        <m:r>
          <m:rPr>
            <m:sty m:val="p"/>
          </m:rPr>
          <m:t>=</m:t>
        </m:r>
        <m:sSub>
          <m:e>
            <m:limLow>
              <m:e>
                <m:r>
                  <m:t>0</m:t>
                </m:r>
              </m:e>
              <m:lim>
                <m:r>
                  <m:rPr>
                    <m:sty m:val="p"/>
                  </m:rPr>
                  <m:t>∼</m:t>
                </m:r>
              </m:lim>
            </m:limLow>
          </m:e>
          <m:sub>
            <m:r>
              <m:t>m</m:t>
            </m:r>
          </m:sub>
        </m:sSub>
      </m:oMath>
      <w:del w:id="7288" w:author="PR Preview" w:date="2026-01-01T00:00:00Z">
        <w:r>
          <w:delText xml:space="preserve">, so</w:delText>
        </w:r>
      </w:del>
      <w:del w:id="7289" w:author="PR Preview" w:date="2026-01-01T00:00:00Z">
        <w:r>
          <w:delText xml:space="preserve"> </w:delText>
        </w:r>
      </w:del>
      <m:oMath>
        <m:sSub>
          <m:e>
            <m:limLow>
              <m:e>
                <m:r>
                  <m:t>0</m:t>
                </m:r>
              </m:e>
              <m:lim>
                <m:r>
                  <m:rPr>
                    <m:sty m:val="p"/>
                  </m:rPr>
                  <m:t>∼</m:t>
                </m:r>
              </m:lim>
            </m:limLow>
          </m:e>
          <m:sub>
            <m:r>
              <m:t>n</m:t>
            </m:r>
          </m:sub>
        </m:sSub>
        <m:r>
          <m:rPr>
            <m:sty m:val="p"/>
          </m:rPr>
          <m:t>∈</m:t>
        </m:r>
        <m:r>
          <m:rPr>
            <m:scr m:val="script"/>
            <m:sty m:val="p"/>
          </m:rPr>
          <m:t>N</m:t>
        </m:r>
        <m:r>
          <m:rPr>
            <m:sty m:val="p"/>
          </m:rPr>
          <m:t>(</m:t>
        </m:r>
        <m:r>
          <m:rPr>
            <m:sty m:val="bi"/>
          </m:rPr>
          <m:t>A</m:t>
        </m:r>
        <m:r>
          <m:rPr>
            <m:sty m:val="p"/>
          </m:rPr>
          <m:t>)</m:t>
        </m:r>
      </m:oMath>
      <w:del w:id="7290" w:author="PR Preview" w:date="2026-01-01T00:00:00Z">
        <w:r>
          <w:delText xml:space="preserve">,</w:delText>
        </w:r>
      </w:del>
      <w:del w:id="7291" w:author="PR Preview" w:date="2026-01-01T00:00:00Z">
        <w:r>
          <w:delText xml:space="preserve"> </w:delText>
        </w:r>
      </w:del>
      <w:del w:id="7292" w:author="PR Preview" w:date="2026-01-01T00:00:00Z">
        <w:r>
          <w:delText xml:space="preserve">and the null space is not empty.</w:delText>
        </w:r>
      </w:del>
      <w:del w:id="7293" w:author="PR Preview" w:date="2026-01-01T00:00:00Z">
        <w:r>
          <w:delText xml:space="preserve"> </w:delText>
        </w:r>
      </w:del>
      <w:del w:id="7294" w:author="PR Preview" w:date="2026-01-01T00:00:00Z">
        <w:r>
          <w:delText xml:space="preserve">If</w:delText>
        </w:r>
      </w:del>
      <w:del w:id="7295" w:author="PR Preview" w:date="2026-01-01T00:00:00Z">
        <w:r>
          <w:delText xml:space="preserve"> </w:delText>
        </w:r>
      </w:del>
      <m:oMath>
        <m:limLow>
          <m:e>
            <m:r>
              <m:t>u</m:t>
            </m:r>
          </m:e>
          <m:lim>
            <m:r>
              <m:rPr>
                <m:sty m:val="p"/>
              </m:rPr>
              <m:t>∼</m:t>
            </m:r>
          </m:lim>
        </m:limLow>
        <m:r>
          <m:rPr>
            <m:sty m:val="p"/>
          </m:rPr>
          <m:t>,</m:t>
        </m:r>
        <m:limLow>
          <m:e>
            <m:r>
              <m:t>w</m:t>
            </m:r>
          </m:e>
          <m:lim>
            <m:r>
              <m:rPr>
                <m:sty m:val="p"/>
              </m:rPr>
              <m:t>∼</m:t>
            </m:r>
          </m:lim>
        </m:limLow>
        <m:r>
          <m:rPr>
            <m:sty m:val="p"/>
          </m:rPr>
          <m:t>∈</m:t>
        </m:r>
        <m:r>
          <m:rPr>
            <m:scr m:val="script"/>
            <m:sty m:val="p"/>
          </m:rPr>
          <m:t>N</m:t>
        </m:r>
        <m:r>
          <m:rPr>
            <m:sty m:val="p"/>
          </m:rPr>
          <m:t>(</m:t>
        </m:r>
        <m:r>
          <m:rPr>
            <m:sty m:val="bi"/>
          </m:rPr>
          <m:t>A</m:t>
        </m:r>
        <m:r>
          <m:rPr>
            <m:sty m:val="p"/>
          </m:rPr>
          <m:t>)</m:t>
        </m:r>
      </m:oMath>
      <w:del w:id="7296" w:author="PR Preview" w:date="2026-01-01T00:00:00Z">
        <w:r>
          <w:delText xml:space="preserve"> </w:delText>
        </w:r>
      </w:del>
      <w:del w:id="7297" w:author="PR Preview" w:date="2026-01-01T00:00:00Z">
        <w:r>
          <w:delText xml:space="preserve">and</w:delText>
        </w:r>
      </w:del>
      <w:del w:id="7298" w:author="PR Preview" w:date="2026-01-01T00:00:00Z">
        <w:r>
          <w:delText xml:space="preserve"> </w:delText>
        </w:r>
      </w:del>
      <m:oMath>
        <m:r>
          <m:t>c</m:t>
        </m:r>
        <m:r>
          <m:rPr>
            <m:sty m:val="p"/>
          </m:rPr>
          <m:t>∈</m:t>
        </m:r>
        <m:r>
          <m:rPr>
            <m:scr m:val="double-struck"/>
            <m:sty m:val="p"/>
          </m:rPr>
          <m:t>R</m:t>
        </m:r>
      </m:oMath>
      <w:del w:id="7299" w:author="PR Preview" w:date="2026-01-01T00:00:00Z">
        <w:r>
          <w:delText xml:space="preserve">, then</w:delText>
        </w:r>
      </w:del>
    </w:p>
    <w:p>
      <w:pPr>
        <w:pStyle w:val="BodyText"/>
      </w:pPr>
      <m:oMathPara>
        <m:oMathParaPr>
          <m:jc m:val="center"/>
        </m:oMathParaPr>
        <m:oMath>
          <m:eqArr>
            <m:e>
              <m:r>
                <m:rPr>
                  <m:sty m:val="bi"/>
                </m:rPr>
                <m:t>A</m:t>
              </m:r>
              <m:r>
                <m:t> </m:t>
              </m:r>
              <m:r>
                <m:rPr>
                  <m:sty m:val="p"/>
                </m:rPr>
                <m:t>(</m:t>
              </m:r>
              <m:limLow>
                <m:e>
                  <m:r>
                    <m:t>u</m:t>
                  </m:r>
                </m:e>
                <m:lim>
                  <m:r>
                    <m:rPr>
                      <m:sty m:val="p"/>
                    </m:rPr>
                    <m:t>∼</m:t>
                  </m:r>
                </m:lim>
              </m:limLow>
              <m:r>
                <m:rPr>
                  <m:sty m:val="p"/>
                </m:rPr>
                <m:t>+</m:t>
              </m:r>
              <m:limLow>
                <m:e>
                  <m:r>
                    <m:t>w</m:t>
                  </m:r>
                </m:e>
                <m:lim>
                  <m:r>
                    <m:rPr>
                      <m:sty m:val="p"/>
                    </m:rPr>
                    <m:t>∼</m:t>
                  </m:r>
                </m:lim>
              </m:limLow>
              <m:r>
                <m:rPr>
                  <m:sty m:val="p"/>
                </m:rPr>
                <m:t>)</m:t>
              </m:r>
              <m:r>
                <m:t>&amp;</m:t>
              </m:r>
              <m:r>
                <m:rPr>
                  <m:sty m:val="p"/>
                </m:rPr>
                <m:t>=</m:t>
              </m:r>
              <m:r>
                <m:rPr>
                  <m:sty m:val="bi"/>
                </m:rPr>
                <m:t>A</m:t>
              </m:r>
              <m:limLow>
                <m:e>
                  <m:r>
                    <m:t>u</m:t>
                  </m:r>
                </m:e>
                <m:lim>
                  <m:r>
                    <m:rPr>
                      <m:sty m:val="p"/>
                    </m:rPr>
                    <m:t>∼</m:t>
                  </m:r>
                </m:lim>
              </m:limLow>
              <m:r>
                <m:rPr>
                  <m:sty m:val="p"/>
                </m:rPr>
                <m:t>+</m:t>
              </m:r>
              <m:r>
                <m:rPr>
                  <m:sty m:val="bi"/>
                </m:rPr>
                <m:t>A</m:t>
              </m:r>
              <m:limLow>
                <m:e>
                  <m:r>
                    <m:t>w</m:t>
                  </m:r>
                </m:e>
                <m:lim>
                  <m:r>
                    <m:rPr>
                      <m:sty m:val="p"/>
                    </m:rPr>
                    <m:t>∼</m:t>
                  </m:r>
                </m:lim>
              </m:limLow>
              <m:r>
                <m:t>&amp;</m:t>
              </m:r>
              <m:r>
                <m:t>&amp;</m:t>
              </m:r>
              <m:r>
                <m:rPr>
                  <m:nor/>
                  <m:sty m:val="p"/>
                </m:rPr>
                <m:t>(</m:t>
              </m:r>
              <m:r>
                <m:rPr>
                  <m:nor/>
                  <m:sty m:val="p"/>
                </m:rPr>
                <m:t>Theorem 9</m:t>
              </m:r>
              <m:r>
                <m:rPr>
                  <m:nor/>
                  <m:sty m:val="p"/>
                </m:rPr>
                <m:t>)</m:t>
              </m:r>
            </m:e>
            <m:e>
              <m:r>
                <m:t>&amp;</m:t>
              </m:r>
              <m:r>
                <m:rPr>
                  <m:sty m:val="p"/>
                </m:rPr>
                <m:t>=</m:t>
              </m:r>
              <m:sSub>
                <m:e>
                  <m:limLow>
                    <m:e>
                      <m:r>
                        <m:t>0</m:t>
                      </m:r>
                    </m:e>
                    <m:lim>
                      <m:r>
                        <m:rPr>
                          <m:sty m:val="p"/>
                        </m:rPr>
                        <m:t>∼</m:t>
                      </m:r>
                    </m:lim>
                  </m:limLow>
                </m:e>
                <m:sub>
                  <m:r>
                    <m:t>m</m:t>
                  </m:r>
                </m:sub>
              </m:sSub>
              <m:r>
                <m:rPr>
                  <m:sty m:val="p"/>
                </m:rPr>
                <m:t>+</m:t>
              </m:r>
              <m:sSub>
                <m:e>
                  <m:limLow>
                    <m:e>
                      <m:r>
                        <m:t>0</m:t>
                      </m:r>
                    </m:e>
                    <m:lim>
                      <m:r>
                        <m:rPr>
                          <m:sty m:val="p"/>
                        </m:rPr>
                        <m:t>∼</m:t>
                      </m:r>
                    </m:lim>
                  </m:limLow>
                </m:e>
                <m:sub>
                  <m:r>
                    <m:t>m</m:t>
                  </m:r>
                </m:sub>
              </m:sSub>
              <m:r>
                <m:t>&amp;</m:t>
              </m:r>
              <m:r>
                <m:t>&amp;</m:t>
              </m:r>
              <m:r>
                <m:rPr>
                  <m:nor/>
                  <m:sty m:val="p"/>
                </m:rPr>
                <m:t>(</m:t>
              </m:r>
              <m:limLow>
                <m:e>
                  <m:r>
                    <m:t>u</m:t>
                  </m:r>
                </m:e>
                <m:lim>
                  <m:r>
                    <m:rPr>
                      <m:sty m:val="p"/>
                    </m:rPr>
                    <m:t>∼</m:t>
                  </m:r>
                </m:lim>
              </m:limLow>
              <m:r>
                <m:rPr>
                  <m:nor/>
                  <m:sty m:val="p"/>
                </m:rPr>
                <m:t> and </m:t>
              </m:r>
              <m:limLow>
                <m:e>
                  <m:r>
                    <m:t>w</m:t>
                  </m:r>
                </m:e>
                <m:lim>
                  <m:r>
                    <m:rPr>
                      <m:sty m:val="p"/>
                    </m:rPr>
                    <m:t>∼</m:t>
                  </m:r>
                </m:lim>
              </m:limLow>
              <m:r>
                <m:rPr>
                  <m:nor/>
                  <m:sty m:val="p"/>
                </m:rPr>
                <m:t> are in the null space)</m:t>
              </m:r>
            </m:e>
            <m:e>
              <m:r>
                <m:t>&amp;</m:t>
              </m:r>
              <m:r>
                <m:rPr>
                  <m:sty m:val="p"/>
                </m:rPr>
                <m:t>=</m:t>
              </m:r>
              <m:sSub>
                <m:e>
                  <m:limLow>
                    <m:e>
                      <m:r>
                        <m:t>0</m:t>
                      </m:r>
                    </m:e>
                    <m:lim>
                      <m:r>
                        <m:rPr>
                          <m:sty m:val="p"/>
                        </m:rPr>
                        <m:t>∼</m:t>
                      </m:r>
                    </m:lim>
                  </m:limLow>
                </m:e>
                <m:sub>
                  <m:r>
                    <m:t>m</m:t>
                  </m:r>
                </m:sub>
              </m:sSub>
              <m:r>
                <m:t>&amp;</m:t>
              </m:r>
              <m:r>
                <m:t>&amp;</m:t>
              </m:r>
              <m:r>
                <m:rPr>
                  <m:nor/>
                  <m:sty m:val="p"/>
                </m:rPr>
                <m:t>(adding </m:t>
              </m:r>
              <m:sSub>
                <m:e>
                  <m:limLow>
                    <m:e>
                      <m:r>
                        <m:t>0</m:t>
                      </m:r>
                    </m:e>
                    <m:lim>
                      <m:r>
                        <m:rPr>
                          <m:sty m:val="p"/>
                        </m:rPr>
                        <m:t>∼</m:t>
                      </m:r>
                    </m:lim>
                  </m:limLow>
                </m:e>
                <m:sub>
                  <m:r>
                    <m:t>m</m:t>
                  </m:r>
                </m:sub>
              </m:sSub>
              <m:r>
                <m:rPr>
                  <m:nor/>
                  <m:sty m:val="p"/>
                </m:rPr>
                <m:t> changes nothing)</m:t>
              </m:r>
            </m:e>
          </m:eqArr>
        </m:oMath>
      </m:oMathPara>
    </w:p>
    <w:p>
      <w:pPr>
        <w:pStyle w:val="BodyText"/>
      </w:pPr>
      <w:ins w:id="7300" w:author="PR Preview" w:date="2026-01-01T00:00:00Z">
        <w:r>
          <w:rPr>
            <w:i/>
            <w:iCs/>
          </w:rPr>
          <w:t xml:space="preserve">Proof</w:t>
        </w:r>
      </w:ins>
      <w:ins w:id="7301" w:author="PR Preview" w:date="2026-01-01T00:00:00Z">
        <w:r>
          <w:t xml:space="preserve">. </w:t>
        </w:r>
      </w:ins>
      <w:ins w:id="7302" w:author="PR Preview" w:date="2026-01-01T00:00:00Z">
        <w:r>
          <w:t xml:space="preserve">$\mathbf{A} \mathord{\smash[b]{\underset{\raise.3ex\hbox{$\scriptstyle\sim$}}{0}}\vphantom{0}}_n = \mathord{\smash[b]{\underset{\raise.3ex\hbox{$\scriptstyle\sim$}}{0}}\vphantom{0}}_m$</w:t>
        </w:r>
      </w:ins>
      <w:ins w:id="7303" w:author="PR Preview" w:date="2026-01-01T00:00:00Z">
        <w:r>
          <w:t xml:space="preserve">, so</w:t>
        </w:r>
      </w:ins>
      <w:ins w:id="7304" w:author="PR Preview" w:date="2026-01-01T00:00:00Z">
        <w:r>
          <w:t xml:space="preserve"> </w:t>
        </w:r>
      </w:ins>
      <w:ins w:id="7305" w:author="PR Preview" w:date="2026-01-01T00:00:00Z">
        <w:r>
          <w:t xml:space="preserve">$\mathord{\smash[b]{\underset{\raise.3ex\hbox{$\scriptstyle\sim$}}{0}}\vphantom{0}}_n \in \mathcal{N}(\mathbf{A})$</w:t>
        </w:r>
      </w:ins>
      <w:ins w:id="7306" w:author="PR Preview" w:date="2026-01-01T00:00:00Z">
        <w:r>
          <w:t xml:space="preserve">,</w:t>
        </w:r>
      </w:ins>
      <w:ins w:id="7307" w:author="PR Preview" w:date="2026-01-01T00:00:00Z">
        <w:r>
          <w:t xml:space="preserve"> </w:t>
        </w:r>
      </w:ins>
      <w:ins w:id="7308" w:author="PR Preview" w:date="2026-01-01T00:00:00Z">
        <w:r>
          <w:t xml:space="preserve">and the null space is not empty.</w:t>
        </w:r>
      </w:ins>
      <w:ins w:id="7309" w:author="PR Preview" w:date="2026-01-01T00:00:00Z">
        <w:r>
          <w:t xml:space="preserve"> </w:t>
        </w:r>
      </w:ins>
      <w:ins w:id="7310" w:author="PR Preview" w:date="2026-01-01T00:00:00Z">
        <w:r>
          <w:t xml:space="preserve">If</w:t>
        </w:r>
      </w:ins>
      <w:ins w:id="7311" w:author="PR Preview" w:date="2026-01-01T00:00:00Z">
        <w:r>
          <w:t xml:space="preserve"> </w:t>
        </w:r>
      </w:ins>
      <w:ins w:id="7312" w:author="PR Preview" w:date="2026-01-01T00:00:00Z">
        <w:r>
          <w:t xml:space="preserve">$\mathord{\smash[b]{\underset{\raise.3ex\hbox{$\scriptstyle\sim$}}{u}}\vphantom{u}}, \mathord{\smash[b]{\underset{\raise.3ex\hbox{$\scriptstyle\sim$}}{w}}\vphantom{w}} \in \mathcal{N}(\mathbf{A})$</w:t>
        </w:r>
      </w:ins>
      <w:ins w:id="7313" w:author="PR Preview" w:date="2026-01-01T00:00:00Z">
        <w:r>
          <w:t xml:space="preserve"> </w:t>
        </w:r>
      </w:ins>
      <w:ins w:id="7314" w:author="PR Preview" w:date="2026-01-01T00:00:00Z">
        <w:r>
          <w:t xml:space="preserve">and</w:t>
        </w:r>
      </w:ins>
      <w:ins w:id="7315" w:author="PR Preview" w:date="2026-01-01T00:00:00Z">
        <w:r>
          <w:t xml:space="preserve"> </w:t>
        </w:r>
      </w:ins>
      <m:oMath>
        <m:r>
          <m:t>c</m:t>
        </m:r>
        <m:r>
          <m:rPr>
            <m:sty m:val="p"/>
          </m:rPr>
          <m:t>∈</m:t>
        </m:r>
        <m:r>
          <m:rPr>
            <m:scr m:val="double-struck"/>
            <m:sty m:val="p"/>
          </m:rPr>
          <m:t>R</m:t>
        </m:r>
      </m:oMath>
      <w:ins w:id="7316" w:author="PR Preview" w:date="2026-01-01T00:00:00Z">
        <w:r>
          <w:t xml:space="preserve">, then</w:t>
        </w:r>
      </w:ins>
    </w:p>
    <w:p>
      <w:pPr>
        <w:pStyle w:val="BodyText"/>
      </w:pPr>
      <w:ins w:id="7317" w:author="PR Preview" w:date="2026-01-01T00:00:00Z">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ins>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limLow>
                    <m:e>
                      <m:r>
                        <m:t>u</m:t>
                      </m:r>
                    </m:e>
                    <m:lim>
                      <m:r>
                        <m:rPr>
                          <m:sty m:val="p"/>
                        </m:rPr>
                        <m:t>∼</m:t>
                      </m:r>
                    </m:lim>
                  </m:limLow>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limLow>
                <m:e>
                  <m:r>
                    <m:t>u</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limLow>
                <m:e>
                  <m:r>
                    <m:t>u</m:t>
                  </m:r>
                </m:e>
                <m:lim>
                  <m:r>
                    <m:rPr>
                      <m:sty m:val="p"/>
                    </m:rPr>
                    <m:t>∼</m:t>
                  </m:r>
                </m:lim>
              </m:limLow>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del w:id="7318" w:author="PR Preview" w:date="2026-01-01T00:00:00Z">
        <w:r>
          <w:delText xml:space="preserve">so</w:delText>
        </w:r>
      </w:del>
      <w:del w:id="7319" w:author="PR Preview" w:date="2026-01-01T00:00:00Z">
        <w:r>
          <w:delText xml:space="preserve"> </w:delText>
        </w:r>
      </w:del>
      <m:oMath>
        <m:r>
          <m:rPr>
            <m:sty m:val="bi"/>
          </m:rPr>
          <m:t>A</m:t>
        </m:r>
        <m:r>
          <m:t> </m:t>
        </m:r>
        <m:r>
          <m:rPr>
            <m:sty m:val="p"/>
          </m:rPr>
          <m:t>(</m:t>
        </m:r>
        <m:r>
          <m:t>c</m:t>
        </m:r>
        <m:limLow>
          <m:e>
            <m:r>
              <m:t>u</m:t>
            </m:r>
          </m:e>
          <m:lim>
            <m:r>
              <m:rPr>
                <m:sty m:val="p"/>
              </m:rPr>
              <m:t>∼</m:t>
            </m:r>
          </m:lim>
        </m:limLow>
        <m:r>
          <m:rPr>
            <m:sty m:val="p"/>
          </m:rPr>
          <m:t>)</m:t>
        </m:r>
        <m:r>
          <m:rPr>
            <m:sty m:val="p"/>
          </m:rPr>
          <m:t>=</m:t>
        </m:r>
        <m:sSub>
          <m:e>
            <m:limLow>
              <m:e>
                <m:r>
                  <m:t>0</m:t>
                </m:r>
              </m:e>
              <m:lim>
                <m:r>
                  <m:rPr>
                    <m:sty m:val="p"/>
                  </m:rPr>
                  <m:t>∼</m:t>
                </m:r>
              </m:lim>
            </m:limLow>
          </m:e>
          <m:sub>
            <m:r>
              <m:t>m</m:t>
            </m:r>
          </m:sub>
        </m:sSub>
      </m:oMath>
      <w:del w:id="7320" w:author="PR Preview" w:date="2026-01-01T00:00:00Z">
        <w:r>
          <w:delText xml:space="preserve">.</w:delText>
        </w:r>
      </w:del>
      <w:del w:id="7321" w:author="PR Preview" w:date="2026-01-01T00:00:00Z">
        <w:r>
          <w:delText xml:space="preserve"> </w:delText>
        </w:r>
      </w:del>
      <w:del w:id="7322" w:author="PR Preview" w:date="2026-01-01T00:00:00Z">
        <w:r>
          <w:delText xml:space="preserve">Therefore</w:delText>
        </w:r>
      </w:del>
      <w:del w:id="7323" w:author="PR Preview" w:date="2026-01-01T00:00:00Z">
        <w:r>
          <w:delText xml:space="preserve"> </w:delText>
        </w:r>
      </w:del>
      <m:oMath>
        <m:limLow>
          <m:e>
            <m:r>
              <m:t>u</m:t>
            </m:r>
          </m:e>
          <m:lim>
            <m:r>
              <m:rPr>
                <m:sty m:val="p"/>
              </m:rPr>
              <m:t>∼</m:t>
            </m:r>
          </m:lim>
        </m:limLow>
        <m:r>
          <m:rPr>
            <m:sty m:val="p"/>
          </m:rPr>
          <m:t>+</m:t>
        </m:r>
        <m:limLow>
          <m:e>
            <m:r>
              <m:t>w</m:t>
            </m:r>
          </m:e>
          <m:lim>
            <m:r>
              <m:rPr>
                <m:sty m:val="p"/>
              </m:rPr>
              <m:t>∼</m:t>
            </m:r>
          </m:lim>
        </m:limLow>
      </m:oMath>
      <w:del w:id="7324" w:author="PR Preview" w:date="2026-01-01T00:00:00Z">
        <w:r>
          <w:delText xml:space="preserve"> </w:delText>
        </w:r>
      </w:del>
      <w:del w:id="7325" w:author="PR Preview" w:date="2026-01-01T00:00:00Z">
        <w:r>
          <w:delText xml:space="preserve">and</w:delText>
        </w:r>
      </w:del>
      <w:del w:id="7326" w:author="PR Preview" w:date="2026-01-01T00:00:00Z">
        <w:r>
          <w:delText xml:space="preserve"> </w:delText>
        </w:r>
      </w:del>
      <m:oMath>
        <m:r>
          <m:t>c</m:t>
        </m:r>
        <m:limLow>
          <m:e>
            <m:r>
              <m:t>u</m:t>
            </m:r>
          </m:e>
          <m:lim>
            <m:r>
              <m:rPr>
                <m:sty m:val="p"/>
              </m:rPr>
              <m:t>∼</m:t>
            </m:r>
          </m:lim>
        </m:limLow>
      </m:oMath>
      <w:del w:id="7327" w:author="PR Preview" w:date="2026-01-01T00:00:00Z">
        <w:r>
          <w:delText xml:space="preserve"> </w:delText>
        </w:r>
      </w:del>
      <w:del w:id="7328" w:author="PR Preview" w:date="2026-01-01T00:00:00Z">
        <w:r>
          <w:delText xml:space="preserve">are in</w:delText>
        </w:r>
      </w:del>
      <w:del w:id="7329" w:author="PR Preview" w:date="2026-01-01T00:00:00Z">
        <w:r>
          <w:delText xml:space="preserve"> </w:delText>
        </w:r>
      </w:del>
      <m:oMath>
        <m:r>
          <m:rPr>
            <m:scr m:val="script"/>
            <m:sty m:val="p"/>
          </m:rPr>
          <m:t>N</m:t>
        </m:r>
        <m:r>
          <m:rPr>
            <m:sty m:val="p"/>
          </m:rPr>
          <m:t>(</m:t>
        </m:r>
        <m:r>
          <m:rPr>
            <m:sty m:val="bi"/>
          </m:rPr>
          <m:t>A</m:t>
        </m:r>
        <m:r>
          <m:rPr>
            <m:sty m:val="p"/>
          </m:rPr>
          <m:t>)</m:t>
        </m:r>
      </m:oMath>
      <w:del w:id="7330" w:author="PR Preview" w:date="2026-01-01T00:00:00Z">
        <w:r>
          <w:delText xml:space="preserve">.</w:delText>
        </w:r>
      </w:del>
    </w:p>
    <w:p>
      <w:pPr>
        <w:pStyle w:val="BodyText"/>
      </w:pPr>
      <w:del w:id="7331" w:author="PR Preview" w:date="2026-01-01T00:00:00Z">
        <w:r>
          <w:rPr>
            <w:b/>
            <w:bCs/>
          </w:rPr>
          <w:delText xml:space="preserve">Example 59 (The solutions of</w:delText>
        </w:r>
      </w:del>
      <w:del w:id="7332" w:author="PR Preview" w:date="2026-01-01T00:00:00Z">
        <w:r>
          <w:rPr>
            <w:b/>
            <w:bCs/>
          </w:rPr>
          <w:delText xml:space="preserve"> </w:delText>
        </w:r>
      </w:del>
      <m:oMath>
        <m:r>
          <m:rPr>
            <m:sty m:val="bi"/>
          </m:rPr>
          <m:t>A</m:t>
        </m:r>
        <m:limLow>
          <m:e>
            <m:r>
              <m:t>x</m:t>
            </m:r>
          </m:e>
          <m:lim>
            <m:r>
              <m:rPr>
                <m:sty m:val="p"/>
              </m:rPr>
              <m:t>∼</m:t>
            </m:r>
          </m:lim>
        </m:limLow>
        <m:r>
          <m:rPr>
            <m:sty m:val="p"/>
          </m:rPr>
          <m:t>=</m:t>
        </m:r>
        <m:limLow>
          <m:e>
            <m:r>
              <m:t>b</m:t>
            </m:r>
          </m:e>
          <m:lim>
            <m:r>
              <m:rPr>
                <m:sty m:val="p"/>
              </m:rPr>
              <m:t>∼</m:t>
            </m:r>
          </m:lim>
        </m:limLow>
      </m:oMath>
      <w:del w:id="7333" w:author="PR Preview" w:date="2026-01-01T00:00:00Z">
        <w:r>
          <w:rPr>
            <w:b/>
            <w:bCs/>
          </w:rPr>
          <w:delText xml:space="preserve"> </w:delText>
        </w:r>
      </w:del>
      <w:del w:id="7334" w:author="PR Preview" w:date="2026-01-01T00:00:00Z">
        <w:r>
          <w:rPr>
            <w:b/>
            <w:bCs/>
          </w:rPr>
          <w:delText xml:space="preserve">with</w:delText>
        </w:r>
      </w:del>
      <w:del w:id="7335" w:author="PR Preview" w:date="2026-01-01T00:00:00Z">
        <w:r>
          <w:rPr>
            <w:b/>
            <w:bCs/>
          </w:rPr>
          <w:delText xml:space="preserve"> </w:delText>
        </w:r>
      </w:del>
      <m:oMath>
        <m:limLow>
          <m:e>
            <m:r>
              <m:t>b</m:t>
            </m:r>
          </m:e>
          <m:lim>
            <m:r>
              <m:rPr>
                <m:sty m:val="p"/>
              </m:rPr>
              <m:t>∼</m:t>
            </m:r>
          </m:lim>
        </m:limLow>
        <m:r>
          <m:rPr>
            <m:sty m:val="p"/>
          </m:rPr>
          <m:t>≠</m:t>
        </m:r>
        <m:limLow>
          <m:e>
            <m:r>
              <m:t>0</m:t>
            </m:r>
          </m:e>
          <m:lim>
            <m:r>
              <m:rPr>
                <m:sty m:val="p"/>
              </m:rPr>
              <m:t>∼</m:t>
            </m:r>
          </m:lim>
        </m:limLow>
      </m:oMath>
      <w:del w:id="7336" w:author="PR Preview" w:date="2026-01-01T00:00:00Z">
        <w:r>
          <w:rPr>
            <w:b/>
            <w:bCs/>
          </w:rPr>
          <w:delText xml:space="preserve"> </w:delText>
        </w:r>
      </w:del>
      <w:del w:id="7337" w:author="PR Preview" w:date="2026-01-01T00:00:00Z">
        <w:r>
          <w:rPr>
            <w:b/>
            <w:bCs/>
          </w:rPr>
          <w:delText xml:space="preserve">are not a subspace)</w:delText>
        </w:r>
      </w:del>
      <w:del w:id="7338" w:author="PR Preview" w:date="2026-01-01T00:00:00Z">
        <w:r>
          <w:delText xml:space="preserve"> </w:delText>
        </w:r>
      </w:del>
      <w:del w:id="7339" w:author="PR Preview" w:date="2026-01-01T00:00:00Z">
        <w:r>
          <w:delText xml:space="preserve">In</w:delText>
        </w:r>
      </w:del>
      <w:del w:id="7340" w:author="PR Preview" w:date="2026-01-01T00:00:00Z">
        <w:r>
          <w:delText xml:space="preserve"> </w:delText>
        </w:r>
      </w:del>
      <w:hyperlink w:anchor="exm-null-space">
        <w:del w:id="7341" w:author="PR Preview" w:date="2026-01-01T00:00:00Z">
          <w:r>
            <w:rPr>
              <w:rStyle w:val="Hyperlink"/>
            </w:rPr>
            <w:delText xml:space="preserve">Example 58</w:delText>
          </w:r>
        </w:del>
      </w:hyperlink>
      <w:del w:id="7342" w:author="PR Preview" w:date="2026-01-01T00:00:00Z">
        <w:r>
          <w:delText xml:space="preserve">,</w:delText>
        </w:r>
      </w:del>
      <w:del w:id="7343" w:author="PR Preview" w:date="2026-01-01T00:00:00Z">
        <w:r>
          <w:delText xml:space="preserve"> </w:delText>
        </w:r>
      </w:del>
      <m:oMath>
        <m:r>
          <m:rPr>
            <m:sty m:val="p"/>
          </m:rPr>
          <m:t>(</m:t>
        </m:r>
        <m:r>
          <m:t>2</m:t>
        </m:r>
        <m:r>
          <m:rPr>
            <m:sty m:val="p"/>
          </m:rPr>
          <m:t>,</m:t>
        </m:r>
        <m:r>
          <m:t>1</m:t>
        </m:r>
        <m:r>
          <m:rPr>
            <m:sty m:val="p"/>
          </m:rPr>
          <m:t>,</m:t>
        </m:r>
        <m:r>
          <m:t>0</m:t>
        </m:r>
        <m:r>
          <m:rPr>
            <m:sty m:val="p"/>
          </m:rPr>
          <m:t>)</m:t>
        </m:r>
      </m:oMath>
      <w:del w:id="7344" w:author="PR Preview" w:date="2026-01-01T00:00:00Z">
        <w:r>
          <w:delText xml:space="preserve"> </w:delText>
        </w:r>
      </w:del>
      <w:del w:id="7345" w:author="PR Preview" w:date="2026-01-01T00:00:00Z">
        <w:r>
          <w:delText xml:space="preserve">and</w:delText>
        </w:r>
      </w:del>
      <w:del w:id="7346" w:author="PR Preview" w:date="2026-01-01T00:00:00Z">
        <w:r>
          <w:delText xml:space="preserve"> </w:delText>
        </w:r>
      </w:del>
      <m:oMath>
        <m:r>
          <m:rPr>
            <m:sty m:val="p"/>
          </m:rPr>
          <m:t>(</m:t>
        </m:r>
        <m:r>
          <m:t>2</m:t>
        </m:r>
        <m:r>
          <m:rPr>
            <m:sty m:val="p"/>
          </m:rPr>
          <m:t>,</m:t>
        </m:r>
        <m:r>
          <m:t>0</m:t>
        </m:r>
        <m:r>
          <m:rPr>
            <m:sty m:val="p"/>
          </m:rPr>
          <m:t>,</m:t>
        </m:r>
        <m:r>
          <m:t>1</m:t>
        </m:r>
        <m:r>
          <m:rPr>
            <m:sty m:val="p"/>
          </m:rPr>
          <m:t>)</m:t>
        </m:r>
      </m:oMath>
      <w:del w:id="7347" w:author="PR Preview" w:date="2026-01-01T00:00:00Z">
        <w:r>
          <w:delText xml:space="preserve"> </w:delText>
        </w:r>
      </w:del>
      <w:del w:id="7348" w:author="PR Preview" w:date="2026-01-01T00:00:00Z">
        <w:r>
          <w:delText xml:space="preserve">are in</w:delText>
        </w:r>
      </w:del>
      <w:del w:id="7349" w:author="PR Preview" w:date="2026-01-01T00:00:00Z">
        <w:r>
          <w:delText xml:space="preserve"> </w:delText>
        </w:r>
      </w:del>
      <m:oMath>
        <m:r>
          <m:rPr>
            <m:scr m:val="script"/>
            <m:sty m:val="p"/>
          </m:rPr>
          <m:t>N</m:t>
        </m:r>
        <m:r>
          <m:rPr>
            <m:sty m:val="p"/>
          </m:rPr>
          <m:t>(</m:t>
        </m:r>
        <m:r>
          <m:rPr>
            <m:sty m:val="bi"/>
          </m:rPr>
          <m:t>A</m:t>
        </m:r>
        <m:r>
          <m:rPr>
            <m:sty m:val="p"/>
          </m:rPr>
          <m:t>)</m:t>
        </m:r>
      </m:oMath>
      <w:del w:id="7350" w:author="PR Preview" w:date="2026-01-01T00:00:00Z">
        <w:r>
          <w:delText xml:space="preserve">,</w:delText>
        </w:r>
      </w:del>
      <w:del w:id="7351" w:author="PR Preview" w:date="2026-01-01T00:00:00Z">
        <w:r>
          <w:delText xml:space="preserve"> </w:delText>
        </w:r>
      </w:del>
      <w:del w:id="7352" w:author="PR Preview" w:date="2026-01-01T00:00:00Z">
        <w:r>
          <w:delText xml:space="preserve">and so is their sum</w:delText>
        </w:r>
      </w:del>
      <w:del w:id="7353" w:author="PR Preview" w:date="2026-01-01T00:00:00Z">
        <w:r>
          <w:delText xml:space="preserve"> </w:delText>
        </w:r>
      </w:del>
      <m:oMath>
        <m:r>
          <m:rPr>
            <m:sty m:val="p"/>
          </m:rPr>
          <m:t>(</m:t>
        </m:r>
        <m:r>
          <m:t>4</m:t>
        </m:r>
        <m:r>
          <m:rPr>
            <m:sty m:val="p"/>
          </m:rPr>
          <m:t>,</m:t>
        </m:r>
        <m:r>
          <m:t>1</m:t>
        </m:r>
        <m:r>
          <m:rPr>
            <m:sty m:val="p"/>
          </m:rPr>
          <m:t>,</m:t>
        </m:r>
        <m:r>
          <m:t>1</m:t>
        </m:r>
        <m:r>
          <m:rPr>
            <m:sty m:val="p"/>
          </m:rPr>
          <m:t>)</m:t>
        </m:r>
      </m:oMath>
      <w:del w:id="7354" w:author="PR Preview" w:date="2026-01-01T00:00:00Z">
        <w:r>
          <w:delText xml:space="preserve">,</w:delText>
        </w:r>
      </w:del>
      <w:del w:id="7355" w:author="PR Preview" w:date="2026-01-01T00:00:00Z">
        <w:r>
          <w:delText xml:space="preserve"> </w:delText>
        </w:r>
      </w:del>
      <w:del w:id="7356" w:author="PR Preview" w:date="2026-01-01T00:00:00Z">
        <w:r>
          <w:delText xml:space="preserve">since</w:delText>
        </w:r>
      </w:del>
      <w:del w:id="7357" w:author="PR Preview" w:date="2026-01-01T00:00:00Z">
        <w:r>
          <w:delText xml:space="preserve"> </w:delText>
        </w:r>
      </w:del>
      <m:oMath>
        <m:r>
          <m:t>4</m:t>
        </m:r>
        <m:r>
          <m:rPr>
            <m:sty m:val="p"/>
          </m:rPr>
          <m:t>−</m:t>
        </m:r>
        <m:r>
          <m:t>2</m:t>
        </m:r>
        <m:r>
          <m:rPr>
            <m:sty m:val="p"/>
          </m:rPr>
          <m:t>⋅</m:t>
        </m:r>
        <m:r>
          <m:t>1</m:t>
        </m:r>
        <m:r>
          <m:rPr>
            <m:sty m:val="p"/>
          </m:rPr>
          <m:t>−</m:t>
        </m:r>
        <m:r>
          <m:t>2</m:t>
        </m:r>
        <m:r>
          <m:rPr>
            <m:sty m:val="p"/>
          </m:rPr>
          <m:t>⋅</m:t>
        </m:r>
        <m:r>
          <m:t>1</m:t>
        </m:r>
        <m:r>
          <m:rPr>
            <m:sty m:val="p"/>
          </m:rPr>
          <m:t>=</m:t>
        </m:r>
        <m:r>
          <m:t>0</m:t>
        </m:r>
      </m:oMath>
      <w:del w:id="7358" w:author="PR Preview" w:date="2026-01-01T00:00:00Z">
        <w:r>
          <w:delText xml:space="preserve">.</w:delText>
        </w:r>
      </w:del>
      <w:del w:id="7359" w:author="PR Preview" w:date="2026-01-01T00:00:00Z">
        <w:r>
          <w:delText xml:space="preserve"> </w:delText>
        </w:r>
      </w:del>
      <w:del w:id="7360" w:author="PR Preview" w:date="2026-01-01T00:00:00Z">
        <w:r>
          <w:delText xml:space="preserve">By contrast, the solutions of</w:delText>
        </w:r>
      </w:del>
      <w:del w:id="7361" w:author="PR Preview" w:date="2026-01-01T00:00:00Z">
        <w:r>
          <w:delText xml:space="preserve"> </w:delText>
        </w:r>
      </w:del>
      <m:oMath>
        <m:r>
          <m:rPr>
            <m:sty m:val="bi"/>
          </m:rPr>
          <m:t>A</m:t>
        </m:r>
        <m:limLow>
          <m:e>
            <m:r>
              <m:t>x</m:t>
            </m:r>
          </m:e>
          <m:lim>
            <m:r>
              <m:rPr>
                <m:sty m:val="p"/>
              </m:rPr>
              <m:t>∼</m:t>
            </m:r>
          </m:lim>
        </m:limLow>
        <m:r>
          <m:rPr>
            <m:sty m:val="p"/>
          </m:rPr>
          <m:t>=</m:t>
        </m:r>
        <m:r>
          <m:rPr>
            <m:sty m:val="p"/>
          </m:rPr>
          <m:t>(</m:t>
        </m:r>
        <m:r>
          <m:t>1</m:t>
        </m:r>
        <m:r>
          <m:rPr>
            <m:sty m:val="p"/>
          </m:rPr>
          <m:t>,</m:t>
        </m:r>
        <m:r>
          <m:t>3</m:t>
        </m:r>
        <m:r>
          <m:rPr>
            <m:sty m:val="p"/>
          </m:rPr>
          <m:t>)</m:t>
        </m:r>
      </m:oMath>
      <w:del w:id="7362" w:author="PR Preview" w:date="2026-01-01T00:00:00Z">
        <w:r>
          <w:delText xml:space="preserve"> </w:delText>
        </w:r>
      </w:del>
      <w:del w:id="7363" w:author="PR Preview" w:date="2026-01-01T00:00:00Z">
        <w:r>
          <w:delText xml:space="preserve">for the same</w:delText>
        </w:r>
      </w:del>
      <w:del w:id="7364" w:author="PR Preview" w:date="2026-01-01T00:00:00Z">
        <w:r>
          <w:delText xml:space="preserve"> </w:delText>
        </w:r>
      </w:del>
      <m:oMath>
        <m:r>
          <m:rPr>
            <m:sty m:val="bi"/>
          </m:rPr>
          <m:t>A</m:t>
        </m:r>
      </m:oMath>
      <w:del w:id="7365" w:author="PR Preview" w:date="2026-01-01T00:00:00Z">
        <w:r>
          <w:delText xml:space="preserve"> </w:delText>
        </w:r>
      </w:del>
      <w:del w:id="7366" w:author="PR Preview" w:date="2026-01-01T00:00:00Z">
        <w:r>
          <w:delText xml:space="preserve">are the vectors with</w:delText>
        </w:r>
      </w:del>
      <w:del w:id="7367" w:author="PR Preview" w:date="2026-01-01T00:00:00Z">
        <w:r>
          <w:delText xml:space="preserve"> </w:delText>
        </w:r>
      </w:del>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del w:id="7368" w:author="PR Preview" w:date="2026-01-01T00:00:00Z">
        <w:r>
          <w:delText xml:space="preserve">.</w:delText>
        </w:r>
      </w:del>
      <w:del w:id="7369" w:author="PR Preview" w:date="2026-01-01T00:00:00Z">
        <w:r>
          <w:delText xml:space="preserve"> </w:delText>
        </w:r>
      </w:del>
      <w:del w:id="7370" w:author="PR Preview" w:date="2026-01-01T00:00:00Z">
        <w:r>
          <w:delText xml:space="preserve">That set does not contain</w:delText>
        </w:r>
      </w:del>
      <w:del w:id="7371" w:author="PR Preview" w:date="2026-01-01T00:00:00Z">
        <w:r>
          <w:delText xml:space="preserve"> </w:delText>
        </w:r>
      </w:del>
      <m:oMath>
        <m:sSub>
          <m:e>
            <m:limLow>
              <m:e>
                <m:r>
                  <m:t>0</m:t>
                </m:r>
              </m:e>
              <m:lim>
                <m:r>
                  <m:rPr>
                    <m:sty m:val="p"/>
                  </m:rPr>
                  <m:t>∼</m:t>
                </m:r>
              </m:lim>
            </m:limLow>
          </m:e>
          <m:sub>
            <m:r>
              <m:t>3</m:t>
            </m:r>
          </m:sub>
        </m:sSub>
      </m:oMath>
      <w:del w:id="7372" w:author="PR Preview" w:date="2026-01-01T00:00:00Z">
        <w:r>
          <w:delText xml:space="preserve">,</w:delText>
        </w:r>
      </w:del>
      <w:del w:id="7373" w:author="PR Preview" w:date="2026-01-01T00:00:00Z">
        <w:r>
          <w:delText xml:space="preserve"> </w:delText>
        </w:r>
      </w:del>
      <w:del w:id="7374" w:author="PR Preview" w:date="2026-01-01T00:00:00Z">
        <w:r>
          <w:delText xml:space="preserve">so by</w:delText>
        </w:r>
      </w:del>
      <w:del w:id="7375" w:author="PR Preview" w:date="2026-01-01T00:00:00Z">
        <w:r>
          <w:delText xml:space="preserve"> </w:delText>
        </w:r>
      </w:del>
      <w:hyperlink w:anchor="thm-subspace-zero">
        <w:del w:id="7376" w:author="PR Preview" w:date="2026-01-01T00:00:00Z">
          <w:r>
            <w:rPr>
              <w:rStyle w:val="Hyperlink"/>
            </w:rPr>
            <w:delText xml:space="preserve">Theorem 21</w:delText>
          </w:r>
        </w:del>
      </w:hyperlink>
      <w:del w:id="7377" w:author="PR Preview" w:date="2026-01-01T00:00:00Z">
        <w:r>
          <w:delText xml:space="preserve"> </w:delText>
        </w:r>
      </w:del>
      <w:del w:id="7378" w:author="PR Preview" w:date="2026-01-01T00:00:00Z">
        <w:r>
          <w:delText xml:space="preserve">it is not a subspace.</w:delText>
        </w:r>
      </w:del>
    </w:p>
    <w:p>
      <w:pPr>
        <w:pStyle w:val="BodyText"/>
      </w:pPr>
      <w:ins w:id="7379" w:author="PR Preview" w:date="2026-01-01T00:00:00Z">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ins>
    </w:p>
    <w:p>
      <w:pPr>
        <w:pStyle w:val="FirstParagraph"/>
      </w:pPr>
      <w:ins w:id="7380" w:author="PR Preview" w:date="2026-01-01T00:00:00Z">
        <w:r>
          <w:t xml:space="preserve">so</w:t>
        </w:r>
      </w:ins>
      <w:ins w:id="7381" w:author="PR Preview" w:date="2026-01-01T00:00:00Z">
        <w:r>
          <w:t xml:space="preserve"> </w:t>
        </w:r>
      </w:ins>
      <w:ins w:id="7382" w:author="PR Preview" w:date="2026-01-01T00:00:00Z">
        <w:r>
          <w:t xml:space="preserve">$\mathbf{A}\,(c \mathord{\smash[b]{\underset{\raise.3ex\hbox{$\scriptstyle\sim$}}{u}}\vphantom{u}}) = \mathord{\smash[b]{\underset{\raise.3ex\hbox{$\scriptstyle\sim$}}{0}}\vphantom{0}}_m$</w:t>
        </w:r>
      </w:ins>
      <w:ins w:id="7383" w:author="PR Preview" w:date="2026-01-01T00:00:00Z">
        <w:r>
          <w:t xml:space="preserve">.</w:t>
        </w:r>
      </w:ins>
      <w:ins w:id="7384" w:author="PR Preview" w:date="2026-01-01T00:00:00Z">
        <w:r>
          <w:t xml:space="preserve"> </w:t>
        </w:r>
      </w:ins>
      <w:ins w:id="7385" w:author="PR Preview" w:date="2026-01-01T00:00:00Z">
        <w:r>
          <w:t xml:space="preserve">Therefore</w:t>
        </w:r>
      </w:ins>
      <w:ins w:id="7386" w:author="PR Preview" w:date="2026-01-01T00:00:00Z">
        <w:r>
          <w:t xml:space="preserve"> </w:t>
        </w:r>
      </w:ins>
      <w:ins w:id="7387" w:author="PR Preview" w:date="2026-01-01T00:00:00Z">
        <w:r>
          <w:t xml:space="preserve">$\mathord{\smash[b]{\underset{\raise.3ex\hbox{$\scriptstyle\sim$}}{u}}\vphantom{u}} + \mathord{\smash[b]{\underset{\raise.3ex\hbox{$\scriptstyle\sim$}}{w}}\vphantom{w}}$</w:t>
        </w:r>
      </w:ins>
      <w:ins w:id="7388" w:author="PR Preview" w:date="2026-01-01T00:00:00Z">
        <w:r>
          <w:t xml:space="preserve"> </w:t>
        </w:r>
      </w:ins>
      <w:ins w:id="7389" w:author="PR Preview" w:date="2026-01-01T00:00:00Z">
        <w:r>
          <w:t xml:space="preserve">and</w:t>
        </w:r>
      </w:ins>
      <w:ins w:id="7390" w:author="PR Preview" w:date="2026-01-01T00:00:00Z">
        <w:r>
          <w:t xml:space="preserve"> </w:t>
        </w:r>
      </w:ins>
      <w:ins w:id="7391" w:author="PR Preview" w:date="2026-01-01T00:00:00Z">
        <w:r>
          <w:t xml:space="preserve">$c \mathord{\smash[b]{\underset{\raise.3ex\hbox{$\scriptstyle\sim$}}{u}}\vphantom{u}}$</w:t>
        </w:r>
      </w:ins>
      <w:ins w:id="7392" w:author="PR Preview" w:date="2026-01-01T00:00:00Z">
        <w:r>
          <w:t xml:space="preserve"> </w:t>
        </w:r>
      </w:ins>
      <w:ins w:id="7393" w:author="PR Preview" w:date="2026-01-01T00:00:00Z">
        <w:r>
          <w:t xml:space="preserve">are in</w:t>
        </w:r>
      </w:ins>
      <w:ins w:id="7394" w:author="PR Preview" w:date="2026-01-01T00:00:00Z">
        <w:r>
          <w:t xml:space="preserve"> </w:t>
        </w:r>
      </w:ins>
      <m:oMath>
        <m:r>
          <m:rPr>
            <m:scr m:val="script"/>
            <m:sty m:val="p"/>
          </m:rPr>
          <m:t>N</m:t>
        </m:r>
        <m:r>
          <m:rPr>
            <m:sty m:val="p"/>
          </m:rPr>
          <m:t>(</m:t>
        </m:r>
        <m:r>
          <m:rPr>
            <m:sty m:val="bi"/>
          </m:rPr>
          <m:t>A</m:t>
        </m:r>
        <m:r>
          <m:rPr>
            <m:sty m:val="p"/>
          </m:rPr>
          <m:t>)</m:t>
        </m:r>
      </m:oMath>
      <w:ins w:id="7395" w:author="PR Preview" w:date="2026-01-01T00:00:00Z">
        <w:r>
          <w:t xml:space="preserve">.</w:t>
        </w:r>
      </w:ins>
    </w:p>
    <w:bookmarkStart w:id="247" w:name="exm-null-space-subspace"/>
    <w:p>
      <w:pPr>
        <w:pStyle w:val="BodyText"/>
      </w:pPr>
      <w:ins w:id="7396" w:author="PR Preview" w:date="2026-01-01T00:00:00Z">
        <w:r>
          <w:rPr>
            <w:b/>
            <w:bCs/>
          </w:rPr>
          <w:t xml:space="preserve">Example 59 (The solutions of</w:t>
        </w:r>
      </w:ins>
      <w:ins w:id="7397" w:author="PR Preview" w:date="2026-01-01T00:00:00Z">
        <w:r>
          <w:rPr>
            <w:b/>
            <w:bCs/>
          </w:rPr>
          <w:t xml:space="preserve"> </w:t>
        </w:r>
      </w:ins>
      <w:ins w:id="7398" w:author="PR Preview" w:date="2026-01-01T00:00:00Z">
        <w:r>
          <w:rPr>
            <w:b/>
            <w:bCs/>
          </w:rPr>
          <w:t xml:space="preserve">$\mathbf{A} \mathord{\smash[b]{\underset{\raise.3ex\hbox{$\scriptstyle\sim$}}{x}}\vphantom{x}} = \mathord{\smash[b]{\underset{\raise.3ex\hbox{$\scriptstyle\sim$}}{b}}\vphantom{b}}$</w:t>
        </w:r>
      </w:ins>
      <w:ins w:id="7399" w:author="PR Preview" w:date="2026-01-01T00:00:00Z">
        <w:r>
          <w:rPr>
            <w:b/>
            <w:bCs/>
          </w:rPr>
          <w:t xml:space="preserve"> </w:t>
        </w:r>
      </w:ins>
      <w:ins w:id="7400" w:author="PR Preview" w:date="2026-01-01T00:00:00Z">
        <w:r>
          <w:rPr>
            <w:b/>
            <w:bCs/>
          </w:rPr>
          <w:t xml:space="preserve">with</w:t>
        </w:r>
      </w:ins>
      <w:ins w:id="7401" w:author="PR Preview" w:date="2026-01-01T00:00:00Z">
        <w:r>
          <w:rPr>
            <w:b/>
            <w:bCs/>
          </w:rPr>
          <w:t xml:space="preserve"> </w:t>
        </w:r>
      </w:ins>
      <w:ins w:id="7402" w:author="PR Preview" w:date="2026-01-01T00:00:00Z">
        <w:r>
          <w:rPr>
            <w:b/>
            <w:bCs/>
          </w:rPr>
          <w:t xml:space="preserve">$\mathord{\smash[b]{\underset{\raise.3ex\hbox{$\scriptstyle\sim$}}{b}}\vphantom{b}} \neq \mathord{\smash[b]{\underset{\raise.3ex\hbox{$\scriptstyle\sim$}}{0}}\vphantom{0}}$</w:t>
        </w:r>
      </w:ins>
      <w:ins w:id="7403" w:author="PR Preview" w:date="2026-01-01T00:00:00Z">
        <w:r>
          <w:rPr>
            <w:b/>
            <w:bCs/>
          </w:rPr>
          <w:t xml:space="preserve"> </w:t>
        </w:r>
      </w:ins>
      <w:ins w:id="7404" w:author="PR Preview" w:date="2026-01-01T00:00:00Z">
        <w:r>
          <w:rPr>
            <w:b/>
            <w:bCs/>
          </w:rPr>
          <w:t xml:space="preserve">are not a subspace)</w:t>
        </w:r>
      </w:ins>
      <w:ins w:id="7405" w:author="PR Preview" w:date="2026-01-01T00:00:00Z">
        <w:r>
          <w:t xml:space="preserve"> </w:t>
        </w:r>
      </w:ins>
      <w:ins w:id="7406" w:author="PR Preview" w:date="2026-01-01T00:00:00Z">
        <w:r>
          <w:t xml:space="preserve">In</w:t>
        </w:r>
      </w:ins>
      <w:ins w:id="7407" w:author="PR Preview" w:date="2026-01-01T00:00:00Z">
        <w:r>
          <w:t xml:space="preserve"> </w:t>
        </w:r>
      </w:ins>
      <w:hyperlink w:anchor="exm-null-space">
        <w:ins w:id="7408" w:author="PR Preview" w:date="2026-01-01T00:00:00Z">
          <w:r>
            <w:rPr>
              <w:rStyle w:val="Hyperlink"/>
            </w:rPr>
            <w:t xml:space="preserve">Example 58</w:t>
          </w:r>
        </w:ins>
      </w:hyperlink>
      <w:ins w:id="7409" w:author="PR Preview" w:date="2026-01-01T00:00:00Z">
        <w:r>
          <w:t xml:space="preserve">,</w:t>
        </w:r>
      </w:ins>
      <w:ins w:id="7410" w:author="PR Preview" w:date="2026-01-01T00:00:00Z">
        <w:r>
          <w:t xml:space="preserve"> </w:t>
        </w:r>
      </w:ins>
      <m:oMath>
        <m:r>
          <m:rPr>
            <m:sty m:val="p"/>
          </m:rPr>
          <m:t>(</m:t>
        </m:r>
        <m:r>
          <m:t>2</m:t>
        </m:r>
        <m:r>
          <m:rPr>
            <m:sty m:val="p"/>
          </m:rPr>
          <m:t>,</m:t>
        </m:r>
        <m:r>
          <m:t>1</m:t>
        </m:r>
        <m:r>
          <m:rPr>
            <m:sty m:val="p"/>
          </m:rPr>
          <m:t>,</m:t>
        </m:r>
        <m:r>
          <m:t>0</m:t>
        </m:r>
        <m:r>
          <m:rPr>
            <m:sty m:val="p"/>
          </m:rPr>
          <m:t>)</m:t>
        </m:r>
      </m:oMath>
      <w:ins w:id="7411" w:author="PR Preview" w:date="2026-01-01T00:00:00Z">
        <w:r>
          <w:t xml:space="preserve"> </w:t>
        </w:r>
      </w:ins>
      <w:ins w:id="7412" w:author="PR Preview" w:date="2026-01-01T00:00:00Z">
        <w:r>
          <w:t xml:space="preserve">and</w:t>
        </w:r>
      </w:ins>
      <w:ins w:id="7413" w:author="PR Preview" w:date="2026-01-01T00:00:00Z">
        <w:r>
          <w:t xml:space="preserve"> </w:t>
        </w:r>
      </w:ins>
      <m:oMath>
        <m:r>
          <m:rPr>
            <m:sty m:val="p"/>
          </m:rPr>
          <m:t>(</m:t>
        </m:r>
        <m:r>
          <m:t>2</m:t>
        </m:r>
        <m:r>
          <m:rPr>
            <m:sty m:val="p"/>
          </m:rPr>
          <m:t>,</m:t>
        </m:r>
        <m:r>
          <m:t>0</m:t>
        </m:r>
        <m:r>
          <m:rPr>
            <m:sty m:val="p"/>
          </m:rPr>
          <m:t>,</m:t>
        </m:r>
        <m:r>
          <m:t>1</m:t>
        </m:r>
        <m:r>
          <m:rPr>
            <m:sty m:val="p"/>
          </m:rPr>
          <m:t>)</m:t>
        </m:r>
      </m:oMath>
      <w:ins w:id="7414" w:author="PR Preview" w:date="2026-01-01T00:00:00Z">
        <w:r>
          <w:t xml:space="preserve"> </w:t>
        </w:r>
      </w:ins>
      <w:ins w:id="7415" w:author="PR Preview" w:date="2026-01-01T00:00:00Z">
        <w:r>
          <w:t xml:space="preserve">are in</w:t>
        </w:r>
      </w:ins>
      <w:ins w:id="7416" w:author="PR Preview" w:date="2026-01-01T00:00:00Z">
        <w:r>
          <w:t xml:space="preserve"> </w:t>
        </w:r>
      </w:ins>
      <m:oMath>
        <m:r>
          <m:rPr>
            <m:scr m:val="script"/>
            <m:sty m:val="p"/>
          </m:rPr>
          <m:t>N</m:t>
        </m:r>
        <m:r>
          <m:rPr>
            <m:sty m:val="p"/>
          </m:rPr>
          <m:t>(</m:t>
        </m:r>
        <m:r>
          <m:rPr>
            <m:sty m:val="bi"/>
          </m:rPr>
          <m:t>A</m:t>
        </m:r>
        <m:r>
          <m:rPr>
            <m:sty m:val="p"/>
          </m:rPr>
          <m:t>)</m:t>
        </m:r>
      </m:oMath>
      <w:ins w:id="7417" w:author="PR Preview" w:date="2026-01-01T00:00:00Z">
        <w:r>
          <w:t xml:space="preserve">,</w:t>
        </w:r>
      </w:ins>
      <w:ins w:id="7418" w:author="PR Preview" w:date="2026-01-01T00:00:00Z">
        <w:r>
          <w:t xml:space="preserve"> </w:t>
        </w:r>
      </w:ins>
      <w:ins w:id="7419" w:author="PR Preview" w:date="2026-01-01T00:00:00Z">
        <w:r>
          <w:t xml:space="preserve">and so is their sum</w:t>
        </w:r>
      </w:ins>
      <w:ins w:id="7420" w:author="PR Preview" w:date="2026-01-01T00:00:00Z">
        <w:r>
          <w:t xml:space="preserve"> </w:t>
        </w:r>
      </w:ins>
      <m:oMath>
        <m:r>
          <m:rPr>
            <m:sty m:val="p"/>
          </m:rPr>
          <m:t>(</m:t>
        </m:r>
        <m:r>
          <m:t>4</m:t>
        </m:r>
        <m:r>
          <m:rPr>
            <m:sty m:val="p"/>
          </m:rPr>
          <m:t>,</m:t>
        </m:r>
        <m:r>
          <m:t>1</m:t>
        </m:r>
        <m:r>
          <m:rPr>
            <m:sty m:val="p"/>
          </m:rPr>
          <m:t>,</m:t>
        </m:r>
        <m:r>
          <m:t>1</m:t>
        </m:r>
        <m:r>
          <m:rPr>
            <m:sty m:val="p"/>
          </m:rPr>
          <m:t>)</m:t>
        </m:r>
      </m:oMath>
      <w:ins w:id="7421" w:author="PR Preview" w:date="2026-01-01T00:00:00Z">
        <w:r>
          <w:t xml:space="preserve">,</w:t>
        </w:r>
      </w:ins>
      <w:ins w:id="7422" w:author="PR Preview" w:date="2026-01-01T00:00:00Z">
        <w:r>
          <w:t xml:space="preserve"> </w:t>
        </w:r>
      </w:ins>
      <w:ins w:id="7423" w:author="PR Preview" w:date="2026-01-01T00:00:00Z">
        <w:r>
          <w:t xml:space="preserve">since</w:t>
        </w:r>
      </w:ins>
      <w:ins w:id="7424" w:author="PR Preview" w:date="2026-01-01T00:00:00Z">
        <w:r>
          <w:t xml:space="preserve"> </w:t>
        </w:r>
      </w:ins>
      <m:oMath>
        <m:r>
          <m:t>4</m:t>
        </m:r>
        <m:r>
          <m:rPr>
            <m:sty m:val="p"/>
          </m:rPr>
          <m:t>−</m:t>
        </m:r>
        <m:r>
          <m:t>2</m:t>
        </m:r>
        <m:r>
          <m:rPr>
            <m:sty m:val="p"/>
          </m:rPr>
          <m:t>⋅</m:t>
        </m:r>
        <m:r>
          <m:t>1</m:t>
        </m:r>
        <m:r>
          <m:rPr>
            <m:sty m:val="p"/>
          </m:rPr>
          <m:t>−</m:t>
        </m:r>
        <m:r>
          <m:t>2</m:t>
        </m:r>
        <m:r>
          <m:rPr>
            <m:sty m:val="p"/>
          </m:rPr>
          <m:t>⋅</m:t>
        </m:r>
        <m:r>
          <m:t>1</m:t>
        </m:r>
        <m:r>
          <m:rPr>
            <m:sty m:val="p"/>
          </m:rPr>
          <m:t>=</m:t>
        </m:r>
        <m:r>
          <m:t>0</m:t>
        </m:r>
      </m:oMath>
      <w:ins w:id="7425" w:author="PR Preview" w:date="2026-01-01T00:00:00Z">
        <w:r>
          <w:t xml:space="preserve">.</w:t>
        </w:r>
      </w:ins>
      <w:ins w:id="7426" w:author="PR Preview" w:date="2026-01-01T00:00:00Z">
        <w:r>
          <w:t xml:space="preserve"> </w:t>
        </w:r>
      </w:ins>
      <w:ins w:id="7427" w:author="PR Preview" w:date="2026-01-01T00:00:00Z">
        <w:r>
          <w:t xml:space="preserve">By contrast, the solutions of</w:t>
        </w:r>
      </w:ins>
      <w:ins w:id="7428" w:author="PR Preview" w:date="2026-01-01T00:00:00Z">
        <w:r>
          <w:t xml:space="preserve"> </w:t>
        </w:r>
      </w:ins>
      <w:ins w:id="7429" w:author="PR Preview" w:date="2026-01-01T00:00:00Z">
        <w:r>
          <w:t xml:space="preserve">$\mathbf{A} \mathord{\smash[b]{\underset{\raise.3ex\hbox{$\scriptstyle\sim$}}{x}}\vphantom{x}} = (1, 3)$</w:t>
        </w:r>
      </w:ins>
      <w:ins w:id="7430" w:author="PR Preview" w:date="2026-01-01T00:00:00Z">
        <w:r>
          <w:t xml:space="preserve"> </w:t>
        </w:r>
      </w:ins>
      <w:ins w:id="7431" w:author="PR Preview" w:date="2026-01-01T00:00:00Z">
        <w:r>
          <w:t xml:space="preserve">for the same</w:t>
        </w:r>
      </w:ins>
      <w:ins w:id="7432" w:author="PR Preview" w:date="2026-01-01T00:00:00Z">
        <w:r>
          <w:t xml:space="preserve"> </w:t>
        </w:r>
      </w:ins>
      <m:oMath>
        <m:r>
          <m:rPr>
            <m:sty m:val="bi"/>
          </m:rPr>
          <m:t>A</m:t>
        </m:r>
      </m:oMath>
      <w:ins w:id="7433" w:author="PR Preview" w:date="2026-01-01T00:00:00Z">
        <w:r>
          <w:t xml:space="preserve"> </w:t>
        </w:r>
      </w:ins>
      <w:ins w:id="7434" w:author="PR Preview" w:date="2026-01-01T00:00:00Z">
        <w:r>
          <w:t xml:space="preserve">are the vectors with</w:t>
        </w:r>
      </w:ins>
      <w:ins w:id="7435" w:author="PR Preview" w:date="2026-01-01T00:00:00Z">
        <w:r>
          <w:t xml:space="preserve"> </w:t>
        </w:r>
      </w:ins>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ins w:id="7436" w:author="PR Preview" w:date="2026-01-01T00:00:00Z">
        <w:r>
          <w:t xml:space="preserve">.</w:t>
        </w:r>
      </w:ins>
      <w:ins w:id="7437" w:author="PR Preview" w:date="2026-01-01T00:00:00Z">
        <w:r>
          <w:t xml:space="preserve"> </w:t>
        </w:r>
      </w:ins>
      <w:ins w:id="7438" w:author="PR Preview" w:date="2026-01-01T00:00:00Z">
        <w:r>
          <w:t xml:space="preserve">That set does not contain</w:t>
        </w:r>
      </w:ins>
      <w:ins w:id="7439" w:author="PR Preview" w:date="2026-01-01T00:00:00Z">
        <w:r>
          <w:t xml:space="preserve"> </w:t>
        </w:r>
      </w:ins>
      <w:ins w:id="7440" w:author="PR Preview" w:date="2026-01-01T00:00:00Z">
        <w:r>
          <w:t xml:space="preserve">$\mathord{\smash[b]{\underset{\raise.3ex\hbox{$\scriptstyle\sim$}}{0}}\vphantom{0}}_3$</w:t>
        </w:r>
      </w:ins>
      <w:ins w:id="7441" w:author="PR Preview" w:date="2026-01-01T00:00:00Z">
        <w:r>
          <w:t xml:space="preserve">,</w:t>
        </w:r>
      </w:ins>
      <w:ins w:id="7442" w:author="PR Preview" w:date="2026-01-01T00:00:00Z">
        <w:r>
          <w:t xml:space="preserve"> </w:t>
        </w:r>
      </w:ins>
      <w:ins w:id="7443" w:author="PR Preview" w:date="2026-01-01T00:00:00Z">
        <w:r>
          <w:t xml:space="preserve">so by</w:t>
        </w:r>
      </w:ins>
      <w:ins w:id="7444" w:author="PR Preview" w:date="2026-01-01T00:00:00Z">
        <w:r>
          <w:t xml:space="preserve"> </w:t>
        </w:r>
      </w:ins>
      <w:hyperlink w:anchor="thm-subspace-zero">
        <w:ins w:id="7445" w:author="PR Preview" w:date="2026-01-01T00:00:00Z">
          <w:r>
            <w:rPr>
              <w:rStyle w:val="Hyperlink"/>
            </w:rPr>
            <w:t xml:space="preserve">Theorem 21</w:t>
          </w:r>
        </w:ins>
      </w:hyperlink>
      <w:ins w:id="7446" w:author="PR Preview" w:date="2026-01-01T00:00:00Z">
        <w:r>
          <w:t xml:space="preserve"> </w:t>
        </w:r>
      </w:ins>
      <w:ins w:id="7447" w:author="PR Preview" w:date="2026-01-01T00:00:00Z">
        <w:r>
          <w:t xml:space="preserve">it is not a subspace.</w:t>
        </w:r>
      </w:ins>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limLow>
          <m:e>
            <m:r>
              <m:t>x</m:t>
            </m:r>
          </m:e>
          <m:lim>
            <m:r>
              <m:rPr>
                <m:sty m:val="p"/>
              </m:rPr>
              <m:t>∼</m:t>
            </m:r>
          </m:lim>
        </m:limLow>
        <m:r>
          <m:rPr>
            <m:sty m:val="p"/>
          </m:rPr>
          <m:t>=</m:t>
        </m:r>
        <m:sSub>
          <m:e>
            <m:limLow>
              <m:e>
                <m:r>
                  <m:t>0</m:t>
                </m:r>
              </m:e>
              <m:lim>
                <m:r>
                  <m:rPr>
                    <m:sty m:val="p"/>
                  </m:rPr>
                  <m:t>∼</m:t>
                </m:r>
              </m:lim>
            </m:limLow>
          </m:e>
          <m:sub>
            <m:r>
              <m:t>m</m:t>
            </m:r>
          </m:sub>
        </m:sSub>
      </m:oMath>
      <w:del w:id="7448" w:author="PR Preview" w:date="2026-01-01T00:00:00Z">
        <w:r>
          <w:delText xml:space="preserve"> </w:delText>
        </w:r>
      </w:del>
      <w:del w:id="7449" w:author="PR Preview" w:date="2026-01-01T00:00:00Z">
        <w:r>
          <w:delText xml:space="preserve">only for</w:delText>
        </w:r>
      </w:del>
      <w:del w:id="7450" w:author="PR Preview" w:date="2026-01-01T00:00:00Z">
        <w:r>
          <w:delText xml:space="preserve"> </w:delText>
        </w:r>
      </w:del>
      <m:oMath>
        <m:limLow>
          <m:e>
            <m:r>
              <m:t>x</m:t>
            </m:r>
          </m:e>
          <m:lim>
            <m:r>
              <m:rPr>
                <m:sty m:val="p"/>
              </m:rPr>
              <m:t>∼</m:t>
            </m:r>
          </m:lim>
        </m:limLow>
        <m:r>
          <m:rPr>
            <m:sty m:val="p"/>
          </m:rPr>
          <m:t>=</m:t>
        </m:r>
        <m:sSub>
          <m:e>
            <m:limLow>
              <m:e>
                <m:r>
                  <m:t>0</m:t>
                </m:r>
              </m:e>
              <m:lim>
                <m:r>
                  <m:rPr>
                    <m:sty m:val="p"/>
                  </m:rPr>
                  <m:t>∼</m:t>
                </m:r>
              </m:lim>
            </m:limLow>
          </m:e>
          <m:sub>
            <m:r>
              <m:t>n</m:t>
            </m:r>
          </m:sub>
        </m:sSub>
      </m:oMath>
      <w:del w:id="7451" w:author="PR Preview" w:date="2026-01-01T00:00:00Z">
        <w:r>
          <w:delText xml:space="preserve">.</w:delText>
        </w:r>
      </w:del>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del w:id="7452" w:author="PR Preview" w:date="2026-01-01T00:00:00Z">
        <w:r>
          <w:delText xml:space="preserve"> </w:delText>
        </w:r>
      </w:del>
      <w:del w:id="7453" w:author="PR Preview" w:date="2026-01-01T00:00:00Z">
        <w:r>
          <w:delText xml:space="preserve">(</w:delText>
        </w:r>
      </w:del>
      <w:hyperlink w:anchor="def-null-space">
        <w:del w:id="7454" w:author="PR Preview" w:date="2026-01-01T00:00:00Z">
          <w:r>
            <w:rPr>
              <w:rStyle w:val="Hyperlink"/>
            </w:rPr>
            <w:delText xml:space="preserve">Definition 54</w:delText>
          </w:r>
        </w:del>
      </w:hyperlink>
      <w:del w:id="7455" w:author="PR Preview" w:date="2026-01-01T00:00:00Z">
        <w:r>
          <w:delText xml:space="preserve">).</w:delText>
        </w:r>
      </w:del>
    </w:p>
    <w:p>
      <w:pPr>
        <w:pStyle w:val="Compact"/>
        <w:numPr>
          <w:ilvl w:val="0"/>
          <w:numId w:val="1026"/>
        </w:numPr>
      </w:pPr>
      <w:ins w:id="7456" w:author="PR Preview" w:date="2026-01-01T00:00:00Z">
        <w:r>
          <w:t xml:space="preserve">$\mathbf{A} \mathord{\smash[b]{\underset{\raise.3ex\hbox{$\scriptstyle\sim$}}{x}}\vphantom{x}} = \mathord{\smash[b]{\underset{\raise.3ex\hbox{$\scriptstyle\sim$}}{0}}\vphantom{0}}_m$</w:t>
        </w:r>
      </w:ins>
      <w:ins w:id="7457" w:author="PR Preview" w:date="2026-01-01T00:00:00Z">
        <w:r>
          <w:t xml:space="preserve"> </w:t>
        </w:r>
      </w:ins>
      <w:ins w:id="7458" w:author="PR Preview" w:date="2026-01-01T00:00:00Z">
        <w:r>
          <w:t xml:space="preserve">only for</w:t>
        </w:r>
      </w:ins>
      <w:ins w:id="7459" w:author="PR Preview" w:date="2026-01-01T00:00:00Z">
        <w:r>
          <w:t xml:space="preserve"> </w:t>
        </w:r>
      </w:ins>
      <w:ins w:id="7460" w:author="PR Preview" w:date="2026-01-01T00:00:00Z">
        <w:r>
          <w:t xml:space="preserve">$\mathord{\smash[b]{\underset{\raise.3ex\hbox{$\scriptstyle\sim$}}{x}}\vphantom{x}} = \mathord{\smash[b]{\underset{\raise.3ex\hbox{$\scriptstyle\sim$}}{0}}\vphantom{0}}_n$</w:t>
        </w:r>
      </w:ins>
      <w:ins w:id="7461" w:author="PR Preview" w:date="2026-01-01T00:00:00Z">
        <w:r>
          <w:t xml:space="preserve">.</w:t>
        </w:r>
      </w:ins>
    </w:p>
    <w:p>
      <w:pPr>
        <w:pStyle w:val="Compact"/>
        <w:numPr>
          <w:ilvl w:val="0"/>
          <w:numId w:val="1026"/>
        </w:numPr>
      </w:pPr>
      <w:ins w:id="7462" w:author="PR Preview" w:date="2026-01-01T00:00:00Z">
        <w:r>
          <w:t xml:space="preserve">$\mathcal{N}(\mathbf{A}) = \mathopen{}\left\{\mathord{\smash[b]{\underset{\raise.3ex\hbox{$\scriptstyle\sim$}}{0}}\vphantom{0}}_n\right\}\mathclose{}$</w:t>
        </w:r>
      </w:ins>
      <w:ins w:id="7463" w:author="PR Preview" w:date="2026-01-01T00:00:00Z">
        <w:r>
          <w:t xml:space="preserve"> </w:t>
        </w:r>
      </w:ins>
      <w:ins w:id="7464" w:author="PR Preview" w:date="2026-01-01T00:00:00Z">
        <w:r>
          <w:t xml:space="preserve">(</w:t>
        </w:r>
      </w:ins>
      <w:hyperlink w:anchor="def-null-space">
        <w:ins w:id="7465" w:author="PR Preview" w:date="2026-01-01T00:00:00Z">
          <w:r>
            <w:rPr>
              <w:rStyle w:val="Hyperlink"/>
            </w:rPr>
            <w:t xml:space="preserve">Definition 54</w:t>
          </w:r>
        </w:ins>
      </w:hyperlink>
      <w:ins w:id="7466" w:author="PR Preview" w:date="2026-01-01T00:00:00Z">
        <w:r>
          <w:t xml:space="preserve">).</w:t>
        </w:r>
      </w:ins>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del w:id="7467" w:author="PR Preview" w:date="2026-01-01T00:00:00Z">
        <w:r>
          <w:rPr>
            <w:i/>
            <w:iCs/>
          </w:rPr>
          <w:delText xml:space="preserve">Proof</w:delText>
        </w:r>
      </w:del>
      <w:del w:id="7468" w:author="PR Preview" w:date="2026-01-01T00:00:00Z">
        <w:r>
          <w:delText xml:space="preserve">. </w:delText>
        </w:r>
      </w:del>
      <w:del w:id="7469" w:author="PR Preview" w:date="2026-01-01T00:00:00Z">
        <w:r>
          <w:delText xml:space="preserve">Write</w:delText>
        </w:r>
      </w:del>
      <w:del w:id="7470" w:author="PR Preview" w:date="2026-01-01T00:00:00Z">
        <w:r>
          <w:delText xml:space="preserve"> </w:delText>
        </w:r>
      </w:del>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del w:id="7471" w:author="PR Preview" w:date="2026-01-01T00:00:00Z">
        <w:r>
          <w:delText xml:space="preserve"> </w:delText>
        </w:r>
      </w:del>
      <w:del w:id="7472" w:author="PR Preview" w:date="2026-01-01T00:00:00Z">
        <w:r>
          <w:delText xml:space="preserve">for the columns of</w:delText>
        </w:r>
      </w:del>
      <w:del w:id="7473" w:author="PR Preview" w:date="2026-01-01T00:00:00Z">
        <w:r>
          <w:delText xml:space="preserve"> </w:delText>
        </w:r>
      </w:del>
      <m:oMath>
        <m:r>
          <m:rPr>
            <m:sty m:val="bi"/>
          </m:rPr>
          <m:t>A</m:t>
        </m:r>
      </m:oMath>
      <w:del w:id="7474" w:author="PR Preview" w:date="2026-01-01T00:00:00Z">
        <w:r>
          <w:delText xml:space="preserve">.</w:delText>
        </w:r>
      </w:del>
      <w:del w:id="7475" w:author="PR Preview" w:date="2026-01-01T00:00:00Z">
        <w:r>
          <w:delText xml:space="preserve"> </w:delText>
        </w:r>
      </w:del>
      <w:del w:id="7476" w:author="PR Preview" w:date="2026-01-01T00:00:00Z">
        <w:r>
          <w:delText xml:space="preserve">For</w:delText>
        </w:r>
      </w:del>
      <w:del w:id="7477" w:author="PR Preview" w:date="2026-01-01T00:00:00Z">
        <w:r>
          <w:delText xml:space="preserve"> </w:delText>
        </w:r>
      </w:del>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del w:id="7478" w:author="PR Preview" w:date="2026-01-01T00:00:00Z">
        <w:r>
          <w:delText xml:space="preserve">, the matrix-vector product is the combination of the columns with weights</w:delText>
        </w:r>
      </w:del>
      <w:del w:id="7479" w:author="PR Preview" w:date="2026-01-01T00:00:00Z">
        <w:r>
          <w:delText xml:space="preserve"> </w:delText>
        </w:r>
      </w:del>
      <m:oMath>
        <m:sSub>
          <m:e>
            <m:r>
              <m:t>x</m:t>
            </m:r>
          </m:e>
          <m:sub>
            <m:r>
              <m:t>1</m:t>
            </m:r>
          </m:sub>
        </m:sSub>
        <m:r>
          <m:rPr>
            <m:sty m:val="p"/>
          </m:rPr>
          <m:t>,</m:t>
        </m:r>
        <m:r>
          <m:rPr>
            <m:sty m:val="p"/>
          </m:rPr>
          <m:t>…</m:t>
        </m:r>
        <m:r>
          <m:rPr>
            <m:sty m:val="p"/>
          </m:rPr>
          <m:t>,</m:t>
        </m:r>
        <m:sSub>
          <m:e>
            <m:r>
              <m:t>x</m:t>
            </m:r>
          </m:e>
          <m:sub>
            <m:r>
              <m:t>n</m:t>
            </m:r>
          </m:sub>
        </m:sSub>
      </m:oMath>
      <w:del w:id="7480" w:author="PR Preview" w:date="2026-01-01T00:00:00Z">
        <w:r>
          <w:delText xml:space="preserve">:</w:delText>
        </w:r>
      </w:del>
    </w:p>
    <w:p>
      <w:pPr>
        <w:pStyle w:val="BodyText"/>
      </w:pPr>
      <m:oMathPara>
        <m:oMathParaPr>
          <m:jc m:val="center"/>
        </m:oMathParaP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oMath>
      </m:oMathPara>
    </w:p>
    <w:p>
      <w:pPr>
        <w:pStyle w:val="FirstParagraph"/>
      </w:pPr>
      <w:del w:id="7481" w:author="PR Preview" w:date="2026-01-01T00:00:00Z">
        <w:r>
          <w:delText xml:space="preserve">So</w:delText>
        </w:r>
      </w:del>
      <w:del w:id="7482" w:author="PR Preview" w:date="2026-01-01T00:00:00Z">
        <w:r>
          <w:delText xml:space="preserve"> </w:delText>
        </w:r>
      </w:del>
      <m:oMath>
        <m:r>
          <m:rPr>
            <m:sty m:val="bi"/>
          </m:rPr>
          <m:t>A</m:t>
        </m:r>
        <m:limLow>
          <m:e>
            <m:r>
              <m:t>x</m:t>
            </m:r>
          </m:e>
          <m:lim>
            <m:r>
              <m:rPr>
                <m:sty m:val="p"/>
              </m:rPr>
              <m:t>∼</m:t>
            </m:r>
          </m:lim>
        </m:limLow>
        <m:r>
          <m:rPr>
            <m:sty m:val="p"/>
          </m:rPr>
          <m:t>=</m:t>
        </m:r>
        <m:sSub>
          <m:e>
            <m:limLow>
              <m:e>
                <m:r>
                  <m:t>0</m:t>
                </m:r>
              </m:e>
              <m:lim>
                <m:r>
                  <m:rPr>
                    <m:sty m:val="p"/>
                  </m:rPr>
                  <m:t>∼</m:t>
                </m:r>
              </m:lim>
            </m:limLow>
          </m:e>
          <m:sub>
            <m:r>
              <m:t>m</m:t>
            </m:r>
          </m:sub>
        </m:sSub>
      </m:oMath>
      <w:del w:id="7483" w:author="PR Preview" w:date="2026-01-01T00:00:00Z">
        <w:r>
          <w:delText xml:space="preserve"> </w:delText>
        </w:r>
      </w:del>
      <w:del w:id="7484" w:author="PR Preview" w:date="2026-01-01T00:00:00Z">
        <w:r>
          <w:delText xml:space="preserve">says exactly that</w:delText>
        </w:r>
      </w:del>
      <w:del w:id="7485" w:author="PR Preview" w:date="2026-01-01T00:00:00Z">
        <w:r>
          <w:delText xml:space="preserve"> </w:delText>
        </w:r>
      </w:del>
      <m:oMath>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sSub>
          <m:e>
            <m:limLow>
              <m:e>
                <m:r>
                  <m:t>0</m:t>
                </m:r>
              </m:e>
              <m:lim>
                <m:r>
                  <m:rPr>
                    <m:sty m:val="p"/>
                  </m:rPr>
                  <m:t>∼</m:t>
                </m:r>
              </m:lim>
            </m:limLow>
          </m:e>
          <m:sub>
            <m:r>
              <m:t>m</m:t>
            </m:r>
          </m:sub>
        </m:sSub>
      </m:oMath>
      <w:del w:id="7486" w:author="PR Preview" w:date="2026-01-01T00:00:00Z">
        <w:r>
          <w:delText xml:space="preserve">.</w:delText>
        </w:r>
      </w:del>
      <w:del w:id="7487" w:author="PR Preview" w:date="2026-01-01T00:00:00Z">
        <w:r>
          <w:delText xml:space="preserve"> </w:delText>
        </w:r>
      </w:del>
      <w:del w:id="7488" w:author="PR Preview" w:date="2026-01-01T00:00:00Z">
        <w:r>
          <w:delText xml:space="preserve">By</w:delText>
        </w:r>
      </w:del>
      <w:del w:id="7489" w:author="PR Preview" w:date="2026-01-01T00:00:00Z">
        <w:r>
          <w:delText xml:space="preserve"> </w:delText>
        </w:r>
      </w:del>
      <w:hyperlink w:anchor="def-linearly-independent">
        <w:del w:id="7490" w:author="PR Preview" w:date="2026-01-01T00:00:00Z">
          <w:r>
            <w:rPr>
              <w:rStyle w:val="Hyperlink"/>
            </w:rPr>
            <w:delText xml:space="preserve">Definition 43</w:delText>
          </w:r>
        </w:del>
      </w:hyperlink>
      <w:del w:id="7491" w:author="PR Preview" w:date="2026-01-01T00:00:00Z">
        <w:r>
          <w:delText xml:space="preserve">, the columns are linearly independent exactly when the only weights with this property are</w:delText>
        </w:r>
      </w:del>
      <w:del w:id="7492" w:author="PR Preview" w:date="2026-01-01T00:00:00Z">
        <w:r>
          <w:delText xml:space="preserve"> </w:delText>
        </w:r>
      </w:del>
      <m:oMath>
        <m:sSub>
          <m:e>
            <m:r>
              <m:t>x</m:t>
            </m:r>
          </m:e>
          <m:sub>
            <m:r>
              <m:t>1</m:t>
            </m:r>
          </m:sub>
        </m:sSub>
        <m:r>
          <m:rPr>
            <m:sty m:val="p"/>
          </m:rPr>
          <m:t>=</m:t>
        </m:r>
        <m:r>
          <m:rPr>
            <m:sty m:val="p"/>
          </m:rPr>
          <m:t>⋯</m:t>
        </m:r>
        <m:r>
          <m:rPr>
            <m:sty m:val="p"/>
          </m:rPr>
          <m:t>=</m:t>
        </m:r>
        <m:sSub>
          <m:e>
            <m:r>
              <m:t>x</m:t>
            </m:r>
          </m:e>
          <m:sub>
            <m:r>
              <m:t>n</m:t>
            </m:r>
          </m:sub>
        </m:sSub>
        <m:r>
          <m:rPr>
            <m:sty m:val="p"/>
          </m:rPr>
          <m:t>=</m:t>
        </m:r>
        <m:r>
          <m:t>0</m:t>
        </m:r>
      </m:oMath>
      <w:del w:id="7493" w:author="PR Preview" w:date="2026-01-01T00:00:00Z">
        <w:r>
          <w:delText xml:space="preserve">.</w:delText>
        </w:r>
      </w:del>
      <w:del w:id="7494" w:author="PR Preview" w:date="2026-01-01T00:00:00Z">
        <w:r>
          <w:delText xml:space="preserve"> </w:delText>
        </w:r>
      </w:del>
      <w:del w:id="7495" w:author="PR Preview" w:date="2026-01-01T00:00:00Z">
        <w:r>
          <w:delText xml:space="preserve">That is statement 2, so statements 1 and 2 are equivalent.</w:delText>
        </w:r>
      </w:del>
      <w:del w:id="7496" w:author="PR Preview" w:date="2026-01-01T00:00:00Z">
        <w:r>
          <w:delText xml:space="preserve"> </w:delText>
        </w:r>
      </w:del>
      <w:del w:id="7497" w:author="PR Preview" w:date="2026-01-01T00:00:00Z">
        <w:r>
          <w:delText xml:space="preserve">Statement 2 says that the only vector in</w:delText>
        </w:r>
      </w:del>
      <w:del w:id="7498" w:author="PR Preview" w:date="2026-01-01T00:00:00Z">
        <w:r>
          <w:delText xml:space="preserve"> </w:delText>
        </w:r>
      </w:del>
      <m:oMath>
        <m:r>
          <m:rPr>
            <m:scr m:val="script"/>
            <m:sty m:val="p"/>
          </m:rPr>
          <m:t>N</m:t>
        </m:r>
        <m:r>
          <m:rPr>
            <m:sty m:val="p"/>
          </m:rPr>
          <m:t>(</m:t>
        </m:r>
        <m:r>
          <m:rPr>
            <m:sty m:val="bi"/>
          </m:rPr>
          <m:t>A</m:t>
        </m:r>
        <m:r>
          <m:rPr>
            <m:sty m:val="p"/>
          </m:rPr>
          <m:t>)</m:t>
        </m:r>
      </m:oMath>
      <w:del w:id="7499" w:author="PR Preview" w:date="2026-01-01T00:00:00Z">
        <w:r>
          <w:delText xml:space="preserve"> </w:delText>
        </w:r>
      </w:del>
      <w:del w:id="7500" w:author="PR Preview" w:date="2026-01-01T00:00:00Z">
        <w:r>
          <w:delText xml:space="preserve">is</w:delText>
        </w:r>
      </w:del>
      <w:del w:id="7501" w:author="PR Preview" w:date="2026-01-01T00:00:00Z">
        <w:r>
          <w:delText xml:space="preserve"> </w:delText>
        </w:r>
      </w:del>
      <m:oMath>
        <m:sSub>
          <m:e>
            <m:limLow>
              <m:e>
                <m:r>
                  <m:t>0</m:t>
                </m:r>
              </m:e>
              <m:lim>
                <m:r>
                  <m:rPr>
                    <m:sty m:val="p"/>
                  </m:rPr>
                  <m:t>∼</m:t>
                </m:r>
              </m:lim>
            </m:limLow>
          </m:e>
          <m:sub>
            <m:r>
              <m:t>n</m:t>
            </m:r>
          </m:sub>
        </m:sSub>
      </m:oMath>
      <w:del w:id="7502" w:author="PR Preview" w:date="2026-01-01T00:00:00Z">
        <w:r>
          <w:delText xml:space="preserve">, which is statement 3.</w:delText>
        </w:r>
      </w:del>
      <w:del w:id="7503" w:author="PR Preview" w:date="2026-01-01T00:00:00Z">
        <w:r>
          <w:delText xml:space="preserve"> </w:delText>
        </w:r>
      </w:del>
      <w:del w:id="7504" w:author="PR Preview" w:date="2026-01-01T00:00:00Z">
        <w:r>
          <w:delText xml:space="preserve">The last sentence is the definition of full column rank (</w:delText>
        </w:r>
      </w:del>
      <w:hyperlink w:anchor="def-full-column-rank">
        <w:del w:id="7505" w:author="PR Preview" w:date="2026-01-01T00:00:00Z">
          <w:r>
            <w:rPr>
              <w:rStyle w:val="Hyperlink"/>
            </w:rPr>
            <w:delText xml:space="preserve">Definition 45</w:delText>
          </w:r>
        </w:del>
      </w:hyperlink>
      <w:del w:id="7506" w:author="PR Preview" w:date="2026-01-01T00:00:00Z">
        <w:r>
          <w:delText xml:space="preserve">).</w:delText>
        </w:r>
      </w:del>
    </w:p>
    <w:p>
      <w:pPr>
        <w:pStyle w:val="BodyText"/>
      </w:pPr>
      <w:ins w:id="7507" w:author="PR Preview" w:date="2026-01-01T00:00:00Z">
        <w:r>
          <w:rPr>
            <w:i/>
            <w:iCs/>
          </w:rPr>
          <w:t xml:space="preserve">Proof</w:t>
        </w:r>
      </w:ins>
      <w:ins w:id="7508" w:author="PR Preview" w:date="2026-01-01T00:00:00Z">
        <w:r>
          <w:t xml:space="preserve">. </w:t>
        </w:r>
      </w:ins>
      <w:ins w:id="7509" w:author="PR Preview" w:date="2026-01-01T00:00:00Z">
        <w:r>
          <w:t xml:space="preserve">Write</w:t>
        </w:r>
      </w:ins>
      <w:ins w:id="7510" w:author="PR Preview" w:date="2026-01-01T00:00:00Z">
        <w:r>
          <w:t xml:space="preserve"> </w:t>
        </w:r>
      </w:ins>
      <w:ins w:id="7511" w:author="PR Preview" w:date="2026-01-01T00:00:00Z">
        <w:r>
          <w:t xml:space="preserve">$\mathord{\smash[b]{\underset{\raise.3ex\hbox{$\scriptstyle\sim$}}{a}}\vphantom{a}}_1, \ldots, \mathord{\smash[b]{\underset{\raise.3ex\hbox{$\scriptstyle\sim$}}{a}}\vphantom{a}}_n$</w:t>
        </w:r>
      </w:ins>
      <w:ins w:id="7512" w:author="PR Preview" w:date="2026-01-01T00:00:00Z">
        <w:r>
          <w:t xml:space="preserve"> </w:t>
        </w:r>
      </w:ins>
      <w:ins w:id="7513" w:author="PR Preview" w:date="2026-01-01T00:00:00Z">
        <w:r>
          <w:t xml:space="preserve">for the columns of</w:t>
        </w:r>
      </w:ins>
      <w:ins w:id="7514" w:author="PR Preview" w:date="2026-01-01T00:00:00Z">
        <w:r>
          <w:t xml:space="preserve"> </w:t>
        </w:r>
      </w:ins>
      <m:oMath>
        <m:r>
          <m:rPr>
            <m:sty m:val="bi"/>
          </m:rPr>
          <m:t>A</m:t>
        </m:r>
      </m:oMath>
      <w:ins w:id="7515" w:author="PR Preview" w:date="2026-01-01T00:00:00Z">
        <w:r>
          <w:t xml:space="preserve">.</w:t>
        </w:r>
      </w:ins>
      <w:ins w:id="7516" w:author="PR Preview" w:date="2026-01-01T00:00:00Z">
        <w:r>
          <w:t xml:space="preserve"> </w:t>
        </w:r>
      </w:ins>
      <w:ins w:id="7517" w:author="PR Preview" w:date="2026-01-01T00:00:00Z">
        <w:r>
          <w:t xml:space="preserve">For</w:t>
        </w:r>
      </w:ins>
      <w:ins w:id="7518" w:author="PR Preview" w:date="2026-01-01T00:00:00Z">
        <w:r>
          <w:t xml:space="preserve"> </w:t>
        </w:r>
      </w:ins>
      <w:ins w:id="7519" w:author="PR Preview" w:date="2026-01-01T00:00:00Z">
        <w:r>
          <w:t xml:space="preserve">$\mathord{\smash[b]{\underset{\raise.3ex\hbox{$\scriptstyle\sim$}}{x}}\vphantom{x}} = (x_1, \ldots, x_n)$</w:t>
        </w:r>
      </w:ins>
      <w:ins w:id="7520" w:author="PR Preview" w:date="2026-01-01T00:00:00Z">
        <w:r>
          <w:t xml:space="preserve">, the matrix-vector product is the combination of the columns with weights</w:t>
        </w:r>
      </w:ins>
      <w:ins w:id="7521" w:author="PR Preview" w:date="2026-01-01T00:00:00Z">
        <w:r>
          <w:t xml:space="preserve"> </w:t>
        </w:r>
      </w:ins>
      <m:oMath>
        <m:sSub>
          <m:e>
            <m:r>
              <m:t>x</m:t>
            </m:r>
          </m:e>
          <m:sub>
            <m:r>
              <m:t>1</m:t>
            </m:r>
          </m:sub>
        </m:sSub>
        <m:r>
          <m:rPr>
            <m:sty m:val="p"/>
          </m:rPr>
          <m:t>,</m:t>
        </m:r>
        <m:r>
          <m:rPr>
            <m:sty m:val="p"/>
          </m:rPr>
          <m:t>…</m:t>
        </m:r>
        <m:r>
          <m:rPr>
            <m:sty m:val="p"/>
          </m:rPr>
          <m:t>,</m:t>
        </m:r>
        <m:sSub>
          <m:e>
            <m:r>
              <m:t>x</m:t>
            </m:r>
          </m:e>
          <m:sub>
            <m:r>
              <m:t>n</m:t>
            </m:r>
          </m:sub>
        </m:sSub>
      </m:oMath>
      <w:ins w:id="7522" w:author="PR Preview" w:date="2026-01-01T00:00:00Z">
        <w:r>
          <w:t xml:space="preserve">:</w:t>
        </w:r>
      </w:ins>
    </w:p>
    <w:p>
      <w:pPr>
        <w:pStyle w:val="BodyText"/>
      </w:pPr>
      <w:ins w:id="7523" w:author="PR Preview" w:date="2026-01-01T00:00:00Z">
        <w:r>
          <w:t xml:space="preserve">$$
    \mathbf{A} \mathord{\smash[b]{\underset{\raise.3ex\hbox{$\scriptstyle\sim$}}{x}}\vphantom{x}} = x_1 \mathord{\smash[b]{\underset{\raise.3ex\hbox{$\scriptstyle\sim$}}{a}}\vphantom{a}}_1 + \cdots + x_n \mathord{\smash[b]{\underset{\raise.3ex\hbox{$\scriptstyle\sim$}}{a}}\vphantom{a}}_n.
    $$</w:t>
        </w:r>
      </w:ins>
    </w:p>
    <w:p>
      <w:pPr>
        <w:pStyle w:val="FirstParagraph"/>
      </w:pPr>
      <w:ins w:id="7524" w:author="PR Preview" w:date="2026-01-01T00:00:00Z">
        <w:r>
          <w:t xml:space="preserve">So</w:t>
        </w:r>
      </w:ins>
      <w:ins w:id="7525" w:author="PR Preview" w:date="2026-01-01T00:00:00Z">
        <w:r>
          <w:t xml:space="preserve"> </w:t>
        </w:r>
      </w:ins>
      <w:ins w:id="7526" w:author="PR Preview" w:date="2026-01-01T00:00:00Z">
        <w:r>
          <w:t xml:space="preserve">$\mathbf{A} \mathord{\smash[b]{\underset{\raise.3ex\hbox{$\scriptstyle\sim$}}{x}}\vphantom{x}} = \mathord{\smash[b]{\underset{\raise.3ex\hbox{$\scriptstyle\sim$}}{0}}\vphantom{0}}_m$</w:t>
        </w:r>
      </w:ins>
      <w:ins w:id="7527" w:author="PR Preview" w:date="2026-01-01T00:00:00Z">
        <w:r>
          <w:t xml:space="preserve"> </w:t>
        </w:r>
      </w:ins>
      <w:ins w:id="7528" w:author="PR Preview" w:date="2026-01-01T00:00:00Z">
        <w:r>
          <w:t xml:space="preserve">says exactly that</w:t>
        </w:r>
      </w:ins>
      <w:ins w:id="7529" w:author="PR Preview" w:date="2026-01-01T00:00:00Z">
        <w:r>
          <w:t xml:space="preserve"> </w:t>
        </w:r>
      </w:ins>
      <w:ins w:id="7530" w:author="PR Preview" w:date="2026-01-01T00:00:00Z">
        <w:r>
          <w:t xml:space="preserve">$x_1 \mathord{\smash[b]{\underset{\raise.3ex\hbox{$\scriptstyle\sim$}}{a}}\vphantom{a}}_1 + \cdots + x_n \mathord{\smash[b]{\underset{\raise.3ex\hbox{$\scriptstyle\sim$}}{a}}\vphantom{a}}_n = \mathord{\smash[b]{\underset{\raise.3ex\hbox{$\scriptstyle\sim$}}{0}}\vphantom{0}}_m$</w:t>
        </w:r>
      </w:ins>
      <w:ins w:id="7531" w:author="PR Preview" w:date="2026-01-01T00:00:00Z">
        <w:r>
          <w:t xml:space="preserve">.</w:t>
        </w:r>
      </w:ins>
      <w:ins w:id="7532" w:author="PR Preview" w:date="2026-01-01T00:00:00Z">
        <w:r>
          <w:t xml:space="preserve"> </w:t>
        </w:r>
      </w:ins>
      <w:ins w:id="7533" w:author="PR Preview" w:date="2026-01-01T00:00:00Z">
        <w:r>
          <w:t xml:space="preserve">By</w:t>
        </w:r>
      </w:ins>
      <w:ins w:id="7534" w:author="PR Preview" w:date="2026-01-01T00:00:00Z">
        <w:r>
          <w:t xml:space="preserve"> </w:t>
        </w:r>
      </w:ins>
      <w:hyperlink w:anchor="def-linearly-independent">
        <w:ins w:id="7535" w:author="PR Preview" w:date="2026-01-01T00:00:00Z">
          <w:r>
            <w:rPr>
              <w:rStyle w:val="Hyperlink"/>
            </w:rPr>
            <w:t xml:space="preserve">Definition 43</w:t>
          </w:r>
        </w:ins>
      </w:hyperlink>
      <w:ins w:id="7536" w:author="PR Preview" w:date="2026-01-01T00:00:00Z">
        <w:r>
          <w:t xml:space="preserve">, the columns are linearly independent exactly when the only weights with this property are</w:t>
        </w:r>
      </w:ins>
      <w:ins w:id="7537" w:author="PR Preview" w:date="2026-01-01T00:00:00Z">
        <w:r>
          <w:t xml:space="preserve"> </w:t>
        </w:r>
      </w:ins>
      <m:oMath>
        <m:sSub>
          <m:e>
            <m:r>
              <m:t>x</m:t>
            </m:r>
          </m:e>
          <m:sub>
            <m:r>
              <m:t>1</m:t>
            </m:r>
          </m:sub>
        </m:sSub>
        <m:r>
          <m:rPr>
            <m:sty m:val="p"/>
          </m:rPr>
          <m:t>=</m:t>
        </m:r>
        <m:r>
          <m:rPr>
            <m:sty m:val="p"/>
          </m:rPr>
          <m:t>⋯</m:t>
        </m:r>
        <m:r>
          <m:rPr>
            <m:sty m:val="p"/>
          </m:rPr>
          <m:t>=</m:t>
        </m:r>
        <m:sSub>
          <m:e>
            <m:r>
              <m:t>x</m:t>
            </m:r>
          </m:e>
          <m:sub>
            <m:r>
              <m:t>n</m:t>
            </m:r>
          </m:sub>
        </m:sSub>
        <m:r>
          <m:rPr>
            <m:sty m:val="p"/>
          </m:rPr>
          <m:t>=</m:t>
        </m:r>
        <m:r>
          <m:t>0</m:t>
        </m:r>
      </m:oMath>
      <w:ins w:id="7538" w:author="PR Preview" w:date="2026-01-01T00:00:00Z">
        <w:r>
          <w:t xml:space="preserve">.</w:t>
        </w:r>
      </w:ins>
      <w:ins w:id="7539" w:author="PR Preview" w:date="2026-01-01T00:00:00Z">
        <w:r>
          <w:t xml:space="preserve"> </w:t>
        </w:r>
      </w:ins>
      <w:ins w:id="7540" w:author="PR Preview" w:date="2026-01-01T00:00:00Z">
        <w:r>
          <w:t xml:space="preserve">That is statement 2, so statements 1 and 2 are equivalent.</w:t>
        </w:r>
      </w:ins>
      <w:ins w:id="7541" w:author="PR Preview" w:date="2026-01-01T00:00:00Z">
        <w:r>
          <w:t xml:space="preserve"> </w:t>
        </w:r>
      </w:ins>
      <w:ins w:id="7542" w:author="PR Preview" w:date="2026-01-01T00:00:00Z">
        <w:r>
          <w:t xml:space="preserve">Statement 2 says that the only vector in</w:t>
        </w:r>
      </w:ins>
      <w:ins w:id="7543" w:author="PR Preview" w:date="2026-01-01T00:00:00Z">
        <w:r>
          <w:t xml:space="preserve"> </w:t>
        </w:r>
      </w:ins>
      <m:oMath>
        <m:r>
          <m:rPr>
            <m:scr m:val="script"/>
            <m:sty m:val="p"/>
          </m:rPr>
          <m:t>N</m:t>
        </m:r>
        <m:r>
          <m:rPr>
            <m:sty m:val="p"/>
          </m:rPr>
          <m:t>(</m:t>
        </m:r>
        <m:r>
          <m:rPr>
            <m:sty m:val="bi"/>
          </m:rPr>
          <m:t>A</m:t>
        </m:r>
        <m:r>
          <m:rPr>
            <m:sty m:val="p"/>
          </m:rPr>
          <m:t>)</m:t>
        </m:r>
      </m:oMath>
      <w:ins w:id="7544" w:author="PR Preview" w:date="2026-01-01T00:00:00Z">
        <w:r>
          <w:t xml:space="preserve"> </w:t>
        </w:r>
      </w:ins>
      <w:ins w:id="7545" w:author="PR Preview" w:date="2026-01-01T00:00:00Z">
        <w:r>
          <w:t xml:space="preserve">is</w:t>
        </w:r>
      </w:ins>
      <w:ins w:id="7546" w:author="PR Preview" w:date="2026-01-01T00:00:00Z">
        <w:r>
          <w:t xml:space="preserve"> </w:t>
        </w:r>
      </w:ins>
      <w:ins w:id="7547" w:author="PR Preview" w:date="2026-01-01T00:00:00Z">
        <w:r>
          <w:t xml:space="preserve">$\mathord{\smash[b]{\underset{\raise.3ex\hbox{$\scriptstyle\sim$}}{0}}\vphantom{0}}_n$</w:t>
        </w:r>
      </w:ins>
      <w:ins w:id="7548" w:author="PR Preview" w:date="2026-01-01T00:00:00Z">
        <w:r>
          <w:t xml:space="preserve">, which is statement 3.</w:t>
        </w:r>
      </w:ins>
      <w:ins w:id="7549" w:author="PR Preview" w:date="2026-01-01T00:00:00Z">
        <w:r>
          <w:t xml:space="preserve"> </w:t>
        </w:r>
      </w:ins>
      <w:ins w:id="7550" w:author="PR Preview" w:date="2026-01-01T00:00:00Z">
        <w:r>
          <w:t xml:space="preserve">The last sentence is the definition of full column rank (</w:t>
        </w:r>
      </w:ins>
      <w:hyperlink w:anchor="def-full-column-rank">
        <w:ins w:id="7551" w:author="PR Preview" w:date="2026-01-01T00:00:00Z">
          <w:r>
            <w:rPr>
              <w:rStyle w:val="Hyperlink"/>
            </w:rPr>
            <w:t xml:space="preserve">Definition 45</w:t>
          </w:r>
        </w:ins>
      </w:hyperlink>
      <w:ins w:id="7552" w:author="PR Preview" w:date="2026-01-01T00:00:00Z">
        <w:r>
          <w:t xml:space="preserve">).</w:t>
        </w:r>
      </w:ins>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del w:id="7553" w:author="PR Preview" w:date="2026-01-01T00:00:00Z">
        <w:r>
          <w:delText xml:space="preserve">This is</w:delText>
        </w:r>
      </w:del>
      <w:del w:id="7554" w:author="PR Preview" w:date="2026-01-01T00:00:00Z">
        <w:r>
          <w:delText xml:space="preserve"> </w:delText>
        </w:r>
      </w:del>
      <m:oMath>
        <m:sSub>
          <m:e>
            <m:limLow>
              <m:e>
                <m:r>
                  <m:t>0</m:t>
                </m:r>
              </m:e>
              <m:lim>
                <m:r>
                  <m:rPr>
                    <m:sty m:val="p"/>
                  </m:rPr>
                  <m:t>∼</m:t>
                </m:r>
              </m:lim>
            </m:limLow>
          </m:e>
          <m:sub>
            <m:r>
              <m:t>3</m:t>
            </m:r>
          </m:sub>
        </m:sSub>
      </m:oMath>
      <w:del w:id="7555" w:author="PR Preview" w:date="2026-01-01T00:00:00Z">
        <w:r>
          <w:delText xml:space="preserve"> </w:delText>
        </w:r>
      </w:del>
      <w:del w:id="7556" w:author="PR Preview" w:date="2026-01-01T00:00:00Z">
        <w:r>
          <w:delText xml:space="preserve">only if</w:delText>
        </w:r>
      </w:del>
      <w:del w:id="7557" w:author="PR Preview" w:date="2026-01-01T00:00:00Z">
        <w:r>
          <w:delText xml:space="preserve"> </w:delText>
        </w:r>
      </w:del>
      <m:oMath>
        <m:sSub>
          <m:e>
            <m:r>
              <m:t>x</m:t>
            </m:r>
          </m:e>
          <m:sub>
            <m:r>
              <m:t>2</m:t>
            </m:r>
          </m:sub>
        </m:sSub>
        <m:r>
          <m:rPr>
            <m:sty m:val="p"/>
          </m:rPr>
          <m:t>=</m:t>
        </m:r>
        <m:r>
          <m:t>0</m:t>
        </m:r>
      </m:oMath>
      <w:del w:id="7558" w:author="PR Preview" w:date="2026-01-01T00:00:00Z">
        <w:r>
          <w:delText xml:space="preserve"> </w:delText>
        </w:r>
      </w:del>
      <w:del w:id="7559" w:author="PR Preview" w:date="2026-01-01T00:00:00Z">
        <w:r>
          <w:delText xml:space="preserve">(subtract the first entry from the second), and then</w:delText>
        </w:r>
      </w:del>
      <w:del w:id="7560" w:author="PR Preview" w:date="2026-01-01T00:00:00Z">
        <w:r>
          <w:delText xml:space="preserve"> </w:delText>
        </w:r>
      </w:del>
      <m:oMath>
        <m:sSub>
          <m:e>
            <m:r>
              <m:t>x</m:t>
            </m:r>
          </m:e>
          <m:sub>
            <m:r>
              <m:t>1</m:t>
            </m:r>
          </m:sub>
        </m:sSub>
        <m:r>
          <m:rPr>
            <m:sty m:val="p"/>
          </m:rPr>
          <m:t>=</m:t>
        </m:r>
        <m:r>
          <m:t>0</m:t>
        </m:r>
      </m:oMath>
      <w:del w:id="7561" w:author="PR Preview" w:date="2026-01-01T00:00:00Z">
        <w:r>
          <w:delText xml:space="preserve">.</w:delText>
        </w:r>
      </w:del>
      <w:del w:id="7562" w:author="PR Preview" w:date="2026-01-01T00:00:00Z">
        <w:r>
          <w:delText xml:space="preserve"> </w:delText>
        </w:r>
      </w:del>
      <w:del w:id="7563" w:author="PR Preview" w:date="2026-01-01T00:00:00Z">
        <w:r>
          <w:delText xml:space="preserve">So</w:delText>
        </w:r>
      </w:del>
      <w:del w:id="7564" w:author="PR Preview" w:date="2026-01-01T00:00:00Z">
        <w:r>
          <w:delText xml:space="preserve"> </w:delText>
        </w:r>
      </w:del>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2</m:t>
                </m:r>
              </m:sub>
            </m:sSub>
          </m:e>
        </m:d>
        <m:r>
          <m:t>​</m:t>
        </m:r>
      </m:oMath>
      <w:del w:id="7565" w:author="PR Preview" w:date="2026-01-01T00:00:00Z">
        <w:r>
          <w:delText xml:space="preserve"> </w:delText>
        </w:r>
      </w:del>
      <w:del w:id="7566" w:author="PR Preview" w:date="2026-01-01T00:00:00Z">
        <w:r>
          <w:delText xml:space="preserve">and the two columns are linearly independent.</w:delText>
        </w:r>
      </w:del>
    </w:p>
    <w:p>
      <w:pPr>
        <w:pStyle w:val="BodyText"/>
      </w:pPr>
      <w:del w:id="7567" w:author="PR Preview" w:date="2026-01-01T00:00:00Z">
        <w:r>
          <w:delText xml:space="preserve">For</w:delText>
        </w:r>
      </w:del>
      <w:del w:id="7568"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del w:id="7569" w:author="PR Preview" w:date="2026-01-01T00:00:00Z">
        <w:r>
          <w:delText xml:space="preserve">,</w:delText>
        </w:r>
      </w:del>
      <w:del w:id="7570" w:author="PR Preview" w:date="2026-01-01T00:00:00Z">
        <w:r>
          <w:delText xml:space="preserve"> </w:delText>
        </w:r>
      </w:del>
      <m:oMath>
        <m:r>
          <m:rPr>
            <m:sty m:val="bi"/>
          </m:rPr>
          <m:t>B</m:t>
        </m:r>
        <m:r>
          <m:rPr>
            <m:sty m:val="p"/>
          </m:rPr>
          <m:t>(</m:t>
        </m:r>
        <m:r>
          <m:t>2</m:t>
        </m:r>
        <m:r>
          <m:rPr>
            <m:sty m:val="p"/>
          </m:rPr>
          <m:t>,</m:t>
        </m:r>
        <m:r>
          <m:rPr>
            <m:sty m:val="p"/>
          </m:rPr>
          <m:t>−</m:t>
        </m:r>
        <m:r>
          <m:t>1</m:t>
        </m:r>
        <m:r>
          <m:rPr>
            <m:sty m:val="p"/>
          </m:rPr>
          <m:t>)</m:t>
        </m:r>
        <m:r>
          <m:rPr>
            <m:sty m:val="p"/>
          </m:rPr>
          <m:t>=</m:t>
        </m:r>
        <m:sSub>
          <m:e>
            <m:limLow>
              <m:e>
                <m:r>
                  <m:t>0</m:t>
                </m:r>
              </m:e>
              <m:lim>
                <m:r>
                  <m:rPr>
                    <m:sty m:val="p"/>
                  </m:rPr>
                  <m:t>∼</m:t>
                </m:r>
              </m:lim>
            </m:limLow>
          </m:e>
          <m:sub>
            <m:r>
              <m:t>3</m:t>
            </m:r>
          </m:sub>
        </m:sSub>
      </m:oMath>
      <w:del w:id="7571" w:author="PR Preview" w:date="2026-01-01T00:00:00Z">
        <w:r>
          <w:delText xml:space="preserve">, so</w:delText>
        </w:r>
      </w:del>
      <w:del w:id="7572" w:author="PR Preview" w:date="2026-01-01T00:00:00Z">
        <w:r>
          <w:delText xml:space="preserve"> </w:delText>
        </w:r>
      </w:del>
      <m:oMath>
        <m:r>
          <m:rPr>
            <m:scr m:val="script"/>
            <m:sty m:val="p"/>
          </m:rPr>
          <m:t>N</m:t>
        </m:r>
        <m:r>
          <m:rPr>
            <m:sty m:val="p"/>
          </m:rPr>
          <m:t>(</m:t>
        </m:r>
        <m:r>
          <m:rPr>
            <m:sty m:val="bi"/>
          </m:rPr>
          <m:t>B</m:t>
        </m:r>
        <m:r>
          <m:rPr>
            <m:sty m:val="p"/>
          </m:rPr>
          <m:t>)</m:t>
        </m:r>
      </m:oMath>
      <w:del w:id="7573" w:author="PR Preview" w:date="2026-01-01T00:00:00Z">
        <w:r>
          <w:delText xml:space="preserve"> </w:delText>
        </w:r>
      </w:del>
      <w:del w:id="7574" w:author="PR Preview" w:date="2026-01-01T00:00:00Z">
        <w:r>
          <w:delText xml:space="preserve">contains a nonzero vector and the columns of</w:delText>
        </w:r>
      </w:del>
      <w:del w:id="7575" w:author="PR Preview" w:date="2026-01-01T00:00:00Z">
        <w:r>
          <w:delText xml:space="preserve"> </w:delText>
        </w:r>
      </w:del>
      <m:oMath>
        <m:r>
          <m:rPr>
            <m:sty m:val="bi"/>
          </m:rPr>
          <m:t>B</m:t>
        </m:r>
      </m:oMath>
      <w:del w:id="7576" w:author="PR Preview" w:date="2026-01-01T00:00:00Z">
        <w:r>
          <w:delText xml:space="preserve"> </w:delText>
        </w:r>
      </w:del>
      <w:del w:id="7577" w:author="PR Preview" w:date="2026-01-01T00:00:00Z">
        <w:r>
          <w:delText xml:space="preserve">are linearly dependent.</w:delText>
        </w:r>
      </w:del>
    </w:p>
    <w:p>
      <w:pPr>
        <w:pStyle w:val="BodyText"/>
      </w:pPr>
      <w:ins w:id="7578" w:author="PR Preview" w:date="2026-01-01T00:00:00Z">
        <w:r>
          <w:t xml:space="preserve">$$
    \mathbf{A} \mathord{\smash[b]{\underset{\raise.3ex\hbox{$\scriptstyle\sim$}}{x}}\vphantom{x}}
    = \begin{bmatrix} x_1 + x_2 \\ x_1 + 2 x_2 \\ x_1 + 3 x_2 \end{bmatrix}.
    $$</w:t>
        </w:r>
      </w:ins>
    </w:p>
    <w:p>
      <w:pPr>
        <w:pStyle w:val="FirstParagraph"/>
      </w:pPr>
      <w:ins w:id="7579" w:author="PR Preview" w:date="2026-01-01T00:00:00Z">
        <w:r>
          <w:t xml:space="preserve">This is</w:t>
        </w:r>
      </w:ins>
      <w:ins w:id="7580" w:author="PR Preview" w:date="2026-01-01T00:00:00Z">
        <w:r>
          <w:t xml:space="preserve"> </w:t>
        </w:r>
      </w:ins>
      <w:ins w:id="7581" w:author="PR Preview" w:date="2026-01-01T00:00:00Z">
        <w:r>
          <w:t xml:space="preserve">$\mathord{\smash[b]{\underset{\raise.3ex\hbox{$\scriptstyle\sim$}}{0}}\vphantom{0}}_3$</w:t>
        </w:r>
      </w:ins>
      <w:ins w:id="7582" w:author="PR Preview" w:date="2026-01-01T00:00:00Z">
        <w:r>
          <w:t xml:space="preserve"> </w:t>
        </w:r>
      </w:ins>
      <w:ins w:id="7583" w:author="PR Preview" w:date="2026-01-01T00:00:00Z">
        <w:r>
          <w:t xml:space="preserve">only if</w:t>
        </w:r>
      </w:ins>
      <w:ins w:id="7584" w:author="PR Preview" w:date="2026-01-01T00:00:00Z">
        <w:r>
          <w:t xml:space="preserve"> </w:t>
        </w:r>
      </w:ins>
      <m:oMath>
        <m:sSub>
          <m:e>
            <m:r>
              <m:t>x</m:t>
            </m:r>
          </m:e>
          <m:sub>
            <m:r>
              <m:t>2</m:t>
            </m:r>
          </m:sub>
        </m:sSub>
        <m:r>
          <m:rPr>
            <m:sty m:val="p"/>
          </m:rPr>
          <m:t>=</m:t>
        </m:r>
        <m:r>
          <m:t>0</m:t>
        </m:r>
      </m:oMath>
      <w:ins w:id="7585" w:author="PR Preview" w:date="2026-01-01T00:00:00Z">
        <w:r>
          <w:t xml:space="preserve"> </w:t>
        </w:r>
      </w:ins>
      <w:ins w:id="7586" w:author="PR Preview" w:date="2026-01-01T00:00:00Z">
        <w:r>
          <w:t xml:space="preserve">(subtract the first entry from the second), and then</w:t>
        </w:r>
      </w:ins>
      <w:ins w:id="7587" w:author="PR Preview" w:date="2026-01-01T00:00:00Z">
        <w:r>
          <w:t xml:space="preserve"> </w:t>
        </w:r>
      </w:ins>
      <m:oMath>
        <m:sSub>
          <m:e>
            <m:r>
              <m:t>x</m:t>
            </m:r>
          </m:e>
          <m:sub>
            <m:r>
              <m:t>1</m:t>
            </m:r>
          </m:sub>
        </m:sSub>
        <m:r>
          <m:rPr>
            <m:sty m:val="p"/>
          </m:rPr>
          <m:t>=</m:t>
        </m:r>
        <m:r>
          <m:t>0</m:t>
        </m:r>
      </m:oMath>
      <w:ins w:id="7588" w:author="PR Preview" w:date="2026-01-01T00:00:00Z">
        <w:r>
          <w:t xml:space="preserve">.</w:t>
        </w:r>
      </w:ins>
      <w:ins w:id="7589" w:author="PR Preview" w:date="2026-01-01T00:00:00Z">
        <w:r>
          <w:t xml:space="preserve"> </w:t>
        </w:r>
      </w:ins>
      <w:ins w:id="7590" w:author="PR Preview" w:date="2026-01-01T00:00:00Z">
        <w:r>
          <w:t xml:space="preserve">So</w:t>
        </w:r>
      </w:ins>
      <w:ins w:id="7591" w:author="PR Preview" w:date="2026-01-01T00:00:00Z">
        <w:r>
          <w:t xml:space="preserve"> </w:t>
        </w:r>
      </w:ins>
      <w:ins w:id="7592" w:author="PR Preview" w:date="2026-01-01T00:00:00Z">
        <w:r>
          <w:t xml:space="preserve">$\mathcal{N}(\mathbf{A}) = \mathopen{}\left\{\mathord{\smash[b]{\underset{\raise.3ex\hbox{$\scriptstyle\sim$}}{0}}\vphantom{0}}_2\right\}\mathclose{}$</w:t>
        </w:r>
      </w:ins>
      <w:ins w:id="7593" w:author="PR Preview" w:date="2026-01-01T00:00:00Z">
        <w:r>
          <w:t xml:space="preserve"> </w:t>
        </w:r>
      </w:ins>
      <w:ins w:id="7594" w:author="PR Preview" w:date="2026-01-01T00:00:00Z">
        <w:r>
          <w:t xml:space="preserve">and the two columns are linearly independent.</w:t>
        </w:r>
      </w:ins>
    </w:p>
    <w:p>
      <w:pPr>
        <w:pStyle w:val="BodyText"/>
      </w:pPr>
      <w:ins w:id="7595" w:author="PR Preview" w:date="2026-01-01T00:00:00Z">
        <w:r>
          <w:t xml:space="preserve">For</w:t>
        </w:r>
      </w:ins>
      <w:ins w:id="7596"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ins w:id="7597" w:author="PR Preview" w:date="2026-01-01T00:00:00Z">
        <w:r>
          <w:t xml:space="preserve">,</w:t>
        </w:r>
      </w:ins>
      <w:ins w:id="7598" w:author="PR Preview" w:date="2026-01-01T00:00:00Z">
        <w:r>
          <w:t xml:space="preserve"> </w:t>
        </w:r>
      </w:ins>
      <w:ins w:id="7599" w:author="PR Preview" w:date="2026-01-01T00:00:00Z">
        <w:r>
          <w:t xml:space="preserve">$\mathbf{B} (2, -1) = \mathord{\smash[b]{\underset{\raise.3ex\hbox{$\scriptstyle\sim$}}{0}}\vphantom{0}}_3$</w:t>
        </w:r>
      </w:ins>
      <w:ins w:id="7600" w:author="PR Preview" w:date="2026-01-01T00:00:00Z">
        <w:r>
          <w:t xml:space="preserve">, so</w:t>
        </w:r>
      </w:ins>
      <w:ins w:id="7601" w:author="PR Preview" w:date="2026-01-01T00:00:00Z">
        <w:r>
          <w:t xml:space="preserve"> </w:t>
        </w:r>
      </w:ins>
      <m:oMath>
        <m:r>
          <m:rPr>
            <m:scr m:val="script"/>
            <m:sty m:val="p"/>
          </m:rPr>
          <m:t>N</m:t>
        </m:r>
        <m:r>
          <m:rPr>
            <m:sty m:val="p"/>
          </m:rPr>
          <m:t>(</m:t>
        </m:r>
        <m:r>
          <m:rPr>
            <m:sty m:val="bi"/>
          </m:rPr>
          <m:t>B</m:t>
        </m:r>
        <m:r>
          <m:rPr>
            <m:sty m:val="p"/>
          </m:rPr>
          <m:t>)</m:t>
        </m:r>
      </m:oMath>
      <w:ins w:id="7602" w:author="PR Preview" w:date="2026-01-01T00:00:00Z">
        <w:r>
          <w:t xml:space="preserve"> </w:t>
        </w:r>
      </w:ins>
      <w:ins w:id="7603" w:author="PR Preview" w:date="2026-01-01T00:00:00Z">
        <w:r>
          <w:t xml:space="preserve">contains a nonzero vector and the columns of</w:t>
        </w:r>
      </w:ins>
      <w:ins w:id="7604" w:author="PR Preview" w:date="2026-01-01T00:00:00Z">
        <w:r>
          <w:t xml:space="preserve"> </w:t>
        </w:r>
      </w:ins>
      <m:oMath>
        <m:r>
          <m:rPr>
            <m:sty m:val="bi"/>
          </m:rPr>
          <m:t>B</m:t>
        </m:r>
      </m:oMath>
      <w:ins w:id="7605" w:author="PR Preview" w:date="2026-01-01T00:00:00Z">
        <w:r>
          <w:t xml:space="preserve"> </w:t>
        </w:r>
      </w:ins>
      <w:ins w:id="7606" w:author="PR Preview" w:date="2026-01-01T00:00:00Z">
        <w:r>
          <w:t xml:space="preserve">are linearly dependent.</w:t>
        </w:r>
      </w:ins>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r>
            <m:rPr>
              <m:sty m:val="p"/>
            </m:rPr>
            <m:t>.</m:t>
          </m:r>
        </m:oMath>
      </m:oMathPara>
    </w:p>
    <w:p>
      <w:pPr>
        <w:pStyle w:val="FirstParagraph"/>
      </w:pPr>
      <w:del w:id="7607" w:author="PR Preview" w:date="2026-01-01T00:00:00Z">
        <w:r>
          <w:rPr>
            <w:i/>
            <w:iCs/>
          </w:rPr>
          <w:delText xml:space="preserve">Proof</w:delText>
        </w:r>
      </w:del>
      <w:del w:id="7608" w:author="PR Preview" w:date="2026-01-01T00:00:00Z">
        <w:r>
          <w:delText xml:space="preserve">. </w:delText>
        </w:r>
      </w:del>
      <w:del w:id="7609" w:author="PR Preview" w:date="2026-01-01T00:00:00Z">
        <w:r>
          <w:delText xml:space="preserve">Both sets are subspaces,</w:delText>
        </w:r>
      </w:del>
      <w:del w:id="7610" w:author="PR Preview" w:date="2026-01-01T00:00:00Z">
        <w:r>
          <w:delText xml:space="preserve"> </w:delText>
        </w:r>
      </w:del>
      <w:del w:id="7611" w:author="PR Preview" w:date="2026-01-01T00:00:00Z">
        <w:r>
          <w:delText xml:space="preserve">by</w:delText>
        </w:r>
      </w:del>
      <w:del w:id="7612" w:author="PR Preview" w:date="2026-01-01T00:00:00Z">
        <w:r>
          <w:delText xml:space="preserve"> </w:delText>
        </w:r>
      </w:del>
      <w:hyperlink w:anchor="thm-column-space-span">
        <w:del w:id="7613" w:author="PR Preview" w:date="2026-01-01T00:00:00Z">
          <w:r>
            <w:rPr>
              <w:rStyle w:val="Hyperlink"/>
            </w:rPr>
            <w:delText xml:space="preserve">Theorem 32</w:delText>
          </w:r>
        </w:del>
      </w:hyperlink>
      <w:del w:id="7614" w:author="PR Preview" w:date="2026-01-01T00:00:00Z">
        <w:r>
          <w:delText xml:space="preserve"> </w:delText>
        </w:r>
      </w:del>
      <w:del w:id="7615" w:author="PR Preview" w:date="2026-01-01T00:00:00Z">
        <w:r>
          <w:delText xml:space="preserve">and</w:delText>
        </w:r>
      </w:del>
      <w:del w:id="7616" w:author="PR Preview" w:date="2026-01-01T00:00:00Z">
        <w:r>
          <w:delText xml:space="preserve"> </w:delText>
        </w:r>
      </w:del>
      <w:hyperlink w:anchor="thm-null-space-subspace">
        <w:del w:id="7617" w:author="PR Preview" w:date="2026-01-01T00:00:00Z">
          <w:r>
            <w:rPr>
              <w:rStyle w:val="Hyperlink"/>
            </w:rPr>
            <w:delText xml:space="preserve">Theorem 33</w:delText>
          </w:r>
        </w:del>
      </w:hyperlink>
      <w:del w:id="7618" w:author="PR Preview" w:date="2026-01-01T00:00:00Z">
        <w:r>
          <w:delText xml:space="preserve">,</w:delText>
        </w:r>
      </w:del>
      <w:del w:id="7619" w:author="PR Preview" w:date="2026-01-01T00:00:00Z">
        <w:r>
          <w:delText xml:space="preserve"> </w:delText>
        </w:r>
      </w:del>
      <w:del w:id="7620" w:author="PR Preview" w:date="2026-01-01T00:00:00Z">
        <w:r>
          <w:delText xml:space="preserve">so both contain</w:delText>
        </w:r>
      </w:del>
      <w:del w:id="7621" w:author="PR Preview" w:date="2026-01-01T00:00:00Z">
        <w:r>
          <w:delText xml:space="preserve"> </w:delText>
        </w:r>
      </w:del>
      <m:oMath>
        <m:sSub>
          <m:e>
            <m:limLow>
              <m:e>
                <m:r>
                  <m:t>0</m:t>
                </m:r>
              </m:e>
              <m:lim>
                <m:r>
                  <m:rPr>
                    <m:sty m:val="p"/>
                  </m:rPr>
                  <m:t>∼</m:t>
                </m:r>
              </m:lim>
            </m:limLow>
          </m:e>
          <m:sub>
            <m:r>
              <m:t>n</m:t>
            </m:r>
          </m:sub>
        </m:sSub>
      </m:oMath>
      <w:del w:id="7622" w:author="PR Preview" w:date="2026-01-01T00:00:00Z">
        <w:r>
          <w:delText xml:space="preserve"> </w:delText>
        </w:r>
      </w:del>
      <w:del w:id="7623" w:author="PR Preview" w:date="2026-01-01T00:00:00Z">
        <w:r>
          <w:delText xml:space="preserve">(</w:delText>
        </w:r>
      </w:del>
      <w:hyperlink w:anchor="thm-subspace-zero">
        <w:del w:id="7624" w:author="PR Preview" w:date="2026-01-01T00:00:00Z">
          <w:r>
            <w:rPr>
              <w:rStyle w:val="Hyperlink"/>
            </w:rPr>
            <w:delText xml:space="preserve">Theorem 21</w:delText>
          </w:r>
        </w:del>
      </w:hyperlink>
      <w:del w:id="7625" w:author="PR Preview" w:date="2026-01-01T00:00:00Z">
        <w:r>
          <w:delText xml:space="preserve">).</w:delText>
        </w:r>
      </w:del>
    </w:p>
    <w:p>
      <w:pPr>
        <w:pStyle w:val="BodyText"/>
      </w:pPr>
      <w:del w:id="7626" w:author="PR Preview" w:date="2026-01-01T00:00:00Z">
        <w:r>
          <w:delText xml:space="preserve">Now take any</w:delText>
        </w:r>
      </w:del>
      <w:del w:id="7627" w:author="PR Preview" w:date="2026-01-01T00:00:00Z">
        <w:r>
          <w:delText xml:space="preserve"> </w:delText>
        </w:r>
      </w:del>
      <m:oMath>
        <m:limLow>
          <m:e>
            <m:r>
              <m:t>x</m:t>
            </m:r>
          </m:e>
          <m:lim>
            <m:r>
              <m:rPr>
                <m:sty m:val="p"/>
              </m:rPr>
              <m:t>∼</m:t>
            </m:r>
          </m:lim>
        </m:limLow>
      </m:oMath>
      <w:del w:id="7628" w:author="PR Preview" w:date="2026-01-01T00:00:00Z">
        <w:r>
          <w:delText xml:space="preserve"> </w:delText>
        </w:r>
      </w:del>
      <w:del w:id="7629" w:author="PR Preview" w:date="2026-01-01T00:00:00Z">
        <w:r>
          <w:delText xml:space="preserve">in both sets.</w:delText>
        </w:r>
      </w:del>
      <w:del w:id="7630" w:author="PR Preview" w:date="2026-01-01T00:00:00Z">
        <w:r>
          <w:delText xml:space="preserve"> </w:delText>
        </w:r>
      </w:del>
      <w:del w:id="7631" w:author="PR Preview" w:date="2026-01-01T00:00:00Z">
        <w:r>
          <w:delText xml:space="preserve">Being in the row space means</w:delText>
        </w:r>
      </w:del>
      <w:del w:id="7632" w:author="PR Preview" w:date="2026-01-01T00:00:00Z">
        <w:r>
          <w:delText xml:space="preserve"> </w:delText>
        </w:r>
      </w:del>
      <m:oMath>
        <m:limLow>
          <m:e>
            <m:r>
              <m:t>x</m:t>
            </m:r>
          </m:e>
          <m:lim>
            <m:r>
              <m:rPr>
                <m:sty m:val="p"/>
              </m:rPr>
              <m:t>∼</m:t>
            </m:r>
          </m:lim>
        </m:limLow>
        <m:r>
          <m:rPr>
            <m:sty m:val="p"/>
          </m:rPr>
          <m:t>=</m:t>
        </m:r>
        <m:sSup>
          <m:e>
            <m:r>
              <m:rPr>
                <m:sty m:val="bi"/>
              </m:rPr>
              <m:t>A</m:t>
            </m:r>
          </m:e>
          <m:sup>
            <m:r>
              <m:rPr>
                <m:sty m:val="p"/>
              </m:rPr>
              <m:t>⊤</m:t>
            </m:r>
          </m:sup>
        </m:sSup>
        <m:limLow>
          <m:e>
            <m:r>
              <m:t>u</m:t>
            </m:r>
          </m:e>
          <m:lim>
            <m:r>
              <m:rPr>
                <m:sty m:val="p"/>
              </m:rPr>
              <m:t>∼</m:t>
            </m:r>
          </m:lim>
        </m:limLow>
      </m:oMath>
      <w:del w:id="7633" w:author="PR Preview" w:date="2026-01-01T00:00:00Z">
        <w:r>
          <w:delText xml:space="preserve"> </w:delText>
        </w:r>
      </w:del>
      <w:del w:id="7634" w:author="PR Preview" w:date="2026-01-01T00:00:00Z">
        <w:r>
          <w:delText xml:space="preserve">for some</w:delText>
        </w:r>
      </w:del>
      <w:del w:id="7635" w:author="PR Preview" w:date="2026-01-01T00:00:00Z">
        <w:r>
          <w:delText xml:space="preserve"> </w:delText>
        </w:r>
      </w:del>
      <m:oMath>
        <m:limLow>
          <m:e>
            <m:r>
              <m:t>u</m:t>
            </m:r>
          </m:e>
          <m:lim>
            <m:r>
              <m:rPr>
                <m:sty m:val="p"/>
              </m:rPr>
              <m:t>∼</m:t>
            </m:r>
          </m:lim>
        </m:limLow>
        <m:r>
          <m:rPr>
            <m:sty m:val="p"/>
          </m:rPr>
          <m:t>∈</m:t>
        </m:r>
        <m:sSup>
          <m:e>
            <m:r>
              <m:rPr>
                <m:scr m:val="double-struck"/>
                <m:sty m:val="p"/>
              </m:rPr>
              <m:t>R</m:t>
            </m:r>
          </m:e>
          <m:sup>
            <m:r>
              <m:t>m</m:t>
            </m:r>
          </m:sup>
        </m:sSup>
      </m:oMath>
      <w:del w:id="7636" w:author="PR Preview" w:date="2026-01-01T00:00:00Z">
        <w:r>
          <w:delText xml:space="preserve"> </w:delText>
        </w:r>
      </w:del>
      <w:del w:id="7637" w:author="PR Preview" w:date="2026-01-01T00:00:00Z">
        <w:r>
          <w:delText xml:space="preserve">(</w:delText>
        </w:r>
      </w:del>
      <w:hyperlink w:anchor="def-column-space">
        <w:del w:id="7638" w:author="PR Preview" w:date="2026-01-01T00:00:00Z">
          <w:r>
            <w:rPr>
              <w:rStyle w:val="Hyperlink"/>
            </w:rPr>
            <w:delText xml:space="preserve">Definition 52</w:delText>
          </w:r>
        </w:del>
      </w:hyperlink>
      <w:del w:id="7639" w:author="PR Preview" w:date="2026-01-01T00:00:00Z">
        <w:r>
          <w:delText xml:space="preserve">),</w:delText>
        </w:r>
      </w:del>
      <w:del w:id="7640" w:author="PR Preview" w:date="2026-01-01T00:00:00Z">
        <w:r>
          <w:delText xml:space="preserve"> </w:delText>
        </w:r>
      </w:del>
      <w:del w:id="7641" w:author="PR Preview" w:date="2026-01-01T00:00:00Z">
        <w:r>
          <w:delText xml:space="preserve">and being in the null space means</w:delText>
        </w:r>
      </w:del>
      <w:del w:id="7642" w:author="PR Preview" w:date="2026-01-01T00:00:00Z">
        <w:r>
          <w:delText xml:space="preserve"> </w:delText>
        </w:r>
      </w:del>
      <m:oMath>
        <m:r>
          <m:rPr>
            <m:sty m:val="bi"/>
          </m:rPr>
          <m:t>A</m:t>
        </m:r>
        <m:limLow>
          <m:e>
            <m:r>
              <m:t>x</m:t>
            </m:r>
          </m:e>
          <m:lim>
            <m:r>
              <m:rPr>
                <m:sty m:val="p"/>
              </m:rPr>
              <m:t>∼</m:t>
            </m:r>
          </m:lim>
        </m:limLow>
        <m:r>
          <m:rPr>
            <m:sty m:val="p"/>
          </m:rPr>
          <m:t>=</m:t>
        </m:r>
        <m:sSub>
          <m:e>
            <m:limLow>
              <m:e>
                <m:r>
                  <m:t>0</m:t>
                </m:r>
              </m:e>
              <m:lim>
                <m:r>
                  <m:rPr>
                    <m:sty m:val="p"/>
                  </m:rPr>
                  <m:t>∼</m:t>
                </m:r>
              </m:lim>
            </m:limLow>
          </m:e>
          <m:sub>
            <m:r>
              <m:t>m</m:t>
            </m:r>
          </m:sub>
        </m:sSub>
      </m:oMath>
      <w:del w:id="7643" w:author="PR Preview" w:date="2026-01-01T00:00:00Z">
        <w:r>
          <w:delText xml:space="preserve"> </w:delText>
        </w:r>
      </w:del>
      <w:del w:id="7644" w:author="PR Preview" w:date="2026-01-01T00:00:00Z">
        <w:r>
          <w:delText xml:space="preserve">(</w:delText>
        </w:r>
      </w:del>
      <w:hyperlink w:anchor="def-null-space">
        <w:del w:id="7645" w:author="PR Preview" w:date="2026-01-01T00:00:00Z">
          <w:r>
            <w:rPr>
              <w:rStyle w:val="Hyperlink"/>
            </w:rPr>
            <w:delText xml:space="preserve">Definition 54</w:delText>
          </w:r>
        </w:del>
      </w:hyperlink>
      <w:del w:id="7646" w:author="PR Preview" w:date="2026-01-01T00:00:00Z">
        <w:r>
          <w:delText xml:space="preserve">).</w:delText>
        </w:r>
      </w:del>
      <w:del w:id="7647" w:author="PR Preview" w:date="2026-01-01T00:00:00Z">
        <w:r>
          <w:delText xml:space="preserve"> </w:delText>
        </w:r>
      </w:del>
      <w:del w:id="7648" w:author="PR Preview" w:date="2026-01-01T00:00:00Z">
        <w:r>
          <w:delText xml:space="preserve">Then</w:delText>
        </w:r>
      </w:del>
    </w:p>
    <w:p>
      <w:pPr>
        <w:pStyle w:val="BodyText"/>
      </w:pPr>
      <m:oMathPara>
        <m:oMathParaPr>
          <m:jc m:val="center"/>
        </m:oMathParaPr>
        <m:oMath>
          <m:eqArr>
            <m:e>
              <m:sSup>
                <m:e>
                  <m:limLow>
                    <m:e>
                      <m:r>
                        <m:t>x</m:t>
                      </m:r>
                    </m:e>
                    <m:lim>
                      <m:r>
                        <m:rPr>
                          <m:sty m:val="p"/>
                        </m:rPr>
                        <m:t>∼</m:t>
                      </m:r>
                    </m:lim>
                  </m:limLow>
                </m:e>
                <m:sup>
                  <m:r>
                    <m:rPr>
                      <m:sty m:val="p"/>
                    </m:rPr>
                    <m:t>⊤</m:t>
                  </m:r>
                </m:sup>
              </m:sSup>
              <m:limLow>
                <m:e>
                  <m:r>
                    <m:t>x</m:t>
                  </m:r>
                </m:e>
                <m:lim>
                  <m:r>
                    <m:rPr>
                      <m:sty m:val="p"/>
                    </m:rPr>
                    <m:t>∼</m:t>
                  </m:r>
                </m:lim>
              </m:limLow>
              <m:r>
                <m:t>&amp;</m:t>
              </m:r>
              <m:r>
                <m:rPr>
                  <m:sty m:val="p"/>
                </m:rPr>
                <m:t>=</m:t>
              </m:r>
              <m:sSup>
                <m:e>
                  <m:r>
                    <m:rPr>
                      <m:sty m:val="p"/>
                    </m:rPr>
                    <m:t>(</m:t>
                  </m:r>
                  <m:sSup>
                    <m:e>
                      <m:r>
                        <m:rPr>
                          <m:sty m:val="bi"/>
                        </m:rPr>
                        <m:t>A</m:t>
                      </m:r>
                    </m:e>
                    <m:sup>
                      <m:r>
                        <m:rPr>
                          <m:sty m:val="p"/>
                        </m:rPr>
                        <m:t>⊤</m:t>
                      </m:r>
                    </m:sup>
                  </m:sSup>
                  <m:limLow>
                    <m:e>
                      <m:r>
                        <m:t>u</m:t>
                      </m:r>
                    </m:e>
                    <m:lim>
                      <m:r>
                        <m:rPr>
                          <m:sty m:val="p"/>
                        </m:rPr>
                        <m:t>∼</m:t>
                      </m:r>
                    </m:lim>
                  </m:limLow>
                  <m:r>
                    <m:rPr>
                      <m:sty m:val="p"/>
                    </m:rPr>
                    <m:t>)</m:t>
                  </m:r>
                </m:e>
                <m:sup>
                  <m:r>
                    <m:rPr>
                      <m:sty m:val="p"/>
                    </m:rPr>
                    <m:t>⊤</m:t>
                  </m:r>
                </m:sup>
              </m:sSup>
              <m:r>
                <m:t> </m:t>
              </m:r>
              <m:limLow>
                <m:e>
                  <m:r>
                    <m:t>x</m:t>
                  </m:r>
                </m:e>
                <m:lim>
                  <m:r>
                    <m:rPr>
                      <m:sty m:val="p"/>
                    </m:rPr>
                    <m:t>∼</m:t>
                  </m:r>
                </m:lim>
              </m:limLow>
              <m:r>
                <m:t>&amp;</m:t>
              </m:r>
              <m:r>
                <m:t>&amp;</m:t>
              </m:r>
              <m:r>
                <m:rPr>
                  <m:nor/>
                  <m:sty m:val="p"/>
                </m:rPr>
                <m:t>(substitute </m:t>
              </m:r>
              <m:limLow>
                <m:e>
                  <m:r>
                    <m:t>x</m:t>
                  </m:r>
                </m:e>
                <m:lim>
                  <m:r>
                    <m:rPr>
                      <m:sty m:val="p"/>
                    </m:rPr>
                    <m:t>∼</m:t>
                  </m:r>
                </m:lim>
              </m:limLow>
              <m:r>
                <m:rPr>
                  <m:sty m:val="p"/>
                </m:rPr>
                <m:t>=</m:t>
              </m:r>
              <m:sSup>
                <m:e>
                  <m:r>
                    <m:rPr>
                      <m:sty m:val="bi"/>
                    </m:rPr>
                    <m:t>A</m:t>
                  </m:r>
                </m:e>
                <m:sup>
                  <m:r>
                    <m:rPr>
                      <m:sty m:val="p"/>
                    </m:rPr>
                    <m:t>⊤</m:t>
                  </m:r>
                </m:sup>
              </m:sSup>
              <m:limLow>
                <m:e>
                  <m:r>
                    <m:t>u</m:t>
                  </m:r>
                </m:e>
                <m:lim>
                  <m:r>
                    <m:rPr>
                      <m:sty m:val="p"/>
                    </m:rPr>
                    <m:t>∼</m:t>
                  </m:r>
                </m:lim>
              </m:limLow>
              <m:r>
                <m:rPr>
                  <m:nor/>
                  <m:sty m:val="p"/>
                </m:rPr>
                <m:t> in the first factor)</m:t>
              </m:r>
            </m:e>
            <m:e>
              <m:r>
                <m:t>&amp;</m:t>
              </m:r>
              <m:r>
                <m:rPr>
                  <m:sty m:val="p"/>
                </m:rPr>
                <m:t>=</m:t>
              </m:r>
              <m:r>
                <m:t>​</m:t>
              </m:r>
              <m:d>
                <m:dPr>
                  <m:begChr m:val="("/>
                  <m:sepChr m:val=""/>
                  <m:endChr m:val=")"/>
                  <m:grow/>
                </m:dPr>
                <m:e>
                  <m:sSup>
                    <m:e>
                      <m:limLow>
                        <m:e>
                          <m:r>
                            <m:t>u</m:t>
                          </m:r>
                        </m:e>
                        <m:lim>
                          <m:r>
                            <m:rPr>
                              <m:sty m:val="p"/>
                            </m:rPr>
                            <m:t>∼</m:t>
                          </m:r>
                        </m:lim>
                      </m:limLow>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limLow>
                <m:e>
                  <m:r>
                    <m:t>x</m:t>
                  </m:r>
                </m:e>
                <m:lim>
                  <m:r>
                    <m:rPr>
                      <m:sty m:val="p"/>
                    </m:rPr>
                    <m:t>∼</m:t>
                  </m:r>
                </m:lim>
              </m:limLow>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limLow>
                        <m:e>
                          <m:r>
                            <m:t>u</m:t>
                          </m:r>
                        </m:e>
                        <m:lim>
                          <m:r>
                            <m:rPr>
                              <m:sty m:val="p"/>
                            </m:rPr>
                            <m:t>∼</m:t>
                          </m:r>
                        </m:lim>
                      </m:limLow>
                    </m:e>
                    <m:sup>
                      <m:r>
                        <m:rPr>
                          <m:sty m:val="p"/>
                        </m:rPr>
                        <m:t>⊤</m:t>
                      </m:r>
                    </m:sup>
                  </m:sSup>
                  <m:r>
                    <m:rPr>
                      <m:sty m:val="bi"/>
                    </m:rPr>
                    <m:t>A</m:t>
                  </m:r>
                </m:e>
              </m:d>
              <m:r>
                <m:t>​</m:t>
              </m:r>
              <m:r>
                <m:t> </m:t>
              </m:r>
              <m:limLow>
                <m:e>
                  <m:r>
                    <m:t>x</m:t>
                  </m:r>
                </m:e>
                <m:lim>
                  <m:r>
                    <m:rPr>
                      <m:sty m:val="p"/>
                    </m:rPr>
                    <m:t>∼</m:t>
                  </m:r>
                </m:lim>
              </m:limLow>
              <m:r>
                <m:t>&amp;</m:t>
              </m:r>
              <m:r>
                <m:t>&amp;</m:t>
              </m:r>
              <m:r>
                <m:rPr>
                  <m:nor/>
                  <m:sty m:val="p"/>
                </m:rPr>
                <m:t>(transposing twice returns the original matrix)</m:t>
              </m:r>
            </m:e>
            <m:e>
              <m:r>
                <m:t>&amp;</m:t>
              </m:r>
              <m:r>
                <m:rPr>
                  <m:sty m:val="p"/>
                </m:rPr>
                <m:t>=</m:t>
              </m:r>
              <m:sSup>
                <m:e>
                  <m:limLow>
                    <m:e>
                      <m:r>
                        <m:t>u</m:t>
                      </m:r>
                    </m:e>
                    <m:lim>
                      <m:r>
                        <m:rPr>
                          <m:sty m:val="p"/>
                        </m:rPr>
                        <m:t>∼</m:t>
                      </m:r>
                    </m:lim>
                  </m:limLow>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limLow>
                    <m:e>
                      <m:r>
                        <m:t>u</m:t>
                      </m:r>
                    </m:e>
                    <m:lim>
                      <m:r>
                        <m:rPr>
                          <m:sty m:val="p"/>
                        </m:rPr>
                        <m:t>∼</m:t>
                      </m:r>
                    </m:lim>
                  </m:limLow>
                </m:e>
                <m:sup>
                  <m:r>
                    <m:rPr>
                      <m:sty m:val="p"/>
                    </m:rPr>
                    <m:t>⊤</m:t>
                  </m:r>
                </m:sup>
              </m:sSup>
              <m:r>
                <m:t> </m:t>
              </m:r>
              <m:sSub>
                <m:e>
                  <m:limLow>
                    <m:e>
                      <m:r>
                        <m:t>0</m:t>
                      </m:r>
                    </m:e>
                    <m:lim>
                      <m:r>
                        <m:rPr>
                          <m:sty m:val="p"/>
                        </m:rPr>
                        <m:t>∼</m:t>
                      </m:r>
                    </m:lim>
                  </m:limLow>
                </m:e>
                <m:sub>
                  <m:r>
                    <m:t>m</m:t>
                  </m:r>
                </m:sub>
              </m:sSub>
              <m:r>
                <m:t>&amp;</m:t>
              </m:r>
              <m:r>
                <m:t>&amp;</m:t>
              </m:r>
              <m:r>
                <m:rPr>
                  <m:nor/>
                  <m:sty m:val="p"/>
                </m:rPr>
                <m:t>(substitute </m:t>
              </m:r>
              <m:r>
                <m:rPr>
                  <m:sty m:val="bi"/>
                </m:rPr>
                <m:t>A</m:t>
              </m:r>
              <m:limLow>
                <m:e>
                  <m:r>
                    <m:t>x</m:t>
                  </m:r>
                </m:e>
                <m:lim>
                  <m:r>
                    <m:rPr>
                      <m:sty m:val="p"/>
                    </m:rPr>
                    <m:t>∼</m:t>
                  </m:r>
                </m:lim>
              </m:limLow>
              <m:r>
                <m:rPr>
                  <m:sty m:val="p"/>
                </m:rPr>
                <m:t>=</m:t>
              </m:r>
              <m:sSub>
                <m:e>
                  <m:limLow>
                    <m:e>
                      <m:r>
                        <m:t>0</m:t>
                      </m:r>
                    </m:e>
                    <m:lim>
                      <m:r>
                        <m:rPr>
                          <m:sty m:val="p"/>
                        </m:rPr>
                        <m:t>∼</m:t>
                      </m:r>
                    </m:lim>
                  </m:limLow>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del w:id="7649" w:author="PR Preview" w:date="2026-01-01T00:00:00Z">
        <w:r>
          <w:delText xml:space="preserve">But</w:delText>
        </w:r>
      </w:del>
      <w:del w:id="7650" w:author="PR Preview" w:date="2026-01-01T00:00:00Z">
        <w:r>
          <w:delText xml:space="preserve"> </w:delText>
        </w:r>
      </w:del>
      <m:oMath>
        <m:sSup>
          <m:e>
            <m:limLow>
              <m:e>
                <m:r>
                  <m:t>x</m:t>
                </m:r>
              </m:e>
              <m:lim>
                <m:r>
                  <m:rPr>
                    <m:sty m:val="p"/>
                  </m:rPr>
                  <m:t>∼</m:t>
                </m:r>
              </m:lim>
            </m:limLow>
          </m:e>
          <m:sup>
            <m:r>
              <m:rPr>
                <m:sty m:val="p"/>
              </m:rPr>
              <m:t>⊤</m:t>
            </m:r>
          </m:sup>
        </m:sSup>
        <m:limLow>
          <m:e>
            <m:r>
              <m:t>x</m:t>
            </m:r>
          </m:e>
          <m:lim>
            <m:r>
              <m:rPr>
                <m:sty m:val="p"/>
              </m:rPr>
              <m:t>∼</m:t>
            </m:r>
          </m:lim>
        </m:limLow>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del w:id="7651" w:author="PR Preview" w:date="2026-01-01T00:00:00Z">
        <w:r>
          <w:delText xml:space="preserve">,</w:delText>
        </w:r>
      </w:del>
      <w:del w:id="7652" w:author="PR Preview" w:date="2026-01-01T00:00:00Z">
        <w:r>
          <w:delText xml:space="preserve"> </w:delText>
        </w:r>
      </w:del>
      <w:del w:id="7653" w:author="PR Preview" w:date="2026-01-01T00:00:00Z">
        <w:r>
          <w:delText xml:space="preserve">which is</w:delText>
        </w:r>
      </w:del>
      <w:del w:id="7654" w:author="PR Preview" w:date="2026-01-01T00:00:00Z">
        <w:r>
          <w:delText xml:space="preserve"> </w:delText>
        </w:r>
      </w:del>
      <m:oMath>
        <m:r>
          <m:t>0</m:t>
        </m:r>
      </m:oMath>
      <w:del w:id="7655" w:author="PR Preview" w:date="2026-01-01T00:00:00Z">
        <w:r>
          <w:delText xml:space="preserve"> </w:delText>
        </w:r>
      </w:del>
      <w:del w:id="7656" w:author="PR Preview" w:date="2026-01-01T00:00:00Z">
        <w:r>
          <w:delText xml:space="preserve">only when every</w:delText>
        </w:r>
      </w:del>
      <w:del w:id="7657" w:author="PR Preview" w:date="2026-01-01T00:00:00Z">
        <w:r>
          <w:delText xml:space="preserve"> </w:delText>
        </w:r>
      </w:del>
      <m:oMath>
        <m:sSub>
          <m:e>
            <m:r>
              <m:t>x</m:t>
            </m:r>
          </m:e>
          <m:sub>
            <m:r>
              <m:t>i</m:t>
            </m:r>
          </m:sub>
        </m:sSub>
        <m:r>
          <m:rPr>
            <m:sty m:val="p"/>
          </m:rPr>
          <m:t>=</m:t>
        </m:r>
        <m:r>
          <m:t>0</m:t>
        </m:r>
      </m:oMath>
      <w:del w:id="7658" w:author="PR Preview" w:date="2026-01-01T00:00:00Z">
        <w:r>
          <w:delText xml:space="preserve">.</w:delText>
        </w:r>
      </w:del>
      <w:del w:id="7659" w:author="PR Preview" w:date="2026-01-01T00:00:00Z">
        <w:r>
          <w:delText xml:space="preserve"> </w:delText>
        </w:r>
      </w:del>
      <w:del w:id="7660" w:author="PR Preview" w:date="2026-01-01T00:00:00Z">
        <w:r>
          <w:delText xml:space="preserve">So</w:delText>
        </w:r>
      </w:del>
      <w:del w:id="7661" w:author="PR Preview" w:date="2026-01-01T00:00:00Z">
        <w:r>
          <w:delText xml:space="preserve"> </w:delText>
        </w:r>
      </w:del>
      <m:oMath>
        <m:limLow>
          <m:e>
            <m:r>
              <m:t>x</m:t>
            </m:r>
          </m:e>
          <m:lim>
            <m:r>
              <m:rPr>
                <m:sty m:val="p"/>
              </m:rPr>
              <m:t>∼</m:t>
            </m:r>
          </m:lim>
        </m:limLow>
        <m:r>
          <m:rPr>
            <m:sty m:val="p"/>
          </m:rPr>
          <m:t>=</m:t>
        </m:r>
        <m:sSub>
          <m:e>
            <m:limLow>
              <m:e>
                <m:r>
                  <m:t>0</m:t>
                </m:r>
              </m:e>
              <m:lim>
                <m:r>
                  <m:rPr>
                    <m:sty m:val="p"/>
                  </m:rPr>
                  <m:t>∼</m:t>
                </m:r>
              </m:lim>
            </m:limLow>
          </m:e>
          <m:sub>
            <m:r>
              <m:t>n</m:t>
            </m:r>
          </m:sub>
        </m:sSub>
      </m:oMath>
      <w:del w:id="7662" w:author="PR Preview" w:date="2026-01-01T00:00:00Z">
        <w:r>
          <w:delText xml:space="preserve">.</w:delText>
        </w:r>
      </w:del>
    </w:p>
    <w:p>
      <w:pPr>
        <w:pStyle w:val="BodyText"/>
      </w:pPr>
      <w:ins w:id="7663" w:author="PR Preview" w:date="2026-01-01T00:00:00Z">
        <w:r>
          <w:t xml:space="preserve">$$
    \mathcal{C}({\mathbf{A}}^{\top}) \cap \mathcal{N}(\mathbf{A}) = \mathopen{}\left\{\mathord{\smash[b]{\underset{\raise.3ex\hbox{$\scriptstyle\sim$}}{0}}\vphantom{0}}_n\right\}\mathclose{}.
    $$</w:t>
        </w:r>
      </w:ins>
    </w:p>
    <w:bookmarkEnd w:id="250"/>
    <w:p>
      <w:pPr>
        <w:pStyle w:val="FirstParagraph"/>
      </w:pPr>
      <w:ins w:id="7664" w:author="PR Preview" w:date="2026-01-01T00:00:00Z">
        <w:r>
          <w:rPr>
            <w:i/>
            <w:iCs/>
          </w:rPr>
          <w:t xml:space="preserve">Proof</w:t>
        </w:r>
      </w:ins>
      <w:ins w:id="7665" w:author="PR Preview" w:date="2026-01-01T00:00:00Z">
        <w:r>
          <w:t xml:space="preserve">. </w:t>
        </w:r>
      </w:ins>
      <w:ins w:id="7666" w:author="PR Preview" w:date="2026-01-01T00:00:00Z">
        <w:r>
          <w:t xml:space="preserve">Both sets are subspaces,</w:t>
        </w:r>
      </w:ins>
      <w:ins w:id="7667" w:author="PR Preview" w:date="2026-01-01T00:00:00Z">
        <w:r>
          <w:t xml:space="preserve"> </w:t>
        </w:r>
      </w:ins>
      <w:ins w:id="7668" w:author="PR Preview" w:date="2026-01-01T00:00:00Z">
        <w:r>
          <w:t xml:space="preserve">by</w:t>
        </w:r>
      </w:ins>
      <w:ins w:id="7669" w:author="PR Preview" w:date="2026-01-01T00:00:00Z">
        <w:r>
          <w:t xml:space="preserve"> </w:t>
        </w:r>
      </w:ins>
      <w:hyperlink w:anchor="thm-column-space-span">
        <w:ins w:id="7670" w:author="PR Preview" w:date="2026-01-01T00:00:00Z">
          <w:r>
            <w:rPr>
              <w:rStyle w:val="Hyperlink"/>
            </w:rPr>
            <w:t xml:space="preserve">Theorem 32</w:t>
          </w:r>
        </w:ins>
      </w:hyperlink>
      <w:ins w:id="7671" w:author="PR Preview" w:date="2026-01-01T00:00:00Z">
        <w:r>
          <w:t xml:space="preserve"> </w:t>
        </w:r>
      </w:ins>
      <w:ins w:id="7672" w:author="PR Preview" w:date="2026-01-01T00:00:00Z">
        <w:r>
          <w:t xml:space="preserve">and</w:t>
        </w:r>
      </w:ins>
      <w:ins w:id="7673" w:author="PR Preview" w:date="2026-01-01T00:00:00Z">
        <w:r>
          <w:t xml:space="preserve"> </w:t>
        </w:r>
      </w:ins>
      <w:hyperlink w:anchor="thm-null-space-subspace">
        <w:ins w:id="7674" w:author="PR Preview" w:date="2026-01-01T00:00:00Z">
          <w:r>
            <w:rPr>
              <w:rStyle w:val="Hyperlink"/>
            </w:rPr>
            <w:t xml:space="preserve">Theorem 33</w:t>
          </w:r>
        </w:ins>
      </w:hyperlink>
      <w:ins w:id="7675" w:author="PR Preview" w:date="2026-01-01T00:00:00Z">
        <w:r>
          <w:t xml:space="preserve">,</w:t>
        </w:r>
      </w:ins>
      <w:ins w:id="7676" w:author="PR Preview" w:date="2026-01-01T00:00:00Z">
        <w:r>
          <w:t xml:space="preserve"> </w:t>
        </w:r>
      </w:ins>
      <w:ins w:id="7677" w:author="PR Preview" w:date="2026-01-01T00:00:00Z">
        <w:r>
          <w:t xml:space="preserve">so both contain</w:t>
        </w:r>
      </w:ins>
      <w:ins w:id="7678" w:author="PR Preview" w:date="2026-01-01T00:00:00Z">
        <w:r>
          <w:t xml:space="preserve"> </w:t>
        </w:r>
      </w:ins>
      <w:ins w:id="7679" w:author="PR Preview" w:date="2026-01-01T00:00:00Z">
        <w:r>
          <w:t xml:space="preserve">$\mathord{\smash[b]{\underset{\raise.3ex\hbox{$\scriptstyle\sim$}}{0}}\vphantom{0}}_n$</w:t>
        </w:r>
      </w:ins>
      <w:ins w:id="7680" w:author="PR Preview" w:date="2026-01-01T00:00:00Z">
        <w:r>
          <w:t xml:space="preserve"> </w:t>
        </w:r>
      </w:ins>
      <w:ins w:id="7681" w:author="PR Preview" w:date="2026-01-01T00:00:00Z">
        <w:r>
          <w:t xml:space="preserve">(</w:t>
        </w:r>
      </w:ins>
      <w:hyperlink w:anchor="thm-subspace-zero">
        <w:ins w:id="7682" w:author="PR Preview" w:date="2026-01-01T00:00:00Z">
          <w:r>
            <w:rPr>
              <w:rStyle w:val="Hyperlink"/>
            </w:rPr>
            <w:t xml:space="preserve">Theorem 21</w:t>
          </w:r>
        </w:ins>
      </w:hyperlink>
      <w:ins w:id="7683" w:author="PR Preview" w:date="2026-01-01T00:00:00Z">
        <w:r>
          <w:t xml:space="preserve">).</w:t>
        </w:r>
      </w:ins>
    </w:p>
    <w:p>
      <w:pPr>
        <w:pStyle w:val="BodyText"/>
      </w:pPr>
      <w:ins w:id="7684" w:author="PR Preview" w:date="2026-01-01T00:00:00Z">
        <w:r>
          <w:t xml:space="preserve">Now take any</w:t>
        </w:r>
      </w:ins>
      <w:ins w:id="7685" w:author="PR Preview" w:date="2026-01-01T00:00:00Z">
        <w:r>
          <w:t xml:space="preserve"> </w:t>
        </w:r>
      </w:ins>
      <w:ins w:id="7686" w:author="PR Preview" w:date="2026-01-01T00:00:00Z">
        <w:r>
          <w:t xml:space="preserve">$\mathord{\smash[b]{\underset{\raise.3ex\hbox{$\scriptstyle\sim$}}{x}}\vphantom{x}}$</w:t>
        </w:r>
      </w:ins>
      <w:ins w:id="7687" w:author="PR Preview" w:date="2026-01-01T00:00:00Z">
        <w:r>
          <w:t xml:space="preserve"> </w:t>
        </w:r>
      </w:ins>
      <w:ins w:id="7688" w:author="PR Preview" w:date="2026-01-01T00:00:00Z">
        <w:r>
          <w:t xml:space="preserve">in both sets.</w:t>
        </w:r>
      </w:ins>
      <w:ins w:id="7689" w:author="PR Preview" w:date="2026-01-01T00:00:00Z">
        <w:r>
          <w:t xml:space="preserve"> </w:t>
        </w:r>
      </w:ins>
      <w:ins w:id="7690" w:author="PR Preview" w:date="2026-01-01T00:00:00Z">
        <w:r>
          <w:t xml:space="preserve">Being in the row space means</w:t>
        </w:r>
      </w:ins>
      <w:ins w:id="7691" w:author="PR Preview" w:date="2026-01-01T00:00:00Z">
        <w:r>
          <w:t xml:space="preserve"> </w:t>
        </w:r>
      </w:ins>
      <w:ins w:id="7692" w:author="PR Preview" w:date="2026-01-01T00:00:00Z">
        <w:r>
          <w:t xml:space="preserve">$\mathord{\smash[b]{\underset{\raise.3ex\hbox{$\scriptstyle\sim$}}{x}}\vphantom{x}} = {\mathbf{A}}^{\top} \mathord{\smash[b]{\underset{\raise.3ex\hbox{$\scriptstyle\sim$}}{u}}\vphantom{u}}$</w:t>
        </w:r>
      </w:ins>
      <w:ins w:id="7693" w:author="PR Preview" w:date="2026-01-01T00:00:00Z">
        <w:r>
          <w:t xml:space="preserve"> </w:t>
        </w:r>
      </w:ins>
      <w:ins w:id="7694" w:author="PR Preview" w:date="2026-01-01T00:00:00Z">
        <w:r>
          <w:t xml:space="preserve">for some</w:t>
        </w:r>
      </w:ins>
      <w:ins w:id="7695" w:author="PR Preview" w:date="2026-01-01T00:00:00Z">
        <w:r>
          <w:t xml:space="preserve"> </w:t>
        </w:r>
      </w:ins>
      <w:ins w:id="7696" w:author="PR Preview" w:date="2026-01-01T00:00:00Z">
        <w:r>
          <w:t xml:space="preserve">$\mathord{\smash[b]{\underset{\raise.3ex\hbox{$\scriptstyle\sim$}}{u}}\vphantom{u}} \in \mathbb{R}^m$</w:t>
        </w:r>
      </w:ins>
      <w:ins w:id="7697" w:author="PR Preview" w:date="2026-01-01T00:00:00Z">
        <w:r>
          <w:t xml:space="preserve"> </w:t>
        </w:r>
      </w:ins>
      <w:ins w:id="7698" w:author="PR Preview" w:date="2026-01-01T00:00:00Z">
        <w:r>
          <w:t xml:space="preserve">(</w:t>
        </w:r>
      </w:ins>
      <w:hyperlink w:anchor="def-column-space">
        <w:ins w:id="7699" w:author="PR Preview" w:date="2026-01-01T00:00:00Z">
          <w:r>
            <w:rPr>
              <w:rStyle w:val="Hyperlink"/>
            </w:rPr>
            <w:t xml:space="preserve">Definition 52</w:t>
          </w:r>
        </w:ins>
      </w:hyperlink>
      <w:ins w:id="7700" w:author="PR Preview" w:date="2026-01-01T00:00:00Z">
        <w:r>
          <w:t xml:space="preserve">),</w:t>
        </w:r>
      </w:ins>
      <w:ins w:id="7701" w:author="PR Preview" w:date="2026-01-01T00:00:00Z">
        <w:r>
          <w:t xml:space="preserve"> </w:t>
        </w:r>
      </w:ins>
      <w:ins w:id="7702" w:author="PR Preview" w:date="2026-01-01T00:00:00Z">
        <w:r>
          <w:t xml:space="preserve">and being in the null space means</w:t>
        </w:r>
      </w:ins>
      <w:ins w:id="7703" w:author="PR Preview" w:date="2026-01-01T00:00:00Z">
        <w:r>
          <w:t xml:space="preserve"> </w:t>
        </w:r>
      </w:ins>
      <w:ins w:id="7704" w:author="PR Preview" w:date="2026-01-01T00:00:00Z">
        <w:r>
          <w:t xml:space="preserve">$\mathbf{A} \mathord{\smash[b]{\underset{\raise.3ex\hbox{$\scriptstyle\sim$}}{x}}\vphantom{x}} = \mathord{\smash[b]{\underset{\raise.3ex\hbox{$\scriptstyle\sim$}}{0}}\vphantom{0}}_m$</w:t>
        </w:r>
      </w:ins>
      <w:ins w:id="7705" w:author="PR Preview" w:date="2026-01-01T00:00:00Z">
        <w:r>
          <w:t xml:space="preserve"> </w:t>
        </w:r>
      </w:ins>
      <w:ins w:id="7706" w:author="PR Preview" w:date="2026-01-01T00:00:00Z">
        <w:r>
          <w:t xml:space="preserve">(</w:t>
        </w:r>
      </w:ins>
      <w:hyperlink w:anchor="def-null-space">
        <w:ins w:id="7707" w:author="PR Preview" w:date="2026-01-01T00:00:00Z">
          <w:r>
            <w:rPr>
              <w:rStyle w:val="Hyperlink"/>
            </w:rPr>
            <w:t xml:space="preserve">Definition 54</w:t>
          </w:r>
        </w:ins>
      </w:hyperlink>
      <w:ins w:id="7708" w:author="PR Preview" w:date="2026-01-01T00:00:00Z">
        <w:r>
          <w:t xml:space="preserve">).</w:t>
        </w:r>
      </w:ins>
      <w:ins w:id="7709" w:author="PR Preview" w:date="2026-01-01T00:00:00Z">
        <w:r>
          <w:t xml:space="preserve"> </w:t>
        </w:r>
      </w:ins>
      <w:ins w:id="7710" w:author="PR Preview" w:date="2026-01-01T00:00:00Z">
        <w:r>
          <w:t xml:space="preserve">Then</w:t>
        </w:r>
      </w:ins>
    </w:p>
    <w:p>
      <w:pPr>
        <w:pStyle w:val="BodyText"/>
      </w:pPr>
      <w:ins w:id="7711" w:author="PR Preview" w:date="2026-01-01T00:00:00Z">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\text{(}\text{Theorem~19}\text{)}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ins>
    </w:p>
    <w:p>
      <w:pPr>
        <w:pStyle w:val="FirstParagraph"/>
      </w:pPr>
      <w:ins w:id="7712" w:author="PR Preview" w:date="2026-01-01T00:00:00Z">
        <w:r>
          <w:t xml:space="preserve">But</w:t>
        </w:r>
      </w:ins>
      <w:ins w:id="7713" w:author="PR Preview" w:date="2026-01-01T00:00:00Z">
        <w:r>
          <w:t xml:space="preserve"> </w:t>
        </w:r>
      </w:ins>
      <w:ins w:id="7714" w:author="PR Preview" w:date="2026-01-01T00:00:00Z">
        <w:r>
          <w:t xml:space="preserve">${\mathord{\smash[b]{\underset{\raise.3ex\hbox{$\scriptstyle\sim$}}{x}}\vphantom{x}}}^{\top} \mathord{\smash[b]{\underset{\raise.3ex\hbox{$\scriptstyle\sim$}}{x}}\vphantom{x}} = x_1^2 + \cdots + x_n^2$</w:t>
        </w:r>
      </w:ins>
      <w:ins w:id="7715" w:author="PR Preview" w:date="2026-01-01T00:00:00Z">
        <w:r>
          <w:t xml:space="preserve">,</w:t>
        </w:r>
      </w:ins>
      <w:ins w:id="7716" w:author="PR Preview" w:date="2026-01-01T00:00:00Z">
        <w:r>
          <w:t xml:space="preserve"> </w:t>
        </w:r>
      </w:ins>
      <w:ins w:id="7717" w:author="PR Preview" w:date="2026-01-01T00:00:00Z">
        <w:r>
          <w:t xml:space="preserve">which is</w:t>
        </w:r>
      </w:ins>
      <w:ins w:id="7718" w:author="PR Preview" w:date="2026-01-01T00:00:00Z">
        <w:r>
          <w:t xml:space="preserve"> </w:t>
        </w:r>
      </w:ins>
      <m:oMath>
        <m:r>
          <m:t>0</m:t>
        </m:r>
      </m:oMath>
      <w:ins w:id="7719" w:author="PR Preview" w:date="2026-01-01T00:00:00Z">
        <w:r>
          <w:t xml:space="preserve"> </w:t>
        </w:r>
      </w:ins>
      <w:ins w:id="7720" w:author="PR Preview" w:date="2026-01-01T00:00:00Z">
        <w:r>
          <w:t xml:space="preserve">only when every</w:t>
        </w:r>
      </w:ins>
      <w:ins w:id="7721" w:author="PR Preview" w:date="2026-01-01T00:00:00Z">
        <w:r>
          <w:t xml:space="preserve"> </w:t>
        </w:r>
      </w:ins>
      <m:oMath>
        <m:sSub>
          <m:e>
            <m:r>
              <m:t>x</m:t>
            </m:r>
          </m:e>
          <m:sub>
            <m:r>
              <m:t>i</m:t>
            </m:r>
          </m:sub>
        </m:sSub>
        <m:r>
          <m:rPr>
            <m:sty m:val="p"/>
          </m:rPr>
          <m:t>=</m:t>
        </m:r>
        <m:r>
          <m:t>0</m:t>
        </m:r>
      </m:oMath>
      <w:ins w:id="7722" w:author="PR Preview" w:date="2026-01-01T00:00:00Z">
        <w:r>
          <w:t xml:space="preserve">.</w:t>
        </w:r>
      </w:ins>
      <w:ins w:id="7723" w:author="PR Preview" w:date="2026-01-01T00:00:00Z">
        <w:r>
          <w:t xml:space="preserve"> </w:t>
        </w:r>
      </w:ins>
      <w:ins w:id="7724" w:author="PR Preview" w:date="2026-01-01T00:00:00Z">
        <w:r>
          <w:t xml:space="preserve">So</w:t>
        </w:r>
      </w:ins>
      <w:ins w:id="7725" w:author="PR Preview" w:date="2026-01-01T00:00:00Z">
        <w:r>
          <w:t xml:space="preserve"> </w:t>
        </w:r>
      </w:ins>
      <w:ins w:id="7726" w:author="PR Preview" w:date="2026-01-01T00:00:00Z">
        <w:r>
          <w:t xml:space="preserve">$\mathord{\smash[b]{\underset{\raise.3ex\hbox{$\scriptstyle\sim$}}{x}}\vphantom{x}} = \mathord{\smash[b]{\underset{\raise.3ex\hbox{$\scriptstyle\sim$}}{0}}\vphantom{0}}_n$</w:t>
        </w:r>
      </w:ins>
      <w:ins w:id="7727" w:author="PR Preview" w:date="2026-01-01T00:00:00Z">
        <w:r>
          <w:t xml:space="preserve">.</w:t>
        </w:r>
      </w:ins>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limLow>
                <m:e>
                  <m:r>
                    <m:t>x</m:t>
                  </m:r>
                </m:e>
                <m:lim>
                  <m:r>
                    <m:rPr>
                      <m:sty m:val="p"/>
                    </m:rPr>
                    <m:t>∼</m:t>
                  </m:r>
                </m:lim>
              </m:limLow>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del w:id="7728" w:author="PR Preview" w:date="2026-01-01T00:00:00Z">
        <w:r>
          <w:delText xml:space="preserve">is</w:delText>
        </w:r>
      </w:del>
      <w:del w:id="7729" w:author="PR Preview" w:date="2026-01-01T00:00:00Z">
        <w:r>
          <w:delText xml:space="preserve"> </w:delText>
        </w:r>
      </w:del>
      <m:oMath>
        <m:sSub>
          <m:e>
            <m:limLow>
              <m:e>
                <m:r>
                  <m:t>0</m:t>
                </m:r>
              </m:e>
              <m:lim>
                <m:r>
                  <m:rPr>
                    <m:sty m:val="p"/>
                  </m:rPr>
                  <m:t>∼</m:t>
                </m:r>
              </m:lim>
            </m:limLow>
          </m:e>
          <m:sub>
            <m:r>
              <m:t>2</m:t>
            </m:r>
          </m:sub>
        </m:sSub>
      </m:oMath>
      <w:del w:id="7730" w:author="PR Preview" w:date="2026-01-01T00:00:00Z">
        <w:r>
          <w:delText xml:space="preserve">, that is, only if</w:delText>
        </w:r>
      </w:del>
      <w:del w:id="7731" w:author="PR Preview" w:date="2026-01-01T00:00:00Z">
        <w:r>
          <w:delText xml:space="preserve"> </w:delText>
        </w:r>
      </w:del>
      <m:oMath>
        <m:r>
          <m:t>c</m:t>
        </m:r>
        <m:r>
          <m:rPr>
            <m:sty m:val="p"/>
          </m:rPr>
          <m:t>=</m:t>
        </m:r>
        <m:r>
          <m:t>0</m:t>
        </m:r>
      </m:oMath>
      <w:del w:id="7732" w:author="PR Preview" w:date="2026-01-01T00:00:00Z">
        <w:r>
          <w:delText xml:space="preserve">.</w:delText>
        </w:r>
      </w:del>
      <w:del w:id="7733" w:author="PR Preview" w:date="2026-01-01T00:00:00Z">
        <w:r>
          <w:delText xml:space="preserve"> </w:delText>
        </w:r>
      </w:del>
      <w:del w:id="7734" w:author="PR Preview" w:date="2026-01-01T00:00:00Z">
        <w:r>
          <w:delText xml:space="preserve">So the two subspaces share only</w:delText>
        </w:r>
      </w:del>
      <w:del w:id="7735" w:author="PR Preview" w:date="2026-01-01T00:00:00Z">
        <w:r>
          <w:delText xml:space="preserve"> </w:delText>
        </w:r>
      </w:del>
      <m:oMath>
        <m:sSub>
          <m:e>
            <m:limLow>
              <m:e>
                <m:r>
                  <m:t>0</m:t>
                </m:r>
              </m:e>
              <m:lim>
                <m:r>
                  <m:rPr>
                    <m:sty m:val="p"/>
                  </m:rPr>
                  <m:t>∼</m:t>
                </m:r>
              </m:lim>
            </m:limLow>
          </m:e>
          <m:sub>
            <m:r>
              <m:t>3</m:t>
            </m:r>
          </m:sub>
        </m:sSub>
      </m:oMath>
      <w:del w:id="7736" w:author="PR Preview" w:date="2026-01-01T00:00:00Z">
        <w:r>
          <w:delText xml:space="preserve">.</w:delText>
        </w:r>
      </w:del>
    </w:p>
    <w:p>
      <w:pPr>
        <w:pStyle w:val="BodyText"/>
      </w:pPr>
      <w:del w:id="7737" w:author="PR Preview" w:date="2026-01-01T00:00:00Z">
        <w:r>
          <w:rPr>
            <w:b/>
            <w:bCs/>
          </w:rPr>
          <w:delText xml:space="preserve">Definition 56 (Cross-product matrix)</w:delText>
        </w:r>
      </w:del>
      <w:del w:id="7738" w:author="PR Preview" w:date="2026-01-01T00:00:00Z">
        <w:r>
          <w:delText xml:space="preserve"> </w:delText>
        </w:r>
      </w:del>
      <w:del w:id="7739" w:author="PR Preview" w:date="2026-01-01T00:00:00Z">
        <w:r>
          <w:delText xml:space="preserve">Let</w:delText>
        </w:r>
      </w:del>
      <w:del w:id="7740" w:author="PR Preview" w:date="2026-01-01T00:00:00Z">
        <w:r>
          <w:delText xml:space="preserve"> </w:delText>
        </w:r>
      </w:del>
      <m:oMath>
        <m:r>
          <m:rPr>
            <m:sty m:val="bi"/>
          </m:rPr>
          <m:t>A</m:t>
        </m:r>
      </m:oMath>
      <w:del w:id="7741" w:author="PR Preview" w:date="2026-01-01T00:00:00Z">
        <w:r>
          <w:delText xml:space="preserve"> </w:delText>
        </w:r>
      </w:del>
      <w:del w:id="7742" w:author="PR Preview" w:date="2026-01-01T00:00:00Z">
        <w:r>
          <w:delText xml:space="preserve">be an</w:delText>
        </w:r>
      </w:del>
      <w:del w:id="7743" w:author="PR Preview" w:date="2026-01-01T00:00:00Z">
        <w:r>
          <w:delText xml:space="preserve"> </w:delText>
        </w:r>
      </w:del>
      <m:oMath>
        <m:r>
          <m:t>m</m:t>
        </m:r>
        <m:r>
          <m:rPr>
            <m:sty m:val="p"/>
          </m:rPr>
          <m:t>×</m:t>
        </m:r>
        <m:r>
          <m:t>n</m:t>
        </m:r>
      </m:oMath>
      <w:del w:id="7744" w:author="PR Preview" w:date="2026-01-01T00:00:00Z">
        <w:r>
          <w:delText xml:space="preserve"> </w:delText>
        </w:r>
      </w:del>
      <w:del w:id="7745" w:author="PR Preview" w:date="2026-01-01T00:00:00Z">
        <w:r>
          <w:delText xml:space="preserve">matrix with columns</w:delText>
        </w:r>
      </w:del>
      <w:del w:id="7746" w:author="PR Preview" w:date="2026-01-01T00:00:00Z">
        <w:r>
          <w:delText xml:space="preserve"> </w:delText>
        </w:r>
      </w:del>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del w:id="7747" w:author="PR Preview" w:date="2026-01-01T00:00:00Z">
        <w:r>
          <w:delText xml:space="preserve"> </w:delText>
        </w:r>
      </w:del>
      <w:del w:id="7748" w:author="PR Preview" w:date="2026-01-01T00:00:00Z">
        <w:r>
          <w:delText xml:space="preserve">and</w:delText>
        </w:r>
      </w:del>
      <w:del w:id="7749" w:author="PR Preview" w:date="2026-01-01T00:00:00Z">
        <w:r>
          <w:delText xml:space="preserve"> </w:delText>
        </w:r>
      </w:del>
      <m:oMath>
        <m:r>
          <m:rPr>
            <m:sty m:val="bi"/>
          </m:rPr>
          <m:t>B</m:t>
        </m:r>
      </m:oMath>
      <w:del w:id="7750" w:author="PR Preview" w:date="2026-01-01T00:00:00Z">
        <w:r>
          <w:delText xml:space="preserve"> </w:delText>
        </w:r>
      </w:del>
      <w:del w:id="7751" w:author="PR Preview" w:date="2026-01-01T00:00:00Z">
        <w:r>
          <w:delText xml:space="preserve">an</w:delText>
        </w:r>
      </w:del>
      <w:del w:id="7752" w:author="PR Preview" w:date="2026-01-01T00:00:00Z">
        <w:r>
          <w:delText xml:space="preserve"> </w:delText>
        </w:r>
      </w:del>
      <m:oMath>
        <m:r>
          <m:t>m</m:t>
        </m:r>
        <m:r>
          <m:rPr>
            <m:sty m:val="p"/>
          </m:rPr>
          <m:t>×</m:t>
        </m:r>
        <m:r>
          <m:t>q</m:t>
        </m:r>
      </m:oMath>
      <w:del w:id="7753" w:author="PR Preview" w:date="2026-01-01T00:00:00Z">
        <w:r>
          <w:delText xml:space="preserve"> </w:delText>
        </w:r>
      </w:del>
      <w:del w:id="7754" w:author="PR Preview" w:date="2026-01-01T00:00:00Z">
        <w:r>
          <w:delText xml:space="preserve">matrix with columns</w:delText>
        </w:r>
      </w:del>
      <w:del w:id="7755" w:author="PR Preview" w:date="2026-01-01T00:00:00Z">
        <w:r>
          <w:delText xml:space="preserve"> </w:delText>
        </w:r>
      </w:del>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q</m:t>
            </m:r>
          </m:sub>
        </m:sSub>
      </m:oMath>
      <w:del w:id="7756" w:author="PR Preview" w:date="2026-01-01T00:00:00Z">
        <w:r>
          <w:delText xml:space="preserve">.</w:delText>
        </w:r>
      </w:del>
      <w:del w:id="7757" w:author="PR Preview" w:date="2026-01-01T00:00:00Z">
        <w:r>
          <w:delText xml:space="preserve"> </w:delText>
        </w:r>
      </w:del>
      <w:del w:id="7758" w:author="PR Preview" w:date="2026-01-01T00:00:00Z">
        <w:r>
          <w:delText xml:space="preserve">The</w:delText>
        </w:r>
      </w:del>
      <w:del w:id="7759" w:author="PR Preview" w:date="2026-01-01T00:00:00Z">
        <w:r>
          <w:delText xml:space="preserve"> </w:delText>
        </w:r>
      </w:del>
      <w:del w:id="7760" w:author="PR Preview" w:date="2026-01-01T00:00:00Z">
        <w:r>
          <w:rPr>
            <w:b/>
            <w:bCs/>
          </w:rPr>
          <w:delText xml:space="preserve">cross-product matrix</w:delText>
        </w:r>
      </w:del>
      <w:del w:id="7761" w:author="PR Preview" w:date="2026-01-01T00:00:00Z">
        <w:r>
          <w:delText xml:space="preserve"> </w:delText>
        </w:r>
      </w:del>
      <w:del w:id="7762" w:author="PR Preview" w:date="2026-01-01T00:00:00Z">
        <w:r>
          <w:delText xml:space="preserve">of</w:delText>
        </w:r>
      </w:del>
      <w:del w:id="7763" w:author="PR Preview" w:date="2026-01-01T00:00:00Z">
        <w:r>
          <w:delText xml:space="preserve"> </w:delText>
        </w:r>
      </w:del>
      <m:oMath>
        <m:r>
          <m:rPr>
            <m:sty m:val="bi"/>
          </m:rPr>
          <m:t>A</m:t>
        </m:r>
      </m:oMath>
      <w:del w:id="7764" w:author="PR Preview" w:date="2026-01-01T00:00:00Z">
        <w:r>
          <w:delText xml:space="preserve"> </w:delText>
        </w:r>
      </w:del>
      <w:del w:id="7765" w:author="PR Preview" w:date="2026-01-01T00:00:00Z">
        <w:r>
          <w:delText xml:space="preserve">and</w:delText>
        </w:r>
      </w:del>
      <w:del w:id="7766" w:author="PR Preview" w:date="2026-01-01T00:00:00Z">
        <w:r>
          <w:delText xml:space="preserve"> </w:delText>
        </w:r>
      </w:del>
      <m:oMath>
        <m:r>
          <m:rPr>
            <m:sty m:val="bi"/>
          </m:rPr>
          <m:t>B</m:t>
        </m:r>
      </m:oMath>
      <w:del w:id="7767" w:author="PR Preview" w:date="2026-01-01T00:00:00Z">
        <w:r>
          <w:delText xml:space="preserve"> </w:delText>
        </w:r>
      </w:del>
      <w:del w:id="7768" w:author="PR Preview" w:date="2026-01-01T00:00:00Z">
        <w:r>
          <w:delText xml:space="preserve">is the</w:delText>
        </w:r>
      </w:del>
      <w:del w:id="7769" w:author="PR Preview" w:date="2026-01-01T00:00:00Z">
        <w:r>
          <w:delText xml:space="preserve"> </w:delText>
        </w:r>
      </w:del>
      <m:oMath>
        <m:r>
          <m:t>n</m:t>
        </m:r>
        <m:r>
          <m:rPr>
            <m:sty m:val="p"/>
          </m:rPr>
          <m:t>×</m:t>
        </m:r>
        <m:r>
          <m:t>q</m:t>
        </m:r>
      </m:oMath>
      <w:del w:id="7770" w:author="PR Preview" w:date="2026-01-01T00:00:00Z">
        <w:r>
          <w:delText xml:space="preserve"> </w:delText>
        </w:r>
      </w:del>
      <w:del w:id="7771" w:author="PR Preview" w:date="2026-01-01T00:00:00Z">
        <w:r>
          <w:delText xml:space="preserve">matrix</w:delText>
        </w:r>
      </w:del>
      <w:del w:id="7772" w:author="PR Preview" w:date="2026-01-01T00:00:00Z">
        <w:r>
          <w:delText xml:space="preserve"> </w:delText>
        </w:r>
      </w:del>
      <m:oMath>
        <m:sSup>
          <m:e>
            <m:r>
              <m:rPr>
                <m:sty m:val="bi"/>
              </m:rPr>
              <m:t>A</m:t>
            </m:r>
          </m:e>
          <m:sup>
            <m:r>
              <m:rPr>
                <m:sty m:val="p"/>
              </m:rPr>
              <m:t>⊤</m:t>
            </m:r>
          </m:sup>
        </m:sSup>
        <m:r>
          <m:rPr>
            <m:sty m:val="bi"/>
          </m:rPr>
          <m:t>B</m:t>
        </m:r>
      </m:oMath>
      <w:del w:id="7773" w:author="PR Preview" w:date="2026-01-01T00:00:00Z">
        <w:r>
          <w:delText xml:space="preserve">,</w:delText>
        </w:r>
      </w:del>
      <w:del w:id="7774" w:author="PR Preview" w:date="2026-01-01T00:00:00Z">
        <w:r>
          <w:delText xml:space="preserve"> </w:delText>
        </w:r>
      </w:del>
      <w:del w:id="7775" w:author="PR Preview" w:date="2026-01-01T00:00:00Z">
        <w:r>
          <w:delText xml:space="preserve">whose entry</w:delText>
        </w:r>
      </w:del>
      <w:del w:id="7776" w:author="PR Preview" w:date="2026-01-01T00:00:00Z">
        <w:r>
          <w:delText xml:space="preserve"> </w:delText>
        </w:r>
      </w:del>
      <m:oMath>
        <m:r>
          <m:rPr>
            <m:sty m:val="p"/>
          </m:rPr>
          <m:t>(</m:t>
        </m:r>
        <m:r>
          <m:t>i</m:t>
        </m:r>
        <m:r>
          <m:rPr>
            <m:sty m:val="p"/>
          </m:rPr>
          <m:t>,</m:t>
        </m:r>
        <m:r>
          <m:t>j</m:t>
        </m:r>
        <m:r>
          <m:rPr>
            <m:sty m:val="p"/>
          </m:rPr>
          <m:t>)</m:t>
        </m:r>
      </m:oMath>
      <w:del w:id="7777" w:author="PR Preview" w:date="2026-01-01T00:00:00Z">
        <w:r>
          <w:delText xml:space="preserve"> </w:delText>
        </w:r>
      </w:del>
      <w:del w:id="7778" w:author="PR Preview" w:date="2026-01-01T00:00:00Z">
        <w:r>
          <w:delText xml:space="preserve">is the dot product</w:delText>
        </w:r>
      </w:del>
      <w:del w:id="7779" w:author="PR Preview" w:date="2026-01-01T00:00:00Z">
        <w:r>
          <w:delText xml:space="preserve"> </w:delText>
        </w:r>
      </w:del>
      <m:oMath>
        <m:sSub>
          <m:e>
            <m:limLow>
              <m:e>
                <m:r>
                  <m:t>a</m:t>
                </m:r>
              </m:e>
              <m:lim>
                <m:r>
                  <m:rPr>
                    <m:sty m:val="p"/>
                  </m:rPr>
                  <m:t>∼</m:t>
                </m:r>
              </m:lim>
            </m:limLow>
          </m:e>
          <m:sub>
            <m:r>
              <m:t>i</m:t>
            </m:r>
          </m:sub>
        </m:sSub>
        <m:r>
          <m:rPr>
            <m:sty m:val="p"/>
          </m:rPr>
          <m:t>⋅</m:t>
        </m:r>
        <m:sSub>
          <m:e>
            <m:limLow>
              <m:e>
                <m:r>
                  <m:t>b</m:t>
                </m:r>
              </m:e>
              <m:lim>
                <m:r>
                  <m:rPr>
                    <m:sty m:val="p"/>
                  </m:rPr>
                  <m:t>∼</m:t>
                </m:r>
              </m:lim>
            </m:limLow>
          </m:e>
          <m:sub>
            <m:r>
              <m:t>j</m:t>
            </m:r>
          </m:sub>
        </m:sSub>
      </m:oMath>
      <w:del w:id="7780" w:author="PR Preview" w:date="2026-01-01T00:00:00Z">
        <w:r>
          <w:delText xml:space="preserve">.</w:delText>
        </w:r>
      </w:del>
    </w:p>
    <w:p>
      <w:pPr>
        <w:pStyle w:val="BodyText"/>
      </w:pPr>
      <w:ins w:id="7781" w:author="PR Preview" w:date="2026-01-01T00:00:00Z">
        <w:r>
          <w:t xml:space="preserve">$$
    \begin{aligned}
    \mathbf{A}\,\mathopen{}\left(c\,(1, -2, -2)\right)\mathclose{}
    &amp;= c\,\mathopen{}\left(1 - 2 \cdot(-2) - 2 \cdot(-2),\; 3\,(1 - 2 \cdot(-2) - 2 \cdot(-2))\right)\mathclose{}
    &amp;&amp; \text{(}\text{Example~58}\text{'s formula for } \mathbf{A} \mathord{\smash[b]{\underset{\raise.3ex\hbox{$\scriptstyle\sim$}}{x}}\vphantom{x}} \text{)}
    \\
    &amp;= c\,(9, 27)
    &amp;&amp; \text{(arithmetic)}
    \end{aligned}
    $$</w:t>
        </w:r>
      </w:ins>
    </w:p>
    <w:p>
      <w:pPr>
        <w:pStyle w:val="FirstParagraph"/>
      </w:pPr>
      <w:ins w:id="7782" w:author="PR Preview" w:date="2026-01-01T00:00:00Z">
        <w:r>
          <w:t xml:space="preserve">is</w:t>
        </w:r>
      </w:ins>
      <w:ins w:id="7783" w:author="PR Preview" w:date="2026-01-01T00:00:00Z">
        <w:r>
          <w:t xml:space="preserve"> </w:t>
        </w:r>
      </w:ins>
      <w:ins w:id="7784" w:author="PR Preview" w:date="2026-01-01T00:00:00Z">
        <w:r>
          <w:t xml:space="preserve">$\mathord{\smash[b]{\underset{\raise.3ex\hbox{$\scriptstyle\sim$}}{0}}\vphantom{0}}_2$</w:t>
        </w:r>
      </w:ins>
      <w:ins w:id="7785" w:author="PR Preview" w:date="2026-01-01T00:00:00Z">
        <w:r>
          <w:t xml:space="preserve">, that is, only if</w:t>
        </w:r>
      </w:ins>
      <w:ins w:id="7786" w:author="PR Preview" w:date="2026-01-01T00:00:00Z">
        <w:r>
          <w:t xml:space="preserve"> </w:t>
        </w:r>
      </w:ins>
      <m:oMath>
        <m:r>
          <m:t>c</m:t>
        </m:r>
        <m:r>
          <m:rPr>
            <m:sty m:val="p"/>
          </m:rPr>
          <m:t>=</m:t>
        </m:r>
        <m:r>
          <m:t>0</m:t>
        </m:r>
      </m:oMath>
      <w:ins w:id="7787" w:author="PR Preview" w:date="2026-01-01T00:00:00Z">
        <w:r>
          <w:t xml:space="preserve">.</w:t>
        </w:r>
      </w:ins>
      <w:ins w:id="7788" w:author="PR Preview" w:date="2026-01-01T00:00:00Z">
        <w:r>
          <w:t xml:space="preserve"> </w:t>
        </w:r>
      </w:ins>
      <w:ins w:id="7789" w:author="PR Preview" w:date="2026-01-01T00:00:00Z">
        <w:r>
          <w:t xml:space="preserve">So the two subspaces share only</w:t>
        </w:r>
      </w:ins>
      <w:ins w:id="7790" w:author="PR Preview" w:date="2026-01-01T00:00:00Z">
        <w:r>
          <w:t xml:space="preserve"> </w:t>
        </w:r>
      </w:ins>
      <w:ins w:id="7791" w:author="PR Preview" w:date="2026-01-01T00:00:00Z">
        <w:r>
          <w:t xml:space="preserve">$\mathord{\smash[b]{\underset{\raise.3ex\hbox{$\scriptstyle\sim$}}{0}}\vphantom{0}}_3$</w:t>
        </w:r>
      </w:ins>
      <w:ins w:id="7792" w:author="PR Preview" w:date="2026-01-01T00:00:00Z">
        <w:r>
          <w:t xml:space="preserve">.</w:t>
        </w:r>
      </w:ins>
    </w:p>
    <w:bookmarkEnd w:id="251"/>
    <w:bookmarkStart w:id="252" w:name="def-cross-product-matrix"/>
    <w:p>
      <w:pPr>
        <w:pStyle w:val="BodyText"/>
      </w:pPr>
      <w:ins w:id="7793" w:author="PR Preview" w:date="2026-01-01T00:00:00Z">
        <w:r>
          <w:rPr>
            <w:b/>
            <w:bCs/>
          </w:rPr>
          <w:t xml:space="preserve">Definition 56 (Cross-product matrix)</w:t>
        </w:r>
      </w:ins>
      <w:ins w:id="7794" w:author="PR Preview" w:date="2026-01-01T00:00:00Z">
        <w:r>
          <w:t xml:space="preserve"> </w:t>
        </w:r>
      </w:ins>
      <w:ins w:id="7795" w:author="PR Preview" w:date="2026-01-01T00:00:00Z">
        <w:r>
          <w:t xml:space="preserve">Let</w:t>
        </w:r>
      </w:ins>
      <w:ins w:id="7796" w:author="PR Preview" w:date="2026-01-01T00:00:00Z">
        <w:r>
          <w:t xml:space="preserve"> </w:t>
        </w:r>
      </w:ins>
      <m:oMath>
        <m:r>
          <m:rPr>
            <m:sty m:val="bi"/>
          </m:rPr>
          <m:t>A</m:t>
        </m:r>
      </m:oMath>
      <w:ins w:id="7797" w:author="PR Preview" w:date="2026-01-01T00:00:00Z">
        <w:r>
          <w:t xml:space="preserve"> </w:t>
        </w:r>
      </w:ins>
      <w:ins w:id="7798" w:author="PR Preview" w:date="2026-01-01T00:00:00Z">
        <w:r>
          <w:t xml:space="preserve">be an</w:t>
        </w:r>
      </w:ins>
      <w:ins w:id="7799" w:author="PR Preview" w:date="2026-01-01T00:00:00Z">
        <w:r>
          <w:t xml:space="preserve"> </w:t>
        </w:r>
      </w:ins>
      <m:oMath>
        <m:r>
          <m:t>m</m:t>
        </m:r>
        <m:r>
          <m:rPr>
            <m:sty m:val="p"/>
          </m:rPr>
          <m:t>×</m:t>
        </m:r>
        <m:r>
          <m:t>n</m:t>
        </m:r>
      </m:oMath>
      <w:ins w:id="7800" w:author="PR Preview" w:date="2026-01-01T00:00:00Z">
        <w:r>
          <w:t xml:space="preserve"> </w:t>
        </w:r>
      </w:ins>
      <w:ins w:id="7801" w:author="PR Preview" w:date="2026-01-01T00:00:00Z">
        <w:r>
          <w:t xml:space="preserve">matrix with columns</w:t>
        </w:r>
      </w:ins>
      <w:ins w:id="7802" w:author="PR Preview" w:date="2026-01-01T00:00:00Z">
        <w:r>
          <w:t xml:space="preserve"> </w:t>
        </w:r>
      </w:ins>
      <w:ins w:id="7803" w:author="PR Preview" w:date="2026-01-01T00:00:00Z">
        <w:r>
          <w:t xml:space="preserve">$\mathord{\smash[b]{\underset{\raise.3ex\hbox{$\scriptstyle\sim$}}{a}}\vphantom{a}}_1, \ldots, \mathord{\smash[b]{\underset{\raise.3ex\hbox{$\scriptstyle\sim$}}{a}}\vphantom{a}}_n$</w:t>
        </w:r>
      </w:ins>
      <w:ins w:id="7804" w:author="PR Preview" w:date="2026-01-01T00:00:00Z">
        <w:r>
          <w:t xml:space="preserve"> </w:t>
        </w:r>
      </w:ins>
      <w:ins w:id="7805" w:author="PR Preview" w:date="2026-01-01T00:00:00Z">
        <w:r>
          <w:t xml:space="preserve">and</w:t>
        </w:r>
      </w:ins>
      <w:ins w:id="7806" w:author="PR Preview" w:date="2026-01-01T00:00:00Z">
        <w:r>
          <w:t xml:space="preserve"> </w:t>
        </w:r>
      </w:ins>
      <m:oMath>
        <m:r>
          <m:rPr>
            <m:sty m:val="bi"/>
          </m:rPr>
          <m:t>B</m:t>
        </m:r>
      </m:oMath>
      <w:ins w:id="7807" w:author="PR Preview" w:date="2026-01-01T00:00:00Z">
        <w:r>
          <w:t xml:space="preserve"> </w:t>
        </w:r>
      </w:ins>
      <w:ins w:id="7808" w:author="PR Preview" w:date="2026-01-01T00:00:00Z">
        <w:r>
          <w:t xml:space="preserve">an</w:t>
        </w:r>
      </w:ins>
      <w:ins w:id="7809" w:author="PR Preview" w:date="2026-01-01T00:00:00Z">
        <w:r>
          <w:t xml:space="preserve"> </w:t>
        </w:r>
      </w:ins>
      <m:oMath>
        <m:r>
          <m:t>m</m:t>
        </m:r>
        <m:r>
          <m:rPr>
            <m:sty m:val="p"/>
          </m:rPr>
          <m:t>×</m:t>
        </m:r>
        <m:r>
          <m:t>q</m:t>
        </m:r>
      </m:oMath>
      <w:ins w:id="7810" w:author="PR Preview" w:date="2026-01-01T00:00:00Z">
        <w:r>
          <w:t xml:space="preserve"> </w:t>
        </w:r>
      </w:ins>
      <w:ins w:id="7811" w:author="PR Preview" w:date="2026-01-01T00:00:00Z">
        <w:r>
          <w:t xml:space="preserve">matrix with columns</w:t>
        </w:r>
      </w:ins>
      <w:ins w:id="7812" w:author="PR Preview" w:date="2026-01-01T00:00:00Z">
        <w:r>
          <w:t xml:space="preserve"> </w:t>
        </w:r>
      </w:ins>
      <w:ins w:id="7813" w:author="PR Preview" w:date="2026-01-01T00:00:00Z">
        <w:r>
          <w:t xml:space="preserve">$\mathord{\smash[b]{\underset{\raise.3ex\hbox{$\scriptstyle\sim$}}{b}}\vphantom{b}}_1, \ldots, \mathord{\smash[b]{\underset{\raise.3ex\hbox{$\scriptstyle\sim$}}{b}}\vphantom{b}}_q$</w:t>
        </w:r>
      </w:ins>
      <w:ins w:id="7814" w:author="PR Preview" w:date="2026-01-01T00:00:00Z">
        <w:r>
          <w:t xml:space="preserve">.</w:t>
        </w:r>
      </w:ins>
      <w:ins w:id="7815" w:author="PR Preview" w:date="2026-01-01T00:00:00Z">
        <w:r>
          <w:t xml:space="preserve"> </w:t>
        </w:r>
      </w:ins>
      <w:ins w:id="7816" w:author="PR Preview" w:date="2026-01-01T00:00:00Z">
        <w:r>
          <w:t xml:space="preserve">The</w:t>
        </w:r>
      </w:ins>
      <w:ins w:id="7817" w:author="PR Preview" w:date="2026-01-01T00:00:00Z">
        <w:r>
          <w:t xml:space="preserve"> </w:t>
        </w:r>
      </w:ins>
      <w:ins w:id="7818" w:author="PR Preview" w:date="2026-01-01T00:00:00Z">
        <w:r>
          <w:rPr>
            <w:b/>
            <w:bCs/>
          </w:rPr>
          <w:t xml:space="preserve">cross-product matrix</w:t>
        </w:r>
      </w:ins>
      <w:ins w:id="7819" w:author="PR Preview" w:date="2026-01-01T00:00:00Z">
        <w:r>
          <w:t xml:space="preserve"> </w:t>
        </w:r>
      </w:ins>
      <w:ins w:id="7820" w:author="PR Preview" w:date="2026-01-01T00:00:00Z">
        <w:r>
          <w:t xml:space="preserve">of</w:t>
        </w:r>
      </w:ins>
      <w:ins w:id="7821" w:author="PR Preview" w:date="2026-01-01T00:00:00Z">
        <w:r>
          <w:t xml:space="preserve"> </w:t>
        </w:r>
      </w:ins>
      <m:oMath>
        <m:r>
          <m:rPr>
            <m:sty m:val="bi"/>
          </m:rPr>
          <m:t>A</m:t>
        </m:r>
      </m:oMath>
      <w:ins w:id="7822" w:author="PR Preview" w:date="2026-01-01T00:00:00Z">
        <w:r>
          <w:t xml:space="preserve"> </w:t>
        </w:r>
      </w:ins>
      <w:ins w:id="7823" w:author="PR Preview" w:date="2026-01-01T00:00:00Z">
        <w:r>
          <w:t xml:space="preserve">and</w:t>
        </w:r>
      </w:ins>
      <w:ins w:id="7824" w:author="PR Preview" w:date="2026-01-01T00:00:00Z">
        <w:r>
          <w:t xml:space="preserve"> </w:t>
        </w:r>
      </w:ins>
      <m:oMath>
        <m:r>
          <m:rPr>
            <m:sty m:val="bi"/>
          </m:rPr>
          <m:t>B</m:t>
        </m:r>
      </m:oMath>
      <w:ins w:id="7825" w:author="PR Preview" w:date="2026-01-01T00:00:00Z">
        <w:r>
          <w:t xml:space="preserve"> </w:t>
        </w:r>
      </w:ins>
      <w:ins w:id="7826" w:author="PR Preview" w:date="2026-01-01T00:00:00Z">
        <w:r>
          <w:t xml:space="preserve">is the</w:t>
        </w:r>
      </w:ins>
      <w:ins w:id="7827" w:author="PR Preview" w:date="2026-01-01T00:00:00Z">
        <w:r>
          <w:t xml:space="preserve"> </w:t>
        </w:r>
      </w:ins>
      <m:oMath>
        <m:r>
          <m:t>n</m:t>
        </m:r>
        <m:r>
          <m:rPr>
            <m:sty m:val="p"/>
          </m:rPr>
          <m:t>×</m:t>
        </m:r>
        <m:r>
          <m:t>q</m:t>
        </m:r>
      </m:oMath>
      <w:ins w:id="7828" w:author="PR Preview" w:date="2026-01-01T00:00:00Z">
        <w:r>
          <w:t xml:space="preserve"> </w:t>
        </w:r>
      </w:ins>
      <w:ins w:id="7829" w:author="PR Preview" w:date="2026-01-01T00:00:00Z">
        <w:r>
          <w:t xml:space="preserve">matrix</w:t>
        </w:r>
      </w:ins>
      <w:ins w:id="7830" w:author="PR Preview" w:date="2026-01-01T00:00:00Z">
        <w:r>
          <w:t xml:space="preserve"> </w:t>
        </w:r>
      </w:ins>
      <m:oMath>
        <m:sSup>
          <m:e>
            <m:r>
              <m:rPr>
                <m:sty m:val="bi"/>
              </m:rPr>
              <m:t>A</m:t>
            </m:r>
          </m:e>
          <m:sup>
            <m:r>
              <m:rPr>
                <m:sty m:val="p"/>
              </m:rPr>
              <m:t>⊤</m:t>
            </m:r>
          </m:sup>
        </m:sSup>
        <m:r>
          <m:rPr>
            <m:sty m:val="bi"/>
          </m:rPr>
          <m:t>B</m:t>
        </m:r>
      </m:oMath>
      <w:ins w:id="7831" w:author="PR Preview" w:date="2026-01-01T00:00:00Z">
        <w:r>
          <w:t xml:space="preserve">,</w:t>
        </w:r>
      </w:ins>
      <w:ins w:id="7832" w:author="PR Preview" w:date="2026-01-01T00:00:00Z">
        <w:r>
          <w:t xml:space="preserve"> </w:t>
        </w:r>
      </w:ins>
      <w:ins w:id="7833" w:author="PR Preview" w:date="2026-01-01T00:00:00Z">
        <w:r>
          <w:t xml:space="preserve">whose entry</w:t>
        </w:r>
      </w:ins>
      <w:ins w:id="7834" w:author="PR Preview" w:date="2026-01-01T00:00:00Z">
        <w:r>
          <w:t xml:space="preserve"> </w:t>
        </w:r>
      </w:ins>
      <m:oMath>
        <m:r>
          <m:rPr>
            <m:sty m:val="p"/>
          </m:rPr>
          <m:t>(</m:t>
        </m:r>
        <m:r>
          <m:t>i</m:t>
        </m:r>
        <m:r>
          <m:rPr>
            <m:sty m:val="p"/>
          </m:rPr>
          <m:t>,</m:t>
        </m:r>
        <m:r>
          <m:t>j</m:t>
        </m:r>
        <m:r>
          <m:rPr>
            <m:sty m:val="p"/>
          </m:rPr>
          <m:t>)</m:t>
        </m:r>
      </m:oMath>
      <w:ins w:id="7835" w:author="PR Preview" w:date="2026-01-01T00:00:00Z">
        <w:r>
          <w:t xml:space="preserve"> </w:t>
        </w:r>
      </w:ins>
      <w:ins w:id="7836" w:author="PR Preview" w:date="2026-01-01T00:00:00Z">
        <w:r>
          <w:t xml:space="preserve">is the dot product</w:t>
        </w:r>
      </w:ins>
      <w:ins w:id="7837" w:author="PR Preview" w:date="2026-01-01T00:00:00Z">
        <w:r>
          <w:t xml:space="preserve"> </w:t>
        </w:r>
      </w:ins>
      <w:ins w:id="7838" w:author="PR Preview" w:date="2026-01-01T00:00:00Z">
        <w:r>
          <w:t xml:space="preserve">$\mathord{\smash[b]{\underset{\raise.3ex\hbox{$\scriptstyle\sim$}}{a}}\vphantom{a}}_i \cdot \mathord{\smash[b]{\underset{\raise.3ex\hbox{$\scriptstyle\sim$}}{b}}\vphantom{b}}_j$</w:t>
        </w:r>
      </w:ins>
      <w:ins w:id="7839" w:author="PR Preview" w:date="2026-01-01T00:00:00Z">
        <w:r>
          <w:t xml:space="preserve">.</w:t>
        </w:r>
      </w:ins>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del w:id="7840" w:author="PR Preview" w:date="2026-01-01T00:00:00Z">
        <w:r>
          <w:delText xml:space="preserve">For two column vectors it is the</w:delText>
        </w:r>
      </w:del>
      <w:del w:id="7841" w:author="PR Preview" w:date="2026-01-01T00:00:00Z">
        <w:r>
          <w:delText xml:space="preserve"> </w:delText>
        </w:r>
      </w:del>
      <m:oMath>
        <m:r>
          <m:t>1</m:t>
        </m:r>
        <m:r>
          <m:rPr>
            <m:sty m:val="p"/>
          </m:rPr>
          <m:t>×</m:t>
        </m:r>
        <m:r>
          <m:t>1</m:t>
        </m:r>
      </m:oMath>
      <w:del w:id="7842" w:author="PR Preview" w:date="2026-01-01T00:00:00Z">
        <w:r>
          <w:delText xml:space="preserve"> </w:delText>
        </w:r>
      </w:del>
      <w:del w:id="7843" w:author="PR Preview" w:date="2026-01-01T00:00:00Z">
        <w:r>
          <w:delText xml:space="preserve">matrix holding their</w:delText>
        </w:r>
      </w:del>
      <w:del w:id="7844" w:author="PR Preview" w:date="2026-01-01T00:00:00Z">
        <w:r>
          <w:delText xml:space="preserve"> </w:delText>
        </w:r>
      </w:del>
      <w:hyperlink w:anchor="def-dot-product">
        <w:del w:id="7845" w:author="PR Preview" w:date="2026-01-01T00:00:00Z">
          <w:r>
            <w:rPr>
              <w:rStyle w:val="Hyperlink"/>
            </w:rPr>
            <w:delText xml:space="preserve">dot product</w:delText>
          </w:r>
        </w:del>
      </w:hyperlink>
      <w:del w:id="7846" w:author="PR Preview" w:date="2026-01-01T00:00:00Z">
        <w:r>
          <w:delText xml:space="preserve">.</w:delText>
        </w:r>
      </w:del>
      <w:del w:id="7847" w:author="PR Preview" w:date="2026-01-01T00:00:00Z">
        <w:r>
          <w:delText xml:space="preserve"> </w:delText>
        </w:r>
      </w:del>
      <w:del w:id="7848" w:author="PR Preview" w:date="2026-01-01T00:00:00Z">
        <w:r>
          <w:delText xml:space="preserve">It is unrelated to the cross product</w:delText>
        </w:r>
      </w:del>
      <w:del w:id="7849" w:author="PR Preview" w:date="2026-01-01T00:00:00Z">
        <w:r>
          <w:delText xml:space="preserve"> </w:delText>
        </w:r>
      </w:del>
      <m:oMath>
        <m:limLow>
          <m:e>
            <m:r>
              <m:t>u</m:t>
            </m:r>
          </m:e>
          <m:lim>
            <m:r>
              <m:rPr>
                <m:sty m:val="p"/>
              </m:rPr>
              <m:t>∼</m:t>
            </m:r>
          </m:lim>
        </m:limLow>
        <m:r>
          <m:rPr>
            <m:sty m:val="p"/>
          </m:rPr>
          <m:t>×</m:t>
        </m:r>
        <m:limLow>
          <m:e>
            <m:r>
              <m:t>v</m:t>
            </m:r>
          </m:e>
          <m:lim>
            <m:r>
              <m:rPr>
                <m:sty m:val="p"/>
              </m:rPr>
              <m:t>∼</m:t>
            </m:r>
          </m:lim>
        </m:limLow>
      </m:oMath>
      <w:del w:id="7850" w:author="PR Preview" w:date="2026-01-01T00:00:00Z">
        <w:r>
          <w:delText xml:space="preserve"> </w:delText>
        </w:r>
      </w:del>
      <w:del w:id="7851" w:author="PR Preview" w:date="2026-01-01T00:00:00Z">
        <w:r>
          <w:delText xml:space="preserve">of two vectors in</w:delText>
        </w:r>
      </w:del>
      <w:del w:id="7852" w:author="PR Preview" w:date="2026-01-01T00:00:00Z">
        <w:r>
          <w:delText xml:space="preserve"> </w:delText>
        </w:r>
      </w:del>
      <m:oMath>
        <m:sSup>
          <m:e>
            <m:r>
              <m:rPr>
                <m:scr m:val="double-struck"/>
                <m:sty m:val="p"/>
              </m:rPr>
              <m:t>R</m:t>
            </m:r>
          </m:e>
          <m:sup>
            <m:r>
              <m:t>3</m:t>
            </m:r>
          </m:sup>
        </m:sSup>
      </m:oMath>
      <w:del w:id="7853" w:author="PR Preview" w:date="2026-01-01T00:00:00Z">
        <w:r>
          <w:delText xml:space="preserve">,</w:delText>
        </w:r>
      </w:del>
      <w:del w:id="7854" w:author="PR Preview" w:date="2026-01-01T00:00:00Z">
        <w:r>
          <w:delText xml:space="preserve"> </w:delText>
        </w:r>
      </w:del>
      <w:del w:id="7855" w:author="PR Preview" w:date="2026-01-01T00:00:00Z">
        <w:r>
          <w:delText xml:space="preserve">and differs from the Frobenius inner product</w:delText>
        </w:r>
      </w:del>
      <w:del w:id="7856" w:author="PR Preview" w:date="2026-01-01T00:00:00Z">
        <w:r>
          <w:delText xml:space="preserve"> </w:delText>
        </w:r>
      </w:del>
      <m:oMath>
        <m:r>
          <m:rPr>
            <m:sty m:val="p"/>
          </m:rPr>
          <m:t>tr</m:t>
        </m:r>
        <m:r>
          <m:t>​</m:t>
        </m:r>
        <m:d>
          <m:dPr>
            <m:begChr m:val="("/>
            <m:sepChr m:val=""/>
            <m:endChr m:val=")"/>
            <m:grow/>
          </m:dPr>
          <m:e>
            <m:sSup>
              <m:e>
                <m:r>
                  <m:rPr>
                    <m:sty m:val="bi"/>
                  </m:rPr>
                  <m:t>A</m:t>
                </m:r>
              </m:e>
              <m:sup>
                <m:r>
                  <m:rPr>
                    <m:sty m:val="p"/>
                  </m:rPr>
                  <m:t>⊤</m:t>
                </m:r>
              </m:sup>
            </m:sSup>
            <m:r>
              <m:rPr>
                <m:sty m:val="bi"/>
              </m:rPr>
              <m:t>B</m:t>
            </m:r>
          </m:e>
        </m:d>
        <m:r>
          <m:t>​</m:t>
        </m:r>
      </m:oMath>
      <w:del w:id="7857" w:author="PR Preview" w:date="2026-01-01T00:00:00Z">
        <w:r>
          <w:delText xml:space="preserve">,</w:delText>
        </w:r>
      </w:del>
      <w:del w:id="7858" w:author="PR Preview" w:date="2026-01-01T00:00:00Z">
        <w:r>
          <w:delText xml:space="preserve"> </w:delText>
        </w:r>
      </w:del>
      <w:del w:id="7859" w:author="PR Preview" w:date="2026-01-01T00:00:00Z">
        <w:r>
          <w:delText xml:space="preserve">which sums the diagonal of this matrix into a single number.</w:delText>
        </w:r>
      </w:del>
    </w:p>
    <w:p>
      <w:pPr>
        <w:pStyle w:val="BodyText"/>
      </w:pPr>
      <w:ins w:id="7860" w:author="PR Preview" w:date="2026-01-01T00:00:00Z">
        <w:r>
          <w:t xml:space="preserve">For two column vectors it is the</w:t>
        </w:r>
      </w:ins>
      <w:ins w:id="7861" w:author="PR Preview" w:date="2026-01-01T00:00:00Z">
        <w:r>
          <w:t xml:space="preserve"> </w:t>
        </w:r>
      </w:ins>
      <m:oMath>
        <m:r>
          <m:t>1</m:t>
        </m:r>
        <m:r>
          <m:rPr>
            <m:sty m:val="p"/>
          </m:rPr>
          <m:t>×</m:t>
        </m:r>
        <m:r>
          <m:t>1</m:t>
        </m:r>
      </m:oMath>
      <w:ins w:id="7862" w:author="PR Preview" w:date="2026-01-01T00:00:00Z">
        <w:r>
          <w:t xml:space="preserve"> </w:t>
        </w:r>
      </w:ins>
      <w:ins w:id="7863" w:author="PR Preview" w:date="2026-01-01T00:00:00Z">
        <w:r>
          <w:t xml:space="preserve">matrix holding their</w:t>
        </w:r>
      </w:ins>
      <w:ins w:id="7864" w:author="PR Preview" w:date="2026-01-01T00:00:00Z">
        <w:r>
          <w:t xml:space="preserve"> </w:t>
        </w:r>
      </w:ins>
      <w:hyperlink w:anchor="def-dot-product">
        <w:ins w:id="7865" w:author="PR Preview" w:date="2026-01-01T00:00:00Z">
          <w:r>
            <w:rPr>
              <w:rStyle w:val="Hyperlink"/>
            </w:rPr>
            <w:t xml:space="preserve">dot product</w:t>
          </w:r>
        </w:ins>
      </w:hyperlink>
      <w:ins w:id="7866" w:author="PR Preview" w:date="2026-01-01T00:00:00Z">
        <w:r>
          <w:t xml:space="preserve">.</w:t>
        </w:r>
      </w:ins>
      <w:ins w:id="7867" w:author="PR Preview" w:date="2026-01-01T00:00:00Z">
        <w:r>
          <w:t xml:space="preserve"> </w:t>
        </w:r>
      </w:ins>
      <w:ins w:id="7868" w:author="PR Preview" w:date="2026-01-01T00:00:00Z">
        <w:r>
          <w:t xml:space="preserve">It is unrelated to the cross product</w:t>
        </w:r>
      </w:ins>
      <w:ins w:id="7869" w:author="PR Preview" w:date="2026-01-01T00:00:00Z">
        <w:r>
          <w:t xml:space="preserve"> </w:t>
        </w:r>
      </w:ins>
      <w:ins w:id="7870" w:author="PR Preview" w:date="2026-01-01T00:00:00Z">
        <w:r>
          <w:t xml:space="preserve">$\mathord{\smash[b]{\underset{\raise.3ex\hbox{$\scriptstyle\sim$}}{u}}\vphantom{u}} \times \mathord{\smash[b]{\underset{\raise.3ex\hbox{$\scriptstyle\sim$}}{v}}\vphantom{v}}$</w:t>
        </w:r>
      </w:ins>
      <w:ins w:id="7871" w:author="PR Preview" w:date="2026-01-01T00:00:00Z">
        <w:r>
          <w:t xml:space="preserve"> </w:t>
        </w:r>
      </w:ins>
      <w:ins w:id="7872" w:author="PR Preview" w:date="2026-01-01T00:00:00Z">
        <w:r>
          <w:t xml:space="preserve">of two vectors in</w:t>
        </w:r>
      </w:ins>
      <w:ins w:id="7873" w:author="PR Preview" w:date="2026-01-01T00:00:00Z">
        <w:r>
          <w:t xml:space="preserve"> </w:t>
        </w:r>
      </w:ins>
      <m:oMath>
        <m:sSup>
          <m:e>
            <m:r>
              <m:rPr>
                <m:scr m:val="double-struck"/>
                <m:sty m:val="p"/>
              </m:rPr>
              <m:t>R</m:t>
            </m:r>
          </m:e>
          <m:sup>
            <m:r>
              <m:t>3</m:t>
            </m:r>
          </m:sup>
        </m:sSup>
      </m:oMath>
      <w:ins w:id="7874" w:author="PR Preview" w:date="2026-01-01T00:00:00Z">
        <w:r>
          <w:t xml:space="preserve">,</w:t>
        </w:r>
      </w:ins>
      <w:ins w:id="7875" w:author="PR Preview" w:date="2026-01-01T00:00:00Z">
        <w:r>
          <w:t xml:space="preserve"> </w:t>
        </w:r>
      </w:ins>
      <w:ins w:id="7876" w:author="PR Preview" w:date="2026-01-01T00:00:00Z">
        <w:r>
          <w:t xml:space="preserve">and differs from the Frobenius inner product</w:t>
        </w:r>
      </w:ins>
      <w:ins w:id="7877" w:author="PR Preview" w:date="2026-01-01T00:00:00Z">
        <w:r>
          <w:t xml:space="preserve"> </w:t>
        </w:r>
      </w:ins>
      <m:oMath>
        <m:r>
          <m:rPr>
            <m:sty m:val="p"/>
          </m:rPr>
          <m:t>tr</m:t>
        </m:r>
        <m:r>
          <m:t>​</m:t>
        </m:r>
        <m:d>
          <m:dPr>
            <m:begChr m:val="("/>
            <m:sepChr m:val=""/>
            <m:endChr m:val=")"/>
            <m:grow/>
          </m:dPr>
          <m:e>
            <m:sSup>
              <m:e>
                <m:r>
                  <m:rPr>
                    <m:sty m:val="bi"/>
                  </m:rPr>
                  <m:t>A</m:t>
                </m:r>
              </m:e>
              <m:sup>
                <m:r>
                  <m:rPr>
                    <m:sty m:val="p"/>
                  </m:rPr>
                  <m:t>⊤</m:t>
                </m:r>
              </m:sup>
            </m:sSup>
            <m:r>
              <m:rPr>
                <m:sty m:val="bi"/>
              </m:rPr>
              <m:t>B</m:t>
            </m:r>
          </m:e>
        </m:d>
        <m:r>
          <m:t>​</m:t>
        </m:r>
      </m:oMath>
      <w:ins w:id="7878" w:author="PR Preview" w:date="2026-01-01T00:00:00Z">
        <w:r>
          <w:t xml:space="preserve">,</w:t>
        </w:r>
      </w:ins>
      <w:ins w:id="7879" w:author="PR Preview" w:date="2026-01-01T00:00:00Z">
        <w:r>
          <w:t xml:space="preserve"> </w:t>
        </w:r>
      </w:ins>
      <w:ins w:id="7880" w:author="PR Preview" w:date="2026-01-01T00:00:00Z">
        <w:r>
          <w:t xml:space="preserve">which sums the diagonal of this matrix into a single number.</w:t>
        </w:r>
      </w:ins>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limLow>
                              <m:e>
                                <m:r>
                                  <m:t>a</m:t>
                                </m:r>
                              </m:e>
                              <m:lim>
                                <m:r>
                                  <m:rPr>
                                    <m:sty m:val="p"/>
                                  </m:rPr>
                                  <m:t>∼</m:t>
                                </m:r>
                              </m:lim>
                            </m:limLow>
                          </m:e>
                          <m:sub>
                            <m:r>
                              <m:t>1</m:t>
                            </m:r>
                          </m:sub>
                        </m:sSub>
                        <m:r>
                          <m:rPr>
                            <m:sty m:val="p"/>
                          </m:rPr>
                          <m:t>⋅</m:t>
                        </m:r>
                        <m:sSub>
                          <m:e>
                            <m:limLow>
                              <m:e>
                                <m:r>
                                  <m:t>b</m:t>
                                </m:r>
                              </m:e>
                              <m:lim>
                                <m:r>
                                  <m:rPr>
                                    <m:sty m:val="p"/>
                                  </m:rPr>
                                  <m:t>∼</m:t>
                                </m:r>
                              </m:lim>
                            </m:limLow>
                          </m:e>
                          <m:sub>
                            <m:r>
                              <m:t>1</m:t>
                            </m:r>
                          </m:sub>
                        </m:sSub>
                      </m:e>
                    </m:mr>
                    <m:mr>
                      <m:e>
                        <m:sSub>
                          <m:e>
                            <m:limLow>
                              <m:e>
                                <m:r>
                                  <m:t>a</m:t>
                                </m:r>
                              </m:e>
                              <m:lim>
                                <m:r>
                                  <m:rPr>
                                    <m:sty m:val="p"/>
                                  </m:rPr>
                                  <m:t>∼</m:t>
                                </m:r>
                              </m:lim>
                            </m:limLow>
                          </m:e>
                          <m:sub>
                            <m:r>
                              <m:t>2</m:t>
                            </m:r>
                          </m:sub>
                        </m:sSub>
                        <m:r>
                          <m:rPr>
                            <m:sty m:val="p"/>
                          </m:rPr>
                          <m:t>⋅</m:t>
                        </m:r>
                        <m:sSub>
                          <m:e>
                            <m:limLow>
                              <m:e>
                                <m:r>
                                  <m:t>b</m:t>
                                </m:r>
                              </m:e>
                              <m:lim>
                                <m:r>
                                  <m:rPr>
                                    <m:sty m:val="p"/>
                                  </m:rPr>
                                  <m:t>∼</m:t>
                                </m:r>
                              </m:lim>
                            </m:limLow>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p>
      <w:pPr>
        <w:pStyle w:val="BodyText"/>
      </w:pPr>
      <w:ins w:id="7881" w:author="PR Preview" w:date="2026-01-01T00:00:00Z">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ins>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del w:id="7882" w:author="PR Preview" w:date="2026-01-01T00:00:00Z">
        <w:r>
          <w:rPr>
            <w:b/>
            <w:bCs/>
          </w:rPr>
          <w:delText xml:space="preserve">Example 63 (A Gram matrix and its entries)</w:delText>
        </w:r>
      </w:del>
      <w:del w:id="7883" w:author="PR Preview" w:date="2026-01-01T00:00:00Z">
        <w:r>
          <w:delText xml:space="preserve"> </w:delText>
        </w:r>
      </w:del>
      <w:del w:id="7884" w:author="PR Preview" w:date="2026-01-01T00:00:00Z">
        <w:r>
          <w:delText xml:space="preserve">Let</w:delText>
        </w:r>
      </w:del>
      <w:del w:id="7885"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del w:id="7886" w:author="PR Preview" w:date="2026-01-01T00:00:00Z">
        <w:r>
          <w:delText xml:space="preserve">,</w:delText>
        </w:r>
      </w:del>
      <w:del w:id="7887" w:author="PR Preview" w:date="2026-01-01T00:00:00Z">
        <w:r>
          <w:delText xml:space="preserve"> </w:delText>
        </w:r>
      </w:del>
      <w:del w:id="7888" w:author="PR Preview" w:date="2026-01-01T00:00:00Z">
        <w:r>
          <w:delText xml:space="preserve">with columns</w:delText>
        </w:r>
      </w:del>
      <w:del w:id="7889" w:author="PR Preview" w:date="2026-01-01T00:00:00Z">
        <w:r>
          <w:delText xml:space="preserve"> </w:delText>
        </w:r>
      </w:del>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del w:id="7890" w:author="PR Preview" w:date="2026-01-01T00:00:00Z">
        <w:r>
          <w:delText xml:space="preserve"> </w:delText>
        </w:r>
      </w:del>
      <w:del w:id="7891" w:author="PR Preview" w:date="2026-01-01T00:00:00Z">
        <w:r>
          <w:delText xml:space="preserve">and</w:delText>
        </w:r>
      </w:del>
      <w:del w:id="7892" w:author="PR Preview" w:date="2026-01-01T00:00:00Z">
        <w:r>
          <w:delText xml:space="preserve"> </w:delText>
        </w:r>
      </w:del>
      <m:oMath>
        <m:sSub>
          <m:e>
            <m:limLow>
              <m:e>
                <m:r>
                  <m:t>a</m:t>
                </m:r>
              </m:e>
              <m:lim>
                <m:r>
                  <m:rPr>
                    <m:sty m:val="p"/>
                  </m:rPr>
                  <m:t>∼</m:t>
                </m:r>
              </m:lim>
            </m:limLow>
          </m:e>
          <m:sub>
            <m:r>
              <m:t>2</m:t>
            </m:r>
          </m:sub>
        </m:sSub>
        <m:r>
          <m:rPr>
            <m:sty m:val="p"/>
          </m:rPr>
          <m:t>=</m:t>
        </m:r>
        <m:r>
          <m:rPr>
            <m:sty m:val="p"/>
          </m:rPr>
          <m:t>(</m:t>
        </m:r>
        <m:r>
          <m:t>0</m:t>
        </m:r>
        <m:r>
          <m:rPr>
            <m:sty m:val="p"/>
          </m:rPr>
          <m:t>,</m:t>
        </m:r>
        <m:r>
          <m:t>1</m:t>
        </m:r>
        <m:r>
          <m:rPr>
            <m:sty m:val="p"/>
          </m:rPr>
          <m:t>,</m:t>
        </m:r>
        <m:r>
          <m:t>1</m:t>
        </m:r>
        <m:r>
          <m:rPr>
            <m:sty m:val="p"/>
          </m:rPr>
          <m:t>)</m:t>
        </m:r>
      </m:oMath>
      <w:del w:id="7893" w:author="PR Preview" w:date="2026-01-01T00:00:00Z">
        <w:r>
          <w:delText xml:space="preserve">. Then</w:delText>
        </w:r>
      </w:del>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del w:id="7894" w:author="PR Preview" w:date="2026-01-01T00:00:00Z">
        <w:r>
          <w:delText xml:space="preserve">Row</w:delText>
        </w:r>
      </w:del>
      <w:del w:id="7895" w:author="PR Preview" w:date="2026-01-01T00:00:00Z">
        <w:r>
          <w:delText xml:space="preserve"> </w:delText>
        </w:r>
      </w:del>
      <m:oMath>
        <m:r>
          <m:t>i</m:t>
        </m:r>
      </m:oMath>
      <w:del w:id="7896" w:author="PR Preview" w:date="2026-01-01T00:00:00Z">
        <w:r>
          <w:delText xml:space="preserve"> </w:delText>
        </w:r>
      </w:del>
      <w:del w:id="7897" w:author="PR Preview" w:date="2026-01-01T00:00:00Z">
        <w:r>
          <w:delText xml:space="preserve">of</w:delText>
        </w:r>
      </w:del>
      <w:del w:id="7898" w:author="PR Preview" w:date="2026-01-01T00:00:00Z">
        <w:r>
          <w:delText xml:space="preserve"> </w:delText>
        </w:r>
      </w:del>
      <m:oMath>
        <m:sSup>
          <m:e>
            <m:r>
              <m:rPr>
                <m:sty m:val="bi"/>
              </m:rPr>
              <m:t>A</m:t>
            </m:r>
          </m:e>
          <m:sup>
            <m:r>
              <m:rPr>
                <m:sty m:val="p"/>
              </m:rPr>
              <m:t>⊤</m:t>
            </m:r>
          </m:sup>
        </m:sSup>
      </m:oMath>
      <w:del w:id="7899" w:author="PR Preview" w:date="2026-01-01T00:00:00Z">
        <w:r>
          <w:delText xml:space="preserve"> </w:delText>
        </w:r>
      </w:del>
      <w:del w:id="7900" w:author="PR Preview" w:date="2026-01-01T00:00:00Z">
        <w:r>
          <w:delText xml:space="preserve">is column</w:delText>
        </w:r>
      </w:del>
      <w:del w:id="7901" w:author="PR Preview" w:date="2026-01-01T00:00:00Z">
        <w:r>
          <w:delText xml:space="preserve"> </w:delText>
        </w:r>
      </w:del>
      <m:oMath>
        <m:r>
          <m:t>i</m:t>
        </m:r>
      </m:oMath>
      <w:del w:id="7902" w:author="PR Preview" w:date="2026-01-01T00:00:00Z">
        <w:r>
          <w:delText xml:space="preserve"> </w:delText>
        </w:r>
      </w:del>
      <w:del w:id="7903" w:author="PR Preview" w:date="2026-01-01T00:00:00Z">
        <w:r>
          <w:delText xml:space="preserve">of</w:delText>
        </w:r>
      </w:del>
      <w:del w:id="7904" w:author="PR Preview" w:date="2026-01-01T00:00:00Z">
        <w:r>
          <w:delText xml:space="preserve"> </w:delText>
        </w:r>
      </w:del>
      <m:oMath>
        <m:r>
          <m:rPr>
            <m:sty m:val="bi"/>
          </m:rPr>
          <m:t>A</m:t>
        </m:r>
      </m:oMath>
      <w:del w:id="7905" w:author="PR Preview" w:date="2026-01-01T00:00:00Z">
        <w:r>
          <w:delText xml:space="preserve">,</w:delText>
        </w:r>
      </w:del>
      <w:del w:id="7906" w:author="PR Preview" w:date="2026-01-01T00:00:00Z">
        <w:r>
          <w:delText xml:space="preserve"> </w:delText>
        </w:r>
      </w:del>
      <w:del w:id="7907" w:author="PR Preview" w:date="2026-01-01T00:00:00Z">
        <w:r>
          <w:delText xml:space="preserve">so entry</w:delText>
        </w:r>
      </w:del>
      <w:del w:id="7908" w:author="PR Preview" w:date="2026-01-01T00:00:00Z">
        <w:r>
          <w:delText xml:space="preserve"> </w:delText>
        </w:r>
      </w:del>
      <m:oMath>
        <m:r>
          <m:rPr>
            <m:sty m:val="p"/>
          </m:rPr>
          <m:t>(</m:t>
        </m:r>
        <m:r>
          <m:t>i</m:t>
        </m:r>
        <m:r>
          <m:rPr>
            <m:sty m:val="p"/>
          </m:rPr>
          <m:t>,</m:t>
        </m:r>
        <m:r>
          <m:t>j</m:t>
        </m:r>
        <m:r>
          <m:rPr>
            <m:sty m:val="p"/>
          </m:rPr>
          <m:t>)</m:t>
        </m:r>
      </m:oMath>
      <w:del w:id="7909" w:author="PR Preview" w:date="2026-01-01T00:00:00Z">
        <w:r>
          <w:delText xml:space="preserve"> </w:delText>
        </w:r>
      </w:del>
      <w:del w:id="7910" w:author="PR Preview" w:date="2026-01-01T00:00:00Z">
        <w:r>
          <w:delText xml:space="preserve">of the Gram matrix is the dot product</w:delText>
        </w:r>
      </w:del>
      <w:del w:id="7911" w:author="PR Preview" w:date="2026-01-01T00:00:00Z">
        <w:r>
          <w:delText xml:space="preserve"> </w:delText>
        </w:r>
      </w:del>
      <m:oMath>
        <m:sSub>
          <m:e>
            <m:limLow>
              <m:e>
                <m:r>
                  <m:t>a</m:t>
                </m:r>
              </m:e>
              <m:lim>
                <m:r>
                  <m:rPr>
                    <m:sty m:val="p"/>
                  </m:rPr>
                  <m:t>∼</m:t>
                </m:r>
              </m:lim>
            </m:limLow>
          </m:e>
          <m:sub>
            <m:r>
              <m:t>i</m:t>
            </m:r>
          </m:sub>
        </m:sSub>
        <m:r>
          <m:rPr>
            <m:sty m:val="p"/>
          </m:rPr>
          <m:t>⋅</m:t>
        </m:r>
        <m:sSub>
          <m:e>
            <m:limLow>
              <m:e>
                <m:r>
                  <m:t>a</m:t>
                </m:r>
              </m:e>
              <m:lim>
                <m:r>
                  <m:rPr>
                    <m:sty m:val="p"/>
                  </m:rPr>
                  <m:t>∼</m:t>
                </m:r>
              </m:lim>
            </m:limLow>
          </m:e>
          <m:sub>
            <m:r>
              <m:t>j</m:t>
            </m:r>
          </m:sub>
        </m:sSub>
      </m:oMath>
      <w:del w:id="7912" w:author="PR Preview" w:date="2026-01-01T00:00:00Z">
        <w:r>
          <w:delText xml:space="preserve">:</w:delText>
        </w:r>
      </w:del>
      <w:del w:id="7913" w:author="PR Preview" w:date="2026-01-01T00:00:00Z">
        <w:r>
          <w:delText xml:space="preserve"> </w:delText>
        </w:r>
      </w:del>
      <w:del w:id="7914" w:author="PR Preview" w:date="2026-01-01T00:00:00Z">
        <w:r>
          <w:delText xml:space="preserve">for instance,</w:delText>
        </w:r>
      </w:del>
    </w:p>
    <w:p>
      <w:pPr>
        <w:pStyle w:val="BodyText"/>
      </w:pPr>
      <m:oMathPara>
        <m:oMathParaPr>
          <m:jc m:val="center"/>
        </m:oMathParaPr>
        <m:oMath>
          <m:eqArr>
            <m:e>
              <m:sSub>
                <m:e>
                  <m:limLow>
                    <m:e>
                      <m:r>
                        <m:t>a</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BodyText"/>
      </w:pPr>
      <w:ins w:id="7915" w:author="PR Preview" w:date="2026-01-01T00:00:00Z">
        <w:r>
          <w:rPr>
            <w:b/>
            <w:bCs/>
          </w:rPr>
          <w:t xml:space="preserve">Example 63 (A Gram matrix and its entries)</w:t>
        </w:r>
      </w:ins>
      <w:ins w:id="7916" w:author="PR Preview" w:date="2026-01-01T00:00:00Z">
        <w:r>
          <w:t xml:space="preserve"> </w:t>
        </w:r>
      </w:ins>
      <w:ins w:id="7917" w:author="PR Preview" w:date="2026-01-01T00:00:00Z">
        <w:r>
          <w:t xml:space="preserve">Let</w:t>
        </w:r>
      </w:ins>
      <w:ins w:id="7918"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ins w:id="7919" w:author="PR Preview" w:date="2026-01-01T00:00:00Z">
        <w:r>
          <w:t xml:space="preserve">,</w:t>
        </w:r>
      </w:ins>
      <w:ins w:id="7920" w:author="PR Preview" w:date="2026-01-01T00:00:00Z">
        <w:r>
          <w:t xml:space="preserve"> </w:t>
        </w:r>
      </w:ins>
      <w:ins w:id="7921" w:author="PR Preview" w:date="2026-01-01T00:00:00Z">
        <w:r>
          <w:t xml:space="preserve">with columns</w:t>
        </w:r>
      </w:ins>
      <w:ins w:id="7922" w:author="PR Preview" w:date="2026-01-01T00:00:00Z">
        <w:r>
          <w:t xml:space="preserve"> </w:t>
        </w:r>
      </w:ins>
      <w:ins w:id="7923" w:author="PR Preview" w:date="2026-01-01T00:00:00Z">
        <w:r>
          <w:t xml:space="preserve">$\mathord{\smash[b]{\underset{\raise.3ex\hbox{$\scriptstyle\sim$}}{a}}\vphantom{a}}_1 = (1, 1, 0)$</w:t>
        </w:r>
      </w:ins>
      <w:ins w:id="7924" w:author="PR Preview" w:date="2026-01-01T00:00:00Z">
        <w:r>
          <w:t xml:space="preserve"> </w:t>
        </w:r>
      </w:ins>
      <w:ins w:id="7925" w:author="PR Preview" w:date="2026-01-01T00:00:00Z">
        <w:r>
          <w:t xml:space="preserve">and</w:t>
        </w:r>
      </w:ins>
      <w:ins w:id="7926" w:author="PR Preview" w:date="2026-01-01T00:00:00Z">
        <w:r>
          <w:t xml:space="preserve"> </w:t>
        </w:r>
      </w:ins>
      <w:ins w:id="7927" w:author="PR Preview" w:date="2026-01-01T00:00:00Z">
        <w:r>
          <w:t xml:space="preserve">$\mathord{\smash[b]{\underset{\raise.3ex\hbox{$\scriptstyle\sim$}}{a}}\vphantom{a}}_2 = (0, 1, 1)$</w:t>
        </w:r>
      </w:ins>
      <w:ins w:id="7928" w:author="PR Preview" w:date="2026-01-01T00:00:00Z">
        <w:r>
          <w:t xml:space="preserve">. Then</w:t>
        </w:r>
      </w:ins>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ins w:id="7929" w:author="PR Preview" w:date="2026-01-01T00:00:00Z">
        <w:r>
          <w:t xml:space="preserve">Row</w:t>
        </w:r>
      </w:ins>
      <w:ins w:id="7930" w:author="PR Preview" w:date="2026-01-01T00:00:00Z">
        <w:r>
          <w:t xml:space="preserve"> </w:t>
        </w:r>
      </w:ins>
      <m:oMath>
        <m:r>
          <m:t>i</m:t>
        </m:r>
      </m:oMath>
      <w:ins w:id="7931" w:author="PR Preview" w:date="2026-01-01T00:00:00Z">
        <w:r>
          <w:t xml:space="preserve"> </w:t>
        </w:r>
      </w:ins>
      <w:ins w:id="7932" w:author="PR Preview" w:date="2026-01-01T00:00:00Z">
        <w:r>
          <w:t xml:space="preserve">of</w:t>
        </w:r>
      </w:ins>
      <w:ins w:id="7933" w:author="PR Preview" w:date="2026-01-01T00:00:00Z">
        <w:r>
          <w:t xml:space="preserve"> </w:t>
        </w:r>
      </w:ins>
      <m:oMath>
        <m:sSup>
          <m:e>
            <m:r>
              <m:rPr>
                <m:sty m:val="bi"/>
              </m:rPr>
              <m:t>A</m:t>
            </m:r>
          </m:e>
          <m:sup>
            <m:r>
              <m:rPr>
                <m:sty m:val="p"/>
              </m:rPr>
              <m:t>⊤</m:t>
            </m:r>
          </m:sup>
        </m:sSup>
      </m:oMath>
      <w:ins w:id="7934" w:author="PR Preview" w:date="2026-01-01T00:00:00Z">
        <w:r>
          <w:t xml:space="preserve"> </w:t>
        </w:r>
      </w:ins>
      <w:ins w:id="7935" w:author="PR Preview" w:date="2026-01-01T00:00:00Z">
        <w:r>
          <w:t xml:space="preserve">is column</w:t>
        </w:r>
      </w:ins>
      <w:ins w:id="7936" w:author="PR Preview" w:date="2026-01-01T00:00:00Z">
        <w:r>
          <w:t xml:space="preserve"> </w:t>
        </w:r>
      </w:ins>
      <m:oMath>
        <m:r>
          <m:t>i</m:t>
        </m:r>
      </m:oMath>
      <w:ins w:id="7937" w:author="PR Preview" w:date="2026-01-01T00:00:00Z">
        <w:r>
          <w:t xml:space="preserve"> </w:t>
        </w:r>
      </w:ins>
      <w:ins w:id="7938" w:author="PR Preview" w:date="2026-01-01T00:00:00Z">
        <w:r>
          <w:t xml:space="preserve">of</w:t>
        </w:r>
      </w:ins>
      <w:ins w:id="7939" w:author="PR Preview" w:date="2026-01-01T00:00:00Z">
        <w:r>
          <w:t xml:space="preserve"> </w:t>
        </w:r>
      </w:ins>
      <m:oMath>
        <m:r>
          <m:rPr>
            <m:sty m:val="bi"/>
          </m:rPr>
          <m:t>A</m:t>
        </m:r>
      </m:oMath>
      <w:ins w:id="7940" w:author="PR Preview" w:date="2026-01-01T00:00:00Z">
        <w:r>
          <w:t xml:space="preserve">,</w:t>
        </w:r>
      </w:ins>
      <w:ins w:id="7941" w:author="PR Preview" w:date="2026-01-01T00:00:00Z">
        <w:r>
          <w:t xml:space="preserve"> </w:t>
        </w:r>
      </w:ins>
      <w:ins w:id="7942" w:author="PR Preview" w:date="2026-01-01T00:00:00Z">
        <w:r>
          <w:t xml:space="preserve">so entry</w:t>
        </w:r>
      </w:ins>
      <w:ins w:id="7943" w:author="PR Preview" w:date="2026-01-01T00:00:00Z">
        <w:r>
          <w:t xml:space="preserve"> </w:t>
        </w:r>
      </w:ins>
      <m:oMath>
        <m:r>
          <m:rPr>
            <m:sty m:val="p"/>
          </m:rPr>
          <m:t>(</m:t>
        </m:r>
        <m:r>
          <m:t>i</m:t>
        </m:r>
        <m:r>
          <m:rPr>
            <m:sty m:val="p"/>
          </m:rPr>
          <m:t>,</m:t>
        </m:r>
        <m:r>
          <m:t>j</m:t>
        </m:r>
        <m:r>
          <m:rPr>
            <m:sty m:val="p"/>
          </m:rPr>
          <m:t>)</m:t>
        </m:r>
      </m:oMath>
      <w:ins w:id="7944" w:author="PR Preview" w:date="2026-01-01T00:00:00Z">
        <w:r>
          <w:t xml:space="preserve"> </w:t>
        </w:r>
      </w:ins>
      <w:ins w:id="7945" w:author="PR Preview" w:date="2026-01-01T00:00:00Z">
        <w:r>
          <w:t xml:space="preserve">of the Gram matrix is the dot product</w:t>
        </w:r>
      </w:ins>
      <w:ins w:id="7946" w:author="PR Preview" w:date="2026-01-01T00:00:00Z">
        <w:r>
          <w:t xml:space="preserve"> </w:t>
        </w:r>
      </w:ins>
      <w:ins w:id="7947" w:author="PR Preview" w:date="2026-01-01T00:00:00Z">
        <w:r>
          <w:t xml:space="preserve">$\mathord{\smash[b]{\underset{\raise.3ex\hbox{$\scriptstyle\sim$}}{a}}\vphantom{a}}_i \cdot \mathord{\smash[b]{\underset{\raise.3ex\hbox{$\scriptstyle\sim$}}{a}}\vphantom{a}}_j$</w:t>
        </w:r>
      </w:ins>
      <w:ins w:id="7948" w:author="PR Preview" w:date="2026-01-01T00:00:00Z">
        <w:r>
          <w:t xml:space="preserve">:</w:t>
        </w:r>
      </w:ins>
      <w:ins w:id="7949" w:author="PR Preview" w:date="2026-01-01T00:00:00Z">
        <w:r>
          <w:t xml:space="preserve"> </w:t>
        </w:r>
      </w:ins>
      <w:ins w:id="7950" w:author="PR Preview" w:date="2026-01-01T00:00:00Z">
        <w:r>
          <w:t xml:space="preserve">for instance,</w:t>
        </w:r>
      </w:ins>
    </w:p>
    <w:p>
      <w:pPr>
        <w:pStyle w:val="BodyText"/>
      </w:pPr>
      <w:ins w:id="7951" w:author="PR Preview" w:date="2026-01-01T00:00:00Z">
        <w:r>
          <w:t xml:space="preserve">$$
    \begin{aligned}
    \mathord{\smash[b]{\underset{\raise.3ex\hbox{$\scriptstyle\sim$}}{a}}\vphantom{a}}_1 \cdot \mathord{\smash[b]{\underset{\raise.3ex\hbox{$\scriptstyle\sim$}}{a}}\vphantom{a}}_2 &amp;= 0 + 1 + 0 \\
    &amp;= 1
    \end{aligned}
    $$</w:t>
        </w:r>
      </w:ins>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del w:id="7952" w:author="PR Preview" w:date="2026-01-01T00:00:00Z">
        <w:r>
          <w:rPr>
            <w:b/>
            <w:bCs/>
          </w:rPr>
          <w:delText xml:space="preserve">Theorem 36 (Entries and symmetry of a Gram matrix)</w:delText>
        </w:r>
      </w:del>
      <w:del w:id="7953" w:author="PR Preview" w:date="2026-01-01T00:00:00Z">
        <w:r>
          <w:delText xml:space="preserve"> </w:delText>
        </w:r>
      </w:del>
      <w:del w:id="7954" w:author="PR Preview" w:date="2026-01-01T00:00:00Z">
        <w:r>
          <w:delText xml:space="preserve">Let</w:delText>
        </w:r>
      </w:del>
      <w:del w:id="7955" w:author="PR Preview" w:date="2026-01-01T00:00:00Z">
        <w:r>
          <w:delText xml:space="preserve"> </w:delText>
        </w:r>
      </w:del>
      <m:oMath>
        <m:r>
          <m:rPr>
            <m:sty m:val="bi"/>
          </m:rPr>
          <m:t>A</m:t>
        </m:r>
      </m:oMath>
      <w:del w:id="7956" w:author="PR Preview" w:date="2026-01-01T00:00:00Z">
        <w:r>
          <w:delText xml:space="preserve"> </w:delText>
        </w:r>
      </w:del>
      <w:del w:id="7957" w:author="PR Preview" w:date="2026-01-01T00:00:00Z">
        <w:r>
          <w:delText xml:space="preserve">be an</w:delText>
        </w:r>
      </w:del>
      <w:del w:id="7958" w:author="PR Preview" w:date="2026-01-01T00:00:00Z">
        <w:r>
          <w:delText xml:space="preserve"> </w:delText>
        </w:r>
      </w:del>
      <m:oMath>
        <m:r>
          <m:t>m</m:t>
        </m:r>
        <m:r>
          <m:rPr>
            <m:sty m:val="p"/>
          </m:rPr>
          <m:t>×</m:t>
        </m:r>
        <m:r>
          <m:t>n</m:t>
        </m:r>
      </m:oMath>
      <w:del w:id="7959" w:author="PR Preview" w:date="2026-01-01T00:00:00Z">
        <w:r>
          <w:delText xml:space="preserve"> </w:delText>
        </w:r>
      </w:del>
      <w:del w:id="7960" w:author="PR Preview" w:date="2026-01-01T00:00:00Z">
        <w:r>
          <w:delText xml:space="preserve">matrix with columns</w:delText>
        </w:r>
      </w:del>
      <w:del w:id="7961" w:author="PR Preview" w:date="2026-01-01T00:00:00Z">
        <w:r>
          <w:delText xml:space="preserve"> </w:delText>
        </w:r>
      </w:del>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del w:id="7962" w:author="PR Preview" w:date="2026-01-01T00:00:00Z">
        <w:r>
          <w:delText xml:space="preserve">,</w:delText>
        </w:r>
      </w:del>
      <w:del w:id="7963" w:author="PR Preview" w:date="2026-01-01T00:00:00Z">
        <w:r>
          <w:delText xml:space="preserve"> </w:delText>
        </w:r>
      </w:del>
      <w:del w:id="7964" w:author="PR Preview" w:date="2026-01-01T00:00:00Z">
        <w:r>
          <w:delText xml:space="preserve">and let</w:delText>
        </w:r>
      </w:del>
      <w:del w:id="7965" w:author="PR Preview" w:date="2026-01-01T00:00:00Z">
        <w:r>
          <w:delText xml:space="preserve"> </w:delText>
        </w:r>
      </w:del>
      <m:oMath>
        <m:r>
          <m:rPr>
            <m:sty m:val="bi"/>
          </m:rPr>
          <m:t>G</m:t>
        </m:r>
        <m:r>
          <m:rPr>
            <m:sty m:val="p"/>
          </m:rPr>
          <m:t>=</m:t>
        </m:r>
        <m:sSup>
          <m:e>
            <m:r>
              <m:rPr>
                <m:sty m:val="bi"/>
              </m:rPr>
              <m:t>A</m:t>
            </m:r>
          </m:e>
          <m:sup>
            <m:r>
              <m:rPr>
                <m:sty m:val="p"/>
              </m:rPr>
              <m:t>⊤</m:t>
            </m:r>
          </m:sup>
        </m:sSup>
        <m:r>
          <m:rPr>
            <m:sty m:val="bi"/>
          </m:rPr>
          <m:t>A</m:t>
        </m:r>
      </m:oMath>
      <w:del w:id="7966" w:author="PR Preview" w:date="2026-01-01T00:00:00Z">
        <w:r>
          <w:delText xml:space="preserve"> </w:delText>
        </w:r>
      </w:del>
      <w:del w:id="7967" w:author="PR Preview" w:date="2026-01-01T00:00:00Z">
        <w:r>
          <w:delText xml:space="preserve">(</w:delText>
        </w:r>
      </w:del>
      <w:hyperlink w:anchor="def-gram-matrix">
        <w:del w:id="7968" w:author="PR Preview" w:date="2026-01-01T00:00:00Z">
          <w:r>
            <w:rPr>
              <w:rStyle w:val="Hyperlink"/>
            </w:rPr>
            <w:delText xml:space="preserve">Definition 57</w:delText>
          </w:r>
        </w:del>
      </w:hyperlink>
      <w:del w:id="7969" w:author="PR Preview" w:date="2026-01-01T00:00:00Z">
        <w:r>
          <w:delText xml:space="preserve">).</w:delText>
        </w:r>
      </w:del>
    </w:p>
    <w:p>
      <w:pPr>
        <w:pStyle w:val="Compact"/>
        <w:numPr>
          <w:ilvl w:val="0"/>
          <w:numId w:val="1027"/>
        </w:numPr>
      </w:pPr>
      <w:del w:id="7970" w:author="PR Preview" w:date="2026-01-01T00:00:00Z">
        <w:r>
          <w:delText xml:space="preserve">Entry</w:delText>
        </w:r>
      </w:del>
      <w:del w:id="7971" w:author="PR Preview" w:date="2026-01-01T00:00:00Z">
        <w:r>
          <w:delText xml:space="preserve"> </w:delText>
        </w:r>
      </w:del>
      <m:oMath>
        <m:r>
          <m:rPr>
            <m:sty m:val="p"/>
          </m:rPr>
          <m:t>(</m:t>
        </m:r>
        <m:r>
          <m:t>i</m:t>
        </m:r>
        <m:r>
          <m:rPr>
            <m:sty m:val="p"/>
          </m:rPr>
          <m:t>,</m:t>
        </m:r>
        <m:r>
          <m:t>j</m:t>
        </m:r>
        <m:r>
          <m:rPr>
            <m:sty m:val="p"/>
          </m:rPr>
          <m:t>)</m:t>
        </m:r>
      </m:oMath>
      <w:del w:id="7972" w:author="PR Preview" w:date="2026-01-01T00:00:00Z">
        <w:r>
          <w:delText xml:space="preserve"> </w:delText>
        </w:r>
      </w:del>
      <w:del w:id="7973" w:author="PR Preview" w:date="2026-01-01T00:00:00Z">
        <w:r>
          <w:delText xml:space="preserve">of</w:delText>
        </w:r>
      </w:del>
      <w:del w:id="7974" w:author="PR Preview" w:date="2026-01-01T00:00:00Z">
        <w:r>
          <w:delText xml:space="preserve"> </w:delText>
        </w:r>
      </w:del>
      <m:oMath>
        <m:r>
          <m:rPr>
            <m:sty m:val="bi"/>
          </m:rPr>
          <m:t>G</m:t>
        </m:r>
      </m:oMath>
      <w:del w:id="7975" w:author="PR Preview" w:date="2026-01-01T00:00:00Z">
        <w:r>
          <w:delText xml:space="preserve"> </w:delText>
        </w:r>
      </w:del>
      <w:del w:id="7976" w:author="PR Preview" w:date="2026-01-01T00:00:00Z">
        <w:r>
          <w:delText xml:space="preserve">is</w:delText>
        </w:r>
      </w:del>
      <w:del w:id="7977" w:author="PR Preview" w:date="2026-01-01T00:00:00Z">
        <w:r>
          <w:delText xml:space="preserve"> </w:delText>
        </w:r>
      </w:del>
      <m:oMath>
        <m:sSub>
          <m:e>
            <m:limLow>
              <m:e>
                <m:r>
                  <m:t>a</m:t>
                </m:r>
              </m:e>
              <m:lim>
                <m:r>
                  <m:rPr>
                    <m:sty m:val="p"/>
                  </m:rPr>
                  <m:t>∼</m:t>
                </m:r>
              </m:lim>
            </m:limLow>
          </m:e>
          <m:sub>
            <m:r>
              <m:t>i</m:t>
            </m:r>
          </m:sub>
        </m:sSub>
        <m:r>
          <m:rPr>
            <m:sty m:val="p"/>
          </m:rPr>
          <m:t>⋅</m:t>
        </m:r>
        <m:sSub>
          <m:e>
            <m:limLow>
              <m:e>
                <m:r>
                  <m:t>a</m:t>
                </m:r>
              </m:e>
              <m:lim>
                <m:r>
                  <m:rPr>
                    <m:sty m:val="p"/>
                  </m:rPr>
                  <m:t>∼</m:t>
                </m:r>
              </m:lim>
            </m:limLow>
          </m:e>
          <m:sub>
            <m:r>
              <m:t>j</m:t>
            </m:r>
          </m:sub>
        </m:sSub>
      </m:oMath>
      <w:del w:id="7978" w:author="PR Preview" w:date="2026-01-01T00:00:00Z">
        <w:r>
          <w:delText xml:space="preserve">.</w:delText>
        </w:r>
      </w:del>
    </w:p>
    <w:p>
      <w:pPr>
        <w:pStyle w:val="BodyText"/>
      </w:pPr>
      <w:ins w:id="7979" w:author="PR Preview" w:date="2026-01-01T00:00:00Z">
        <w:r>
          <w:rPr>
            <w:b/>
            <w:bCs/>
          </w:rPr>
          <w:t xml:space="preserve">Theorem 36 (Entries and symmetry of a Gram matrix)</w:t>
        </w:r>
      </w:ins>
      <w:ins w:id="7980" w:author="PR Preview" w:date="2026-01-01T00:00:00Z">
        <w:r>
          <w:t xml:space="preserve"> </w:t>
        </w:r>
      </w:ins>
      <w:ins w:id="7981" w:author="PR Preview" w:date="2026-01-01T00:00:00Z">
        <w:r>
          <w:t xml:space="preserve">Let</w:t>
        </w:r>
      </w:ins>
      <w:ins w:id="7982" w:author="PR Preview" w:date="2026-01-01T00:00:00Z">
        <w:r>
          <w:t xml:space="preserve"> </w:t>
        </w:r>
      </w:ins>
      <m:oMath>
        <m:r>
          <m:rPr>
            <m:sty m:val="bi"/>
          </m:rPr>
          <m:t>A</m:t>
        </m:r>
      </m:oMath>
      <w:ins w:id="7983" w:author="PR Preview" w:date="2026-01-01T00:00:00Z">
        <w:r>
          <w:t xml:space="preserve"> </w:t>
        </w:r>
      </w:ins>
      <w:ins w:id="7984" w:author="PR Preview" w:date="2026-01-01T00:00:00Z">
        <w:r>
          <w:t xml:space="preserve">be an</w:t>
        </w:r>
      </w:ins>
      <w:ins w:id="7985" w:author="PR Preview" w:date="2026-01-01T00:00:00Z">
        <w:r>
          <w:t xml:space="preserve"> </w:t>
        </w:r>
      </w:ins>
      <m:oMath>
        <m:r>
          <m:t>m</m:t>
        </m:r>
        <m:r>
          <m:rPr>
            <m:sty m:val="p"/>
          </m:rPr>
          <m:t>×</m:t>
        </m:r>
        <m:r>
          <m:t>n</m:t>
        </m:r>
      </m:oMath>
      <w:ins w:id="7986" w:author="PR Preview" w:date="2026-01-01T00:00:00Z">
        <w:r>
          <w:t xml:space="preserve"> </w:t>
        </w:r>
      </w:ins>
      <w:ins w:id="7987" w:author="PR Preview" w:date="2026-01-01T00:00:00Z">
        <w:r>
          <w:t xml:space="preserve">matrix with columns</w:t>
        </w:r>
      </w:ins>
      <w:ins w:id="7988" w:author="PR Preview" w:date="2026-01-01T00:00:00Z">
        <w:r>
          <w:t xml:space="preserve"> </w:t>
        </w:r>
      </w:ins>
      <w:ins w:id="7989" w:author="PR Preview" w:date="2026-01-01T00:00:00Z">
        <w:r>
          <w:t xml:space="preserve">$\mathord{\smash[b]{\underset{\raise.3ex\hbox{$\scriptstyle\sim$}}{a}}\vphantom{a}}_1, \ldots, \mathord{\smash[b]{\underset{\raise.3ex\hbox{$\scriptstyle\sim$}}{a}}\vphantom{a}}_n$</w:t>
        </w:r>
      </w:ins>
      <w:ins w:id="7990" w:author="PR Preview" w:date="2026-01-01T00:00:00Z">
        <w:r>
          <w:t xml:space="preserve">,</w:t>
        </w:r>
      </w:ins>
      <w:ins w:id="7991" w:author="PR Preview" w:date="2026-01-01T00:00:00Z">
        <w:r>
          <w:t xml:space="preserve"> </w:t>
        </w:r>
      </w:ins>
      <w:ins w:id="7992" w:author="PR Preview" w:date="2026-01-01T00:00:00Z">
        <w:r>
          <w:t xml:space="preserve">and let</w:t>
        </w:r>
      </w:ins>
      <w:ins w:id="7993" w:author="PR Preview" w:date="2026-01-01T00:00:00Z">
        <w:r>
          <w:t xml:space="preserve"> </w:t>
        </w:r>
      </w:ins>
      <m:oMath>
        <m:r>
          <m:rPr>
            <m:sty m:val="bi"/>
          </m:rPr>
          <m:t>G</m:t>
        </m:r>
        <m:r>
          <m:rPr>
            <m:sty m:val="p"/>
          </m:rPr>
          <m:t>=</m:t>
        </m:r>
        <m:sSup>
          <m:e>
            <m:r>
              <m:rPr>
                <m:sty m:val="bi"/>
              </m:rPr>
              <m:t>A</m:t>
            </m:r>
          </m:e>
          <m:sup>
            <m:r>
              <m:rPr>
                <m:sty m:val="p"/>
              </m:rPr>
              <m:t>⊤</m:t>
            </m:r>
          </m:sup>
        </m:sSup>
        <m:r>
          <m:rPr>
            <m:sty m:val="bi"/>
          </m:rPr>
          <m:t>A</m:t>
        </m:r>
      </m:oMath>
      <w:ins w:id="7994" w:author="PR Preview" w:date="2026-01-01T00:00:00Z">
        <w:r>
          <w:t xml:space="preserve"> </w:t>
        </w:r>
      </w:ins>
      <w:ins w:id="7995" w:author="PR Preview" w:date="2026-01-01T00:00:00Z">
        <w:r>
          <w:t xml:space="preserve">(</w:t>
        </w:r>
      </w:ins>
      <w:hyperlink w:anchor="def-gram-matrix">
        <w:ins w:id="7996" w:author="PR Preview" w:date="2026-01-01T00:00:00Z">
          <w:r>
            <w:rPr>
              <w:rStyle w:val="Hyperlink"/>
            </w:rPr>
            <w:t xml:space="preserve">Definition 57</w:t>
          </w:r>
        </w:ins>
      </w:hyperlink>
      <w:ins w:id="7997" w:author="PR Preview" w:date="2026-01-01T00:00:00Z">
        <w:r>
          <w:t xml:space="preserve">).</w:t>
        </w:r>
      </w:ins>
    </w:p>
    <w:p>
      <w:pPr>
        <w:pStyle w:val="Compact"/>
        <w:numPr>
          <w:ilvl w:val="0"/>
          <w:numId w:val="1027"/>
        </w:numPr>
      </w:pPr>
      <w:ins w:id="7998" w:author="PR Preview" w:date="2026-01-01T00:00:00Z">
        <w:r>
          <w:t xml:space="preserve">Entry</w:t>
        </w:r>
      </w:ins>
      <w:ins w:id="7999" w:author="PR Preview" w:date="2026-01-01T00:00:00Z">
        <w:r>
          <w:t xml:space="preserve"> </w:t>
        </w:r>
      </w:ins>
      <m:oMath>
        <m:r>
          <m:rPr>
            <m:sty m:val="p"/>
          </m:rPr>
          <m:t>(</m:t>
        </m:r>
        <m:r>
          <m:t>i</m:t>
        </m:r>
        <m:r>
          <m:rPr>
            <m:sty m:val="p"/>
          </m:rPr>
          <m:t>,</m:t>
        </m:r>
        <m:r>
          <m:t>j</m:t>
        </m:r>
        <m:r>
          <m:rPr>
            <m:sty m:val="p"/>
          </m:rPr>
          <m:t>)</m:t>
        </m:r>
      </m:oMath>
      <w:ins w:id="8000" w:author="PR Preview" w:date="2026-01-01T00:00:00Z">
        <w:r>
          <w:t xml:space="preserve"> </w:t>
        </w:r>
      </w:ins>
      <w:ins w:id="8001" w:author="PR Preview" w:date="2026-01-01T00:00:00Z">
        <w:r>
          <w:t xml:space="preserve">of</w:t>
        </w:r>
      </w:ins>
      <w:ins w:id="8002" w:author="PR Preview" w:date="2026-01-01T00:00:00Z">
        <w:r>
          <w:t xml:space="preserve"> </w:t>
        </w:r>
      </w:ins>
      <m:oMath>
        <m:r>
          <m:rPr>
            <m:sty m:val="bi"/>
          </m:rPr>
          <m:t>G</m:t>
        </m:r>
      </m:oMath>
      <w:ins w:id="8003" w:author="PR Preview" w:date="2026-01-01T00:00:00Z">
        <w:r>
          <w:t xml:space="preserve"> </w:t>
        </w:r>
      </w:ins>
      <w:ins w:id="8004" w:author="PR Preview" w:date="2026-01-01T00:00:00Z">
        <w:r>
          <w:t xml:space="preserve">is</w:t>
        </w:r>
      </w:ins>
      <w:ins w:id="8005" w:author="PR Preview" w:date="2026-01-01T00:00:00Z">
        <w:r>
          <w:t xml:space="preserve"> </w:t>
        </w:r>
      </w:ins>
      <w:ins w:id="8006" w:author="PR Preview" w:date="2026-01-01T00:00:00Z">
        <w:r>
          <w:t xml:space="preserve">$\mathord{\smash[b]{\underset{\raise.3ex\hbox{$\scriptstyle\sim$}}{a}}\vphantom{a}}_i \cdot \mathord{\smash[b]{\underset{\raise.3ex\hbox{$\scriptstyle\sim$}}{a}}\vphantom{a}}_j$</w:t>
        </w:r>
      </w:ins>
      <w:ins w:id="8007" w:author="PR Preview" w:date="2026-01-01T00:00:00Z">
        <w:r>
          <w:t xml:space="preserve">.</w:t>
        </w:r>
      </w:ins>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limLow>
              <m:e>
                <m:r>
                  <m:t>x</m:t>
                </m:r>
              </m:e>
              <m:lim>
                <m:r>
                  <m:rPr>
                    <m:sty m:val="p"/>
                  </m:rPr>
                  <m:t>∼</m:t>
                </m:r>
              </m:lim>
            </m:limLow>
          </m:e>
          <m:sup>
            <m:r>
              <m:rPr>
                <m:sty m:val="p"/>
              </m:rPr>
              <m:t>⊤</m:t>
            </m:r>
          </m:sup>
        </m:sSup>
        <m:r>
          <m:rPr>
            <m:sty m:val="bi"/>
          </m:rPr>
          <m:t>G</m:t>
        </m:r>
        <m:limLow>
          <m:e>
            <m:r>
              <m:t>x</m:t>
            </m:r>
          </m:e>
          <m:lim>
            <m:r>
              <m:rPr>
                <m:sty m:val="p"/>
              </m:rPr>
              <m:t>∼</m:t>
            </m:r>
          </m:lim>
        </m:limLow>
        <m:r>
          <m:rPr>
            <m:sty m:val="p"/>
          </m:rPr>
          <m:t>=</m:t>
        </m:r>
        <m:r>
          <m:t>​</m:t>
        </m:r>
        <m:d>
          <m:dPr>
            <m:begChr m:val="∥"/>
            <m:sepChr m:val=""/>
            <m:endChr m:val="∥"/>
            <m:grow/>
          </m:dPr>
          <m:e>
            <m:r>
              <m:rPr>
                <m:sty m:val="bi"/>
              </m:rPr>
              <m:t>A</m:t>
            </m:r>
            <m:limLow>
              <m:e>
                <m:r>
                  <m:t>x</m:t>
                </m:r>
              </m:e>
              <m:lim>
                <m:r>
                  <m:rPr>
                    <m:sty m:val="p"/>
                  </m:rPr>
                  <m:t>∼</m:t>
                </m:r>
              </m:lim>
            </m:limLow>
          </m:e>
        </m:d>
        <m:sSup>
          <m:e>
            <m:r>
              <m:t>​</m:t>
            </m:r>
          </m:e>
          <m:sup>
            <m:r>
              <m:t>2</m:t>
            </m:r>
          </m:sup>
        </m:sSup>
        <m:r>
          <m:rPr>
            <m:sty m:val="p"/>
          </m:rPr>
          <m:t>≥</m:t>
        </m:r>
        <m:r>
          <m:t>0</m:t>
        </m:r>
      </m:oMath>
      <w:del w:id="8008" w:author="PR Preview" w:date="2026-01-01T00:00:00Z">
        <w:r>
          <w:delText xml:space="preserve"> </w:delText>
        </w:r>
      </w:del>
      <w:del w:id="8009" w:author="PR Preview" w:date="2026-01-01T00:00:00Z">
        <w:r>
          <w:delText xml:space="preserve">for every</w:delText>
        </w:r>
      </w:del>
      <w:del w:id="8010" w:author="PR Preview" w:date="2026-01-01T00:00:00Z">
        <w:r>
          <w:delText xml:space="preserve"> </w:delText>
        </w:r>
      </w:del>
      <m:oMath>
        <m:limLow>
          <m:e>
            <m:r>
              <m:t>x</m:t>
            </m:r>
          </m:e>
          <m:lim>
            <m:r>
              <m:rPr>
                <m:sty m:val="p"/>
              </m:rPr>
              <m:t>∼</m:t>
            </m:r>
          </m:lim>
        </m:limLow>
        <m:r>
          <m:rPr>
            <m:sty m:val="p"/>
          </m:rPr>
          <m:t>∈</m:t>
        </m:r>
        <m:sSup>
          <m:e>
            <m:r>
              <m:rPr>
                <m:scr m:val="double-struck"/>
                <m:sty m:val="p"/>
              </m:rPr>
              <m:t>R</m:t>
            </m:r>
          </m:e>
          <m:sup>
            <m:r>
              <m:t>n</m:t>
            </m:r>
          </m:sup>
        </m:sSup>
      </m:oMath>
      <w:del w:id="8011" w:author="PR Preview" w:date="2026-01-01T00:00:00Z">
        <w:r>
          <w:delText xml:space="preserve">,</w:delText>
        </w:r>
      </w:del>
      <w:del w:id="8012" w:author="PR Preview" w:date="2026-01-01T00:00:00Z">
        <w:r>
          <w:delText xml:space="preserve"> </w:delText>
        </w:r>
      </w:del>
      <w:del w:id="8013" w:author="PR Preview" w:date="2026-01-01T00:00:00Z">
        <w:r>
          <w:delText xml:space="preserve">so</w:delText>
        </w:r>
      </w:del>
      <w:del w:id="8014" w:author="PR Preview" w:date="2026-01-01T00:00:00Z">
        <w:r>
          <w:delText xml:space="preserve"> </w:delText>
        </w:r>
      </w:del>
      <m:oMath>
        <m:r>
          <m:rPr>
            <m:sty m:val="bi"/>
          </m:rPr>
          <m:t>G</m:t>
        </m:r>
      </m:oMath>
      <w:del w:id="8015" w:author="PR Preview" w:date="2026-01-01T00:00:00Z">
        <w:r>
          <w:delText xml:space="preserve"> </w:delText>
        </w:r>
      </w:del>
      <w:del w:id="8016" w:author="PR Preview" w:date="2026-01-01T00:00:00Z">
        <w:r>
          <w:delText xml:space="preserve">is</w:delText>
        </w:r>
      </w:del>
      <w:del w:id="8017" w:author="PR Preview" w:date="2026-01-01T00:00:00Z">
        <w:r>
          <w:delText xml:space="preserve"> </w:delText>
        </w:r>
      </w:del>
      <w:hyperlink w:anchor="def-positive-semidefinite">
        <w:del w:id="8018" w:author="PR Preview" w:date="2026-01-01T00:00:00Z">
          <w:r>
            <w:rPr>
              <w:rStyle w:val="Hyperlink"/>
            </w:rPr>
            <w:delText xml:space="preserve">positive semidefinite</w:delText>
          </w:r>
        </w:del>
      </w:hyperlink>
      <w:del w:id="8019" w:author="PR Preview" w:date="2026-01-01T00:00:00Z">
        <w:r>
          <w:delText xml:space="preserve">.</w:delText>
        </w:r>
      </w:del>
    </w:p>
    <w:p>
      <w:pPr>
        <w:pStyle w:val="FirstParagraph"/>
      </w:pPr>
      <w:del w:id="8020" w:author="PR Preview" w:date="2026-01-01T00:00:00Z">
        <w:r>
          <w:rPr>
            <w:i/>
            <w:iCs/>
          </w:rPr>
          <w:delText xml:space="preserve">Proof</w:delText>
        </w:r>
      </w:del>
      <w:del w:id="8021" w:author="PR Preview" w:date="2026-01-01T00:00:00Z">
        <w:r>
          <w:delText xml:space="preserve">. </w:delText>
        </w:r>
      </w:del>
      <w:del w:id="8022" w:author="PR Preview" w:date="2026-01-01T00:00:00Z">
        <w:r>
          <w:rPr>
            <w:b/>
            <w:bCs/>
          </w:rPr>
          <w:delText xml:space="preserve">Entries.</w:delText>
        </w:r>
      </w:del>
      <w:del w:id="8023" w:author="PR Preview" w:date="2026-01-01T00:00:00Z">
        <w:r>
          <w:delText xml:space="preserve"> </w:delText>
        </w:r>
      </w:del>
      <w:del w:id="8024" w:author="PR Preview" w:date="2026-01-01T00:00:00Z">
        <w:r>
          <w:delText xml:space="preserve">Row</w:delText>
        </w:r>
      </w:del>
      <w:del w:id="8025" w:author="PR Preview" w:date="2026-01-01T00:00:00Z">
        <w:r>
          <w:delText xml:space="preserve"> </w:delText>
        </w:r>
      </w:del>
      <m:oMath>
        <m:r>
          <m:t>i</m:t>
        </m:r>
      </m:oMath>
      <w:del w:id="8026" w:author="PR Preview" w:date="2026-01-01T00:00:00Z">
        <w:r>
          <w:delText xml:space="preserve"> </w:delText>
        </w:r>
      </w:del>
      <w:del w:id="8027" w:author="PR Preview" w:date="2026-01-01T00:00:00Z">
        <w:r>
          <w:delText xml:space="preserve">of</w:delText>
        </w:r>
      </w:del>
      <w:del w:id="8028" w:author="PR Preview" w:date="2026-01-01T00:00:00Z">
        <w:r>
          <w:delText xml:space="preserve"> </w:delText>
        </w:r>
      </w:del>
      <m:oMath>
        <m:sSup>
          <m:e>
            <m:r>
              <m:rPr>
                <m:sty m:val="bi"/>
              </m:rPr>
              <m:t>A</m:t>
            </m:r>
          </m:e>
          <m:sup>
            <m:r>
              <m:rPr>
                <m:sty m:val="p"/>
              </m:rPr>
              <m:t>⊤</m:t>
            </m:r>
          </m:sup>
        </m:sSup>
      </m:oMath>
      <w:del w:id="8029" w:author="PR Preview" w:date="2026-01-01T00:00:00Z">
        <w:r>
          <w:delText xml:space="preserve"> </w:delText>
        </w:r>
      </w:del>
      <w:del w:id="8030" w:author="PR Preview" w:date="2026-01-01T00:00:00Z">
        <w:r>
          <w:delText xml:space="preserve">is</w:delText>
        </w:r>
      </w:del>
      <w:del w:id="8031" w:author="PR Preview" w:date="2026-01-01T00:00:00Z">
        <w:r>
          <w:delText xml:space="preserve"> </w:delText>
        </w:r>
      </w:del>
      <m:oMath>
        <m:sSup>
          <m:e>
            <m:sSub>
              <m:e>
                <m:limLow>
                  <m:e>
                    <m:r>
                      <m:t>a</m:t>
                    </m:r>
                  </m:e>
                  <m:lim>
                    <m:r>
                      <m:rPr>
                        <m:sty m:val="p"/>
                      </m:rPr>
                      <m:t>∼</m:t>
                    </m:r>
                  </m:lim>
                </m:limLow>
              </m:e>
              <m:sub>
                <m:r>
                  <m:t>i</m:t>
                </m:r>
              </m:sub>
            </m:sSub>
          </m:e>
          <m:sup>
            <m:r>
              <m:rPr>
                <m:sty m:val="p"/>
              </m:rPr>
              <m:t>⊤</m:t>
            </m:r>
          </m:sup>
        </m:sSup>
      </m:oMath>
      <w:del w:id="8032" w:author="PR Preview" w:date="2026-01-01T00:00:00Z">
        <w:r>
          <w:delText xml:space="preserve">,</w:delText>
        </w:r>
      </w:del>
      <w:del w:id="8033" w:author="PR Preview" w:date="2026-01-01T00:00:00Z">
        <w:r>
          <w:delText xml:space="preserve"> </w:delText>
        </w:r>
      </w:del>
      <w:del w:id="8034" w:author="PR Preview" w:date="2026-01-01T00:00:00Z">
        <w:r>
          <w:delText xml:space="preserve">so entry</w:delText>
        </w:r>
      </w:del>
      <w:del w:id="8035" w:author="PR Preview" w:date="2026-01-01T00:00:00Z">
        <w:r>
          <w:delText xml:space="preserve"> </w:delText>
        </w:r>
      </w:del>
      <m:oMath>
        <m:r>
          <m:rPr>
            <m:sty m:val="p"/>
          </m:rPr>
          <m:t>(</m:t>
        </m:r>
        <m:r>
          <m:t>i</m:t>
        </m:r>
        <m:r>
          <m:rPr>
            <m:sty m:val="p"/>
          </m:rPr>
          <m:t>,</m:t>
        </m:r>
        <m:r>
          <m:t>j</m:t>
        </m:r>
        <m:r>
          <m:rPr>
            <m:sty m:val="p"/>
          </m:rPr>
          <m:t>)</m:t>
        </m:r>
      </m:oMath>
      <w:del w:id="8036" w:author="PR Preview" w:date="2026-01-01T00:00:00Z">
        <w:r>
          <w:delText xml:space="preserve"> </w:delText>
        </w:r>
      </w:del>
      <w:del w:id="8037" w:author="PR Preview" w:date="2026-01-01T00:00:00Z">
        <w:r>
          <w:delText xml:space="preserve">of</w:delText>
        </w:r>
      </w:del>
      <w:del w:id="8038" w:author="PR Preview" w:date="2026-01-01T00:00:00Z">
        <w:r>
          <w:delText xml:space="preserve"> </w:delText>
        </w:r>
      </w:del>
      <m:oMath>
        <m:sSup>
          <m:e>
            <m:r>
              <m:rPr>
                <m:sty m:val="bi"/>
              </m:rPr>
              <m:t>A</m:t>
            </m:r>
          </m:e>
          <m:sup>
            <m:r>
              <m:rPr>
                <m:sty m:val="p"/>
              </m:rPr>
              <m:t>⊤</m:t>
            </m:r>
          </m:sup>
        </m:sSup>
        <m:r>
          <m:rPr>
            <m:sty m:val="bi"/>
          </m:rPr>
          <m:t>A</m:t>
        </m:r>
      </m:oMath>
      <w:del w:id="8039" w:author="PR Preview" w:date="2026-01-01T00:00:00Z">
        <w:r>
          <w:delText xml:space="preserve"> </w:delText>
        </w:r>
      </w:del>
      <w:del w:id="8040" w:author="PR Preview" w:date="2026-01-01T00:00:00Z">
        <w:r>
          <w:delText xml:space="preserve">is the dot product of that row with column</w:delText>
        </w:r>
      </w:del>
      <w:del w:id="8041" w:author="PR Preview" w:date="2026-01-01T00:00:00Z">
        <w:r>
          <w:delText xml:space="preserve"> </w:delText>
        </w:r>
      </w:del>
      <m:oMath>
        <m:r>
          <m:t>j</m:t>
        </m:r>
      </m:oMath>
      <w:del w:id="8042" w:author="PR Preview" w:date="2026-01-01T00:00:00Z">
        <w:r>
          <w:delText xml:space="preserve"> </w:delText>
        </w:r>
      </w:del>
      <w:del w:id="8043" w:author="PR Preview" w:date="2026-01-01T00:00:00Z">
        <w:r>
          <w:delText xml:space="preserve">of</w:delText>
        </w:r>
      </w:del>
      <w:del w:id="8044" w:author="PR Preview" w:date="2026-01-01T00:00:00Z">
        <w:r>
          <w:delText xml:space="preserve"> </w:delText>
        </w:r>
      </w:del>
      <m:oMath>
        <m:r>
          <m:rPr>
            <m:sty m:val="bi"/>
          </m:rPr>
          <m:t>A</m:t>
        </m:r>
      </m:oMath>
      <w:del w:id="8045" w:author="PR Preview" w:date="2026-01-01T00:00:00Z">
        <w:r>
          <w:delText xml:space="preserve">,</w:delText>
        </w:r>
      </w:del>
      <w:del w:id="8046" w:author="PR Preview" w:date="2026-01-01T00:00:00Z">
        <w:r>
          <w:delText xml:space="preserve"> </w:delText>
        </w:r>
      </w:del>
      <w:del w:id="8047" w:author="PR Preview" w:date="2026-01-01T00:00:00Z">
        <w:r>
          <w:delText xml:space="preserve">namely</w:delText>
        </w:r>
      </w:del>
      <w:del w:id="8048" w:author="PR Preview" w:date="2026-01-01T00:00:00Z">
        <w:r>
          <w:delText xml:space="preserve"> </w:delText>
        </w:r>
      </w:del>
      <m:oMath>
        <m:sSup>
          <m:e>
            <m:sSub>
              <m:e>
                <m:limLow>
                  <m:e>
                    <m:r>
                      <m:t>a</m:t>
                    </m:r>
                  </m:e>
                  <m:lim>
                    <m:r>
                      <m:rPr>
                        <m:sty m:val="p"/>
                      </m:rPr>
                      <m:t>∼</m:t>
                    </m:r>
                  </m:lim>
                </m:limLow>
              </m:e>
              <m:sub>
                <m:r>
                  <m:t>i</m:t>
                </m:r>
              </m:sub>
            </m:sSub>
          </m:e>
          <m:sup>
            <m:r>
              <m:rPr>
                <m:sty m:val="p"/>
              </m:rPr>
              <m:t>⊤</m:t>
            </m:r>
          </m:sup>
        </m:sSup>
        <m:sSub>
          <m:e>
            <m:limLow>
              <m:e>
                <m:r>
                  <m:t>a</m:t>
                </m:r>
              </m:e>
              <m:lim>
                <m:r>
                  <m:rPr>
                    <m:sty m:val="p"/>
                  </m:rPr>
                  <m:t>∼</m:t>
                </m:r>
              </m:lim>
            </m:limLow>
          </m:e>
          <m:sub>
            <m:r>
              <m:t>j</m:t>
            </m:r>
          </m:sub>
        </m:sSub>
        <m:r>
          <m:rPr>
            <m:sty m:val="p"/>
          </m:rPr>
          <m:t>=</m:t>
        </m:r>
        <m:sSub>
          <m:e>
            <m:limLow>
              <m:e>
                <m:r>
                  <m:t>a</m:t>
                </m:r>
              </m:e>
              <m:lim>
                <m:r>
                  <m:rPr>
                    <m:sty m:val="p"/>
                  </m:rPr>
                  <m:t>∼</m:t>
                </m:r>
              </m:lim>
            </m:limLow>
          </m:e>
          <m:sub>
            <m:r>
              <m:t>i</m:t>
            </m:r>
          </m:sub>
        </m:sSub>
        <m:r>
          <m:rPr>
            <m:sty m:val="p"/>
          </m:rPr>
          <m:t>⋅</m:t>
        </m:r>
        <m:sSub>
          <m:e>
            <m:limLow>
              <m:e>
                <m:r>
                  <m:t>a</m:t>
                </m:r>
              </m:e>
              <m:lim>
                <m:r>
                  <m:rPr>
                    <m:sty m:val="p"/>
                  </m:rPr>
                  <m:t>∼</m:t>
                </m:r>
              </m:lim>
            </m:limLow>
          </m:e>
          <m:sub>
            <m:r>
              <m:t>j</m:t>
            </m:r>
          </m:sub>
        </m:sSub>
      </m:oMath>
      <w:del w:id="8049" w:author="PR Preview" w:date="2026-01-01T00:00:00Z">
        <w:r>
          <w:delText xml:space="preserve">.</w:delText>
        </w:r>
      </w:del>
    </w:p>
    <w:p>
      <w:pPr>
        <w:pStyle w:val="Compact"/>
        <w:numPr>
          <w:ilvl w:val="0"/>
          <w:numId w:val="1027"/>
        </w:numPr>
      </w:pPr>
      <w:ins w:id="8050" w:author="PR Preview" w:date="2026-01-01T00:00:00Z">
        <w:r>
          <w:t xml:space="preserve">${\mathord{\smash[b]{\underset{\raise.3ex\hbox{$\scriptstyle\sim$}}{x}}\vphantom{x}}}^{\top} \mathbf{G} \mathord{\smash[b]{\underset{\raise.3ex\hbox{$\scriptstyle\sim$}}{x}}\vphantom{x}} = \mathopen{}\left\lVert\mathbf{A} \mathord{\smash[b]{\underset{\raise.3ex\hbox{$\scriptstyle\sim$}}{x}}\vphantom{x}}\right\rVert\mathclose{}^2 \ge 0$</w:t>
        </w:r>
      </w:ins>
      <w:ins w:id="8051" w:author="PR Preview" w:date="2026-01-01T00:00:00Z">
        <w:r>
          <w:t xml:space="preserve"> </w:t>
        </w:r>
      </w:ins>
      <w:ins w:id="8052" w:author="PR Preview" w:date="2026-01-01T00:00:00Z">
        <w:r>
          <w:t xml:space="preserve">for every</w:t>
        </w:r>
      </w:ins>
      <w:ins w:id="8053" w:author="PR Preview" w:date="2026-01-01T00:00:00Z">
        <w:r>
          <w:t xml:space="preserve"> </w:t>
        </w:r>
      </w:ins>
      <w:ins w:id="8054" w:author="PR Preview" w:date="2026-01-01T00:00:00Z">
        <w:r>
          <w:t xml:space="preserve">$\mathord{\smash[b]{\underset{\raise.3ex\hbox{$\scriptstyle\sim$}}{x}}\vphantom{x}}\in \mathbb{R}^n$</w:t>
        </w:r>
      </w:ins>
      <w:ins w:id="8055" w:author="PR Preview" w:date="2026-01-01T00:00:00Z">
        <w:r>
          <w:t xml:space="preserve">,</w:t>
        </w:r>
      </w:ins>
      <w:ins w:id="8056" w:author="PR Preview" w:date="2026-01-01T00:00:00Z">
        <w:r>
          <w:t xml:space="preserve"> </w:t>
        </w:r>
      </w:ins>
      <w:ins w:id="8057" w:author="PR Preview" w:date="2026-01-01T00:00:00Z">
        <w:r>
          <w:t xml:space="preserve">so</w:t>
        </w:r>
      </w:ins>
      <w:ins w:id="8058" w:author="PR Preview" w:date="2026-01-01T00:00:00Z">
        <w:r>
          <w:t xml:space="preserve"> </w:t>
        </w:r>
      </w:ins>
      <m:oMath>
        <m:r>
          <m:rPr>
            <m:sty m:val="bi"/>
          </m:rPr>
          <m:t>G</m:t>
        </m:r>
      </m:oMath>
      <w:ins w:id="8059" w:author="PR Preview" w:date="2026-01-01T00:00:00Z">
        <w:r>
          <w:t xml:space="preserve"> </w:t>
        </w:r>
      </w:ins>
      <w:ins w:id="8060" w:author="PR Preview" w:date="2026-01-01T00:00:00Z">
        <w:r>
          <w:t xml:space="preserve">is</w:t>
        </w:r>
      </w:ins>
      <w:ins w:id="8061" w:author="PR Preview" w:date="2026-01-01T00:00:00Z">
        <w:r>
          <w:t xml:space="preserve"> </w:t>
        </w:r>
      </w:ins>
      <w:hyperlink w:anchor="def-positive-semidefinite">
        <w:ins w:id="8062" w:author="PR Preview" w:date="2026-01-01T00:00:00Z">
          <w:r>
            <w:rPr>
              <w:rStyle w:val="Hyperlink"/>
            </w:rPr>
            <w:t xml:space="preserve">positive semidefinite</w:t>
          </w:r>
        </w:ins>
      </w:hyperlink>
      <w:ins w:id="8063" w:author="PR Preview" w:date="2026-01-01T00:00:00Z">
        <w:r>
          <w:t xml:space="preserve">.</w:t>
        </w:r>
      </w:ins>
    </w:p>
    <w:bookmarkEnd w:id="256"/>
    <w:p>
      <w:pPr>
        <w:pStyle w:val="FirstParagraph"/>
      </w:pPr>
      <w:ins w:id="8064" w:author="PR Preview" w:date="2026-01-01T00:00:00Z">
        <w:r>
          <w:rPr>
            <w:i/>
            <w:iCs/>
          </w:rPr>
          <w:t xml:space="preserve">Proof</w:t>
        </w:r>
      </w:ins>
      <w:ins w:id="8065" w:author="PR Preview" w:date="2026-01-01T00:00:00Z">
        <w:r>
          <w:t xml:space="preserve">. </w:t>
        </w:r>
      </w:ins>
      <w:ins w:id="8066" w:author="PR Preview" w:date="2026-01-01T00:00:00Z">
        <w:r>
          <w:rPr>
            <w:b/>
            <w:bCs/>
          </w:rPr>
          <w:t xml:space="preserve">Entries.</w:t>
        </w:r>
      </w:ins>
      <w:ins w:id="8067" w:author="PR Preview" w:date="2026-01-01T00:00:00Z">
        <w:r>
          <w:t xml:space="preserve"> </w:t>
        </w:r>
      </w:ins>
      <w:ins w:id="8068" w:author="PR Preview" w:date="2026-01-01T00:00:00Z">
        <w:r>
          <w:t xml:space="preserve">Row</w:t>
        </w:r>
      </w:ins>
      <w:ins w:id="8069" w:author="PR Preview" w:date="2026-01-01T00:00:00Z">
        <w:r>
          <w:t xml:space="preserve"> </w:t>
        </w:r>
      </w:ins>
      <m:oMath>
        <m:r>
          <m:t>i</m:t>
        </m:r>
      </m:oMath>
      <w:ins w:id="8070" w:author="PR Preview" w:date="2026-01-01T00:00:00Z">
        <w:r>
          <w:t xml:space="preserve"> </w:t>
        </w:r>
      </w:ins>
      <w:ins w:id="8071" w:author="PR Preview" w:date="2026-01-01T00:00:00Z">
        <w:r>
          <w:t xml:space="preserve">of</w:t>
        </w:r>
      </w:ins>
      <w:ins w:id="8072" w:author="PR Preview" w:date="2026-01-01T00:00:00Z">
        <w:r>
          <w:t xml:space="preserve"> </w:t>
        </w:r>
      </w:ins>
      <m:oMath>
        <m:sSup>
          <m:e>
            <m:r>
              <m:rPr>
                <m:sty m:val="bi"/>
              </m:rPr>
              <m:t>A</m:t>
            </m:r>
          </m:e>
          <m:sup>
            <m:r>
              <m:rPr>
                <m:sty m:val="p"/>
              </m:rPr>
              <m:t>⊤</m:t>
            </m:r>
          </m:sup>
        </m:sSup>
      </m:oMath>
      <w:ins w:id="8073" w:author="PR Preview" w:date="2026-01-01T00:00:00Z">
        <w:r>
          <w:t xml:space="preserve"> </w:t>
        </w:r>
      </w:ins>
      <w:ins w:id="8074" w:author="PR Preview" w:date="2026-01-01T00:00:00Z">
        <w:r>
          <w:t xml:space="preserve">is</w:t>
        </w:r>
      </w:ins>
      <w:ins w:id="8075" w:author="PR Preview" w:date="2026-01-01T00:00:00Z">
        <w:r>
          <w:t xml:space="preserve"> </w:t>
        </w:r>
      </w:ins>
      <w:ins w:id="8076" w:author="PR Preview" w:date="2026-01-01T00:00:00Z">
        <w:r>
          <w:t xml:space="preserve">${\mathord{\smash[b]{\underset{\raise.3ex\hbox{$\scriptstyle\sim$}}{a}}\vphantom{a}}_i}^{\top}$</w:t>
        </w:r>
      </w:ins>
      <w:ins w:id="8077" w:author="PR Preview" w:date="2026-01-01T00:00:00Z">
        <w:r>
          <w:t xml:space="preserve">,</w:t>
        </w:r>
      </w:ins>
      <w:ins w:id="8078" w:author="PR Preview" w:date="2026-01-01T00:00:00Z">
        <w:r>
          <w:t xml:space="preserve"> </w:t>
        </w:r>
      </w:ins>
      <w:ins w:id="8079" w:author="PR Preview" w:date="2026-01-01T00:00:00Z">
        <w:r>
          <w:t xml:space="preserve">so entry</w:t>
        </w:r>
      </w:ins>
      <w:ins w:id="8080" w:author="PR Preview" w:date="2026-01-01T00:00:00Z">
        <w:r>
          <w:t xml:space="preserve"> </w:t>
        </w:r>
      </w:ins>
      <m:oMath>
        <m:r>
          <m:rPr>
            <m:sty m:val="p"/>
          </m:rPr>
          <m:t>(</m:t>
        </m:r>
        <m:r>
          <m:t>i</m:t>
        </m:r>
        <m:r>
          <m:rPr>
            <m:sty m:val="p"/>
          </m:rPr>
          <m:t>,</m:t>
        </m:r>
        <m:r>
          <m:t>j</m:t>
        </m:r>
        <m:r>
          <m:rPr>
            <m:sty m:val="p"/>
          </m:rPr>
          <m:t>)</m:t>
        </m:r>
      </m:oMath>
      <w:ins w:id="8081" w:author="PR Preview" w:date="2026-01-01T00:00:00Z">
        <w:r>
          <w:t xml:space="preserve"> </w:t>
        </w:r>
      </w:ins>
      <w:ins w:id="8082" w:author="PR Preview" w:date="2026-01-01T00:00:00Z">
        <w:r>
          <w:t xml:space="preserve">of</w:t>
        </w:r>
      </w:ins>
      <w:ins w:id="8083" w:author="PR Preview" w:date="2026-01-01T00:00:00Z">
        <w:r>
          <w:t xml:space="preserve"> </w:t>
        </w:r>
      </w:ins>
      <m:oMath>
        <m:sSup>
          <m:e>
            <m:r>
              <m:rPr>
                <m:sty m:val="bi"/>
              </m:rPr>
              <m:t>A</m:t>
            </m:r>
          </m:e>
          <m:sup>
            <m:r>
              <m:rPr>
                <m:sty m:val="p"/>
              </m:rPr>
              <m:t>⊤</m:t>
            </m:r>
          </m:sup>
        </m:sSup>
        <m:r>
          <m:rPr>
            <m:sty m:val="bi"/>
          </m:rPr>
          <m:t>A</m:t>
        </m:r>
      </m:oMath>
      <w:ins w:id="8084" w:author="PR Preview" w:date="2026-01-01T00:00:00Z">
        <w:r>
          <w:t xml:space="preserve"> </w:t>
        </w:r>
      </w:ins>
      <w:ins w:id="8085" w:author="PR Preview" w:date="2026-01-01T00:00:00Z">
        <w:r>
          <w:t xml:space="preserve">is the dot product of that row with column</w:t>
        </w:r>
      </w:ins>
      <w:ins w:id="8086" w:author="PR Preview" w:date="2026-01-01T00:00:00Z">
        <w:r>
          <w:t xml:space="preserve"> </w:t>
        </w:r>
      </w:ins>
      <m:oMath>
        <m:r>
          <m:t>j</m:t>
        </m:r>
      </m:oMath>
      <w:ins w:id="8087" w:author="PR Preview" w:date="2026-01-01T00:00:00Z">
        <w:r>
          <w:t xml:space="preserve"> </w:t>
        </w:r>
      </w:ins>
      <w:ins w:id="8088" w:author="PR Preview" w:date="2026-01-01T00:00:00Z">
        <w:r>
          <w:t xml:space="preserve">of</w:t>
        </w:r>
      </w:ins>
      <w:ins w:id="8089" w:author="PR Preview" w:date="2026-01-01T00:00:00Z">
        <w:r>
          <w:t xml:space="preserve"> </w:t>
        </w:r>
      </w:ins>
      <m:oMath>
        <m:r>
          <m:rPr>
            <m:sty m:val="bi"/>
          </m:rPr>
          <m:t>A</m:t>
        </m:r>
      </m:oMath>
      <w:ins w:id="8090" w:author="PR Preview" w:date="2026-01-01T00:00:00Z">
        <w:r>
          <w:t xml:space="preserve">,</w:t>
        </w:r>
      </w:ins>
      <w:ins w:id="8091" w:author="PR Preview" w:date="2026-01-01T00:00:00Z">
        <w:r>
          <w:t xml:space="preserve"> </w:t>
        </w:r>
      </w:ins>
      <w:ins w:id="8092" w:author="PR Preview" w:date="2026-01-01T00:00:00Z">
        <w:r>
          <w:t xml:space="preserve">namely</w:t>
        </w:r>
      </w:ins>
      <w:ins w:id="8093" w:author="PR Preview" w:date="2026-01-01T00:00:00Z">
        <w:r>
          <w:t xml:space="preserve"> </w:t>
        </w:r>
      </w:ins>
      <w:ins w:id="8094" w:author="PR Preview" w:date="2026-01-01T00:00:00Z">
        <w:r>
          <w:t xml:space="preserve">${\mathord{\smash[b]{\underset{\raise.3ex\hbox{$\scriptstyle\sim$}}{a}}\vphantom{a}}_i}^{\top} \mathord{\smash[b]{\underset{\raise.3ex\hbox{$\scriptstyle\sim$}}{a}}\vphantom{a}}_j = \mathord{\smash[b]{\underset{\raise.3ex\hbox{$\scriptstyle\sim$}}{a}}\vphantom{a}}_i \cdot \mathord{\smash[b]{\underset{\raise.3ex\hbox{$\scriptstyle\sim$}}{a}}\vphantom{a}}_j$</w:t>
        </w:r>
      </w:ins>
      <w:ins w:id="8095" w:author="PR Preview" w:date="2026-01-01T00:00:00Z">
        <w:r>
          <w:t xml:space="preserve">.</w:t>
        </w:r>
      </w:ins>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limLow>
                    <m:e>
                      <m:r>
                        <m:t>a</m:t>
                      </m:r>
                    </m:e>
                    <m:lim>
                      <m:r>
                        <m:rPr>
                          <m:sty m:val="p"/>
                        </m:rPr>
                        <m:t>∼</m:t>
                      </m:r>
                    </m:lim>
                  </m:limLow>
                </m:e>
                <m:sub>
                  <m:r>
                    <m:t>i</m:t>
                  </m:r>
                </m:sub>
              </m:sSub>
              <m:r>
                <m:rPr>
                  <m:sty m:val="p"/>
                </m:rPr>
                <m:t>⋅</m:t>
              </m:r>
              <m:sSub>
                <m:e>
                  <m:limLow>
                    <m:e>
                      <m:r>
                        <m:t>a</m:t>
                      </m:r>
                    </m:e>
                    <m:lim>
                      <m:r>
                        <m:rPr>
                          <m:sty m:val="p"/>
                        </m:rPr>
                        <m:t>∼</m:t>
                      </m:r>
                    </m:lim>
                  </m:limLow>
                </m:e>
                <m:sub>
                  <m:r>
                    <m:t>j</m:t>
                  </m:r>
                </m:sub>
              </m:sSub>
            </m:e>
            <m:e>
              <m:r>
                <m:t>&amp;</m:t>
              </m:r>
              <m:r>
                <m:rPr>
                  <m:sty m:val="p"/>
                </m:rPr>
                <m:t>=</m:t>
              </m:r>
              <m:sSub>
                <m:e>
                  <m:limLow>
                    <m:e>
                      <m:r>
                        <m:t>a</m:t>
                      </m:r>
                    </m:e>
                    <m:lim>
                      <m:r>
                        <m:rPr>
                          <m:sty m:val="p"/>
                        </m:rPr>
                        <m:t>∼</m:t>
                      </m:r>
                    </m:lim>
                  </m:limLow>
                </m:e>
                <m:sub>
                  <m:r>
                    <m:t>j</m:t>
                  </m:r>
                </m:sub>
              </m:sSub>
              <m:r>
                <m:rPr>
                  <m:sty m:val="p"/>
                </m:rPr>
                <m:t>⋅</m:t>
              </m:r>
              <m:sSub>
                <m:e>
                  <m:limLow>
                    <m:e>
                      <m:r>
                        <m:t>a</m:t>
                      </m:r>
                    </m:e>
                    <m:lim>
                      <m:r>
                        <m:rPr>
                          <m:sty m:val="p"/>
                        </m:rPr>
                        <m:t>∼</m:t>
                      </m:r>
                    </m:lim>
                  </m:limLow>
                </m:e>
                <m:sub>
                  <m:r>
                    <m:t>i</m:t>
                  </m:r>
                </m:sub>
              </m:sSub>
            </m:e>
            <m:e>
              <m:r>
                <m:t>&amp;</m:t>
              </m:r>
              <m:r>
                <m:rPr>
                  <m:sty m:val="p"/>
                </m:rPr>
                <m:t>=</m:t>
              </m:r>
              <m:sSub>
                <m:e>
                  <m:r>
                    <m:t>g</m:t>
                  </m:r>
                </m:e>
                <m:sub>
                  <m:r>
                    <m:t>j</m:t>
                  </m:r>
                  <m:r>
                    <m:t>i</m:t>
                  </m:r>
                </m:sub>
              </m:sSub>
              <m:r>
                <m:rPr>
                  <m:sty m:val="p"/>
                </m:rPr>
                <m:t>.</m:t>
              </m:r>
            </m:e>
          </m:eqArr>
        </m:oMath>
      </m:oMathPara>
    </w:p>
    <w:p>
      <w:pPr>
        <w:pStyle w:val="FirstParagraph"/>
      </w:pPr>
      <w:del w:id="8096" w:author="PR Preview" w:date="2026-01-01T00:00:00Z">
        <w:r>
          <w:rPr>
            <w:b/>
            <w:bCs/>
          </w:rPr>
          <w:delText xml:space="preserve">Positive semidefiniteness.</w:delText>
        </w:r>
      </w:del>
      <w:del w:id="8097" w:author="PR Preview" w:date="2026-01-01T00:00:00Z">
        <w:r>
          <w:delText xml:space="preserve"> </w:delText>
        </w:r>
      </w:del>
      <w:del w:id="8098" w:author="PR Preview" w:date="2026-01-01T00:00:00Z">
        <w:r>
          <w:delText xml:space="preserve">For any</w:delText>
        </w:r>
      </w:del>
      <w:del w:id="8099" w:author="PR Preview" w:date="2026-01-01T00:00:00Z">
        <w:r>
          <w:delText xml:space="preserve"> </w:delText>
        </w:r>
      </w:del>
      <m:oMath>
        <m:limLow>
          <m:e>
            <m:r>
              <m:t>x</m:t>
            </m:r>
          </m:e>
          <m:lim>
            <m:r>
              <m:rPr>
                <m:sty m:val="p"/>
              </m:rPr>
              <m:t>∼</m:t>
            </m:r>
          </m:lim>
        </m:limLow>
      </m:oMath>
      <w:del w:id="8100" w:author="PR Preview" w:date="2026-01-01T00:00:00Z">
        <w:r>
          <w:delText xml:space="preserve">,</w:delText>
        </w:r>
      </w:del>
    </w:p>
    <w:p>
      <w:pPr>
        <w:pStyle w:val="BodyText"/>
      </w:pPr>
      <m:oMathPara>
        <m:oMathParaPr>
          <m:jc m:val="center"/>
        </m:oMathParaPr>
        <m:oMath>
          <m:eqArr>
            <m:e>
              <m:sSup>
                <m:e>
                  <m:limLow>
                    <m:e>
                      <m:r>
                        <m:t>x</m:t>
                      </m:r>
                    </m:e>
                    <m:lim>
                      <m:r>
                        <m:rPr>
                          <m:sty m:val="p"/>
                        </m:rPr>
                        <m:t>∼</m:t>
                      </m:r>
                    </m:lim>
                  </m:limLow>
                </m:e>
                <m:sup>
                  <m:r>
                    <m:rPr>
                      <m:sty m:val="p"/>
                    </m:rPr>
                    <m:t>⊤</m:t>
                  </m:r>
                </m:sup>
              </m:sSup>
              <m:r>
                <m:rPr>
                  <m:sty m:val="bi"/>
                </m:rPr>
                <m:t>G</m:t>
              </m:r>
              <m:limLow>
                <m:e>
                  <m:r>
                    <m:t>x</m:t>
                  </m:r>
                </m:e>
                <m:lim>
                  <m:r>
                    <m:rPr>
                      <m:sty m:val="p"/>
                    </m:rPr>
                    <m:t>∼</m:t>
                  </m:r>
                </m:lim>
              </m:limLow>
              <m:r>
                <m:t>&amp;</m:t>
              </m:r>
              <m:r>
                <m:rPr>
                  <m:sty m:val="p"/>
                </m:rPr>
                <m:t>=</m:t>
              </m:r>
              <m:sSup>
                <m:e>
                  <m:limLow>
                    <m:e>
                      <m:r>
                        <m:t>x</m:t>
                      </m:r>
                    </m:e>
                    <m:lim>
                      <m:r>
                        <m:rPr>
                          <m:sty m:val="p"/>
                        </m:rPr>
                        <m:t>∼</m:t>
                      </m:r>
                    </m:lim>
                  </m:limLow>
                </m:e>
                <m:sup>
                  <m:r>
                    <m:rPr>
                      <m:sty m:val="p"/>
                    </m:rPr>
                    <m:t>⊤</m:t>
                  </m:r>
                </m:sup>
              </m:sSup>
              <m:r>
                <m:t> </m:t>
              </m:r>
              <m:sSup>
                <m:e>
                  <m:r>
                    <m:rPr>
                      <m:sty m:val="bi"/>
                    </m:rPr>
                    <m:t>A</m:t>
                  </m:r>
                </m:e>
                <m:sup>
                  <m:r>
                    <m:rPr>
                      <m:sty m:val="p"/>
                    </m:rPr>
                    <m:t>⊤</m:t>
                  </m:r>
                </m:sup>
              </m:sSup>
              <m:r>
                <m:t> </m:t>
              </m:r>
              <m:r>
                <m:rPr>
                  <m:sty m:val="bi"/>
                </m:rPr>
                <m:t>A</m:t>
              </m:r>
              <m:limLow>
                <m:e>
                  <m:r>
                    <m:t>x</m:t>
                  </m:r>
                </m:e>
                <m:lim>
                  <m:r>
                    <m:rPr>
                      <m:sty m:val="p"/>
                    </m:rPr>
                    <m:t>∼</m:t>
                  </m:r>
                </m:lim>
              </m:limLow>
              <m:r>
                <m:t>&amp;</m:t>
              </m:r>
              <m:r>
                <m:t>&amp;</m:t>
              </m:r>
              <m:r>
                <m:rPr>
                  <m:nor/>
                  <m:sty m:val="p"/>
                </m:rPr>
                <m:t>(substitute </m:t>
              </m:r>
              <m:r>
                <m:rPr>
                  <m:sty m:val="bi"/>
                </m:rPr>
                <m:t>G</m:t>
              </m:r>
              <m:r>
                <m:rPr>
                  <m:nor/>
                  <m:sty m:val="p"/>
                </m:rPr>
                <m:t>)</m:t>
              </m:r>
            </m:e>
            <m:e>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limLow>
                    <m:e>
                      <m:r>
                        <m:t>x</m:t>
                      </m:r>
                    </m:e>
                    <m:lim>
                      <m:r>
                        <m:rPr>
                          <m:sty m:val="p"/>
                        </m:rPr>
                        <m:t>∼</m:t>
                      </m:r>
                    </m:lim>
                  </m:limLow>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p>
      <w:pPr>
        <w:pStyle w:val="FirstParagraph"/>
      </w:pPr>
      <w:del w:id="8101" w:author="PR Preview" w:date="2026-01-01T00:00:00Z">
        <w:r>
          <w:rPr>
            <w:b/>
            <w:bCs/>
          </w:rPr>
          <w:delText xml:space="preserve">Example 64 (Checking the properties on a small Gram matrix)</w:delText>
        </w:r>
      </w:del>
      <w:del w:id="8102" w:author="PR Preview" w:date="2026-01-01T00:00:00Z">
        <w:r>
          <w:delText xml:space="preserve"> </w:delText>
        </w:r>
      </w:del>
      <w:del w:id="8103" w:author="PR Preview" w:date="2026-01-01T00:00:00Z">
        <w:r>
          <w:delText xml:space="preserve">For</w:delText>
        </w:r>
      </w:del>
      <w:del w:id="8104" w:author="PR Preview" w:date="2026-01-01T00:00:00Z">
        <w:r>
          <w:delText xml:space="preserve"> </w:delText>
        </w:r>
      </w:del>
      <m:oMath>
        <m:r>
          <m:rPr>
            <m:sty m:val="bi"/>
          </m:rPr>
          <m:t>A</m:t>
        </m:r>
      </m:oMath>
      <w:del w:id="8105" w:author="PR Preview" w:date="2026-01-01T00:00:00Z">
        <w:r>
          <w:delText xml:space="preserve"> </w:delText>
        </w:r>
      </w:del>
      <w:del w:id="8106" w:author="PR Preview" w:date="2026-01-01T00:00:00Z">
        <w:r>
          <w:delText xml:space="preserve">in</w:delText>
        </w:r>
      </w:del>
      <w:del w:id="8107" w:author="PR Preview" w:date="2026-01-01T00:00:00Z">
        <w:r>
          <w:delText xml:space="preserve"> </w:delText>
        </w:r>
      </w:del>
      <w:hyperlink w:anchor="exm-gram-matrix">
        <w:del w:id="8108" w:author="PR Preview" w:date="2026-01-01T00:00:00Z">
          <w:r>
            <w:rPr>
              <w:rStyle w:val="Hyperlink"/>
            </w:rPr>
            <w:delText xml:space="preserve">Example 63</w:delText>
          </w:r>
        </w:del>
      </w:hyperlink>
      <w:del w:id="8109" w:author="PR Preview" w:date="2026-01-01T00:00:00Z">
        <w:r>
          <w:delText xml:space="preserve">,</w:delText>
        </w:r>
      </w:del>
      <w:del w:id="8110"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8111" w:author="PR Preview" w:date="2026-01-01T00:00:00Z">
        <w:r>
          <w:delText xml:space="preserve">.</w:delText>
        </w:r>
      </w:del>
      <w:del w:id="8112" w:author="PR Preview" w:date="2026-01-01T00:00:00Z">
        <w:r>
          <w:delText xml:space="preserve"> </w:delText>
        </w:r>
      </w:del>
      <w:del w:id="8113" w:author="PR Preview" w:date="2026-01-01T00:00:00Z">
        <w:r>
          <w:delText xml:space="preserve">It is symmetric:</w:delText>
        </w:r>
      </w:del>
      <w:del w:id="8114" w:author="PR Preview" w:date="2026-01-01T00:00:00Z">
        <w:r>
          <w:delText xml:space="preserve"> </w:delText>
        </w:r>
      </w:del>
      <m:oMath>
        <m:sSub>
          <m:e>
            <m:r>
              <m:t>g</m:t>
            </m:r>
          </m:e>
          <m:sub>
            <m:r>
              <m:t>12</m:t>
            </m:r>
          </m:sub>
        </m:sSub>
        <m:r>
          <m:rPr>
            <m:sty m:val="p"/>
          </m:rPr>
          <m:t>=</m:t>
        </m:r>
        <m:sSub>
          <m:e>
            <m:r>
              <m:t>g</m:t>
            </m:r>
          </m:e>
          <m:sub>
            <m:r>
              <m:t>21</m:t>
            </m:r>
          </m:sub>
        </m:sSub>
        <m:r>
          <m:rPr>
            <m:sty m:val="p"/>
          </m:rPr>
          <m:t>=</m:t>
        </m:r>
        <m:r>
          <m:t>1</m:t>
        </m:r>
      </m:oMath>
      <w:del w:id="8115" w:author="PR Preview" w:date="2026-01-01T00:00:00Z">
        <w:r>
          <w:delText xml:space="preserve">.</w:delText>
        </w:r>
      </w:del>
      <w:del w:id="8116" w:author="PR Preview" w:date="2026-01-01T00:00:00Z">
        <w:r>
          <w:delText xml:space="preserve"> </w:delText>
        </w:r>
      </w:del>
      <w:del w:id="8117" w:author="PR Preview" w:date="2026-01-01T00:00:00Z">
        <w:r>
          <w:delText xml:space="preserve">Take</w:delText>
        </w:r>
      </w:del>
      <w:del w:id="8118"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rPr>
            <m:sty m:val="p"/>
          </m:rPr>
          <m:t>−</m:t>
        </m:r>
        <m:r>
          <m:t>1</m:t>
        </m:r>
        <m:r>
          <m:rPr>
            <m:sty m:val="p"/>
          </m:rPr>
          <m:t>)</m:t>
        </m:r>
      </m:oMath>
      <w:del w:id="8119" w:author="PR Preview" w:date="2026-01-01T00:00:00Z">
        <w:r>
          <w:delText xml:space="preserve">. Then</w:delText>
        </w:r>
      </w:del>
    </w:p>
    <w:p>
      <w:pPr>
        <w:pStyle w:val="BodyText"/>
      </w:pPr>
      <m:oMathPara>
        <m:oMathParaPr>
          <m:jc m:val="center"/>
        </m:oMathParaPr>
        <m:oMath>
          <m:eqArr>
            <m:e>
              <m:sSup>
                <m:e>
                  <m:limLow>
                    <m:e>
                      <m:r>
                        <m:t>x</m:t>
                      </m:r>
                    </m:e>
                    <m:lim>
                      <m:r>
                        <m:rPr>
                          <m:sty m:val="p"/>
                        </m:rPr>
                        <m:t>∼</m:t>
                      </m:r>
                    </m:lim>
                  </m:limLow>
                </m:e>
                <m:sup>
                  <m:r>
                    <m:rPr>
                      <m:sty m:val="p"/>
                    </m:rPr>
                    <m:t>⊤</m:t>
                  </m:r>
                </m:sup>
              </m:sSup>
              <m:r>
                <m:rPr>
                  <m:sty m:val="bi"/>
                </m:rPr>
                <m:t>G</m:t>
              </m:r>
              <m:limLow>
                <m:e>
                  <m:r>
                    <m:t>x</m:t>
                  </m:r>
                </m:e>
                <m:lim>
                  <m:r>
                    <m:rPr>
                      <m:sty m:val="p"/>
                    </m:rPr>
                    <m:t>∼</m:t>
                  </m:r>
                </m:lim>
              </m:limLow>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limLow>
                <m:e>
                  <m:r>
                    <m:t>x</m:t>
                  </m:r>
                </m:e>
                <m:lim>
                  <m:r>
                    <m:rPr>
                      <m:sty m:val="p"/>
                    </m:rPr>
                    <m:t>∼</m:t>
                  </m:r>
                </m:lim>
              </m:limLow>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del w:id="8120" w:author="PR Preview" w:date="2026-01-01T00:00:00Z">
        <w:r>
          <w:delText xml:space="preserve">and</w:delText>
        </w:r>
      </w:del>
      <w:del w:id="8121" w:author="PR Preview" w:date="2026-01-01T00:00:00Z">
        <w:r>
          <w:delText xml:space="preserve"> </w:delText>
        </w:r>
      </w:del>
      <m:oMath>
        <m:r>
          <m:rPr>
            <m:sty m:val="bi"/>
          </m:rPr>
          <m:t>A</m:t>
        </m:r>
        <m:limLow>
          <m:e>
            <m:r>
              <m:t>x</m:t>
            </m:r>
          </m:e>
          <m:lim>
            <m:r>
              <m:rPr>
                <m:sty m:val="p"/>
              </m:rPr>
              <m:t>∼</m:t>
            </m:r>
          </m:lim>
        </m:limLow>
        <m:r>
          <m:rPr>
            <m:sty m:val="p"/>
          </m:rPr>
          <m:t>=</m:t>
        </m:r>
        <m:r>
          <m:rPr>
            <m:sty m:val="p"/>
          </m:rPr>
          <m:t>(</m:t>
        </m:r>
        <m:r>
          <m:t>1</m:t>
        </m:r>
        <m:r>
          <m:rPr>
            <m:sty m:val="p"/>
          </m:rPr>
          <m:t>,</m:t>
        </m:r>
        <m:r>
          <m:t>0</m:t>
        </m:r>
        <m:r>
          <m:rPr>
            <m:sty m:val="p"/>
          </m:rPr>
          <m:t>,</m:t>
        </m:r>
        <m:r>
          <m:rPr>
            <m:sty m:val="p"/>
          </m:rPr>
          <m:t>−</m:t>
        </m:r>
        <m:r>
          <m:t>1</m:t>
        </m:r>
        <m:r>
          <m:rPr>
            <m:sty m:val="p"/>
          </m:rPr>
          <m:t>)</m:t>
        </m:r>
      </m:oMath>
      <w:del w:id="8122" w:author="PR Preview" w:date="2026-01-01T00:00:00Z">
        <w:r>
          <w:delText xml:space="preserve"> </w:delText>
        </w:r>
      </w:del>
      <w:del w:id="8123" w:author="PR Preview" w:date="2026-01-01T00:00:00Z">
        <w:r>
          <w:delText xml:space="preserve">has</w:delText>
        </w:r>
      </w:del>
      <w:del w:id="8124" w:author="PR Preview" w:date="2026-01-01T00:00:00Z">
        <w:r>
          <w:delText xml:space="preserve"> </w:delText>
        </w:r>
      </w:del>
      <m:oMath>
        <m:r>
          <m:t>​</m:t>
        </m:r>
        <m:d>
          <m:dPr>
            <m:begChr m:val="∥"/>
            <m:sepChr m:val=""/>
            <m:endChr m:val="∥"/>
            <m:grow/>
          </m:dPr>
          <m:e>
            <m:r>
              <m:rPr>
                <m:sty m:val="bi"/>
              </m:rPr>
              <m:t>A</m:t>
            </m:r>
            <m:limLow>
              <m:e>
                <m:r>
                  <m:t>x</m:t>
                </m:r>
              </m:e>
              <m:lim>
                <m:r>
                  <m:rPr>
                    <m:sty m:val="p"/>
                  </m:rPr>
                  <m:t>∼</m:t>
                </m:r>
              </m:lim>
            </m:limLow>
          </m:e>
        </m:d>
        <m:sSup>
          <m:e>
            <m:r>
              <m:t>​</m:t>
            </m:r>
          </m:e>
          <m:sup>
            <m:r>
              <m:t>2</m:t>
            </m:r>
          </m:sup>
        </m:sSup>
        <m:r>
          <m:rPr>
            <m:sty m:val="p"/>
          </m:rPr>
          <m:t>=</m:t>
        </m:r>
        <m:r>
          <m:t>1</m:t>
        </m:r>
        <m:r>
          <m:rPr>
            <m:sty m:val="p"/>
          </m:rPr>
          <m:t>+</m:t>
        </m:r>
        <m:r>
          <m:t>0</m:t>
        </m:r>
        <m:r>
          <m:rPr>
            <m:sty m:val="p"/>
          </m:rPr>
          <m:t>+</m:t>
        </m:r>
        <m:r>
          <m:t>1</m:t>
        </m:r>
        <m:r>
          <m:rPr>
            <m:sty m:val="p"/>
          </m:rPr>
          <m:t>=</m:t>
        </m:r>
        <m:r>
          <m:t>2</m:t>
        </m:r>
      </m:oMath>
      <w:del w:id="8125" w:author="PR Preview" w:date="2026-01-01T00:00:00Z">
        <w:r>
          <w:delText xml:space="preserve">,</w:delText>
        </w:r>
      </w:del>
      <w:del w:id="8126" w:author="PR Preview" w:date="2026-01-01T00:00:00Z">
        <w:r>
          <w:delText xml:space="preserve"> </w:delText>
        </w:r>
      </w:del>
      <w:del w:id="8127" w:author="PR Preview" w:date="2026-01-01T00:00:00Z">
        <w:r>
          <w:delText xml:space="preserve">as the theorem says.</w:delText>
        </w:r>
      </w:del>
      <w:del w:id="8128" w:author="PR Preview" w:date="2026-01-01T00:00:00Z">
        <w:r>
          <w:delText xml:space="preserve"> </w:delText>
        </w:r>
      </w:del>
      <w:del w:id="8129" w:author="PR Preview" w:date="2026-01-01T00:00:00Z">
        <w:r>
          <w:delText xml:space="preserve">The converse (every positive semidefinite matrix is a Gram matrix) is</w:delText>
        </w:r>
      </w:del>
      <w:del w:id="8130" w:author="PR Preview" w:date="2026-01-01T00:00:00Z">
        <w:r>
          <w:delText xml:space="preserve"> </w:delText>
        </w:r>
      </w:del>
      <w:hyperlink w:anchor="thm-pd-gram">
        <w:del w:id="8131" w:author="PR Preview" w:date="2026-01-01T00:00:00Z">
          <w:r>
            <w:rPr>
              <w:rStyle w:val="Hyperlink"/>
            </w:rPr>
            <w:delText xml:space="preserve">this theorem</w:delText>
          </w:r>
        </w:del>
      </w:hyperlink>
      <w:del w:id="8132" w:author="PR Preview" w:date="2026-01-01T00:00:00Z">
        <w:r>
          <w:delText xml:space="preserve">.</w:delText>
        </w:r>
      </w:del>
    </w:p>
    <w:p>
      <w:pPr>
        <w:pStyle w:val="BodyText"/>
      </w:pPr>
      <w:ins w:id="8133" w:author="PR Preview" w:date="2026-01-01T00:00:00Z">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ins>
    </w:p>
    <w:p>
      <w:pPr>
        <w:pStyle w:val="FirstParagraph"/>
      </w:pPr>
      <w:ins w:id="8134" w:author="PR Preview" w:date="2026-01-01T00:00:00Z">
        <w:r>
          <w:rPr>
            <w:b/>
            <w:bCs/>
          </w:rPr>
          <w:t xml:space="preserve">Positive semidefiniteness.</w:t>
        </w:r>
      </w:ins>
      <w:ins w:id="8135" w:author="PR Preview" w:date="2026-01-01T00:00:00Z">
        <w:r>
          <w:t xml:space="preserve"> </w:t>
        </w:r>
      </w:ins>
      <w:ins w:id="8136" w:author="PR Preview" w:date="2026-01-01T00:00:00Z">
        <w:r>
          <w:t xml:space="preserve">For any</w:t>
        </w:r>
      </w:ins>
      <w:ins w:id="8137" w:author="PR Preview" w:date="2026-01-01T00:00:00Z">
        <w:r>
          <w:t xml:space="preserve"> </w:t>
        </w:r>
      </w:ins>
      <w:ins w:id="8138" w:author="PR Preview" w:date="2026-01-01T00:00:00Z">
        <w:r>
          <w:t xml:space="preserve">$\mathord{\smash[b]{\underset{\raise.3ex\hbox{$\scriptstyle\sim$}}{x}}\vphantom{x}}$</w:t>
        </w:r>
      </w:ins>
      <w:ins w:id="8139" w:author="PR Preview" w:date="2026-01-01T00:00:00Z">
        <w:r>
          <w:t xml:space="preserve">,</w:t>
        </w:r>
      </w:ins>
    </w:p>
    <w:p>
      <w:pPr>
        <w:pStyle w:val="BodyText"/>
      </w:pPr>
      <w:ins w:id="8140" w:author="PR Preview" w:date="2026-01-01T00:00:00Z">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\text{(}\text{Theorem~19}\text{)}
    \\
    &amp;= \mathopen{}\left\lVert\mathbf{A} \mathord{\smash[b]{\underset{\raise.3ex\hbox{$\scriptstyle\sim$}}{x}}\vphantom{x}}\right\rVert\mathclose{}^2
    &amp;&amp; \text{(}\text{Equation~2}\text{, squared)}
    \\
    &amp;\ge 0.
    &amp;&amp; \text{(a squared norm is nonnegative)}
    \end{aligned}
    $$</w:t>
        </w:r>
      </w:ins>
    </w:p>
    <w:bookmarkStart w:id="257" w:name="exm-gram-properties"/>
    <w:p>
      <w:pPr>
        <w:pStyle w:val="FirstParagraph"/>
      </w:pPr>
      <w:ins w:id="8141" w:author="PR Preview" w:date="2026-01-01T00:00:00Z">
        <w:r>
          <w:rPr>
            <w:b/>
            <w:bCs/>
          </w:rPr>
          <w:t xml:space="preserve">Example 64 (Checking the properties on a small Gram matrix)</w:t>
        </w:r>
      </w:ins>
      <w:ins w:id="8142" w:author="PR Preview" w:date="2026-01-01T00:00:00Z">
        <w:r>
          <w:t xml:space="preserve"> </w:t>
        </w:r>
      </w:ins>
      <w:ins w:id="8143" w:author="PR Preview" w:date="2026-01-01T00:00:00Z">
        <w:r>
          <w:t xml:space="preserve">For</w:t>
        </w:r>
      </w:ins>
      <w:ins w:id="8144" w:author="PR Preview" w:date="2026-01-01T00:00:00Z">
        <w:r>
          <w:t xml:space="preserve"> </w:t>
        </w:r>
      </w:ins>
      <m:oMath>
        <m:r>
          <m:rPr>
            <m:sty m:val="bi"/>
          </m:rPr>
          <m:t>A</m:t>
        </m:r>
      </m:oMath>
      <w:ins w:id="8145" w:author="PR Preview" w:date="2026-01-01T00:00:00Z">
        <w:r>
          <w:t xml:space="preserve"> </w:t>
        </w:r>
      </w:ins>
      <w:ins w:id="8146" w:author="PR Preview" w:date="2026-01-01T00:00:00Z">
        <w:r>
          <w:t xml:space="preserve">in</w:t>
        </w:r>
      </w:ins>
      <w:ins w:id="8147" w:author="PR Preview" w:date="2026-01-01T00:00:00Z">
        <w:r>
          <w:t xml:space="preserve"> </w:t>
        </w:r>
      </w:ins>
      <w:hyperlink w:anchor="exm-gram-matrix">
        <w:ins w:id="8148" w:author="PR Preview" w:date="2026-01-01T00:00:00Z">
          <w:r>
            <w:rPr>
              <w:rStyle w:val="Hyperlink"/>
            </w:rPr>
            <w:t xml:space="preserve">Example 63</w:t>
          </w:r>
        </w:ins>
      </w:hyperlink>
      <w:ins w:id="8149" w:author="PR Preview" w:date="2026-01-01T00:00:00Z">
        <w:r>
          <w:t xml:space="preserve">,</w:t>
        </w:r>
      </w:ins>
      <w:ins w:id="8150"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8151" w:author="PR Preview" w:date="2026-01-01T00:00:00Z">
        <w:r>
          <w:t xml:space="preserve">.</w:t>
        </w:r>
      </w:ins>
      <w:ins w:id="8152" w:author="PR Preview" w:date="2026-01-01T00:00:00Z">
        <w:r>
          <w:t xml:space="preserve"> </w:t>
        </w:r>
      </w:ins>
      <w:ins w:id="8153" w:author="PR Preview" w:date="2026-01-01T00:00:00Z">
        <w:r>
          <w:t xml:space="preserve">It is symmetric:</w:t>
        </w:r>
      </w:ins>
      <w:ins w:id="8154" w:author="PR Preview" w:date="2026-01-01T00:00:00Z">
        <w:r>
          <w:t xml:space="preserve"> </w:t>
        </w:r>
      </w:ins>
      <m:oMath>
        <m:sSub>
          <m:e>
            <m:r>
              <m:t>g</m:t>
            </m:r>
          </m:e>
          <m:sub>
            <m:r>
              <m:t>12</m:t>
            </m:r>
          </m:sub>
        </m:sSub>
        <m:r>
          <m:rPr>
            <m:sty m:val="p"/>
          </m:rPr>
          <m:t>=</m:t>
        </m:r>
        <m:sSub>
          <m:e>
            <m:r>
              <m:t>g</m:t>
            </m:r>
          </m:e>
          <m:sub>
            <m:r>
              <m:t>21</m:t>
            </m:r>
          </m:sub>
        </m:sSub>
        <m:r>
          <m:rPr>
            <m:sty m:val="p"/>
          </m:rPr>
          <m:t>=</m:t>
        </m:r>
        <m:r>
          <m:t>1</m:t>
        </m:r>
      </m:oMath>
      <w:ins w:id="8155" w:author="PR Preview" w:date="2026-01-01T00:00:00Z">
        <w:r>
          <w:t xml:space="preserve">.</w:t>
        </w:r>
      </w:ins>
      <w:ins w:id="8156" w:author="PR Preview" w:date="2026-01-01T00:00:00Z">
        <w:r>
          <w:t xml:space="preserve"> </w:t>
        </w:r>
      </w:ins>
      <w:ins w:id="8157" w:author="PR Preview" w:date="2026-01-01T00:00:00Z">
        <w:r>
          <w:t xml:space="preserve">Take</w:t>
        </w:r>
      </w:ins>
      <w:ins w:id="8158" w:author="PR Preview" w:date="2026-01-01T00:00:00Z">
        <w:r>
          <w:t xml:space="preserve"> </w:t>
        </w:r>
      </w:ins>
      <w:ins w:id="8159" w:author="PR Preview" w:date="2026-01-01T00:00:00Z">
        <w:r>
          <w:t xml:space="preserve">$\mathord{\smash[b]{\underset{\raise.3ex\hbox{$\scriptstyle\sim$}}{x}}\vphantom{x}}= (1, -1)$</w:t>
        </w:r>
      </w:ins>
      <w:ins w:id="8160" w:author="PR Preview" w:date="2026-01-01T00:00:00Z">
        <w:r>
          <w:t xml:space="preserve">. Then</w:t>
        </w:r>
      </w:ins>
    </w:p>
    <w:p>
      <w:pPr>
        <w:pStyle w:val="BodyText"/>
      </w:pPr>
      <w:ins w:id="8161" w:author="PR Preview" w:date="2026-01-01T00:00:00Z">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ins>
    </w:p>
    <w:p>
      <w:pPr>
        <w:pStyle w:val="FirstParagraph"/>
      </w:pPr>
      <w:ins w:id="8162" w:author="PR Preview" w:date="2026-01-01T00:00:00Z">
        <w:r>
          <w:t xml:space="preserve">and</w:t>
        </w:r>
      </w:ins>
      <w:ins w:id="8163" w:author="PR Preview" w:date="2026-01-01T00:00:00Z">
        <w:r>
          <w:t xml:space="preserve"> </w:t>
        </w:r>
      </w:ins>
      <w:ins w:id="8164" w:author="PR Preview" w:date="2026-01-01T00:00:00Z">
        <w:r>
          <w:t xml:space="preserve">$\mathbf{A} \mathord{\smash[b]{\underset{\raise.3ex\hbox{$\scriptstyle\sim$}}{x}}\vphantom{x}}= (1, 0, -1)$</w:t>
        </w:r>
      </w:ins>
      <w:ins w:id="8165" w:author="PR Preview" w:date="2026-01-01T00:00:00Z">
        <w:r>
          <w:t xml:space="preserve"> </w:t>
        </w:r>
      </w:ins>
      <w:ins w:id="8166" w:author="PR Preview" w:date="2026-01-01T00:00:00Z">
        <w:r>
          <w:t xml:space="preserve">has</w:t>
        </w:r>
      </w:ins>
      <w:ins w:id="8167" w:author="PR Preview" w:date="2026-01-01T00:00:00Z">
        <w:r>
          <w:t xml:space="preserve"> </w:t>
        </w:r>
      </w:ins>
      <w:ins w:id="8168" w:author="PR Preview" w:date="2026-01-01T00:00:00Z">
        <w:r>
          <w:t xml:space="preserve">$\mathopen{}\left\lVert\mathbf{A} \mathord{\smash[b]{\underset{\raise.3ex\hbox{$\scriptstyle\sim$}}{x}}\vphantom{x}}\right\rVert\mathclose{}^2 = 1 + 0 + 1 = 2$</w:t>
        </w:r>
      </w:ins>
      <w:ins w:id="8169" w:author="PR Preview" w:date="2026-01-01T00:00:00Z">
        <w:r>
          <w:t xml:space="preserve">,</w:t>
        </w:r>
      </w:ins>
      <w:ins w:id="8170" w:author="PR Preview" w:date="2026-01-01T00:00:00Z">
        <w:r>
          <w:t xml:space="preserve"> </w:t>
        </w:r>
      </w:ins>
      <w:ins w:id="8171" w:author="PR Preview" w:date="2026-01-01T00:00:00Z">
        <w:r>
          <w:t xml:space="preserve">as the theorem says.</w:t>
        </w:r>
      </w:ins>
      <w:ins w:id="8172" w:author="PR Preview" w:date="2026-01-01T00:00:00Z">
        <w:r>
          <w:t xml:space="preserve"> </w:t>
        </w:r>
      </w:ins>
      <w:ins w:id="8173" w:author="PR Preview" w:date="2026-01-01T00:00:00Z">
        <w:r>
          <w:t xml:space="preserve">The converse (every positive semidefinite matrix is a Gram matrix) is</w:t>
        </w:r>
      </w:ins>
      <w:ins w:id="8174" w:author="PR Preview" w:date="2026-01-01T00:00:00Z">
        <w:r>
          <w:t xml:space="preserve"> </w:t>
        </w:r>
      </w:ins>
      <w:hyperlink w:anchor="thm-pd-gram">
        <w:ins w:id="8175" w:author="PR Preview" w:date="2026-01-01T00:00:00Z">
          <w:r>
            <w:rPr>
              <w:rStyle w:val="Hyperlink"/>
            </w:rPr>
            <w:t xml:space="preserve">this theorem</w:t>
          </w:r>
        </w:ins>
      </w:hyperlink>
      <w:ins w:id="8176" w:author="PR Preview" w:date="2026-01-01T00:00:00Z">
        <w:r>
          <w:t xml:space="preserve">.</w:t>
        </w:r>
      </w:ins>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del w:id="8177" w:author="PR Preview" w:date="2026-01-01T00:00:00Z">
        <w:r>
          <w:rPr>
            <w:i/>
            <w:iCs/>
          </w:rPr>
          <w:delText xml:space="preserve">Proof</w:delText>
        </w:r>
      </w:del>
      <w:del w:id="8178" w:author="PR Preview" w:date="2026-01-01T00:00:00Z">
        <w:r>
          <w:delText xml:space="preserve">. </w:delText>
        </w:r>
      </w:del>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del w:id="8179" w:author="PR Preview" w:date="2026-01-01T00:00:00Z">
        <w:r>
          <w:rPr>
            <w:b/>
            <w:bCs/>
          </w:rPr>
          <w:delText xml:space="preserve">.</w:delText>
        </w:r>
      </w:del>
      <w:del w:id="8180" w:author="PR Preview" w:date="2026-01-01T00:00:00Z">
        <w:r>
          <w:delText xml:space="preserve"> </w:delText>
        </w:r>
      </w:del>
      <w:del w:id="8181" w:author="PR Preview" w:date="2026-01-01T00:00:00Z">
        <w:r>
          <w:delText xml:space="preserve">If</w:delText>
        </w:r>
      </w:del>
      <w:del w:id="8182" w:author="PR Preview" w:date="2026-01-01T00:00:00Z">
        <w:r>
          <w:delText xml:space="preserve"> </w:delText>
        </w:r>
      </w:del>
      <m:oMath>
        <m:r>
          <m:rPr>
            <m:sty m:val="bi"/>
          </m:rPr>
          <m:t>A</m:t>
        </m:r>
        <m:limLow>
          <m:e>
            <m:r>
              <m:t>x</m:t>
            </m:r>
          </m:e>
          <m:lim>
            <m:r>
              <m:rPr>
                <m:sty m:val="p"/>
              </m:rPr>
              <m:t>∼</m:t>
            </m:r>
          </m:lim>
        </m:limLow>
        <m:r>
          <m:rPr>
            <m:sty m:val="p"/>
          </m:rPr>
          <m:t>=</m:t>
        </m:r>
        <m:sSub>
          <m:e>
            <m:limLow>
              <m:e>
                <m:r>
                  <m:t>0</m:t>
                </m:r>
              </m:e>
              <m:lim>
                <m:r>
                  <m:rPr>
                    <m:sty m:val="p"/>
                  </m:rPr>
                  <m:t>∼</m:t>
                </m:r>
              </m:lim>
            </m:limLow>
          </m:e>
          <m:sub>
            <m:r>
              <m:t>m</m:t>
            </m:r>
          </m:sub>
        </m:sSub>
      </m:oMath>
      <w:del w:id="8183" w:author="PR Preview" w:date="2026-01-01T00:00:00Z">
        <w:r>
          <w:delText xml:space="preserve">,</w:delText>
        </w:r>
      </w:del>
      <w:del w:id="8184" w:author="PR Preview" w:date="2026-01-01T00:00:00Z">
        <w:r>
          <w:delText xml:space="preserve"> </w:delText>
        </w:r>
      </w:del>
      <w:del w:id="8185" w:author="PR Preview" w:date="2026-01-01T00:00:00Z">
        <w:r>
          <w:delText xml:space="preserve">then</w:delText>
        </w:r>
      </w:del>
    </w:p>
    <w:p>
      <w:pPr>
        <w:pStyle w:val="BodyText"/>
      </w:pPr>
      <m:oMathPara>
        <m:oMathParaPr>
          <m:jc m:val="center"/>
        </m:oMathParaPr>
        <m:oMath>
          <m:eqArr>
            <m:e>
              <m:sSup>
                <m:e>
                  <m:r>
                    <m:rPr>
                      <m:sty m:val="bi"/>
                    </m:rPr>
                    <m:t>A</m:t>
                  </m:r>
                </m:e>
                <m:sup>
                  <m:r>
                    <m:rPr>
                      <m:sty m:val="p"/>
                    </m:rPr>
                    <m:t>⊤</m:t>
                  </m:r>
                </m:sup>
              </m:sSup>
              <m:r>
                <m:rPr>
                  <m:sty m:val="bi"/>
                </m:rPr>
                <m:t>A</m:t>
              </m:r>
              <m:limLow>
                <m:e>
                  <m:r>
                    <m:t>x</m:t>
                  </m:r>
                </m:e>
                <m:lim>
                  <m:r>
                    <m:rPr>
                      <m:sty m:val="p"/>
                    </m:rPr>
                    <m:t>∼</m:t>
                  </m:r>
                </m:lim>
              </m:limLow>
              <m:r>
                <m:t>&amp;</m:t>
              </m:r>
              <m:r>
                <m:rPr>
                  <m:sty m:val="p"/>
                </m:rPr>
                <m:t>=</m:t>
              </m:r>
              <m:sSup>
                <m:e>
                  <m:r>
                    <m:rPr>
                      <m:sty m:val="bi"/>
                    </m:rPr>
                    <m:t>A</m:t>
                  </m:r>
                </m:e>
                <m:sup>
                  <m:r>
                    <m:rPr>
                      <m:sty m:val="p"/>
                    </m:rPr>
                    <m:t>⊤</m:t>
                  </m:r>
                </m:sup>
              </m:sSup>
              <m:r>
                <m:t> </m:t>
              </m:r>
              <m:sSub>
                <m:e>
                  <m:limLow>
                    <m:e>
                      <m:r>
                        <m:t>0</m:t>
                      </m:r>
                    </m:e>
                    <m:lim>
                      <m:r>
                        <m:rPr>
                          <m:sty m:val="p"/>
                        </m:rPr>
                        <m:t>∼</m:t>
                      </m:r>
                    </m:lim>
                  </m:limLow>
                </m:e>
                <m:sub>
                  <m:r>
                    <m:t>m</m:t>
                  </m:r>
                </m:sub>
              </m:sSub>
            </m:e>
            <m:e>
              <m:r>
                <m:t>&amp;</m:t>
              </m:r>
              <m:r>
                <m:rPr>
                  <m:sty m:val="p"/>
                </m:rPr>
                <m:t>=</m:t>
              </m:r>
              <m:sSub>
                <m:e>
                  <m:limLow>
                    <m:e>
                      <m:r>
                        <m:t>0</m:t>
                      </m:r>
                    </m:e>
                    <m:lim>
                      <m:r>
                        <m:rPr>
                          <m:sty m:val="p"/>
                        </m:rPr>
                        <m:t>∼</m:t>
                      </m:r>
                    </m:lim>
                  </m:limLow>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del w:id="8186" w:author="PR Preview" w:date="2026-01-01T00:00:00Z">
        <w:r>
          <w:rPr>
            <w:b/>
            <w:bCs/>
          </w:rPr>
          <w:delText xml:space="preserve">.</w:delText>
        </w:r>
      </w:del>
      <w:del w:id="8187" w:author="PR Preview" w:date="2026-01-01T00:00:00Z">
        <w:r>
          <w:delText xml:space="preserve"> </w:delText>
        </w:r>
      </w:del>
      <w:del w:id="8188" w:author="PR Preview" w:date="2026-01-01T00:00:00Z">
        <w:r>
          <w:delText xml:space="preserve">If</w:delText>
        </w:r>
      </w:del>
      <w:del w:id="8189" w:author="PR Preview" w:date="2026-01-01T00:00:00Z">
        <w:r>
          <w:delText xml:space="preserve"> </w:delText>
        </w:r>
      </w:del>
      <m:oMath>
        <m:sSup>
          <m:e>
            <m:r>
              <m:rPr>
                <m:sty m:val="bi"/>
              </m:rPr>
              <m:t>A</m:t>
            </m:r>
          </m:e>
          <m:sup>
            <m:r>
              <m:rPr>
                <m:sty m:val="p"/>
              </m:rPr>
              <m:t>⊤</m:t>
            </m:r>
          </m:sup>
        </m:sSup>
        <m:r>
          <m:rPr>
            <m:sty m:val="bi"/>
          </m:rPr>
          <m:t>A</m:t>
        </m:r>
        <m:limLow>
          <m:e>
            <m:r>
              <m:t>x</m:t>
            </m:r>
          </m:e>
          <m:lim>
            <m:r>
              <m:rPr>
                <m:sty m:val="p"/>
              </m:rPr>
              <m:t>∼</m:t>
            </m:r>
          </m:lim>
        </m:limLow>
        <m:r>
          <m:rPr>
            <m:sty m:val="p"/>
          </m:rPr>
          <m:t>=</m:t>
        </m:r>
        <m:sSub>
          <m:e>
            <m:limLow>
              <m:e>
                <m:r>
                  <m:t>0</m:t>
                </m:r>
              </m:e>
              <m:lim>
                <m:r>
                  <m:rPr>
                    <m:sty m:val="p"/>
                  </m:rPr>
                  <m:t>∼</m:t>
                </m:r>
              </m:lim>
            </m:limLow>
          </m:e>
          <m:sub>
            <m:r>
              <m:t>n</m:t>
            </m:r>
          </m:sub>
        </m:sSub>
      </m:oMath>
      <w:del w:id="8190" w:author="PR Preview" w:date="2026-01-01T00:00:00Z">
        <w:r>
          <w:delText xml:space="preserve">, then</w:delText>
        </w:r>
      </w:del>
    </w:p>
    <w:p>
      <w:pPr>
        <w:pStyle w:val="BodyText"/>
      </w:pPr>
      <m:oMathPara>
        <m:oMathParaPr>
          <m:jc m:val="center"/>
        </m:oMathParaPr>
        <m:oMath>
          <m:eqArr>
            <m:e>
              <m:r>
                <m:t>0</m:t>
              </m:r>
              <m:r>
                <m:t>&amp;</m:t>
              </m:r>
              <m:r>
                <m:rPr>
                  <m:sty m:val="p"/>
                </m:rPr>
                <m:t>=</m:t>
              </m:r>
              <m:sSup>
                <m:e>
                  <m:limLow>
                    <m:e>
                      <m:r>
                        <m:t>x</m:t>
                      </m:r>
                    </m:e>
                    <m:lim>
                      <m:r>
                        <m:rPr>
                          <m:sty m:val="p"/>
                        </m:rPr>
                        <m:t>∼</m:t>
                      </m:r>
                    </m:lim>
                  </m:limLow>
                </m:e>
                <m:sup>
                  <m:r>
                    <m:rPr>
                      <m:sty m:val="p"/>
                    </m:rPr>
                    <m:t>⊤</m:t>
                  </m:r>
                </m:sup>
              </m:sSup>
              <m:r>
                <m:t> </m:t>
              </m:r>
              <m:sSub>
                <m:e>
                  <m:limLow>
                    <m:e>
                      <m:r>
                        <m:t>0</m:t>
                      </m:r>
                    </m:e>
                    <m:lim>
                      <m:r>
                        <m:rPr>
                          <m:sty m:val="p"/>
                        </m:rPr>
                        <m:t>∼</m:t>
                      </m:r>
                    </m:lim>
                  </m:limLow>
                </m:e>
                <m:sub>
                  <m:r>
                    <m:t>n</m:t>
                  </m:r>
                </m:sub>
              </m:sSub>
              <m:r>
                <m:t>&amp;</m:t>
              </m:r>
              <m:r>
                <m:t>&amp;</m:t>
              </m:r>
              <m:r>
                <m:rPr>
                  <m:nor/>
                  <m:sty m:val="p"/>
                </m:rPr>
                <m:t>(every term of the inner product is </m:t>
              </m:r>
              <m:r>
                <m:t>0</m:t>
              </m:r>
              <m:r>
                <m:rPr>
                  <m:nor/>
                  <m:sty m:val="p"/>
                </m:rPr>
                <m:t>)</m:t>
              </m:r>
            </m:e>
            <m:e>
              <m:r>
                <m:t>&amp;</m:t>
              </m:r>
              <m:r>
                <m:rPr>
                  <m:sty m:val="p"/>
                </m:rPr>
                <m:t>=</m:t>
              </m:r>
              <m:sSup>
                <m:e>
                  <m:limLow>
                    <m:e>
                      <m:r>
                        <m:t>x</m:t>
                      </m:r>
                    </m:e>
                    <m:lim>
                      <m:r>
                        <m:rPr>
                          <m:sty m:val="p"/>
                        </m:rPr>
                        <m:t>∼</m:t>
                      </m:r>
                    </m:lim>
                  </m:limLow>
                </m:e>
                <m:sup>
                  <m:r>
                    <m:rPr>
                      <m:sty m:val="p"/>
                    </m:rPr>
                    <m:t>⊤</m:t>
                  </m:r>
                </m:sup>
              </m:sSup>
              <m:r>
                <m:t> </m:t>
              </m:r>
              <m:r>
                <m:t>​</m:t>
              </m:r>
              <m:d>
                <m:dPr>
                  <m:begChr m:val="("/>
                  <m:sepChr m:val=""/>
                  <m:endChr m:val=")"/>
                  <m:grow/>
                </m:dPr>
                <m:e>
                  <m:sSup>
                    <m:e>
                      <m:r>
                        <m:rPr>
                          <m:sty m:val="bi"/>
                        </m:rPr>
                        <m:t>A</m:t>
                      </m:r>
                    </m:e>
                    <m:sup>
                      <m:r>
                        <m:rPr>
                          <m:sty m:val="p"/>
                        </m:rPr>
                        <m:t>⊤</m:t>
                      </m:r>
                    </m:sup>
                  </m:sSup>
                  <m:r>
                    <m:rPr>
                      <m:sty m:val="bi"/>
                    </m:rPr>
                    <m:t>A</m:t>
                  </m:r>
                  <m:limLow>
                    <m:e>
                      <m:r>
                        <m:t>x</m:t>
                      </m:r>
                    </m:e>
                    <m:lim>
                      <m:r>
                        <m:rPr>
                          <m:sty m:val="p"/>
                        </m:rPr>
                        <m:t>∼</m:t>
                      </m:r>
                    </m:lim>
                  </m:limLow>
                </m:e>
              </m:d>
              <m:r>
                <m:t>​</m:t>
              </m:r>
              <m:r>
                <m:t>&amp;</m:t>
              </m:r>
              <m:r>
                <m:t>&amp;</m:t>
              </m:r>
              <m:r>
                <m:rPr>
                  <m:nor/>
                  <m:sty m:val="p"/>
                </m:rPr>
                <m:t>(substitute </m:t>
              </m:r>
              <m:sSub>
                <m:e>
                  <m:limLow>
                    <m:e>
                      <m:r>
                        <m:t>0</m:t>
                      </m:r>
                    </m:e>
                    <m:lim>
                      <m:r>
                        <m:rPr>
                          <m:sty m:val="p"/>
                        </m:rPr>
                        <m:t>∼</m:t>
                      </m:r>
                    </m:lim>
                  </m:limLow>
                </m:e>
                <m:sub>
                  <m:r>
                    <m:t>n</m:t>
                  </m:r>
                </m:sub>
              </m:sSub>
              <m:r>
                <m:rPr>
                  <m:sty m:val="p"/>
                </m:rPr>
                <m:t>=</m:t>
              </m:r>
              <m:sSup>
                <m:e>
                  <m:r>
                    <m:rPr>
                      <m:sty m:val="bi"/>
                    </m:rPr>
                    <m:t>A</m:t>
                  </m:r>
                </m:e>
                <m:sup>
                  <m:r>
                    <m:rPr>
                      <m:sty m:val="p"/>
                    </m:rPr>
                    <m:t>⊤</m:t>
                  </m:r>
                </m:sup>
              </m:sSup>
              <m:r>
                <m:rPr>
                  <m:sty m:val="bi"/>
                </m:rPr>
                <m:t>A</m:t>
              </m:r>
              <m:limLow>
                <m:e>
                  <m:r>
                    <m:t>x</m:t>
                  </m:r>
                </m:e>
                <m:lim>
                  <m:r>
                    <m:rPr>
                      <m:sty m:val="p"/>
                    </m:rPr>
                    <m:t>∼</m:t>
                  </m:r>
                </m:lim>
              </m:limLow>
              <m:r>
                <m:rPr>
                  <m:nor/>
                  <m:sty m:val="p"/>
                </m:rPr>
                <m:t>)</m:t>
              </m:r>
            </m:e>
            <m:e>
              <m:r>
                <m:t>&amp;</m:t>
              </m:r>
              <m:r>
                <m:rPr>
                  <m:sty m:val="p"/>
                </m:rPr>
                <m:t>=</m:t>
              </m:r>
              <m:r>
                <m:t>​</m:t>
              </m:r>
              <m:d>
                <m:dPr>
                  <m:begChr m:val="("/>
                  <m:sepChr m:val=""/>
                  <m:endChr m:val=")"/>
                  <m:grow/>
                </m:dPr>
                <m:e>
                  <m:sSup>
                    <m:e>
                      <m:limLow>
                        <m:e>
                          <m:r>
                            <m:t>x</m:t>
                          </m:r>
                        </m:e>
                        <m:lim>
                          <m:r>
                            <m:rPr>
                              <m:sty m:val="p"/>
                            </m:rPr>
                            <m:t>∼</m:t>
                          </m:r>
                        </m:lim>
                      </m:limLow>
                    </m:e>
                    <m:sup>
                      <m:r>
                        <m:rPr>
                          <m:sty m:val="p"/>
                        </m:rPr>
                        <m:t>⊤</m:t>
                      </m:r>
                    </m:sup>
                  </m:sSup>
                  <m:sSup>
                    <m:e>
                      <m:r>
                        <m:rPr>
                          <m:sty m:val="bi"/>
                        </m:rPr>
                        <m:t>A</m:t>
                      </m:r>
                    </m:e>
                    <m:sup>
                      <m:r>
                        <m:rPr>
                          <m:sty m:val="p"/>
                        </m:rPr>
                        <m:t>⊤</m:t>
                      </m:r>
                    </m:sup>
                  </m:sSup>
                </m:e>
              </m:d>
              <m:r>
                <m:t>​</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limLow>
                <m:e>
                  <m:r>
                    <m:t>x</m:t>
                  </m:r>
                </m:e>
                <m:lim>
                  <m:r>
                    <m:rPr>
                      <m:sty m:val="p"/>
                    </m:rPr>
                    <m:t>∼</m:t>
                  </m:r>
                </m:lim>
              </m:limLow>
              <m:r>
                <m:rPr>
                  <m:sty m:val="p"/>
                </m:rPr>
                <m:t>)</m:t>
              </m:r>
              <m:r>
                <m:rPr>
                  <m:sty m:val="p"/>
                </m:rPr>
                <m:t>⋅</m:t>
              </m:r>
              <m:r>
                <m:rPr>
                  <m:sty m:val="p"/>
                </m:rPr>
                <m:t>(</m:t>
              </m:r>
              <m:r>
                <m:rPr>
                  <m:sty m:val="bi"/>
                </m:rPr>
                <m:t>A</m:t>
              </m:r>
              <m:limLow>
                <m:e>
                  <m:r>
                    <m:t>x</m:t>
                  </m:r>
                </m:e>
                <m:lim>
                  <m:r>
                    <m:rPr>
                      <m:sty m:val="p"/>
                    </m:rPr>
                    <m:t>∼</m:t>
                  </m:r>
                </m:lim>
              </m:limLow>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limLow>
                    <m:e>
                      <m:r>
                        <m:t>x</m:t>
                      </m:r>
                    </m:e>
                    <m:lim>
                      <m:r>
                        <m:rPr>
                          <m:sty m:val="p"/>
                        </m:rPr>
                        <m:t>∼</m:t>
                      </m:r>
                    </m:lim>
                  </m:limLow>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del w:id="8191" w:author="PR Preview" w:date="2026-01-01T00:00:00Z">
        <w:r>
          <w:delText xml:space="preserve">A vector whose Euclidean norm is</w:delText>
        </w:r>
      </w:del>
      <w:del w:id="8192" w:author="PR Preview" w:date="2026-01-01T00:00:00Z">
        <w:r>
          <w:delText xml:space="preserve"> </w:delText>
        </w:r>
      </w:del>
      <m:oMath>
        <m:r>
          <m:t>0</m:t>
        </m:r>
      </m:oMath>
      <w:del w:id="8193" w:author="PR Preview" w:date="2026-01-01T00:00:00Z">
        <w:r>
          <w:delText xml:space="preserve"> </w:delText>
        </w:r>
      </w:del>
      <w:del w:id="8194" w:author="PR Preview" w:date="2026-01-01T00:00:00Z">
        <w:r>
          <w:delText xml:space="preserve">has every entry</w:delText>
        </w:r>
      </w:del>
      <w:del w:id="8195" w:author="PR Preview" w:date="2026-01-01T00:00:00Z">
        <w:r>
          <w:delText xml:space="preserve"> </w:delText>
        </w:r>
      </w:del>
      <m:oMath>
        <m:r>
          <m:t>0</m:t>
        </m:r>
      </m:oMath>
      <w:del w:id="8196" w:author="PR Preview" w:date="2026-01-01T00:00:00Z">
        <w:r>
          <w:delText xml:space="preserve">,</w:delText>
        </w:r>
      </w:del>
      <w:del w:id="8197" w:author="PR Preview" w:date="2026-01-01T00:00:00Z">
        <w:r>
          <w:delText xml:space="preserve"> </w:delText>
        </w:r>
      </w:del>
      <w:del w:id="8198" w:author="PR Preview" w:date="2026-01-01T00:00:00Z">
        <w:r>
          <w:delText xml:space="preserve">so</w:delText>
        </w:r>
      </w:del>
      <w:del w:id="8199" w:author="PR Preview" w:date="2026-01-01T00:00:00Z">
        <w:r>
          <w:delText xml:space="preserve"> </w:delText>
        </w:r>
      </w:del>
      <m:oMath>
        <m:r>
          <m:rPr>
            <m:sty m:val="bi"/>
          </m:rPr>
          <m:t>A</m:t>
        </m:r>
        <m:limLow>
          <m:e>
            <m:r>
              <m:t>x</m:t>
            </m:r>
          </m:e>
          <m:lim>
            <m:r>
              <m:rPr>
                <m:sty m:val="p"/>
              </m:rPr>
              <m:t>∼</m:t>
            </m:r>
          </m:lim>
        </m:limLow>
        <m:r>
          <m:rPr>
            <m:sty m:val="p"/>
          </m:rPr>
          <m:t>=</m:t>
        </m:r>
        <m:sSub>
          <m:e>
            <m:limLow>
              <m:e>
                <m:r>
                  <m:t>0</m:t>
                </m:r>
              </m:e>
              <m:lim>
                <m:r>
                  <m:rPr>
                    <m:sty m:val="p"/>
                  </m:rPr>
                  <m:t>∼</m:t>
                </m:r>
              </m:lim>
            </m:limLow>
          </m:e>
          <m:sub>
            <m:r>
              <m:t>m</m:t>
            </m:r>
          </m:sub>
        </m:sSub>
      </m:oMath>
      <w:del w:id="8200" w:author="PR Preview" w:date="2026-01-01T00:00:00Z">
        <w:r>
          <w:delText xml:space="preserve">.</w:delText>
        </w:r>
      </w:del>
    </w:p>
    <w:p>
      <w:pPr>
        <w:pStyle w:val="FirstParagraph"/>
      </w:pPr>
      <w:ins w:id="8201" w:author="PR Preview" w:date="2026-01-01T00:00:00Z">
        <w:r>
          <w:rPr>
            <w:i/>
            <w:iCs/>
          </w:rPr>
          <w:t xml:space="preserve">Proof</w:t>
        </w:r>
      </w:ins>
      <w:ins w:id="8202" w:author="PR Preview" w:date="2026-01-01T00:00:00Z">
        <w:r>
          <w:t xml:space="preserve">. </w:t>
        </w:r>
      </w:ins>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ins w:id="8203" w:author="PR Preview" w:date="2026-01-01T00:00:00Z">
        <w:r>
          <w:rPr>
            <w:b/>
            <w:bCs/>
          </w:rPr>
          <w:t xml:space="preserve">.</w:t>
        </w:r>
      </w:ins>
      <w:ins w:id="8204" w:author="PR Preview" w:date="2026-01-01T00:00:00Z">
        <w:r>
          <w:t xml:space="preserve"> </w:t>
        </w:r>
      </w:ins>
      <w:ins w:id="8205" w:author="PR Preview" w:date="2026-01-01T00:00:00Z">
        <w:r>
          <w:t xml:space="preserve">If</w:t>
        </w:r>
      </w:ins>
      <w:ins w:id="8206" w:author="PR Preview" w:date="2026-01-01T00:00:00Z">
        <w:r>
          <w:t xml:space="preserve"> </w:t>
        </w:r>
      </w:ins>
      <w:ins w:id="8207" w:author="PR Preview" w:date="2026-01-01T00:00:00Z">
        <w:r>
          <w:t xml:space="preserve">$\mathbf{A} \mathord{\smash[b]{\underset{\raise.3ex\hbox{$\scriptstyle\sim$}}{x}}\vphantom{x}} = \mathord{\smash[b]{\underset{\raise.3ex\hbox{$\scriptstyle\sim$}}{0}}\vphantom{0}}_m$</w:t>
        </w:r>
      </w:ins>
      <w:ins w:id="8208" w:author="PR Preview" w:date="2026-01-01T00:00:00Z">
        <w:r>
          <w:t xml:space="preserve">,</w:t>
        </w:r>
      </w:ins>
      <w:ins w:id="8209" w:author="PR Preview" w:date="2026-01-01T00:00:00Z">
        <w:r>
          <w:t xml:space="preserve"> </w:t>
        </w:r>
      </w:ins>
      <w:ins w:id="8210" w:author="PR Preview" w:date="2026-01-01T00:00:00Z">
        <w:r>
          <w:t xml:space="preserve">then</w:t>
        </w:r>
      </w:ins>
    </w:p>
    <w:p>
      <w:pPr>
        <w:pStyle w:val="BodyText"/>
      </w:pPr>
      <w:ins w:id="8211" w:author="PR Preview" w:date="2026-01-01T00:00:00Z">
        <w:r>
          <w:t xml:space="preserve">$$
    \begin{aligned}
    {\mathbf{A}}^{\top} \mathbf{A} \mathord{\smash[b]{\underset{\raise.3ex\hbox{$\scriptstyle\sim$}}{x}}\vphantom{x}} &amp;= {\mathbf{A}}^{\top}\,\mathord{\smash[b]{\underset{\raise.3ex\hbox{$\scriptstyle\sim$}}{0}}\vphantom{0}}_m \\
    &amp;= \mathord{\smash[b]{\underset{\raise.3ex\hbox{$\scriptstyle\sim$}}{0}}\vphantom{0}}_n.
    \end{aligned}
    $$</w:t>
        </w:r>
      </w:ins>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ins w:id="8212" w:author="PR Preview" w:date="2026-01-01T00:00:00Z">
        <w:r>
          <w:rPr>
            <w:b/>
            <w:bCs/>
          </w:rPr>
          <w:t xml:space="preserve">.</w:t>
        </w:r>
      </w:ins>
      <w:ins w:id="8213" w:author="PR Preview" w:date="2026-01-01T00:00:00Z">
        <w:r>
          <w:t xml:space="preserve"> </w:t>
        </w:r>
      </w:ins>
      <w:ins w:id="8214" w:author="PR Preview" w:date="2026-01-01T00:00:00Z">
        <w:r>
          <w:t xml:space="preserve">If</w:t>
        </w:r>
      </w:ins>
      <w:ins w:id="8215" w:author="PR Preview" w:date="2026-01-01T00:00:00Z">
        <w:r>
          <w:t xml:space="preserve"> </w:t>
        </w:r>
      </w:ins>
      <w:ins w:id="8216" w:author="PR Preview" w:date="2026-01-01T00:00:00Z">
        <w:r>
          <w:t xml:space="preserve">${\mathbf{A}}^{\top} \mathbf{A} \mathord{\smash[b]{\underset{\raise.3ex\hbox{$\scriptstyle\sim$}}{x}}\vphantom{x}} = \mathord{\smash[b]{\underset{\raise.3ex\hbox{$\scriptstyle\sim$}}{0}}\vphantom{0}}_n$</w:t>
        </w:r>
      </w:ins>
      <w:ins w:id="8217" w:author="PR Preview" w:date="2026-01-01T00:00:00Z">
        <w:r>
          <w:t xml:space="preserve">, then</w:t>
        </w:r>
      </w:ins>
    </w:p>
    <w:p>
      <w:pPr>
        <w:pStyle w:val="BodyText"/>
      </w:pPr>
      <w:ins w:id="8218" w:author="PR Preview" w:date="2026-01-01T00:00:00Z">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\text{(}\text{Theorem~19}\text{)}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ins>
    </w:p>
    <w:p>
      <w:pPr>
        <w:pStyle w:val="FirstParagraph"/>
      </w:pPr>
      <w:ins w:id="8219" w:author="PR Preview" w:date="2026-01-01T00:00:00Z">
        <w:r>
          <w:t xml:space="preserve">A vector whose Euclidean norm is</w:t>
        </w:r>
      </w:ins>
      <w:ins w:id="8220" w:author="PR Preview" w:date="2026-01-01T00:00:00Z">
        <w:r>
          <w:t xml:space="preserve"> </w:t>
        </w:r>
      </w:ins>
      <m:oMath>
        <m:r>
          <m:t>0</m:t>
        </m:r>
      </m:oMath>
      <w:ins w:id="8221" w:author="PR Preview" w:date="2026-01-01T00:00:00Z">
        <w:r>
          <w:t xml:space="preserve"> </w:t>
        </w:r>
      </w:ins>
      <w:ins w:id="8222" w:author="PR Preview" w:date="2026-01-01T00:00:00Z">
        <w:r>
          <w:t xml:space="preserve">has every entry</w:t>
        </w:r>
      </w:ins>
      <w:ins w:id="8223" w:author="PR Preview" w:date="2026-01-01T00:00:00Z">
        <w:r>
          <w:t xml:space="preserve"> </w:t>
        </w:r>
      </w:ins>
      <m:oMath>
        <m:r>
          <m:t>0</m:t>
        </m:r>
      </m:oMath>
      <w:ins w:id="8224" w:author="PR Preview" w:date="2026-01-01T00:00:00Z">
        <w:r>
          <w:t xml:space="preserve">,</w:t>
        </w:r>
      </w:ins>
      <w:ins w:id="8225" w:author="PR Preview" w:date="2026-01-01T00:00:00Z">
        <w:r>
          <w:t xml:space="preserve"> </w:t>
        </w:r>
      </w:ins>
      <w:ins w:id="8226" w:author="PR Preview" w:date="2026-01-01T00:00:00Z">
        <w:r>
          <w:t xml:space="preserve">so</w:t>
        </w:r>
      </w:ins>
      <w:ins w:id="8227" w:author="PR Preview" w:date="2026-01-01T00:00:00Z">
        <w:r>
          <w:t xml:space="preserve"> </w:t>
        </w:r>
      </w:ins>
      <w:ins w:id="8228" w:author="PR Preview" w:date="2026-01-01T00:00:00Z">
        <w:r>
          <w:t xml:space="preserve">$\mathbf{A} \mathord{\smash[b]{\underset{\raise.3ex\hbox{$\scriptstyle\sim$}}{x}}\vphantom{x}} = \mathord{\smash[b]{\underset{\raise.3ex\hbox{$\scriptstyle\sim$}}{0}}\vphantom{0}}_m$</w:t>
        </w:r>
      </w:ins>
      <w:ins w:id="8229" w:author="PR Preview" w:date="2026-01-01T00:00:00Z">
        <w:r>
          <w:t xml:space="preserve">.</w:t>
        </w:r>
      </w:ins>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del w:id="8230" w:author="PR Preview" w:date="2026-01-01T00:00:00Z">
        <w:r>
          <w:delText xml:space="preserve">Every row is a multiple of</w:delText>
        </w:r>
      </w:del>
      <w:del w:id="8231" w:author="PR Preview" w:date="2026-01-01T00:00:00Z">
        <w:r>
          <w:delText xml:space="preserve"> </w:delText>
        </w:r>
      </w:del>
      <m:oMath>
        <m:r>
          <m:rPr>
            <m:sty m:val="p"/>
          </m:rPr>
          <m:t>(</m:t>
        </m:r>
        <m:r>
          <m:t>1</m:t>
        </m:r>
        <m:r>
          <m:rPr>
            <m:sty m:val="p"/>
          </m:rPr>
          <m:t>,</m:t>
        </m:r>
        <m:r>
          <m:rPr>
            <m:sty m:val="p"/>
          </m:rPr>
          <m:t>−</m:t>
        </m:r>
        <m:r>
          <m:t>2</m:t>
        </m:r>
        <m:r>
          <m:rPr>
            <m:sty m:val="p"/>
          </m:rPr>
          <m:t>,</m:t>
        </m:r>
        <m:r>
          <m:rPr>
            <m:sty m:val="p"/>
          </m:rPr>
          <m:t>−</m:t>
        </m:r>
        <m:r>
          <m:t>2</m:t>
        </m:r>
        <m:r>
          <m:rPr>
            <m:sty m:val="p"/>
          </m:rPr>
          <m:t>)</m:t>
        </m:r>
      </m:oMath>
      <w:del w:id="8232" w:author="PR Preview" w:date="2026-01-01T00:00:00Z">
        <w:r>
          <w:delText xml:space="preserve">,</w:delText>
        </w:r>
      </w:del>
      <w:del w:id="8233" w:author="PR Preview" w:date="2026-01-01T00:00:00Z">
        <w:r>
          <w:delText xml:space="preserve"> </w:delText>
        </w:r>
      </w:del>
      <w:del w:id="8234" w:author="PR Preview" w:date="2026-01-01T00:00:00Z">
        <w:r>
          <w:delText xml:space="preserve">so</w:delText>
        </w:r>
      </w:del>
      <w:del w:id="8235" w:author="PR Preview" w:date="2026-01-01T00:00:00Z">
        <w:r>
          <w:delText xml:space="preserve"> </w:delText>
        </w:r>
      </w:del>
      <m:oMath>
        <m:sSup>
          <m:e>
            <m:r>
              <m:rPr>
                <m:sty m:val="bi"/>
              </m:rPr>
              <m:t>A</m:t>
            </m:r>
          </m:e>
          <m:sup>
            <m:r>
              <m:rPr>
                <m:sty m:val="p"/>
              </m:rPr>
              <m:t>⊤</m:t>
            </m:r>
          </m:sup>
        </m:sSup>
        <m:r>
          <m:rPr>
            <m:sty m:val="bi"/>
          </m:rPr>
          <m:t>A</m:t>
        </m:r>
        <m:limLow>
          <m:e>
            <m:r>
              <m:t>x</m:t>
            </m:r>
          </m:e>
          <m:lim>
            <m:r>
              <m:rPr>
                <m:sty m:val="p"/>
              </m:rPr>
              <m:t>∼</m:t>
            </m:r>
          </m:lim>
        </m:limLow>
        <m:r>
          <m:rPr>
            <m:sty m:val="p"/>
          </m:rPr>
          <m:t>=</m:t>
        </m:r>
        <m:sSub>
          <m:e>
            <m:limLow>
              <m:e>
                <m:r>
                  <m:t>0</m:t>
                </m:r>
              </m:e>
              <m:lim>
                <m:r>
                  <m:rPr>
                    <m:sty m:val="p"/>
                  </m:rPr>
                  <m:t>∼</m:t>
                </m:r>
              </m:lim>
            </m:limLow>
          </m:e>
          <m:sub>
            <m:r>
              <m:t>3</m:t>
            </m:r>
          </m:sub>
        </m:sSub>
      </m:oMath>
      <w:del w:id="8236" w:author="PR Preview" w:date="2026-01-01T00:00:00Z">
        <w:r>
          <w:delText xml:space="preserve"> </w:delText>
        </w:r>
      </w:del>
      <w:del w:id="8237" w:author="PR Preview" w:date="2026-01-01T00:00:00Z">
        <w:r>
          <w:delText xml:space="preserve">exactly when</w:delText>
        </w:r>
      </w:del>
      <w:del w:id="8238" w:author="PR Preview" w:date="2026-01-01T00:00:00Z">
        <w:r>
          <w:delText xml:space="preserve"> </w:delText>
        </w:r>
      </w:del>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del w:id="8239" w:author="PR Preview" w:date="2026-01-01T00:00:00Z">
        <w:r>
          <w:delText xml:space="preserve">,</w:delText>
        </w:r>
      </w:del>
      <w:del w:id="8240" w:author="PR Preview" w:date="2026-01-01T00:00:00Z">
        <w:r>
          <w:delText xml:space="preserve"> </w:delText>
        </w:r>
      </w:del>
      <w:del w:id="8241" w:author="PR Preview" w:date="2026-01-01T00:00:00Z">
        <w:r>
          <w:delText xml:space="preserve">the same condition as for</w:delText>
        </w:r>
      </w:del>
      <w:del w:id="8242" w:author="PR Preview" w:date="2026-01-01T00:00:00Z">
        <w:r>
          <w:delText xml:space="preserve"> </w:delText>
        </w:r>
      </w:del>
      <m:oMath>
        <m:r>
          <m:rPr>
            <m:scr m:val="script"/>
            <m:sty m:val="p"/>
          </m:rPr>
          <m:t>N</m:t>
        </m:r>
        <m:r>
          <m:rPr>
            <m:sty m:val="p"/>
          </m:rPr>
          <m:t>(</m:t>
        </m:r>
        <m:r>
          <m:rPr>
            <m:sty m:val="bi"/>
          </m:rPr>
          <m:t>A</m:t>
        </m:r>
        <m:r>
          <m:rPr>
            <m:sty m:val="p"/>
          </m:rPr>
          <m:t>)</m:t>
        </m:r>
      </m:oMath>
      <w:del w:id="8243" w:author="PR Preview" w:date="2026-01-01T00:00:00Z">
        <w:r>
          <w:delText xml:space="preserve"> </w:delText>
        </w:r>
      </w:del>
      <w:del w:id="8244" w:author="PR Preview" w:date="2026-01-01T00:00:00Z">
        <w:r>
          <w:delText xml:space="preserve">in</w:delText>
        </w:r>
      </w:del>
      <w:del w:id="8245" w:author="PR Preview" w:date="2026-01-01T00:00:00Z">
        <w:r>
          <w:delText xml:space="preserve"> </w:delText>
        </w:r>
      </w:del>
      <w:hyperlink w:anchor="exm-null-space">
        <w:del w:id="8246" w:author="PR Preview" w:date="2026-01-01T00:00:00Z">
          <w:r>
            <w:rPr>
              <w:rStyle w:val="Hyperlink"/>
            </w:rPr>
            <w:delText xml:space="preserve">Example 58</w:delText>
          </w:r>
        </w:del>
      </w:hyperlink>
      <w:del w:id="8247" w:author="PR Preview" w:date="2026-01-01T00:00:00Z">
        <w:r>
          <w:delText xml:space="preserve">.</w:delText>
        </w:r>
      </w:del>
    </w:p>
    <w:p>
      <w:pPr>
        <w:pStyle w:val="FirstParagraph"/>
      </w:pPr>
      <w:ins w:id="8248" w:author="PR Preview" w:date="2026-01-01T00:00:00Z">
        <w:r>
          <w:t xml:space="preserve">Every row is a multiple of</w:t>
        </w:r>
      </w:ins>
      <w:ins w:id="8249" w:author="PR Preview" w:date="2026-01-01T00:00:00Z">
        <w:r>
          <w:t xml:space="preserve"> </w:t>
        </w:r>
      </w:ins>
      <m:oMath>
        <m:r>
          <m:rPr>
            <m:sty m:val="p"/>
          </m:rPr>
          <m:t>(</m:t>
        </m:r>
        <m:r>
          <m:t>1</m:t>
        </m:r>
        <m:r>
          <m:rPr>
            <m:sty m:val="p"/>
          </m:rPr>
          <m:t>,</m:t>
        </m:r>
        <m:r>
          <m:rPr>
            <m:sty m:val="p"/>
          </m:rPr>
          <m:t>−</m:t>
        </m:r>
        <m:r>
          <m:t>2</m:t>
        </m:r>
        <m:r>
          <m:rPr>
            <m:sty m:val="p"/>
          </m:rPr>
          <m:t>,</m:t>
        </m:r>
        <m:r>
          <m:rPr>
            <m:sty m:val="p"/>
          </m:rPr>
          <m:t>−</m:t>
        </m:r>
        <m:r>
          <m:t>2</m:t>
        </m:r>
        <m:r>
          <m:rPr>
            <m:sty m:val="p"/>
          </m:rPr>
          <m:t>)</m:t>
        </m:r>
      </m:oMath>
      <w:ins w:id="8250" w:author="PR Preview" w:date="2026-01-01T00:00:00Z">
        <w:r>
          <w:t xml:space="preserve">,</w:t>
        </w:r>
      </w:ins>
      <w:ins w:id="8251" w:author="PR Preview" w:date="2026-01-01T00:00:00Z">
        <w:r>
          <w:t xml:space="preserve"> </w:t>
        </w:r>
      </w:ins>
      <w:ins w:id="8252" w:author="PR Preview" w:date="2026-01-01T00:00:00Z">
        <w:r>
          <w:t xml:space="preserve">so</w:t>
        </w:r>
      </w:ins>
      <w:ins w:id="8253" w:author="PR Preview" w:date="2026-01-01T00:00:00Z">
        <w:r>
          <w:t xml:space="preserve"> </w:t>
        </w:r>
      </w:ins>
      <w:ins w:id="8254" w:author="PR Preview" w:date="2026-01-01T00:00:00Z">
        <w:r>
          <w:t xml:space="preserve">${\mathbf{A}}^{\top} \mathbf{A} \mathord{\smash[b]{\underset{\raise.3ex\hbox{$\scriptstyle\sim$}}{x}}\vphantom{x}} = \mathord{\smash[b]{\underset{\raise.3ex\hbox{$\scriptstyle\sim$}}{0}}\vphantom{0}}_3$</w:t>
        </w:r>
      </w:ins>
      <w:ins w:id="8255" w:author="PR Preview" w:date="2026-01-01T00:00:00Z">
        <w:r>
          <w:t xml:space="preserve"> </w:t>
        </w:r>
      </w:ins>
      <w:ins w:id="8256" w:author="PR Preview" w:date="2026-01-01T00:00:00Z">
        <w:r>
          <w:t xml:space="preserve">exactly when</w:t>
        </w:r>
      </w:ins>
      <w:ins w:id="8257" w:author="PR Preview" w:date="2026-01-01T00:00:00Z">
        <w:r>
          <w:t xml:space="preserve"> </w:t>
        </w:r>
      </w:ins>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ins w:id="8258" w:author="PR Preview" w:date="2026-01-01T00:00:00Z">
        <w:r>
          <w:t xml:space="preserve">,</w:t>
        </w:r>
      </w:ins>
      <w:ins w:id="8259" w:author="PR Preview" w:date="2026-01-01T00:00:00Z">
        <w:r>
          <w:t xml:space="preserve"> </w:t>
        </w:r>
      </w:ins>
      <w:ins w:id="8260" w:author="PR Preview" w:date="2026-01-01T00:00:00Z">
        <w:r>
          <w:t xml:space="preserve">the same condition as for</w:t>
        </w:r>
      </w:ins>
      <w:ins w:id="8261" w:author="PR Preview" w:date="2026-01-01T00:00:00Z">
        <w:r>
          <w:t xml:space="preserve"> </w:t>
        </w:r>
      </w:ins>
      <m:oMath>
        <m:r>
          <m:rPr>
            <m:scr m:val="script"/>
            <m:sty m:val="p"/>
          </m:rPr>
          <m:t>N</m:t>
        </m:r>
        <m:r>
          <m:rPr>
            <m:sty m:val="p"/>
          </m:rPr>
          <m:t>(</m:t>
        </m:r>
        <m:r>
          <m:rPr>
            <m:sty m:val="bi"/>
          </m:rPr>
          <m:t>A</m:t>
        </m:r>
        <m:r>
          <m:rPr>
            <m:sty m:val="p"/>
          </m:rPr>
          <m:t>)</m:t>
        </m:r>
      </m:oMath>
      <w:ins w:id="8262" w:author="PR Preview" w:date="2026-01-01T00:00:00Z">
        <w:r>
          <w:t xml:space="preserve"> </w:t>
        </w:r>
      </w:ins>
      <w:ins w:id="8263" w:author="PR Preview" w:date="2026-01-01T00:00:00Z">
        <w:r>
          <w:t xml:space="preserve">in</w:t>
        </w:r>
      </w:ins>
      <w:ins w:id="8264" w:author="PR Preview" w:date="2026-01-01T00:00:00Z">
        <w:r>
          <w:t xml:space="preserve"> </w:t>
        </w:r>
      </w:ins>
      <w:hyperlink w:anchor="exm-null-space">
        <w:ins w:id="8265" w:author="PR Preview" w:date="2026-01-01T00:00:00Z">
          <w:r>
            <w:rPr>
              <w:rStyle w:val="Hyperlink"/>
            </w:rPr>
            <w:t xml:space="preserve">Example 58</w:t>
          </w:r>
        </w:ins>
      </w:hyperlink>
      <w:ins w:id="8266" w:author="PR Preview" w:date="2026-01-01T00:00:00Z">
        <w:r>
          <w:t xml:space="preserve">.</w:t>
        </w:r>
      </w:ins>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del w:id="8267" w:author="PR Preview" w:date="2026-01-01T00:00:00Z">
        <w:r>
          <w:rPr>
            <w:b/>
            <w:bCs/>
          </w:rPr>
          <w:delText xml:space="preserve">Every column is in the span of the chosen columns.</w:delText>
        </w:r>
      </w:del>
      <w:del w:id="8268" w:author="PR Preview" w:date="2026-01-01T00:00:00Z">
        <w:r>
          <w:delText xml:space="preserve"> </w:delText>
        </w:r>
      </w:del>
      <w:del w:id="8269" w:author="PR Preview" w:date="2026-01-01T00:00:00Z">
        <w:r>
          <w:delText xml:space="preserve">A chosen column is in that span trivially.</w:delText>
        </w:r>
      </w:del>
      <w:del w:id="8270" w:author="PR Preview" w:date="2026-01-01T00:00:00Z">
        <w:r>
          <w:delText xml:space="preserve"> </w:delText>
        </w:r>
      </w:del>
      <w:del w:id="8271" w:author="PR Preview" w:date="2026-01-01T00:00:00Z">
        <w:r>
          <w:delText xml:space="preserve">If some unchosen column</w:delText>
        </w:r>
      </w:del>
      <w:del w:id="8272" w:author="PR Preview" w:date="2026-01-01T00:00:00Z">
        <w:r>
          <w:delText xml:space="preserve"> </w:delText>
        </w:r>
      </w:del>
      <m:oMath>
        <m:sSub>
          <m:e>
            <m:limLow>
              <m:e>
                <m:r>
                  <m:t>a</m:t>
                </m:r>
              </m:e>
              <m:lim>
                <m:r>
                  <m:rPr>
                    <m:sty m:val="p"/>
                  </m:rPr>
                  <m:t>∼</m:t>
                </m:r>
              </m:lim>
            </m:limLow>
          </m:e>
          <m:sub>
            <m:r>
              <m:t>j</m:t>
            </m:r>
          </m:sub>
        </m:sSub>
      </m:oMath>
      <w:del w:id="8273" w:author="PR Preview" w:date="2026-01-01T00:00:00Z">
        <w:r>
          <w:delText xml:space="preserve"> </w:delText>
        </w:r>
      </w:del>
      <w:del w:id="8274" w:author="PR Preview" w:date="2026-01-01T00:00:00Z">
        <w:r>
          <w:delText xml:space="preserve">were not in the span,</w:delText>
        </w:r>
      </w:del>
      <w:del w:id="8275" w:author="PR Preview" w:date="2026-01-01T00:00:00Z">
        <w:r>
          <w:delText xml:space="preserve"> </w:delText>
        </w:r>
      </w:del>
      <w:del w:id="8276" w:author="PR Preview" w:date="2026-01-01T00:00:00Z">
        <w:r>
          <w:delText xml:space="preserve">then adding it to the chosen columns would give</w:delText>
        </w:r>
      </w:del>
      <w:del w:id="8277" w:author="PR Preview" w:date="2026-01-01T00:00:00Z">
        <w:r>
          <w:delText xml:space="preserve"> </w:delText>
        </w:r>
      </w:del>
      <m:oMath>
        <m:r>
          <m:t>r</m:t>
        </m:r>
        <m:r>
          <m:rPr>
            <m:sty m:val="p"/>
          </m:rPr>
          <m:t>+</m:t>
        </m:r>
        <m:r>
          <m:t>1</m:t>
        </m:r>
      </m:oMath>
      <w:del w:id="8278" w:author="PR Preview" w:date="2026-01-01T00:00:00Z">
        <w:r>
          <w:delText xml:space="preserve"> </w:delText>
        </w:r>
      </w:del>
      <w:del w:id="8279" w:author="PR Preview" w:date="2026-01-01T00:00:00Z">
        <w:r>
          <w:delText xml:space="preserve">linearly independent columns</w:delText>
        </w:r>
      </w:del>
      <w:del w:id="8280" w:author="PR Preview" w:date="2026-01-01T00:00:00Z">
        <w:r>
          <w:delText xml:space="preserve"> </w:delText>
        </w:r>
      </w:del>
      <w:del w:id="8281" w:author="PR Preview" w:date="2026-01-01T00:00:00Z">
        <w:r>
          <w:delText xml:space="preserve">(</w:delText>
        </w:r>
      </w:del>
      <w:hyperlink w:anchor="thm-add-outside-span">
        <w:del w:id="8282" w:author="PR Preview" w:date="2026-01-01T00:00:00Z">
          <w:r>
            <w:rPr>
              <w:rStyle w:val="Hyperlink"/>
            </w:rPr>
            <w:delText xml:space="preserve">Theorem 28</w:delText>
          </w:r>
        </w:del>
      </w:hyperlink>
      <w:del w:id="8283" w:author="PR Preview" w:date="2026-01-01T00:00:00Z">
        <w:r>
          <w:delText xml:space="preserve">),</w:delText>
        </w:r>
      </w:del>
      <w:del w:id="8284" w:author="PR Preview" w:date="2026-01-01T00:00:00Z">
        <w:r>
          <w:delText xml:space="preserve"> </w:delText>
        </w:r>
      </w:del>
      <w:del w:id="8285" w:author="PR Preview" w:date="2026-01-01T00:00:00Z">
        <w:r>
          <w:delText xml:space="preserve">more than</w:delText>
        </w:r>
      </w:del>
      <w:del w:id="8286" w:author="PR Preview" w:date="2026-01-01T00:00:00Z">
        <w:r>
          <w:delText xml:space="preserve"> </w:delText>
        </w:r>
      </w:del>
      <m:oMath>
        <m:r>
          <m:t>r</m:t>
        </m:r>
      </m:oMath>
      <w:del w:id="8287" w:author="PR Preview" w:date="2026-01-01T00:00:00Z">
        <w:r>
          <w:delText xml:space="preserve">.</w:delText>
        </w:r>
      </w:del>
      <w:del w:id="8288" w:author="PR Preview" w:date="2026-01-01T00:00:00Z">
        <w:r>
          <w:delText xml:space="preserve"> </w:delText>
        </w:r>
      </w:del>
      <w:del w:id="8289" w:author="PR Preview" w:date="2026-01-01T00:00:00Z">
        <w:r>
          <w:delText xml:space="preserve">So every column of</w:delText>
        </w:r>
      </w:del>
      <w:del w:id="8290" w:author="PR Preview" w:date="2026-01-01T00:00:00Z">
        <w:r>
          <w:delText xml:space="preserve"> </w:delText>
        </w:r>
      </w:del>
      <m:oMath>
        <m:r>
          <m:rPr>
            <m:sty m:val="bi"/>
          </m:rPr>
          <m:t>A</m:t>
        </m:r>
      </m:oMath>
      <w:del w:id="8291" w:author="PR Preview" w:date="2026-01-01T00:00:00Z">
        <w:r>
          <w:delText xml:space="preserve"> </w:delText>
        </w:r>
      </w:del>
      <w:del w:id="8292" w:author="PR Preview" w:date="2026-01-01T00:00:00Z">
        <w:r>
          <w:delText xml:space="preserve">is in the span of the chosen columns.</w:delText>
        </w:r>
      </w:del>
    </w:p>
    <w:p>
      <w:pPr>
        <w:pStyle w:val="BodyText"/>
      </w:pPr>
      <w:ins w:id="8293" w:author="PR Preview" w:date="2026-01-01T00:00:00Z">
        <w:r>
          <w:rPr>
            <w:b/>
            <w:bCs/>
          </w:rPr>
          <w:t xml:space="preserve">Every column is in the span of the chosen columns.</w:t>
        </w:r>
      </w:ins>
      <w:ins w:id="8294" w:author="PR Preview" w:date="2026-01-01T00:00:00Z">
        <w:r>
          <w:t xml:space="preserve"> </w:t>
        </w:r>
      </w:ins>
      <w:ins w:id="8295" w:author="PR Preview" w:date="2026-01-01T00:00:00Z">
        <w:r>
          <w:t xml:space="preserve">A chosen column is in that span trivially.</w:t>
        </w:r>
      </w:ins>
      <w:ins w:id="8296" w:author="PR Preview" w:date="2026-01-01T00:00:00Z">
        <w:r>
          <w:t xml:space="preserve"> </w:t>
        </w:r>
      </w:ins>
      <w:ins w:id="8297" w:author="PR Preview" w:date="2026-01-01T00:00:00Z">
        <w:r>
          <w:t xml:space="preserve">If some unchosen column</w:t>
        </w:r>
      </w:ins>
      <w:ins w:id="8298" w:author="PR Preview" w:date="2026-01-01T00:00:00Z">
        <w:r>
          <w:t xml:space="preserve"> </w:t>
        </w:r>
      </w:ins>
      <w:ins w:id="8299" w:author="PR Preview" w:date="2026-01-01T00:00:00Z">
        <w:r>
          <w:t xml:space="preserve">$\mathord{\smash[b]{\underset{\raise.3ex\hbox{$\scriptstyle\sim$}}{a}}\vphantom{a}}_j$</w:t>
        </w:r>
      </w:ins>
      <w:ins w:id="8300" w:author="PR Preview" w:date="2026-01-01T00:00:00Z">
        <w:r>
          <w:t xml:space="preserve"> </w:t>
        </w:r>
      </w:ins>
      <w:ins w:id="8301" w:author="PR Preview" w:date="2026-01-01T00:00:00Z">
        <w:r>
          <w:t xml:space="preserve">were not in the span,</w:t>
        </w:r>
      </w:ins>
      <w:ins w:id="8302" w:author="PR Preview" w:date="2026-01-01T00:00:00Z">
        <w:r>
          <w:t xml:space="preserve"> </w:t>
        </w:r>
      </w:ins>
      <w:ins w:id="8303" w:author="PR Preview" w:date="2026-01-01T00:00:00Z">
        <w:r>
          <w:t xml:space="preserve">then adding it to the chosen columns would give</w:t>
        </w:r>
      </w:ins>
      <w:ins w:id="8304" w:author="PR Preview" w:date="2026-01-01T00:00:00Z">
        <w:r>
          <w:t xml:space="preserve"> </w:t>
        </w:r>
      </w:ins>
      <m:oMath>
        <m:r>
          <m:t>r</m:t>
        </m:r>
        <m:r>
          <m:rPr>
            <m:sty m:val="p"/>
          </m:rPr>
          <m:t>+</m:t>
        </m:r>
        <m:r>
          <m:t>1</m:t>
        </m:r>
      </m:oMath>
      <w:ins w:id="8305" w:author="PR Preview" w:date="2026-01-01T00:00:00Z">
        <w:r>
          <w:t xml:space="preserve"> </w:t>
        </w:r>
      </w:ins>
      <w:ins w:id="8306" w:author="PR Preview" w:date="2026-01-01T00:00:00Z">
        <w:r>
          <w:t xml:space="preserve">linearly independent columns</w:t>
        </w:r>
      </w:ins>
      <w:ins w:id="8307" w:author="PR Preview" w:date="2026-01-01T00:00:00Z">
        <w:r>
          <w:t xml:space="preserve"> </w:t>
        </w:r>
      </w:ins>
      <w:ins w:id="8308" w:author="PR Preview" w:date="2026-01-01T00:00:00Z">
        <w:r>
          <w:t xml:space="preserve">(</w:t>
        </w:r>
      </w:ins>
      <w:hyperlink w:anchor="thm-add-outside-span">
        <w:ins w:id="8309" w:author="PR Preview" w:date="2026-01-01T00:00:00Z">
          <w:r>
            <w:rPr>
              <w:rStyle w:val="Hyperlink"/>
            </w:rPr>
            <w:t xml:space="preserve">Theorem 28</w:t>
          </w:r>
        </w:ins>
      </w:hyperlink>
      <w:ins w:id="8310" w:author="PR Preview" w:date="2026-01-01T00:00:00Z">
        <w:r>
          <w:t xml:space="preserve">),</w:t>
        </w:r>
      </w:ins>
      <w:ins w:id="8311" w:author="PR Preview" w:date="2026-01-01T00:00:00Z">
        <w:r>
          <w:t xml:space="preserve"> </w:t>
        </w:r>
      </w:ins>
      <w:ins w:id="8312" w:author="PR Preview" w:date="2026-01-01T00:00:00Z">
        <w:r>
          <w:t xml:space="preserve">more than</w:t>
        </w:r>
      </w:ins>
      <w:ins w:id="8313" w:author="PR Preview" w:date="2026-01-01T00:00:00Z">
        <w:r>
          <w:t xml:space="preserve"> </w:t>
        </w:r>
      </w:ins>
      <m:oMath>
        <m:r>
          <m:t>r</m:t>
        </m:r>
      </m:oMath>
      <w:ins w:id="8314" w:author="PR Preview" w:date="2026-01-01T00:00:00Z">
        <w:r>
          <w:t xml:space="preserve">.</w:t>
        </w:r>
      </w:ins>
      <w:ins w:id="8315" w:author="PR Preview" w:date="2026-01-01T00:00:00Z">
        <w:r>
          <w:t xml:space="preserve"> </w:t>
        </w:r>
      </w:ins>
      <w:ins w:id="8316" w:author="PR Preview" w:date="2026-01-01T00:00:00Z">
        <w:r>
          <w:t xml:space="preserve">So every column of</w:t>
        </w:r>
      </w:ins>
      <w:ins w:id="8317" w:author="PR Preview" w:date="2026-01-01T00:00:00Z">
        <w:r>
          <w:t xml:space="preserve"> </w:t>
        </w:r>
      </w:ins>
      <m:oMath>
        <m:r>
          <m:rPr>
            <m:sty m:val="bi"/>
          </m:rPr>
          <m:t>A</m:t>
        </m:r>
      </m:oMath>
      <w:ins w:id="8318" w:author="PR Preview" w:date="2026-01-01T00:00:00Z">
        <w:r>
          <w:t xml:space="preserve"> </w:t>
        </w:r>
      </w:ins>
      <w:ins w:id="8319" w:author="PR Preview" w:date="2026-01-01T00:00:00Z">
        <w:r>
          <w:t xml:space="preserve">is in the span of the chosen columns.</w:t>
        </w:r>
      </w:ins>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del w:id="8320" w:author="PR Preview" w:date="2026-01-01T00:00:00Z">
        <w:r>
          <w:delText xml:space="preserve">The chosen columns are linearly independent and span</w:delText>
        </w:r>
      </w:del>
      <w:del w:id="8321" w:author="PR Preview" w:date="2026-01-01T00:00:00Z">
        <w:r>
          <w:delText xml:space="preserve"> </w:delText>
        </w:r>
      </w:del>
      <m:oMath>
        <m:r>
          <m:rPr>
            <m:scr m:val="script"/>
            <m:sty m:val="p"/>
          </m:rPr>
          <m:t>C</m:t>
        </m:r>
        <m:r>
          <m:rPr>
            <m:sty m:val="p"/>
          </m:rPr>
          <m:t>(</m:t>
        </m:r>
        <m:r>
          <m:rPr>
            <m:sty m:val="bi"/>
          </m:rPr>
          <m:t>A</m:t>
        </m:r>
        <m:r>
          <m:rPr>
            <m:sty m:val="p"/>
          </m:rPr>
          <m:t>)</m:t>
        </m:r>
      </m:oMath>
      <w:del w:id="8322" w:author="PR Preview" w:date="2026-01-01T00:00:00Z">
        <w:r>
          <w:delText xml:space="preserve">,</w:delText>
        </w:r>
      </w:del>
      <w:del w:id="8323" w:author="PR Preview" w:date="2026-01-01T00:00:00Z">
        <w:r>
          <w:delText xml:space="preserve"> </w:delText>
        </w:r>
      </w:del>
      <w:del w:id="8324" w:author="PR Preview" w:date="2026-01-01T00:00:00Z">
        <w:r>
          <w:delText xml:space="preserve">so they are a basis of it,</w:delText>
        </w:r>
      </w:del>
      <w:del w:id="8325" w:author="PR Preview" w:date="2026-01-01T00:00:00Z">
        <w:r>
          <w:delText xml:space="preserve"> </w:delText>
        </w:r>
      </w:del>
      <w:del w:id="8326" w:author="PR Preview" w:date="2026-01-01T00:00:00Z">
        <w:r>
          <w:delText xml:space="preserve">and</w:delText>
        </w:r>
      </w:del>
      <w:del w:id="8327" w:author="PR Preview" w:date="2026-01-01T00:00:00Z">
        <w:r>
          <w:delText xml:space="preserve"> </w:delText>
        </w:r>
      </w:del>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del w:id="8328" w:author="PR Preview" w:date="2026-01-01T00:00:00Z">
        <w:r>
          <w:delText xml:space="preserve"> </w:delText>
        </w:r>
      </w:del>
      <w:del w:id="8329" w:author="PR Preview" w:date="2026-01-01T00:00:00Z">
        <w:r>
          <w:delText xml:space="preserve">(</w:delText>
        </w:r>
      </w:del>
      <w:hyperlink w:anchor="def-dimension">
        <w:del w:id="8330" w:author="PR Preview" w:date="2026-01-01T00:00:00Z">
          <w:r>
            <w:rPr>
              <w:rStyle w:val="Hyperlink"/>
            </w:rPr>
            <w:delText xml:space="preserve">Definition 51</w:delText>
          </w:r>
        </w:del>
      </w:hyperlink>
      <w:del w:id="8331" w:author="PR Preview" w:date="2026-01-01T00:00:00Z">
        <w:r>
          <w:delText xml:space="preserve">).</w:delText>
        </w:r>
      </w:del>
      <w:del w:id="8332" w:author="PR Preview" w:date="2026-01-01T00:00:00Z">
        <w:r>
          <w:delText xml:space="preserve"> </w:delText>
        </w:r>
      </w:del>
      <w:del w:id="8333" w:author="PR Preview" w:date="2026-01-01T00:00:00Z">
        <w:r>
          <w:delText xml:space="preserve">If</w:delText>
        </w:r>
      </w:del>
      <w:del w:id="8334" w:author="PR Preview" w:date="2026-01-01T00:00:00Z">
        <w:r>
          <w:delText xml:space="preserve"> </w:delText>
        </w:r>
      </w:del>
      <m:oMath>
        <m:r>
          <m:t>r</m:t>
        </m:r>
        <m:r>
          <m:rPr>
            <m:sty m:val="p"/>
          </m:rPr>
          <m:t>=</m:t>
        </m:r>
        <m:r>
          <m:t>0</m:t>
        </m:r>
      </m:oMath>
      <w:del w:id="8335" w:author="PR Preview" w:date="2026-01-01T00:00:00Z">
        <w:r>
          <w:delText xml:space="preserve">, every column is</w:delText>
        </w:r>
      </w:del>
      <w:del w:id="8336" w:author="PR Preview" w:date="2026-01-01T00:00:00Z">
        <w:r>
          <w:delText xml:space="preserve"> </w:delText>
        </w:r>
      </w:del>
      <m:oMath>
        <m:sSub>
          <m:e>
            <m:limLow>
              <m:e>
                <m:r>
                  <m:t>0</m:t>
                </m:r>
              </m:e>
              <m:lim>
                <m:r>
                  <m:rPr>
                    <m:sty m:val="p"/>
                  </m:rPr>
                  <m:t>∼</m:t>
                </m:r>
              </m:lim>
            </m:limLow>
          </m:e>
          <m:sub>
            <m:r>
              <m:t>m</m:t>
            </m:r>
          </m:sub>
        </m:sSub>
      </m:oMath>
      <w:del w:id="8337" w:author="PR Preview" w:date="2026-01-01T00:00:00Z">
        <w:r>
          <w:delText xml:space="preserve">,</w:delText>
        </w:r>
      </w:del>
      <w:del w:id="8338" w:author="PR Preview" w:date="2026-01-01T00:00:00Z">
        <w:r>
          <w:delText xml:space="preserve"> </w:delText>
        </w:r>
      </w:del>
      <m:oMath>
        <m:r>
          <m:rPr>
            <m:scr m:val="script"/>
            <m:sty m:val="p"/>
          </m:rPr>
          <m:t>C</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m</m:t>
                </m:r>
              </m:sub>
            </m:sSub>
          </m:e>
        </m:d>
        <m:r>
          <m:t>​</m:t>
        </m:r>
      </m:oMath>
      <w:del w:id="8339" w:author="PR Preview" w:date="2026-01-01T00:00:00Z">
        <w:r>
          <w:delText xml:space="preserve">, and both sides are</w:delText>
        </w:r>
      </w:del>
      <w:del w:id="8340" w:author="PR Preview" w:date="2026-01-01T00:00:00Z">
        <w:r>
          <w:delText xml:space="preserve"> </w:delText>
        </w:r>
      </w:del>
      <m:oMath>
        <m:r>
          <m:t>0</m:t>
        </m:r>
      </m:oMath>
      <w:del w:id="8341" w:author="PR Preview" w:date="2026-01-01T00:00:00Z">
        <w:r>
          <w:delText xml:space="preserve">.</w:delText>
        </w:r>
      </w:del>
    </w:p>
    <w:p>
      <w:pPr>
        <w:pStyle w:val="BodyText"/>
      </w:pPr>
      <w:ins w:id="8342" w:author="PR Preview" w:date="2026-01-01T00:00:00Z">
        <w:r>
          <w:t xml:space="preserve">The chosen columns are linearly independent and span</w:t>
        </w:r>
      </w:ins>
      <w:ins w:id="8343" w:author="PR Preview" w:date="2026-01-01T00:00:00Z">
        <w:r>
          <w:t xml:space="preserve"> </w:t>
        </w:r>
      </w:ins>
      <m:oMath>
        <m:r>
          <m:rPr>
            <m:scr m:val="script"/>
            <m:sty m:val="p"/>
          </m:rPr>
          <m:t>C</m:t>
        </m:r>
        <m:r>
          <m:rPr>
            <m:sty m:val="p"/>
          </m:rPr>
          <m:t>(</m:t>
        </m:r>
        <m:r>
          <m:rPr>
            <m:sty m:val="bi"/>
          </m:rPr>
          <m:t>A</m:t>
        </m:r>
        <m:r>
          <m:rPr>
            <m:sty m:val="p"/>
          </m:rPr>
          <m:t>)</m:t>
        </m:r>
      </m:oMath>
      <w:ins w:id="8344" w:author="PR Preview" w:date="2026-01-01T00:00:00Z">
        <w:r>
          <w:t xml:space="preserve">,</w:t>
        </w:r>
      </w:ins>
      <w:ins w:id="8345" w:author="PR Preview" w:date="2026-01-01T00:00:00Z">
        <w:r>
          <w:t xml:space="preserve"> </w:t>
        </w:r>
      </w:ins>
      <w:ins w:id="8346" w:author="PR Preview" w:date="2026-01-01T00:00:00Z">
        <w:r>
          <w:t xml:space="preserve">so they are a basis of it,</w:t>
        </w:r>
      </w:ins>
      <w:ins w:id="8347" w:author="PR Preview" w:date="2026-01-01T00:00:00Z">
        <w:r>
          <w:t xml:space="preserve"> </w:t>
        </w:r>
      </w:ins>
      <w:ins w:id="8348" w:author="PR Preview" w:date="2026-01-01T00:00:00Z">
        <w:r>
          <w:t xml:space="preserve">and</w:t>
        </w:r>
      </w:ins>
      <w:ins w:id="8349" w:author="PR Preview" w:date="2026-01-01T00:00:00Z">
        <w:r>
          <w:t xml:space="preserve"> </w:t>
        </w:r>
      </w:ins>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ins w:id="8350" w:author="PR Preview" w:date="2026-01-01T00:00:00Z">
        <w:r>
          <w:t xml:space="preserve"> </w:t>
        </w:r>
      </w:ins>
      <w:ins w:id="8351" w:author="PR Preview" w:date="2026-01-01T00:00:00Z">
        <w:r>
          <w:t xml:space="preserve">(</w:t>
        </w:r>
      </w:ins>
      <w:hyperlink w:anchor="def-dimension">
        <w:ins w:id="8352" w:author="PR Preview" w:date="2026-01-01T00:00:00Z">
          <w:r>
            <w:rPr>
              <w:rStyle w:val="Hyperlink"/>
            </w:rPr>
            <w:t xml:space="preserve">Definition 51</w:t>
          </w:r>
        </w:ins>
      </w:hyperlink>
      <w:ins w:id="8353" w:author="PR Preview" w:date="2026-01-01T00:00:00Z">
        <w:r>
          <w:t xml:space="preserve">).</w:t>
        </w:r>
      </w:ins>
      <w:ins w:id="8354" w:author="PR Preview" w:date="2026-01-01T00:00:00Z">
        <w:r>
          <w:t xml:space="preserve"> </w:t>
        </w:r>
      </w:ins>
      <w:ins w:id="8355" w:author="PR Preview" w:date="2026-01-01T00:00:00Z">
        <w:r>
          <w:t xml:space="preserve">If</w:t>
        </w:r>
      </w:ins>
      <w:ins w:id="8356" w:author="PR Preview" w:date="2026-01-01T00:00:00Z">
        <w:r>
          <w:t xml:space="preserve"> </w:t>
        </w:r>
      </w:ins>
      <m:oMath>
        <m:r>
          <m:t>r</m:t>
        </m:r>
        <m:r>
          <m:rPr>
            <m:sty m:val="p"/>
          </m:rPr>
          <m:t>=</m:t>
        </m:r>
        <m:r>
          <m:t>0</m:t>
        </m:r>
      </m:oMath>
      <w:ins w:id="8357" w:author="PR Preview" w:date="2026-01-01T00:00:00Z">
        <w:r>
          <w:t xml:space="preserve">, every column is</w:t>
        </w:r>
      </w:ins>
      <w:ins w:id="8358" w:author="PR Preview" w:date="2026-01-01T00:00:00Z">
        <w:r>
          <w:t xml:space="preserve"> </w:t>
        </w:r>
      </w:ins>
      <w:ins w:id="8359" w:author="PR Preview" w:date="2026-01-01T00:00:00Z">
        <w:r>
          <w:t xml:space="preserve">$\mathord{\smash[b]{\underset{\raise.3ex\hbox{$\scriptstyle\sim$}}{0}}\vphantom{0}}_m$</w:t>
        </w:r>
      </w:ins>
      <w:ins w:id="8360" w:author="PR Preview" w:date="2026-01-01T00:00:00Z">
        <w:r>
          <w:t xml:space="preserve">,</w:t>
        </w:r>
      </w:ins>
      <w:ins w:id="8361" w:author="PR Preview" w:date="2026-01-01T00:00:00Z">
        <w:r>
          <w:t xml:space="preserve"> </w:t>
        </w:r>
      </w:ins>
      <w:ins w:id="8362" w:author="PR Preview" w:date="2026-01-01T00:00:00Z">
        <w:r>
          <w:t xml:space="preserve">$\mathcal{C}(\mathbf{A}) = \mathopen{}\left\{\mathord{\smash[b]{\underset{\raise.3ex\hbox{$\scriptstyle\sim$}}{0}}\vphantom{0}}_m\right\}\mathclose{}$</w:t>
        </w:r>
      </w:ins>
      <w:ins w:id="8363" w:author="PR Preview" w:date="2026-01-01T00:00:00Z">
        <w:r>
          <w:t xml:space="preserve">, and both sides are</w:t>
        </w:r>
      </w:ins>
      <w:ins w:id="8364" w:author="PR Preview" w:date="2026-01-01T00:00:00Z">
        <w:r>
          <w:t xml:space="preserve"> </w:t>
        </w:r>
      </w:ins>
      <m:oMath>
        <m:r>
          <m:t>0</m:t>
        </m:r>
      </m:oMath>
      <w:ins w:id="8365" w:author="PR Preview" w:date="2026-01-01T00:00:00Z">
        <w:r>
          <w:t xml:space="preserve">.</w:t>
        </w:r>
      </w:ins>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del w:id="8366" w:author="PR Preview" w:date="2026-01-01T00:00:00Z">
        <w:r>
          <w:rPr>
            <w:b/>
            <w:bCs/>
          </w:rPr>
          <w:delText xml:space="preserve">Example 67 (The nullity of the matrix in</w:delText>
        </w:r>
      </w:del>
      <w:del w:id="8367" w:author="PR Preview" w:date="2026-01-01T00:00:00Z">
        <w:r>
          <w:rPr>
            <w:b/>
            <w:bCs/>
          </w:rPr>
          <w:delText xml:space="preserve"> </w:delText>
        </w:r>
      </w:del>
      <w:hyperlink w:anchor="exm-column-space">
        <w:del w:id="8368" w:author="PR Preview" w:date="2026-01-01T00:00:00Z">
          <w:r>
            <w:rPr>
              <w:rStyle w:val="Hyperlink"/>
              <w:b/>
              <w:bCs/>
            </w:rPr>
            <w:delText xml:space="preserve">Example 56</w:delText>
          </w:r>
        </w:del>
      </w:hyperlink>
      <w:del w:id="8369" w:author="PR Preview" w:date="2026-01-01T00:00:00Z">
        <w:r>
          <w:rPr>
            <w:b/>
            <w:bCs/>
          </w:rPr>
          <w:delText xml:space="preserve">)</w:delText>
        </w:r>
      </w:del>
      <w:del w:id="8370" w:author="PR Preview" w:date="2026-01-01T00:00:00Z">
        <w:r>
          <w:delText xml:space="preserve"> </w:delText>
        </w:r>
      </w:del>
      <w:del w:id="8371" w:author="PR Preview" w:date="2026-01-01T00:00:00Z">
        <w:r>
          <w:delText xml:space="preserve">For</w:delText>
        </w:r>
      </w:del>
      <w:del w:id="8372" w:author="PR Preview" w:date="2026-01-01T00:00:00Z">
        <w:r>
          <w:delText xml:space="preserve"> </w:delText>
        </w:r>
      </w:del>
      <m:oMath>
        <m:r>
          <m:rPr>
            <m:sty m:val="bi"/>
          </m:rPr>
          <m:t>A</m:t>
        </m:r>
      </m:oMath>
      <w:del w:id="8373" w:author="PR Preview" w:date="2026-01-01T00:00:00Z">
        <w:r>
          <w:delText xml:space="preserve"> </w:delText>
        </w:r>
      </w:del>
      <w:del w:id="8374" w:author="PR Preview" w:date="2026-01-01T00:00:00Z">
        <w:r>
          <w:delText xml:space="preserve">in</w:delText>
        </w:r>
      </w:del>
      <w:del w:id="8375" w:author="PR Preview" w:date="2026-01-01T00:00:00Z">
        <w:r>
          <w:delText xml:space="preserve"> </w:delText>
        </w:r>
      </w:del>
      <w:hyperlink w:anchor="exm-column-space">
        <w:del w:id="8376" w:author="PR Preview" w:date="2026-01-01T00:00:00Z">
          <w:r>
            <w:rPr>
              <w:rStyle w:val="Hyperlink"/>
            </w:rPr>
            <w:delText xml:space="preserve">Example 56</w:delText>
          </w:r>
        </w:del>
      </w:hyperlink>
      <w:del w:id="8377" w:author="PR Preview" w:date="2026-01-01T00:00:00Z">
        <w:r>
          <w:delText xml:space="preserve">,</w:delText>
        </w:r>
      </w:del>
      <w:del w:id="8378" w:author="PR Preview" w:date="2026-01-01T00:00:00Z">
        <w:r>
          <w:delText xml:space="preserve"> </w:delText>
        </w:r>
      </w:del>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del w:id="8379" w:author="PR Preview" w:date="2026-01-01T00:00:00Z">
        <w:r>
          <w:delText xml:space="preserve"> </w:delText>
        </w:r>
      </w:del>
      <w:del w:id="8380" w:author="PR Preview" w:date="2026-01-01T00:00:00Z">
        <w:r>
          <w:delText xml:space="preserve">(</w:delText>
        </w:r>
      </w:del>
      <w:hyperlink w:anchor="exm-null-space">
        <w:del w:id="8381" w:author="PR Preview" w:date="2026-01-01T00:00:00Z">
          <w:r>
            <w:rPr>
              <w:rStyle w:val="Hyperlink"/>
            </w:rPr>
            <w:delText xml:space="preserve">Example 58</w:delText>
          </w:r>
        </w:del>
      </w:hyperlink>
      <w:del w:id="8382" w:author="PR Preview" w:date="2026-01-01T00:00:00Z">
        <w:r>
          <w:delText xml:space="preserve">).</w:delText>
        </w:r>
      </w:del>
      <w:del w:id="8383" w:author="PR Preview" w:date="2026-01-01T00:00:00Z">
        <w:r>
          <w:delText xml:space="preserve"> </w:delText>
        </w:r>
      </w:del>
      <w:del w:id="8384" w:author="PR Preview" w:date="2026-01-01T00:00:00Z">
        <w:r>
          <w:delText xml:space="preserve">Those two vectors are linearly independent:</w:delText>
        </w:r>
      </w:del>
      <w:del w:id="8385" w:author="PR Preview" w:date="2026-01-01T00:00:00Z">
        <w:r>
          <w:delText xml:space="preserve"> </w:delText>
        </w:r>
      </w:del>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del w:id="8386" w:author="PR Preview" w:date="2026-01-01T00:00:00Z">
        <w:r>
          <w:delText xml:space="preserve">,</w:delText>
        </w:r>
      </w:del>
      <w:del w:id="8387" w:author="PR Preview" w:date="2026-01-01T00:00:00Z">
        <w:r>
          <w:delText xml:space="preserve"> </w:delText>
        </w:r>
      </w:del>
      <w:del w:id="8388" w:author="PR Preview" w:date="2026-01-01T00:00:00Z">
        <w:r>
          <w:delText xml:space="preserve">which is</w:delText>
        </w:r>
      </w:del>
      <w:del w:id="8389" w:author="PR Preview" w:date="2026-01-01T00:00:00Z">
        <w:r>
          <w:delText xml:space="preserve"> </w:delText>
        </w:r>
      </w:del>
      <m:oMath>
        <m:sSub>
          <m:e>
            <m:limLow>
              <m:e>
                <m:r>
                  <m:t>0</m:t>
                </m:r>
              </m:e>
              <m:lim>
                <m:r>
                  <m:rPr>
                    <m:sty m:val="p"/>
                  </m:rPr>
                  <m:t>∼</m:t>
                </m:r>
              </m:lim>
            </m:limLow>
          </m:e>
          <m:sub>
            <m:r>
              <m:t>3</m:t>
            </m:r>
          </m:sub>
        </m:sSub>
      </m:oMath>
      <w:del w:id="8390" w:author="PR Preview" w:date="2026-01-01T00:00:00Z">
        <w:r>
          <w:delText xml:space="preserve"> </w:delText>
        </w:r>
      </w:del>
      <w:del w:id="8391" w:author="PR Preview" w:date="2026-01-01T00:00:00Z">
        <w:r>
          <w:delText xml:space="preserve">only if</w:delText>
        </w:r>
      </w:del>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del w:id="8392" w:author="PR Preview" w:date="2026-01-01T00:00:00Z">
        <w:r>
          <w:delText xml:space="preserve">So they are a basis of</w:delText>
        </w:r>
      </w:del>
      <w:del w:id="8393" w:author="PR Preview" w:date="2026-01-01T00:00:00Z">
        <w:r>
          <w:delText xml:space="preserve"> </w:delText>
        </w:r>
      </w:del>
      <m:oMath>
        <m:r>
          <m:rPr>
            <m:scr m:val="script"/>
            <m:sty m:val="p"/>
          </m:rPr>
          <m:t>N</m:t>
        </m:r>
        <m:r>
          <m:rPr>
            <m:sty m:val="p"/>
          </m:rPr>
          <m:t>(</m:t>
        </m:r>
        <m:r>
          <m:rPr>
            <m:sty m:val="bi"/>
          </m:rPr>
          <m:t>A</m:t>
        </m:r>
        <m:r>
          <m:rPr>
            <m:sty m:val="p"/>
          </m:rPr>
          <m:t>)</m:t>
        </m:r>
      </m:oMath>
      <w:del w:id="8394" w:author="PR Preview" w:date="2026-01-01T00:00:00Z">
        <w:r>
          <w:delText xml:space="preserve">,</w:delText>
        </w:r>
      </w:del>
      <w:del w:id="8395" w:author="PR Preview" w:date="2026-01-01T00:00:00Z">
        <w:r>
          <w:delText xml:space="preserve"> </w:delText>
        </w:r>
      </w:del>
      <w:del w:id="8396" w:author="PR Preview" w:date="2026-01-01T00:00:00Z">
        <w:r>
          <w:delText xml:space="preserve">and</w:delText>
        </w:r>
      </w:del>
      <w:del w:id="8397" w:author="PR Preview" w:date="2026-01-01T00:00:00Z">
        <w:r>
          <w:delText xml:space="preserve"> </w:delText>
        </w:r>
      </w:del>
      <m:oMath>
        <m:r>
          <m:rPr>
            <m:sty m:val="p"/>
          </m:rPr>
          <m:t>nullity</m:t>
        </m:r>
        <m:r>
          <m:rPr>
            <m:sty m:val="p"/>
          </m:rPr>
          <m:t>(</m:t>
        </m:r>
        <m:r>
          <m:rPr>
            <m:sty m:val="bi"/>
          </m:rPr>
          <m:t>A</m:t>
        </m:r>
        <m:r>
          <m:rPr>
            <m:sty m:val="p"/>
          </m:rPr>
          <m:t>)</m:t>
        </m:r>
        <m:r>
          <m:rPr>
            <m:sty m:val="p"/>
          </m:rPr>
          <m:t>=</m:t>
        </m:r>
        <m:r>
          <m:t>2</m:t>
        </m:r>
      </m:oMath>
      <w:del w:id="8398" w:author="PR Preview" w:date="2026-01-01T00:00:00Z">
        <w:r>
          <w:delText xml:space="preserve">.</w:delText>
        </w:r>
      </w:del>
      <w:del w:id="8399" w:author="PR Preview" w:date="2026-01-01T00:00:00Z">
        <w:r>
          <w:delText xml:space="preserve"> </w:delText>
        </w:r>
      </w:del>
      <w:del w:id="8400" w:author="PR Preview" w:date="2026-01-01T00:00:00Z">
        <w:r>
          <w:delText xml:space="preserve">The</w:delText>
        </w:r>
      </w:del>
      <w:del w:id="8401" w:author="PR Preview" w:date="2026-01-01T00:00:00Z">
        <w:r>
          <w:delText xml:space="preserve"> </w:delText>
        </w:r>
      </w:del>
      <m:oMath>
        <m:r>
          <m:t>2</m:t>
        </m:r>
        <m:r>
          <m:rPr>
            <m:sty m:val="p"/>
          </m:rPr>
          <m:t>×</m:t>
        </m:r>
        <m:r>
          <m:t>2</m:t>
        </m:r>
      </m:oMath>
      <w:del w:id="8402" w:author="PR Preview" w:date="2026-01-01T00:00:00Z">
        <w:r>
          <w:delText xml:space="preserve"> </w:delText>
        </w:r>
      </w:del>
      <w:del w:id="8403" w:author="PR Preview" w:date="2026-01-01T00:00:00Z">
        <w:r>
          <w:delText xml:space="preserve">identity matrix has nullity</w:delText>
        </w:r>
      </w:del>
      <w:del w:id="8404" w:author="PR Preview" w:date="2026-01-01T00:00:00Z">
        <w:r>
          <w:delText xml:space="preserve"> </w:delText>
        </w:r>
      </w:del>
      <m:oMath>
        <m:r>
          <m:t>0</m:t>
        </m:r>
      </m:oMath>
      <w:del w:id="8405" w:author="PR Preview" w:date="2026-01-01T00:00:00Z">
        <w:r>
          <w:delText xml:space="preserve">,</w:delText>
        </w:r>
      </w:del>
      <w:del w:id="8406" w:author="PR Preview" w:date="2026-01-01T00:00:00Z">
        <w:r>
          <w:delText xml:space="preserve"> </w:delText>
        </w:r>
      </w:del>
      <w:del w:id="8407" w:author="PR Preview" w:date="2026-01-01T00:00:00Z">
        <w:r>
          <w:delText xml:space="preserve">because</w:delText>
        </w:r>
      </w:del>
      <w:del w:id="8408" w:author="PR Preview" w:date="2026-01-01T00:00:00Z">
        <w:r>
          <w:delText xml:space="preserve"> </w:delText>
        </w:r>
      </w:del>
      <m:oMath>
        <m:r>
          <m:rPr>
            <m:sty m:val="bi"/>
          </m:rPr>
          <m:t>I</m:t>
        </m:r>
        <m:limLow>
          <m:e>
            <m:r>
              <m:t>x</m:t>
            </m:r>
          </m:e>
          <m:lim>
            <m:r>
              <m:rPr>
                <m:sty m:val="p"/>
              </m:rPr>
              <m:t>∼</m:t>
            </m:r>
          </m:lim>
        </m:limLow>
        <m:r>
          <m:rPr>
            <m:sty m:val="p"/>
          </m:rPr>
          <m:t>=</m:t>
        </m:r>
        <m:limLow>
          <m:e>
            <m:r>
              <m:t>x</m:t>
            </m:r>
          </m:e>
          <m:lim>
            <m:r>
              <m:rPr>
                <m:sty m:val="p"/>
              </m:rPr>
              <m:t>∼</m:t>
            </m:r>
          </m:lim>
        </m:limLow>
      </m:oMath>
      <w:del w:id="8409" w:author="PR Preview" w:date="2026-01-01T00:00:00Z">
        <w:r>
          <w:delText xml:space="preserve"> </w:delText>
        </w:r>
      </w:del>
      <w:del w:id="8410" w:author="PR Preview" w:date="2026-01-01T00:00:00Z">
        <w:r>
          <w:delText xml:space="preserve">is</w:delText>
        </w:r>
      </w:del>
      <w:del w:id="8411" w:author="PR Preview" w:date="2026-01-01T00:00:00Z">
        <w:r>
          <w:delText xml:space="preserve"> </w:delText>
        </w:r>
      </w:del>
      <m:oMath>
        <m:sSub>
          <m:e>
            <m:limLow>
              <m:e>
                <m:r>
                  <m:t>0</m:t>
                </m:r>
              </m:e>
              <m:lim>
                <m:r>
                  <m:rPr>
                    <m:sty m:val="p"/>
                  </m:rPr>
                  <m:t>∼</m:t>
                </m:r>
              </m:lim>
            </m:limLow>
          </m:e>
          <m:sub>
            <m:r>
              <m:t>2</m:t>
            </m:r>
          </m:sub>
        </m:sSub>
      </m:oMath>
      <w:del w:id="8412" w:author="PR Preview" w:date="2026-01-01T00:00:00Z">
        <w:r>
          <w:delText xml:space="preserve"> </w:delText>
        </w:r>
      </w:del>
      <w:del w:id="8413" w:author="PR Preview" w:date="2026-01-01T00:00:00Z">
        <w:r>
          <w:delText xml:space="preserve">only when</w:delText>
        </w:r>
      </w:del>
      <w:del w:id="8414" w:author="PR Preview" w:date="2026-01-01T00:00:00Z">
        <w:r>
          <w:delText xml:space="preserve"> </w:delText>
        </w:r>
      </w:del>
      <m:oMath>
        <m:limLow>
          <m:e>
            <m:r>
              <m:t>x</m:t>
            </m:r>
          </m:e>
          <m:lim>
            <m:r>
              <m:rPr>
                <m:sty m:val="p"/>
              </m:rPr>
              <m:t>∼</m:t>
            </m:r>
          </m:lim>
        </m:limLow>
        <m:r>
          <m:rPr>
            <m:sty m:val="p"/>
          </m:rPr>
          <m:t>=</m:t>
        </m:r>
        <m:sSub>
          <m:e>
            <m:limLow>
              <m:e>
                <m:r>
                  <m:t>0</m:t>
                </m:r>
              </m:e>
              <m:lim>
                <m:r>
                  <m:rPr>
                    <m:sty m:val="p"/>
                  </m:rPr>
                  <m:t>∼</m:t>
                </m:r>
              </m:lim>
            </m:limLow>
          </m:e>
          <m:sub>
            <m:r>
              <m:t>2</m:t>
            </m:r>
          </m:sub>
        </m:sSub>
      </m:oMath>
      <w:del w:id="8415" w:author="PR Preview" w:date="2026-01-01T00:00:00Z">
        <w:r>
          <w:delText xml:space="preserve">.</w:delText>
        </w:r>
      </w:del>
    </w:p>
    <w:p>
      <w:pPr>
        <w:pStyle w:val="FirstParagraph"/>
      </w:pPr>
      <w:ins w:id="8416" w:author="PR Preview" w:date="2026-01-01T00:00:00Z">
        <w:r>
          <w:rPr>
            <w:b/>
            <w:bCs/>
          </w:rPr>
          <w:t xml:space="preserve">Example 67 (The nullity of the matrix in</w:t>
        </w:r>
      </w:ins>
      <w:ins w:id="8417" w:author="PR Preview" w:date="2026-01-01T00:00:00Z">
        <w:r>
          <w:rPr>
            <w:b/>
            <w:bCs/>
          </w:rPr>
          <w:t xml:space="preserve"> </w:t>
        </w:r>
      </w:ins>
      <w:hyperlink w:anchor="exm-column-space">
        <w:ins w:id="8418" w:author="PR Preview" w:date="2026-01-01T00:00:00Z">
          <w:r>
            <w:rPr>
              <w:rStyle w:val="Hyperlink"/>
              <w:b/>
              <w:bCs/>
            </w:rPr>
            <w:t xml:space="preserve">Example 56</w:t>
          </w:r>
        </w:ins>
      </w:hyperlink>
      <w:ins w:id="8419" w:author="PR Preview" w:date="2026-01-01T00:00:00Z">
        <w:r>
          <w:rPr>
            <w:b/>
            <w:bCs/>
          </w:rPr>
          <w:t xml:space="preserve">)</w:t>
        </w:r>
      </w:ins>
      <w:ins w:id="8420" w:author="PR Preview" w:date="2026-01-01T00:00:00Z">
        <w:r>
          <w:t xml:space="preserve"> </w:t>
        </w:r>
      </w:ins>
      <w:ins w:id="8421" w:author="PR Preview" w:date="2026-01-01T00:00:00Z">
        <w:r>
          <w:t xml:space="preserve">For</w:t>
        </w:r>
      </w:ins>
      <w:ins w:id="8422" w:author="PR Preview" w:date="2026-01-01T00:00:00Z">
        <w:r>
          <w:t xml:space="preserve"> </w:t>
        </w:r>
      </w:ins>
      <m:oMath>
        <m:r>
          <m:rPr>
            <m:sty m:val="bi"/>
          </m:rPr>
          <m:t>A</m:t>
        </m:r>
      </m:oMath>
      <w:ins w:id="8423" w:author="PR Preview" w:date="2026-01-01T00:00:00Z">
        <w:r>
          <w:t xml:space="preserve"> </w:t>
        </w:r>
      </w:ins>
      <w:ins w:id="8424" w:author="PR Preview" w:date="2026-01-01T00:00:00Z">
        <w:r>
          <w:t xml:space="preserve">in</w:t>
        </w:r>
      </w:ins>
      <w:ins w:id="8425" w:author="PR Preview" w:date="2026-01-01T00:00:00Z">
        <w:r>
          <w:t xml:space="preserve"> </w:t>
        </w:r>
      </w:ins>
      <w:hyperlink w:anchor="exm-column-space">
        <w:ins w:id="8426" w:author="PR Preview" w:date="2026-01-01T00:00:00Z">
          <w:r>
            <w:rPr>
              <w:rStyle w:val="Hyperlink"/>
            </w:rPr>
            <w:t xml:space="preserve">Example 56</w:t>
          </w:r>
        </w:ins>
      </w:hyperlink>
      <w:ins w:id="8427" w:author="PR Preview" w:date="2026-01-01T00:00:00Z">
        <w:r>
          <w:t xml:space="preserve">,</w:t>
        </w:r>
      </w:ins>
      <w:ins w:id="8428" w:author="PR Preview" w:date="2026-01-01T00:00:00Z">
        <w:r>
          <w:t xml:space="preserve"> </w:t>
        </w:r>
      </w:ins>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ins w:id="8429" w:author="PR Preview" w:date="2026-01-01T00:00:00Z">
        <w:r>
          <w:t xml:space="preserve"> </w:t>
        </w:r>
      </w:ins>
      <w:ins w:id="8430" w:author="PR Preview" w:date="2026-01-01T00:00:00Z">
        <w:r>
          <w:t xml:space="preserve">(</w:t>
        </w:r>
      </w:ins>
      <w:hyperlink w:anchor="exm-null-space">
        <w:ins w:id="8431" w:author="PR Preview" w:date="2026-01-01T00:00:00Z">
          <w:r>
            <w:rPr>
              <w:rStyle w:val="Hyperlink"/>
            </w:rPr>
            <w:t xml:space="preserve">Example 58</w:t>
          </w:r>
        </w:ins>
      </w:hyperlink>
      <w:ins w:id="8432" w:author="PR Preview" w:date="2026-01-01T00:00:00Z">
        <w:r>
          <w:t xml:space="preserve">).</w:t>
        </w:r>
      </w:ins>
      <w:ins w:id="8433" w:author="PR Preview" w:date="2026-01-01T00:00:00Z">
        <w:r>
          <w:t xml:space="preserve"> </w:t>
        </w:r>
      </w:ins>
      <w:ins w:id="8434" w:author="PR Preview" w:date="2026-01-01T00:00:00Z">
        <w:r>
          <w:t xml:space="preserve">Those two vectors are linearly independent:</w:t>
        </w:r>
      </w:ins>
      <w:ins w:id="8435" w:author="PR Preview" w:date="2026-01-01T00:00:00Z">
        <w:r>
          <w:t xml:space="preserve"> </w:t>
        </w:r>
      </w:ins>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ins w:id="8436" w:author="PR Preview" w:date="2026-01-01T00:00:00Z">
        <w:r>
          <w:t xml:space="preserve">,</w:t>
        </w:r>
      </w:ins>
      <w:ins w:id="8437" w:author="PR Preview" w:date="2026-01-01T00:00:00Z">
        <w:r>
          <w:t xml:space="preserve"> </w:t>
        </w:r>
      </w:ins>
      <w:ins w:id="8438" w:author="PR Preview" w:date="2026-01-01T00:00:00Z">
        <w:r>
          <w:t xml:space="preserve">which is</w:t>
        </w:r>
      </w:ins>
      <w:ins w:id="8439" w:author="PR Preview" w:date="2026-01-01T00:00:00Z">
        <w:r>
          <w:t xml:space="preserve"> </w:t>
        </w:r>
      </w:ins>
      <w:ins w:id="8440" w:author="PR Preview" w:date="2026-01-01T00:00:00Z">
        <w:r>
          <w:t xml:space="preserve">$\mathord{\smash[b]{\underset{\raise.3ex\hbox{$\scriptstyle\sim$}}{0}}\vphantom{0}}_3$</w:t>
        </w:r>
      </w:ins>
      <w:ins w:id="8441" w:author="PR Preview" w:date="2026-01-01T00:00:00Z">
        <w:r>
          <w:t xml:space="preserve"> </w:t>
        </w:r>
      </w:ins>
      <w:ins w:id="8442" w:author="PR Preview" w:date="2026-01-01T00:00:00Z">
        <w:r>
          <w:t xml:space="preserve">only if</w:t>
        </w:r>
      </w:ins>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ins w:id="8443" w:author="PR Preview" w:date="2026-01-01T00:00:00Z">
        <w:r>
          <w:t xml:space="preserve">So they are a basis of</w:t>
        </w:r>
      </w:ins>
      <w:ins w:id="8444" w:author="PR Preview" w:date="2026-01-01T00:00:00Z">
        <w:r>
          <w:t xml:space="preserve"> </w:t>
        </w:r>
      </w:ins>
      <m:oMath>
        <m:r>
          <m:rPr>
            <m:scr m:val="script"/>
            <m:sty m:val="p"/>
          </m:rPr>
          <m:t>N</m:t>
        </m:r>
        <m:r>
          <m:rPr>
            <m:sty m:val="p"/>
          </m:rPr>
          <m:t>(</m:t>
        </m:r>
        <m:r>
          <m:rPr>
            <m:sty m:val="bi"/>
          </m:rPr>
          <m:t>A</m:t>
        </m:r>
        <m:r>
          <m:rPr>
            <m:sty m:val="p"/>
          </m:rPr>
          <m:t>)</m:t>
        </m:r>
      </m:oMath>
      <w:ins w:id="8445" w:author="PR Preview" w:date="2026-01-01T00:00:00Z">
        <w:r>
          <w:t xml:space="preserve">,</w:t>
        </w:r>
      </w:ins>
      <w:ins w:id="8446" w:author="PR Preview" w:date="2026-01-01T00:00:00Z">
        <w:r>
          <w:t xml:space="preserve"> </w:t>
        </w:r>
      </w:ins>
      <w:ins w:id="8447" w:author="PR Preview" w:date="2026-01-01T00:00:00Z">
        <w:r>
          <w:t xml:space="preserve">and</w:t>
        </w:r>
      </w:ins>
      <w:ins w:id="8448" w:author="PR Preview" w:date="2026-01-01T00:00:00Z">
        <w:r>
          <w:t xml:space="preserve"> </w:t>
        </w:r>
      </w:ins>
      <m:oMath>
        <m:r>
          <m:rPr>
            <m:sty m:val="p"/>
          </m:rPr>
          <m:t>nullity</m:t>
        </m:r>
        <m:r>
          <m:rPr>
            <m:sty m:val="p"/>
          </m:rPr>
          <m:t>(</m:t>
        </m:r>
        <m:r>
          <m:rPr>
            <m:sty m:val="bi"/>
          </m:rPr>
          <m:t>A</m:t>
        </m:r>
        <m:r>
          <m:rPr>
            <m:sty m:val="p"/>
          </m:rPr>
          <m:t>)</m:t>
        </m:r>
        <m:r>
          <m:rPr>
            <m:sty m:val="p"/>
          </m:rPr>
          <m:t>=</m:t>
        </m:r>
        <m:r>
          <m:t>2</m:t>
        </m:r>
      </m:oMath>
      <w:ins w:id="8449" w:author="PR Preview" w:date="2026-01-01T00:00:00Z">
        <w:r>
          <w:t xml:space="preserve">.</w:t>
        </w:r>
      </w:ins>
      <w:ins w:id="8450" w:author="PR Preview" w:date="2026-01-01T00:00:00Z">
        <w:r>
          <w:t xml:space="preserve"> </w:t>
        </w:r>
      </w:ins>
      <w:ins w:id="8451" w:author="PR Preview" w:date="2026-01-01T00:00:00Z">
        <w:r>
          <w:t xml:space="preserve">The</w:t>
        </w:r>
      </w:ins>
      <w:ins w:id="8452" w:author="PR Preview" w:date="2026-01-01T00:00:00Z">
        <w:r>
          <w:t xml:space="preserve"> </w:t>
        </w:r>
      </w:ins>
      <m:oMath>
        <m:r>
          <m:t>2</m:t>
        </m:r>
        <m:r>
          <m:rPr>
            <m:sty m:val="p"/>
          </m:rPr>
          <m:t>×</m:t>
        </m:r>
        <m:r>
          <m:t>2</m:t>
        </m:r>
      </m:oMath>
      <w:ins w:id="8453" w:author="PR Preview" w:date="2026-01-01T00:00:00Z">
        <w:r>
          <w:t xml:space="preserve"> </w:t>
        </w:r>
      </w:ins>
      <w:ins w:id="8454" w:author="PR Preview" w:date="2026-01-01T00:00:00Z">
        <w:r>
          <w:t xml:space="preserve">identity matrix has nullity</w:t>
        </w:r>
      </w:ins>
      <w:ins w:id="8455" w:author="PR Preview" w:date="2026-01-01T00:00:00Z">
        <w:r>
          <w:t xml:space="preserve"> </w:t>
        </w:r>
      </w:ins>
      <m:oMath>
        <m:r>
          <m:t>0</m:t>
        </m:r>
      </m:oMath>
      <w:ins w:id="8456" w:author="PR Preview" w:date="2026-01-01T00:00:00Z">
        <w:r>
          <w:t xml:space="preserve">,</w:t>
        </w:r>
      </w:ins>
      <w:ins w:id="8457" w:author="PR Preview" w:date="2026-01-01T00:00:00Z">
        <w:r>
          <w:t xml:space="preserve"> </w:t>
        </w:r>
      </w:ins>
      <w:ins w:id="8458" w:author="PR Preview" w:date="2026-01-01T00:00:00Z">
        <w:r>
          <w:t xml:space="preserve">because</w:t>
        </w:r>
      </w:ins>
      <w:ins w:id="8459" w:author="PR Preview" w:date="2026-01-01T00:00:00Z">
        <w:r>
          <w:t xml:space="preserve"> </w:t>
        </w:r>
      </w:ins>
      <w:ins w:id="8460" w:author="PR Preview" w:date="2026-01-01T00:00:00Z">
        <w:r>
          <w:t xml:space="preserve">$\mathbf{I} \mathord{\smash[b]{\underset{\raise.3ex\hbox{$\scriptstyle\sim$}}{x}}\vphantom{x}} = \mathord{\smash[b]{\underset{\raise.3ex\hbox{$\scriptstyle\sim$}}{x}}\vphantom{x}}$</w:t>
        </w:r>
      </w:ins>
      <w:ins w:id="8461" w:author="PR Preview" w:date="2026-01-01T00:00:00Z">
        <w:r>
          <w:t xml:space="preserve"> </w:t>
        </w:r>
      </w:ins>
      <w:ins w:id="8462" w:author="PR Preview" w:date="2026-01-01T00:00:00Z">
        <w:r>
          <w:t xml:space="preserve">is</w:t>
        </w:r>
      </w:ins>
      <w:ins w:id="8463" w:author="PR Preview" w:date="2026-01-01T00:00:00Z">
        <w:r>
          <w:t xml:space="preserve"> </w:t>
        </w:r>
      </w:ins>
      <w:ins w:id="8464" w:author="PR Preview" w:date="2026-01-01T00:00:00Z">
        <w:r>
          <w:t xml:space="preserve">$\mathord{\smash[b]{\underset{\raise.3ex\hbox{$\scriptstyle\sim$}}{0}}\vphantom{0}}_2$</w:t>
        </w:r>
      </w:ins>
      <w:ins w:id="8465" w:author="PR Preview" w:date="2026-01-01T00:00:00Z">
        <w:r>
          <w:t xml:space="preserve"> </w:t>
        </w:r>
      </w:ins>
      <w:ins w:id="8466" w:author="PR Preview" w:date="2026-01-01T00:00:00Z">
        <w:r>
          <w:t xml:space="preserve">only when</w:t>
        </w:r>
      </w:ins>
      <w:ins w:id="8467" w:author="PR Preview" w:date="2026-01-01T00:00:00Z">
        <w:r>
          <w:t xml:space="preserve"> </w:t>
        </w:r>
      </w:ins>
      <w:ins w:id="8468" w:author="PR Preview" w:date="2026-01-01T00:00:00Z">
        <w:r>
          <w:t xml:space="preserve">$\mathord{\smash[b]{\underset{\raise.3ex\hbox{$\scriptstyle\sim$}}{x}}\vphantom{x}} = \mathord{\smash[b]{\underset{\raise.3ex\hbox{$\scriptstyle\sim$}}{0}}\vphantom{0}}_2$</w:t>
        </w:r>
      </w:ins>
      <w:ins w:id="8469" w:author="PR Preview" w:date="2026-01-01T00:00:00Z">
        <w:r>
          <w:t xml:space="preserve">.</w:t>
        </w:r>
      </w:ins>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del w:id="8470" w:author="PR Preview" w:date="2026-01-01T00:00:00Z">
        <w:r>
          <w:rPr>
            <w:i/>
            <w:iCs/>
          </w:rPr>
          <w:delText xml:space="preserve">Proof</w:delText>
        </w:r>
      </w:del>
      <w:del w:id="8471" w:author="PR Preview" w:date="2026-01-01T00:00:00Z">
        <w:r>
          <w:delText xml:space="preserve">. </w:delText>
        </w:r>
      </w:del>
      <w:del w:id="8472" w:author="PR Preview" w:date="2026-01-01T00:00:00Z">
        <w:r>
          <w:delText xml:space="preserve">Let</w:delText>
        </w:r>
      </w:del>
      <w:del w:id="8473" w:author="PR Preview" w:date="2026-01-01T00:00:00Z">
        <w:r>
          <w:delText xml:space="preserve"> </w:delText>
        </w:r>
      </w:del>
      <m:oMath>
        <m:r>
          <m:t>ν</m:t>
        </m:r>
        <m:r>
          <m:rPr>
            <m:sty m:val="p"/>
          </m:rPr>
          <m:t>=</m:t>
        </m:r>
        <m:r>
          <m:rPr>
            <m:sty m:val="p"/>
          </m:rPr>
          <m:t>nullity</m:t>
        </m:r>
        <m:r>
          <m:rPr>
            <m:sty m:val="p"/>
          </m:rPr>
          <m:t>(</m:t>
        </m:r>
        <m:r>
          <m:rPr>
            <m:sty m:val="bi"/>
          </m:rPr>
          <m:t>A</m:t>
        </m:r>
        <m:r>
          <m:rPr>
            <m:sty m:val="p"/>
          </m:rPr>
          <m:t>)</m:t>
        </m:r>
      </m:oMath>
      <w:del w:id="8474" w:author="PR Preview" w:date="2026-01-01T00:00:00Z">
        <w:r>
          <w:delText xml:space="preserve">.</w:delText>
        </w:r>
      </w:del>
      <w:del w:id="8475" w:author="PR Preview" w:date="2026-01-01T00:00:00Z">
        <w:r>
          <w:delText xml:space="preserve"> </w:delText>
        </w:r>
      </w:del>
      <w:del w:id="8476" w:author="PR Preview" w:date="2026-01-01T00:00:00Z">
        <w:r>
          <w:delText xml:space="preserve">Choose a basis</w:delText>
        </w:r>
      </w:del>
      <w:del w:id="8477" w:author="PR Preview" w:date="2026-01-01T00:00:00Z">
        <w:r>
          <w:delText xml:space="preserve"> </w:delText>
        </w:r>
      </w:del>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ν</m:t>
            </m:r>
          </m:sub>
        </m:sSub>
      </m:oMath>
      <w:del w:id="8478" w:author="PR Preview" w:date="2026-01-01T00:00:00Z">
        <w:r>
          <w:delText xml:space="preserve"> </w:delText>
        </w:r>
      </w:del>
      <w:del w:id="8479" w:author="PR Preview" w:date="2026-01-01T00:00:00Z">
        <w:r>
          <w:delText xml:space="preserve">of</w:delText>
        </w:r>
      </w:del>
      <w:del w:id="8480" w:author="PR Preview" w:date="2026-01-01T00:00:00Z">
        <w:r>
          <w:delText xml:space="preserve"> </w:delText>
        </w:r>
      </w:del>
      <m:oMath>
        <m:r>
          <m:rPr>
            <m:scr m:val="script"/>
            <m:sty m:val="p"/>
          </m:rPr>
          <m:t>N</m:t>
        </m:r>
        <m:r>
          <m:rPr>
            <m:sty m:val="p"/>
          </m:rPr>
          <m:t>(</m:t>
        </m:r>
        <m:r>
          <m:rPr>
            <m:sty m:val="bi"/>
          </m:rPr>
          <m:t>A</m:t>
        </m:r>
        <m:r>
          <m:rPr>
            <m:sty m:val="p"/>
          </m:rPr>
          <m:t>)</m:t>
        </m:r>
      </m:oMath>
      <w:del w:id="8481" w:author="PR Preview" w:date="2026-01-01T00:00:00Z">
        <w:r>
          <w:delText xml:space="preserve">,</w:delText>
        </w:r>
      </w:del>
      <w:del w:id="8482" w:author="PR Preview" w:date="2026-01-01T00:00:00Z">
        <w:r>
          <w:delText xml:space="preserve"> </w:delText>
        </w:r>
      </w:del>
      <w:del w:id="8483" w:author="PR Preview" w:date="2026-01-01T00:00:00Z">
        <w:r>
          <w:delText xml:space="preserve">and extend it to a basis</w:delText>
        </w:r>
      </w:del>
      <w:del w:id="8484" w:author="PR Preview" w:date="2026-01-01T00:00:00Z">
        <w:r>
          <w:delText xml:space="preserve"> </w:delText>
        </w:r>
      </w:del>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ν</m:t>
            </m:r>
          </m:sub>
        </m:sSub>
        <m:r>
          <m:rPr>
            <m:sty m:val="p"/>
          </m:rPr>
          <m:t>,</m:t>
        </m:r>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r>
              <m:t>n</m:t>
            </m:r>
            <m:r>
              <m:rPr>
                <m:sty m:val="p"/>
              </m:rPr>
              <m:t>−</m:t>
            </m:r>
            <m:r>
              <m:t>ν</m:t>
            </m:r>
          </m:sub>
        </m:sSub>
      </m:oMath>
      <w:del w:id="8485" w:author="PR Preview" w:date="2026-01-01T00:00:00Z">
        <w:r>
          <w:delText xml:space="preserve"> </w:delText>
        </w:r>
      </w:del>
      <w:del w:id="8486" w:author="PR Preview" w:date="2026-01-01T00:00:00Z">
        <w:r>
          <w:delText xml:space="preserve">of</w:delText>
        </w:r>
      </w:del>
      <w:del w:id="8487" w:author="PR Preview" w:date="2026-01-01T00:00:00Z">
        <w:r>
          <w:delText xml:space="preserve"> </w:delText>
        </w:r>
      </w:del>
      <m:oMath>
        <m:sSup>
          <m:e>
            <m:r>
              <m:rPr>
                <m:scr m:val="double-struck"/>
                <m:sty m:val="p"/>
              </m:rPr>
              <m:t>R</m:t>
            </m:r>
          </m:e>
          <m:sup>
            <m:r>
              <m:t>n</m:t>
            </m:r>
          </m:sup>
        </m:sSup>
      </m:oMath>
      <w:del w:id="8488" w:author="PR Preview" w:date="2026-01-01T00:00:00Z">
        <w:r>
          <w:delText xml:space="preserve"> </w:delText>
        </w:r>
      </w:del>
      <w:del w:id="8489" w:author="PR Preview" w:date="2026-01-01T00:00:00Z">
        <w:r>
          <w:delText xml:space="preserve">(</w:delText>
        </w:r>
      </w:del>
      <w:hyperlink w:anchor="thm-extend-basis">
        <w:del w:id="8490" w:author="PR Preview" w:date="2026-01-01T00:00:00Z">
          <w:r>
            <w:rPr>
              <w:rStyle w:val="Hyperlink"/>
            </w:rPr>
            <w:delText xml:space="preserve">Theorem 29</w:delText>
          </w:r>
        </w:del>
      </w:hyperlink>
      <w:del w:id="8491" w:author="PR Preview" w:date="2026-01-01T00:00:00Z">
        <w:r>
          <w:delText xml:space="preserve">);</w:delText>
        </w:r>
      </w:del>
      <w:del w:id="8492" w:author="PR Preview" w:date="2026-01-01T00:00:00Z">
        <w:r>
          <w:delText xml:space="preserve"> </w:delText>
        </w:r>
      </w:del>
      <w:del w:id="8493" w:author="PR Preview" w:date="2026-01-01T00:00:00Z">
        <w:r>
          <w:delText xml:space="preserve">it has</w:delText>
        </w:r>
      </w:del>
      <w:del w:id="8494" w:author="PR Preview" w:date="2026-01-01T00:00:00Z">
        <w:r>
          <w:delText xml:space="preserve"> </w:delText>
        </w:r>
      </w:del>
      <m:oMath>
        <m:r>
          <m:t>n</m:t>
        </m:r>
      </m:oMath>
      <w:del w:id="8495" w:author="PR Preview" w:date="2026-01-01T00:00:00Z">
        <w:r>
          <w:delText xml:space="preserve"> </w:delText>
        </w:r>
      </w:del>
      <w:del w:id="8496" w:author="PR Preview" w:date="2026-01-01T00:00:00Z">
        <w:r>
          <w:delText xml:space="preserve">vectors,</w:delText>
        </w:r>
      </w:del>
      <w:del w:id="8497" w:author="PR Preview" w:date="2026-01-01T00:00:00Z">
        <w:r>
          <w:delText xml:space="preserve"> </w:delText>
        </w:r>
      </w:del>
      <w:del w:id="8498" w:author="PR Preview" w:date="2026-01-01T00:00:00Z">
        <w:r>
          <w:delText xml:space="preserve">because every basis of</w:delText>
        </w:r>
      </w:del>
      <w:del w:id="8499" w:author="PR Preview" w:date="2026-01-01T00:00:00Z">
        <w:r>
          <w:delText xml:space="preserve"> </w:delText>
        </w:r>
      </w:del>
      <m:oMath>
        <m:sSup>
          <m:e>
            <m:r>
              <m:rPr>
                <m:scr m:val="double-struck"/>
                <m:sty m:val="p"/>
              </m:rPr>
              <m:t>R</m:t>
            </m:r>
          </m:e>
          <m:sup>
            <m:r>
              <m:t>n</m:t>
            </m:r>
          </m:sup>
        </m:sSup>
      </m:oMath>
      <w:del w:id="8500" w:author="PR Preview" w:date="2026-01-01T00:00:00Z">
        <w:r>
          <w:delText xml:space="preserve"> </w:delText>
        </w:r>
      </w:del>
      <w:del w:id="8501" w:author="PR Preview" w:date="2026-01-01T00:00:00Z">
        <w:r>
          <w:delText xml:space="preserve">has</w:delText>
        </w:r>
      </w:del>
      <w:del w:id="8502" w:author="PR Preview" w:date="2026-01-01T00:00:00Z">
        <w:r>
          <w:delText xml:space="preserve"> </w:delText>
        </w:r>
      </w:del>
      <m:oMath>
        <m:r>
          <m:rPr>
            <m:sty m:val="p"/>
          </m:rPr>
          <m:t>dim</m:t>
        </m:r>
        <m:r>
          <m:rPr>
            <m:sty m:val="p"/>
          </m:rPr>
          <m:t>(</m:t>
        </m:r>
        <m:sSup>
          <m:e>
            <m:r>
              <m:rPr>
                <m:scr m:val="double-struck"/>
                <m:sty m:val="p"/>
              </m:rPr>
              <m:t>R</m:t>
            </m:r>
          </m:e>
          <m:sup>
            <m:r>
              <m:t>n</m:t>
            </m:r>
          </m:sup>
        </m:sSup>
        <m:r>
          <m:rPr>
            <m:sty m:val="p"/>
          </m:rPr>
          <m:t>)</m:t>
        </m:r>
        <m:r>
          <m:rPr>
            <m:sty m:val="p"/>
          </m:rPr>
          <m:t>=</m:t>
        </m:r>
        <m:r>
          <m:t>n</m:t>
        </m:r>
      </m:oMath>
      <w:del w:id="8503" w:author="PR Preview" w:date="2026-01-01T00:00:00Z">
        <w:r>
          <w:delText xml:space="preserve"> </w:delText>
        </w:r>
      </w:del>
      <w:del w:id="8504" w:author="PR Preview" w:date="2026-01-01T00:00:00Z">
        <w:r>
          <w:delText xml:space="preserve">vectors</w:delText>
        </w:r>
      </w:del>
      <w:del w:id="8505" w:author="PR Preview" w:date="2026-01-01T00:00:00Z">
        <w:r>
          <w:delText xml:space="preserve"> </w:delText>
        </w:r>
      </w:del>
      <w:del w:id="8506" w:author="PR Preview" w:date="2026-01-01T00:00:00Z">
        <w:r>
          <w:delText xml:space="preserve">(</w:delText>
        </w:r>
      </w:del>
      <w:hyperlink w:anchor="thm-basis-size">
        <w:del w:id="8507" w:author="PR Preview" w:date="2026-01-01T00:00:00Z">
          <w:r>
            <w:rPr>
              <w:rStyle w:val="Hyperlink"/>
            </w:rPr>
            <w:delText xml:space="preserve">Theorem 27</w:delText>
          </w:r>
        </w:del>
      </w:hyperlink>
      <w:del w:id="8508" w:author="PR Preview" w:date="2026-01-01T00:00:00Z">
        <w:r>
          <w:delText xml:space="preserve">,</w:delText>
        </w:r>
      </w:del>
      <w:del w:id="8509" w:author="PR Preview" w:date="2026-01-01T00:00:00Z">
        <w:r>
          <w:delText xml:space="preserve"> </w:delText>
        </w:r>
      </w:del>
      <w:hyperlink w:anchor="exm-dimension">
        <w:del w:id="8510" w:author="PR Preview" w:date="2026-01-01T00:00:00Z">
          <w:r>
            <w:rPr>
              <w:rStyle w:val="Hyperlink"/>
            </w:rPr>
            <w:delText xml:space="preserve">Example 50</w:delText>
          </w:r>
        </w:del>
      </w:hyperlink>
      <w:del w:id="8511" w:author="PR Preview" w:date="2026-01-01T00:00:00Z">
        <w:r>
          <w:delText xml:space="preserve">).</w:delText>
        </w:r>
      </w:del>
      <w:del w:id="8512" w:author="PR Preview" w:date="2026-01-01T00:00:00Z">
        <w:r>
          <w:delText xml:space="preserve"> </w:delText>
        </w:r>
      </w:del>
      <w:del w:id="8513" w:author="PR Preview" w:date="2026-01-01T00:00:00Z">
        <w:r>
          <w:delText xml:space="preserve">We show that</w:delText>
        </w:r>
      </w:del>
      <w:del w:id="8514" w:author="PR Preview" w:date="2026-01-01T00:00:00Z">
        <w:r>
          <w:delText xml:space="preserve"> </w:delText>
        </w:r>
      </w:del>
      <m:oMath>
        <m:r>
          <m:rPr>
            <m:sty m:val="bi"/>
          </m:rPr>
          <m:t>A</m:t>
        </m:r>
        <m:sSub>
          <m:e>
            <m:limLow>
              <m:e>
                <m:r>
                  <m:t>y</m:t>
                </m:r>
              </m:e>
              <m:lim>
                <m:r>
                  <m:rPr>
                    <m:sty m:val="p"/>
                  </m:rPr>
                  <m:t>∼</m:t>
                </m:r>
              </m:lim>
            </m:limLow>
          </m:e>
          <m:sub>
            <m:r>
              <m:t>1</m:t>
            </m:r>
          </m:sub>
        </m:sSub>
        <m:r>
          <m:rPr>
            <m:sty m:val="p"/>
          </m:rPr>
          <m:t>,</m:t>
        </m:r>
        <m:r>
          <m:rPr>
            <m:sty m:val="p"/>
          </m:rPr>
          <m:t>…</m:t>
        </m:r>
        <m:r>
          <m:rPr>
            <m:sty m:val="p"/>
          </m:rPr>
          <m:t>,</m:t>
        </m:r>
        <m:r>
          <m:rPr>
            <m:sty m:val="bi"/>
          </m:rPr>
          <m:t>A</m:t>
        </m:r>
        <m:sSub>
          <m:e>
            <m:limLow>
              <m:e>
                <m:r>
                  <m:t>y</m:t>
                </m:r>
              </m:e>
              <m:lim>
                <m:r>
                  <m:rPr>
                    <m:sty m:val="p"/>
                  </m:rPr>
                  <m:t>∼</m:t>
                </m:r>
              </m:lim>
            </m:limLow>
          </m:e>
          <m:sub>
            <m:r>
              <m:t>n</m:t>
            </m:r>
            <m:r>
              <m:rPr>
                <m:sty m:val="p"/>
              </m:rPr>
              <m:t>−</m:t>
            </m:r>
            <m:r>
              <m:t>ν</m:t>
            </m:r>
          </m:sub>
        </m:sSub>
      </m:oMath>
      <w:del w:id="8515" w:author="PR Preview" w:date="2026-01-01T00:00:00Z">
        <w:r>
          <w:delText xml:space="preserve"> </w:delText>
        </w:r>
      </w:del>
      <w:del w:id="8516" w:author="PR Preview" w:date="2026-01-01T00:00:00Z">
        <w:r>
          <w:delText xml:space="preserve">are a basis of</w:delText>
        </w:r>
      </w:del>
      <w:del w:id="8517" w:author="PR Preview" w:date="2026-01-01T00:00:00Z">
        <w:r>
          <w:delText xml:space="preserve"> </w:delText>
        </w:r>
      </w:del>
      <m:oMath>
        <m:r>
          <m:rPr>
            <m:scr m:val="script"/>
            <m:sty m:val="p"/>
          </m:rPr>
          <m:t>C</m:t>
        </m:r>
        <m:r>
          <m:rPr>
            <m:sty m:val="p"/>
          </m:rPr>
          <m:t>(</m:t>
        </m:r>
        <m:r>
          <m:rPr>
            <m:sty m:val="bi"/>
          </m:rPr>
          <m:t>A</m:t>
        </m:r>
        <m:r>
          <m:rPr>
            <m:sty m:val="p"/>
          </m:rPr>
          <m:t>)</m:t>
        </m:r>
      </m:oMath>
      <w:del w:id="8518" w:author="PR Preview" w:date="2026-01-01T00:00:00Z">
        <w:r>
          <w:delText xml:space="preserve">,</w:delText>
        </w:r>
      </w:del>
      <w:del w:id="8519" w:author="PR Preview" w:date="2026-01-01T00:00:00Z">
        <w:r>
          <w:delText xml:space="preserve"> </w:delText>
        </w:r>
      </w:del>
      <w:del w:id="8520" w:author="PR Preview" w:date="2026-01-01T00:00:00Z">
        <w:r>
          <w:delText xml:space="preserve">using</w:delText>
        </w:r>
      </w:del>
      <w:del w:id="8521" w:author="PR Preview" w:date="2026-01-01T00:00:00Z">
        <w:r>
          <w:delText xml:space="preserve"> </w:delText>
        </w:r>
      </w:del>
      <w:hyperlink w:anchor="thm-matvec-linear">
        <w:del w:id="8522" w:author="PR Preview" w:date="2026-01-01T00:00:00Z">
          <w:r>
            <w:rPr>
              <w:rStyle w:val="Hyperlink"/>
            </w:rPr>
            <w:delText xml:space="preserve">Theorem 24</w:delText>
          </w:r>
        </w:del>
      </w:hyperlink>
      <w:del w:id="8523" w:author="PR Preview" w:date="2026-01-01T00:00:00Z">
        <w:r>
          <w:delText xml:space="preserve"> </w:delText>
        </w:r>
      </w:del>
      <w:del w:id="8524" w:author="PR Preview" w:date="2026-01-01T00:00:00Z">
        <w:r>
          <w:delText xml:space="preserve">to apply</w:delText>
        </w:r>
      </w:del>
      <w:del w:id="8525" w:author="PR Preview" w:date="2026-01-01T00:00:00Z">
        <w:r>
          <w:delText xml:space="preserve"> </w:delText>
        </w:r>
      </w:del>
      <m:oMath>
        <m:r>
          <m:rPr>
            <m:sty m:val="bi"/>
          </m:rPr>
          <m:t>A</m:t>
        </m:r>
      </m:oMath>
      <w:del w:id="8526" w:author="PR Preview" w:date="2026-01-01T00:00:00Z">
        <w:r>
          <w:delText xml:space="preserve"> </w:delText>
        </w:r>
      </w:del>
      <w:del w:id="8527" w:author="PR Preview" w:date="2026-01-01T00:00:00Z">
        <w:r>
          <w:delText xml:space="preserve">to linear combinations.</w:delText>
        </w:r>
      </w:del>
    </w:p>
    <w:p>
      <w:pPr>
        <w:pStyle w:val="BodyText"/>
      </w:pPr>
      <w:del w:id="8528" w:author="PR Preview" w:date="2026-01-01T00:00:00Z">
        <w:r>
          <w:rPr>
            <w:b/>
            <w:bCs/>
          </w:rPr>
          <w:delText xml:space="preserve">They are linearly independent.</w:delText>
        </w:r>
      </w:del>
      <w:del w:id="8529" w:author="PR Preview" w:date="2026-01-01T00:00:00Z">
        <w:r>
          <w:delText xml:space="preserve"> </w:delText>
        </w:r>
      </w:del>
      <w:del w:id="8530" w:author="PR Preview" w:date="2026-01-01T00:00:00Z">
        <w:r>
          <w:delText xml:space="preserve">Suppose</w:delText>
        </w:r>
      </w:del>
      <w:del w:id="8531" w:author="PR Preview" w:date="2026-01-01T00:00:00Z">
        <w:r>
          <w:delText xml:space="preserve"> </w:delText>
        </w:r>
      </w:del>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limLow>
              <m:e>
                <m:r>
                  <m:t>y</m:t>
                </m:r>
              </m:e>
              <m:lim>
                <m:r>
                  <m:rPr>
                    <m:sty m:val="p"/>
                  </m:rPr>
                  <m:t>∼</m:t>
                </m:r>
              </m:lim>
            </m:limLow>
          </m:e>
          <m:sub>
            <m:r>
              <m:t>i</m:t>
            </m:r>
          </m:sub>
        </m:sSub>
        <m:r>
          <m:rPr>
            <m:sty m:val="p"/>
          </m:rPr>
          <m:t>=</m:t>
        </m:r>
        <m:sSub>
          <m:e>
            <m:limLow>
              <m:e>
                <m:r>
                  <m:t>0</m:t>
                </m:r>
              </m:e>
              <m:lim>
                <m:r>
                  <m:rPr>
                    <m:sty m:val="p"/>
                  </m:rPr>
                  <m:t>∼</m:t>
                </m:r>
              </m:lim>
            </m:limLow>
          </m:e>
          <m:sub>
            <m:r>
              <m:t>m</m:t>
            </m:r>
          </m:sub>
        </m:sSub>
      </m:oMath>
      <w:del w:id="8532" w:author="PR Preview" w:date="2026-01-01T00:00:00Z">
        <w:r>
          <w:delText xml:space="preserve">.</w:delText>
        </w:r>
      </w:del>
      <w:del w:id="8533" w:author="PR Preview" w:date="2026-01-01T00:00:00Z">
        <w:r>
          <w:delText xml:space="preserve"> </w:delText>
        </w:r>
      </w:del>
      <w:del w:id="8534" w:author="PR Preview" w:date="2026-01-01T00:00:00Z">
        <w:r>
          <w:delText xml:space="preserve">Then</w:delText>
        </w:r>
      </w:del>
      <w:del w:id="8535" w:author="PR Preview" w:date="2026-01-01T00:00:00Z">
        <w:r>
          <w:delText xml:space="preserve"> </w:delText>
        </w:r>
      </w:del>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limLow>
                  <m:e>
                    <m:r>
                      <m:t>y</m:t>
                    </m:r>
                  </m:e>
                  <m:lim>
                    <m:r>
                      <m:rPr>
                        <m:sty m:val="p"/>
                      </m:rPr>
                      <m:t>∼</m:t>
                    </m:r>
                  </m:lim>
                </m:limLow>
              </m:e>
              <m:sub>
                <m:r>
                  <m:t>i</m:t>
                </m:r>
              </m:sub>
            </m:sSub>
          </m:e>
        </m:d>
        <m:r>
          <m:t>​</m:t>
        </m:r>
        <m:r>
          <m:rPr>
            <m:sty m:val="p"/>
          </m:rPr>
          <m:t>=</m:t>
        </m:r>
        <m:sSub>
          <m:e>
            <m:limLow>
              <m:e>
                <m:r>
                  <m:t>0</m:t>
                </m:r>
              </m:e>
              <m:lim>
                <m:r>
                  <m:rPr>
                    <m:sty m:val="p"/>
                  </m:rPr>
                  <m:t>∼</m:t>
                </m:r>
              </m:lim>
            </m:limLow>
          </m:e>
          <m:sub>
            <m:r>
              <m:t>m</m:t>
            </m:r>
          </m:sub>
        </m:sSub>
      </m:oMath>
      <w:del w:id="8536" w:author="PR Preview" w:date="2026-01-01T00:00:00Z">
        <w:r>
          <w:delText xml:space="preserve"> </w:delText>
        </w:r>
      </w:del>
      <w:del w:id="8537" w:author="PR Preview" w:date="2026-01-01T00:00:00Z">
        <w:r>
          <w:delText xml:space="preserve">(</w:delText>
        </w:r>
      </w:del>
      <w:hyperlink w:anchor="thm-matvec-linear">
        <w:del w:id="8538" w:author="PR Preview" w:date="2026-01-01T00:00:00Z">
          <w:r>
            <w:rPr>
              <w:rStyle w:val="Hyperlink"/>
            </w:rPr>
            <w:delText xml:space="preserve">Theorem 24</w:delText>
          </w:r>
        </w:del>
      </w:hyperlink>
      <w:del w:id="8539" w:author="PR Preview" w:date="2026-01-01T00:00:00Z">
        <w:r>
          <w:delText xml:space="preserve">),</w:delText>
        </w:r>
      </w:del>
      <w:del w:id="8540" w:author="PR Preview" w:date="2026-01-01T00:00:00Z">
        <w:r>
          <w:delText xml:space="preserve"> </w:delText>
        </w:r>
      </w:del>
      <w:del w:id="8541" w:author="PR Preview" w:date="2026-01-01T00:00:00Z">
        <w:r>
          <w:delText xml:space="preserve">so</w:delText>
        </w:r>
      </w:del>
      <w:del w:id="8542" w:author="PR Preview" w:date="2026-01-01T00:00:00Z">
        <w:r>
          <w:delText xml:space="preserve"> </w:delText>
        </w:r>
      </w:del>
      <m:oMath>
        <m:nary>
          <m:naryPr>
            <m:chr m:val="∑"/>
            <m:limLoc m:val="undOvr"/>
            <m:subHide m:val="off"/>
            <m:supHide m:val="on"/>
          </m:naryPr>
          <m:sub>
            <m:r>
              <m:t>i</m:t>
            </m:r>
          </m:sub>
          <m:sup>
            <m:r>
              <m:t>​</m:t>
            </m:r>
          </m:sup>
          <m:e>
            <m:sSub>
              <m:e>
                <m:r>
                  <m:t>v</m:t>
                </m:r>
              </m:e>
              <m:sub>
                <m:r>
                  <m:t>i</m:t>
                </m:r>
              </m:sub>
            </m:sSub>
          </m:e>
        </m:nary>
        <m:sSub>
          <m:e>
            <m:limLow>
              <m:e>
                <m:r>
                  <m:t>y</m:t>
                </m:r>
              </m:e>
              <m:lim>
                <m:r>
                  <m:rPr>
                    <m:sty m:val="p"/>
                  </m:rPr>
                  <m:t>∼</m:t>
                </m:r>
              </m:lim>
            </m:limLow>
          </m:e>
          <m:sub>
            <m:r>
              <m:t>i</m:t>
            </m:r>
          </m:sub>
        </m:sSub>
        <m:r>
          <m:rPr>
            <m:sty m:val="p"/>
          </m:rPr>
          <m:t>∈</m:t>
        </m:r>
        <m:r>
          <m:rPr>
            <m:scr m:val="script"/>
            <m:sty m:val="p"/>
          </m:rPr>
          <m:t>N</m:t>
        </m:r>
        <m:r>
          <m:rPr>
            <m:sty m:val="p"/>
          </m:rPr>
          <m:t>(</m:t>
        </m:r>
        <m:r>
          <m:rPr>
            <m:sty m:val="bi"/>
          </m:rPr>
          <m:t>A</m:t>
        </m:r>
        <m:r>
          <m:rPr>
            <m:sty m:val="p"/>
          </m:rPr>
          <m:t>)</m:t>
        </m:r>
      </m:oMath>
      <w:del w:id="8543" w:author="PR Preview" w:date="2026-01-01T00:00:00Z">
        <w:r>
          <w:delText xml:space="preserve">,</w:delText>
        </w:r>
      </w:del>
      <w:del w:id="8544" w:author="PR Preview" w:date="2026-01-01T00:00:00Z">
        <w:r>
          <w:delText xml:space="preserve"> </w:delText>
        </w:r>
      </w:del>
      <w:del w:id="8545" w:author="PR Preview" w:date="2026-01-01T00:00:00Z">
        <w:r>
          <w:delText xml:space="preserve">and it equals</w:delText>
        </w:r>
      </w:del>
      <w:del w:id="8546" w:author="PR Preview" w:date="2026-01-01T00:00:00Z">
        <w:r>
          <w:delText xml:space="preserve"> </w:delText>
        </w:r>
      </w:del>
      <m:oMath>
        <m:nary>
          <m:naryPr>
            <m:chr m:val="∑"/>
            <m:limLoc m:val="undOvr"/>
            <m:subHide m:val="off"/>
            <m:supHide m:val="off"/>
          </m:naryPr>
          <m:sub>
            <m:r>
              <m:t>j</m:t>
            </m:r>
            <m:r>
              <m:rPr>
                <m:sty m:val="p"/>
              </m:rPr>
              <m:t>=</m:t>
            </m:r>
            <m:r>
              <m:t>1</m:t>
            </m:r>
          </m:sub>
          <m:sup>
            <m:r>
              <m:t>ν</m:t>
            </m:r>
          </m:sup>
          <m:e>
            <m:sSub>
              <m:e>
                <m:r>
                  <m:t>u</m:t>
                </m:r>
              </m:e>
              <m:sub>
                <m:r>
                  <m:t>j</m:t>
                </m:r>
              </m:sub>
            </m:sSub>
          </m:e>
        </m:nary>
        <m:sSub>
          <m:e>
            <m:limLow>
              <m:e>
                <m:r>
                  <m:t>x</m:t>
                </m:r>
              </m:e>
              <m:lim>
                <m:r>
                  <m:rPr>
                    <m:sty m:val="p"/>
                  </m:rPr>
                  <m:t>∼</m:t>
                </m:r>
              </m:lim>
            </m:limLow>
          </m:e>
          <m:sub>
            <m:r>
              <m:t>j</m:t>
            </m:r>
          </m:sub>
        </m:sSub>
      </m:oMath>
      <w:del w:id="8547" w:author="PR Preview" w:date="2026-01-01T00:00:00Z">
        <w:r>
          <w:delText xml:space="preserve"> </w:delText>
        </w:r>
      </w:del>
      <w:del w:id="8548" w:author="PR Preview" w:date="2026-01-01T00:00:00Z">
        <w:r>
          <w:delText xml:space="preserve">for some numbers</w:delText>
        </w:r>
      </w:del>
      <w:del w:id="8549" w:author="PR Preview" w:date="2026-01-01T00:00:00Z">
        <w:r>
          <w:delText xml:space="preserve"> </w:delText>
        </w:r>
      </w:del>
      <m:oMath>
        <m:sSub>
          <m:e>
            <m:r>
              <m:t>u</m:t>
            </m:r>
          </m:e>
          <m:sub>
            <m:r>
              <m:t>j</m:t>
            </m:r>
          </m:sub>
        </m:sSub>
      </m:oMath>
      <w:del w:id="8550" w:author="PR Preview" w:date="2026-01-01T00:00:00Z">
        <w:r>
          <w:delText xml:space="preserve">,</w:delText>
        </w:r>
      </w:del>
      <w:del w:id="8551" w:author="PR Preview" w:date="2026-01-01T00:00:00Z">
        <w:r>
          <w:delText xml:space="preserve"> </w:delText>
        </w:r>
      </w:del>
      <w:del w:id="8552" w:author="PR Preview" w:date="2026-01-01T00:00:00Z">
        <w:r>
          <w:delText xml:space="preserve">since the</w:delText>
        </w:r>
      </w:del>
      <w:del w:id="8553" w:author="PR Preview" w:date="2026-01-01T00:00:00Z">
        <w:r>
          <w:delText xml:space="preserve"> </w:delText>
        </w:r>
      </w:del>
      <m:oMath>
        <m:sSub>
          <m:e>
            <m:limLow>
              <m:e>
                <m:r>
                  <m:t>x</m:t>
                </m:r>
              </m:e>
              <m:lim>
                <m:r>
                  <m:rPr>
                    <m:sty m:val="p"/>
                  </m:rPr>
                  <m:t>∼</m:t>
                </m:r>
              </m:lim>
            </m:limLow>
          </m:e>
          <m:sub>
            <m:r>
              <m:t>j</m:t>
            </m:r>
          </m:sub>
        </m:sSub>
      </m:oMath>
      <w:del w:id="8554" w:author="PR Preview" w:date="2026-01-01T00:00:00Z">
        <w:r>
          <w:delText xml:space="preserve"> </w:delText>
        </w:r>
      </w:del>
      <w:del w:id="8555" w:author="PR Preview" w:date="2026-01-01T00:00:00Z">
        <w:r>
          <w:delText xml:space="preserve">span</w:delText>
        </w:r>
      </w:del>
      <w:del w:id="8556" w:author="PR Preview" w:date="2026-01-01T00:00:00Z">
        <w:r>
          <w:delText xml:space="preserve"> </w:delText>
        </w:r>
      </w:del>
      <m:oMath>
        <m:r>
          <m:rPr>
            <m:scr m:val="script"/>
            <m:sty m:val="p"/>
          </m:rPr>
          <m:t>N</m:t>
        </m:r>
        <m:r>
          <m:rPr>
            <m:sty m:val="p"/>
          </m:rPr>
          <m:t>(</m:t>
        </m:r>
        <m:r>
          <m:rPr>
            <m:sty m:val="bi"/>
          </m:rPr>
          <m:t>A</m:t>
        </m:r>
        <m:r>
          <m:rPr>
            <m:sty m:val="p"/>
          </m:rPr>
          <m:t>)</m:t>
        </m:r>
      </m:oMath>
      <w:del w:id="8557" w:author="PR Preview" w:date="2026-01-01T00:00:00Z">
        <w:r>
          <w:delText xml:space="preserve">.</w:delText>
        </w:r>
      </w:del>
      <w:del w:id="8558" w:author="PR Preview" w:date="2026-01-01T00:00:00Z">
        <w:r>
          <w:delText xml:space="preserve"> </w:delText>
        </w:r>
      </w:del>
      <w:del w:id="8559" w:author="PR Preview" w:date="2026-01-01T00:00:00Z">
        <w:r>
          <w:delText xml:space="preserve">Moving everything to one side,</w:delText>
        </w:r>
      </w:del>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limLow>
                <m:e>
                  <m:r>
                    <m:t>y</m:t>
                  </m:r>
                </m:e>
                <m:lim>
                  <m:r>
                    <m:rPr>
                      <m:sty m:val="p"/>
                    </m:rPr>
                    <m:t>∼</m:t>
                  </m:r>
                </m:lim>
              </m:limLow>
            </m:e>
            <m:sub>
              <m:r>
                <m:t>i</m:t>
              </m:r>
            </m:sub>
          </m:sSub>
          <m:r>
            <m:rPr>
              <m:sty m:val="p"/>
            </m:rPr>
            <m:t>=</m:t>
          </m:r>
          <m:sSub>
            <m:e>
              <m:limLow>
                <m:e>
                  <m:r>
                    <m:t>0</m:t>
                  </m:r>
                </m:e>
                <m:lim>
                  <m:r>
                    <m:rPr>
                      <m:sty m:val="p"/>
                    </m:rPr>
                    <m:t>∼</m:t>
                  </m:r>
                </m:lim>
              </m:limLow>
            </m:e>
            <m:sub>
              <m:r>
                <m:t>n</m:t>
              </m:r>
            </m:sub>
          </m:sSub>
          <m:r>
            <m:rPr>
              <m:sty m:val="p"/>
            </m:rPr>
            <m:t>,</m:t>
          </m:r>
        </m:oMath>
      </m:oMathPara>
    </w:p>
    <w:p>
      <w:pPr>
        <w:pStyle w:val="FirstParagraph"/>
      </w:pPr>
      <w:del w:id="8560" w:author="PR Preview" w:date="2026-01-01T00:00:00Z">
        <w:r>
          <w:delText xml:space="preserve">and because the</w:delText>
        </w:r>
      </w:del>
      <w:del w:id="8561" w:author="PR Preview" w:date="2026-01-01T00:00:00Z">
        <w:r>
          <w:delText xml:space="preserve"> </w:delText>
        </w:r>
      </w:del>
      <m:oMath>
        <m:limLow>
          <m:e>
            <m:r>
              <m:t>x</m:t>
            </m:r>
          </m:e>
          <m:lim>
            <m:r>
              <m:rPr>
                <m:sty m:val="p"/>
              </m:rPr>
              <m:t>∼</m:t>
            </m:r>
          </m:lim>
        </m:limLow>
      </m:oMath>
      <w:del w:id="8562" w:author="PR Preview" w:date="2026-01-01T00:00:00Z">
        <w:r>
          <w:delText xml:space="preserve">’s and</w:delText>
        </w:r>
      </w:del>
      <w:del w:id="8563" w:author="PR Preview" w:date="2026-01-01T00:00:00Z">
        <w:r>
          <w:delText xml:space="preserve"> </w:delText>
        </w:r>
      </w:del>
      <m:oMath>
        <m:limLow>
          <m:e>
            <m:r>
              <m:t>y</m:t>
            </m:r>
          </m:e>
          <m:lim>
            <m:r>
              <m:rPr>
                <m:sty m:val="p"/>
              </m:rPr>
              <m:t>∼</m:t>
            </m:r>
          </m:lim>
        </m:limLow>
      </m:oMath>
      <w:del w:id="8564" w:author="PR Preview" w:date="2026-01-01T00:00:00Z">
        <w:r>
          <w:delText xml:space="preserve">’s together form a basis of</w:delText>
        </w:r>
      </w:del>
      <w:del w:id="8565" w:author="PR Preview" w:date="2026-01-01T00:00:00Z">
        <w:r>
          <w:delText xml:space="preserve"> </w:delText>
        </w:r>
      </w:del>
      <m:oMath>
        <m:sSup>
          <m:e>
            <m:r>
              <m:rPr>
                <m:scr m:val="double-struck"/>
                <m:sty m:val="p"/>
              </m:rPr>
              <m:t>R</m:t>
            </m:r>
          </m:e>
          <m:sup>
            <m:r>
              <m:t>n</m:t>
            </m:r>
          </m:sup>
        </m:sSup>
      </m:oMath>
      <w:del w:id="8566" w:author="PR Preview" w:date="2026-01-01T00:00:00Z">
        <w:r>
          <w:delText xml:space="preserve">,</w:delText>
        </w:r>
      </w:del>
      <w:del w:id="8567" w:author="PR Preview" w:date="2026-01-01T00:00:00Z">
        <w:r>
          <w:delText xml:space="preserve"> </w:delText>
        </w:r>
      </w:del>
      <w:del w:id="8568" w:author="PR Preview" w:date="2026-01-01T00:00:00Z">
        <w:r>
          <w:delText xml:space="preserve">which is linearly independent,</w:delText>
        </w:r>
      </w:del>
      <w:del w:id="8569" w:author="PR Preview" w:date="2026-01-01T00:00:00Z">
        <w:r>
          <w:delText xml:space="preserve"> </w:delText>
        </w:r>
      </w:del>
      <w:del w:id="8570" w:author="PR Preview" w:date="2026-01-01T00:00:00Z">
        <w:r>
          <w:delText xml:space="preserve">every coefficient is</w:delText>
        </w:r>
      </w:del>
      <w:del w:id="8571" w:author="PR Preview" w:date="2026-01-01T00:00:00Z">
        <w:r>
          <w:delText xml:space="preserve"> </w:delText>
        </w:r>
      </w:del>
      <m:oMath>
        <m:r>
          <m:t>0</m:t>
        </m:r>
      </m:oMath>
      <w:del w:id="8572" w:author="PR Preview" w:date="2026-01-01T00:00:00Z">
        <w:r>
          <w:delText xml:space="preserve">; in particular every</w:delText>
        </w:r>
      </w:del>
      <w:del w:id="8573" w:author="PR Preview" w:date="2026-01-01T00:00:00Z">
        <w:r>
          <w:delText xml:space="preserve"> </w:delText>
        </w:r>
      </w:del>
      <m:oMath>
        <m:sSub>
          <m:e>
            <m:r>
              <m:t>v</m:t>
            </m:r>
          </m:e>
          <m:sub>
            <m:r>
              <m:t>i</m:t>
            </m:r>
          </m:sub>
        </m:sSub>
        <m:r>
          <m:rPr>
            <m:sty m:val="p"/>
          </m:rPr>
          <m:t>=</m:t>
        </m:r>
        <m:r>
          <m:t>0</m:t>
        </m:r>
      </m:oMath>
      <w:del w:id="8574" w:author="PR Preview" w:date="2026-01-01T00:00:00Z">
        <w:r>
          <w:delText xml:space="preserve">.</w:delText>
        </w:r>
      </w:del>
    </w:p>
    <w:p>
      <w:pPr>
        <w:pStyle w:val="BodyText"/>
      </w:pPr>
      <w:del w:id="8575" w:author="PR Preview" w:date="2026-01-01T00:00:00Z">
        <w:r>
          <w:rPr>
            <w:b/>
            <w:bCs/>
          </w:rPr>
          <w:delText xml:space="preserve">They span</w:delText>
        </w:r>
      </w:del>
      <w:del w:id="8576" w:author="PR Preview" w:date="2026-01-01T00:00:00Z">
        <w:r>
          <w:rPr>
            <w:b/>
            <w:bCs/>
          </w:rPr>
          <w:delText xml:space="preserve"> </w:delText>
        </w:r>
      </w:del>
      <m:oMath>
        <m:r>
          <m:rPr>
            <m:scr m:val="script"/>
            <m:sty m:val="p"/>
          </m:rPr>
          <m:t>C</m:t>
        </m:r>
        <m:r>
          <m:rPr>
            <m:sty m:val="p"/>
          </m:rPr>
          <m:t>(</m:t>
        </m:r>
        <m:r>
          <m:rPr>
            <m:sty m:val="bi"/>
          </m:rPr>
          <m:t>A</m:t>
        </m:r>
        <m:r>
          <m:rPr>
            <m:sty m:val="p"/>
          </m:rPr>
          <m:t>)</m:t>
        </m:r>
      </m:oMath>
      <w:del w:id="8577" w:author="PR Preview" w:date="2026-01-01T00:00:00Z">
        <w:r>
          <w:rPr>
            <w:b/>
            <w:bCs/>
          </w:rPr>
          <w:delText xml:space="preserve">.</w:delText>
        </w:r>
      </w:del>
      <w:del w:id="8578" w:author="PR Preview" w:date="2026-01-01T00:00:00Z">
        <w:r>
          <w:delText xml:space="preserve"> </w:delText>
        </w:r>
      </w:del>
      <w:del w:id="8579" w:author="PR Preview" w:date="2026-01-01T00:00:00Z">
        <w:r>
          <w:delText xml:space="preserve">Take any</w:delText>
        </w:r>
      </w:del>
      <w:del w:id="8580" w:author="PR Preview" w:date="2026-01-01T00:00:00Z">
        <w:r>
          <w:delText xml:space="preserve"> </w:delText>
        </w:r>
      </w:del>
      <m:oMath>
        <m:limLow>
          <m:e>
            <m:r>
              <m:t>w</m:t>
            </m:r>
          </m:e>
          <m:lim>
            <m:r>
              <m:rPr>
                <m:sty m:val="p"/>
              </m:rPr>
              <m:t>∼</m:t>
            </m:r>
          </m:lim>
        </m:limLow>
        <m:r>
          <m:rPr>
            <m:sty m:val="p"/>
          </m:rPr>
          <m:t>∈</m:t>
        </m:r>
        <m:r>
          <m:rPr>
            <m:scr m:val="script"/>
            <m:sty m:val="p"/>
          </m:rPr>
          <m:t>C</m:t>
        </m:r>
        <m:r>
          <m:rPr>
            <m:sty m:val="p"/>
          </m:rPr>
          <m:t>(</m:t>
        </m:r>
        <m:r>
          <m:rPr>
            <m:sty m:val="bi"/>
          </m:rPr>
          <m:t>A</m:t>
        </m:r>
        <m:r>
          <m:rPr>
            <m:sty m:val="p"/>
          </m:rPr>
          <m:t>)</m:t>
        </m:r>
      </m:oMath>
      <w:del w:id="8581" w:author="PR Preview" w:date="2026-01-01T00:00:00Z">
        <w:r>
          <w:delText xml:space="preserve">,</w:delText>
        </w:r>
      </w:del>
      <w:del w:id="8582" w:author="PR Preview" w:date="2026-01-01T00:00:00Z">
        <w:r>
          <w:delText xml:space="preserve"> </w:delText>
        </w:r>
      </w:del>
      <w:del w:id="8583" w:author="PR Preview" w:date="2026-01-01T00:00:00Z">
        <w:r>
          <w:delText xml:space="preserve">so</w:delText>
        </w:r>
      </w:del>
      <w:del w:id="8584" w:author="PR Preview" w:date="2026-01-01T00:00:00Z">
        <w:r>
          <w:delText xml:space="preserve"> </w:delText>
        </w:r>
      </w:del>
      <m:oMath>
        <m:limLow>
          <m:e>
            <m:r>
              <m:t>w</m:t>
            </m:r>
          </m:e>
          <m:lim>
            <m:r>
              <m:rPr>
                <m:sty m:val="p"/>
              </m:rPr>
              <m:t>∼</m:t>
            </m:r>
          </m:lim>
        </m:limLow>
        <m:r>
          <m:rPr>
            <m:sty m:val="p"/>
          </m:rPr>
          <m:t>=</m:t>
        </m:r>
        <m:r>
          <m:rPr>
            <m:sty m:val="bi"/>
          </m:rPr>
          <m:t>A</m:t>
        </m:r>
        <m:limLow>
          <m:e>
            <m:r>
              <m:t>z</m:t>
            </m:r>
          </m:e>
          <m:lim>
            <m:r>
              <m:rPr>
                <m:sty m:val="p"/>
              </m:rPr>
              <m:t>∼</m:t>
            </m:r>
          </m:lim>
        </m:limLow>
      </m:oMath>
      <w:del w:id="8585" w:author="PR Preview" w:date="2026-01-01T00:00:00Z">
        <w:r>
          <w:delText xml:space="preserve"> </w:delText>
        </w:r>
      </w:del>
      <w:del w:id="8586" w:author="PR Preview" w:date="2026-01-01T00:00:00Z">
        <w:r>
          <w:delText xml:space="preserve">for some</w:delText>
        </w:r>
      </w:del>
      <w:del w:id="8587" w:author="PR Preview" w:date="2026-01-01T00:00:00Z">
        <w:r>
          <w:delText xml:space="preserve"> </w:delText>
        </w:r>
      </w:del>
      <m:oMath>
        <m:limLow>
          <m:e>
            <m:r>
              <m:t>z</m:t>
            </m:r>
          </m:e>
          <m:lim>
            <m:r>
              <m:rPr>
                <m:sty m:val="p"/>
              </m:rPr>
              <m:t>∼</m:t>
            </m:r>
          </m:lim>
        </m:limLow>
        <m:r>
          <m:rPr>
            <m:sty m:val="p"/>
          </m:rPr>
          <m:t>∈</m:t>
        </m:r>
        <m:sSup>
          <m:e>
            <m:r>
              <m:rPr>
                <m:scr m:val="double-struck"/>
                <m:sty m:val="p"/>
              </m:rPr>
              <m:t>R</m:t>
            </m:r>
          </m:e>
          <m:sup>
            <m:r>
              <m:t>n</m:t>
            </m:r>
          </m:sup>
        </m:sSup>
      </m:oMath>
      <w:del w:id="8588" w:author="PR Preview" w:date="2026-01-01T00:00:00Z">
        <w:r>
          <w:delText xml:space="preserve"> </w:delText>
        </w:r>
      </w:del>
      <w:del w:id="8589" w:author="PR Preview" w:date="2026-01-01T00:00:00Z">
        <w:r>
          <w:delText xml:space="preserve">(</w:delText>
        </w:r>
      </w:del>
      <w:hyperlink w:anchor="def-column-space">
        <w:del w:id="8590" w:author="PR Preview" w:date="2026-01-01T00:00:00Z">
          <w:r>
            <w:rPr>
              <w:rStyle w:val="Hyperlink"/>
            </w:rPr>
            <w:delText xml:space="preserve">Definition 52</w:delText>
          </w:r>
        </w:del>
      </w:hyperlink>
      <w:del w:id="8591" w:author="PR Preview" w:date="2026-01-01T00:00:00Z">
        <w:r>
          <w:delText xml:space="preserve">).</w:delText>
        </w:r>
      </w:del>
      <w:del w:id="8592" w:author="PR Preview" w:date="2026-01-01T00:00:00Z">
        <w:r>
          <w:delText xml:space="preserve"> </w:delText>
        </w:r>
      </w:del>
      <w:del w:id="8593" w:author="PR Preview" w:date="2026-01-01T00:00:00Z">
        <w:r>
          <w:delText xml:space="preserve">Write</w:delText>
        </w:r>
      </w:del>
      <w:del w:id="8594" w:author="PR Preview" w:date="2026-01-01T00:00:00Z">
        <w:r>
          <w:delText xml:space="preserve"> </w:delText>
        </w:r>
      </w:del>
      <m:oMath>
        <m:limLow>
          <m:e>
            <m:r>
              <m:t>z</m:t>
            </m:r>
          </m:e>
          <m:lim>
            <m:r>
              <m:rPr>
                <m:sty m:val="p"/>
              </m:rPr>
              <m:t>∼</m:t>
            </m:r>
          </m:lim>
        </m:limLow>
        <m:r>
          <m:rPr>
            <m:sty m:val="p"/>
          </m:rPr>
          <m:t>=</m:t>
        </m:r>
        <m:nary>
          <m:naryPr>
            <m:chr m:val="∑"/>
            <m:limLoc m:val="undOvr"/>
            <m:subHide m:val="off"/>
            <m:supHide m:val="on"/>
          </m:naryPr>
          <m:sub>
            <m:r>
              <m:t>j</m:t>
            </m:r>
          </m:sub>
          <m:sup>
            <m:r>
              <m:t>​</m:t>
            </m:r>
          </m:sup>
          <m:e>
            <m:sSub>
              <m:e>
                <m:r>
                  <m:t>a</m:t>
                </m:r>
              </m:e>
              <m:sub>
                <m:r>
                  <m:t>j</m:t>
                </m:r>
              </m:sub>
            </m:sSub>
          </m:e>
        </m:nary>
        <m:sSub>
          <m:e>
            <m:limLow>
              <m:e>
                <m:r>
                  <m:t>x</m:t>
                </m:r>
              </m:e>
              <m:lim>
                <m:r>
                  <m:rPr>
                    <m:sty m:val="p"/>
                  </m:rPr>
                  <m:t>∼</m:t>
                </m:r>
              </m:lim>
            </m:limLow>
          </m:e>
          <m:sub>
            <m:r>
              <m:t>j</m:t>
            </m:r>
          </m:sub>
        </m:sSub>
        <m:r>
          <m:rPr>
            <m:sty m:val="p"/>
          </m:rPr>
          <m:t>+</m:t>
        </m:r>
        <m:nary>
          <m:naryPr>
            <m:chr m:val="∑"/>
            <m:limLoc m:val="undOvr"/>
            <m:subHide m:val="off"/>
            <m:supHide m:val="on"/>
          </m:naryPr>
          <m:sub>
            <m:r>
              <m:t>i</m:t>
            </m:r>
          </m:sub>
          <m:sup>
            <m:r>
              <m:t>​</m:t>
            </m:r>
          </m:sup>
          <m:e>
            <m:sSub>
              <m:e>
                <m:r>
                  <m:t>b</m:t>
                </m:r>
              </m:e>
              <m:sub>
                <m:r>
                  <m:t>i</m:t>
                </m:r>
              </m:sub>
            </m:sSub>
          </m:e>
        </m:nary>
        <m:sSub>
          <m:e>
            <m:limLow>
              <m:e>
                <m:r>
                  <m:t>y</m:t>
                </m:r>
              </m:e>
              <m:lim>
                <m:r>
                  <m:rPr>
                    <m:sty m:val="p"/>
                  </m:rPr>
                  <m:t>∼</m:t>
                </m:r>
              </m:lim>
            </m:limLow>
          </m:e>
          <m:sub>
            <m:r>
              <m:t>i</m:t>
            </m:r>
          </m:sub>
        </m:sSub>
      </m:oMath>
      <w:del w:id="8595" w:author="PR Preview" w:date="2026-01-01T00:00:00Z">
        <w:r>
          <w:delText xml:space="preserve"> </w:delText>
        </w:r>
      </w:del>
      <w:del w:id="8596" w:author="PR Preview" w:date="2026-01-01T00:00:00Z">
        <w:r>
          <w:delText xml:space="preserve">in the basis of</w:delText>
        </w:r>
      </w:del>
      <w:del w:id="8597" w:author="PR Preview" w:date="2026-01-01T00:00:00Z">
        <w:r>
          <w:delText xml:space="preserve"> </w:delText>
        </w:r>
      </w:del>
      <m:oMath>
        <m:sSup>
          <m:e>
            <m:r>
              <m:rPr>
                <m:scr m:val="double-struck"/>
                <m:sty m:val="p"/>
              </m:rPr>
              <m:t>R</m:t>
            </m:r>
          </m:e>
          <m:sup>
            <m:r>
              <m:t>n</m:t>
            </m:r>
          </m:sup>
        </m:sSup>
      </m:oMath>
      <w:del w:id="8598" w:author="PR Preview" w:date="2026-01-01T00:00:00Z">
        <w:r>
          <w:delText xml:space="preserve">.</w:delText>
        </w:r>
      </w:del>
      <w:del w:id="8599" w:author="PR Preview" w:date="2026-01-01T00:00:00Z">
        <w:r>
          <w:delText xml:space="preserve"> </w:delText>
        </w:r>
      </w:del>
      <w:del w:id="8600" w:author="PR Preview" w:date="2026-01-01T00:00:00Z">
        <w:r>
          <w:delText xml:space="preserve">Then</w:delText>
        </w:r>
      </w:del>
    </w:p>
    <w:p>
      <w:pPr>
        <w:pStyle w:val="BodyText"/>
      </w:pPr>
      <m:oMathPara>
        <m:oMathParaPr>
          <m:jc m:val="center"/>
        </m:oMathParaPr>
        <m:oMath>
          <m:eqArr>
            <m:e>
              <m:limLow>
                <m:e>
                  <m:r>
                    <m:t>w</m:t>
                  </m:r>
                </m:e>
                <m:lim>
                  <m:r>
                    <m:rPr>
                      <m:sty m:val="p"/>
                    </m:rPr>
                    <m:t>∼</m:t>
                  </m:r>
                </m:lim>
              </m:limLow>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limLow>
                        <m:e>
                          <m:r>
                            <m:t>y</m:t>
                          </m:r>
                        </m:e>
                        <m:lim>
                          <m:r>
                            <m:rPr>
                              <m:sty m:val="p"/>
                            </m:rPr>
                            <m:t>∼</m:t>
                          </m:r>
                        </m:lim>
                      </m:limLow>
                    </m:e>
                    <m:sub>
                      <m:r>
                        <m:t>i</m:t>
                      </m:r>
                    </m:sub>
                  </m:sSub>
                </m:e>
              </m:d>
              <m:r>
                <m:t>​</m:t>
              </m:r>
              <m:r>
                <m:t>&amp;</m:t>
              </m:r>
              <m:r>
                <m:t>&amp;</m:t>
              </m:r>
              <m:r>
                <m:rPr>
                  <m:nor/>
                  <m:sty m:val="p"/>
                </m:rPr>
                <m:t>(substitute </m:t>
              </m:r>
              <m:limLow>
                <m:e>
                  <m:r>
                    <m:t>z</m:t>
                  </m:r>
                </m:e>
                <m:lim>
                  <m:r>
                    <m:rPr>
                      <m:sty m:val="p"/>
                    </m:rPr>
                    <m:t>∼</m:t>
                  </m:r>
                </m:lim>
              </m:limLow>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limLow>
                    <m:e>
                      <m:r>
                        <m:t>0</m:t>
                      </m:r>
                    </m:e>
                    <m:lim>
                      <m:r>
                        <m:rPr>
                          <m:sty m:val="p"/>
                        </m:rPr>
                        <m:t>∼</m:t>
                      </m:r>
                    </m:lim>
                  </m:limLow>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t>&amp;</m:t>
              </m:r>
              <m:r>
                <m:t>&amp;</m:t>
              </m:r>
              <m:r>
                <m:rPr>
                  <m:nor/>
                  <m:sty m:val="p"/>
                </m:rPr>
                <m:t>(each </m:t>
              </m:r>
              <m:sSub>
                <m:e>
                  <m:limLow>
                    <m:e>
                      <m:r>
                        <m:t>x</m:t>
                      </m:r>
                    </m:e>
                    <m:lim>
                      <m:r>
                        <m:rPr>
                          <m:sty m:val="p"/>
                        </m:rPr>
                        <m:t>∼</m:t>
                      </m:r>
                    </m:lim>
                  </m:limLow>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rPr>
                  <m:sty m:val="p"/>
                </m:rPr>
                <m:t>,</m:t>
              </m:r>
              <m:r>
                <m:t>&amp;</m:t>
              </m:r>
              <m:r>
                <m:t>&amp;</m:t>
              </m:r>
              <m:r>
                <m:rPr>
                  <m:nor/>
                  <m:sty m:val="p"/>
                </m:rPr>
                <m:t>(drop the zero terms)</m:t>
              </m:r>
            </m:e>
          </m:eqArr>
        </m:oMath>
      </m:oMathPara>
    </w:p>
    <w:p>
      <w:pPr>
        <w:pStyle w:val="FirstParagraph"/>
      </w:pPr>
      <w:del w:id="8601" w:author="PR Preview" w:date="2026-01-01T00:00:00Z">
        <w:r>
          <w:delText xml:space="preserve">a linear combination of</w:delText>
        </w:r>
      </w:del>
      <w:del w:id="8602" w:author="PR Preview" w:date="2026-01-01T00:00:00Z">
        <w:r>
          <w:delText xml:space="preserve"> </w:delText>
        </w:r>
      </w:del>
      <m:oMath>
        <m:r>
          <m:rPr>
            <m:sty m:val="bi"/>
          </m:rPr>
          <m:t>A</m:t>
        </m:r>
        <m:sSub>
          <m:e>
            <m:limLow>
              <m:e>
                <m:r>
                  <m:t>y</m:t>
                </m:r>
              </m:e>
              <m:lim>
                <m:r>
                  <m:rPr>
                    <m:sty m:val="p"/>
                  </m:rPr>
                  <m:t>∼</m:t>
                </m:r>
              </m:lim>
            </m:limLow>
          </m:e>
          <m:sub>
            <m:r>
              <m:t>1</m:t>
            </m:r>
          </m:sub>
        </m:sSub>
        <m:r>
          <m:rPr>
            <m:sty m:val="p"/>
          </m:rPr>
          <m:t>,</m:t>
        </m:r>
        <m:r>
          <m:rPr>
            <m:sty m:val="p"/>
          </m:rPr>
          <m:t>…</m:t>
        </m:r>
        <m:r>
          <m:rPr>
            <m:sty m:val="p"/>
          </m:rPr>
          <m:t>,</m:t>
        </m:r>
        <m:r>
          <m:rPr>
            <m:sty m:val="bi"/>
          </m:rPr>
          <m:t>A</m:t>
        </m:r>
        <m:sSub>
          <m:e>
            <m:limLow>
              <m:e>
                <m:r>
                  <m:t>y</m:t>
                </m:r>
              </m:e>
              <m:lim>
                <m:r>
                  <m:rPr>
                    <m:sty m:val="p"/>
                  </m:rPr>
                  <m:t>∼</m:t>
                </m:r>
              </m:lim>
            </m:limLow>
          </m:e>
          <m:sub>
            <m:r>
              <m:t>n</m:t>
            </m:r>
            <m:r>
              <m:rPr>
                <m:sty m:val="p"/>
              </m:rPr>
              <m:t>−</m:t>
            </m:r>
            <m:r>
              <m:t>ν</m:t>
            </m:r>
          </m:sub>
        </m:sSub>
      </m:oMath>
      <w:del w:id="8603" w:author="PR Preview" w:date="2026-01-01T00:00:00Z">
        <w:r>
          <w:delText xml:space="preserve">.</w:delText>
        </w:r>
      </w:del>
      <w:del w:id="8604" w:author="PR Preview" w:date="2026-01-01T00:00:00Z">
        <w:r>
          <w:delText xml:space="preserve"> </w:delText>
        </w:r>
      </w:del>
      <w:del w:id="8605" w:author="PR Preview" w:date="2026-01-01T00:00:00Z">
        <w:r>
          <w:delText xml:space="preserve">These vectors are in</w:delText>
        </w:r>
      </w:del>
      <w:del w:id="8606" w:author="PR Preview" w:date="2026-01-01T00:00:00Z">
        <w:r>
          <w:delText xml:space="preserve"> </w:delText>
        </w:r>
      </w:del>
      <m:oMath>
        <m:r>
          <m:rPr>
            <m:scr m:val="script"/>
            <m:sty m:val="p"/>
          </m:rPr>
          <m:t>C</m:t>
        </m:r>
        <m:r>
          <m:rPr>
            <m:sty m:val="p"/>
          </m:rPr>
          <m:t>(</m:t>
        </m:r>
        <m:r>
          <m:rPr>
            <m:sty m:val="bi"/>
          </m:rPr>
          <m:t>A</m:t>
        </m:r>
        <m:r>
          <m:rPr>
            <m:sty m:val="p"/>
          </m:rPr>
          <m:t>)</m:t>
        </m:r>
      </m:oMath>
      <w:del w:id="8607" w:author="PR Preview" w:date="2026-01-01T00:00:00Z">
        <w:r>
          <w:delText xml:space="preserve">,</w:delText>
        </w:r>
      </w:del>
      <w:del w:id="8608" w:author="PR Preview" w:date="2026-01-01T00:00:00Z">
        <w:r>
          <w:delText xml:space="preserve"> </w:delText>
        </w:r>
      </w:del>
      <w:del w:id="8609" w:author="PR Preview" w:date="2026-01-01T00:00:00Z">
        <w:r>
          <w:delText xml:space="preserve">so their span is exactly</w:delText>
        </w:r>
      </w:del>
      <w:del w:id="8610" w:author="PR Preview" w:date="2026-01-01T00:00:00Z">
        <w:r>
          <w:delText xml:space="preserve"> </w:delText>
        </w:r>
      </w:del>
      <m:oMath>
        <m:r>
          <m:rPr>
            <m:scr m:val="script"/>
            <m:sty m:val="p"/>
          </m:rPr>
          <m:t>C</m:t>
        </m:r>
        <m:r>
          <m:rPr>
            <m:sty m:val="p"/>
          </m:rPr>
          <m:t>(</m:t>
        </m:r>
        <m:r>
          <m:rPr>
            <m:sty m:val="bi"/>
          </m:rPr>
          <m:t>A</m:t>
        </m:r>
        <m:r>
          <m:rPr>
            <m:sty m:val="p"/>
          </m:rPr>
          <m:t>)</m:t>
        </m:r>
      </m:oMath>
      <w:del w:id="8611" w:author="PR Preview" w:date="2026-01-01T00:00:00Z">
        <w:r>
          <w:delText xml:space="preserve">.</w:delText>
        </w:r>
      </w:del>
    </w:p>
    <w:p>
      <w:pPr>
        <w:pStyle w:val="FirstParagraph"/>
      </w:pPr>
      <w:ins w:id="8612" w:author="PR Preview" w:date="2026-01-01T00:00:00Z">
        <w:r>
          <w:rPr>
            <w:i/>
            <w:iCs/>
          </w:rPr>
          <w:t xml:space="preserve">Proof</w:t>
        </w:r>
      </w:ins>
      <w:ins w:id="8613" w:author="PR Preview" w:date="2026-01-01T00:00:00Z">
        <w:r>
          <w:t xml:space="preserve">. </w:t>
        </w:r>
      </w:ins>
      <w:ins w:id="8614" w:author="PR Preview" w:date="2026-01-01T00:00:00Z">
        <w:r>
          <w:t xml:space="preserve">Let</w:t>
        </w:r>
      </w:ins>
      <w:ins w:id="8615" w:author="PR Preview" w:date="2026-01-01T00:00:00Z">
        <w:r>
          <w:t xml:space="preserve"> </w:t>
        </w:r>
      </w:ins>
      <m:oMath>
        <m:r>
          <m:t>ν</m:t>
        </m:r>
        <m:r>
          <m:rPr>
            <m:sty m:val="p"/>
          </m:rPr>
          <m:t>=</m:t>
        </m:r>
        <m:r>
          <m:rPr>
            <m:sty m:val="p"/>
          </m:rPr>
          <m:t>nullity</m:t>
        </m:r>
        <m:r>
          <m:rPr>
            <m:sty m:val="p"/>
          </m:rPr>
          <m:t>(</m:t>
        </m:r>
        <m:r>
          <m:rPr>
            <m:sty m:val="bi"/>
          </m:rPr>
          <m:t>A</m:t>
        </m:r>
        <m:r>
          <m:rPr>
            <m:sty m:val="p"/>
          </m:rPr>
          <m:t>)</m:t>
        </m:r>
      </m:oMath>
      <w:ins w:id="8616" w:author="PR Preview" w:date="2026-01-01T00:00:00Z">
        <w:r>
          <w:t xml:space="preserve">.</w:t>
        </w:r>
      </w:ins>
      <w:ins w:id="8617" w:author="PR Preview" w:date="2026-01-01T00:00:00Z">
        <w:r>
          <w:t xml:space="preserve"> </w:t>
        </w:r>
      </w:ins>
      <w:ins w:id="8618" w:author="PR Preview" w:date="2026-01-01T00:00:00Z">
        <w:r>
          <w:t xml:space="preserve">Choose a basis</w:t>
        </w:r>
      </w:ins>
      <w:ins w:id="8619" w:author="PR Preview" w:date="2026-01-01T00:00:00Z">
        <w:r>
          <w:t xml:space="preserve"> </w:t>
        </w:r>
      </w:ins>
      <w:ins w:id="8620" w:author="PR Preview" w:date="2026-01-01T00:00:00Z">
        <w:r>
          <w:t xml:space="preserve">$\mathord{\smash[b]{\underset{\raise.3ex\hbox{$\scriptstyle\sim$}}{x}}\vphantom{x}}_1, \ldots, \mathord{\smash[b]{\underset{\raise.3ex\hbox{$\scriptstyle\sim$}}{x}}\vphantom{x}}_\nu$</w:t>
        </w:r>
      </w:ins>
      <w:ins w:id="8621" w:author="PR Preview" w:date="2026-01-01T00:00:00Z">
        <w:r>
          <w:t xml:space="preserve"> </w:t>
        </w:r>
      </w:ins>
      <w:ins w:id="8622" w:author="PR Preview" w:date="2026-01-01T00:00:00Z">
        <w:r>
          <w:t xml:space="preserve">of</w:t>
        </w:r>
      </w:ins>
      <w:ins w:id="8623" w:author="PR Preview" w:date="2026-01-01T00:00:00Z">
        <w:r>
          <w:t xml:space="preserve"> </w:t>
        </w:r>
      </w:ins>
      <m:oMath>
        <m:r>
          <m:rPr>
            <m:scr m:val="script"/>
            <m:sty m:val="p"/>
          </m:rPr>
          <m:t>N</m:t>
        </m:r>
        <m:r>
          <m:rPr>
            <m:sty m:val="p"/>
          </m:rPr>
          <m:t>(</m:t>
        </m:r>
        <m:r>
          <m:rPr>
            <m:sty m:val="bi"/>
          </m:rPr>
          <m:t>A</m:t>
        </m:r>
        <m:r>
          <m:rPr>
            <m:sty m:val="p"/>
          </m:rPr>
          <m:t>)</m:t>
        </m:r>
      </m:oMath>
      <w:ins w:id="8624" w:author="PR Preview" w:date="2026-01-01T00:00:00Z">
        <w:r>
          <w:t xml:space="preserve">,</w:t>
        </w:r>
      </w:ins>
      <w:ins w:id="8625" w:author="PR Preview" w:date="2026-01-01T00:00:00Z">
        <w:r>
          <w:t xml:space="preserve"> </w:t>
        </w:r>
      </w:ins>
      <w:ins w:id="8626" w:author="PR Preview" w:date="2026-01-01T00:00:00Z">
        <w:r>
          <w:t xml:space="preserve">and extend it to a basis</w:t>
        </w:r>
      </w:ins>
      <w:ins w:id="8627" w:author="PR Preview" w:date="2026-01-01T00:00:00Z">
        <w:r>
          <w:t xml:space="preserve"> </w:t>
        </w:r>
      </w:ins>
      <w:ins w:id="8628" w:author="PR Preview" w:date="2026-01-01T00:00:00Z">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ins>
      <w:ins w:id="8629" w:author="PR Preview" w:date="2026-01-01T00:00:00Z">
        <w:r>
          <w:t xml:space="preserve"> </w:t>
        </w:r>
      </w:ins>
      <w:ins w:id="8630" w:author="PR Preview" w:date="2026-01-01T00:00:00Z">
        <w:r>
          <w:t xml:space="preserve">of</w:t>
        </w:r>
      </w:ins>
      <w:ins w:id="8631" w:author="PR Preview" w:date="2026-01-01T00:00:00Z">
        <w:r>
          <w:t xml:space="preserve"> </w:t>
        </w:r>
      </w:ins>
      <m:oMath>
        <m:sSup>
          <m:e>
            <m:r>
              <m:rPr>
                <m:scr m:val="double-struck"/>
                <m:sty m:val="p"/>
              </m:rPr>
              <m:t>R</m:t>
            </m:r>
          </m:e>
          <m:sup>
            <m:r>
              <m:t>n</m:t>
            </m:r>
          </m:sup>
        </m:sSup>
      </m:oMath>
      <w:ins w:id="8632" w:author="PR Preview" w:date="2026-01-01T00:00:00Z">
        <w:r>
          <w:t xml:space="preserve"> </w:t>
        </w:r>
      </w:ins>
      <w:ins w:id="8633" w:author="PR Preview" w:date="2026-01-01T00:00:00Z">
        <w:r>
          <w:t xml:space="preserve">(</w:t>
        </w:r>
      </w:ins>
      <w:hyperlink w:anchor="thm-extend-basis">
        <w:ins w:id="8634" w:author="PR Preview" w:date="2026-01-01T00:00:00Z">
          <w:r>
            <w:rPr>
              <w:rStyle w:val="Hyperlink"/>
            </w:rPr>
            <w:t xml:space="preserve">Theorem 29</w:t>
          </w:r>
        </w:ins>
      </w:hyperlink>
      <w:ins w:id="8635" w:author="PR Preview" w:date="2026-01-01T00:00:00Z">
        <w:r>
          <w:t xml:space="preserve">);</w:t>
        </w:r>
      </w:ins>
      <w:ins w:id="8636" w:author="PR Preview" w:date="2026-01-01T00:00:00Z">
        <w:r>
          <w:t xml:space="preserve"> </w:t>
        </w:r>
      </w:ins>
      <w:ins w:id="8637" w:author="PR Preview" w:date="2026-01-01T00:00:00Z">
        <w:r>
          <w:t xml:space="preserve">it has</w:t>
        </w:r>
      </w:ins>
      <w:ins w:id="8638" w:author="PR Preview" w:date="2026-01-01T00:00:00Z">
        <w:r>
          <w:t xml:space="preserve"> </w:t>
        </w:r>
      </w:ins>
      <m:oMath>
        <m:r>
          <m:t>n</m:t>
        </m:r>
      </m:oMath>
      <w:ins w:id="8639" w:author="PR Preview" w:date="2026-01-01T00:00:00Z">
        <w:r>
          <w:t xml:space="preserve"> </w:t>
        </w:r>
      </w:ins>
      <w:ins w:id="8640" w:author="PR Preview" w:date="2026-01-01T00:00:00Z">
        <w:r>
          <w:t xml:space="preserve">vectors,</w:t>
        </w:r>
      </w:ins>
      <w:ins w:id="8641" w:author="PR Preview" w:date="2026-01-01T00:00:00Z">
        <w:r>
          <w:t xml:space="preserve"> </w:t>
        </w:r>
      </w:ins>
      <w:ins w:id="8642" w:author="PR Preview" w:date="2026-01-01T00:00:00Z">
        <w:r>
          <w:t xml:space="preserve">because every basis of</w:t>
        </w:r>
      </w:ins>
      <w:ins w:id="8643" w:author="PR Preview" w:date="2026-01-01T00:00:00Z">
        <w:r>
          <w:t xml:space="preserve"> </w:t>
        </w:r>
      </w:ins>
      <m:oMath>
        <m:sSup>
          <m:e>
            <m:r>
              <m:rPr>
                <m:scr m:val="double-struck"/>
                <m:sty m:val="p"/>
              </m:rPr>
              <m:t>R</m:t>
            </m:r>
          </m:e>
          <m:sup>
            <m:r>
              <m:t>n</m:t>
            </m:r>
          </m:sup>
        </m:sSup>
      </m:oMath>
      <w:ins w:id="8644" w:author="PR Preview" w:date="2026-01-01T00:00:00Z">
        <w:r>
          <w:t xml:space="preserve"> </w:t>
        </w:r>
      </w:ins>
      <w:ins w:id="8645" w:author="PR Preview" w:date="2026-01-01T00:00:00Z">
        <w:r>
          <w:t xml:space="preserve">has</w:t>
        </w:r>
      </w:ins>
      <w:ins w:id="8646" w:author="PR Preview" w:date="2026-01-01T00:00:00Z">
        <w:r>
          <w:t xml:space="preserve"> </w:t>
        </w:r>
      </w:ins>
      <m:oMath>
        <m:r>
          <m:rPr>
            <m:sty m:val="p"/>
          </m:rPr>
          <m:t>dim</m:t>
        </m:r>
        <m:r>
          <m:rPr>
            <m:sty m:val="p"/>
          </m:rPr>
          <m:t>(</m:t>
        </m:r>
        <m:sSup>
          <m:e>
            <m:r>
              <m:rPr>
                <m:scr m:val="double-struck"/>
                <m:sty m:val="p"/>
              </m:rPr>
              <m:t>R</m:t>
            </m:r>
          </m:e>
          <m:sup>
            <m:r>
              <m:t>n</m:t>
            </m:r>
          </m:sup>
        </m:sSup>
        <m:r>
          <m:rPr>
            <m:sty m:val="p"/>
          </m:rPr>
          <m:t>)</m:t>
        </m:r>
        <m:r>
          <m:rPr>
            <m:sty m:val="p"/>
          </m:rPr>
          <m:t>=</m:t>
        </m:r>
        <m:r>
          <m:t>n</m:t>
        </m:r>
      </m:oMath>
      <w:ins w:id="8647" w:author="PR Preview" w:date="2026-01-01T00:00:00Z">
        <w:r>
          <w:t xml:space="preserve"> </w:t>
        </w:r>
      </w:ins>
      <w:ins w:id="8648" w:author="PR Preview" w:date="2026-01-01T00:00:00Z">
        <w:r>
          <w:t xml:space="preserve">vectors</w:t>
        </w:r>
      </w:ins>
      <w:ins w:id="8649" w:author="PR Preview" w:date="2026-01-01T00:00:00Z">
        <w:r>
          <w:t xml:space="preserve"> </w:t>
        </w:r>
      </w:ins>
      <w:ins w:id="8650" w:author="PR Preview" w:date="2026-01-01T00:00:00Z">
        <w:r>
          <w:t xml:space="preserve">(</w:t>
        </w:r>
      </w:ins>
      <w:hyperlink w:anchor="thm-basis-size">
        <w:ins w:id="8651" w:author="PR Preview" w:date="2026-01-01T00:00:00Z">
          <w:r>
            <w:rPr>
              <w:rStyle w:val="Hyperlink"/>
            </w:rPr>
            <w:t xml:space="preserve">Theorem 27</w:t>
          </w:r>
        </w:ins>
      </w:hyperlink>
      <w:ins w:id="8652" w:author="PR Preview" w:date="2026-01-01T00:00:00Z">
        <w:r>
          <w:t xml:space="preserve">,</w:t>
        </w:r>
      </w:ins>
      <w:ins w:id="8653" w:author="PR Preview" w:date="2026-01-01T00:00:00Z">
        <w:r>
          <w:t xml:space="preserve"> </w:t>
        </w:r>
      </w:ins>
      <w:hyperlink w:anchor="exm-dimension">
        <w:ins w:id="8654" w:author="PR Preview" w:date="2026-01-01T00:00:00Z">
          <w:r>
            <w:rPr>
              <w:rStyle w:val="Hyperlink"/>
            </w:rPr>
            <w:t xml:space="preserve">Example 50</w:t>
          </w:r>
        </w:ins>
      </w:hyperlink>
      <w:ins w:id="8655" w:author="PR Preview" w:date="2026-01-01T00:00:00Z">
        <w:r>
          <w:t xml:space="preserve">).</w:t>
        </w:r>
      </w:ins>
      <w:ins w:id="8656" w:author="PR Preview" w:date="2026-01-01T00:00:00Z">
        <w:r>
          <w:t xml:space="preserve"> </w:t>
        </w:r>
      </w:ins>
      <w:ins w:id="8657" w:author="PR Preview" w:date="2026-01-01T00:00:00Z">
        <w:r>
          <w:t xml:space="preserve">We show that</w:t>
        </w:r>
      </w:ins>
      <w:ins w:id="8658" w:author="PR Preview" w:date="2026-01-01T00:00:00Z">
        <w:r>
          <w:t xml:space="preserve"> </w:t>
        </w:r>
      </w:ins>
      <w:ins w:id="8659" w:author="PR Preview" w:date="2026-01-01T00:00:00Z">
        <w:r>
          <w:t xml:space="preserve">$\mathbf{A} \mathord{\smash[b]{\underset{\raise.3ex\hbox{$\scriptstyle\sim$}}{y}}\vphantom{y}}_1, \ldots, \mathbf{A} \mathord{\smash[b]{\underset{\raise.3ex\hbox{$\scriptstyle\sim$}}{y}}\vphantom{y}}_{n - \nu}$</w:t>
        </w:r>
      </w:ins>
      <w:ins w:id="8660" w:author="PR Preview" w:date="2026-01-01T00:00:00Z">
        <w:r>
          <w:t xml:space="preserve"> </w:t>
        </w:r>
      </w:ins>
      <w:ins w:id="8661" w:author="PR Preview" w:date="2026-01-01T00:00:00Z">
        <w:r>
          <w:t xml:space="preserve">are a basis of</w:t>
        </w:r>
      </w:ins>
      <w:ins w:id="8662" w:author="PR Preview" w:date="2026-01-01T00:00:00Z">
        <w:r>
          <w:t xml:space="preserve"> </w:t>
        </w:r>
      </w:ins>
      <m:oMath>
        <m:r>
          <m:rPr>
            <m:scr m:val="script"/>
            <m:sty m:val="p"/>
          </m:rPr>
          <m:t>C</m:t>
        </m:r>
        <m:r>
          <m:rPr>
            <m:sty m:val="p"/>
          </m:rPr>
          <m:t>(</m:t>
        </m:r>
        <m:r>
          <m:rPr>
            <m:sty m:val="bi"/>
          </m:rPr>
          <m:t>A</m:t>
        </m:r>
        <m:r>
          <m:rPr>
            <m:sty m:val="p"/>
          </m:rPr>
          <m:t>)</m:t>
        </m:r>
      </m:oMath>
      <w:ins w:id="8663" w:author="PR Preview" w:date="2026-01-01T00:00:00Z">
        <w:r>
          <w:t xml:space="preserve">,</w:t>
        </w:r>
      </w:ins>
      <w:ins w:id="8664" w:author="PR Preview" w:date="2026-01-01T00:00:00Z">
        <w:r>
          <w:t xml:space="preserve"> </w:t>
        </w:r>
      </w:ins>
      <w:ins w:id="8665" w:author="PR Preview" w:date="2026-01-01T00:00:00Z">
        <w:r>
          <w:t xml:space="preserve">using</w:t>
        </w:r>
      </w:ins>
      <w:ins w:id="8666" w:author="PR Preview" w:date="2026-01-01T00:00:00Z">
        <w:r>
          <w:t xml:space="preserve"> </w:t>
        </w:r>
      </w:ins>
      <w:hyperlink w:anchor="thm-matvec-linear">
        <w:ins w:id="8667" w:author="PR Preview" w:date="2026-01-01T00:00:00Z">
          <w:r>
            <w:rPr>
              <w:rStyle w:val="Hyperlink"/>
            </w:rPr>
            <w:t xml:space="preserve">Theorem 24</w:t>
          </w:r>
        </w:ins>
      </w:hyperlink>
      <w:ins w:id="8668" w:author="PR Preview" w:date="2026-01-01T00:00:00Z">
        <w:r>
          <w:t xml:space="preserve"> </w:t>
        </w:r>
      </w:ins>
      <w:ins w:id="8669" w:author="PR Preview" w:date="2026-01-01T00:00:00Z">
        <w:r>
          <w:t xml:space="preserve">to apply</w:t>
        </w:r>
      </w:ins>
      <w:ins w:id="8670" w:author="PR Preview" w:date="2026-01-01T00:00:00Z">
        <w:r>
          <w:t xml:space="preserve"> </w:t>
        </w:r>
      </w:ins>
      <m:oMath>
        <m:r>
          <m:rPr>
            <m:sty m:val="bi"/>
          </m:rPr>
          <m:t>A</m:t>
        </m:r>
      </m:oMath>
      <w:ins w:id="8671" w:author="PR Preview" w:date="2026-01-01T00:00:00Z">
        <w:r>
          <w:t xml:space="preserve"> </w:t>
        </w:r>
      </w:ins>
      <w:ins w:id="8672" w:author="PR Preview" w:date="2026-01-01T00:00:00Z">
        <w:r>
          <w:t xml:space="preserve">to linear combinations.</w:t>
        </w:r>
      </w:ins>
    </w:p>
    <w:p>
      <w:pPr>
        <w:pStyle w:val="BodyText"/>
      </w:pPr>
      <w:ins w:id="8673" w:author="PR Preview" w:date="2026-01-01T00:00:00Z">
        <w:r>
          <w:rPr>
            <w:b/>
            <w:bCs/>
          </w:rPr>
          <w:t xml:space="preserve">They are linearly independent.</w:t>
        </w:r>
      </w:ins>
      <w:ins w:id="8674" w:author="PR Preview" w:date="2026-01-01T00:00:00Z">
        <w:r>
          <w:t xml:space="preserve"> </w:t>
        </w:r>
      </w:ins>
      <w:ins w:id="8675" w:author="PR Preview" w:date="2026-01-01T00:00:00Z">
        <w:r>
          <w:t xml:space="preserve">Suppose</w:t>
        </w:r>
      </w:ins>
      <w:ins w:id="8676" w:author="PR Preview" w:date="2026-01-01T00:00:00Z">
        <w:r>
          <w:t xml:space="preserve"> </w:t>
        </w:r>
      </w:ins>
      <w:ins w:id="8677" w:author="PR Preview" w:date="2026-01-01T00:00:00Z">
        <w:r>
          <w:t xml:space="preserve">$\sum_{i=1}^{n-\nu} v_i\,\mathbf{A} \mathord{\smash[b]{\underset{\raise.3ex\hbox{$\scriptstyle\sim$}}{y}}\vphantom{y}}_i = \mathord{\smash[b]{\underset{\raise.3ex\hbox{$\scriptstyle\sim$}}{0}}\vphantom{0}}_m$</w:t>
        </w:r>
      </w:ins>
      <w:ins w:id="8678" w:author="PR Preview" w:date="2026-01-01T00:00:00Z">
        <w:r>
          <w:t xml:space="preserve">.</w:t>
        </w:r>
      </w:ins>
      <w:ins w:id="8679" w:author="PR Preview" w:date="2026-01-01T00:00:00Z">
        <w:r>
          <w:t xml:space="preserve"> </w:t>
        </w:r>
      </w:ins>
      <w:ins w:id="8680" w:author="PR Preview" w:date="2026-01-01T00:00:00Z">
        <w:r>
          <w:t xml:space="preserve">Then</w:t>
        </w:r>
      </w:ins>
      <w:ins w:id="8681" w:author="PR Preview" w:date="2026-01-01T00:00:00Z">
        <w:r>
          <w:t xml:space="preserve"> </w:t>
        </w:r>
      </w:ins>
      <w:ins w:id="8682" w:author="PR Preview" w:date="2026-01-01T00:00:00Z">
        <w:r>
          <w:t xml:space="preserve">$\mathbf{A}\,\mathopen{}\left(\sum_i v_i \mathord{\smash[b]{\underset{\raise.3ex\hbox{$\scriptstyle\sim$}}{y}}\vphantom{y}}_i\right)\mathclose{} = \mathord{\smash[b]{\underset{\raise.3ex\hbox{$\scriptstyle\sim$}}{0}}\vphantom{0}}_m$</w:t>
        </w:r>
      </w:ins>
      <w:ins w:id="8683" w:author="PR Preview" w:date="2026-01-01T00:00:00Z">
        <w:r>
          <w:t xml:space="preserve"> </w:t>
        </w:r>
      </w:ins>
      <w:ins w:id="8684" w:author="PR Preview" w:date="2026-01-01T00:00:00Z">
        <w:r>
          <w:t xml:space="preserve">(</w:t>
        </w:r>
      </w:ins>
      <w:hyperlink w:anchor="thm-matvec-linear">
        <w:ins w:id="8685" w:author="PR Preview" w:date="2026-01-01T00:00:00Z">
          <w:r>
            <w:rPr>
              <w:rStyle w:val="Hyperlink"/>
            </w:rPr>
            <w:t xml:space="preserve">Theorem 24</w:t>
          </w:r>
        </w:ins>
      </w:hyperlink>
      <w:ins w:id="8686" w:author="PR Preview" w:date="2026-01-01T00:00:00Z">
        <w:r>
          <w:t xml:space="preserve">),</w:t>
        </w:r>
      </w:ins>
      <w:ins w:id="8687" w:author="PR Preview" w:date="2026-01-01T00:00:00Z">
        <w:r>
          <w:t xml:space="preserve"> </w:t>
        </w:r>
      </w:ins>
      <w:ins w:id="8688" w:author="PR Preview" w:date="2026-01-01T00:00:00Z">
        <w:r>
          <w:t xml:space="preserve">so</w:t>
        </w:r>
      </w:ins>
      <w:ins w:id="8689" w:author="PR Preview" w:date="2026-01-01T00:00:00Z">
        <w:r>
          <w:t xml:space="preserve"> </w:t>
        </w:r>
      </w:ins>
      <w:ins w:id="8690" w:author="PR Preview" w:date="2026-01-01T00:00:00Z">
        <w:r>
          <w:t xml:space="preserve">$\sum_i v_i \mathord{\smash[b]{\underset{\raise.3ex\hbox{$\scriptstyle\sim$}}{y}}\vphantom{y}}_i \in \mathcal{N}(\mathbf{A})$</w:t>
        </w:r>
      </w:ins>
      <w:ins w:id="8691" w:author="PR Preview" w:date="2026-01-01T00:00:00Z">
        <w:r>
          <w:t xml:space="preserve">,</w:t>
        </w:r>
      </w:ins>
      <w:ins w:id="8692" w:author="PR Preview" w:date="2026-01-01T00:00:00Z">
        <w:r>
          <w:t xml:space="preserve"> </w:t>
        </w:r>
      </w:ins>
      <w:ins w:id="8693" w:author="PR Preview" w:date="2026-01-01T00:00:00Z">
        <w:r>
          <w:t xml:space="preserve">and it equals</w:t>
        </w:r>
      </w:ins>
      <w:ins w:id="8694" w:author="PR Preview" w:date="2026-01-01T00:00:00Z">
        <w:r>
          <w:t xml:space="preserve"> </w:t>
        </w:r>
      </w:ins>
      <w:ins w:id="8695" w:author="PR Preview" w:date="2026-01-01T00:00:00Z">
        <w:r>
          <w:t xml:space="preserve">$\sum_{j=1}^{\nu} u_j \mathord{\smash[b]{\underset{\raise.3ex\hbox{$\scriptstyle\sim$}}{x}}\vphantom{x}}_j$</w:t>
        </w:r>
      </w:ins>
      <w:ins w:id="8696" w:author="PR Preview" w:date="2026-01-01T00:00:00Z">
        <w:r>
          <w:t xml:space="preserve"> </w:t>
        </w:r>
      </w:ins>
      <w:ins w:id="8697" w:author="PR Preview" w:date="2026-01-01T00:00:00Z">
        <w:r>
          <w:t xml:space="preserve">for some numbers</w:t>
        </w:r>
      </w:ins>
      <w:ins w:id="8698" w:author="PR Preview" w:date="2026-01-01T00:00:00Z">
        <w:r>
          <w:t xml:space="preserve"> </w:t>
        </w:r>
      </w:ins>
      <m:oMath>
        <m:sSub>
          <m:e>
            <m:r>
              <m:t>u</m:t>
            </m:r>
          </m:e>
          <m:sub>
            <m:r>
              <m:t>j</m:t>
            </m:r>
          </m:sub>
        </m:sSub>
      </m:oMath>
      <w:ins w:id="8699" w:author="PR Preview" w:date="2026-01-01T00:00:00Z">
        <w:r>
          <w:t xml:space="preserve">,</w:t>
        </w:r>
      </w:ins>
      <w:ins w:id="8700" w:author="PR Preview" w:date="2026-01-01T00:00:00Z">
        <w:r>
          <w:t xml:space="preserve"> </w:t>
        </w:r>
      </w:ins>
      <w:ins w:id="8701" w:author="PR Preview" w:date="2026-01-01T00:00:00Z">
        <w:r>
          <w:t xml:space="preserve">since the</w:t>
        </w:r>
      </w:ins>
      <w:ins w:id="8702" w:author="PR Preview" w:date="2026-01-01T00:00:00Z">
        <w:r>
          <w:t xml:space="preserve"> </w:t>
        </w:r>
      </w:ins>
      <w:ins w:id="8703" w:author="PR Preview" w:date="2026-01-01T00:00:00Z">
        <w:r>
          <w:t xml:space="preserve">$\mathord{\smash[b]{\underset{\raise.3ex\hbox{$\scriptstyle\sim$}}{x}}\vphantom{x}}_j$</w:t>
        </w:r>
      </w:ins>
      <w:ins w:id="8704" w:author="PR Preview" w:date="2026-01-01T00:00:00Z">
        <w:r>
          <w:t xml:space="preserve"> </w:t>
        </w:r>
      </w:ins>
      <w:ins w:id="8705" w:author="PR Preview" w:date="2026-01-01T00:00:00Z">
        <w:r>
          <w:t xml:space="preserve">span</w:t>
        </w:r>
      </w:ins>
      <w:ins w:id="8706" w:author="PR Preview" w:date="2026-01-01T00:00:00Z">
        <w:r>
          <w:t xml:space="preserve"> </w:t>
        </w:r>
      </w:ins>
      <m:oMath>
        <m:r>
          <m:rPr>
            <m:scr m:val="script"/>
            <m:sty m:val="p"/>
          </m:rPr>
          <m:t>N</m:t>
        </m:r>
        <m:r>
          <m:rPr>
            <m:sty m:val="p"/>
          </m:rPr>
          <m:t>(</m:t>
        </m:r>
        <m:r>
          <m:rPr>
            <m:sty m:val="bi"/>
          </m:rPr>
          <m:t>A</m:t>
        </m:r>
        <m:r>
          <m:rPr>
            <m:sty m:val="p"/>
          </m:rPr>
          <m:t>)</m:t>
        </m:r>
      </m:oMath>
      <w:ins w:id="8707" w:author="PR Preview" w:date="2026-01-01T00:00:00Z">
        <w:r>
          <w:t xml:space="preserve">.</w:t>
        </w:r>
      </w:ins>
      <w:ins w:id="8708" w:author="PR Preview" w:date="2026-01-01T00:00:00Z">
        <w:r>
          <w:t xml:space="preserve"> </w:t>
        </w:r>
      </w:ins>
      <w:ins w:id="8709" w:author="PR Preview" w:date="2026-01-01T00:00:00Z">
        <w:r>
          <w:t xml:space="preserve">Moving everything to one side,</w:t>
        </w:r>
      </w:ins>
    </w:p>
    <w:p>
      <w:pPr>
        <w:pStyle w:val="BodyText"/>
      </w:pPr>
      <w:ins w:id="8710" w:author="PR Preview" w:date="2026-01-01T00:00:00Z">
        <w:r>
          <w:t xml:space="preserve">$$
    \sum_{j=1}^{\nu} (-u_j)\,\mathord{\smash[b]{\underset{\raise.3ex\hbox{$\scriptstyle\sim$}}{x}}\vphantom{x}}_j + \sum_{i=1}^{n-\nu} v_i \mathord{\smash[b]{\underset{\raise.3ex\hbox{$\scriptstyle\sim$}}{y}}\vphantom{y}}_i = \mathord{\smash[b]{\underset{\raise.3ex\hbox{$\scriptstyle\sim$}}{0}}\vphantom{0}}_n,
    $$</w:t>
        </w:r>
      </w:ins>
    </w:p>
    <w:p>
      <w:pPr>
        <w:pStyle w:val="FirstParagraph"/>
      </w:pPr>
      <w:ins w:id="8711" w:author="PR Preview" w:date="2026-01-01T00:00:00Z">
        <w:r>
          <w:t xml:space="preserve">and because the</w:t>
        </w:r>
      </w:ins>
      <w:ins w:id="8712" w:author="PR Preview" w:date="2026-01-01T00:00:00Z">
        <w:r>
          <w:t xml:space="preserve"> </w:t>
        </w:r>
      </w:ins>
      <w:ins w:id="8713" w:author="PR Preview" w:date="2026-01-01T00:00:00Z">
        <w:r>
          <w:t xml:space="preserve">$\mathord{\smash[b]{\underset{\raise.3ex\hbox{$\scriptstyle\sim$}}{x}}\vphantom{x}}$</w:t>
        </w:r>
      </w:ins>
      <w:ins w:id="8714" w:author="PR Preview" w:date="2026-01-01T00:00:00Z">
        <w:r>
          <w:t xml:space="preserve">’s and</w:t>
        </w:r>
      </w:ins>
      <w:ins w:id="8715" w:author="PR Preview" w:date="2026-01-01T00:00:00Z">
        <w:r>
          <w:t xml:space="preserve"> </w:t>
        </w:r>
      </w:ins>
      <w:ins w:id="8716" w:author="PR Preview" w:date="2026-01-01T00:00:00Z">
        <w:r>
          <w:t xml:space="preserve">$\mathord{\smash[b]{\underset{\raise.3ex\hbox{$\scriptstyle\sim$}}{y}}\vphantom{y}}$</w:t>
        </w:r>
      </w:ins>
      <w:ins w:id="8717" w:author="PR Preview" w:date="2026-01-01T00:00:00Z">
        <w:r>
          <w:t xml:space="preserve">’s together form a basis of</w:t>
        </w:r>
      </w:ins>
      <w:ins w:id="8718" w:author="PR Preview" w:date="2026-01-01T00:00:00Z">
        <w:r>
          <w:t xml:space="preserve"> </w:t>
        </w:r>
      </w:ins>
      <m:oMath>
        <m:sSup>
          <m:e>
            <m:r>
              <m:rPr>
                <m:scr m:val="double-struck"/>
                <m:sty m:val="p"/>
              </m:rPr>
              <m:t>R</m:t>
            </m:r>
          </m:e>
          <m:sup>
            <m:r>
              <m:t>n</m:t>
            </m:r>
          </m:sup>
        </m:sSup>
      </m:oMath>
      <w:ins w:id="8719" w:author="PR Preview" w:date="2026-01-01T00:00:00Z">
        <w:r>
          <w:t xml:space="preserve">,</w:t>
        </w:r>
      </w:ins>
      <w:ins w:id="8720" w:author="PR Preview" w:date="2026-01-01T00:00:00Z">
        <w:r>
          <w:t xml:space="preserve"> </w:t>
        </w:r>
      </w:ins>
      <w:ins w:id="8721" w:author="PR Preview" w:date="2026-01-01T00:00:00Z">
        <w:r>
          <w:t xml:space="preserve">which is linearly independent,</w:t>
        </w:r>
      </w:ins>
      <w:ins w:id="8722" w:author="PR Preview" w:date="2026-01-01T00:00:00Z">
        <w:r>
          <w:t xml:space="preserve"> </w:t>
        </w:r>
      </w:ins>
      <w:ins w:id="8723" w:author="PR Preview" w:date="2026-01-01T00:00:00Z">
        <w:r>
          <w:t xml:space="preserve">every coefficient is</w:t>
        </w:r>
      </w:ins>
      <w:ins w:id="8724" w:author="PR Preview" w:date="2026-01-01T00:00:00Z">
        <w:r>
          <w:t xml:space="preserve"> </w:t>
        </w:r>
      </w:ins>
      <m:oMath>
        <m:r>
          <m:t>0</m:t>
        </m:r>
      </m:oMath>
      <w:ins w:id="8725" w:author="PR Preview" w:date="2026-01-01T00:00:00Z">
        <w:r>
          <w:t xml:space="preserve">; in particular every</w:t>
        </w:r>
      </w:ins>
      <w:ins w:id="8726" w:author="PR Preview" w:date="2026-01-01T00:00:00Z">
        <w:r>
          <w:t xml:space="preserve"> </w:t>
        </w:r>
      </w:ins>
      <m:oMath>
        <m:sSub>
          <m:e>
            <m:r>
              <m:t>v</m:t>
            </m:r>
          </m:e>
          <m:sub>
            <m:r>
              <m:t>i</m:t>
            </m:r>
          </m:sub>
        </m:sSub>
        <m:r>
          <m:rPr>
            <m:sty m:val="p"/>
          </m:rPr>
          <m:t>=</m:t>
        </m:r>
        <m:r>
          <m:t>0</m:t>
        </m:r>
      </m:oMath>
      <w:ins w:id="8727" w:author="PR Preview" w:date="2026-01-01T00:00:00Z">
        <w:r>
          <w:t xml:space="preserve">.</w:t>
        </w:r>
      </w:ins>
    </w:p>
    <w:p>
      <w:pPr>
        <w:pStyle w:val="BodyText"/>
      </w:pPr>
      <w:ins w:id="8728" w:author="PR Preview" w:date="2026-01-01T00:00:00Z">
        <w:r>
          <w:rPr>
            <w:b/>
            <w:bCs/>
          </w:rPr>
          <w:t xml:space="preserve">They span</w:t>
        </w:r>
      </w:ins>
      <w:ins w:id="8729" w:author="PR Preview" w:date="2026-01-01T00:00:00Z">
        <w:r>
          <w:rPr>
            <w:b/>
            <w:bCs/>
          </w:rPr>
          <w:t xml:space="preserve"> </w:t>
        </w:r>
      </w:ins>
      <m:oMath>
        <m:r>
          <m:rPr>
            <m:scr m:val="script"/>
            <m:sty m:val="p"/>
          </m:rPr>
          <m:t>C</m:t>
        </m:r>
        <m:r>
          <m:rPr>
            <m:sty m:val="p"/>
          </m:rPr>
          <m:t>(</m:t>
        </m:r>
        <m:r>
          <m:rPr>
            <m:sty m:val="bi"/>
          </m:rPr>
          <m:t>A</m:t>
        </m:r>
        <m:r>
          <m:rPr>
            <m:sty m:val="p"/>
          </m:rPr>
          <m:t>)</m:t>
        </m:r>
      </m:oMath>
      <w:ins w:id="8730" w:author="PR Preview" w:date="2026-01-01T00:00:00Z">
        <w:r>
          <w:rPr>
            <w:b/>
            <w:bCs/>
          </w:rPr>
          <w:t xml:space="preserve">.</w:t>
        </w:r>
      </w:ins>
      <w:ins w:id="8731" w:author="PR Preview" w:date="2026-01-01T00:00:00Z">
        <w:r>
          <w:t xml:space="preserve"> </w:t>
        </w:r>
      </w:ins>
      <w:ins w:id="8732" w:author="PR Preview" w:date="2026-01-01T00:00:00Z">
        <w:r>
          <w:t xml:space="preserve">Take any</w:t>
        </w:r>
      </w:ins>
      <w:ins w:id="8733" w:author="PR Preview" w:date="2026-01-01T00:00:00Z">
        <w:r>
          <w:t xml:space="preserve"> </w:t>
        </w:r>
      </w:ins>
      <w:ins w:id="8734" w:author="PR Preview" w:date="2026-01-01T00:00:00Z">
        <w:r>
          <w:t xml:space="preserve">$\mathord{\smash[b]{\underset{\raise.3ex\hbox{$\scriptstyle\sim$}}{w}}\vphantom{w}} \in \mathcal{C}(\mathbf{A})$</w:t>
        </w:r>
      </w:ins>
      <w:ins w:id="8735" w:author="PR Preview" w:date="2026-01-01T00:00:00Z">
        <w:r>
          <w:t xml:space="preserve">,</w:t>
        </w:r>
      </w:ins>
      <w:ins w:id="8736" w:author="PR Preview" w:date="2026-01-01T00:00:00Z">
        <w:r>
          <w:t xml:space="preserve"> </w:t>
        </w:r>
      </w:ins>
      <w:ins w:id="8737" w:author="PR Preview" w:date="2026-01-01T00:00:00Z">
        <w:r>
          <w:t xml:space="preserve">so</w:t>
        </w:r>
      </w:ins>
      <w:ins w:id="8738" w:author="PR Preview" w:date="2026-01-01T00:00:00Z">
        <w:r>
          <w:t xml:space="preserve"> </w:t>
        </w:r>
      </w:ins>
      <w:ins w:id="8739" w:author="PR Preview" w:date="2026-01-01T00:00:00Z">
        <w:r>
          <w:t xml:space="preserve">$\mathord{\smash[b]{\underset{\raise.3ex\hbox{$\scriptstyle\sim$}}{w}}\vphantom{w}} = \mathbf{A} \mathord{\smash[b]{\underset{\raise.3ex\hbox{$\scriptstyle\sim$}}{z}}\vphantom{z}}$</w:t>
        </w:r>
      </w:ins>
      <w:ins w:id="8740" w:author="PR Preview" w:date="2026-01-01T00:00:00Z">
        <w:r>
          <w:t xml:space="preserve"> </w:t>
        </w:r>
      </w:ins>
      <w:ins w:id="8741" w:author="PR Preview" w:date="2026-01-01T00:00:00Z">
        <w:r>
          <w:t xml:space="preserve">for some</w:t>
        </w:r>
      </w:ins>
      <w:ins w:id="8742" w:author="PR Preview" w:date="2026-01-01T00:00:00Z">
        <w:r>
          <w:t xml:space="preserve"> </w:t>
        </w:r>
      </w:ins>
      <w:ins w:id="8743" w:author="PR Preview" w:date="2026-01-01T00:00:00Z">
        <w:r>
          <w:t xml:space="preserve">$\mathord{\smash[b]{\underset{\raise.3ex\hbox{$\scriptstyle\sim$}}{z}}\vphantom{z}} \in \mathbb{R}^n$</w:t>
        </w:r>
      </w:ins>
      <w:ins w:id="8744" w:author="PR Preview" w:date="2026-01-01T00:00:00Z">
        <w:r>
          <w:t xml:space="preserve"> </w:t>
        </w:r>
      </w:ins>
      <w:ins w:id="8745" w:author="PR Preview" w:date="2026-01-01T00:00:00Z">
        <w:r>
          <w:t xml:space="preserve">(</w:t>
        </w:r>
      </w:ins>
      <w:hyperlink w:anchor="def-column-space">
        <w:ins w:id="8746" w:author="PR Preview" w:date="2026-01-01T00:00:00Z">
          <w:r>
            <w:rPr>
              <w:rStyle w:val="Hyperlink"/>
            </w:rPr>
            <w:t xml:space="preserve">Definition 52</w:t>
          </w:r>
        </w:ins>
      </w:hyperlink>
      <w:ins w:id="8747" w:author="PR Preview" w:date="2026-01-01T00:00:00Z">
        <w:r>
          <w:t xml:space="preserve">).</w:t>
        </w:r>
      </w:ins>
      <w:ins w:id="8748" w:author="PR Preview" w:date="2026-01-01T00:00:00Z">
        <w:r>
          <w:t xml:space="preserve"> </w:t>
        </w:r>
      </w:ins>
      <w:ins w:id="8749" w:author="PR Preview" w:date="2026-01-01T00:00:00Z">
        <w:r>
          <w:t xml:space="preserve">Write</w:t>
        </w:r>
      </w:ins>
      <w:ins w:id="8750" w:author="PR Preview" w:date="2026-01-01T00:00:00Z">
        <w:r>
          <w:t xml:space="preserve"> </w:t>
        </w:r>
      </w:ins>
      <w:ins w:id="8751" w:author="PR Preview" w:date="2026-01-01T00:00:00Z">
        <w:r>
          <w:t xml:space="preserve">$\mathord{\smash[b]{\underset{\raise.3ex\hbox{$\scriptstyle\sim$}}{z}}\vphantom{z}} = \sum_j a_j \mathord{\smash[b]{\underset{\raise.3ex\hbox{$\scriptstyle\sim$}}{x}}\vphantom{x}}_j + \sum_i b_i \mathord{\smash[b]{\underset{\raise.3ex\hbox{$\scriptstyle\sim$}}{y}}\vphantom{y}}_i$</w:t>
        </w:r>
      </w:ins>
      <w:ins w:id="8752" w:author="PR Preview" w:date="2026-01-01T00:00:00Z">
        <w:r>
          <w:t xml:space="preserve"> </w:t>
        </w:r>
      </w:ins>
      <w:ins w:id="8753" w:author="PR Preview" w:date="2026-01-01T00:00:00Z">
        <w:r>
          <w:t xml:space="preserve">in the basis of</w:t>
        </w:r>
      </w:ins>
      <w:ins w:id="8754" w:author="PR Preview" w:date="2026-01-01T00:00:00Z">
        <w:r>
          <w:t xml:space="preserve"> </w:t>
        </w:r>
      </w:ins>
      <m:oMath>
        <m:sSup>
          <m:e>
            <m:r>
              <m:rPr>
                <m:scr m:val="double-struck"/>
                <m:sty m:val="p"/>
              </m:rPr>
              <m:t>R</m:t>
            </m:r>
          </m:e>
          <m:sup>
            <m:r>
              <m:t>n</m:t>
            </m:r>
          </m:sup>
        </m:sSup>
      </m:oMath>
      <w:ins w:id="8755" w:author="PR Preview" w:date="2026-01-01T00:00:00Z">
        <w:r>
          <w:t xml:space="preserve">.</w:t>
        </w:r>
      </w:ins>
      <w:ins w:id="8756" w:author="PR Preview" w:date="2026-01-01T00:00:00Z">
        <w:r>
          <w:t xml:space="preserve"> </w:t>
        </w:r>
      </w:ins>
      <w:ins w:id="8757" w:author="PR Preview" w:date="2026-01-01T00:00:00Z">
        <w:r>
          <w:t xml:space="preserve">Then</w:t>
        </w:r>
      </w:ins>
    </w:p>
    <w:p>
      <w:pPr>
        <w:pStyle w:val="BodyText"/>
      </w:pPr>
      <w:ins w:id="8758" w:author="PR Preview" w:date="2026-01-01T00:00:00Z">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\text{(}\text{Theorem~24}\text{)}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ins>
    </w:p>
    <w:p>
      <w:pPr>
        <w:pStyle w:val="FirstParagraph"/>
      </w:pPr>
      <w:ins w:id="8759" w:author="PR Preview" w:date="2026-01-01T00:00:00Z">
        <w:r>
          <w:t xml:space="preserve">a linear combination of</w:t>
        </w:r>
      </w:ins>
      <w:ins w:id="8760" w:author="PR Preview" w:date="2026-01-01T00:00:00Z">
        <w:r>
          <w:t xml:space="preserve"> </w:t>
        </w:r>
      </w:ins>
      <w:ins w:id="8761" w:author="PR Preview" w:date="2026-01-01T00:00:00Z">
        <w:r>
          <w:t xml:space="preserve">$\mathbf{A} \mathord{\smash[b]{\underset{\raise.3ex\hbox{$\scriptstyle\sim$}}{y}}\vphantom{y}}_1, \ldots, \mathbf{A} \mathord{\smash[b]{\underset{\raise.3ex\hbox{$\scriptstyle\sim$}}{y}}\vphantom{y}}_{n-\nu}$</w:t>
        </w:r>
      </w:ins>
      <w:ins w:id="8762" w:author="PR Preview" w:date="2026-01-01T00:00:00Z">
        <w:r>
          <w:t xml:space="preserve">.</w:t>
        </w:r>
      </w:ins>
      <w:ins w:id="8763" w:author="PR Preview" w:date="2026-01-01T00:00:00Z">
        <w:r>
          <w:t xml:space="preserve"> </w:t>
        </w:r>
      </w:ins>
      <w:ins w:id="8764" w:author="PR Preview" w:date="2026-01-01T00:00:00Z">
        <w:r>
          <w:t xml:space="preserve">These vectors are in</w:t>
        </w:r>
      </w:ins>
      <w:ins w:id="8765" w:author="PR Preview" w:date="2026-01-01T00:00:00Z">
        <w:r>
          <w:t xml:space="preserve"> </w:t>
        </w:r>
      </w:ins>
      <m:oMath>
        <m:r>
          <m:rPr>
            <m:scr m:val="script"/>
            <m:sty m:val="p"/>
          </m:rPr>
          <m:t>C</m:t>
        </m:r>
        <m:r>
          <m:rPr>
            <m:sty m:val="p"/>
          </m:rPr>
          <m:t>(</m:t>
        </m:r>
        <m:r>
          <m:rPr>
            <m:sty m:val="bi"/>
          </m:rPr>
          <m:t>A</m:t>
        </m:r>
        <m:r>
          <m:rPr>
            <m:sty m:val="p"/>
          </m:rPr>
          <m:t>)</m:t>
        </m:r>
      </m:oMath>
      <w:ins w:id="8766" w:author="PR Preview" w:date="2026-01-01T00:00:00Z">
        <w:r>
          <w:t xml:space="preserve">,</w:t>
        </w:r>
      </w:ins>
      <w:ins w:id="8767" w:author="PR Preview" w:date="2026-01-01T00:00:00Z">
        <w:r>
          <w:t xml:space="preserve"> </w:t>
        </w:r>
      </w:ins>
      <w:ins w:id="8768" w:author="PR Preview" w:date="2026-01-01T00:00:00Z">
        <w:r>
          <w:t xml:space="preserve">so their span is exactly</w:t>
        </w:r>
      </w:ins>
      <w:ins w:id="8769" w:author="PR Preview" w:date="2026-01-01T00:00:00Z">
        <w:r>
          <w:t xml:space="preserve"> </w:t>
        </w:r>
      </w:ins>
      <m:oMath>
        <m:r>
          <m:rPr>
            <m:scr m:val="script"/>
            <m:sty m:val="p"/>
          </m:rPr>
          <m:t>C</m:t>
        </m:r>
        <m:r>
          <m:rPr>
            <m:sty m:val="p"/>
          </m:rPr>
          <m:t>(</m:t>
        </m:r>
        <m:r>
          <m:rPr>
            <m:sty m:val="bi"/>
          </m:rPr>
          <m:t>A</m:t>
        </m:r>
        <m:r>
          <m:rPr>
            <m:sty m:val="p"/>
          </m:rPr>
          <m:t>)</m:t>
        </m:r>
      </m:oMath>
      <w:ins w:id="8770" w:author="PR Preview" w:date="2026-01-01T00:00:00Z">
        <w:r>
          <w:t xml:space="preserve">.</w:t>
        </w:r>
      </w:ins>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del w:id="8771" w:author="PR Preview" w:date="2026-01-01T00:00:00Z">
        <w:r>
          <w:rPr>
            <w:i/>
            <w:iCs/>
          </w:rPr>
          <w:delText xml:space="preserve">Proof</w:delText>
        </w:r>
      </w:del>
      <w:del w:id="8772" w:author="PR Preview" w:date="2026-01-01T00:00:00Z">
        <w:r>
          <w:delText xml:space="preserve">. </w:delText>
        </w:r>
      </w:del>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del w:id="8773" w:author="PR Preview" w:date="2026-01-01T00:00:00Z">
        <w:r>
          <w:rPr>
            <w:b/>
            <w:bCs/>
          </w:rPr>
          <w:delText xml:space="preserve">.</w:delText>
        </w:r>
      </w:del>
      <w:del w:id="8774" w:author="PR Preview" w:date="2026-01-01T00:00:00Z">
        <w:r>
          <w:delText xml:space="preserve"> </w:delText>
        </w:r>
      </w:del>
      <w:del w:id="8775" w:author="PR Preview" w:date="2026-01-01T00:00:00Z">
        <w:r>
          <w:delText xml:space="preserve">Any vector in</w:delText>
        </w:r>
      </w:del>
      <w:del w:id="8776" w:author="PR Preview" w:date="2026-01-01T00:00:00Z">
        <w:r>
          <w:delText xml:space="preserve"> </w:delText>
        </w:r>
      </w:del>
      <m:oMath>
        <m:r>
          <m:rPr>
            <m:scr m:val="script"/>
            <m:sty m:val="p"/>
          </m:rPr>
          <m:t>C</m:t>
        </m:r>
        <m:r>
          <m:rPr>
            <m:sty m:val="p"/>
          </m:rPr>
          <m:t>(</m:t>
        </m:r>
        <m:r>
          <m:rPr>
            <m:sty m:val="bi"/>
          </m:rPr>
          <m:t>A</m:t>
        </m:r>
        <m:r>
          <m:rPr>
            <m:sty m:val="bi"/>
          </m:rPr>
          <m:t>B</m:t>
        </m:r>
        <m:r>
          <m:rPr>
            <m:sty m:val="p"/>
          </m:rPr>
          <m:t>)</m:t>
        </m:r>
      </m:oMath>
      <w:del w:id="8777" w:author="PR Preview" w:date="2026-01-01T00:00:00Z">
        <w:r>
          <w:delText xml:space="preserve"> </w:delText>
        </w:r>
      </w:del>
      <w:del w:id="8778" w:author="PR Preview" w:date="2026-01-01T00:00:00Z">
        <w:r>
          <w:delText xml:space="preserve">is</w:delText>
        </w:r>
      </w:del>
      <w:del w:id="8779" w:author="PR Preview" w:date="2026-01-01T00:00:00Z">
        <w:r>
          <w:delText xml:space="preserve"> </w:delText>
        </w:r>
      </w:del>
      <m:oMath>
        <m:r>
          <m:rPr>
            <m:sty m:val="p"/>
          </m:rPr>
          <m:t>(</m:t>
        </m:r>
        <m:r>
          <m:rPr>
            <m:sty m:val="bi"/>
          </m:rPr>
          <m:t>A</m:t>
        </m:r>
        <m:r>
          <m:rPr>
            <m:sty m:val="bi"/>
          </m:rPr>
          <m:t>B</m:t>
        </m:r>
        <m:r>
          <m:rPr>
            <m:sty m:val="p"/>
          </m:rPr>
          <m:t>)</m:t>
        </m:r>
        <m:r>
          <m:t> </m:t>
        </m:r>
        <m:limLow>
          <m:e>
            <m:r>
              <m:t>x</m:t>
            </m:r>
          </m:e>
          <m:lim>
            <m:r>
              <m:rPr>
                <m:sty m:val="p"/>
              </m:rPr>
              <m:t>∼</m:t>
            </m:r>
          </m:lim>
        </m:limLow>
      </m:oMath>
      <w:del w:id="8780" w:author="PR Preview" w:date="2026-01-01T00:00:00Z">
        <w:r>
          <w:delText xml:space="preserve"> </w:delText>
        </w:r>
      </w:del>
      <w:del w:id="8781" w:author="PR Preview" w:date="2026-01-01T00:00:00Z">
        <w:r>
          <w:delText xml:space="preserve">for some</w:delText>
        </w:r>
      </w:del>
      <w:del w:id="8782" w:author="PR Preview" w:date="2026-01-01T00:00:00Z">
        <w:r>
          <w:delText xml:space="preserve"> </w:delText>
        </w:r>
      </w:del>
      <m:oMath>
        <m:limLow>
          <m:e>
            <m:r>
              <m:t>x</m:t>
            </m:r>
          </m:e>
          <m:lim>
            <m:r>
              <m:rPr>
                <m:sty m:val="p"/>
              </m:rPr>
              <m:t>∼</m:t>
            </m:r>
          </m:lim>
        </m:limLow>
        <m:r>
          <m:rPr>
            <m:sty m:val="p"/>
          </m:rPr>
          <m:t>∈</m:t>
        </m:r>
        <m:sSup>
          <m:e>
            <m:r>
              <m:rPr>
                <m:scr m:val="double-struck"/>
                <m:sty m:val="p"/>
              </m:rPr>
              <m:t>R</m:t>
            </m:r>
          </m:e>
          <m:sup>
            <m:r>
              <m:t>k</m:t>
            </m:r>
          </m:sup>
        </m:sSup>
      </m:oMath>
      <w:del w:id="8783" w:author="PR Preview" w:date="2026-01-01T00:00:00Z">
        <w:r>
          <w:delText xml:space="preserve"> </w:delText>
        </w:r>
      </w:del>
      <w:del w:id="8784" w:author="PR Preview" w:date="2026-01-01T00:00:00Z">
        <w:r>
          <w:delText xml:space="preserve">(</w:delText>
        </w:r>
      </w:del>
      <w:hyperlink w:anchor="def-column-space">
        <w:del w:id="8785" w:author="PR Preview" w:date="2026-01-01T00:00:00Z">
          <w:r>
            <w:rPr>
              <w:rStyle w:val="Hyperlink"/>
            </w:rPr>
            <w:delText xml:space="preserve">Definition 52</w:delText>
          </w:r>
        </w:del>
      </w:hyperlink>
      <w:del w:id="8786" w:author="PR Preview" w:date="2026-01-01T00:00:00Z">
        <w:r>
          <w:delText xml:space="preserve">), and</w:delText>
        </w:r>
      </w:del>
    </w:p>
    <w:p>
      <w:pPr>
        <w:pStyle w:val="BodyText"/>
      </w:pPr>
      <m:oMathPara>
        <m:oMathParaPr>
          <m:jc m:val="center"/>
        </m:oMathParaPr>
        <m:oMath>
          <m:eqArr>
            <m:e>
              <m:r>
                <m:rPr>
                  <m:sty m:val="p"/>
                </m:rPr>
                <m:t>(</m:t>
              </m:r>
              <m:r>
                <m:rPr>
                  <m:sty m:val="bi"/>
                </m:rPr>
                <m:t>A</m:t>
              </m:r>
              <m:r>
                <m:rPr>
                  <m:sty m:val="bi"/>
                </m:rPr>
                <m:t>B</m:t>
              </m:r>
              <m:r>
                <m:rPr>
                  <m:sty m:val="p"/>
                </m:rPr>
                <m:t>)</m:t>
              </m:r>
              <m:r>
                <m:t> </m:t>
              </m:r>
              <m:limLow>
                <m:e>
                  <m:r>
                    <m:t>x</m:t>
                  </m:r>
                </m:e>
                <m:lim>
                  <m:r>
                    <m:rPr>
                      <m:sty m:val="p"/>
                    </m:rPr>
                    <m:t>∼</m:t>
                  </m:r>
                </m:lim>
              </m:limLow>
              <m:r>
                <m:t>&amp;</m:t>
              </m:r>
              <m:r>
                <m:rPr>
                  <m:sty m:val="p"/>
                </m:rPr>
                <m:t>=</m:t>
              </m:r>
              <m:r>
                <m:rPr>
                  <m:sty m:val="bi"/>
                </m:rPr>
                <m:t>A</m:t>
              </m:r>
              <m:r>
                <m:t> </m:t>
              </m:r>
              <m:r>
                <m:rPr>
                  <m:sty m:val="p"/>
                </m:rPr>
                <m:t>(</m:t>
              </m:r>
              <m:r>
                <m:rPr>
                  <m:sty m:val="bi"/>
                </m:rPr>
                <m:t>B</m:t>
              </m:r>
              <m:limLow>
                <m:e>
                  <m:r>
                    <m:t>x</m:t>
                  </m:r>
                </m:e>
                <m:lim>
                  <m:r>
                    <m:rPr>
                      <m:sty m:val="p"/>
                    </m:rPr>
                    <m:t>∼</m:t>
                  </m:r>
                </m:lim>
              </m:limLow>
              <m:r>
                <m:rPr>
                  <m:sty m:val="p"/>
                </m:rPr>
                <m:t>)</m:t>
              </m:r>
              <m:r>
                <m:t>&amp;</m:t>
              </m:r>
              <m:r>
                <m:t>&amp;</m:t>
              </m:r>
              <m:r>
                <m:rPr>
                  <m:nor/>
                  <m:sty m:val="p"/>
                </m:rPr>
                <m:t>(</m:t>
              </m:r>
              <m:r>
                <m:rPr>
                  <m:nor/>
                  <m:sty m:val="p"/>
                </m:rPr>
                <m:t>Theorem 8</m:t>
              </m:r>
              <m:r>
                <m:rPr>
                  <m:nor/>
                  <m:sty m:val="p"/>
                </m:rPr>
                <m:t>)</m:t>
              </m:r>
            </m:e>
          </m:eqArr>
        </m:oMath>
      </m:oMathPara>
    </w:p>
    <w:p>
      <w:pPr>
        <w:pStyle w:val="FirstParagraph"/>
      </w:pPr>
      <w:del w:id="8787" w:author="PR Preview" w:date="2026-01-01T00:00:00Z">
        <w:r>
          <w:delText xml:space="preserve">is</w:delText>
        </w:r>
      </w:del>
      <w:del w:id="8788" w:author="PR Preview" w:date="2026-01-01T00:00:00Z">
        <w:r>
          <w:delText xml:space="preserve"> </w:delText>
        </w:r>
      </w:del>
      <m:oMath>
        <m:r>
          <m:rPr>
            <m:sty m:val="bi"/>
          </m:rPr>
          <m:t>A</m:t>
        </m:r>
      </m:oMath>
      <w:del w:id="8789" w:author="PR Preview" w:date="2026-01-01T00:00:00Z">
        <w:r>
          <w:delText xml:space="preserve"> </w:delText>
        </w:r>
      </w:del>
      <w:del w:id="8790" w:author="PR Preview" w:date="2026-01-01T00:00:00Z">
        <w:r>
          <w:delText xml:space="preserve">times the vector</w:delText>
        </w:r>
      </w:del>
      <w:del w:id="8791" w:author="PR Preview" w:date="2026-01-01T00:00:00Z">
        <w:r>
          <w:delText xml:space="preserve"> </w:delText>
        </w:r>
      </w:del>
      <m:oMath>
        <m:r>
          <m:rPr>
            <m:sty m:val="bi"/>
          </m:rPr>
          <m:t>B</m:t>
        </m:r>
        <m:limLow>
          <m:e>
            <m:r>
              <m:t>x</m:t>
            </m:r>
          </m:e>
          <m:lim>
            <m:r>
              <m:rPr>
                <m:sty m:val="p"/>
              </m:rPr>
              <m:t>∼</m:t>
            </m:r>
          </m:lim>
        </m:limLow>
        <m:r>
          <m:rPr>
            <m:sty m:val="p"/>
          </m:rPr>
          <m:t>∈</m:t>
        </m:r>
        <m:sSup>
          <m:e>
            <m:r>
              <m:rPr>
                <m:scr m:val="double-struck"/>
                <m:sty m:val="p"/>
              </m:rPr>
              <m:t>R</m:t>
            </m:r>
          </m:e>
          <m:sup>
            <m:r>
              <m:t>n</m:t>
            </m:r>
          </m:sup>
        </m:sSup>
      </m:oMath>
      <w:del w:id="8792" w:author="PR Preview" w:date="2026-01-01T00:00:00Z">
        <w:r>
          <w:delText xml:space="preserve">,</w:delText>
        </w:r>
      </w:del>
      <w:del w:id="8793" w:author="PR Preview" w:date="2026-01-01T00:00:00Z">
        <w:r>
          <w:delText xml:space="preserve"> </w:delText>
        </w:r>
      </w:del>
      <w:del w:id="8794" w:author="PR Preview" w:date="2026-01-01T00:00:00Z">
        <w:r>
          <w:delText xml:space="preserve">so it is in</w:delText>
        </w:r>
      </w:del>
      <w:del w:id="8795" w:author="PR Preview" w:date="2026-01-01T00:00:00Z">
        <w:r>
          <w:delText xml:space="preserve"> </w:delText>
        </w:r>
      </w:del>
      <m:oMath>
        <m:r>
          <m:rPr>
            <m:scr m:val="script"/>
            <m:sty m:val="p"/>
          </m:rPr>
          <m:t>C</m:t>
        </m:r>
        <m:r>
          <m:rPr>
            <m:sty m:val="p"/>
          </m:rPr>
          <m:t>(</m:t>
        </m:r>
        <m:r>
          <m:rPr>
            <m:sty m:val="bi"/>
          </m:rPr>
          <m:t>A</m:t>
        </m:r>
        <m:r>
          <m:rPr>
            <m:sty m:val="p"/>
          </m:rPr>
          <m:t>)</m:t>
        </m:r>
      </m:oMath>
      <w:del w:id="8796" w:author="PR Preview" w:date="2026-01-01T00:00:00Z">
        <w:r>
          <w:delText xml:space="preserve">.</w:delText>
        </w:r>
      </w:del>
    </w:p>
    <w:p>
      <w:pPr>
        <w:pStyle w:val="FirstParagraph"/>
      </w:pPr>
      <w:ins w:id="8797" w:author="PR Preview" w:date="2026-01-01T00:00:00Z">
        <w:r>
          <w:rPr>
            <w:i/>
            <w:iCs/>
          </w:rPr>
          <w:t xml:space="preserve">Proof</w:t>
        </w:r>
      </w:ins>
      <w:ins w:id="8798" w:author="PR Preview" w:date="2026-01-01T00:00:00Z">
        <w:r>
          <w:t xml:space="preserve">. </w:t>
        </w:r>
      </w:ins>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ins w:id="8799" w:author="PR Preview" w:date="2026-01-01T00:00:00Z">
        <w:r>
          <w:rPr>
            <w:b/>
            <w:bCs/>
          </w:rPr>
          <w:t xml:space="preserve">.</w:t>
        </w:r>
      </w:ins>
      <w:ins w:id="8800" w:author="PR Preview" w:date="2026-01-01T00:00:00Z">
        <w:r>
          <w:t xml:space="preserve"> </w:t>
        </w:r>
      </w:ins>
      <w:ins w:id="8801" w:author="PR Preview" w:date="2026-01-01T00:00:00Z">
        <w:r>
          <w:t xml:space="preserve">Any vector in</w:t>
        </w:r>
      </w:ins>
      <w:ins w:id="8802" w:author="PR Preview" w:date="2026-01-01T00:00:00Z">
        <w:r>
          <w:t xml:space="preserve"> </w:t>
        </w:r>
      </w:ins>
      <m:oMath>
        <m:r>
          <m:rPr>
            <m:scr m:val="script"/>
            <m:sty m:val="p"/>
          </m:rPr>
          <m:t>C</m:t>
        </m:r>
        <m:r>
          <m:rPr>
            <m:sty m:val="p"/>
          </m:rPr>
          <m:t>(</m:t>
        </m:r>
        <m:r>
          <m:rPr>
            <m:sty m:val="bi"/>
          </m:rPr>
          <m:t>A</m:t>
        </m:r>
        <m:r>
          <m:rPr>
            <m:sty m:val="bi"/>
          </m:rPr>
          <m:t>B</m:t>
        </m:r>
        <m:r>
          <m:rPr>
            <m:sty m:val="p"/>
          </m:rPr>
          <m:t>)</m:t>
        </m:r>
      </m:oMath>
      <w:ins w:id="8803" w:author="PR Preview" w:date="2026-01-01T00:00:00Z">
        <w:r>
          <w:t xml:space="preserve"> </w:t>
        </w:r>
      </w:ins>
      <w:ins w:id="8804" w:author="PR Preview" w:date="2026-01-01T00:00:00Z">
        <w:r>
          <w:t xml:space="preserve">is</w:t>
        </w:r>
      </w:ins>
      <w:ins w:id="8805" w:author="PR Preview" w:date="2026-01-01T00:00:00Z">
        <w:r>
          <w:t xml:space="preserve"> </w:t>
        </w:r>
      </w:ins>
      <w:ins w:id="8806" w:author="PR Preview" w:date="2026-01-01T00:00:00Z">
        <w:r>
          <w:t xml:space="preserve">$(\mathbf{A} \mathbf{B})\,\mathord{\smash[b]{\underset{\raise.3ex\hbox{$\scriptstyle\sim$}}{x}}\vphantom{x}}$</w:t>
        </w:r>
      </w:ins>
      <w:ins w:id="8807" w:author="PR Preview" w:date="2026-01-01T00:00:00Z">
        <w:r>
          <w:t xml:space="preserve"> </w:t>
        </w:r>
      </w:ins>
      <w:ins w:id="8808" w:author="PR Preview" w:date="2026-01-01T00:00:00Z">
        <w:r>
          <w:t xml:space="preserve">for some</w:t>
        </w:r>
      </w:ins>
      <w:ins w:id="8809" w:author="PR Preview" w:date="2026-01-01T00:00:00Z">
        <w:r>
          <w:t xml:space="preserve"> </w:t>
        </w:r>
      </w:ins>
      <w:ins w:id="8810" w:author="PR Preview" w:date="2026-01-01T00:00:00Z">
        <w:r>
          <w:t xml:space="preserve">$\mathord{\smash[b]{\underset{\raise.3ex\hbox{$\scriptstyle\sim$}}{x}}\vphantom{x}} \in \mathbb{R}^k$</w:t>
        </w:r>
      </w:ins>
      <w:ins w:id="8811" w:author="PR Preview" w:date="2026-01-01T00:00:00Z">
        <w:r>
          <w:t xml:space="preserve"> </w:t>
        </w:r>
      </w:ins>
      <w:ins w:id="8812" w:author="PR Preview" w:date="2026-01-01T00:00:00Z">
        <w:r>
          <w:t xml:space="preserve">(</w:t>
        </w:r>
      </w:ins>
      <w:hyperlink w:anchor="def-column-space">
        <w:ins w:id="8813" w:author="PR Preview" w:date="2026-01-01T00:00:00Z">
          <w:r>
            <w:rPr>
              <w:rStyle w:val="Hyperlink"/>
            </w:rPr>
            <w:t xml:space="preserve">Definition 52</w:t>
          </w:r>
        </w:ins>
      </w:hyperlink>
      <w:ins w:id="8814" w:author="PR Preview" w:date="2026-01-01T00:00:00Z">
        <w:r>
          <w:t xml:space="preserve">), and</w:t>
        </w:r>
      </w:ins>
    </w:p>
    <w:p>
      <w:pPr>
        <w:pStyle w:val="BodyText"/>
      </w:pPr>
      <w:ins w:id="8815" w:author="PR Preview" w:date="2026-01-01T00:00:00Z">
        <w:r>
          <w:t xml:space="preserve">$$
    \begin{aligned}
    (\mathbf{A} \mathbf{B})\,\mathord{\smash[b]{\underset{\raise.3ex\hbox{$\scriptstyle\sim$}}{x}}\vphantom{x}}
    &amp;= \mathbf{A}\,(\mathbf{B} \mathord{\smash[b]{\underset{\raise.3ex\hbox{$\scriptstyle\sim$}}{x}}\vphantom{x}})
    &amp;&amp; \text{(}\text{Theorem~8}\text{)}
    \end{aligned}
    $$</w:t>
        </w:r>
      </w:ins>
    </w:p>
    <w:p>
      <w:pPr>
        <w:pStyle w:val="FirstParagraph"/>
      </w:pPr>
      <w:ins w:id="8816" w:author="PR Preview" w:date="2026-01-01T00:00:00Z">
        <w:r>
          <w:t xml:space="preserve">is</w:t>
        </w:r>
      </w:ins>
      <w:ins w:id="8817" w:author="PR Preview" w:date="2026-01-01T00:00:00Z">
        <w:r>
          <w:t xml:space="preserve"> </w:t>
        </w:r>
      </w:ins>
      <m:oMath>
        <m:r>
          <m:rPr>
            <m:sty m:val="bi"/>
          </m:rPr>
          <m:t>A</m:t>
        </m:r>
      </m:oMath>
      <w:ins w:id="8818" w:author="PR Preview" w:date="2026-01-01T00:00:00Z">
        <w:r>
          <w:t xml:space="preserve"> </w:t>
        </w:r>
      </w:ins>
      <w:ins w:id="8819" w:author="PR Preview" w:date="2026-01-01T00:00:00Z">
        <w:r>
          <w:t xml:space="preserve">times the vector</w:t>
        </w:r>
      </w:ins>
      <w:ins w:id="8820" w:author="PR Preview" w:date="2026-01-01T00:00:00Z">
        <w:r>
          <w:t xml:space="preserve"> </w:t>
        </w:r>
      </w:ins>
      <w:ins w:id="8821" w:author="PR Preview" w:date="2026-01-01T00:00:00Z">
        <w:r>
          <w:t xml:space="preserve">$\mathbf{B} \mathord{\smash[b]{\underset{\raise.3ex\hbox{$\scriptstyle\sim$}}{x}}\vphantom{x}} \in \mathbb{R}^n$</w:t>
        </w:r>
      </w:ins>
      <w:ins w:id="8822" w:author="PR Preview" w:date="2026-01-01T00:00:00Z">
        <w:r>
          <w:t xml:space="preserve">,</w:t>
        </w:r>
      </w:ins>
      <w:ins w:id="8823" w:author="PR Preview" w:date="2026-01-01T00:00:00Z">
        <w:r>
          <w:t xml:space="preserve"> </w:t>
        </w:r>
      </w:ins>
      <w:ins w:id="8824" w:author="PR Preview" w:date="2026-01-01T00:00:00Z">
        <w:r>
          <w:t xml:space="preserve">so it is in</w:t>
        </w:r>
      </w:ins>
      <w:ins w:id="8825" w:author="PR Preview" w:date="2026-01-01T00:00:00Z">
        <w:r>
          <w:t xml:space="preserve"> </w:t>
        </w:r>
      </w:ins>
      <m:oMath>
        <m:r>
          <m:rPr>
            <m:scr m:val="script"/>
            <m:sty m:val="p"/>
          </m:rPr>
          <m:t>C</m:t>
        </m:r>
        <m:r>
          <m:rPr>
            <m:sty m:val="p"/>
          </m:rPr>
          <m:t>(</m:t>
        </m:r>
        <m:r>
          <m:rPr>
            <m:sty m:val="bi"/>
          </m:rPr>
          <m:t>A</m:t>
        </m:r>
        <m:r>
          <m:rPr>
            <m:sty m:val="p"/>
          </m:rPr>
          <m:t>)</m:t>
        </m:r>
      </m:oMath>
      <w:ins w:id="8826" w:author="PR Preview" w:date="2026-01-01T00:00:00Z">
        <w:r>
          <w:t xml:space="preserve">.</w:t>
        </w:r>
      </w:ins>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r>
                <m:rPr>
                  <m:scr m:val="script"/>
                  <m:sty m:val="p"/>
                </m:rPr>
                <m:t>S</m:t>
              </m:r>
            </m:e>
          </m:d>
          <m:r>
            <m:t>​</m:t>
          </m:r>
        </m:oMath>
      </m:oMathPara>
    </w:p>
    <w:p>
      <w:pPr>
        <w:pStyle w:val="FirstParagraph"/>
      </w:pPr>
      <w:del w:id="8827" w:author="PR Preview" w:date="2026-01-01T00:00:00Z">
        <w:r>
          <w:delText xml:space="preserve">for some vector</w:delText>
        </w:r>
      </w:del>
      <w:del w:id="8828" w:author="PR Preview" w:date="2026-01-01T00:00:00Z">
        <w:r>
          <w:delText xml:space="preserve"> </w:delText>
        </w:r>
      </w:del>
      <m:oMath>
        <m:sSub>
          <m:e>
            <m:limLow>
              <m:e>
                <m:r>
                  <m:t>x</m:t>
                </m:r>
              </m:e>
              <m:lim>
                <m:r>
                  <m:rPr>
                    <m:sty m:val="p"/>
                  </m:rPr>
                  <m:t>∼</m:t>
                </m:r>
              </m:lim>
            </m:limLow>
          </m:e>
          <m:sub>
            <m:r>
              <m:t>0</m:t>
            </m:r>
          </m:sub>
        </m:sSub>
        <m:r>
          <m:rPr>
            <m:sty m:val="p"/>
          </m:rPr>
          <m:t>∈</m:t>
        </m:r>
        <m:sSup>
          <m:e>
            <m:r>
              <m:rPr>
                <m:scr m:val="double-struck"/>
                <m:sty m:val="p"/>
              </m:rPr>
              <m:t>R</m:t>
            </m:r>
          </m:e>
          <m:sup>
            <m:r>
              <m:t>p</m:t>
            </m:r>
          </m:sup>
        </m:sSup>
      </m:oMath>
      <w:del w:id="8829" w:author="PR Preview" w:date="2026-01-01T00:00:00Z">
        <w:r>
          <w:delText xml:space="preserve"> </w:delText>
        </w:r>
      </w:del>
      <w:del w:id="8830" w:author="PR Preview" w:date="2026-01-01T00:00:00Z">
        <w:r>
          <w:delText xml:space="preserve">and some subspace</w:delText>
        </w:r>
      </w:del>
      <w:del w:id="8831" w:author="PR Preview" w:date="2026-01-01T00:00:00Z">
        <w:r>
          <w:delText xml:space="preserve"> </w:delText>
        </w:r>
      </w:del>
      <m:oMath>
        <m:r>
          <m:rPr>
            <m:scr m:val="script"/>
            <m:sty m:val="p"/>
          </m:rPr>
          <m:t>S</m:t>
        </m:r>
      </m:oMath>
      <w:del w:id="8832" w:author="PR Preview" w:date="2026-01-01T00:00:00Z">
        <w:r>
          <w:delText xml:space="preserve"> </w:delText>
        </w:r>
      </w:del>
      <w:del w:id="8833" w:author="PR Preview" w:date="2026-01-01T00:00:00Z">
        <w:r>
          <w:delText xml:space="preserve">of</w:delText>
        </w:r>
      </w:del>
      <w:del w:id="8834" w:author="PR Preview" w:date="2026-01-01T00:00:00Z">
        <w:r>
          <w:delText xml:space="preserve"> </w:delText>
        </w:r>
      </w:del>
      <m:oMath>
        <m:sSup>
          <m:e>
            <m:r>
              <m:rPr>
                <m:scr m:val="double-struck"/>
                <m:sty m:val="p"/>
              </m:rPr>
              <m:t>R</m:t>
            </m:r>
          </m:e>
          <m:sup>
            <m:r>
              <m:t>p</m:t>
            </m:r>
          </m:sup>
        </m:sSup>
      </m:oMath>
      <w:del w:id="8835" w:author="PR Preview" w:date="2026-01-01T00:00:00Z">
        <w:r>
          <w:delText xml:space="preserve"> </w:delText>
        </w:r>
      </w:del>
      <w:del w:id="8836" w:author="PR Preview" w:date="2026-01-01T00:00:00Z">
        <w:r>
          <w:delText xml:space="preserve">(</w:delText>
        </w:r>
      </w:del>
      <w:hyperlink w:anchor="def-subspace">
        <w:del w:id="8837" w:author="PR Preview" w:date="2026-01-01T00:00:00Z">
          <w:r>
            <w:rPr>
              <w:rStyle w:val="Hyperlink"/>
            </w:rPr>
            <w:delText xml:space="preserve">Definition 46</w:delText>
          </w:r>
        </w:del>
      </w:hyperlink>
      <w:del w:id="8838" w:author="PR Preview" w:date="2026-01-01T00:00:00Z">
        <w:r>
          <w:delText xml:space="preserve">):</w:delText>
        </w:r>
      </w:del>
      <w:del w:id="8839" w:author="PR Preview" w:date="2026-01-01T00:00:00Z">
        <w:r>
          <w:delText xml:space="preserve"> </w:delText>
        </w:r>
      </w:del>
      <w:del w:id="8840" w:author="PR Preview" w:date="2026-01-01T00:00:00Z">
        <w:r>
          <w:delText xml:space="preserve">the</w:delText>
        </w:r>
      </w:del>
      <w:del w:id="8841" w:author="PR Preview" w:date="2026-01-01T00:00:00Z">
        <w:r>
          <w:delText xml:space="preserve"> </w:delText>
        </w:r>
      </w:del>
      <w:hyperlink r:id="rId275">
        <w:del w:id="8842" w:author="PR Preview" w:date="2026-01-01T00:00:00Z">
          <w:r>
            <w:rPr>
              <w:rStyle w:val="Hyperlink"/>
            </w:rPr>
            <w:delText xml:space="preserve">image</w:delText>
          </w:r>
        </w:del>
      </w:hyperlink>
      <w:del w:id="8843" w:author="PR Preview" w:date="2026-01-01T00:00:00Z">
        <w:r>
          <w:delText xml:space="preserve"> </w:delText>
        </w:r>
      </w:del>
      <w:del w:id="8844" w:author="PR Preview" w:date="2026-01-01T00:00:00Z">
        <w:r>
          <w:delText xml:space="preserve">of</w:delText>
        </w:r>
      </w:del>
      <w:del w:id="8845" w:author="PR Preview" w:date="2026-01-01T00:00:00Z">
        <w:r>
          <w:delText xml:space="preserve"> </w:delText>
        </w:r>
      </w:del>
      <m:oMath>
        <m:r>
          <m:rPr>
            <m:scr m:val="script"/>
            <m:sty m:val="p"/>
          </m:rPr>
          <m:t>S</m:t>
        </m:r>
      </m:oMath>
      <w:del w:id="8846" w:author="PR Preview" w:date="2026-01-01T00:00:00Z">
        <w:r>
          <w:delText xml:space="preserve"> </w:delText>
        </w:r>
      </w:del>
      <w:del w:id="8847" w:author="PR Preview" w:date="2026-01-01T00:00:00Z">
        <w:r>
          <w:delText xml:space="preserve">under the translation by</w:delText>
        </w:r>
      </w:del>
      <w:del w:id="8848" w:author="PR Preview" w:date="2026-01-01T00:00:00Z">
        <w:r>
          <w:delText xml:space="preserve"> </w:delText>
        </w:r>
      </w:del>
      <m:oMath>
        <m:sSub>
          <m:e>
            <m:limLow>
              <m:e>
                <m:r>
                  <m:t>x</m:t>
                </m:r>
              </m:e>
              <m:lim>
                <m:r>
                  <m:rPr>
                    <m:sty m:val="p"/>
                  </m:rPr>
                  <m:t>∼</m:t>
                </m:r>
              </m:lim>
            </m:limLow>
          </m:e>
          <m:sub>
            <m:r>
              <m:t>0</m:t>
            </m:r>
          </m:sub>
        </m:sSub>
      </m:oMath>
      <w:del w:id="8849" w:author="PR Preview" w:date="2026-01-01T00:00:00Z">
        <w:r>
          <w:delText xml:space="preserve"> </w:delText>
        </w:r>
      </w:del>
      <w:del w:id="8850" w:author="PR Preview" w:date="2026-01-01T00:00:00Z">
        <w:r>
          <w:delText xml:space="preserve">(</w:delText>
        </w:r>
      </w:del>
      <w:hyperlink w:anchor="def-translation">
        <w:del w:id="8851" w:author="PR Preview" w:date="2026-01-01T00:00:00Z">
          <w:r>
            <w:rPr>
              <w:rStyle w:val="Hyperlink"/>
            </w:rPr>
            <w:delText xml:space="preserve">Definition 37</w:delText>
          </w:r>
        </w:del>
      </w:hyperlink>
      <w:del w:id="8852" w:author="PR Preview" w:date="2026-01-01T00:00:00Z">
        <w:r>
          <w:delText xml:space="preserve">).</w:delText>
        </w:r>
      </w:del>
    </w:p>
    <w:p>
      <w:pPr>
        <w:pStyle w:val="BodyText"/>
      </w:pPr>
      <w:del w:id="8853" w:author="PR Preview" w:date="2026-01-01T00:00:00Z">
        <w:r>
          <w:rPr>
            <w:b/>
            <w:bCs/>
          </w:rPr>
          <w:delText xml:space="preserve">Example 72 (A line that misses the origin is an affine subspace)</w:delText>
        </w:r>
      </w:del>
      <w:del w:id="8854" w:author="PR Preview" w:date="2026-01-01T00:00:00Z">
        <w:r>
          <w:delText xml:space="preserve"> </w:delText>
        </w:r>
      </w:del>
      <w:del w:id="8855" w:author="PR Preview" w:date="2026-01-01T00:00:00Z">
        <w:r>
          <w:delText xml:space="preserve">The line</w:delText>
        </w:r>
      </w:del>
      <w:del w:id="8856" w:author="PR Preview" w:date="2026-01-01T00:00:00Z">
        <w:r>
          <w:delText xml:space="preserve"> </w:delText>
        </w:r>
      </w:del>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del w:id="8857" w:author="PR Preview" w:date="2026-01-01T00:00:00Z">
        <w:r>
          <w:delText xml:space="preserve"> </w:delText>
        </w:r>
      </w:del>
      <w:del w:id="8858" w:author="PR Preview" w:date="2026-01-01T00:00:00Z">
        <w:r>
          <w:delText xml:space="preserve">of</w:delText>
        </w:r>
      </w:del>
      <w:del w:id="8859" w:author="PR Preview" w:date="2026-01-01T00:00:00Z">
        <w:r>
          <w:delText xml:space="preserve"> </w:delText>
        </w:r>
      </w:del>
      <w:hyperlink w:anchor="exm-not-subspace">
        <w:del w:id="8860" w:author="PR Preview" w:date="2026-01-01T00:00:00Z">
          <w:r>
            <w:rPr>
              <w:rStyle w:val="Hyperlink"/>
            </w:rPr>
            <w:delText xml:space="preserve">Example 38</w:delText>
          </w:r>
        </w:del>
      </w:hyperlink>
      <w:del w:id="8861" w:author="PR Preview" w:date="2026-01-01T00:00:00Z">
        <w:r>
          <w:delText xml:space="preserve"> </w:delText>
        </w:r>
      </w:del>
      <w:del w:id="8862" w:author="PR Preview" w:date="2026-01-01T00:00:00Z">
        <w:r>
          <w:delText xml:space="preserve">is not a subspace,</w:delText>
        </w:r>
      </w:del>
      <w:del w:id="8863" w:author="PR Preview" w:date="2026-01-01T00:00:00Z">
        <w:r>
          <w:delText xml:space="preserve"> </w:delText>
        </w:r>
      </w:del>
      <w:del w:id="8864" w:author="PR Preview" w:date="2026-01-01T00:00:00Z">
        <w:r>
          <w:delText xml:space="preserve">but it is an affine subspace,</w:delText>
        </w:r>
      </w:del>
      <w:del w:id="8865" w:author="PR Preview" w:date="2026-01-01T00:00:00Z">
        <w:r>
          <w:delText xml:space="preserve"> </w:delText>
        </w:r>
      </w:del>
      <w:del w:id="8866" w:author="PR Preview" w:date="2026-01-01T00:00:00Z">
        <w:r>
          <w:delText xml:space="preserve">with</w:delText>
        </w:r>
      </w:del>
      <w:del w:id="8867" w:author="PR Preview" w:date="2026-01-01T00:00:00Z">
        <w:r>
          <w:delText xml:space="preserve"> </w:delText>
        </w:r>
      </w:del>
      <m:oMath>
        <m:sSub>
          <m:e>
            <m:limLow>
              <m:e>
                <m:r>
                  <m:t>x</m:t>
                </m:r>
              </m:e>
              <m:lim>
                <m:r>
                  <m:rPr>
                    <m:sty m:val="p"/>
                  </m:rPr>
                  <m:t>∼</m:t>
                </m:r>
              </m:lim>
            </m:limLow>
          </m:e>
          <m:sub>
            <m:r>
              <m:t>0</m:t>
            </m:r>
          </m:sub>
        </m:sSub>
        <m:r>
          <m:rPr>
            <m:sty m:val="p"/>
          </m:rPr>
          <m:t>=</m:t>
        </m:r>
        <m:r>
          <m:rPr>
            <m:sty m:val="p"/>
          </m:rPr>
          <m:t>(</m:t>
        </m:r>
        <m:r>
          <m:t>0</m:t>
        </m:r>
        <m:r>
          <m:rPr>
            <m:sty m:val="p"/>
          </m:rPr>
          <m:t>,</m:t>
        </m:r>
        <m:r>
          <m:t>1</m:t>
        </m:r>
        <m:r>
          <m:rPr>
            <m:sty m:val="p"/>
          </m:rPr>
          <m:t>)</m:t>
        </m:r>
      </m:oMath>
      <w:del w:id="8868" w:author="PR Preview" w:date="2026-01-01T00:00:00Z">
        <w:r>
          <w:delText xml:space="preserve"> </w:delText>
        </w:r>
      </w:del>
      <w:del w:id="8869" w:author="PR Preview" w:date="2026-01-01T00:00:00Z">
        <w:r>
          <w:delText xml:space="preserve">and</w:delText>
        </w:r>
      </w:del>
      <w:del w:id="8870"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del w:id="8871" w:author="PR Preview" w:date="2026-01-01T00:00:00Z">
        <w:r>
          <w:delText xml:space="preserve"> </w:delText>
        </w:r>
      </w:del>
      <w:del w:id="8872" w:author="PR Preview" w:date="2026-01-01T00:00:00Z">
        <w:r>
          <w:delText xml:space="preserve">(</w:delText>
        </w:r>
      </w:del>
      <w:hyperlink w:anchor="def-span">
        <w:del w:id="8873" w:author="PR Preview" w:date="2026-01-01T00:00:00Z">
          <w:r>
            <w:rPr>
              <w:rStyle w:val="Hyperlink"/>
            </w:rPr>
            <w:delText xml:space="preserve">Definition 47</w:delText>
          </w:r>
        </w:del>
      </w:hyperlink>
      <w:del w:id="8874" w:author="PR Preview" w:date="2026-01-01T00:00:00Z">
        <w:r>
          <w:delText xml:space="preserve">):</w:delText>
        </w:r>
      </w:del>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del w:id="8875" w:author="PR Preview" w:date="2026-01-01T00:00:00Z">
        <w:r>
          <w:delText xml:space="preserve">and as</w:delText>
        </w:r>
      </w:del>
      <w:del w:id="8876" w:author="PR Preview" w:date="2026-01-01T00:00:00Z">
        <w:r>
          <w:delText xml:space="preserve"> </w:delText>
        </w:r>
      </w:del>
      <m:oMath>
        <m:r>
          <m:t>c</m:t>
        </m:r>
      </m:oMath>
      <w:del w:id="8877" w:author="PR Preview" w:date="2026-01-01T00:00:00Z">
        <w:r>
          <w:delText xml:space="preserve"> </w:delText>
        </w:r>
      </w:del>
      <w:del w:id="8878" w:author="PR Preview" w:date="2026-01-01T00:00:00Z">
        <w:r>
          <w:delText xml:space="preserve">ranges over</w:delText>
        </w:r>
      </w:del>
      <w:del w:id="8879" w:author="PR Preview" w:date="2026-01-01T00:00:00Z">
        <w:r>
          <w:delText xml:space="preserve"> </w:delText>
        </w:r>
      </w:del>
      <m:oMath>
        <m:r>
          <m:rPr>
            <m:scr m:val="double-struck"/>
            <m:sty m:val="p"/>
          </m:rPr>
          <m:t>R</m:t>
        </m:r>
      </m:oMath>
      <w:del w:id="8880" w:author="PR Preview" w:date="2026-01-01T00:00:00Z">
        <w:r>
          <w:delText xml:space="preserve">,</w:delText>
        </w:r>
      </w:del>
      <w:del w:id="8881" w:author="PR Preview" w:date="2026-01-01T00:00:00Z">
        <w:r>
          <w:delText xml:space="preserve"> </w:delText>
        </w:r>
      </w:del>
      <m:oMath>
        <m:r>
          <m:rPr>
            <m:sty m:val="p"/>
          </m:rPr>
          <m:t>(</m:t>
        </m:r>
        <m:r>
          <m:t>c</m:t>
        </m:r>
        <m:r>
          <m:rPr>
            <m:sty m:val="p"/>
          </m:rPr>
          <m:t>,</m:t>
        </m:r>
        <m:r>
          <m:t>1</m:t>
        </m:r>
        <m:r>
          <m:rPr>
            <m:sty m:val="p"/>
          </m:rPr>
          <m:t>)</m:t>
        </m:r>
      </m:oMath>
      <w:del w:id="8882" w:author="PR Preview" w:date="2026-01-01T00:00:00Z">
        <w:r>
          <w:delText xml:space="preserve"> </w:delText>
        </w:r>
      </w:del>
      <w:del w:id="8883" w:author="PR Preview" w:date="2026-01-01T00:00:00Z">
        <w:r>
          <w:delText xml:space="preserve">ranges over all of</w:delText>
        </w:r>
      </w:del>
      <w:del w:id="8884" w:author="PR Preview" w:date="2026-01-01T00:00:00Z">
        <w:r>
          <w:delText xml:space="preserve"> </w:delText>
        </w:r>
      </w:del>
      <m:oMath>
        <m:r>
          <m:rPr>
            <m:scr m:val="script"/>
            <m:sty m:val="p"/>
          </m:rPr>
          <m:t>T</m:t>
        </m:r>
      </m:oMath>
      <w:del w:id="8885" w:author="PR Preview" w:date="2026-01-01T00:00:00Z">
        <w:r>
          <w:delText xml:space="preserve">.</w:delText>
        </w:r>
      </w:del>
      <w:del w:id="8886" w:author="PR Preview" w:date="2026-01-01T00:00:00Z">
        <w:r>
          <w:delText xml:space="preserve"> </w:delText>
        </w:r>
      </w:del>
      <w:del w:id="8887" w:author="PR Preview" w:date="2026-01-01T00:00:00Z">
        <w:r>
          <w:delText xml:space="preserve">Every subspace</w:delText>
        </w:r>
      </w:del>
      <w:del w:id="8888" w:author="PR Preview" w:date="2026-01-01T00:00:00Z">
        <w:r>
          <w:delText xml:space="preserve"> </w:delText>
        </w:r>
      </w:del>
      <m:oMath>
        <m:r>
          <m:rPr>
            <m:scr m:val="script"/>
            <m:sty m:val="p"/>
          </m:rPr>
          <m:t>S</m:t>
        </m:r>
      </m:oMath>
      <w:del w:id="8889" w:author="PR Preview" w:date="2026-01-01T00:00:00Z">
        <w:r>
          <w:delText xml:space="preserve"> </w:delText>
        </w:r>
      </w:del>
      <w:del w:id="8890" w:author="PR Preview" w:date="2026-01-01T00:00:00Z">
        <w:r>
          <w:delText xml:space="preserve">is also an affine subspace, with</w:delText>
        </w:r>
      </w:del>
      <w:del w:id="8891" w:author="PR Preview" w:date="2026-01-01T00:00:00Z">
        <w:r>
          <w:delText xml:space="preserve"> </w:delText>
        </w:r>
      </w:del>
      <m:oMath>
        <m:sSub>
          <m:e>
            <m:limLow>
              <m:e>
                <m:r>
                  <m:t>x</m:t>
                </m:r>
              </m:e>
              <m:lim>
                <m:r>
                  <m:rPr>
                    <m:sty m:val="p"/>
                  </m:rPr>
                  <m:t>∼</m:t>
                </m:r>
              </m:lim>
            </m:limLow>
          </m:e>
          <m:sub>
            <m:r>
              <m:t>0</m:t>
            </m:r>
          </m:sub>
        </m:sSub>
        <m:r>
          <m:rPr>
            <m:sty m:val="p"/>
          </m:rPr>
          <m:t>=</m:t>
        </m:r>
        <m:limLow>
          <m:e>
            <m:r>
              <m:t>0</m:t>
            </m:r>
          </m:e>
          <m:lim>
            <m:r>
              <m:rPr>
                <m:sty m:val="p"/>
              </m:rPr>
              <m:t>∼</m:t>
            </m:r>
          </m:lim>
        </m:limLow>
      </m:oMath>
      <w:del w:id="8892" w:author="PR Preview" w:date="2026-01-01T00:00:00Z">
        <w:r>
          <w:delText xml:space="preserve">.</w:delText>
        </w:r>
      </w:del>
    </w:p>
    <w:p>
      <w:pPr>
        <w:pStyle w:val="BodyText"/>
      </w:pPr>
      <w:del w:id="8893" w:author="PR Preview" w:date="2026-01-01T00:00:00Z">
        <w:r>
          <w:rPr>
            <w:b/>
            <w:bCs/>
          </w:rPr>
          <w:delText xml:space="preserve">Theorem 42 (A hyperplane is a translated subspace of dimension</w:delText>
        </w:r>
      </w:del>
      <w:del w:id="8894" w:author="PR Preview" w:date="2026-01-01T00:00:00Z">
        <w:r>
          <w:rPr>
            <w:b/>
            <w:bCs/>
          </w:rPr>
          <w:delText xml:space="preserve"> </w:delText>
        </w:r>
      </w:del>
      <m:oMath>
        <m:r>
          <m:t>p</m:t>
        </m:r>
        <m:r>
          <m:rPr>
            <m:sty m:val="p"/>
          </m:rPr>
          <m:t>−</m:t>
        </m:r>
        <m:r>
          <m:t>1</m:t>
        </m:r>
      </m:oMath>
      <w:del w:id="8895" w:author="PR Preview" w:date="2026-01-01T00:00:00Z">
        <w:r>
          <w:rPr>
            <w:b/>
            <w:bCs/>
          </w:rPr>
          <w:delText xml:space="preserve">)</w:delText>
        </w:r>
      </w:del>
      <w:del w:id="8896" w:author="PR Preview" w:date="2026-01-01T00:00:00Z">
        <w:r>
          <w:delText xml:space="preserve"> </w:delText>
        </w:r>
      </w:del>
      <w:del w:id="8897" w:author="PR Preview" w:date="2026-01-01T00:00:00Z">
        <w:r>
          <w:delText xml:space="preserve">Let</w:delText>
        </w:r>
      </w:del>
      <w:del w:id="8898" w:author="PR Preview" w:date="2026-01-01T00:00:00Z">
        <w:r>
          <w:delText xml:space="preserve"> </w:delText>
        </w:r>
      </w:del>
      <m:oMath>
        <m:limLow>
          <m:e>
            <m:r>
              <m:t>w</m:t>
            </m:r>
          </m:e>
          <m:lim>
            <m:r>
              <m:rPr>
                <m:sty m:val="p"/>
              </m:rPr>
              <m:t>∼</m:t>
            </m:r>
          </m:lim>
        </m:limLow>
        <m:r>
          <m:rPr>
            <m:sty m:val="p"/>
          </m:rPr>
          <m:t>∈</m:t>
        </m:r>
        <m:sSup>
          <m:e>
            <m:r>
              <m:rPr>
                <m:scr m:val="double-struck"/>
                <m:sty m:val="p"/>
              </m:rPr>
              <m:t>R</m:t>
            </m:r>
          </m:e>
          <m:sup>
            <m:r>
              <m:t>p</m:t>
            </m:r>
          </m:sup>
        </m:sSup>
      </m:oMath>
      <w:del w:id="8899" w:author="PR Preview" w:date="2026-01-01T00:00:00Z">
        <w:r>
          <w:delText xml:space="preserve"> </w:delText>
        </w:r>
      </w:del>
      <w:del w:id="8900" w:author="PR Preview" w:date="2026-01-01T00:00:00Z">
        <w:r>
          <w:delText xml:space="preserve">be nonzero, let</w:delText>
        </w:r>
      </w:del>
      <w:del w:id="8901" w:author="PR Preview" w:date="2026-01-01T00:00:00Z">
        <w:r>
          <w:delText xml:space="preserve"> </w:delText>
        </w:r>
      </w:del>
      <m:oMath>
        <m:r>
          <m:t>b</m:t>
        </m:r>
        <m:r>
          <m:rPr>
            <m:sty m:val="p"/>
          </m:rPr>
          <m:t>∈</m:t>
        </m:r>
        <m:r>
          <m:rPr>
            <m:scr m:val="double-struck"/>
            <m:sty m:val="p"/>
          </m:rPr>
          <m:t>R</m:t>
        </m:r>
      </m:oMath>
      <w:del w:id="8902" w:author="PR Preview" w:date="2026-01-01T00:00:00Z">
        <w:r>
          <w:delText xml:space="preserve">,</w:delText>
        </w:r>
      </w:del>
      <w:del w:id="8903" w:author="PR Preview" w:date="2026-01-01T00:00:00Z">
        <w:r>
          <w:delText xml:space="preserve"> </w:delText>
        </w:r>
      </w:del>
      <w:del w:id="8904" w:author="PR Preview" w:date="2026-01-01T00:00:00Z">
        <w:r>
          <w:delText xml:space="preserve">let</w:delText>
        </w:r>
      </w:del>
      <w:del w:id="8905" w:author="PR Preview" w:date="2026-01-01T00:00:00Z">
        <w:r>
          <w:delText xml:space="preserve"> </w:delText>
        </w:r>
      </w:del>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r>
              <m:rPr>
                <m:sty m:val="p"/>
              </m:rPr>
              <m:t>=</m:t>
            </m:r>
            <m:r>
              <m:t>0</m:t>
            </m:r>
          </m:e>
        </m:d>
        <m:r>
          <m:t>​</m:t>
        </m:r>
      </m:oMath>
      <w:del w:id="8906" w:author="PR Preview" w:date="2026-01-01T00:00:00Z">
        <w:r>
          <w:delText xml:space="preserve"> </w:delText>
        </w:r>
      </w:del>
      <w:del w:id="8907" w:author="PR Preview" w:date="2026-01-01T00:00:00Z">
        <w:r>
          <w:delText xml:space="preserve">be the hyperplane</w:delText>
        </w:r>
      </w:del>
      <w:del w:id="8908" w:author="PR Preview" w:date="2026-01-01T00:00:00Z">
        <w:r>
          <w:delText xml:space="preserve"> </w:delText>
        </w:r>
      </w:del>
      <w:del w:id="8909" w:author="PR Preview" w:date="2026-01-01T00:00:00Z">
        <w:r>
          <w:delText xml:space="preserve">with normal vector</w:delText>
        </w:r>
      </w:del>
      <w:del w:id="8910" w:author="PR Preview" w:date="2026-01-01T00:00:00Z">
        <w:r>
          <w:delText xml:space="preserve"> </w:delText>
        </w:r>
      </w:del>
      <m:oMath>
        <m:limLow>
          <m:e>
            <m:r>
              <m:t>w</m:t>
            </m:r>
          </m:e>
          <m:lim>
            <m:r>
              <m:rPr>
                <m:sty m:val="p"/>
              </m:rPr>
              <m:t>∼</m:t>
            </m:r>
          </m:lim>
        </m:limLow>
      </m:oMath>
      <w:del w:id="8911" w:author="PR Preview" w:date="2026-01-01T00:00:00Z">
        <w:r>
          <w:delText xml:space="preserve"> </w:delText>
        </w:r>
      </w:del>
      <w:del w:id="8912" w:author="PR Preview" w:date="2026-01-01T00:00:00Z">
        <w:r>
          <w:delText xml:space="preserve">and offset</w:delText>
        </w:r>
      </w:del>
      <w:del w:id="8913" w:author="PR Preview" w:date="2026-01-01T00:00:00Z">
        <w:r>
          <w:delText xml:space="preserve"> </w:delText>
        </w:r>
      </w:del>
      <m:oMath>
        <m:r>
          <m:t>b</m:t>
        </m:r>
      </m:oMath>
      <w:del w:id="8914" w:author="PR Preview" w:date="2026-01-01T00:00:00Z">
        <w:r>
          <w:delText xml:space="preserve"> </w:delText>
        </w:r>
      </w:del>
      <w:del w:id="8915" w:author="PR Preview" w:date="2026-01-01T00:00:00Z">
        <w:r>
          <w:delText xml:space="preserve">(</w:delText>
        </w:r>
      </w:del>
      <w:hyperlink w:anchor="def-hyperplane">
        <w:del w:id="8916" w:author="PR Preview" w:date="2026-01-01T00:00:00Z">
          <w:r>
            <w:rPr>
              <w:rStyle w:val="Hyperlink"/>
            </w:rPr>
            <w:delText xml:space="preserve">Definition 41</w:delText>
          </w:r>
        </w:del>
      </w:hyperlink>
      <w:del w:id="8917" w:author="PR Preview" w:date="2026-01-01T00:00:00Z">
        <w:r>
          <w:delText xml:space="preserve">),</w:delText>
        </w:r>
      </w:del>
      <w:del w:id="8918" w:author="PR Preview" w:date="2026-01-01T00:00:00Z">
        <w:r>
          <w:delText xml:space="preserve"> </w:delText>
        </w:r>
      </w:del>
      <w:del w:id="8919" w:author="PR Preview" w:date="2026-01-01T00:00:00Z">
        <w:r>
          <w:delText xml:space="preserve">and let</w:delText>
        </w:r>
      </w:del>
      <w:del w:id="8920" w:author="PR Preview" w:date="2026-01-01T00:00:00Z">
        <w:r>
          <w:delText xml:space="preserve"> </w:delText>
        </w:r>
      </w:del>
      <m:oMath>
        <m:sSub>
          <m:e>
            <m:r>
              <m:rPr>
                <m:scr m:val="script"/>
                <m:sty m:val="p"/>
              </m:rPr>
              <m:t>H</m:t>
            </m:r>
          </m:e>
          <m:sub>
            <m:r>
              <m:t>0</m:t>
            </m:r>
          </m:sub>
        </m:sSub>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0</m:t>
            </m:r>
          </m:e>
        </m:d>
        <m:r>
          <m:t>​</m:t>
        </m:r>
      </m:oMath>
      <w:del w:id="8921" w:author="PR Preview" w:date="2026-01-01T00:00:00Z">
        <w:r>
          <w:delText xml:space="preserve"> </w:delText>
        </w:r>
      </w:del>
      <w:del w:id="8922" w:author="PR Preview" w:date="2026-01-01T00:00:00Z">
        <w:r>
          <w:delText xml:space="preserve">be the hyperplane with the same normal vector and offset</w:delText>
        </w:r>
      </w:del>
      <w:del w:id="8923" w:author="PR Preview" w:date="2026-01-01T00:00:00Z">
        <w:r>
          <w:delText xml:space="preserve"> </w:delText>
        </w:r>
      </w:del>
      <m:oMath>
        <m:r>
          <m:t>0</m:t>
        </m:r>
      </m:oMath>
      <w:del w:id="8924" w:author="PR Preview" w:date="2026-01-01T00:00:00Z">
        <w:r>
          <w:delText xml:space="preserve">.</w:delText>
        </w:r>
      </w:del>
    </w:p>
    <w:p>
      <w:pPr>
        <w:pStyle w:val="BodyText"/>
      </w:pPr>
      <w:ins w:id="8925" w:author="PR Preview" w:date="2026-01-01T00:00:00Z">
        <w:r>
          <w:t xml:space="preserve">$$
    \mathopen{}\left\{\mathord{\smash[b]{\underset{\raise.3ex\hbox{$\scriptstyle\sim$}}{x}}\vphantom{x}}_0 + \mathord{\smash[b]{\underset{\raise.3ex\hbox{$\scriptstyle\sim$}}{s}}\vphantom{s}} : \mathord{\smash[b]{\underset{\raise.3ex\hbox{$\scriptstyle\sim$}}{s}}\vphantom{s}} \in \mathcal{S}\right\}\mathclose{}
    $$</w:t>
        </w:r>
      </w:ins>
    </w:p>
    <w:p>
      <w:pPr>
        <w:pStyle w:val="FirstParagraph"/>
      </w:pPr>
      <w:ins w:id="8926" w:author="PR Preview" w:date="2026-01-01T00:00:00Z">
        <w:r>
          <w:t xml:space="preserve">for some vector</w:t>
        </w:r>
      </w:ins>
      <w:ins w:id="8927" w:author="PR Preview" w:date="2026-01-01T00:00:00Z">
        <w:r>
          <w:t xml:space="preserve"> </w:t>
        </w:r>
      </w:ins>
      <w:ins w:id="8928" w:author="PR Preview" w:date="2026-01-01T00:00:00Z">
        <w:r>
          <w:t xml:space="preserve">$\mathord{\smash[b]{\underset{\raise.3ex\hbox{$\scriptstyle\sim$}}{x}}\vphantom{x}}_0 \in \mathbb{R}^p$</w:t>
        </w:r>
      </w:ins>
      <w:ins w:id="8929" w:author="PR Preview" w:date="2026-01-01T00:00:00Z">
        <w:r>
          <w:t xml:space="preserve"> </w:t>
        </w:r>
      </w:ins>
      <w:ins w:id="8930" w:author="PR Preview" w:date="2026-01-01T00:00:00Z">
        <w:r>
          <w:t xml:space="preserve">and some subspace</w:t>
        </w:r>
      </w:ins>
      <w:ins w:id="8931" w:author="PR Preview" w:date="2026-01-01T00:00:00Z">
        <w:r>
          <w:t xml:space="preserve"> </w:t>
        </w:r>
      </w:ins>
      <m:oMath>
        <m:r>
          <m:rPr>
            <m:scr m:val="script"/>
            <m:sty m:val="p"/>
          </m:rPr>
          <m:t>S</m:t>
        </m:r>
      </m:oMath>
      <w:ins w:id="8932" w:author="PR Preview" w:date="2026-01-01T00:00:00Z">
        <w:r>
          <w:t xml:space="preserve"> </w:t>
        </w:r>
      </w:ins>
      <w:ins w:id="8933" w:author="PR Preview" w:date="2026-01-01T00:00:00Z">
        <w:r>
          <w:t xml:space="preserve">of</w:t>
        </w:r>
      </w:ins>
      <w:ins w:id="8934" w:author="PR Preview" w:date="2026-01-01T00:00:00Z">
        <w:r>
          <w:t xml:space="preserve"> </w:t>
        </w:r>
      </w:ins>
      <m:oMath>
        <m:sSup>
          <m:e>
            <m:r>
              <m:rPr>
                <m:scr m:val="double-struck"/>
                <m:sty m:val="p"/>
              </m:rPr>
              <m:t>R</m:t>
            </m:r>
          </m:e>
          <m:sup>
            <m:r>
              <m:t>p</m:t>
            </m:r>
          </m:sup>
        </m:sSup>
      </m:oMath>
      <w:ins w:id="8935" w:author="PR Preview" w:date="2026-01-01T00:00:00Z">
        <w:r>
          <w:t xml:space="preserve"> </w:t>
        </w:r>
      </w:ins>
      <w:ins w:id="8936" w:author="PR Preview" w:date="2026-01-01T00:00:00Z">
        <w:r>
          <w:t xml:space="preserve">(</w:t>
        </w:r>
      </w:ins>
      <w:hyperlink w:anchor="def-subspace">
        <w:ins w:id="8937" w:author="PR Preview" w:date="2026-01-01T00:00:00Z">
          <w:r>
            <w:rPr>
              <w:rStyle w:val="Hyperlink"/>
            </w:rPr>
            <w:t xml:space="preserve">Definition 46</w:t>
          </w:r>
        </w:ins>
      </w:hyperlink>
      <w:ins w:id="8938" w:author="PR Preview" w:date="2026-01-01T00:00:00Z">
        <w:r>
          <w:t xml:space="preserve">):</w:t>
        </w:r>
      </w:ins>
      <w:ins w:id="8939" w:author="PR Preview" w:date="2026-01-01T00:00:00Z">
        <w:r>
          <w:t xml:space="preserve"> </w:t>
        </w:r>
      </w:ins>
      <w:ins w:id="8940" w:author="PR Preview" w:date="2026-01-01T00:00:00Z">
        <w:r>
          <w:t xml:space="preserve">the</w:t>
        </w:r>
      </w:ins>
      <w:ins w:id="8941" w:author="PR Preview" w:date="2026-01-01T00:00:00Z">
        <w:r>
          <w:t xml:space="preserve"> </w:t>
        </w:r>
      </w:ins>
      <w:hyperlink r:id="rId275">
        <w:ins w:id="8942" w:author="PR Preview" w:date="2026-01-01T00:00:00Z">
          <w:r>
            <w:rPr>
              <w:rStyle w:val="Hyperlink"/>
            </w:rPr>
            <w:t xml:space="preserve">image</w:t>
          </w:r>
        </w:ins>
      </w:hyperlink>
      <w:ins w:id="8943" w:author="PR Preview" w:date="2026-01-01T00:00:00Z">
        <w:r>
          <w:t xml:space="preserve"> </w:t>
        </w:r>
      </w:ins>
      <w:ins w:id="8944" w:author="PR Preview" w:date="2026-01-01T00:00:00Z">
        <w:r>
          <w:t xml:space="preserve">of</w:t>
        </w:r>
      </w:ins>
      <w:ins w:id="8945" w:author="PR Preview" w:date="2026-01-01T00:00:00Z">
        <w:r>
          <w:t xml:space="preserve"> </w:t>
        </w:r>
      </w:ins>
      <m:oMath>
        <m:r>
          <m:rPr>
            <m:scr m:val="script"/>
            <m:sty m:val="p"/>
          </m:rPr>
          <m:t>S</m:t>
        </m:r>
      </m:oMath>
      <w:ins w:id="8946" w:author="PR Preview" w:date="2026-01-01T00:00:00Z">
        <w:r>
          <w:t xml:space="preserve"> </w:t>
        </w:r>
      </w:ins>
      <w:ins w:id="8947" w:author="PR Preview" w:date="2026-01-01T00:00:00Z">
        <w:r>
          <w:t xml:space="preserve">under the translation by</w:t>
        </w:r>
      </w:ins>
      <w:ins w:id="8948" w:author="PR Preview" w:date="2026-01-01T00:00:00Z">
        <w:r>
          <w:t xml:space="preserve"> </w:t>
        </w:r>
      </w:ins>
      <w:ins w:id="8949" w:author="PR Preview" w:date="2026-01-01T00:00:00Z">
        <w:r>
          <w:t xml:space="preserve">$\mathord{\smash[b]{\underset{\raise.3ex\hbox{$\scriptstyle\sim$}}{x}}\vphantom{x}}_0$</w:t>
        </w:r>
      </w:ins>
      <w:ins w:id="8950" w:author="PR Preview" w:date="2026-01-01T00:00:00Z">
        <w:r>
          <w:t xml:space="preserve"> </w:t>
        </w:r>
      </w:ins>
      <w:ins w:id="8951" w:author="PR Preview" w:date="2026-01-01T00:00:00Z">
        <w:r>
          <w:t xml:space="preserve">(</w:t>
        </w:r>
      </w:ins>
      <w:hyperlink w:anchor="def-translation">
        <w:ins w:id="8952" w:author="PR Preview" w:date="2026-01-01T00:00:00Z">
          <w:r>
            <w:rPr>
              <w:rStyle w:val="Hyperlink"/>
            </w:rPr>
            <w:t xml:space="preserve">Definition 37</w:t>
          </w:r>
        </w:ins>
      </w:hyperlink>
      <w:ins w:id="8953" w:author="PR Preview" w:date="2026-01-01T00:00:00Z">
        <w:r>
          <w:t xml:space="preserve">).</w:t>
        </w:r>
      </w:ins>
    </w:p>
    <w:bookmarkEnd w:id="276"/>
    <w:bookmarkStart w:id="277" w:name="exm-affine-subspace"/>
    <w:p>
      <w:pPr>
        <w:pStyle w:val="BodyText"/>
      </w:pPr>
      <w:ins w:id="8954" w:author="PR Preview" w:date="2026-01-01T00:00:00Z">
        <w:r>
          <w:rPr>
            <w:b/>
            <w:bCs/>
          </w:rPr>
          <w:t xml:space="preserve">Example 72 (A line that misses the origin is an affine subspace)</w:t>
        </w:r>
      </w:ins>
      <w:ins w:id="8955" w:author="PR Preview" w:date="2026-01-01T00:00:00Z">
        <w:r>
          <w:t xml:space="preserve"> </w:t>
        </w:r>
      </w:ins>
      <w:ins w:id="8956" w:author="PR Preview" w:date="2026-01-01T00:00:00Z">
        <w:r>
          <w:t xml:space="preserve">The line</w:t>
        </w:r>
      </w:ins>
      <w:ins w:id="8957" w:author="PR Preview" w:date="2026-01-01T00:00:00Z">
        <w:r>
          <w:t xml:space="preserve"> </w:t>
        </w:r>
      </w:ins>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ins w:id="8958" w:author="PR Preview" w:date="2026-01-01T00:00:00Z">
        <w:r>
          <w:t xml:space="preserve"> </w:t>
        </w:r>
      </w:ins>
      <w:ins w:id="8959" w:author="PR Preview" w:date="2026-01-01T00:00:00Z">
        <w:r>
          <w:t xml:space="preserve">of</w:t>
        </w:r>
      </w:ins>
      <w:ins w:id="8960" w:author="PR Preview" w:date="2026-01-01T00:00:00Z">
        <w:r>
          <w:t xml:space="preserve"> </w:t>
        </w:r>
      </w:ins>
      <w:hyperlink w:anchor="exm-not-subspace">
        <w:ins w:id="8961" w:author="PR Preview" w:date="2026-01-01T00:00:00Z">
          <w:r>
            <w:rPr>
              <w:rStyle w:val="Hyperlink"/>
            </w:rPr>
            <w:t xml:space="preserve">Example 38</w:t>
          </w:r>
        </w:ins>
      </w:hyperlink>
      <w:ins w:id="8962" w:author="PR Preview" w:date="2026-01-01T00:00:00Z">
        <w:r>
          <w:t xml:space="preserve"> </w:t>
        </w:r>
      </w:ins>
      <w:ins w:id="8963" w:author="PR Preview" w:date="2026-01-01T00:00:00Z">
        <w:r>
          <w:t xml:space="preserve">is not a subspace,</w:t>
        </w:r>
      </w:ins>
      <w:ins w:id="8964" w:author="PR Preview" w:date="2026-01-01T00:00:00Z">
        <w:r>
          <w:t xml:space="preserve"> </w:t>
        </w:r>
      </w:ins>
      <w:ins w:id="8965" w:author="PR Preview" w:date="2026-01-01T00:00:00Z">
        <w:r>
          <w:t xml:space="preserve">but it is an affine subspace,</w:t>
        </w:r>
      </w:ins>
      <w:ins w:id="8966" w:author="PR Preview" w:date="2026-01-01T00:00:00Z">
        <w:r>
          <w:t xml:space="preserve"> </w:t>
        </w:r>
      </w:ins>
      <w:ins w:id="8967" w:author="PR Preview" w:date="2026-01-01T00:00:00Z">
        <w:r>
          <w:t xml:space="preserve">with</w:t>
        </w:r>
      </w:ins>
      <w:ins w:id="8968" w:author="PR Preview" w:date="2026-01-01T00:00:00Z">
        <w:r>
          <w:t xml:space="preserve"> </w:t>
        </w:r>
      </w:ins>
      <w:ins w:id="8969" w:author="PR Preview" w:date="2026-01-01T00:00:00Z">
        <w:r>
          <w:t xml:space="preserve">$\mathord{\smash[b]{\underset{\raise.3ex\hbox{$\scriptstyle\sim$}}{x}}\vphantom{x}}_0 = (0, 1)$</w:t>
        </w:r>
      </w:ins>
      <w:ins w:id="8970" w:author="PR Preview" w:date="2026-01-01T00:00:00Z">
        <w:r>
          <w:t xml:space="preserve"> </w:t>
        </w:r>
      </w:ins>
      <w:ins w:id="8971" w:author="PR Preview" w:date="2026-01-01T00:00:00Z">
        <w:r>
          <w:t xml:space="preserve">and</w:t>
        </w:r>
      </w:ins>
      <w:ins w:id="8972"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ins w:id="8973" w:author="PR Preview" w:date="2026-01-01T00:00:00Z">
        <w:r>
          <w:t xml:space="preserve"> </w:t>
        </w:r>
      </w:ins>
      <w:ins w:id="8974" w:author="PR Preview" w:date="2026-01-01T00:00:00Z">
        <w:r>
          <w:t xml:space="preserve">(</w:t>
        </w:r>
      </w:ins>
      <w:hyperlink w:anchor="def-span">
        <w:ins w:id="8975" w:author="PR Preview" w:date="2026-01-01T00:00:00Z">
          <w:r>
            <w:rPr>
              <w:rStyle w:val="Hyperlink"/>
            </w:rPr>
            <w:t xml:space="preserve">Definition 47</w:t>
          </w:r>
        </w:ins>
      </w:hyperlink>
      <w:ins w:id="8976" w:author="PR Preview" w:date="2026-01-01T00:00:00Z">
        <w:r>
          <w:t xml:space="preserve">):</w:t>
        </w:r>
      </w:ins>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ins w:id="8977" w:author="PR Preview" w:date="2026-01-01T00:00:00Z">
        <w:r>
          <w:t xml:space="preserve">and as</w:t>
        </w:r>
      </w:ins>
      <w:ins w:id="8978" w:author="PR Preview" w:date="2026-01-01T00:00:00Z">
        <w:r>
          <w:t xml:space="preserve"> </w:t>
        </w:r>
      </w:ins>
      <m:oMath>
        <m:r>
          <m:t>c</m:t>
        </m:r>
      </m:oMath>
      <w:ins w:id="8979" w:author="PR Preview" w:date="2026-01-01T00:00:00Z">
        <w:r>
          <w:t xml:space="preserve"> </w:t>
        </w:r>
      </w:ins>
      <w:ins w:id="8980" w:author="PR Preview" w:date="2026-01-01T00:00:00Z">
        <w:r>
          <w:t xml:space="preserve">ranges over</w:t>
        </w:r>
      </w:ins>
      <w:ins w:id="8981" w:author="PR Preview" w:date="2026-01-01T00:00:00Z">
        <w:r>
          <w:t xml:space="preserve"> </w:t>
        </w:r>
      </w:ins>
      <m:oMath>
        <m:r>
          <m:rPr>
            <m:scr m:val="double-struck"/>
            <m:sty m:val="p"/>
          </m:rPr>
          <m:t>R</m:t>
        </m:r>
      </m:oMath>
      <w:ins w:id="8982" w:author="PR Preview" w:date="2026-01-01T00:00:00Z">
        <w:r>
          <w:t xml:space="preserve">,</w:t>
        </w:r>
      </w:ins>
      <w:ins w:id="8983" w:author="PR Preview" w:date="2026-01-01T00:00:00Z">
        <w:r>
          <w:t xml:space="preserve"> </w:t>
        </w:r>
      </w:ins>
      <m:oMath>
        <m:r>
          <m:rPr>
            <m:sty m:val="p"/>
          </m:rPr>
          <m:t>(</m:t>
        </m:r>
        <m:r>
          <m:t>c</m:t>
        </m:r>
        <m:r>
          <m:rPr>
            <m:sty m:val="p"/>
          </m:rPr>
          <m:t>,</m:t>
        </m:r>
        <m:r>
          <m:t>1</m:t>
        </m:r>
        <m:r>
          <m:rPr>
            <m:sty m:val="p"/>
          </m:rPr>
          <m:t>)</m:t>
        </m:r>
      </m:oMath>
      <w:ins w:id="8984" w:author="PR Preview" w:date="2026-01-01T00:00:00Z">
        <w:r>
          <w:t xml:space="preserve"> </w:t>
        </w:r>
      </w:ins>
      <w:ins w:id="8985" w:author="PR Preview" w:date="2026-01-01T00:00:00Z">
        <w:r>
          <w:t xml:space="preserve">ranges over all of</w:t>
        </w:r>
      </w:ins>
      <w:ins w:id="8986" w:author="PR Preview" w:date="2026-01-01T00:00:00Z">
        <w:r>
          <w:t xml:space="preserve"> </w:t>
        </w:r>
      </w:ins>
      <m:oMath>
        <m:r>
          <m:rPr>
            <m:scr m:val="script"/>
            <m:sty m:val="p"/>
          </m:rPr>
          <m:t>T</m:t>
        </m:r>
      </m:oMath>
      <w:ins w:id="8987" w:author="PR Preview" w:date="2026-01-01T00:00:00Z">
        <w:r>
          <w:t xml:space="preserve">.</w:t>
        </w:r>
      </w:ins>
      <w:ins w:id="8988" w:author="PR Preview" w:date="2026-01-01T00:00:00Z">
        <w:r>
          <w:t xml:space="preserve"> </w:t>
        </w:r>
      </w:ins>
      <w:ins w:id="8989" w:author="PR Preview" w:date="2026-01-01T00:00:00Z">
        <w:r>
          <w:t xml:space="preserve">Every subspace</w:t>
        </w:r>
      </w:ins>
      <w:ins w:id="8990" w:author="PR Preview" w:date="2026-01-01T00:00:00Z">
        <w:r>
          <w:t xml:space="preserve"> </w:t>
        </w:r>
      </w:ins>
      <m:oMath>
        <m:r>
          <m:rPr>
            <m:scr m:val="script"/>
            <m:sty m:val="p"/>
          </m:rPr>
          <m:t>S</m:t>
        </m:r>
      </m:oMath>
      <w:ins w:id="8991" w:author="PR Preview" w:date="2026-01-01T00:00:00Z">
        <w:r>
          <w:t xml:space="preserve"> </w:t>
        </w:r>
      </w:ins>
      <w:ins w:id="8992" w:author="PR Preview" w:date="2026-01-01T00:00:00Z">
        <w:r>
          <w:t xml:space="preserve">is also an affine subspace, with</w:t>
        </w:r>
      </w:ins>
      <w:ins w:id="8993" w:author="PR Preview" w:date="2026-01-01T00:00:00Z">
        <w:r>
          <w:t xml:space="preserve"> </w:t>
        </w:r>
      </w:ins>
      <w:ins w:id="8994" w:author="PR Preview" w:date="2026-01-01T00:00:00Z">
        <w:r>
          <w:t xml:space="preserve">$\mathord{\smash[b]{\underset{\raise.3ex\hbox{$\scriptstyle\sim$}}{x}}\vphantom{x}}_0 = \mathord{\smash[b]{\underset{\raise.3ex\hbox{$\scriptstyle\sim$}}{0}}\vphantom{0}}$</w:t>
        </w:r>
      </w:ins>
      <w:ins w:id="8995" w:author="PR Preview" w:date="2026-01-01T00:00:00Z">
        <w:r>
          <w:t xml:space="preserve">.</w:t>
        </w:r>
      </w:ins>
    </w:p>
    <w:bookmarkEnd w:id="277"/>
    <w:bookmarkStart w:id="278" w:name="thm-hyperplane-subspace"/>
    <w:p>
      <w:pPr>
        <w:pStyle w:val="BodyText"/>
      </w:pPr>
      <w:ins w:id="8996" w:author="PR Preview" w:date="2026-01-01T00:00:00Z">
        <w:r>
          <w:rPr>
            <w:b/>
            <w:bCs/>
          </w:rPr>
          <w:t xml:space="preserve">Theorem 42 (A hyperplane is a translated subspace of dimension</w:t>
        </w:r>
      </w:ins>
      <w:ins w:id="8997" w:author="PR Preview" w:date="2026-01-01T00:00:00Z">
        <w:r>
          <w:rPr>
            <w:b/>
            <w:bCs/>
          </w:rPr>
          <w:t xml:space="preserve"> </w:t>
        </w:r>
      </w:ins>
      <m:oMath>
        <m:r>
          <m:t>p</m:t>
        </m:r>
        <m:r>
          <m:rPr>
            <m:sty m:val="p"/>
          </m:rPr>
          <m:t>−</m:t>
        </m:r>
        <m:r>
          <m:t>1</m:t>
        </m:r>
      </m:oMath>
      <w:ins w:id="8998" w:author="PR Preview" w:date="2026-01-01T00:00:00Z">
        <w:r>
          <w:rPr>
            <w:b/>
            <w:bCs/>
          </w:rPr>
          <w:t xml:space="preserve">)</w:t>
        </w:r>
      </w:ins>
      <w:ins w:id="8999" w:author="PR Preview" w:date="2026-01-01T00:00:00Z">
        <w:r>
          <w:t xml:space="preserve"> </w:t>
        </w:r>
      </w:ins>
      <w:ins w:id="9000" w:author="PR Preview" w:date="2026-01-01T00:00:00Z">
        <w:r>
          <w:t xml:space="preserve">Let</w:t>
        </w:r>
      </w:ins>
      <w:ins w:id="9001" w:author="PR Preview" w:date="2026-01-01T00:00:00Z">
        <w:r>
          <w:t xml:space="preserve"> </w:t>
        </w:r>
      </w:ins>
      <w:ins w:id="9002" w:author="PR Preview" w:date="2026-01-01T00:00:00Z">
        <w:r>
          <w:t xml:space="preserve">$\mathord{\smash[b]{\underset{\raise.3ex\hbox{$\scriptstyle\sim$}}{w}}\vphantom{w}} \in \mathbb{R}^p$</w:t>
        </w:r>
      </w:ins>
      <w:ins w:id="9003" w:author="PR Preview" w:date="2026-01-01T00:00:00Z">
        <w:r>
          <w:t xml:space="preserve"> </w:t>
        </w:r>
      </w:ins>
      <w:ins w:id="9004" w:author="PR Preview" w:date="2026-01-01T00:00:00Z">
        <w:r>
          <w:t xml:space="preserve">be nonzero, let</w:t>
        </w:r>
      </w:ins>
      <w:ins w:id="9005" w:author="PR Preview" w:date="2026-01-01T00:00:00Z">
        <w:r>
          <w:t xml:space="preserve"> </w:t>
        </w:r>
      </w:ins>
      <m:oMath>
        <m:r>
          <m:t>b</m:t>
        </m:r>
        <m:r>
          <m:rPr>
            <m:sty m:val="p"/>
          </m:rPr>
          <m:t>∈</m:t>
        </m:r>
        <m:r>
          <m:rPr>
            <m:scr m:val="double-struck"/>
            <m:sty m:val="p"/>
          </m:rPr>
          <m:t>R</m:t>
        </m:r>
      </m:oMath>
      <w:ins w:id="9006" w:author="PR Preview" w:date="2026-01-01T00:00:00Z">
        <w:r>
          <w:t xml:space="preserve">,</w:t>
        </w:r>
      </w:ins>
      <w:ins w:id="9007" w:author="PR Preview" w:date="2026-01-01T00:00:00Z">
        <w:r>
          <w:t xml:space="preserve"> </w:t>
        </w:r>
      </w:ins>
      <w:ins w:id="9008" w:author="PR Preview" w:date="2026-01-01T00:00:00Z">
        <w:r>
          <w:t xml:space="preserve">let</w:t>
        </w:r>
      </w:ins>
      <w:ins w:id="9009" w:author="PR Preview" w:date="2026-01-01T00:00:00Z">
        <w:r>
          <w:t xml:space="preserve"> </w:t>
        </w:r>
      </w:ins>
      <w:ins w:id="9010" w:author="PR Preview" w:date="2026-01-01T00:00:00Z">
        <w:r>
          <w:t xml:space="preserve">$\mathcal{H} = \mathopen{}\left\{\mathord{\smash[b]{\underset{\raise.3ex\hbox{$\scriptstyle\sim$}}{x}}\vphantom{x}}\in \mathbb{R}^p : \mathord{\smash[b]{\underset{\raise.3ex\hbox{$\scriptstyle\sim$}}{w}}\vphantom{w}}^{\top} \mathord{\smash[b]{\underset{\raise.3ex\hbox{$\scriptstyle\sim$}}{x}}\vphantom{x}}+ b = 0\right\}\mathclose{}$</w:t>
        </w:r>
      </w:ins>
      <w:ins w:id="9011" w:author="PR Preview" w:date="2026-01-01T00:00:00Z">
        <w:r>
          <w:t xml:space="preserve"> </w:t>
        </w:r>
      </w:ins>
      <w:ins w:id="9012" w:author="PR Preview" w:date="2026-01-01T00:00:00Z">
        <w:r>
          <w:t xml:space="preserve">be the hyperplane</w:t>
        </w:r>
      </w:ins>
      <w:ins w:id="9013" w:author="PR Preview" w:date="2026-01-01T00:00:00Z">
        <w:r>
          <w:t xml:space="preserve"> </w:t>
        </w:r>
      </w:ins>
      <w:ins w:id="9014" w:author="PR Preview" w:date="2026-01-01T00:00:00Z">
        <w:r>
          <w:t xml:space="preserve">with normal vector</w:t>
        </w:r>
      </w:ins>
      <w:ins w:id="9015" w:author="PR Preview" w:date="2026-01-01T00:00:00Z">
        <w:r>
          <w:t xml:space="preserve"> </w:t>
        </w:r>
      </w:ins>
      <w:ins w:id="9016" w:author="PR Preview" w:date="2026-01-01T00:00:00Z">
        <w:r>
          <w:t xml:space="preserve">$\mathord{\smash[b]{\underset{\raise.3ex\hbox{$\scriptstyle\sim$}}{w}}\vphantom{w}}$</w:t>
        </w:r>
      </w:ins>
      <w:ins w:id="9017" w:author="PR Preview" w:date="2026-01-01T00:00:00Z">
        <w:r>
          <w:t xml:space="preserve"> </w:t>
        </w:r>
      </w:ins>
      <w:ins w:id="9018" w:author="PR Preview" w:date="2026-01-01T00:00:00Z">
        <w:r>
          <w:t xml:space="preserve">and offset</w:t>
        </w:r>
      </w:ins>
      <w:ins w:id="9019" w:author="PR Preview" w:date="2026-01-01T00:00:00Z">
        <w:r>
          <w:t xml:space="preserve"> </w:t>
        </w:r>
      </w:ins>
      <m:oMath>
        <m:r>
          <m:t>b</m:t>
        </m:r>
      </m:oMath>
      <w:ins w:id="9020" w:author="PR Preview" w:date="2026-01-01T00:00:00Z">
        <w:r>
          <w:t xml:space="preserve"> </w:t>
        </w:r>
      </w:ins>
      <w:ins w:id="9021" w:author="PR Preview" w:date="2026-01-01T00:00:00Z">
        <w:r>
          <w:t xml:space="preserve">(</w:t>
        </w:r>
      </w:ins>
      <w:hyperlink w:anchor="def-hyperplane">
        <w:ins w:id="9022" w:author="PR Preview" w:date="2026-01-01T00:00:00Z">
          <w:r>
            <w:rPr>
              <w:rStyle w:val="Hyperlink"/>
            </w:rPr>
            <w:t xml:space="preserve">Definition 41</w:t>
          </w:r>
        </w:ins>
      </w:hyperlink>
      <w:ins w:id="9023" w:author="PR Preview" w:date="2026-01-01T00:00:00Z">
        <w:r>
          <w:t xml:space="preserve">),</w:t>
        </w:r>
      </w:ins>
      <w:ins w:id="9024" w:author="PR Preview" w:date="2026-01-01T00:00:00Z">
        <w:r>
          <w:t xml:space="preserve"> </w:t>
        </w:r>
      </w:ins>
      <w:ins w:id="9025" w:author="PR Preview" w:date="2026-01-01T00:00:00Z">
        <w:r>
          <w:t xml:space="preserve">and let</w:t>
        </w:r>
      </w:ins>
      <w:ins w:id="9026" w:author="PR Preview" w:date="2026-01-01T00:00:00Z">
        <w:r>
          <w:t xml:space="preserve"> </w:t>
        </w:r>
      </w:ins>
      <w:ins w:id="9027" w:author="PR Preview" w:date="2026-01-01T00:00:00Z">
        <w:r>
          <w:t xml:space="preserve">$\mathcal{H}_0 = \mathopen{}\left\{\mathord{\smash[b]{\underset{\raise.3ex\hbox{$\scriptstyle\sim$}}{x}}\vphantom{x}}\in \mathbb{R}^p : \mathord{\smash[b]{\underset{\raise.3ex\hbox{$\scriptstyle\sim$}}{w}}\vphantom{w}}^{\top} \mathord{\smash[b]{\underset{\raise.3ex\hbox{$\scriptstyle\sim$}}{x}}\vphantom{x}}= 0\right\}\mathclose{}$</w:t>
        </w:r>
      </w:ins>
      <w:ins w:id="9028" w:author="PR Preview" w:date="2026-01-01T00:00:00Z">
        <w:r>
          <w:t xml:space="preserve"> </w:t>
        </w:r>
      </w:ins>
      <w:ins w:id="9029" w:author="PR Preview" w:date="2026-01-01T00:00:00Z">
        <w:r>
          <w:t xml:space="preserve">be the hyperplane with the same normal vector and offset</w:t>
        </w:r>
      </w:ins>
      <w:ins w:id="9030" w:author="PR Preview" w:date="2026-01-01T00:00:00Z">
        <w:r>
          <w:t xml:space="preserve"> </w:t>
        </w:r>
      </w:ins>
      <m:oMath>
        <m:r>
          <m:t>0</m:t>
        </m:r>
      </m:oMath>
      <w:ins w:id="9031" w:author="PR Preview" w:date="2026-01-01T00:00:00Z">
        <w:r>
          <w:t xml:space="preserve">.</w:t>
        </w:r>
      </w:ins>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del w:id="9032" w:author="PR Preview" w:date="2026-01-01T00:00:00Z">
        <w:r>
          <w:delText xml:space="preserve"> </w:delText>
        </w:r>
      </w:del>
      <w:del w:id="9033" w:author="PR Preview" w:date="2026-01-01T00:00:00Z">
        <w:r>
          <w:delText xml:space="preserve">is not empty, and for any</w:delText>
        </w:r>
      </w:del>
      <w:del w:id="9034" w:author="PR Preview" w:date="2026-01-01T00:00:00Z">
        <w:r>
          <w:delText xml:space="preserve"> </w:delText>
        </w:r>
      </w:del>
      <m:oMath>
        <m:sSub>
          <m:e>
            <m:limLow>
              <m:e>
                <m:r>
                  <m:t>x</m:t>
                </m:r>
              </m:e>
              <m:lim>
                <m:r>
                  <m:rPr>
                    <m:sty m:val="p"/>
                  </m:rPr>
                  <m:t>∼</m:t>
                </m:r>
              </m:lim>
            </m:limLow>
          </m:e>
          <m:sub>
            <m:r>
              <m:t>0</m:t>
            </m:r>
          </m:sub>
        </m:sSub>
        <m:r>
          <m:rPr>
            <m:sty m:val="p"/>
          </m:rPr>
          <m:t>∈</m:t>
        </m:r>
        <m:r>
          <m:rPr>
            <m:scr m:val="script"/>
            <m:sty m:val="p"/>
          </m:rPr>
          <m:t>H</m:t>
        </m:r>
      </m:oMath>
      <w:del w:id="9035" w:author="PR Preview" w:date="2026-01-01T00:00:00Z">
        <w:r>
          <w:delText xml:space="preserve">,</w:delText>
        </w:r>
      </w:del>
      <w:del w:id="9036" w:author="PR Preview" w:date="2026-01-01T00:00:00Z">
        <w:r>
          <w:delText xml:space="preserve"> </w:delText>
        </w:r>
      </w:del>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sSub>
              <m:e>
                <m:r>
                  <m:rPr>
                    <m:scr m:val="script"/>
                    <m:sty m:val="p"/>
                  </m:rPr>
                  <m:t>H</m:t>
                </m:r>
              </m:e>
              <m:sub>
                <m:r>
                  <m:t>0</m:t>
                </m:r>
              </m:sub>
            </m:sSub>
          </m:e>
        </m:d>
        <m:r>
          <m:t>​</m:t>
        </m:r>
      </m:oMath>
      <w:del w:id="9037" w:author="PR Preview" w:date="2026-01-01T00:00:00Z">
        <w:r>
          <w:delText xml:space="preserve">,</w:delText>
        </w:r>
      </w:del>
      <w:del w:id="9038" w:author="PR Preview" w:date="2026-01-01T00:00:00Z">
        <w:r>
          <w:delText xml:space="preserve"> </w:delText>
        </w:r>
      </w:del>
      <w:del w:id="9039" w:author="PR Preview" w:date="2026-01-01T00:00:00Z">
        <w:r>
          <w:delText xml:space="preserve">so</w:delText>
        </w:r>
      </w:del>
      <w:del w:id="9040" w:author="PR Preview" w:date="2026-01-01T00:00:00Z">
        <w:r>
          <w:delText xml:space="preserve"> </w:delText>
        </w:r>
      </w:del>
      <m:oMath>
        <m:r>
          <m:rPr>
            <m:scr m:val="script"/>
            <m:sty m:val="p"/>
          </m:rPr>
          <m:t>H</m:t>
        </m:r>
      </m:oMath>
      <w:del w:id="9041" w:author="PR Preview" w:date="2026-01-01T00:00:00Z">
        <w:r>
          <w:delText xml:space="preserve"> </w:delText>
        </w:r>
      </w:del>
      <w:del w:id="9042" w:author="PR Preview" w:date="2026-01-01T00:00:00Z">
        <w:r>
          <w:delText xml:space="preserve">is an affine subspace (</w:delText>
        </w:r>
      </w:del>
      <w:hyperlink w:anchor="def-affine-subspace">
        <w:del w:id="9043" w:author="PR Preview" w:date="2026-01-01T00:00:00Z">
          <w:r>
            <w:rPr>
              <w:rStyle w:val="Hyperlink"/>
            </w:rPr>
            <w:delText xml:space="preserve">Definition 59</w:delText>
          </w:r>
        </w:del>
      </w:hyperlink>
      <w:del w:id="9044" w:author="PR Preview" w:date="2026-01-01T00:00:00Z">
        <w:r>
          <w:delText xml:space="preserve">).</w:delText>
        </w:r>
      </w:del>
    </w:p>
    <w:p>
      <w:pPr>
        <w:pStyle w:val="Compact"/>
        <w:numPr>
          <w:ilvl w:val="0"/>
          <w:numId w:val="1028"/>
        </w:numPr>
      </w:pPr>
      <w:del w:id="9045" w:author="PR Preview" w:date="2026-01-01T00:00:00Z">
        <w:r>
          <w:delText xml:space="preserve">For any</w:delText>
        </w:r>
      </w:del>
      <w:del w:id="9046"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del w:id="9047" w:author="PR Preview" w:date="2026-01-01T00:00:00Z">
        <w:r>
          <w:delText xml:space="preserve">,</w:delText>
        </w:r>
      </w:del>
      <w:del w:id="9048" w:author="PR Preview" w:date="2026-01-01T00:00:00Z">
        <w:r>
          <w:delText xml:space="preserve"> </w:delText>
        </w:r>
      </w:del>
      <w:del w:id="9049" w:author="PR Preview" w:date="2026-01-01T00:00:00Z">
        <w:r>
          <w:delText xml:space="preserve">the normal vector is orthogonal to their difference:</w:delText>
        </w:r>
      </w:del>
      <w:del w:id="9050" w:author="PR Preview" w:date="2026-01-01T00:00:00Z">
        <w:r>
          <w:delText xml:space="preserve"> </w:delText>
        </w:r>
      </w:del>
      <m:oMath>
        <m:limLow>
          <m:e>
            <m:r>
              <m:t>w</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oMath>
      <w:del w:id="9051" w:author="PR Preview" w:date="2026-01-01T00:00:00Z">
        <w:r>
          <w:delText xml:space="preserve"> </w:delText>
        </w:r>
      </w:del>
      <w:del w:id="9052" w:author="PR Preview" w:date="2026-01-01T00:00:00Z">
        <w:r>
          <w:delText xml:space="preserve">(</w:delText>
        </w:r>
      </w:del>
      <w:hyperlink w:anchor="def-orthogonal-vectors">
        <w:del w:id="9053" w:author="PR Preview" w:date="2026-01-01T00:00:00Z">
          <w:r>
            <w:rPr>
              <w:rStyle w:val="Hyperlink"/>
            </w:rPr>
            <w:delText xml:space="preserve">Definition 15</w:delText>
          </w:r>
        </w:del>
      </w:hyperlink>
      <w:del w:id="9054" w:author="PR Preview" w:date="2026-01-01T00:00:00Z">
        <w:r>
          <w:delText xml:space="preserve">).</w:delText>
        </w:r>
      </w:del>
    </w:p>
    <w:p>
      <w:pPr>
        <w:pStyle w:val="FirstParagraph"/>
      </w:pPr>
      <w:del w:id="9055" w:author="PR Preview" w:date="2026-01-01T00:00:00Z">
        <w:r>
          <w:rPr>
            <w:i/>
            <w:iCs/>
          </w:rPr>
          <w:delText xml:space="preserve">Proof</w:delText>
        </w:r>
      </w:del>
      <w:del w:id="9056" w:author="PR Preview" w:date="2026-01-01T00:00:00Z">
        <w:r>
          <w:delText xml:space="preserve">. </w:delText>
        </w:r>
      </w:del>
      <w:del w:id="9057" w:author="PR Preview" w:date="2026-01-01T00:00:00Z">
        <w:r>
          <w:delText xml:space="preserve">Here</w:delText>
        </w:r>
      </w:del>
      <w:del w:id="9058" w:author="PR Preview" w:date="2026-01-01T00:00:00Z">
        <w:r>
          <w:delText xml:space="preserve"> </w:delText>
        </w:r>
      </w:del>
      <m:oMath>
        <m:sSup>
          <m:e>
            <m:limLow>
              <m:e>
                <m:r>
                  <m:t>w</m:t>
                </m:r>
              </m:e>
              <m:lim>
                <m:r>
                  <m:rPr>
                    <m:sty m:val="p"/>
                  </m:rPr>
                  <m:t>∼</m:t>
                </m:r>
              </m:lim>
            </m:limLow>
          </m:e>
          <m:sup>
            <m:r>
              <m:rPr>
                <m:sty m:val="p"/>
              </m:rPr>
              <m:t>⊤</m:t>
            </m:r>
          </m:sup>
        </m:sSup>
      </m:oMath>
      <w:del w:id="9059" w:author="PR Preview" w:date="2026-01-01T00:00:00Z">
        <w:r>
          <w:delText xml:space="preserve"> </w:delText>
        </w:r>
      </w:del>
      <w:del w:id="9060" w:author="PR Preview" w:date="2026-01-01T00:00:00Z">
        <w:r>
          <w:delText xml:space="preserve">is a</w:delText>
        </w:r>
      </w:del>
      <w:del w:id="9061" w:author="PR Preview" w:date="2026-01-01T00:00:00Z">
        <w:r>
          <w:delText xml:space="preserve"> </w:delText>
        </w:r>
      </w:del>
      <m:oMath>
        <m:r>
          <m:t>1</m:t>
        </m:r>
        <m:r>
          <m:rPr>
            <m:sty m:val="p"/>
          </m:rPr>
          <m:t>×</m:t>
        </m:r>
        <m:r>
          <m:t>p</m:t>
        </m:r>
      </m:oMath>
      <w:del w:id="9062" w:author="PR Preview" w:date="2026-01-01T00:00:00Z">
        <w:r>
          <w:delText xml:space="preserve"> </w:delText>
        </w:r>
      </w:del>
      <w:del w:id="9063" w:author="PR Preview" w:date="2026-01-01T00:00:00Z">
        <w:r>
          <w:delText xml:space="preserve">matrix, and</w:delText>
        </w:r>
      </w:del>
      <w:del w:id="9064" w:author="PR Preview" w:date="2026-01-01T00:00:00Z">
        <w:r>
          <w:delText xml:space="preserve"> </w:delText>
        </w:r>
      </w:del>
      <m:oMath>
        <m:sSup>
          <m:e>
            <m:limLow>
              <m:e>
                <m:r>
                  <m:t>w</m:t>
                </m:r>
              </m:e>
              <m:lim>
                <m:r>
                  <m:rPr>
                    <m:sty m:val="p"/>
                  </m:rPr>
                  <m:t>∼</m:t>
                </m:r>
              </m:lim>
            </m:limLow>
          </m:e>
          <m:sup>
            <m:r>
              <m:rPr>
                <m:sty m:val="p"/>
              </m:rPr>
              <m:t>⊤</m:t>
            </m:r>
          </m:sup>
        </m:sSup>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oMath>
      <w:del w:id="9065" w:author="PR Preview" w:date="2026-01-01T00:00:00Z">
        <w:r>
          <w:delText xml:space="preserve"> </w:delText>
        </w:r>
      </w:del>
      <w:del w:id="9066" w:author="PR Preview" w:date="2026-01-01T00:00:00Z">
        <w:r>
          <w:delText xml:space="preserve">(</w:delText>
        </w:r>
      </w:del>
      <w:hyperlink w:anchor="exm-dot-product-matmul">
        <w:del w:id="9067" w:author="PR Preview" w:date="2026-01-01T00:00:00Z">
          <w:r>
            <w:rPr>
              <w:rStyle w:val="Hyperlink"/>
            </w:rPr>
            <w:delText xml:space="preserve">Example 20</w:delText>
          </w:r>
        </w:del>
      </w:hyperlink>
      <w:del w:id="9068" w:author="PR Preview" w:date="2026-01-01T00:00:00Z">
        <w:r>
          <w:delText xml:space="preserve">).</w:delText>
        </w:r>
      </w:del>
    </w:p>
    <w:p>
      <w:pPr>
        <w:pStyle w:val="BodyText"/>
      </w:pPr>
      <w:del w:id="9069" w:author="PR Preview" w:date="2026-01-01T00:00:00Z">
        <w:r>
          <w:rPr>
            <w:b/>
            <w:bCs/>
          </w:rPr>
          <w:delText xml:space="preserve">Part 1.</w:delText>
        </w:r>
      </w:del>
      <w:del w:id="9070" w:author="PR Preview" w:date="2026-01-01T00:00:00Z">
        <w:r>
          <w:delText xml:space="preserve"> </w:delText>
        </w:r>
      </w:del>
      <m:oMath>
        <m:sSub>
          <m:e>
            <m:r>
              <m:rPr>
                <m:scr m:val="script"/>
                <m:sty m:val="p"/>
              </m:rPr>
              <m:t>H</m:t>
            </m:r>
          </m:e>
          <m:sub>
            <m:r>
              <m:t>0</m:t>
            </m:r>
          </m:sub>
        </m:sSub>
      </m:oMath>
      <w:del w:id="9071" w:author="PR Preview" w:date="2026-01-01T00:00:00Z">
        <w:r>
          <w:delText xml:space="preserve"> </w:delText>
        </w:r>
      </w:del>
      <w:del w:id="9072" w:author="PR Preview" w:date="2026-01-01T00:00:00Z">
        <w:r>
          <w:delText xml:space="preserve">is the null space</w:delText>
        </w:r>
      </w:del>
      <w:del w:id="9073" w:author="PR Preview" w:date="2026-01-01T00:00:00Z">
        <w:r>
          <w:delText xml:space="preserve"> </w:delText>
        </w:r>
      </w:del>
      <m:oMath>
        <m:r>
          <m:rPr>
            <m:scr m:val="script"/>
            <m:sty m:val="p"/>
          </m:rPr>
          <m:t>N</m:t>
        </m:r>
        <m:r>
          <m:rPr>
            <m:sty m:val="p"/>
          </m:rPr>
          <m:t>(</m:t>
        </m:r>
        <m:sSup>
          <m:e>
            <m:limLow>
              <m:e>
                <m:r>
                  <m:t>w</m:t>
                </m:r>
              </m:e>
              <m:lim>
                <m:r>
                  <m:rPr>
                    <m:sty m:val="p"/>
                  </m:rPr>
                  <m:t>∼</m:t>
                </m:r>
              </m:lim>
            </m:limLow>
          </m:e>
          <m:sup>
            <m:r>
              <m:rPr>
                <m:sty m:val="p"/>
              </m:rPr>
              <m:t>⊤</m:t>
            </m:r>
          </m:sup>
        </m:sSup>
        <m:r>
          <m:rPr>
            <m:sty m:val="p"/>
          </m:rPr>
          <m:t>)</m:t>
        </m:r>
      </m:oMath>
      <w:del w:id="9074" w:author="PR Preview" w:date="2026-01-01T00:00:00Z">
        <w:r>
          <w:delText xml:space="preserve"> </w:delText>
        </w:r>
      </w:del>
      <w:del w:id="9075" w:author="PR Preview" w:date="2026-01-01T00:00:00Z">
        <w:r>
          <w:delText xml:space="preserve">(</w:delText>
        </w:r>
      </w:del>
      <w:hyperlink w:anchor="def-null-space">
        <w:del w:id="9076" w:author="PR Preview" w:date="2026-01-01T00:00:00Z">
          <w:r>
            <w:rPr>
              <w:rStyle w:val="Hyperlink"/>
            </w:rPr>
            <w:delText xml:space="preserve">Definition 54</w:delText>
          </w:r>
        </w:del>
      </w:hyperlink>
      <w:del w:id="9077" w:author="PR Preview" w:date="2026-01-01T00:00:00Z">
        <w:r>
          <w:delText xml:space="preserve">),</w:delText>
        </w:r>
      </w:del>
      <w:del w:id="9078" w:author="PR Preview" w:date="2026-01-01T00:00:00Z">
        <w:r>
          <w:delText xml:space="preserve"> </w:delText>
        </w:r>
      </w:del>
      <w:del w:id="9079" w:author="PR Preview" w:date="2026-01-01T00:00:00Z">
        <w:r>
          <w:delText xml:space="preserve">so it is a subspace (</w:delText>
        </w:r>
      </w:del>
      <w:hyperlink w:anchor="thm-null-space-subspace">
        <w:del w:id="9080" w:author="PR Preview" w:date="2026-01-01T00:00:00Z">
          <w:r>
            <w:rPr>
              <w:rStyle w:val="Hyperlink"/>
            </w:rPr>
            <w:delText xml:space="preserve">Theorem 33</w:delText>
          </w:r>
        </w:del>
      </w:hyperlink>
      <w:del w:id="9081" w:author="PR Preview" w:date="2026-01-01T00:00:00Z">
        <w:r>
          <w:delText xml:space="preserve">).</w:delText>
        </w:r>
      </w:del>
      <w:del w:id="9082" w:author="PR Preview" w:date="2026-01-01T00:00:00Z">
        <w:r>
          <w:delText xml:space="preserve"> </w:delText>
        </w:r>
      </w:del>
      <w:del w:id="9083" w:author="PR Preview" w:date="2026-01-01T00:00:00Z">
        <w:r>
          <w:delText xml:space="preserve">The</w:delText>
        </w:r>
      </w:del>
      <w:del w:id="9084" w:author="PR Preview" w:date="2026-01-01T00:00:00Z">
        <w:r>
          <w:delText xml:space="preserve"> </w:delText>
        </w:r>
      </w:del>
      <m:oMath>
        <m:r>
          <m:t>p</m:t>
        </m:r>
      </m:oMath>
      <w:del w:id="9085" w:author="PR Preview" w:date="2026-01-01T00:00:00Z">
        <w:r>
          <w:delText xml:space="preserve"> </w:delText>
        </w:r>
      </w:del>
      <w:del w:id="9086" w:author="PR Preview" w:date="2026-01-01T00:00:00Z">
        <w:r>
          <w:delText xml:space="preserve">columns of</w:delText>
        </w:r>
      </w:del>
      <w:del w:id="9087" w:author="PR Preview" w:date="2026-01-01T00:00:00Z">
        <w:r>
          <w:delText xml:space="preserve"> </w:delText>
        </w:r>
      </w:del>
      <m:oMath>
        <m:sSup>
          <m:e>
            <m:limLow>
              <m:e>
                <m:r>
                  <m:t>w</m:t>
                </m:r>
              </m:e>
              <m:lim>
                <m:r>
                  <m:rPr>
                    <m:sty m:val="p"/>
                  </m:rPr>
                  <m:t>∼</m:t>
                </m:r>
              </m:lim>
            </m:limLow>
          </m:e>
          <m:sup>
            <m:r>
              <m:rPr>
                <m:sty m:val="p"/>
              </m:rPr>
              <m:t>⊤</m:t>
            </m:r>
          </m:sup>
        </m:sSup>
      </m:oMath>
      <w:del w:id="9088" w:author="PR Preview" w:date="2026-01-01T00:00:00Z">
        <w:r>
          <w:delText xml:space="preserve"> </w:delText>
        </w:r>
      </w:del>
      <w:del w:id="9089" w:author="PR Preview" w:date="2026-01-01T00:00:00Z">
        <w:r>
          <w:delText xml:space="preserve">are the numbers</w:delText>
        </w:r>
      </w:del>
      <w:del w:id="9090" w:author="PR Preview" w:date="2026-01-01T00:00:00Z">
        <w:r>
          <w:delText xml:space="preserve"> </w:delText>
        </w:r>
      </w:del>
      <m:oMath>
        <m:sSub>
          <m:e>
            <m:r>
              <m:t>w</m:t>
            </m:r>
          </m:e>
          <m:sub>
            <m:r>
              <m:t>1</m:t>
            </m:r>
          </m:sub>
        </m:sSub>
        <m:r>
          <m:rPr>
            <m:sty m:val="p"/>
          </m:rPr>
          <m:t>,</m:t>
        </m:r>
        <m:r>
          <m:rPr>
            <m:sty m:val="p"/>
          </m:rPr>
          <m:t>…</m:t>
        </m:r>
        <m:r>
          <m:rPr>
            <m:sty m:val="p"/>
          </m:rPr>
          <m:t>,</m:t>
        </m:r>
        <m:sSub>
          <m:e>
            <m:r>
              <m:t>w</m:t>
            </m:r>
          </m:e>
          <m:sub>
            <m:r>
              <m:t>p</m:t>
            </m:r>
          </m:sub>
        </m:sSub>
      </m:oMath>
      <w:del w:id="9091" w:author="PR Preview" w:date="2026-01-01T00:00:00Z">
        <w:r>
          <w:delText xml:space="preserve">.</w:delText>
        </w:r>
      </w:del>
      <w:del w:id="9092" w:author="PR Preview" w:date="2026-01-01T00:00:00Z">
        <w:r>
          <w:delText xml:space="preserve"> </w:delText>
        </w:r>
      </w:del>
      <w:del w:id="9093" w:author="PR Preview" w:date="2026-01-01T00:00:00Z">
        <w:r>
          <w:delText xml:space="preserve">Some</w:delText>
        </w:r>
      </w:del>
      <w:del w:id="9094" w:author="PR Preview" w:date="2026-01-01T00:00:00Z">
        <w:r>
          <w:delText xml:space="preserve"> </w:delText>
        </w:r>
      </w:del>
      <m:oMath>
        <m:sSub>
          <m:e>
            <m:r>
              <m:t>w</m:t>
            </m:r>
          </m:e>
          <m:sub>
            <m:r>
              <m:t>j</m:t>
            </m:r>
          </m:sub>
        </m:sSub>
        <m:r>
          <m:rPr>
            <m:sty m:val="p"/>
          </m:rPr>
          <m:t>≠</m:t>
        </m:r>
        <m:r>
          <m:t>0</m:t>
        </m:r>
      </m:oMath>
      <w:del w:id="9095" w:author="PR Preview" w:date="2026-01-01T00:00:00Z">
        <w:r>
          <w:delText xml:space="preserve">, because</w:delText>
        </w:r>
      </w:del>
      <w:del w:id="9096" w:author="PR Preview" w:date="2026-01-01T00:00:00Z">
        <w:r>
          <w:delText xml:space="preserve"> </w:delText>
        </w:r>
      </w:del>
      <m:oMath>
        <m:limLow>
          <m:e>
            <m:r>
              <m:t>w</m:t>
            </m:r>
          </m:e>
          <m:lim>
            <m:r>
              <m:rPr>
                <m:sty m:val="p"/>
              </m:rPr>
              <m:t>∼</m:t>
            </m:r>
          </m:lim>
        </m:limLow>
        <m:r>
          <m:rPr>
            <m:sty m:val="p"/>
          </m:rPr>
          <m:t>≠</m:t>
        </m:r>
        <m:limLow>
          <m:e>
            <m:r>
              <m:t>0</m:t>
            </m:r>
          </m:e>
          <m:lim>
            <m:r>
              <m:rPr>
                <m:sty m:val="p"/>
              </m:rPr>
              <m:t>∼</m:t>
            </m:r>
          </m:lim>
        </m:limLow>
      </m:oMath>
      <w:del w:id="9097" w:author="PR Preview" w:date="2026-01-01T00:00:00Z">
        <w:r>
          <w:delText xml:space="preserve">,</w:delText>
        </w:r>
      </w:del>
      <w:del w:id="9098" w:author="PR Preview" w:date="2026-01-01T00:00:00Z">
        <w:r>
          <w:delText xml:space="preserve"> </w:delText>
        </w:r>
      </w:del>
      <w:del w:id="9099" w:author="PR Preview" w:date="2026-01-01T00:00:00Z">
        <w:r>
          <w:delText xml:space="preserve">and that column on its own is linearly independent (</w:delText>
        </w:r>
      </w:del>
      <m:oMath>
        <m:r>
          <m:t>c</m:t>
        </m:r>
        <m:r>
          <m:t> </m:t>
        </m:r>
        <m:sSub>
          <m:e>
            <m:r>
              <m:t>w</m:t>
            </m:r>
          </m:e>
          <m:sub>
            <m:r>
              <m:t>j</m:t>
            </m:r>
          </m:sub>
        </m:sSub>
        <m:r>
          <m:rPr>
            <m:sty m:val="p"/>
          </m:rPr>
          <m:t>=</m:t>
        </m:r>
        <m:r>
          <m:t>0</m:t>
        </m:r>
      </m:oMath>
      <w:del w:id="9100" w:author="PR Preview" w:date="2026-01-01T00:00:00Z">
        <w:r>
          <w:delText xml:space="preserve"> </w:delText>
        </w:r>
      </w:del>
      <w:del w:id="9101" w:author="PR Preview" w:date="2026-01-01T00:00:00Z">
        <w:r>
          <w:delText xml:space="preserve">forces</w:delText>
        </w:r>
      </w:del>
      <w:del w:id="9102" w:author="PR Preview" w:date="2026-01-01T00:00:00Z">
        <w:r>
          <w:delText xml:space="preserve"> </w:delText>
        </w:r>
      </w:del>
      <m:oMath>
        <m:r>
          <m:t>c</m:t>
        </m:r>
        <m:r>
          <m:rPr>
            <m:sty m:val="p"/>
          </m:rPr>
          <m:t>=</m:t>
        </m:r>
        <m:r>
          <m:t>0</m:t>
        </m:r>
      </m:oMath>
      <w:del w:id="9103" w:author="PR Preview" w:date="2026-01-01T00:00:00Z">
        <w:r>
          <w:delText xml:space="preserve">),</w:delText>
        </w:r>
      </w:del>
      <w:del w:id="9104" w:author="PR Preview" w:date="2026-01-01T00:00:00Z">
        <w:r>
          <w:delText xml:space="preserve"> </w:delText>
        </w:r>
      </w:del>
      <w:del w:id="9105" w:author="PR Preview" w:date="2026-01-01T00:00:00Z">
        <w:r>
          <w:delText xml:space="preserve">so</w:delText>
        </w:r>
      </w:del>
      <w:del w:id="9106" w:author="PR Preview" w:date="2026-01-01T00:00:00Z">
        <w:r>
          <w:delText xml:space="preserve"> </w:delText>
        </w:r>
      </w:del>
      <m:oMath>
        <m:r>
          <m:rPr>
            <m:sty m:val="p"/>
          </m:rPr>
          <m:t>rank</m:t>
        </m:r>
        <m:r>
          <m:rPr>
            <m:sty m:val="p"/>
          </m:rPr>
          <m:t>(</m:t>
        </m:r>
        <m:sSup>
          <m:e>
            <m:limLow>
              <m:e>
                <m:r>
                  <m:t>w</m:t>
                </m:r>
              </m:e>
              <m:lim>
                <m:r>
                  <m:rPr>
                    <m:sty m:val="p"/>
                  </m:rPr>
                  <m:t>∼</m:t>
                </m:r>
              </m:lim>
            </m:limLow>
          </m:e>
          <m:sup>
            <m:r>
              <m:rPr>
                <m:sty m:val="p"/>
              </m:rPr>
              <m:t>⊤</m:t>
            </m:r>
          </m:sup>
        </m:sSup>
        <m:r>
          <m:rPr>
            <m:sty m:val="p"/>
          </m:rPr>
          <m:t>)</m:t>
        </m:r>
        <m:r>
          <m:rPr>
            <m:sty m:val="p"/>
          </m:rPr>
          <m:t>≥</m:t>
        </m:r>
        <m:r>
          <m:t>1</m:t>
        </m:r>
      </m:oMath>
      <w:del w:id="9107" w:author="PR Preview" w:date="2026-01-01T00:00:00Z">
        <w:r>
          <w:delText xml:space="preserve"> </w:delText>
        </w:r>
      </w:del>
      <w:del w:id="9108" w:author="PR Preview" w:date="2026-01-01T00:00:00Z">
        <w:r>
          <w:delText xml:space="preserve">(</w:delText>
        </w:r>
      </w:del>
      <w:hyperlink w:anchor="def-rank">
        <w:del w:id="9109" w:author="PR Preview" w:date="2026-01-01T00:00:00Z">
          <w:r>
            <w:rPr>
              <w:rStyle w:val="Hyperlink"/>
            </w:rPr>
            <w:delText xml:space="preserve">Definition 44</w:delText>
          </w:r>
        </w:del>
      </w:hyperlink>
      <w:del w:id="9110" w:author="PR Preview" w:date="2026-01-01T00:00:00Z">
        <w:r>
          <w:delText xml:space="preserve">);</w:delText>
        </w:r>
      </w:del>
      <w:del w:id="9111" w:author="PR Preview" w:date="2026-01-01T00:00:00Z">
        <w:r>
          <w:delText xml:space="preserve"> </w:delText>
        </w:r>
      </w:del>
      <w:del w:id="9112" w:author="PR Preview" w:date="2026-01-01T00:00:00Z">
        <w:r>
          <w:delText xml:space="preserve">and</w:delText>
        </w:r>
      </w:del>
      <w:del w:id="9113" w:author="PR Preview" w:date="2026-01-01T00:00:00Z">
        <w:r>
          <w:delText xml:space="preserve"> </w:delText>
        </w:r>
      </w:del>
      <m:oMath>
        <m:r>
          <m:rPr>
            <m:sty m:val="p"/>
          </m:rPr>
          <m:t>rank</m:t>
        </m:r>
        <m:r>
          <m:rPr>
            <m:sty m:val="p"/>
          </m:rPr>
          <m:t>(</m:t>
        </m:r>
        <m:sSup>
          <m:e>
            <m:limLow>
              <m:e>
                <m:r>
                  <m:t>w</m:t>
                </m:r>
              </m:e>
              <m:lim>
                <m:r>
                  <m:rPr>
                    <m:sty m:val="p"/>
                  </m:rPr>
                  <m:t>∼</m:t>
                </m:r>
              </m:lim>
            </m:limLow>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del w:id="9114" w:author="PR Preview" w:date="2026-01-01T00:00:00Z">
        <w:r>
          <w:delText xml:space="preserve"> </w:delText>
        </w:r>
      </w:del>
      <w:del w:id="9115" w:author="PR Preview" w:date="2026-01-01T00:00:00Z">
        <w:r>
          <w:delText xml:space="preserve">(</w:delText>
        </w:r>
      </w:del>
      <w:hyperlink w:anchor="cor-rank-bound">
        <w:del w:id="9116" w:author="PR Preview" w:date="2026-01-01T00:00:00Z">
          <w:r>
            <w:rPr>
              <w:rStyle w:val="Hyperlink"/>
            </w:rPr>
            <w:delText xml:space="preserve">Corollary 3</w:delText>
          </w:r>
        </w:del>
      </w:hyperlink>
      <w:del w:id="9117" w:author="PR Preview" w:date="2026-01-01T00:00:00Z">
        <w:r>
          <w:delText xml:space="preserve">).</w:delText>
        </w:r>
      </w:del>
      <w:del w:id="9118" w:author="PR Preview" w:date="2026-01-01T00:00:00Z">
        <w:r>
          <w:delText xml:space="preserve"> </w:delText>
        </w:r>
      </w:del>
      <w:del w:id="9119" w:author="PR Preview" w:date="2026-01-01T00:00:00Z">
        <w:r>
          <w:delText xml:space="preserve">So</w:delText>
        </w:r>
      </w:del>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limLow>
                    <m:e>
                      <m:r>
                        <m:t>w</m:t>
                      </m:r>
                    </m:e>
                    <m:lim>
                      <m:r>
                        <m:rPr>
                          <m:sty m:val="p"/>
                        </m:rPr>
                        <m:t>∼</m:t>
                      </m:r>
                    </m:lim>
                  </m:limLow>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limLow>
                    <m:e>
                      <m:r>
                        <m:t>w</m:t>
                      </m:r>
                    </m:e>
                    <m:lim>
                      <m:r>
                        <m:rPr>
                          <m:sty m:val="p"/>
                        </m:rPr>
                        <m:t>∼</m:t>
                      </m:r>
                    </m:lim>
                  </m:limLow>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limLow>
                    <m:e>
                      <m:r>
                        <m:t>w</m:t>
                      </m:r>
                    </m:e>
                    <m:lim>
                      <m:r>
                        <m:rPr>
                          <m:sty m:val="p"/>
                        </m:rPr>
                        <m:t>∼</m:t>
                      </m:r>
                    </m:lim>
                  </m:limLow>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del w:id="9120" w:author="PR Preview" w:date="2026-01-01T00:00:00Z">
        <w:r>
          <w:rPr>
            <w:b/>
            <w:bCs/>
          </w:rPr>
          <w:delText xml:space="preserve">Part 2.</w:delText>
        </w:r>
      </w:del>
      <w:del w:id="9121" w:author="PR Preview" w:date="2026-01-01T00:00:00Z">
        <w:r>
          <w:delText xml:space="preserve"> </w:delText>
        </w:r>
      </w:del>
      <m:oMath>
        <m:limLow>
          <m:e>
            <m:r>
              <m:t>w</m:t>
            </m:r>
          </m:e>
          <m:lim>
            <m:r>
              <m:rPr>
                <m:sty m:val="p"/>
              </m:rPr>
              <m:t>∼</m:t>
            </m:r>
          </m:lim>
        </m:limLow>
        <m:r>
          <m:rPr>
            <m:sty m:val="p"/>
          </m:rPr>
          <m:t>⋅</m:t>
        </m:r>
        <m:limLow>
          <m:e>
            <m:r>
              <m:t>w</m:t>
            </m:r>
          </m:e>
          <m:lim>
            <m:r>
              <m:rPr>
                <m:sty m:val="p"/>
              </m:rPr>
              <m:t>∼</m:t>
            </m:r>
          </m:lim>
        </m:limLow>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del w:id="9122" w:author="PR Preview" w:date="2026-01-01T00:00:00Z">
        <w:r>
          <w:delText xml:space="preserve">, because some</w:delText>
        </w:r>
      </w:del>
      <w:del w:id="9123" w:author="PR Preview" w:date="2026-01-01T00:00:00Z">
        <w:r>
          <w:delText xml:space="preserve"> </w:delText>
        </w:r>
      </w:del>
      <m:oMath>
        <m:sSub>
          <m:e>
            <m:r>
              <m:t>w</m:t>
            </m:r>
          </m:e>
          <m:sub>
            <m:r>
              <m:t>j</m:t>
            </m:r>
          </m:sub>
        </m:sSub>
        <m:r>
          <m:rPr>
            <m:sty m:val="p"/>
          </m:rPr>
          <m:t>≠</m:t>
        </m:r>
        <m:r>
          <m:t>0</m:t>
        </m:r>
      </m:oMath>
      <w:del w:id="9124" w:author="PR Preview" w:date="2026-01-01T00:00:00Z">
        <w:r>
          <w:delText xml:space="preserve">.</w:delText>
        </w:r>
      </w:del>
      <w:del w:id="9125" w:author="PR Preview" w:date="2026-01-01T00:00:00Z">
        <w:r>
          <w:delText xml:space="preserve"> </w:delText>
        </w:r>
      </w:del>
      <w:del w:id="9126" w:author="PR Preview" w:date="2026-01-01T00:00:00Z">
        <w:r>
          <w:delText xml:space="preserve">So</w:delText>
        </w:r>
      </w:del>
      <w:del w:id="9127" w:author="PR Preview" w:date="2026-01-01T00:00:00Z">
        <w:r>
          <w:delText xml:space="preserve"> </w:delText>
        </w:r>
      </w:del>
      <m:oMath>
        <m:sSup>
          <m:e>
            <m:limLow>
              <m:e>
                <m:r>
                  <m:t>x</m:t>
                </m:r>
              </m:e>
              <m:lim>
                <m:r>
                  <m:rPr>
                    <m:sty m:val="p"/>
                  </m:rPr>
                  <m:t>∼</m:t>
                </m:r>
              </m:lim>
            </m:limLow>
          </m:e>
          <m:sup>
            <m:r>
              <m:rPr>
                <m:sty m:val="p"/>
              </m:rPr>
              <m:t>*</m:t>
            </m:r>
          </m:sup>
        </m:sSup>
        <m:limUpp>
          <m:e>
            <m:r>
              <m:rPr>
                <m:sty m:val="p"/>
              </m:rPr>
              <m:t>=</m:t>
            </m:r>
          </m:e>
          <m:lim>
            <m:r>
              <m:rPr>
                <m:nor/>
                <m:sty m:val="p"/>
              </m:rPr>
              <m:t>def</m:t>
            </m:r>
          </m:lim>
        </m:limUpp>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limLow>
          <m:e>
            <m:r>
              <m:t>w</m:t>
            </m:r>
          </m:e>
          <m:lim>
            <m:r>
              <m:rPr>
                <m:sty m:val="p"/>
              </m:rPr>
              <m:t>∼</m:t>
            </m:r>
          </m:lim>
        </m:limLow>
      </m:oMath>
      <w:del w:id="9128" w:author="PR Preview" w:date="2026-01-01T00:00:00Z">
        <w:r>
          <w:delText xml:space="preserve"> </w:delText>
        </w:r>
      </w:del>
      <w:del w:id="9129" w:author="PR Preview" w:date="2026-01-01T00:00:00Z">
        <w:r>
          <w:delText xml:space="preserve">is defined, and</w:delText>
        </w:r>
      </w:del>
    </w:p>
    <w:p>
      <w:pPr>
        <w:pStyle w:val="BodyText"/>
      </w:pPr>
      <m:oMathPara>
        <m:oMathParaPr>
          <m:jc m:val="center"/>
        </m:oMathParaPr>
        <m:oMath>
          <m:eqArr>
            <m:e>
              <m:sSup>
                <m:e>
                  <m:limLow>
                    <m:e>
                      <m:r>
                        <m:t>w</m:t>
                      </m:r>
                    </m:e>
                    <m:lim>
                      <m:r>
                        <m:rPr>
                          <m:sty m:val="p"/>
                        </m:rPr>
                        <m:t>∼</m:t>
                      </m:r>
                    </m:lim>
                  </m:limLow>
                </m:e>
                <m:sup>
                  <m:r>
                    <m:rPr>
                      <m:sty m:val="p"/>
                    </m:rPr>
                    <m:t>⊤</m:t>
                  </m:r>
                </m:sup>
              </m:sSup>
              <m:sSup>
                <m:e>
                  <m:limLow>
                    <m:e>
                      <m:r>
                        <m:t>x</m:t>
                      </m:r>
                    </m:e>
                    <m:lim>
                      <m:r>
                        <m:rPr>
                          <m:sty m:val="p"/>
                        </m:rPr>
                        <m:t>∼</m:t>
                      </m:r>
                    </m:lim>
                  </m:limLow>
                </m:e>
                <m:sup>
                  <m:r>
                    <m:rPr>
                      <m:sty m:val="p"/>
                    </m:rPr>
                    <m:t>*</m:t>
                  </m:r>
                </m:sup>
              </m:sSup>
              <m:r>
                <m:rPr>
                  <m:sty m:val="p"/>
                </m:rPr>
                <m:t>+</m:t>
              </m:r>
              <m:r>
                <m:t>b</m:t>
              </m:r>
              <m:r>
                <m:t>&amp;</m:t>
              </m:r>
              <m:r>
                <m:rPr>
                  <m:sty m:val="p"/>
                </m:rPr>
                <m:t>=</m:t>
              </m:r>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r>
                <m:rPr>
                  <m:sty m:val="p"/>
                </m:rPr>
                <m:t>(</m:t>
              </m:r>
              <m:sSup>
                <m:e>
                  <m:limLow>
                    <m:e>
                      <m:r>
                        <m:t>w</m:t>
                      </m:r>
                    </m:e>
                    <m:lim>
                      <m:r>
                        <m:rPr>
                          <m:sty m:val="p"/>
                        </m:rPr>
                        <m:t>∼</m:t>
                      </m:r>
                    </m:lim>
                  </m:limLow>
                </m:e>
                <m:sup>
                  <m:r>
                    <m:rPr>
                      <m:sty m:val="p"/>
                    </m:rPr>
                    <m:t>⊤</m:t>
                  </m:r>
                </m:sup>
              </m:sSup>
              <m:limLow>
                <m:e>
                  <m:r>
                    <m:t>w</m:t>
                  </m:r>
                </m:e>
                <m:lim>
                  <m:r>
                    <m:rPr>
                      <m:sty m:val="p"/>
                    </m:rPr>
                    <m:t>∼</m:t>
                  </m:r>
                </m:lim>
              </m:limLow>
              <m:r>
                <m:rPr>
                  <m:sty m:val="p"/>
                </m:rPr>
                <m:t>)</m:t>
              </m:r>
              <m:r>
                <m:rPr>
                  <m:sty m:val="p"/>
                </m:rPr>
                <m:t>+</m:t>
              </m:r>
              <m:r>
                <m:t>b</m:t>
              </m:r>
              <m:r>
                <m:t>&amp;</m:t>
              </m:r>
              <m:r>
                <m:t>&amp;</m:t>
              </m:r>
              <m:r>
                <m:rPr>
                  <m:nor/>
                  <m:sty m:val="p"/>
                </m:rPr>
                <m:t>(homogeneity of </m:t>
              </m:r>
              <m:limLow>
                <m:e>
                  <m:r>
                    <m:t>x</m:t>
                  </m:r>
                </m:e>
                <m:lim>
                  <m:r>
                    <m:rPr>
                      <m:sty m:val="p"/>
                    </m:rPr>
                    <m:t>∼</m:t>
                  </m:r>
                </m:lim>
              </m:limLow>
              <m:r>
                <m:rPr>
                  <m:sty m:val="p"/>
                </m:rPr>
                <m:t>↦</m:t>
              </m:r>
              <m:sSup>
                <m:e>
                  <m:limLow>
                    <m:e>
                      <m:r>
                        <m:t>w</m:t>
                      </m:r>
                    </m:e>
                    <m:lim>
                      <m:r>
                        <m:rPr>
                          <m:sty m:val="p"/>
                        </m:rPr>
                        <m:t>∼</m:t>
                      </m:r>
                    </m:lim>
                  </m:limLow>
                </m:e>
                <m:sup>
                  <m:r>
                    <m:rPr>
                      <m:sty m:val="p"/>
                    </m:rPr>
                    <m:t>⊤</m:t>
                  </m:r>
                </m:sup>
              </m:sSup>
              <m:limLow>
                <m:e>
                  <m:r>
                    <m:t>x</m:t>
                  </m:r>
                </m:e>
                <m:lim>
                  <m:r>
                    <m:rPr>
                      <m:sty m:val="p"/>
                    </m:rPr>
                    <m:t>∼</m:t>
                  </m:r>
                </m:lim>
              </m:limLow>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limLow>
                    <m:e>
                      <m:r>
                        <m:t>w</m:t>
                      </m:r>
                    </m:e>
                    <m:lim>
                      <m:r>
                        <m:rPr>
                          <m:sty m:val="p"/>
                        </m:rPr>
                        <m:t>∼</m:t>
                      </m:r>
                    </m:lim>
                  </m:limLow>
                </m:e>
                <m:sup>
                  <m:r>
                    <m:rPr>
                      <m:sty m:val="p"/>
                    </m:rPr>
                    <m:t>⊤</m:t>
                  </m:r>
                </m:sup>
              </m:sSup>
              <m:limLow>
                <m:e>
                  <m:r>
                    <m:t>w</m:t>
                  </m:r>
                </m:e>
                <m:lim>
                  <m:r>
                    <m:rPr>
                      <m:sty m:val="p"/>
                    </m:rPr>
                    <m:t>∼</m:t>
                  </m:r>
                </m:lim>
              </m:limLow>
              <m:r>
                <m:rPr>
                  <m:sty m:val="p"/>
                </m:rPr>
                <m:t>=</m:t>
              </m:r>
              <m:limLow>
                <m:e>
                  <m:r>
                    <m:t>w</m:t>
                  </m:r>
                </m:e>
                <m:lim>
                  <m:r>
                    <m:rPr>
                      <m:sty m:val="p"/>
                    </m:rPr>
                    <m:t>∼</m:t>
                  </m:r>
                </m:lim>
              </m:limLow>
              <m:r>
                <m:rPr>
                  <m:sty m:val="p"/>
                </m:rPr>
                <m:t>⋅</m:t>
              </m:r>
              <m:limLow>
                <m:e>
                  <m:r>
                    <m:t>w</m:t>
                  </m:r>
                </m:e>
                <m:lim>
                  <m:r>
                    <m:rPr>
                      <m:sty m:val="p"/>
                    </m:rPr>
                    <m:t>∼</m:t>
                  </m:r>
                </m:lim>
              </m:limLow>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del w:id="9130" w:author="PR Preview" w:date="2026-01-01T00:00:00Z">
        <w:r>
          <w:delText xml:space="preserve">so</w:delText>
        </w:r>
      </w:del>
      <w:del w:id="9131" w:author="PR Preview" w:date="2026-01-01T00:00:00Z">
        <w:r>
          <w:delText xml:space="preserve"> </w:delText>
        </w:r>
      </w:del>
      <m:oMath>
        <m:sSup>
          <m:e>
            <m:limLow>
              <m:e>
                <m:r>
                  <m:t>x</m:t>
                </m:r>
              </m:e>
              <m:lim>
                <m:r>
                  <m:rPr>
                    <m:sty m:val="p"/>
                  </m:rPr>
                  <m:t>∼</m:t>
                </m:r>
              </m:lim>
            </m:limLow>
          </m:e>
          <m:sup>
            <m:r>
              <m:rPr>
                <m:sty m:val="p"/>
              </m:rPr>
              <m:t>*</m:t>
            </m:r>
          </m:sup>
        </m:sSup>
        <m:r>
          <m:rPr>
            <m:sty m:val="p"/>
          </m:rPr>
          <m:t>∈</m:t>
        </m:r>
        <m:r>
          <m:rPr>
            <m:scr m:val="script"/>
            <m:sty m:val="p"/>
          </m:rPr>
          <m:t>H</m:t>
        </m:r>
      </m:oMath>
      <w:del w:id="9132" w:author="PR Preview" w:date="2026-01-01T00:00:00Z">
        <w:r>
          <w:delText xml:space="preserve">, and</w:delText>
        </w:r>
      </w:del>
      <w:del w:id="9133" w:author="PR Preview" w:date="2026-01-01T00:00:00Z">
        <w:r>
          <w:delText xml:space="preserve"> </w:delText>
        </w:r>
      </w:del>
      <m:oMath>
        <m:r>
          <m:rPr>
            <m:scr m:val="script"/>
            <m:sty m:val="p"/>
          </m:rPr>
          <m:t>H</m:t>
        </m:r>
      </m:oMath>
      <w:del w:id="9134" w:author="PR Preview" w:date="2026-01-01T00:00:00Z">
        <w:r>
          <w:delText xml:space="preserve"> </w:delText>
        </w:r>
      </w:del>
      <w:del w:id="9135" w:author="PR Preview" w:date="2026-01-01T00:00:00Z">
        <w:r>
          <w:delText xml:space="preserve">is not empty.</w:delText>
        </w:r>
      </w:del>
      <w:del w:id="9136" w:author="PR Preview" w:date="2026-01-01T00:00:00Z">
        <w:r>
          <w:delText xml:space="preserve"> </w:delText>
        </w:r>
      </w:del>
      <w:del w:id="9137" w:author="PR Preview" w:date="2026-01-01T00:00:00Z">
        <w:r>
          <w:delText xml:space="preserve">Now take any</w:delText>
        </w:r>
      </w:del>
      <w:del w:id="9138" w:author="PR Preview" w:date="2026-01-01T00:00:00Z">
        <w:r>
          <w:delText xml:space="preserve"> </w:delText>
        </w:r>
      </w:del>
      <m:oMath>
        <m:sSub>
          <m:e>
            <m:limLow>
              <m:e>
                <m:r>
                  <m:t>x</m:t>
                </m:r>
              </m:e>
              <m:lim>
                <m:r>
                  <m:rPr>
                    <m:sty m:val="p"/>
                  </m:rPr>
                  <m:t>∼</m:t>
                </m:r>
              </m:lim>
            </m:limLow>
          </m:e>
          <m:sub>
            <m:r>
              <m:t>0</m:t>
            </m:r>
          </m:sub>
        </m:sSub>
        <m:r>
          <m:rPr>
            <m:sty m:val="p"/>
          </m:rPr>
          <m:t>∈</m:t>
        </m:r>
        <m:r>
          <m:rPr>
            <m:scr m:val="script"/>
            <m:sty m:val="p"/>
          </m:rPr>
          <m:t>H</m:t>
        </m:r>
      </m:oMath>
      <w:del w:id="9139" w:author="PR Preview" w:date="2026-01-01T00:00:00Z">
        <w:r>
          <w:delText xml:space="preserve">, so</w:delText>
        </w:r>
      </w:del>
      <w:del w:id="9140" w:author="PR Preview" w:date="2026-01-01T00:00:00Z">
        <w:r>
          <w:delText xml:space="preserve"> </w:delText>
        </w:r>
      </w:del>
      <m:oMath>
        <m:sSup>
          <m:e>
            <m:limLow>
              <m:e>
                <m:r>
                  <m:t>w</m:t>
                </m:r>
              </m:e>
              <m:lim>
                <m:r>
                  <m:rPr>
                    <m:sty m:val="p"/>
                  </m:rPr>
                  <m:t>∼</m:t>
                </m:r>
              </m:lim>
            </m:limLow>
          </m:e>
          <m:sup>
            <m:r>
              <m:rPr>
                <m:sty m:val="p"/>
              </m:rPr>
              <m:t>⊤</m:t>
            </m:r>
          </m:sup>
        </m:sSup>
        <m:sSub>
          <m:e>
            <m:limLow>
              <m:e>
                <m:r>
                  <m:t>x</m:t>
                </m:r>
              </m:e>
              <m:lim>
                <m:r>
                  <m:rPr>
                    <m:sty m:val="p"/>
                  </m:rPr>
                  <m:t>∼</m:t>
                </m:r>
              </m:lim>
            </m:limLow>
          </m:e>
          <m:sub>
            <m:r>
              <m:t>0</m:t>
            </m:r>
          </m:sub>
        </m:sSub>
        <m:r>
          <m:rPr>
            <m:sty m:val="p"/>
          </m:rPr>
          <m:t>=</m:t>
        </m:r>
        <m:r>
          <m:rPr>
            <m:sty m:val="p"/>
          </m:rPr>
          <m:t>−</m:t>
        </m:r>
        <m:r>
          <m:t>b</m:t>
        </m:r>
      </m:oMath>
      <w:del w:id="9141" w:author="PR Preview" w:date="2026-01-01T00:00:00Z">
        <w:r>
          <w:delText xml:space="preserve">.</w:delText>
        </w:r>
      </w:del>
      <w:del w:id="9142" w:author="PR Preview" w:date="2026-01-01T00:00:00Z">
        <w:r>
          <w:delText xml:space="preserve"> </w:delText>
        </w:r>
      </w:del>
      <w:del w:id="9143" w:author="PR Preview" w:date="2026-01-01T00:00:00Z">
        <w:r>
          <w:delText xml:space="preserve">For any</w:delText>
        </w:r>
      </w:del>
      <w:del w:id="9144" w:author="PR Preview" w:date="2026-01-01T00:00:00Z">
        <w:r>
          <w:delText xml:space="preserve"> </w:delText>
        </w:r>
      </w:del>
      <m:oMath>
        <m:limLow>
          <m:e>
            <m:r>
              <m:t>x</m:t>
            </m:r>
          </m:e>
          <m:lim>
            <m:r>
              <m:rPr>
                <m:sty m:val="p"/>
              </m:rPr>
              <m:t>∼</m:t>
            </m:r>
          </m:lim>
        </m:limLow>
        <m:r>
          <m:rPr>
            <m:sty m:val="p"/>
          </m:rPr>
          <m:t>∈</m:t>
        </m:r>
        <m:sSup>
          <m:e>
            <m:r>
              <m:rPr>
                <m:scr m:val="double-struck"/>
                <m:sty m:val="p"/>
              </m:rPr>
              <m:t>R</m:t>
            </m:r>
          </m:e>
          <m:sup>
            <m:r>
              <m:t>p</m:t>
            </m:r>
          </m:sup>
        </m:sSup>
      </m:oMath>
      <w:del w:id="9145" w:author="PR Preview" w:date="2026-01-01T00:00:00Z">
        <w:r>
          <w:delText xml:space="preserve">,</w:delText>
        </w:r>
      </w:del>
    </w:p>
    <w:p>
      <w:pPr>
        <w:pStyle w:val="BodyText"/>
      </w:pPr>
      <m:oMathPara>
        <m:oMathParaPr>
          <m:jc m:val="center"/>
        </m:oMathParaPr>
        <m:oMath>
          <m:eqArr>
            <m:e>
              <m:sSup>
                <m:e>
                  <m:limLow>
                    <m:e>
                      <m:r>
                        <m:t>w</m:t>
                      </m:r>
                    </m:e>
                    <m:lim>
                      <m:r>
                        <m:rPr>
                          <m:sty m:val="p"/>
                        </m:rPr>
                        <m:t>∼</m:t>
                      </m:r>
                    </m:lim>
                  </m:limLow>
                </m:e>
                <m:sup>
                  <m:r>
                    <m:rPr>
                      <m:sty m:val="p"/>
                    </m:rPr>
                    <m:t>⊤</m:t>
                  </m:r>
                </m:sup>
              </m:sSup>
              <m:r>
                <m:rPr>
                  <m:sty m:val="p"/>
                </m:rPr>
                <m:t>(</m:t>
              </m:r>
              <m:limLow>
                <m:e>
                  <m:r>
                    <m:t>x</m:t>
                  </m:r>
                </m:e>
                <m:lim>
                  <m:r>
                    <m:rPr>
                      <m:sty m:val="p"/>
                    </m:rPr>
                    <m:t>∼</m:t>
                  </m:r>
                </m:lim>
              </m:limLow>
              <m:r>
                <m:rPr>
                  <m:sty m:val="p"/>
                </m:rPr>
                <m:t>−</m:t>
              </m:r>
              <m:sSub>
                <m:e>
                  <m:limLow>
                    <m:e>
                      <m:r>
                        <m:t>x</m:t>
                      </m:r>
                    </m:e>
                    <m:lim>
                      <m:r>
                        <m:rPr>
                          <m:sty m:val="p"/>
                        </m:rPr>
                        <m:t>∼</m:t>
                      </m:r>
                    </m:lim>
                  </m:limLow>
                </m:e>
                <m:sub>
                  <m:r>
                    <m:t>0</m:t>
                  </m:r>
                </m:sub>
              </m:sSub>
              <m:r>
                <m:rPr>
                  <m:sty m:val="p"/>
                </m:rPr>
                <m:t>)</m:t>
              </m:r>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sSup>
                <m:e>
                  <m:limLow>
                    <m:e>
                      <m:r>
                        <m:t>w</m:t>
                      </m:r>
                    </m:e>
                    <m:lim>
                      <m:r>
                        <m:rPr>
                          <m:sty m:val="p"/>
                        </m:rPr>
                        <m:t>∼</m:t>
                      </m:r>
                    </m:lim>
                  </m:limLow>
                </m:e>
                <m:sup>
                  <m:r>
                    <m:rPr>
                      <m:sty m:val="p"/>
                    </m:rPr>
                    <m:t>⊤</m:t>
                  </m:r>
                </m:sup>
              </m:sSup>
              <m:sSub>
                <m:e>
                  <m:limLow>
                    <m:e>
                      <m:r>
                        <m:t>x</m:t>
                      </m:r>
                    </m:e>
                    <m:lim>
                      <m:r>
                        <m:rPr>
                          <m:sty m:val="p"/>
                        </m:rPr>
                        <m:t>∼</m:t>
                      </m:r>
                    </m:lim>
                  </m:limLow>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rPr>
                  <m:sty m:val="p"/>
                </m:rPr>
                <m:t>(</m:t>
              </m:r>
              <m:r>
                <m:rPr>
                  <m:sty m:val="p"/>
                </m:rPr>
                <m:t>−</m:t>
              </m:r>
              <m:r>
                <m:t>b</m:t>
              </m:r>
              <m:r>
                <m:rPr>
                  <m:sty m:val="p"/>
                </m:rPr>
                <m:t>)</m:t>
              </m:r>
              <m:r>
                <m:t>&amp;</m:t>
              </m:r>
              <m:r>
                <m:t>&amp;</m:t>
              </m:r>
              <m:r>
                <m:rPr>
                  <m:nor/>
                  <m:sty m:val="p"/>
                </m:rPr>
                <m:t>(</m:t>
              </m:r>
              <m:sSub>
                <m:e>
                  <m:limLow>
                    <m:e>
                      <m:r>
                        <m:t>x</m:t>
                      </m:r>
                    </m:e>
                    <m:lim>
                      <m:r>
                        <m:rPr>
                          <m:sty m:val="p"/>
                        </m:rPr>
                        <m:t>∼</m:t>
                      </m:r>
                    </m:lim>
                  </m:limLow>
                </m:e>
                <m:sub>
                  <m:r>
                    <m:t>0</m:t>
                  </m:r>
                </m:sub>
              </m:sSub>
              <m:r>
                <m:rPr>
                  <m:sty m:val="p"/>
                </m:rPr>
                <m:t>∈</m:t>
              </m:r>
              <m:r>
                <m:rPr>
                  <m:scr m:val="script"/>
                  <m:sty m:val="p"/>
                </m:rPr>
                <m:t>H</m:t>
              </m:r>
              <m:r>
                <m:rPr>
                  <m:nor/>
                  <m:sty m:val="p"/>
                </m:rPr>
                <m:t>)</m:t>
              </m:r>
            </m:e>
            <m:e>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r>
                <m:rPr>
                  <m:sty m:val="p"/>
                </m:rPr>
                <m:t>,</m:t>
              </m:r>
              <m:r>
                <m:t>&amp;</m:t>
              </m:r>
              <m:r>
                <m:t>&amp;</m:t>
              </m:r>
              <m:r>
                <m:rPr>
                  <m:nor/>
                  <m:sty m:val="p"/>
                </m:rPr>
                <m:t>(arithmetic)</m:t>
              </m:r>
            </m:e>
          </m:eqArr>
        </m:oMath>
      </m:oMathPara>
    </w:p>
    <w:p>
      <w:pPr>
        <w:pStyle w:val="FirstParagraph"/>
      </w:pPr>
      <w:del w:id="9146" w:author="PR Preview" w:date="2026-01-01T00:00:00Z">
        <w:r>
          <w:delText xml:space="preserve">so</w:delText>
        </w:r>
      </w:del>
      <w:del w:id="9147" w:author="PR Preview" w:date="2026-01-01T00:00:00Z">
        <w:r>
          <w:delText xml:space="preserve"> </w:delText>
        </w:r>
      </w:del>
      <m:oMath>
        <m:limLow>
          <m:e>
            <m:r>
              <m:t>x</m:t>
            </m:r>
          </m:e>
          <m:lim>
            <m:r>
              <m:rPr>
                <m:sty m:val="p"/>
              </m:rPr>
              <m:t>∼</m:t>
            </m:r>
          </m:lim>
        </m:limLow>
        <m:r>
          <m:rPr>
            <m:sty m:val="p"/>
          </m:rPr>
          <m:t>∈</m:t>
        </m:r>
        <m:r>
          <m:rPr>
            <m:scr m:val="script"/>
            <m:sty m:val="p"/>
          </m:rPr>
          <m:t>H</m:t>
        </m:r>
      </m:oMath>
      <w:del w:id="9148" w:author="PR Preview" w:date="2026-01-01T00:00:00Z">
        <w:r>
          <w:delText xml:space="preserve"> </w:delText>
        </w:r>
      </w:del>
      <w:del w:id="9149" w:author="PR Preview" w:date="2026-01-01T00:00:00Z">
        <w:r>
          <w:delText xml:space="preserve">exactly when</w:delText>
        </w:r>
      </w:del>
      <w:del w:id="9150" w:author="PR Preview" w:date="2026-01-01T00:00:00Z">
        <w:r>
          <w:delText xml:space="preserve"> </w:delText>
        </w:r>
      </w:del>
      <m:oMath>
        <m:limLow>
          <m:e>
            <m:r>
              <m:t>x</m:t>
            </m:r>
          </m:e>
          <m:lim>
            <m:r>
              <m:rPr>
                <m:sty m:val="p"/>
              </m:rPr>
              <m:t>∼</m:t>
            </m:r>
          </m:lim>
        </m:limLow>
        <m:r>
          <m:rPr>
            <m:sty m:val="p"/>
          </m:rPr>
          <m:t>−</m:t>
        </m:r>
        <m:sSub>
          <m:e>
            <m:limLow>
              <m:e>
                <m:r>
                  <m:t>x</m:t>
                </m:r>
              </m:e>
              <m:lim>
                <m:r>
                  <m:rPr>
                    <m:sty m:val="p"/>
                  </m:rPr>
                  <m:t>∼</m:t>
                </m:r>
              </m:lim>
            </m:limLow>
          </m:e>
          <m:sub>
            <m:r>
              <m:t>0</m:t>
            </m:r>
          </m:sub>
        </m:sSub>
        <m:r>
          <m:rPr>
            <m:sty m:val="p"/>
          </m:rPr>
          <m:t>∈</m:t>
        </m:r>
        <m:sSub>
          <m:e>
            <m:r>
              <m:rPr>
                <m:scr m:val="script"/>
                <m:sty m:val="p"/>
              </m:rPr>
              <m:t>H</m:t>
            </m:r>
          </m:e>
          <m:sub>
            <m:r>
              <m:t>0</m:t>
            </m:r>
          </m:sub>
        </m:sSub>
      </m:oMath>
      <w:del w:id="9151" w:author="PR Preview" w:date="2026-01-01T00:00:00Z">
        <w:r>
          <w:delText xml:space="preserve">,</w:delText>
        </w:r>
      </w:del>
      <w:del w:id="9152" w:author="PR Preview" w:date="2026-01-01T00:00:00Z">
        <w:r>
          <w:delText xml:space="preserve"> </w:delText>
        </w:r>
      </w:del>
      <w:del w:id="9153" w:author="PR Preview" w:date="2026-01-01T00:00:00Z">
        <w:r>
          <w:delText xml:space="preserve">that is, exactly when</w:delText>
        </w:r>
      </w:del>
      <w:del w:id="9154" w:author="PR Preview" w:date="2026-01-01T00:00:00Z">
        <w:r>
          <w:delText xml:space="preserve"> </w:delText>
        </w:r>
      </w:del>
      <m:oMath>
        <m:limLow>
          <m:e>
            <m:r>
              <m:t>x</m:t>
            </m:r>
          </m:e>
          <m:lim>
            <m:r>
              <m:rPr>
                <m:sty m:val="p"/>
              </m:rPr>
              <m:t>∼</m:t>
            </m:r>
          </m:lim>
        </m:limLow>
        <m:r>
          <m:rPr>
            <m:sty m:val="p"/>
          </m:rPr>
          <m:t>=</m:t>
        </m:r>
        <m:sSub>
          <m:e>
            <m:limLow>
              <m:e>
                <m:r>
                  <m:t>x</m:t>
                </m:r>
              </m:e>
              <m:lim>
                <m:r>
                  <m:rPr>
                    <m:sty m:val="p"/>
                  </m:rPr>
                  <m:t>∼</m:t>
                </m:r>
              </m:lim>
            </m:limLow>
          </m:e>
          <m:sub>
            <m:r>
              <m:t>0</m:t>
            </m:r>
          </m:sub>
        </m:sSub>
        <m:r>
          <m:rPr>
            <m:sty m:val="p"/>
          </m:rPr>
          <m:t>+</m:t>
        </m:r>
        <m:limLow>
          <m:e>
            <m:r>
              <m:t>s</m:t>
            </m:r>
          </m:e>
          <m:lim>
            <m:r>
              <m:rPr>
                <m:sty m:val="p"/>
              </m:rPr>
              <m:t>∼</m:t>
            </m:r>
          </m:lim>
        </m:limLow>
      </m:oMath>
      <w:del w:id="9155" w:author="PR Preview" w:date="2026-01-01T00:00:00Z">
        <w:r>
          <w:delText xml:space="preserve"> </w:delText>
        </w:r>
      </w:del>
      <w:del w:id="9156" w:author="PR Preview" w:date="2026-01-01T00:00:00Z">
        <w:r>
          <w:delText xml:space="preserve">with</w:delText>
        </w:r>
      </w:del>
      <w:del w:id="9157" w:author="PR Preview" w:date="2026-01-01T00:00:00Z">
        <w:r>
          <w:delText xml:space="preserve"> </w:delText>
        </w:r>
      </w:del>
      <m:oMath>
        <m:limLow>
          <m:e>
            <m:r>
              <m:t>s</m:t>
            </m:r>
          </m:e>
          <m:lim>
            <m:r>
              <m:rPr>
                <m:sty m:val="p"/>
              </m:rPr>
              <m:t>∼</m:t>
            </m:r>
          </m:lim>
        </m:limLow>
        <m:r>
          <m:rPr>
            <m:sty m:val="p"/>
          </m:rPr>
          <m:t>=</m:t>
        </m:r>
        <m:limLow>
          <m:e>
            <m:r>
              <m:t>x</m:t>
            </m:r>
          </m:e>
          <m:lim>
            <m:r>
              <m:rPr>
                <m:sty m:val="p"/>
              </m:rPr>
              <m:t>∼</m:t>
            </m:r>
          </m:lim>
        </m:limLow>
        <m:r>
          <m:rPr>
            <m:sty m:val="p"/>
          </m:rPr>
          <m:t>−</m:t>
        </m:r>
        <m:sSub>
          <m:e>
            <m:limLow>
              <m:e>
                <m:r>
                  <m:t>x</m:t>
                </m:r>
              </m:e>
              <m:lim>
                <m:r>
                  <m:rPr>
                    <m:sty m:val="p"/>
                  </m:rPr>
                  <m:t>∼</m:t>
                </m:r>
              </m:lim>
            </m:limLow>
          </m:e>
          <m:sub>
            <m:r>
              <m:t>0</m:t>
            </m:r>
          </m:sub>
        </m:sSub>
        <m:r>
          <m:rPr>
            <m:sty m:val="p"/>
          </m:rPr>
          <m:t>∈</m:t>
        </m:r>
        <m:sSub>
          <m:e>
            <m:r>
              <m:rPr>
                <m:scr m:val="script"/>
                <m:sty m:val="p"/>
              </m:rPr>
              <m:t>H</m:t>
            </m:r>
          </m:e>
          <m:sub>
            <m:r>
              <m:t>0</m:t>
            </m:r>
          </m:sub>
        </m:sSub>
      </m:oMath>
      <w:del w:id="9158" w:author="PR Preview" w:date="2026-01-01T00:00:00Z">
        <w:r>
          <w:delText xml:space="preserve">.</w:delText>
        </w:r>
      </w:del>
      <w:del w:id="9159" w:author="PR Preview" w:date="2026-01-01T00:00:00Z">
        <w:r>
          <w:delText xml:space="preserve"> </w:delText>
        </w:r>
      </w:del>
      <m:oMath>
        <m:sSub>
          <m:e>
            <m:r>
              <m:rPr>
                <m:scr m:val="script"/>
                <m:sty m:val="p"/>
              </m:rPr>
              <m:t>H</m:t>
            </m:r>
          </m:e>
          <m:sub>
            <m:r>
              <m:t>0</m:t>
            </m:r>
          </m:sub>
        </m:sSub>
      </m:oMath>
      <w:del w:id="9160" w:author="PR Preview" w:date="2026-01-01T00:00:00Z">
        <w:r>
          <w:delText xml:space="preserve"> </w:delText>
        </w:r>
      </w:del>
      <w:del w:id="9161" w:author="PR Preview" w:date="2026-01-01T00:00:00Z">
        <w:r>
          <w:delText xml:space="preserve">is a subspace (part 1),</w:delText>
        </w:r>
      </w:del>
      <w:del w:id="9162" w:author="PR Preview" w:date="2026-01-01T00:00:00Z">
        <w:r>
          <w:delText xml:space="preserve"> </w:delText>
        </w:r>
      </w:del>
      <w:del w:id="9163" w:author="PR Preview" w:date="2026-01-01T00:00:00Z">
        <w:r>
          <w:delText xml:space="preserve">so</w:delText>
        </w:r>
      </w:del>
      <w:del w:id="9164" w:author="PR Preview" w:date="2026-01-01T00:00:00Z">
        <w:r>
          <w:delText xml:space="preserve"> </w:delText>
        </w:r>
      </w:del>
      <m:oMath>
        <m:r>
          <m:rPr>
            <m:scr m:val="script"/>
            <m:sty m:val="p"/>
          </m:rPr>
          <m:t>H</m:t>
        </m:r>
      </m:oMath>
      <w:del w:id="9165" w:author="PR Preview" w:date="2026-01-01T00:00:00Z">
        <w:r>
          <w:delText xml:space="preserve"> </w:delText>
        </w:r>
      </w:del>
      <w:del w:id="9166" w:author="PR Preview" w:date="2026-01-01T00:00:00Z">
        <w:r>
          <w:delText xml:space="preserve">has the form in</w:delText>
        </w:r>
      </w:del>
      <w:del w:id="9167" w:author="PR Preview" w:date="2026-01-01T00:00:00Z">
        <w:r>
          <w:delText xml:space="preserve"> </w:delText>
        </w:r>
      </w:del>
      <w:hyperlink w:anchor="def-affine-subspace">
        <w:del w:id="9168" w:author="PR Preview" w:date="2026-01-01T00:00:00Z">
          <w:r>
            <w:rPr>
              <w:rStyle w:val="Hyperlink"/>
            </w:rPr>
            <w:delText xml:space="preserve">Definition 59</w:delText>
          </w:r>
        </w:del>
      </w:hyperlink>
      <w:del w:id="9169" w:author="PR Preview" w:date="2026-01-01T00:00:00Z">
        <w:r>
          <w:delText xml:space="preserve">.</w:delText>
        </w:r>
      </w:del>
    </w:p>
    <w:p>
      <w:pPr>
        <w:pStyle w:val="BodyText"/>
      </w:pPr>
      <w:del w:id="9170" w:author="PR Preview" w:date="2026-01-01T00:00:00Z">
        <w:r>
          <w:rPr>
            <w:b/>
            <w:bCs/>
          </w:rPr>
          <w:delText xml:space="preserve">Part 3.</w:delText>
        </w:r>
      </w:del>
      <w:del w:id="9171" w:author="PR Preview" w:date="2026-01-01T00:00:00Z">
        <w:r>
          <w:delText xml:space="preserve"> </w:delText>
        </w:r>
      </w:del>
      <w:del w:id="9172" w:author="PR Preview" w:date="2026-01-01T00:00:00Z">
        <w:r>
          <w:delText xml:space="preserve">For</w:delText>
        </w:r>
      </w:del>
      <w:del w:id="9173"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del w:id="9174" w:author="PR Preview" w:date="2026-01-01T00:00:00Z">
        <w:r>
          <w:delText xml:space="preserve">, both</w:delText>
        </w:r>
      </w:del>
      <w:del w:id="9175" w:author="PR Preview" w:date="2026-01-01T00:00:00Z">
        <w:r>
          <w:delText xml:space="preserve"> </w:delText>
        </w:r>
      </w:del>
      <m:oMath>
        <m:sSup>
          <m:e>
            <m:limLow>
              <m:e>
                <m:r>
                  <m:t>w</m:t>
                </m:r>
              </m:e>
              <m:lim>
                <m:r>
                  <m:rPr>
                    <m:sty m:val="p"/>
                  </m:rPr>
                  <m:t>∼</m:t>
                </m:r>
              </m:lim>
            </m:limLow>
          </m:e>
          <m:sup>
            <m:r>
              <m:rPr>
                <m:sty m:val="p"/>
              </m:rPr>
              <m:t>⊤</m:t>
            </m:r>
          </m:sup>
        </m:sSup>
        <m:limLow>
          <m:e>
            <m:r>
              <m:t>x</m:t>
            </m:r>
          </m:e>
          <m:lim>
            <m:r>
              <m:rPr>
                <m:sty m:val="p"/>
              </m:rPr>
              <m:t>∼</m:t>
            </m:r>
          </m:lim>
        </m:limLow>
      </m:oMath>
      <w:del w:id="9176" w:author="PR Preview" w:date="2026-01-01T00:00:00Z">
        <w:r>
          <w:delText xml:space="preserve"> </w:delText>
        </w:r>
      </w:del>
      <w:del w:id="9177" w:author="PR Preview" w:date="2026-01-01T00:00:00Z">
        <w:r>
          <w:delText xml:space="preserve">and</w:delText>
        </w:r>
      </w:del>
      <w:del w:id="9178" w:author="PR Preview" w:date="2026-01-01T00:00:00Z">
        <w:r>
          <w:delText xml:space="preserve"> </w:delText>
        </w:r>
      </w:del>
      <m:oMath>
        <m:sSup>
          <m:e>
            <m:limLow>
              <m:e>
                <m:r>
                  <m:t>w</m:t>
                </m:r>
              </m:e>
              <m:lim>
                <m:r>
                  <m:rPr>
                    <m:sty m:val="p"/>
                  </m:rPr>
                  <m:t>∼</m:t>
                </m:r>
              </m:lim>
            </m:limLow>
          </m:e>
          <m:sup>
            <m:r>
              <m:rPr>
                <m:sty m:val="p"/>
              </m:rPr>
              <m:t>⊤</m:t>
            </m:r>
          </m:sup>
        </m:sSup>
        <m:limLow>
          <m:e>
            <m:r>
              <m:t>y</m:t>
            </m:r>
          </m:e>
          <m:lim>
            <m:r>
              <m:rPr>
                <m:sty m:val="p"/>
              </m:rPr>
              <m:t>∼</m:t>
            </m:r>
          </m:lim>
        </m:limLow>
      </m:oMath>
      <w:del w:id="9179" w:author="PR Preview" w:date="2026-01-01T00:00:00Z">
        <w:r>
          <w:delText xml:space="preserve"> </w:delText>
        </w:r>
      </w:del>
      <w:del w:id="9180" w:author="PR Preview" w:date="2026-01-01T00:00:00Z">
        <w:r>
          <w:delText xml:space="preserve">equal</w:delText>
        </w:r>
      </w:del>
      <w:del w:id="9181" w:author="PR Preview" w:date="2026-01-01T00:00:00Z">
        <w:r>
          <w:delText xml:space="preserve"> </w:delText>
        </w:r>
      </w:del>
      <m:oMath>
        <m:r>
          <m:rPr>
            <m:sty m:val="p"/>
          </m:rPr>
          <m:t>−</m:t>
        </m:r>
        <m:r>
          <m:t>b</m:t>
        </m:r>
      </m:oMath>
      <w:del w:id="9182" w:author="PR Preview" w:date="2026-01-01T00:00:00Z">
        <w:r>
          <w:delText xml:space="preserve">, so</w:delText>
        </w:r>
      </w:del>
    </w:p>
    <w:p>
      <w:pPr>
        <w:pStyle w:val="BodyText"/>
      </w:pPr>
      <m:oMathPara>
        <m:oMathParaPr>
          <m:jc m:val="center"/>
        </m:oMathParaPr>
        <m:oMath>
          <m:eqArr>
            <m:e>
              <m:limLow>
                <m:e>
                  <m:r>
                    <m:t>w</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sSup>
                <m:e>
                  <m:limLow>
                    <m:e>
                      <m:r>
                        <m:t>w</m:t>
                      </m:r>
                    </m:e>
                    <m:lim>
                      <m:r>
                        <m:rPr>
                          <m:sty m:val="p"/>
                        </m:rPr>
                        <m:t>∼</m:t>
                      </m:r>
                    </m:lim>
                  </m:limLow>
                </m:e>
                <m:sup>
                  <m:r>
                    <m:rPr>
                      <m:sty m:val="p"/>
                    </m:rPr>
                    <m:t>⊤</m:t>
                  </m:r>
                </m:sup>
              </m:sSup>
              <m:limLow>
                <m:e>
                  <m:r>
                    <m:t>y</m:t>
                  </m:r>
                </m:e>
                <m:lim>
                  <m:r>
                    <m:rPr>
                      <m:sty m:val="p"/>
                    </m:rPr>
                    <m:t>∼</m:t>
                  </m:r>
                </m:lim>
              </m:limLow>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limLow>
                <m:e>
                  <m:r>
                    <m:t>x</m:t>
                  </m:r>
                </m:e>
                <m:lim>
                  <m:r>
                    <m:rPr>
                      <m:sty m:val="p"/>
                    </m:rPr>
                    <m:t>∼</m:t>
                  </m:r>
                </m:lim>
              </m:limLow>
              <m:r>
                <m:rPr>
                  <m:sty m:val="p"/>
                </m:rPr>
                <m:t>,</m:t>
              </m:r>
              <m:limLow>
                <m:e>
                  <m:r>
                    <m:t>y</m:t>
                  </m:r>
                </m:e>
                <m:lim>
                  <m:r>
                    <m:rPr>
                      <m:sty m:val="p"/>
                    </m:rPr>
                    <m:t>∼</m:t>
                  </m:r>
                </m:lim>
              </m:limLow>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del w:id="9183" w:author="PR Preview" w:date="2026-01-01T00:00:00Z">
        <w:r>
          <w:rPr>
            <w:b/>
            <w:bCs/>
          </w:rPr>
          <w:delText xml:space="preserve">Example 73 (The plane</w:delText>
        </w:r>
      </w:del>
      <w:del w:id="9184" w:author="PR Preview" w:date="2026-01-01T00:00:00Z">
        <w:r>
          <w:rPr>
            <w:b/>
            <w:bCs/>
          </w:rPr>
          <w:delText xml:space="preserve"> </w:delText>
        </w:r>
      </w:del>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del w:id="9185" w:author="PR Preview" w:date="2026-01-01T00:00:00Z">
        <w:r>
          <w:rPr>
            <w:b/>
            <w:bCs/>
          </w:rPr>
          <w:delText xml:space="preserve"> </w:delText>
        </w:r>
      </w:del>
      <w:del w:id="9186" w:author="PR Preview" w:date="2026-01-01T00:00:00Z">
        <w:r>
          <w:rPr>
            <w:b/>
            <w:bCs/>
          </w:rPr>
          <w:delText xml:space="preserve">in</w:delText>
        </w:r>
      </w:del>
      <w:del w:id="9187" w:author="PR Preview" w:date="2026-01-01T00:00:00Z">
        <w:r>
          <w:rPr>
            <w:b/>
            <w:bCs/>
          </w:rPr>
          <w:delText xml:space="preserve"> </w:delText>
        </w:r>
      </w:del>
      <m:oMath>
        <m:sSup>
          <m:e>
            <m:r>
              <m:rPr>
                <m:scr m:val="double-struck"/>
                <m:sty m:val="p"/>
              </m:rPr>
              <m:t>R</m:t>
            </m:r>
          </m:e>
          <m:sup>
            <m:r>
              <m:t>3</m:t>
            </m:r>
          </m:sup>
        </m:sSup>
      </m:oMath>
      <w:del w:id="9188" w:author="PR Preview" w:date="2026-01-01T00:00:00Z">
        <w:r>
          <w:rPr>
            <w:b/>
            <w:bCs/>
          </w:rPr>
          <w:delText xml:space="preserve">)</w:delText>
        </w:r>
      </w:del>
      <w:del w:id="9189" w:author="PR Preview" w:date="2026-01-01T00:00:00Z">
        <w:r>
          <w:delText xml:space="preserve"> </w:delText>
        </w:r>
      </w:del>
      <w:del w:id="9190" w:author="PR Preview" w:date="2026-01-01T00:00:00Z">
        <w:r>
          <w:delText xml:space="preserve">Take</w:delText>
        </w:r>
      </w:del>
      <w:del w:id="9191" w:author="PR Preview" w:date="2026-01-01T00:00:00Z">
        <w:r>
          <w:delText xml:space="preserve"> </w:delText>
        </w:r>
      </w:del>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del w:id="9192" w:author="PR Preview" w:date="2026-01-01T00:00:00Z">
        <w:r>
          <w:delText xml:space="preserve"> </w:delText>
        </w:r>
      </w:del>
      <w:del w:id="9193" w:author="PR Preview" w:date="2026-01-01T00:00:00Z">
        <w:r>
          <w:delText xml:space="preserve">and</w:delText>
        </w:r>
      </w:del>
      <w:del w:id="9194" w:author="PR Preview" w:date="2026-01-01T00:00:00Z">
        <w:r>
          <w:delText xml:space="preserve"> </w:delText>
        </w:r>
      </w:del>
      <m:oMath>
        <m:r>
          <m:t>b</m:t>
        </m:r>
        <m:r>
          <m:rPr>
            <m:sty m:val="p"/>
          </m:rPr>
          <m:t>=</m:t>
        </m:r>
        <m:r>
          <m:rPr>
            <m:sty m:val="p"/>
          </m:rPr>
          <m:t>−</m:t>
        </m:r>
        <m:r>
          <m:t>1</m:t>
        </m:r>
      </m:oMath>
      <w:del w:id="9195" w:author="PR Preview" w:date="2026-01-01T00:00:00Z">
        <w:r>
          <w:delText xml:space="preserve">,</w:delText>
        </w:r>
      </w:del>
      <w:del w:id="9196" w:author="PR Preview" w:date="2026-01-01T00:00:00Z">
        <w:r>
          <w:delText xml:space="preserve"> </w:delText>
        </w:r>
      </w:del>
      <w:del w:id="9197" w:author="PR Preview" w:date="2026-01-01T00:00:00Z">
        <w:r>
          <w:delText xml:space="preserve">so</w:delText>
        </w:r>
      </w:del>
      <w:del w:id="9198" w:author="PR Preview" w:date="2026-01-01T00:00:00Z">
        <w:r>
          <w:delText xml:space="preserve"> </w:delText>
        </w:r>
      </w:del>
      <m:oMath>
        <m:r>
          <m:rPr>
            <m:scr m:val="script"/>
            <m:sty m:val="p"/>
          </m:rPr>
          <m:t>H</m:t>
        </m:r>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del w:id="9199" w:author="PR Preview" w:date="2026-01-01T00:00:00Z">
        <w:r>
          <w:delText xml:space="preserve">,</w:delText>
        </w:r>
      </w:del>
      <w:del w:id="9200" w:author="PR Preview" w:date="2026-01-01T00:00:00Z">
        <w:r>
          <w:delText xml:space="preserve"> </w:delText>
        </w:r>
      </w:del>
      <w:del w:id="9201" w:author="PR Preview" w:date="2026-01-01T00:00:00Z">
        <w:r>
          <w:delText xml:space="preserve">the plane that</w:delText>
        </w:r>
      </w:del>
      <w:del w:id="9202" w:author="PR Preview" w:date="2026-01-01T00:00:00Z">
        <w:r>
          <w:delText xml:space="preserve"> </w:delText>
        </w:r>
      </w:del>
      <w:hyperlink w:anchor="exm-subspace-zero">
        <w:del w:id="9203" w:author="PR Preview" w:date="2026-01-01T00:00:00Z">
          <w:r>
            <w:rPr>
              <w:rStyle w:val="Hyperlink"/>
            </w:rPr>
            <w:delText xml:space="preserve">Example 39</w:delText>
          </w:r>
        </w:del>
      </w:hyperlink>
      <w:del w:id="9204" w:author="PR Preview" w:date="2026-01-01T00:00:00Z">
        <w:r>
          <w:delText xml:space="preserve"> </w:delText>
        </w:r>
      </w:del>
      <w:del w:id="9205" w:author="PR Preview" w:date="2026-01-01T00:00:00Z">
        <w:r>
          <w:delText xml:space="preserve">showed is not a subspace.</w:delText>
        </w:r>
      </w:del>
      <w:del w:id="9206" w:author="PR Preview" w:date="2026-01-01T00:00:00Z">
        <w:r>
          <w:delText xml:space="preserve"> </w:delText>
        </w:r>
      </w:del>
      <w:del w:id="9207" w:author="PR Preview" w:date="2026-01-01T00:00:00Z">
        <w:r>
          <w:delText xml:space="preserve">By part 1,</w:delText>
        </w:r>
      </w:del>
      <w:del w:id="9208" w:author="PR Preview" w:date="2026-01-01T00:00:00Z">
        <w:r>
          <w:delText xml:space="preserve"> </w:delText>
        </w:r>
      </w:del>
      <m:oMath>
        <m:sSub>
          <m:e>
            <m:r>
              <m:rPr>
                <m:scr m:val="script"/>
                <m:sty m:val="p"/>
              </m:rPr>
              <m:t>H</m:t>
            </m:r>
          </m:e>
          <m:sub>
            <m:r>
              <m:t>0</m:t>
            </m:r>
          </m:sub>
        </m:sSub>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del w:id="9209" w:author="PR Preview" w:date="2026-01-01T00:00:00Z">
        <w:r>
          <w:delText xml:space="preserve"> </w:delText>
        </w:r>
      </w:del>
      <w:del w:id="9210" w:author="PR Preview" w:date="2026-01-01T00:00:00Z">
        <w:r>
          <w:delText xml:space="preserve">is a subspace of dimension</w:delText>
        </w:r>
      </w:del>
      <w:del w:id="9211" w:author="PR Preview" w:date="2026-01-01T00:00:00Z">
        <w:r>
          <w:delText xml:space="preserve"> </w:delText>
        </w:r>
      </w:del>
      <m:oMath>
        <m:r>
          <m:t>3</m:t>
        </m:r>
        <m:r>
          <m:rPr>
            <m:sty m:val="p"/>
          </m:rPr>
          <m:t>−</m:t>
        </m:r>
        <m:r>
          <m:t>1</m:t>
        </m:r>
        <m:r>
          <m:rPr>
            <m:sty m:val="p"/>
          </m:rPr>
          <m:t>=</m:t>
        </m:r>
        <m:r>
          <m:t>2</m:t>
        </m:r>
      </m:oMath>
      <w:del w:id="9212" w:author="PR Preview" w:date="2026-01-01T00:00:00Z">
        <w:r>
          <w:delText xml:space="preserve">.</w:delText>
        </w:r>
      </w:del>
    </w:p>
    <w:p>
      <w:pPr>
        <w:numPr>
          <w:ilvl w:val="0"/>
          <w:numId w:val="1029"/>
        </w:numPr>
      </w:pPr>
      <m:oMath>
        <m:sSub>
          <m:e>
            <m:limLow>
              <m:e>
                <m:r>
                  <m:t>x</m:t>
                </m:r>
              </m:e>
              <m:lim>
                <m:r>
                  <m:rPr>
                    <m:sty m:val="p"/>
                  </m:rPr>
                  <m:t>∼</m:t>
                </m:r>
              </m:lim>
            </m:limLow>
          </m:e>
          <m:sub>
            <m:r>
              <m:t>0</m:t>
            </m:r>
          </m:sub>
        </m:sSub>
        <m:r>
          <m:rPr>
            <m:sty m:val="p"/>
          </m:rPr>
          <m:t>=</m:t>
        </m:r>
        <m:r>
          <m:rPr>
            <m:sty m:val="p"/>
          </m:rPr>
          <m:t>(</m:t>
        </m:r>
        <m:r>
          <m:t>1</m:t>
        </m:r>
        <m:r>
          <m:rPr>
            <m:sty m:val="p"/>
          </m:rPr>
          <m:t>,</m:t>
        </m:r>
        <m:r>
          <m:t>0</m:t>
        </m:r>
        <m:r>
          <m:rPr>
            <m:sty m:val="p"/>
          </m:rPr>
          <m:t>,</m:t>
        </m:r>
        <m:r>
          <m:t>0</m:t>
        </m:r>
        <m:r>
          <m:rPr>
            <m:sty m:val="p"/>
          </m:rPr>
          <m:t>)</m:t>
        </m:r>
      </m:oMath>
      <w:del w:id="9213" w:author="PR Preview" w:date="2026-01-01T00:00:00Z">
        <w:r>
          <w:delText xml:space="preserve"> </w:delText>
        </w:r>
      </w:del>
      <w:del w:id="9214" w:author="PR Preview" w:date="2026-01-01T00:00:00Z">
        <w:r>
          <w:delText xml:space="preserve">is in</w:delText>
        </w:r>
      </w:del>
      <w:del w:id="9215" w:author="PR Preview" w:date="2026-01-01T00:00:00Z">
        <w:r>
          <w:delText xml:space="preserve"> </w:delText>
        </w:r>
      </w:del>
      <m:oMath>
        <m:r>
          <m:rPr>
            <m:scr m:val="script"/>
            <m:sty m:val="p"/>
          </m:rPr>
          <m:t>H</m:t>
        </m:r>
      </m:oMath>
      <w:del w:id="9216" w:author="PR Preview" w:date="2026-01-01T00:00:00Z">
        <w:r>
          <w:delText xml:space="preserve">, since</w:delText>
        </w:r>
      </w:del>
      <w:del w:id="9217" w:author="PR Preview" w:date="2026-01-01T00:00:00Z">
        <w:r>
          <w:delText xml:space="preserve"> </w:delText>
        </w:r>
      </w:del>
      <m:oMath>
        <m:r>
          <m:t>1</m:t>
        </m:r>
        <m:r>
          <m:rPr>
            <m:sty m:val="p"/>
          </m:rPr>
          <m:t>+</m:t>
        </m:r>
        <m:r>
          <m:t>0</m:t>
        </m:r>
        <m:r>
          <m:rPr>
            <m:sty m:val="p"/>
          </m:rPr>
          <m:t>+</m:t>
        </m:r>
        <m:r>
          <m:t>0</m:t>
        </m:r>
        <m:r>
          <m:rPr>
            <m:sty m:val="p"/>
          </m:rPr>
          <m:t>−</m:t>
        </m:r>
        <m:r>
          <m:t>1</m:t>
        </m:r>
        <m:r>
          <m:rPr>
            <m:sty m:val="p"/>
          </m:rPr>
          <m:t>=</m:t>
        </m:r>
        <m:r>
          <m:t>0</m:t>
        </m:r>
      </m:oMath>
      <w:del w:id="9218" w:author="PR Preview" w:date="2026-01-01T00:00:00Z">
        <w:r>
          <w:delText xml:space="preserve">,</w:delText>
        </w:r>
      </w:del>
      <w:del w:id="9219" w:author="PR Preview" w:date="2026-01-01T00:00:00Z">
        <w:r>
          <w:delText xml:space="preserve"> </w:delText>
        </w:r>
      </w:del>
      <w:del w:id="9220" w:author="PR Preview" w:date="2026-01-01T00:00:00Z">
        <w:r>
          <w:delText xml:space="preserve">and so is</w:delText>
        </w:r>
      </w:del>
      <w:del w:id="9221" w:author="PR Preview" w:date="2026-01-01T00:00:00Z">
        <w:r>
          <w:delText xml:space="preserve"> </w:delText>
        </w:r>
      </w:del>
      <m:oMath>
        <m:limLow>
          <m:e>
            <m:r>
              <m:t>y</m:t>
            </m:r>
          </m:e>
          <m:lim>
            <m:r>
              <m:rPr>
                <m:sty m:val="p"/>
              </m:rPr>
              <m:t>∼</m:t>
            </m:r>
          </m:lim>
        </m:limLow>
        <m:r>
          <m:rPr>
            <m:sty m:val="p"/>
          </m:rPr>
          <m:t>=</m:t>
        </m:r>
        <m:r>
          <m:rPr>
            <m:sty m:val="p"/>
          </m:rPr>
          <m:t>(</m:t>
        </m:r>
        <m:r>
          <m:t>0</m:t>
        </m:r>
        <m:r>
          <m:rPr>
            <m:sty m:val="p"/>
          </m:rPr>
          <m:t>,</m:t>
        </m:r>
        <m:r>
          <m:t>1</m:t>
        </m:r>
        <m:r>
          <m:rPr>
            <m:sty m:val="p"/>
          </m:rPr>
          <m:t>,</m:t>
        </m:r>
        <m:r>
          <m:t>0</m:t>
        </m:r>
        <m:r>
          <m:rPr>
            <m:sty m:val="p"/>
          </m:rPr>
          <m:t>)</m:t>
        </m:r>
      </m:oMath>
      <w:del w:id="9222" w:author="PR Preview" w:date="2026-01-01T00:00:00Z">
        <w:r>
          <w:delText xml:space="preserve">.</w:delText>
        </w:r>
      </w:del>
    </w:p>
    <w:p>
      <w:pPr>
        <w:numPr>
          <w:ilvl w:val="0"/>
          <w:numId w:val="1029"/>
        </w:numPr>
      </w:pPr>
      <w:del w:id="9223" w:author="PR Preview" w:date="2026-01-01T00:00:00Z">
        <w:r>
          <w:delText xml:space="preserve">Their difference</w:delText>
        </w:r>
      </w:del>
      <w:del w:id="9224" w:author="PR Preview" w:date="2026-01-01T00:00:00Z">
        <w:r>
          <w:delText xml:space="preserve"> </w:delText>
        </w:r>
      </w:del>
      <m:oMath>
        <m:limLow>
          <m:e>
            <m:r>
              <m:t>y</m:t>
            </m:r>
          </m:e>
          <m:lim>
            <m:r>
              <m:rPr>
                <m:sty m:val="p"/>
              </m:rPr>
              <m:t>∼</m:t>
            </m:r>
          </m:lim>
        </m:limLow>
        <m:r>
          <m:rPr>
            <m:sty m:val="p"/>
          </m:rPr>
          <m:t>−</m:t>
        </m:r>
        <m:sSub>
          <m:e>
            <m:limLow>
              <m:e>
                <m:r>
                  <m:t>x</m:t>
                </m:r>
              </m:e>
              <m:lim>
                <m:r>
                  <m:rPr>
                    <m:sty m:val="p"/>
                  </m:rPr>
                  <m:t>∼</m:t>
                </m:r>
              </m:lim>
            </m:limLow>
          </m:e>
          <m:sub>
            <m:r>
              <m:t>0</m:t>
            </m:r>
          </m:sub>
        </m:sSub>
        <m:r>
          <m:rPr>
            <m:sty m:val="p"/>
          </m:rPr>
          <m:t>=</m:t>
        </m:r>
        <m:r>
          <m:rPr>
            <m:sty m:val="p"/>
          </m:rPr>
          <m:t>(</m:t>
        </m:r>
        <m:r>
          <m:rPr>
            <m:sty m:val="p"/>
          </m:rPr>
          <m:t>−</m:t>
        </m:r>
        <m:r>
          <m:t>1</m:t>
        </m:r>
        <m:r>
          <m:rPr>
            <m:sty m:val="p"/>
          </m:rPr>
          <m:t>,</m:t>
        </m:r>
        <m:r>
          <m:t>1</m:t>
        </m:r>
        <m:r>
          <m:rPr>
            <m:sty m:val="p"/>
          </m:rPr>
          <m:t>,</m:t>
        </m:r>
        <m:r>
          <m:t>0</m:t>
        </m:r>
        <m:r>
          <m:rPr>
            <m:sty m:val="p"/>
          </m:rPr>
          <m:t>)</m:t>
        </m:r>
      </m:oMath>
      <w:del w:id="9225" w:author="PR Preview" w:date="2026-01-01T00:00:00Z">
        <w:r>
          <w:delText xml:space="preserve"> </w:delText>
        </w:r>
      </w:del>
      <w:del w:id="9226" w:author="PR Preview" w:date="2026-01-01T00:00:00Z">
        <w:r>
          <w:delText xml:space="preserve">has entries summing to</w:delText>
        </w:r>
      </w:del>
      <w:del w:id="9227" w:author="PR Preview" w:date="2026-01-01T00:00:00Z">
        <w:r>
          <w:delText xml:space="preserve"> </w:delText>
        </w:r>
      </w:del>
      <m:oMath>
        <m:r>
          <m:rPr>
            <m:sty m:val="p"/>
          </m:rPr>
          <m:t>−</m:t>
        </m:r>
        <m:r>
          <m:t>1</m:t>
        </m:r>
        <m:r>
          <m:rPr>
            <m:sty m:val="p"/>
          </m:rPr>
          <m:t>+</m:t>
        </m:r>
        <m:r>
          <m:t>1</m:t>
        </m:r>
        <m:r>
          <m:rPr>
            <m:sty m:val="p"/>
          </m:rPr>
          <m:t>+</m:t>
        </m:r>
        <m:r>
          <m:t>0</m:t>
        </m:r>
        <m:r>
          <m:rPr>
            <m:sty m:val="p"/>
          </m:rPr>
          <m:t>=</m:t>
        </m:r>
        <m:r>
          <m:t>0</m:t>
        </m:r>
      </m:oMath>
      <w:del w:id="9228" w:author="PR Preview" w:date="2026-01-01T00:00:00Z">
        <w:r>
          <w:delText xml:space="preserve">,</w:delText>
        </w:r>
      </w:del>
      <w:del w:id="9229" w:author="PR Preview" w:date="2026-01-01T00:00:00Z">
        <w:r>
          <w:delText xml:space="preserve"> </w:delText>
        </w:r>
      </w:del>
      <w:del w:id="9230" w:author="PR Preview" w:date="2026-01-01T00:00:00Z">
        <w:r>
          <w:delText xml:space="preserve">so it is in</w:delText>
        </w:r>
      </w:del>
      <w:del w:id="9231" w:author="PR Preview" w:date="2026-01-01T00:00:00Z">
        <w:r>
          <w:delText xml:space="preserve"> </w:delText>
        </w:r>
      </w:del>
      <m:oMath>
        <m:sSub>
          <m:e>
            <m:r>
              <m:rPr>
                <m:scr m:val="script"/>
                <m:sty m:val="p"/>
              </m:rPr>
              <m:t>H</m:t>
            </m:r>
          </m:e>
          <m:sub>
            <m:r>
              <m:t>0</m:t>
            </m:r>
          </m:sub>
        </m:sSub>
      </m:oMath>
      <w:del w:id="9232" w:author="PR Preview" w:date="2026-01-01T00:00:00Z">
        <w:r>
          <w:delText xml:space="preserve">, and</w:delText>
        </w:r>
      </w:del>
      <w:del w:id="9233" w:author="PR Preview" w:date="2026-01-01T00:00:00Z">
        <w:r>
          <w:delText xml:space="preserve"> </w:delText>
        </w:r>
      </w:del>
      <m:oMath>
        <m:limLow>
          <m:e>
            <m:r>
              <m:t>y</m:t>
            </m:r>
          </m:e>
          <m:lim>
            <m:r>
              <m:rPr>
                <m:sty m:val="p"/>
              </m:rPr>
              <m:t>∼</m:t>
            </m:r>
          </m:lim>
        </m:limLow>
        <m:r>
          <m:rPr>
            <m:sty m:val="p"/>
          </m:rPr>
          <m:t>=</m:t>
        </m:r>
        <m:sSub>
          <m:e>
            <m:limLow>
              <m:e>
                <m:r>
                  <m:t>x</m:t>
                </m:r>
              </m:e>
              <m:lim>
                <m:r>
                  <m:rPr>
                    <m:sty m:val="p"/>
                  </m:rPr>
                  <m:t>∼</m:t>
                </m:r>
              </m:lim>
            </m:limLow>
          </m:e>
          <m:sub>
            <m:r>
              <m:t>0</m:t>
            </m:r>
          </m:sub>
        </m:sSub>
        <m:r>
          <m:rPr>
            <m:sty m:val="p"/>
          </m:rPr>
          <m:t>+</m:t>
        </m:r>
        <m:r>
          <m:rPr>
            <m:sty m:val="p"/>
          </m:rPr>
          <m:t>(</m:t>
        </m:r>
        <m:r>
          <m:rPr>
            <m:sty m:val="p"/>
          </m:rPr>
          <m:t>−</m:t>
        </m:r>
        <m:r>
          <m:t>1</m:t>
        </m:r>
        <m:r>
          <m:rPr>
            <m:sty m:val="p"/>
          </m:rPr>
          <m:t>,</m:t>
        </m:r>
        <m:r>
          <m:t>1</m:t>
        </m:r>
        <m:r>
          <m:rPr>
            <m:sty m:val="p"/>
          </m:rPr>
          <m:t>,</m:t>
        </m:r>
        <m:r>
          <m:t>0</m:t>
        </m:r>
        <m:r>
          <m:rPr>
            <m:sty m:val="p"/>
          </m:rPr>
          <m:t>)</m:t>
        </m:r>
      </m:oMath>
      <w:del w:id="9234" w:author="PR Preview" w:date="2026-01-01T00:00:00Z">
        <w:r>
          <w:delText xml:space="preserve">, as part 2 says.</w:delText>
        </w:r>
      </w:del>
    </w:p>
    <w:p>
      <w:pPr>
        <w:pStyle w:val="BodyText"/>
      </w:pPr>
      <m:oMathPara>
        <m:oMathParaPr>
          <m:jc m:val="center"/>
        </m:oMathParaPr>
        <m:oMath>
          <m:eqArr>
            <m:e>
              <m:limLow>
                <m:e>
                  <m:r>
                    <m:t>w</m:t>
                  </m:r>
                </m:e>
                <m:lim>
                  <m:r>
                    <m:rPr>
                      <m:sty m:val="p"/>
                    </m:rPr>
                    <m:t>∼</m:t>
                  </m:r>
                </m:lim>
              </m:limLow>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Compact"/>
        <w:numPr>
          <w:ilvl w:val="0"/>
          <w:numId w:val="1028"/>
        </w:numPr>
      </w:pPr>
      <m:oMath>
        <m:r>
          <m:rPr>
            <m:scr m:val="script"/>
            <m:sty m:val="p"/>
          </m:rPr>
          <m:t>H</m:t>
        </m:r>
      </m:oMath>
      <w:ins w:id="9235" w:author="PR Preview" w:date="2026-01-01T00:00:00Z">
        <w:r>
          <w:t xml:space="preserve"> </w:t>
        </w:r>
      </w:ins>
      <w:ins w:id="9236" w:author="PR Preview" w:date="2026-01-01T00:00:00Z">
        <w:r>
          <w:t xml:space="preserve">is not empty, and for any</w:t>
        </w:r>
      </w:ins>
      <w:ins w:id="9237" w:author="PR Preview" w:date="2026-01-01T00:00:00Z">
        <w:r>
          <w:t xml:space="preserve"> </w:t>
        </w:r>
      </w:ins>
      <w:ins w:id="9238" w:author="PR Preview" w:date="2026-01-01T00:00:00Z">
        <w:r>
          <w:t xml:space="preserve">$\mathord{\smash[b]{\underset{\raise.3ex\hbox{$\scriptstyle\sim$}}{x}}\vphantom{x}}_0 \in \mathcal{H}$</w:t>
        </w:r>
      </w:ins>
      <w:ins w:id="9239" w:author="PR Preview" w:date="2026-01-01T00:00:00Z">
        <w:r>
          <w:t xml:space="preserve">,</w:t>
        </w:r>
      </w:ins>
      <w:ins w:id="9240" w:author="PR Preview" w:date="2026-01-01T00:00:00Z">
        <w:r>
          <w:t xml:space="preserve"> </w:t>
        </w:r>
      </w:ins>
      <w:ins w:id="9241" w:author="PR Preview" w:date="2026-01-01T00:00:00Z">
        <w:r>
          <w:t xml:space="preserve">$\mathcal{H} = \mathopen{}\left\{\mathord{\smash[b]{\underset{\raise.3ex\hbox{$\scriptstyle\sim$}}{x}}\vphantom{x}}_0 + \mathord{\smash[b]{\underset{\raise.3ex\hbox{$\scriptstyle\sim$}}{s}}\vphantom{s}} : \mathord{\smash[b]{\underset{\raise.3ex\hbox{$\scriptstyle\sim$}}{s}}\vphantom{s}} \in \mathcal{H}_0\right\}\mathclose{}$</w:t>
        </w:r>
      </w:ins>
      <w:ins w:id="9242" w:author="PR Preview" w:date="2026-01-01T00:00:00Z">
        <w:r>
          <w:t xml:space="preserve">,</w:t>
        </w:r>
      </w:ins>
      <w:ins w:id="9243" w:author="PR Preview" w:date="2026-01-01T00:00:00Z">
        <w:r>
          <w:t xml:space="preserve"> </w:t>
        </w:r>
      </w:ins>
      <w:ins w:id="9244" w:author="PR Preview" w:date="2026-01-01T00:00:00Z">
        <w:r>
          <w:t xml:space="preserve">so</w:t>
        </w:r>
      </w:ins>
      <w:ins w:id="9245" w:author="PR Preview" w:date="2026-01-01T00:00:00Z">
        <w:r>
          <w:t xml:space="preserve"> </w:t>
        </w:r>
      </w:ins>
      <m:oMath>
        <m:r>
          <m:rPr>
            <m:scr m:val="script"/>
            <m:sty m:val="p"/>
          </m:rPr>
          <m:t>H</m:t>
        </m:r>
      </m:oMath>
      <w:ins w:id="9246" w:author="PR Preview" w:date="2026-01-01T00:00:00Z">
        <w:r>
          <w:t xml:space="preserve"> </w:t>
        </w:r>
      </w:ins>
      <w:ins w:id="9247" w:author="PR Preview" w:date="2026-01-01T00:00:00Z">
        <w:r>
          <w:t xml:space="preserve">is an affine subspace (</w:t>
        </w:r>
      </w:ins>
      <w:hyperlink w:anchor="def-affine-subspace">
        <w:ins w:id="9248" w:author="PR Preview" w:date="2026-01-01T00:00:00Z">
          <w:r>
            <w:rPr>
              <w:rStyle w:val="Hyperlink"/>
            </w:rPr>
            <w:t xml:space="preserve">Definition 59</w:t>
          </w:r>
        </w:ins>
      </w:hyperlink>
      <w:ins w:id="9249" w:author="PR Preview" w:date="2026-01-01T00:00:00Z">
        <w:r>
          <w:t xml:space="preserve">).</w:t>
        </w:r>
      </w:ins>
    </w:p>
    <w:p>
      <w:pPr>
        <w:pStyle w:val="Compact"/>
        <w:numPr>
          <w:ilvl w:val="0"/>
          <w:numId w:val="1028"/>
        </w:numPr>
      </w:pPr>
      <w:ins w:id="9250" w:author="PR Preview" w:date="2026-01-01T00:00:00Z">
        <w:r>
          <w:t xml:space="preserve">For any</w:t>
        </w:r>
      </w:ins>
      <w:ins w:id="9251" w:author="PR Preview" w:date="2026-01-01T00:00:00Z">
        <w:r>
          <w:t xml:space="preserve"> </w:t>
        </w:r>
      </w:ins>
      <w:ins w:id="9252" w:author="PR Preview" w:date="2026-01-01T00:00:00Z">
        <w:r>
          <w:t xml:space="preserve">$\mathord{\smash[b]{\underset{\raise.3ex\hbox{$\scriptstyle\sim$}}{x}}\vphantom{x}}, \mathord{\smash[b]{\underset{\raise.3ex\hbox{$\scriptstyle\sim$}}{y}}\vphantom{y}}\in \mathcal{H}$</w:t>
        </w:r>
      </w:ins>
      <w:ins w:id="9253" w:author="PR Preview" w:date="2026-01-01T00:00:00Z">
        <w:r>
          <w:t xml:space="preserve">,</w:t>
        </w:r>
      </w:ins>
      <w:ins w:id="9254" w:author="PR Preview" w:date="2026-01-01T00:00:00Z">
        <w:r>
          <w:t xml:space="preserve"> </w:t>
        </w:r>
      </w:ins>
      <w:ins w:id="9255" w:author="PR Preview" w:date="2026-01-01T00:00:00Z">
        <w:r>
          <w:t xml:space="preserve">the normal vector is orthogonal to their difference:</w:t>
        </w:r>
      </w:ins>
      <w:ins w:id="9256" w:author="PR Preview" w:date="2026-01-01T00:00:00Z">
        <w:r>
          <w:t xml:space="preserve"> </w:t>
        </w:r>
      </w:ins>
      <w:ins w:id="9257" w:author="PR Preview" w:date="2026-01-01T00:00:00Z">
        <w:r>
          <w:t xml:space="preserve">$\mathord{\smash[b]{\underset{\raise.3ex\hbox{$\scriptstyle\sim$}}{w}}\vphantom{w}} \perp (\mathord{\smash[b]{\underset{\raise.3ex\hbox{$\scriptstyle\sim$}}{x}}\vphantom{x}}- \mathord{\smash[b]{\underset{\raise.3ex\hbox{$\scriptstyle\sim$}}{y}}\vphantom{y}})$</w:t>
        </w:r>
      </w:ins>
      <w:ins w:id="9258" w:author="PR Preview" w:date="2026-01-01T00:00:00Z">
        <w:r>
          <w:t xml:space="preserve"> </w:t>
        </w:r>
      </w:ins>
      <w:ins w:id="9259" w:author="PR Preview" w:date="2026-01-01T00:00:00Z">
        <w:r>
          <w:t xml:space="preserve">(</w:t>
        </w:r>
      </w:ins>
      <w:hyperlink w:anchor="def-orthogonal-vectors">
        <w:ins w:id="9260" w:author="PR Preview" w:date="2026-01-01T00:00:00Z">
          <w:r>
            <w:rPr>
              <w:rStyle w:val="Hyperlink"/>
            </w:rPr>
            <w:t xml:space="preserve">Definition 15</w:t>
          </w:r>
        </w:ins>
      </w:hyperlink>
      <w:ins w:id="9261" w:author="PR Preview" w:date="2026-01-01T00:00:00Z">
        <w:r>
          <w:t xml:space="preserve">).</w:t>
        </w:r>
      </w:ins>
    </w:p>
    <w:bookmarkEnd w:id="278"/>
    <w:p>
      <w:pPr>
        <w:pStyle w:val="FirstParagraph"/>
      </w:pPr>
      <w:ins w:id="9262" w:author="PR Preview" w:date="2026-01-01T00:00:00Z">
        <w:r>
          <w:rPr>
            <w:i/>
            <w:iCs/>
          </w:rPr>
          <w:t xml:space="preserve">Proof</w:t>
        </w:r>
      </w:ins>
      <w:ins w:id="9263" w:author="PR Preview" w:date="2026-01-01T00:00:00Z">
        <w:r>
          <w:t xml:space="preserve">. </w:t>
        </w:r>
      </w:ins>
      <w:ins w:id="9264" w:author="PR Preview" w:date="2026-01-01T00:00:00Z">
        <w:r>
          <w:t xml:space="preserve">Here</w:t>
        </w:r>
      </w:ins>
      <w:ins w:id="9265" w:author="PR Preview" w:date="2026-01-01T00:00:00Z">
        <w:r>
          <w:t xml:space="preserve"> </w:t>
        </w:r>
      </w:ins>
      <w:ins w:id="9266" w:author="PR Preview" w:date="2026-01-01T00:00:00Z">
        <w:r>
          <w:t xml:space="preserve">$\mathord{\smash[b]{\underset{\raise.3ex\hbox{$\scriptstyle\sim$}}{w}}\vphantom{w}}^{\top}$</w:t>
        </w:r>
      </w:ins>
      <w:ins w:id="9267" w:author="PR Preview" w:date="2026-01-01T00:00:00Z">
        <w:r>
          <w:t xml:space="preserve"> </w:t>
        </w:r>
      </w:ins>
      <w:ins w:id="9268" w:author="PR Preview" w:date="2026-01-01T00:00:00Z">
        <w:r>
          <w:t xml:space="preserve">is a</w:t>
        </w:r>
      </w:ins>
      <w:ins w:id="9269" w:author="PR Preview" w:date="2026-01-01T00:00:00Z">
        <w:r>
          <w:t xml:space="preserve"> </w:t>
        </w:r>
      </w:ins>
      <m:oMath>
        <m:r>
          <m:t>1</m:t>
        </m:r>
        <m:r>
          <m:rPr>
            <m:sty m:val="p"/>
          </m:rPr>
          <m:t>×</m:t>
        </m:r>
        <m:r>
          <m:t>p</m:t>
        </m:r>
      </m:oMath>
      <w:ins w:id="9270" w:author="PR Preview" w:date="2026-01-01T00:00:00Z">
        <w:r>
          <w:t xml:space="preserve"> </w:t>
        </w:r>
      </w:ins>
      <w:ins w:id="9271" w:author="PR Preview" w:date="2026-01-01T00:00:00Z">
        <w:r>
          <w:t xml:space="preserve">matrix, and</w:t>
        </w:r>
      </w:ins>
      <w:ins w:id="9272" w:author="PR Preview" w:date="2026-01-01T00:00:00Z">
        <w:r>
          <w:t xml:space="preserve"> </w:t>
        </w:r>
      </w:ins>
      <w:ins w:id="9273" w:author="PR Preview" w:date="2026-01-01T00:00:00Z">
        <w:r>
          <w:t xml:space="preserve">$\mathord{\smash[b]{\underset{\raise.3ex\hbox{$\scriptstyle\sim$}}{w}}\vphantom{w}}^{\top} \mathord{\smash[b]{\underset{\raise.3ex\hbox{$\scriptstyle\sim$}}{x}}\vphantom{x}}= \mathord{\smash[b]{\underset{\raise.3ex\hbox{$\scriptstyle\sim$}}{w}}\vphantom{w}} \cdot \mathord{\smash[b]{\underset{\raise.3ex\hbox{$\scriptstyle\sim$}}{x}}\vphantom{x}}$</w:t>
        </w:r>
      </w:ins>
      <w:ins w:id="9274" w:author="PR Preview" w:date="2026-01-01T00:00:00Z">
        <w:r>
          <w:t xml:space="preserve"> </w:t>
        </w:r>
      </w:ins>
      <w:ins w:id="9275" w:author="PR Preview" w:date="2026-01-01T00:00:00Z">
        <w:r>
          <w:t xml:space="preserve">(</w:t>
        </w:r>
      </w:ins>
      <w:hyperlink w:anchor="exm-dot-product-matmul">
        <w:ins w:id="9276" w:author="PR Preview" w:date="2026-01-01T00:00:00Z">
          <w:r>
            <w:rPr>
              <w:rStyle w:val="Hyperlink"/>
            </w:rPr>
            <w:t xml:space="preserve">Example 20</w:t>
          </w:r>
        </w:ins>
      </w:hyperlink>
      <w:ins w:id="9277" w:author="PR Preview" w:date="2026-01-01T00:00:00Z">
        <w:r>
          <w:t xml:space="preserve">).</w:t>
        </w:r>
      </w:ins>
    </w:p>
    <w:p>
      <w:pPr>
        <w:pStyle w:val="BodyText"/>
      </w:pPr>
      <w:ins w:id="9278" w:author="PR Preview" w:date="2026-01-01T00:00:00Z">
        <w:r>
          <w:rPr>
            <w:b/>
            <w:bCs/>
          </w:rPr>
          <w:t xml:space="preserve">Part 1.</w:t>
        </w:r>
      </w:ins>
      <w:ins w:id="9279" w:author="PR Preview" w:date="2026-01-01T00:00:00Z">
        <w:r>
          <w:t xml:space="preserve"> </w:t>
        </w:r>
      </w:ins>
      <m:oMath>
        <m:sSub>
          <m:e>
            <m:r>
              <m:rPr>
                <m:scr m:val="script"/>
                <m:sty m:val="p"/>
              </m:rPr>
              <m:t>H</m:t>
            </m:r>
          </m:e>
          <m:sub>
            <m:r>
              <m:t>0</m:t>
            </m:r>
          </m:sub>
        </m:sSub>
      </m:oMath>
      <w:ins w:id="9280" w:author="PR Preview" w:date="2026-01-01T00:00:00Z">
        <w:r>
          <w:t xml:space="preserve"> </w:t>
        </w:r>
      </w:ins>
      <w:ins w:id="9281" w:author="PR Preview" w:date="2026-01-01T00:00:00Z">
        <w:r>
          <w:t xml:space="preserve">is the null space</w:t>
        </w:r>
      </w:ins>
      <w:ins w:id="9282" w:author="PR Preview" w:date="2026-01-01T00:00:00Z">
        <w:r>
          <w:t xml:space="preserve"> </w:t>
        </w:r>
      </w:ins>
      <w:ins w:id="9283" w:author="PR Preview" w:date="2026-01-01T00:00:00Z">
        <w:r>
          <w:t xml:space="preserve">$\mathcal{N}(\mathord{\smash[b]{\underset{\raise.3ex\hbox{$\scriptstyle\sim$}}{w}}\vphantom{w}}^{\top})$</w:t>
        </w:r>
      </w:ins>
      <w:ins w:id="9284" w:author="PR Preview" w:date="2026-01-01T00:00:00Z">
        <w:r>
          <w:t xml:space="preserve"> </w:t>
        </w:r>
      </w:ins>
      <w:ins w:id="9285" w:author="PR Preview" w:date="2026-01-01T00:00:00Z">
        <w:r>
          <w:t xml:space="preserve">(</w:t>
        </w:r>
      </w:ins>
      <w:hyperlink w:anchor="def-null-space">
        <w:ins w:id="9286" w:author="PR Preview" w:date="2026-01-01T00:00:00Z">
          <w:r>
            <w:rPr>
              <w:rStyle w:val="Hyperlink"/>
            </w:rPr>
            <w:t xml:space="preserve">Definition 54</w:t>
          </w:r>
        </w:ins>
      </w:hyperlink>
      <w:ins w:id="9287" w:author="PR Preview" w:date="2026-01-01T00:00:00Z">
        <w:r>
          <w:t xml:space="preserve">),</w:t>
        </w:r>
      </w:ins>
      <w:ins w:id="9288" w:author="PR Preview" w:date="2026-01-01T00:00:00Z">
        <w:r>
          <w:t xml:space="preserve"> </w:t>
        </w:r>
      </w:ins>
      <w:ins w:id="9289" w:author="PR Preview" w:date="2026-01-01T00:00:00Z">
        <w:r>
          <w:t xml:space="preserve">so it is a subspace (</w:t>
        </w:r>
      </w:ins>
      <w:hyperlink w:anchor="thm-null-space-subspace">
        <w:ins w:id="9290" w:author="PR Preview" w:date="2026-01-01T00:00:00Z">
          <w:r>
            <w:rPr>
              <w:rStyle w:val="Hyperlink"/>
            </w:rPr>
            <w:t xml:space="preserve">Theorem 33</w:t>
          </w:r>
        </w:ins>
      </w:hyperlink>
      <w:ins w:id="9291" w:author="PR Preview" w:date="2026-01-01T00:00:00Z">
        <w:r>
          <w:t xml:space="preserve">).</w:t>
        </w:r>
      </w:ins>
      <w:ins w:id="9292" w:author="PR Preview" w:date="2026-01-01T00:00:00Z">
        <w:r>
          <w:t xml:space="preserve"> </w:t>
        </w:r>
      </w:ins>
      <w:ins w:id="9293" w:author="PR Preview" w:date="2026-01-01T00:00:00Z">
        <w:r>
          <w:t xml:space="preserve">The</w:t>
        </w:r>
      </w:ins>
      <w:ins w:id="9294" w:author="PR Preview" w:date="2026-01-01T00:00:00Z">
        <w:r>
          <w:t xml:space="preserve"> </w:t>
        </w:r>
      </w:ins>
      <m:oMath>
        <m:r>
          <m:t>p</m:t>
        </m:r>
      </m:oMath>
      <w:ins w:id="9295" w:author="PR Preview" w:date="2026-01-01T00:00:00Z">
        <w:r>
          <w:t xml:space="preserve"> </w:t>
        </w:r>
      </w:ins>
      <w:ins w:id="9296" w:author="PR Preview" w:date="2026-01-01T00:00:00Z">
        <w:r>
          <w:t xml:space="preserve">columns of</w:t>
        </w:r>
      </w:ins>
      <w:ins w:id="9297" w:author="PR Preview" w:date="2026-01-01T00:00:00Z">
        <w:r>
          <w:t xml:space="preserve"> </w:t>
        </w:r>
      </w:ins>
      <w:ins w:id="9298" w:author="PR Preview" w:date="2026-01-01T00:00:00Z">
        <w:r>
          <w:t xml:space="preserve">$\mathord{\smash[b]{\underset{\raise.3ex\hbox{$\scriptstyle\sim$}}{w}}\vphantom{w}}^{\top}$</w:t>
        </w:r>
      </w:ins>
      <w:ins w:id="9299" w:author="PR Preview" w:date="2026-01-01T00:00:00Z">
        <w:r>
          <w:t xml:space="preserve"> </w:t>
        </w:r>
      </w:ins>
      <w:ins w:id="9300" w:author="PR Preview" w:date="2026-01-01T00:00:00Z">
        <w:r>
          <w:t xml:space="preserve">are the numbers</w:t>
        </w:r>
      </w:ins>
      <w:ins w:id="9301" w:author="PR Preview" w:date="2026-01-01T00:00:00Z">
        <w:r>
          <w:t xml:space="preserve"> </w:t>
        </w:r>
      </w:ins>
      <m:oMath>
        <m:sSub>
          <m:e>
            <m:r>
              <m:t>w</m:t>
            </m:r>
          </m:e>
          <m:sub>
            <m:r>
              <m:t>1</m:t>
            </m:r>
          </m:sub>
        </m:sSub>
        <m:r>
          <m:rPr>
            <m:sty m:val="p"/>
          </m:rPr>
          <m:t>,</m:t>
        </m:r>
        <m:r>
          <m:rPr>
            <m:sty m:val="p"/>
          </m:rPr>
          <m:t>…</m:t>
        </m:r>
        <m:r>
          <m:rPr>
            <m:sty m:val="p"/>
          </m:rPr>
          <m:t>,</m:t>
        </m:r>
        <m:sSub>
          <m:e>
            <m:r>
              <m:t>w</m:t>
            </m:r>
          </m:e>
          <m:sub>
            <m:r>
              <m:t>p</m:t>
            </m:r>
          </m:sub>
        </m:sSub>
      </m:oMath>
      <w:ins w:id="9302" w:author="PR Preview" w:date="2026-01-01T00:00:00Z">
        <w:r>
          <w:t xml:space="preserve">.</w:t>
        </w:r>
      </w:ins>
      <w:ins w:id="9303" w:author="PR Preview" w:date="2026-01-01T00:00:00Z">
        <w:r>
          <w:t xml:space="preserve"> </w:t>
        </w:r>
      </w:ins>
      <w:ins w:id="9304" w:author="PR Preview" w:date="2026-01-01T00:00:00Z">
        <w:r>
          <w:t xml:space="preserve">Some</w:t>
        </w:r>
      </w:ins>
      <w:ins w:id="9305" w:author="PR Preview" w:date="2026-01-01T00:00:00Z">
        <w:r>
          <w:t xml:space="preserve"> </w:t>
        </w:r>
      </w:ins>
      <m:oMath>
        <m:sSub>
          <m:e>
            <m:r>
              <m:t>w</m:t>
            </m:r>
          </m:e>
          <m:sub>
            <m:r>
              <m:t>j</m:t>
            </m:r>
          </m:sub>
        </m:sSub>
        <m:r>
          <m:rPr>
            <m:sty m:val="p"/>
          </m:rPr>
          <m:t>≠</m:t>
        </m:r>
        <m:r>
          <m:t>0</m:t>
        </m:r>
      </m:oMath>
      <w:ins w:id="9306" w:author="PR Preview" w:date="2026-01-01T00:00:00Z">
        <w:r>
          <w:t xml:space="preserve">, because</w:t>
        </w:r>
      </w:ins>
      <w:ins w:id="9307" w:author="PR Preview" w:date="2026-01-01T00:00:00Z">
        <w:r>
          <w:t xml:space="preserve"> </w:t>
        </w:r>
      </w:ins>
      <w:ins w:id="9308" w:author="PR Preview" w:date="2026-01-01T00:00:00Z">
        <w:r>
          <w:t xml:space="preserve">$\mathord{\smash[b]{\underset{\raise.3ex\hbox{$\scriptstyle\sim$}}{w}}\vphantom{w}} \ne \mathord{\smash[b]{\underset{\raise.3ex\hbox{$\scriptstyle\sim$}}{0}}\vphantom{0}}$</w:t>
        </w:r>
      </w:ins>
      <w:ins w:id="9309" w:author="PR Preview" w:date="2026-01-01T00:00:00Z">
        <w:r>
          <w:t xml:space="preserve">,</w:t>
        </w:r>
      </w:ins>
      <w:ins w:id="9310" w:author="PR Preview" w:date="2026-01-01T00:00:00Z">
        <w:r>
          <w:t xml:space="preserve"> </w:t>
        </w:r>
      </w:ins>
      <w:ins w:id="9311" w:author="PR Preview" w:date="2026-01-01T00:00:00Z">
        <w:r>
          <w:t xml:space="preserve">and that column on its own is linearly independent (</w:t>
        </w:r>
      </w:ins>
      <m:oMath>
        <m:r>
          <m:t>c</m:t>
        </m:r>
        <m:r>
          <m:t> </m:t>
        </m:r>
        <m:sSub>
          <m:e>
            <m:r>
              <m:t>w</m:t>
            </m:r>
          </m:e>
          <m:sub>
            <m:r>
              <m:t>j</m:t>
            </m:r>
          </m:sub>
        </m:sSub>
        <m:r>
          <m:rPr>
            <m:sty m:val="p"/>
          </m:rPr>
          <m:t>=</m:t>
        </m:r>
        <m:r>
          <m:t>0</m:t>
        </m:r>
      </m:oMath>
      <w:ins w:id="9312" w:author="PR Preview" w:date="2026-01-01T00:00:00Z">
        <w:r>
          <w:t xml:space="preserve"> </w:t>
        </w:r>
      </w:ins>
      <w:ins w:id="9313" w:author="PR Preview" w:date="2026-01-01T00:00:00Z">
        <w:r>
          <w:t xml:space="preserve">forces</w:t>
        </w:r>
      </w:ins>
      <w:ins w:id="9314" w:author="PR Preview" w:date="2026-01-01T00:00:00Z">
        <w:r>
          <w:t xml:space="preserve"> </w:t>
        </w:r>
      </w:ins>
      <m:oMath>
        <m:r>
          <m:t>c</m:t>
        </m:r>
        <m:r>
          <m:rPr>
            <m:sty m:val="p"/>
          </m:rPr>
          <m:t>=</m:t>
        </m:r>
        <m:r>
          <m:t>0</m:t>
        </m:r>
      </m:oMath>
      <w:ins w:id="9315" w:author="PR Preview" w:date="2026-01-01T00:00:00Z">
        <w:r>
          <w:t xml:space="preserve">),</w:t>
        </w:r>
      </w:ins>
      <w:ins w:id="9316" w:author="PR Preview" w:date="2026-01-01T00:00:00Z">
        <w:r>
          <w:t xml:space="preserve"> </w:t>
        </w:r>
      </w:ins>
      <w:ins w:id="9317" w:author="PR Preview" w:date="2026-01-01T00:00:00Z">
        <w:r>
          <w:t xml:space="preserve">so</w:t>
        </w:r>
      </w:ins>
      <w:ins w:id="9318" w:author="PR Preview" w:date="2026-01-01T00:00:00Z">
        <w:r>
          <w:t xml:space="preserve"> </w:t>
        </w:r>
      </w:ins>
      <w:ins w:id="9319" w:author="PR Preview" w:date="2026-01-01T00:00:00Z">
        <w:r>
          <w:t xml:space="preserve">$\operatorname{rank}(\mathord{\smash[b]{\underset{\raise.3ex\hbox{$\scriptstyle\sim$}}{w}}\vphantom{w}}^{\top}) \ge 1$</w:t>
        </w:r>
      </w:ins>
      <w:ins w:id="9320" w:author="PR Preview" w:date="2026-01-01T00:00:00Z">
        <w:r>
          <w:t xml:space="preserve"> </w:t>
        </w:r>
      </w:ins>
      <w:ins w:id="9321" w:author="PR Preview" w:date="2026-01-01T00:00:00Z">
        <w:r>
          <w:t xml:space="preserve">(</w:t>
        </w:r>
      </w:ins>
      <w:hyperlink w:anchor="def-rank">
        <w:ins w:id="9322" w:author="PR Preview" w:date="2026-01-01T00:00:00Z">
          <w:r>
            <w:rPr>
              <w:rStyle w:val="Hyperlink"/>
            </w:rPr>
            <w:t xml:space="preserve">Definition 44</w:t>
          </w:r>
        </w:ins>
      </w:hyperlink>
      <w:ins w:id="9323" w:author="PR Preview" w:date="2026-01-01T00:00:00Z">
        <w:r>
          <w:t xml:space="preserve">);</w:t>
        </w:r>
      </w:ins>
      <w:ins w:id="9324" w:author="PR Preview" w:date="2026-01-01T00:00:00Z">
        <w:r>
          <w:t xml:space="preserve"> </w:t>
        </w:r>
      </w:ins>
      <w:ins w:id="9325" w:author="PR Preview" w:date="2026-01-01T00:00:00Z">
        <w:r>
          <w:t xml:space="preserve">and</w:t>
        </w:r>
      </w:ins>
      <w:ins w:id="9326" w:author="PR Preview" w:date="2026-01-01T00:00:00Z">
        <w:r>
          <w:t xml:space="preserve"> </w:t>
        </w:r>
      </w:ins>
      <w:ins w:id="9327" w:author="PR Preview" w:date="2026-01-01T00:00:00Z">
        <w:r>
          <w:t xml:space="preserve">$\operatorname{rank}(\mathord{\smash[b]{\underset{\raise.3ex\hbox{$\scriptstyle\sim$}}{w}}\vphantom{w}}^{\top}) \le \min\mathopen{}\left\{1, p\right\}\mathclose{} = 1$</w:t>
        </w:r>
      </w:ins>
      <w:ins w:id="9328" w:author="PR Preview" w:date="2026-01-01T00:00:00Z">
        <w:r>
          <w:t xml:space="preserve"> </w:t>
        </w:r>
      </w:ins>
      <w:ins w:id="9329" w:author="PR Preview" w:date="2026-01-01T00:00:00Z">
        <w:r>
          <w:t xml:space="preserve">(</w:t>
        </w:r>
      </w:ins>
      <w:hyperlink w:anchor="cor-rank-bound">
        <w:ins w:id="9330" w:author="PR Preview" w:date="2026-01-01T00:00:00Z">
          <w:r>
            <w:rPr>
              <w:rStyle w:val="Hyperlink"/>
            </w:rPr>
            <w:t xml:space="preserve">Corollary 3</w:t>
          </w:r>
        </w:ins>
      </w:hyperlink>
      <w:ins w:id="9331" w:author="PR Preview" w:date="2026-01-01T00:00:00Z">
        <w:r>
          <w:t xml:space="preserve">).</w:t>
        </w:r>
      </w:ins>
      <w:ins w:id="9332" w:author="PR Preview" w:date="2026-01-01T00:00:00Z">
        <w:r>
          <w:t xml:space="preserve"> </w:t>
        </w:r>
      </w:ins>
      <w:ins w:id="9333" w:author="PR Preview" w:date="2026-01-01T00:00:00Z">
        <w:r>
          <w:t xml:space="preserve">So</w:t>
        </w:r>
      </w:ins>
    </w:p>
    <w:p>
      <w:pPr>
        <w:pStyle w:val="BodyText"/>
      </w:pPr>
      <w:ins w:id="9334" w:author="PR Preview" w:date="2026-01-01T00:00:00Z">
        <w:r>
          <w:t xml:space="preserve">$$
    \begin{aligned}
    \dim(\mathcal{H}_0)
    &amp;= \operatorname{nullity}(\mathord{\smash[b]{\underset{\raise.3ex\hbox{$\scriptstyle\sim$}}{w}}\vphantom{w}}^{\top})
    &amp;&amp; \text{(}\text{Definition~58}\text{)}
    \\
    &amp;= p - \operatorname{rank}(\mathord{\smash[b]{\underset{\raise.3ex\hbox{$\scriptstyle\sim$}}{w}}\vphantom{w}}^{\top})
    &amp;&amp; \text{(}\text{Theorem~39}\text{, for the } p \text{ columns of } \mathord{\smash[b]{\underset{\raise.3ex\hbox{$\scriptstyle\sim$}}{w}}\vphantom{w}}^{\top} \text{)}
    \\
    &amp;= p - 1.
    &amp;&amp; \text{(the rank is } 1 \text{)}
    \end{aligned}
    $$</w:t>
        </w:r>
      </w:ins>
    </w:p>
    <w:p>
      <w:pPr>
        <w:pStyle w:val="FirstParagraph"/>
      </w:pPr>
      <w:ins w:id="9335" w:author="PR Preview" w:date="2026-01-01T00:00:00Z">
        <w:r>
          <w:rPr>
            <w:b/>
            <w:bCs/>
          </w:rPr>
          <w:t xml:space="preserve">Part 2.</w:t>
        </w:r>
      </w:ins>
      <w:ins w:id="9336" w:author="PR Preview" w:date="2026-01-01T00:00:00Z">
        <w:r>
          <w:t xml:space="preserve"> </w:t>
        </w:r>
      </w:ins>
      <w:ins w:id="9337" w:author="PR Preview" w:date="2026-01-01T00:00:00Z">
        <w:r>
          <w:t xml:space="preserve">$\mathord{\smash[b]{\underset{\raise.3ex\hbox{$\scriptstyle\sim$}}{w}}\vphantom{w}} \cdot \mathord{\smash[b]{\underset{\raise.3ex\hbox{$\scriptstyle\sim$}}{w}}\vphantom{w}} = w_1^2 + \cdots + w_p^2 &gt; 0$</w:t>
        </w:r>
      </w:ins>
      <w:ins w:id="9338" w:author="PR Preview" w:date="2026-01-01T00:00:00Z">
        <w:r>
          <w:t xml:space="preserve">, because some</w:t>
        </w:r>
      </w:ins>
      <w:ins w:id="9339" w:author="PR Preview" w:date="2026-01-01T00:00:00Z">
        <w:r>
          <w:t xml:space="preserve"> </w:t>
        </w:r>
      </w:ins>
      <m:oMath>
        <m:sSub>
          <m:e>
            <m:r>
              <m:t>w</m:t>
            </m:r>
          </m:e>
          <m:sub>
            <m:r>
              <m:t>j</m:t>
            </m:r>
          </m:sub>
        </m:sSub>
        <m:r>
          <m:rPr>
            <m:sty m:val="p"/>
          </m:rPr>
          <m:t>≠</m:t>
        </m:r>
        <m:r>
          <m:t>0</m:t>
        </m:r>
      </m:oMath>
      <w:ins w:id="9340" w:author="PR Preview" w:date="2026-01-01T00:00:00Z">
        <w:r>
          <w:t xml:space="preserve">.</w:t>
        </w:r>
      </w:ins>
      <w:ins w:id="9341" w:author="PR Preview" w:date="2026-01-01T00:00:00Z">
        <w:r>
          <w:t xml:space="preserve"> </w:t>
        </w:r>
      </w:ins>
      <w:ins w:id="9342" w:author="PR Preview" w:date="2026-01-01T00:00:00Z">
        <w:r>
          <w:t xml:space="preserve">So</w:t>
        </w:r>
      </w:ins>
      <w:ins w:id="9343" w:author="PR Preview" w:date="2026-01-01T00:00:00Z">
        <w:r>
          <w:t xml:space="preserve"> </w:t>
        </w:r>
      </w:ins>
      <w:ins w:id="9344" w:author="PR Preview" w:date="2026-01-01T00:00:00Z">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ins>
      <w:ins w:id="9345" w:author="PR Preview" w:date="2026-01-01T00:00:00Z">
        <w:r>
          <w:t xml:space="preserve"> </w:t>
        </w:r>
      </w:ins>
      <w:ins w:id="9346" w:author="PR Preview" w:date="2026-01-01T00:00:00Z">
        <w:r>
          <w:t xml:space="preserve">is defined, and</w:t>
        </w:r>
      </w:ins>
    </w:p>
    <w:p>
      <w:pPr>
        <w:pStyle w:val="BodyText"/>
      </w:pPr>
      <w:ins w:id="9347" w:author="PR Preview" w:date="2026-01-01T00:00:00Z">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}\text{Theorem~12}\text{)}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ins>
    </w:p>
    <w:p>
      <w:pPr>
        <w:pStyle w:val="FirstParagraph"/>
      </w:pPr>
      <w:ins w:id="9348" w:author="PR Preview" w:date="2026-01-01T00:00:00Z">
        <w:r>
          <w:t xml:space="preserve">so</w:t>
        </w:r>
      </w:ins>
      <w:ins w:id="9349" w:author="PR Preview" w:date="2026-01-01T00:00:00Z">
        <w:r>
          <w:t xml:space="preserve"> </w:t>
        </w:r>
      </w:ins>
      <w:ins w:id="9350" w:author="PR Preview" w:date="2026-01-01T00:00:00Z">
        <w:r>
          <w:t xml:space="preserve">$\mathord{\smash[b]{\underset{\raise.3ex\hbox{$\scriptstyle\sim$}}{x}}\vphantom{x}}^* \in \mathcal{H}$</w:t>
        </w:r>
      </w:ins>
      <w:ins w:id="9351" w:author="PR Preview" w:date="2026-01-01T00:00:00Z">
        <w:r>
          <w:t xml:space="preserve">, and</w:t>
        </w:r>
      </w:ins>
      <w:ins w:id="9352" w:author="PR Preview" w:date="2026-01-01T00:00:00Z">
        <w:r>
          <w:t xml:space="preserve"> </w:t>
        </w:r>
      </w:ins>
      <m:oMath>
        <m:r>
          <m:rPr>
            <m:scr m:val="script"/>
            <m:sty m:val="p"/>
          </m:rPr>
          <m:t>H</m:t>
        </m:r>
      </m:oMath>
      <w:ins w:id="9353" w:author="PR Preview" w:date="2026-01-01T00:00:00Z">
        <w:r>
          <w:t xml:space="preserve"> </w:t>
        </w:r>
      </w:ins>
      <w:ins w:id="9354" w:author="PR Preview" w:date="2026-01-01T00:00:00Z">
        <w:r>
          <w:t xml:space="preserve">is not empty.</w:t>
        </w:r>
      </w:ins>
      <w:ins w:id="9355" w:author="PR Preview" w:date="2026-01-01T00:00:00Z">
        <w:r>
          <w:t xml:space="preserve"> </w:t>
        </w:r>
      </w:ins>
      <w:ins w:id="9356" w:author="PR Preview" w:date="2026-01-01T00:00:00Z">
        <w:r>
          <w:t xml:space="preserve">Now take any</w:t>
        </w:r>
      </w:ins>
      <w:ins w:id="9357" w:author="PR Preview" w:date="2026-01-01T00:00:00Z">
        <w:r>
          <w:t xml:space="preserve"> </w:t>
        </w:r>
      </w:ins>
      <w:ins w:id="9358" w:author="PR Preview" w:date="2026-01-01T00:00:00Z">
        <w:r>
          <w:t xml:space="preserve">$\mathord{\smash[b]{\underset{\raise.3ex\hbox{$\scriptstyle\sim$}}{x}}\vphantom{x}}_0 \in \mathcal{H}$</w:t>
        </w:r>
      </w:ins>
      <w:ins w:id="9359" w:author="PR Preview" w:date="2026-01-01T00:00:00Z">
        <w:r>
          <w:t xml:space="preserve">, so</w:t>
        </w:r>
      </w:ins>
      <w:ins w:id="9360" w:author="PR Preview" w:date="2026-01-01T00:00:00Z">
        <w:r>
          <w:t xml:space="preserve"> </w:t>
        </w:r>
      </w:ins>
      <w:ins w:id="9361" w:author="PR Preview" w:date="2026-01-01T00:00:00Z">
        <w:r>
          <w:t xml:space="preserve">$\mathord{\smash[b]{\underset{\raise.3ex\hbox{$\scriptstyle\sim$}}{w}}\vphantom{w}}^{\top} \mathord{\smash[b]{\underset{\raise.3ex\hbox{$\scriptstyle\sim$}}{x}}\vphantom{x}}_0 = -b$</w:t>
        </w:r>
      </w:ins>
      <w:ins w:id="9362" w:author="PR Preview" w:date="2026-01-01T00:00:00Z">
        <w:r>
          <w:t xml:space="preserve">.</w:t>
        </w:r>
      </w:ins>
      <w:ins w:id="9363" w:author="PR Preview" w:date="2026-01-01T00:00:00Z">
        <w:r>
          <w:t xml:space="preserve"> </w:t>
        </w:r>
      </w:ins>
      <w:ins w:id="9364" w:author="PR Preview" w:date="2026-01-01T00:00:00Z">
        <w:r>
          <w:t xml:space="preserve">For any</w:t>
        </w:r>
      </w:ins>
      <w:ins w:id="9365" w:author="PR Preview" w:date="2026-01-01T00:00:00Z">
        <w:r>
          <w:t xml:space="preserve"> </w:t>
        </w:r>
      </w:ins>
      <w:ins w:id="9366" w:author="PR Preview" w:date="2026-01-01T00:00:00Z">
        <w:r>
          <w:t xml:space="preserve">$\mathord{\smash[b]{\underset{\raise.3ex\hbox{$\scriptstyle\sim$}}{x}}\vphantom{x}}\in \mathbb{R}^p$</w:t>
        </w:r>
      </w:ins>
      <w:ins w:id="9367" w:author="PR Preview" w:date="2026-01-01T00:00:00Z">
        <w:r>
          <w:t xml:space="preserve">,</w:t>
        </w:r>
      </w:ins>
    </w:p>
    <w:p>
      <w:pPr>
        <w:pStyle w:val="BodyText"/>
      </w:pPr>
      <w:ins w:id="9368" w:author="PR Preview" w:date="2026-01-01T00:00:00Z">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\text{(}\text{Theorem~24}\text{,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ins>
    </w:p>
    <w:p>
      <w:pPr>
        <w:pStyle w:val="FirstParagraph"/>
      </w:pPr>
      <w:ins w:id="9369" w:author="PR Preview" w:date="2026-01-01T00:00:00Z">
        <w:r>
          <w:t xml:space="preserve">so</w:t>
        </w:r>
      </w:ins>
      <w:ins w:id="9370" w:author="PR Preview" w:date="2026-01-01T00:00:00Z">
        <w:r>
          <w:t xml:space="preserve"> </w:t>
        </w:r>
      </w:ins>
      <w:ins w:id="9371" w:author="PR Preview" w:date="2026-01-01T00:00:00Z">
        <w:r>
          <w:t xml:space="preserve">$\mathord{\smash[b]{\underset{\raise.3ex\hbox{$\scriptstyle\sim$}}{x}}\vphantom{x}}\in \mathcal{H}$</w:t>
        </w:r>
      </w:ins>
      <w:ins w:id="9372" w:author="PR Preview" w:date="2026-01-01T00:00:00Z">
        <w:r>
          <w:t xml:space="preserve"> </w:t>
        </w:r>
      </w:ins>
      <w:ins w:id="9373" w:author="PR Preview" w:date="2026-01-01T00:00:00Z">
        <w:r>
          <w:t xml:space="preserve">exactly when</w:t>
        </w:r>
      </w:ins>
      <w:ins w:id="9374" w:author="PR Preview" w:date="2026-01-01T00:00:00Z">
        <w:r>
          <w:t xml:space="preserve"> </w:t>
        </w:r>
      </w:ins>
      <w:ins w:id="9375" w:author="PR Preview" w:date="2026-01-01T00:00:00Z">
        <w:r>
          <w:t xml:space="preserve">$\mathord{\smash[b]{\underset{\raise.3ex\hbox{$\scriptstyle\sim$}}{x}}\vphantom{x}}- \mathord{\smash[b]{\underset{\raise.3ex\hbox{$\scriptstyle\sim$}}{x}}\vphantom{x}}_0 \in \mathcal{H}_0$</w:t>
        </w:r>
      </w:ins>
      <w:ins w:id="9376" w:author="PR Preview" w:date="2026-01-01T00:00:00Z">
        <w:r>
          <w:t xml:space="preserve">,</w:t>
        </w:r>
      </w:ins>
      <w:ins w:id="9377" w:author="PR Preview" w:date="2026-01-01T00:00:00Z">
        <w:r>
          <w:t xml:space="preserve"> </w:t>
        </w:r>
      </w:ins>
      <w:ins w:id="9378" w:author="PR Preview" w:date="2026-01-01T00:00:00Z">
        <w:r>
          <w:t xml:space="preserve">that is, exactly when</w:t>
        </w:r>
      </w:ins>
      <w:ins w:id="9379" w:author="PR Preview" w:date="2026-01-01T00:00:00Z">
        <w:r>
          <w:t xml:space="preserve"> </w:t>
        </w:r>
      </w:ins>
      <w:ins w:id="9380" w:author="PR Preview" w:date="2026-01-01T00:00:00Z">
        <w:r>
          <w:t xml:space="preserve">$\mathord{\smash[b]{\underset{\raise.3ex\hbox{$\scriptstyle\sim$}}{x}}\vphantom{x}}= \mathord{\smash[b]{\underset{\raise.3ex\hbox{$\scriptstyle\sim$}}{x}}\vphantom{x}}_0 + \mathord{\smash[b]{\underset{\raise.3ex\hbox{$\scriptstyle\sim$}}{s}}\vphantom{s}}$</w:t>
        </w:r>
      </w:ins>
      <w:ins w:id="9381" w:author="PR Preview" w:date="2026-01-01T00:00:00Z">
        <w:r>
          <w:t xml:space="preserve"> </w:t>
        </w:r>
      </w:ins>
      <w:ins w:id="9382" w:author="PR Preview" w:date="2026-01-01T00:00:00Z">
        <w:r>
          <w:t xml:space="preserve">with</w:t>
        </w:r>
      </w:ins>
      <w:ins w:id="9383" w:author="PR Preview" w:date="2026-01-01T00:00:00Z">
        <w:r>
          <w:t xml:space="preserve"> </w:t>
        </w:r>
      </w:ins>
      <w:ins w:id="9384" w:author="PR Preview" w:date="2026-01-01T00:00:00Z">
        <w:r>
          <w:t xml:space="preserve">$\mathord{\smash[b]{\underset{\raise.3ex\hbox{$\scriptstyle\sim$}}{s}}\vphantom{s}} = \mathord{\smash[b]{\underset{\raise.3ex\hbox{$\scriptstyle\sim$}}{x}}\vphantom{x}}- \mathord{\smash[b]{\underset{\raise.3ex\hbox{$\scriptstyle\sim$}}{x}}\vphantom{x}}_0 \in \mathcal{H}_0$</w:t>
        </w:r>
      </w:ins>
      <w:ins w:id="9385" w:author="PR Preview" w:date="2026-01-01T00:00:00Z">
        <w:r>
          <w:t xml:space="preserve">.</w:t>
        </w:r>
      </w:ins>
      <w:ins w:id="9386" w:author="PR Preview" w:date="2026-01-01T00:00:00Z">
        <w:r>
          <w:t xml:space="preserve"> </w:t>
        </w:r>
      </w:ins>
      <m:oMath>
        <m:sSub>
          <m:e>
            <m:r>
              <m:rPr>
                <m:scr m:val="script"/>
                <m:sty m:val="p"/>
              </m:rPr>
              <m:t>H</m:t>
            </m:r>
          </m:e>
          <m:sub>
            <m:r>
              <m:t>0</m:t>
            </m:r>
          </m:sub>
        </m:sSub>
      </m:oMath>
      <w:ins w:id="9387" w:author="PR Preview" w:date="2026-01-01T00:00:00Z">
        <w:r>
          <w:t xml:space="preserve"> </w:t>
        </w:r>
      </w:ins>
      <w:ins w:id="9388" w:author="PR Preview" w:date="2026-01-01T00:00:00Z">
        <w:r>
          <w:t xml:space="preserve">is a subspace (part 1),</w:t>
        </w:r>
      </w:ins>
      <w:ins w:id="9389" w:author="PR Preview" w:date="2026-01-01T00:00:00Z">
        <w:r>
          <w:t xml:space="preserve"> </w:t>
        </w:r>
      </w:ins>
      <w:ins w:id="9390" w:author="PR Preview" w:date="2026-01-01T00:00:00Z">
        <w:r>
          <w:t xml:space="preserve">so</w:t>
        </w:r>
      </w:ins>
      <w:ins w:id="9391" w:author="PR Preview" w:date="2026-01-01T00:00:00Z">
        <w:r>
          <w:t xml:space="preserve"> </w:t>
        </w:r>
      </w:ins>
      <m:oMath>
        <m:r>
          <m:rPr>
            <m:scr m:val="script"/>
            <m:sty m:val="p"/>
          </m:rPr>
          <m:t>H</m:t>
        </m:r>
      </m:oMath>
      <w:ins w:id="9392" w:author="PR Preview" w:date="2026-01-01T00:00:00Z">
        <w:r>
          <w:t xml:space="preserve"> </w:t>
        </w:r>
      </w:ins>
      <w:ins w:id="9393" w:author="PR Preview" w:date="2026-01-01T00:00:00Z">
        <w:r>
          <w:t xml:space="preserve">has the form in</w:t>
        </w:r>
      </w:ins>
      <w:ins w:id="9394" w:author="PR Preview" w:date="2026-01-01T00:00:00Z">
        <w:r>
          <w:t xml:space="preserve"> </w:t>
        </w:r>
      </w:ins>
      <w:hyperlink w:anchor="def-affine-subspace">
        <w:ins w:id="9395" w:author="PR Preview" w:date="2026-01-01T00:00:00Z">
          <w:r>
            <w:rPr>
              <w:rStyle w:val="Hyperlink"/>
            </w:rPr>
            <w:t xml:space="preserve">Definition 59</w:t>
          </w:r>
        </w:ins>
      </w:hyperlink>
      <w:ins w:id="9396" w:author="PR Preview" w:date="2026-01-01T00:00:00Z">
        <w:r>
          <w:t xml:space="preserve">.</w:t>
        </w:r>
      </w:ins>
    </w:p>
    <w:p>
      <w:pPr>
        <w:pStyle w:val="BodyText"/>
      </w:pPr>
      <w:ins w:id="9397" w:author="PR Preview" w:date="2026-01-01T00:00:00Z">
        <w:r>
          <w:rPr>
            <w:b/>
            <w:bCs/>
          </w:rPr>
          <w:t xml:space="preserve">Part 3.</w:t>
        </w:r>
      </w:ins>
      <w:ins w:id="9398" w:author="PR Preview" w:date="2026-01-01T00:00:00Z">
        <w:r>
          <w:t xml:space="preserve"> </w:t>
        </w:r>
      </w:ins>
      <w:ins w:id="9399" w:author="PR Preview" w:date="2026-01-01T00:00:00Z">
        <w:r>
          <w:t xml:space="preserve">For</w:t>
        </w:r>
      </w:ins>
      <w:ins w:id="9400" w:author="PR Preview" w:date="2026-01-01T00:00:00Z">
        <w:r>
          <w:t xml:space="preserve"> </w:t>
        </w:r>
      </w:ins>
      <w:ins w:id="9401" w:author="PR Preview" w:date="2026-01-01T00:00:00Z">
        <w:r>
          <w:t xml:space="preserve">$\mathord{\smash[b]{\underset{\raise.3ex\hbox{$\scriptstyle\sim$}}{x}}\vphantom{x}}, \mathord{\smash[b]{\underset{\raise.3ex\hbox{$\scriptstyle\sim$}}{y}}\vphantom{y}}\in \mathcal{H}$</w:t>
        </w:r>
      </w:ins>
      <w:ins w:id="9402" w:author="PR Preview" w:date="2026-01-01T00:00:00Z">
        <w:r>
          <w:t xml:space="preserve">, both</w:t>
        </w:r>
      </w:ins>
      <w:ins w:id="9403" w:author="PR Preview" w:date="2026-01-01T00:00:00Z">
        <w:r>
          <w:t xml:space="preserve"> </w:t>
        </w:r>
      </w:ins>
      <w:ins w:id="9404" w:author="PR Preview" w:date="2026-01-01T00:00:00Z">
        <w:r>
          <w:t xml:space="preserve">$\mathord{\smash[b]{\underset{\raise.3ex\hbox{$\scriptstyle\sim$}}{w}}\vphantom{w}}^{\top} \mathord{\smash[b]{\underset{\raise.3ex\hbox{$\scriptstyle\sim$}}{x}}\vphantom{x}}$</w:t>
        </w:r>
      </w:ins>
      <w:ins w:id="9405" w:author="PR Preview" w:date="2026-01-01T00:00:00Z">
        <w:r>
          <w:t xml:space="preserve"> </w:t>
        </w:r>
      </w:ins>
      <w:ins w:id="9406" w:author="PR Preview" w:date="2026-01-01T00:00:00Z">
        <w:r>
          <w:t xml:space="preserve">and</w:t>
        </w:r>
      </w:ins>
      <w:ins w:id="9407" w:author="PR Preview" w:date="2026-01-01T00:00:00Z">
        <w:r>
          <w:t xml:space="preserve"> </w:t>
        </w:r>
      </w:ins>
      <w:ins w:id="9408" w:author="PR Preview" w:date="2026-01-01T00:00:00Z">
        <w:r>
          <w:t xml:space="preserve">$\mathord{\smash[b]{\underset{\raise.3ex\hbox{$\scriptstyle\sim$}}{w}}\vphantom{w}}^{\top} \mathord{\smash[b]{\underset{\raise.3ex\hbox{$\scriptstyle\sim$}}{y}}\vphantom{y}}$</w:t>
        </w:r>
      </w:ins>
      <w:ins w:id="9409" w:author="PR Preview" w:date="2026-01-01T00:00:00Z">
        <w:r>
          <w:t xml:space="preserve"> </w:t>
        </w:r>
      </w:ins>
      <w:ins w:id="9410" w:author="PR Preview" w:date="2026-01-01T00:00:00Z">
        <w:r>
          <w:t xml:space="preserve">equal</w:t>
        </w:r>
      </w:ins>
      <w:ins w:id="9411" w:author="PR Preview" w:date="2026-01-01T00:00:00Z">
        <w:r>
          <w:t xml:space="preserve"> </w:t>
        </w:r>
      </w:ins>
      <m:oMath>
        <m:r>
          <m:rPr>
            <m:sty m:val="p"/>
          </m:rPr>
          <m:t>−</m:t>
        </m:r>
        <m:r>
          <m:t>b</m:t>
        </m:r>
      </m:oMath>
      <w:ins w:id="9412" w:author="PR Preview" w:date="2026-01-01T00:00:00Z">
        <w:r>
          <w:t xml:space="preserve">, so</w:t>
        </w:r>
      </w:ins>
    </w:p>
    <w:p>
      <w:pPr>
        <w:pStyle w:val="BodyText"/>
      </w:pPr>
      <w:ins w:id="9413" w:author="PR Preview" w:date="2026-01-01T00:00:00Z">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\text{(}\text{Theorem~24}\text{, with coefficients } 1 \text{ and } -1 \text{)}
    \\
    &amp;= (-b) - (-b)
    &amp;&amp; \text{(} \mathord{\smash[b]{\underset{\raise.3ex\hbox{$\scriptstyle\sim$}}{x}}\vphantom{x}}, \mathord{\smash[b]{\underset{\raise.3ex\hbox{$\scriptstyle\sim$}}{y}}\vphantom{y}}\in \mathcal{H} \text{)}
    \\
    &amp;= 0.
    &amp;&amp; \text{(arithmetic)}
    \end{aligned}
    $$</w:t>
        </w:r>
      </w:ins>
    </w:p>
    <w:bookmarkStart w:id="279" w:name="exm-hyperplane-subspace"/>
    <w:p>
      <w:pPr>
        <w:pStyle w:val="FirstParagraph"/>
      </w:pPr>
      <w:ins w:id="9414" w:author="PR Preview" w:date="2026-01-01T00:00:00Z">
        <w:r>
          <w:rPr>
            <w:b/>
            <w:bCs/>
          </w:rPr>
          <w:t xml:space="preserve">Example 73 (The plane</w:t>
        </w:r>
      </w:ins>
      <w:ins w:id="9415" w:author="PR Preview" w:date="2026-01-01T00:00:00Z">
        <w:r>
          <w:rPr>
            <w:b/>
            <w:bCs/>
          </w:rPr>
          <w:t xml:space="preserve"> </w:t>
        </w:r>
      </w:ins>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ins w:id="9416" w:author="PR Preview" w:date="2026-01-01T00:00:00Z">
        <w:r>
          <w:rPr>
            <w:b/>
            <w:bCs/>
          </w:rPr>
          <w:t xml:space="preserve"> </w:t>
        </w:r>
      </w:ins>
      <w:ins w:id="9417" w:author="PR Preview" w:date="2026-01-01T00:00:00Z">
        <w:r>
          <w:rPr>
            <w:b/>
            <w:bCs/>
          </w:rPr>
          <w:t xml:space="preserve">in</w:t>
        </w:r>
      </w:ins>
      <w:ins w:id="9418" w:author="PR Preview" w:date="2026-01-01T00:00:00Z">
        <w:r>
          <w:rPr>
            <w:b/>
            <w:bCs/>
          </w:rPr>
          <w:t xml:space="preserve"> </w:t>
        </w:r>
      </w:ins>
      <m:oMath>
        <m:sSup>
          <m:e>
            <m:r>
              <m:rPr>
                <m:scr m:val="double-struck"/>
                <m:sty m:val="p"/>
              </m:rPr>
              <m:t>R</m:t>
            </m:r>
          </m:e>
          <m:sup>
            <m:r>
              <m:t>3</m:t>
            </m:r>
          </m:sup>
        </m:sSup>
      </m:oMath>
      <w:ins w:id="9419" w:author="PR Preview" w:date="2026-01-01T00:00:00Z">
        <w:r>
          <w:rPr>
            <w:b/>
            <w:bCs/>
          </w:rPr>
          <w:t xml:space="preserve">)</w:t>
        </w:r>
      </w:ins>
      <w:ins w:id="9420" w:author="PR Preview" w:date="2026-01-01T00:00:00Z">
        <w:r>
          <w:t xml:space="preserve"> </w:t>
        </w:r>
      </w:ins>
      <w:ins w:id="9421" w:author="PR Preview" w:date="2026-01-01T00:00:00Z">
        <w:r>
          <w:t xml:space="preserve">Take</w:t>
        </w:r>
      </w:ins>
      <w:ins w:id="9422" w:author="PR Preview" w:date="2026-01-01T00:00:00Z">
        <w:r>
          <w:t xml:space="preserve"> </w:t>
        </w:r>
      </w:ins>
      <w:ins w:id="9423" w:author="PR Preview" w:date="2026-01-01T00:00:00Z">
        <w:r>
          <w:t xml:space="preserve">$\mathord{\smash[b]{\underset{\raise.3ex\hbox{$\scriptstyle\sim$}}{w}}\vphantom{w}} = (1, 1, 1)$</w:t>
        </w:r>
      </w:ins>
      <w:ins w:id="9424" w:author="PR Preview" w:date="2026-01-01T00:00:00Z">
        <w:r>
          <w:t xml:space="preserve"> </w:t>
        </w:r>
      </w:ins>
      <w:ins w:id="9425" w:author="PR Preview" w:date="2026-01-01T00:00:00Z">
        <w:r>
          <w:t xml:space="preserve">and</w:t>
        </w:r>
      </w:ins>
      <w:ins w:id="9426" w:author="PR Preview" w:date="2026-01-01T00:00:00Z">
        <w:r>
          <w:t xml:space="preserve"> </w:t>
        </w:r>
      </w:ins>
      <m:oMath>
        <m:r>
          <m:t>b</m:t>
        </m:r>
        <m:r>
          <m:rPr>
            <m:sty m:val="p"/>
          </m:rPr>
          <m:t>=</m:t>
        </m:r>
        <m:r>
          <m:rPr>
            <m:sty m:val="p"/>
          </m:rPr>
          <m:t>−</m:t>
        </m:r>
        <m:r>
          <m:t>1</m:t>
        </m:r>
      </m:oMath>
      <w:ins w:id="9427" w:author="PR Preview" w:date="2026-01-01T00:00:00Z">
        <w:r>
          <w:t xml:space="preserve">,</w:t>
        </w:r>
      </w:ins>
      <w:ins w:id="9428" w:author="PR Preview" w:date="2026-01-01T00:00:00Z">
        <w:r>
          <w:t xml:space="preserve"> </w:t>
        </w:r>
      </w:ins>
      <w:ins w:id="9429" w:author="PR Preview" w:date="2026-01-01T00:00:00Z">
        <w:r>
          <w:t xml:space="preserve">so</w:t>
        </w:r>
      </w:ins>
      <w:ins w:id="9430" w:author="PR Preview" w:date="2026-01-01T00:00:00Z">
        <w:r>
          <w:t xml:space="preserve"> </w:t>
        </w:r>
      </w:ins>
      <w:ins w:id="9431" w:author="PR Preview" w:date="2026-01-01T00:00:00Z">
        <w:r>
          <w:t xml:space="preserve">$\mathcal{H} = \mathopen{}\left\{\mathord{\smash[b]{\underset{\raise.3ex\hbox{$\scriptstyle\sim$}}{x}}\vphantom{x}}: x_1 + x_2 + x_3 - 1 = 0\right\}\mathclose{}$</w:t>
        </w:r>
      </w:ins>
      <w:ins w:id="9432" w:author="PR Preview" w:date="2026-01-01T00:00:00Z">
        <w:r>
          <w:t xml:space="preserve">,</w:t>
        </w:r>
      </w:ins>
      <w:ins w:id="9433" w:author="PR Preview" w:date="2026-01-01T00:00:00Z">
        <w:r>
          <w:t xml:space="preserve"> </w:t>
        </w:r>
      </w:ins>
      <w:ins w:id="9434" w:author="PR Preview" w:date="2026-01-01T00:00:00Z">
        <w:r>
          <w:t xml:space="preserve">the plane that</w:t>
        </w:r>
      </w:ins>
      <w:ins w:id="9435" w:author="PR Preview" w:date="2026-01-01T00:00:00Z">
        <w:r>
          <w:t xml:space="preserve"> </w:t>
        </w:r>
      </w:ins>
      <w:hyperlink w:anchor="exm-subspace-zero">
        <w:ins w:id="9436" w:author="PR Preview" w:date="2026-01-01T00:00:00Z">
          <w:r>
            <w:rPr>
              <w:rStyle w:val="Hyperlink"/>
            </w:rPr>
            <w:t xml:space="preserve">Example 39</w:t>
          </w:r>
        </w:ins>
      </w:hyperlink>
      <w:ins w:id="9437" w:author="PR Preview" w:date="2026-01-01T00:00:00Z">
        <w:r>
          <w:t xml:space="preserve"> </w:t>
        </w:r>
      </w:ins>
      <w:ins w:id="9438" w:author="PR Preview" w:date="2026-01-01T00:00:00Z">
        <w:r>
          <w:t xml:space="preserve">showed is not a subspace.</w:t>
        </w:r>
      </w:ins>
      <w:ins w:id="9439" w:author="PR Preview" w:date="2026-01-01T00:00:00Z">
        <w:r>
          <w:t xml:space="preserve"> </w:t>
        </w:r>
      </w:ins>
      <w:ins w:id="9440" w:author="PR Preview" w:date="2026-01-01T00:00:00Z">
        <w:r>
          <w:t xml:space="preserve">By part 1,</w:t>
        </w:r>
      </w:ins>
      <w:ins w:id="9441" w:author="PR Preview" w:date="2026-01-01T00:00:00Z">
        <w:r>
          <w:t xml:space="preserve"> </w:t>
        </w:r>
      </w:ins>
      <w:ins w:id="9442" w:author="PR Preview" w:date="2026-01-01T00:00:00Z">
        <w:r>
          <w:t xml:space="preserve">$\mathcal{H}_0 = \mathopen{}\left\{\mathord{\smash[b]{\underset{\raise.3ex\hbox{$\scriptstyle\sim$}}{x}}\vphantom{x}}: x_1 + x_2 + x_3 = 0\right\}\mathclose{}$</w:t>
        </w:r>
      </w:ins>
      <w:ins w:id="9443" w:author="PR Preview" w:date="2026-01-01T00:00:00Z">
        <w:r>
          <w:t xml:space="preserve"> </w:t>
        </w:r>
      </w:ins>
      <w:ins w:id="9444" w:author="PR Preview" w:date="2026-01-01T00:00:00Z">
        <w:r>
          <w:t xml:space="preserve">is a subspace of dimension</w:t>
        </w:r>
      </w:ins>
      <w:ins w:id="9445" w:author="PR Preview" w:date="2026-01-01T00:00:00Z">
        <w:r>
          <w:t xml:space="preserve"> </w:t>
        </w:r>
      </w:ins>
      <m:oMath>
        <m:r>
          <m:t>3</m:t>
        </m:r>
        <m:r>
          <m:rPr>
            <m:sty m:val="p"/>
          </m:rPr>
          <m:t>−</m:t>
        </m:r>
        <m:r>
          <m:t>1</m:t>
        </m:r>
        <m:r>
          <m:rPr>
            <m:sty m:val="p"/>
          </m:rPr>
          <m:t>=</m:t>
        </m:r>
        <m:r>
          <m:t>2</m:t>
        </m:r>
      </m:oMath>
      <w:ins w:id="9446" w:author="PR Preview" w:date="2026-01-01T00:00:00Z">
        <w:r>
          <w:t xml:space="preserve">.</w:t>
        </w:r>
      </w:ins>
    </w:p>
    <w:p>
      <w:pPr>
        <w:numPr>
          <w:ilvl w:val="0"/>
          <w:numId w:val="1029"/>
        </w:numPr>
      </w:pPr>
      <w:ins w:id="9447" w:author="PR Preview" w:date="2026-01-01T00:00:00Z">
        <w:r>
          <w:t xml:space="preserve">$\mathord{\smash[b]{\underset{\raise.3ex\hbox{$\scriptstyle\sim$}}{x}}\vphantom{x}}_0 = (1, 0, 0)$</w:t>
        </w:r>
      </w:ins>
      <w:ins w:id="9448" w:author="PR Preview" w:date="2026-01-01T00:00:00Z">
        <w:r>
          <w:t xml:space="preserve"> </w:t>
        </w:r>
      </w:ins>
      <w:ins w:id="9449" w:author="PR Preview" w:date="2026-01-01T00:00:00Z">
        <w:r>
          <w:t xml:space="preserve">is in</w:t>
        </w:r>
      </w:ins>
      <w:ins w:id="9450" w:author="PR Preview" w:date="2026-01-01T00:00:00Z">
        <w:r>
          <w:t xml:space="preserve"> </w:t>
        </w:r>
      </w:ins>
      <m:oMath>
        <m:r>
          <m:rPr>
            <m:scr m:val="script"/>
            <m:sty m:val="p"/>
          </m:rPr>
          <m:t>H</m:t>
        </m:r>
      </m:oMath>
      <w:ins w:id="9451" w:author="PR Preview" w:date="2026-01-01T00:00:00Z">
        <w:r>
          <w:t xml:space="preserve">, since</w:t>
        </w:r>
      </w:ins>
      <w:ins w:id="9452" w:author="PR Preview" w:date="2026-01-01T00:00:00Z">
        <w:r>
          <w:t xml:space="preserve"> </w:t>
        </w:r>
      </w:ins>
      <m:oMath>
        <m:r>
          <m:t>1</m:t>
        </m:r>
        <m:r>
          <m:rPr>
            <m:sty m:val="p"/>
          </m:rPr>
          <m:t>+</m:t>
        </m:r>
        <m:r>
          <m:t>0</m:t>
        </m:r>
        <m:r>
          <m:rPr>
            <m:sty m:val="p"/>
          </m:rPr>
          <m:t>+</m:t>
        </m:r>
        <m:r>
          <m:t>0</m:t>
        </m:r>
        <m:r>
          <m:rPr>
            <m:sty m:val="p"/>
          </m:rPr>
          <m:t>−</m:t>
        </m:r>
        <m:r>
          <m:t>1</m:t>
        </m:r>
        <m:r>
          <m:rPr>
            <m:sty m:val="p"/>
          </m:rPr>
          <m:t>=</m:t>
        </m:r>
        <m:r>
          <m:t>0</m:t>
        </m:r>
      </m:oMath>
      <w:ins w:id="9453" w:author="PR Preview" w:date="2026-01-01T00:00:00Z">
        <w:r>
          <w:t xml:space="preserve">,</w:t>
        </w:r>
      </w:ins>
      <w:ins w:id="9454" w:author="PR Preview" w:date="2026-01-01T00:00:00Z">
        <w:r>
          <w:t xml:space="preserve"> </w:t>
        </w:r>
      </w:ins>
      <w:ins w:id="9455" w:author="PR Preview" w:date="2026-01-01T00:00:00Z">
        <w:r>
          <w:t xml:space="preserve">and so is</w:t>
        </w:r>
      </w:ins>
      <w:ins w:id="9456" w:author="PR Preview" w:date="2026-01-01T00:00:00Z">
        <w:r>
          <w:t xml:space="preserve"> </w:t>
        </w:r>
      </w:ins>
      <w:ins w:id="9457" w:author="PR Preview" w:date="2026-01-01T00:00:00Z">
        <w:r>
          <w:t xml:space="preserve">$\mathord{\smash[b]{\underset{\raise.3ex\hbox{$\scriptstyle\sim$}}{y}}\vphantom{y}}= (0, 1, 0)$</w:t>
        </w:r>
      </w:ins>
      <w:ins w:id="9458" w:author="PR Preview" w:date="2026-01-01T00:00:00Z">
        <w:r>
          <w:t xml:space="preserve">.</w:t>
        </w:r>
      </w:ins>
    </w:p>
    <w:p>
      <w:pPr>
        <w:numPr>
          <w:ilvl w:val="0"/>
          <w:numId w:val="1029"/>
        </w:numPr>
      </w:pPr>
      <w:ins w:id="9459" w:author="PR Preview" w:date="2026-01-01T00:00:00Z">
        <w:r>
          <w:t xml:space="preserve">Their difference</w:t>
        </w:r>
      </w:ins>
      <w:ins w:id="9460" w:author="PR Preview" w:date="2026-01-01T00:00:00Z">
        <w:r>
          <w:t xml:space="preserve"> </w:t>
        </w:r>
      </w:ins>
      <w:ins w:id="9461" w:author="PR Preview" w:date="2026-01-01T00:00:00Z">
        <w:r>
          <w:t xml:space="preserve">$\mathord{\smash[b]{\underset{\raise.3ex\hbox{$\scriptstyle\sim$}}{y}}\vphantom{y}}- \mathord{\smash[b]{\underset{\raise.3ex\hbox{$\scriptstyle\sim$}}{x}}\vphantom{x}}_0 = (-1, 1, 0)$</w:t>
        </w:r>
      </w:ins>
      <w:ins w:id="9462" w:author="PR Preview" w:date="2026-01-01T00:00:00Z">
        <w:r>
          <w:t xml:space="preserve"> </w:t>
        </w:r>
      </w:ins>
      <w:ins w:id="9463" w:author="PR Preview" w:date="2026-01-01T00:00:00Z">
        <w:r>
          <w:t xml:space="preserve">has entries summing to</w:t>
        </w:r>
      </w:ins>
      <w:ins w:id="9464" w:author="PR Preview" w:date="2026-01-01T00:00:00Z">
        <w:r>
          <w:t xml:space="preserve"> </w:t>
        </w:r>
      </w:ins>
      <m:oMath>
        <m:r>
          <m:rPr>
            <m:sty m:val="p"/>
          </m:rPr>
          <m:t>−</m:t>
        </m:r>
        <m:r>
          <m:t>1</m:t>
        </m:r>
        <m:r>
          <m:rPr>
            <m:sty m:val="p"/>
          </m:rPr>
          <m:t>+</m:t>
        </m:r>
        <m:r>
          <m:t>1</m:t>
        </m:r>
        <m:r>
          <m:rPr>
            <m:sty m:val="p"/>
          </m:rPr>
          <m:t>+</m:t>
        </m:r>
        <m:r>
          <m:t>0</m:t>
        </m:r>
        <m:r>
          <m:rPr>
            <m:sty m:val="p"/>
          </m:rPr>
          <m:t>=</m:t>
        </m:r>
        <m:r>
          <m:t>0</m:t>
        </m:r>
      </m:oMath>
      <w:ins w:id="9465" w:author="PR Preview" w:date="2026-01-01T00:00:00Z">
        <w:r>
          <w:t xml:space="preserve">,</w:t>
        </w:r>
      </w:ins>
      <w:ins w:id="9466" w:author="PR Preview" w:date="2026-01-01T00:00:00Z">
        <w:r>
          <w:t xml:space="preserve"> </w:t>
        </w:r>
      </w:ins>
      <w:ins w:id="9467" w:author="PR Preview" w:date="2026-01-01T00:00:00Z">
        <w:r>
          <w:t xml:space="preserve">so it is in</w:t>
        </w:r>
      </w:ins>
      <w:ins w:id="9468" w:author="PR Preview" w:date="2026-01-01T00:00:00Z">
        <w:r>
          <w:t xml:space="preserve"> </w:t>
        </w:r>
      </w:ins>
      <m:oMath>
        <m:sSub>
          <m:e>
            <m:r>
              <m:rPr>
                <m:scr m:val="script"/>
                <m:sty m:val="p"/>
              </m:rPr>
              <m:t>H</m:t>
            </m:r>
          </m:e>
          <m:sub>
            <m:r>
              <m:t>0</m:t>
            </m:r>
          </m:sub>
        </m:sSub>
      </m:oMath>
      <w:ins w:id="9469" w:author="PR Preview" w:date="2026-01-01T00:00:00Z">
        <w:r>
          <w:t xml:space="preserve">, and</w:t>
        </w:r>
      </w:ins>
      <w:ins w:id="9470" w:author="PR Preview" w:date="2026-01-01T00:00:00Z">
        <w:r>
          <w:t xml:space="preserve"> </w:t>
        </w:r>
      </w:ins>
      <w:ins w:id="9471" w:author="PR Preview" w:date="2026-01-01T00:00:00Z">
        <w:r>
          <w:t xml:space="preserve">$\mathord{\smash[b]{\underset{\raise.3ex\hbox{$\scriptstyle\sim$}}{y}}\vphantom{y}}= \mathord{\smash[b]{\underset{\raise.3ex\hbox{$\scriptstyle\sim$}}{x}}\vphantom{x}}_0 + (-1, 1, 0)$</w:t>
        </w:r>
      </w:ins>
      <w:ins w:id="9472" w:author="PR Preview" w:date="2026-01-01T00:00:00Z">
        <w:r>
          <w:t xml:space="preserve">, as part 2 says.</w:t>
        </w:r>
      </w:ins>
    </w:p>
    <w:p>
      <w:pPr>
        <w:pStyle w:val="BodyText"/>
      </w:pPr>
      <w:ins w:id="9473" w:author="PR Preview" w:date="2026-01-01T00:00:00Z">
        <w:r>
          <w:t xml:space="preserve">$$
    \begin{aligned}
    \mathord{\smash[b]{\underset{\raise.3ex\hbox{$\scriptstyle\sim$}}{w}}\vphantom{w}} \cdot (-1, 1, 0) &amp;= -1 + 1 + 0 \\
    &amp;= 0,
    \end{aligned}
    $$</w:t>
        </w:r>
      </w:ins>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limLow>
                    <m:e>
                      <m:r>
                        <m:t>x</m:t>
                      </m:r>
                    </m:e>
                    <m:lim>
                      <m:r>
                        <m:rPr>
                          <m:sty m:val="p"/>
                        </m:rPr>
                        <m:t>∼</m:t>
                      </m:r>
                    </m:lim>
                  </m:limLow>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pStyle w:val="BodyText"/>
      </w:pPr>
      <w:ins w:id="9474" w:author="PR Preview" w:date="2026-01-01T00:00:00Z">
        <w:r>
          <w:t xml:space="preserve">$$
    \begin{aligned}
    \mathord{\smash[b]{\underset{\raise.3ex\hbox{$\scriptstyle\sim$}}{x}}\vphantom{x}}^* &amp;= -\frac{-1}{3}\,(1, 1, 1) \\
    &amp;= \mathopen{}\left(\tfrac{1}{3}, \tfrac{1}{3}, \tfrac{1}{3}\right)\mathclose{},
    \end{aligned}
    $$</w:t>
        </w:r>
      </w:ins>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del w:id="9475" w:author="PR Preview" w:date="2026-01-01T00:00:00Z">
        <w:r>
          <w:rPr>
            <w:b/>
            <w:bCs/>
          </w:rPr>
          <w:delText xml:space="preserve">Theorem 43 (Where a hyperplane passes, and its shape in</w:delText>
        </w:r>
      </w:del>
      <w:del w:id="9476" w:author="PR Preview" w:date="2026-01-01T00:00:00Z">
        <w:r>
          <w:rPr>
            <w:b/>
            <w:bCs/>
          </w:rPr>
          <w:delText xml:space="preserve"> </w:delText>
        </w:r>
      </w:del>
      <m:oMath>
        <m:sSup>
          <m:e>
            <m:r>
              <m:rPr>
                <m:scr m:val="double-struck"/>
                <m:sty m:val="p"/>
              </m:rPr>
              <m:t>R</m:t>
            </m:r>
          </m:e>
          <m:sup>
            <m:r>
              <m:t>2</m:t>
            </m:r>
          </m:sup>
        </m:sSup>
      </m:oMath>
      <w:del w:id="9477" w:author="PR Preview" w:date="2026-01-01T00:00:00Z">
        <w:r>
          <w:rPr>
            <w:b/>
            <w:bCs/>
          </w:rPr>
          <w:delText xml:space="preserve"> </w:delText>
        </w:r>
      </w:del>
      <w:del w:id="9478" w:author="PR Preview" w:date="2026-01-01T00:00:00Z">
        <w:r>
          <w:rPr>
            <w:b/>
            <w:bCs/>
          </w:rPr>
          <w:delText xml:space="preserve">and</w:delText>
        </w:r>
      </w:del>
      <w:del w:id="9479" w:author="PR Preview" w:date="2026-01-01T00:00:00Z">
        <w:r>
          <w:rPr>
            <w:b/>
            <w:bCs/>
          </w:rPr>
          <w:delText xml:space="preserve"> </w:delText>
        </w:r>
      </w:del>
      <m:oMath>
        <m:sSup>
          <m:e>
            <m:r>
              <m:rPr>
                <m:scr m:val="double-struck"/>
                <m:sty m:val="p"/>
              </m:rPr>
              <m:t>R</m:t>
            </m:r>
          </m:e>
          <m:sup>
            <m:r>
              <m:t>3</m:t>
            </m:r>
          </m:sup>
        </m:sSup>
      </m:oMath>
      <w:del w:id="9480" w:author="PR Preview" w:date="2026-01-01T00:00:00Z">
        <w:r>
          <w:rPr>
            <w:b/>
            <w:bCs/>
          </w:rPr>
          <w:delText xml:space="preserve">)</w:delText>
        </w:r>
      </w:del>
      <w:del w:id="9481" w:author="PR Preview" w:date="2026-01-01T00:00:00Z">
        <w:r>
          <w:delText xml:space="preserve"> </w:delText>
        </w:r>
      </w:del>
      <w:del w:id="9482" w:author="PR Preview" w:date="2026-01-01T00:00:00Z">
        <w:r>
          <w:delText xml:space="preserve">Let</w:delText>
        </w:r>
      </w:del>
      <w:del w:id="9483" w:author="PR Preview" w:date="2026-01-01T00:00:00Z">
        <w:r>
          <w:delText xml:space="preserve"> </w:delText>
        </w:r>
      </w:del>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0</m:t>
            </m:r>
          </m:e>
        </m:d>
        <m:r>
          <m:t>​</m:t>
        </m:r>
      </m:oMath>
      <w:del w:id="9484" w:author="PR Preview" w:date="2026-01-01T00:00:00Z">
        <w:r>
          <w:delText xml:space="preserve"> </w:delText>
        </w:r>
      </w:del>
      <w:del w:id="9485" w:author="PR Preview" w:date="2026-01-01T00:00:00Z">
        <w:r>
          <w:delText xml:space="preserve">be a hyperplane (</w:delText>
        </w:r>
      </w:del>
      <w:hyperlink w:anchor="def-hyperplane">
        <w:del w:id="9486" w:author="PR Preview" w:date="2026-01-01T00:00:00Z">
          <w:r>
            <w:rPr>
              <w:rStyle w:val="Hyperlink"/>
            </w:rPr>
            <w:delText xml:space="preserve">Definition 41</w:delText>
          </w:r>
        </w:del>
      </w:hyperlink>
      <w:del w:id="9487" w:author="PR Preview" w:date="2026-01-01T00:00:00Z">
        <w:r>
          <w:delText xml:space="preserve">).</w:delText>
        </w:r>
      </w:del>
    </w:p>
    <w:p>
      <w:pPr>
        <w:pStyle w:val="Compact"/>
        <w:numPr>
          <w:ilvl w:val="0"/>
          <w:numId w:val="1030"/>
        </w:numPr>
      </w:pPr>
      <m:oMath>
        <m:r>
          <m:rPr>
            <m:scr m:val="script"/>
            <m:sty m:val="p"/>
          </m:rPr>
          <m:t>H</m:t>
        </m:r>
      </m:oMath>
      <w:del w:id="9488" w:author="PR Preview" w:date="2026-01-01T00:00:00Z">
        <w:r>
          <w:delText xml:space="preserve"> </w:delText>
        </w:r>
      </w:del>
      <w:del w:id="9489" w:author="PR Preview" w:date="2026-01-01T00:00:00Z">
        <w:r>
          <w:delText xml:space="preserve">contains the origin</w:delText>
        </w:r>
      </w:del>
      <w:del w:id="9490" w:author="PR Preview" w:date="2026-01-01T00:00:00Z">
        <w:r>
          <w:delText xml:space="preserve"> </w:delText>
        </w:r>
      </w:del>
      <m:oMath>
        <m:limLow>
          <m:e>
            <m:r>
              <m:t>0</m:t>
            </m:r>
          </m:e>
          <m:lim>
            <m:r>
              <m:rPr>
                <m:sty m:val="p"/>
              </m:rPr>
              <m:t>∼</m:t>
            </m:r>
          </m:lim>
        </m:limLow>
      </m:oMath>
      <w:del w:id="9491" w:author="PR Preview" w:date="2026-01-01T00:00:00Z">
        <w:r>
          <w:delText xml:space="preserve"> </w:delText>
        </w:r>
      </w:del>
      <w:del w:id="9492" w:author="PR Preview" w:date="2026-01-01T00:00:00Z">
        <w:r>
          <w:delText xml:space="preserve">exactly when</w:delText>
        </w:r>
      </w:del>
      <w:del w:id="9493" w:author="PR Preview" w:date="2026-01-01T00:00:00Z">
        <w:r>
          <w:delText xml:space="preserve"> </w:delText>
        </w:r>
      </w:del>
      <m:oMath>
        <m:r>
          <m:t>b</m:t>
        </m:r>
        <m:r>
          <m:rPr>
            <m:sty m:val="p"/>
          </m:rPr>
          <m:t>=</m:t>
        </m:r>
        <m:r>
          <m:t>0</m:t>
        </m:r>
      </m:oMath>
      <w:del w:id="9494" w:author="PR Preview" w:date="2026-01-01T00:00:00Z">
        <w:r>
          <w:delText xml:space="preserve">.</w:delText>
        </w:r>
      </w:del>
    </w:p>
    <w:p>
      <w:pPr>
        <w:pStyle w:val="Compact"/>
        <w:numPr>
          <w:ilvl w:val="0"/>
          <w:numId w:val="1030"/>
        </w:numPr>
      </w:pPr>
      <w:del w:id="9495" w:author="PR Preview" w:date="2026-01-01T00:00:00Z">
        <w:r>
          <w:delText xml:space="preserve">If</w:delText>
        </w:r>
      </w:del>
      <w:del w:id="9496" w:author="PR Preview" w:date="2026-01-01T00:00:00Z">
        <w:r>
          <w:delText xml:space="preserve"> </w:delText>
        </w:r>
      </w:del>
      <m:oMath>
        <m:r>
          <m:t>p</m:t>
        </m:r>
        <m:r>
          <m:rPr>
            <m:sty m:val="p"/>
          </m:rPr>
          <m:t>=</m:t>
        </m:r>
        <m:r>
          <m:t>2</m:t>
        </m:r>
      </m:oMath>
      <w:del w:id="9497" w:author="PR Preview" w:date="2026-01-01T00:00:00Z">
        <w:r>
          <w:delText xml:space="preserve">, then</w:delText>
        </w:r>
      </w:del>
      <w:del w:id="9498" w:author="PR Preview" w:date="2026-01-01T00:00:00Z">
        <w:r>
          <w:delText xml:space="preserve"> </w:delText>
        </w:r>
      </w:del>
      <m:oMath>
        <m:r>
          <m:rPr>
            <m:scr m:val="script"/>
            <m:sty m:val="p"/>
          </m:rPr>
          <m:t>H</m:t>
        </m:r>
      </m:oMath>
      <w:del w:id="9499" w:author="PR Preview" w:date="2026-01-01T00:00:00Z">
        <w:r>
          <w:delText xml:space="preserve"> </w:delText>
        </w:r>
      </w:del>
      <w:del w:id="9500" w:author="PR Preview" w:date="2026-01-01T00:00:00Z">
        <w:r>
          <w:delText xml:space="preserve">is a line:</w:delText>
        </w:r>
      </w:del>
      <w:del w:id="9501" w:author="PR Preview" w:date="2026-01-01T00:00:00Z">
        <w:r>
          <w:delText xml:space="preserve"> </w:delText>
        </w:r>
      </w:del>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r>
              <m:t>t</m:t>
            </m:r>
            <m:r>
              <m:t> </m:t>
            </m:r>
            <m:limLow>
              <m:e>
                <m:r>
                  <m:t>v</m:t>
                </m:r>
              </m:e>
              <m:lim>
                <m:r>
                  <m:rPr>
                    <m:sty m:val="p"/>
                  </m:rPr>
                  <m:t>∼</m:t>
                </m:r>
              </m:lim>
            </m:limLow>
            <m:r>
              <m:rPr>
                <m:sty m:val="p"/>
              </m:rPr>
              <m:t>:</m:t>
            </m:r>
            <m:r>
              <m:t>t</m:t>
            </m:r>
            <m:r>
              <m:rPr>
                <m:sty m:val="p"/>
              </m:rPr>
              <m:t>∈</m:t>
            </m:r>
            <m:r>
              <m:rPr>
                <m:scr m:val="double-struck"/>
                <m:sty m:val="p"/>
              </m:rPr>
              <m:t>R</m:t>
            </m:r>
          </m:e>
        </m:d>
        <m:r>
          <m:t>​</m:t>
        </m:r>
      </m:oMath>
      <w:del w:id="9502" w:author="PR Preview" w:date="2026-01-01T00:00:00Z">
        <w:r>
          <w:delText xml:space="preserve"> </w:delText>
        </w:r>
      </w:del>
      <w:del w:id="9503" w:author="PR Preview" w:date="2026-01-01T00:00:00Z">
        <w:r>
          <w:delText xml:space="preserve">for some</w:delText>
        </w:r>
      </w:del>
      <w:del w:id="9504" w:author="PR Preview" w:date="2026-01-01T00:00:00Z">
        <w:r>
          <w:delText xml:space="preserve"> </w:delText>
        </w:r>
      </w:del>
      <m:oMath>
        <m:sSub>
          <m:e>
            <m:limLow>
              <m:e>
                <m:r>
                  <m:t>x</m:t>
                </m:r>
              </m:e>
              <m:lim>
                <m:r>
                  <m:rPr>
                    <m:sty m:val="p"/>
                  </m:rPr>
                  <m:t>∼</m:t>
                </m:r>
              </m:lim>
            </m:limLow>
          </m:e>
          <m:sub>
            <m:r>
              <m:t>0</m:t>
            </m:r>
          </m:sub>
        </m:sSub>
        <m:r>
          <m:rPr>
            <m:sty m:val="p"/>
          </m:rPr>
          <m:t>∈</m:t>
        </m:r>
        <m:sSup>
          <m:e>
            <m:r>
              <m:rPr>
                <m:scr m:val="double-struck"/>
                <m:sty m:val="p"/>
              </m:rPr>
              <m:t>R</m:t>
            </m:r>
          </m:e>
          <m:sup>
            <m:r>
              <m:t>2</m:t>
            </m:r>
          </m:sup>
        </m:sSup>
      </m:oMath>
      <w:del w:id="9505" w:author="PR Preview" w:date="2026-01-01T00:00:00Z">
        <w:r>
          <w:delText xml:space="preserve"> </w:delText>
        </w:r>
      </w:del>
      <w:del w:id="9506" w:author="PR Preview" w:date="2026-01-01T00:00:00Z">
        <w:r>
          <w:delText xml:space="preserve">and some nonzero</w:delText>
        </w:r>
      </w:del>
      <w:del w:id="9507" w:author="PR Preview" w:date="2026-01-01T00:00:00Z">
        <w:r>
          <w:delText xml:space="preserve"> </w:delText>
        </w:r>
      </w:del>
      <m:oMath>
        <m:limLow>
          <m:e>
            <m:r>
              <m:t>v</m:t>
            </m:r>
          </m:e>
          <m:lim>
            <m:r>
              <m:rPr>
                <m:sty m:val="p"/>
              </m:rPr>
              <m:t>∼</m:t>
            </m:r>
          </m:lim>
        </m:limLow>
        <m:r>
          <m:rPr>
            <m:sty m:val="p"/>
          </m:rPr>
          <m:t>∈</m:t>
        </m:r>
        <m:sSup>
          <m:e>
            <m:r>
              <m:rPr>
                <m:scr m:val="double-struck"/>
                <m:sty m:val="p"/>
              </m:rPr>
              <m:t>R</m:t>
            </m:r>
          </m:e>
          <m:sup>
            <m:r>
              <m:t>2</m:t>
            </m:r>
          </m:sup>
        </m:sSup>
      </m:oMath>
      <w:del w:id="9508" w:author="PR Preview" w:date="2026-01-01T00:00:00Z">
        <w:r>
          <w:delText xml:space="preserve">.</w:delText>
        </w:r>
      </w:del>
    </w:p>
    <w:p>
      <w:pPr>
        <w:pStyle w:val="Compact"/>
        <w:numPr>
          <w:ilvl w:val="0"/>
          <w:numId w:val="1030"/>
        </w:numPr>
      </w:pPr>
      <w:del w:id="9509" w:author="PR Preview" w:date="2026-01-01T00:00:00Z">
        <w:r>
          <w:delText xml:space="preserve">If</w:delText>
        </w:r>
      </w:del>
      <w:del w:id="9510" w:author="PR Preview" w:date="2026-01-01T00:00:00Z">
        <w:r>
          <w:delText xml:space="preserve"> </w:delText>
        </w:r>
      </w:del>
      <m:oMath>
        <m:r>
          <m:t>p</m:t>
        </m:r>
        <m:r>
          <m:rPr>
            <m:sty m:val="p"/>
          </m:rPr>
          <m:t>=</m:t>
        </m:r>
        <m:r>
          <m:t>3</m:t>
        </m:r>
      </m:oMath>
      <w:del w:id="9511" w:author="PR Preview" w:date="2026-01-01T00:00:00Z">
        <w:r>
          <w:delText xml:space="preserve">, then</w:delText>
        </w:r>
      </w:del>
      <w:del w:id="9512" w:author="PR Preview" w:date="2026-01-01T00:00:00Z">
        <w:r>
          <w:delText xml:space="preserve"> </w:delText>
        </w:r>
      </w:del>
      <m:oMath>
        <m:r>
          <m:rPr>
            <m:scr m:val="script"/>
            <m:sty m:val="p"/>
          </m:rPr>
          <m:t>H</m:t>
        </m:r>
      </m:oMath>
      <w:del w:id="9513" w:author="PR Preview" w:date="2026-01-01T00:00:00Z">
        <w:r>
          <w:delText xml:space="preserve"> </w:delText>
        </w:r>
      </w:del>
      <w:del w:id="9514" w:author="PR Preview" w:date="2026-01-01T00:00:00Z">
        <w:r>
          <w:delText xml:space="preserve">is a plane:</w:delText>
        </w:r>
      </w:del>
      <w:del w:id="9515" w:author="PR Preview" w:date="2026-01-01T00:00:00Z">
        <w:r>
          <w:delText xml:space="preserve"> </w:delText>
        </w:r>
      </w:del>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r>
              <m:rPr>
                <m:sty m:val="p"/>
              </m:rPr>
              <m:t>:</m:t>
            </m:r>
            <m:r>
              <m:t>s</m:t>
            </m:r>
            <m:r>
              <m:rPr>
                <m:sty m:val="p"/>
              </m:rPr>
              <m:t>,</m:t>
            </m:r>
            <m:r>
              <m:t>t</m:t>
            </m:r>
            <m:r>
              <m:rPr>
                <m:sty m:val="p"/>
              </m:rPr>
              <m:t>∈</m:t>
            </m:r>
            <m:r>
              <m:rPr>
                <m:scr m:val="double-struck"/>
                <m:sty m:val="p"/>
              </m:rPr>
              <m:t>R</m:t>
            </m:r>
          </m:e>
        </m:d>
        <m:r>
          <m:t>​</m:t>
        </m:r>
      </m:oMath>
      <w:del w:id="9516" w:author="PR Preview" w:date="2026-01-01T00:00:00Z">
        <w:r>
          <w:delText xml:space="preserve"> </w:delText>
        </w:r>
      </w:del>
      <w:del w:id="9517" w:author="PR Preview" w:date="2026-01-01T00:00:00Z">
        <w:r>
          <w:delText xml:space="preserve">for some</w:delText>
        </w:r>
      </w:del>
      <w:del w:id="9518" w:author="PR Preview" w:date="2026-01-01T00:00:00Z">
        <w:r>
          <w:delText xml:space="preserve"> </w:delText>
        </w:r>
      </w:del>
      <m:oMath>
        <m:sSub>
          <m:e>
            <m:limLow>
              <m:e>
                <m:r>
                  <m:t>x</m:t>
                </m:r>
              </m:e>
              <m:lim>
                <m:r>
                  <m:rPr>
                    <m:sty m:val="p"/>
                  </m:rPr>
                  <m:t>∼</m:t>
                </m:r>
              </m:lim>
            </m:limLow>
          </m:e>
          <m:sub>
            <m:r>
              <m:t>0</m:t>
            </m:r>
          </m:sub>
        </m:sSub>
        <m:r>
          <m:rPr>
            <m:sty m:val="p"/>
          </m:rPr>
          <m:t>∈</m:t>
        </m:r>
        <m:sSup>
          <m:e>
            <m:r>
              <m:rPr>
                <m:scr m:val="double-struck"/>
                <m:sty m:val="p"/>
              </m:rPr>
              <m:t>R</m:t>
            </m:r>
          </m:e>
          <m:sup>
            <m:r>
              <m:t>3</m:t>
            </m:r>
          </m:sup>
        </m:sSup>
      </m:oMath>
      <w:del w:id="9519" w:author="PR Preview" w:date="2026-01-01T00:00:00Z">
        <w:r>
          <w:delText xml:space="preserve"> </w:delText>
        </w:r>
      </w:del>
      <w:del w:id="9520" w:author="PR Preview" w:date="2026-01-01T00:00:00Z">
        <w:r>
          <w:delText xml:space="preserve">and some linearly independent</w:delText>
        </w:r>
      </w:del>
      <w:del w:id="9521" w:author="PR Preview" w:date="2026-01-01T00:00:00Z">
        <w:r>
          <w:delText xml:space="preserve"> </w:delText>
        </w:r>
      </w:del>
      <m:oMath>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sSup>
          <m:e>
            <m:r>
              <m:rPr>
                <m:scr m:val="double-struck"/>
                <m:sty m:val="p"/>
              </m:rPr>
              <m:t>R</m:t>
            </m:r>
          </m:e>
          <m:sup>
            <m:r>
              <m:t>3</m:t>
            </m:r>
          </m:sup>
        </m:sSup>
      </m:oMath>
      <w:del w:id="9522" w:author="PR Preview" w:date="2026-01-01T00:00:00Z">
        <w:r>
          <w:delText xml:space="preserve">.</w:delText>
        </w:r>
      </w:del>
    </w:p>
    <w:p>
      <w:pPr>
        <w:pStyle w:val="FirstParagraph"/>
      </w:pPr>
      <w:del w:id="9523" w:author="PR Preview" w:date="2026-01-01T00:00:00Z">
        <w:r>
          <w:rPr>
            <w:i/>
            <w:iCs/>
          </w:rPr>
          <w:delText xml:space="preserve">Proof</w:delText>
        </w:r>
      </w:del>
      <w:del w:id="9524" w:author="PR Preview" w:date="2026-01-01T00:00:00Z">
        <w:r>
          <w:delText xml:space="preserve">. </w:delText>
        </w:r>
      </w:del>
      <w:del w:id="9525" w:author="PR Preview" w:date="2026-01-01T00:00:00Z">
        <w:r>
          <w:rPr>
            <w:b/>
            <w:bCs/>
          </w:rPr>
          <w:delText xml:space="preserve">Part 1.</w:delText>
        </w:r>
      </w:del>
      <w:del w:id="9526" w:author="PR Preview" w:date="2026-01-01T00:00:00Z">
        <w:r>
          <w:delText xml:space="preserve"> </w:delText>
        </w:r>
      </w:del>
      <w:del w:id="9527" w:author="PR Preview" w:date="2026-01-01T00:00:00Z">
        <w:r>
          <w:delText xml:space="preserve">Since</w:delText>
        </w:r>
      </w:del>
      <w:del w:id="9528" w:author="PR Preview" w:date="2026-01-01T00:00:00Z">
        <w:r>
          <w:delText xml:space="preserve"> </w:delText>
        </w:r>
      </w:del>
      <m:oMath>
        <m:limLow>
          <m:e>
            <m:r>
              <m:t>w</m:t>
            </m:r>
          </m:e>
          <m:lim>
            <m:r>
              <m:rPr>
                <m:sty m:val="p"/>
              </m:rPr>
              <m:t>∼</m:t>
            </m:r>
          </m:lim>
        </m:limLow>
        <m:r>
          <m:rPr>
            <m:sty m:val="p"/>
          </m:rPr>
          <m:t>⋅</m:t>
        </m:r>
        <m:limLow>
          <m:e>
            <m:r>
              <m:t>0</m:t>
            </m:r>
          </m:e>
          <m:lim>
            <m:r>
              <m:rPr>
                <m:sty m:val="p"/>
              </m:rPr>
              <m:t>∼</m:t>
            </m:r>
          </m:lim>
        </m:limLow>
        <m:r>
          <m:rPr>
            <m:sty m:val="p"/>
          </m:rPr>
          <m:t>=</m:t>
        </m:r>
        <m:r>
          <m:t>0</m:t>
        </m:r>
      </m:oMath>
      <w:del w:id="9529" w:author="PR Preview" w:date="2026-01-01T00:00:00Z">
        <w:r>
          <w:delText xml:space="preserve">,</w:delText>
        </w:r>
      </w:del>
    </w:p>
    <w:p>
      <w:pPr>
        <w:pStyle w:val="BodyText"/>
      </w:pPr>
      <m:oMathPara>
        <m:oMathParaPr>
          <m:jc m:val="center"/>
        </m:oMathParaPr>
        <m:oMath>
          <m:eqArr>
            <m:e>
              <m:limLow>
                <m:e>
                  <m:r>
                    <m:t>w</m:t>
                  </m:r>
                </m:e>
                <m:lim>
                  <m:r>
                    <m:rPr>
                      <m:sty m:val="p"/>
                    </m:rPr>
                    <m:t>∼</m:t>
                  </m:r>
                </m:lim>
              </m:limLow>
              <m:r>
                <m:rPr>
                  <m:sty m:val="p"/>
                </m:rPr>
                <m:t>⋅</m:t>
              </m:r>
              <m:limLow>
                <m:e>
                  <m:r>
                    <m:t>0</m:t>
                  </m:r>
                </m:e>
                <m:lim>
                  <m:r>
                    <m:rPr>
                      <m:sty m:val="p"/>
                    </m:rPr>
                    <m:t>∼</m:t>
                  </m:r>
                </m:lim>
              </m:limLow>
              <m:r>
                <m:rPr>
                  <m:sty m:val="p"/>
                </m:rPr>
                <m:t>+</m:t>
              </m:r>
              <m:r>
                <m:t>b</m:t>
              </m:r>
              <m:r>
                <m:t>&amp;</m:t>
              </m:r>
              <m:r>
                <m:rPr>
                  <m:sty m:val="p"/>
                </m:rPr>
                <m:t>=</m:t>
              </m:r>
              <m:r>
                <m:t>0</m:t>
              </m:r>
              <m:r>
                <m:rPr>
                  <m:sty m:val="p"/>
                </m:rPr>
                <m:t>+</m:t>
              </m:r>
              <m:r>
                <m:t>b</m:t>
              </m:r>
              <m:r>
                <m:t>&amp;</m:t>
              </m:r>
              <m:r>
                <m:t>&amp;</m:t>
              </m:r>
              <m:r>
                <m:rPr>
                  <m:nor/>
                  <m:sty m:val="p"/>
                </m:rPr>
                <m:t>(the dot product with </m:t>
              </m:r>
              <m:limLow>
                <m:e>
                  <m:r>
                    <m:t>0</m:t>
                  </m:r>
                </m:e>
                <m:lim>
                  <m:r>
                    <m:rPr>
                      <m:sty m:val="p"/>
                    </m:rPr>
                    <m:t>∼</m:t>
                  </m:r>
                </m:lim>
              </m:limLow>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del w:id="9530" w:author="PR Preview" w:date="2026-01-01T00:00:00Z">
        <w:r>
          <w:delText xml:space="preserve">so</w:delText>
        </w:r>
      </w:del>
      <w:del w:id="9531" w:author="PR Preview" w:date="2026-01-01T00:00:00Z">
        <w:r>
          <w:delText xml:space="preserve"> </w:delText>
        </w:r>
      </w:del>
      <m:oMath>
        <m:limLow>
          <m:e>
            <m:r>
              <m:t>0</m:t>
            </m:r>
          </m:e>
          <m:lim>
            <m:r>
              <m:rPr>
                <m:sty m:val="p"/>
              </m:rPr>
              <m:t>∼</m:t>
            </m:r>
          </m:lim>
        </m:limLow>
        <m:r>
          <m:rPr>
            <m:sty m:val="p"/>
          </m:rPr>
          <m:t>∈</m:t>
        </m:r>
        <m:r>
          <m:rPr>
            <m:scr m:val="script"/>
            <m:sty m:val="p"/>
          </m:rPr>
          <m:t>H</m:t>
        </m:r>
      </m:oMath>
      <w:del w:id="9532" w:author="PR Preview" w:date="2026-01-01T00:00:00Z">
        <w:r>
          <w:delText xml:space="preserve"> </w:delText>
        </w:r>
      </w:del>
      <w:del w:id="9533" w:author="PR Preview" w:date="2026-01-01T00:00:00Z">
        <w:r>
          <w:delText xml:space="preserve">exactly when</w:delText>
        </w:r>
      </w:del>
      <w:del w:id="9534" w:author="PR Preview" w:date="2026-01-01T00:00:00Z">
        <w:r>
          <w:delText xml:space="preserve"> </w:delText>
        </w:r>
      </w:del>
      <m:oMath>
        <m:r>
          <m:t>b</m:t>
        </m:r>
        <m:r>
          <m:rPr>
            <m:sty m:val="p"/>
          </m:rPr>
          <m:t>=</m:t>
        </m:r>
        <m:r>
          <m:t>0</m:t>
        </m:r>
      </m:oMath>
      <w:del w:id="9535" w:author="PR Preview" w:date="2026-01-01T00:00:00Z">
        <w:r>
          <w:delText xml:space="preserve">.</w:delText>
        </w:r>
      </w:del>
    </w:p>
    <w:p>
      <w:pPr>
        <w:pStyle w:val="BodyText"/>
      </w:pPr>
      <w:del w:id="9536" w:author="PR Preview" w:date="2026-01-01T00:00:00Z">
        <w:r>
          <w:rPr>
            <w:b/>
            <w:bCs/>
          </w:rPr>
          <w:delText xml:space="preserve">Parts 2 and 3.</w:delText>
        </w:r>
      </w:del>
      <w:del w:id="9537" w:author="PR Preview" w:date="2026-01-01T00:00:00Z">
        <w:r>
          <w:delText xml:space="preserve"> </w:delText>
        </w:r>
      </w:del>
      <w:del w:id="9538" w:author="PR Preview" w:date="2026-01-01T00:00:00Z">
        <w:r>
          <w:delText xml:space="preserve">By</w:delText>
        </w:r>
      </w:del>
      <w:del w:id="9539" w:author="PR Preview" w:date="2026-01-01T00:00:00Z">
        <w:r>
          <w:delText xml:space="preserve"> </w:delText>
        </w:r>
      </w:del>
      <w:hyperlink w:anchor="thm-hyperplane-subspace">
        <w:del w:id="9540" w:author="PR Preview" w:date="2026-01-01T00:00:00Z">
          <w:r>
            <w:rPr>
              <w:rStyle w:val="Hyperlink"/>
            </w:rPr>
            <w:delText xml:space="preserve">Theorem 42</w:delText>
          </w:r>
        </w:del>
      </w:hyperlink>
      <w:del w:id="9541" w:author="PR Preview" w:date="2026-01-01T00:00:00Z">
        <w:r>
          <w:delText xml:space="preserve">,</w:delText>
        </w:r>
      </w:del>
      <w:del w:id="9542" w:author="PR Preview" w:date="2026-01-01T00:00:00Z">
        <w:r>
          <w:delText xml:space="preserve"> </w:delText>
        </w:r>
      </w:del>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sSub>
              <m:e>
                <m:r>
                  <m:rPr>
                    <m:scr m:val="script"/>
                    <m:sty m:val="p"/>
                  </m:rPr>
                  <m:t>H</m:t>
                </m:r>
              </m:e>
              <m:sub>
                <m:r>
                  <m:t>0</m:t>
                </m:r>
              </m:sub>
            </m:sSub>
          </m:e>
        </m:d>
        <m:r>
          <m:t>​</m:t>
        </m:r>
      </m:oMath>
      <w:del w:id="9543" w:author="PR Preview" w:date="2026-01-01T00:00:00Z">
        <w:r>
          <w:delText xml:space="preserve"> </w:delText>
        </w:r>
      </w:del>
      <w:del w:id="9544" w:author="PR Preview" w:date="2026-01-01T00:00:00Z">
        <w:r>
          <w:delText xml:space="preserve">for any</w:delText>
        </w:r>
      </w:del>
      <w:del w:id="9545" w:author="PR Preview" w:date="2026-01-01T00:00:00Z">
        <w:r>
          <w:delText xml:space="preserve"> </w:delText>
        </w:r>
      </w:del>
      <m:oMath>
        <m:sSub>
          <m:e>
            <m:limLow>
              <m:e>
                <m:r>
                  <m:t>x</m:t>
                </m:r>
              </m:e>
              <m:lim>
                <m:r>
                  <m:rPr>
                    <m:sty m:val="p"/>
                  </m:rPr>
                  <m:t>∼</m:t>
                </m:r>
              </m:lim>
            </m:limLow>
          </m:e>
          <m:sub>
            <m:r>
              <m:t>0</m:t>
            </m:r>
          </m:sub>
        </m:sSub>
        <m:r>
          <m:rPr>
            <m:sty m:val="p"/>
          </m:rPr>
          <m:t>∈</m:t>
        </m:r>
        <m:r>
          <m:rPr>
            <m:scr m:val="script"/>
            <m:sty m:val="p"/>
          </m:rPr>
          <m:t>H</m:t>
        </m:r>
      </m:oMath>
      <w:del w:id="9546" w:author="PR Preview" w:date="2026-01-01T00:00:00Z">
        <w:r>
          <w:delText xml:space="preserve">,</w:delText>
        </w:r>
      </w:del>
      <w:del w:id="9547" w:author="PR Preview" w:date="2026-01-01T00:00:00Z">
        <w:r>
          <w:delText xml:space="preserve"> </w:delText>
        </w:r>
      </w:del>
      <w:del w:id="9548" w:author="PR Preview" w:date="2026-01-01T00:00:00Z">
        <w:r>
          <w:delText xml:space="preserve">where</w:delText>
        </w:r>
      </w:del>
      <w:del w:id="9549" w:author="PR Preview" w:date="2026-01-01T00:00:00Z">
        <w:r>
          <w:delText xml:space="preserve"> </w:delText>
        </w:r>
      </w:del>
      <m:oMath>
        <m:sSub>
          <m:e>
            <m:r>
              <m:rPr>
                <m:scr m:val="script"/>
                <m:sty m:val="p"/>
              </m:rPr>
              <m:t>H</m:t>
            </m:r>
          </m:e>
          <m:sub>
            <m:r>
              <m:t>0</m:t>
            </m:r>
          </m:sub>
        </m:sSub>
      </m:oMath>
      <w:del w:id="9550" w:author="PR Preview" w:date="2026-01-01T00:00:00Z">
        <w:r>
          <w:delText xml:space="preserve"> </w:delText>
        </w:r>
      </w:del>
      <w:del w:id="9551" w:author="PR Preview" w:date="2026-01-01T00:00:00Z">
        <w:r>
          <w:delText xml:space="preserve">is a subspace of</w:delText>
        </w:r>
      </w:del>
      <w:del w:id="9552" w:author="PR Preview" w:date="2026-01-01T00:00:00Z">
        <w:r>
          <w:delText xml:space="preserve"> </w:delText>
        </w:r>
      </w:del>
      <m:oMath>
        <m:sSup>
          <m:e>
            <m:r>
              <m:rPr>
                <m:scr m:val="double-struck"/>
                <m:sty m:val="p"/>
              </m:rPr>
              <m:t>R</m:t>
            </m:r>
          </m:e>
          <m:sup>
            <m:r>
              <m:t>p</m:t>
            </m:r>
          </m:sup>
        </m:sSup>
      </m:oMath>
      <w:del w:id="9553" w:author="PR Preview" w:date="2026-01-01T00:00:00Z">
        <w:r>
          <w:delText xml:space="preserve"> </w:delText>
        </w:r>
      </w:del>
      <w:del w:id="9554" w:author="PR Preview" w:date="2026-01-01T00:00:00Z">
        <w:r>
          <w:delText xml:space="preserve">of dimension</w:delText>
        </w:r>
      </w:del>
      <w:del w:id="9555" w:author="PR Preview" w:date="2026-01-01T00:00:00Z">
        <w:r>
          <w:delText xml:space="preserve"> </w:delText>
        </w:r>
      </w:del>
      <m:oMath>
        <m:r>
          <m:t>p</m:t>
        </m:r>
        <m:r>
          <m:rPr>
            <m:sty m:val="p"/>
          </m:rPr>
          <m:t>−</m:t>
        </m:r>
        <m:r>
          <m:t>1</m:t>
        </m:r>
      </m:oMath>
      <w:del w:id="9556" w:author="PR Preview" w:date="2026-01-01T00:00:00Z">
        <w:r>
          <w:delText xml:space="preserve">.</w:delText>
        </w:r>
      </w:del>
    </w:p>
    <w:p>
      <w:pPr>
        <w:pStyle w:val="BodyText"/>
      </w:pPr>
      <w:del w:id="9557" w:author="PR Preview" w:date="2026-01-01T00:00:00Z">
        <w:r>
          <w:delText xml:space="preserve">For</w:delText>
        </w:r>
      </w:del>
      <w:del w:id="9558" w:author="PR Preview" w:date="2026-01-01T00:00:00Z">
        <w:r>
          <w:delText xml:space="preserve"> </w:delText>
        </w:r>
      </w:del>
      <m:oMath>
        <m:r>
          <m:t>p</m:t>
        </m:r>
        <m:r>
          <m:rPr>
            <m:sty m:val="p"/>
          </m:rPr>
          <m:t>=</m:t>
        </m:r>
        <m:r>
          <m:t>2</m:t>
        </m:r>
      </m:oMath>
      <w:del w:id="9559" w:author="PR Preview" w:date="2026-01-01T00:00:00Z">
        <w:r>
          <w:delText xml:space="preserve">,</w:delText>
        </w:r>
      </w:del>
      <w:del w:id="9560" w:author="PR Preview" w:date="2026-01-01T00:00:00Z">
        <w:r>
          <w:delText xml:space="preserve"> </w:delText>
        </w:r>
      </w:del>
      <m:oMath>
        <m:sSub>
          <m:e>
            <m:r>
              <m:rPr>
                <m:scr m:val="script"/>
                <m:sty m:val="p"/>
              </m:rPr>
              <m:t>H</m:t>
            </m:r>
          </m:e>
          <m:sub>
            <m:r>
              <m:t>0</m:t>
            </m:r>
          </m:sub>
        </m:sSub>
      </m:oMath>
      <w:del w:id="9561" w:author="PR Preview" w:date="2026-01-01T00:00:00Z">
        <w:r>
          <w:delText xml:space="preserve"> </w:delText>
        </w:r>
      </w:del>
      <w:del w:id="9562" w:author="PR Preview" w:date="2026-01-01T00:00:00Z">
        <w:r>
          <w:delText xml:space="preserve">has dimension</w:delText>
        </w:r>
      </w:del>
      <w:del w:id="9563" w:author="PR Preview" w:date="2026-01-01T00:00:00Z">
        <w:r>
          <w:delText xml:space="preserve"> </w:delText>
        </w:r>
      </w:del>
      <m:oMath>
        <m:r>
          <m:t>1</m:t>
        </m:r>
      </m:oMath>
      <w:del w:id="9564" w:author="PR Preview" w:date="2026-01-01T00:00:00Z">
        <w:r>
          <w:delText xml:space="preserve">, so it has a basis (</w:delText>
        </w:r>
      </w:del>
      <w:hyperlink w:anchor="def-basis">
        <w:del w:id="9565" w:author="PR Preview" w:date="2026-01-01T00:00:00Z">
          <w:r>
            <w:rPr>
              <w:rStyle w:val="Hyperlink"/>
            </w:rPr>
            <w:delText xml:space="preserve">Definition 48</w:delText>
          </w:r>
        </w:del>
      </w:hyperlink>
      <w:del w:id="9566" w:author="PR Preview" w:date="2026-01-01T00:00:00Z">
        <w:r>
          <w:delText xml:space="preserve">) with one vector</w:delText>
        </w:r>
      </w:del>
      <w:del w:id="9567" w:author="PR Preview" w:date="2026-01-01T00:00:00Z">
        <w:r>
          <w:delText xml:space="preserve"> </w:delText>
        </w:r>
      </w:del>
      <m:oMath>
        <m:limLow>
          <m:e>
            <m:r>
              <m:t>v</m:t>
            </m:r>
          </m:e>
          <m:lim>
            <m:r>
              <m:rPr>
                <m:sty m:val="p"/>
              </m:rPr>
              <m:t>∼</m:t>
            </m:r>
          </m:lim>
        </m:limLow>
      </m:oMath>
      <w:del w:id="9568" w:author="PR Preview" w:date="2026-01-01T00:00:00Z">
        <w:r>
          <w:delText xml:space="preserve">.</w:delText>
        </w:r>
      </w:del>
      <w:del w:id="9569" w:author="PR Preview" w:date="2026-01-01T00:00:00Z">
        <w:r>
          <w:delText xml:space="preserve"> </w:delText>
        </w:r>
      </w:del>
      <w:del w:id="9570" w:author="PR Preview" w:date="2026-01-01T00:00:00Z">
        <w:r>
          <w:delText xml:space="preserve">That vector is nonzero, and</w:delText>
        </w:r>
      </w:del>
      <w:del w:id="9571" w:author="PR Preview" w:date="2026-01-01T00:00:00Z">
        <w:r>
          <w:delText xml:space="preserve"> </w:delText>
        </w:r>
      </w:del>
      <m:oMath>
        <m:sSub>
          <m:e>
            <m:r>
              <m:rPr>
                <m:scr m:val="script"/>
                <m:sty m:val="p"/>
              </m:rPr>
              <m:t>H</m:t>
            </m:r>
          </m:e>
          <m:sub>
            <m:r>
              <m:t>0</m:t>
            </m:r>
          </m:sub>
        </m:sSub>
        <m:r>
          <m:rPr>
            <m:sty m:val="p"/>
          </m:rPr>
          <m:t>=</m:t>
        </m:r>
        <m:r>
          <m:t>​</m:t>
        </m:r>
        <m:d>
          <m:dPr>
            <m:begChr m:val="{"/>
            <m:sepChr m:val=""/>
            <m:endChr m:val="}"/>
            <m:grow/>
          </m:dPr>
          <m:e>
            <m:r>
              <m:t>t</m:t>
            </m:r>
            <m:r>
              <m:t> </m:t>
            </m:r>
            <m:limLow>
              <m:e>
                <m:r>
                  <m:t>v</m:t>
                </m:r>
              </m:e>
              <m:lim>
                <m:r>
                  <m:rPr>
                    <m:sty m:val="p"/>
                  </m:rPr>
                  <m:t>∼</m:t>
                </m:r>
              </m:lim>
            </m:limLow>
            <m:r>
              <m:rPr>
                <m:sty m:val="p"/>
              </m:rPr>
              <m:t>:</m:t>
            </m:r>
            <m:r>
              <m:t>t</m:t>
            </m:r>
            <m:r>
              <m:rPr>
                <m:sty m:val="p"/>
              </m:rPr>
              <m:t>∈</m:t>
            </m:r>
            <m:r>
              <m:rPr>
                <m:scr m:val="double-struck"/>
                <m:sty m:val="p"/>
              </m:rPr>
              <m:t>R</m:t>
            </m:r>
          </m:e>
        </m:d>
        <m:r>
          <m:t>​</m:t>
        </m:r>
      </m:oMath>
      <w:del w:id="9572" w:author="PR Preview" w:date="2026-01-01T00:00:00Z">
        <w:r>
          <w:delText xml:space="preserve">.</w:delText>
        </w:r>
      </w:del>
    </w:p>
    <w:p>
      <w:pPr>
        <w:pStyle w:val="BodyText"/>
      </w:pPr>
      <w:del w:id="9573" w:author="PR Preview" w:date="2026-01-01T00:00:00Z">
        <w:r>
          <w:delText xml:space="preserve">For</w:delText>
        </w:r>
      </w:del>
      <w:del w:id="9574" w:author="PR Preview" w:date="2026-01-01T00:00:00Z">
        <w:r>
          <w:delText xml:space="preserve"> </w:delText>
        </w:r>
      </w:del>
      <m:oMath>
        <m:r>
          <m:t>p</m:t>
        </m:r>
        <m:r>
          <m:rPr>
            <m:sty m:val="p"/>
          </m:rPr>
          <m:t>=</m:t>
        </m:r>
        <m:r>
          <m:t>3</m:t>
        </m:r>
      </m:oMath>
      <w:del w:id="9575" w:author="PR Preview" w:date="2026-01-01T00:00:00Z">
        <w:r>
          <w:delText xml:space="preserve">,</w:delText>
        </w:r>
      </w:del>
      <w:del w:id="9576" w:author="PR Preview" w:date="2026-01-01T00:00:00Z">
        <w:r>
          <w:delText xml:space="preserve"> </w:delText>
        </w:r>
      </w:del>
      <m:oMath>
        <m:sSub>
          <m:e>
            <m:r>
              <m:rPr>
                <m:scr m:val="script"/>
                <m:sty m:val="p"/>
              </m:rPr>
              <m:t>H</m:t>
            </m:r>
          </m:e>
          <m:sub>
            <m:r>
              <m:t>0</m:t>
            </m:r>
          </m:sub>
        </m:sSub>
      </m:oMath>
      <w:del w:id="9577" w:author="PR Preview" w:date="2026-01-01T00:00:00Z">
        <w:r>
          <w:delText xml:space="preserve"> </w:delText>
        </w:r>
      </w:del>
      <w:del w:id="9578" w:author="PR Preview" w:date="2026-01-01T00:00:00Z">
        <w:r>
          <w:delText xml:space="preserve">has dimension</w:delText>
        </w:r>
      </w:del>
      <w:del w:id="9579" w:author="PR Preview" w:date="2026-01-01T00:00:00Z">
        <w:r>
          <w:delText xml:space="preserve"> </w:delText>
        </w:r>
      </w:del>
      <m:oMath>
        <m:r>
          <m:t>2</m:t>
        </m:r>
      </m:oMath>
      <w:del w:id="9580" w:author="PR Preview" w:date="2026-01-01T00:00:00Z">
        <w:r>
          <w:delText xml:space="preserve">, so it has a basis with two vectors</w:delText>
        </w:r>
      </w:del>
      <w:del w:id="9581" w:author="PR Preview" w:date="2026-01-01T00:00:00Z">
        <w:r>
          <w:delText xml:space="preserve"> </w:delText>
        </w:r>
      </w:del>
      <m:oMath>
        <m:sSub>
          <m:e>
            <m:limLow>
              <m:e>
                <m:r>
                  <m:t>v</m:t>
                </m:r>
              </m:e>
              <m:lim>
                <m:r>
                  <m:rPr>
                    <m:sty m:val="p"/>
                  </m:rPr>
                  <m:t>∼</m:t>
                </m:r>
              </m:lim>
            </m:limLow>
          </m:e>
          <m:sub>
            <m:r>
              <m:t>1</m:t>
            </m:r>
          </m:sub>
        </m:sSub>
      </m:oMath>
      <w:del w:id="9582" w:author="PR Preview" w:date="2026-01-01T00:00:00Z">
        <w:r>
          <w:delText xml:space="preserve"> </w:delText>
        </w:r>
      </w:del>
      <w:del w:id="9583" w:author="PR Preview" w:date="2026-01-01T00:00:00Z">
        <w:r>
          <w:delText xml:space="preserve">and</w:delText>
        </w:r>
      </w:del>
      <w:del w:id="9584" w:author="PR Preview" w:date="2026-01-01T00:00:00Z">
        <w:r>
          <w:delText xml:space="preserve"> </w:delText>
        </w:r>
      </w:del>
      <m:oMath>
        <m:sSub>
          <m:e>
            <m:limLow>
              <m:e>
                <m:r>
                  <m:t>v</m:t>
                </m:r>
              </m:e>
              <m:lim>
                <m:r>
                  <m:rPr>
                    <m:sty m:val="p"/>
                  </m:rPr>
                  <m:t>∼</m:t>
                </m:r>
              </m:lim>
            </m:limLow>
          </m:e>
          <m:sub>
            <m:r>
              <m:t>2</m:t>
            </m:r>
          </m:sub>
        </m:sSub>
      </m:oMath>
      <w:del w:id="9585" w:author="PR Preview" w:date="2026-01-01T00:00:00Z">
        <w:r>
          <w:delText xml:space="preserve">.</w:delText>
        </w:r>
      </w:del>
      <w:del w:id="9586" w:author="PR Preview" w:date="2026-01-01T00:00:00Z">
        <w:r>
          <w:delText xml:space="preserve"> </w:delText>
        </w:r>
      </w:del>
      <w:del w:id="9587" w:author="PR Preview" w:date="2026-01-01T00:00:00Z">
        <w:r>
          <w:delText xml:space="preserve">They are linearly independent, and</w:delText>
        </w:r>
      </w:del>
      <w:del w:id="9588" w:author="PR Preview" w:date="2026-01-01T00:00:00Z">
        <w:r>
          <w:delText xml:space="preserve"> </w:delText>
        </w:r>
      </w:del>
      <m:oMath>
        <m:sSub>
          <m:e>
            <m:r>
              <m:rPr>
                <m:scr m:val="script"/>
                <m:sty m:val="p"/>
              </m:rPr>
              <m:t>H</m:t>
            </m:r>
          </m:e>
          <m:sub>
            <m:r>
              <m:t>0</m:t>
            </m:r>
          </m:sub>
        </m:sSub>
        <m:r>
          <m:rPr>
            <m:sty m:val="p"/>
          </m:rPr>
          <m:t>=</m:t>
        </m:r>
        <m:r>
          <m:t>​</m:t>
        </m:r>
        <m:d>
          <m:dPr>
            <m:begChr m:val="{"/>
            <m:sepChr m:val=""/>
            <m:endChr m:val="}"/>
            <m:grow/>
          </m:dPr>
          <m:e>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r>
              <m:rPr>
                <m:sty m:val="p"/>
              </m:rPr>
              <m:t>:</m:t>
            </m:r>
            <m:r>
              <m:t>s</m:t>
            </m:r>
            <m:r>
              <m:rPr>
                <m:sty m:val="p"/>
              </m:rPr>
              <m:t>,</m:t>
            </m:r>
            <m:r>
              <m:t>t</m:t>
            </m:r>
            <m:r>
              <m:rPr>
                <m:sty m:val="p"/>
              </m:rPr>
              <m:t>∈</m:t>
            </m:r>
            <m:r>
              <m:rPr>
                <m:scr m:val="double-struck"/>
                <m:sty m:val="p"/>
              </m:rPr>
              <m:t>R</m:t>
            </m:r>
          </m:e>
        </m:d>
        <m:r>
          <m:t>​</m:t>
        </m:r>
      </m:oMath>
      <w:del w:id="9589" w:author="PR Preview" w:date="2026-01-01T00:00:00Z">
        <w:r>
          <w:delText xml:space="preserve">.</w:delText>
        </w:r>
      </w:del>
    </w:p>
    <w:p>
      <w:pPr>
        <w:pStyle w:val="BodyText"/>
      </w:pPr>
      <w:del w:id="9590" w:author="PR Preview" w:date="2026-01-01T00:00:00Z">
        <w:r>
          <w:rPr>
            <w:b/>
            <w:bCs/>
          </w:rPr>
          <w:delText xml:space="preserve">Example 74 (A line in</w:delText>
        </w:r>
      </w:del>
      <w:del w:id="9591" w:author="PR Preview" w:date="2026-01-01T00:00:00Z">
        <w:r>
          <w:rPr>
            <w:b/>
            <w:bCs/>
          </w:rPr>
          <w:delText xml:space="preserve"> </w:delText>
        </w:r>
      </w:del>
      <m:oMath>
        <m:sSup>
          <m:e>
            <m:r>
              <m:rPr>
                <m:scr m:val="double-struck"/>
                <m:sty m:val="p"/>
              </m:rPr>
              <m:t>R</m:t>
            </m:r>
          </m:e>
          <m:sup>
            <m:r>
              <m:t>2</m:t>
            </m:r>
          </m:sup>
        </m:sSup>
      </m:oMath>
      <w:del w:id="9592" w:author="PR Preview" w:date="2026-01-01T00:00:00Z">
        <w:r>
          <w:rPr>
            <w:b/>
            <w:bCs/>
          </w:rPr>
          <w:delText xml:space="preserve"> </w:delText>
        </w:r>
      </w:del>
      <w:del w:id="9593" w:author="PR Preview" w:date="2026-01-01T00:00:00Z">
        <w:r>
          <w:rPr>
            <w:b/>
            <w:bCs/>
          </w:rPr>
          <w:delText xml:space="preserve">and a plane in</w:delText>
        </w:r>
      </w:del>
      <w:del w:id="9594" w:author="PR Preview" w:date="2026-01-01T00:00:00Z">
        <w:r>
          <w:rPr>
            <w:b/>
            <w:bCs/>
          </w:rPr>
          <w:delText xml:space="preserve"> </w:delText>
        </w:r>
      </w:del>
      <m:oMath>
        <m:sSup>
          <m:e>
            <m:r>
              <m:rPr>
                <m:scr m:val="double-struck"/>
                <m:sty m:val="p"/>
              </m:rPr>
              <m:t>R</m:t>
            </m:r>
          </m:e>
          <m:sup>
            <m:r>
              <m:t>3</m:t>
            </m:r>
          </m:sup>
        </m:sSup>
      </m:oMath>
      <w:del w:id="9595" w:author="PR Preview" w:date="2026-01-01T00:00:00Z">
        <w:r>
          <w:rPr>
            <w:b/>
            <w:bCs/>
          </w:rPr>
          <w:delText xml:space="preserve">, checked on a grid of points)</w:delText>
        </w:r>
      </w:del>
      <w:del w:id="9596" w:author="PR Preview" w:date="2026-01-01T00:00:00Z">
        <w:r>
          <w:delText xml:space="preserve"> </w:delText>
        </w:r>
      </w:del>
      <w:del w:id="9597" w:author="PR Preview" w:date="2026-01-01T00:00:00Z">
        <w:r>
          <w:delText xml:space="preserve">In</w:delText>
        </w:r>
      </w:del>
      <w:del w:id="9598" w:author="PR Preview" w:date="2026-01-01T00:00:00Z">
        <w:r>
          <w:delText xml:space="preserve"> </w:delText>
        </w:r>
      </w:del>
      <m:oMath>
        <m:sSup>
          <m:e>
            <m:r>
              <m:rPr>
                <m:scr m:val="double-struck"/>
                <m:sty m:val="p"/>
              </m:rPr>
              <m:t>R</m:t>
            </m:r>
          </m:e>
          <m:sup>
            <m:r>
              <m:t>2</m:t>
            </m:r>
          </m:sup>
        </m:sSup>
      </m:oMath>
      <w:del w:id="9599" w:author="PR Preview" w:date="2026-01-01T00:00:00Z">
        <w:r>
          <w:delText xml:space="preserve">, take</w:delText>
        </w:r>
      </w:del>
      <w:del w:id="9600" w:author="PR Preview" w:date="2026-01-01T00:00:00Z">
        <w:r>
          <w:delText xml:space="preserve"> </w:delText>
        </w:r>
      </w:del>
      <m:oMath>
        <m:limLow>
          <m:e>
            <m:r>
              <m:t>w</m:t>
            </m:r>
          </m:e>
          <m:lim>
            <m:r>
              <m:rPr>
                <m:sty m:val="p"/>
              </m:rPr>
              <m:t>∼</m:t>
            </m:r>
          </m:lim>
        </m:limLow>
        <m:r>
          <m:rPr>
            <m:sty m:val="p"/>
          </m:rPr>
          <m:t>=</m:t>
        </m:r>
        <m:r>
          <m:rPr>
            <m:sty m:val="p"/>
          </m:rPr>
          <m:t>(</m:t>
        </m:r>
        <m:r>
          <m:t>1</m:t>
        </m:r>
        <m:r>
          <m:rPr>
            <m:sty m:val="p"/>
          </m:rPr>
          <m:t>,</m:t>
        </m:r>
        <m:r>
          <m:t>1</m:t>
        </m:r>
        <m:r>
          <m:rPr>
            <m:sty m:val="p"/>
          </m:rPr>
          <m:t>)</m:t>
        </m:r>
      </m:oMath>
      <w:del w:id="9601" w:author="PR Preview" w:date="2026-01-01T00:00:00Z">
        <w:r>
          <w:delText xml:space="preserve"> </w:delText>
        </w:r>
      </w:del>
      <w:del w:id="9602" w:author="PR Preview" w:date="2026-01-01T00:00:00Z">
        <w:r>
          <w:delText xml:space="preserve">and</w:delText>
        </w:r>
      </w:del>
      <w:del w:id="9603" w:author="PR Preview" w:date="2026-01-01T00:00:00Z">
        <w:r>
          <w:delText xml:space="preserve"> </w:delText>
        </w:r>
      </w:del>
      <m:oMath>
        <m:r>
          <m:t>b</m:t>
        </m:r>
        <m:r>
          <m:rPr>
            <m:sty m:val="p"/>
          </m:rPr>
          <m:t>=</m:t>
        </m:r>
        <m:r>
          <m:rPr>
            <m:sty m:val="p"/>
          </m:rPr>
          <m:t>−</m:t>
        </m:r>
        <m:r>
          <m:t>1</m:t>
        </m:r>
      </m:oMath>
      <w:del w:id="9604" w:author="PR Preview" w:date="2026-01-01T00:00:00Z">
        <w:r>
          <w:delText xml:space="preserve">, the line of</w:delText>
        </w:r>
      </w:del>
      <w:del w:id="9605" w:author="PR Preview" w:date="2026-01-01T00:00:00Z">
        <w:r>
          <w:delText xml:space="preserve"> </w:delText>
        </w:r>
      </w:del>
      <w:hyperlink w:anchor="exm-hyperplane">
        <w:del w:id="9606" w:author="PR Preview" w:date="2026-01-01T00:00:00Z">
          <w:r>
            <w:rPr>
              <w:rStyle w:val="Hyperlink"/>
            </w:rPr>
            <w:delText xml:space="preserve">Example 33</w:delText>
          </w:r>
        </w:del>
      </w:hyperlink>
      <w:del w:id="9607" w:author="PR Preview" w:date="2026-01-01T00:00:00Z">
        <w:r>
          <w:delText xml:space="preserve">.</w:delText>
        </w:r>
      </w:del>
      <w:del w:id="9608" w:author="PR Preview" w:date="2026-01-01T00:00:00Z">
        <w:r>
          <w:delText xml:space="preserve"> </w:delText>
        </w:r>
      </w:del>
      <w:del w:id="9609" w:author="PR Preview" w:date="2026-01-01T00:00:00Z">
        <w:r>
          <w:delText xml:space="preserve">The point</w:delText>
        </w:r>
      </w:del>
      <w:del w:id="9610" w:author="PR Preview" w:date="2026-01-01T00:00:00Z">
        <w:r>
          <w:delText xml:space="preserve"> </w:delText>
        </w:r>
      </w:del>
      <m:oMath>
        <m:sSub>
          <m:e>
            <m:limLow>
              <m:e>
                <m:r>
                  <m:t>x</m:t>
                </m:r>
              </m:e>
              <m:lim>
                <m:r>
                  <m:rPr>
                    <m:sty m:val="p"/>
                  </m:rPr>
                  <m:t>∼</m:t>
                </m:r>
              </m:lim>
            </m:limLow>
          </m:e>
          <m:sub>
            <m:r>
              <m:t>0</m:t>
            </m:r>
          </m:sub>
        </m:sSub>
        <m:r>
          <m:rPr>
            <m:sty m:val="p"/>
          </m:rPr>
          <m:t>=</m:t>
        </m:r>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limLow>
          <m:e>
            <m:r>
              <m:t>w</m:t>
            </m:r>
          </m:e>
          <m:lim>
            <m:r>
              <m:rPr>
                <m:sty m:val="p"/>
              </m:rPr>
              <m:t>∼</m:t>
            </m:r>
          </m:lim>
        </m:limLow>
      </m:oMath>
      <w:del w:id="9611" w:author="PR Preview" w:date="2026-01-01T00:00:00Z">
        <w:r>
          <w:delText xml:space="preserve"> </w:delText>
        </w:r>
      </w:del>
      <w:del w:id="9612" w:author="PR Preview" w:date="2026-01-01T00:00:00Z">
        <w:r>
          <w:delText xml:space="preserve">is on it,</w:delText>
        </w:r>
      </w:del>
      <w:del w:id="9613" w:author="PR Preview" w:date="2026-01-01T00:00:00Z">
        <w:r>
          <w:delText xml:space="preserve"> </w:delText>
        </w:r>
      </w:del>
      <w:del w:id="9614" w:author="PR Preview" w:date="2026-01-01T00:00:00Z">
        <w:r>
          <w:delText xml:space="preserve">and the vector</w:delText>
        </w:r>
      </w:del>
      <w:del w:id="9615" w:author="PR Preview" w:date="2026-01-01T00:00:00Z">
        <w:r>
          <w:delText xml:space="preserve"> </w:delText>
        </w:r>
      </w:del>
      <m:oMath>
        <m:limLow>
          <m:e>
            <m:r>
              <m:t>v</m:t>
            </m:r>
          </m:e>
          <m:lim>
            <m:r>
              <m:rPr>
                <m:sty m:val="p"/>
              </m:rPr>
              <m:t>∼</m:t>
            </m:r>
          </m:lim>
        </m:limLow>
        <m:r>
          <m:rPr>
            <m:sty m:val="p"/>
          </m:rPr>
          <m:t>=</m:t>
        </m:r>
        <m:r>
          <m:rPr>
            <m:sty m:val="p"/>
          </m:rPr>
          <m:t>(</m:t>
        </m:r>
        <m:r>
          <m:rPr>
            <m:sty m:val="p"/>
          </m:rPr>
          <m:t>−</m:t>
        </m:r>
        <m:sSub>
          <m:e>
            <m:r>
              <m:t>w</m:t>
            </m:r>
          </m:e>
          <m:sub>
            <m:r>
              <m:t>2</m:t>
            </m:r>
          </m:sub>
        </m:sSub>
        <m:r>
          <m:rPr>
            <m:sty m:val="p"/>
          </m:rPr>
          <m:t>,</m:t>
        </m:r>
        <m:sSub>
          <m:e>
            <m:r>
              <m:t>w</m:t>
            </m:r>
          </m:e>
          <m:sub>
            <m:r>
              <m:t>1</m:t>
            </m:r>
          </m:sub>
        </m:sSub>
        <m:r>
          <m:rPr>
            <m:sty m:val="p"/>
          </m:rPr>
          <m:t>)</m:t>
        </m:r>
      </m:oMath>
      <w:del w:id="9616" w:author="PR Preview" w:date="2026-01-01T00:00:00Z">
        <w:r>
          <w:delText xml:space="preserve"> </w:delText>
        </w:r>
      </w:del>
      <w:del w:id="9617" w:author="PR Preview" w:date="2026-01-01T00:00:00Z">
        <w:r>
          <w:delText xml:space="preserve">is nonzero with</w:delText>
        </w:r>
      </w:del>
      <w:del w:id="9618" w:author="PR Preview" w:date="2026-01-01T00:00:00Z">
        <w:r>
          <w:delText xml:space="preserve"> </w:delText>
        </w:r>
      </w:del>
      <m:oMath>
        <m:limLow>
          <m:e>
            <m:r>
              <m:t>w</m:t>
            </m:r>
          </m:e>
          <m:lim>
            <m:r>
              <m:rPr>
                <m:sty m:val="p"/>
              </m:rPr>
              <m:t>∼</m:t>
            </m:r>
          </m:lim>
        </m:limLow>
        <m:r>
          <m:rPr>
            <m:sty m:val="p"/>
          </m:rPr>
          <m:t>⋅</m:t>
        </m:r>
        <m:limLow>
          <m:e>
            <m:r>
              <m:t>v</m:t>
            </m:r>
          </m:e>
          <m:lim>
            <m:r>
              <m:rPr>
                <m:sty m:val="p"/>
              </m:rPr>
              <m:t>∼</m:t>
            </m:r>
          </m:lim>
        </m:limLow>
        <m:r>
          <m:rPr>
            <m:sty m:val="p"/>
          </m:rPr>
          <m:t>=</m:t>
        </m:r>
        <m:r>
          <m:t>0</m:t>
        </m:r>
      </m:oMath>
      <w:del w:id="9619" w:author="PR Preview" w:date="2026-01-01T00:00:00Z">
        <w:r>
          <w:delText xml:space="preserve">,</w:delText>
        </w:r>
      </w:del>
      <w:del w:id="9620" w:author="PR Preview" w:date="2026-01-01T00:00:00Z">
        <w:r>
          <w:delText xml:space="preserve"> </w:delText>
        </w:r>
      </w:del>
      <w:del w:id="9621" w:author="PR Preview" w:date="2026-01-01T00:00:00Z">
        <w:r>
          <w:delText xml:space="preserve">so it spans the subspace</w:delText>
        </w:r>
      </w:del>
      <w:del w:id="9622" w:author="PR Preview" w:date="2026-01-01T00:00:00Z">
        <w:r>
          <w:delText xml:space="preserve"> </w:delText>
        </w:r>
      </w:del>
      <m:oMath>
        <m:sSub>
          <m:e>
            <m:r>
              <m:rPr>
                <m:scr m:val="script"/>
                <m:sty m:val="p"/>
              </m:rPr>
              <m:t>H</m:t>
            </m:r>
          </m:e>
          <m:sub>
            <m:r>
              <m:t>0</m:t>
            </m:r>
          </m:sub>
        </m:sSub>
      </m:oMath>
      <w:del w:id="9623" w:author="PR Preview" w:date="2026-01-01T00:00:00Z">
        <w:r>
          <w:delText xml:space="preserve"> </w:delText>
        </w:r>
      </w:del>
      <w:del w:id="9624" w:author="PR Preview" w:date="2026-01-01T00:00:00Z">
        <w:r>
          <w:delText xml:space="preserve">of</w:delText>
        </w:r>
      </w:del>
      <w:del w:id="9625" w:author="PR Preview" w:date="2026-01-01T00:00:00Z">
        <w:r>
          <w:delText xml:space="preserve"> </w:delText>
        </w:r>
      </w:del>
      <w:hyperlink w:anchor="thm-hyperplane-subspace">
        <w:del w:id="9626" w:author="PR Preview" w:date="2026-01-01T00:00:00Z">
          <w:r>
            <w:rPr>
              <w:rStyle w:val="Hyperlink"/>
            </w:rPr>
            <w:delText xml:space="preserve">Theorem 42</w:delText>
          </w:r>
        </w:del>
      </w:hyperlink>
      <w:del w:id="9627" w:author="PR Preview" w:date="2026-01-01T00:00:00Z">
        <w:r>
          <w:delText xml:space="preserve">.</w:delText>
        </w:r>
      </w:del>
      <w:del w:id="9628" w:author="PR Preview" w:date="2026-01-01T00:00:00Z">
        <w:r>
          <w:delText xml:space="preserve"> </w:delText>
        </w:r>
      </w:del>
      <w:del w:id="9629" w:author="PR Preview" w:date="2026-01-01T00:00:00Z">
        <w:r>
          <w:delText xml:space="preserve">In</w:delText>
        </w:r>
      </w:del>
      <w:del w:id="9630" w:author="PR Preview" w:date="2026-01-01T00:00:00Z">
        <w:r>
          <w:delText xml:space="preserve"> </w:delText>
        </w:r>
      </w:del>
      <m:oMath>
        <m:sSup>
          <m:e>
            <m:r>
              <m:rPr>
                <m:scr m:val="double-struck"/>
                <m:sty m:val="p"/>
              </m:rPr>
              <m:t>R</m:t>
            </m:r>
          </m:e>
          <m:sup>
            <m:r>
              <m:t>3</m:t>
            </m:r>
          </m:sup>
        </m:sSup>
      </m:oMath>
      <w:del w:id="9631" w:author="PR Preview" w:date="2026-01-01T00:00:00Z">
        <w:r>
          <w:delText xml:space="preserve">, take</w:delText>
        </w:r>
      </w:del>
      <w:del w:id="9632" w:author="PR Preview" w:date="2026-01-01T00:00:00Z">
        <w:r>
          <w:delText xml:space="preserve"> </w:delText>
        </w:r>
      </w:del>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del w:id="9633" w:author="PR Preview" w:date="2026-01-01T00:00:00Z">
        <w:r>
          <w:delText xml:space="preserve"> </w:delText>
        </w:r>
      </w:del>
      <w:del w:id="9634" w:author="PR Preview" w:date="2026-01-01T00:00:00Z">
        <w:r>
          <w:delText xml:space="preserve">and</w:delText>
        </w:r>
      </w:del>
      <w:del w:id="9635" w:author="PR Preview" w:date="2026-01-01T00:00:00Z">
        <w:r>
          <w:delText xml:space="preserve"> </w:delText>
        </w:r>
      </w:del>
      <m:oMath>
        <m:r>
          <m:t>b</m:t>
        </m:r>
        <m:r>
          <m:rPr>
            <m:sty m:val="p"/>
          </m:rPr>
          <m:t>=</m:t>
        </m:r>
        <m:r>
          <m:rPr>
            <m:sty m:val="p"/>
          </m:rPr>
          <m:t>−</m:t>
        </m:r>
        <m:r>
          <m:t>1</m:t>
        </m:r>
      </m:oMath>
      <w:del w:id="9636" w:author="PR Preview" w:date="2026-01-01T00:00:00Z">
        <w:r>
          <w:delText xml:space="preserve">, the plane of</w:delText>
        </w:r>
      </w:del>
      <w:del w:id="9637" w:author="PR Preview" w:date="2026-01-01T00:00:00Z">
        <w:r>
          <w:delText xml:space="preserve"> </w:delText>
        </w:r>
      </w:del>
      <w:hyperlink w:anchor="exm-hyperplane-subspace">
        <w:del w:id="9638" w:author="PR Preview" w:date="2026-01-01T00:00:00Z">
          <w:r>
            <w:rPr>
              <w:rStyle w:val="Hyperlink"/>
            </w:rPr>
            <w:delText xml:space="preserve">Example 73</w:delText>
          </w:r>
        </w:del>
      </w:hyperlink>
      <w:del w:id="9639" w:author="PR Preview" w:date="2026-01-01T00:00:00Z">
        <w:r>
          <w:delText xml:space="preserve">,</w:delText>
        </w:r>
      </w:del>
      <w:del w:id="9640" w:author="PR Preview" w:date="2026-01-01T00:00:00Z">
        <w:r>
          <w:delText xml:space="preserve"> </w:delText>
        </w:r>
      </w:del>
      <w:del w:id="9641" w:author="PR Preview" w:date="2026-01-01T00:00:00Z">
        <w:r>
          <w:delText xml:space="preserve">with the independent vectors</w:delText>
        </w:r>
      </w:del>
      <w:del w:id="9642" w:author="PR Preview" w:date="2026-01-01T00:00:00Z">
        <w:r>
          <w:delText xml:space="preserve"> </w:delText>
        </w:r>
      </w:del>
      <m:oMath>
        <m:sSub>
          <m:e>
            <m:limLow>
              <m:e>
                <m:r>
                  <m:t>v</m:t>
                </m:r>
              </m:e>
              <m:lim>
                <m:r>
                  <m:rPr>
                    <m:sty m:val="p"/>
                  </m:rPr>
                  <m:t>∼</m:t>
                </m:r>
              </m:lim>
            </m:limLow>
          </m:e>
          <m:sub>
            <m:r>
              <m:t>1</m:t>
            </m:r>
          </m:sub>
        </m:sSub>
        <m:r>
          <m:rPr>
            <m:sty m:val="p"/>
          </m:rPr>
          <m:t>=</m:t>
        </m:r>
        <m:r>
          <m:rPr>
            <m:sty m:val="p"/>
          </m:rPr>
          <m:t>(</m:t>
        </m:r>
        <m:r>
          <m:t>1</m:t>
        </m:r>
        <m:r>
          <m:rPr>
            <m:sty m:val="p"/>
          </m:rPr>
          <m:t>,</m:t>
        </m:r>
        <m:r>
          <m:rPr>
            <m:sty m:val="p"/>
          </m:rPr>
          <m:t>−</m:t>
        </m:r>
        <m:r>
          <m:t>1</m:t>
        </m:r>
        <m:r>
          <m:rPr>
            <m:sty m:val="p"/>
          </m:rPr>
          <m:t>,</m:t>
        </m:r>
        <m:r>
          <m:t>0</m:t>
        </m:r>
        <m:r>
          <m:rPr>
            <m:sty m:val="p"/>
          </m:rPr>
          <m:t>)</m:t>
        </m:r>
      </m:oMath>
      <w:del w:id="9643" w:author="PR Preview" w:date="2026-01-01T00:00:00Z">
        <w:r>
          <w:delText xml:space="preserve"> </w:delText>
        </w:r>
      </w:del>
      <w:del w:id="9644" w:author="PR Preview" w:date="2026-01-01T00:00:00Z">
        <w:r>
          <w:delText xml:space="preserve">and</w:delText>
        </w:r>
      </w:del>
      <w:del w:id="9645" w:author="PR Preview" w:date="2026-01-01T00:00:00Z">
        <w:r>
          <w:delText xml:space="preserve"> </w:delText>
        </w:r>
      </w:del>
      <m:oMath>
        <m:sSub>
          <m:e>
            <m:limLow>
              <m:e>
                <m:r>
                  <m:t>v</m:t>
                </m:r>
              </m:e>
              <m:lim>
                <m:r>
                  <m:rPr>
                    <m:sty m:val="p"/>
                  </m:rPr>
                  <m:t>∼</m:t>
                </m:r>
              </m:lim>
            </m:limLow>
          </m:e>
          <m:sub>
            <m:r>
              <m:t>2</m:t>
            </m:r>
          </m:sub>
        </m:sSub>
        <m:r>
          <m:rPr>
            <m:sty m:val="p"/>
          </m:rPr>
          <m:t>=</m:t>
        </m:r>
        <m:r>
          <m:rPr>
            <m:sty m:val="p"/>
          </m:rPr>
          <m:t>(</m:t>
        </m:r>
        <m:r>
          <m:t>0</m:t>
        </m:r>
        <m:r>
          <m:rPr>
            <m:sty m:val="p"/>
          </m:rPr>
          <m:t>,</m:t>
        </m:r>
        <m:r>
          <m:t>1</m:t>
        </m:r>
        <m:r>
          <m:rPr>
            <m:sty m:val="p"/>
          </m:rPr>
          <m:t>,</m:t>
        </m:r>
        <m:r>
          <m:rPr>
            <m:sty m:val="p"/>
          </m:rPr>
          <m:t>−</m:t>
        </m:r>
        <m:r>
          <m:t>1</m:t>
        </m:r>
        <m:r>
          <m:rPr>
            <m:sty m:val="p"/>
          </m:rPr>
          <m:t>)</m:t>
        </m:r>
      </m:oMath>
      <w:del w:id="9646" w:author="PR Preview" w:date="2026-01-01T00:00:00Z">
        <w:r>
          <w:delText xml:space="preserve"> </w:delText>
        </w:r>
      </w:del>
      <w:del w:id="9647" w:author="PR Preview" w:date="2026-01-01T00:00:00Z">
        <w:r>
          <w:delText xml:space="preserve">in</w:delText>
        </w:r>
      </w:del>
      <w:del w:id="9648" w:author="PR Preview" w:date="2026-01-01T00:00:00Z">
        <w:r>
          <w:delText xml:space="preserve"> </w:delText>
        </w:r>
      </w:del>
      <m:oMath>
        <m:sSub>
          <m:e>
            <m:r>
              <m:rPr>
                <m:scr m:val="script"/>
                <m:sty m:val="p"/>
              </m:rPr>
              <m:t>H</m:t>
            </m:r>
          </m:e>
          <m:sub>
            <m:r>
              <m:t>0</m:t>
            </m:r>
          </m:sub>
        </m:sSub>
      </m:oMath>
      <w:del w:id="9649" w:author="PR Preview" w:date="2026-01-01T00:00:00Z">
        <w:r>
          <w:delText xml:space="preserve">.</w:delText>
        </w:r>
      </w:del>
      <w:del w:id="9650" w:author="PR Preview" w:date="2026-01-01T00:00:00Z">
        <w:r>
          <w:delText xml:space="preserve"> </w:delText>
        </w:r>
      </w:del>
      <w:del w:id="9651" w:author="PR Preview" w:date="2026-01-01T00:00:00Z">
        <w:r>
          <w:delText xml:space="preserve">The code evaluates</w:delText>
        </w:r>
      </w:del>
      <w:del w:id="9652" w:author="PR Preview" w:date="2026-01-01T00:00:00Z">
        <w:r>
          <w:delText xml:space="preserve"> </w:delText>
        </w:r>
      </w:del>
      <m:oMath>
        <m:limLow>
          <m:e>
            <m:r>
              <m:t>w</m:t>
            </m:r>
          </m:e>
          <m:lim>
            <m:r>
              <m:rPr>
                <m:sty m:val="p"/>
              </m:rPr>
              <m:t>∼</m:t>
            </m:r>
          </m:lim>
        </m:limLow>
        <m:r>
          <m:rPr>
            <m:sty m:val="p"/>
          </m:rPr>
          <m:t>⋅</m:t>
        </m:r>
        <m:limLow>
          <m:e>
            <m:r>
              <m:t>x</m:t>
            </m:r>
          </m:e>
          <m:lim>
            <m:r>
              <m:rPr>
                <m:sty m:val="p"/>
              </m:rPr>
              <m:t>∼</m:t>
            </m:r>
          </m:lim>
        </m:limLow>
        <m:r>
          <m:rPr>
            <m:sty m:val="p"/>
          </m:rPr>
          <m:t>+</m:t>
        </m:r>
        <m:r>
          <m:t>b</m:t>
        </m:r>
      </m:oMath>
      <w:del w:id="9653" w:author="PR Preview" w:date="2026-01-01T00:00:00Z">
        <w:r>
          <w:delText xml:space="preserve"> </w:delText>
        </w:r>
      </w:del>
      <w:del w:id="9654" w:author="PR Preview" w:date="2026-01-01T00:00:00Z">
        <w:r>
          <w:delText xml:space="preserve">at the origin</w:delText>
        </w:r>
      </w:del>
      <w:del w:id="9655" w:author="PR Preview" w:date="2026-01-01T00:00:00Z">
        <w:r>
          <w:delText xml:space="preserve"> </w:delText>
        </w:r>
      </w:del>
      <w:del w:id="9656" w:author="PR Preview" w:date="2026-01-01T00:00:00Z">
        <w:r>
          <w:delText xml:space="preserve">and at points</w:delText>
        </w:r>
      </w:del>
      <w:del w:id="9657" w:author="PR Preview" w:date="2026-01-01T00:00:00Z">
        <w:r>
          <w:delText xml:space="preserve"> </w:delText>
        </w:r>
      </w:del>
      <m:oMath>
        <m:sSub>
          <m:e>
            <m:limLow>
              <m:e>
                <m:r>
                  <m:t>x</m:t>
                </m:r>
              </m:e>
              <m:lim>
                <m:r>
                  <m:rPr>
                    <m:sty m:val="p"/>
                  </m:rPr>
                  <m:t>∼</m:t>
                </m:r>
              </m:lim>
            </m:limLow>
          </m:e>
          <m:sub>
            <m:r>
              <m:t>0</m:t>
            </m:r>
          </m:sub>
        </m:sSub>
        <m:r>
          <m:rPr>
            <m:sty m:val="p"/>
          </m:rPr>
          <m:t>+</m:t>
        </m:r>
        <m:r>
          <m:t>t</m:t>
        </m:r>
        <m:r>
          <m:t> </m:t>
        </m:r>
        <m:limLow>
          <m:e>
            <m:r>
              <m:t>v</m:t>
            </m:r>
          </m:e>
          <m:lim>
            <m:r>
              <m:rPr>
                <m:sty m:val="p"/>
              </m:rPr>
              <m:t>∼</m:t>
            </m:r>
          </m:lim>
        </m:limLow>
      </m:oMath>
      <w:del w:id="9658" w:author="PR Preview" w:date="2026-01-01T00:00:00Z">
        <w:r>
          <w:delText xml:space="preserve"> </w:delText>
        </w:r>
      </w:del>
      <w:del w:id="9659" w:author="PR Preview" w:date="2026-01-01T00:00:00Z">
        <w:r>
          <w:delText xml:space="preserve">and</w:delText>
        </w:r>
      </w:del>
      <w:del w:id="9660" w:author="PR Preview" w:date="2026-01-01T00:00:00Z">
        <w:r>
          <w:delText xml:space="preserve"> </w:delText>
        </w:r>
      </w:del>
      <m:oMath>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oMath>
      <w:del w:id="9661" w:author="PR Preview" w:date="2026-01-01T00:00:00Z">
        <w:r>
          <w:delText xml:space="preserve">.</w:delText>
        </w:r>
      </w:del>
    </w:p>
    <w:p>
      <w:pPr>
        <w:pStyle w:val="FirstParagraph"/>
      </w:pPr>
      <w:ins w:id="9662" w:author="PR Preview" w:date="2026-01-01T00:00:00Z">
        <w:r>
          <w:rPr>
            <w:b/>
            <w:bCs/>
          </w:rPr>
          <w:t xml:space="preserve">Theorem 43 (Where a hyperplane passes, and its shape in</w:t>
        </w:r>
      </w:ins>
      <w:ins w:id="9663" w:author="PR Preview" w:date="2026-01-01T00:00:00Z">
        <w:r>
          <w:rPr>
            <w:b/>
            <w:bCs/>
          </w:rPr>
          <w:t xml:space="preserve"> </w:t>
        </w:r>
      </w:ins>
      <m:oMath>
        <m:sSup>
          <m:e>
            <m:r>
              <m:rPr>
                <m:scr m:val="double-struck"/>
                <m:sty m:val="p"/>
              </m:rPr>
              <m:t>R</m:t>
            </m:r>
          </m:e>
          <m:sup>
            <m:r>
              <m:t>2</m:t>
            </m:r>
          </m:sup>
        </m:sSup>
      </m:oMath>
      <w:ins w:id="9664" w:author="PR Preview" w:date="2026-01-01T00:00:00Z">
        <w:r>
          <w:rPr>
            <w:b/>
            <w:bCs/>
          </w:rPr>
          <w:t xml:space="preserve"> </w:t>
        </w:r>
      </w:ins>
      <w:ins w:id="9665" w:author="PR Preview" w:date="2026-01-01T00:00:00Z">
        <w:r>
          <w:rPr>
            <w:b/>
            <w:bCs/>
          </w:rPr>
          <w:t xml:space="preserve">and</w:t>
        </w:r>
      </w:ins>
      <w:ins w:id="9666" w:author="PR Preview" w:date="2026-01-01T00:00:00Z">
        <w:r>
          <w:rPr>
            <w:b/>
            <w:bCs/>
          </w:rPr>
          <w:t xml:space="preserve"> </w:t>
        </w:r>
      </w:ins>
      <m:oMath>
        <m:sSup>
          <m:e>
            <m:r>
              <m:rPr>
                <m:scr m:val="double-struck"/>
                <m:sty m:val="p"/>
              </m:rPr>
              <m:t>R</m:t>
            </m:r>
          </m:e>
          <m:sup>
            <m:r>
              <m:t>3</m:t>
            </m:r>
          </m:sup>
        </m:sSup>
      </m:oMath>
      <w:ins w:id="9667" w:author="PR Preview" w:date="2026-01-01T00:00:00Z">
        <w:r>
          <w:rPr>
            <w:b/>
            <w:bCs/>
          </w:rPr>
          <w:t xml:space="preserve">)</w:t>
        </w:r>
      </w:ins>
      <w:ins w:id="9668" w:author="PR Preview" w:date="2026-01-01T00:00:00Z">
        <w:r>
          <w:t xml:space="preserve"> </w:t>
        </w:r>
      </w:ins>
      <w:ins w:id="9669" w:author="PR Preview" w:date="2026-01-01T00:00:00Z">
        <w:r>
          <w:t xml:space="preserve">Let</w:t>
        </w:r>
      </w:ins>
      <w:ins w:id="9670" w:author="PR Preview" w:date="2026-01-01T00:00:00Z">
        <w:r>
          <w:t xml:space="preserve"> </w:t>
        </w:r>
      </w:ins>
      <w:ins w:id="9671" w:author="PR Preview" w:date="2026-01-01T00:00:00Z">
        <w:r>
          <w:t xml:space="preserve">$\mathcal{H} = \mathopen{}\left\{\mathord{\smash[b]{\underset{\raise.3ex\hbox{$\scriptstyle\sim$}}{x}}\vphantom{x}}\in \mathbb{R}^p : \mathord{\smash[b]{\underset{\raise.3ex\hbox{$\scriptstyle\sim$}}{w}}\vphantom{w}} \cdot \mathord{\smash[b]{\underset{\raise.3ex\hbox{$\scriptstyle\sim$}}{x}}\vphantom{x}} + b = 0\right\}\mathclose{}$</w:t>
        </w:r>
      </w:ins>
      <w:ins w:id="9672" w:author="PR Preview" w:date="2026-01-01T00:00:00Z">
        <w:r>
          <w:t xml:space="preserve"> </w:t>
        </w:r>
      </w:ins>
      <w:ins w:id="9673" w:author="PR Preview" w:date="2026-01-01T00:00:00Z">
        <w:r>
          <w:t xml:space="preserve">be a hyperplane (</w:t>
        </w:r>
      </w:ins>
      <w:hyperlink w:anchor="def-hyperplane">
        <w:ins w:id="9674" w:author="PR Preview" w:date="2026-01-01T00:00:00Z">
          <w:r>
            <w:rPr>
              <w:rStyle w:val="Hyperlink"/>
            </w:rPr>
            <w:t xml:space="preserve">Definition 41</w:t>
          </w:r>
        </w:ins>
      </w:hyperlink>
      <w:ins w:id="9675" w:author="PR Preview" w:date="2026-01-01T00:00:00Z">
        <w:r>
          <w:t xml:space="preserve">).</w:t>
        </w:r>
      </w:ins>
    </w:p>
    <w:p>
      <w:pPr>
        <w:pStyle w:val="Compact"/>
        <w:numPr>
          <w:ilvl w:val="0"/>
          <w:numId w:val="1030"/>
        </w:numPr>
      </w:pPr>
      <m:oMath>
        <m:r>
          <m:rPr>
            <m:scr m:val="script"/>
            <m:sty m:val="p"/>
          </m:rPr>
          <m:t>H</m:t>
        </m:r>
      </m:oMath>
      <w:ins w:id="9676" w:author="PR Preview" w:date="2026-01-01T00:00:00Z">
        <w:r>
          <w:t xml:space="preserve"> </w:t>
        </w:r>
      </w:ins>
      <w:ins w:id="9677" w:author="PR Preview" w:date="2026-01-01T00:00:00Z">
        <w:r>
          <w:t xml:space="preserve">contains the origin</w:t>
        </w:r>
      </w:ins>
      <w:ins w:id="9678" w:author="PR Preview" w:date="2026-01-01T00:00:00Z">
        <w:r>
          <w:t xml:space="preserve"> </w:t>
        </w:r>
      </w:ins>
      <w:ins w:id="9679" w:author="PR Preview" w:date="2026-01-01T00:00:00Z">
        <w:r>
          <w:t xml:space="preserve">$\mathord{\smash[b]{\underset{\raise.3ex\hbox{$\scriptstyle\sim$}}{0}}\vphantom{0}}$</w:t>
        </w:r>
      </w:ins>
      <w:ins w:id="9680" w:author="PR Preview" w:date="2026-01-01T00:00:00Z">
        <w:r>
          <w:t xml:space="preserve"> </w:t>
        </w:r>
      </w:ins>
      <w:ins w:id="9681" w:author="PR Preview" w:date="2026-01-01T00:00:00Z">
        <w:r>
          <w:t xml:space="preserve">exactly when</w:t>
        </w:r>
      </w:ins>
      <w:ins w:id="9682" w:author="PR Preview" w:date="2026-01-01T00:00:00Z">
        <w:r>
          <w:t xml:space="preserve"> </w:t>
        </w:r>
      </w:ins>
      <m:oMath>
        <m:r>
          <m:t>b</m:t>
        </m:r>
        <m:r>
          <m:rPr>
            <m:sty m:val="p"/>
          </m:rPr>
          <m:t>=</m:t>
        </m:r>
        <m:r>
          <m:t>0</m:t>
        </m:r>
      </m:oMath>
      <w:ins w:id="9683" w:author="PR Preview" w:date="2026-01-01T00:00:00Z">
        <w:r>
          <w:t xml:space="preserve">.</w:t>
        </w:r>
      </w:ins>
    </w:p>
    <w:p>
      <w:pPr>
        <w:pStyle w:val="Compact"/>
        <w:numPr>
          <w:ilvl w:val="0"/>
          <w:numId w:val="1030"/>
        </w:numPr>
      </w:pPr>
      <w:ins w:id="9684" w:author="PR Preview" w:date="2026-01-01T00:00:00Z">
        <w:r>
          <w:t xml:space="preserve">If</w:t>
        </w:r>
      </w:ins>
      <w:ins w:id="9685" w:author="PR Preview" w:date="2026-01-01T00:00:00Z">
        <w:r>
          <w:t xml:space="preserve"> </w:t>
        </w:r>
      </w:ins>
      <m:oMath>
        <m:r>
          <m:t>p</m:t>
        </m:r>
        <m:r>
          <m:rPr>
            <m:sty m:val="p"/>
          </m:rPr>
          <m:t>=</m:t>
        </m:r>
        <m:r>
          <m:t>2</m:t>
        </m:r>
      </m:oMath>
      <w:ins w:id="9686" w:author="PR Preview" w:date="2026-01-01T00:00:00Z">
        <w:r>
          <w:t xml:space="preserve">, then</w:t>
        </w:r>
      </w:ins>
      <w:ins w:id="9687" w:author="PR Preview" w:date="2026-01-01T00:00:00Z">
        <w:r>
          <w:t xml:space="preserve"> </w:t>
        </w:r>
      </w:ins>
      <m:oMath>
        <m:r>
          <m:rPr>
            <m:scr m:val="script"/>
            <m:sty m:val="p"/>
          </m:rPr>
          <m:t>H</m:t>
        </m:r>
      </m:oMath>
      <w:ins w:id="9688" w:author="PR Preview" w:date="2026-01-01T00:00:00Z">
        <w:r>
          <w:t xml:space="preserve"> </w:t>
        </w:r>
      </w:ins>
      <w:ins w:id="9689" w:author="PR Preview" w:date="2026-01-01T00:00:00Z">
        <w:r>
          <w:t xml:space="preserve">is a line:</w:t>
        </w:r>
      </w:ins>
      <w:ins w:id="9690" w:author="PR Preview" w:date="2026-01-01T00:00:00Z">
        <w:r>
          <w:t xml:space="preserve"> </w:t>
        </w:r>
      </w:ins>
      <w:ins w:id="9691" w:author="PR Preview" w:date="2026-01-01T00:00:00Z">
        <w:r>
          <w:t xml:space="preserve">$\mathcal{H} = \mathopen{}\left\{\mathord{\smash[b]{\underset{\raise.3ex\hbox{$\scriptstyle\sim$}}{x}}\vphantom{x}}_0 + t\,\mathord{\smash[b]{\underset{\raise.3ex\hbox{$\scriptstyle\sim$}}{v}}\vphantom{v}} : t \in \mathbb{R}\right\}\mathclose{}$</w:t>
        </w:r>
      </w:ins>
      <w:ins w:id="9692" w:author="PR Preview" w:date="2026-01-01T00:00:00Z">
        <w:r>
          <w:t xml:space="preserve"> </w:t>
        </w:r>
      </w:ins>
      <w:ins w:id="9693" w:author="PR Preview" w:date="2026-01-01T00:00:00Z">
        <w:r>
          <w:t xml:space="preserve">for some</w:t>
        </w:r>
      </w:ins>
      <w:ins w:id="9694" w:author="PR Preview" w:date="2026-01-01T00:00:00Z">
        <w:r>
          <w:t xml:space="preserve"> </w:t>
        </w:r>
      </w:ins>
      <w:ins w:id="9695" w:author="PR Preview" w:date="2026-01-01T00:00:00Z">
        <w:r>
          <w:t xml:space="preserve">$\mathord{\smash[b]{\underset{\raise.3ex\hbox{$\scriptstyle\sim$}}{x}}\vphantom{x}}_0 \in \mathbb{R}^2$</w:t>
        </w:r>
      </w:ins>
      <w:ins w:id="9696" w:author="PR Preview" w:date="2026-01-01T00:00:00Z">
        <w:r>
          <w:t xml:space="preserve"> </w:t>
        </w:r>
      </w:ins>
      <w:ins w:id="9697" w:author="PR Preview" w:date="2026-01-01T00:00:00Z">
        <w:r>
          <w:t xml:space="preserve">and some nonzero</w:t>
        </w:r>
      </w:ins>
      <w:ins w:id="9698" w:author="PR Preview" w:date="2026-01-01T00:00:00Z">
        <w:r>
          <w:t xml:space="preserve"> </w:t>
        </w:r>
      </w:ins>
      <w:ins w:id="9699" w:author="PR Preview" w:date="2026-01-01T00:00:00Z">
        <w:r>
          <w:t xml:space="preserve">$\mathord{\smash[b]{\underset{\raise.3ex\hbox{$\scriptstyle\sim$}}{v}}\vphantom{v}} \in \mathbb{R}^2$</w:t>
        </w:r>
      </w:ins>
      <w:ins w:id="9700" w:author="PR Preview" w:date="2026-01-01T00:00:00Z">
        <w:r>
          <w:t xml:space="preserve">.</w:t>
        </w:r>
      </w:ins>
    </w:p>
    <w:p>
      <w:pPr>
        <w:pStyle w:val="Compact"/>
        <w:numPr>
          <w:ilvl w:val="0"/>
          <w:numId w:val="1030"/>
        </w:numPr>
      </w:pPr>
      <w:ins w:id="9701" w:author="PR Preview" w:date="2026-01-01T00:00:00Z">
        <w:r>
          <w:t xml:space="preserve">If</w:t>
        </w:r>
      </w:ins>
      <w:ins w:id="9702" w:author="PR Preview" w:date="2026-01-01T00:00:00Z">
        <w:r>
          <w:t xml:space="preserve"> </w:t>
        </w:r>
      </w:ins>
      <m:oMath>
        <m:r>
          <m:t>p</m:t>
        </m:r>
        <m:r>
          <m:rPr>
            <m:sty m:val="p"/>
          </m:rPr>
          <m:t>=</m:t>
        </m:r>
        <m:r>
          <m:t>3</m:t>
        </m:r>
      </m:oMath>
      <w:ins w:id="9703" w:author="PR Preview" w:date="2026-01-01T00:00:00Z">
        <w:r>
          <w:t xml:space="preserve">, then</w:t>
        </w:r>
      </w:ins>
      <w:ins w:id="9704" w:author="PR Preview" w:date="2026-01-01T00:00:00Z">
        <w:r>
          <w:t xml:space="preserve"> </w:t>
        </w:r>
      </w:ins>
      <m:oMath>
        <m:r>
          <m:rPr>
            <m:scr m:val="script"/>
            <m:sty m:val="p"/>
          </m:rPr>
          <m:t>H</m:t>
        </m:r>
      </m:oMath>
      <w:ins w:id="9705" w:author="PR Preview" w:date="2026-01-01T00:00:00Z">
        <w:r>
          <w:t xml:space="preserve"> </w:t>
        </w:r>
      </w:ins>
      <w:ins w:id="9706" w:author="PR Preview" w:date="2026-01-01T00:00:00Z">
        <w:r>
          <w:t xml:space="preserve">is a plane:</w:t>
        </w:r>
      </w:ins>
      <w:ins w:id="9707" w:author="PR Preview" w:date="2026-01-01T00:00:00Z">
        <w:r>
          <w:t xml:space="preserve"> </w:t>
        </w:r>
      </w:ins>
      <w:ins w:id="9708" w:author="PR Preview" w:date="2026-01-01T00:00:00Z">
        <w:r>
          <w:t xml:space="preserve">$\mathcal{H} = \mathopen{}\left\{\mathord{\smash[b]{\underset{\raise.3ex\hbox{$\scriptstyle\sim$}}{x}}\vphantom{x}}_0 + s\,\mathord{\smash[b]{\underset{\raise.3ex\hbox{$\scriptstyle\sim$}}{v}}\vphantom{v}}_1 + t\,\mathord{\smash[b]{\underset{\raise.3ex\hbox{$\scriptstyle\sim$}}{v}}\vphantom{v}}_2 : s, t \in \mathbb{R}\right\}\mathclose{}$</w:t>
        </w:r>
      </w:ins>
      <w:ins w:id="9709" w:author="PR Preview" w:date="2026-01-01T00:00:00Z">
        <w:r>
          <w:t xml:space="preserve"> </w:t>
        </w:r>
      </w:ins>
      <w:ins w:id="9710" w:author="PR Preview" w:date="2026-01-01T00:00:00Z">
        <w:r>
          <w:t xml:space="preserve">for some</w:t>
        </w:r>
      </w:ins>
      <w:ins w:id="9711" w:author="PR Preview" w:date="2026-01-01T00:00:00Z">
        <w:r>
          <w:t xml:space="preserve"> </w:t>
        </w:r>
      </w:ins>
      <w:ins w:id="9712" w:author="PR Preview" w:date="2026-01-01T00:00:00Z">
        <w:r>
          <w:t xml:space="preserve">$\mathord{\smash[b]{\underset{\raise.3ex\hbox{$\scriptstyle\sim$}}{x}}\vphantom{x}}_0 \in \mathbb{R}^3$</w:t>
        </w:r>
      </w:ins>
      <w:ins w:id="9713" w:author="PR Preview" w:date="2026-01-01T00:00:00Z">
        <w:r>
          <w:t xml:space="preserve"> </w:t>
        </w:r>
      </w:ins>
      <w:ins w:id="9714" w:author="PR Preview" w:date="2026-01-01T00:00:00Z">
        <w:r>
          <w:t xml:space="preserve">and some linearly independent</w:t>
        </w:r>
      </w:ins>
      <w:ins w:id="9715" w:author="PR Preview" w:date="2026-01-01T00:00:00Z">
        <w:r>
          <w:t xml:space="preserve"> </w:t>
        </w:r>
      </w:ins>
      <w:ins w:id="9716" w:author="PR Preview" w:date="2026-01-01T00:00:00Z">
        <w:r>
          <w:t xml:space="preserve">$\mathord{\smash[b]{\underset{\raise.3ex\hbox{$\scriptstyle\sim$}}{v}}\vphantom{v}}_1, \mathord{\smash[b]{\underset{\raise.3ex\hbox{$\scriptstyle\sim$}}{v}}\vphantom{v}}_2 \in \mathbb{R}^3$</w:t>
        </w:r>
      </w:ins>
      <w:ins w:id="9717" w:author="PR Preview" w:date="2026-01-01T00:00:00Z">
        <w:r>
          <w:t xml:space="preserve">.</w:t>
        </w:r>
      </w:ins>
    </w:p>
    <w:bookmarkEnd w:id="280"/>
    <w:p>
      <w:pPr>
        <w:pStyle w:val="FirstParagraph"/>
      </w:pPr>
      <w:ins w:id="9718" w:author="PR Preview" w:date="2026-01-01T00:00:00Z">
        <w:r>
          <w:rPr>
            <w:i/>
            <w:iCs/>
          </w:rPr>
          <w:t xml:space="preserve">Proof</w:t>
        </w:r>
      </w:ins>
      <w:ins w:id="9719" w:author="PR Preview" w:date="2026-01-01T00:00:00Z">
        <w:r>
          <w:t xml:space="preserve">. </w:t>
        </w:r>
      </w:ins>
      <w:ins w:id="9720" w:author="PR Preview" w:date="2026-01-01T00:00:00Z">
        <w:r>
          <w:rPr>
            <w:b/>
            <w:bCs/>
          </w:rPr>
          <w:t xml:space="preserve">Part 1.</w:t>
        </w:r>
      </w:ins>
      <w:ins w:id="9721" w:author="PR Preview" w:date="2026-01-01T00:00:00Z">
        <w:r>
          <w:t xml:space="preserve"> </w:t>
        </w:r>
      </w:ins>
      <w:ins w:id="9722" w:author="PR Preview" w:date="2026-01-01T00:00:00Z">
        <w:r>
          <w:t xml:space="preserve">Since</w:t>
        </w:r>
      </w:ins>
      <w:ins w:id="9723" w:author="PR Preview" w:date="2026-01-01T00:00:00Z">
        <w:r>
          <w:t xml:space="preserve"> </w:t>
        </w:r>
      </w:ins>
      <w:ins w:id="9724" w:author="PR Preview" w:date="2026-01-01T00:00:00Z">
        <w:r>
          <w:t xml:space="preserve">$\mathord{\smash[b]{\underset{\raise.3ex\hbox{$\scriptstyle\sim$}}{w}}\vphantom{w}} \cdot \mathord{\smash[b]{\underset{\raise.3ex\hbox{$\scriptstyle\sim$}}{0}}\vphantom{0}} = 0$</w:t>
        </w:r>
      </w:ins>
      <w:ins w:id="9725" w:author="PR Preview" w:date="2026-01-01T00:00:00Z">
        <w:r>
          <w:t xml:space="preserve">,</w:t>
        </w:r>
      </w:ins>
    </w:p>
    <w:p>
      <w:pPr>
        <w:pStyle w:val="BodyText"/>
      </w:pPr>
      <w:ins w:id="9726" w:author="PR Preview" w:date="2026-01-01T00:00:00Z">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ins>
    </w:p>
    <w:p>
      <w:pPr>
        <w:pStyle w:val="FirstParagraph"/>
      </w:pPr>
      <w:ins w:id="9727" w:author="PR Preview" w:date="2026-01-01T00:00:00Z">
        <w:r>
          <w:t xml:space="preserve">so</w:t>
        </w:r>
      </w:ins>
      <w:ins w:id="9728" w:author="PR Preview" w:date="2026-01-01T00:00:00Z">
        <w:r>
          <w:t xml:space="preserve"> </w:t>
        </w:r>
      </w:ins>
      <w:ins w:id="9729" w:author="PR Preview" w:date="2026-01-01T00:00:00Z">
        <w:r>
          <w:t xml:space="preserve">$\mathord{\smash[b]{\underset{\raise.3ex\hbox{$\scriptstyle\sim$}}{0}}\vphantom{0}}\in \mathcal{H}$</w:t>
        </w:r>
      </w:ins>
      <w:ins w:id="9730" w:author="PR Preview" w:date="2026-01-01T00:00:00Z">
        <w:r>
          <w:t xml:space="preserve"> </w:t>
        </w:r>
      </w:ins>
      <w:ins w:id="9731" w:author="PR Preview" w:date="2026-01-01T00:00:00Z">
        <w:r>
          <w:t xml:space="preserve">exactly when</w:t>
        </w:r>
      </w:ins>
      <w:ins w:id="9732" w:author="PR Preview" w:date="2026-01-01T00:00:00Z">
        <w:r>
          <w:t xml:space="preserve"> </w:t>
        </w:r>
      </w:ins>
      <m:oMath>
        <m:r>
          <m:t>b</m:t>
        </m:r>
        <m:r>
          <m:rPr>
            <m:sty m:val="p"/>
          </m:rPr>
          <m:t>=</m:t>
        </m:r>
        <m:r>
          <m:t>0</m:t>
        </m:r>
      </m:oMath>
      <w:ins w:id="9733" w:author="PR Preview" w:date="2026-01-01T00:00:00Z">
        <w:r>
          <w:t xml:space="preserve">.</w:t>
        </w:r>
      </w:ins>
    </w:p>
    <w:p>
      <w:pPr>
        <w:pStyle w:val="BodyText"/>
      </w:pPr>
      <w:ins w:id="9734" w:author="PR Preview" w:date="2026-01-01T00:00:00Z">
        <w:r>
          <w:rPr>
            <w:b/>
            <w:bCs/>
          </w:rPr>
          <w:t xml:space="preserve">Parts 2 and 3.</w:t>
        </w:r>
      </w:ins>
      <w:ins w:id="9735" w:author="PR Preview" w:date="2026-01-01T00:00:00Z">
        <w:r>
          <w:t xml:space="preserve"> </w:t>
        </w:r>
      </w:ins>
      <w:ins w:id="9736" w:author="PR Preview" w:date="2026-01-01T00:00:00Z">
        <w:r>
          <w:t xml:space="preserve">By</w:t>
        </w:r>
      </w:ins>
      <w:ins w:id="9737" w:author="PR Preview" w:date="2026-01-01T00:00:00Z">
        <w:r>
          <w:t xml:space="preserve"> </w:t>
        </w:r>
      </w:ins>
      <w:hyperlink w:anchor="thm-hyperplane-subspace">
        <w:ins w:id="9738" w:author="PR Preview" w:date="2026-01-01T00:00:00Z">
          <w:r>
            <w:rPr>
              <w:rStyle w:val="Hyperlink"/>
            </w:rPr>
            <w:t xml:space="preserve">Theorem 42</w:t>
          </w:r>
        </w:ins>
      </w:hyperlink>
      <w:ins w:id="9739" w:author="PR Preview" w:date="2026-01-01T00:00:00Z">
        <w:r>
          <w:t xml:space="preserve">,</w:t>
        </w:r>
      </w:ins>
      <w:ins w:id="9740" w:author="PR Preview" w:date="2026-01-01T00:00:00Z">
        <w:r>
          <w:t xml:space="preserve"> </w:t>
        </w:r>
      </w:ins>
      <w:ins w:id="9741" w:author="PR Preview" w:date="2026-01-01T00:00:00Z">
        <w:r>
          <w:t xml:space="preserve">$\mathcal{H} = \mathopen{}\left\{\mathord{\smash[b]{\underset{\raise.3ex\hbox{$\scriptstyle\sim$}}{x}}\vphantom{x}}_0 + \mathord{\smash[b]{\underset{\raise.3ex\hbox{$\scriptstyle\sim$}}{s}}\vphantom{s}} : \mathord{\smash[b]{\underset{\raise.3ex\hbox{$\scriptstyle\sim$}}{s}}\vphantom{s}} \in \mathcal{H}_0\right\}\mathclose{}$</w:t>
        </w:r>
      </w:ins>
      <w:ins w:id="9742" w:author="PR Preview" w:date="2026-01-01T00:00:00Z">
        <w:r>
          <w:t xml:space="preserve"> </w:t>
        </w:r>
      </w:ins>
      <w:ins w:id="9743" w:author="PR Preview" w:date="2026-01-01T00:00:00Z">
        <w:r>
          <w:t xml:space="preserve">for any</w:t>
        </w:r>
      </w:ins>
      <w:ins w:id="9744" w:author="PR Preview" w:date="2026-01-01T00:00:00Z">
        <w:r>
          <w:t xml:space="preserve"> </w:t>
        </w:r>
      </w:ins>
      <w:ins w:id="9745" w:author="PR Preview" w:date="2026-01-01T00:00:00Z">
        <w:r>
          <w:t xml:space="preserve">$\mathord{\smash[b]{\underset{\raise.3ex\hbox{$\scriptstyle\sim$}}{x}}\vphantom{x}}_0 \in \mathcal{H}$</w:t>
        </w:r>
      </w:ins>
      <w:ins w:id="9746" w:author="PR Preview" w:date="2026-01-01T00:00:00Z">
        <w:r>
          <w:t xml:space="preserve">,</w:t>
        </w:r>
      </w:ins>
      <w:ins w:id="9747" w:author="PR Preview" w:date="2026-01-01T00:00:00Z">
        <w:r>
          <w:t xml:space="preserve"> </w:t>
        </w:r>
      </w:ins>
      <w:ins w:id="9748" w:author="PR Preview" w:date="2026-01-01T00:00:00Z">
        <w:r>
          <w:t xml:space="preserve">where</w:t>
        </w:r>
      </w:ins>
      <w:ins w:id="9749" w:author="PR Preview" w:date="2026-01-01T00:00:00Z">
        <w:r>
          <w:t xml:space="preserve"> </w:t>
        </w:r>
      </w:ins>
      <m:oMath>
        <m:sSub>
          <m:e>
            <m:r>
              <m:rPr>
                <m:scr m:val="script"/>
                <m:sty m:val="p"/>
              </m:rPr>
              <m:t>H</m:t>
            </m:r>
          </m:e>
          <m:sub>
            <m:r>
              <m:t>0</m:t>
            </m:r>
          </m:sub>
        </m:sSub>
      </m:oMath>
      <w:ins w:id="9750" w:author="PR Preview" w:date="2026-01-01T00:00:00Z">
        <w:r>
          <w:t xml:space="preserve"> </w:t>
        </w:r>
      </w:ins>
      <w:ins w:id="9751" w:author="PR Preview" w:date="2026-01-01T00:00:00Z">
        <w:r>
          <w:t xml:space="preserve">is a subspace of</w:t>
        </w:r>
      </w:ins>
      <w:ins w:id="9752" w:author="PR Preview" w:date="2026-01-01T00:00:00Z">
        <w:r>
          <w:t xml:space="preserve"> </w:t>
        </w:r>
      </w:ins>
      <m:oMath>
        <m:sSup>
          <m:e>
            <m:r>
              <m:rPr>
                <m:scr m:val="double-struck"/>
                <m:sty m:val="p"/>
              </m:rPr>
              <m:t>R</m:t>
            </m:r>
          </m:e>
          <m:sup>
            <m:r>
              <m:t>p</m:t>
            </m:r>
          </m:sup>
        </m:sSup>
      </m:oMath>
      <w:ins w:id="9753" w:author="PR Preview" w:date="2026-01-01T00:00:00Z">
        <w:r>
          <w:t xml:space="preserve"> </w:t>
        </w:r>
      </w:ins>
      <w:ins w:id="9754" w:author="PR Preview" w:date="2026-01-01T00:00:00Z">
        <w:r>
          <w:t xml:space="preserve">of dimension</w:t>
        </w:r>
      </w:ins>
      <w:ins w:id="9755" w:author="PR Preview" w:date="2026-01-01T00:00:00Z">
        <w:r>
          <w:t xml:space="preserve"> </w:t>
        </w:r>
      </w:ins>
      <m:oMath>
        <m:r>
          <m:t>p</m:t>
        </m:r>
        <m:r>
          <m:rPr>
            <m:sty m:val="p"/>
          </m:rPr>
          <m:t>−</m:t>
        </m:r>
        <m:r>
          <m:t>1</m:t>
        </m:r>
      </m:oMath>
      <w:ins w:id="9756" w:author="PR Preview" w:date="2026-01-01T00:00:00Z">
        <w:r>
          <w:t xml:space="preserve">.</w:t>
        </w:r>
      </w:ins>
    </w:p>
    <w:p>
      <w:pPr>
        <w:pStyle w:val="BodyText"/>
      </w:pPr>
      <w:ins w:id="9757" w:author="PR Preview" w:date="2026-01-01T00:00:00Z">
        <w:r>
          <w:t xml:space="preserve">For</w:t>
        </w:r>
      </w:ins>
      <w:ins w:id="9758" w:author="PR Preview" w:date="2026-01-01T00:00:00Z">
        <w:r>
          <w:t xml:space="preserve"> </w:t>
        </w:r>
      </w:ins>
      <m:oMath>
        <m:r>
          <m:t>p</m:t>
        </m:r>
        <m:r>
          <m:rPr>
            <m:sty m:val="p"/>
          </m:rPr>
          <m:t>=</m:t>
        </m:r>
        <m:r>
          <m:t>2</m:t>
        </m:r>
      </m:oMath>
      <w:ins w:id="9759" w:author="PR Preview" w:date="2026-01-01T00:00:00Z">
        <w:r>
          <w:t xml:space="preserve">,</w:t>
        </w:r>
      </w:ins>
      <w:ins w:id="9760" w:author="PR Preview" w:date="2026-01-01T00:00:00Z">
        <w:r>
          <w:t xml:space="preserve"> </w:t>
        </w:r>
      </w:ins>
      <m:oMath>
        <m:sSub>
          <m:e>
            <m:r>
              <m:rPr>
                <m:scr m:val="script"/>
                <m:sty m:val="p"/>
              </m:rPr>
              <m:t>H</m:t>
            </m:r>
          </m:e>
          <m:sub>
            <m:r>
              <m:t>0</m:t>
            </m:r>
          </m:sub>
        </m:sSub>
      </m:oMath>
      <w:ins w:id="9761" w:author="PR Preview" w:date="2026-01-01T00:00:00Z">
        <w:r>
          <w:t xml:space="preserve"> </w:t>
        </w:r>
      </w:ins>
      <w:ins w:id="9762" w:author="PR Preview" w:date="2026-01-01T00:00:00Z">
        <w:r>
          <w:t xml:space="preserve">has dimension</w:t>
        </w:r>
      </w:ins>
      <w:ins w:id="9763" w:author="PR Preview" w:date="2026-01-01T00:00:00Z">
        <w:r>
          <w:t xml:space="preserve"> </w:t>
        </w:r>
      </w:ins>
      <m:oMath>
        <m:r>
          <m:t>1</m:t>
        </m:r>
      </m:oMath>
      <w:ins w:id="9764" w:author="PR Preview" w:date="2026-01-01T00:00:00Z">
        <w:r>
          <w:t xml:space="preserve">, so it has a basis (</w:t>
        </w:r>
      </w:ins>
      <w:hyperlink w:anchor="def-basis">
        <w:ins w:id="9765" w:author="PR Preview" w:date="2026-01-01T00:00:00Z">
          <w:r>
            <w:rPr>
              <w:rStyle w:val="Hyperlink"/>
            </w:rPr>
            <w:t xml:space="preserve">Definition 48</w:t>
          </w:r>
        </w:ins>
      </w:hyperlink>
      <w:ins w:id="9766" w:author="PR Preview" w:date="2026-01-01T00:00:00Z">
        <w:r>
          <w:t xml:space="preserve">) with one vector</w:t>
        </w:r>
      </w:ins>
      <w:ins w:id="9767" w:author="PR Preview" w:date="2026-01-01T00:00:00Z">
        <w:r>
          <w:t xml:space="preserve"> </w:t>
        </w:r>
      </w:ins>
      <w:ins w:id="9768" w:author="PR Preview" w:date="2026-01-01T00:00:00Z">
        <w:r>
          <w:t xml:space="preserve">$\mathord{\smash[b]{\underset{\raise.3ex\hbox{$\scriptstyle\sim$}}{v}}\vphantom{v}}$</w:t>
        </w:r>
      </w:ins>
      <w:ins w:id="9769" w:author="PR Preview" w:date="2026-01-01T00:00:00Z">
        <w:r>
          <w:t xml:space="preserve">.</w:t>
        </w:r>
      </w:ins>
      <w:ins w:id="9770" w:author="PR Preview" w:date="2026-01-01T00:00:00Z">
        <w:r>
          <w:t xml:space="preserve"> </w:t>
        </w:r>
      </w:ins>
      <w:ins w:id="9771" w:author="PR Preview" w:date="2026-01-01T00:00:00Z">
        <w:r>
          <w:t xml:space="preserve">That vector is nonzero, and</w:t>
        </w:r>
      </w:ins>
      <w:ins w:id="9772" w:author="PR Preview" w:date="2026-01-01T00:00:00Z">
        <w:r>
          <w:t xml:space="preserve"> </w:t>
        </w:r>
      </w:ins>
      <w:ins w:id="9773" w:author="PR Preview" w:date="2026-01-01T00:00:00Z">
        <w:r>
          <w:t xml:space="preserve">$\mathcal{H}_0 = \mathopen{}\left\{t\,\mathord{\smash[b]{\underset{\raise.3ex\hbox{$\scriptstyle\sim$}}{v}}\vphantom{v}} : t \in \mathbb{R}\right\}\mathclose{}$</w:t>
        </w:r>
      </w:ins>
      <w:ins w:id="9774" w:author="PR Preview" w:date="2026-01-01T00:00:00Z">
        <w:r>
          <w:t xml:space="preserve">.</w:t>
        </w:r>
      </w:ins>
    </w:p>
    <w:p>
      <w:pPr>
        <w:pStyle w:val="BodyText"/>
      </w:pPr>
      <w:ins w:id="9775" w:author="PR Preview" w:date="2026-01-01T00:00:00Z">
        <w:r>
          <w:t xml:space="preserve">For</w:t>
        </w:r>
      </w:ins>
      <w:ins w:id="9776" w:author="PR Preview" w:date="2026-01-01T00:00:00Z">
        <w:r>
          <w:t xml:space="preserve"> </w:t>
        </w:r>
      </w:ins>
      <m:oMath>
        <m:r>
          <m:t>p</m:t>
        </m:r>
        <m:r>
          <m:rPr>
            <m:sty m:val="p"/>
          </m:rPr>
          <m:t>=</m:t>
        </m:r>
        <m:r>
          <m:t>3</m:t>
        </m:r>
      </m:oMath>
      <w:ins w:id="9777" w:author="PR Preview" w:date="2026-01-01T00:00:00Z">
        <w:r>
          <w:t xml:space="preserve">,</w:t>
        </w:r>
      </w:ins>
      <w:ins w:id="9778" w:author="PR Preview" w:date="2026-01-01T00:00:00Z">
        <w:r>
          <w:t xml:space="preserve"> </w:t>
        </w:r>
      </w:ins>
      <m:oMath>
        <m:sSub>
          <m:e>
            <m:r>
              <m:rPr>
                <m:scr m:val="script"/>
                <m:sty m:val="p"/>
              </m:rPr>
              <m:t>H</m:t>
            </m:r>
          </m:e>
          <m:sub>
            <m:r>
              <m:t>0</m:t>
            </m:r>
          </m:sub>
        </m:sSub>
      </m:oMath>
      <w:ins w:id="9779" w:author="PR Preview" w:date="2026-01-01T00:00:00Z">
        <w:r>
          <w:t xml:space="preserve"> </w:t>
        </w:r>
      </w:ins>
      <w:ins w:id="9780" w:author="PR Preview" w:date="2026-01-01T00:00:00Z">
        <w:r>
          <w:t xml:space="preserve">has dimension</w:t>
        </w:r>
      </w:ins>
      <w:ins w:id="9781" w:author="PR Preview" w:date="2026-01-01T00:00:00Z">
        <w:r>
          <w:t xml:space="preserve"> </w:t>
        </w:r>
      </w:ins>
      <m:oMath>
        <m:r>
          <m:t>2</m:t>
        </m:r>
      </m:oMath>
      <w:ins w:id="9782" w:author="PR Preview" w:date="2026-01-01T00:00:00Z">
        <w:r>
          <w:t xml:space="preserve">, so it has a basis with two vectors</w:t>
        </w:r>
      </w:ins>
      <w:ins w:id="9783" w:author="PR Preview" w:date="2026-01-01T00:00:00Z">
        <w:r>
          <w:t xml:space="preserve"> </w:t>
        </w:r>
      </w:ins>
      <w:ins w:id="9784" w:author="PR Preview" w:date="2026-01-01T00:00:00Z">
        <w:r>
          <w:t xml:space="preserve">$\mathord{\smash[b]{\underset{\raise.3ex\hbox{$\scriptstyle\sim$}}{v}}\vphantom{v}}_1$</w:t>
        </w:r>
      </w:ins>
      <w:ins w:id="9785" w:author="PR Preview" w:date="2026-01-01T00:00:00Z">
        <w:r>
          <w:t xml:space="preserve"> </w:t>
        </w:r>
      </w:ins>
      <w:ins w:id="9786" w:author="PR Preview" w:date="2026-01-01T00:00:00Z">
        <w:r>
          <w:t xml:space="preserve">and</w:t>
        </w:r>
      </w:ins>
      <w:ins w:id="9787" w:author="PR Preview" w:date="2026-01-01T00:00:00Z">
        <w:r>
          <w:t xml:space="preserve"> </w:t>
        </w:r>
      </w:ins>
      <w:ins w:id="9788" w:author="PR Preview" w:date="2026-01-01T00:00:00Z">
        <w:r>
          <w:t xml:space="preserve">$\mathord{\smash[b]{\underset{\raise.3ex\hbox{$\scriptstyle\sim$}}{v}}\vphantom{v}}_2$</w:t>
        </w:r>
      </w:ins>
      <w:ins w:id="9789" w:author="PR Preview" w:date="2026-01-01T00:00:00Z">
        <w:r>
          <w:t xml:space="preserve">.</w:t>
        </w:r>
      </w:ins>
      <w:ins w:id="9790" w:author="PR Preview" w:date="2026-01-01T00:00:00Z">
        <w:r>
          <w:t xml:space="preserve"> </w:t>
        </w:r>
      </w:ins>
      <w:ins w:id="9791" w:author="PR Preview" w:date="2026-01-01T00:00:00Z">
        <w:r>
          <w:t xml:space="preserve">They are linearly independent, and</w:t>
        </w:r>
      </w:ins>
      <w:ins w:id="9792" w:author="PR Preview" w:date="2026-01-01T00:00:00Z">
        <w:r>
          <w:t xml:space="preserve"> </w:t>
        </w:r>
      </w:ins>
      <w:ins w:id="9793" w:author="PR Preview" w:date="2026-01-01T00:00:00Z">
        <w:r>
          <w:t xml:space="preserve">$\mathcal{H}_0 = \mathopen{}\left\{s\,\mathord{\smash[b]{\underset{\raise.3ex\hbox{$\scriptstyle\sim$}}{v}}\vphantom{v}}_1 + t\,\mathord{\smash[b]{\underset{\raise.3ex\hbox{$\scriptstyle\sim$}}{v}}\vphantom{v}}_2 : s, t \in \mathbb{R}\right\}\mathclose{}$</w:t>
        </w:r>
      </w:ins>
      <w:ins w:id="9794" w:author="PR Preview" w:date="2026-01-01T00:00:00Z">
        <w:r>
          <w:t xml:space="preserve">.</w:t>
        </w:r>
      </w:ins>
    </w:p>
    <w:bookmarkStart w:id="281" w:name="exm-hyperplane-origin"/>
    <w:p>
      <w:pPr>
        <w:pStyle w:val="BodyText"/>
      </w:pPr>
      <w:ins w:id="9795" w:author="PR Preview" w:date="2026-01-01T00:00:00Z">
        <w:r>
          <w:rPr>
            <w:b/>
            <w:bCs/>
          </w:rPr>
          <w:t xml:space="preserve">Example 74 (A line in</w:t>
        </w:r>
      </w:ins>
      <w:ins w:id="9796" w:author="PR Preview" w:date="2026-01-01T00:00:00Z">
        <w:r>
          <w:rPr>
            <w:b/>
            <w:bCs/>
          </w:rPr>
          <w:t xml:space="preserve"> </w:t>
        </w:r>
      </w:ins>
      <m:oMath>
        <m:sSup>
          <m:e>
            <m:r>
              <m:rPr>
                <m:scr m:val="double-struck"/>
                <m:sty m:val="p"/>
              </m:rPr>
              <m:t>R</m:t>
            </m:r>
          </m:e>
          <m:sup>
            <m:r>
              <m:t>2</m:t>
            </m:r>
          </m:sup>
        </m:sSup>
      </m:oMath>
      <w:ins w:id="9797" w:author="PR Preview" w:date="2026-01-01T00:00:00Z">
        <w:r>
          <w:rPr>
            <w:b/>
            <w:bCs/>
          </w:rPr>
          <w:t xml:space="preserve"> </w:t>
        </w:r>
      </w:ins>
      <w:ins w:id="9798" w:author="PR Preview" w:date="2026-01-01T00:00:00Z">
        <w:r>
          <w:rPr>
            <w:b/>
            <w:bCs/>
          </w:rPr>
          <w:t xml:space="preserve">and a plane in</w:t>
        </w:r>
      </w:ins>
      <w:ins w:id="9799" w:author="PR Preview" w:date="2026-01-01T00:00:00Z">
        <w:r>
          <w:rPr>
            <w:b/>
            <w:bCs/>
          </w:rPr>
          <w:t xml:space="preserve"> </w:t>
        </w:r>
      </w:ins>
      <m:oMath>
        <m:sSup>
          <m:e>
            <m:r>
              <m:rPr>
                <m:scr m:val="double-struck"/>
                <m:sty m:val="p"/>
              </m:rPr>
              <m:t>R</m:t>
            </m:r>
          </m:e>
          <m:sup>
            <m:r>
              <m:t>3</m:t>
            </m:r>
          </m:sup>
        </m:sSup>
      </m:oMath>
      <w:ins w:id="9800" w:author="PR Preview" w:date="2026-01-01T00:00:00Z">
        <w:r>
          <w:rPr>
            <w:b/>
            <w:bCs/>
          </w:rPr>
          <w:t xml:space="preserve">, checked on a grid of points)</w:t>
        </w:r>
      </w:ins>
      <w:ins w:id="9801" w:author="PR Preview" w:date="2026-01-01T00:00:00Z">
        <w:r>
          <w:t xml:space="preserve"> </w:t>
        </w:r>
      </w:ins>
      <w:ins w:id="9802" w:author="PR Preview" w:date="2026-01-01T00:00:00Z">
        <w:r>
          <w:t xml:space="preserve">In</w:t>
        </w:r>
      </w:ins>
      <w:ins w:id="9803" w:author="PR Preview" w:date="2026-01-01T00:00:00Z">
        <w:r>
          <w:t xml:space="preserve"> </w:t>
        </w:r>
      </w:ins>
      <m:oMath>
        <m:sSup>
          <m:e>
            <m:r>
              <m:rPr>
                <m:scr m:val="double-struck"/>
                <m:sty m:val="p"/>
              </m:rPr>
              <m:t>R</m:t>
            </m:r>
          </m:e>
          <m:sup>
            <m:r>
              <m:t>2</m:t>
            </m:r>
          </m:sup>
        </m:sSup>
      </m:oMath>
      <w:ins w:id="9804" w:author="PR Preview" w:date="2026-01-01T00:00:00Z">
        <w:r>
          <w:t xml:space="preserve">, take</w:t>
        </w:r>
      </w:ins>
      <w:ins w:id="9805" w:author="PR Preview" w:date="2026-01-01T00:00:00Z">
        <w:r>
          <w:t xml:space="preserve"> </w:t>
        </w:r>
      </w:ins>
      <w:ins w:id="9806" w:author="PR Preview" w:date="2026-01-01T00:00:00Z">
        <w:r>
          <w:t xml:space="preserve">$\mathord{\smash[b]{\underset{\raise.3ex\hbox{$\scriptstyle\sim$}}{w}}\vphantom{w}} = (1, 1)$</w:t>
        </w:r>
      </w:ins>
      <w:ins w:id="9807" w:author="PR Preview" w:date="2026-01-01T00:00:00Z">
        <w:r>
          <w:t xml:space="preserve"> </w:t>
        </w:r>
      </w:ins>
      <w:ins w:id="9808" w:author="PR Preview" w:date="2026-01-01T00:00:00Z">
        <w:r>
          <w:t xml:space="preserve">and</w:t>
        </w:r>
      </w:ins>
      <w:ins w:id="9809" w:author="PR Preview" w:date="2026-01-01T00:00:00Z">
        <w:r>
          <w:t xml:space="preserve"> </w:t>
        </w:r>
      </w:ins>
      <m:oMath>
        <m:r>
          <m:t>b</m:t>
        </m:r>
        <m:r>
          <m:rPr>
            <m:sty m:val="p"/>
          </m:rPr>
          <m:t>=</m:t>
        </m:r>
        <m:r>
          <m:rPr>
            <m:sty m:val="p"/>
          </m:rPr>
          <m:t>−</m:t>
        </m:r>
        <m:r>
          <m:t>1</m:t>
        </m:r>
      </m:oMath>
      <w:ins w:id="9810" w:author="PR Preview" w:date="2026-01-01T00:00:00Z">
        <w:r>
          <w:t xml:space="preserve">, the line of</w:t>
        </w:r>
      </w:ins>
      <w:ins w:id="9811" w:author="PR Preview" w:date="2026-01-01T00:00:00Z">
        <w:r>
          <w:t xml:space="preserve"> </w:t>
        </w:r>
      </w:ins>
      <w:hyperlink w:anchor="exm-hyperplane">
        <w:ins w:id="9812" w:author="PR Preview" w:date="2026-01-01T00:00:00Z">
          <w:r>
            <w:rPr>
              <w:rStyle w:val="Hyperlink"/>
            </w:rPr>
            <w:t xml:space="preserve">Example 33</w:t>
          </w:r>
        </w:ins>
      </w:hyperlink>
      <w:ins w:id="9813" w:author="PR Preview" w:date="2026-01-01T00:00:00Z">
        <w:r>
          <w:t xml:space="preserve">.</w:t>
        </w:r>
      </w:ins>
      <w:ins w:id="9814" w:author="PR Preview" w:date="2026-01-01T00:00:00Z">
        <w:r>
          <w:t xml:space="preserve"> </w:t>
        </w:r>
      </w:ins>
      <w:ins w:id="9815" w:author="PR Preview" w:date="2026-01-01T00:00:00Z">
        <w:r>
          <w:t xml:space="preserve">The point</w:t>
        </w:r>
      </w:ins>
      <w:ins w:id="9816" w:author="PR Preview" w:date="2026-01-01T00:00:00Z">
        <w:r>
          <w:t xml:space="preserve"> </w:t>
        </w:r>
      </w:ins>
      <w:ins w:id="9817" w:author="PR Preview" w:date="2026-01-01T00:00:00Z">
        <w:r>
          <w:t xml:space="preserve">$\mathord{\smash[b]{\underset{\raise.3ex\hbox{$\scriptstyle\sim$}}{x}}\vphantom{x}}_0 = -\frac{b}{\mathord{\smash[b]{\underset{\raise.3ex\hbox{$\scriptstyle\sim$}}{w}}\vphantom{w}} \cdot \mathord{\smash[b]{\underset{\raise.3ex\hbox{$\scriptstyle\sim$}}{w}}\vphantom{w}}}\,\mathord{\smash[b]{\underset{\raise.3ex\hbox{$\scriptstyle\sim$}}{w}}\vphantom{w}}$</w:t>
        </w:r>
      </w:ins>
      <w:ins w:id="9818" w:author="PR Preview" w:date="2026-01-01T00:00:00Z">
        <w:r>
          <w:t xml:space="preserve"> </w:t>
        </w:r>
      </w:ins>
      <w:ins w:id="9819" w:author="PR Preview" w:date="2026-01-01T00:00:00Z">
        <w:r>
          <w:t xml:space="preserve">is on it,</w:t>
        </w:r>
      </w:ins>
      <w:ins w:id="9820" w:author="PR Preview" w:date="2026-01-01T00:00:00Z">
        <w:r>
          <w:t xml:space="preserve"> </w:t>
        </w:r>
      </w:ins>
      <w:ins w:id="9821" w:author="PR Preview" w:date="2026-01-01T00:00:00Z">
        <w:r>
          <w:t xml:space="preserve">and the vector</w:t>
        </w:r>
      </w:ins>
      <w:ins w:id="9822" w:author="PR Preview" w:date="2026-01-01T00:00:00Z">
        <w:r>
          <w:t xml:space="preserve"> </w:t>
        </w:r>
      </w:ins>
      <w:ins w:id="9823" w:author="PR Preview" w:date="2026-01-01T00:00:00Z">
        <w:r>
          <w:t xml:space="preserve">$\mathord{\smash[b]{\underset{\raise.3ex\hbox{$\scriptstyle\sim$}}{v}}\vphantom{v}} = (-w_2, w_1)$</w:t>
        </w:r>
      </w:ins>
      <w:ins w:id="9824" w:author="PR Preview" w:date="2026-01-01T00:00:00Z">
        <w:r>
          <w:t xml:space="preserve"> </w:t>
        </w:r>
      </w:ins>
      <w:ins w:id="9825" w:author="PR Preview" w:date="2026-01-01T00:00:00Z">
        <w:r>
          <w:t xml:space="preserve">is nonzero with</w:t>
        </w:r>
      </w:ins>
      <w:ins w:id="9826" w:author="PR Preview" w:date="2026-01-01T00:00:00Z">
        <w:r>
          <w:t xml:space="preserve"> </w:t>
        </w:r>
      </w:ins>
      <w:ins w:id="9827" w:author="PR Preview" w:date="2026-01-01T00:00:00Z">
        <w:r>
          <w:t xml:space="preserve">$\mathord{\smash[b]{\underset{\raise.3ex\hbox{$\scriptstyle\sim$}}{w}}\vphantom{w}} \cdot \mathord{\smash[b]{\underset{\raise.3ex\hbox{$\scriptstyle\sim$}}{v}}\vphantom{v}} = 0$</w:t>
        </w:r>
      </w:ins>
      <w:ins w:id="9828" w:author="PR Preview" w:date="2026-01-01T00:00:00Z">
        <w:r>
          <w:t xml:space="preserve">,</w:t>
        </w:r>
      </w:ins>
      <w:ins w:id="9829" w:author="PR Preview" w:date="2026-01-01T00:00:00Z">
        <w:r>
          <w:t xml:space="preserve"> </w:t>
        </w:r>
      </w:ins>
      <w:ins w:id="9830" w:author="PR Preview" w:date="2026-01-01T00:00:00Z">
        <w:r>
          <w:t xml:space="preserve">so it spans the subspace</w:t>
        </w:r>
      </w:ins>
      <w:ins w:id="9831" w:author="PR Preview" w:date="2026-01-01T00:00:00Z">
        <w:r>
          <w:t xml:space="preserve"> </w:t>
        </w:r>
      </w:ins>
      <m:oMath>
        <m:sSub>
          <m:e>
            <m:r>
              <m:rPr>
                <m:scr m:val="script"/>
                <m:sty m:val="p"/>
              </m:rPr>
              <m:t>H</m:t>
            </m:r>
          </m:e>
          <m:sub>
            <m:r>
              <m:t>0</m:t>
            </m:r>
          </m:sub>
        </m:sSub>
      </m:oMath>
      <w:ins w:id="9832" w:author="PR Preview" w:date="2026-01-01T00:00:00Z">
        <w:r>
          <w:t xml:space="preserve"> </w:t>
        </w:r>
      </w:ins>
      <w:ins w:id="9833" w:author="PR Preview" w:date="2026-01-01T00:00:00Z">
        <w:r>
          <w:t xml:space="preserve">of</w:t>
        </w:r>
      </w:ins>
      <w:ins w:id="9834" w:author="PR Preview" w:date="2026-01-01T00:00:00Z">
        <w:r>
          <w:t xml:space="preserve"> </w:t>
        </w:r>
      </w:ins>
      <w:hyperlink w:anchor="thm-hyperplane-subspace">
        <w:ins w:id="9835" w:author="PR Preview" w:date="2026-01-01T00:00:00Z">
          <w:r>
            <w:rPr>
              <w:rStyle w:val="Hyperlink"/>
            </w:rPr>
            <w:t xml:space="preserve">Theorem 42</w:t>
          </w:r>
        </w:ins>
      </w:hyperlink>
      <w:ins w:id="9836" w:author="PR Preview" w:date="2026-01-01T00:00:00Z">
        <w:r>
          <w:t xml:space="preserve">.</w:t>
        </w:r>
      </w:ins>
      <w:ins w:id="9837" w:author="PR Preview" w:date="2026-01-01T00:00:00Z">
        <w:r>
          <w:t xml:space="preserve"> </w:t>
        </w:r>
      </w:ins>
      <w:ins w:id="9838" w:author="PR Preview" w:date="2026-01-01T00:00:00Z">
        <w:r>
          <w:t xml:space="preserve">In</w:t>
        </w:r>
      </w:ins>
      <w:ins w:id="9839" w:author="PR Preview" w:date="2026-01-01T00:00:00Z">
        <w:r>
          <w:t xml:space="preserve"> </w:t>
        </w:r>
      </w:ins>
      <m:oMath>
        <m:sSup>
          <m:e>
            <m:r>
              <m:rPr>
                <m:scr m:val="double-struck"/>
                <m:sty m:val="p"/>
              </m:rPr>
              <m:t>R</m:t>
            </m:r>
          </m:e>
          <m:sup>
            <m:r>
              <m:t>3</m:t>
            </m:r>
          </m:sup>
        </m:sSup>
      </m:oMath>
      <w:ins w:id="9840" w:author="PR Preview" w:date="2026-01-01T00:00:00Z">
        <w:r>
          <w:t xml:space="preserve">, take</w:t>
        </w:r>
      </w:ins>
      <w:ins w:id="9841" w:author="PR Preview" w:date="2026-01-01T00:00:00Z">
        <w:r>
          <w:t xml:space="preserve"> </w:t>
        </w:r>
      </w:ins>
      <w:ins w:id="9842" w:author="PR Preview" w:date="2026-01-01T00:00:00Z">
        <w:r>
          <w:t xml:space="preserve">$\mathord{\smash[b]{\underset{\raise.3ex\hbox{$\scriptstyle\sim$}}{w}}\vphantom{w}} = (1, 1, 1)$</w:t>
        </w:r>
      </w:ins>
      <w:ins w:id="9843" w:author="PR Preview" w:date="2026-01-01T00:00:00Z">
        <w:r>
          <w:t xml:space="preserve"> </w:t>
        </w:r>
      </w:ins>
      <w:ins w:id="9844" w:author="PR Preview" w:date="2026-01-01T00:00:00Z">
        <w:r>
          <w:t xml:space="preserve">and</w:t>
        </w:r>
      </w:ins>
      <w:ins w:id="9845" w:author="PR Preview" w:date="2026-01-01T00:00:00Z">
        <w:r>
          <w:t xml:space="preserve"> </w:t>
        </w:r>
      </w:ins>
      <m:oMath>
        <m:r>
          <m:t>b</m:t>
        </m:r>
        <m:r>
          <m:rPr>
            <m:sty m:val="p"/>
          </m:rPr>
          <m:t>=</m:t>
        </m:r>
        <m:r>
          <m:rPr>
            <m:sty m:val="p"/>
          </m:rPr>
          <m:t>−</m:t>
        </m:r>
        <m:r>
          <m:t>1</m:t>
        </m:r>
      </m:oMath>
      <w:ins w:id="9846" w:author="PR Preview" w:date="2026-01-01T00:00:00Z">
        <w:r>
          <w:t xml:space="preserve">, the plane of</w:t>
        </w:r>
      </w:ins>
      <w:ins w:id="9847" w:author="PR Preview" w:date="2026-01-01T00:00:00Z">
        <w:r>
          <w:t xml:space="preserve"> </w:t>
        </w:r>
      </w:ins>
      <w:hyperlink w:anchor="exm-hyperplane-subspace">
        <w:ins w:id="9848" w:author="PR Preview" w:date="2026-01-01T00:00:00Z">
          <w:r>
            <w:rPr>
              <w:rStyle w:val="Hyperlink"/>
            </w:rPr>
            <w:t xml:space="preserve">Example 73</w:t>
          </w:r>
        </w:ins>
      </w:hyperlink>
      <w:ins w:id="9849" w:author="PR Preview" w:date="2026-01-01T00:00:00Z">
        <w:r>
          <w:t xml:space="preserve">,</w:t>
        </w:r>
      </w:ins>
      <w:ins w:id="9850" w:author="PR Preview" w:date="2026-01-01T00:00:00Z">
        <w:r>
          <w:t xml:space="preserve"> </w:t>
        </w:r>
      </w:ins>
      <w:ins w:id="9851" w:author="PR Preview" w:date="2026-01-01T00:00:00Z">
        <w:r>
          <w:t xml:space="preserve">with the independent vectors</w:t>
        </w:r>
      </w:ins>
      <w:ins w:id="9852" w:author="PR Preview" w:date="2026-01-01T00:00:00Z">
        <w:r>
          <w:t xml:space="preserve"> </w:t>
        </w:r>
      </w:ins>
      <w:ins w:id="9853" w:author="PR Preview" w:date="2026-01-01T00:00:00Z">
        <w:r>
          <w:t xml:space="preserve">$\mathord{\smash[b]{\underset{\raise.3ex\hbox{$\scriptstyle\sim$}}{v}}\vphantom{v}}_1 = (1, -1, 0)$</w:t>
        </w:r>
      </w:ins>
      <w:ins w:id="9854" w:author="PR Preview" w:date="2026-01-01T00:00:00Z">
        <w:r>
          <w:t xml:space="preserve"> </w:t>
        </w:r>
      </w:ins>
      <w:ins w:id="9855" w:author="PR Preview" w:date="2026-01-01T00:00:00Z">
        <w:r>
          <w:t xml:space="preserve">and</w:t>
        </w:r>
      </w:ins>
      <w:ins w:id="9856" w:author="PR Preview" w:date="2026-01-01T00:00:00Z">
        <w:r>
          <w:t xml:space="preserve"> </w:t>
        </w:r>
      </w:ins>
      <w:ins w:id="9857" w:author="PR Preview" w:date="2026-01-01T00:00:00Z">
        <w:r>
          <w:t xml:space="preserve">$\mathord{\smash[b]{\underset{\raise.3ex\hbox{$\scriptstyle\sim$}}{v}}\vphantom{v}}_2 = (0, 1, -1)$</w:t>
        </w:r>
      </w:ins>
      <w:ins w:id="9858" w:author="PR Preview" w:date="2026-01-01T00:00:00Z">
        <w:r>
          <w:t xml:space="preserve"> </w:t>
        </w:r>
      </w:ins>
      <w:ins w:id="9859" w:author="PR Preview" w:date="2026-01-01T00:00:00Z">
        <w:r>
          <w:t xml:space="preserve">in</w:t>
        </w:r>
      </w:ins>
      <w:ins w:id="9860" w:author="PR Preview" w:date="2026-01-01T00:00:00Z">
        <w:r>
          <w:t xml:space="preserve"> </w:t>
        </w:r>
      </w:ins>
      <m:oMath>
        <m:sSub>
          <m:e>
            <m:r>
              <m:rPr>
                <m:scr m:val="script"/>
                <m:sty m:val="p"/>
              </m:rPr>
              <m:t>H</m:t>
            </m:r>
          </m:e>
          <m:sub>
            <m:r>
              <m:t>0</m:t>
            </m:r>
          </m:sub>
        </m:sSub>
      </m:oMath>
      <w:ins w:id="9861" w:author="PR Preview" w:date="2026-01-01T00:00:00Z">
        <w:r>
          <w:t xml:space="preserve">.</w:t>
        </w:r>
      </w:ins>
      <w:ins w:id="9862" w:author="PR Preview" w:date="2026-01-01T00:00:00Z">
        <w:r>
          <w:t xml:space="preserve"> </w:t>
        </w:r>
      </w:ins>
      <w:ins w:id="9863" w:author="PR Preview" w:date="2026-01-01T00:00:00Z">
        <w:r>
          <w:t xml:space="preserve">The code evaluates</w:t>
        </w:r>
      </w:ins>
      <w:ins w:id="9864" w:author="PR Preview" w:date="2026-01-01T00:00:00Z">
        <w:r>
          <w:t xml:space="preserve"> </w:t>
        </w:r>
      </w:ins>
      <w:ins w:id="9865" w:author="PR Preview" w:date="2026-01-01T00:00:00Z">
        <w:r>
          <w:t xml:space="preserve">$\mathord{\smash[b]{\underset{\raise.3ex\hbox{$\scriptstyle\sim$}}{w}}\vphantom{w}} \cdot \mathord{\smash[b]{\underset{\raise.3ex\hbox{$\scriptstyle\sim$}}{x}}\vphantom{x}} + b$</w:t>
        </w:r>
      </w:ins>
      <w:ins w:id="9866" w:author="PR Preview" w:date="2026-01-01T00:00:00Z">
        <w:r>
          <w:t xml:space="preserve"> </w:t>
        </w:r>
      </w:ins>
      <w:ins w:id="9867" w:author="PR Preview" w:date="2026-01-01T00:00:00Z">
        <w:r>
          <w:t xml:space="preserve">at the origin</w:t>
        </w:r>
      </w:ins>
      <w:ins w:id="9868" w:author="PR Preview" w:date="2026-01-01T00:00:00Z">
        <w:r>
          <w:t xml:space="preserve"> </w:t>
        </w:r>
      </w:ins>
      <w:ins w:id="9869" w:author="PR Preview" w:date="2026-01-01T00:00:00Z">
        <w:r>
          <w:t xml:space="preserve">and at points</w:t>
        </w:r>
      </w:ins>
      <w:ins w:id="9870" w:author="PR Preview" w:date="2026-01-01T00:00:00Z">
        <w:r>
          <w:t xml:space="preserve"> </w:t>
        </w:r>
      </w:ins>
      <w:ins w:id="9871" w:author="PR Preview" w:date="2026-01-01T00:00:00Z">
        <w:r>
          <w:t xml:space="preserve">$\mathord{\smash[b]{\underset{\raise.3ex\hbox{$\scriptstyle\sim$}}{x}}\vphantom{x}}_0 + t\,\mathord{\smash[b]{\underset{\raise.3ex\hbox{$\scriptstyle\sim$}}{v}}\vphantom{v}}$</w:t>
        </w:r>
      </w:ins>
      <w:ins w:id="9872" w:author="PR Preview" w:date="2026-01-01T00:00:00Z">
        <w:r>
          <w:t xml:space="preserve"> </w:t>
        </w:r>
      </w:ins>
      <w:ins w:id="9873" w:author="PR Preview" w:date="2026-01-01T00:00:00Z">
        <w:r>
          <w:t xml:space="preserve">and</w:t>
        </w:r>
      </w:ins>
      <w:ins w:id="9874" w:author="PR Preview" w:date="2026-01-01T00:00:00Z">
        <w:r>
          <w:t xml:space="preserve"> </w:t>
        </w:r>
      </w:ins>
      <w:ins w:id="9875" w:author="PR Preview" w:date="2026-01-01T00:00:00Z">
        <w:r>
          <w:t xml:space="preserve">$\mathord{\smash[b]{\underset{\raise.3ex\hbox{$\scriptstyle\sim$}}{x}}\vphantom{x}}_0 + s\,\mathord{\smash[b]{\underset{\raise.3ex\hbox{$\scriptstyle\sim$}}{v}}\vphantom{v}}_1 + t\,\mathord{\smash[b]{\underset{\raise.3ex\hbox{$\scriptstyle\sim$}}{v}}\vphantom{v}}_2$</w:t>
        </w:r>
      </w:ins>
      <w:ins w:id="9876" w:author="PR Preview" w:date="2026-01-01T00:00:00Z">
        <w:r>
          <w:t xml:space="preserve">.</w:t>
        </w:r>
      </w:ins>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del w:id="9877" w:author="PR Preview" w:date="2026-01-01T00:00:00Z">
        <w:r>
          <w:delText xml:space="preserve">At the origin the left side equals the offset,</w:delText>
        </w:r>
      </w:del>
      <w:del w:id="9878" w:author="PR Preview" w:date="2026-01-01T00:00:00Z">
        <w:r>
          <w:delText xml:space="preserve"> </w:delText>
        </w:r>
      </w:del>
      <w:del w:id="9879" w:author="PR Preview" w:date="2026-01-01T00:00:00Z">
        <w:r>
          <w:delText xml:space="preserve">so the origin is on the line only if</w:delText>
        </w:r>
      </w:del>
      <w:del w:id="9880" w:author="PR Preview" w:date="2026-01-01T00:00:00Z">
        <w:r>
          <w:delText xml:space="preserve"> </w:delText>
        </w:r>
      </w:del>
      <m:oMath>
        <m:r>
          <m:t>b</m:t>
        </m:r>
      </m:oMath>
      <w:del w:id="9881" w:author="PR Preview" w:date="2026-01-01T00:00:00Z">
        <w:r>
          <w:delText xml:space="preserve"> </w:delText>
        </w:r>
      </w:del>
      <w:del w:id="9882" w:author="PR Preview" w:date="2026-01-01T00:00:00Z">
        <w:r>
          <w:delText xml:space="preserve">is</w:delText>
        </w:r>
      </w:del>
      <w:del w:id="9883" w:author="PR Preview" w:date="2026-01-01T00:00:00Z">
        <w:r>
          <w:delText xml:space="preserve"> </w:delText>
        </w:r>
      </w:del>
      <m:oMath>
        <m:r>
          <m:t>0</m:t>
        </m:r>
      </m:oMath>
      <w:del w:id="9884" w:author="PR Preview" w:date="2026-01-01T00:00:00Z">
        <w:r>
          <w:delText xml:space="preserve">:</w:delText>
        </w:r>
      </w:del>
      <w:del w:id="9885" w:author="PR Preview" w:date="2026-01-01T00:00:00Z">
        <w:r>
          <w:delText xml:space="preserve"> </w:delText>
        </w:r>
      </w:del>
      <w:del w:id="9886" w:author="PR Preview" w:date="2026-01-01T00:00:00Z">
        <w:r>
          <w:delText xml:space="preserve">it gives -1 for the line and -1 for the plane,</w:delText>
        </w:r>
      </w:del>
      <w:del w:id="9887" w:author="PR Preview" w:date="2026-01-01T00:00:00Z">
        <w:r>
          <w:delText xml:space="preserve"> </w:delText>
        </w:r>
      </w:del>
      <w:del w:id="9888" w:author="PR Preview" w:date="2026-01-01T00:00:00Z">
        <w:r>
          <w:delText xml:space="preserve">and 0 once the offset is changed to</w:delText>
        </w:r>
      </w:del>
      <w:del w:id="9889" w:author="PR Preview" w:date="2026-01-01T00:00:00Z">
        <w:r>
          <w:delText xml:space="preserve"> </w:delText>
        </w:r>
      </w:del>
      <m:oMath>
        <m:r>
          <m:t>0</m:t>
        </m:r>
      </m:oMath>
      <w:del w:id="9890" w:author="PR Preview" w:date="2026-01-01T00:00:00Z">
        <w:r>
          <w:delText xml:space="preserve">.</w:delText>
        </w:r>
      </w:del>
      <w:del w:id="9891" w:author="PR Preview" w:date="2026-01-01T00:00:00Z">
        <w:r>
          <w:delText xml:space="preserve"> </w:delText>
        </w:r>
      </w:del>
      <w:del w:id="9892" w:author="PR Preview" w:date="2026-01-01T00:00:00Z">
        <w:r>
          <w:delText xml:space="preserve">All 5 points</w:delText>
        </w:r>
      </w:del>
      <w:del w:id="9893" w:author="PR Preview" w:date="2026-01-01T00:00:00Z">
        <w:r>
          <w:delText xml:space="preserve"> </w:delText>
        </w:r>
      </w:del>
      <m:oMath>
        <m:sSub>
          <m:e>
            <m:limLow>
              <m:e>
                <m:r>
                  <m:t>x</m:t>
                </m:r>
              </m:e>
              <m:lim>
                <m:r>
                  <m:rPr>
                    <m:sty m:val="p"/>
                  </m:rPr>
                  <m:t>∼</m:t>
                </m:r>
              </m:lim>
            </m:limLow>
          </m:e>
          <m:sub>
            <m:r>
              <m:t>0</m:t>
            </m:r>
          </m:sub>
        </m:sSub>
        <m:r>
          <m:rPr>
            <m:sty m:val="p"/>
          </m:rPr>
          <m:t>+</m:t>
        </m:r>
        <m:r>
          <m:t>t</m:t>
        </m:r>
        <m:r>
          <m:t> </m:t>
        </m:r>
        <m:limLow>
          <m:e>
            <m:r>
              <m:t>v</m:t>
            </m:r>
          </m:e>
          <m:lim>
            <m:r>
              <m:rPr>
                <m:sty m:val="p"/>
              </m:rPr>
              <m:t>∼</m:t>
            </m:r>
          </m:lim>
        </m:limLow>
      </m:oMath>
      <w:del w:id="9894" w:author="PR Preview" w:date="2026-01-01T00:00:00Z">
        <w:r>
          <w:delText xml:space="preserve"> </w:delText>
        </w:r>
      </w:del>
      <w:del w:id="9895" w:author="PR Preview" w:date="2026-01-01T00:00:00Z">
        <w:r>
          <w:delText xml:space="preserve">on the line</w:delText>
        </w:r>
      </w:del>
      <w:del w:id="9896" w:author="PR Preview" w:date="2026-01-01T00:00:00Z">
        <w:r>
          <w:delText xml:space="preserve"> </w:delText>
        </w:r>
      </w:del>
      <w:del w:id="9897" w:author="PR Preview" w:date="2026-01-01T00:00:00Z">
        <w:r>
          <w:delText xml:space="preserve">and all 25 points</w:delText>
        </w:r>
      </w:del>
      <w:del w:id="9898" w:author="PR Preview" w:date="2026-01-01T00:00:00Z">
        <w:r>
          <w:delText xml:space="preserve"> </w:delText>
        </w:r>
      </w:del>
      <m:oMath>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oMath>
      <w:del w:id="9899" w:author="PR Preview" w:date="2026-01-01T00:00:00Z">
        <w:r>
          <w:delText xml:space="preserve"> </w:delText>
        </w:r>
      </w:del>
      <w:del w:id="9900" w:author="PR Preview" w:date="2026-01-01T00:00:00Z">
        <w:r>
          <w:delText xml:space="preserve">on the plane</w:delText>
        </w:r>
      </w:del>
      <w:del w:id="9901" w:author="PR Preview" w:date="2026-01-01T00:00:00Z">
        <w:r>
          <w:delText xml:space="preserve"> </w:delText>
        </w:r>
      </w:del>
      <w:del w:id="9902" w:author="PR Preview" w:date="2026-01-01T00:00:00Z">
        <w:r>
          <w:delText xml:space="preserve">satisfy the equation up to rounding error:</w:delText>
        </w:r>
      </w:del>
      <w:del w:id="9903" w:author="PR Preview" w:date="2026-01-01T00:00:00Z">
        <w:r>
          <w:delText xml:space="preserve"> </w:delText>
        </w:r>
      </w:del>
      <w:del w:id="9904" w:author="PR Preview" w:date="2026-01-01T00:00:00Z">
        <w:r>
          <w:delText xml:space="preserve">30 of the</w:delText>
        </w:r>
      </w:del>
      <w:del w:id="9905" w:author="PR Preview" w:date="2026-01-01T00:00:00Z">
        <w:r>
          <w:delText xml:space="preserve"> </w:delText>
        </w:r>
      </w:del>
      <w:del w:id="9906" w:author="PR Preview" w:date="2026-01-01T00:00:00Z">
        <w:r>
          <w:delText xml:space="preserve">30 points have</w:delText>
        </w:r>
      </w:del>
      <w:del w:id="9907" w:author="PR Preview" w:date="2026-01-01T00:00:00Z">
        <w:r>
          <w:delText xml:space="preserve"> </w:delText>
        </w:r>
      </w:del>
      <m:oMath>
        <m:r>
          <m:t>​</m:t>
        </m:r>
        <m:d>
          <m:dPr>
            <m:begChr m:val="|"/>
            <m:sepChr m:val=""/>
            <m:endChr m:val="|"/>
            <m:grow/>
          </m:dPr>
          <m:e>
            <m:limLow>
              <m:e>
                <m:r>
                  <m:t>w</m:t>
                </m:r>
              </m:e>
              <m:lim>
                <m:r>
                  <m:rPr>
                    <m:sty m:val="p"/>
                  </m:rPr>
                  <m:t>∼</m:t>
                </m:r>
              </m:lim>
            </m:limLow>
            <m:r>
              <m:rPr>
                <m:sty m:val="p"/>
              </m:rPr>
              <m:t>⋅</m:t>
            </m:r>
            <m:limLow>
              <m:e>
                <m:r>
                  <m:t>x</m:t>
                </m:r>
              </m:e>
              <m:lim>
                <m:r>
                  <m:rPr>
                    <m:sty m:val="p"/>
                  </m:rPr>
                  <m:t>∼</m:t>
                </m:r>
              </m:lim>
            </m:limLow>
            <m:r>
              <m:rPr>
                <m:sty m:val="p"/>
              </m:rPr>
              <m:t>+</m:t>
            </m:r>
            <m:r>
              <m:t>b</m:t>
            </m:r>
          </m:e>
        </m:d>
        <m:r>
          <m:t>​</m:t>
        </m:r>
        <m:r>
          <m:rPr>
            <m:sty m:val="p"/>
          </m:rPr>
          <m:t>&lt;</m:t>
        </m:r>
        <m:sSup>
          <m:e>
            <m:r>
              <m:t>10</m:t>
            </m:r>
          </m:e>
          <m:sup>
            <m:r>
              <m:rPr>
                <m:sty m:val="p"/>
              </m:rPr>
              <m:t>−</m:t>
            </m:r>
            <m:r>
              <m:t>10</m:t>
            </m:r>
          </m:sup>
        </m:sSup>
      </m:oMath>
      <w:del w:id="9908" w:author="PR Preview" w:date="2026-01-01T00:00:00Z">
        <w:r>
          <w:delText xml:space="preserve">.</w:delText>
        </w:r>
      </w:del>
    </w:p>
    <w:p>
      <w:pPr>
        <w:pStyle w:val="BodyText"/>
      </w:pPr>
      <w:del w:id="9909" w:author="PR Preview" w:date="2026-01-01T00:00:00Z">
        <w:r>
          <w:rPr>
            <w:b/>
            <w:bCs/>
          </w:rPr>
          <w:delText xml:space="preserve">Definition 60 (Open half-space)</w:delText>
        </w:r>
      </w:del>
      <w:del w:id="9910" w:author="PR Preview" w:date="2026-01-01T00:00:00Z">
        <w:r>
          <w:delText xml:space="preserve"> </w:delText>
        </w:r>
      </w:del>
      <w:del w:id="9911" w:author="PR Preview" w:date="2026-01-01T00:00:00Z">
        <w:r>
          <w:delText xml:space="preserve">Let</w:delText>
        </w:r>
      </w:del>
      <w:del w:id="9912" w:author="PR Preview" w:date="2026-01-01T00:00:00Z">
        <w:r>
          <w:delText xml:space="preserve"> </w:delText>
        </w:r>
      </w:del>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0</m:t>
            </m:r>
          </m:e>
        </m:d>
        <m:r>
          <m:t>​</m:t>
        </m:r>
      </m:oMath>
      <w:del w:id="9913" w:author="PR Preview" w:date="2026-01-01T00:00:00Z">
        <w:r>
          <w:delText xml:space="preserve"> </w:delText>
        </w:r>
      </w:del>
      <w:del w:id="9914" w:author="PR Preview" w:date="2026-01-01T00:00:00Z">
        <w:r>
          <w:delText xml:space="preserve">be a hyperplane (</w:delText>
        </w:r>
      </w:del>
      <w:hyperlink w:anchor="def-hyperplane">
        <w:del w:id="9915" w:author="PR Preview" w:date="2026-01-01T00:00:00Z">
          <w:r>
            <w:rPr>
              <w:rStyle w:val="Hyperlink"/>
            </w:rPr>
            <w:delText xml:space="preserve">Definition 41</w:delText>
          </w:r>
        </w:del>
      </w:hyperlink>
      <w:del w:id="9916" w:author="PR Preview" w:date="2026-01-01T00:00:00Z">
        <w:r>
          <w:delText xml:space="preserve">).</w:delText>
        </w:r>
      </w:del>
      <w:del w:id="9917" w:author="PR Preview" w:date="2026-01-01T00:00:00Z">
        <w:r>
          <w:delText xml:space="preserve"> </w:delText>
        </w:r>
      </w:del>
      <w:del w:id="9918" w:author="PR Preview" w:date="2026-01-01T00:00:00Z">
        <w:r>
          <w:delText xml:space="preserve">The two</w:delText>
        </w:r>
      </w:del>
      <w:del w:id="9919" w:author="PR Preview" w:date="2026-01-01T00:00:00Z">
        <w:r>
          <w:delText xml:space="preserve"> </w:delText>
        </w:r>
      </w:del>
      <w:del w:id="9920" w:author="PR Preview" w:date="2026-01-01T00:00:00Z">
        <w:r>
          <w:rPr>
            <w:b/>
            <w:bCs/>
          </w:rPr>
          <w:delText xml:space="preserve">open half-spaces</w:delText>
        </w:r>
      </w:del>
      <w:del w:id="9921" w:author="PR Preview" w:date="2026-01-01T00:00:00Z">
        <w:r>
          <w:delText xml:space="preserve"> </w:delText>
        </w:r>
      </w:del>
      <w:del w:id="9922" w:author="PR Preview" w:date="2026-01-01T00:00:00Z">
        <w:r>
          <w:delText xml:space="preserve">of</w:delText>
        </w:r>
      </w:del>
      <w:del w:id="9923" w:author="PR Preview" w:date="2026-01-01T00:00:00Z">
        <w:r>
          <w:delText xml:space="preserve"> </w:delText>
        </w:r>
      </w:del>
      <m:oMath>
        <m:r>
          <m:rPr>
            <m:scr m:val="script"/>
            <m:sty m:val="p"/>
          </m:rPr>
          <m:t>H</m:t>
        </m:r>
      </m:oMath>
      <w:del w:id="9924" w:author="PR Preview" w:date="2026-01-01T00:00:00Z">
        <w:r>
          <w:delText xml:space="preserve"> </w:delText>
        </w:r>
      </w:del>
      <w:del w:id="9925" w:author="PR Preview" w:date="2026-01-01T00:00:00Z">
        <w:r>
          <w:delText xml:space="preserve">are</w:delText>
        </w:r>
      </w:del>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&lt;</m:t>
              </m:r>
              <m:r>
                <m:t>0</m:t>
              </m:r>
            </m:e>
          </m:d>
          <m:r>
            <m:t>​</m:t>
          </m:r>
          <m:r>
            <m:rPr>
              <m:sty m:val="p"/>
            </m:rPr>
            <m:t>.</m:t>
          </m:r>
          <m:r>
            <m:t>  </m:t>
          </m:r>
          <m:r>
            <m:rPr>
              <m:sty m:val="p"/>
            </m:rPr>
            <m:t>(</m:t>
          </m:r>
          <m:r>
            <m:t>5</m:t>
          </m:r>
          <m:r>
            <m:rPr>
              <m:sty m:val="p"/>
            </m:rPr>
            <m:t>)</m:t>
          </m:r>
        </m:oMath>
      </m:oMathPara>
      <w:bookmarkEnd w:id="282"/>
    </w:p>
    <w:p>
      <w:pPr>
        <w:pStyle w:val="FirstParagraph"/>
      </w:pPr>
      <w:ins w:id="9926" w:author="PR Preview" w:date="2026-01-01T00:00:00Z">
        <w:r>
          <w:t xml:space="preserve">At the origin the left side equals the offset,</w:t>
        </w:r>
      </w:ins>
      <w:ins w:id="9927" w:author="PR Preview" w:date="2026-01-01T00:00:00Z">
        <w:r>
          <w:t xml:space="preserve"> </w:t>
        </w:r>
      </w:ins>
      <w:ins w:id="9928" w:author="PR Preview" w:date="2026-01-01T00:00:00Z">
        <w:r>
          <w:t xml:space="preserve">so the origin is on the line only if</w:t>
        </w:r>
      </w:ins>
      <w:ins w:id="9929" w:author="PR Preview" w:date="2026-01-01T00:00:00Z">
        <w:r>
          <w:t xml:space="preserve"> </w:t>
        </w:r>
      </w:ins>
      <m:oMath>
        <m:r>
          <m:t>b</m:t>
        </m:r>
      </m:oMath>
      <w:ins w:id="9930" w:author="PR Preview" w:date="2026-01-01T00:00:00Z">
        <w:r>
          <w:t xml:space="preserve"> </w:t>
        </w:r>
      </w:ins>
      <w:ins w:id="9931" w:author="PR Preview" w:date="2026-01-01T00:00:00Z">
        <w:r>
          <w:t xml:space="preserve">is</w:t>
        </w:r>
      </w:ins>
      <w:ins w:id="9932" w:author="PR Preview" w:date="2026-01-01T00:00:00Z">
        <w:r>
          <w:t xml:space="preserve"> </w:t>
        </w:r>
      </w:ins>
      <m:oMath>
        <m:r>
          <m:t>0</m:t>
        </m:r>
      </m:oMath>
      <w:ins w:id="9933" w:author="PR Preview" w:date="2026-01-01T00:00:00Z">
        <w:r>
          <w:t xml:space="preserve">:</w:t>
        </w:r>
      </w:ins>
      <w:ins w:id="9934" w:author="PR Preview" w:date="2026-01-01T00:00:00Z">
        <w:r>
          <w:t xml:space="preserve"> </w:t>
        </w:r>
      </w:ins>
      <w:ins w:id="9935" w:author="PR Preview" w:date="2026-01-01T00:00:00Z">
        <w:r>
          <w:t xml:space="preserve">it gives -1 for the line and -1 for the plane,</w:t>
        </w:r>
      </w:ins>
      <w:ins w:id="9936" w:author="PR Preview" w:date="2026-01-01T00:00:00Z">
        <w:r>
          <w:t xml:space="preserve"> </w:t>
        </w:r>
      </w:ins>
      <w:ins w:id="9937" w:author="PR Preview" w:date="2026-01-01T00:00:00Z">
        <w:r>
          <w:t xml:space="preserve">and 0 once the offset is changed to</w:t>
        </w:r>
      </w:ins>
      <w:ins w:id="9938" w:author="PR Preview" w:date="2026-01-01T00:00:00Z">
        <w:r>
          <w:t xml:space="preserve"> </w:t>
        </w:r>
      </w:ins>
      <m:oMath>
        <m:r>
          <m:t>0</m:t>
        </m:r>
      </m:oMath>
      <w:ins w:id="9939" w:author="PR Preview" w:date="2026-01-01T00:00:00Z">
        <w:r>
          <w:t xml:space="preserve">.</w:t>
        </w:r>
      </w:ins>
      <w:ins w:id="9940" w:author="PR Preview" w:date="2026-01-01T00:00:00Z">
        <w:r>
          <w:t xml:space="preserve"> </w:t>
        </w:r>
      </w:ins>
      <w:ins w:id="9941" w:author="PR Preview" w:date="2026-01-01T00:00:00Z">
        <w:r>
          <w:t xml:space="preserve">All 5 points</w:t>
        </w:r>
      </w:ins>
      <w:ins w:id="9942" w:author="PR Preview" w:date="2026-01-01T00:00:00Z">
        <w:r>
          <w:t xml:space="preserve"> </w:t>
        </w:r>
      </w:ins>
      <w:ins w:id="9943" w:author="PR Preview" w:date="2026-01-01T00:00:00Z">
        <w:r>
          <w:t xml:space="preserve">$\mathord{\smash[b]{\underset{\raise.3ex\hbox{$\scriptstyle\sim$}}{x}}\vphantom{x}}_0 + t\,\mathord{\smash[b]{\underset{\raise.3ex\hbox{$\scriptstyle\sim$}}{v}}\vphantom{v}}$</w:t>
        </w:r>
      </w:ins>
      <w:ins w:id="9944" w:author="PR Preview" w:date="2026-01-01T00:00:00Z">
        <w:r>
          <w:t xml:space="preserve"> </w:t>
        </w:r>
      </w:ins>
      <w:ins w:id="9945" w:author="PR Preview" w:date="2026-01-01T00:00:00Z">
        <w:r>
          <w:t xml:space="preserve">on the line</w:t>
        </w:r>
      </w:ins>
      <w:ins w:id="9946" w:author="PR Preview" w:date="2026-01-01T00:00:00Z">
        <w:r>
          <w:t xml:space="preserve"> </w:t>
        </w:r>
      </w:ins>
      <w:ins w:id="9947" w:author="PR Preview" w:date="2026-01-01T00:00:00Z">
        <w:r>
          <w:t xml:space="preserve">and all 25 points</w:t>
        </w:r>
      </w:ins>
      <w:ins w:id="9948" w:author="PR Preview" w:date="2026-01-01T00:00:00Z">
        <w:r>
          <w:t xml:space="preserve"> </w:t>
        </w:r>
      </w:ins>
      <w:ins w:id="9949" w:author="PR Preview" w:date="2026-01-01T00:00:00Z">
        <w:r>
          <w:t xml:space="preserve">$\mathord{\smash[b]{\underset{\raise.3ex\hbox{$\scriptstyle\sim$}}{x}}\vphantom{x}}_0 + s\,\mathord{\smash[b]{\underset{\raise.3ex\hbox{$\scriptstyle\sim$}}{v}}\vphantom{v}}_1 + t\,\mathord{\smash[b]{\underset{\raise.3ex\hbox{$\scriptstyle\sim$}}{v}}\vphantom{v}}_2$</w:t>
        </w:r>
      </w:ins>
      <w:ins w:id="9950" w:author="PR Preview" w:date="2026-01-01T00:00:00Z">
        <w:r>
          <w:t xml:space="preserve"> </w:t>
        </w:r>
      </w:ins>
      <w:ins w:id="9951" w:author="PR Preview" w:date="2026-01-01T00:00:00Z">
        <w:r>
          <w:t xml:space="preserve">on the plane</w:t>
        </w:r>
      </w:ins>
      <w:ins w:id="9952" w:author="PR Preview" w:date="2026-01-01T00:00:00Z">
        <w:r>
          <w:t xml:space="preserve"> </w:t>
        </w:r>
      </w:ins>
      <w:ins w:id="9953" w:author="PR Preview" w:date="2026-01-01T00:00:00Z">
        <w:r>
          <w:t xml:space="preserve">satisfy the equation up to rounding error:</w:t>
        </w:r>
      </w:ins>
      <w:ins w:id="9954" w:author="PR Preview" w:date="2026-01-01T00:00:00Z">
        <w:r>
          <w:t xml:space="preserve"> </w:t>
        </w:r>
      </w:ins>
      <w:ins w:id="9955" w:author="PR Preview" w:date="2026-01-01T00:00:00Z">
        <w:r>
          <w:t xml:space="preserve">30 of the</w:t>
        </w:r>
      </w:ins>
      <w:ins w:id="9956" w:author="PR Preview" w:date="2026-01-01T00:00:00Z">
        <w:r>
          <w:t xml:space="preserve"> </w:t>
        </w:r>
      </w:ins>
      <w:ins w:id="9957" w:author="PR Preview" w:date="2026-01-01T00:00:00Z">
        <w:r>
          <w:t xml:space="preserve">30 points have</w:t>
        </w:r>
      </w:ins>
      <w:ins w:id="9958" w:author="PR Preview" w:date="2026-01-01T00:00:00Z">
        <w:r>
          <w:t xml:space="preserve"> </w:t>
        </w:r>
      </w:ins>
      <w:ins w:id="9959" w:author="PR Preview" w:date="2026-01-01T00:00:00Z">
        <w:r>
          <w:t xml:space="preserve">$\mathopen{}\left|\mathord{\smash[b]{\underset{\raise.3ex\hbox{$\scriptstyle\sim$}}{w}}\vphantom{w}} \cdot \mathord{\smash[b]{\underset{\raise.3ex\hbox{$\scriptstyle\sim$}}{x}}\vphantom{x}} + b\right|\mathclose{} &lt; 10^{-10}$</w:t>
        </w:r>
      </w:ins>
      <w:ins w:id="9960" w:author="PR Preview" w:date="2026-01-01T00:00:00Z">
        <w:r>
          <w:t xml:space="preserve">.</w:t>
        </w:r>
      </w:ins>
    </w:p>
    <w:bookmarkEnd w:id="281"/>
    <w:bookmarkStart w:id="283" w:name="def-half-space"/>
    <w:p>
      <w:pPr>
        <w:pStyle w:val="BodyText"/>
      </w:pPr>
      <w:ins w:id="9961" w:author="PR Preview" w:date="2026-01-01T00:00:00Z">
        <w:r>
          <w:rPr>
            <w:b/>
            <w:bCs/>
          </w:rPr>
          <w:t xml:space="preserve">Definition 60 (Open half-space)</w:t>
        </w:r>
      </w:ins>
      <w:ins w:id="9962" w:author="PR Preview" w:date="2026-01-01T00:00:00Z">
        <w:r>
          <w:t xml:space="preserve"> </w:t>
        </w:r>
      </w:ins>
      <w:ins w:id="9963" w:author="PR Preview" w:date="2026-01-01T00:00:00Z">
        <w:r>
          <w:t xml:space="preserve">Let</w:t>
        </w:r>
      </w:ins>
      <w:ins w:id="9964" w:author="PR Preview" w:date="2026-01-01T00:00:00Z">
        <w:r>
          <w:t xml:space="preserve"> </w:t>
        </w:r>
      </w:ins>
      <w:ins w:id="9965" w:author="PR Preview" w:date="2026-01-01T00:00:00Z">
        <w:r>
          <w:t xml:space="preserve">$\mathcal{H} = \mathopen{}\left\{\mathord{\smash[b]{\underset{\raise.3ex\hbox{$\scriptstyle\sim$}}{x}}\vphantom{x}}\in \mathbb{R}^p : \mathord{\smash[b]{\underset{\raise.3ex\hbox{$\scriptstyle\sim$}}{w}}\vphantom{w}} \cdot \mathord{\smash[b]{\underset{\raise.3ex\hbox{$\scriptstyle\sim$}}{x}}\vphantom{x}} + b = 0\right\}\mathclose{}$</w:t>
        </w:r>
      </w:ins>
      <w:ins w:id="9966" w:author="PR Preview" w:date="2026-01-01T00:00:00Z">
        <w:r>
          <w:t xml:space="preserve"> </w:t>
        </w:r>
      </w:ins>
      <w:ins w:id="9967" w:author="PR Preview" w:date="2026-01-01T00:00:00Z">
        <w:r>
          <w:t xml:space="preserve">be a hyperplane (</w:t>
        </w:r>
      </w:ins>
      <w:hyperlink w:anchor="def-hyperplane">
        <w:ins w:id="9968" w:author="PR Preview" w:date="2026-01-01T00:00:00Z">
          <w:r>
            <w:rPr>
              <w:rStyle w:val="Hyperlink"/>
            </w:rPr>
            <w:t xml:space="preserve">Definition 41</w:t>
          </w:r>
        </w:ins>
      </w:hyperlink>
      <w:ins w:id="9969" w:author="PR Preview" w:date="2026-01-01T00:00:00Z">
        <w:r>
          <w:t xml:space="preserve">).</w:t>
        </w:r>
      </w:ins>
      <w:ins w:id="9970" w:author="PR Preview" w:date="2026-01-01T00:00:00Z">
        <w:r>
          <w:t xml:space="preserve"> </w:t>
        </w:r>
      </w:ins>
      <w:ins w:id="9971" w:author="PR Preview" w:date="2026-01-01T00:00:00Z">
        <w:r>
          <w:t xml:space="preserve">The two</w:t>
        </w:r>
      </w:ins>
      <w:ins w:id="9972" w:author="PR Preview" w:date="2026-01-01T00:00:00Z">
        <w:r>
          <w:t xml:space="preserve"> </w:t>
        </w:r>
      </w:ins>
      <w:ins w:id="9973" w:author="PR Preview" w:date="2026-01-01T00:00:00Z">
        <w:r>
          <w:rPr>
            <w:b/>
            <w:bCs/>
          </w:rPr>
          <w:t xml:space="preserve">open half-spaces</w:t>
        </w:r>
      </w:ins>
      <w:ins w:id="9974" w:author="PR Preview" w:date="2026-01-01T00:00:00Z">
        <w:r>
          <w:t xml:space="preserve"> </w:t>
        </w:r>
      </w:ins>
      <w:ins w:id="9975" w:author="PR Preview" w:date="2026-01-01T00:00:00Z">
        <w:r>
          <w:t xml:space="preserve">of</w:t>
        </w:r>
      </w:ins>
      <w:ins w:id="9976" w:author="PR Preview" w:date="2026-01-01T00:00:00Z">
        <w:r>
          <w:t xml:space="preserve"> </w:t>
        </w:r>
      </w:ins>
      <m:oMath>
        <m:r>
          <m:rPr>
            <m:scr m:val="script"/>
            <m:sty m:val="p"/>
          </m:rPr>
          <m:t>H</m:t>
        </m:r>
      </m:oMath>
      <w:ins w:id="9977" w:author="PR Preview" w:date="2026-01-01T00:00:00Z">
        <w:r>
          <w:t xml:space="preserve"> </w:t>
        </w:r>
      </w:ins>
      <w:ins w:id="9978" w:author="PR Preview" w:date="2026-01-01T00:00:00Z">
        <w:r>
          <w:t xml:space="preserve">are</w:t>
        </w:r>
      </w:ins>
    </w:p>
    <w:p>
      <w:pPr>
        <w:pStyle w:val="BodyText"/>
      </w:pPr>
      <w:bookmarkStart w:id="282" w:name="eq-half-space"/>
      <w:ins w:id="9979" w:author="PR Preview" w:date="2026-01-01T00:00:00Z">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ins>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del w:id="9980" w:author="PR Preview" w:date="2026-01-01T00:00:00Z">
        <w:r>
          <w:rPr>
            <w:i/>
            <w:iCs/>
          </w:rPr>
          <w:delText xml:space="preserve">Remark</w:delText>
        </w:r>
      </w:del>
      <w:del w:id="9981" w:author="PR Preview" w:date="2026-01-01T00:00:00Z">
        <w:r>
          <w:delText xml:space="preserve">. </w:delText>
        </w:r>
      </w:del>
      <w:del w:id="9982" w:author="PR Preview" w:date="2026-01-01T00:00:00Z">
        <w:r>
          <w:delText xml:space="preserve">Replacing</w:delText>
        </w:r>
      </w:del>
      <w:del w:id="9983" w:author="PR Preview" w:date="2026-01-01T00:00:00Z">
        <w:r>
          <w:delText xml:space="preserve"> </w:delText>
        </w:r>
      </w:del>
      <m:oMath>
        <m:r>
          <m:rPr>
            <m:sty m:val="p"/>
          </m:rPr>
          <m:t>(</m:t>
        </m:r>
        <m:limLow>
          <m:e>
            <m:r>
              <m:t>w</m:t>
            </m:r>
          </m:e>
          <m:lim>
            <m:r>
              <m:rPr>
                <m:sty m:val="p"/>
              </m:rPr>
              <m:t>∼</m:t>
            </m:r>
          </m:lim>
        </m:limLow>
        <m:r>
          <m:rPr>
            <m:sty m:val="p"/>
          </m:rPr>
          <m:t>,</m:t>
        </m:r>
        <m:r>
          <m:t>b</m:t>
        </m:r>
        <m:r>
          <m:rPr>
            <m:sty m:val="p"/>
          </m:rPr>
          <m:t>)</m:t>
        </m:r>
      </m:oMath>
      <w:del w:id="9984" w:author="PR Preview" w:date="2026-01-01T00:00:00Z">
        <w:r>
          <w:delText xml:space="preserve"> </w:delText>
        </w:r>
      </w:del>
      <w:del w:id="9985" w:author="PR Preview" w:date="2026-01-01T00:00:00Z">
        <w:r>
          <w:delText xml:space="preserve">by</w:delText>
        </w:r>
      </w:del>
      <w:del w:id="9986" w:author="PR Preview" w:date="2026-01-01T00:00:00Z">
        <w:r>
          <w:delText xml:space="preserve"> </w:delText>
        </w:r>
      </w:del>
      <m:oMath>
        <m:r>
          <m:rPr>
            <m:sty m:val="p"/>
          </m:rPr>
          <m:t>(</m:t>
        </m:r>
        <m:r>
          <m:rPr>
            <m:sty m:val="p"/>
          </m:rPr>
          <m:t>−</m:t>
        </m:r>
        <m:limLow>
          <m:e>
            <m:r>
              <m:t>w</m:t>
            </m:r>
          </m:e>
          <m:lim>
            <m:r>
              <m:rPr>
                <m:sty m:val="p"/>
              </m:rPr>
              <m:t>∼</m:t>
            </m:r>
          </m:lim>
        </m:limLow>
        <m:r>
          <m:rPr>
            <m:sty m:val="p"/>
          </m:rPr>
          <m:t>,</m:t>
        </m:r>
        <m:r>
          <m:rPr>
            <m:sty m:val="p"/>
          </m:rPr>
          <m:t>−</m:t>
        </m:r>
        <m:r>
          <m:t>b</m:t>
        </m:r>
        <m:r>
          <m:rPr>
            <m:sty m:val="p"/>
          </m:rPr>
          <m:t>)</m:t>
        </m:r>
      </m:oMath>
      <w:del w:id="9987" w:author="PR Preview" w:date="2026-01-01T00:00:00Z">
        <w:r>
          <w:delText xml:space="preserve"> </w:delText>
        </w:r>
      </w:del>
      <w:del w:id="9988" w:author="PR Preview" w:date="2026-01-01T00:00:00Z">
        <w:r>
          <w:delText xml:space="preserve">describes the same hyperplane</w:delText>
        </w:r>
      </w:del>
      <w:del w:id="9989" w:author="PR Preview" w:date="2026-01-01T00:00:00Z">
        <w:r>
          <w:delText xml:space="preserve"> </w:delText>
        </w:r>
      </w:del>
      <w:del w:id="9990" w:author="PR Preview" w:date="2026-01-01T00:00:00Z">
        <w:r>
          <w:delText xml:space="preserve">but swaps the names</w:delText>
        </w:r>
      </w:del>
      <w:del w:id="9991" w:author="PR Preview" w:date="2026-01-01T00:00:00Z">
        <w:r>
          <w:delText xml:space="preserve"> </w:delText>
        </w:r>
      </w:del>
      <m:oMath>
        <m:sSup>
          <m:e>
            <m:r>
              <m:rPr>
                <m:scr m:val="script"/>
                <m:sty m:val="p"/>
              </m:rPr>
              <m:t>H</m:t>
            </m:r>
          </m:e>
          <m:sup>
            <m:r>
              <m:rPr>
                <m:sty m:val="p"/>
              </m:rPr>
              <m:t>+</m:t>
            </m:r>
          </m:sup>
        </m:sSup>
      </m:oMath>
      <w:del w:id="9992" w:author="PR Preview" w:date="2026-01-01T00:00:00Z">
        <w:r>
          <w:delText xml:space="preserve"> </w:delText>
        </w:r>
      </w:del>
      <w:del w:id="9993" w:author="PR Preview" w:date="2026-01-01T00:00:00Z">
        <w:r>
          <w:delText xml:space="preserve">and</w:delText>
        </w:r>
      </w:del>
      <w:del w:id="9994" w:author="PR Preview" w:date="2026-01-01T00:00:00Z">
        <w:r>
          <w:delText xml:space="preserve"> </w:delText>
        </w:r>
      </w:del>
      <m:oMath>
        <m:sSup>
          <m:e>
            <m:r>
              <m:rPr>
                <m:scr m:val="script"/>
                <m:sty m:val="p"/>
              </m:rPr>
              <m:t>H</m:t>
            </m:r>
          </m:e>
          <m:sup>
            <m:r>
              <m:rPr>
                <m:sty m:val="p"/>
              </m:rPr>
              <m:t>−</m:t>
            </m:r>
          </m:sup>
        </m:sSup>
      </m:oMath>
      <w:del w:id="9995" w:author="PR Preview" w:date="2026-01-01T00:00:00Z">
        <w:r>
          <w:delText xml:space="preserve">.</w:delText>
        </w:r>
      </w:del>
      <w:del w:id="9996" w:author="PR Preview" w:date="2026-01-01T00:00:00Z">
        <w:r>
          <w:delText xml:space="preserve"> </w:delText>
        </w:r>
      </w:del>
      <w:del w:id="9997" w:author="PR Preview" w:date="2026-01-01T00:00:00Z">
        <w:r>
          <w:delText xml:space="preserve">The sign of</w:delText>
        </w:r>
      </w:del>
      <w:del w:id="9998" w:author="PR Preview" w:date="2026-01-01T00:00:00Z">
        <w:r>
          <w:delText xml:space="preserve"> </w:delText>
        </w:r>
      </w:del>
      <m:oMath>
        <m:limLow>
          <m:e>
            <m:r>
              <m:t>w</m:t>
            </m:r>
          </m:e>
          <m:lim>
            <m:r>
              <m:rPr>
                <m:sty m:val="p"/>
              </m:rPr>
              <m:t>∼</m:t>
            </m:r>
          </m:lim>
        </m:limLow>
        <m:r>
          <m:rPr>
            <m:sty m:val="p"/>
          </m:rPr>
          <m:t>⋅</m:t>
        </m:r>
        <m:limLow>
          <m:e>
            <m:r>
              <m:t>x</m:t>
            </m:r>
          </m:e>
          <m:lim>
            <m:r>
              <m:rPr>
                <m:sty m:val="p"/>
              </m:rPr>
              <m:t>∼</m:t>
            </m:r>
          </m:lim>
        </m:limLow>
        <m:r>
          <m:rPr>
            <m:sty m:val="p"/>
          </m:rPr>
          <m:t>+</m:t>
        </m:r>
        <m:r>
          <m:t>b</m:t>
        </m:r>
      </m:oMath>
      <w:del w:id="9999" w:author="PR Preview" w:date="2026-01-01T00:00:00Z">
        <w:r>
          <w:delText xml:space="preserve"> </w:delText>
        </w:r>
      </w:del>
      <w:del w:id="10000" w:author="PR Preview" w:date="2026-01-01T00:00:00Z">
        <w:r>
          <w:delText xml:space="preserve">tells you which side of the hyperplane</w:delText>
        </w:r>
      </w:del>
      <w:del w:id="10001" w:author="PR Preview" w:date="2026-01-01T00:00:00Z">
        <w:r>
          <w:delText xml:space="preserve"> </w:delText>
        </w:r>
      </w:del>
      <m:oMath>
        <m:limLow>
          <m:e>
            <m:r>
              <m:t>x</m:t>
            </m:r>
          </m:e>
          <m:lim>
            <m:r>
              <m:rPr>
                <m:sty m:val="p"/>
              </m:rPr>
              <m:t>∼</m:t>
            </m:r>
          </m:lim>
        </m:limLow>
      </m:oMath>
      <w:del w:id="10002" w:author="PR Preview" w:date="2026-01-01T00:00:00Z">
        <w:r>
          <w:delText xml:space="preserve"> </w:delText>
        </w:r>
      </w:del>
      <w:del w:id="10003" w:author="PR Preview" w:date="2026-01-01T00:00:00Z">
        <w:r>
          <w:delText xml:space="preserve">is on.</w:delText>
        </w:r>
      </w:del>
      <w:del w:id="10004" w:author="PR Preview" w:date="2026-01-01T00:00:00Z">
        <w:r>
          <w:delText xml:space="preserve"> </w:delText>
        </w:r>
      </w:del>
      <w:del w:id="10005" w:author="PR Preview" w:date="2026-01-01T00:00:00Z">
        <w:r>
          <w:delText xml:space="preserve">A linear classifier uses this sign to assign one of two labels.</w:delText>
        </w:r>
      </w:del>
    </w:p>
    <w:p>
      <w:pPr>
        <w:pStyle w:val="BodyText"/>
      </w:pPr>
      <w:del w:id="10006" w:author="PR Preview" w:date="2026-01-01T00:00:00Z">
        <w:r>
          <w:rPr>
            <w:b/>
            <w:bCs/>
          </w:rPr>
          <w:delText xml:space="preserve">Example 75 (Half-spaces of a line in the plane)</w:delText>
        </w:r>
      </w:del>
      <w:del w:id="10007" w:author="PR Preview" w:date="2026-01-01T00:00:00Z">
        <w:r>
          <w:delText xml:space="preserve"> </w:delText>
        </w:r>
      </w:del>
      <w:del w:id="10008" w:author="PR Preview" w:date="2026-01-01T00:00:00Z">
        <w:r>
          <w:delText xml:space="preserve">Let</w:delText>
        </w:r>
      </w:del>
      <w:del w:id="10009" w:author="PR Preview" w:date="2026-01-01T00:00:00Z">
        <w:r>
          <w:delText xml:space="preserve"> </w:delText>
        </w:r>
      </w:del>
      <m:oMath>
        <m:r>
          <m:rPr>
            <m:scr m:val="script"/>
            <m:sty m:val="p"/>
          </m:rPr>
          <m:t>H</m:t>
        </m:r>
      </m:oMath>
      <w:del w:id="10010" w:author="PR Preview" w:date="2026-01-01T00:00:00Z">
        <w:r>
          <w:delText xml:space="preserve"> </w:delText>
        </w:r>
      </w:del>
      <w:del w:id="10011" w:author="PR Preview" w:date="2026-01-01T00:00:00Z">
        <w:r>
          <w:delText xml:space="preserve">be the line in</w:delText>
        </w:r>
      </w:del>
      <w:del w:id="10012" w:author="PR Preview" w:date="2026-01-01T00:00:00Z">
        <w:r>
          <w:delText xml:space="preserve"> </w:delText>
        </w:r>
      </w:del>
      <m:oMath>
        <m:sSup>
          <m:e>
            <m:r>
              <m:rPr>
                <m:scr m:val="double-struck"/>
                <m:sty m:val="p"/>
              </m:rPr>
              <m:t>R</m:t>
            </m:r>
          </m:e>
          <m:sup>
            <m:r>
              <m:t>2</m:t>
            </m:r>
          </m:sup>
        </m:sSup>
      </m:oMath>
      <w:del w:id="10013" w:author="PR Preview" w:date="2026-01-01T00:00:00Z">
        <w:r>
          <w:delText xml:space="preserve"> </w:delText>
        </w:r>
      </w:del>
      <w:del w:id="10014" w:author="PR Preview" w:date="2026-01-01T00:00:00Z">
        <w:r>
          <w:delText xml:space="preserve">with</w:delText>
        </w:r>
      </w:del>
      <w:del w:id="10015" w:author="PR Preview" w:date="2026-01-01T00:00:00Z">
        <w:r>
          <w:delText xml:space="preserve"> </w:delText>
        </w:r>
      </w:del>
      <m:oMath>
        <m:limLow>
          <m:e>
            <m:r>
              <m:t>w</m:t>
            </m:r>
          </m:e>
          <m:lim>
            <m:r>
              <m:rPr>
                <m:sty m:val="p"/>
              </m:rPr>
              <m:t>∼</m:t>
            </m:r>
          </m:lim>
        </m:limLow>
        <m:r>
          <m:rPr>
            <m:sty m:val="p"/>
          </m:rPr>
          <m:t>=</m:t>
        </m:r>
        <m:r>
          <m:rPr>
            <m:sty m:val="p"/>
          </m:rPr>
          <m:t>(</m:t>
        </m:r>
        <m:r>
          <m:t>1</m:t>
        </m:r>
        <m:r>
          <m:rPr>
            <m:sty m:val="p"/>
          </m:rPr>
          <m:t>,</m:t>
        </m:r>
        <m:r>
          <m:t>2</m:t>
        </m:r>
        <m:r>
          <m:rPr>
            <m:sty m:val="p"/>
          </m:rPr>
          <m:t>)</m:t>
        </m:r>
      </m:oMath>
      <w:del w:id="10016" w:author="PR Preview" w:date="2026-01-01T00:00:00Z">
        <w:r>
          <w:delText xml:space="preserve"> </w:delText>
        </w:r>
      </w:del>
      <w:del w:id="10017" w:author="PR Preview" w:date="2026-01-01T00:00:00Z">
        <w:r>
          <w:delText xml:space="preserve">and</w:delText>
        </w:r>
      </w:del>
      <w:del w:id="10018" w:author="PR Preview" w:date="2026-01-01T00:00:00Z">
        <w:r>
          <w:delText xml:space="preserve"> </w:delText>
        </w:r>
      </w:del>
      <m:oMath>
        <m:r>
          <m:t>b</m:t>
        </m:r>
        <m:r>
          <m:rPr>
            <m:sty m:val="p"/>
          </m:rPr>
          <m:t>=</m:t>
        </m:r>
        <m:r>
          <m:rPr>
            <m:sty m:val="p"/>
          </m:rPr>
          <m:t>−</m:t>
        </m:r>
        <m:r>
          <m:t>2</m:t>
        </m:r>
      </m:oMath>
      <w:del w:id="10019" w:author="PR Preview" w:date="2026-01-01T00:00:00Z">
        <w:r>
          <w:delText xml:space="preserve"> </w:delText>
        </w:r>
      </w:del>
      <w:del w:id="10020" w:author="PR Preview" w:date="2026-01-01T00:00:00Z">
        <w:r>
          <w:delText xml:space="preserve">(</w:delText>
        </w:r>
      </w:del>
      <w:hyperlink w:anchor="def-hyperplane">
        <w:del w:id="10021" w:author="PR Preview" w:date="2026-01-01T00:00:00Z">
          <w:r>
            <w:rPr>
              <w:rStyle w:val="Hyperlink"/>
            </w:rPr>
            <w:delText xml:space="preserve">Definition 41</w:delText>
          </w:r>
        </w:del>
      </w:hyperlink>
      <w:del w:id="10022" w:author="PR Preview" w:date="2026-01-01T00:00:00Z">
        <w:r>
          <w:delText xml:space="preserve">),</w:delText>
        </w:r>
      </w:del>
      <w:del w:id="10023" w:author="PR Preview" w:date="2026-01-01T00:00:00Z">
        <w:r>
          <w:delText xml:space="preserve"> </w:delText>
        </w:r>
      </w:del>
      <w:del w:id="10024" w:author="PR Preview" w:date="2026-01-01T00:00:00Z">
        <w:r>
          <w:delText xml:space="preserve">so</w:delText>
        </w:r>
      </w:del>
      <w:del w:id="10025" w:author="PR Preview" w:date="2026-01-01T00:00:00Z">
        <w:r>
          <w:delText xml:space="preserve"> </w:delText>
        </w:r>
      </w:del>
      <m:oMath>
        <m:r>
          <m:rPr>
            <m:scr m:val="script"/>
            <m:sty m:val="p"/>
          </m:rPr>
          <m:t>H</m:t>
        </m:r>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del w:id="10026" w:author="PR Preview" w:date="2026-01-01T00:00:00Z">
        <w:r>
          <w:delText xml:space="preserve">.</w:delText>
        </w:r>
      </w:del>
      <w:del w:id="10027" w:author="PR Preview" w:date="2026-01-01T00:00:00Z">
        <w:r>
          <w:delText xml:space="preserve"> </w:delText>
        </w:r>
      </w:del>
      <w:del w:id="10028" w:author="PR Preview" w:date="2026-01-01T00:00:00Z">
        <w:r>
          <w:delText xml:space="preserve">Evaluate</w:delText>
        </w:r>
      </w:del>
      <w:del w:id="10029" w:author="PR Preview" w:date="2026-01-01T00:00:00Z">
        <w:r>
          <w:delText xml:space="preserve"> </w:delText>
        </w:r>
      </w:del>
      <m:oMath>
        <m:limLow>
          <m:e>
            <m:r>
              <m:t>w</m:t>
            </m:r>
          </m:e>
          <m:lim>
            <m:r>
              <m:rPr>
                <m:sty m:val="p"/>
              </m:rPr>
              <m:t>∼</m:t>
            </m:r>
          </m:lim>
        </m:limLow>
        <m:r>
          <m:rPr>
            <m:sty m:val="p"/>
          </m:rPr>
          <m:t>⋅</m:t>
        </m:r>
        <m:limLow>
          <m:e>
            <m:r>
              <m:t>x</m:t>
            </m:r>
          </m:e>
          <m:lim>
            <m:r>
              <m:rPr>
                <m:sty m:val="p"/>
              </m:rPr>
              <m:t>∼</m:t>
            </m:r>
          </m:lim>
        </m:limLow>
        <m:r>
          <m:rPr>
            <m:sty m:val="p"/>
          </m:rPr>
          <m:t>+</m:t>
        </m:r>
        <m:r>
          <m:t>b</m:t>
        </m:r>
      </m:oMath>
      <w:del w:id="10030" w:author="PR Preview" w:date="2026-01-01T00:00:00Z">
        <w:r>
          <w:delText xml:space="preserve"> </w:delText>
        </w:r>
      </w:del>
      <w:del w:id="10031" w:author="PR Preview" w:date="2026-01-01T00:00:00Z">
        <w:r>
          <w:delText xml:space="preserve">at three points (</w:delText>
        </w:r>
      </w:del>
      <w:hyperlink w:anchor="def-half-space">
        <w:del w:id="10032" w:author="PR Preview" w:date="2026-01-01T00:00:00Z">
          <w:r>
            <w:rPr>
              <w:rStyle w:val="Hyperlink"/>
            </w:rPr>
            <w:delText xml:space="preserve">Definition 60</w:delText>
          </w:r>
        </w:del>
      </w:hyperlink>
      <w:del w:id="10033" w:author="PR Preview" w:date="2026-01-01T00:00:00Z">
        <w:r>
          <w:delText xml:space="preserve">):</w:delText>
        </w:r>
      </w:del>
    </w:p>
    <w:p>
      <w:pPr>
        <w:pStyle w:val="BodyText"/>
      </w:pPr>
      <w:ins w:id="10034" w:author="PR Preview" w:date="2026-01-01T00:00:00Z">
        <w:r>
          <w:rPr>
            <w:i/>
            <w:iCs/>
          </w:rPr>
          <w:t xml:space="preserve">Remark</w:t>
        </w:r>
      </w:ins>
      <w:ins w:id="10035" w:author="PR Preview" w:date="2026-01-01T00:00:00Z">
        <w:r>
          <w:t xml:space="preserve">. </w:t>
        </w:r>
      </w:ins>
      <w:ins w:id="10036" w:author="PR Preview" w:date="2026-01-01T00:00:00Z">
        <w:r>
          <w:t xml:space="preserve">Replacing</w:t>
        </w:r>
      </w:ins>
      <w:ins w:id="10037" w:author="PR Preview" w:date="2026-01-01T00:00:00Z">
        <w:r>
          <w:t xml:space="preserve"> </w:t>
        </w:r>
      </w:ins>
      <w:ins w:id="10038" w:author="PR Preview" w:date="2026-01-01T00:00:00Z">
        <w:r>
          <w:t xml:space="preserve">$(\mathord{\smash[b]{\underset{\raise.3ex\hbox{$\scriptstyle\sim$}}{w}}\vphantom{w}}, b)$</w:t>
        </w:r>
      </w:ins>
      <w:ins w:id="10039" w:author="PR Preview" w:date="2026-01-01T00:00:00Z">
        <w:r>
          <w:t xml:space="preserve"> </w:t>
        </w:r>
      </w:ins>
      <w:ins w:id="10040" w:author="PR Preview" w:date="2026-01-01T00:00:00Z">
        <w:r>
          <w:t xml:space="preserve">by</w:t>
        </w:r>
      </w:ins>
      <w:ins w:id="10041" w:author="PR Preview" w:date="2026-01-01T00:00:00Z">
        <w:r>
          <w:t xml:space="preserve"> </w:t>
        </w:r>
      </w:ins>
      <w:ins w:id="10042" w:author="PR Preview" w:date="2026-01-01T00:00:00Z">
        <w:r>
          <w:t xml:space="preserve">$(-\mathord{\smash[b]{\underset{\raise.3ex\hbox{$\scriptstyle\sim$}}{w}}\vphantom{w}}, -b)$</w:t>
        </w:r>
      </w:ins>
      <w:ins w:id="10043" w:author="PR Preview" w:date="2026-01-01T00:00:00Z">
        <w:r>
          <w:t xml:space="preserve"> </w:t>
        </w:r>
      </w:ins>
      <w:ins w:id="10044" w:author="PR Preview" w:date="2026-01-01T00:00:00Z">
        <w:r>
          <w:t xml:space="preserve">describes the same hyperplane</w:t>
        </w:r>
      </w:ins>
      <w:ins w:id="10045" w:author="PR Preview" w:date="2026-01-01T00:00:00Z">
        <w:r>
          <w:t xml:space="preserve"> </w:t>
        </w:r>
      </w:ins>
      <w:ins w:id="10046" w:author="PR Preview" w:date="2026-01-01T00:00:00Z">
        <w:r>
          <w:t xml:space="preserve">but swaps the names</w:t>
        </w:r>
      </w:ins>
      <w:ins w:id="10047" w:author="PR Preview" w:date="2026-01-01T00:00:00Z">
        <w:r>
          <w:t xml:space="preserve"> </w:t>
        </w:r>
      </w:ins>
      <m:oMath>
        <m:sSup>
          <m:e>
            <m:r>
              <m:rPr>
                <m:scr m:val="script"/>
                <m:sty m:val="p"/>
              </m:rPr>
              <m:t>H</m:t>
            </m:r>
          </m:e>
          <m:sup>
            <m:r>
              <m:rPr>
                <m:sty m:val="p"/>
              </m:rPr>
              <m:t>+</m:t>
            </m:r>
          </m:sup>
        </m:sSup>
      </m:oMath>
      <w:ins w:id="10048" w:author="PR Preview" w:date="2026-01-01T00:00:00Z">
        <w:r>
          <w:t xml:space="preserve"> </w:t>
        </w:r>
      </w:ins>
      <w:ins w:id="10049" w:author="PR Preview" w:date="2026-01-01T00:00:00Z">
        <w:r>
          <w:t xml:space="preserve">and</w:t>
        </w:r>
      </w:ins>
      <w:ins w:id="10050" w:author="PR Preview" w:date="2026-01-01T00:00:00Z">
        <w:r>
          <w:t xml:space="preserve"> </w:t>
        </w:r>
      </w:ins>
      <m:oMath>
        <m:sSup>
          <m:e>
            <m:r>
              <m:rPr>
                <m:scr m:val="script"/>
                <m:sty m:val="p"/>
              </m:rPr>
              <m:t>H</m:t>
            </m:r>
          </m:e>
          <m:sup>
            <m:r>
              <m:rPr>
                <m:sty m:val="p"/>
              </m:rPr>
              <m:t>−</m:t>
            </m:r>
          </m:sup>
        </m:sSup>
      </m:oMath>
      <w:ins w:id="10051" w:author="PR Preview" w:date="2026-01-01T00:00:00Z">
        <w:r>
          <w:t xml:space="preserve">.</w:t>
        </w:r>
      </w:ins>
      <w:ins w:id="10052" w:author="PR Preview" w:date="2026-01-01T00:00:00Z">
        <w:r>
          <w:t xml:space="preserve"> </w:t>
        </w:r>
      </w:ins>
      <w:ins w:id="10053" w:author="PR Preview" w:date="2026-01-01T00:00:00Z">
        <w:r>
          <w:t xml:space="preserve">The sign of</w:t>
        </w:r>
      </w:ins>
      <w:ins w:id="10054" w:author="PR Preview" w:date="2026-01-01T00:00:00Z">
        <w:r>
          <w:t xml:space="preserve"> </w:t>
        </w:r>
      </w:ins>
      <w:ins w:id="10055" w:author="PR Preview" w:date="2026-01-01T00:00:00Z">
        <w:r>
          <w:t xml:space="preserve">$\mathord{\smash[b]{\underset{\raise.3ex\hbox{$\scriptstyle\sim$}}{w}}\vphantom{w}} \cdot \mathord{\smash[b]{\underset{\raise.3ex\hbox{$\scriptstyle\sim$}}{x}}\vphantom{x}} + b$</w:t>
        </w:r>
      </w:ins>
      <w:ins w:id="10056" w:author="PR Preview" w:date="2026-01-01T00:00:00Z">
        <w:r>
          <w:t xml:space="preserve"> </w:t>
        </w:r>
      </w:ins>
      <w:ins w:id="10057" w:author="PR Preview" w:date="2026-01-01T00:00:00Z">
        <w:r>
          <w:t xml:space="preserve">tells you which side of the hyperplane</w:t>
        </w:r>
      </w:ins>
      <w:ins w:id="10058" w:author="PR Preview" w:date="2026-01-01T00:00:00Z">
        <w:r>
          <w:t xml:space="preserve"> </w:t>
        </w:r>
      </w:ins>
      <w:ins w:id="10059" w:author="PR Preview" w:date="2026-01-01T00:00:00Z">
        <w:r>
          <w:t xml:space="preserve">$\mathord{\smash[b]{\underset{\raise.3ex\hbox{$\scriptstyle\sim$}}{x}}\vphantom{x}}$</w:t>
        </w:r>
      </w:ins>
      <w:ins w:id="10060" w:author="PR Preview" w:date="2026-01-01T00:00:00Z">
        <w:r>
          <w:t xml:space="preserve"> </w:t>
        </w:r>
      </w:ins>
      <w:ins w:id="10061" w:author="PR Preview" w:date="2026-01-01T00:00:00Z">
        <w:r>
          <w:t xml:space="preserve">is on.</w:t>
        </w:r>
      </w:ins>
      <w:ins w:id="10062" w:author="PR Preview" w:date="2026-01-01T00:00:00Z">
        <w:r>
          <w:t xml:space="preserve"> </w:t>
        </w:r>
      </w:ins>
      <w:ins w:id="10063" w:author="PR Preview" w:date="2026-01-01T00:00:00Z">
        <w:r>
          <w:t xml:space="preserve">A linear classifier uses this sign to assign one of two labels.</w:t>
        </w:r>
      </w:ins>
    </w:p>
    <w:bookmarkStart w:id="285" w:name="exm-half-space-plane"/>
    <w:p>
      <w:pPr>
        <w:pStyle w:val="BodyText"/>
      </w:pPr>
      <w:ins w:id="10064" w:author="PR Preview" w:date="2026-01-01T00:00:00Z">
        <w:r>
          <w:rPr>
            <w:b/>
            <w:bCs/>
          </w:rPr>
          <w:t xml:space="preserve">Example 75 (Half-spaces of a line in the plane)</w:t>
        </w:r>
      </w:ins>
      <w:ins w:id="10065" w:author="PR Preview" w:date="2026-01-01T00:00:00Z">
        <w:r>
          <w:t xml:space="preserve"> </w:t>
        </w:r>
      </w:ins>
      <w:ins w:id="10066" w:author="PR Preview" w:date="2026-01-01T00:00:00Z">
        <w:r>
          <w:t xml:space="preserve">Let</w:t>
        </w:r>
      </w:ins>
      <w:ins w:id="10067" w:author="PR Preview" w:date="2026-01-01T00:00:00Z">
        <w:r>
          <w:t xml:space="preserve"> </w:t>
        </w:r>
      </w:ins>
      <m:oMath>
        <m:r>
          <m:rPr>
            <m:scr m:val="script"/>
            <m:sty m:val="p"/>
          </m:rPr>
          <m:t>H</m:t>
        </m:r>
      </m:oMath>
      <w:ins w:id="10068" w:author="PR Preview" w:date="2026-01-01T00:00:00Z">
        <w:r>
          <w:t xml:space="preserve"> </w:t>
        </w:r>
      </w:ins>
      <w:ins w:id="10069" w:author="PR Preview" w:date="2026-01-01T00:00:00Z">
        <w:r>
          <w:t xml:space="preserve">be the line in</w:t>
        </w:r>
      </w:ins>
      <w:ins w:id="10070" w:author="PR Preview" w:date="2026-01-01T00:00:00Z">
        <w:r>
          <w:t xml:space="preserve"> </w:t>
        </w:r>
      </w:ins>
      <m:oMath>
        <m:sSup>
          <m:e>
            <m:r>
              <m:rPr>
                <m:scr m:val="double-struck"/>
                <m:sty m:val="p"/>
              </m:rPr>
              <m:t>R</m:t>
            </m:r>
          </m:e>
          <m:sup>
            <m:r>
              <m:t>2</m:t>
            </m:r>
          </m:sup>
        </m:sSup>
      </m:oMath>
      <w:ins w:id="10071" w:author="PR Preview" w:date="2026-01-01T00:00:00Z">
        <w:r>
          <w:t xml:space="preserve"> </w:t>
        </w:r>
      </w:ins>
      <w:ins w:id="10072" w:author="PR Preview" w:date="2026-01-01T00:00:00Z">
        <w:r>
          <w:t xml:space="preserve">with</w:t>
        </w:r>
      </w:ins>
      <w:ins w:id="10073" w:author="PR Preview" w:date="2026-01-01T00:00:00Z">
        <w:r>
          <w:t xml:space="preserve"> </w:t>
        </w:r>
      </w:ins>
      <w:ins w:id="10074" w:author="PR Preview" w:date="2026-01-01T00:00:00Z">
        <w:r>
          <w:t xml:space="preserve">$\mathord{\smash[b]{\underset{\raise.3ex\hbox{$\scriptstyle\sim$}}{w}}\vphantom{w}} = (1, 2)$</w:t>
        </w:r>
      </w:ins>
      <w:ins w:id="10075" w:author="PR Preview" w:date="2026-01-01T00:00:00Z">
        <w:r>
          <w:t xml:space="preserve"> </w:t>
        </w:r>
      </w:ins>
      <w:ins w:id="10076" w:author="PR Preview" w:date="2026-01-01T00:00:00Z">
        <w:r>
          <w:t xml:space="preserve">and</w:t>
        </w:r>
      </w:ins>
      <w:ins w:id="10077" w:author="PR Preview" w:date="2026-01-01T00:00:00Z">
        <w:r>
          <w:t xml:space="preserve"> </w:t>
        </w:r>
      </w:ins>
      <m:oMath>
        <m:r>
          <m:t>b</m:t>
        </m:r>
        <m:r>
          <m:rPr>
            <m:sty m:val="p"/>
          </m:rPr>
          <m:t>=</m:t>
        </m:r>
        <m:r>
          <m:rPr>
            <m:sty m:val="p"/>
          </m:rPr>
          <m:t>−</m:t>
        </m:r>
        <m:r>
          <m:t>2</m:t>
        </m:r>
      </m:oMath>
      <w:ins w:id="10078" w:author="PR Preview" w:date="2026-01-01T00:00:00Z">
        <w:r>
          <w:t xml:space="preserve"> </w:t>
        </w:r>
      </w:ins>
      <w:ins w:id="10079" w:author="PR Preview" w:date="2026-01-01T00:00:00Z">
        <w:r>
          <w:t xml:space="preserve">(</w:t>
        </w:r>
      </w:ins>
      <w:hyperlink w:anchor="def-hyperplane">
        <w:ins w:id="10080" w:author="PR Preview" w:date="2026-01-01T00:00:00Z">
          <w:r>
            <w:rPr>
              <w:rStyle w:val="Hyperlink"/>
            </w:rPr>
            <w:t xml:space="preserve">Definition 41</w:t>
          </w:r>
        </w:ins>
      </w:hyperlink>
      <w:ins w:id="10081" w:author="PR Preview" w:date="2026-01-01T00:00:00Z">
        <w:r>
          <w:t xml:space="preserve">),</w:t>
        </w:r>
      </w:ins>
      <w:ins w:id="10082" w:author="PR Preview" w:date="2026-01-01T00:00:00Z">
        <w:r>
          <w:t xml:space="preserve"> </w:t>
        </w:r>
      </w:ins>
      <w:ins w:id="10083" w:author="PR Preview" w:date="2026-01-01T00:00:00Z">
        <w:r>
          <w:t xml:space="preserve">so</w:t>
        </w:r>
      </w:ins>
      <w:ins w:id="10084" w:author="PR Preview" w:date="2026-01-01T00:00:00Z">
        <w:r>
          <w:t xml:space="preserve"> </w:t>
        </w:r>
      </w:ins>
      <w:ins w:id="10085" w:author="PR Preview" w:date="2026-01-01T00:00:00Z">
        <w:r>
          <w:t xml:space="preserve">$\mathcal{H} = \mathopen{}\left\{\mathord{\smash[b]{\underset{\raise.3ex\hbox{$\scriptstyle\sim$}}{x}}\vphantom{x}}: x_1 + 2 x_2 - 2 = 0\right\}\mathclose{}$</w:t>
        </w:r>
      </w:ins>
      <w:ins w:id="10086" w:author="PR Preview" w:date="2026-01-01T00:00:00Z">
        <w:r>
          <w:t xml:space="preserve">.</w:t>
        </w:r>
      </w:ins>
      <w:ins w:id="10087" w:author="PR Preview" w:date="2026-01-01T00:00:00Z">
        <w:r>
          <w:t xml:space="preserve"> </w:t>
        </w:r>
      </w:ins>
      <w:ins w:id="10088" w:author="PR Preview" w:date="2026-01-01T00:00:00Z">
        <w:r>
          <w:t xml:space="preserve">Evaluate</w:t>
        </w:r>
      </w:ins>
      <w:ins w:id="10089" w:author="PR Preview" w:date="2026-01-01T00:00:00Z">
        <w:r>
          <w:t xml:space="preserve"> </w:t>
        </w:r>
      </w:ins>
      <w:ins w:id="10090" w:author="PR Preview" w:date="2026-01-01T00:00:00Z">
        <w:r>
          <w:t xml:space="preserve">$\mathord{\smash[b]{\underset{\raise.3ex\hbox{$\scriptstyle\sim$}}{w}}\vphantom{w}} \cdot \mathord{\smash[b]{\underset{\raise.3ex\hbox{$\scriptstyle\sim$}}{x}}\vphantom{x}} + b$</w:t>
        </w:r>
      </w:ins>
      <w:ins w:id="10091" w:author="PR Preview" w:date="2026-01-01T00:00:00Z">
        <w:r>
          <w:t xml:space="preserve"> </w:t>
        </w:r>
      </w:ins>
      <w:ins w:id="10092" w:author="PR Preview" w:date="2026-01-01T00:00:00Z">
        <w:r>
          <w:t xml:space="preserve">at three points (</w:t>
        </w:r>
      </w:ins>
      <w:hyperlink w:anchor="def-half-space">
        <w:ins w:id="10093" w:author="PR Preview" w:date="2026-01-01T00:00:00Z">
          <w:r>
            <w:rPr>
              <w:rStyle w:val="Hyperlink"/>
            </w:rPr>
            <w:t xml:space="preserve">Definition 60</w:t>
          </w:r>
        </w:ins>
      </w:hyperlink>
      <w:ins w:id="10094" w:author="PR Preview" w:date="2026-01-01T00:00:00Z">
        <w:r>
          <w:t xml:space="preserve">):</w:t>
        </w:r>
      </w:ins>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del w:id="10095" w:author="PR Preview" w:date="2026-01-01T00:00:00Z">
        <w:r>
          <w:delText xml:space="preserve">Moving from</w:delText>
        </w:r>
      </w:del>
      <w:del w:id="10096" w:author="PR Preview" w:date="2026-01-01T00:00:00Z">
        <w:r>
          <w:delText xml:space="preserve"> </w:delText>
        </w:r>
      </w:del>
      <m:oMath>
        <m:r>
          <m:rPr>
            <m:sty m:val="p"/>
          </m:rPr>
          <m:t>(</m:t>
        </m:r>
        <m:r>
          <m:t>2</m:t>
        </m:r>
        <m:r>
          <m:rPr>
            <m:sty m:val="p"/>
          </m:rPr>
          <m:t>,</m:t>
        </m:r>
        <m:r>
          <m:t>0</m:t>
        </m:r>
        <m:r>
          <m:rPr>
            <m:sty m:val="p"/>
          </m:rPr>
          <m:t>)</m:t>
        </m:r>
      </m:oMath>
      <w:del w:id="10097" w:author="PR Preview" w:date="2026-01-01T00:00:00Z">
        <w:r>
          <w:delText xml:space="preserve"> </w:delText>
        </w:r>
      </w:del>
      <w:del w:id="10098" w:author="PR Preview" w:date="2026-01-01T00:00:00Z">
        <w:r>
          <w:delText xml:space="preserve">in the direction</w:delText>
        </w:r>
      </w:del>
      <w:del w:id="10099" w:author="PR Preview" w:date="2026-01-01T00:00:00Z">
        <w:r>
          <w:delText xml:space="preserve"> </w:delText>
        </w:r>
      </w:del>
      <m:oMath>
        <m:limLow>
          <m:e>
            <m:r>
              <m:t>w</m:t>
            </m:r>
          </m:e>
          <m:lim>
            <m:r>
              <m:rPr>
                <m:sty m:val="p"/>
              </m:rPr>
              <m:t>∼</m:t>
            </m:r>
          </m:lim>
        </m:limLow>
        <m:r>
          <m:rPr>
            <m:sty m:val="p"/>
          </m:rPr>
          <m:t>=</m:t>
        </m:r>
        <m:r>
          <m:rPr>
            <m:sty m:val="p"/>
          </m:rPr>
          <m:t>(</m:t>
        </m:r>
        <m:r>
          <m:t>1</m:t>
        </m:r>
        <m:r>
          <m:rPr>
            <m:sty m:val="p"/>
          </m:rPr>
          <m:t>,</m:t>
        </m:r>
        <m:r>
          <m:t>2</m:t>
        </m:r>
        <m:r>
          <m:rPr>
            <m:sty m:val="p"/>
          </m:rPr>
          <m:t>)</m:t>
        </m:r>
      </m:oMath>
      <w:del w:id="10100" w:author="PR Preview" w:date="2026-01-01T00:00:00Z">
        <w:r>
          <w:delText xml:space="preserve"> </w:delText>
        </w:r>
      </w:del>
      <w:del w:id="10101" w:author="PR Preview" w:date="2026-01-01T00:00:00Z">
        <w:r>
          <w:delText xml:space="preserve">gives</w:delText>
        </w:r>
      </w:del>
      <w:del w:id="10102" w:author="PR Preview" w:date="2026-01-01T00:00:00Z">
        <w:r>
          <w:delText xml:space="preserve"> </w:delText>
        </w:r>
      </w:del>
      <m:oMath>
        <m:r>
          <m:rPr>
            <m:sty m:val="p"/>
          </m:rPr>
          <m:t>(</m:t>
        </m:r>
        <m:r>
          <m:t>3</m:t>
        </m:r>
        <m:r>
          <m:rPr>
            <m:sty m:val="p"/>
          </m:rPr>
          <m:t>,</m:t>
        </m:r>
        <m:r>
          <m:t>2</m:t>
        </m:r>
        <m:r>
          <m:rPr>
            <m:sty m:val="p"/>
          </m:rPr>
          <m:t>)</m:t>
        </m:r>
      </m:oMath>
      <w:del w:id="10103" w:author="PR Preview" w:date="2026-01-01T00:00:00Z">
        <w:r>
          <w:delText xml:space="preserve">,</w:delText>
        </w:r>
      </w:del>
      <w:del w:id="10104" w:author="PR Preview" w:date="2026-01-01T00:00:00Z">
        <w:r>
          <w:delText xml:space="preserve"> </w:delText>
        </w:r>
      </w:del>
      <w:del w:id="10105" w:author="PR Preview" w:date="2026-01-01T00:00:00Z">
        <w:r>
          <w:delText xml:space="preserve">where the value is</w:delText>
        </w:r>
      </w:del>
      <w:del w:id="10106" w:author="PR Preview" w:date="2026-01-01T00:00:00Z">
        <w:r>
          <w:delText xml:space="preserve"> </w:delText>
        </w:r>
      </w:del>
      <m:oMath>
        <m:r>
          <m:t>3</m:t>
        </m:r>
        <m:r>
          <m:rPr>
            <m:sty m:val="p"/>
          </m:rPr>
          <m:t>+</m:t>
        </m:r>
        <m:r>
          <m:t>4</m:t>
        </m:r>
        <m:r>
          <m:rPr>
            <m:sty m:val="p"/>
          </m:rPr>
          <m:t>−</m:t>
        </m:r>
        <m:r>
          <m:t>2</m:t>
        </m:r>
        <m:r>
          <m:rPr>
            <m:sty m:val="p"/>
          </m:rPr>
          <m:t>=</m:t>
        </m:r>
        <m:r>
          <m:t>5</m:t>
        </m:r>
        <m:r>
          <m:rPr>
            <m:sty m:val="p"/>
          </m:rPr>
          <m:t>&gt;</m:t>
        </m:r>
        <m:r>
          <m:t>0</m:t>
        </m:r>
      </m:oMath>
      <w:del w:id="10107" w:author="PR Preview" w:date="2026-01-01T00:00:00Z">
        <w:r>
          <w:delText xml:space="preserve">.</w:delText>
        </w:r>
      </w:del>
      <w:del w:id="10108" w:author="PR Preview" w:date="2026-01-01T00:00:00Z">
        <w:r>
          <w:delText xml:space="preserve"> </w:delText>
        </w:r>
      </w:del>
      <w:del w:id="10109" w:author="PR Preview" w:date="2026-01-01T00:00:00Z">
        <w:r>
          <w:delText xml:space="preserve">So the direction</w:delText>
        </w:r>
      </w:del>
      <w:del w:id="10110" w:author="PR Preview" w:date="2026-01-01T00:00:00Z">
        <w:r>
          <w:delText xml:space="preserve"> </w:delText>
        </w:r>
      </w:del>
      <m:oMath>
        <m:limLow>
          <m:e>
            <m:r>
              <m:t>w</m:t>
            </m:r>
          </m:e>
          <m:lim>
            <m:r>
              <m:rPr>
                <m:sty m:val="p"/>
              </m:rPr>
              <m:t>∼</m:t>
            </m:r>
          </m:lim>
        </m:limLow>
      </m:oMath>
      <w:del w:id="10111" w:author="PR Preview" w:date="2026-01-01T00:00:00Z">
        <w:r>
          <w:delText xml:space="preserve"> </w:delText>
        </w:r>
      </w:del>
      <w:del w:id="10112" w:author="PR Preview" w:date="2026-01-01T00:00:00Z">
        <w:r>
          <w:delText xml:space="preserve">leads into</w:delText>
        </w:r>
      </w:del>
      <w:del w:id="10113" w:author="PR Preview" w:date="2026-01-01T00:00:00Z">
        <w:r>
          <w:delText xml:space="preserve"> </w:delText>
        </w:r>
      </w:del>
      <m:oMath>
        <m:sSup>
          <m:e>
            <m:r>
              <m:rPr>
                <m:scr m:val="script"/>
                <m:sty m:val="p"/>
              </m:rPr>
              <m:t>H</m:t>
            </m:r>
          </m:e>
          <m:sup>
            <m:r>
              <m:rPr>
                <m:sty m:val="p"/>
              </m:rPr>
              <m:t>+</m:t>
            </m:r>
          </m:sup>
        </m:sSup>
      </m:oMath>
      <w:del w:id="10114" w:author="PR Preview" w:date="2026-01-01T00:00:00Z">
        <w:r>
          <w:delText xml:space="preserve">.</w:delText>
        </w:r>
      </w:del>
    </w:p>
    <w:p>
      <w:pPr>
        <w:pStyle w:val="BodyText"/>
      </w:pPr>
      <w:del w:id="10115" w:author="PR Preview" w:date="2026-01-01T00:00:00Z">
        <w:r>
          <w:rPr>
            <w:i/>
            <w:iCs/>
          </w:rPr>
          <w:delText xml:space="preserve">Remark 19</w:delText>
        </w:r>
      </w:del>
      <w:del w:id="10116" w:author="PR Preview" w:date="2026-01-01T00:00:00Z">
        <w:r>
          <w:delText xml:space="preserve"> (The two sides of a hyperplane). </w:delText>
        </w:r>
      </w:del>
      <w:del w:id="10117" w:author="PR Preview" w:date="2026-01-01T00:00:00Z">
        <w:r>
          <w:delText xml:space="preserve">Every point of</w:delText>
        </w:r>
      </w:del>
      <w:del w:id="10118" w:author="PR Preview" w:date="2026-01-01T00:00:00Z">
        <w:r>
          <w:delText xml:space="preserve"> </w:delText>
        </w:r>
      </w:del>
      <m:oMath>
        <m:sSup>
          <m:e>
            <m:r>
              <m:rPr>
                <m:scr m:val="double-struck"/>
                <m:sty m:val="p"/>
              </m:rPr>
              <m:t>R</m:t>
            </m:r>
          </m:e>
          <m:sup>
            <m:r>
              <m:t>p</m:t>
            </m:r>
          </m:sup>
        </m:sSup>
      </m:oMath>
      <w:del w:id="10119" w:author="PR Preview" w:date="2026-01-01T00:00:00Z">
        <w:r>
          <w:delText xml:space="preserve"> </w:delText>
        </w:r>
      </w:del>
      <w:del w:id="10120" w:author="PR Preview" w:date="2026-01-01T00:00:00Z">
        <w:r>
          <w:delText xml:space="preserve">is in exactly one of</w:delText>
        </w:r>
      </w:del>
      <w:del w:id="10121" w:author="PR Preview" w:date="2026-01-01T00:00:00Z">
        <w:r>
          <w:delText xml:space="preserve"> </w:delText>
        </w:r>
      </w:del>
      <m:oMath>
        <m:sSup>
          <m:e>
            <m:r>
              <m:rPr>
                <m:scr m:val="script"/>
                <m:sty m:val="p"/>
              </m:rPr>
              <m:t>H</m:t>
            </m:r>
          </m:e>
          <m:sup>
            <m:r>
              <m:rPr>
                <m:sty m:val="p"/>
              </m:rPr>
              <m:t>+</m:t>
            </m:r>
          </m:sup>
        </m:sSup>
      </m:oMath>
      <w:del w:id="10122" w:author="PR Preview" w:date="2026-01-01T00:00:00Z">
        <w:r>
          <w:delText xml:space="preserve">,</w:delText>
        </w:r>
      </w:del>
      <w:del w:id="10123" w:author="PR Preview" w:date="2026-01-01T00:00:00Z">
        <w:r>
          <w:delText xml:space="preserve"> </w:delText>
        </w:r>
      </w:del>
      <m:oMath>
        <m:r>
          <m:rPr>
            <m:scr m:val="script"/>
            <m:sty m:val="p"/>
          </m:rPr>
          <m:t>H</m:t>
        </m:r>
      </m:oMath>
      <w:del w:id="10124" w:author="PR Preview" w:date="2026-01-01T00:00:00Z">
        <w:r>
          <w:delText xml:space="preserve"> </w:delText>
        </w:r>
      </w:del>
      <w:del w:id="10125" w:author="PR Preview" w:date="2026-01-01T00:00:00Z">
        <w:r>
          <w:delText xml:space="preserve">and</w:delText>
        </w:r>
      </w:del>
      <w:del w:id="10126" w:author="PR Preview" w:date="2026-01-01T00:00:00Z">
        <w:r>
          <w:delText xml:space="preserve"> </w:delText>
        </w:r>
      </w:del>
      <m:oMath>
        <m:sSup>
          <m:e>
            <m:r>
              <m:rPr>
                <m:scr m:val="script"/>
                <m:sty m:val="p"/>
              </m:rPr>
              <m:t>H</m:t>
            </m:r>
          </m:e>
          <m:sup>
            <m:r>
              <m:rPr>
                <m:sty m:val="p"/>
              </m:rPr>
              <m:t>−</m:t>
            </m:r>
          </m:sup>
        </m:sSup>
      </m:oMath>
      <w:del w:id="10127" w:author="PR Preview" w:date="2026-01-01T00:00:00Z">
        <w:r>
          <w:delText xml:space="preserve">,</w:delText>
        </w:r>
      </w:del>
      <w:del w:id="10128" w:author="PR Preview" w:date="2026-01-01T00:00:00Z">
        <w:r>
          <w:delText xml:space="preserve"> </w:delText>
        </w:r>
      </w:del>
      <w:del w:id="10129" w:author="PR Preview" w:date="2026-01-01T00:00:00Z">
        <w:r>
          <w:delText xml:space="preserve">because the number</w:delText>
        </w:r>
      </w:del>
      <w:del w:id="10130" w:author="PR Preview" w:date="2026-01-01T00:00:00Z">
        <w:r>
          <w:delText xml:space="preserve"> </w:delText>
        </w:r>
      </w:del>
      <m:oMath>
        <m:limLow>
          <m:e>
            <m:r>
              <m:t>w</m:t>
            </m:r>
          </m:e>
          <m:lim>
            <m:r>
              <m:rPr>
                <m:sty m:val="p"/>
              </m:rPr>
              <m:t>∼</m:t>
            </m:r>
          </m:lim>
        </m:limLow>
        <m:r>
          <m:rPr>
            <m:sty m:val="p"/>
          </m:rPr>
          <m:t>⋅</m:t>
        </m:r>
        <m:limLow>
          <m:e>
            <m:r>
              <m:t>x</m:t>
            </m:r>
          </m:e>
          <m:lim>
            <m:r>
              <m:rPr>
                <m:sty m:val="p"/>
              </m:rPr>
              <m:t>∼</m:t>
            </m:r>
          </m:lim>
        </m:limLow>
        <m:r>
          <m:rPr>
            <m:sty m:val="p"/>
          </m:rPr>
          <m:t>+</m:t>
        </m:r>
        <m:r>
          <m:t>b</m:t>
        </m:r>
      </m:oMath>
      <w:del w:id="10131" w:author="PR Preview" w:date="2026-01-01T00:00:00Z">
        <w:r>
          <w:delText xml:space="preserve"> </w:delText>
        </w:r>
      </w:del>
      <w:del w:id="10132" w:author="PR Preview" w:date="2026-01-01T00:00:00Z">
        <w:r>
          <w:delText xml:space="preserve">is positive, zero or negative.</w:delText>
        </w:r>
      </w:del>
      <w:del w:id="10133" w:author="PR Preview" w:date="2026-01-01T00:00:00Z">
        <w:r>
          <w:delText xml:space="preserve"> </w:delText>
        </w:r>
      </w:del>
      <w:del w:id="10134" w:author="PR Preview" w:date="2026-01-01T00:00:00Z">
        <w:r>
          <w:delText xml:space="preserve">The vector</w:delText>
        </w:r>
      </w:del>
      <w:del w:id="10135" w:author="PR Preview" w:date="2026-01-01T00:00:00Z">
        <w:r>
          <w:delText xml:space="preserve"> </w:delText>
        </w:r>
      </w:del>
      <m:oMath>
        <m:limLow>
          <m:e>
            <m:r>
              <m:t>w</m:t>
            </m:r>
          </m:e>
          <m:lim>
            <m:r>
              <m:rPr>
                <m:sty m:val="p"/>
              </m:rPr>
              <m:t>∼</m:t>
            </m:r>
          </m:lim>
        </m:limLow>
      </m:oMath>
      <w:del w:id="10136" w:author="PR Preview" w:date="2026-01-01T00:00:00Z">
        <w:r>
          <w:delText xml:space="preserve"> </w:delText>
        </w:r>
      </w:del>
      <w:del w:id="10137" w:author="PR Preview" w:date="2026-01-01T00:00:00Z">
        <w:r>
          <w:delText xml:space="preserve">points into</w:delText>
        </w:r>
      </w:del>
      <w:del w:id="10138" w:author="PR Preview" w:date="2026-01-01T00:00:00Z">
        <w:r>
          <w:delText xml:space="preserve"> </w:delText>
        </w:r>
      </w:del>
      <m:oMath>
        <m:sSup>
          <m:e>
            <m:r>
              <m:rPr>
                <m:scr m:val="script"/>
                <m:sty m:val="p"/>
              </m:rPr>
              <m:t>H</m:t>
            </m:r>
          </m:e>
          <m:sup>
            <m:r>
              <m:rPr>
                <m:sty m:val="p"/>
              </m:rPr>
              <m:t>+</m:t>
            </m:r>
          </m:sup>
        </m:sSup>
      </m:oMath>
      <w:del w:id="10139" w:author="PR Preview" w:date="2026-01-01T00:00:00Z">
        <w:r>
          <w:delText xml:space="preserve">:</w:delText>
        </w:r>
      </w:del>
      <w:del w:id="10140" w:author="PR Preview" w:date="2026-01-01T00:00:00Z">
        <w:r>
          <w:delText xml:space="preserve"> </w:delText>
        </w:r>
      </w:del>
      <w:del w:id="10141" w:author="PR Preview" w:date="2026-01-01T00:00:00Z">
        <w:r>
          <w:delText xml:space="preserve">the number</w:delText>
        </w:r>
      </w:del>
      <w:del w:id="10142" w:author="PR Preview" w:date="2026-01-01T00:00:00Z">
        <w:r>
          <w:delText xml:space="preserve"> </w:delText>
        </w:r>
      </w:del>
      <m:oMath>
        <m:limLow>
          <m:e>
            <m:r>
              <m:t>w</m:t>
            </m:r>
          </m:e>
          <m:lim>
            <m:r>
              <m:rPr>
                <m:sty m:val="p"/>
              </m:rPr>
              <m:t>∼</m:t>
            </m:r>
          </m:lim>
        </m:limLow>
        <m:r>
          <m:rPr>
            <m:sty m:val="p"/>
          </m:rPr>
          <m:t>⋅</m:t>
        </m:r>
        <m:limLow>
          <m:e>
            <m:r>
              <m:t>x</m:t>
            </m:r>
          </m:e>
          <m:lim>
            <m:r>
              <m:rPr>
                <m:sty m:val="p"/>
              </m:rPr>
              <m:t>∼</m:t>
            </m:r>
          </m:lim>
        </m:limLow>
        <m:r>
          <m:rPr>
            <m:sty m:val="p"/>
          </m:rPr>
          <m:t>+</m:t>
        </m:r>
        <m:r>
          <m:t>b</m:t>
        </m:r>
      </m:oMath>
      <w:del w:id="10143" w:author="PR Preview" w:date="2026-01-01T00:00:00Z">
        <w:r>
          <w:delText xml:space="preserve"> </w:delText>
        </w:r>
      </w:del>
      <w:del w:id="10144" w:author="PR Preview" w:date="2026-01-01T00:00:00Z">
        <w:r>
          <w:delText xml:space="preserve">goes up when</w:delText>
        </w:r>
      </w:del>
      <w:del w:id="10145" w:author="PR Preview" w:date="2026-01-01T00:00:00Z">
        <w:r>
          <w:delText xml:space="preserve"> </w:delText>
        </w:r>
      </w:del>
      <m:oMath>
        <m:limLow>
          <m:e>
            <m:r>
              <m:t>x</m:t>
            </m:r>
          </m:e>
          <m:lim>
            <m:r>
              <m:rPr>
                <m:sty m:val="p"/>
              </m:rPr>
              <m:t>∼</m:t>
            </m:r>
          </m:lim>
        </m:limLow>
      </m:oMath>
      <w:del w:id="10146" w:author="PR Preview" w:date="2026-01-01T00:00:00Z">
        <w:r>
          <w:delText xml:space="preserve"> </w:delText>
        </w:r>
      </w:del>
      <w:del w:id="10147" w:author="PR Preview" w:date="2026-01-01T00:00:00Z">
        <w:r>
          <w:delText xml:space="preserve">moves in the direction</w:delText>
        </w:r>
      </w:del>
      <w:del w:id="10148" w:author="PR Preview" w:date="2026-01-01T00:00:00Z">
        <w:r>
          <w:delText xml:space="preserve"> </w:delText>
        </w:r>
      </w:del>
      <m:oMath>
        <m:limLow>
          <m:e>
            <m:r>
              <m:t>w</m:t>
            </m:r>
          </m:e>
          <m:lim>
            <m:r>
              <m:rPr>
                <m:sty m:val="p"/>
              </m:rPr>
              <m:t>∼</m:t>
            </m:r>
          </m:lim>
        </m:limLow>
      </m:oMath>
      <w:del w:id="10149" w:author="PR Preview" w:date="2026-01-01T00:00:00Z">
        <w:r>
          <w:delText xml:space="preserve">.</w:delText>
        </w:r>
      </w:del>
    </w:p>
    <w:p>
      <w:pPr>
        <w:pStyle w:val="BodyText"/>
      </w:pPr>
      <w:del w:id="10150" w:author="PR Preview" w:date="2026-01-01T00:00:00Z">
        <w:r>
          <w:rPr>
            <w:b/>
            <w:bCs/>
          </w:rPr>
          <w:delText xml:space="preserve">Theorem 44 (Differences of points in a hyperplane and in a half-space)</w:delText>
        </w:r>
      </w:del>
      <w:del w:id="10151" w:author="PR Preview" w:date="2026-01-01T00:00:00Z">
        <w:r>
          <w:delText xml:space="preserve"> </w:delText>
        </w:r>
      </w:del>
      <w:del w:id="10152" w:author="PR Preview" w:date="2026-01-01T00:00:00Z">
        <w:r>
          <w:delText xml:space="preserve">Let</w:delText>
        </w:r>
      </w:del>
      <w:del w:id="10153" w:author="PR Preview" w:date="2026-01-01T00:00:00Z">
        <w:r>
          <w:delText xml:space="preserve"> </w:delText>
        </w:r>
      </w:del>
      <m:oMath>
        <m:limLow>
          <m:e>
            <m:r>
              <m:t>w</m:t>
            </m:r>
          </m:e>
          <m:lim>
            <m:r>
              <m:rPr>
                <m:sty m:val="p"/>
              </m:rPr>
              <m:t>∼</m:t>
            </m:r>
          </m:lim>
        </m:limLow>
        <m:r>
          <m:rPr>
            <m:sty m:val="p"/>
          </m:rPr>
          <m:t>∈</m:t>
        </m:r>
        <m:sSup>
          <m:e>
            <m:r>
              <m:rPr>
                <m:scr m:val="double-struck"/>
                <m:sty m:val="p"/>
              </m:rPr>
              <m:t>R</m:t>
            </m:r>
          </m:e>
          <m:sup>
            <m:r>
              <m:t>p</m:t>
            </m:r>
          </m:sup>
        </m:sSup>
      </m:oMath>
      <w:del w:id="10154" w:author="PR Preview" w:date="2026-01-01T00:00:00Z">
        <w:r>
          <w:delText xml:space="preserve"> </w:delText>
        </w:r>
      </w:del>
      <w:del w:id="10155" w:author="PR Preview" w:date="2026-01-01T00:00:00Z">
        <w:r>
          <w:delText xml:space="preserve">be nonzero, let</w:delText>
        </w:r>
      </w:del>
      <w:del w:id="10156" w:author="PR Preview" w:date="2026-01-01T00:00:00Z">
        <w:r>
          <w:delText xml:space="preserve"> </w:delText>
        </w:r>
      </w:del>
      <m:oMath>
        <m:r>
          <m:t>b</m:t>
        </m:r>
        <m:r>
          <m:rPr>
            <m:sty m:val="p"/>
          </m:rPr>
          <m:t>∈</m:t>
        </m:r>
        <m:r>
          <m:rPr>
            <m:scr m:val="double-struck"/>
            <m:sty m:val="p"/>
          </m:rPr>
          <m:t>R</m:t>
        </m:r>
      </m:oMath>
      <w:del w:id="10157" w:author="PR Preview" w:date="2026-01-01T00:00:00Z">
        <w:r>
          <w:delText xml:space="preserve">,</w:delText>
        </w:r>
      </w:del>
      <w:del w:id="10158" w:author="PR Preview" w:date="2026-01-01T00:00:00Z">
        <w:r>
          <w:delText xml:space="preserve"> </w:delText>
        </w:r>
      </w:del>
      <w:del w:id="10159" w:author="PR Preview" w:date="2026-01-01T00:00:00Z">
        <w:r>
          <w:delText xml:space="preserve">and let</w:delText>
        </w:r>
      </w:del>
      <w:del w:id="10160" w:author="PR Preview" w:date="2026-01-01T00:00:00Z">
        <w:r>
          <w:delText xml:space="preserve"> </w:delText>
        </w:r>
      </w:del>
      <m:oMath>
        <m:r>
          <m:rPr>
            <m:scr m:val="script"/>
            <m:sty m:val="p"/>
          </m:rPr>
          <m:t>H</m:t>
        </m:r>
      </m:oMath>
      <w:del w:id="10161" w:author="PR Preview" w:date="2026-01-01T00:00:00Z">
        <w:r>
          <w:delText xml:space="preserve">,</w:delText>
        </w:r>
      </w:del>
      <w:del w:id="10162" w:author="PR Preview" w:date="2026-01-01T00:00:00Z">
        <w:r>
          <w:delText xml:space="preserve"> </w:delText>
        </w:r>
      </w:del>
      <m:oMath>
        <m:sSup>
          <m:e>
            <m:r>
              <m:rPr>
                <m:scr m:val="script"/>
                <m:sty m:val="p"/>
              </m:rPr>
              <m:t>H</m:t>
            </m:r>
          </m:e>
          <m:sup>
            <m:r>
              <m:rPr>
                <m:sty m:val="p"/>
              </m:rPr>
              <m:t>+</m:t>
            </m:r>
          </m:sup>
        </m:sSup>
      </m:oMath>
      <w:del w:id="10163" w:author="PR Preview" w:date="2026-01-01T00:00:00Z">
        <w:r>
          <w:delText xml:space="preserve"> </w:delText>
        </w:r>
      </w:del>
      <w:del w:id="10164" w:author="PR Preview" w:date="2026-01-01T00:00:00Z">
        <w:r>
          <w:delText xml:space="preserve">be the hyperplane and open half-space of</w:delText>
        </w:r>
      </w:del>
      <w:del w:id="10165" w:author="PR Preview" w:date="2026-01-01T00:00:00Z">
        <w:r>
          <w:delText xml:space="preserve"> </w:delText>
        </w:r>
      </w:del>
      <w:hyperlink w:anchor="def-half-space">
        <w:del w:id="10166" w:author="PR Preview" w:date="2026-01-01T00:00:00Z">
          <w:r>
            <w:rPr>
              <w:rStyle w:val="Hyperlink"/>
            </w:rPr>
            <w:delText xml:space="preserve">Definition 60</w:delText>
          </w:r>
        </w:del>
      </w:hyperlink>
      <w:del w:id="10167" w:author="PR Preview" w:date="2026-01-01T00:00:00Z">
        <w:r>
          <w:delText xml:space="preserve">.</w:delText>
        </w:r>
      </w:del>
      <w:del w:id="10168" w:author="PR Preview" w:date="2026-01-01T00:00:00Z">
        <w:r>
          <w:delText xml:space="preserve"> </w:delText>
        </w:r>
      </w:del>
      <w:del w:id="10169" w:author="PR Preview" w:date="2026-01-01T00:00:00Z">
        <w:r>
          <w:delText xml:space="preserve">For a set</w:delText>
        </w:r>
      </w:del>
      <w:del w:id="10170" w:author="PR Preview" w:date="2026-01-01T00:00:00Z">
        <w:r>
          <w:delText xml:space="preserve"> </w:delText>
        </w:r>
      </w:del>
      <m:oMath>
        <m:r>
          <m:t>S</m:t>
        </m:r>
        <m:r>
          <m:rPr>
            <m:sty m:val="p"/>
          </m:rPr>
          <m:t>⊆</m:t>
        </m:r>
        <m:sSup>
          <m:e>
            <m:r>
              <m:rPr>
                <m:scr m:val="double-struck"/>
                <m:sty m:val="p"/>
              </m:rPr>
              <m:t>R</m:t>
            </m:r>
          </m:e>
          <m:sup>
            <m:r>
              <m:t>p</m:t>
            </m:r>
          </m:sup>
        </m:sSup>
      </m:oMath>
      <w:del w:id="10171" w:author="PR Preview" w:date="2026-01-01T00:00:00Z">
        <w:r>
          <w:delText xml:space="preserve">, let</w:delText>
        </w:r>
      </w:del>
      <w:del w:id="10172" w:author="PR Preview" w:date="2026-01-01T00:00:00Z">
        <w:r>
          <w:delText xml:space="preserve"> </w:delText>
        </w:r>
      </w:del>
      <m:oMath>
        <m:r>
          <m:t>D</m:t>
        </m:r>
        <m:r>
          <m:rPr>
            <m:sty m:val="p"/>
          </m:rPr>
          <m:t>(</m:t>
        </m:r>
        <m:r>
          <m:t>S</m:t>
        </m:r>
        <m:r>
          <m:rPr>
            <m:sty m:val="p"/>
          </m:rPr>
          <m:t>)</m:t>
        </m:r>
        <m:limUpp>
          <m:e>
            <m:r>
              <m:rPr>
                <m:sty m:val="p"/>
              </m:rPr>
              <m:t>=</m:t>
            </m:r>
          </m:e>
          <m:lim>
            <m:r>
              <m:rPr>
                <m:nor/>
                <m:sty m:val="p"/>
              </m:rPr>
              <m:t>def</m:t>
            </m:r>
          </m:lim>
        </m:limUpp>
        <m:r>
          <m:t>​</m:t>
        </m:r>
        <m:d>
          <m:dPr>
            <m:begChr m:val="{"/>
            <m:sepChr m:val=""/>
            <m:endChr m:val="}"/>
            <m:grow/>
          </m:dPr>
          <m:e>
            <m:limLow>
              <m:e>
                <m:r>
                  <m:t>y</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r>
              <m:t>S</m:t>
            </m:r>
          </m:e>
        </m:d>
        <m:r>
          <m:t>​</m:t>
        </m:r>
      </m:oMath>
      <w:del w:id="10173" w:author="PR Preview" w:date="2026-01-01T00:00:00Z">
        <w:r>
          <w:delText xml:space="preserve"> </w:delText>
        </w:r>
      </w:del>
      <w:del w:id="10174" w:author="PR Preview" w:date="2026-01-01T00:00:00Z">
        <w:r>
          <w:delText xml:space="preserve">be the set of differences of its points.</w:delText>
        </w:r>
      </w:del>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limLow>
              <m:e>
                <m:r>
                  <m:t>s</m:t>
                </m:r>
              </m:e>
              <m:lim>
                <m:r>
                  <m:rPr>
                    <m:sty m:val="p"/>
                  </m:rPr>
                  <m:t>∼</m:t>
                </m:r>
              </m:lim>
            </m:limLow>
            <m:r>
              <m:rPr>
                <m:sty m:val="p"/>
              </m:rPr>
              <m:t>:</m:t>
            </m:r>
            <m:limLow>
              <m:e>
                <m:r>
                  <m:t>w</m:t>
                </m:r>
              </m:e>
              <m:lim>
                <m:r>
                  <m:rPr>
                    <m:sty m:val="p"/>
                  </m:rPr>
                  <m:t>∼</m:t>
                </m:r>
              </m:lim>
            </m:limLow>
            <m:r>
              <m:rPr>
                <m:sty m:val="p"/>
              </m:rPr>
              <m:t>⋅</m:t>
            </m:r>
            <m:limLow>
              <m:e>
                <m:r>
                  <m:t>s</m:t>
                </m:r>
              </m:e>
              <m:lim>
                <m:r>
                  <m:rPr>
                    <m:sty m:val="p"/>
                  </m:rPr>
                  <m:t>∼</m:t>
                </m:r>
              </m:lim>
            </m:limLow>
            <m:r>
              <m:rPr>
                <m:sty m:val="p"/>
              </m:rPr>
              <m:t>=</m:t>
            </m:r>
            <m:r>
              <m:t>0</m:t>
            </m:r>
          </m:e>
        </m:d>
        <m:r>
          <m:t>​</m:t>
        </m:r>
      </m:oMath>
      <w:del w:id="10175" w:author="PR Preview" w:date="2026-01-01T00:00:00Z">
        <w:r>
          <w:delText xml:space="preserve">,</w:delText>
        </w:r>
      </w:del>
      <w:del w:id="10176" w:author="PR Preview" w:date="2026-01-01T00:00:00Z">
        <w:r>
          <w:delText xml:space="preserve"> </w:delText>
        </w:r>
      </w:del>
      <w:del w:id="10177" w:author="PR Preview" w:date="2026-01-01T00:00:00Z">
        <w:r>
          <w:delText xml:space="preserve">a subspace of dimension</w:delText>
        </w:r>
      </w:del>
      <w:del w:id="10178" w:author="PR Preview" w:date="2026-01-01T00:00:00Z">
        <w:r>
          <w:delText xml:space="preserve"> </w:delText>
        </w:r>
      </w:del>
      <m:oMath>
        <m:r>
          <m:t>p</m:t>
        </m:r>
        <m:r>
          <m:rPr>
            <m:sty m:val="p"/>
          </m:rPr>
          <m:t>−</m:t>
        </m:r>
        <m:r>
          <m:t>1</m:t>
        </m:r>
      </m:oMath>
      <w:del w:id="10179" w:author="PR Preview" w:date="2026-01-01T00:00:00Z">
        <w:r>
          <w:delText xml:space="preserve">.</w:delText>
        </w:r>
      </w:del>
    </w:p>
    <w:p>
      <w:pPr>
        <w:pStyle w:val="FirstParagraph"/>
      </w:pPr>
      <w:ins w:id="10180" w:author="PR Preview" w:date="2026-01-01T00:00:00Z">
        <w:r>
          <w:t xml:space="preserve">Moving from</w:t>
        </w:r>
      </w:ins>
      <w:ins w:id="10181" w:author="PR Preview" w:date="2026-01-01T00:00:00Z">
        <w:r>
          <w:t xml:space="preserve"> </w:t>
        </w:r>
      </w:ins>
      <m:oMath>
        <m:r>
          <m:rPr>
            <m:sty m:val="p"/>
          </m:rPr>
          <m:t>(</m:t>
        </m:r>
        <m:r>
          <m:t>2</m:t>
        </m:r>
        <m:r>
          <m:rPr>
            <m:sty m:val="p"/>
          </m:rPr>
          <m:t>,</m:t>
        </m:r>
        <m:r>
          <m:t>0</m:t>
        </m:r>
        <m:r>
          <m:rPr>
            <m:sty m:val="p"/>
          </m:rPr>
          <m:t>)</m:t>
        </m:r>
      </m:oMath>
      <w:ins w:id="10182" w:author="PR Preview" w:date="2026-01-01T00:00:00Z">
        <w:r>
          <w:t xml:space="preserve"> </w:t>
        </w:r>
      </w:ins>
      <w:ins w:id="10183" w:author="PR Preview" w:date="2026-01-01T00:00:00Z">
        <w:r>
          <w:t xml:space="preserve">in the direction</w:t>
        </w:r>
      </w:ins>
      <w:ins w:id="10184" w:author="PR Preview" w:date="2026-01-01T00:00:00Z">
        <w:r>
          <w:t xml:space="preserve"> </w:t>
        </w:r>
      </w:ins>
      <w:ins w:id="10185" w:author="PR Preview" w:date="2026-01-01T00:00:00Z">
        <w:r>
          <w:t xml:space="preserve">$\mathord{\smash[b]{\underset{\raise.3ex\hbox{$\scriptstyle\sim$}}{w}}\vphantom{w}} = (1, 2)$</w:t>
        </w:r>
      </w:ins>
      <w:ins w:id="10186" w:author="PR Preview" w:date="2026-01-01T00:00:00Z">
        <w:r>
          <w:t xml:space="preserve"> </w:t>
        </w:r>
      </w:ins>
      <w:ins w:id="10187" w:author="PR Preview" w:date="2026-01-01T00:00:00Z">
        <w:r>
          <w:t xml:space="preserve">gives</w:t>
        </w:r>
      </w:ins>
      <w:ins w:id="10188" w:author="PR Preview" w:date="2026-01-01T00:00:00Z">
        <w:r>
          <w:t xml:space="preserve"> </w:t>
        </w:r>
      </w:ins>
      <m:oMath>
        <m:r>
          <m:rPr>
            <m:sty m:val="p"/>
          </m:rPr>
          <m:t>(</m:t>
        </m:r>
        <m:r>
          <m:t>3</m:t>
        </m:r>
        <m:r>
          <m:rPr>
            <m:sty m:val="p"/>
          </m:rPr>
          <m:t>,</m:t>
        </m:r>
        <m:r>
          <m:t>2</m:t>
        </m:r>
        <m:r>
          <m:rPr>
            <m:sty m:val="p"/>
          </m:rPr>
          <m:t>)</m:t>
        </m:r>
      </m:oMath>
      <w:ins w:id="10189" w:author="PR Preview" w:date="2026-01-01T00:00:00Z">
        <w:r>
          <w:t xml:space="preserve">,</w:t>
        </w:r>
      </w:ins>
      <w:ins w:id="10190" w:author="PR Preview" w:date="2026-01-01T00:00:00Z">
        <w:r>
          <w:t xml:space="preserve"> </w:t>
        </w:r>
      </w:ins>
      <w:ins w:id="10191" w:author="PR Preview" w:date="2026-01-01T00:00:00Z">
        <w:r>
          <w:t xml:space="preserve">where the value is</w:t>
        </w:r>
      </w:ins>
      <w:ins w:id="10192" w:author="PR Preview" w:date="2026-01-01T00:00:00Z">
        <w:r>
          <w:t xml:space="preserve"> </w:t>
        </w:r>
      </w:ins>
      <m:oMath>
        <m:r>
          <m:t>3</m:t>
        </m:r>
        <m:r>
          <m:rPr>
            <m:sty m:val="p"/>
          </m:rPr>
          <m:t>+</m:t>
        </m:r>
        <m:r>
          <m:t>4</m:t>
        </m:r>
        <m:r>
          <m:rPr>
            <m:sty m:val="p"/>
          </m:rPr>
          <m:t>−</m:t>
        </m:r>
        <m:r>
          <m:t>2</m:t>
        </m:r>
        <m:r>
          <m:rPr>
            <m:sty m:val="p"/>
          </m:rPr>
          <m:t>=</m:t>
        </m:r>
        <m:r>
          <m:t>5</m:t>
        </m:r>
        <m:r>
          <m:rPr>
            <m:sty m:val="p"/>
          </m:rPr>
          <m:t>&gt;</m:t>
        </m:r>
        <m:r>
          <m:t>0</m:t>
        </m:r>
      </m:oMath>
      <w:ins w:id="10193" w:author="PR Preview" w:date="2026-01-01T00:00:00Z">
        <w:r>
          <w:t xml:space="preserve">.</w:t>
        </w:r>
      </w:ins>
      <w:ins w:id="10194" w:author="PR Preview" w:date="2026-01-01T00:00:00Z">
        <w:r>
          <w:t xml:space="preserve"> </w:t>
        </w:r>
      </w:ins>
      <w:ins w:id="10195" w:author="PR Preview" w:date="2026-01-01T00:00:00Z">
        <w:r>
          <w:t xml:space="preserve">So the direction</w:t>
        </w:r>
      </w:ins>
      <w:ins w:id="10196" w:author="PR Preview" w:date="2026-01-01T00:00:00Z">
        <w:r>
          <w:t xml:space="preserve"> </w:t>
        </w:r>
      </w:ins>
      <w:ins w:id="10197" w:author="PR Preview" w:date="2026-01-01T00:00:00Z">
        <w:r>
          <w:t xml:space="preserve">$\mathord{\smash[b]{\underset{\raise.3ex\hbox{$\scriptstyle\sim$}}{w}}\vphantom{w}}$</w:t>
        </w:r>
      </w:ins>
      <w:ins w:id="10198" w:author="PR Preview" w:date="2026-01-01T00:00:00Z">
        <w:r>
          <w:t xml:space="preserve"> </w:t>
        </w:r>
      </w:ins>
      <w:ins w:id="10199" w:author="PR Preview" w:date="2026-01-01T00:00:00Z">
        <w:r>
          <w:t xml:space="preserve">leads into</w:t>
        </w:r>
      </w:ins>
      <w:ins w:id="10200" w:author="PR Preview" w:date="2026-01-01T00:00:00Z">
        <w:r>
          <w:t xml:space="preserve"> </w:t>
        </w:r>
      </w:ins>
      <m:oMath>
        <m:sSup>
          <m:e>
            <m:r>
              <m:rPr>
                <m:scr m:val="script"/>
                <m:sty m:val="p"/>
              </m:rPr>
              <m:t>H</m:t>
            </m:r>
          </m:e>
          <m:sup>
            <m:r>
              <m:rPr>
                <m:sty m:val="p"/>
              </m:rPr>
              <m:t>+</m:t>
            </m:r>
          </m:sup>
        </m:sSup>
      </m:oMath>
      <w:ins w:id="10201" w:author="PR Preview" w:date="2026-01-01T00:00:00Z">
        <w:r>
          <w:t xml:space="preserve">.</w:t>
        </w:r>
      </w:ins>
    </w:p>
    <w:bookmarkEnd w:id="285"/>
    <w:bookmarkStart w:id="286" w:name="rem-half-space-sides"/>
    <w:p>
      <w:pPr>
        <w:pStyle w:val="BodyText"/>
      </w:pPr>
      <w:ins w:id="10202" w:author="PR Preview" w:date="2026-01-01T00:00:00Z">
        <w:r>
          <w:rPr>
            <w:i/>
            <w:iCs/>
          </w:rPr>
          <w:t xml:space="preserve">Remark 19</w:t>
        </w:r>
      </w:ins>
      <w:ins w:id="10203" w:author="PR Preview" w:date="2026-01-01T00:00:00Z">
        <w:r>
          <w:t xml:space="preserve"> (The two sides of a hyperplane). </w:t>
        </w:r>
      </w:ins>
      <w:ins w:id="10204" w:author="PR Preview" w:date="2026-01-01T00:00:00Z">
        <w:r>
          <w:t xml:space="preserve">Every point of</w:t>
        </w:r>
      </w:ins>
      <w:ins w:id="10205" w:author="PR Preview" w:date="2026-01-01T00:00:00Z">
        <w:r>
          <w:t xml:space="preserve"> </w:t>
        </w:r>
      </w:ins>
      <m:oMath>
        <m:sSup>
          <m:e>
            <m:r>
              <m:rPr>
                <m:scr m:val="double-struck"/>
                <m:sty m:val="p"/>
              </m:rPr>
              <m:t>R</m:t>
            </m:r>
          </m:e>
          <m:sup>
            <m:r>
              <m:t>p</m:t>
            </m:r>
          </m:sup>
        </m:sSup>
      </m:oMath>
      <w:ins w:id="10206" w:author="PR Preview" w:date="2026-01-01T00:00:00Z">
        <w:r>
          <w:t xml:space="preserve"> </w:t>
        </w:r>
      </w:ins>
      <w:ins w:id="10207" w:author="PR Preview" w:date="2026-01-01T00:00:00Z">
        <w:r>
          <w:t xml:space="preserve">is in exactly one of</w:t>
        </w:r>
      </w:ins>
      <w:ins w:id="10208" w:author="PR Preview" w:date="2026-01-01T00:00:00Z">
        <w:r>
          <w:t xml:space="preserve"> </w:t>
        </w:r>
      </w:ins>
      <m:oMath>
        <m:sSup>
          <m:e>
            <m:r>
              <m:rPr>
                <m:scr m:val="script"/>
                <m:sty m:val="p"/>
              </m:rPr>
              <m:t>H</m:t>
            </m:r>
          </m:e>
          <m:sup>
            <m:r>
              <m:rPr>
                <m:sty m:val="p"/>
              </m:rPr>
              <m:t>+</m:t>
            </m:r>
          </m:sup>
        </m:sSup>
      </m:oMath>
      <w:ins w:id="10209" w:author="PR Preview" w:date="2026-01-01T00:00:00Z">
        <w:r>
          <w:t xml:space="preserve">,</w:t>
        </w:r>
      </w:ins>
      <w:ins w:id="10210" w:author="PR Preview" w:date="2026-01-01T00:00:00Z">
        <w:r>
          <w:t xml:space="preserve"> </w:t>
        </w:r>
      </w:ins>
      <m:oMath>
        <m:r>
          <m:rPr>
            <m:scr m:val="script"/>
            <m:sty m:val="p"/>
          </m:rPr>
          <m:t>H</m:t>
        </m:r>
      </m:oMath>
      <w:ins w:id="10211" w:author="PR Preview" w:date="2026-01-01T00:00:00Z">
        <w:r>
          <w:t xml:space="preserve"> </w:t>
        </w:r>
      </w:ins>
      <w:ins w:id="10212" w:author="PR Preview" w:date="2026-01-01T00:00:00Z">
        <w:r>
          <w:t xml:space="preserve">and</w:t>
        </w:r>
      </w:ins>
      <w:ins w:id="10213" w:author="PR Preview" w:date="2026-01-01T00:00:00Z">
        <w:r>
          <w:t xml:space="preserve"> </w:t>
        </w:r>
      </w:ins>
      <m:oMath>
        <m:sSup>
          <m:e>
            <m:r>
              <m:rPr>
                <m:scr m:val="script"/>
                <m:sty m:val="p"/>
              </m:rPr>
              <m:t>H</m:t>
            </m:r>
          </m:e>
          <m:sup>
            <m:r>
              <m:rPr>
                <m:sty m:val="p"/>
              </m:rPr>
              <m:t>−</m:t>
            </m:r>
          </m:sup>
        </m:sSup>
      </m:oMath>
      <w:ins w:id="10214" w:author="PR Preview" w:date="2026-01-01T00:00:00Z">
        <w:r>
          <w:t xml:space="preserve">,</w:t>
        </w:r>
      </w:ins>
      <w:ins w:id="10215" w:author="PR Preview" w:date="2026-01-01T00:00:00Z">
        <w:r>
          <w:t xml:space="preserve"> </w:t>
        </w:r>
      </w:ins>
      <w:ins w:id="10216" w:author="PR Preview" w:date="2026-01-01T00:00:00Z">
        <w:r>
          <w:t xml:space="preserve">because the number</w:t>
        </w:r>
      </w:ins>
      <w:ins w:id="10217" w:author="PR Preview" w:date="2026-01-01T00:00:00Z">
        <w:r>
          <w:t xml:space="preserve"> </w:t>
        </w:r>
      </w:ins>
      <w:ins w:id="10218" w:author="PR Preview" w:date="2026-01-01T00:00:00Z">
        <w:r>
          <w:t xml:space="preserve">$\mathord{\smash[b]{\underset{\raise.3ex\hbox{$\scriptstyle\sim$}}{w}}\vphantom{w}} \cdot \mathord{\smash[b]{\underset{\raise.3ex\hbox{$\scriptstyle\sim$}}{x}}\vphantom{x}} + b$</w:t>
        </w:r>
      </w:ins>
      <w:ins w:id="10219" w:author="PR Preview" w:date="2026-01-01T00:00:00Z">
        <w:r>
          <w:t xml:space="preserve"> </w:t>
        </w:r>
      </w:ins>
      <w:ins w:id="10220" w:author="PR Preview" w:date="2026-01-01T00:00:00Z">
        <w:r>
          <w:t xml:space="preserve">is positive, zero or negative.</w:t>
        </w:r>
      </w:ins>
      <w:ins w:id="10221" w:author="PR Preview" w:date="2026-01-01T00:00:00Z">
        <w:r>
          <w:t xml:space="preserve"> </w:t>
        </w:r>
      </w:ins>
      <w:ins w:id="10222" w:author="PR Preview" w:date="2026-01-01T00:00:00Z">
        <w:r>
          <w:t xml:space="preserve">The vector</w:t>
        </w:r>
      </w:ins>
      <w:ins w:id="10223" w:author="PR Preview" w:date="2026-01-01T00:00:00Z">
        <w:r>
          <w:t xml:space="preserve"> </w:t>
        </w:r>
      </w:ins>
      <w:ins w:id="10224" w:author="PR Preview" w:date="2026-01-01T00:00:00Z">
        <w:r>
          <w:t xml:space="preserve">$\mathord{\smash[b]{\underset{\raise.3ex\hbox{$\scriptstyle\sim$}}{w}}\vphantom{w}}$</w:t>
        </w:r>
      </w:ins>
      <w:ins w:id="10225" w:author="PR Preview" w:date="2026-01-01T00:00:00Z">
        <w:r>
          <w:t xml:space="preserve"> </w:t>
        </w:r>
      </w:ins>
      <w:ins w:id="10226" w:author="PR Preview" w:date="2026-01-01T00:00:00Z">
        <w:r>
          <w:t xml:space="preserve">points into</w:t>
        </w:r>
      </w:ins>
      <w:ins w:id="10227" w:author="PR Preview" w:date="2026-01-01T00:00:00Z">
        <w:r>
          <w:t xml:space="preserve"> </w:t>
        </w:r>
      </w:ins>
      <m:oMath>
        <m:sSup>
          <m:e>
            <m:r>
              <m:rPr>
                <m:scr m:val="script"/>
                <m:sty m:val="p"/>
              </m:rPr>
              <m:t>H</m:t>
            </m:r>
          </m:e>
          <m:sup>
            <m:r>
              <m:rPr>
                <m:sty m:val="p"/>
              </m:rPr>
              <m:t>+</m:t>
            </m:r>
          </m:sup>
        </m:sSup>
      </m:oMath>
      <w:ins w:id="10228" w:author="PR Preview" w:date="2026-01-01T00:00:00Z">
        <w:r>
          <w:t xml:space="preserve">:</w:t>
        </w:r>
      </w:ins>
      <w:ins w:id="10229" w:author="PR Preview" w:date="2026-01-01T00:00:00Z">
        <w:r>
          <w:t xml:space="preserve"> </w:t>
        </w:r>
      </w:ins>
      <w:ins w:id="10230" w:author="PR Preview" w:date="2026-01-01T00:00:00Z">
        <w:r>
          <w:t xml:space="preserve">the number</w:t>
        </w:r>
      </w:ins>
      <w:ins w:id="10231" w:author="PR Preview" w:date="2026-01-01T00:00:00Z">
        <w:r>
          <w:t xml:space="preserve"> </w:t>
        </w:r>
      </w:ins>
      <w:ins w:id="10232" w:author="PR Preview" w:date="2026-01-01T00:00:00Z">
        <w:r>
          <w:t xml:space="preserve">$\mathord{\smash[b]{\underset{\raise.3ex\hbox{$\scriptstyle\sim$}}{w}}\vphantom{w}} \cdot \mathord{\smash[b]{\underset{\raise.3ex\hbox{$\scriptstyle\sim$}}{x}}\vphantom{x}} + b$</w:t>
        </w:r>
      </w:ins>
      <w:ins w:id="10233" w:author="PR Preview" w:date="2026-01-01T00:00:00Z">
        <w:r>
          <w:t xml:space="preserve"> </w:t>
        </w:r>
      </w:ins>
      <w:ins w:id="10234" w:author="PR Preview" w:date="2026-01-01T00:00:00Z">
        <w:r>
          <w:t xml:space="preserve">goes up when</w:t>
        </w:r>
      </w:ins>
      <w:ins w:id="10235" w:author="PR Preview" w:date="2026-01-01T00:00:00Z">
        <w:r>
          <w:t xml:space="preserve"> </w:t>
        </w:r>
      </w:ins>
      <w:ins w:id="10236" w:author="PR Preview" w:date="2026-01-01T00:00:00Z">
        <w:r>
          <w:t xml:space="preserve">$\mathord{\smash[b]{\underset{\raise.3ex\hbox{$\scriptstyle\sim$}}{x}}\vphantom{x}}$</w:t>
        </w:r>
      </w:ins>
      <w:ins w:id="10237" w:author="PR Preview" w:date="2026-01-01T00:00:00Z">
        <w:r>
          <w:t xml:space="preserve"> </w:t>
        </w:r>
      </w:ins>
      <w:ins w:id="10238" w:author="PR Preview" w:date="2026-01-01T00:00:00Z">
        <w:r>
          <w:t xml:space="preserve">moves in the direction</w:t>
        </w:r>
      </w:ins>
      <w:ins w:id="10239" w:author="PR Preview" w:date="2026-01-01T00:00:00Z">
        <w:r>
          <w:t xml:space="preserve"> </w:t>
        </w:r>
      </w:ins>
      <w:ins w:id="10240" w:author="PR Preview" w:date="2026-01-01T00:00:00Z">
        <w:r>
          <w:t xml:space="preserve">$\mathord{\smash[b]{\underset{\raise.3ex\hbox{$\scriptstyle\sim$}}{w}}\vphantom{w}}$</w:t>
        </w:r>
      </w:ins>
      <w:ins w:id="10241" w:author="PR Preview" w:date="2026-01-01T00:00:00Z">
        <w:r>
          <w:t xml:space="preserve">.</w:t>
        </w:r>
      </w:ins>
    </w:p>
    <w:bookmarkEnd w:id="286"/>
    <w:bookmarkStart w:id="287" w:name="thm-half-space-dimension"/>
    <w:p>
      <w:pPr>
        <w:pStyle w:val="BodyText"/>
      </w:pPr>
      <w:ins w:id="10242" w:author="PR Preview" w:date="2026-01-01T00:00:00Z">
        <w:r>
          <w:rPr>
            <w:b/>
            <w:bCs/>
          </w:rPr>
          <w:t xml:space="preserve">Theorem 44 (Differences of points in a hyperplane and in a half-space)</w:t>
        </w:r>
      </w:ins>
      <w:ins w:id="10243" w:author="PR Preview" w:date="2026-01-01T00:00:00Z">
        <w:r>
          <w:t xml:space="preserve"> </w:t>
        </w:r>
      </w:ins>
      <w:ins w:id="10244" w:author="PR Preview" w:date="2026-01-01T00:00:00Z">
        <w:r>
          <w:t xml:space="preserve">Let</w:t>
        </w:r>
      </w:ins>
      <w:ins w:id="10245" w:author="PR Preview" w:date="2026-01-01T00:00:00Z">
        <w:r>
          <w:t xml:space="preserve"> </w:t>
        </w:r>
      </w:ins>
      <w:ins w:id="10246" w:author="PR Preview" w:date="2026-01-01T00:00:00Z">
        <w:r>
          <w:t xml:space="preserve">$\mathord{\smash[b]{\underset{\raise.3ex\hbox{$\scriptstyle\sim$}}{w}}\vphantom{w}} \in \mathbb{R}^p$</w:t>
        </w:r>
      </w:ins>
      <w:ins w:id="10247" w:author="PR Preview" w:date="2026-01-01T00:00:00Z">
        <w:r>
          <w:t xml:space="preserve"> </w:t>
        </w:r>
      </w:ins>
      <w:ins w:id="10248" w:author="PR Preview" w:date="2026-01-01T00:00:00Z">
        <w:r>
          <w:t xml:space="preserve">be nonzero, let</w:t>
        </w:r>
      </w:ins>
      <w:ins w:id="10249" w:author="PR Preview" w:date="2026-01-01T00:00:00Z">
        <w:r>
          <w:t xml:space="preserve"> </w:t>
        </w:r>
      </w:ins>
      <m:oMath>
        <m:r>
          <m:t>b</m:t>
        </m:r>
        <m:r>
          <m:rPr>
            <m:sty m:val="p"/>
          </m:rPr>
          <m:t>∈</m:t>
        </m:r>
        <m:r>
          <m:rPr>
            <m:scr m:val="double-struck"/>
            <m:sty m:val="p"/>
          </m:rPr>
          <m:t>R</m:t>
        </m:r>
      </m:oMath>
      <w:ins w:id="10250" w:author="PR Preview" w:date="2026-01-01T00:00:00Z">
        <w:r>
          <w:t xml:space="preserve">,</w:t>
        </w:r>
      </w:ins>
      <w:ins w:id="10251" w:author="PR Preview" w:date="2026-01-01T00:00:00Z">
        <w:r>
          <w:t xml:space="preserve"> </w:t>
        </w:r>
      </w:ins>
      <w:ins w:id="10252" w:author="PR Preview" w:date="2026-01-01T00:00:00Z">
        <w:r>
          <w:t xml:space="preserve">and let</w:t>
        </w:r>
      </w:ins>
      <w:ins w:id="10253" w:author="PR Preview" w:date="2026-01-01T00:00:00Z">
        <w:r>
          <w:t xml:space="preserve"> </w:t>
        </w:r>
      </w:ins>
      <m:oMath>
        <m:r>
          <m:rPr>
            <m:scr m:val="script"/>
            <m:sty m:val="p"/>
          </m:rPr>
          <m:t>H</m:t>
        </m:r>
      </m:oMath>
      <w:ins w:id="10254" w:author="PR Preview" w:date="2026-01-01T00:00:00Z">
        <w:r>
          <w:t xml:space="preserve">,</w:t>
        </w:r>
      </w:ins>
      <w:ins w:id="10255" w:author="PR Preview" w:date="2026-01-01T00:00:00Z">
        <w:r>
          <w:t xml:space="preserve"> </w:t>
        </w:r>
      </w:ins>
      <m:oMath>
        <m:sSup>
          <m:e>
            <m:r>
              <m:rPr>
                <m:scr m:val="script"/>
                <m:sty m:val="p"/>
              </m:rPr>
              <m:t>H</m:t>
            </m:r>
          </m:e>
          <m:sup>
            <m:r>
              <m:rPr>
                <m:sty m:val="p"/>
              </m:rPr>
              <m:t>+</m:t>
            </m:r>
          </m:sup>
        </m:sSup>
      </m:oMath>
      <w:ins w:id="10256" w:author="PR Preview" w:date="2026-01-01T00:00:00Z">
        <w:r>
          <w:t xml:space="preserve"> </w:t>
        </w:r>
      </w:ins>
      <w:ins w:id="10257" w:author="PR Preview" w:date="2026-01-01T00:00:00Z">
        <w:r>
          <w:t xml:space="preserve">be the hyperplane and open half-space of</w:t>
        </w:r>
      </w:ins>
      <w:ins w:id="10258" w:author="PR Preview" w:date="2026-01-01T00:00:00Z">
        <w:r>
          <w:t xml:space="preserve"> </w:t>
        </w:r>
      </w:ins>
      <w:hyperlink w:anchor="def-half-space">
        <w:ins w:id="10259" w:author="PR Preview" w:date="2026-01-01T00:00:00Z">
          <w:r>
            <w:rPr>
              <w:rStyle w:val="Hyperlink"/>
            </w:rPr>
            <w:t xml:space="preserve">Definition 60</w:t>
          </w:r>
        </w:ins>
      </w:hyperlink>
      <w:ins w:id="10260" w:author="PR Preview" w:date="2026-01-01T00:00:00Z">
        <w:r>
          <w:t xml:space="preserve">.</w:t>
        </w:r>
      </w:ins>
      <w:ins w:id="10261" w:author="PR Preview" w:date="2026-01-01T00:00:00Z">
        <w:r>
          <w:t xml:space="preserve"> </w:t>
        </w:r>
      </w:ins>
      <w:ins w:id="10262" w:author="PR Preview" w:date="2026-01-01T00:00:00Z">
        <w:r>
          <w:t xml:space="preserve">For a set</w:t>
        </w:r>
      </w:ins>
      <w:ins w:id="10263" w:author="PR Preview" w:date="2026-01-01T00:00:00Z">
        <w:r>
          <w:t xml:space="preserve"> </w:t>
        </w:r>
      </w:ins>
      <m:oMath>
        <m:r>
          <m:t>S</m:t>
        </m:r>
        <m:r>
          <m:rPr>
            <m:sty m:val="p"/>
          </m:rPr>
          <m:t>⊆</m:t>
        </m:r>
        <m:sSup>
          <m:e>
            <m:r>
              <m:rPr>
                <m:scr m:val="double-struck"/>
                <m:sty m:val="p"/>
              </m:rPr>
              <m:t>R</m:t>
            </m:r>
          </m:e>
          <m:sup>
            <m:r>
              <m:t>p</m:t>
            </m:r>
          </m:sup>
        </m:sSup>
      </m:oMath>
      <w:ins w:id="10264" w:author="PR Preview" w:date="2026-01-01T00:00:00Z">
        <w:r>
          <w:t xml:space="preserve">, let</w:t>
        </w:r>
      </w:ins>
      <w:ins w:id="10265" w:author="PR Preview" w:date="2026-01-01T00:00:00Z">
        <w:r>
          <w:t xml:space="preserve"> </w:t>
        </w:r>
      </w:ins>
      <w:ins w:id="10266" w:author="PR Preview" w:date="2026-01-01T00:00:00Z">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ins>
      <w:ins w:id="10267" w:author="PR Preview" w:date="2026-01-01T00:00:00Z">
        <w:r>
          <w:t xml:space="preserve"> </w:t>
        </w:r>
      </w:ins>
      <w:ins w:id="10268" w:author="PR Preview" w:date="2026-01-01T00:00:00Z">
        <w:r>
          <w:t xml:space="preserve">be the set of differences of its points.</w:t>
        </w:r>
      </w:ins>
    </w:p>
    <w:p>
      <w:pPr>
        <w:pStyle w:val="Compact"/>
        <w:numPr>
          <w:ilvl w:val="0"/>
          <w:numId w:val="1032"/>
        </w:numPr>
      </w:pPr>
      <w:ins w:id="10269" w:author="PR Preview" w:date="2026-01-01T00:00:00Z">
        <w:r>
          <w:t xml:space="preserve">$D(\mathcal{H}) = \mathopen{}\left\{\mathord{\smash[b]{\underset{\raise.3ex\hbox{$\scriptstyle\sim$}}{s}}\vphantom{s}} : \mathord{\smash[b]{\underset{\raise.3ex\hbox{$\scriptstyle\sim$}}{w}}\vphantom{w}} \cdot \mathord{\smash[b]{\underset{\raise.3ex\hbox{$\scriptstyle\sim$}}{s}}\vphantom{s}} = 0\right\}\mathclose{}$</w:t>
        </w:r>
      </w:ins>
      <w:ins w:id="10270" w:author="PR Preview" w:date="2026-01-01T00:00:00Z">
        <w:r>
          <w:t xml:space="preserve">,</w:t>
        </w:r>
      </w:ins>
      <w:ins w:id="10271" w:author="PR Preview" w:date="2026-01-01T00:00:00Z">
        <w:r>
          <w:t xml:space="preserve"> </w:t>
        </w:r>
      </w:ins>
      <w:ins w:id="10272" w:author="PR Preview" w:date="2026-01-01T00:00:00Z">
        <w:r>
          <w:t xml:space="preserve">a subspace of dimension</w:t>
        </w:r>
      </w:ins>
      <w:ins w:id="10273" w:author="PR Preview" w:date="2026-01-01T00:00:00Z">
        <w:r>
          <w:t xml:space="preserve"> </w:t>
        </w:r>
      </w:ins>
      <m:oMath>
        <m:r>
          <m:t>p</m:t>
        </m:r>
        <m:r>
          <m:rPr>
            <m:sty m:val="p"/>
          </m:rPr>
          <m:t>−</m:t>
        </m:r>
        <m:r>
          <m:t>1</m:t>
        </m:r>
      </m:oMath>
      <w:ins w:id="10274" w:author="PR Preview" w:date="2026-01-01T00:00:00Z">
        <w:r>
          <w:t xml:space="preserve">.</w:t>
        </w:r>
      </w:ins>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del w:id="10275" w:author="PR Preview" w:date="2026-01-01T00:00:00Z">
        <w:r>
          <w:rPr>
            <w:i/>
            <w:iCs/>
          </w:rPr>
          <w:delText xml:space="preserve">Proof</w:delText>
        </w:r>
      </w:del>
      <w:del w:id="10276" w:author="PR Preview" w:date="2026-01-01T00:00:00Z">
        <w:r>
          <w:delText xml:space="preserve">. </w:delText>
        </w:r>
      </w:del>
      <w:del w:id="10277" w:author="PR Preview" w:date="2026-01-01T00:00:00Z">
        <w:r>
          <w:rPr>
            <w:b/>
            <w:bCs/>
          </w:rPr>
          <w:delText xml:space="preserve">Part 1.</w:delText>
        </w:r>
      </w:del>
      <w:del w:id="10278" w:author="PR Preview" w:date="2026-01-01T00:00:00Z">
        <w:r>
          <w:delText xml:space="preserve"> </w:delText>
        </w:r>
      </w:del>
      <w:del w:id="10279" w:author="PR Preview" w:date="2026-01-01T00:00:00Z">
        <w:r>
          <w:delText xml:space="preserve">Let</w:delText>
        </w:r>
      </w:del>
      <w:del w:id="10280"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del w:id="10281" w:author="PR Preview" w:date="2026-01-01T00:00:00Z">
        <w:r>
          <w:delText xml:space="preserve">.</w:delText>
        </w:r>
      </w:del>
      <w:del w:id="10282" w:author="PR Preview" w:date="2026-01-01T00:00:00Z">
        <w:r>
          <w:delText xml:space="preserve"> </w:delText>
        </w:r>
      </w:del>
      <w:del w:id="10283" w:author="PR Preview" w:date="2026-01-01T00:00:00Z">
        <w:r>
          <w:delText xml:space="preserve">By</w:delText>
        </w:r>
      </w:del>
      <w:del w:id="10284" w:author="PR Preview" w:date="2026-01-01T00:00:00Z">
        <w:r>
          <w:delText xml:space="preserve"> </w:delText>
        </w:r>
      </w:del>
      <w:hyperlink w:anchor="thm-hyperplane-subspace">
        <w:del w:id="10285" w:author="PR Preview" w:date="2026-01-01T00:00:00Z">
          <w:r>
            <w:rPr>
              <w:rStyle w:val="Hyperlink"/>
            </w:rPr>
            <w:delText xml:space="preserve">Theorem 42</w:delText>
          </w:r>
        </w:del>
      </w:hyperlink>
      <w:del w:id="10286" w:author="PR Preview" w:date="2026-01-01T00:00:00Z">
        <w:r>
          <w:delText xml:space="preserve"> </w:delText>
        </w:r>
      </w:del>
      <w:del w:id="10287" w:author="PR Preview" w:date="2026-01-01T00:00:00Z">
        <w:r>
          <w:delText xml:space="preserve">part 3,</w:delText>
        </w:r>
      </w:del>
      <w:del w:id="10288" w:author="PR Preview" w:date="2026-01-01T00:00:00Z">
        <w:r>
          <w:delText xml:space="preserve"> </w:delText>
        </w:r>
      </w:del>
      <m:oMath>
        <m:limLow>
          <m:e>
            <m:r>
              <m:t>w</m:t>
            </m:r>
          </m:e>
          <m:lim>
            <m:r>
              <m:rPr>
                <m:sty m:val="p"/>
              </m:rPr>
              <m:t>∼</m:t>
            </m:r>
          </m:lim>
        </m:limLow>
        <m:r>
          <m:rPr>
            <m:sty m:val="p"/>
          </m:rPr>
          <m:t>⋅</m:t>
        </m:r>
        <m:r>
          <m:rPr>
            <m:sty m:val="p"/>
          </m:rPr>
          <m:t>(</m:t>
        </m:r>
        <m:limLow>
          <m:e>
            <m:r>
              <m:t>y</m:t>
            </m:r>
          </m:e>
          <m:lim>
            <m:r>
              <m:rPr>
                <m:sty m:val="p"/>
              </m:rPr>
              <m:t>∼</m:t>
            </m:r>
          </m:lim>
        </m:limLow>
        <m:r>
          <m:rPr>
            <m:sty m:val="p"/>
          </m:rPr>
          <m:t>−</m:t>
        </m:r>
        <m:limLow>
          <m:e>
            <m:r>
              <m:t>x</m:t>
            </m:r>
          </m:e>
          <m:lim>
            <m:r>
              <m:rPr>
                <m:sty m:val="p"/>
              </m:rPr>
              <m:t>∼</m:t>
            </m:r>
          </m:lim>
        </m:limLow>
        <m:r>
          <m:rPr>
            <m:sty m:val="p"/>
          </m:rPr>
          <m:t>)</m:t>
        </m:r>
        <m:r>
          <m:rPr>
            <m:sty m:val="p"/>
          </m:rPr>
          <m:t>=</m:t>
        </m:r>
        <m:r>
          <m:t>0</m:t>
        </m:r>
      </m:oMath>
      <w:del w:id="10289" w:author="PR Preview" w:date="2026-01-01T00:00:00Z">
        <w:r>
          <w:delText xml:space="preserve">,</w:delText>
        </w:r>
      </w:del>
      <w:del w:id="10290" w:author="PR Preview" w:date="2026-01-01T00:00:00Z">
        <w:r>
          <w:delText xml:space="preserve"> </w:delText>
        </w:r>
      </w:del>
      <w:del w:id="10291" w:author="PR Preview" w:date="2026-01-01T00:00:00Z">
        <w:r>
          <w:delText xml:space="preserve">so</w:delText>
        </w:r>
      </w:del>
      <w:del w:id="10292" w:author="PR Preview" w:date="2026-01-01T00:00:00Z">
        <w:r>
          <w:delText xml:space="preserve"> </w:delText>
        </w:r>
      </w:del>
      <m:oMath>
        <m:limLow>
          <m:e>
            <m:r>
              <m:t>y</m:t>
            </m:r>
          </m:e>
          <m:lim>
            <m:r>
              <m:rPr>
                <m:sty m:val="p"/>
              </m:rPr>
              <m:t>∼</m:t>
            </m:r>
          </m:lim>
        </m:limLow>
        <m:r>
          <m:rPr>
            <m:sty m:val="p"/>
          </m:rPr>
          <m:t>−</m:t>
        </m:r>
        <m:limLow>
          <m:e>
            <m:r>
              <m:t>x</m:t>
            </m:r>
          </m:e>
          <m:lim>
            <m:r>
              <m:rPr>
                <m:sty m:val="p"/>
              </m:rPr>
              <m:t>∼</m:t>
            </m:r>
          </m:lim>
        </m:limLow>
        <m:r>
          <m:rPr>
            <m:sty m:val="p"/>
          </m:rPr>
          <m:t>∈</m:t>
        </m:r>
        <m:sSub>
          <m:e>
            <m:r>
              <m:rPr>
                <m:scr m:val="script"/>
                <m:sty m:val="p"/>
              </m:rPr>
              <m:t>H</m:t>
            </m:r>
          </m:e>
          <m:sub>
            <m:r>
              <m:t>0</m:t>
            </m:r>
          </m:sub>
        </m:sSub>
        <m:r>
          <m:rPr>
            <m:sty m:val="p"/>
          </m:rPr>
          <m:t>=</m:t>
        </m:r>
        <m:r>
          <m:t>​</m:t>
        </m:r>
        <m:d>
          <m:dPr>
            <m:begChr m:val="{"/>
            <m:sepChr m:val=""/>
            <m:endChr m:val="}"/>
            <m:grow/>
          </m:dPr>
          <m:e>
            <m:limLow>
              <m:e>
                <m:r>
                  <m:t>s</m:t>
                </m:r>
              </m:e>
              <m:lim>
                <m:r>
                  <m:rPr>
                    <m:sty m:val="p"/>
                  </m:rPr>
                  <m:t>∼</m:t>
                </m:r>
              </m:lim>
            </m:limLow>
            <m:r>
              <m:rPr>
                <m:sty m:val="p"/>
              </m:rPr>
              <m:t>:</m:t>
            </m:r>
            <m:limLow>
              <m:e>
                <m:r>
                  <m:t>w</m:t>
                </m:r>
              </m:e>
              <m:lim>
                <m:r>
                  <m:rPr>
                    <m:sty m:val="p"/>
                  </m:rPr>
                  <m:t>∼</m:t>
                </m:r>
              </m:lim>
            </m:limLow>
            <m:r>
              <m:rPr>
                <m:sty m:val="p"/>
              </m:rPr>
              <m:t>⋅</m:t>
            </m:r>
            <m:limLow>
              <m:e>
                <m:r>
                  <m:t>s</m:t>
                </m:r>
              </m:e>
              <m:lim>
                <m:r>
                  <m:rPr>
                    <m:sty m:val="p"/>
                  </m:rPr>
                  <m:t>∼</m:t>
                </m:r>
              </m:lim>
            </m:limLow>
            <m:r>
              <m:rPr>
                <m:sty m:val="p"/>
              </m:rPr>
              <m:t>=</m:t>
            </m:r>
            <m:r>
              <m:t>0</m:t>
            </m:r>
          </m:e>
        </m:d>
        <m:r>
          <m:t>​</m:t>
        </m:r>
      </m:oMath>
      <w:del w:id="10293" w:author="PR Preview" w:date="2026-01-01T00:00:00Z">
        <w:r>
          <w:delText xml:space="preserve">.</w:delText>
        </w:r>
      </w:del>
      <w:del w:id="10294" w:author="PR Preview" w:date="2026-01-01T00:00:00Z">
        <w:r>
          <w:delText xml:space="preserve"> </w:delText>
        </w:r>
      </w:del>
      <w:del w:id="10295" w:author="PR Preview" w:date="2026-01-01T00:00:00Z">
        <w:r>
          <w:delText xml:space="preserve">Conversely, fix any</w:delText>
        </w:r>
      </w:del>
      <w:del w:id="10296" w:author="PR Preview" w:date="2026-01-01T00:00:00Z">
        <w:r>
          <w:delText xml:space="preserve"> </w:delText>
        </w:r>
      </w:del>
      <m:oMath>
        <m:sSub>
          <m:e>
            <m:limLow>
              <m:e>
                <m:r>
                  <m:t>x</m:t>
                </m:r>
              </m:e>
              <m:lim>
                <m:r>
                  <m:rPr>
                    <m:sty m:val="p"/>
                  </m:rPr>
                  <m:t>∼</m:t>
                </m:r>
              </m:lim>
            </m:limLow>
          </m:e>
          <m:sub>
            <m:r>
              <m:t>0</m:t>
            </m:r>
          </m:sub>
        </m:sSub>
        <m:r>
          <m:rPr>
            <m:sty m:val="p"/>
          </m:rPr>
          <m:t>∈</m:t>
        </m:r>
        <m:r>
          <m:rPr>
            <m:scr m:val="script"/>
            <m:sty m:val="p"/>
          </m:rPr>
          <m:t>H</m:t>
        </m:r>
      </m:oMath>
      <w:del w:id="10297" w:author="PR Preview" w:date="2026-01-01T00:00:00Z">
        <w:r>
          <w:delText xml:space="preserve"> </w:delText>
        </w:r>
      </w:del>
      <w:del w:id="10298" w:author="PR Preview" w:date="2026-01-01T00:00:00Z">
        <w:r>
          <w:delText xml:space="preserve">(it exists by</w:delText>
        </w:r>
      </w:del>
      <w:del w:id="10299" w:author="PR Preview" w:date="2026-01-01T00:00:00Z">
        <w:r>
          <w:delText xml:space="preserve"> </w:delText>
        </w:r>
      </w:del>
      <w:hyperlink w:anchor="thm-hyperplane-subspace">
        <w:del w:id="10300" w:author="PR Preview" w:date="2026-01-01T00:00:00Z">
          <w:r>
            <w:rPr>
              <w:rStyle w:val="Hyperlink"/>
            </w:rPr>
            <w:delText xml:space="preserve">Theorem 42</w:delText>
          </w:r>
        </w:del>
      </w:hyperlink>
      <w:del w:id="10301" w:author="PR Preview" w:date="2026-01-01T00:00:00Z">
        <w:r>
          <w:delText xml:space="preserve"> </w:delText>
        </w:r>
      </w:del>
      <w:del w:id="10302" w:author="PR Preview" w:date="2026-01-01T00:00:00Z">
        <w:r>
          <w:delText xml:space="preserve">part 2).</w:delText>
        </w:r>
      </w:del>
      <w:del w:id="10303" w:author="PR Preview" w:date="2026-01-01T00:00:00Z">
        <w:r>
          <w:delText xml:space="preserve"> </w:delText>
        </w:r>
      </w:del>
      <w:del w:id="10304" w:author="PR Preview" w:date="2026-01-01T00:00:00Z">
        <w:r>
          <w:delText xml:space="preserve">For any</w:delText>
        </w:r>
      </w:del>
      <w:del w:id="10305" w:author="PR Preview" w:date="2026-01-01T00:00:00Z">
        <w:r>
          <w:delText xml:space="preserve"> </w:delText>
        </w:r>
      </w:del>
      <m:oMath>
        <m:limLow>
          <m:e>
            <m:r>
              <m:t>s</m:t>
            </m:r>
          </m:e>
          <m:lim>
            <m:r>
              <m:rPr>
                <m:sty m:val="p"/>
              </m:rPr>
              <m:t>∼</m:t>
            </m:r>
          </m:lim>
        </m:limLow>
        <m:r>
          <m:rPr>
            <m:sty m:val="p"/>
          </m:rPr>
          <m:t>∈</m:t>
        </m:r>
        <m:sSub>
          <m:e>
            <m:r>
              <m:rPr>
                <m:scr m:val="script"/>
                <m:sty m:val="p"/>
              </m:rPr>
              <m:t>H</m:t>
            </m:r>
          </m:e>
          <m:sub>
            <m:r>
              <m:t>0</m:t>
            </m:r>
          </m:sub>
        </m:sSub>
      </m:oMath>
      <w:del w:id="10306" w:author="PR Preview" w:date="2026-01-01T00:00:00Z">
        <w:r>
          <w:delText xml:space="preserve">, the point</w:delText>
        </w:r>
      </w:del>
      <w:del w:id="10307" w:author="PR Preview" w:date="2026-01-01T00:00:00Z">
        <w:r>
          <w:delText xml:space="preserve"> </w:delText>
        </w:r>
      </w:del>
      <m:oMath>
        <m:sSub>
          <m:e>
            <m:limLow>
              <m:e>
                <m:r>
                  <m:t>x</m:t>
                </m:r>
              </m:e>
              <m:lim>
                <m:r>
                  <m:rPr>
                    <m:sty m:val="p"/>
                  </m:rPr>
                  <m:t>∼</m:t>
                </m:r>
              </m:lim>
            </m:limLow>
          </m:e>
          <m:sub>
            <m:r>
              <m:t>0</m:t>
            </m:r>
          </m:sub>
        </m:sSub>
        <m:r>
          <m:rPr>
            <m:sty m:val="p"/>
          </m:rPr>
          <m:t>+</m:t>
        </m:r>
        <m:limLow>
          <m:e>
            <m:r>
              <m:t>s</m:t>
            </m:r>
          </m:e>
          <m:lim>
            <m:r>
              <m:rPr>
                <m:sty m:val="p"/>
              </m:rPr>
              <m:t>∼</m:t>
            </m:r>
          </m:lim>
        </m:limLow>
      </m:oMath>
      <w:del w:id="10308" w:author="PR Preview" w:date="2026-01-01T00:00:00Z">
        <w:r>
          <w:delText xml:space="preserve"> </w:delText>
        </w:r>
      </w:del>
      <w:del w:id="10309" w:author="PR Preview" w:date="2026-01-01T00:00:00Z">
        <w:r>
          <w:delText xml:space="preserve">is in</w:delText>
        </w:r>
      </w:del>
      <w:del w:id="10310" w:author="PR Preview" w:date="2026-01-01T00:00:00Z">
        <w:r>
          <w:delText xml:space="preserve"> </w:delText>
        </w:r>
      </w:del>
      <m:oMath>
        <m:r>
          <m:rPr>
            <m:scr m:val="script"/>
            <m:sty m:val="p"/>
          </m:rPr>
          <m:t>H</m:t>
        </m:r>
      </m:oMath>
      <w:del w:id="10311" w:author="PR Preview" w:date="2026-01-01T00:00:00Z">
        <w:r>
          <w:delText xml:space="preserve"> </w:delText>
        </w:r>
      </w:del>
      <w:del w:id="10312" w:author="PR Preview" w:date="2026-01-01T00:00:00Z">
        <w:r>
          <w:delText xml:space="preserve">by the same part,</w:delText>
        </w:r>
      </w:del>
      <w:del w:id="10313" w:author="PR Preview" w:date="2026-01-01T00:00:00Z">
        <w:r>
          <w:delText xml:space="preserve"> </w:delText>
        </w:r>
      </w:del>
      <w:del w:id="10314" w:author="PR Preview" w:date="2026-01-01T00:00:00Z">
        <w:r>
          <w:delText xml:space="preserve">and</w:delText>
        </w:r>
      </w:del>
      <w:del w:id="10315" w:author="PR Preview" w:date="2026-01-01T00:00:00Z">
        <w:r>
          <w:delText xml:space="preserve"> </w:delText>
        </w:r>
      </w:del>
      <m:oMath>
        <m:r>
          <m:rPr>
            <m:sty m:val="p"/>
          </m:rPr>
          <m:t>(</m:t>
        </m:r>
        <m:sSub>
          <m:e>
            <m:limLow>
              <m:e>
                <m:r>
                  <m:t>x</m:t>
                </m:r>
              </m:e>
              <m:lim>
                <m:r>
                  <m:rPr>
                    <m:sty m:val="p"/>
                  </m:rPr>
                  <m:t>∼</m:t>
                </m:r>
              </m:lim>
            </m:limLow>
          </m:e>
          <m:sub>
            <m:r>
              <m:t>0</m:t>
            </m:r>
          </m:sub>
        </m:sSub>
        <m:r>
          <m:rPr>
            <m:sty m:val="p"/>
          </m:rPr>
          <m:t>+</m:t>
        </m:r>
        <m:limLow>
          <m:e>
            <m:r>
              <m:t>s</m:t>
            </m:r>
          </m:e>
          <m:lim>
            <m:r>
              <m:rPr>
                <m:sty m:val="p"/>
              </m:rPr>
              <m:t>∼</m:t>
            </m:r>
          </m:lim>
        </m:limLow>
        <m:r>
          <m:rPr>
            <m:sty m:val="p"/>
          </m:rPr>
          <m:t>)</m:t>
        </m:r>
        <m:r>
          <m:rPr>
            <m:sty m:val="p"/>
          </m:rPr>
          <m:t>−</m:t>
        </m:r>
        <m:sSub>
          <m:e>
            <m:limLow>
              <m:e>
                <m:r>
                  <m:t>x</m:t>
                </m:r>
              </m:e>
              <m:lim>
                <m:r>
                  <m:rPr>
                    <m:sty m:val="p"/>
                  </m:rPr>
                  <m:t>∼</m:t>
                </m:r>
              </m:lim>
            </m:limLow>
          </m:e>
          <m:sub>
            <m:r>
              <m:t>0</m:t>
            </m:r>
          </m:sub>
        </m:sSub>
        <m:r>
          <m:rPr>
            <m:sty m:val="p"/>
          </m:rPr>
          <m:t>=</m:t>
        </m:r>
        <m:limLow>
          <m:e>
            <m:r>
              <m:t>s</m:t>
            </m:r>
          </m:e>
          <m:lim>
            <m:r>
              <m:rPr>
                <m:sty m:val="p"/>
              </m:rPr>
              <m:t>∼</m:t>
            </m:r>
          </m:lim>
        </m:limLow>
      </m:oMath>
      <w:del w:id="10316" w:author="PR Preview" w:date="2026-01-01T00:00:00Z">
        <w:r>
          <w:delText xml:space="preserve">.</w:delText>
        </w:r>
      </w:del>
      <w:del w:id="10317" w:author="PR Preview" w:date="2026-01-01T00:00:00Z">
        <w:r>
          <w:delText xml:space="preserve"> </w:delText>
        </w:r>
      </w:del>
      <w:del w:id="10318" w:author="PR Preview" w:date="2026-01-01T00:00:00Z">
        <w:r>
          <w:delText xml:space="preserve">So</w:delText>
        </w:r>
      </w:del>
      <w:del w:id="10319" w:author="PR Preview" w:date="2026-01-01T00:00:00Z">
        <w:r>
          <w:delText xml:space="preserve"> </w:delText>
        </w:r>
      </w:del>
      <m:oMath>
        <m:r>
          <m:t>D</m:t>
        </m:r>
        <m:r>
          <m:rPr>
            <m:sty m:val="p"/>
          </m:rPr>
          <m:t>(</m:t>
        </m:r>
        <m:r>
          <m:rPr>
            <m:scr m:val="script"/>
            <m:sty m:val="p"/>
          </m:rPr>
          <m:t>H</m:t>
        </m:r>
        <m:r>
          <m:rPr>
            <m:sty m:val="p"/>
          </m:rPr>
          <m:t>)</m:t>
        </m:r>
        <m:r>
          <m:rPr>
            <m:sty m:val="p"/>
          </m:rPr>
          <m:t>=</m:t>
        </m:r>
        <m:sSub>
          <m:e>
            <m:r>
              <m:rPr>
                <m:scr m:val="script"/>
                <m:sty m:val="p"/>
              </m:rPr>
              <m:t>H</m:t>
            </m:r>
          </m:e>
          <m:sub>
            <m:r>
              <m:t>0</m:t>
            </m:r>
          </m:sub>
        </m:sSub>
      </m:oMath>
      <w:del w:id="10320" w:author="PR Preview" w:date="2026-01-01T00:00:00Z">
        <w:r>
          <w:delText xml:space="preserve">, which has dimension</w:delText>
        </w:r>
      </w:del>
      <w:del w:id="10321" w:author="PR Preview" w:date="2026-01-01T00:00:00Z">
        <w:r>
          <w:delText xml:space="preserve"> </w:delText>
        </w:r>
      </w:del>
      <m:oMath>
        <m:r>
          <m:t>p</m:t>
        </m:r>
        <m:r>
          <m:rPr>
            <m:sty m:val="p"/>
          </m:rPr>
          <m:t>−</m:t>
        </m:r>
        <m:r>
          <m:t>1</m:t>
        </m:r>
      </m:oMath>
      <w:del w:id="10322" w:author="PR Preview" w:date="2026-01-01T00:00:00Z">
        <w:r>
          <w:delText xml:space="preserve"> </w:delText>
        </w:r>
      </w:del>
      <w:del w:id="10323" w:author="PR Preview" w:date="2026-01-01T00:00:00Z">
        <w:r>
          <w:delText xml:space="preserve">by</w:delText>
        </w:r>
      </w:del>
      <w:del w:id="10324" w:author="PR Preview" w:date="2026-01-01T00:00:00Z">
        <w:r>
          <w:delText xml:space="preserve"> </w:delText>
        </w:r>
      </w:del>
      <w:hyperlink w:anchor="thm-hyperplane-subspace">
        <w:del w:id="10325" w:author="PR Preview" w:date="2026-01-01T00:00:00Z">
          <w:r>
            <w:rPr>
              <w:rStyle w:val="Hyperlink"/>
            </w:rPr>
            <w:delText xml:space="preserve">Theorem 42</w:delText>
          </w:r>
        </w:del>
      </w:hyperlink>
      <w:del w:id="10326" w:author="PR Preview" w:date="2026-01-01T00:00:00Z">
        <w:r>
          <w:delText xml:space="preserve"> </w:delText>
        </w:r>
      </w:del>
      <w:del w:id="10327" w:author="PR Preview" w:date="2026-01-01T00:00:00Z">
        <w:r>
          <w:delText xml:space="preserve">part 1.</w:delText>
        </w:r>
      </w:del>
    </w:p>
    <w:p>
      <w:pPr>
        <w:pStyle w:val="BodyText"/>
      </w:pPr>
      <w:del w:id="10328" w:author="PR Preview" w:date="2026-01-01T00:00:00Z">
        <w:r>
          <w:rPr>
            <w:b/>
            <w:bCs/>
          </w:rPr>
          <w:delText xml:space="preserve">Part 2.</w:delText>
        </w:r>
      </w:del>
      <w:del w:id="10329" w:author="PR Preview" w:date="2026-01-01T00:00:00Z">
        <w:r>
          <w:delText xml:space="preserve"> </w:delText>
        </w:r>
      </w:del>
      <w:del w:id="10330" w:author="PR Preview" w:date="2026-01-01T00:00:00Z">
        <w:r>
          <w:delText xml:space="preserve">Every difference is in</w:delText>
        </w:r>
      </w:del>
      <w:del w:id="10331" w:author="PR Preview" w:date="2026-01-01T00:00:00Z">
        <w:r>
          <w:delText xml:space="preserve"> </w:delText>
        </w:r>
      </w:del>
      <m:oMath>
        <m:sSup>
          <m:e>
            <m:r>
              <m:rPr>
                <m:scr m:val="double-struck"/>
                <m:sty m:val="p"/>
              </m:rPr>
              <m:t>R</m:t>
            </m:r>
          </m:e>
          <m:sup>
            <m:r>
              <m:t>p</m:t>
            </m:r>
          </m:sup>
        </m:sSup>
      </m:oMath>
      <w:del w:id="10332" w:author="PR Preview" w:date="2026-01-01T00:00:00Z">
        <w:r>
          <w:delText xml:space="preserve">, so</w:delText>
        </w:r>
      </w:del>
      <w:del w:id="10333" w:author="PR Preview" w:date="2026-01-01T00:00:00Z">
        <w:r>
          <w:delText xml:space="preserve"> </w:delText>
        </w:r>
      </w:del>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del w:id="10334" w:author="PR Preview" w:date="2026-01-01T00:00:00Z">
        <w:r>
          <w:delText xml:space="preserve">.</w:delText>
        </w:r>
      </w:del>
      <w:del w:id="10335" w:author="PR Preview" w:date="2026-01-01T00:00:00Z">
        <w:r>
          <w:delText xml:space="preserve"> </w:delText>
        </w:r>
      </w:del>
      <w:del w:id="10336" w:author="PR Preview" w:date="2026-01-01T00:00:00Z">
        <w:r>
          <w:delText xml:space="preserve">For the other direction, fix any</w:delText>
        </w:r>
      </w:del>
      <w:del w:id="10337" w:author="PR Preview" w:date="2026-01-01T00:00:00Z">
        <w:r>
          <w:delText xml:space="preserve"> </w:delText>
        </w:r>
      </w:del>
      <m:oMath>
        <m:sSub>
          <m:e>
            <m:limLow>
              <m:e>
                <m:r>
                  <m:t>x</m:t>
                </m:r>
              </m:e>
              <m:lim>
                <m:r>
                  <m:rPr>
                    <m:sty m:val="p"/>
                  </m:rPr>
                  <m:t>∼</m:t>
                </m:r>
              </m:lim>
            </m:limLow>
          </m:e>
          <m:sub>
            <m:r>
              <m:t>0</m:t>
            </m:r>
          </m:sub>
        </m:sSub>
        <m:r>
          <m:rPr>
            <m:sty m:val="p"/>
          </m:rPr>
          <m:t>∈</m:t>
        </m:r>
        <m:r>
          <m:rPr>
            <m:scr m:val="script"/>
            <m:sty m:val="p"/>
          </m:rPr>
          <m:t>H</m:t>
        </m:r>
      </m:oMath>
      <w:del w:id="10338" w:author="PR Preview" w:date="2026-01-01T00:00:00Z">
        <w:r>
          <w:delText xml:space="preserve"> </w:delText>
        </w:r>
      </w:del>
      <w:del w:id="10339" w:author="PR Preview" w:date="2026-01-01T00:00:00Z">
        <w:r>
          <w:delText xml:space="preserve">and any</w:delText>
        </w:r>
      </w:del>
      <w:del w:id="10340" w:author="PR Preview" w:date="2026-01-01T00:00:00Z">
        <w:r>
          <w:delText xml:space="preserve"> </w:delText>
        </w:r>
      </w:del>
      <m:oMath>
        <m:limLow>
          <m:e>
            <m:r>
              <m:t>v</m:t>
            </m:r>
          </m:e>
          <m:lim>
            <m:r>
              <m:rPr>
                <m:sty m:val="p"/>
              </m:rPr>
              <m:t>∼</m:t>
            </m:r>
          </m:lim>
        </m:limLow>
        <m:r>
          <m:rPr>
            <m:sty m:val="p"/>
          </m:rPr>
          <m:t>∈</m:t>
        </m:r>
        <m:sSup>
          <m:e>
            <m:r>
              <m:rPr>
                <m:scr m:val="double-struck"/>
                <m:sty m:val="p"/>
              </m:rPr>
              <m:t>R</m:t>
            </m:r>
          </m:e>
          <m:sup>
            <m:r>
              <m:t>p</m:t>
            </m:r>
          </m:sup>
        </m:sSup>
      </m:oMath>
      <w:del w:id="10341" w:author="PR Preview" w:date="2026-01-01T00:00:00Z">
        <w:r>
          <w:delText xml:space="preserve">.</w:delText>
        </w:r>
      </w:del>
      <w:del w:id="10342" w:author="PR Preview" w:date="2026-01-01T00:00:00Z">
        <w:r>
          <w:delText xml:space="preserve"> </w:delText>
        </w:r>
      </w:del>
      <w:del w:id="10343" w:author="PR Preview" w:date="2026-01-01T00:00:00Z">
        <w:r>
          <w:delText xml:space="preserve">For a number</w:delText>
        </w:r>
      </w:del>
      <w:del w:id="10344" w:author="PR Preview" w:date="2026-01-01T00:00:00Z">
        <w:r>
          <w:delText xml:space="preserve"> </w:delText>
        </w:r>
      </w:del>
      <m:oMath>
        <m:r>
          <m:t>t</m:t>
        </m:r>
        <m:r>
          <m:rPr>
            <m:sty m:val="p"/>
          </m:rPr>
          <m:t>&gt;</m:t>
        </m:r>
        <m:r>
          <m:t>0</m:t>
        </m:r>
      </m:oMath>
      <w:del w:id="10345" w:author="PR Preview" w:date="2026-01-01T00:00:00Z">
        <w:r>
          <w:delText xml:space="preserve"> </w:delText>
        </w:r>
      </w:del>
      <w:del w:id="10346" w:author="PR Preview" w:date="2026-01-01T00:00:00Z">
        <w:r>
          <w:delText xml:space="preserve">to be chosen, let</w:delText>
        </w:r>
      </w:del>
      <w:del w:id="10347" w:author="PR Preview" w:date="2026-01-01T00:00:00Z">
        <w:r>
          <w:delText xml:space="preserve"> </w:delText>
        </w:r>
      </w:del>
      <m:oMath>
        <m:sSub>
          <m:e>
            <m:limLow>
              <m:e>
                <m:r>
                  <m:t>x</m:t>
                </m:r>
              </m:e>
              <m:lim>
                <m:r>
                  <m:rPr>
                    <m:sty m:val="p"/>
                  </m:rPr>
                  <m:t>∼</m:t>
                </m:r>
              </m:lim>
            </m:limLow>
          </m:e>
          <m:sub>
            <m:r>
              <m:t>t</m:t>
            </m:r>
          </m:sub>
        </m:sSub>
        <m:limUpp>
          <m:e>
            <m:r>
              <m:rPr>
                <m:sty m:val="p"/>
              </m:rPr>
              <m:t>=</m:t>
            </m:r>
          </m:e>
          <m:lim>
            <m:r>
              <m:rPr>
                <m:nor/>
                <m:sty m:val="p"/>
              </m:rPr>
              <m:t>def</m:t>
            </m:r>
          </m:lim>
        </m:limUpp>
        <m:sSub>
          <m:e>
            <m:limLow>
              <m:e>
                <m:r>
                  <m:t>x</m:t>
                </m:r>
              </m:e>
              <m:lim>
                <m:r>
                  <m:rPr>
                    <m:sty m:val="p"/>
                  </m:rPr>
                  <m:t>∼</m:t>
                </m:r>
              </m:lim>
            </m:limLow>
          </m:e>
          <m:sub>
            <m:r>
              <m:t>0</m:t>
            </m:r>
          </m:sub>
        </m:sSub>
        <m:r>
          <m:rPr>
            <m:sty m:val="p"/>
          </m:rPr>
          <m:t>+</m:t>
        </m:r>
        <m:r>
          <m:t>t</m:t>
        </m:r>
        <m:r>
          <m:t> </m:t>
        </m:r>
        <m:limLow>
          <m:e>
            <m:r>
              <m:t>w</m:t>
            </m:r>
          </m:e>
          <m:lim>
            <m:r>
              <m:rPr>
                <m:sty m:val="p"/>
              </m:rPr>
              <m:t>∼</m:t>
            </m:r>
          </m:lim>
        </m:limLow>
      </m:oMath>
      <w:del w:id="10348" w:author="PR Preview" w:date="2026-01-01T00:00:00Z">
        <w:r>
          <w:delText xml:space="preserve">.</w:delText>
        </w:r>
      </w:del>
      <w:del w:id="10349" w:author="PR Preview" w:date="2026-01-01T00:00:00Z">
        <w:r>
          <w:delText xml:space="preserve"> </w:delText>
        </w:r>
      </w:del>
      <w:del w:id="10350" w:author="PR Preview" w:date="2026-01-01T00:00:00Z">
        <w:r>
          <w:delText xml:space="preserve">Then</w:delText>
        </w:r>
      </w:del>
    </w:p>
    <w:p>
      <w:pPr>
        <w:pStyle w:val="BodyText"/>
      </w:pPr>
      <m:oMathPara>
        <m:oMathParaPr>
          <m:jc m:val="center"/>
        </m:oMathParaPr>
        <m:oMath>
          <m:eqArr>
            <m:e>
              <m:limLow>
                <m:e>
                  <m:r>
                    <m:t>w</m:t>
                  </m:r>
                </m:e>
                <m:lim>
                  <m:r>
                    <m:rPr>
                      <m:sty m:val="p"/>
                    </m:rPr>
                    <m:t>∼</m:t>
                  </m:r>
                </m:lim>
              </m:limLow>
              <m:r>
                <m:rPr>
                  <m:sty m:val="p"/>
                </m:rPr>
                <m:t>⋅</m:t>
              </m:r>
              <m:sSub>
                <m:e>
                  <m:limLow>
                    <m:e>
                      <m:r>
                        <m:t>x</m:t>
                      </m:r>
                    </m:e>
                    <m:lim>
                      <m:r>
                        <m:rPr>
                          <m:sty m:val="p"/>
                        </m:rPr>
                        <m:t>∼</m:t>
                      </m:r>
                    </m:lim>
                  </m:limLow>
                </m:e>
                <m:sub>
                  <m:r>
                    <m:t>t</m:t>
                  </m:r>
                </m:sub>
              </m:sSub>
              <m:r>
                <m:rPr>
                  <m:sty m:val="p"/>
                </m:rPr>
                <m:t>+</m:t>
              </m:r>
              <m:r>
                <m:t>b</m:t>
              </m:r>
              <m:r>
                <m:t>&amp;</m:t>
              </m:r>
              <m:r>
                <m:rPr>
                  <m:sty m:val="p"/>
                </m:rPr>
                <m:t>=</m:t>
              </m:r>
              <m:r>
                <m:t>​</m:t>
              </m:r>
              <m:d>
                <m:dPr>
                  <m:begChr m:val="("/>
                  <m:sepChr m:val=""/>
                  <m:endChr m:val=")"/>
                  <m:grow/>
                </m:dPr>
                <m:e>
                  <m:limLow>
                    <m:e>
                      <m:r>
                        <m:t>w</m:t>
                      </m:r>
                    </m:e>
                    <m:lim>
                      <m:r>
                        <m:rPr>
                          <m:sty m:val="p"/>
                        </m:rPr>
                        <m:t>∼</m:t>
                      </m:r>
                    </m:lim>
                  </m:limLow>
                  <m:r>
                    <m:rPr>
                      <m:sty m:val="p"/>
                    </m:rPr>
                    <m:t>⋅</m:t>
                  </m:r>
                  <m:sSub>
                    <m:e>
                      <m:limLow>
                        <m:e>
                          <m:r>
                            <m:t>x</m:t>
                          </m:r>
                        </m:e>
                        <m:lim>
                          <m:r>
                            <m:rPr>
                              <m:sty m:val="p"/>
                            </m:rPr>
                            <m:t>∼</m:t>
                          </m:r>
                        </m:lim>
                      </m:limLow>
                    </m:e>
                    <m:sub>
                      <m:r>
                        <m:t>0</m:t>
                      </m:r>
                    </m:sub>
                  </m:sSub>
                  <m:r>
                    <m:rPr>
                      <m:sty m:val="p"/>
                    </m:rPr>
                    <m:t>+</m:t>
                  </m:r>
                  <m:r>
                    <m:t>b</m:t>
                  </m:r>
                </m:e>
              </m:d>
              <m:r>
                <m:t>​</m:t>
              </m:r>
              <m:r>
                <m:rPr>
                  <m:sty m:val="p"/>
                </m:rPr>
                <m:t>+</m:t>
              </m:r>
              <m:r>
                <m:t>t</m:t>
              </m:r>
              <m:r>
                <m:t> </m:t>
              </m:r>
              <m:limLow>
                <m:e>
                  <m:r>
                    <m:t>w</m:t>
                  </m:r>
                </m:e>
                <m:lim>
                  <m:r>
                    <m:rPr>
                      <m:sty m:val="p"/>
                    </m:rPr>
                    <m:t>∼</m:t>
                  </m:r>
                </m:lim>
              </m:limLow>
              <m:r>
                <m:rPr>
                  <m:sty m:val="p"/>
                </m:rPr>
                <m:t>⋅</m:t>
              </m:r>
              <m:limLow>
                <m:e>
                  <m:r>
                    <m:t>w</m:t>
                  </m:r>
                </m:e>
                <m:lim>
                  <m:r>
                    <m:rPr>
                      <m:sty m:val="p"/>
                    </m:rPr>
                    <m:t>∼</m:t>
                  </m:r>
                </m:lim>
              </m:limLow>
              <m:r>
                <m:t>&amp;</m:t>
              </m:r>
              <m:r>
                <m:t>&amp;</m:t>
              </m:r>
              <m:r>
                <m:rPr>
                  <m:nor/>
                  <m:sty m:val="p"/>
                </m:rPr>
                <m:t>(linearity of </m:t>
              </m:r>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r>
                <m:rPr>
                  <m:nor/>
                  <m:sty m:val="p"/>
                </m:rPr>
                <m:t>)</m:t>
              </m:r>
            </m:e>
            <m:e>
              <m:r>
                <m:t>&amp;</m:t>
              </m:r>
              <m:r>
                <m:rPr>
                  <m:sty m:val="p"/>
                </m:rPr>
                <m:t>=</m:t>
              </m:r>
              <m:r>
                <m:t>t</m:t>
              </m:r>
              <m:r>
                <m:t> </m:t>
              </m:r>
              <m:limLow>
                <m:e>
                  <m:r>
                    <m:t>w</m:t>
                  </m:r>
                </m:e>
                <m:lim>
                  <m:r>
                    <m:rPr>
                      <m:sty m:val="p"/>
                    </m:rPr>
                    <m:t>∼</m:t>
                  </m:r>
                </m:lim>
              </m:limLow>
              <m:r>
                <m:rPr>
                  <m:sty m:val="p"/>
                </m:rPr>
                <m:t>⋅</m:t>
              </m:r>
              <m:limLow>
                <m:e>
                  <m:r>
                    <m:t>w</m:t>
                  </m:r>
                </m:e>
                <m:lim>
                  <m:r>
                    <m:rPr>
                      <m:sty m:val="p"/>
                    </m:rPr>
                    <m:t>∼</m:t>
                  </m:r>
                </m:lim>
              </m:limLow>
              <m:r>
                <m:rPr>
                  <m:sty m:val="p"/>
                </m:rPr>
                <m:t>,</m:t>
              </m:r>
              <m:r>
                <m:t>&amp;</m:t>
              </m:r>
              <m:r>
                <m:t>&amp;</m:t>
              </m:r>
              <m:r>
                <m:rPr>
                  <m:nor/>
                  <m:sty m:val="p"/>
                </m:rPr>
                <m:t>(</m:t>
              </m:r>
              <m:sSub>
                <m:e>
                  <m:limLow>
                    <m:e>
                      <m:r>
                        <m:t>x</m:t>
                      </m:r>
                    </m:e>
                    <m:lim>
                      <m:r>
                        <m:rPr>
                          <m:sty m:val="p"/>
                        </m:rPr>
                        <m:t>∼</m:t>
                      </m:r>
                    </m:lim>
                  </m:limLow>
                </m:e>
                <m:sub>
                  <m:r>
                    <m:t>0</m:t>
                  </m:r>
                </m:sub>
              </m:sSub>
              <m:r>
                <m:rPr>
                  <m:sty m:val="p"/>
                </m:rPr>
                <m:t>∈</m:t>
              </m:r>
              <m:r>
                <m:rPr>
                  <m:scr m:val="script"/>
                  <m:sty m:val="p"/>
                </m:rPr>
                <m:t>H</m:t>
              </m:r>
              <m:r>
                <m:rPr>
                  <m:nor/>
                  <m:sty m:val="p"/>
                </m:rPr>
                <m:t>)</m:t>
              </m:r>
            </m:e>
          </m:eqArr>
        </m:oMath>
      </m:oMathPara>
    </w:p>
    <w:p>
      <w:pPr>
        <w:pStyle w:val="FirstParagraph"/>
      </w:pPr>
      <w:del w:id="10351" w:author="PR Preview" w:date="2026-01-01T00:00:00Z">
        <w:r>
          <w:delText xml:space="preserve">which is positive, so</w:delText>
        </w:r>
      </w:del>
      <w:del w:id="10352" w:author="PR Preview" w:date="2026-01-01T00:00:00Z">
        <w:r>
          <w:delText xml:space="preserve"> </w:delText>
        </w:r>
      </w:del>
      <m:oMath>
        <m:sSub>
          <m:e>
            <m:limLow>
              <m:e>
                <m:r>
                  <m:t>x</m:t>
                </m:r>
              </m:e>
              <m:lim>
                <m:r>
                  <m:rPr>
                    <m:sty m:val="p"/>
                  </m:rPr>
                  <m:t>∼</m:t>
                </m:r>
              </m:lim>
            </m:limLow>
          </m:e>
          <m:sub>
            <m:r>
              <m:t>t</m:t>
            </m:r>
          </m:sub>
        </m:sSub>
        <m:r>
          <m:rPr>
            <m:sty m:val="p"/>
          </m:rPr>
          <m:t>∈</m:t>
        </m:r>
        <m:sSup>
          <m:e>
            <m:r>
              <m:rPr>
                <m:scr m:val="script"/>
                <m:sty m:val="p"/>
              </m:rPr>
              <m:t>H</m:t>
            </m:r>
          </m:e>
          <m:sup>
            <m:r>
              <m:rPr>
                <m:sty m:val="p"/>
              </m:rPr>
              <m:t>+</m:t>
            </m:r>
          </m:sup>
        </m:sSup>
      </m:oMath>
      <w:del w:id="10353" w:author="PR Preview" w:date="2026-01-01T00:00:00Z">
        <w:r>
          <w:delText xml:space="preserve">.</w:delText>
        </w:r>
      </w:del>
      <w:del w:id="10354" w:author="PR Preview" w:date="2026-01-01T00:00:00Z">
        <w:r>
          <w:delText xml:space="preserve"> </w:delText>
        </w:r>
      </w:del>
      <w:del w:id="10355" w:author="PR Preview" w:date="2026-01-01T00:00:00Z">
        <w:r>
          <w:delText xml:space="preserve">Next,</w:delText>
        </w:r>
      </w:del>
    </w:p>
    <w:p>
      <w:pPr>
        <w:pStyle w:val="BodyText"/>
      </w:pPr>
      <m:oMathPara>
        <m:oMathParaPr>
          <m:jc m:val="center"/>
        </m:oMathParaPr>
        <m:oMath>
          <m:eqArr>
            <m:e>
              <m:limLow>
                <m:e>
                  <m:r>
                    <m:t>w</m:t>
                  </m:r>
                </m:e>
                <m:lim>
                  <m:r>
                    <m:rPr>
                      <m:sty m:val="p"/>
                    </m:rPr>
                    <m:t>∼</m:t>
                  </m:r>
                </m:lim>
              </m:limLow>
              <m:r>
                <m:rPr>
                  <m:sty m:val="p"/>
                </m:rPr>
                <m:t>⋅</m:t>
              </m:r>
              <m:r>
                <m:rPr>
                  <m:sty m:val="p"/>
                </m:rPr>
                <m:t>(</m:t>
              </m:r>
              <m:sSub>
                <m:e>
                  <m:limLow>
                    <m:e>
                      <m:r>
                        <m:t>x</m:t>
                      </m:r>
                    </m:e>
                    <m:lim>
                      <m:r>
                        <m:rPr>
                          <m:sty m:val="p"/>
                        </m:rPr>
                        <m:t>∼</m:t>
                      </m:r>
                    </m:lim>
                  </m:limLow>
                </m:e>
                <m:sub>
                  <m:r>
                    <m:t>t</m:t>
                  </m:r>
                </m:sub>
              </m:sSub>
              <m:r>
                <m:rPr>
                  <m:sty m:val="p"/>
                </m:rPr>
                <m:t>+</m:t>
              </m:r>
              <m:limLow>
                <m:e>
                  <m:r>
                    <m:t>v</m:t>
                  </m:r>
                </m:e>
                <m:lim>
                  <m:r>
                    <m:rPr>
                      <m:sty m:val="p"/>
                    </m:rPr>
                    <m:t>∼</m:t>
                  </m:r>
                </m:lim>
              </m:limLow>
              <m:r>
                <m:rPr>
                  <m:sty m:val="p"/>
                </m:rPr>
                <m:t>)</m:t>
              </m:r>
              <m:r>
                <m:rPr>
                  <m:sty m:val="p"/>
                </m:rPr>
                <m:t>+</m:t>
              </m:r>
              <m:r>
                <m:t>b</m:t>
              </m:r>
              <m:r>
                <m:t>&amp;</m:t>
              </m:r>
              <m:r>
                <m:rPr>
                  <m:sty m:val="p"/>
                </m:rPr>
                <m:t>=</m:t>
              </m:r>
              <m:r>
                <m:t>​</m:t>
              </m:r>
              <m:d>
                <m:dPr>
                  <m:begChr m:val="("/>
                  <m:sepChr m:val=""/>
                  <m:endChr m:val=")"/>
                  <m:grow/>
                </m:dPr>
                <m:e>
                  <m:limLow>
                    <m:e>
                      <m:r>
                        <m:t>w</m:t>
                      </m:r>
                    </m:e>
                    <m:lim>
                      <m:r>
                        <m:rPr>
                          <m:sty m:val="p"/>
                        </m:rPr>
                        <m:t>∼</m:t>
                      </m:r>
                    </m:lim>
                  </m:limLow>
                  <m:r>
                    <m:rPr>
                      <m:sty m:val="p"/>
                    </m:rPr>
                    <m:t>⋅</m:t>
                  </m:r>
                  <m:sSub>
                    <m:e>
                      <m:limLow>
                        <m:e>
                          <m:r>
                            <m:t>x</m:t>
                          </m:r>
                        </m:e>
                        <m:lim>
                          <m:r>
                            <m:rPr>
                              <m:sty m:val="p"/>
                            </m:rPr>
                            <m:t>∼</m:t>
                          </m:r>
                        </m:lim>
                      </m:limLow>
                    </m:e>
                    <m:sub>
                      <m:r>
                        <m:t>t</m:t>
                      </m:r>
                    </m:sub>
                  </m:sSub>
                  <m:r>
                    <m:rPr>
                      <m:sty m:val="p"/>
                    </m:rPr>
                    <m:t>+</m:t>
                  </m:r>
                  <m:r>
                    <m:t>b</m:t>
                  </m:r>
                </m:e>
              </m:d>
              <m:r>
                <m:t>​</m:t>
              </m:r>
              <m:r>
                <m:rPr>
                  <m:sty m:val="p"/>
                </m:rPr>
                <m:t>+</m:t>
              </m:r>
              <m:limLow>
                <m:e>
                  <m:r>
                    <m:t>w</m:t>
                  </m:r>
                </m:e>
                <m:lim>
                  <m:r>
                    <m:rPr>
                      <m:sty m:val="p"/>
                    </m:rPr>
                    <m:t>∼</m:t>
                  </m:r>
                </m:lim>
              </m:limLow>
              <m:r>
                <m:rPr>
                  <m:sty m:val="p"/>
                </m:rPr>
                <m:t>⋅</m:t>
              </m:r>
              <m:limLow>
                <m:e>
                  <m:r>
                    <m:t>v</m:t>
                  </m:r>
                </m:e>
                <m:lim>
                  <m:r>
                    <m:rPr>
                      <m:sty m:val="p"/>
                    </m:rPr>
                    <m:t>∼</m:t>
                  </m:r>
                </m:lim>
              </m:limLow>
              <m:r>
                <m:t>&amp;</m:t>
              </m:r>
              <m:r>
                <m:t>&amp;</m:t>
              </m:r>
              <m:r>
                <m:rPr>
                  <m:nor/>
                  <m:sty m:val="p"/>
                </m:rPr>
                <m:t>(linearity of </m:t>
              </m:r>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r>
                <m:rPr>
                  <m:nor/>
                  <m:sty m:val="p"/>
                </m:rPr>
                <m:t>)</m:t>
              </m:r>
            </m:e>
            <m:e>
              <m:r>
                <m:t>&amp;</m:t>
              </m:r>
              <m:r>
                <m:rPr>
                  <m:sty m:val="p"/>
                </m:rPr>
                <m:t>=</m:t>
              </m:r>
              <m:r>
                <m:t>t</m:t>
              </m:r>
              <m:r>
                <m:t> </m:t>
              </m:r>
              <m:limLow>
                <m:e>
                  <m:r>
                    <m:t>w</m:t>
                  </m:r>
                </m:e>
                <m:lim>
                  <m:r>
                    <m:rPr>
                      <m:sty m:val="p"/>
                    </m:rPr>
                    <m:t>∼</m:t>
                  </m:r>
                </m:lim>
              </m:limLow>
              <m:r>
                <m:rPr>
                  <m:sty m:val="p"/>
                </m:rPr>
                <m:t>⋅</m:t>
              </m:r>
              <m:limLow>
                <m:e>
                  <m:r>
                    <m:t>w</m:t>
                  </m:r>
                </m:e>
                <m:lim>
                  <m:r>
                    <m:rPr>
                      <m:sty m:val="p"/>
                    </m:rPr>
                    <m:t>∼</m:t>
                  </m:r>
                </m:lim>
              </m:limLow>
              <m:r>
                <m:rPr>
                  <m:sty m:val="p"/>
                </m:rPr>
                <m:t>+</m:t>
              </m:r>
              <m:limLow>
                <m:e>
                  <m:r>
                    <m:t>w</m:t>
                  </m:r>
                </m:e>
                <m:lim>
                  <m:r>
                    <m:rPr>
                      <m:sty m:val="p"/>
                    </m:rPr>
                    <m:t>∼</m:t>
                  </m:r>
                </m:lim>
              </m:limLow>
              <m:r>
                <m:rPr>
                  <m:sty m:val="p"/>
                </m:rPr>
                <m:t>⋅</m:t>
              </m:r>
              <m:limLow>
                <m:e>
                  <m:r>
                    <m:t>v</m:t>
                  </m:r>
                </m:e>
                <m:lim>
                  <m:r>
                    <m:rPr>
                      <m:sty m:val="p"/>
                    </m:rPr>
                    <m:t>∼</m:t>
                  </m:r>
                </m:lim>
              </m:limLow>
              <m:r>
                <m:rPr>
                  <m:sty m:val="p"/>
                </m:rPr>
                <m:t>.</m:t>
              </m:r>
              <m:r>
                <m:t>&amp;</m:t>
              </m:r>
              <m:r>
                <m:t>&amp;</m:t>
              </m:r>
              <m:r>
                <m:rPr>
                  <m:nor/>
                  <m:sty m:val="p"/>
                </m:rPr>
                <m:t>(the display above)</m:t>
              </m:r>
            </m:e>
          </m:eqArr>
        </m:oMath>
      </m:oMathPara>
    </w:p>
    <w:p>
      <w:pPr>
        <w:pStyle w:val="FirstParagraph"/>
      </w:pPr>
      <w:del w:id="10356" w:author="PR Preview" w:date="2026-01-01T00:00:00Z">
        <w:r>
          <w:delText xml:space="preserve">Because</w:delText>
        </w:r>
      </w:del>
      <w:del w:id="10357" w:author="PR Preview" w:date="2026-01-01T00:00:00Z">
        <w:r>
          <w:delText xml:space="preserve"> </w:delText>
        </w:r>
      </w:del>
      <m:oMath>
        <m:limLow>
          <m:e>
            <m:r>
              <m:t>w</m:t>
            </m:r>
          </m:e>
          <m:lim>
            <m:r>
              <m:rPr>
                <m:sty m:val="p"/>
              </m:rPr>
              <m:t>∼</m:t>
            </m:r>
          </m:lim>
        </m:limLow>
        <m:r>
          <m:rPr>
            <m:sty m:val="p"/>
          </m:rPr>
          <m:t>⋅</m:t>
        </m:r>
        <m:limLow>
          <m:e>
            <m:r>
              <m:t>w</m:t>
            </m:r>
          </m:e>
          <m:lim>
            <m:r>
              <m:rPr>
                <m:sty m:val="p"/>
              </m:rPr>
              <m:t>∼</m:t>
            </m:r>
          </m:lim>
        </m:limLow>
        <m:r>
          <m:rPr>
            <m:sty m:val="p"/>
          </m:rPr>
          <m:t>&gt;</m:t>
        </m:r>
        <m:r>
          <m:t>0</m:t>
        </m:r>
      </m:oMath>
      <w:del w:id="10358" w:author="PR Preview" w:date="2026-01-01T00:00:00Z">
        <w:r>
          <w:delText xml:space="preserve">, this is positive once</w:delText>
        </w:r>
      </w:del>
      <w:del w:id="10359" w:author="PR Preview" w:date="2026-01-01T00:00:00Z">
        <w:r>
          <w:delText xml:space="preserve"> </w:delText>
        </w:r>
      </w:del>
      <m:oMath>
        <m:r>
          <m:t>t</m:t>
        </m:r>
        <m:r>
          <m:rPr>
            <m:sty m:val="p"/>
          </m:rPr>
          <m:t>&gt;</m:t>
        </m:r>
        <m:r>
          <m:rPr>
            <m:sty m:val="p"/>
          </m:rPr>
          <m:t>−</m:t>
        </m:r>
        <m:limLow>
          <m:e>
            <m:r>
              <m:t>w</m:t>
            </m:r>
          </m:e>
          <m:lim>
            <m:r>
              <m:rPr>
                <m:sty m:val="p"/>
              </m:rPr>
              <m:t>∼</m:t>
            </m:r>
          </m:lim>
        </m:limLow>
        <m:r>
          <m:rPr>
            <m:sty m:val="p"/>
          </m:rPr>
          <m:t>⋅</m:t>
        </m:r>
        <m:limLow>
          <m:e>
            <m:r>
              <m:t>v</m:t>
            </m:r>
          </m:e>
          <m:lim>
            <m:r>
              <m:rPr>
                <m:sty m:val="p"/>
              </m:rPr>
              <m:t>∼</m:t>
            </m:r>
          </m:lim>
        </m:limLow>
        <m:r>
          <m:rPr>
            <m:sty m:val="p"/>
          </m:rPr>
          <m:t>/</m:t>
        </m:r>
        <m:limLow>
          <m:e>
            <m:r>
              <m:t>w</m:t>
            </m:r>
          </m:e>
          <m:lim>
            <m:r>
              <m:rPr>
                <m:sty m:val="p"/>
              </m:rPr>
              <m:t>∼</m:t>
            </m:r>
          </m:lim>
        </m:limLow>
        <m:r>
          <m:rPr>
            <m:sty m:val="p"/>
          </m:rPr>
          <m:t>⋅</m:t>
        </m:r>
        <m:limLow>
          <m:e>
            <m:r>
              <m:t>w</m:t>
            </m:r>
          </m:e>
          <m:lim>
            <m:r>
              <m:rPr>
                <m:sty m:val="p"/>
              </m:rPr>
              <m:t>∼</m:t>
            </m:r>
          </m:lim>
        </m:limLow>
      </m:oMath>
      <w:del w:id="10360" w:author="PR Preview" w:date="2026-01-01T00:00:00Z">
        <w:r>
          <w:delText xml:space="preserve">.</w:delText>
        </w:r>
      </w:del>
      <w:del w:id="10361" w:author="PR Preview" w:date="2026-01-01T00:00:00Z">
        <w:r>
          <w:delText xml:space="preserve"> </w:delText>
        </w:r>
      </w:del>
      <w:del w:id="10362" w:author="PR Preview" w:date="2026-01-01T00:00:00Z">
        <w:r>
          <w:delText xml:space="preserve">Choose such a</w:delText>
        </w:r>
      </w:del>
      <w:del w:id="10363" w:author="PR Preview" w:date="2026-01-01T00:00:00Z">
        <w:r>
          <w:delText xml:space="preserve"> </w:delText>
        </w:r>
      </w:del>
      <m:oMath>
        <m:r>
          <m:t>t</m:t>
        </m:r>
        <m:r>
          <m:rPr>
            <m:sty m:val="p"/>
          </m:rPr>
          <m:t>&gt;</m:t>
        </m:r>
        <m:r>
          <m:t>0</m:t>
        </m:r>
      </m:oMath>
      <w:del w:id="10364" w:author="PR Preview" w:date="2026-01-01T00:00:00Z">
        <w:r>
          <w:delText xml:space="preserve">.</w:delText>
        </w:r>
      </w:del>
      <w:del w:id="10365" w:author="PR Preview" w:date="2026-01-01T00:00:00Z">
        <w:r>
          <w:delText xml:space="preserve"> </w:delText>
        </w:r>
      </w:del>
      <w:del w:id="10366" w:author="PR Preview" w:date="2026-01-01T00:00:00Z">
        <w:r>
          <w:delText xml:space="preserve">Then</w:delText>
        </w:r>
      </w:del>
      <w:del w:id="10367" w:author="PR Preview" w:date="2026-01-01T00:00:00Z">
        <w:r>
          <w:delText xml:space="preserve"> </w:delText>
        </w:r>
      </w:del>
      <m:oMath>
        <m:sSub>
          <m:e>
            <m:limLow>
              <m:e>
                <m:r>
                  <m:t>x</m:t>
                </m:r>
              </m:e>
              <m:lim>
                <m:r>
                  <m:rPr>
                    <m:sty m:val="p"/>
                  </m:rPr>
                  <m:t>∼</m:t>
                </m:r>
              </m:lim>
            </m:limLow>
          </m:e>
          <m:sub>
            <m:r>
              <m:t>t</m:t>
            </m:r>
          </m:sub>
        </m:sSub>
      </m:oMath>
      <w:del w:id="10368" w:author="PR Preview" w:date="2026-01-01T00:00:00Z">
        <w:r>
          <w:delText xml:space="preserve"> </w:delText>
        </w:r>
      </w:del>
      <w:del w:id="10369" w:author="PR Preview" w:date="2026-01-01T00:00:00Z">
        <w:r>
          <w:delText xml:space="preserve">and</w:delText>
        </w:r>
      </w:del>
      <w:del w:id="10370" w:author="PR Preview" w:date="2026-01-01T00:00:00Z">
        <w:r>
          <w:delText xml:space="preserve"> </w:delText>
        </w:r>
      </w:del>
      <m:oMath>
        <m:sSub>
          <m:e>
            <m:limLow>
              <m:e>
                <m:r>
                  <m:t>x</m:t>
                </m:r>
              </m:e>
              <m:lim>
                <m:r>
                  <m:rPr>
                    <m:sty m:val="p"/>
                  </m:rPr>
                  <m:t>∼</m:t>
                </m:r>
              </m:lim>
            </m:limLow>
          </m:e>
          <m:sub>
            <m:r>
              <m:t>t</m:t>
            </m:r>
          </m:sub>
        </m:sSub>
        <m:r>
          <m:rPr>
            <m:sty m:val="p"/>
          </m:rPr>
          <m:t>+</m:t>
        </m:r>
        <m:limLow>
          <m:e>
            <m:r>
              <m:t>v</m:t>
            </m:r>
          </m:e>
          <m:lim>
            <m:r>
              <m:rPr>
                <m:sty m:val="p"/>
              </m:rPr>
              <m:t>∼</m:t>
            </m:r>
          </m:lim>
        </m:limLow>
      </m:oMath>
      <w:del w:id="10371" w:author="PR Preview" w:date="2026-01-01T00:00:00Z">
        <w:r>
          <w:delText xml:space="preserve"> </w:delText>
        </w:r>
      </w:del>
      <w:del w:id="10372" w:author="PR Preview" w:date="2026-01-01T00:00:00Z">
        <w:r>
          <w:delText xml:space="preserve">are both in</w:delText>
        </w:r>
      </w:del>
      <w:del w:id="10373" w:author="PR Preview" w:date="2026-01-01T00:00:00Z">
        <w:r>
          <w:delText xml:space="preserve"> </w:delText>
        </w:r>
      </w:del>
      <m:oMath>
        <m:sSup>
          <m:e>
            <m:r>
              <m:rPr>
                <m:scr m:val="script"/>
                <m:sty m:val="p"/>
              </m:rPr>
              <m:t>H</m:t>
            </m:r>
          </m:e>
          <m:sup>
            <m:r>
              <m:rPr>
                <m:sty m:val="p"/>
              </m:rPr>
              <m:t>+</m:t>
            </m:r>
          </m:sup>
        </m:sSup>
      </m:oMath>
      <w:del w:id="10374" w:author="PR Preview" w:date="2026-01-01T00:00:00Z">
        <w:r>
          <w:delText xml:space="preserve">,</w:delText>
        </w:r>
      </w:del>
      <w:del w:id="10375" w:author="PR Preview" w:date="2026-01-01T00:00:00Z">
        <w:r>
          <w:delText xml:space="preserve"> </w:delText>
        </w:r>
      </w:del>
      <w:del w:id="10376" w:author="PR Preview" w:date="2026-01-01T00:00:00Z">
        <w:r>
          <w:delText xml:space="preserve">and their difference is</w:delText>
        </w:r>
      </w:del>
      <w:del w:id="10377" w:author="PR Preview" w:date="2026-01-01T00:00:00Z">
        <w:r>
          <w:delText xml:space="preserve"> </w:delText>
        </w:r>
      </w:del>
      <m:oMath>
        <m:limLow>
          <m:e>
            <m:r>
              <m:t>v</m:t>
            </m:r>
          </m:e>
          <m:lim>
            <m:r>
              <m:rPr>
                <m:sty m:val="p"/>
              </m:rPr>
              <m:t>∼</m:t>
            </m:r>
          </m:lim>
        </m:limLow>
      </m:oMath>
      <w:del w:id="10378" w:author="PR Preview" w:date="2026-01-01T00:00:00Z">
        <w:r>
          <w:delText xml:space="preserve">.</w:delText>
        </w:r>
      </w:del>
      <w:del w:id="10379" w:author="PR Preview" w:date="2026-01-01T00:00:00Z">
        <w:r>
          <w:delText xml:space="preserve"> </w:delText>
        </w:r>
      </w:del>
      <w:del w:id="10380" w:author="PR Preview" w:date="2026-01-01T00:00:00Z">
        <w:r>
          <w:delText xml:space="preserve">So</w:delText>
        </w:r>
      </w:del>
      <w:del w:id="10381" w:author="PR Preview" w:date="2026-01-01T00:00:00Z">
        <w:r>
          <w:delText xml:space="preserve"> </w:delText>
        </w:r>
      </w:del>
      <m:oMath>
        <m:limLow>
          <m:e>
            <m:r>
              <m:t>v</m:t>
            </m:r>
          </m:e>
          <m:lim>
            <m:r>
              <m:rPr>
                <m:sty m:val="p"/>
              </m:rPr>
              <m:t>∼</m:t>
            </m:r>
          </m:lim>
        </m:limLow>
        <m:r>
          <m:rPr>
            <m:sty m:val="p"/>
          </m:rPr>
          <m:t>∈</m:t>
        </m:r>
        <m:r>
          <m:t>D</m:t>
        </m:r>
        <m:r>
          <m:rPr>
            <m:sty m:val="p"/>
          </m:rPr>
          <m:t>(</m:t>
        </m:r>
        <m:sSup>
          <m:e>
            <m:r>
              <m:rPr>
                <m:scr m:val="script"/>
                <m:sty m:val="p"/>
              </m:rPr>
              <m:t>H</m:t>
            </m:r>
          </m:e>
          <m:sup>
            <m:r>
              <m:rPr>
                <m:sty m:val="p"/>
              </m:rPr>
              <m:t>+</m:t>
            </m:r>
          </m:sup>
        </m:sSup>
        <m:r>
          <m:rPr>
            <m:sty m:val="p"/>
          </m:rPr>
          <m:t>)</m:t>
        </m:r>
      </m:oMath>
      <w:del w:id="10382" w:author="PR Preview" w:date="2026-01-01T00:00:00Z">
        <w:r>
          <w:delText xml:space="preserve">.</w:delText>
        </w:r>
      </w:del>
      <w:del w:id="10383" w:author="PR Preview" w:date="2026-01-01T00:00:00Z">
        <w:r>
          <w:delText xml:space="preserve"> </w:delText>
        </w:r>
      </w:del>
      <w:del w:id="10384" w:author="PR Preview" w:date="2026-01-01T00:00:00Z">
        <w:r>
          <w:delText xml:space="preserve">The whole space</w:delText>
        </w:r>
      </w:del>
      <w:del w:id="10385" w:author="PR Preview" w:date="2026-01-01T00:00:00Z">
        <w:r>
          <w:delText xml:space="preserve"> </w:delText>
        </w:r>
      </w:del>
      <m:oMath>
        <m:sSup>
          <m:e>
            <m:r>
              <m:rPr>
                <m:scr m:val="double-struck"/>
                <m:sty m:val="p"/>
              </m:rPr>
              <m:t>R</m:t>
            </m:r>
          </m:e>
          <m:sup>
            <m:r>
              <m:t>p</m:t>
            </m:r>
          </m:sup>
        </m:sSup>
      </m:oMath>
      <w:del w:id="10386" w:author="PR Preview" w:date="2026-01-01T00:00:00Z">
        <w:r>
          <w:delText xml:space="preserve"> </w:delText>
        </w:r>
      </w:del>
      <w:del w:id="10387" w:author="PR Preview" w:date="2026-01-01T00:00:00Z">
        <w:r>
          <w:delText xml:space="preserve">is a subspace of dimension</w:delText>
        </w:r>
      </w:del>
      <w:del w:id="10388" w:author="PR Preview" w:date="2026-01-01T00:00:00Z">
        <w:r>
          <w:delText xml:space="preserve"> </w:delText>
        </w:r>
      </w:del>
      <m:oMath>
        <m:r>
          <m:t>p</m:t>
        </m:r>
      </m:oMath>
      <w:del w:id="10389" w:author="PR Preview" w:date="2026-01-01T00:00:00Z">
        <w:r>
          <w:delText xml:space="preserve"> </w:delText>
        </w:r>
      </w:del>
      <w:del w:id="10390" w:author="PR Preview" w:date="2026-01-01T00:00:00Z">
        <w:r>
          <w:delText xml:space="preserve">(</w:delText>
        </w:r>
      </w:del>
      <w:hyperlink w:anchor="def-dimension">
        <w:del w:id="10391" w:author="PR Preview" w:date="2026-01-01T00:00:00Z">
          <w:r>
            <w:rPr>
              <w:rStyle w:val="Hyperlink"/>
            </w:rPr>
            <w:delText xml:space="preserve">Definition 51</w:delText>
          </w:r>
        </w:del>
      </w:hyperlink>
      <w:del w:id="10392" w:author="PR Preview" w:date="2026-01-01T00:00:00Z">
        <w:r>
          <w:delText xml:space="preserve">).</w:delText>
        </w:r>
      </w:del>
    </w:p>
    <w:p>
      <w:pPr>
        <w:pStyle w:val="BodyText"/>
      </w:pPr>
      <w:del w:id="10393" w:author="PR Preview" w:date="2026-01-01T00:00:00Z">
        <w:r>
          <w:delText xml:space="preserve">The proof for</w:delText>
        </w:r>
      </w:del>
      <w:del w:id="10394" w:author="PR Preview" w:date="2026-01-01T00:00:00Z">
        <w:r>
          <w:delText xml:space="preserve"> </w:delText>
        </w:r>
      </w:del>
      <m:oMath>
        <m:sSup>
          <m:e>
            <m:r>
              <m:rPr>
                <m:scr m:val="script"/>
                <m:sty m:val="p"/>
              </m:rPr>
              <m:t>H</m:t>
            </m:r>
          </m:e>
          <m:sup>
            <m:r>
              <m:rPr>
                <m:sty m:val="p"/>
              </m:rPr>
              <m:t>−</m:t>
            </m:r>
          </m:sup>
        </m:sSup>
      </m:oMath>
      <w:del w:id="10395" w:author="PR Preview" w:date="2026-01-01T00:00:00Z">
        <w:r>
          <w:delText xml:space="preserve"> </w:delText>
        </w:r>
      </w:del>
      <w:del w:id="10396" w:author="PR Preview" w:date="2026-01-01T00:00:00Z">
        <w:r>
          <w:delText xml:space="preserve">is the same with</w:delText>
        </w:r>
      </w:del>
      <w:del w:id="10397" w:author="PR Preview" w:date="2026-01-01T00:00:00Z">
        <w:r>
          <w:delText xml:space="preserve"> </w:delText>
        </w:r>
      </w:del>
      <m:oMath>
        <m:r>
          <m:rPr>
            <m:sty m:val="p"/>
          </m:rPr>
          <m:t>−</m:t>
        </m:r>
        <m:limLow>
          <m:e>
            <m:r>
              <m:t>w</m:t>
            </m:r>
          </m:e>
          <m:lim>
            <m:r>
              <m:rPr>
                <m:sty m:val="p"/>
              </m:rPr>
              <m:t>∼</m:t>
            </m:r>
          </m:lim>
        </m:limLow>
      </m:oMath>
      <w:del w:id="10398" w:author="PR Preview" w:date="2026-01-01T00:00:00Z">
        <w:r>
          <w:delText xml:space="preserve"> </w:delText>
        </w:r>
      </w:del>
      <w:del w:id="10399" w:author="PR Preview" w:date="2026-01-01T00:00:00Z">
        <w:r>
          <w:delText xml:space="preserve">and</w:delText>
        </w:r>
      </w:del>
      <w:del w:id="10400" w:author="PR Preview" w:date="2026-01-01T00:00:00Z">
        <w:r>
          <w:delText xml:space="preserve"> </w:delText>
        </w:r>
      </w:del>
      <m:oMath>
        <m:r>
          <m:rPr>
            <m:sty m:val="p"/>
          </m:rPr>
          <m:t>−</m:t>
        </m:r>
        <m:r>
          <m:t>b</m:t>
        </m:r>
      </m:oMath>
      <w:del w:id="10401" w:author="PR Preview" w:date="2026-01-01T00:00:00Z">
        <w:r>
          <w:delText xml:space="preserve"> </w:delText>
        </w:r>
      </w:del>
      <w:del w:id="10402" w:author="PR Preview" w:date="2026-01-01T00:00:00Z">
        <w:r>
          <w:delText xml:space="preserve">in place of</w:delText>
        </w:r>
      </w:del>
      <w:del w:id="10403" w:author="PR Preview" w:date="2026-01-01T00:00:00Z">
        <w:r>
          <w:delText xml:space="preserve"> </w:delText>
        </w:r>
      </w:del>
      <m:oMath>
        <m:limLow>
          <m:e>
            <m:r>
              <m:t>w</m:t>
            </m:r>
          </m:e>
          <m:lim>
            <m:r>
              <m:rPr>
                <m:sty m:val="p"/>
              </m:rPr>
              <m:t>∼</m:t>
            </m:r>
          </m:lim>
        </m:limLow>
      </m:oMath>
      <w:del w:id="10404" w:author="PR Preview" w:date="2026-01-01T00:00:00Z">
        <w:r>
          <w:delText xml:space="preserve"> </w:delText>
        </w:r>
      </w:del>
      <w:del w:id="10405" w:author="PR Preview" w:date="2026-01-01T00:00:00Z">
        <w:r>
          <w:delText xml:space="preserve">and</w:delText>
        </w:r>
      </w:del>
      <w:del w:id="10406" w:author="PR Preview" w:date="2026-01-01T00:00:00Z">
        <w:r>
          <w:delText xml:space="preserve"> </w:delText>
        </w:r>
      </w:del>
      <m:oMath>
        <m:r>
          <m:t>b</m:t>
        </m:r>
      </m:oMath>
      <w:del w:id="10407" w:author="PR Preview" w:date="2026-01-01T00:00:00Z">
        <w:r>
          <w:delText xml:space="preserve">.</w:delText>
        </w:r>
      </w:del>
    </w:p>
    <w:p>
      <w:pPr>
        <w:pStyle w:val="BodyText"/>
      </w:pPr>
      <w:del w:id="10408" w:author="PR Preview" w:date="2026-01-01T00:00:00Z">
        <w:r>
          <w:rPr>
            <w:b/>
            <w:bCs/>
          </w:rPr>
          <w:delText xml:space="preserve">Example 76 (Two iris species on either side of a line)</w:delText>
        </w:r>
      </w:del>
      <w:del w:id="10409" w:author="PR Preview" w:date="2026-01-01T00:00:00Z">
        <w:r>
          <w:delText xml:space="preserve"> </w:delText>
        </w:r>
      </w:del>
      <w:del w:id="10410" w:author="PR Preview" w:date="2026-01-01T00:00:00Z">
        <w:r>
          <w:delText xml:space="preserve">The</w:delText>
        </w:r>
      </w:del>
      <w:del w:id="10411" w:author="PR Preview" w:date="2026-01-01T00:00:00Z">
        <w:r>
          <w:delText xml:space="preserve"> </w:delText>
        </w:r>
      </w:del>
      <w:del w:id="10412" w:author="PR Preview" w:date="2026-01-01T00:00:00Z">
        <w:r>
          <w:rPr>
            <w:rStyle w:val="VerbatimChar"/>
          </w:rPr>
          <w:delText xml:space="preserve">iris</w:delText>
        </w:r>
      </w:del>
      <w:del w:id="10413" w:author="PR Preview" w:date="2026-01-01T00:00:00Z">
        <w:r>
          <w:delText xml:space="preserve"> </w:delText>
        </w:r>
      </w:del>
      <w:del w:id="10414" w:author="PR Preview" w:date="2026-01-01T00:00:00Z">
        <w:r>
          <w:delText xml:space="preserve">data set in R has the petal length and petal width, in centimeters, of 150 irises.</w:delText>
        </w:r>
      </w:del>
      <w:del w:id="10415" w:author="PR Preview" w:date="2026-01-01T00:00:00Z">
        <w:r>
          <w:delText xml:space="preserve"> </w:delText>
        </w:r>
      </w:del>
      <w:del w:id="10416" w:author="PR Preview" w:date="2026-01-01T00:00:00Z">
        <w:r>
          <w:delText xml:space="preserve">Take the 100 flowers of the species versicolor and virginica,</w:delText>
        </w:r>
      </w:del>
      <w:del w:id="10417" w:author="PR Preview" w:date="2026-01-01T00:00:00Z">
        <w:r>
          <w:delText xml:space="preserve"> </w:delText>
        </w:r>
      </w:del>
      <w:del w:id="10418" w:author="PR Preview" w:date="2026-01-01T00:00:00Z">
        <w:r>
          <w:delText xml:space="preserve">and let</w:delText>
        </w:r>
      </w:del>
      <w:del w:id="10419" w:author="PR Preview" w:date="2026-01-01T00:00:00Z">
        <w:r>
          <w:delText xml:space="preserve"> </w:delText>
        </w:r>
      </w:del>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del w:id="10420" w:author="PR Preview" w:date="2026-01-01T00:00:00Z">
        <w:r>
          <w:delText xml:space="preserve"> </w:delText>
        </w:r>
      </w:del>
      <w:del w:id="10421" w:author="PR Preview" w:date="2026-01-01T00:00:00Z">
        <w:r>
          <w:delText xml:space="preserve">be the petal length and petal width of one flower.</w:delText>
        </w:r>
      </w:del>
      <w:del w:id="10422" w:author="PR Preview" w:date="2026-01-01T00:00:00Z">
        <w:r>
          <w:delText xml:space="preserve"> </w:delText>
        </w:r>
      </w:del>
      <w:del w:id="10423" w:author="PR Preview" w:date="2026-01-01T00:00:00Z">
        <w:r>
          <w:delText xml:space="preserve">A logistic regression of the species on</w:delText>
        </w:r>
      </w:del>
      <w:del w:id="10424" w:author="PR Preview" w:date="2026-01-01T00:00:00Z">
        <w:r>
          <w:delText xml:space="preserve"> </w:delText>
        </w:r>
      </w:del>
      <m:oMath>
        <m:limLow>
          <m:e>
            <m:r>
              <m:t>x</m:t>
            </m:r>
          </m:e>
          <m:lim>
            <m:r>
              <m:rPr>
                <m:sty m:val="p"/>
              </m:rPr>
              <m:t>∼</m:t>
            </m:r>
          </m:lim>
        </m:limLow>
      </m:oMath>
      <w:del w:id="10425" w:author="PR Preview" w:date="2026-01-01T00:00:00Z">
        <w:r>
          <w:delText xml:space="preserve"> </w:delText>
        </w:r>
      </w:del>
      <w:del w:id="10426" w:author="PR Preview" w:date="2026-01-01T00:00:00Z">
        <w:r>
          <w:delText xml:space="preserve">gives a coefficient vector</w:delText>
        </w:r>
      </w:del>
      <w:del w:id="10427" w:author="PR Preview" w:date="2026-01-01T00:00:00Z">
        <w:r>
          <w:delText xml:space="preserve"> </w:delText>
        </w:r>
      </w:del>
      <m:oMath>
        <m:limLow>
          <m:e>
            <m:r>
              <m:t>w</m:t>
            </m:r>
          </m:e>
          <m:lim>
            <m:r>
              <m:rPr>
                <m:sty m:val="p"/>
              </m:rPr>
              <m:t>∼</m:t>
            </m:r>
          </m:lim>
        </m:limLow>
      </m:oMath>
      <w:del w:id="10428" w:author="PR Preview" w:date="2026-01-01T00:00:00Z">
        <w:r>
          <w:delText xml:space="preserve"> </w:delText>
        </w:r>
      </w:del>
      <w:del w:id="10429" w:author="PR Preview" w:date="2026-01-01T00:00:00Z">
        <w:r>
          <w:delText xml:space="preserve">and an intercept</w:delText>
        </w:r>
      </w:del>
      <w:del w:id="10430" w:author="PR Preview" w:date="2026-01-01T00:00:00Z">
        <w:r>
          <w:delText xml:space="preserve"> </w:delText>
        </w:r>
      </w:del>
      <m:oMath>
        <m:r>
          <m:t>b</m:t>
        </m:r>
      </m:oMath>
      <w:del w:id="10431" w:author="PR Preview" w:date="2026-01-01T00:00:00Z">
        <w:r>
          <w:delText xml:space="preserve">.</w:delText>
        </w:r>
      </w:del>
      <w:del w:id="10432" w:author="PR Preview" w:date="2026-01-01T00:00:00Z">
        <w:r>
          <w:delText xml:space="preserve"> </w:delText>
        </w:r>
      </w:del>
      <w:del w:id="10433" w:author="PR Preview" w:date="2026-01-01T00:00:00Z">
        <w:r>
          <w:delText xml:space="preserve">The line</w:delText>
        </w:r>
      </w:del>
      <w:del w:id="10434" w:author="PR Preview" w:date="2026-01-01T00:00:00Z">
        <w:r>
          <w:delText xml:space="preserve"> </w:delText>
        </w:r>
      </w:del>
      <m:oMath>
        <m:limLow>
          <m:e>
            <m:r>
              <m:t>w</m:t>
            </m:r>
          </m:e>
          <m:lim>
            <m:r>
              <m:rPr>
                <m:sty m:val="p"/>
              </m:rPr>
              <m:t>∼</m:t>
            </m:r>
          </m:lim>
        </m:limLow>
        <m:r>
          <m:rPr>
            <m:sty m:val="p"/>
          </m:rPr>
          <m:t>⋅</m:t>
        </m:r>
        <m:limLow>
          <m:e>
            <m:r>
              <m:t>x</m:t>
            </m:r>
          </m:e>
          <m:lim>
            <m:r>
              <m:rPr>
                <m:sty m:val="p"/>
              </m:rPr>
              <m:t>∼</m:t>
            </m:r>
          </m:lim>
        </m:limLow>
        <m:r>
          <m:rPr>
            <m:sty m:val="p"/>
          </m:rPr>
          <m:t>+</m:t>
        </m:r>
        <m:r>
          <m:t>b</m:t>
        </m:r>
        <m:r>
          <m:rPr>
            <m:sty m:val="p"/>
          </m:rPr>
          <m:t>=</m:t>
        </m:r>
        <m:r>
          <m:t>0</m:t>
        </m:r>
      </m:oMath>
      <w:del w:id="10435" w:author="PR Preview" w:date="2026-01-01T00:00:00Z">
        <w:r>
          <w:delText xml:space="preserve"> </w:delText>
        </w:r>
      </w:del>
      <w:del w:id="10436" w:author="PR Preview" w:date="2026-01-01T00:00:00Z">
        <w:r>
          <w:delText xml:space="preserve">is a hyperplane in</w:delText>
        </w:r>
      </w:del>
      <w:del w:id="10437" w:author="PR Preview" w:date="2026-01-01T00:00:00Z">
        <w:r>
          <w:delText xml:space="preserve"> </w:delText>
        </w:r>
      </w:del>
      <m:oMath>
        <m:sSup>
          <m:e>
            <m:r>
              <m:rPr>
                <m:scr m:val="double-struck"/>
                <m:sty m:val="p"/>
              </m:rPr>
              <m:t>R</m:t>
            </m:r>
          </m:e>
          <m:sup>
            <m:r>
              <m:t>2</m:t>
            </m:r>
          </m:sup>
        </m:sSup>
      </m:oMath>
      <w:del w:id="10438" w:author="PR Preview" w:date="2026-01-01T00:00:00Z">
        <w:r>
          <w:delText xml:space="preserve"> </w:delText>
        </w:r>
      </w:del>
      <w:del w:id="10439" w:author="PR Preview" w:date="2026-01-01T00:00:00Z">
        <w:r>
          <w:delText xml:space="preserve">(</w:delText>
        </w:r>
      </w:del>
      <w:hyperlink w:anchor="def-hyperplane">
        <w:del w:id="10440" w:author="PR Preview" w:date="2026-01-01T00:00:00Z">
          <w:r>
            <w:rPr>
              <w:rStyle w:val="Hyperlink"/>
            </w:rPr>
            <w:delText xml:space="preserve">Definition 41</w:delText>
          </w:r>
        </w:del>
      </w:hyperlink>
      <w:del w:id="10441" w:author="PR Preview" w:date="2026-01-01T00:00:00Z">
        <w:r>
          <w:delText xml:space="preserve">),</w:delText>
        </w:r>
      </w:del>
      <w:del w:id="10442" w:author="PR Preview" w:date="2026-01-01T00:00:00Z">
        <w:r>
          <w:delText xml:space="preserve"> </w:delText>
        </w:r>
      </w:del>
      <w:del w:id="10443" w:author="PR Preview" w:date="2026-01-01T00:00:00Z">
        <w:r>
          <w:delText xml:space="preserve">and the two species mostly fall in its two open half-spaces (</w:delText>
        </w:r>
      </w:del>
      <w:hyperlink w:anchor="def-half-space">
        <w:del w:id="10444" w:author="PR Preview" w:date="2026-01-01T00:00:00Z">
          <w:r>
            <w:rPr>
              <w:rStyle w:val="Hyperlink"/>
            </w:rPr>
            <w:delText xml:space="preserve">Definition 60</w:delText>
          </w:r>
        </w:del>
      </w:hyperlink>
      <w:del w:id="10445" w:author="PR Preview" w:date="2026-01-01T00:00:00Z">
        <w:r>
          <w:delText xml:space="preserve">).</w:delText>
        </w:r>
      </w:del>
      <w:del w:id="10446" w:author="PR Preview" w:date="2026-01-01T00:00:00Z">
        <w:r>
          <w:delText xml:space="preserve"> </w:delText>
        </w:r>
      </w:del>
      <w:hyperlink w:anchor="fig-half-space-iris">
        <w:del w:id="10447" w:author="PR Preview" w:date="2026-01-01T00:00:00Z">
          <w:r>
            <w:rPr>
              <w:rStyle w:val="Hyperlink"/>
            </w:rPr>
            <w:delText xml:space="preserve">Figure 1</w:delText>
          </w:r>
        </w:del>
      </w:hyperlink>
      <w:del w:id="10448" w:author="PR Preview" w:date="2026-01-01T00:00:00Z">
        <w:r>
          <w:delText xml:space="preserve"> </w:delText>
        </w:r>
      </w:del>
      <w:del w:id="10449" w:author="PR Preview" w:date="2026-01-01T00:00:00Z">
        <w:r>
          <w:delText xml:space="preserve">shows the line and the flowers.</w:delText>
        </w:r>
      </w:del>
    </w:p>
    <w:p>
      <w:pPr>
        <w:pStyle w:val="BodyText"/>
      </w:pPr>
      <w:ins w:id="10450" w:author="PR Preview" w:date="2026-01-01T00:00:00Z">
        <w:r>
          <w:rPr>
            <w:i/>
            <w:iCs/>
          </w:rPr>
          <w:t xml:space="preserve">Proof</w:t>
        </w:r>
      </w:ins>
      <w:ins w:id="10451" w:author="PR Preview" w:date="2026-01-01T00:00:00Z">
        <w:r>
          <w:t xml:space="preserve">. </w:t>
        </w:r>
      </w:ins>
      <w:ins w:id="10452" w:author="PR Preview" w:date="2026-01-01T00:00:00Z">
        <w:r>
          <w:rPr>
            <w:b/>
            <w:bCs/>
          </w:rPr>
          <w:t xml:space="preserve">Part 1.</w:t>
        </w:r>
      </w:ins>
      <w:ins w:id="10453" w:author="PR Preview" w:date="2026-01-01T00:00:00Z">
        <w:r>
          <w:t xml:space="preserve"> </w:t>
        </w:r>
      </w:ins>
      <w:ins w:id="10454" w:author="PR Preview" w:date="2026-01-01T00:00:00Z">
        <w:r>
          <w:t xml:space="preserve">Let</w:t>
        </w:r>
      </w:ins>
      <w:ins w:id="10455" w:author="PR Preview" w:date="2026-01-01T00:00:00Z">
        <w:r>
          <w:t xml:space="preserve"> </w:t>
        </w:r>
      </w:ins>
      <w:ins w:id="10456" w:author="PR Preview" w:date="2026-01-01T00:00:00Z">
        <w:r>
          <w:t xml:space="preserve">$\mathord{\smash[b]{\underset{\raise.3ex\hbox{$\scriptstyle\sim$}}{x}}\vphantom{x}}, \mathord{\smash[b]{\underset{\raise.3ex\hbox{$\scriptstyle\sim$}}{y}}\vphantom{y}}\in \mathcal{H}$</w:t>
        </w:r>
      </w:ins>
      <w:ins w:id="10457" w:author="PR Preview" w:date="2026-01-01T00:00:00Z">
        <w:r>
          <w:t xml:space="preserve">.</w:t>
        </w:r>
      </w:ins>
      <w:ins w:id="10458" w:author="PR Preview" w:date="2026-01-01T00:00:00Z">
        <w:r>
          <w:t xml:space="preserve"> </w:t>
        </w:r>
      </w:ins>
      <w:ins w:id="10459" w:author="PR Preview" w:date="2026-01-01T00:00:00Z">
        <w:r>
          <w:t xml:space="preserve">By</w:t>
        </w:r>
      </w:ins>
      <w:ins w:id="10460" w:author="PR Preview" w:date="2026-01-01T00:00:00Z">
        <w:r>
          <w:t xml:space="preserve"> </w:t>
        </w:r>
      </w:ins>
      <w:hyperlink w:anchor="thm-hyperplane-subspace">
        <w:ins w:id="10461" w:author="PR Preview" w:date="2026-01-01T00:00:00Z">
          <w:r>
            <w:rPr>
              <w:rStyle w:val="Hyperlink"/>
            </w:rPr>
            <w:t xml:space="preserve">Theorem 42</w:t>
          </w:r>
        </w:ins>
      </w:hyperlink>
      <w:ins w:id="10462" w:author="PR Preview" w:date="2026-01-01T00:00:00Z">
        <w:r>
          <w:t xml:space="preserve"> </w:t>
        </w:r>
      </w:ins>
      <w:ins w:id="10463" w:author="PR Preview" w:date="2026-01-01T00:00:00Z">
        <w:r>
          <w:t xml:space="preserve">part 3,</w:t>
        </w:r>
      </w:ins>
      <w:ins w:id="10464" w:author="PR Preview" w:date="2026-01-01T00:00:00Z">
        <w:r>
          <w:t xml:space="preserve"> </w:t>
        </w:r>
      </w:ins>
      <w:ins w:id="10465" w:author="PR Preview" w:date="2026-01-01T00:00:00Z">
        <w:r>
          <w:t xml:space="preserve">$\mathord{\smash[b]{\underset{\raise.3ex\hbox{$\scriptstyle\sim$}}{w}}\vphantom{w}} \cdot (\mathord{\smash[b]{\underset{\raise.3ex\hbox{$\scriptstyle\sim$}}{y}}\vphantom{y}}- \mathord{\smash[b]{\underset{\raise.3ex\hbox{$\scriptstyle\sim$}}{x}}\vphantom{x}}) = 0$</w:t>
        </w:r>
      </w:ins>
      <w:ins w:id="10466" w:author="PR Preview" w:date="2026-01-01T00:00:00Z">
        <w:r>
          <w:t xml:space="preserve">,</w:t>
        </w:r>
      </w:ins>
      <w:ins w:id="10467" w:author="PR Preview" w:date="2026-01-01T00:00:00Z">
        <w:r>
          <w:t xml:space="preserve"> </w:t>
        </w:r>
      </w:ins>
      <w:ins w:id="10468" w:author="PR Preview" w:date="2026-01-01T00:00:00Z">
        <w:r>
          <w:t xml:space="preserve">so</w:t>
        </w:r>
      </w:ins>
      <w:ins w:id="10469" w:author="PR Preview" w:date="2026-01-01T00:00:00Z">
        <w:r>
          <w:t xml:space="preserve"> </w:t>
        </w:r>
      </w:ins>
      <w:ins w:id="10470" w:author="PR Preview" w:date="2026-01-01T00:00:00Z">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ins>
      <w:ins w:id="10471" w:author="PR Preview" w:date="2026-01-01T00:00:00Z">
        <w:r>
          <w:t xml:space="preserve">.</w:t>
        </w:r>
      </w:ins>
      <w:ins w:id="10472" w:author="PR Preview" w:date="2026-01-01T00:00:00Z">
        <w:r>
          <w:t xml:space="preserve"> </w:t>
        </w:r>
      </w:ins>
      <w:ins w:id="10473" w:author="PR Preview" w:date="2026-01-01T00:00:00Z">
        <w:r>
          <w:t xml:space="preserve">Conversely, fix any</w:t>
        </w:r>
      </w:ins>
      <w:ins w:id="10474" w:author="PR Preview" w:date="2026-01-01T00:00:00Z">
        <w:r>
          <w:t xml:space="preserve"> </w:t>
        </w:r>
      </w:ins>
      <w:ins w:id="10475" w:author="PR Preview" w:date="2026-01-01T00:00:00Z">
        <w:r>
          <w:t xml:space="preserve">$\mathord{\smash[b]{\underset{\raise.3ex\hbox{$\scriptstyle\sim$}}{x}}\vphantom{x}}_0 \in \mathcal{H}$</w:t>
        </w:r>
      </w:ins>
      <w:ins w:id="10476" w:author="PR Preview" w:date="2026-01-01T00:00:00Z">
        <w:r>
          <w:t xml:space="preserve"> </w:t>
        </w:r>
      </w:ins>
      <w:ins w:id="10477" w:author="PR Preview" w:date="2026-01-01T00:00:00Z">
        <w:r>
          <w:t xml:space="preserve">(it exists by</w:t>
        </w:r>
      </w:ins>
      <w:ins w:id="10478" w:author="PR Preview" w:date="2026-01-01T00:00:00Z">
        <w:r>
          <w:t xml:space="preserve"> </w:t>
        </w:r>
      </w:ins>
      <w:hyperlink w:anchor="thm-hyperplane-subspace">
        <w:ins w:id="10479" w:author="PR Preview" w:date="2026-01-01T00:00:00Z">
          <w:r>
            <w:rPr>
              <w:rStyle w:val="Hyperlink"/>
            </w:rPr>
            <w:t xml:space="preserve">Theorem 42</w:t>
          </w:r>
        </w:ins>
      </w:hyperlink>
      <w:ins w:id="10480" w:author="PR Preview" w:date="2026-01-01T00:00:00Z">
        <w:r>
          <w:t xml:space="preserve"> </w:t>
        </w:r>
      </w:ins>
      <w:ins w:id="10481" w:author="PR Preview" w:date="2026-01-01T00:00:00Z">
        <w:r>
          <w:t xml:space="preserve">part 2).</w:t>
        </w:r>
      </w:ins>
      <w:ins w:id="10482" w:author="PR Preview" w:date="2026-01-01T00:00:00Z">
        <w:r>
          <w:t xml:space="preserve"> </w:t>
        </w:r>
      </w:ins>
      <w:ins w:id="10483" w:author="PR Preview" w:date="2026-01-01T00:00:00Z">
        <w:r>
          <w:t xml:space="preserve">For any</w:t>
        </w:r>
      </w:ins>
      <w:ins w:id="10484" w:author="PR Preview" w:date="2026-01-01T00:00:00Z">
        <w:r>
          <w:t xml:space="preserve"> </w:t>
        </w:r>
      </w:ins>
      <w:ins w:id="10485" w:author="PR Preview" w:date="2026-01-01T00:00:00Z">
        <w:r>
          <w:t xml:space="preserve">$\mathord{\smash[b]{\underset{\raise.3ex\hbox{$\scriptstyle\sim$}}{s}}\vphantom{s}} \in \mathcal{H}_0$</w:t>
        </w:r>
      </w:ins>
      <w:ins w:id="10486" w:author="PR Preview" w:date="2026-01-01T00:00:00Z">
        <w:r>
          <w:t xml:space="preserve">, the point</w:t>
        </w:r>
      </w:ins>
      <w:ins w:id="10487" w:author="PR Preview" w:date="2026-01-01T00:00:00Z">
        <w:r>
          <w:t xml:space="preserve"> </w:t>
        </w:r>
      </w:ins>
      <w:ins w:id="10488" w:author="PR Preview" w:date="2026-01-01T00:00:00Z">
        <w:r>
          <w:t xml:space="preserve">$\mathord{\smash[b]{\underset{\raise.3ex\hbox{$\scriptstyle\sim$}}{x}}\vphantom{x}}_0 + \mathord{\smash[b]{\underset{\raise.3ex\hbox{$\scriptstyle\sim$}}{s}}\vphantom{s}}$</w:t>
        </w:r>
      </w:ins>
      <w:ins w:id="10489" w:author="PR Preview" w:date="2026-01-01T00:00:00Z">
        <w:r>
          <w:t xml:space="preserve"> </w:t>
        </w:r>
      </w:ins>
      <w:ins w:id="10490" w:author="PR Preview" w:date="2026-01-01T00:00:00Z">
        <w:r>
          <w:t xml:space="preserve">is in</w:t>
        </w:r>
      </w:ins>
      <w:ins w:id="10491" w:author="PR Preview" w:date="2026-01-01T00:00:00Z">
        <w:r>
          <w:t xml:space="preserve"> </w:t>
        </w:r>
      </w:ins>
      <m:oMath>
        <m:r>
          <m:rPr>
            <m:scr m:val="script"/>
            <m:sty m:val="p"/>
          </m:rPr>
          <m:t>H</m:t>
        </m:r>
      </m:oMath>
      <w:ins w:id="10492" w:author="PR Preview" w:date="2026-01-01T00:00:00Z">
        <w:r>
          <w:t xml:space="preserve"> </w:t>
        </w:r>
      </w:ins>
      <w:ins w:id="10493" w:author="PR Preview" w:date="2026-01-01T00:00:00Z">
        <w:r>
          <w:t xml:space="preserve">by the same part,</w:t>
        </w:r>
      </w:ins>
      <w:ins w:id="10494" w:author="PR Preview" w:date="2026-01-01T00:00:00Z">
        <w:r>
          <w:t xml:space="preserve"> </w:t>
        </w:r>
      </w:ins>
      <w:ins w:id="10495" w:author="PR Preview" w:date="2026-01-01T00:00:00Z">
        <w:r>
          <w:t xml:space="preserve">and</w:t>
        </w:r>
      </w:ins>
      <w:ins w:id="10496" w:author="PR Preview" w:date="2026-01-01T00:00:00Z">
        <w:r>
          <w:t xml:space="preserve"> </w:t>
        </w:r>
      </w:ins>
      <w:ins w:id="10497" w:author="PR Preview" w:date="2026-01-01T00:00:00Z">
        <w:r>
          <w:t xml:space="preserve">$(\mathord{\smash[b]{\underset{\raise.3ex\hbox{$\scriptstyle\sim$}}{x}}\vphantom{x}}_0 + \mathord{\smash[b]{\underset{\raise.3ex\hbox{$\scriptstyle\sim$}}{s}}\vphantom{s}}) - \mathord{\smash[b]{\underset{\raise.3ex\hbox{$\scriptstyle\sim$}}{x}}\vphantom{x}}_0 = \mathord{\smash[b]{\underset{\raise.3ex\hbox{$\scriptstyle\sim$}}{s}}\vphantom{s}}$</w:t>
        </w:r>
      </w:ins>
      <w:ins w:id="10498" w:author="PR Preview" w:date="2026-01-01T00:00:00Z">
        <w:r>
          <w:t xml:space="preserve">.</w:t>
        </w:r>
      </w:ins>
      <w:ins w:id="10499" w:author="PR Preview" w:date="2026-01-01T00:00:00Z">
        <w:r>
          <w:t xml:space="preserve"> </w:t>
        </w:r>
      </w:ins>
      <w:ins w:id="10500" w:author="PR Preview" w:date="2026-01-01T00:00:00Z">
        <w:r>
          <w:t xml:space="preserve">So</w:t>
        </w:r>
      </w:ins>
      <w:ins w:id="10501" w:author="PR Preview" w:date="2026-01-01T00:00:00Z">
        <w:r>
          <w:t xml:space="preserve"> </w:t>
        </w:r>
      </w:ins>
      <m:oMath>
        <m:r>
          <m:t>D</m:t>
        </m:r>
        <m:r>
          <m:rPr>
            <m:sty m:val="p"/>
          </m:rPr>
          <m:t>(</m:t>
        </m:r>
        <m:r>
          <m:rPr>
            <m:scr m:val="script"/>
            <m:sty m:val="p"/>
          </m:rPr>
          <m:t>H</m:t>
        </m:r>
        <m:r>
          <m:rPr>
            <m:sty m:val="p"/>
          </m:rPr>
          <m:t>)</m:t>
        </m:r>
        <m:r>
          <m:rPr>
            <m:sty m:val="p"/>
          </m:rPr>
          <m:t>=</m:t>
        </m:r>
        <m:sSub>
          <m:e>
            <m:r>
              <m:rPr>
                <m:scr m:val="script"/>
                <m:sty m:val="p"/>
              </m:rPr>
              <m:t>H</m:t>
            </m:r>
          </m:e>
          <m:sub>
            <m:r>
              <m:t>0</m:t>
            </m:r>
          </m:sub>
        </m:sSub>
      </m:oMath>
      <w:ins w:id="10502" w:author="PR Preview" w:date="2026-01-01T00:00:00Z">
        <w:r>
          <w:t xml:space="preserve">, which has dimension</w:t>
        </w:r>
      </w:ins>
      <w:ins w:id="10503" w:author="PR Preview" w:date="2026-01-01T00:00:00Z">
        <w:r>
          <w:t xml:space="preserve"> </w:t>
        </w:r>
      </w:ins>
      <m:oMath>
        <m:r>
          <m:t>p</m:t>
        </m:r>
        <m:r>
          <m:rPr>
            <m:sty m:val="p"/>
          </m:rPr>
          <m:t>−</m:t>
        </m:r>
        <m:r>
          <m:t>1</m:t>
        </m:r>
      </m:oMath>
      <w:ins w:id="10504" w:author="PR Preview" w:date="2026-01-01T00:00:00Z">
        <w:r>
          <w:t xml:space="preserve"> </w:t>
        </w:r>
      </w:ins>
      <w:ins w:id="10505" w:author="PR Preview" w:date="2026-01-01T00:00:00Z">
        <w:r>
          <w:t xml:space="preserve">by</w:t>
        </w:r>
      </w:ins>
      <w:ins w:id="10506" w:author="PR Preview" w:date="2026-01-01T00:00:00Z">
        <w:r>
          <w:t xml:space="preserve"> </w:t>
        </w:r>
      </w:ins>
      <w:hyperlink w:anchor="thm-hyperplane-subspace">
        <w:ins w:id="10507" w:author="PR Preview" w:date="2026-01-01T00:00:00Z">
          <w:r>
            <w:rPr>
              <w:rStyle w:val="Hyperlink"/>
            </w:rPr>
            <w:t xml:space="preserve">Theorem 42</w:t>
          </w:r>
        </w:ins>
      </w:hyperlink>
      <w:ins w:id="10508" w:author="PR Preview" w:date="2026-01-01T00:00:00Z">
        <w:r>
          <w:t xml:space="preserve"> </w:t>
        </w:r>
      </w:ins>
      <w:ins w:id="10509" w:author="PR Preview" w:date="2026-01-01T00:00:00Z">
        <w:r>
          <w:t xml:space="preserve">part 1.</w:t>
        </w:r>
      </w:ins>
    </w:p>
    <w:p>
      <w:pPr>
        <w:pStyle w:val="BodyText"/>
      </w:pPr>
      <w:ins w:id="10510" w:author="PR Preview" w:date="2026-01-01T00:00:00Z">
        <w:r>
          <w:rPr>
            <w:b/>
            <w:bCs/>
          </w:rPr>
          <w:t xml:space="preserve">Part 2.</w:t>
        </w:r>
      </w:ins>
      <w:ins w:id="10511" w:author="PR Preview" w:date="2026-01-01T00:00:00Z">
        <w:r>
          <w:t xml:space="preserve"> </w:t>
        </w:r>
      </w:ins>
      <w:ins w:id="10512" w:author="PR Preview" w:date="2026-01-01T00:00:00Z">
        <w:r>
          <w:t xml:space="preserve">Every difference is in</w:t>
        </w:r>
      </w:ins>
      <w:ins w:id="10513" w:author="PR Preview" w:date="2026-01-01T00:00:00Z">
        <w:r>
          <w:t xml:space="preserve"> </w:t>
        </w:r>
      </w:ins>
      <m:oMath>
        <m:sSup>
          <m:e>
            <m:r>
              <m:rPr>
                <m:scr m:val="double-struck"/>
                <m:sty m:val="p"/>
              </m:rPr>
              <m:t>R</m:t>
            </m:r>
          </m:e>
          <m:sup>
            <m:r>
              <m:t>p</m:t>
            </m:r>
          </m:sup>
        </m:sSup>
      </m:oMath>
      <w:ins w:id="10514" w:author="PR Preview" w:date="2026-01-01T00:00:00Z">
        <w:r>
          <w:t xml:space="preserve">, so</w:t>
        </w:r>
      </w:ins>
      <w:ins w:id="10515" w:author="PR Preview" w:date="2026-01-01T00:00:00Z">
        <w:r>
          <w:t xml:space="preserve"> </w:t>
        </w:r>
      </w:ins>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ins w:id="10516" w:author="PR Preview" w:date="2026-01-01T00:00:00Z">
        <w:r>
          <w:t xml:space="preserve">.</w:t>
        </w:r>
      </w:ins>
      <w:ins w:id="10517" w:author="PR Preview" w:date="2026-01-01T00:00:00Z">
        <w:r>
          <w:t xml:space="preserve"> </w:t>
        </w:r>
      </w:ins>
      <w:ins w:id="10518" w:author="PR Preview" w:date="2026-01-01T00:00:00Z">
        <w:r>
          <w:t xml:space="preserve">For the other direction, fix any</w:t>
        </w:r>
      </w:ins>
      <w:ins w:id="10519" w:author="PR Preview" w:date="2026-01-01T00:00:00Z">
        <w:r>
          <w:t xml:space="preserve"> </w:t>
        </w:r>
      </w:ins>
      <w:ins w:id="10520" w:author="PR Preview" w:date="2026-01-01T00:00:00Z">
        <w:r>
          <w:t xml:space="preserve">$\mathord{\smash[b]{\underset{\raise.3ex\hbox{$\scriptstyle\sim$}}{x}}\vphantom{x}}_0 \in \mathcal{H}$</w:t>
        </w:r>
      </w:ins>
      <w:ins w:id="10521" w:author="PR Preview" w:date="2026-01-01T00:00:00Z">
        <w:r>
          <w:t xml:space="preserve"> </w:t>
        </w:r>
      </w:ins>
      <w:ins w:id="10522" w:author="PR Preview" w:date="2026-01-01T00:00:00Z">
        <w:r>
          <w:t xml:space="preserve">and any</w:t>
        </w:r>
      </w:ins>
      <w:ins w:id="10523" w:author="PR Preview" w:date="2026-01-01T00:00:00Z">
        <w:r>
          <w:t xml:space="preserve"> </w:t>
        </w:r>
      </w:ins>
      <w:ins w:id="10524" w:author="PR Preview" w:date="2026-01-01T00:00:00Z">
        <w:r>
          <w:t xml:space="preserve">$\mathord{\smash[b]{\underset{\raise.3ex\hbox{$\scriptstyle\sim$}}{v}}\vphantom{v}} \in \mathbb{R}^p$</w:t>
        </w:r>
      </w:ins>
      <w:ins w:id="10525" w:author="PR Preview" w:date="2026-01-01T00:00:00Z">
        <w:r>
          <w:t xml:space="preserve">.</w:t>
        </w:r>
      </w:ins>
      <w:ins w:id="10526" w:author="PR Preview" w:date="2026-01-01T00:00:00Z">
        <w:r>
          <w:t xml:space="preserve"> </w:t>
        </w:r>
      </w:ins>
      <w:ins w:id="10527" w:author="PR Preview" w:date="2026-01-01T00:00:00Z">
        <w:r>
          <w:t xml:space="preserve">For a number</w:t>
        </w:r>
      </w:ins>
      <w:ins w:id="10528" w:author="PR Preview" w:date="2026-01-01T00:00:00Z">
        <w:r>
          <w:t xml:space="preserve"> </w:t>
        </w:r>
      </w:ins>
      <m:oMath>
        <m:r>
          <m:t>t</m:t>
        </m:r>
        <m:r>
          <m:rPr>
            <m:sty m:val="p"/>
          </m:rPr>
          <m:t>&gt;</m:t>
        </m:r>
        <m:r>
          <m:t>0</m:t>
        </m:r>
      </m:oMath>
      <w:ins w:id="10529" w:author="PR Preview" w:date="2026-01-01T00:00:00Z">
        <w:r>
          <w:t xml:space="preserve"> </w:t>
        </w:r>
      </w:ins>
      <w:ins w:id="10530" w:author="PR Preview" w:date="2026-01-01T00:00:00Z">
        <w:r>
          <w:t xml:space="preserve">to be chosen, let</w:t>
        </w:r>
      </w:ins>
      <w:ins w:id="10531" w:author="PR Preview" w:date="2026-01-01T00:00:00Z">
        <w:r>
          <w:t xml:space="preserve"> </w:t>
        </w:r>
      </w:ins>
      <w:ins w:id="10532" w:author="PR Preview" w:date="2026-01-01T00:00:00Z">
        <w:r>
          <w:t xml:space="preserve">$\mathord{\smash[b]{\underset{\raise.3ex\hbox{$\scriptstyle\sim$}}{x}}\vphantom{x}}_t \stackrel{\text{def}}{=}\mathord{\smash[b]{\underset{\raise.3ex\hbox{$\scriptstyle\sim$}}{x}}\vphantom{x}}_0 + t\,\mathord{\smash[b]{\underset{\raise.3ex\hbox{$\scriptstyle\sim$}}{w}}\vphantom{w}}$</w:t>
        </w:r>
      </w:ins>
      <w:ins w:id="10533" w:author="PR Preview" w:date="2026-01-01T00:00:00Z">
        <w:r>
          <w:t xml:space="preserve">.</w:t>
        </w:r>
      </w:ins>
      <w:ins w:id="10534" w:author="PR Preview" w:date="2026-01-01T00:00:00Z">
        <w:r>
          <w:t xml:space="preserve"> </w:t>
        </w:r>
      </w:ins>
      <w:ins w:id="10535" w:author="PR Preview" w:date="2026-01-01T00:00:00Z">
        <w:r>
          <w:t xml:space="preserve">Then</w:t>
        </w:r>
      </w:ins>
    </w:p>
    <w:p>
      <w:pPr>
        <w:pStyle w:val="BodyText"/>
      </w:pPr>
      <w:ins w:id="10536" w:author="PR Preview" w:date="2026-01-01T00:00:00Z">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ins>
    </w:p>
    <w:p>
      <w:pPr>
        <w:pStyle w:val="FirstParagraph"/>
      </w:pPr>
      <w:ins w:id="10537" w:author="PR Preview" w:date="2026-01-01T00:00:00Z">
        <w:r>
          <w:t xml:space="preserve">which is positive, so</w:t>
        </w:r>
      </w:ins>
      <w:ins w:id="10538" w:author="PR Preview" w:date="2026-01-01T00:00:00Z">
        <w:r>
          <w:t xml:space="preserve"> </w:t>
        </w:r>
      </w:ins>
      <w:ins w:id="10539" w:author="PR Preview" w:date="2026-01-01T00:00:00Z">
        <w:r>
          <w:t xml:space="preserve">$\mathord{\smash[b]{\underset{\raise.3ex\hbox{$\scriptstyle\sim$}}{x}}\vphantom{x}}_t \in \mathcal{H}^+$</w:t>
        </w:r>
      </w:ins>
      <w:ins w:id="10540" w:author="PR Preview" w:date="2026-01-01T00:00:00Z">
        <w:r>
          <w:t xml:space="preserve">.</w:t>
        </w:r>
      </w:ins>
      <w:ins w:id="10541" w:author="PR Preview" w:date="2026-01-01T00:00:00Z">
        <w:r>
          <w:t xml:space="preserve"> </w:t>
        </w:r>
      </w:ins>
      <w:ins w:id="10542" w:author="PR Preview" w:date="2026-01-01T00:00:00Z">
        <w:r>
          <w:t xml:space="preserve">Next,</w:t>
        </w:r>
      </w:ins>
    </w:p>
    <w:p>
      <w:pPr>
        <w:pStyle w:val="BodyText"/>
      </w:pPr>
      <w:ins w:id="10543" w:author="PR Preview" w:date="2026-01-01T00:00:00Z">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ins>
    </w:p>
    <w:p>
      <w:pPr>
        <w:pStyle w:val="FirstParagraph"/>
      </w:pPr>
      <w:ins w:id="10544" w:author="PR Preview" w:date="2026-01-01T00:00:00Z">
        <w:r>
          <w:t xml:space="preserve">Because</w:t>
        </w:r>
      </w:ins>
      <w:ins w:id="10545" w:author="PR Preview" w:date="2026-01-01T00:00:00Z">
        <w:r>
          <w:t xml:space="preserve"> </w:t>
        </w:r>
      </w:ins>
      <w:ins w:id="10546" w:author="PR Preview" w:date="2026-01-01T00:00:00Z">
        <w:r>
          <w:t xml:space="preserve">$\mathord{\smash[b]{\underset{\raise.3ex\hbox{$\scriptstyle\sim$}}{w}}\vphantom{w}} \cdot \mathord{\smash[b]{\underset{\raise.3ex\hbox{$\scriptstyle\sim$}}{w}}\vphantom{w}} &gt; 0$</w:t>
        </w:r>
      </w:ins>
      <w:ins w:id="10547" w:author="PR Preview" w:date="2026-01-01T00:00:00Z">
        <w:r>
          <w:t xml:space="preserve">, this is positive once</w:t>
        </w:r>
      </w:ins>
      <w:ins w:id="10548" w:author="PR Preview" w:date="2026-01-01T00:00:00Z">
        <w:r>
          <w:t xml:space="preserve"> </w:t>
        </w:r>
      </w:ins>
      <w:ins w:id="10549" w:author="PR Preview" w:date="2026-01-01T00:00:00Z">
        <w:r>
          <w:t xml:space="preserve">$t &gt; -\mathord{\smash[b]{\underset{\raise.3ex\hbox{$\scriptstyle\sim$}}{w}}\vphantom{w}} \cdot \mathord{\smash[b]{\underset{\raise.3ex\hbox{$\scriptstyle\sim$}}{v}}\vphantom{v}} / \mathord{\smash[b]{\underset{\raise.3ex\hbox{$\scriptstyle\sim$}}{w}}\vphantom{w}} \cdot \mathord{\smash[b]{\underset{\raise.3ex\hbox{$\scriptstyle\sim$}}{w}}\vphantom{w}}$</w:t>
        </w:r>
      </w:ins>
      <w:ins w:id="10550" w:author="PR Preview" w:date="2026-01-01T00:00:00Z">
        <w:r>
          <w:t xml:space="preserve">.</w:t>
        </w:r>
      </w:ins>
      <w:ins w:id="10551" w:author="PR Preview" w:date="2026-01-01T00:00:00Z">
        <w:r>
          <w:t xml:space="preserve"> </w:t>
        </w:r>
      </w:ins>
      <w:ins w:id="10552" w:author="PR Preview" w:date="2026-01-01T00:00:00Z">
        <w:r>
          <w:t xml:space="preserve">Choose such a</w:t>
        </w:r>
      </w:ins>
      <w:ins w:id="10553" w:author="PR Preview" w:date="2026-01-01T00:00:00Z">
        <w:r>
          <w:t xml:space="preserve"> </w:t>
        </w:r>
      </w:ins>
      <m:oMath>
        <m:r>
          <m:t>t</m:t>
        </m:r>
        <m:r>
          <m:rPr>
            <m:sty m:val="p"/>
          </m:rPr>
          <m:t>&gt;</m:t>
        </m:r>
        <m:r>
          <m:t>0</m:t>
        </m:r>
      </m:oMath>
      <w:ins w:id="10554" w:author="PR Preview" w:date="2026-01-01T00:00:00Z">
        <w:r>
          <w:t xml:space="preserve">.</w:t>
        </w:r>
      </w:ins>
      <w:ins w:id="10555" w:author="PR Preview" w:date="2026-01-01T00:00:00Z">
        <w:r>
          <w:t xml:space="preserve"> </w:t>
        </w:r>
      </w:ins>
      <w:ins w:id="10556" w:author="PR Preview" w:date="2026-01-01T00:00:00Z">
        <w:r>
          <w:t xml:space="preserve">Then</w:t>
        </w:r>
      </w:ins>
      <w:ins w:id="10557" w:author="PR Preview" w:date="2026-01-01T00:00:00Z">
        <w:r>
          <w:t xml:space="preserve"> </w:t>
        </w:r>
      </w:ins>
      <w:ins w:id="10558" w:author="PR Preview" w:date="2026-01-01T00:00:00Z">
        <w:r>
          <w:t xml:space="preserve">$\mathord{\smash[b]{\underset{\raise.3ex\hbox{$\scriptstyle\sim$}}{x}}\vphantom{x}}_t$</w:t>
        </w:r>
      </w:ins>
      <w:ins w:id="10559" w:author="PR Preview" w:date="2026-01-01T00:00:00Z">
        <w:r>
          <w:t xml:space="preserve"> </w:t>
        </w:r>
      </w:ins>
      <w:ins w:id="10560" w:author="PR Preview" w:date="2026-01-01T00:00:00Z">
        <w:r>
          <w:t xml:space="preserve">and</w:t>
        </w:r>
      </w:ins>
      <w:ins w:id="10561" w:author="PR Preview" w:date="2026-01-01T00:00:00Z">
        <w:r>
          <w:t xml:space="preserve"> </w:t>
        </w:r>
      </w:ins>
      <w:ins w:id="10562" w:author="PR Preview" w:date="2026-01-01T00:00:00Z">
        <w:r>
          <w:t xml:space="preserve">$\mathord{\smash[b]{\underset{\raise.3ex\hbox{$\scriptstyle\sim$}}{x}}\vphantom{x}}_t + \mathord{\smash[b]{\underset{\raise.3ex\hbox{$\scriptstyle\sim$}}{v}}\vphantom{v}}$</w:t>
        </w:r>
      </w:ins>
      <w:ins w:id="10563" w:author="PR Preview" w:date="2026-01-01T00:00:00Z">
        <w:r>
          <w:t xml:space="preserve"> </w:t>
        </w:r>
      </w:ins>
      <w:ins w:id="10564" w:author="PR Preview" w:date="2026-01-01T00:00:00Z">
        <w:r>
          <w:t xml:space="preserve">are both in</w:t>
        </w:r>
      </w:ins>
      <w:ins w:id="10565" w:author="PR Preview" w:date="2026-01-01T00:00:00Z">
        <w:r>
          <w:t xml:space="preserve"> </w:t>
        </w:r>
      </w:ins>
      <m:oMath>
        <m:sSup>
          <m:e>
            <m:r>
              <m:rPr>
                <m:scr m:val="script"/>
                <m:sty m:val="p"/>
              </m:rPr>
              <m:t>H</m:t>
            </m:r>
          </m:e>
          <m:sup>
            <m:r>
              <m:rPr>
                <m:sty m:val="p"/>
              </m:rPr>
              <m:t>+</m:t>
            </m:r>
          </m:sup>
        </m:sSup>
      </m:oMath>
      <w:ins w:id="10566" w:author="PR Preview" w:date="2026-01-01T00:00:00Z">
        <w:r>
          <w:t xml:space="preserve">,</w:t>
        </w:r>
      </w:ins>
      <w:ins w:id="10567" w:author="PR Preview" w:date="2026-01-01T00:00:00Z">
        <w:r>
          <w:t xml:space="preserve"> </w:t>
        </w:r>
      </w:ins>
      <w:ins w:id="10568" w:author="PR Preview" w:date="2026-01-01T00:00:00Z">
        <w:r>
          <w:t xml:space="preserve">and their difference is</w:t>
        </w:r>
      </w:ins>
      <w:ins w:id="10569" w:author="PR Preview" w:date="2026-01-01T00:00:00Z">
        <w:r>
          <w:t xml:space="preserve"> </w:t>
        </w:r>
      </w:ins>
      <w:ins w:id="10570" w:author="PR Preview" w:date="2026-01-01T00:00:00Z">
        <w:r>
          <w:t xml:space="preserve">$\mathord{\smash[b]{\underset{\raise.3ex\hbox{$\scriptstyle\sim$}}{v}}\vphantom{v}}$</w:t>
        </w:r>
      </w:ins>
      <w:ins w:id="10571" w:author="PR Preview" w:date="2026-01-01T00:00:00Z">
        <w:r>
          <w:t xml:space="preserve">.</w:t>
        </w:r>
      </w:ins>
      <w:ins w:id="10572" w:author="PR Preview" w:date="2026-01-01T00:00:00Z">
        <w:r>
          <w:t xml:space="preserve"> </w:t>
        </w:r>
      </w:ins>
      <w:ins w:id="10573" w:author="PR Preview" w:date="2026-01-01T00:00:00Z">
        <w:r>
          <w:t xml:space="preserve">So</w:t>
        </w:r>
      </w:ins>
      <w:ins w:id="10574" w:author="PR Preview" w:date="2026-01-01T00:00:00Z">
        <w:r>
          <w:t xml:space="preserve"> </w:t>
        </w:r>
      </w:ins>
      <w:ins w:id="10575" w:author="PR Preview" w:date="2026-01-01T00:00:00Z">
        <w:r>
          <w:t xml:space="preserve">$\mathord{\smash[b]{\underset{\raise.3ex\hbox{$\scriptstyle\sim$}}{v}}\vphantom{v}} \in D(\mathcal{H}^+)$</w:t>
        </w:r>
      </w:ins>
      <w:ins w:id="10576" w:author="PR Preview" w:date="2026-01-01T00:00:00Z">
        <w:r>
          <w:t xml:space="preserve">.</w:t>
        </w:r>
      </w:ins>
      <w:ins w:id="10577" w:author="PR Preview" w:date="2026-01-01T00:00:00Z">
        <w:r>
          <w:t xml:space="preserve"> </w:t>
        </w:r>
      </w:ins>
      <w:ins w:id="10578" w:author="PR Preview" w:date="2026-01-01T00:00:00Z">
        <w:r>
          <w:t xml:space="preserve">The whole space</w:t>
        </w:r>
      </w:ins>
      <w:ins w:id="10579" w:author="PR Preview" w:date="2026-01-01T00:00:00Z">
        <w:r>
          <w:t xml:space="preserve"> </w:t>
        </w:r>
      </w:ins>
      <m:oMath>
        <m:sSup>
          <m:e>
            <m:r>
              <m:rPr>
                <m:scr m:val="double-struck"/>
                <m:sty m:val="p"/>
              </m:rPr>
              <m:t>R</m:t>
            </m:r>
          </m:e>
          <m:sup>
            <m:r>
              <m:t>p</m:t>
            </m:r>
          </m:sup>
        </m:sSup>
      </m:oMath>
      <w:ins w:id="10580" w:author="PR Preview" w:date="2026-01-01T00:00:00Z">
        <w:r>
          <w:t xml:space="preserve"> </w:t>
        </w:r>
      </w:ins>
      <w:ins w:id="10581" w:author="PR Preview" w:date="2026-01-01T00:00:00Z">
        <w:r>
          <w:t xml:space="preserve">is a subspace of dimension</w:t>
        </w:r>
      </w:ins>
      <w:ins w:id="10582" w:author="PR Preview" w:date="2026-01-01T00:00:00Z">
        <w:r>
          <w:t xml:space="preserve"> </w:t>
        </w:r>
      </w:ins>
      <m:oMath>
        <m:r>
          <m:t>p</m:t>
        </m:r>
      </m:oMath>
      <w:ins w:id="10583" w:author="PR Preview" w:date="2026-01-01T00:00:00Z">
        <w:r>
          <w:t xml:space="preserve"> </w:t>
        </w:r>
      </w:ins>
      <w:ins w:id="10584" w:author="PR Preview" w:date="2026-01-01T00:00:00Z">
        <w:r>
          <w:t xml:space="preserve">(</w:t>
        </w:r>
      </w:ins>
      <w:hyperlink w:anchor="def-dimension">
        <w:ins w:id="10585" w:author="PR Preview" w:date="2026-01-01T00:00:00Z">
          <w:r>
            <w:rPr>
              <w:rStyle w:val="Hyperlink"/>
            </w:rPr>
            <w:t xml:space="preserve">Definition 51</w:t>
          </w:r>
        </w:ins>
      </w:hyperlink>
      <w:ins w:id="10586" w:author="PR Preview" w:date="2026-01-01T00:00:00Z">
        <w:r>
          <w:t xml:space="preserve">).</w:t>
        </w:r>
      </w:ins>
    </w:p>
    <w:p>
      <w:pPr>
        <w:pStyle w:val="BodyText"/>
      </w:pPr>
      <w:ins w:id="10587" w:author="PR Preview" w:date="2026-01-01T00:00:00Z">
        <w:r>
          <w:t xml:space="preserve">The proof for</w:t>
        </w:r>
      </w:ins>
      <w:ins w:id="10588" w:author="PR Preview" w:date="2026-01-01T00:00:00Z">
        <w:r>
          <w:t xml:space="preserve"> </w:t>
        </w:r>
      </w:ins>
      <m:oMath>
        <m:sSup>
          <m:e>
            <m:r>
              <m:rPr>
                <m:scr m:val="script"/>
                <m:sty m:val="p"/>
              </m:rPr>
              <m:t>H</m:t>
            </m:r>
          </m:e>
          <m:sup>
            <m:r>
              <m:rPr>
                <m:sty m:val="p"/>
              </m:rPr>
              <m:t>−</m:t>
            </m:r>
          </m:sup>
        </m:sSup>
      </m:oMath>
      <w:ins w:id="10589" w:author="PR Preview" w:date="2026-01-01T00:00:00Z">
        <w:r>
          <w:t xml:space="preserve"> </w:t>
        </w:r>
      </w:ins>
      <w:ins w:id="10590" w:author="PR Preview" w:date="2026-01-01T00:00:00Z">
        <w:r>
          <w:t xml:space="preserve">is the same with</w:t>
        </w:r>
      </w:ins>
      <w:ins w:id="10591" w:author="PR Preview" w:date="2026-01-01T00:00:00Z">
        <w:r>
          <w:t xml:space="preserve"> </w:t>
        </w:r>
      </w:ins>
      <w:ins w:id="10592" w:author="PR Preview" w:date="2026-01-01T00:00:00Z">
        <w:r>
          <w:t xml:space="preserve">$-\mathord{\smash[b]{\underset{\raise.3ex\hbox{$\scriptstyle\sim$}}{w}}\vphantom{w}}$</w:t>
        </w:r>
      </w:ins>
      <w:ins w:id="10593" w:author="PR Preview" w:date="2026-01-01T00:00:00Z">
        <w:r>
          <w:t xml:space="preserve"> </w:t>
        </w:r>
      </w:ins>
      <w:ins w:id="10594" w:author="PR Preview" w:date="2026-01-01T00:00:00Z">
        <w:r>
          <w:t xml:space="preserve">and</w:t>
        </w:r>
      </w:ins>
      <w:ins w:id="10595" w:author="PR Preview" w:date="2026-01-01T00:00:00Z">
        <w:r>
          <w:t xml:space="preserve"> </w:t>
        </w:r>
      </w:ins>
      <m:oMath>
        <m:r>
          <m:rPr>
            <m:sty m:val="p"/>
          </m:rPr>
          <m:t>−</m:t>
        </m:r>
        <m:r>
          <m:t>b</m:t>
        </m:r>
      </m:oMath>
      <w:ins w:id="10596" w:author="PR Preview" w:date="2026-01-01T00:00:00Z">
        <w:r>
          <w:t xml:space="preserve"> </w:t>
        </w:r>
      </w:ins>
      <w:ins w:id="10597" w:author="PR Preview" w:date="2026-01-01T00:00:00Z">
        <w:r>
          <w:t xml:space="preserve">in place of</w:t>
        </w:r>
      </w:ins>
      <w:ins w:id="10598" w:author="PR Preview" w:date="2026-01-01T00:00:00Z">
        <w:r>
          <w:t xml:space="preserve"> </w:t>
        </w:r>
      </w:ins>
      <w:ins w:id="10599" w:author="PR Preview" w:date="2026-01-01T00:00:00Z">
        <w:r>
          <w:t xml:space="preserve">$\mathord{\smash[b]{\underset{\raise.3ex\hbox{$\scriptstyle\sim$}}{w}}\vphantom{w}}$</w:t>
        </w:r>
      </w:ins>
      <w:ins w:id="10600" w:author="PR Preview" w:date="2026-01-01T00:00:00Z">
        <w:r>
          <w:t xml:space="preserve"> </w:t>
        </w:r>
      </w:ins>
      <w:ins w:id="10601" w:author="PR Preview" w:date="2026-01-01T00:00:00Z">
        <w:r>
          <w:t xml:space="preserve">and</w:t>
        </w:r>
      </w:ins>
      <w:ins w:id="10602" w:author="PR Preview" w:date="2026-01-01T00:00:00Z">
        <w:r>
          <w:t xml:space="preserve"> </w:t>
        </w:r>
      </w:ins>
      <m:oMath>
        <m:r>
          <m:t>b</m:t>
        </m:r>
      </m:oMath>
      <w:ins w:id="10603" w:author="PR Preview" w:date="2026-01-01T00:00:00Z">
        <w:r>
          <w:t xml:space="preserve">.</w:t>
        </w:r>
      </w:ins>
    </w:p>
    <w:bookmarkStart w:id="292" w:name="exm-half-space-iris"/>
    <w:p>
      <w:pPr>
        <w:pStyle w:val="BodyText"/>
      </w:pPr>
      <w:ins w:id="10604" w:author="PR Preview" w:date="2026-01-01T00:00:00Z">
        <w:r>
          <w:rPr>
            <w:b/>
            <w:bCs/>
          </w:rPr>
          <w:t xml:space="preserve">Example 76 (Two iris species on either side of a line)</w:t>
        </w:r>
      </w:ins>
      <w:ins w:id="10605" w:author="PR Preview" w:date="2026-01-01T00:00:00Z">
        <w:r>
          <w:t xml:space="preserve"> </w:t>
        </w:r>
      </w:ins>
      <w:ins w:id="10606" w:author="PR Preview" w:date="2026-01-01T00:00:00Z">
        <w:r>
          <w:t xml:space="preserve">The</w:t>
        </w:r>
      </w:ins>
      <w:ins w:id="10607" w:author="PR Preview" w:date="2026-01-01T00:00:00Z">
        <w:r>
          <w:t xml:space="preserve"> </w:t>
        </w:r>
      </w:ins>
      <w:ins w:id="10608" w:author="PR Preview" w:date="2026-01-01T00:00:00Z">
        <w:r>
          <w:rPr>
            <w:rStyle w:val="VerbatimChar"/>
          </w:rPr>
          <w:t xml:space="preserve">iris</w:t>
        </w:r>
      </w:ins>
      <w:ins w:id="10609" w:author="PR Preview" w:date="2026-01-01T00:00:00Z">
        <w:r>
          <w:t xml:space="preserve"> </w:t>
        </w:r>
      </w:ins>
      <w:ins w:id="10610" w:author="PR Preview" w:date="2026-01-01T00:00:00Z">
        <w:r>
          <w:t xml:space="preserve">data set in R has the petal length and petal width, in centimeters, of 150 irises.</w:t>
        </w:r>
      </w:ins>
      <w:ins w:id="10611" w:author="PR Preview" w:date="2026-01-01T00:00:00Z">
        <w:r>
          <w:t xml:space="preserve"> </w:t>
        </w:r>
      </w:ins>
      <w:ins w:id="10612" w:author="PR Preview" w:date="2026-01-01T00:00:00Z">
        <w:r>
          <w:t xml:space="preserve">Take the 100 flowers of the species versicolor and virginica,</w:t>
        </w:r>
      </w:ins>
      <w:ins w:id="10613" w:author="PR Preview" w:date="2026-01-01T00:00:00Z">
        <w:r>
          <w:t xml:space="preserve"> </w:t>
        </w:r>
      </w:ins>
      <w:ins w:id="10614" w:author="PR Preview" w:date="2026-01-01T00:00:00Z">
        <w:r>
          <w:t xml:space="preserve">and let</w:t>
        </w:r>
      </w:ins>
      <w:ins w:id="10615" w:author="PR Preview" w:date="2026-01-01T00:00:00Z">
        <w:r>
          <w:t xml:space="preserve"> </w:t>
        </w:r>
      </w:ins>
      <w:ins w:id="10616" w:author="PR Preview" w:date="2026-01-01T00:00:00Z">
        <w:r>
          <w:t xml:space="preserve">$\mathord{\smash[b]{\underset{\raise.3ex\hbox{$\scriptstyle\sim$}}{x}}\vphantom{x}}= (x_1, x_2)$</w:t>
        </w:r>
      </w:ins>
      <w:ins w:id="10617" w:author="PR Preview" w:date="2026-01-01T00:00:00Z">
        <w:r>
          <w:t xml:space="preserve"> </w:t>
        </w:r>
      </w:ins>
      <w:ins w:id="10618" w:author="PR Preview" w:date="2026-01-01T00:00:00Z">
        <w:r>
          <w:t xml:space="preserve">be the petal length and petal width of one flower.</w:t>
        </w:r>
      </w:ins>
      <w:ins w:id="10619" w:author="PR Preview" w:date="2026-01-01T00:00:00Z">
        <w:r>
          <w:t xml:space="preserve"> </w:t>
        </w:r>
      </w:ins>
      <w:ins w:id="10620" w:author="PR Preview" w:date="2026-01-01T00:00:00Z">
        <w:r>
          <w:t xml:space="preserve">A logistic regression of the species on</w:t>
        </w:r>
      </w:ins>
      <w:ins w:id="10621" w:author="PR Preview" w:date="2026-01-01T00:00:00Z">
        <w:r>
          <w:t xml:space="preserve"> </w:t>
        </w:r>
      </w:ins>
      <w:ins w:id="10622" w:author="PR Preview" w:date="2026-01-01T00:00:00Z">
        <w:r>
          <w:t xml:space="preserve">$\mathord{\smash[b]{\underset{\raise.3ex\hbox{$\scriptstyle\sim$}}{x}}\vphantom{x}}$</w:t>
        </w:r>
      </w:ins>
      <w:ins w:id="10623" w:author="PR Preview" w:date="2026-01-01T00:00:00Z">
        <w:r>
          <w:t xml:space="preserve"> </w:t>
        </w:r>
      </w:ins>
      <w:ins w:id="10624" w:author="PR Preview" w:date="2026-01-01T00:00:00Z">
        <w:r>
          <w:t xml:space="preserve">gives a coefficient vector</w:t>
        </w:r>
      </w:ins>
      <w:ins w:id="10625" w:author="PR Preview" w:date="2026-01-01T00:00:00Z">
        <w:r>
          <w:t xml:space="preserve"> </w:t>
        </w:r>
      </w:ins>
      <w:ins w:id="10626" w:author="PR Preview" w:date="2026-01-01T00:00:00Z">
        <w:r>
          <w:t xml:space="preserve">$\mathord{\smash[b]{\underset{\raise.3ex\hbox{$\scriptstyle\sim$}}{w}}\vphantom{w}}$</w:t>
        </w:r>
      </w:ins>
      <w:ins w:id="10627" w:author="PR Preview" w:date="2026-01-01T00:00:00Z">
        <w:r>
          <w:t xml:space="preserve"> </w:t>
        </w:r>
      </w:ins>
      <w:ins w:id="10628" w:author="PR Preview" w:date="2026-01-01T00:00:00Z">
        <w:r>
          <w:t xml:space="preserve">and an intercept</w:t>
        </w:r>
      </w:ins>
      <w:ins w:id="10629" w:author="PR Preview" w:date="2026-01-01T00:00:00Z">
        <w:r>
          <w:t xml:space="preserve"> </w:t>
        </w:r>
      </w:ins>
      <m:oMath>
        <m:r>
          <m:t>b</m:t>
        </m:r>
      </m:oMath>
      <w:ins w:id="10630" w:author="PR Preview" w:date="2026-01-01T00:00:00Z">
        <w:r>
          <w:t xml:space="preserve">.</w:t>
        </w:r>
      </w:ins>
      <w:ins w:id="10631" w:author="PR Preview" w:date="2026-01-01T00:00:00Z">
        <w:r>
          <w:t xml:space="preserve"> </w:t>
        </w:r>
      </w:ins>
      <w:ins w:id="10632" w:author="PR Preview" w:date="2026-01-01T00:00:00Z">
        <w:r>
          <w:t xml:space="preserve">The line</w:t>
        </w:r>
      </w:ins>
      <w:ins w:id="10633" w:author="PR Preview" w:date="2026-01-01T00:00:00Z">
        <w:r>
          <w:t xml:space="preserve"> </w:t>
        </w:r>
      </w:ins>
      <w:ins w:id="10634" w:author="PR Preview" w:date="2026-01-01T00:00:00Z">
        <w:r>
          <w:t xml:space="preserve">$\mathord{\smash[b]{\underset{\raise.3ex\hbox{$\scriptstyle\sim$}}{w}}\vphantom{w}} \cdot \mathord{\smash[b]{\underset{\raise.3ex\hbox{$\scriptstyle\sim$}}{x}}\vphantom{x}} + b = 0$</w:t>
        </w:r>
      </w:ins>
      <w:ins w:id="10635" w:author="PR Preview" w:date="2026-01-01T00:00:00Z">
        <w:r>
          <w:t xml:space="preserve"> </w:t>
        </w:r>
      </w:ins>
      <w:ins w:id="10636" w:author="PR Preview" w:date="2026-01-01T00:00:00Z">
        <w:r>
          <w:t xml:space="preserve">is a hyperplane in</w:t>
        </w:r>
      </w:ins>
      <w:ins w:id="10637" w:author="PR Preview" w:date="2026-01-01T00:00:00Z">
        <w:r>
          <w:t xml:space="preserve"> </w:t>
        </w:r>
      </w:ins>
      <m:oMath>
        <m:sSup>
          <m:e>
            <m:r>
              <m:rPr>
                <m:scr m:val="double-struck"/>
                <m:sty m:val="p"/>
              </m:rPr>
              <m:t>R</m:t>
            </m:r>
          </m:e>
          <m:sup>
            <m:r>
              <m:t>2</m:t>
            </m:r>
          </m:sup>
        </m:sSup>
      </m:oMath>
      <w:ins w:id="10638" w:author="PR Preview" w:date="2026-01-01T00:00:00Z">
        <w:r>
          <w:t xml:space="preserve"> </w:t>
        </w:r>
      </w:ins>
      <w:ins w:id="10639" w:author="PR Preview" w:date="2026-01-01T00:00:00Z">
        <w:r>
          <w:t xml:space="preserve">(</w:t>
        </w:r>
      </w:ins>
      <w:hyperlink w:anchor="def-hyperplane">
        <w:ins w:id="10640" w:author="PR Preview" w:date="2026-01-01T00:00:00Z">
          <w:r>
            <w:rPr>
              <w:rStyle w:val="Hyperlink"/>
            </w:rPr>
            <w:t xml:space="preserve">Definition 41</w:t>
          </w:r>
        </w:ins>
      </w:hyperlink>
      <w:ins w:id="10641" w:author="PR Preview" w:date="2026-01-01T00:00:00Z">
        <w:r>
          <w:t xml:space="preserve">),</w:t>
        </w:r>
      </w:ins>
      <w:ins w:id="10642" w:author="PR Preview" w:date="2026-01-01T00:00:00Z">
        <w:r>
          <w:t xml:space="preserve"> </w:t>
        </w:r>
      </w:ins>
      <w:ins w:id="10643" w:author="PR Preview" w:date="2026-01-01T00:00:00Z">
        <w:r>
          <w:t xml:space="preserve">and the two species mostly fall in its two open half-spaces (</w:t>
        </w:r>
      </w:ins>
      <w:hyperlink w:anchor="def-half-space">
        <w:ins w:id="10644" w:author="PR Preview" w:date="2026-01-01T00:00:00Z">
          <w:r>
            <w:rPr>
              <w:rStyle w:val="Hyperlink"/>
            </w:rPr>
            <w:t xml:space="preserve">Definition 60</w:t>
          </w:r>
        </w:ins>
      </w:hyperlink>
      <w:ins w:id="10645" w:author="PR Preview" w:date="2026-01-01T00:00:00Z">
        <w:r>
          <w:t xml:space="preserve">).</w:t>
        </w:r>
      </w:ins>
      <w:ins w:id="10646" w:author="PR Preview" w:date="2026-01-01T00:00:00Z">
        <w:r>
          <w:t xml:space="preserve"> </w:t>
        </w:r>
      </w:ins>
      <w:hyperlink w:anchor="fig-half-space-iris">
        <w:ins w:id="10647" w:author="PR Preview" w:date="2026-01-01T00:00:00Z">
          <w:r>
            <w:rPr>
              <w:rStyle w:val="Hyperlink"/>
            </w:rPr>
            <w:t xml:space="preserve">Figure 1</w:t>
          </w:r>
        </w:ins>
      </w:hyperlink>
      <w:ins w:id="10648" w:author="PR Preview" w:date="2026-01-01T00:00:00Z">
        <w:r>
          <w:t xml:space="preserve"> </w:t>
        </w:r>
      </w:ins>
      <w:ins w:id="10649" w:author="PR Preview" w:date="2026-01-01T00:00:00Z">
        <w:r>
          <w:t xml:space="preserve">shows the line and the flowers.</w:t>
        </w:r>
      </w:ins>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del w:id="10650" w:author="PR Preview" w:date="2026-01-01T00:00:00Z">
        <w:r>
          <w:delText xml:space="preserve">The vector</w:delText>
        </w:r>
      </w:del>
      <w:del w:id="10651" w:author="PR Preview" w:date="2026-01-01T00:00:00Z">
        <w:r>
          <w:delText xml:space="preserve"> </w:delText>
        </w:r>
      </w:del>
      <m:oMath>
        <m:limLow>
          <m:e>
            <m:r>
              <m:t>w</m:t>
            </m:r>
          </m:e>
          <m:lim>
            <m:r>
              <m:rPr>
                <m:sty m:val="p"/>
              </m:rPr>
              <m:t>∼</m:t>
            </m:r>
          </m:lim>
        </m:limLow>
      </m:oMath>
      <w:del w:id="10652" w:author="PR Preview" w:date="2026-01-01T00:00:00Z">
        <w:r>
          <w:delText xml:space="preserve"> </w:delText>
        </w:r>
      </w:del>
      <w:del w:id="10653" w:author="PR Preview" w:date="2026-01-01T00:00:00Z">
        <w:r>
          <w:delText xml:space="preserve">points toward the virginica side,</w:delText>
        </w:r>
      </w:del>
      <w:del w:id="10654" w:author="PR Preview" w:date="2026-01-01T00:00:00Z">
        <w:r>
          <w:delText xml:space="preserve"> </w:delText>
        </w:r>
      </w:del>
      <w:del w:id="10655" w:author="PR Preview" w:date="2026-01-01T00:00:00Z">
        <w:r>
          <w:delText xml:space="preserve">so the positive half-space</w:delText>
        </w:r>
      </w:del>
      <w:del w:id="10656" w:author="PR Preview" w:date="2026-01-01T00:00:00Z">
        <w:r>
          <w:delText xml:space="preserve"> </w:delText>
        </w:r>
      </w:del>
      <m:oMath>
        <m:sSup>
          <m:e>
            <m:r>
              <m:rPr>
                <m:scr m:val="script"/>
                <m:sty m:val="p"/>
              </m:rPr>
              <m:t>H</m:t>
            </m:r>
          </m:e>
          <m:sup>
            <m:r>
              <m:rPr>
                <m:sty m:val="p"/>
              </m:rPr>
              <m:t>+</m:t>
            </m:r>
          </m:sup>
        </m:sSup>
      </m:oMath>
      <w:del w:id="10657" w:author="PR Preview" w:date="2026-01-01T00:00:00Z">
        <w:r>
          <w:delText xml:space="preserve"> </w:delText>
        </w:r>
      </w:del>
      <w:del w:id="10658" w:author="PR Preview" w:date="2026-01-01T00:00:00Z">
        <w:r>
          <w:delText xml:space="preserve">holds</w:delText>
        </w:r>
      </w:del>
      <w:del w:id="10659" w:author="PR Preview" w:date="2026-01-01T00:00:00Z">
        <w:r>
          <w:delText xml:space="preserve"> </w:delText>
        </w:r>
      </w:del>
      <w:del w:id="10660" w:author="PR Preview" w:date="2026-01-01T00:00:00Z">
        <w:r>
          <w:delText xml:space="preserve">50 of the 100 flowers,</w:delText>
        </w:r>
      </w:del>
      <w:del w:id="10661" w:author="PR Preview" w:date="2026-01-01T00:00:00Z">
        <w:r>
          <w:delText xml:space="preserve"> </w:delText>
        </w:r>
      </w:del>
      <w:del w:id="10662" w:author="PR Preview" w:date="2026-01-01T00:00:00Z">
        <w:r>
          <w:delText xml:space="preserve">and 47 of them are virginica.</w:delText>
        </w:r>
      </w:del>
      <w:del w:id="10663" w:author="PR Preview" w:date="2026-01-01T00:00:00Z">
        <w:r>
          <w:delText xml:space="preserve"> </w:delText>
        </w:r>
      </w:del>
      <w:del w:id="10664" w:author="PR Preview" w:date="2026-01-01T00:00:00Z">
        <w:r>
          <w:delText xml:space="preserve">The line is a set of dimension</w:delText>
        </w:r>
      </w:del>
      <w:del w:id="10665" w:author="PR Preview" w:date="2026-01-01T00:00:00Z">
        <w:r>
          <w:delText xml:space="preserve"> </w:delText>
        </w:r>
      </w:del>
      <m:oMath>
        <m:r>
          <m:t>p</m:t>
        </m:r>
        <m:r>
          <m:rPr>
            <m:sty m:val="p"/>
          </m:rPr>
          <m:t>−</m:t>
        </m:r>
        <m:r>
          <m:t>1</m:t>
        </m:r>
        <m:r>
          <m:rPr>
            <m:sty m:val="p"/>
          </m:rPr>
          <m:t>=</m:t>
        </m:r>
        <m:r>
          <m:t>1</m:t>
        </m:r>
      </m:oMath>
      <w:del w:id="10666" w:author="PR Preview" w:date="2026-01-01T00:00:00Z">
        <w:r>
          <w:delText xml:space="preserve">,</w:delText>
        </w:r>
      </w:del>
      <w:del w:id="10667" w:author="PR Preview" w:date="2026-01-01T00:00:00Z">
        <w:r>
          <w:delText xml:space="preserve"> </w:delText>
        </w:r>
      </w:del>
      <w:del w:id="10668" w:author="PR Preview" w:date="2026-01-01T00:00:00Z">
        <w:r>
          <w:delText xml:space="preserve">and each side is a region of the plane of dimension</w:delText>
        </w:r>
      </w:del>
      <w:del w:id="10669" w:author="PR Preview" w:date="2026-01-01T00:00:00Z">
        <w:r>
          <w:delText xml:space="preserve"> </w:delText>
        </w:r>
      </w:del>
      <m:oMath>
        <m:r>
          <m:t>p</m:t>
        </m:r>
        <m:r>
          <m:rPr>
            <m:sty m:val="p"/>
          </m:rPr>
          <m:t>=</m:t>
        </m:r>
        <m:r>
          <m:t>2</m:t>
        </m:r>
      </m:oMath>
      <w:del w:id="10670" w:author="PR Preview" w:date="2026-01-01T00:00:00Z">
        <w:r>
          <w:delText xml:space="preserve"> </w:delText>
        </w:r>
      </w:del>
      <w:del w:id="10671" w:author="PR Preview" w:date="2026-01-01T00:00:00Z">
        <w:r>
          <w:delText xml:space="preserve">(</w:delText>
        </w:r>
      </w:del>
      <w:hyperlink w:anchor="thm-half-space-dimension">
        <w:del w:id="10672" w:author="PR Preview" w:date="2026-01-01T00:00:00Z">
          <w:r>
            <w:rPr>
              <w:rStyle w:val="Hyperlink"/>
            </w:rPr>
            <w:delText xml:space="preserve">Theorem 44</w:delText>
          </w:r>
        </w:del>
      </w:hyperlink>
      <w:del w:id="10673" w:author="PR Preview" w:date="2026-01-01T00:00:00Z">
        <w:r>
          <w:delText xml:space="preserve">).</w:delText>
        </w:r>
      </w:del>
    </w:p>
    <w:p>
      <w:pPr>
        <w:pStyle w:val="BodyText"/>
      </w:pPr>
      <w:del w:id="10674" w:author="PR Preview" w:date="2026-01-01T00:00:00Z">
        <w:r>
          <w:rPr>
            <w:b/>
            <w:bCs/>
          </w:rPr>
          <w:delText xml:space="preserve">Exercise 7 (Which side of the plane?)</w:delText>
        </w:r>
      </w:del>
      <w:del w:id="10675" w:author="PR Preview" w:date="2026-01-01T00:00:00Z">
        <w:r>
          <w:delText xml:space="preserve"> </w:delText>
        </w:r>
      </w:del>
      <w:del w:id="10676" w:author="PR Preview" w:date="2026-01-01T00:00:00Z">
        <w:r>
          <w:delText xml:space="preserve">Let</w:delText>
        </w:r>
      </w:del>
      <w:del w:id="10677" w:author="PR Preview" w:date="2026-01-01T00:00:00Z">
        <w:r>
          <w:delText xml:space="preserve"> </w:delText>
        </w:r>
      </w:del>
      <m:oMath>
        <m:r>
          <m:rPr>
            <m:scr m:val="script"/>
            <m:sty m:val="p"/>
          </m:rPr>
          <m:t>H</m:t>
        </m:r>
      </m:oMath>
      <w:del w:id="10678" w:author="PR Preview" w:date="2026-01-01T00:00:00Z">
        <w:r>
          <w:delText xml:space="preserve"> </w:delText>
        </w:r>
      </w:del>
      <w:del w:id="10679" w:author="PR Preview" w:date="2026-01-01T00:00:00Z">
        <w:r>
          <w:delText xml:space="preserve">be the plane in</w:delText>
        </w:r>
      </w:del>
      <w:del w:id="10680" w:author="PR Preview" w:date="2026-01-01T00:00:00Z">
        <w:r>
          <w:delText xml:space="preserve"> </w:delText>
        </w:r>
      </w:del>
      <m:oMath>
        <m:sSup>
          <m:e>
            <m:r>
              <m:rPr>
                <m:scr m:val="double-struck"/>
                <m:sty m:val="p"/>
              </m:rPr>
              <m:t>R</m:t>
            </m:r>
          </m:e>
          <m:sup>
            <m:r>
              <m:t>3</m:t>
            </m:r>
          </m:sup>
        </m:sSup>
      </m:oMath>
      <w:del w:id="10681" w:author="PR Preview" w:date="2026-01-01T00:00:00Z">
        <w:r>
          <w:delText xml:space="preserve"> </w:delText>
        </w:r>
      </w:del>
      <w:del w:id="10682" w:author="PR Preview" w:date="2026-01-01T00:00:00Z">
        <w:r>
          <w:delText xml:space="preserve">with</w:delText>
        </w:r>
      </w:del>
      <w:del w:id="10683" w:author="PR Preview" w:date="2026-01-01T00:00:00Z">
        <w:r>
          <w:delText xml:space="preserve"> </w:delText>
        </w:r>
      </w:del>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del w:id="10684" w:author="PR Preview" w:date="2026-01-01T00:00:00Z">
        <w:r>
          <w:delText xml:space="preserve"> </w:delText>
        </w:r>
      </w:del>
      <w:del w:id="10685" w:author="PR Preview" w:date="2026-01-01T00:00:00Z">
        <w:r>
          <w:delText xml:space="preserve">and</w:delText>
        </w:r>
      </w:del>
      <w:del w:id="10686" w:author="PR Preview" w:date="2026-01-01T00:00:00Z">
        <w:r>
          <w:delText xml:space="preserve"> </w:delText>
        </w:r>
      </w:del>
      <m:oMath>
        <m:r>
          <m:t>b</m:t>
        </m:r>
        <m:r>
          <m:rPr>
            <m:sty m:val="p"/>
          </m:rPr>
          <m:t>=</m:t>
        </m:r>
        <m:r>
          <m:rPr>
            <m:sty m:val="p"/>
          </m:rPr>
          <m:t>−</m:t>
        </m:r>
        <m:r>
          <m:t>1</m:t>
        </m:r>
      </m:oMath>
      <w:del w:id="10687" w:author="PR Preview" w:date="2026-01-01T00:00:00Z">
        <w:r>
          <w:delText xml:space="preserve"> </w:delText>
        </w:r>
      </w:del>
      <w:del w:id="10688" w:author="PR Preview" w:date="2026-01-01T00:00:00Z">
        <w:r>
          <w:delText xml:space="preserve">(</w:delText>
        </w:r>
      </w:del>
      <w:hyperlink w:anchor="exm-hyperplane-subspace">
        <w:del w:id="10689" w:author="PR Preview" w:date="2026-01-01T00:00:00Z">
          <w:r>
            <w:rPr>
              <w:rStyle w:val="Hyperlink"/>
            </w:rPr>
            <w:delText xml:space="preserve">Example 73</w:delText>
          </w:r>
        </w:del>
      </w:hyperlink>
      <w:del w:id="10690" w:author="PR Preview" w:date="2026-01-01T00:00:00Z">
        <w:r>
          <w:delText xml:space="preserve">).</w:delText>
        </w:r>
      </w:del>
    </w:p>
    <w:p>
      <w:pPr>
        <w:pStyle w:val="FirstParagraph"/>
      </w:pPr>
      <w:ins w:id="10691" w:author="PR Preview" w:date="2026-01-01T00:00:00Z">
        <w:r>
          <w:t xml:space="preserve">The vector</w:t>
        </w:r>
      </w:ins>
      <w:ins w:id="10692" w:author="PR Preview" w:date="2026-01-01T00:00:00Z">
        <w:r>
          <w:t xml:space="preserve"> </w:t>
        </w:r>
      </w:ins>
      <w:ins w:id="10693" w:author="PR Preview" w:date="2026-01-01T00:00:00Z">
        <w:r>
          <w:t xml:space="preserve">$\mathord{\smash[b]{\underset{\raise.3ex\hbox{$\scriptstyle\sim$}}{w}}\vphantom{w}}$</w:t>
        </w:r>
      </w:ins>
      <w:ins w:id="10694" w:author="PR Preview" w:date="2026-01-01T00:00:00Z">
        <w:r>
          <w:t xml:space="preserve"> </w:t>
        </w:r>
      </w:ins>
      <w:ins w:id="10695" w:author="PR Preview" w:date="2026-01-01T00:00:00Z">
        <w:r>
          <w:t xml:space="preserve">points toward the virginica side,</w:t>
        </w:r>
      </w:ins>
      <w:ins w:id="10696" w:author="PR Preview" w:date="2026-01-01T00:00:00Z">
        <w:r>
          <w:t xml:space="preserve"> </w:t>
        </w:r>
      </w:ins>
      <w:ins w:id="10697" w:author="PR Preview" w:date="2026-01-01T00:00:00Z">
        <w:r>
          <w:t xml:space="preserve">so the positive half-space</w:t>
        </w:r>
      </w:ins>
      <w:ins w:id="10698" w:author="PR Preview" w:date="2026-01-01T00:00:00Z">
        <w:r>
          <w:t xml:space="preserve"> </w:t>
        </w:r>
      </w:ins>
      <m:oMath>
        <m:sSup>
          <m:e>
            <m:r>
              <m:rPr>
                <m:scr m:val="script"/>
                <m:sty m:val="p"/>
              </m:rPr>
              <m:t>H</m:t>
            </m:r>
          </m:e>
          <m:sup>
            <m:r>
              <m:rPr>
                <m:sty m:val="p"/>
              </m:rPr>
              <m:t>+</m:t>
            </m:r>
          </m:sup>
        </m:sSup>
      </m:oMath>
      <w:ins w:id="10699" w:author="PR Preview" w:date="2026-01-01T00:00:00Z">
        <w:r>
          <w:t xml:space="preserve"> </w:t>
        </w:r>
      </w:ins>
      <w:ins w:id="10700" w:author="PR Preview" w:date="2026-01-01T00:00:00Z">
        <w:r>
          <w:t xml:space="preserve">holds</w:t>
        </w:r>
      </w:ins>
      <w:ins w:id="10701" w:author="PR Preview" w:date="2026-01-01T00:00:00Z">
        <w:r>
          <w:t xml:space="preserve"> </w:t>
        </w:r>
      </w:ins>
      <w:ins w:id="10702" w:author="PR Preview" w:date="2026-01-01T00:00:00Z">
        <w:r>
          <w:t xml:space="preserve">50 of the 100 flowers,</w:t>
        </w:r>
      </w:ins>
      <w:ins w:id="10703" w:author="PR Preview" w:date="2026-01-01T00:00:00Z">
        <w:r>
          <w:t xml:space="preserve"> </w:t>
        </w:r>
      </w:ins>
      <w:ins w:id="10704" w:author="PR Preview" w:date="2026-01-01T00:00:00Z">
        <w:r>
          <w:t xml:space="preserve">and 47 of them are virginica.</w:t>
        </w:r>
      </w:ins>
      <w:ins w:id="10705" w:author="PR Preview" w:date="2026-01-01T00:00:00Z">
        <w:r>
          <w:t xml:space="preserve"> </w:t>
        </w:r>
      </w:ins>
      <w:ins w:id="10706" w:author="PR Preview" w:date="2026-01-01T00:00:00Z">
        <w:r>
          <w:t xml:space="preserve">The line is a set of dimension</w:t>
        </w:r>
      </w:ins>
      <w:ins w:id="10707" w:author="PR Preview" w:date="2026-01-01T00:00:00Z">
        <w:r>
          <w:t xml:space="preserve"> </w:t>
        </w:r>
      </w:ins>
      <m:oMath>
        <m:r>
          <m:t>p</m:t>
        </m:r>
        <m:r>
          <m:rPr>
            <m:sty m:val="p"/>
          </m:rPr>
          <m:t>−</m:t>
        </m:r>
        <m:r>
          <m:t>1</m:t>
        </m:r>
        <m:r>
          <m:rPr>
            <m:sty m:val="p"/>
          </m:rPr>
          <m:t>=</m:t>
        </m:r>
        <m:r>
          <m:t>1</m:t>
        </m:r>
      </m:oMath>
      <w:ins w:id="10708" w:author="PR Preview" w:date="2026-01-01T00:00:00Z">
        <w:r>
          <w:t xml:space="preserve">,</w:t>
        </w:r>
      </w:ins>
      <w:ins w:id="10709" w:author="PR Preview" w:date="2026-01-01T00:00:00Z">
        <w:r>
          <w:t xml:space="preserve"> </w:t>
        </w:r>
      </w:ins>
      <w:ins w:id="10710" w:author="PR Preview" w:date="2026-01-01T00:00:00Z">
        <w:r>
          <w:t xml:space="preserve">and each side is a region of the plane of dimension</w:t>
        </w:r>
      </w:ins>
      <w:ins w:id="10711" w:author="PR Preview" w:date="2026-01-01T00:00:00Z">
        <w:r>
          <w:t xml:space="preserve"> </w:t>
        </w:r>
      </w:ins>
      <m:oMath>
        <m:r>
          <m:t>p</m:t>
        </m:r>
        <m:r>
          <m:rPr>
            <m:sty m:val="p"/>
          </m:rPr>
          <m:t>=</m:t>
        </m:r>
        <m:r>
          <m:t>2</m:t>
        </m:r>
      </m:oMath>
      <w:ins w:id="10712" w:author="PR Preview" w:date="2026-01-01T00:00:00Z">
        <w:r>
          <w:t xml:space="preserve"> </w:t>
        </w:r>
      </w:ins>
      <w:ins w:id="10713" w:author="PR Preview" w:date="2026-01-01T00:00:00Z">
        <w:r>
          <w:t xml:space="preserve">(</w:t>
        </w:r>
      </w:ins>
      <w:hyperlink w:anchor="thm-half-space-dimension">
        <w:ins w:id="10714" w:author="PR Preview" w:date="2026-01-01T00:00:00Z">
          <w:r>
            <w:rPr>
              <w:rStyle w:val="Hyperlink"/>
            </w:rPr>
            <w:t xml:space="preserve">Theorem 44</w:t>
          </w:r>
        </w:ins>
      </w:hyperlink>
      <w:ins w:id="10715" w:author="PR Preview" w:date="2026-01-01T00:00:00Z">
        <w:r>
          <w:t xml:space="preserve">).</w:t>
        </w:r>
      </w:ins>
    </w:p>
    <w:bookmarkEnd w:id="292"/>
    <w:bookmarkStart w:id="293" w:name="exr-half-space-sides"/>
    <w:p>
      <w:pPr>
        <w:pStyle w:val="BodyText"/>
      </w:pPr>
      <w:ins w:id="10716" w:author="PR Preview" w:date="2026-01-01T00:00:00Z">
        <w:r>
          <w:rPr>
            <w:b/>
            <w:bCs/>
          </w:rPr>
          <w:t xml:space="preserve">Exercise 7 (Which side of the plane?)</w:t>
        </w:r>
      </w:ins>
      <w:ins w:id="10717" w:author="PR Preview" w:date="2026-01-01T00:00:00Z">
        <w:r>
          <w:t xml:space="preserve"> </w:t>
        </w:r>
      </w:ins>
      <w:ins w:id="10718" w:author="PR Preview" w:date="2026-01-01T00:00:00Z">
        <w:r>
          <w:t xml:space="preserve">Let</w:t>
        </w:r>
      </w:ins>
      <w:ins w:id="10719" w:author="PR Preview" w:date="2026-01-01T00:00:00Z">
        <w:r>
          <w:t xml:space="preserve"> </w:t>
        </w:r>
      </w:ins>
      <m:oMath>
        <m:r>
          <m:rPr>
            <m:scr m:val="script"/>
            <m:sty m:val="p"/>
          </m:rPr>
          <m:t>H</m:t>
        </m:r>
      </m:oMath>
      <w:ins w:id="10720" w:author="PR Preview" w:date="2026-01-01T00:00:00Z">
        <w:r>
          <w:t xml:space="preserve"> </w:t>
        </w:r>
      </w:ins>
      <w:ins w:id="10721" w:author="PR Preview" w:date="2026-01-01T00:00:00Z">
        <w:r>
          <w:t xml:space="preserve">be the plane in</w:t>
        </w:r>
      </w:ins>
      <w:ins w:id="10722" w:author="PR Preview" w:date="2026-01-01T00:00:00Z">
        <w:r>
          <w:t xml:space="preserve"> </w:t>
        </w:r>
      </w:ins>
      <m:oMath>
        <m:sSup>
          <m:e>
            <m:r>
              <m:rPr>
                <m:scr m:val="double-struck"/>
                <m:sty m:val="p"/>
              </m:rPr>
              <m:t>R</m:t>
            </m:r>
          </m:e>
          <m:sup>
            <m:r>
              <m:t>3</m:t>
            </m:r>
          </m:sup>
        </m:sSup>
      </m:oMath>
      <w:ins w:id="10723" w:author="PR Preview" w:date="2026-01-01T00:00:00Z">
        <w:r>
          <w:t xml:space="preserve"> </w:t>
        </w:r>
      </w:ins>
      <w:ins w:id="10724" w:author="PR Preview" w:date="2026-01-01T00:00:00Z">
        <w:r>
          <w:t xml:space="preserve">with</w:t>
        </w:r>
      </w:ins>
      <w:ins w:id="10725" w:author="PR Preview" w:date="2026-01-01T00:00:00Z">
        <w:r>
          <w:t xml:space="preserve"> </w:t>
        </w:r>
      </w:ins>
      <w:ins w:id="10726" w:author="PR Preview" w:date="2026-01-01T00:00:00Z">
        <w:r>
          <w:t xml:space="preserve">$\mathord{\smash[b]{\underset{\raise.3ex\hbox{$\scriptstyle\sim$}}{w}}\vphantom{w}} = (1, 1, 1)$</w:t>
        </w:r>
      </w:ins>
      <w:ins w:id="10727" w:author="PR Preview" w:date="2026-01-01T00:00:00Z">
        <w:r>
          <w:t xml:space="preserve"> </w:t>
        </w:r>
      </w:ins>
      <w:ins w:id="10728" w:author="PR Preview" w:date="2026-01-01T00:00:00Z">
        <w:r>
          <w:t xml:space="preserve">and</w:t>
        </w:r>
      </w:ins>
      <w:ins w:id="10729" w:author="PR Preview" w:date="2026-01-01T00:00:00Z">
        <w:r>
          <w:t xml:space="preserve"> </w:t>
        </w:r>
      </w:ins>
      <m:oMath>
        <m:r>
          <m:t>b</m:t>
        </m:r>
        <m:r>
          <m:rPr>
            <m:sty m:val="p"/>
          </m:rPr>
          <m:t>=</m:t>
        </m:r>
        <m:r>
          <m:rPr>
            <m:sty m:val="p"/>
          </m:rPr>
          <m:t>−</m:t>
        </m:r>
        <m:r>
          <m:t>1</m:t>
        </m:r>
      </m:oMath>
      <w:ins w:id="10730" w:author="PR Preview" w:date="2026-01-01T00:00:00Z">
        <w:r>
          <w:t xml:space="preserve"> </w:t>
        </w:r>
      </w:ins>
      <w:ins w:id="10731" w:author="PR Preview" w:date="2026-01-01T00:00:00Z">
        <w:r>
          <w:t xml:space="preserve">(</w:t>
        </w:r>
      </w:ins>
      <w:hyperlink w:anchor="exm-hyperplane-subspace">
        <w:ins w:id="10732" w:author="PR Preview" w:date="2026-01-01T00:00:00Z">
          <w:r>
            <w:rPr>
              <w:rStyle w:val="Hyperlink"/>
            </w:rPr>
            <w:t xml:space="preserve">Example 73</w:t>
          </w:r>
        </w:ins>
      </w:hyperlink>
      <w:ins w:id="10733" w:author="PR Preview" w:date="2026-01-01T00:00:00Z">
        <w:r>
          <w:t xml:space="preserve">).</w:t>
        </w:r>
      </w:ins>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del w:id="10734" w:author="PR Preview" w:date="2026-01-01T00:00:00Z">
        <w:r>
          <w:delText xml:space="preserve">Write the plane and its half-spaces using</w:delText>
        </w:r>
      </w:del>
      <w:del w:id="10735" w:author="PR Preview" w:date="2026-01-01T00:00:00Z">
        <w:r>
          <w:delText xml:space="preserve"> </w:delText>
        </w:r>
      </w:del>
      <m:oMath>
        <m:r>
          <m:rPr>
            <m:sty m:val="p"/>
          </m:rPr>
          <m:t>−</m:t>
        </m:r>
        <m:limLow>
          <m:e>
            <m:r>
              <m:t>w</m:t>
            </m:r>
          </m:e>
          <m:lim>
            <m:r>
              <m:rPr>
                <m:sty m:val="p"/>
              </m:rPr>
              <m:t>∼</m:t>
            </m:r>
          </m:lim>
        </m:limLow>
      </m:oMath>
      <w:del w:id="10736" w:author="PR Preview" w:date="2026-01-01T00:00:00Z">
        <w:r>
          <w:delText xml:space="preserve"> </w:delText>
        </w:r>
      </w:del>
      <w:del w:id="10737" w:author="PR Preview" w:date="2026-01-01T00:00:00Z">
        <w:r>
          <w:delText xml:space="preserve">and</w:delText>
        </w:r>
      </w:del>
      <w:del w:id="10738" w:author="PR Preview" w:date="2026-01-01T00:00:00Z">
        <w:r>
          <w:delText xml:space="preserve"> </w:delText>
        </w:r>
      </w:del>
      <m:oMath>
        <m:r>
          <m:rPr>
            <m:sty m:val="p"/>
          </m:rPr>
          <m:t>−</m:t>
        </m:r>
        <m:r>
          <m:t>b</m:t>
        </m:r>
      </m:oMath>
      <w:del w:id="10739" w:author="PR Preview" w:date="2026-01-01T00:00:00Z">
        <w:r>
          <w:delText xml:space="preserve">.</w:delText>
        </w:r>
      </w:del>
      <w:del w:id="10740" w:author="PR Preview" w:date="2026-01-01T00:00:00Z">
        <w:r>
          <w:delText xml:space="preserve"> </w:delText>
        </w:r>
      </w:del>
      <w:del w:id="10741" w:author="PR Preview" w:date="2026-01-01T00:00:00Z">
        <w:r>
          <w:delText xml:space="preserve">Which points from part 1 change sides?</w:delText>
        </w:r>
      </w:del>
    </w:p>
    <w:p>
      <w:pPr>
        <w:pStyle w:val="Compact"/>
        <w:numPr>
          <w:ilvl w:val="0"/>
          <w:numId w:val="1033"/>
        </w:numPr>
      </w:pPr>
      <w:ins w:id="10742" w:author="PR Preview" w:date="2026-01-01T00:00:00Z">
        <w:r>
          <w:t xml:space="preserve">Write the plane and its half-spaces using</w:t>
        </w:r>
      </w:ins>
      <w:ins w:id="10743" w:author="PR Preview" w:date="2026-01-01T00:00:00Z">
        <w:r>
          <w:t xml:space="preserve"> </w:t>
        </w:r>
      </w:ins>
      <w:ins w:id="10744" w:author="PR Preview" w:date="2026-01-01T00:00:00Z">
        <w:r>
          <w:t xml:space="preserve">$-\mathord{\smash[b]{\underset{\raise.3ex\hbox{$\scriptstyle\sim$}}{w}}\vphantom{w}}$</w:t>
        </w:r>
      </w:ins>
      <w:ins w:id="10745" w:author="PR Preview" w:date="2026-01-01T00:00:00Z">
        <w:r>
          <w:t xml:space="preserve"> </w:t>
        </w:r>
      </w:ins>
      <w:ins w:id="10746" w:author="PR Preview" w:date="2026-01-01T00:00:00Z">
        <w:r>
          <w:t xml:space="preserve">and</w:t>
        </w:r>
      </w:ins>
      <w:ins w:id="10747" w:author="PR Preview" w:date="2026-01-01T00:00:00Z">
        <w:r>
          <w:t xml:space="preserve"> </w:t>
        </w:r>
      </w:ins>
      <m:oMath>
        <m:r>
          <m:rPr>
            <m:sty m:val="p"/>
          </m:rPr>
          <m:t>−</m:t>
        </m:r>
        <m:r>
          <m:t>b</m:t>
        </m:r>
      </m:oMath>
      <w:ins w:id="10748" w:author="PR Preview" w:date="2026-01-01T00:00:00Z">
        <w:r>
          <w:t xml:space="preserve">.</w:t>
        </w:r>
      </w:ins>
      <w:ins w:id="10749" w:author="PR Preview" w:date="2026-01-01T00:00:00Z">
        <w:r>
          <w:t xml:space="preserve"> </w:t>
        </w:r>
      </w:ins>
      <w:ins w:id="10750" w:author="PR Preview" w:date="2026-01-01T00:00:00Z">
        <w:r>
          <w:t xml:space="preserve">Which points from part 1 change sides?</w:t>
        </w:r>
      </w:ins>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del w:id="10751" w:author="PR Preview" w:date="2026-01-01T00:00:00Z">
        <w:r>
          <w:delText xml:space="preserve">Compute</w:delText>
        </w:r>
      </w:del>
      <w:del w:id="10752" w:author="PR Preview" w:date="2026-01-01T00:00:00Z">
        <w:r>
          <w:delText xml:space="preserve"> </w:delText>
        </w:r>
      </w:del>
      <m:oMath>
        <m:limLow>
          <m:e>
            <m:r>
              <m:t>w</m:t>
            </m:r>
          </m:e>
          <m:lim>
            <m:r>
              <m:rPr>
                <m:sty m:val="p"/>
              </m:rPr>
              <m:t>∼</m:t>
            </m:r>
          </m:lim>
        </m:limLow>
        <m:r>
          <m:rPr>
            <m:sty m:val="p"/>
          </m:rPr>
          <m:t>⋅</m:t>
        </m:r>
        <m:limLow>
          <m:e>
            <m:r>
              <m:t>x</m:t>
            </m:r>
          </m:e>
          <m:lim>
            <m:r>
              <m:rPr>
                <m:sty m:val="p"/>
              </m:rPr>
              <m:t>∼</m:t>
            </m:r>
          </m:lim>
        </m:limLow>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del w:id="10753" w:author="PR Preview" w:date="2026-01-01T00:00:00Z">
        <w:r>
          <w:delText xml:space="preserve"> </w:delText>
        </w:r>
      </w:del>
      <w:del w:id="10754" w:author="PR Preview" w:date="2026-01-01T00:00:00Z">
        <w:r>
          <w:delText xml:space="preserve">at each point.</w:delText>
        </w:r>
      </w:del>
    </w:p>
    <w:p>
      <w:pPr>
        <w:numPr>
          <w:ilvl w:val="0"/>
          <w:numId w:val="1034"/>
        </w:numPr>
      </w:pPr>
      <w:ins w:id="10755" w:author="PR Preview" w:date="2026-01-01T00:00:00Z">
        <w:r>
          <w:t xml:space="preserve">Compute</w:t>
        </w:r>
      </w:ins>
      <w:ins w:id="10756" w:author="PR Preview" w:date="2026-01-01T00:00:00Z">
        <w:r>
          <w:t xml:space="preserve"> </w:t>
        </w:r>
      </w:ins>
      <w:ins w:id="10757" w:author="PR Preview" w:date="2026-01-01T00:00:00Z">
        <w:r>
          <w:t xml:space="preserve">$\mathord{\smash[b]{\underset{\raise.3ex\hbox{$\scriptstyle\sim$}}{w}}\vphantom{w}} \cdot \mathord{\smash[b]{\underset{\raise.3ex\hbox{$\scriptstyle\sim$}}{x}}\vphantom{x}} + b = x_1 + x_2 + x_3 - 1$</w:t>
        </w:r>
      </w:ins>
      <w:ins w:id="10758" w:author="PR Preview" w:date="2026-01-01T00:00:00Z">
        <w:r>
          <w:t xml:space="preserve"> </w:t>
        </w:r>
      </w:ins>
      <w:ins w:id="10759" w:author="PR Preview" w:date="2026-01-01T00:00:00Z">
        <w:r>
          <w:t xml:space="preserve">at each point.</w:t>
        </w:r>
      </w:ins>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del w:id="10760" w:author="PR Preview" w:date="2026-01-01T00:00:00Z">
        <w:r>
          <w:delText xml:space="preserve">With</w:delText>
        </w:r>
      </w:del>
      <w:del w:id="10761" w:author="PR Preview" w:date="2026-01-01T00:00:00Z">
        <w:r>
          <w:delText xml:space="preserve"> </w:delText>
        </w:r>
      </w:del>
      <m:oMath>
        <m:r>
          <m:rPr>
            <m:sty m:val="p"/>
          </m:rPr>
          <m:t>−</m:t>
        </m:r>
        <m:limLow>
          <m:e>
            <m:r>
              <m:t>w</m:t>
            </m:r>
          </m:e>
          <m:lim>
            <m:r>
              <m:rPr>
                <m:sty m:val="p"/>
              </m:rPr>
              <m:t>∼</m:t>
            </m:r>
          </m:lim>
        </m:limLow>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del w:id="10762" w:author="PR Preview" w:date="2026-01-01T00:00:00Z">
        <w:r>
          <w:delText xml:space="preserve"> </w:delText>
        </w:r>
      </w:del>
      <w:del w:id="10763" w:author="PR Preview" w:date="2026-01-01T00:00:00Z">
        <w:r>
          <w:delText xml:space="preserve">and</w:delText>
        </w:r>
      </w:del>
      <w:del w:id="10764" w:author="PR Preview" w:date="2026-01-01T00:00:00Z">
        <w:r>
          <w:delText xml:space="preserve"> </w:delText>
        </w:r>
      </w:del>
      <m:oMath>
        <m:r>
          <m:rPr>
            <m:sty m:val="p"/>
          </m:rPr>
          <m:t>−</m:t>
        </m:r>
        <m:r>
          <m:t>b</m:t>
        </m:r>
        <m:r>
          <m:rPr>
            <m:sty m:val="p"/>
          </m:rPr>
          <m:t>=</m:t>
        </m:r>
        <m:r>
          <m:t>1</m:t>
        </m:r>
      </m:oMath>
      <w:del w:id="10765" w:author="PR Preview" w:date="2026-01-01T00:00:00Z">
        <w:r>
          <w:delText xml:space="preserve">, the equation is</w:delText>
        </w:r>
      </w:del>
      <w:del w:id="10766" w:author="PR Preview" w:date="2026-01-01T00:00:00Z">
        <w:r>
          <w:delText xml:space="preserve"> </w:delText>
        </w:r>
      </w:del>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del w:id="10767" w:author="PR Preview" w:date="2026-01-01T00:00:00Z">
        <w:r>
          <w:delText xml:space="preserve">.</w:delText>
        </w:r>
      </w:del>
      <w:del w:id="10768" w:author="PR Preview" w:date="2026-01-01T00:00:00Z">
        <w:r>
          <w:delText xml:space="preserve"> </w:delText>
        </w:r>
      </w:del>
      <w:del w:id="10769" w:author="PR Preview" w:date="2026-01-01T00:00:00Z">
        <w:r>
          <w:delText xml:space="preserve">Multiplying both sides by</w:delText>
        </w:r>
      </w:del>
      <w:del w:id="10770" w:author="PR Preview" w:date="2026-01-01T00:00:00Z">
        <w:r>
          <w:delText xml:space="preserve"> </w:delText>
        </w:r>
      </w:del>
      <m:oMath>
        <m:r>
          <m:rPr>
            <m:sty m:val="p"/>
          </m:rPr>
          <m:t>−</m:t>
        </m:r>
        <m:r>
          <m:t>1</m:t>
        </m:r>
      </m:oMath>
      <w:del w:id="10771" w:author="PR Preview" w:date="2026-01-01T00:00:00Z">
        <w:r>
          <w:delText xml:space="preserve"> </w:delText>
        </w:r>
      </w:del>
      <w:del w:id="10772" w:author="PR Preview" w:date="2026-01-01T00:00:00Z">
        <w:r>
          <w:delText xml:space="preserve">gives the original equation, so it is the same plane.</w:delText>
        </w:r>
      </w:del>
      <w:del w:id="10773" w:author="PR Preview" w:date="2026-01-01T00:00:00Z">
        <w:r>
          <w:delText xml:space="preserve"> </w:delText>
        </w:r>
      </w:del>
      <w:del w:id="10774" w:author="PR Preview" w:date="2026-01-01T00:00:00Z">
        <w:r>
          <w:delText xml:space="preserve">The new expression is the negative of the old one at every point,</w:delText>
        </w:r>
      </w:del>
      <w:del w:id="10775" w:author="PR Preview" w:date="2026-01-01T00:00:00Z">
        <w:r>
          <w:delText xml:space="preserve"> </w:delText>
        </w:r>
      </w:del>
      <w:del w:id="10776" w:author="PR Preview" w:date="2026-01-01T00:00:00Z">
        <w:r>
          <w:delText xml:space="preserve">so the new positive half-space is the old</w:delText>
        </w:r>
      </w:del>
      <w:del w:id="10777" w:author="PR Preview" w:date="2026-01-01T00:00:00Z">
        <w:r>
          <w:delText xml:space="preserve"> </w:delText>
        </w:r>
      </w:del>
      <m:oMath>
        <m:sSup>
          <m:e>
            <m:r>
              <m:rPr>
                <m:scr m:val="script"/>
                <m:sty m:val="p"/>
              </m:rPr>
              <m:t>H</m:t>
            </m:r>
          </m:e>
          <m:sup>
            <m:r>
              <m:rPr>
                <m:sty m:val="p"/>
              </m:rPr>
              <m:t>−</m:t>
            </m:r>
          </m:sup>
        </m:sSup>
      </m:oMath>
      <w:del w:id="10778" w:author="PR Preview" w:date="2026-01-01T00:00:00Z">
        <w:r>
          <w:delText xml:space="preserve"> </w:delText>
        </w:r>
      </w:del>
      <w:del w:id="10779" w:author="PR Preview" w:date="2026-01-01T00:00:00Z">
        <w:r>
          <w:delText xml:space="preserve">and the new negative half-space is the old</w:delText>
        </w:r>
      </w:del>
      <w:del w:id="10780" w:author="PR Preview" w:date="2026-01-01T00:00:00Z">
        <w:r>
          <w:delText xml:space="preserve"> </w:delText>
        </w:r>
      </w:del>
      <m:oMath>
        <m:sSup>
          <m:e>
            <m:r>
              <m:rPr>
                <m:scr m:val="script"/>
                <m:sty m:val="p"/>
              </m:rPr>
              <m:t>H</m:t>
            </m:r>
          </m:e>
          <m:sup>
            <m:r>
              <m:rPr>
                <m:sty m:val="p"/>
              </m:rPr>
              <m:t>+</m:t>
            </m:r>
          </m:sup>
        </m:sSup>
      </m:oMath>
      <w:del w:id="10781" w:author="PR Preview" w:date="2026-01-01T00:00:00Z">
        <w:r>
          <w:delText xml:space="preserve">.</w:delText>
        </w:r>
      </w:del>
      <w:del w:id="10782" w:author="PR Preview" w:date="2026-01-01T00:00:00Z">
        <w:r>
          <w:delText xml:space="preserve"> </w:delText>
        </w:r>
      </w:del>
      <w:del w:id="10783" w:author="PR Preview" w:date="2026-01-01T00:00:00Z">
        <w:r>
          <w:delText xml:space="preserve">The origin</w:delText>
        </w:r>
      </w:del>
      <w:del w:id="10784" w:author="PR Preview" w:date="2026-01-01T00:00:00Z">
        <w:r>
          <w:delText xml:space="preserve"> </w:delText>
        </w:r>
      </w:del>
      <m:oMath>
        <m:r>
          <m:rPr>
            <m:sty m:val="p"/>
          </m:rPr>
          <m:t>(</m:t>
        </m:r>
        <m:r>
          <m:t>0</m:t>
        </m:r>
        <m:r>
          <m:rPr>
            <m:sty m:val="p"/>
          </m:rPr>
          <m:t>,</m:t>
        </m:r>
        <m:r>
          <m:t>0</m:t>
        </m:r>
        <m:r>
          <m:rPr>
            <m:sty m:val="p"/>
          </m:rPr>
          <m:t>,</m:t>
        </m:r>
        <m:r>
          <m:t>0</m:t>
        </m:r>
        <m:r>
          <m:rPr>
            <m:sty m:val="p"/>
          </m:rPr>
          <m:t>)</m:t>
        </m:r>
      </m:oMath>
      <w:del w:id="10785" w:author="PR Preview" w:date="2026-01-01T00:00:00Z">
        <w:r>
          <w:delText xml:space="preserve"> </w:delText>
        </w:r>
      </w:del>
      <w:del w:id="10786" w:author="PR Preview" w:date="2026-01-01T00:00:00Z">
        <w:r>
          <w:delText xml:space="preserve">is now in the positive half-space,</w:delText>
        </w:r>
      </w:del>
      <w:del w:id="10787" w:author="PR Preview" w:date="2026-01-01T00:00:00Z">
        <w:r>
          <w:delText xml:space="preserve"> </w:delText>
        </w:r>
      </w:del>
      <w:del w:id="10788" w:author="PR Preview" w:date="2026-01-01T00:00:00Z">
        <w:r>
          <w:delText xml:space="preserve">and</w:delText>
        </w:r>
      </w:del>
      <w:del w:id="10789" w:author="PR Preview" w:date="2026-01-01T00:00:00Z">
        <w:r>
          <w:delText xml:space="preserve"> </w:delText>
        </w:r>
      </w:del>
      <m:oMath>
        <m:r>
          <m:rPr>
            <m:sty m:val="p"/>
          </m:rPr>
          <m:t>(</m:t>
        </m:r>
        <m:r>
          <m:t>1</m:t>
        </m:r>
        <m:r>
          <m:rPr>
            <m:sty m:val="p"/>
          </m:rPr>
          <m:t>,</m:t>
        </m:r>
        <m:r>
          <m:t>1</m:t>
        </m:r>
        <m:r>
          <m:rPr>
            <m:sty m:val="p"/>
          </m:rPr>
          <m:t>,</m:t>
        </m:r>
        <m:r>
          <m:t>1</m:t>
        </m:r>
        <m:r>
          <m:rPr>
            <m:sty m:val="p"/>
          </m:rPr>
          <m:t>)</m:t>
        </m:r>
      </m:oMath>
      <w:del w:id="10790" w:author="PR Preview" w:date="2026-01-01T00:00:00Z">
        <w:r>
          <w:delText xml:space="preserve"> </w:delText>
        </w:r>
      </w:del>
      <w:del w:id="10791" w:author="PR Preview" w:date="2026-01-01T00:00:00Z">
        <w:r>
          <w:delText xml:space="preserve">is now in the negative half-space.</w:delText>
        </w:r>
      </w:del>
      <w:del w:id="10792" w:author="PR Preview" w:date="2026-01-01T00:00:00Z">
        <w:r>
          <w:delText xml:space="preserve"> </w:delText>
        </w:r>
      </w:del>
      <w:del w:id="10793" w:author="PR Preview" w:date="2026-01-01T00:00:00Z">
        <w:r>
          <w:delText xml:space="preserve">The point</w:delText>
        </w:r>
      </w:del>
      <w:del w:id="10794" w:author="PR Preview" w:date="2026-01-01T00:00:00Z">
        <w:r>
          <w:delText xml:space="preserve"> </w:delText>
        </w:r>
      </w:del>
      <m:oMath>
        <m:r>
          <m:rPr>
            <m:sty m:val="p"/>
          </m:rPr>
          <m:t>(</m:t>
        </m:r>
        <m:r>
          <m:t>1</m:t>
        </m:r>
        <m:r>
          <m:rPr>
            <m:sty m:val="p"/>
          </m:rPr>
          <m:t>,</m:t>
        </m:r>
        <m:r>
          <m:t>0</m:t>
        </m:r>
        <m:r>
          <m:rPr>
            <m:sty m:val="p"/>
          </m:rPr>
          <m:t>,</m:t>
        </m:r>
        <m:r>
          <m:t>0</m:t>
        </m:r>
        <m:r>
          <m:rPr>
            <m:sty m:val="p"/>
          </m:rPr>
          <m:t>)</m:t>
        </m:r>
      </m:oMath>
      <w:del w:id="10795" w:author="PR Preview" w:date="2026-01-01T00:00:00Z">
        <w:r>
          <w:delText xml:space="preserve"> </w:delText>
        </w:r>
      </w:del>
      <w:del w:id="10796" w:author="PR Preview" w:date="2026-01-01T00:00:00Z">
        <w:r>
          <w:delText xml:space="preserve">stays on the plane.</w:delText>
        </w:r>
      </w:del>
      <w:del w:id="10797" w:author="PR Preview" w:date="2026-01-01T00:00:00Z">
        <w:r>
          <w:delText xml:space="preserve"> </w:delText>
        </w:r>
      </w:del>
      <w:del w:id="10798" w:author="PR Preview" w:date="2026-01-01T00:00:00Z">
        <w:r>
          <w:delText xml:space="preserve">So the origin and</w:delText>
        </w:r>
      </w:del>
      <w:del w:id="10799" w:author="PR Preview" w:date="2026-01-01T00:00:00Z">
        <w:r>
          <w:delText xml:space="preserve"> </w:delText>
        </w:r>
      </w:del>
      <m:oMath>
        <m:r>
          <m:rPr>
            <m:sty m:val="p"/>
          </m:rPr>
          <m:t>(</m:t>
        </m:r>
        <m:r>
          <m:t>1</m:t>
        </m:r>
        <m:r>
          <m:rPr>
            <m:sty m:val="p"/>
          </m:rPr>
          <m:t>,</m:t>
        </m:r>
        <m:r>
          <m:t>1</m:t>
        </m:r>
        <m:r>
          <m:rPr>
            <m:sty m:val="p"/>
          </m:rPr>
          <m:t>,</m:t>
        </m:r>
        <m:r>
          <m:t>1</m:t>
        </m:r>
        <m:r>
          <m:rPr>
            <m:sty m:val="p"/>
          </m:rPr>
          <m:t>)</m:t>
        </m:r>
      </m:oMath>
      <w:del w:id="10800" w:author="PR Preview" w:date="2026-01-01T00:00:00Z">
        <w:r>
          <w:delText xml:space="preserve"> </w:delText>
        </w:r>
      </w:del>
      <w:del w:id="10801" w:author="PR Preview" w:date="2026-01-01T00:00:00Z">
        <w:r>
          <w:delText xml:space="preserve">both change names, and the point on the plane does not.</w:delText>
        </w:r>
      </w:del>
    </w:p>
    <w:p>
      <w:pPr>
        <w:numPr>
          <w:ilvl w:val="0"/>
          <w:numId w:val="1034"/>
        </w:numPr>
      </w:pPr>
      <w:del w:id="10802" w:author="PR Preview" w:date="2026-01-01T00:00:00Z">
        <w:r>
          <w:delText xml:space="preserve">Here</w:delText>
        </w:r>
      </w:del>
      <w:del w:id="10803" w:author="PR Preview" w:date="2026-01-01T00:00:00Z">
        <w:r>
          <w:delText xml:space="preserve"> </w:delText>
        </w:r>
      </w:del>
      <m:oMath>
        <m:r>
          <m:t>p</m:t>
        </m:r>
        <m:r>
          <m:rPr>
            <m:sty m:val="p"/>
          </m:rPr>
          <m:t>=</m:t>
        </m:r>
        <m:r>
          <m:t>3</m:t>
        </m:r>
      </m:oMath>
      <w:del w:id="10804" w:author="PR Preview" w:date="2026-01-01T00:00:00Z">
        <w:r>
          <w:delText xml:space="preserve">.</w:delText>
        </w:r>
      </w:del>
      <w:del w:id="10805" w:author="PR Preview" w:date="2026-01-01T00:00:00Z">
        <w:r>
          <w:delText xml:space="preserve"> </w:delText>
        </w:r>
      </w:del>
      <m:oMath>
        <m:r>
          <m:t>D</m:t>
        </m:r>
        <m:r>
          <m:rPr>
            <m:sty m:val="p"/>
          </m:rPr>
          <m:t>(</m:t>
        </m:r>
        <m:r>
          <m:rPr>
            <m:scr m:val="script"/>
            <m:sty m:val="p"/>
          </m:rPr>
          <m:t>H</m:t>
        </m:r>
        <m:r>
          <m:rPr>
            <m:sty m:val="p"/>
          </m:rPr>
          <m:t>)</m:t>
        </m:r>
      </m:oMath>
      <w:del w:id="10806" w:author="PR Preview" w:date="2026-01-01T00:00:00Z">
        <w:r>
          <w:delText xml:space="preserve"> </w:delText>
        </w:r>
      </w:del>
      <w:del w:id="10807" w:author="PR Preview" w:date="2026-01-01T00:00:00Z">
        <w:r>
          <w:delText xml:space="preserve">is the subspace</w:delText>
        </w:r>
      </w:del>
      <w:del w:id="10808" w:author="PR Preview" w:date="2026-01-01T00:00:00Z">
        <w:r>
          <w:delText xml:space="preserve"> </w:delText>
        </w:r>
      </w:del>
      <m:oMath>
        <m:r>
          <m:t>​</m:t>
        </m:r>
        <m:d>
          <m:dPr>
            <m:begChr m:val="{"/>
            <m:sepChr m:val=""/>
            <m:endChr m:val="}"/>
            <m:grow/>
          </m:dPr>
          <m:e>
            <m:limLow>
              <m:e>
                <m:r>
                  <m:t>s</m:t>
                </m:r>
              </m:e>
              <m:lim>
                <m:r>
                  <m:rPr>
                    <m:sty m:val="p"/>
                  </m:rPr>
                  <m:t>∼</m:t>
                </m:r>
              </m:lim>
            </m:limLow>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del w:id="10809" w:author="PR Preview" w:date="2026-01-01T00:00:00Z">
        <w:r>
          <w:delText xml:space="preserve">, which has dimension</w:delText>
        </w:r>
      </w:del>
      <w:del w:id="10810" w:author="PR Preview" w:date="2026-01-01T00:00:00Z">
        <w:r>
          <w:delText xml:space="preserve"> </w:delText>
        </w:r>
      </w:del>
      <m:oMath>
        <m:r>
          <m:t>p</m:t>
        </m:r>
        <m:r>
          <m:rPr>
            <m:sty m:val="p"/>
          </m:rPr>
          <m:t>−</m:t>
        </m:r>
        <m:r>
          <m:t>1</m:t>
        </m:r>
        <m:r>
          <m:rPr>
            <m:sty m:val="p"/>
          </m:rPr>
          <m:t>=</m:t>
        </m:r>
        <m:r>
          <m:t>2</m:t>
        </m:r>
      </m:oMath>
      <w:del w:id="10811" w:author="PR Preview" w:date="2026-01-01T00:00:00Z">
        <w:r>
          <w:delText xml:space="preserve">.</w:delText>
        </w:r>
      </w:del>
      <w:del w:id="10812" w:author="PR Preview" w:date="2026-01-01T00:00:00Z">
        <w:r>
          <w:delText xml:space="preserve"> </w:delText>
        </w:r>
      </w:del>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del w:id="10813" w:author="PR Preview" w:date="2026-01-01T00:00:00Z">
        <w:r>
          <w:delText xml:space="preserve"> </w:delText>
        </w:r>
      </w:del>
      <w:del w:id="10814" w:author="PR Preview" w:date="2026-01-01T00:00:00Z">
        <w:r>
          <w:delText xml:space="preserve">has dimension</w:delText>
        </w:r>
      </w:del>
      <w:del w:id="10815" w:author="PR Preview" w:date="2026-01-01T00:00:00Z">
        <w:r>
          <w:delText xml:space="preserve"> </w:delText>
        </w:r>
      </w:del>
      <m:oMath>
        <m:r>
          <m:t>p</m:t>
        </m:r>
        <m:r>
          <m:rPr>
            <m:sty m:val="p"/>
          </m:rPr>
          <m:t>=</m:t>
        </m:r>
        <m:r>
          <m:t>3</m:t>
        </m:r>
      </m:oMath>
      <w:del w:id="10816" w:author="PR Preview" w:date="2026-01-01T00:00:00Z">
        <w:r>
          <w:delText xml:space="preserve">.</w:delText>
        </w:r>
      </w:del>
    </w:p>
    <w:p>
      <w:pPr>
        <w:numPr>
          <w:ilvl w:val="0"/>
          <w:numId w:val="1034"/>
        </w:numPr>
      </w:pPr>
      <w:ins w:id="10817" w:author="PR Preview" w:date="2026-01-01T00:00:00Z">
        <w:r>
          <w:t xml:space="preserve">With</w:t>
        </w:r>
      </w:ins>
      <w:ins w:id="10818" w:author="PR Preview" w:date="2026-01-01T00:00:00Z">
        <w:r>
          <w:t xml:space="preserve"> </w:t>
        </w:r>
      </w:ins>
      <w:ins w:id="10819" w:author="PR Preview" w:date="2026-01-01T00:00:00Z">
        <w:r>
          <w:t xml:space="preserve">$-\mathord{\smash[b]{\underset{\raise.3ex\hbox{$\scriptstyle\sim$}}{w}}\vphantom{w}} = (-1, -1, -1)$</w:t>
        </w:r>
      </w:ins>
      <w:ins w:id="10820" w:author="PR Preview" w:date="2026-01-01T00:00:00Z">
        <w:r>
          <w:t xml:space="preserve"> </w:t>
        </w:r>
      </w:ins>
      <w:ins w:id="10821" w:author="PR Preview" w:date="2026-01-01T00:00:00Z">
        <w:r>
          <w:t xml:space="preserve">and</w:t>
        </w:r>
      </w:ins>
      <w:ins w:id="10822" w:author="PR Preview" w:date="2026-01-01T00:00:00Z">
        <w:r>
          <w:t xml:space="preserve"> </w:t>
        </w:r>
      </w:ins>
      <m:oMath>
        <m:r>
          <m:rPr>
            <m:sty m:val="p"/>
          </m:rPr>
          <m:t>−</m:t>
        </m:r>
        <m:r>
          <m:t>b</m:t>
        </m:r>
        <m:r>
          <m:rPr>
            <m:sty m:val="p"/>
          </m:rPr>
          <m:t>=</m:t>
        </m:r>
        <m:r>
          <m:t>1</m:t>
        </m:r>
      </m:oMath>
      <w:ins w:id="10823" w:author="PR Preview" w:date="2026-01-01T00:00:00Z">
        <w:r>
          <w:t xml:space="preserve">, the equation is</w:t>
        </w:r>
      </w:ins>
      <w:ins w:id="10824" w:author="PR Preview" w:date="2026-01-01T00:00:00Z">
        <w:r>
          <w:t xml:space="preserve"> </w:t>
        </w:r>
      </w:ins>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ins w:id="10825" w:author="PR Preview" w:date="2026-01-01T00:00:00Z">
        <w:r>
          <w:t xml:space="preserve">.</w:t>
        </w:r>
      </w:ins>
      <w:ins w:id="10826" w:author="PR Preview" w:date="2026-01-01T00:00:00Z">
        <w:r>
          <w:t xml:space="preserve"> </w:t>
        </w:r>
      </w:ins>
      <w:ins w:id="10827" w:author="PR Preview" w:date="2026-01-01T00:00:00Z">
        <w:r>
          <w:t xml:space="preserve">Multiplying both sides by</w:t>
        </w:r>
      </w:ins>
      <w:ins w:id="10828" w:author="PR Preview" w:date="2026-01-01T00:00:00Z">
        <w:r>
          <w:t xml:space="preserve"> </w:t>
        </w:r>
      </w:ins>
      <m:oMath>
        <m:r>
          <m:rPr>
            <m:sty m:val="p"/>
          </m:rPr>
          <m:t>−</m:t>
        </m:r>
        <m:r>
          <m:t>1</m:t>
        </m:r>
      </m:oMath>
      <w:ins w:id="10829" w:author="PR Preview" w:date="2026-01-01T00:00:00Z">
        <w:r>
          <w:t xml:space="preserve"> </w:t>
        </w:r>
      </w:ins>
      <w:ins w:id="10830" w:author="PR Preview" w:date="2026-01-01T00:00:00Z">
        <w:r>
          <w:t xml:space="preserve">gives the original equation, so it is the same plane.</w:t>
        </w:r>
      </w:ins>
      <w:ins w:id="10831" w:author="PR Preview" w:date="2026-01-01T00:00:00Z">
        <w:r>
          <w:t xml:space="preserve"> </w:t>
        </w:r>
      </w:ins>
      <w:ins w:id="10832" w:author="PR Preview" w:date="2026-01-01T00:00:00Z">
        <w:r>
          <w:t xml:space="preserve">The new expression is the negative of the old one at every point,</w:t>
        </w:r>
      </w:ins>
      <w:ins w:id="10833" w:author="PR Preview" w:date="2026-01-01T00:00:00Z">
        <w:r>
          <w:t xml:space="preserve"> </w:t>
        </w:r>
      </w:ins>
      <w:ins w:id="10834" w:author="PR Preview" w:date="2026-01-01T00:00:00Z">
        <w:r>
          <w:t xml:space="preserve">so the new positive half-space is the old</w:t>
        </w:r>
      </w:ins>
      <w:ins w:id="10835" w:author="PR Preview" w:date="2026-01-01T00:00:00Z">
        <w:r>
          <w:t xml:space="preserve"> </w:t>
        </w:r>
      </w:ins>
      <m:oMath>
        <m:sSup>
          <m:e>
            <m:r>
              <m:rPr>
                <m:scr m:val="script"/>
                <m:sty m:val="p"/>
              </m:rPr>
              <m:t>H</m:t>
            </m:r>
          </m:e>
          <m:sup>
            <m:r>
              <m:rPr>
                <m:sty m:val="p"/>
              </m:rPr>
              <m:t>−</m:t>
            </m:r>
          </m:sup>
        </m:sSup>
      </m:oMath>
      <w:ins w:id="10836" w:author="PR Preview" w:date="2026-01-01T00:00:00Z">
        <w:r>
          <w:t xml:space="preserve"> </w:t>
        </w:r>
      </w:ins>
      <w:ins w:id="10837" w:author="PR Preview" w:date="2026-01-01T00:00:00Z">
        <w:r>
          <w:t xml:space="preserve">and the new negative half-space is the old</w:t>
        </w:r>
      </w:ins>
      <w:ins w:id="10838" w:author="PR Preview" w:date="2026-01-01T00:00:00Z">
        <w:r>
          <w:t xml:space="preserve"> </w:t>
        </w:r>
      </w:ins>
      <m:oMath>
        <m:sSup>
          <m:e>
            <m:r>
              <m:rPr>
                <m:scr m:val="script"/>
                <m:sty m:val="p"/>
              </m:rPr>
              <m:t>H</m:t>
            </m:r>
          </m:e>
          <m:sup>
            <m:r>
              <m:rPr>
                <m:sty m:val="p"/>
              </m:rPr>
              <m:t>+</m:t>
            </m:r>
          </m:sup>
        </m:sSup>
      </m:oMath>
      <w:ins w:id="10839" w:author="PR Preview" w:date="2026-01-01T00:00:00Z">
        <w:r>
          <w:t xml:space="preserve">.</w:t>
        </w:r>
      </w:ins>
      <w:ins w:id="10840" w:author="PR Preview" w:date="2026-01-01T00:00:00Z">
        <w:r>
          <w:t xml:space="preserve"> </w:t>
        </w:r>
      </w:ins>
      <w:ins w:id="10841" w:author="PR Preview" w:date="2026-01-01T00:00:00Z">
        <w:r>
          <w:t xml:space="preserve">The origin</w:t>
        </w:r>
      </w:ins>
      <w:ins w:id="10842" w:author="PR Preview" w:date="2026-01-01T00:00:00Z">
        <w:r>
          <w:t xml:space="preserve"> </w:t>
        </w:r>
      </w:ins>
      <m:oMath>
        <m:r>
          <m:rPr>
            <m:sty m:val="p"/>
          </m:rPr>
          <m:t>(</m:t>
        </m:r>
        <m:r>
          <m:t>0</m:t>
        </m:r>
        <m:r>
          <m:rPr>
            <m:sty m:val="p"/>
          </m:rPr>
          <m:t>,</m:t>
        </m:r>
        <m:r>
          <m:t>0</m:t>
        </m:r>
        <m:r>
          <m:rPr>
            <m:sty m:val="p"/>
          </m:rPr>
          <m:t>,</m:t>
        </m:r>
        <m:r>
          <m:t>0</m:t>
        </m:r>
        <m:r>
          <m:rPr>
            <m:sty m:val="p"/>
          </m:rPr>
          <m:t>)</m:t>
        </m:r>
      </m:oMath>
      <w:ins w:id="10843" w:author="PR Preview" w:date="2026-01-01T00:00:00Z">
        <w:r>
          <w:t xml:space="preserve"> </w:t>
        </w:r>
      </w:ins>
      <w:ins w:id="10844" w:author="PR Preview" w:date="2026-01-01T00:00:00Z">
        <w:r>
          <w:t xml:space="preserve">is now in the positive half-space,</w:t>
        </w:r>
      </w:ins>
      <w:ins w:id="10845" w:author="PR Preview" w:date="2026-01-01T00:00:00Z">
        <w:r>
          <w:t xml:space="preserve"> </w:t>
        </w:r>
      </w:ins>
      <w:ins w:id="10846" w:author="PR Preview" w:date="2026-01-01T00:00:00Z">
        <w:r>
          <w:t xml:space="preserve">and</w:t>
        </w:r>
      </w:ins>
      <w:ins w:id="10847" w:author="PR Preview" w:date="2026-01-01T00:00:00Z">
        <w:r>
          <w:t xml:space="preserve"> </w:t>
        </w:r>
      </w:ins>
      <m:oMath>
        <m:r>
          <m:rPr>
            <m:sty m:val="p"/>
          </m:rPr>
          <m:t>(</m:t>
        </m:r>
        <m:r>
          <m:t>1</m:t>
        </m:r>
        <m:r>
          <m:rPr>
            <m:sty m:val="p"/>
          </m:rPr>
          <m:t>,</m:t>
        </m:r>
        <m:r>
          <m:t>1</m:t>
        </m:r>
        <m:r>
          <m:rPr>
            <m:sty m:val="p"/>
          </m:rPr>
          <m:t>,</m:t>
        </m:r>
        <m:r>
          <m:t>1</m:t>
        </m:r>
        <m:r>
          <m:rPr>
            <m:sty m:val="p"/>
          </m:rPr>
          <m:t>)</m:t>
        </m:r>
      </m:oMath>
      <w:ins w:id="10848" w:author="PR Preview" w:date="2026-01-01T00:00:00Z">
        <w:r>
          <w:t xml:space="preserve"> </w:t>
        </w:r>
      </w:ins>
      <w:ins w:id="10849" w:author="PR Preview" w:date="2026-01-01T00:00:00Z">
        <w:r>
          <w:t xml:space="preserve">is now in the negative half-space.</w:t>
        </w:r>
      </w:ins>
      <w:ins w:id="10850" w:author="PR Preview" w:date="2026-01-01T00:00:00Z">
        <w:r>
          <w:t xml:space="preserve"> </w:t>
        </w:r>
      </w:ins>
      <w:ins w:id="10851" w:author="PR Preview" w:date="2026-01-01T00:00:00Z">
        <w:r>
          <w:t xml:space="preserve">The point</w:t>
        </w:r>
      </w:ins>
      <w:ins w:id="10852" w:author="PR Preview" w:date="2026-01-01T00:00:00Z">
        <w:r>
          <w:t xml:space="preserve"> </w:t>
        </w:r>
      </w:ins>
      <m:oMath>
        <m:r>
          <m:rPr>
            <m:sty m:val="p"/>
          </m:rPr>
          <m:t>(</m:t>
        </m:r>
        <m:r>
          <m:t>1</m:t>
        </m:r>
        <m:r>
          <m:rPr>
            <m:sty m:val="p"/>
          </m:rPr>
          <m:t>,</m:t>
        </m:r>
        <m:r>
          <m:t>0</m:t>
        </m:r>
        <m:r>
          <m:rPr>
            <m:sty m:val="p"/>
          </m:rPr>
          <m:t>,</m:t>
        </m:r>
        <m:r>
          <m:t>0</m:t>
        </m:r>
        <m:r>
          <m:rPr>
            <m:sty m:val="p"/>
          </m:rPr>
          <m:t>)</m:t>
        </m:r>
      </m:oMath>
      <w:ins w:id="10853" w:author="PR Preview" w:date="2026-01-01T00:00:00Z">
        <w:r>
          <w:t xml:space="preserve"> </w:t>
        </w:r>
      </w:ins>
      <w:ins w:id="10854" w:author="PR Preview" w:date="2026-01-01T00:00:00Z">
        <w:r>
          <w:t xml:space="preserve">stays on the plane.</w:t>
        </w:r>
      </w:ins>
      <w:ins w:id="10855" w:author="PR Preview" w:date="2026-01-01T00:00:00Z">
        <w:r>
          <w:t xml:space="preserve"> </w:t>
        </w:r>
      </w:ins>
      <w:ins w:id="10856" w:author="PR Preview" w:date="2026-01-01T00:00:00Z">
        <w:r>
          <w:t xml:space="preserve">So the origin and</w:t>
        </w:r>
      </w:ins>
      <w:ins w:id="10857" w:author="PR Preview" w:date="2026-01-01T00:00:00Z">
        <w:r>
          <w:t xml:space="preserve"> </w:t>
        </w:r>
      </w:ins>
      <m:oMath>
        <m:r>
          <m:rPr>
            <m:sty m:val="p"/>
          </m:rPr>
          <m:t>(</m:t>
        </m:r>
        <m:r>
          <m:t>1</m:t>
        </m:r>
        <m:r>
          <m:rPr>
            <m:sty m:val="p"/>
          </m:rPr>
          <m:t>,</m:t>
        </m:r>
        <m:r>
          <m:t>1</m:t>
        </m:r>
        <m:r>
          <m:rPr>
            <m:sty m:val="p"/>
          </m:rPr>
          <m:t>,</m:t>
        </m:r>
        <m:r>
          <m:t>1</m:t>
        </m:r>
        <m:r>
          <m:rPr>
            <m:sty m:val="p"/>
          </m:rPr>
          <m:t>)</m:t>
        </m:r>
      </m:oMath>
      <w:ins w:id="10858" w:author="PR Preview" w:date="2026-01-01T00:00:00Z">
        <w:r>
          <w:t xml:space="preserve"> </w:t>
        </w:r>
      </w:ins>
      <w:ins w:id="10859" w:author="PR Preview" w:date="2026-01-01T00:00:00Z">
        <w:r>
          <w:t xml:space="preserve">both change names, and the point on the plane does not.</w:t>
        </w:r>
      </w:ins>
    </w:p>
    <w:p>
      <w:pPr>
        <w:numPr>
          <w:ilvl w:val="0"/>
          <w:numId w:val="1034"/>
        </w:numPr>
      </w:pPr>
      <w:ins w:id="10860" w:author="PR Preview" w:date="2026-01-01T00:00:00Z">
        <w:r>
          <w:t xml:space="preserve">Here</w:t>
        </w:r>
      </w:ins>
      <w:ins w:id="10861" w:author="PR Preview" w:date="2026-01-01T00:00:00Z">
        <w:r>
          <w:t xml:space="preserve"> </w:t>
        </w:r>
      </w:ins>
      <m:oMath>
        <m:r>
          <m:t>p</m:t>
        </m:r>
        <m:r>
          <m:rPr>
            <m:sty m:val="p"/>
          </m:rPr>
          <m:t>=</m:t>
        </m:r>
        <m:r>
          <m:t>3</m:t>
        </m:r>
      </m:oMath>
      <w:ins w:id="10862" w:author="PR Preview" w:date="2026-01-01T00:00:00Z">
        <w:r>
          <w:t xml:space="preserve">.</w:t>
        </w:r>
      </w:ins>
      <w:ins w:id="10863" w:author="PR Preview" w:date="2026-01-01T00:00:00Z">
        <w:r>
          <w:t xml:space="preserve"> </w:t>
        </w:r>
      </w:ins>
      <m:oMath>
        <m:r>
          <m:t>D</m:t>
        </m:r>
        <m:r>
          <m:rPr>
            <m:sty m:val="p"/>
          </m:rPr>
          <m:t>(</m:t>
        </m:r>
        <m:r>
          <m:rPr>
            <m:scr m:val="script"/>
            <m:sty m:val="p"/>
          </m:rPr>
          <m:t>H</m:t>
        </m:r>
        <m:r>
          <m:rPr>
            <m:sty m:val="p"/>
          </m:rPr>
          <m:t>)</m:t>
        </m:r>
      </m:oMath>
      <w:ins w:id="10864" w:author="PR Preview" w:date="2026-01-01T00:00:00Z">
        <w:r>
          <w:t xml:space="preserve"> </w:t>
        </w:r>
      </w:ins>
      <w:ins w:id="10865" w:author="PR Preview" w:date="2026-01-01T00:00:00Z">
        <w:r>
          <w:t xml:space="preserve">is the subspace</w:t>
        </w:r>
      </w:ins>
      <w:ins w:id="10866" w:author="PR Preview" w:date="2026-01-01T00:00:00Z">
        <w:r>
          <w:t xml:space="preserve"> </w:t>
        </w:r>
      </w:ins>
      <w:ins w:id="10867" w:author="PR Preview" w:date="2026-01-01T00:00:00Z">
        <w:r>
          <w:t xml:space="preserve">$\mathopen{}\left\{\mathord{\smash[b]{\underset{\raise.3ex\hbox{$\scriptstyle\sim$}}{s}}\vphantom{s}} : s_1 + s_2 + s_3 = 0\right\}\mathclose{}$</w:t>
        </w:r>
      </w:ins>
      <w:ins w:id="10868" w:author="PR Preview" w:date="2026-01-01T00:00:00Z">
        <w:r>
          <w:t xml:space="preserve">, which has dimension</w:t>
        </w:r>
      </w:ins>
      <w:ins w:id="10869" w:author="PR Preview" w:date="2026-01-01T00:00:00Z">
        <w:r>
          <w:t xml:space="preserve"> </w:t>
        </w:r>
      </w:ins>
      <m:oMath>
        <m:r>
          <m:t>p</m:t>
        </m:r>
        <m:r>
          <m:rPr>
            <m:sty m:val="p"/>
          </m:rPr>
          <m:t>−</m:t>
        </m:r>
        <m:r>
          <m:t>1</m:t>
        </m:r>
        <m:r>
          <m:rPr>
            <m:sty m:val="p"/>
          </m:rPr>
          <m:t>=</m:t>
        </m:r>
        <m:r>
          <m:t>2</m:t>
        </m:r>
      </m:oMath>
      <w:ins w:id="10870" w:author="PR Preview" w:date="2026-01-01T00:00:00Z">
        <w:r>
          <w:t xml:space="preserve">.</w:t>
        </w:r>
      </w:ins>
      <w:ins w:id="10871" w:author="PR Preview" w:date="2026-01-01T00:00:00Z">
        <w:r>
          <w:t xml:space="preserve"> </w:t>
        </w:r>
      </w:ins>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ins w:id="10872" w:author="PR Preview" w:date="2026-01-01T00:00:00Z">
        <w:r>
          <w:t xml:space="preserve"> </w:t>
        </w:r>
      </w:ins>
      <w:ins w:id="10873" w:author="PR Preview" w:date="2026-01-01T00:00:00Z">
        <w:r>
          <w:t xml:space="preserve">has dimension</w:t>
        </w:r>
      </w:ins>
      <w:ins w:id="10874" w:author="PR Preview" w:date="2026-01-01T00:00:00Z">
        <w:r>
          <w:t xml:space="preserve"> </w:t>
        </w:r>
      </w:ins>
      <m:oMath>
        <m:r>
          <m:t>p</m:t>
        </m:r>
        <m:r>
          <m:rPr>
            <m:sty m:val="p"/>
          </m:rPr>
          <m:t>=</m:t>
        </m:r>
        <m:r>
          <m:t>3</m:t>
        </m:r>
      </m:oMath>
      <w:ins w:id="10875" w:author="PR Preview" w:date="2026-01-01T00:00:00Z">
        <w:r>
          <w:t xml:space="preserve">.</w:t>
        </w:r>
      </w:ins>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del w:id="10876" w:author="PR Preview" w:date="2026-01-01T00:00:00Z">
        <w:r>
          <w:rPr>
            <w:i/>
            <w:iCs/>
          </w:rPr>
          <w:delText xml:space="preserve">Proof</w:delText>
        </w:r>
      </w:del>
      <w:del w:id="10877" w:author="PR Preview" w:date="2026-01-01T00:00:00Z">
        <w:r>
          <w:delText xml:space="preserve">. </w:delText>
        </w:r>
      </w:del>
      <m:oMath>
        <m:r>
          <m:rPr>
            <m:scr m:val="script"/>
            <m:sty m:val="p"/>
          </m:rPr>
          <m:t>C</m:t>
        </m:r>
        <m:r>
          <m:rPr>
            <m:sty m:val="p"/>
          </m:rPr>
          <m:t>(</m:t>
        </m:r>
        <m:r>
          <m:rPr>
            <m:sty m:val="bi"/>
          </m:rPr>
          <m:t>A</m:t>
        </m:r>
        <m:r>
          <m:rPr>
            <m:sty m:val="p"/>
          </m:rPr>
          <m:t>)</m:t>
        </m:r>
      </m:oMath>
      <w:del w:id="10878" w:author="PR Preview" w:date="2026-01-01T00:00:00Z">
        <w:r>
          <w:delText xml:space="preserve"> </w:delText>
        </w:r>
      </w:del>
      <w:del w:id="10879" w:author="PR Preview" w:date="2026-01-01T00:00:00Z">
        <w:r>
          <w:delText xml:space="preserve">has dimension</w:delText>
        </w:r>
      </w:del>
      <w:del w:id="10880" w:author="PR Preview" w:date="2026-01-01T00:00:00Z">
        <w:r>
          <w:delText xml:space="preserve"> </w:delText>
        </w:r>
      </w:del>
      <m:oMath>
        <m:r>
          <m:t>r</m:t>
        </m:r>
      </m:oMath>
      <w:del w:id="10881" w:author="PR Preview" w:date="2026-01-01T00:00:00Z">
        <w:r>
          <w:delText xml:space="preserve"> </w:delText>
        </w:r>
      </w:del>
      <w:del w:id="10882" w:author="PR Preview" w:date="2026-01-01T00:00:00Z">
        <w:r>
          <w:delText xml:space="preserve">(</w:delText>
        </w:r>
      </w:del>
      <w:hyperlink w:anchor="thm-rank-dim">
        <w:del w:id="10883" w:author="PR Preview" w:date="2026-01-01T00:00:00Z">
          <w:r>
            <w:rPr>
              <w:rStyle w:val="Hyperlink"/>
            </w:rPr>
            <w:delText xml:space="preserve">Theorem 38</w:delText>
          </w:r>
        </w:del>
      </w:hyperlink>
      <w:del w:id="10884" w:author="PR Preview" w:date="2026-01-01T00:00:00Z">
        <w:r>
          <w:delText xml:space="preserve">),</w:delText>
        </w:r>
      </w:del>
      <w:del w:id="10885" w:author="PR Preview" w:date="2026-01-01T00:00:00Z">
        <w:r>
          <w:delText xml:space="preserve"> </w:delText>
        </w:r>
      </w:del>
      <w:del w:id="10886" w:author="PR Preview" w:date="2026-01-01T00:00:00Z">
        <w:r>
          <w:delText xml:space="preserve">so it has a basis</w:delText>
        </w:r>
      </w:del>
      <w:del w:id="10887" w:author="PR Preview" w:date="2026-01-01T00:00:00Z">
        <w:r>
          <w:delText xml:space="preserve"> </w:delText>
        </w:r>
      </w:del>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r</m:t>
            </m:r>
          </m:sub>
        </m:sSub>
      </m:oMath>
      <w:del w:id="10888" w:author="PR Preview" w:date="2026-01-01T00:00:00Z">
        <w:r>
          <w:delText xml:space="preserve"> </w:delText>
        </w:r>
      </w:del>
      <w:del w:id="10889" w:author="PR Preview" w:date="2026-01-01T00:00:00Z">
        <w:r>
          <w:delText xml:space="preserve">(</w:delText>
        </w:r>
      </w:del>
      <w:hyperlink w:anchor="thm-extend-basis">
        <w:del w:id="10890" w:author="PR Preview" w:date="2026-01-01T00:00:00Z">
          <w:r>
            <w:rPr>
              <w:rStyle w:val="Hyperlink"/>
            </w:rPr>
            <w:delText xml:space="preserve">Theorem 29</w:delText>
          </w:r>
        </w:del>
      </w:hyperlink>
      <w:del w:id="10891" w:author="PR Preview" w:date="2026-01-01T00:00:00Z">
        <w:r>
          <w:delText xml:space="preserve">);</w:delText>
        </w:r>
      </w:del>
      <w:del w:id="10892" w:author="PR Preview" w:date="2026-01-01T00:00:00Z">
        <w:r>
          <w:delText xml:space="preserve"> </w:delText>
        </w:r>
      </w:del>
      <w:del w:id="10893" w:author="PR Preview" w:date="2026-01-01T00:00:00Z">
        <w:r>
          <w:delText xml:space="preserve">let</w:delText>
        </w:r>
      </w:del>
      <w:del w:id="10894" w:author="PR Preview" w:date="2026-01-01T00:00:00Z">
        <w:r>
          <w:delText xml:space="preserve"> </w:delText>
        </w:r>
      </w:del>
      <m:oMath>
        <m:r>
          <m:rPr>
            <m:sty m:val="bi"/>
          </m:rPr>
          <m:t>C</m:t>
        </m:r>
      </m:oMath>
      <w:del w:id="10895" w:author="PR Preview" w:date="2026-01-01T00:00:00Z">
        <w:r>
          <w:delText xml:space="preserve"> </w:delText>
        </w:r>
      </w:del>
      <w:del w:id="10896" w:author="PR Preview" w:date="2026-01-01T00:00:00Z">
        <w:r>
          <w:delText xml:space="preserve">be the</w:delText>
        </w:r>
      </w:del>
      <w:del w:id="10897" w:author="PR Preview" w:date="2026-01-01T00:00:00Z">
        <w:r>
          <w:delText xml:space="preserve"> </w:delText>
        </w:r>
      </w:del>
      <m:oMath>
        <m:r>
          <m:t>m</m:t>
        </m:r>
        <m:r>
          <m:rPr>
            <m:sty m:val="p"/>
          </m:rPr>
          <m:t>×</m:t>
        </m:r>
        <m:r>
          <m:t>r</m:t>
        </m:r>
      </m:oMath>
      <w:del w:id="10898" w:author="PR Preview" w:date="2026-01-01T00:00:00Z">
        <w:r>
          <w:delText xml:space="preserve"> </w:delText>
        </w:r>
      </w:del>
      <w:del w:id="10899" w:author="PR Preview" w:date="2026-01-01T00:00:00Z">
        <w:r>
          <w:delText xml:space="preserve">matrix with these columns.</w:delText>
        </w:r>
      </w:del>
      <w:del w:id="10900" w:author="PR Preview" w:date="2026-01-01T00:00:00Z">
        <w:r>
          <w:delText xml:space="preserve"> </w:delText>
        </w:r>
      </w:del>
      <w:del w:id="10901" w:author="PR Preview" w:date="2026-01-01T00:00:00Z">
        <w:r>
          <w:delText xml:space="preserve">Each column</w:delText>
        </w:r>
      </w:del>
      <w:del w:id="10902" w:author="PR Preview" w:date="2026-01-01T00:00:00Z">
        <w:r>
          <w:delText xml:space="preserve"> </w:delText>
        </w:r>
      </w:del>
      <m:oMath>
        <m:sSub>
          <m:e>
            <m:limLow>
              <m:e>
                <m:r>
                  <m:t>a</m:t>
                </m:r>
              </m:e>
              <m:lim>
                <m:r>
                  <m:rPr>
                    <m:sty m:val="p"/>
                  </m:rPr>
                  <m:t>∼</m:t>
                </m:r>
              </m:lim>
            </m:limLow>
          </m:e>
          <m:sub>
            <m:r>
              <m:t>j</m:t>
            </m:r>
          </m:sub>
        </m:sSub>
      </m:oMath>
      <w:del w:id="10903" w:author="PR Preview" w:date="2026-01-01T00:00:00Z">
        <w:r>
          <w:delText xml:space="preserve"> </w:delText>
        </w:r>
      </w:del>
      <w:del w:id="10904" w:author="PR Preview" w:date="2026-01-01T00:00:00Z">
        <w:r>
          <w:delText xml:space="preserve">of</w:delText>
        </w:r>
      </w:del>
      <w:del w:id="10905" w:author="PR Preview" w:date="2026-01-01T00:00:00Z">
        <w:r>
          <w:delText xml:space="preserve"> </w:delText>
        </w:r>
      </w:del>
      <m:oMath>
        <m:r>
          <m:rPr>
            <m:sty m:val="bi"/>
          </m:rPr>
          <m:t>A</m:t>
        </m:r>
      </m:oMath>
      <w:del w:id="10906" w:author="PR Preview" w:date="2026-01-01T00:00:00Z">
        <w:r>
          <w:delText xml:space="preserve"> </w:delText>
        </w:r>
      </w:del>
      <w:del w:id="10907" w:author="PR Preview" w:date="2026-01-01T00:00:00Z">
        <w:r>
          <w:delText xml:space="preserve">is in</w:delText>
        </w:r>
      </w:del>
      <w:del w:id="10908" w:author="PR Preview" w:date="2026-01-01T00:00:00Z">
        <w:r>
          <w:delText xml:space="preserve"> </w:delText>
        </w:r>
      </w:del>
      <m:oMath>
        <m:r>
          <m:rPr>
            <m:scr m:val="script"/>
            <m:sty m:val="p"/>
          </m:rPr>
          <m:t>C</m:t>
        </m:r>
        <m:r>
          <m:rPr>
            <m:sty m:val="p"/>
          </m:rPr>
          <m:t>(</m:t>
        </m:r>
        <m:r>
          <m:rPr>
            <m:sty m:val="bi"/>
          </m:rPr>
          <m:t>A</m:t>
        </m:r>
        <m:r>
          <m:rPr>
            <m:sty m:val="p"/>
          </m:rPr>
          <m:t>)</m:t>
        </m:r>
      </m:oMath>
      <w:del w:id="10909" w:author="PR Preview" w:date="2026-01-01T00:00:00Z">
        <w:r>
          <w:delText xml:space="preserve">,</w:delText>
        </w:r>
      </w:del>
      <w:del w:id="10910" w:author="PR Preview" w:date="2026-01-01T00:00:00Z">
        <w:r>
          <w:delText xml:space="preserve"> </w:delText>
        </w:r>
      </w:del>
      <w:del w:id="10911" w:author="PR Preview" w:date="2026-01-01T00:00:00Z">
        <w:r>
          <w:delText xml:space="preserve">so</w:delText>
        </w:r>
      </w:del>
      <w:del w:id="10912" w:author="PR Preview" w:date="2026-01-01T00:00:00Z">
        <w:r>
          <w:delText xml:space="preserve"> </w:delText>
        </w:r>
      </w:del>
      <m:oMath>
        <m:sSub>
          <m:e>
            <m:limLow>
              <m:e>
                <m:r>
                  <m:t>a</m:t>
                </m:r>
              </m:e>
              <m:lim>
                <m:r>
                  <m:rPr>
                    <m:sty m:val="p"/>
                  </m:rPr>
                  <m:t>∼</m:t>
                </m:r>
              </m:lim>
            </m:limLow>
          </m:e>
          <m:sub>
            <m:r>
              <m:t>j</m:t>
            </m:r>
          </m:sub>
        </m:sSub>
        <m:r>
          <m:rPr>
            <m:sty m:val="p"/>
          </m:rPr>
          <m:t>=</m:t>
        </m:r>
        <m:sSub>
          <m:e>
            <m:r>
              <m:t>r</m:t>
            </m:r>
          </m:e>
          <m:sub>
            <m:r>
              <m:t>1</m:t>
            </m:r>
            <m:r>
              <m:t>j</m:t>
            </m:r>
          </m:sub>
        </m:sSub>
        <m:sSub>
          <m:e>
            <m:limLow>
              <m:e>
                <m:r>
                  <m:t>c</m:t>
                </m:r>
              </m:e>
              <m:lim>
                <m:r>
                  <m:rPr>
                    <m:sty m:val="p"/>
                  </m:rPr>
                  <m:t>∼</m:t>
                </m:r>
              </m:lim>
            </m:limLow>
          </m:e>
          <m:sub>
            <m:r>
              <m:t>1</m:t>
            </m:r>
          </m:sub>
        </m:sSub>
        <m:r>
          <m:rPr>
            <m:sty m:val="p"/>
          </m:rPr>
          <m:t>+</m:t>
        </m:r>
        <m:r>
          <m:rPr>
            <m:sty m:val="p"/>
          </m:rPr>
          <m:t>⋯</m:t>
        </m:r>
        <m:r>
          <m:rPr>
            <m:sty m:val="p"/>
          </m:rPr>
          <m:t>+</m:t>
        </m:r>
        <m:sSub>
          <m:e>
            <m:r>
              <m:t>r</m:t>
            </m:r>
          </m:e>
          <m:sub>
            <m:r>
              <m:t>r</m:t>
            </m:r>
            <m:r>
              <m:t>j</m:t>
            </m:r>
          </m:sub>
        </m:sSub>
        <m:sSub>
          <m:e>
            <m:limLow>
              <m:e>
                <m:r>
                  <m:t>c</m:t>
                </m:r>
              </m:e>
              <m:lim>
                <m:r>
                  <m:rPr>
                    <m:sty m:val="p"/>
                  </m:rPr>
                  <m:t>∼</m:t>
                </m:r>
              </m:lim>
            </m:limLow>
          </m:e>
          <m:sub>
            <m:r>
              <m:t>r</m:t>
            </m:r>
          </m:sub>
        </m:sSub>
      </m:oMath>
      <w:del w:id="10913" w:author="PR Preview" w:date="2026-01-01T00:00:00Z">
        <w:r>
          <w:delText xml:space="preserve"> </w:delText>
        </w:r>
      </w:del>
      <w:del w:id="10914" w:author="PR Preview" w:date="2026-01-01T00:00:00Z">
        <w:r>
          <w:delText xml:space="preserve">for some numbers</w:delText>
        </w:r>
      </w:del>
      <w:del w:id="10915" w:author="PR Preview" w:date="2026-01-01T00:00:00Z">
        <w:r>
          <w:delText xml:space="preserve"> </w:delText>
        </w:r>
      </w:del>
      <m:oMath>
        <m:sSub>
          <m:e>
            <m:r>
              <m:t>r</m:t>
            </m:r>
          </m:e>
          <m:sub>
            <m:r>
              <m:t>i</m:t>
            </m:r>
            <m:r>
              <m:t>j</m:t>
            </m:r>
          </m:sub>
        </m:sSub>
      </m:oMath>
      <w:del w:id="10916" w:author="PR Preview" w:date="2026-01-01T00:00:00Z">
        <w:r>
          <w:delText xml:space="preserve">,</w:delText>
        </w:r>
      </w:del>
      <w:del w:id="10917" w:author="PR Preview" w:date="2026-01-01T00:00:00Z">
        <w:r>
          <w:delText xml:space="preserve"> </w:delText>
        </w:r>
      </w:del>
      <w:del w:id="10918" w:author="PR Preview" w:date="2026-01-01T00:00:00Z">
        <w:r>
          <w:delText xml:space="preserve">because the basis spans</w:delText>
        </w:r>
      </w:del>
      <w:del w:id="10919" w:author="PR Preview" w:date="2026-01-01T00:00:00Z">
        <w:r>
          <w:delText xml:space="preserve"> </w:delText>
        </w:r>
      </w:del>
      <m:oMath>
        <m:r>
          <m:rPr>
            <m:scr m:val="script"/>
            <m:sty m:val="p"/>
          </m:rPr>
          <m:t>C</m:t>
        </m:r>
        <m:r>
          <m:rPr>
            <m:sty m:val="p"/>
          </m:rPr>
          <m:t>(</m:t>
        </m:r>
        <m:r>
          <m:rPr>
            <m:sty m:val="bi"/>
          </m:rPr>
          <m:t>A</m:t>
        </m:r>
        <m:r>
          <m:rPr>
            <m:sty m:val="p"/>
          </m:rPr>
          <m:t>)</m:t>
        </m:r>
      </m:oMath>
      <w:del w:id="10920" w:author="PR Preview" w:date="2026-01-01T00:00:00Z">
        <w:r>
          <w:delText xml:space="preserve">.</w:delText>
        </w:r>
      </w:del>
      <w:del w:id="10921" w:author="PR Preview" w:date="2026-01-01T00:00:00Z">
        <w:r>
          <w:delText xml:space="preserve"> </w:delText>
        </w:r>
      </w:del>
      <w:del w:id="10922" w:author="PR Preview" w:date="2026-01-01T00:00:00Z">
        <w:r>
          <w:delText xml:space="preserve">Let</w:delText>
        </w:r>
      </w:del>
      <w:del w:id="10923" w:author="PR Preview" w:date="2026-01-01T00:00:00Z">
        <w:r>
          <w:delText xml:space="preserve"> </w:delText>
        </w:r>
      </w:del>
      <m:oMath>
        <m:r>
          <m:rPr>
            <m:sty m:val="bi"/>
          </m:rPr>
          <m:t>R</m:t>
        </m:r>
      </m:oMath>
      <w:del w:id="10924" w:author="PR Preview" w:date="2026-01-01T00:00:00Z">
        <w:r>
          <w:delText xml:space="preserve"> </w:delText>
        </w:r>
      </w:del>
      <w:del w:id="10925" w:author="PR Preview" w:date="2026-01-01T00:00:00Z">
        <w:r>
          <w:delText xml:space="preserve">be the</w:delText>
        </w:r>
      </w:del>
      <w:del w:id="10926" w:author="PR Preview" w:date="2026-01-01T00:00:00Z">
        <w:r>
          <w:delText xml:space="preserve"> </w:delText>
        </w:r>
      </w:del>
      <m:oMath>
        <m:r>
          <m:t>r</m:t>
        </m:r>
        <m:r>
          <m:rPr>
            <m:sty m:val="p"/>
          </m:rPr>
          <m:t>×</m:t>
        </m:r>
        <m:r>
          <m:t>n</m:t>
        </m:r>
      </m:oMath>
      <w:del w:id="10927" w:author="PR Preview" w:date="2026-01-01T00:00:00Z">
        <w:r>
          <w:delText xml:space="preserve"> </w:delText>
        </w:r>
      </w:del>
      <w:del w:id="10928" w:author="PR Preview" w:date="2026-01-01T00:00:00Z">
        <w:r>
          <w:delText xml:space="preserve">matrix with entries</w:delText>
        </w:r>
      </w:del>
      <w:del w:id="10929" w:author="PR Preview" w:date="2026-01-01T00:00:00Z">
        <w:r>
          <w:delText xml:space="preserve"> </w:delText>
        </w:r>
      </w:del>
      <m:oMath>
        <m:sSub>
          <m:e>
            <m:r>
              <m:t>r</m:t>
            </m:r>
          </m:e>
          <m:sub>
            <m:r>
              <m:t>i</m:t>
            </m:r>
            <m:r>
              <m:t>j</m:t>
            </m:r>
          </m:sub>
        </m:sSub>
      </m:oMath>
      <w:del w:id="10930" w:author="PR Preview" w:date="2026-01-01T00:00:00Z">
        <w:r>
          <w:delText xml:space="preserve">,</w:delText>
        </w:r>
      </w:del>
      <w:del w:id="10931" w:author="PR Preview" w:date="2026-01-01T00:00:00Z">
        <w:r>
          <w:delText xml:space="preserve"> </w:delText>
        </w:r>
      </w:del>
      <w:del w:id="10932" w:author="PR Preview" w:date="2026-01-01T00:00:00Z">
        <w:r>
          <w:delText xml:space="preserve">whose column</w:delText>
        </w:r>
      </w:del>
      <w:del w:id="10933" w:author="PR Preview" w:date="2026-01-01T00:00:00Z">
        <w:r>
          <w:delText xml:space="preserve"> </w:delText>
        </w:r>
      </w:del>
      <m:oMath>
        <m:r>
          <m:t>j</m:t>
        </m:r>
      </m:oMath>
      <w:del w:id="10934" w:author="PR Preview" w:date="2026-01-01T00:00:00Z">
        <w:r>
          <w:delText xml:space="preserve"> </w:delText>
        </w:r>
      </w:del>
      <w:del w:id="10935" w:author="PR Preview" w:date="2026-01-01T00:00:00Z">
        <w:r>
          <w:delText xml:space="preserve">is</w:delText>
        </w:r>
      </w:del>
      <w:del w:id="10936" w:author="PR Preview" w:date="2026-01-01T00:00:00Z">
        <w:r>
          <w:delText xml:space="preserve"> </w:delText>
        </w:r>
      </w:del>
      <m:oMath>
        <m:sSub>
          <m:e>
            <m:limLow>
              <m:e>
                <m:r>
                  <m:t>r</m:t>
                </m:r>
              </m:e>
              <m:lim>
                <m:r>
                  <m:rPr>
                    <m:sty m:val="p"/>
                  </m:rPr>
                  <m:t>∼</m:t>
                </m:r>
              </m:lim>
            </m:limLow>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del w:id="10937" w:author="PR Preview" w:date="2026-01-01T00:00:00Z">
        <w:r>
          <w:delText xml:space="preserve">.</w:delText>
        </w:r>
      </w:del>
      <w:del w:id="10938" w:author="PR Preview" w:date="2026-01-01T00:00:00Z">
        <w:r>
          <w:delText xml:space="preserve"> </w:delText>
        </w:r>
      </w:del>
      <w:del w:id="10939" w:author="PR Preview" w:date="2026-01-01T00:00:00Z">
        <w:r>
          <w:delText xml:space="preserve">Then column</w:delText>
        </w:r>
      </w:del>
      <w:del w:id="10940" w:author="PR Preview" w:date="2026-01-01T00:00:00Z">
        <w:r>
          <w:delText xml:space="preserve"> </w:delText>
        </w:r>
      </w:del>
      <m:oMath>
        <m:r>
          <m:t>j</m:t>
        </m:r>
      </m:oMath>
      <w:del w:id="10941" w:author="PR Preview" w:date="2026-01-01T00:00:00Z">
        <w:r>
          <w:delText xml:space="preserve"> </w:delText>
        </w:r>
      </w:del>
      <w:del w:id="10942" w:author="PR Preview" w:date="2026-01-01T00:00:00Z">
        <w:r>
          <w:delText xml:space="preserve">of</w:delText>
        </w:r>
      </w:del>
      <w:del w:id="10943" w:author="PR Preview" w:date="2026-01-01T00:00:00Z">
        <w:r>
          <w:delText xml:space="preserve"> </w:delText>
        </w:r>
      </w:del>
      <m:oMath>
        <m:r>
          <m:rPr>
            <m:sty m:val="bi"/>
          </m:rPr>
          <m:t>C</m:t>
        </m:r>
        <m:r>
          <m:rPr>
            <m:sty m:val="bi"/>
          </m:rPr>
          <m:t>R</m:t>
        </m:r>
      </m:oMath>
      <w:del w:id="10944" w:author="PR Preview" w:date="2026-01-01T00:00:00Z">
        <w:r>
          <w:delText xml:space="preserve"> </w:delText>
        </w:r>
      </w:del>
      <w:del w:id="10945" w:author="PR Preview" w:date="2026-01-01T00:00:00Z">
        <w:r>
          <w:delText xml:space="preserve">is</w:delText>
        </w:r>
      </w:del>
    </w:p>
    <w:p>
      <w:pPr>
        <w:pStyle w:val="BodyText"/>
      </w:pPr>
      <m:oMathPara>
        <m:oMathParaPr>
          <m:jc m:val="center"/>
        </m:oMathParaPr>
        <m:oMath>
          <m:eqArr>
            <m:e>
              <m:r>
                <m:rPr>
                  <m:sty m:val="bi"/>
                </m:rPr>
                <m:t>C</m:t>
              </m:r>
              <m:sSub>
                <m:e>
                  <m:limLow>
                    <m:e>
                      <m:r>
                        <m:t>r</m:t>
                      </m:r>
                    </m:e>
                    <m:lim>
                      <m:r>
                        <m:rPr>
                          <m:sty m:val="p"/>
                        </m:rPr>
                        <m:t>∼</m:t>
                      </m:r>
                    </m:lim>
                  </m:limLow>
                </m:e>
                <m:sub>
                  <m:r>
                    <m:t>j</m:t>
                  </m:r>
                </m:sub>
              </m:sSub>
              <m:r>
                <m:t>&amp;</m:t>
              </m:r>
              <m:r>
                <m:rPr>
                  <m:sty m:val="p"/>
                </m:rPr>
                <m:t>=</m:t>
              </m:r>
              <m:sSub>
                <m:e>
                  <m:r>
                    <m:t>r</m:t>
                  </m:r>
                </m:e>
                <m:sub>
                  <m:r>
                    <m:t>1</m:t>
                  </m:r>
                  <m:r>
                    <m:t>j</m:t>
                  </m:r>
                </m:sub>
              </m:sSub>
              <m:sSub>
                <m:e>
                  <m:limLow>
                    <m:e>
                      <m:r>
                        <m:t>c</m:t>
                      </m:r>
                    </m:e>
                    <m:lim>
                      <m:r>
                        <m:rPr>
                          <m:sty m:val="p"/>
                        </m:rPr>
                        <m:t>∼</m:t>
                      </m:r>
                    </m:lim>
                  </m:limLow>
                </m:e>
                <m:sub>
                  <m:r>
                    <m:t>1</m:t>
                  </m:r>
                </m:sub>
              </m:sSub>
              <m:r>
                <m:rPr>
                  <m:sty m:val="p"/>
                </m:rPr>
                <m:t>+</m:t>
              </m:r>
              <m:r>
                <m:rPr>
                  <m:sty m:val="p"/>
                </m:rPr>
                <m:t>⋯</m:t>
              </m:r>
              <m:r>
                <m:rPr>
                  <m:sty m:val="p"/>
                </m:rPr>
                <m:t>+</m:t>
              </m:r>
              <m:sSub>
                <m:e>
                  <m:r>
                    <m:t>r</m:t>
                  </m:r>
                </m:e>
                <m:sub>
                  <m:r>
                    <m:t>r</m:t>
                  </m:r>
                  <m:r>
                    <m:t>j</m:t>
                  </m:r>
                </m:sub>
              </m:sSub>
              <m:sSub>
                <m:e>
                  <m:limLow>
                    <m:e>
                      <m:r>
                        <m:t>c</m:t>
                      </m:r>
                    </m:e>
                    <m:lim>
                      <m:r>
                        <m:rPr>
                          <m:sty m:val="p"/>
                        </m:rPr>
                        <m:t>∼</m:t>
                      </m:r>
                    </m:lim>
                  </m:limLow>
                </m:e>
                <m:sub>
                  <m:r>
                    <m:t>r</m:t>
                  </m:r>
                </m:sub>
              </m:sSub>
              <m:r>
                <m:t>&amp;</m:t>
              </m:r>
              <m:r>
                <m:t>&amp;</m:t>
              </m:r>
              <m:r>
                <m:rPr>
                  <m:nor/>
                  <m:sty m:val="p"/>
                </m:rPr>
                <m:t>(</m:t>
              </m:r>
              <m:r>
                <m:rPr>
                  <m:nor/>
                  <m:sty m:val="p"/>
                </m:rPr>
                <m:t>Theorem 23</m:t>
              </m:r>
              <m:r>
                <m:rPr>
                  <m:nor/>
                  <m:sty m:val="p"/>
                </m:rPr>
                <m:t>)</m:t>
              </m:r>
            </m:e>
            <m:e>
              <m:r>
                <m:t>&amp;</m:t>
              </m:r>
              <m:r>
                <m:rPr>
                  <m:sty m:val="p"/>
                </m:rPr>
                <m:t>=</m:t>
              </m:r>
              <m:sSub>
                <m:e>
                  <m:limLow>
                    <m:e>
                      <m:r>
                        <m:t>a</m:t>
                      </m:r>
                    </m:e>
                    <m:lim>
                      <m:r>
                        <m:rPr>
                          <m:sty m:val="p"/>
                        </m:rPr>
                        <m:t>∼</m:t>
                      </m:r>
                    </m:lim>
                  </m:limLow>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BodyText"/>
      </w:pPr>
      <w:ins w:id="10946" w:author="PR Preview" w:date="2026-01-01T00:00:00Z">
        <w:r>
          <w:rPr>
            <w:i/>
            <w:iCs/>
          </w:rPr>
          <w:t xml:space="preserve">Proof</w:t>
        </w:r>
      </w:ins>
      <w:ins w:id="10947" w:author="PR Preview" w:date="2026-01-01T00:00:00Z">
        <w:r>
          <w:t xml:space="preserve">. </w:t>
        </w:r>
      </w:ins>
      <m:oMath>
        <m:r>
          <m:rPr>
            <m:scr m:val="script"/>
            <m:sty m:val="p"/>
          </m:rPr>
          <m:t>C</m:t>
        </m:r>
        <m:r>
          <m:rPr>
            <m:sty m:val="p"/>
          </m:rPr>
          <m:t>(</m:t>
        </m:r>
        <m:r>
          <m:rPr>
            <m:sty m:val="bi"/>
          </m:rPr>
          <m:t>A</m:t>
        </m:r>
        <m:r>
          <m:rPr>
            <m:sty m:val="p"/>
          </m:rPr>
          <m:t>)</m:t>
        </m:r>
      </m:oMath>
      <w:ins w:id="10948" w:author="PR Preview" w:date="2026-01-01T00:00:00Z">
        <w:r>
          <w:t xml:space="preserve"> </w:t>
        </w:r>
      </w:ins>
      <w:ins w:id="10949" w:author="PR Preview" w:date="2026-01-01T00:00:00Z">
        <w:r>
          <w:t xml:space="preserve">has dimension</w:t>
        </w:r>
      </w:ins>
      <w:ins w:id="10950" w:author="PR Preview" w:date="2026-01-01T00:00:00Z">
        <w:r>
          <w:t xml:space="preserve"> </w:t>
        </w:r>
      </w:ins>
      <m:oMath>
        <m:r>
          <m:t>r</m:t>
        </m:r>
      </m:oMath>
      <w:ins w:id="10951" w:author="PR Preview" w:date="2026-01-01T00:00:00Z">
        <w:r>
          <w:t xml:space="preserve"> </w:t>
        </w:r>
      </w:ins>
      <w:ins w:id="10952" w:author="PR Preview" w:date="2026-01-01T00:00:00Z">
        <w:r>
          <w:t xml:space="preserve">(</w:t>
        </w:r>
      </w:ins>
      <w:hyperlink w:anchor="thm-rank-dim">
        <w:ins w:id="10953" w:author="PR Preview" w:date="2026-01-01T00:00:00Z">
          <w:r>
            <w:rPr>
              <w:rStyle w:val="Hyperlink"/>
            </w:rPr>
            <w:t xml:space="preserve">Theorem 38</w:t>
          </w:r>
        </w:ins>
      </w:hyperlink>
      <w:ins w:id="10954" w:author="PR Preview" w:date="2026-01-01T00:00:00Z">
        <w:r>
          <w:t xml:space="preserve">),</w:t>
        </w:r>
      </w:ins>
      <w:ins w:id="10955" w:author="PR Preview" w:date="2026-01-01T00:00:00Z">
        <w:r>
          <w:t xml:space="preserve"> </w:t>
        </w:r>
      </w:ins>
      <w:ins w:id="10956" w:author="PR Preview" w:date="2026-01-01T00:00:00Z">
        <w:r>
          <w:t xml:space="preserve">so it has a basis</w:t>
        </w:r>
      </w:ins>
      <w:ins w:id="10957" w:author="PR Preview" w:date="2026-01-01T00:00:00Z">
        <w:r>
          <w:t xml:space="preserve"> </w:t>
        </w:r>
      </w:ins>
      <w:ins w:id="10958" w:author="PR Preview" w:date="2026-01-01T00:00:00Z">
        <w:r>
          <w:t xml:space="preserve">$\mathord{\smash[b]{\underset{\raise.3ex\hbox{$\scriptstyle\sim$}}{c}}\vphantom{c}}_1, \ldots, \mathord{\smash[b]{\underset{\raise.3ex\hbox{$\scriptstyle\sim$}}{c}}\vphantom{c}}_r$</w:t>
        </w:r>
      </w:ins>
      <w:ins w:id="10959" w:author="PR Preview" w:date="2026-01-01T00:00:00Z">
        <w:r>
          <w:t xml:space="preserve"> </w:t>
        </w:r>
      </w:ins>
      <w:ins w:id="10960" w:author="PR Preview" w:date="2026-01-01T00:00:00Z">
        <w:r>
          <w:t xml:space="preserve">(</w:t>
        </w:r>
      </w:ins>
      <w:hyperlink w:anchor="thm-extend-basis">
        <w:ins w:id="10961" w:author="PR Preview" w:date="2026-01-01T00:00:00Z">
          <w:r>
            <w:rPr>
              <w:rStyle w:val="Hyperlink"/>
            </w:rPr>
            <w:t xml:space="preserve">Theorem 29</w:t>
          </w:r>
        </w:ins>
      </w:hyperlink>
      <w:ins w:id="10962" w:author="PR Preview" w:date="2026-01-01T00:00:00Z">
        <w:r>
          <w:t xml:space="preserve">);</w:t>
        </w:r>
      </w:ins>
      <w:ins w:id="10963" w:author="PR Preview" w:date="2026-01-01T00:00:00Z">
        <w:r>
          <w:t xml:space="preserve"> </w:t>
        </w:r>
      </w:ins>
      <w:ins w:id="10964" w:author="PR Preview" w:date="2026-01-01T00:00:00Z">
        <w:r>
          <w:t xml:space="preserve">let</w:t>
        </w:r>
      </w:ins>
      <w:ins w:id="10965" w:author="PR Preview" w:date="2026-01-01T00:00:00Z">
        <w:r>
          <w:t xml:space="preserve"> </w:t>
        </w:r>
      </w:ins>
      <m:oMath>
        <m:r>
          <m:rPr>
            <m:sty m:val="bi"/>
          </m:rPr>
          <m:t>C</m:t>
        </m:r>
      </m:oMath>
      <w:ins w:id="10966" w:author="PR Preview" w:date="2026-01-01T00:00:00Z">
        <w:r>
          <w:t xml:space="preserve"> </w:t>
        </w:r>
      </w:ins>
      <w:ins w:id="10967" w:author="PR Preview" w:date="2026-01-01T00:00:00Z">
        <w:r>
          <w:t xml:space="preserve">be the</w:t>
        </w:r>
      </w:ins>
      <w:ins w:id="10968" w:author="PR Preview" w:date="2026-01-01T00:00:00Z">
        <w:r>
          <w:t xml:space="preserve"> </w:t>
        </w:r>
      </w:ins>
      <m:oMath>
        <m:r>
          <m:t>m</m:t>
        </m:r>
        <m:r>
          <m:rPr>
            <m:sty m:val="p"/>
          </m:rPr>
          <m:t>×</m:t>
        </m:r>
        <m:r>
          <m:t>r</m:t>
        </m:r>
      </m:oMath>
      <w:ins w:id="10969" w:author="PR Preview" w:date="2026-01-01T00:00:00Z">
        <w:r>
          <w:t xml:space="preserve"> </w:t>
        </w:r>
      </w:ins>
      <w:ins w:id="10970" w:author="PR Preview" w:date="2026-01-01T00:00:00Z">
        <w:r>
          <w:t xml:space="preserve">matrix with these columns.</w:t>
        </w:r>
      </w:ins>
      <w:ins w:id="10971" w:author="PR Preview" w:date="2026-01-01T00:00:00Z">
        <w:r>
          <w:t xml:space="preserve"> </w:t>
        </w:r>
      </w:ins>
      <w:ins w:id="10972" w:author="PR Preview" w:date="2026-01-01T00:00:00Z">
        <w:r>
          <w:t xml:space="preserve">Each column</w:t>
        </w:r>
      </w:ins>
      <w:ins w:id="10973" w:author="PR Preview" w:date="2026-01-01T00:00:00Z">
        <w:r>
          <w:t xml:space="preserve"> </w:t>
        </w:r>
      </w:ins>
      <w:ins w:id="10974" w:author="PR Preview" w:date="2026-01-01T00:00:00Z">
        <w:r>
          <w:t xml:space="preserve">$\mathord{\smash[b]{\underset{\raise.3ex\hbox{$\scriptstyle\sim$}}{a}}\vphantom{a}}_j$</w:t>
        </w:r>
      </w:ins>
      <w:ins w:id="10975" w:author="PR Preview" w:date="2026-01-01T00:00:00Z">
        <w:r>
          <w:t xml:space="preserve"> </w:t>
        </w:r>
      </w:ins>
      <w:ins w:id="10976" w:author="PR Preview" w:date="2026-01-01T00:00:00Z">
        <w:r>
          <w:t xml:space="preserve">of</w:t>
        </w:r>
      </w:ins>
      <w:ins w:id="10977" w:author="PR Preview" w:date="2026-01-01T00:00:00Z">
        <w:r>
          <w:t xml:space="preserve"> </w:t>
        </w:r>
      </w:ins>
      <m:oMath>
        <m:r>
          <m:rPr>
            <m:sty m:val="bi"/>
          </m:rPr>
          <m:t>A</m:t>
        </m:r>
      </m:oMath>
      <w:ins w:id="10978" w:author="PR Preview" w:date="2026-01-01T00:00:00Z">
        <w:r>
          <w:t xml:space="preserve"> </w:t>
        </w:r>
      </w:ins>
      <w:ins w:id="10979" w:author="PR Preview" w:date="2026-01-01T00:00:00Z">
        <w:r>
          <w:t xml:space="preserve">is in</w:t>
        </w:r>
      </w:ins>
      <w:ins w:id="10980" w:author="PR Preview" w:date="2026-01-01T00:00:00Z">
        <w:r>
          <w:t xml:space="preserve"> </w:t>
        </w:r>
      </w:ins>
      <m:oMath>
        <m:r>
          <m:rPr>
            <m:scr m:val="script"/>
            <m:sty m:val="p"/>
          </m:rPr>
          <m:t>C</m:t>
        </m:r>
        <m:r>
          <m:rPr>
            <m:sty m:val="p"/>
          </m:rPr>
          <m:t>(</m:t>
        </m:r>
        <m:r>
          <m:rPr>
            <m:sty m:val="bi"/>
          </m:rPr>
          <m:t>A</m:t>
        </m:r>
        <m:r>
          <m:rPr>
            <m:sty m:val="p"/>
          </m:rPr>
          <m:t>)</m:t>
        </m:r>
      </m:oMath>
      <w:ins w:id="10981" w:author="PR Preview" w:date="2026-01-01T00:00:00Z">
        <w:r>
          <w:t xml:space="preserve">,</w:t>
        </w:r>
      </w:ins>
      <w:ins w:id="10982" w:author="PR Preview" w:date="2026-01-01T00:00:00Z">
        <w:r>
          <w:t xml:space="preserve"> </w:t>
        </w:r>
      </w:ins>
      <w:ins w:id="10983" w:author="PR Preview" w:date="2026-01-01T00:00:00Z">
        <w:r>
          <w:t xml:space="preserve">so</w:t>
        </w:r>
      </w:ins>
      <w:ins w:id="10984" w:author="PR Preview" w:date="2026-01-01T00:00:00Z">
        <w:r>
          <w:t xml:space="preserve"> </w:t>
        </w:r>
      </w:ins>
      <w:ins w:id="10985" w:author="PR Preview" w:date="2026-01-01T00:00:00Z">
        <w:r>
          <w:t xml:space="preserve">$\mathord{\smash[b]{\underset{\raise.3ex\hbox{$\scriptstyle\sim$}}{a}}\vphantom{a}}_j = r_{1j} \mathord{\smash[b]{\underset{\raise.3ex\hbox{$\scriptstyle\sim$}}{c}}\vphantom{c}}_1 + \cdots + r_{rj} \mathord{\smash[b]{\underset{\raise.3ex\hbox{$\scriptstyle\sim$}}{c}}\vphantom{c}}_r$</w:t>
        </w:r>
      </w:ins>
      <w:ins w:id="10986" w:author="PR Preview" w:date="2026-01-01T00:00:00Z">
        <w:r>
          <w:t xml:space="preserve"> </w:t>
        </w:r>
      </w:ins>
      <w:ins w:id="10987" w:author="PR Preview" w:date="2026-01-01T00:00:00Z">
        <w:r>
          <w:t xml:space="preserve">for some numbers</w:t>
        </w:r>
      </w:ins>
      <w:ins w:id="10988" w:author="PR Preview" w:date="2026-01-01T00:00:00Z">
        <w:r>
          <w:t xml:space="preserve"> </w:t>
        </w:r>
      </w:ins>
      <m:oMath>
        <m:sSub>
          <m:e>
            <m:r>
              <m:t>r</m:t>
            </m:r>
          </m:e>
          <m:sub>
            <m:r>
              <m:t>i</m:t>
            </m:r>
            <m:r>
              <m:t>j</m:t>
            </m:r>
          </m:sub>
        </m:sSub>
      </m:oMath>
      <w:ins w:id="10989" w:author="PR Preview" w:date="2026-01-01T00:00:00Z">
        <w:r>
          <w:t xml:space="preserve">,</w:t>
        </w:r>
      </w:ins>
      <w:ins w:id="10990" w:author="PR Preview" w:date="2026-01-01T00:00:00Z">
        <w:r>
          <w:t xml:space="preserve"> </w:t>
        </w:r>
      </w:ins>
      <w:ins w:id="10991" w:author="PR Preview" w:date="2026-01-01T00:00:00Z">
        <w:r>
          <w:t xml:space="preserve">because the basis spans</w:t>
        </w:r>
      </w:ins>
      <w:ins w:id="10992" w:author="PR Preview" w:date="2026-01-01T00:00:00Z">
        <w:r>
          <w:t xml:space="preserve"> </w:t>
        </w:r>
      </w:ins>
      <m:oMath>
        <m:r>
          <m:rPr>
            <m:scr m:val="script"/>
            <m:sty m:val="p"/>
          </m:rPr>
          <m:t>C</m:t>
        </m:r>
        <m:r>
          <m:rPr>
            <m:sty m:val="p"/>
          </m:rPr>
          <m:t>(</m:t>
        </m:r>
        <m:r>
          <m:rPr>
            <m:sty m:val="bi"/>
          </m:rPr>
          <m:t>A</m:t>
        </m:r>
        <m:r>
          <m:rPr>
            <m:sty m:val="p"/>
          </m:rPr>
          <m:t>)</m:t>
        </m:r>
      </m:oMath>
      <w:ins w:id="10993" w:author="PR Preview" w:date="2026-01-01T00:00:00Z">
        <w:r>
          <w:t xml:space="preserve">.</w:t>
        </w:r>
      </w:ins>
      <w:ins w:id="10994" w:author="PR Preview" w:date="2026-01-01T00:00:00Z">
        <w:r>
          <w:t xml:space="preserve"> </w:t>
        </w:r>
      </w:ins>
      <w:ins w:id="10995" w:author="PR Preview" w:date="2026-01-01T00:00:00Z">
        <w:r>
          <w:t xml:space="preserve">Let</w:t>
        </w:r>
      </w:ins>
      <w:ins w:id="10996" w:author="PR Preview" w:date="2026-01-01T00:00:00Z">
        <w:r>
          <w:t xml:space="preserve"> </w:t>
        </w:r>
      </w:ins>
      <m:oMath>
        <m:r>
          <m:rPr>
            <m:sty m:val="bi"/>
          </m:rPr>
          <m:t>R</m:t>
        </m:r>
      </m:oMath>
      <w:ins w:id="10997" w:author="PR Preview" w:date="2026-01-01T00:00:00Z">
        <w:r>
          <w:t xml:space="preserve"> </w:t>
        </w:r>
      </w:ins>
      <w:ins w:id="10998" w:author="PR Preview" w:date="2026-01-01T00:00:00Z">
        <w:r>
          <w:t xml:space="preserve">be the</w:t>
        </w:r>
      </w:ins>
      <w:ins w:id="10999" w:author="PR Preview" w:date="2026-01-01T00:00:00Z">
        <w:r>
          <w:t xml:space="preserve"> </w:t>
        </w:r>
      </w:ins>
      <m:oMath>
        <m:r>
          <m:t>r</m:t>
        </m:r>
        <m:r>
          <m:rPr>
            <m:sty m:val="p"/>
          </m:rPr>
          <m:t>×</m:t>
        </m:r>
        <m:r>
          <m:t>n</m:t>
        </m:r>
      </m:oMath>
      <w:ins w:id="11000" w:author="PR Preview" w:date="2026-01-01T00:00:00Z">
        <w:r>
          <w:t xml:space="preserve"> </w:t>
        </w:r>
      </w:ins>
      <w:ins w:id="11001" w:author="PR Preview" w:date="2026-01-01T00:00:00Z">
        <w:r>
          <w:t xml:space="preserve">matrix with entries</w:t>
        </w:r>
      </w:ins>
      <w:ins w:id="11002" w:author="PR Preview" w:date="2026-01-01T00:00:00Z">
        <w:r>
          <w:t xml:space="preserve"> </w:t>
        </w:r>
      </w:ins>
      <m:oMath>
        <m:sSub>
          <m:e>
            <m:r>
              <m:t>r</m:t>
            </m:r>
          </m:e>
          <m:sub>
            <m:r>
              <m:t>i</m:t>
            </m:r>
            <m:r>
              <m:t>j</m:t>
            </m:r>
          </m:sub>
        </m:sSub>
      </m:oMath>
      <w:ins w:id="11003" w:author="PR Preview" w:date="2026-01-01T00:00:00Z">
        <w:r>
          <w:t xml:space="preserve">,</w:t>
        </w:r>
      </w:ins>
      <w:ins w:id="11004" w:author="PR Preview" w:date="2026-01-01T00:00:00Z">
        <w:r>
          <w:t xml:space="preserve"> </w:t>
        </w:r>
      </w:ins>
      <w:ins w:id="11005" w:author="PR Preview" w:date="2026-01-01T00:00:00Z">
        <w:r>
          <w:t xml:space="preserve">whose column</w:t>
        </w:r>
      </w:ins>
      <w:ins w:id="11006" w:author="PR Preview" w:date="2026-01-01T00:00:00Z">
        <w:r>
          <w:t xml:space="preserve"> </w:t>
        </w:r>
      </w:ins>
      <m:oMath>
        <m:r>
          <m:t>j</m:t>
        </m:r>
      </m:oMath>
      <w:ins w:id="11007" w:author="PR Preview" w:date="2026-01-01T00:00:00Z">
        <w:r>
          <w:t xml:space="preserve"> </w:t>
        </w:r>
      </w:ins>
      <w:ins w:id="11008" w:author="PR Preview" w:date="2026-01-01T00:00:00Z">
        <w:r>
          <w:t xml:space="preserve">is</w:t>
        </w:r>
      </w:ins>
      <w:ins w:id="11009" w:author="PR Preview" w:date="2026-01-01T00:00:00Z">
        <w:r>
          <w:t xml:space="preserve"> </w:t>
        </w:r>
      </w:ins>
      <w:ins w:id="11010" w:author="PR Preview" w:date="2026-01-01T00:00:00Z">
        <w:r>
          <w:t xml:space="preserve">$\mathord{\smash[b]{\underset{\raise.3ex\hbox{$\scriptstyle\sim$}}{r}}\vphantom{r}}_j = (r_{1j}, \ldots, r_{rj})$</w:t>
        </w:r>
      </w:ins>
      <w:ins w:id="11011" w:author="PR Preview" w:date="2026-01-01T00:00:00Z">
        <w:r>
          <w:t xml:space="preserve">.</w:t>
        </w:r>
      </w:ins>
      <w:ins w:id="11012" w:author="PR Preview" w:date="2026-01-01T00:00:00Z">
        <w:r>
          <w:t xml:space="preserve"> </w:t>
        </w:r>
      </w:ins>
      <w:ins w:id="11013" w:author="PR Preview" w:date="2026-01-01T00:00:00Z">
        <w:r>
          <w:t xml:space="preserve">Then column</w:t>
        </w:r>
      </w:ins>
      <w:ins w:id="11014" w:author="PR Preview" w:date="2026-01-01T00:00:00Z">
        <w:r>
          <w:t xml:space="preserve"> </w:t>
        </w:r>
      </w:ins>
      <m:oMath>
        <m:r>
          <m:t>j</m:t>
        </m:r>
      </m:oMath>
      <w:ins w:id="11015" w:author="PR Preview" w:date="2026-01-01T00:00:00Z">
        <w:r>
          <w:t xml:space="preserve"> </w:t>
        </w:r>
      </w:ins>
      <w:ins w:id="11016" w:author="PR Preview" w:date="2026-01-01T00:00:00Z">
        <w:r>
          <w:t xml:space="preserve">of</w:t>
        </w:r>
      </w:ins>
      <w:ins w:id="11017" w:author="PR Preview" w:date="2026-01-01T00:00:00Z">
        <w:r>
          <w:t xml:space="preserve"> </w:t>
        </w:r>
      </w:ins>
      <m:oMath>
        <m:r>
          <m:rPr>
            <m:sty m:val="bi"/>
          </m:rPr>
          <m:t>C</m:t>
        </m:r>
        <m:r>
          <m:rPr>
            <m:sty m:val="bi"/>
          </m:rPr>
          <m:t>R</m:t>
        </m:r>
      </m:oMath>
      <w:ins w:id="11018" w:author="PR Preview" w:date="2026-01-01T00:00:00Z">
        <w:r>
          <w:t xml:space="preserve"> </w:t>
        </w:r>
      </w:ins>
      <w:ins w:id="11019" w:author="PR Preview" w:date="2026-01-01T00:00:00Z">
        <w:r>
          <w:t xml:space="preserve">is</w:t>
        </w:r>
      </w:ins>
    </w:p>
    <w:p>
      <w:pPr>
        <w:pStyle w:val="BodyText"/>
      </w:pPr>
      <w:ins w:id="11020" w:author="PR Preview" w:date="2026-01-01T00:00:00Z">
        <w:r>
          <w:t xml:space="preserve">$$
    \begin{aligned}
    \mathbf{C} \mathord{\smash[b]{\underset{\raise.3ex\hbox{$\scriptstyle\sim$}}{r}}\vphantom{r}}_j
    &amp;= r_{1j} \mathord{\smash[b]{\underset{\raise.3ex\hbox{$\scriptstyle\sim$}}{c}}\vphantom{c}}_1 + \cdots + r_{rj} \mathord{\smash[b]{\underset{\raise.3ex\hbox{$\scriptstyle\sim$}}{c}}\vphantom{c}}_r
    &amp;&amp; \text{(}\text{Theorem~23}\text{)}
    \\
    &amp;= \mathord{\smash[b]{\underset{\raise.3ex\hbox{$\scriptstyle\sim$}}{a}}\vphantom{a}}_j,
    &amp;&amp; \text{(choice of the } r_{ij} \text{)}
    \end{aligned}
    $$</w:t>
        </w:r>
      </w:ins>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del w:id="11021" w:author="PR Preview" w:date="2026-01-01T00:00:00Z">
        <w:r>
          <w:rPr>
            <w:b/>
            <w:bCs/>
          </w:rPr>
          <w:delText xml:space="preserve">Example 78 (Building a rank factorization from a basis)</w:delText>
        </w:r>
      </w:del>
      <w:del w:id="11022" w:author="PR Preview" w:date="2026-01-01T00:00:00Z">
        <w:r>
          <w:delText xml:space="preserve"> </w:delText>
        </w:r>
      </w:del>
      <w:del w:id="11023" w:author="PR Preview" w:date="2026-01-01T00:00:00Z">
        <w:r>
          <w:delText xml:space="preserve">For</w:delText>
        </w:r>
      </w:del>
      <w:del w:id="11024" w:author="PR Preview" w:date="2026-01-01T00:00:00Z">
        <w:r>
          <w:delText xml:space="preserve"> </w:delText>
        </w:r>
      </w:del>
      <m:oMath>
        <m:r>
          <m:rPr>
            <m:sty m:val="bi"/>
          </m:rPr>
          <m:t>A</m:t>
        </m:r>
      </m:oMath>
      <w:del w:id="11025" w:author="PR Preview" w:date="2026-01-01T00:00:00Z">
        <w:r>
          <w:delText xml:space="preserve"> </w:delText>
        </w:r>
      </w:del>
      <w:del w:id="11026" w:author="PR Preview" w:date="2026-01-01T00:00:00Z">
        <w:r>
          <w:delText xml:space="preserve">in</w:delText>
        </w:r>
      </w:del>
      <w:del w:id="11027" w:author="PR Preview" w:date="2026-01-01T00:00:00Z">
        <w:r>
          <w:delText xml:space="preserve"> </w:delText>
        </w:r>
      </w:del>
      <w:hyperlink w:anchor="exm-column-space">
        <w:del w:id="11028" w:author="PR Preview" w:date="2026-01-01T00:00:00Z">
          <w:r>
            <w:rPr>
              <w:rStyle w:val="Hyperlink"/>
            </w:rPr>
            <w:delText xml:space="preserve">Example 56</w:delText>
          </w:r>
        </w:del>
      </w:hyperlink>
      <w:del w:id="11029" w:author="PR Preview" w:date="2026-01-01T00:00:00Z">
        <w:r>
          <w:delText xml:space="preserve">,</w:delText>
        </w:r>
      </w:del>
      <w:del w:id="11030" w:author="PR Preview" w:date="2026-01-01T00:00:00Z">
        <w:r>
          <w:delText xml:space="preserve"> </w:delText>
        </w:r>
      </w:del>
      <m:oMath>
        <m:r>
          <m:rPr>
            <m:sty m:val="p"/>
          </m:rPr>
          <m:t>(</m:t>
        </m:r>
        <m:r>
          <m:t>1</m:t>
        </m:r>
        <m:r>
          <m:rPr>
            <m:sty m:val="p"/>
          </m:rPr>
          <m:t>,</m:t>
        </m:r>
        <m:r>
          <m:t>3</m:t>
        </m:r>
        <m:r>
          <m:rPr>
            <m:sty m:val="p"/>
          </m:rPr>
          <m:t>)</m:t>
        </m:r>
      </m:oMath>
      <w:del w:id="11031" w:author="PR Preview" w:date="2026-01-01T00:00:00Z">
        <w:r>
          <w:delText xml:space="preserve"> </w:delText>
        </w:r>
      </w:del>
      <w:del w:id="11032" w:author="PR Preview" w:date="2026-01-01T00:00:00Z">
        <w:r>
          <w:delText xml:space="preserve">spans</w:delText>
        </w:r>
      </w:del>
      <w:del w:id="11033" w:author="PR Preview" w:date="2026-01-01T00:00:00Z">
        <w:r>
          <w:delText xml:space="preserve"> </w:delText>
        </w:r>
      </w:del>
      <m:oMath>
        <m:r>
          <m:rPr>
            <m:scr m:val="script"/>
            <m:sty m:val="p"/>
          </m:rPr>
          <m:t>C</m:t>
        </m:r>
        <m:r>
          <m:rPr>
            <m:sty m:val="p"/>
          </m:rPr>
          <m:t>(</m:t>
        </m:r>
        <m:r>
          <m:rPr>
            <m:sty m:val="bi"/>
          </m:rPr>
          <m:t>A</m:t>
        </m:r>
        <m:r>
          <m:rPr>
            <m:sty m:val="p"/>
          </m:rPr>
          <m:t>)</m:t>
        </m:r>
      </m:oMath>
      <w:del w:id="11034" w:author="PR Preview" w:date="2026-01-01T00:00:00Z">
        <w:r>
          <w:delText xml:space="preserve"> </w:delText>
        </w:r>
      </w:del>
      <w:del w:id="11035" w:author="PR Preview" w:date="2026-01-01T00:00:00Z">
        <w:r>
          <w:delText xml:space="preserve">(1),</w:delText>
        </w:r>
      </w:del>
      <w:del w:id="11036" w:author="PR Preview" w:date="2026-01-01T00:00:00Z">
        <w:r>
          <w:delText xml:space="preserve"> </w:delText>
        </w:r>
      </w:del>
      <w:del w:id="11037" w:author="PR Preview" w:date="2026-01-01T00:00:00Z">
        <w:r>
          <w:delText xml:space="preserve">and it is linearly independent because it is nonzero</w:delText>
        </w:r>
      </w:del>
      <w:del w:id="11038" w:author="PR Preview" w:date="2026-01-01T00:00:00Z">
        <w:r>
          <w:delText xml:space="preserve"> </w:delText>
        </w:r>
      </w:del>
      <w:del w:id="11039" w:author="PR Preview" w:date="2026-01-01T00:00:00Z">
        <w:r>
          <w:delText xml:space="preserve">(</w:delText>
        </w:r>
      </w:del>
      <m:oMath>
        <m:r>
          <m:t>c</m:t>
        </m:r>
        <m:r>
          <m:t> </m:t>
        </m:r>
        <m:r>
          <m:rPr>
            <m:sty m:val="p"/>
          </m:rPr>
          <m:t>(</m:t>
        </m:r>
        <m:r>
          <m:t>1</m:t>
        </m:r>
        <m:r>
          <m:rPr>
            <m:sty m:val="p"/>
          </m:rPr>
          <m:t>,</m:t>
        </m:r>
        <m:r>
          <m:t>3</m:t>
        </m:r>
        <m:r>
          <m:rPr>
            <m:sty m:val="p"/>
          </m:rPr>
          <m:t>)</m:t>
        </m:r>
        <m:r>
          <m:rPr>
            <m:sty m:val="p"/>
          </m:rPr>
          <m:t>=</m:t>
        </m:r>
        <m:sSub>
          <m:e>
            <m:limLow>
              <m:e>
                <m:r>
                  <m:t>0</m:t>
                </m:r>
              </m:e>
              <m:lim>
                <m:r>
                  <m:rPr>
                    <m:sty m:val="p"/>
                  </m:rPr>
                  <m:t>∼</m:t>
                </m:r>
              </m:lim>
            </m:limLow>
          </m:e>
          <m:sub>
            <m:r>
              <m:t>2</m:t>
            </m:r>
          </m:sub>
        </m:sSub>
      </m:oMath>
      <w:del w:id="11040" w:author="PR Preview" w:date="2026-01-01T00:00:00Z">
        <w:r>
          <w:delText xml:space="preserve"> </w:delText>
        </w:r>
      </w:del>
      <w:del w:id="11041" w:author="PR Preview" w:date="2026-01-01T00:00:00Z">
        <w:r>
          <w:delText xml:space="preserve">forces</w:delText>
        </w:r>
      </w:del>
      <w:del w:id="11042" w:author="PR Preview" w:date="2026-01-01T00:00:00Z">
        <w:r>
          <w:delText xml:space="preserve"> </w:delText>
        </w:r>
      </w:del>
      <m:oMath>
        <m:r>
          <m:t>c</m:t>
        </m:r>
        <m:r>
          <m:rPr>
            <m:sty m:val="p"/>
          </m:rPr>
          <m:t>=</m:t>
        </m:r>
        <m:r>
          <m:t>0</m:t>
        </m:r>
      </m:oMath>
      <w:del w:id="11043" w:author="PR Preview" w:date="2026-01-01T00:00:00Z">
        <w:r>
          <w:delText xml:space="preserve">),</w:delText>
        </w:r>
      </w:del>
      <w:del w:id="11044" w:author="PR Preview" w:date="2026-01-01T00:00:00Z">
        <w:r>
          <w:delText xml:space="preserve"> </w:delText>
        </w:r>
      </w:del>
      <w:del w:id="11045" w:author="PR Preview" w:date="2026-01-01T00:00:00Z">
        <w:r>
          <w:delText xml:space="preserve">so it is a basis of</w:delText>
        </w:r>
      </w:del>
      <w:del w:id="11046" w:author="PR Preview" w:date="2026-01-01T00:00:00Z">
        <w:r>
          <w:delText xml:space="preserve"> </w:delText>
        </w:r>
      </w:del>
      <m:oMath>
        <m:r>
          <m:rPr>
            <m:scr m:val="script"/>
            <m:sty m:val="p"/>
          </m:rPr>
          <m:t>C</m:t>
        </m:r>
        <m:r>
          <m:rPr>
            <m:sty m:val="p"/>
          </m:rPr>
          <m:t>(</m:t>
        </m:r>
        <m:r>
          <m:rPr>
            <m:sty m:val="bi"/>
          </m:rPr>
          <m:t>A</m:t>
        </m:r>
        <m:r>
          <m:rPr>
            <m:sty m:val="p"/>
          </m:rPr>
          <m:t>)</m:t>
        </m:r>
      </m:oMath>
      <w:del w:id="11047" w:author="PR Preview" w:date="2026-01-01T00:00:00Z">
        <w:r>
          <w:delText xml:space="preserve">.</w:delText>
        </w:r>
      </w:del>
      <w:del w:id="11048" w:author="PR Preview" w:date="2026-01-01T00:00:00Z">
        <w:r>
          <w:delText xml:space="preserve"> </w:delText>
        </w:r>
      </w:del>
      <w:del w:id="11049" w:author="PR Preview" w:date="2026-01-01T00:00:00Z">
        <w:r>
          <w:delText xml:space="preserve">The columns of</w:delText>
        </w:r>
      </w:del>
      <w:del w:id="11050" w:author="PR Preview" w:date="2026-01-01T00:00:00Z">
        <w:r>
          <w:delText xml:space="preserve"> </w:delText>
        </w:r>
      </w:del>
      <m:oMath>
        <m:r>
          <m:rPr>
            <m:sty m:val="bi"/>
          </m:rPr>
          <m:t>A</m:t>
        </m:r>
      </m:oMath>
      <w:del w:id="11051" w:author="PR Preview" w:date="2026-01-01T00:00:00Z">
        <w:r>
          <w:delText xml:space="preserve"> </w:delText>
        </w:r>
      </w:del>
      <w:del w:id="11052" w:author="PR Preview" w:date="2026-01-01T00:00:00Z">
        <w:r>
          <w:delText xml:space="preserve">are</w:delText>
        </w:r>
      </w:del>
      <w:del w:id="11053" w:author="PR Preview" w:date="2026-01-01T00:00:00Z">
        <w:r>
          <w:delText xml:space="preserve"> </w:delText>
        </w:r>
      </w:del>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del w:id="11054" w:author="PR Preview" w:date="2026-01-01T00:00:00Z">
        <w:r>
          <w:delText xml:space="preserve">,</w:delText>
        </w:r>
      </w:del>
      <w:del w:id="11055" w:author="PR Preview" w:date="2026-01-01T00:00:00Z">
        <w:r>
          <w:delText xml:space="preserve"> </w:delText>
        </w:r>
      </w:del>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del w:id="11056" w:author="PR Preview" w:date="2026-01-01T00:00:00Z">
        <w:r>
          <w:delText xml:space="preserve"> </w:delText>
        </w:r>
      </w:del>
      <w:del w:id="11057" w:author="PR Preview" w:date="2026-01-01T00:00:00Z">
        <w:r>
          <w:delText xml:space="preserve">and</w:delText>
        </w:r>
      </w:del>
      <w:del w:id="11058" w:author="PR Preview" w:date="2026-01-01T00:00:00Z">
        <w:r>
          <w:delText xml:space="preserve"> </w:delText>
        </w:r>
      </w:del>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del w:id="11059" w:author="PR Preview" w:date="2026-01-01T00:00:00Z">
        <w:r>
          <w:delText xml:space="preserve">,</w:delText>
        </w:r>
      </w:del>
      <w:del w:id="11060" w:author="PR Preview" w:date="2026-01-01T00:00:00Z">
        <w:r>
          <w:delText xml:space="preserve"> </w:delText>
        </w:r>
      </w:del>
      <w:del w:id="11061" w:author="PR Preview" w:date="2026-01-01T00:00:00Z">
        <w:r>
          <w:delText xml:space="preserve">so the construction in</w:delText>
        </w:r>
      </w:del>
      <w:del w:id="11062" w:author="PR Preview" w:date="2026-01-01T00:00:00Z">
        <w:r>
          <w:delText xml:space="preserve"> </w:delText>
        </w:r>
      </w:del>
      <w:hyperlink w:anchor="thm-rank-factorization">
        <w:del w:id="11063" w:author="PR Preview" w:date="2026-01-01T00:00:00Z">
          <w:r>
            <w:rPr>
              <w:rStyle w:val="Hyperlink"/>
            </w:rPr>
            <w:delText xml:space="preserve">Theorem 45</w:delText>
          </w:r>
        </w:del>
      </w:hyperlink>
      <w:del w:id="11064" w:author="PR Preview" w:date="2026-01-01T00:00:00Z">
        <w:r>
          <w:delText xml:space="preserve"> </w:delText>
        </w:r>
      </w:del>
      <w:del w:id="11065" w:author="PR Preview" w:date="2026-01-01T00:00:00Z">
        <w:r>
          <w:delText xml:space="preserve">gives</w:delText>
        </w:r>
      </w:del>
      <w:del w:id="11066" w:author="PR Preview" w:date="2026-01-01T00:00:00Z">
        <w:r>
          <w:delText xml:space="preserve"> </w:delText>
        </w:r>
      </w:del>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del w:id="11067" w:author="PR Preview" w:date="2026-01-01T00:00:00Z">
        <w:r>
          <w:delText xml:space="preserve"> </w:delText>
        </w:r>
      </w:del>
      <w:del w:id="11068" w:author="PR Preview" w:date="2026-01-01T00:00:00Z">
        <w:r>
          <w:delText xml:space="preserve">and</w:delText>
        </w:r>
      </w:del>
      <w:del w:id="11069" w:author="PR Preview" w:date="2026-01-01T00:00:00Z">
        <w:r>
          <w:delText xml:space="preserve"> </w:delText>
        </w:r>
      </w:del>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del w:id="11070" w:author="PR Preview" w:date="2026-01-01T00:00:00Z">
        <w:r>
          <w:delText xml:space="preserve">,</w:delText>
        </w:r>
      </w:del>
      <w:del w:id="11071" w:author="PR Preview" w:date="2026-01-01T00:00:00Z">
        <w:r>
          <w:delText xml:space="preserve"> </w:delText>
        </w:r>
      </w:del>
      <w:del w:id="11072" w:author="PR Preview" w:date="2026-01-01T00:00:00Z">
        <w:r>
          <w:delText xml:space="preserve">the factorization in</w:delText>
        </w:r>
      </w:del>
      <w:del w:id="11073" w:author="PR Preview" w:date="2026-01-01T00:00:00Z">
        <w:r>
          <w:delText xml:space="preserve"> </w:delText>
        </w:r>
      </w:del>
      <w:hyperlink w:anchor="exm-rank-factorization">
        <w:del w:id="11074" w:author="PR Preview" w:date="2026-01-01T00:00:00Z">
          <w:r>
            <w:rPr>
              <w:rStyle w:val="Hyperlink"/>
            </w:rPr>
            <w:delText xml:space="preserve">Example 77</w:delText>
          </w:r>
        </w:del>
      </w:hyperlink>
      <w:del w:id="11075" w:author="PR Preview" w:date="2026-01-01T00:00:00Z">
        <w:r>
          <w:delText xml:space="preserve">.</w:delText>
        </w:r>
      </w:del>
    </w:p>
    <w:p>
      <w:pPr>
        <w:pStyle w:val="BodyText"/>
      </w:pPr>
      <w:ins w:id="11076" w:author="PR Preview" w:date="2026-01-01T00:00:00Z">
        <w:r>
          <w:rPr>
            <w:b/>
            <w:bCs/>
          </w:rPr>
          <w:t xml:space="preserve">Example 78 (Building a rank factorization from a basis)</w:t>
        </w:r>
      </w:ins>
      <w:ins w:id="11077" w:author="PR Preview" w:date="2026-01-01T00:00:00Z">
        <w:r>
          <w:t xml:space="preserve"> </w:t>
        </w:r>
      </w:ins>
      <w:ins w:id="11078" w:author="PR Preview" w:date="2026-01-01T00:00:00Z">
        <w:r>
          <w:t xml:space="preserve">For</w:t>
        </w:r>
      </w:ins>
      <w:ins w:id="11079" w:author="PR Preview" w:date="2026-01-01T00:00:00Z">
        <w:r>
          <w:t xml:space="preserve"> </w:t>
        </w:r>
      </w:ins>
      <m:oMath>
        <m:r>
          <m:rPr>
            <m:sty m:val="bi"/>
          </m:rPr>
          <m:t>A</m:t>
        </m:r>
      </m:oMath>
      <w:ins w:id="11080" w:author="PR Preview" w:date="2026-01-01T00:00:00Z">
        <w:r>
          <w:t xml:space="preserve"> </w:t>
        </w:r>
      </w:ins>
      <w:ins w:id="11081" w:author="PR Preview" w:date="2026-01-01T00:00:00Z">
        <w:r>
          <w:t xml:space="preserve">in</w:t>
        </w:r>
      </w:ins>
      <w:ins w:id="11082" w:author="PR Preview" w:date="2026-01-01T00:00:00Z">
        <w:r>
          <w:t xml:space="preserve"> </w:t>
        </w:r>
      </w:ins>
      <w:hyperlink w:anchor="exm-column-space">
        <w:ins w:id="11083" w:author="PR Preview" w:date="2026-01-01T00:00:00Z">
          <w:r>
            <w:rPr>
              <w:rStyle w:val="Hyperlink"/>
            </w:rPr>
            <w:t xml:space="preserve">Example 56</w:t>
          </w:r>
        </w:ins>
      </w:hyperlink>
      <w:ins w:id="11084" w:author="PR Preview" w:date="2026-01-01T00:00:00Z">
        <w:r>
          <w:t xml:space="preserve">,</w:t>
        </w:r>
      </w:ins>
      <w:ins w:id="11085" w:author="PR Preview" w:date="2026-01-01T00:00:00Z">
        <w:r>
          <w:t xml:space="preserve"> </w:t>
        </w:r>
      </w:ins>
      <m:oMath>
        <m:r>
          <m:rPr>
            <m:sty m:val="p"/>
          </m:rPr>
          <m:t>(</m:t>
        </m:r>
        <m:r>
          <m:t>1</m:t>
        </m:r>
        <m:r>
          <m:rPr>
            <m:sty m:val="p"/>
          </m:rPr>
          <m:t>,</m:t>
        </m:r>
        <m:r>
          <m:t>3</m:t>
        </m:r>
        <m:r>
          <m:rPr>
            <m:sty m:val="p"/>
          </m:rPr>
          <m:t>)</m:t>
        </m:r>
      </m:oMath>
      <w:ins w:id="11086" w:author="PR Preview" w:date="2026-01-01T00:00:00Z">
        <w:r>
          <w:t xml:space="preserve"> </w:t>
        </w:r>
      </w:ins>
      <w:ins w:id="11087" w:author="PR Preview" w:date="2026-01-01T00:00:00Z">
        <w:r>
          <w:t xml:space="preserve">spans</w:t>
        </w:r>
      </w:ins>
      <w:ins w:id="11088" w:author="PR Preview" w:date="2026-01-01T00:00:00Z">
        <w:r>
          <w:t xml:space="preserve"> </w:t>
        </w:r>
      </w:ins>
      <m:oMath>
        <m:r>
          <m:rPr>
            <m:scr m:val="script"/>
            <m:sty m:val="p"/>
          </m:rPr>
          <m:t>C</m:t>
        </m:r>
        <m:r>
          <m:rPr>
            <m:sty m:val="p"/>
          </m:rPr>
          <m:t>(</m:t>
        </m:r>
        <m:r>
          <m:rPr>
            <m:sty m:val="bi"/>
          </m:rPr>
          <m:t>A</m:t>
        </m:r>
        <m:r>
          <m:rPr>
            <m:sty m:val="p"/>
          </m:rPr>
          <m:t>)</m:t>
        </m:r>
      </m:oMath>
      <w:ins w:id="11089" w:author="PR Preview" w:date="2026-01-01T00:00:00Z">
        <w:r>
          <w:t xml:space="preserve"> </w:t>
        </w:r>
      </w:ins>
      <w:ins w:id="11090" w:author="PR Preview" w:date="2026-01-01T00:00:00Z">
        <w:r>
          <w:t xml:space="preserve">(1),</w:t>
        </w:r>
      </w:ins>
      <w:ins w:id="11091" w:author="PR Preview" w:date="2026-01-01T00:00:00Z">
        <w:r>
          <w:t xml:space="preserve"> </w:t>
        </w:r>
      </w:ins>
      <w:ins w:id="11092" w:author="PR Preview" w:date="2026-01-01T00:00:00Z">
        <w:r>
          <w:t xml:space="preserve">and it is linearly independent because it is nonzero</w:t>
        </w:r>
      </w:ins>
      <w:ins w:id="11093" w:author="PR Preview" w:date="2026-01-01T00:00:00Z">
        <w:r>
          <w:t xml:space="preserve"> </w:t>
        </w:r>
      </w:ins>
      <w:ins w:id="11094" w:author="PR Preview" w:date="2026-01-01T00:00:00Z">
        <w:r>
          <w:t xml:space="preserve">(</w:t>
        </w:r>
      </w:ins>
      <w:ins w:id="11095" w:author="PR Preview" w:date="2026-01-01T00:00:00Z">
        <w:r>
          <w:t xml:space="preserve">$c\,(1, 3) = \mathord{\smash[b]{\underset{\raise.3ex\hbox{$\scriptstyle\sim$}}{0}}\vphantom{0}}_2$</w:t>
        </w:r>
      </w:ins>
      <w:ins w:id="11096" w:author="PR Preview" w:date="2026-01-01T00:00:00Z">
        <w:r>
          <w:t xml:space="preserve"> </w:t>
        </w:r>
      </w:ins>
      <w:ins w:id="11097" w:author="PR Preview" w:date="2026-01-01T00:00:00Z">
        <w:r>
          <w:t xml:space="preserve">forces</w:t>
        </w:r>
      </w:ins>
      <w:ins w:id="11098" w:author="PR Preview" w:date="2026-01-01T00:00:00Z">
        <w:r>
          <w:t xml:space="preserve"> </w:t>
        </w:r>
      </w:ins>
      <m:oMath>
        <m:r>
          <m:t>c</m:t>
        </m:r>
        <m:r>
          <m:rPr>
            <m:sty m:val="p"/>
          </m:rPr>
          <m:t>=</m:t>
        </m:r>
        <m:r>
          <m:t>0</m:t>
        </m:r>
      </m:oMath>
      <w:ins w:id="11099" w:author="PR Preview" w:date="2026-01-01T00:00:00Z">
        <w:r>
          <w:t xml:space="preserve">),</w:t>
        </w:r>
      </w:ins>
      <w:ins w:id="11100" w:author="PR Preview" w:date="2026-01-01T00:00:00Z">
        <w:r>
          <w:t xml:space="preserve"> </w:t>
        </w:r>
      </w:ins>
      <w:ins w:id="11101" w:author="PR Preview" w:date="2026-01-01T00:00:00Z">
        <w:r>
          <w:t xml:space="preserve">so it is a basis of</w:t>
        </w:r>
      </w:ins>
      <w:ins w:id="11102" w:author="PR Preview" w:date="2026-01-01T00:00:00Z">
        <w:r>
          <w:t xml:space="preserve"> </w:t>
        </w:r>
      </w:ins>
      <m:oMath>
        <m:r>
          <m:rPr>
            <m:scr m:val="script"/>
            <m:sty m:val="p"/>
          </m:rPr>
          <m:t>C</m:t>
        </m:r>
        <m:r>
          <m:rPr>
            <m:sty m:val="p"/>
          </m:rPr>
          <m:t>(</m:t>
        </m:r>
        <m:r>
          <m:rPr>
            <m:sty m:val="bi"/>
          </m:rPr>
          <m:t>A</m:t>
        </m:r>
        <m:r>
          <m:rPr>
            <m:sty m:val="p"/>
          </m:rPr>
          <m:t>)</m:t>
        </m:r>
      </m:oMath>
      <w:ins w:id="11103" w:author="PR Preview" w:date="2026-01-01T00:00:00Z">
        <w:r>
          <w:t xml:space="preserve">.</w:t>
        </w:r>
      </w:ins>
      <w:ins w:id="11104" w:author="PR Preview" w:date="2026-01-01T00:00:00Z">
        <w:r>
          <w:t xml:space="preserve"> </w:t>
        </w:r>
      </w:ins>
      <w:ins w:id="11105" w:author="PR Preview" w:date="2026-01-01T00:00:00Z">
        <w:r>
          <w:t xml:space="preserve">The columns of</w:t>
        </w:r>
      </w:ins>
      <w:ins w:id="11106" w:author="PR Preview" w:date="2026-01-01T00:00:00Z">
        <w:r>
          <w:t xml:space="preserve"> </w:t>
        </w:r>
      </w:ins>
      <m:oMath>
        <m:r>
          <m:rPr>
            <m:sty m:val="bi"/>
          </m:rPr>
          <m:t>A</m:t>
        </m:r>
      </m:oMath>
      <w:ins w:id="11107" w:author="PR Preview" w:date="2026-01-01T00:00:00Z">
        <w:r>
          <w:t xml:space="preserve"> </w:t>
        </w:r>
      </w:ins>
      <w:ins w:id="11108" w:author="PR Preview" w:date="2026-01-01T00:00:00Z">
        <w:r>
          <w:t xml:space="preserve">are</w:t>
        </w:r>
      </w:ins>
      <w:ins w:id="11109" w:author="PR Preview" w:date="2026-01-01T00:00:00Z">
        <w:r>
          <w:t xml:space="preserve"> </w:t>
        </w:r>
      </w:ins>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ins w:id="11110" w:author="PR Preview" w:date="2026-01-01T00:00:00Z">
        <w:r>
          <w:t xml:space="preserve">,</w:t>
        </w:r>
      </w:ins>
      <w:ins w:id="11111" w:author="PR Preview" w:date="2026-01-01T00:00:00Z">
        <w:r>
          <w:t xml:space="preserve"> </w:t>
        </w:r>
      </w:ins>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ins w:id="11112" w:author="PR Preview" w:date="2026-01-01T00:00:00Z">
        <w:r>
          <w:t xml:space="preserve"> </w:t>
        </w:r>
      </w:ins>
      <w:ins w:id="11113" w:author="PR Preview" w:date="2026-01-01T00:00:00Z">
        <w:r>
          <w:t xml:space="preserve">and</w:t>
        </w:r>
      </w:ins>
      <w:ins w:id="11114" w:author="PR Preview" w:date="2026-01-01T00:00:00Z">
        <w:r>
          <w:t xml:space="preserve"> </w:t>
        </w:r>
      </w:ins>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ins w:id="11115" w:author="PR Preview" w:date="2026-01-01T00:00:00Z">
        <w:r>
          <w:t xml:space="preserve">,</w:t>
        </w:r>
      </w:ins>
      <w:ins w:id="11116" w:author="PR Preview" w:date="2026-01-01T00:00:00Z">
        <w:r>
          <w:t xml:space="preserve"> </w:t>
        </w:r>
      </w:ins>
      <w:ins w:id="11117" w:author="PR Preview" w:date="2026-01-01T00:00:00Z">
        <w:r>
          <w:t xml:space="preserve">so the construction in</w:t>
        </w:r>
      </w:ins>
      <w:ins w:id="11118" w:author="PR Preview" w:date="2026-01-01T00:00:00Z">
        <w:r>
          <w:t xml:space="preserve"> </w:t>
        </w:r>
      </w:ins>
      <w:hyperlink w:anchor="thm-rank-factorization">
        <w:ins w:id="11119" w:author="PR Preview" w:date="2026-01-01T00:00:00Z">
          <w:r>
            <w:rPr>
              <w:rStyle w:val="Hyperlink"/>
            </w:rPr>
            <w:t xml:space="preserve">Theorem 45</w:t>
          </w:r>
        </w:ins>
      </w:hyperlink>
      <w:ins w:id="11120" w:author="PR Preview" w:date="2026-01-01T00:00:00Z">
        <w:r>
          <w:t xml:space="preserve"> </w:t>
        </w:r>
      </w:ins>
      <w:ins w:id="11121" w:author="PR Preview" w:date="2026-01-01T00:00:00Z">
        <w:r>
          <w:t xml:space="preserve">gives</w:t>
        </w:r>
      </w:ins>
      <w:ins w:id="11122" w:author="PR Preview" w:date="2026-01-01T00:00:00Z">
        <w:r>
          <w:t xml:space="preserve"> </w:t>
        </w:r>
      </w:ins>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ins w:id="11123" w:author="PR Preview" w:date="2026-01-01T00:00:00Z">
        <w:r>
          <w:t xml:space="preserve"> </w:t>
        </w:r>
      </w:ins>
      <w:ins w:id="11124" w:author="PR Preview" w:date="2026-01-01T00:00:00Z">
        <w:r>
          <w:t xml:space="preserve">and</w:t>
        </w:r>
      </w:ins>
      <w:ins w:id="11125" w:author="PR Preview" w:date="2026-01-01T00:00:00Z">
        <w:r>
          <w:t xml:space="preserve"> </w:t>
        </w:r>
      </w:ins>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ins w:id="11126" w:author="PR Preview" w:date="2026-01-01T00:00:00Z">
        <w:r>
          <w:t xml:space="preserve">,</w:t>
        </w:r>
      </w:ins>
      <w:ins w:id="11127" w:author="PR Preview" w:date="2026-01-01T00:00:00Z">
        <w:r>
          <w:t xml:space="preserve"> </w:t>
        </w:r>
      </w:ins>
      <w:ins w:id="11128" w:author="PR Preview" w:date="2026-01-01T00:00:00Z">
        <w:r>
          <w:t xml:space="preserve">the factorization in</w:t>
        </w:r>
      </w:ins>
      <w:ins w:id="11129" w:author="PR Preview" w:date="2026-01-01T00:00:00Z">
        <w:r>
          <w:t xml:space="preserve"> </w:t>
        </w:r>
      </w:ins>
      <w:hyperlink w:anchor="exm-rank-factorization">
        <w:ins w:id="11130" w:author="PR Preview" w:date="2026-01-01T00:00:00Z">
          <w:r>
            <w:rPr>
              <w:rStyle w:val="Hyperlink"/>
            </w:rPr>
            <w:t xml:space="preserve">Example 77</w:t>
          </w:r>
        </w:ins>
      </w:hyperlink>
      <w:ins w:id="11131" w:author="PR Preview" w:date="2026-01-01T00:00:00Z">
        <w:r>
          <w:t xml:space="preserve">.</w:t>
        </w:r>
      </w:ins>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limLow>
                    <m:e>
                      <m:r>
                        <m:t>x</m:t>
                      </m:r>
                    </m:e>
                    <m:lim>
                      <m:r>
                        <m:rPr>
                          <m:sty m:val="p"/>
                        </m:rPr>
                        <m:t>∼</m:t>
                      </m:r>
                    </m:lim>
                  </m:limLow>
                </m:e>
                <m:sub>
                  <m:r>
                    <m:t>1</m:t>
                  </m:r>
                </m:sub>
              </m:sSub>
              <m:r>
                <m:rPr>
                  <m:sty m:val="p"/>
                </m:rPr>
                <m:t>+</m:t>
              </m:r>
              <m:sSub>
                <m:e>
                  <m:limLow>
                    <m:e>
                      <m:r>
                        <m:t>x</m:t>
                      </m:r>
                    </m:e>
                    <m:lim>
                      <m:r>
                        <m:rPr>
                          <m:sty m:val="p"/>
                        </m:rPr>
                        <m:t>∼</m:t>
                      </m:r>
                    </m:lim>
                  </m:limLow>
                </m:e>
                <m:sub>
                  <m:r>
                    <m:t>2</m:t>
                  </m:r>
                </m:sub>
              </m:sSub>
              <m:r>
                <m:rPr>
                  <m:sty m:val="p"/>
                </m:rPr>
                <m:t>:</m:t>
              </m:r>
              <m:sSub>
                <m:e>
                  <m:limLow>
                    <m:e>
                      <m:r>
                        <m:t>x</m:t>
                      </m:r>
                    </m:e>
                    <m:lim>
                      <m:r>
                        <m:rPr>
                          <m:sty m:val="p"/>
                        </m:rPr>
                        <m:t>∼</m:t>
                      </m:r>
                    </m:lim>
                  </m:limLow>
                </m:e>
                <m:sub>
                  <m:r>
                    <m:t>1</m:t>
                  </m:r>
                </m:sub>
              </m:sSub>
              <m:r>
                <m:rPr>
                  <m:sty m:val="p"/>
                </m:rPr>
                <m:t>∈</m:t>
              </m:r>
              <m:sSub>
                <m:e>
                  <m:r>
                    <m:rPr>
                      <m:scr m:val="script"/>
                      <m:sty m:val="p"/>
                    </m:rPr>
                    <m:t>S</m:t>
                  </m:r>
                </m:e>
                <m:sub>
                  <m:r>
                    <m:t>1</m:t>
                  </m:r>
                </m:sub>
              </m:sSub>
              <m:r>
                <m:rPr>
                  <m:sty m:val="p"/>
                </m:rPr>
                <m:t>,</m:t>
              </m:r>
              <m:r>
                <m:t> </m:t>
              </m:r>
              <m:sSub>
                <m:e>
                  <m:limLow>
                    <m:e>
                      <m:r>
                        <m:t>x</m:t>
                      </m:r>
                    </m:e>
                    <m:lim>
                      <m:r>
                        <m:rPr>
                          <m:sty m:val="p"/>
                        </m:rPr>
                        <m:t>∼</m:t>
                      </m:r>
                    </m:lim>
                  </m:limLow>
                </m:e>
                <m:sub>
                  <m:r>
                    <m:t>2</m:t>
                  </m:r>
                </m:sub>
              </m:sSub>
              <m:r>
                <m:rPr>
                  <m:sty m:val="p"/>
                </m:rPr>
                <m:t>∈</m:t>
              </m:r>
              <m:sSub>
                <m:e>
                  <m:r>
                    <m:rPr>
                      <m:scr m:val="script"/>
                      <m:sty m:val="p"/>
                    </m:rPr>
                    <m:t>S</m:t>
                  </m:r>
                </m:e>
                <m:sub>
                  <m:r>
                    <m:t>2</m:t>
                  </m:r>
                </m:sub>
              </m:sSub>
            </m:e>
          </m:d>
          <m:r>
            <m:t>​</m:t>
          </m:r>
          <m:r>
            <m:rPr>
              <m:sty m:val="p"/>
            </m:rPr>
            <m:t>.</m:t>
          </m:r>
        </m:oMath>
      </m:oMathPara>
    </w:p>
    <w:p>
      <w:pPr>
        <w:pStyle w:val="BodyText"/>
      </w:pPr>
      <w:ins w:id="11132" w:author="PR Preview" w:date="2026-01-01T00:00:00Z">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ins>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del w:id="11133" w:author="PR Preview" w:date="2026-01-01T00:00:00Z">
        <w:r>
          <w:rPr>
            <w:i/>
            <w:iCs/>
          </w:rPr>
          <w:delText xml:space="preserve">Proof</w:delText>
        </w:r>
      </w:del>
      <w:del w:id="11134" w:author="PR Preview" w:date="2026-01-01T00:00:00Z">
        <w:r>
          <w:delText xml:space="preserve">. </w:delText>
        </w:r>
      </w:del>
      <w:del w:id="11135" w:author="PR Preview" w:date="2026-01-01T00:00:00Z">
        <w:r>
          <w:delText xml:space="preserve">Both</w:delText>
        </w:r>
      </w:del>
      <w:del w:id="11136" w:author="PR Preview" w:date="2026-01-01T00:00:00Z">
        <w:r>
          <w:delText xml:space="preserve"> </w:delText>
        </w:r>
      </w:del>
      <m:oMath>
        <m:sSub>
          <m:e>
            <m:r>
              <m:rPr>
                <m:scr m:val="script"/>
                <m:sty m:val="p"/>
              </m:rPr>
              <m:t>S</m:t>
            </m:r>
          </m:e>
          <m:sub>
            <m:r>
              <m:t>1</m:t>
            </m:r>
          </m:sub>
        </m:sSub>
      </m:oMath>
      <w:del w:id="11137" w:author="PR Preview" w:date="2026-01-01T00:00:00Z">
        <w:r>
          <w:delText xml:space="preserve"> </w:delText>
        </w:r>
      </w:del>
      <w:del w:id="11138" w:author="PR Preview" w:date="2026-01-01T00:00:00Z">
        <w:r>
          <w:delText xml:space="preserve">and</w:delText>
        </w:r>
      </w:del>
      <w:del w:id="11139" w:author="PR Preview" w:date="2026-01-01T00:00:00Z">
        <w:r>
          <w:delText xml:space="preserve"> </w:delText>
        </w:r>
      </w:del>
      <m:oMath>
        <m:sSub>
          <m:e>
            <m:r>
              <m:rPr>
                <m:scr m:val="script"/>
                <m:sty m:val="p"/>
              </m:rPr>
              <m:t>S</m:t>
            </m:r>
          </m:e>
          <m:sub>
            <m:r>
              <m:t>2</m:t>
            </m:r>
          </m:sub>
        </m:sSub>
      </m:oMath>
      <w:del w:id="11140" w:author="PR Preview" w:date="2026-01-01T00:00:00Z">
        <w:r>
          <w:delText xml:space="preserve"> </w:delText>
        </w:r>
      </w:del>
      <w:del w:id="11141" w:author="PR Preview" w:date="2026-01-01T00:00:00Z">
        <w:r>
          <w:delText xml:space="preserve">contain</w:delText>
        </w:r>
      </w:del>
      <w:del w:id="11142" w:author="PR Preview" w:date="2026-01-01T00:00:00Z">
        <w:r>
          <w:delText xml:space="preserve"> </w:delText>
        </w:r>
      </w:del>
      <m:oMath>
        <m:limLow>
          <m:e>
            <m:r>
              <m:t>0</m:t>
            </m:r>
          </m:e>
          <m:lim>
            <m:r>
              <m:rPr>
                <m:sty m:val="p"/>
              </m:rPr>
              <m:t>∼</m:t>
            </m:r>
          </m:lim>
        </m:limLow>
      </m:oMath>
      <w:del w:id="11143" w:author="PR Preview" w:date="2026-01-01T00:00:00Z">
        <w:r>
          <w:delText xml:space="preserve"> </w:delText>
        </w:r>
      </w:del>
      <w:del w:id="11144" w:author="PR Preview" w:date="2026-01-01T00:00:00Z">
        <w:r>
          <w:delText xml:space="preserve">(</w:delText>
        </w:r>
      </w:del>
      <w:hyperlink w:anchor="thm-subspace-zero">
        <w:del w:id="11145" w:author="PR Preview" w:date="2026-01-01T00:00:00Z">
          <w:r>
            <w:rPr>
              <w:rStyle w:val="Hyperlink"/>
            </w:rPr>
            <w:delText xml:space="preserve">Theorem 21</w:delText>
          </w:r>
        </w:del>
      </w:hyperlink>
      <w:del w:id="11146" w:author="PR Preview" w:date="2026-01-01T00:00:00Z">
        <w:r>
          <w:delText xml:space="preserve">).</w:delText>
        </w:r>
      </w:del>
    </w:p>
    <w:p>
      <w:pPr>
        <w:pStyle w:val="BodyText"/>
      </w:pPr>
      <w:del w:id="11147" w:author="PR Preview" w:date="2026-01-01T00:00:00Z">
        <w:r>
          <w:rPr>
            <w:b/>
            <w:bCs/>
          </w:rPr>
          <w:delText xml:space="preserve">The sum.</w:delText>
        </w:r>
      </w:del>
      <w:del w:id="11148" w:author="PR Preview" w:date="2026-01-01T00:00:00Z">
        <w:r>
          <w:delText xml:space="preserve"> </w:delText>
        </w:r>
      </w:del>
      <w:del w:id="11149" w:author="PR Preview" w:date="2026-01-01T00:00:00Z">
        <w:r>
          <w:delText xml:space="preserve">It is not empty: it contains</w:delText>
        </w:r>
      </w:del>
      <w:del w:id="11150" w:author="PR Preview" w:date="2026-01-01T00:00:00Z">
        <w:r>
          <w:delText xml:space="preserve"> </w:delText>
        </w:r>
      </w:del>
      <m:oMath>
        <m:limLow>
          <m:e>
            <m:r>
              <m:t>0</m:t>
            </m:r>
          </m:e>
          <m:lim>
            <m:r>
              <m:rPr>
                <m:sty m:val="p"/>
              </m:rPr>
              <m:t>∼</m:t>
            </m:r>
          </m:lim>
        </m:limLow>
        <m:r>
          <m:rPr>
            <m:sty m:val="p"/>
          </m:rPr>
          <m:t>+</m:t>
        </m:r>
        <m:limLow>
          <m:e>
            <m:r>
              <m:t>0</m:t>
            </m:r>
          </m:e>
          <m:lim>
            <m:r>
              <m:rPr>
                <m:sty m:val="p"/>
              </m:rPr>
              <m:t>∼</m:t>
            </m:r>
          </m:lim>
        </m:limLow>
        <m:r>
          <m:rPr>
            <m:sty m:val="p"/>
          </m:rPr>
          <m:t>=</m:t>
        </m:r>
        <m:limLow>
          <m:e>
            <m:r>
              <m:t>0</m:t>
            </m:r>
          </m:e>
          <m:lim>
            <m:r>
              <m:rPr>
                <m:sty m:val="p"/>
              </m:rPr>
              <m:t>∼</m:t>
            </m:r>
          </m:lim>
        </m:limLow>
      </m:oMath>
      <w:del w:id="11151" w:author="PR Preview" w:date="2026-01-01T00:00:00Z">
        <w:r>
          <w:delText xml:space="preserve">.</w:delText>
        </w:r>
      </w:del>
      <w:del w:id="11152" w:author="PR Preview" w:date="2026-01-01T00:00:00Z">
        <w:r>
          <w:delText xml:space="preserve"> </w:delText>
        </w:r>
      </w:del>
      <w:del w:id="11153" w:author="PR Preview" w:date="2026-01-01T00:00:00Z">
        <w:r>
          <w:delText xml:space="preserve">Take two of its vectors,</w:delText>
        </w:r>
      </w:del>
      <w:del w:id="11154" w:author="PR Preview" w:date="2026-01-01T00:00:00Z">
        <w:r>
          <w:delText xml:space="preserve"> </w:delText>
        </w:r>
      </w:del>
      <m:oMath>
        <m:limLow>
          <m:e>
            <m:r>
              <m:t>u</m:t>
            </m:r>
          </m:e>
          <m:lim>
            <m:r>
              <m:rPr>
                <m:sty m:val="p"/>
              </m:rPr>
              <m:t>∼</m:t>
            </m:r>
          </m:lim>
        </m:limLow>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oMath>
      <w:del w:id="11155" w:author="PR Preview" w:date="2026-01-01T00:00:00Z">
        <w:r>
          <w:delText xml:space="preserve"> </w:delText>
        </w:r>
      </w:del>
      <w:del w:id="11156" w:author="PR Preview" w:date="2026-01-01T00:00:00Z">
        <w:r>
          <w:delText xml:space="preserve">and</w:delText>
        </w:r>
      </w:del>
      <w:del w:id="11157" w:author="PR Preview" w:date="2026-01-01T00:00:00Z">
        <w:r>
          <w:delText xml:space="preserve"> </w:delText>
        </w:r>
      </w:del>
      <m:oMath>
        <m:limLow>
          <m:e>
            <m:r>
              <m:t>w</m:t>
            </m:r>
          </m:e>
          <m:lim>
            <m:r>
              <m:rPr>
                <m:sty m:val="p"/>
              </m:rPr>
              <m:t>∼</m:t>
            </m:r>
          </m:lim>
        </m:limLow>
        <m:r>
          <m:rPr>
            <m:sty m:val="p"/>
          </m:rPr>
          <m:t>=</m:t>
        </m:r>
        <m:sSub>
          <m:e>
            <m:limLow>
              <m:e>
                <m:r>
                  <m:t>w</m:t>
                </m:r>
              </m:e>
              <m:lim>
                <m:r>
                  <m:rPr>
                    <m:sty m:val="p"/>
                  </m:rPr>
                  <m:t>∼</m:t>
                </m:r>
              </m:lim>
            </m:limLow>
          </m:e>
          <m:sub>
            <m:r>
              <m:t>1</m:t>
            </m:r>
          </m:sub>
        </m:sSub>
        <m:r>
          <m:rPr>
            <m:sty m:val="p"/>
          </m:rPr>
          <m:t>+</m:t>
        </m:r>
        <m:sSub>
          <m:e>
            <m:limLow>
              <m:e>
                <m:r>
                  <m:t>w</m:t>
                </m:r>
              </m:e>
              <m:lim>
                <m:r>
                  <m:rPr>
                    <m:sty m:val="p"/>
                  </m:rPr>
                  <m:t>∼</m:t>
                </m:r>
              </m:lim>
            </m:limLow>
          </m:e>
          <m:sub>
            <m:r>
              <m:t>2</m:t>
            </m:r>
          </m:sub>
        </m:sSub>
      </m:oMath>
      <w:del w:id="11158" w:author="PR Preview" w:date="2026-01-01T00:00:00Z">
        <w:r>
          <w:delText xml:space="preserve">,</w:delText>
        </w:r>
      </w:del>
      <w:del w:id="11159" w:author="PR Preview" w:date="2026-01-01T00:00:00Z">
        <w:r>
          <w:delText xml:space="preserve"> </w:delText>
        </w:r>
      </w:del>
      <w:del w:id="11160" w:author="PR Preview" w:date="2026-01-01T00:00:00Z">
        <w:r>
          <w:delText xml:space="preserve">with</w:delText>
        </w:r>
      </w:del>
      <w:del w:id="11161" w:author="PR Preview" w:date="2026-01-01T00:00:00Z">
        <w:r>
          <w:delText xml:space="preserve"> </w:delText>
        </w:r>
      </w:del>
      <m:oMath>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sSub>
          <m:e>
            <m:r>
              <m:rPr>
                <m:scr m:val="script"/>
                <m:sty m:val="p"/>
              </m:rPr>
              <m:t>S</m:t>
            </m:r>
          </m:e>
          <m:sub>
            <m:r>
              <m:t>1</m:t>
            </m:r>
          </m:sub>
        </m:sSub>
      </m:oMath>
      <w:del w:id="11162" w:author="PR Preview" w:date="2026-01-01T00:00:00Z">
        <w:r>
          <w:delText xml:space="preserve"> </w:delText>
        </w:r>
      </w:del>
      <w:del w:id="11163" w:author="PR Preview" w:date="2026-01-01T00:00:00Z">
        <w:r>
          <w:delText xml:space="preserve">and</w:delText>
        </w:r>
      </w:del>
      <w:del w:id="11164" w:author="PR Preview" w:date="2026-01-01T00:00:00Z">
        <w:r>
          <w:delText xml:space="preserve"> </w:delText>
        </w:r>
      </w:del>
      <m:oMath>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sSub>
          <m:e>
            <m:r>
              <m:rPr>
                <m:scr m:val="script"/>
                <m:sty m:val="p"/>
              </m:rPr>
              <m:t>S</m:t>
            </m:r>
          </m:e>
          <m:sub>
            <m:r>
              <m:t>2</m:t>
            </m:r>
          </m:sub>
        </m:sSub>
      </m:oMath>
      <w:del w:id="11165" w:author="PR Preview" w:date="2026-01-01T00:00:00Z">
        <w:r>
          <w:delText xml:space="preserve">,</w:delText>
        </w:r>
      </w:del>
      <w:del w:id="11166" w:author="PR Preview" w:date="2026-01-01T00:00:00Z">
        <w:r>
          <w:delText xml:space="preserve"> </w:delText>
        </w:r>
      </w:del>
      <w:del w:id="11167" w:author="PR Preview" w:date="2026-01-01T00:00:00Z">
        <w:r>
          <w:delText xml:space="preserve">and a number</w:delText>
        </w:r>
      </w:del>
      <w:del w:id="11168" w:author="PR Preview" w:date="2026-01-01T00:00:00Z">
        <w:r>
          <w:delText xml:space="preserve"> </w:delText>
        </w:r>
      </w:del>
      <m:oMath>
        <m:r>
          <m:t>c</m:t>
        </m:r>
      </m:oMath>
      <w:del w:id="11169" w:author="PR Preview" w:date="2026-01-01T00:00:00Z">
        <w:r>
          <w:delText xml:space="preserve">.</w:delText>
        </w:r>
      </w:del>
      <w:del w:id="11170" w:author="PR Preview" w:date="2026-01-01T00:00:00Z">
        <w:r>
          <w:delText xml:space="preserve"> </w:delText>
        </w:r>
      </w:del>
      <w:del w:id="11171" w:author="PR Preview" w:date="2026-01-01T00:00:00Z">
        <w:r>
          <w:delText xml:space="preserve">Then</w:delText>
        </w:r>
      </w:del>
    </w:p>
    <w:p>
      <w:pPr>
        <w:pStyle w:val="BodyText"/>
      </w:pPr>
      <m:oMathPara>
        <m:oMathParaPr>
          <m:jc m:val="center"/>
        </m:oMathParaPr>
        <m:oMath>
          <m:eqArr>
            <m:e>
              <m:limLow>
                <m:e>
                  <m:r>
                    <m:t>u</m:t>
                  </m:r>
                </m:e>
                <m:lim>
                  <m:r>
                    <m:rPr>
                      <m:sty m:val="p"/>
                    </m:rPr>
                    <m:t>∼</m:t>
                  </m:r>
                </m:lim>
              </m:limLow>
              <m:r>
                <m:rPr>
                  <m:sty m:val="p"/>
                </m:rPr>
                <m:t>+</m:t>
              </m:r>
              <m:limLow>
                <m:e>
                  <m:r>
                    <m:t>w</m:t>
                  </m:r>
                </m:e>
                <m:lim>
                  <m:r>
                    <m:rPr>
                      <m:sty m:val="p"/>
                    </m:rPr>
                    <m:t>∼</m:t>
                  </m:r>
                </m:lim>
              </m:limLow>
              <m:r>
                <m:t>&amp;</m:t>
              </m:r>
              <m:r>
                <m:rPr>
                  <m:sty m:val="p"/>
                </m:rPr>
                <m:t>=</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rPr>
                  <m:sty m:val="p"/>
                </m:rPr>
                <m:t>+</m:t>
              </m:r>
              <m:r>
                <m:rPr>
                  <m:sty m:val="p"/>
                </m:rPr>
                <m:t>(</m:t>
              </m:r>
              <m:sSub>
                <m:e>
                  <m:limLow>
                    <m:e>
                      <m:r>
                        <m:t>w</m:t>
                      </m:r>
                    </m:e>
                    <m:lim>
                      <m:r>
                        <m:rPr>
                          <m:sty m:val="p"/>
                        </m:rPr>
                        <m:t>∼</m:t>
                      </m:r>
                    </m:lim>
                  </m:limLow>
                </m:e>
                <m:sub>
                  <m:r>
                    <m:t>1</m:t>
                  </m:r>
                </m:sub>
              </m:sSub>
              <m:r>
                <m:rPr>
                  <m:sty m:val="p"/>
                </m:rPr>
                <m:t>+</m:t>
              </m:r>
              <m:sSub>
                <m:e>
                  <m:limLow>
                    <m:e>
                      <m:r>
                        <m:t>w</m:t>
                      </m:r>
                    </m:e>
                    <m:lim>
                      <m:r>
                        <m:rPr>
                          <m:sty m:val="p"/>
                        </m:rPr>
                        <m:t>∼</m:t>
                      </m:r>
                    </m:lim>
                  </m:limLow>
                </m:e>
                <m:sub>
                  <m:r>
                    <m:t>2</m:t>
                  </m:r>
                </m:sub>
              </m:sSub>
              <m:r>
                <m:rPr>
                  <m:sty m:val="p"/>
                </m:rPr>
                <m:t>)</m:t>
              </m:r>
              <m:r>
                <m:t>&amp;</m:t>
              </m:r>
              <m:r>
                <m:t>&amp;</m:t>
              </m:r>
              <m:r>
                <m:rPr>
                  <m:nor/>
                  <m:sty m:val="p"/>
                </m:rPr>
                <m:t>(substitute)</m:t>
              </m:r>
            </m:e>
            <m:e>
              <m:r>
                <m:t>&amp;</m:t>
              </m:r>
              <m:r>
                <m:rPr>
                  <m:sty m:val="p"/>
                </m:rPr>
                <m:t>=</m:t>
              </m:r>
              <m:r>
                <m:rPr>
                  <m:sty m:val="p"/>
                </m:rPr>
                <m:t>(</m:t>
              </m:r>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r>
                <m:rPr>
                  <m:sty m:val="p"/>
                </m:rPr>
                <m:t>,</m:t>
              </m:r>
              <m:r>
                <m:t>&amp;</m:t>
              </m:r>
              <m:r>
                <m:t>&amp;</m:t>
              </m:r>
              <m:r>
                <m:rPr>
                  <m:nor/>
                  <m:sty m:val="p"/>
                </m:rPr>
                <m:t>(regroup; vector addition is entrywise)</m:t>
              </m:r>
            </m:e>
          </m:eqArr>
        </m:oMath>
      </m:oMathPara>
    </w:p>
    <w:p>
      <w:pPr>
        <w:pStyle w:val="FirstParagraph"/>
      </w:pPr>
      <w:del w:id="11172" w:author="PR Preview" w:date="2026-01-01T00:00:00Z">
        <w:r>
          <w:delText xml:space="preserve">where</w:delText>
        </w:r>
      </w:del>
      <w:del w:id="11173" w:author="PR Preview" w:date="2026-01-01T00:00:00Z">
        <w:r>
          <w:delText xml:space="preserve"> </w:delText>
        </w:r>
      </w:del>
      <m:oMath>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sSub>
          <m:e>
            <m:r>
              <m:rPr>
                <m:scr m:val="script"/>
                <m:sty m:val="p"/>
              </m:rPr>
              <m:t>S</m:t>
            </m:r>
          </m:e>
          <m:sub>
            <m:r>
              <m:t>1</m:t>
            </m:r>
          </m:sub>
        </m:sSub>
      </m:oMath>
      <w:del w:id="11174" w:author="PR Preview" w:date="2026-01-01T00:00:00Z">
        <w:r>
          <w:delText xml:space="preserve"> </w:delText>
        </w:r>
      </w:del>
      <w:del w:id="11175" w:author="PR Preview" w:date="2026-01-01T00:00:00Z">
        <w:r>
          <w:delText xml:space="preserve">and</w:delText>
        </w:r>
      </w:del>
      <w:del w:id="11176" w:author="PR Preview" w:date="2026-01-01T00:00:00Z">
        <w:r>
          <w:delText xml:space="preserve"> </w:delText>
        </w:r>
      </w:del>
      <m:oMath>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sSub>
          <m:e>
            <m:r>
              <m:rPr>
                <m:scr m:val="script"/>
                <m:sty m:val="p"/>
              </m:rPr>
              <m:t>S</m:t>
            </m:r>
          </m:e>
          <m:sub>
            <m:r>
              <m:t>2</m:t>
            </m:r>
          </m:sub>
        </m:sSub>
      </m:oMath>
      <w:del w:id="11177" w:author="PR Preview" w:date="2026-01-01T00:00:00Z">
        <w:r>
          <w:delText xml:space="preserve">,</w:delText>
        </w:r>
      </w:del>
      <w:del w:id="11178" w:author="PR Preview" w:date="2026-01-01T00:00:00Z">
        <w:r>
          <w:delText xml:space="preserve"> </w:delText>
        </w:r>
      </w:del>
      <w:del w:id="11179" w:author="PR Preview" w:date="2026-01-01T00:00:00Z">
        <w:r>
          <w:delText xml:space="preserve">because each subspace is closed under addition.</w:delText>
        </w:r>
      </w:del>
      <w:del w:id="11180" w:author="PR Preview" w:date="2026-01-01T00:00:00Z">
        <w:r>
          <w:delText xml:space="preserve"> </w:delText>
        </w:r>
      </w:del>
      <w:del w:id="11181" w:author="PR Preview" w:date="2026-01-01T00:00:00Z">
        <w:r>
          <w:delText xml:space="preserve">Likewise</w:delText>
        </w:r>
      </w:del>
    </w:p>
    <w:p>
      <w:pPr>
        <w:pStyle w:val="BodyText"/>
      </w:pPr>
      <m:oMathPara>
        <m:oMathParaPr>
          <m:jc m:val="center"/>
        </m:oMathParaPr>
        <m:oMath>
          <m:eqArr>
            <m:e>
              <m:r>
                <m:t>c</m:t>
              </m:r>
              <m:r>
                <m:t> </m:t>
              </m:r>
              <m:limLow>
                <m:e>
                  <m:r>
                    <m:t>u</m:t>
                  </m:r>
                </m:e>
                <m:lim>
                  <m:r>
                    <m:rPr>
                      <m:sty m:val="p"/>
                    </m:rPr>
                    <m:t>∼</m:t>
                  </m:r>
                </m:lim>
              </m:limLow>
              <m:r>
                <m:t>&amp;</m:t>
              </m:r>
              <m:r>
                <m:rPr>
                  <m:sty m:val="p"/>
                </m:rPr>
                <m:t>=</m:t>
              </m:r>
              <m:r>
                <m:t>c</m:t>
              </m:r>
              <m:r>
                <m:t> </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t>&amp;</m:t>
              </m:r>
              <m:r>
                <m:t>&amp;</m:t>
              </m:r>
              <m:r>
                <m:rPr>
                  <m:nor/>
                  <m:sty m:val="p"/>
                </m:rPr>
                <m:t>(substitute)</m:t>
              </m:r>
            </m:e>
            <m:e>
              <m:r>
                <m:t>&amp;</m:t>
              </m:r>
              <m:r>
                <m:rPr>
                  <m:sty m:val="p"/>
                </m:rPr>
                <m:t>=</m:t>
              </m:r>
              <m:r>
                <m:t>c</m:t>
              </m:r>
              <m:r>
                <m:t> </m:t>
              </m:r>
              <m:sSub>
                <m:e>
                  <m:limLow>
                    <m:e>
                      <m:r>
                        <m:t>u</m:t>
                      </m:r>
                    </m:e>
                    <m:lim>
                      <m:r>
                        <m:rPr>
                          <m:sty m:val="p"/>
                        </m:rPr>
                        <m:t>∼</m:t>
                      </m:r>
                    </m:lim>
                  </m:limLow>
                </m:e>
                <m:sub>
                  <m:r>
                    <m:t>1</m:t>
                  </m:r>
                </m:sub>
              </m:sSub>
              <m:r>
                <m:rPr>
                  <m:sty m:val="p"/>
                </m:rPr>
                <m:t>+</m:t>
              </m:r>
              <m:r>
                <m:t>c</m:t>
              </m:r>
              <m:r>
                <m:t> </m:t>
              </m:r>
              <m:sSub>
                <m:e>
                  <m:limLow>
                    <m:e>
                      <m:r>
                        <m:t>u</m:t>
                      </m:r>
                    </m:e>
                    <m:lim>
                      <m:r>
                        <m:rPr>
                          <m:sty m:val="p"/>
                        </m:rPr>
                        <m:t>∼</m:t>
                      </m:r>
                    </m:lim>
                  </m:limLow>
                </m:e>
                <m:sub>
                  <m:r>
                    <m:t>2</m:t>
                  </m:r>
                </m:sub>
              </m:sSub>
              <m:r>
                <m:rPr>
                  <m:sty m:val="p"/>
                </m:rPr>
                <m:t>,</m:t>
              </m:r>
              <m:r>
                <m:t>&amp;</m:t>
              </m:r>
              <m:r>
                <m:t>&amp;</m:t>
              </m:r>
              <m:r>
                <m:rPr>
                  <m:nor/>
                  <m:sty m:val="p"/>
                </m:rPr>
                <m:t>(distribute </m:t>
              </m:r>
              <m:r>
                <m:t>c</m:t>
              </m:r>
              <m:r>
                <m:rPr>
                  <m:nor/>
                  <m:sty m:val="p"/>
                </m:rPr>
                <m:t> entrywise)</m:t>
              </m:r>
            </m:e>
          </m:eqArr>
        </m:oMath>
      </m:oMathPara>
    </w:p>
    <w:p>
      <w:pPr>
        <w:pStyle w:val="FirstParagraph"/>
      </w:pPr>
      <w:del w:id="11182" w:author="PR Preview" w:date="2026-01-01T00:00:00Z">
        <w:r>
          <w:delText xml:space="preserve">where</w:delText>
        </w:r>
      </w:del>
      <w:del w:id="11183" w:author="PR Preview" w:date="2026-01-01T00:00:00Z">
        <w:r>
          <w:delText xml:space="preserve"> </w:delText>
        </w:r>
      </w:del>
      <m:oMath>
        <m:r>
          <m:t>c</m:t>
        </m:r>
        <m:r>
          <m:t> </m:t>
        </m:r>
        <m:sSub>
          <m:e>
            <m:limLow>
              <m:e>
                <m:r>
                  <m:t>u</m:t>
                </m:r>
              </m:e>
              <m:lim>
                <m:r>
                  <m:rPr>
                    <m:sty m:val="p"/>
                  </m:rPr>
                  <m:t>∼</m:t>
                </m:r>
              </m:lim>
            </m:limLow>
          </m:e>
          <m:sub>
            <m:r>
              <m:t>1</m:t>
            </m:r>
          </m:sub>
        </m:sSub>
        <m:r>
          <m:rPr>
            <m:sty m:val="p"/>
          </m:rPr>
          <m:t>∈</m:t>
        </m:r>
        <m:sSub>
          <m:e>
            <m:r>
              <m:rPr>
                <m:scr m:val="script"/>
                <m:sty m:val="p"/>
              </m:rPr>
              <m:t>S</m:t>
            </m:r>
          </m:e>
          <m:sub>
            <m:r>
              <m:t>1</m:t>
            </m:r>
          </m:sub>
        </m:sSub>
      </m:oMath>
      <w:del w:id="11184" w:author="PR Preview" w:date="2026-01-01T00:00:00Z">
        <w:r>
          <w:delText xml:space="preserve"> </w:delText>
        </w:r>
      </w:del>
      <w:del w:id="11185" w:author="PR Preview" w:date="2026-01-01T00:00:00Z">
        <w:r>
          <w:delText xml:space="preserve">and</w:delText>
        </w:r>
      </w:del>
      <w:del w:id="11186" w:author="PR Preview" w:date="2026-01-01T00:00:00Z">
        <w:r>
          <w:delText xml:space="preserve"> </w:delText>
        </w:r>
      </w:del>
      <m:oMath>
        <m:r>
          <m:t>c</m:t>
        </m:r>
        <m:r>
          <m:t> </m:t>
        </m:r>
        <m:sSub>
          <m:e>
            <m:limLow>
              <m:e>
                <m:r>
                  <m:t>u</m:t>
                </m:r>
              </m:e>
              <m:lim>
                <m:r>
                  <m:rPr>
                    <m:sty m:val="p"/>
                  </m:rPr>
                  <m:t>∼</m:t>
                </m:r>
              </m:lim>
            </m:limLow>
          </m:e>
          <m:sub>
            <m:r>
              <m:t>2</m:t>
            </m:r>
          </m:sub>
        </m:sSub>
        <m:r>
          <m:rPr>
            <m:sty m:val="p"/>
          </m:rPr>
          <m:t>∈</m:t>
        </m:r>
        <m:sSub>
          <m:e>
            <m:r>
              <m:rPr>
                <m:scr m:val="script"/>
                <m:sty m:val="p"/>
              </m:rPr>
              <m:t>S</m:t>
            </m:r>
          </m:e>
          <m:sub>
            <m:r>
              <m:t>2</m:t>
            </m:r>
          </m:sub>
        </m:sSub>
      </m:oMath>
      <w:del w:id="11187" w:author="PR Preview" w:date="2026-01-01T00:00:00Z">
        <w:r>
          <w:delText xml:space="preserve">,</w:delText>
        </w:r>
      </w:del>
      <w:del w:id="11188" w:author="PR Preview" w:date="2026-01-01T00:00:00Z">
        <w:r>
          <w:delText xml:space="preserve"> </w:delText>
        </w:r>
      </w:del>
      <w:del w:id="11189" w:author="PR Preview" w:date="2026-01-01T00:00:00Z">
        <w:r>
          <w:delText xml:space="preserve">because each subspace is closed under scalar multiplication.</w:delText>
        </w:r>
      </w:del>
      <w:del w:id="11190" w:author="PR Preview" w:date="2026-01-01T00:00:00Z">
        <w:r>
          <w:delText xml:space="preserve"> </w:delText>
        </w:r>
      </w:del>
      <w:del w:id="11191" w:author="PR Preview" w:date="2026-01-01T00:00:00Z">
        <w:r>
          <w:delText xml:space="preserve">So</w:delText>
        </w:r>
      </w:del>
      <w:del w:id="11192" w:author="PR Preview" w:date="2026-01-01T00:00:00Z">
        <w:r>
          <w:delText xml:space="preserve"> </w:delText>
        </w:r>
      </w:del>
      <m:oMath>
        <m:limLow>
          <m:e>
            <m:r>
              <m:t>u</m:t>
            </m:r>
          </m:e>
          <m:lim>
            <m:r>
              <m:rPr>
                <m:sty m:val="p"/>
              </m:rPr>
              <m:t>∼</m:t>
            </m:r>
          </m:lim>
        </m:limLow>
        <m:r>
          <m:rPr>
            <m:sty m:val="p"/>
          </m:rPr>
          <m:t>+</m:t>
        </m:r>
        <m:limLow>
          <m:e>
            <m:r>
              <m:t>w</m:t>
            </m:r>
          </m:e>
          <m:lim>
            <m:r>
              <m:rPr>
                <m:sty m:val="p"/>
              </m:rPr>
              <m:t>∼</m:t>
            </m:r>
          </m:lim>
        </m:limLow>
      </m:oMath>
      <w:del w:id="11193" w:author="PR Preview" w:date="2026-01-01T00:00:00Z">
        <w:r>
          <w:delText xml:space="preserve"> </w:delText>
        </w:r>
      </w:del>
      <w:del w:id="11194" w:author="PR Preview" w:date="2026-01-01T00:00:00Z">
        <w:r>
          <w:delText xml:space="preserve">and</w:delText>
        </w:r>
      </w:del>
      <w:del w:id="11195" w:author="PR Preview" w:date="2026-01-01T00:00:00Z">
        <w:r>
          <w:delText xml:space="preserve"> </w:delText>
        </w:r>
      </w:del>
      <m:oMath>
        <m:r>
          <m:t>c</m:t>
        </m:r>
        <m:r>
          <m:t> </m:t>
        </m:r>
        <m:limLow>
          <m:e>
            <m:r>
              <m:t>u</m:t>
            </m:r>
          </m:e>
          <m:lim>
            <m:r>
              <m:rPr>
                <m:sty m:val="p"/>
              </m:rPr>
              <m:t>∼</m:t>
            </m:r>
          </m:lim>
        </m:limLow>
      </m:oMath>
      <w:del w:id="11196" w:author="PR Preview" w:date="2026-01-01T00:00:00Z">
        <w:r>
          <w:delText xml:space="preserve"> </w:delText>
        </w:r>
      </w:del>
      <w:del w:id="11197" w:author="PR Preview" w:date="2026-01-01T00:00:00Z">
        <w:r>
          <w:delText xml:space="preserve">are in</w:delText>
        </w:r>
      </w:del>
      <w:del w:id="11198"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oMath>
      <w:del w:id="11199" w:author="PR Preview" w:date="2026-01-01T00:00:00Z">
        <w:r>
          <w:delText xml:space="preserve">.</w:delText>
        </w:r>
      </w:del>
    </w:p>
    <w:p>
      <w:pPr>
        <w:pStyle w:val="BodyText"/>
      </w:pPr>
      <w:del w:id="11200" w:author="PR Preview" w:date="2026-01-01T00:00:00Z">
        <w:r>
          <w:rPr>
            <w:b/>
            <w:bCs/>
          </w:rPr>
          <w:delText xml:space="preserve">The intersection.</w:delText>
        </w:r>
      </w:del>
      <w:del w:id="11201" w:author="PR Preview" w:date="2026-01-01T00:00:00Z">
        <w:r>
          <w:delText xml:space="preserve"> </w:delText>
        </w:r>
      </w:del>
      <w:del w:id="11202" w:author="PR Preview" w:date="2026-01-01T00:00:00Z">
        <w:r>
          <w:delText xml:space="preserve">It is not empty: it contains</w:delText>
        </w:r>
      </w:del>
      <w:del w:id="11203" w:author="PR Preview" w:date="2026-01-01T00:00:00Z">
        <w:r>
          <w:delText xml:space="preserve"> </w:delText>
        </w:r>
      </w:del>
      <m:oMath>
        <m:limLow>
          <m:e>
            <m:r>
              <m:t>0</m:t>
            </m:r>
          </m:e>
          <m:lim>
            <m:r>
              <m:rPr>
                <m:sty m:val="p"/>
              </m:rPr>
              <m:t>∼</m:t>
            </m:r>
          </m:lim>
        </m:limLow>
      </m:oMath>
      <w:del w:id="11204" w:author="PR Preview" w:date="2026-01-01T00:00:00Z">
        <w:r>
          <w:delText xml:space="preserve">.</w:delText>
        </w:r>
      </w:del>
      <w:del w:id="11205" w:author="PR Preview" w:date="2026-01-01T00:00:00Z">
        <w:r>
          <w:delText xml:space="preserve"> </w:delText>
        </w:r>
      </w:del>
      <w:del w:id="11206" w:author="PR Preview" w:date="2026-01-01T00:00:00Z">
        <w:r>
          <w:delText xml:space="preserve">If</w:delText>
        </w:r>
      </w:del>
      <w:del w:id="11207" w:author="PR Preview" w:date="2026-01-01T00:00:00Z">
        <w:r>
          <w:delText xml:space="preserve"> </w:delText>
        </w:r>
      </w:del>
      <m:oMath>
        <m:limLow>
          <m:e>
            <m:r>
              <m:t>u</m:t>
            </m:r>
          </m:e>
          <m:lim>
            <m:r>
              <m:rPr>
                <m:sty m:val="p"/>
              </m:rPr>
              <m:t>∼</m:t>
            </m:r>
          </m:lim>
        </m:limLow>
      </m:oMath>
      <w:del w:id="11208" w:author="PR Preview" w:date="2026-01-01T00:00:00Z">
        <w:r>
          <w:delText xml:space="preserve"> </w:delText>
        </w:r>
      </w:del>
      <w:del w:id="11209" w:author="PR Preview" w:date="2026-01-01T00:00:00Z">
        <w:r>
          <w:delText xml:space="preserve">and</w:delText>
        </w:r>
      </w:del>
      <w:del w:id="11210" w:author="PR Preview" w:date="2026-01-01T00:00:00Z">
        <w:r>
          <w:delText xml:space="preserve"> </w:delText>
        </w:r>
      </w:del>
      <m:oMath>
        <m:limLow>
          <m:e>
            <m:r>
              <m:t>w</m:t>
            </m:r>
          </m:e>
          <m:lim>
            <m:r>
              <m:rPr>
                <m:sty m:val="p"/>
              </m:rPr>
              <m:t>∼</m:t>
            </m:r>
          </m:lim>
        </m:limLow>
      </m:oMath>
      <w:del w:id="11211" w:author="PR Preview" w:date="2026-01-01T00:00:00Z">
        <w:r>
          <w:delText xml:space="preserve"> </w:delText>
        </w:r>
      </w:del>
      <w:del w:id="11212" w:author="PR Preview" w:date="2026-01-01T00:00:00Z">
        <w:r>
          <w:delText xml:space="preserve">are in both</w:delText>
        </w:r>
      </w:del>
      <w:del w:id="11213" w:author="PR Preview" w:date="2026-01-01T00:00:00Z">
        <w:r>
          <w:delText xml:space="preserve"> </w:delText>
        </w:r>
      </w:del>
      <m:oMath>
        <m:sSub>
          <m:e>
            <m:r>
              <m:rPr>
                <m:scr m:val="script"/>
                <m:sty m:val="p"/>
              </m:rPr>
              <m:t>S</m:t>
            </m:r>
          </m:e>
          <m:sub>
            <m:r>
              <m:t>1</m:t>
            </m:r>
          </m:sub>
        </m:sSub>
      </m:oMath>
      <w:del w:id="11214" w:author="PR Preview" w:date="2026-01-01T00:00:00Z">
        <w:r>
          <w:delText xml:space="preserve"> </w:delText>
        </w:r>
      </w:del>
      <w:del w:id="11215" w:author="PR Preview" w:date="2026-01-01T00:00:00Z">
        <w:r>
          <w:delText xml:space="preserve">and</w:delText>
        </w:r>
      </w:del>
      <w:del w:id="11216" w:author="PR Preview" w:date="2026-01-01T00:00:00Z">
        <w:r>
          <w:delText xml:space="preserve"> </w:delText>
        </w:r>
      </w:del>
      <m:oMath>
        <m:sSub>
          <m:e>
            <m:r>
              <m:rPr>
                <m:scr m:val="script"/>
                <m:sty m:val="p"/>
              </m:rPr>
              <m:t>S</m:t>
            </m:r>
          </m:e>
          <m:sub>
            <m:r>
              <m:t>2</m:t>
            </m:r>
          </m:sub>
        </m:sSub>
      </m:oMath>
      <w:del w:id="11217" w:author="PR Preview" w:date="2026-01-01T00:00:00Z">
        <w:r>
          <w:delText xml:space="preserve">,</w:delText>
        </w:r>
      </w:del>
      <w:del w:id="11218" w:author="PR Preview" w:date="2026-01-01T00:00:00Z">
        <w:r>
          <w:delText xml:space="preserve"> </w:delText>
        </w:r>
      </w:del>
      <w:del w:id="11219" w:author="PR Preview" w:date="2026-01-01T00:00:00Z">
        <w:r>
          <w:delText xml:space="preserve">then</w:delText>
        </w:r>
      </w:del>
      <w:del w:id="11220" w:author="PR Preview" w:date="2026-01-01T00:00:00Z">
        <w:r>
          <w:delText xml:space="preserve"> </w:delText>
        </w:r>
      </w:del>
      <m:oMath>
        <m:limLow>
          <m:e>
            <m:r>
              <m:t>u</m:t>
            </m:r>
          </m:e>
          <m:lim>
            <m:r>
              <m:rPr>
                <m:sty m:val="p"/>
              </m:rPr>
              <m:t>∼</m:t>
            </m:r>
          </m:lim>
        </m:limLow>
        <m:r>
          <m:rPr>
            <m:sty m:val="p"/>
          </m:rPr>
          <m:t>+</m:t>
        </m:r>
        <m:limLow>
          <m:e>
            <m:r>
              <m:t>w</m:t>
            </m:r>
          </m:e>
          <m:lim>
            <m:r>
              <m:rPr>
                <m:sty m:val="p"/>
              </m:rPr>
              <m:t>∼</m:t>
            </m:r>
          </m:lim>
        </m:limLow>
      </m:oMath>
      <w:del w:id="11221" w:author="PR Preview" w:date="2026-01-01T00:00:00Z">
        <w:r>
          <w:delText xml:space="preserve"> </w:delText>
        </w:r>
      </w:del>
      <w:del w:id="11222" w:author="PR Preview" w:date="2026-01-01T00:00:00Z">
        <w:r>
          <w:delText xml:space="preserve">and</w:delText>
        </w:r>
      </w:del>
      <w:del w:id="11223" w:author="PR Preview" w:date="2026-01-01T00:00:00Z">
        <w:r>
          <w:delText xml:space="preserve"> </w:delText>
        </w:r>
      </w:del>
      <m:oMath>
        <m:r>
          <m:t>c</m:t>
        </m:r>
        <m:r>
          <m:t> </m:t>
        </m:r>
        <m:limLow>
          <m:e>
            <m:r>
              <m:t>u</m:t>
            </m:r>
          </m:e>
          <m:lim>
            <m:r>
              <m:rPr>
                <m:sty m:val="p"/>
              </m:rPr>
              <m:t>∼</m:t>
            </m:r>
          </m:lim>
        </m:limLow>
      </m:oMath>
      <w:del w:id="11224" w:author="PR Preview" w:date="2026-01-01T00:00:00Z">
        <w:r>
          <w:delText xml:space="preserve"> </w:delText>
        </w:r>
      </w:del>
      <w:del w:id="11225" w:author="PR Preview" w:date="2026-01-01T00:00:00Z">
        <w:r>
          <w:delText xml:space="preserve">are in</w:delText>
        </w:r>
      </w:del>
      <w:del w:id="11226" w:author="PR Preview" w:date="2026-01-01T00:00:00Z">
        <w:r>
          <w:delText xml:space="preserve"> </w:delText>
        </w:r>
      </w:del>
      <m:oMath>
        <m:sSub>
          <m:e>
            <m:r>
              <m:rPr>
                <m:scr m:val="script"/>
                <m:sty m:val="p"/>
              </m:rPr>
              <m:t>S</m:t>
            </m:r>
          </m:e>
          <m:sub>
            <m:r>
              <m:t>1</m:t>
            </m:r>
          </m:sub>
        </m:sSub>
      </m:oMath>
      <w:del w:id="11227" w:author="PR Preview" w:date="2026-01-01T00:00:00Z">
        <w:r>
          <w:delText xml:space="preserve">,</w:delText>
        </w:r>
      </w:del>
      <w:del w:id="11228" w:author="PR Preview" w:date="2026-01-01T00:00:00Z">
        <w:r>
          <w:delText xml:space="preserve"> </w:delText>
        </w:r>
      </w:del>
      <w:del w:id="11229" w:author="PR Preview" w:date="2026-01-01T00:00:00Z">
        <w:r>
          <w:delText xml:space="preserve">because</w:delText>
        </w:r>
      </w:del>
      <w:del w:id="11230" w:author="PR Preview" w:date="2026-01-01T00:00:00Z">
        <w:r>
          <w:delText xml:space="preserve"> </w:delText>
        </w:r>
      </w:del>
      <m:oMath>
        <m:sSub>
          <m:e>
            <m:r>
              <m:rPr>
                <m:scr m:val="script"/>
                <m:sty m:val="p"/>
              </m:rPr>
              <m:t>S</m:t>
            </m:r>
          </m:e>
          <m:sub>
            <m:r>
              <m:t>1</m:t>
            </m:r>
          </m:sub>
        </m:sSub>
      </m:oMath>
      <w:del w:id="11231" w:author="PR Preview" w:date="2026-01-01T00:00:00Z">
        <w:r>
          <w:delText xml:space="preserve"> </w:delText>
        </w:r>
      </w:del>
      <w:del w:id="11232" w:author="PR Preview" w:date="2026-01-01T00:00:00Z">
        <w:r>
          <w:delText xml:space="preserve">is a subspace,</w:delText>
        </w:r>
      </w:del>
      <w:del w:id="11233" w:author="PR Preview" w:date="2026-01-01T00:00:00Z">
        <w:r>
          <w:delText xml:space="preserve"> </w:delText>
        </w:r>
      </w:del>
      <w:del w:id="11234" w:author="PR Preview" w:date="2026-01-01T00:00:00Z">
        <w:r>
          <w:delText xml:space="preserve">and in</w:delText>
        </w:r>
      </w:del>
      <w:del w:id="11235" w:author="PR Preview" w:date="2026-01-01T00:00:00Z">
        <w:r>
          <w:delText xml:space="preserve"> </w:delText>
        </w:r>
      </w:del>
      <m:oMath>
        <m:sSub>
          <m:e>
            <m:r>
              <m:rPr>
                <m:scr m:val="script"/>
                <m:sty m:val="p"/>
              </m:rPr>
              <m:t>S</m:t>
            </m:r>
          </m:e>
          <m:sub>
            <m:r>
              <m:t>2</m:t>
            </m:r>
          </m:sub>
        </m:sSub>
      </m:oMath>
      <w:del w:id="11236" w:author="PR Preview" w:date="2026-01-01T00:00:00Z">
        <w:r>
          <w:delText xml:space="preserve"> </w:delText>
        </w:r>
      </w:del>
      <w:del w:id="11237" w:author="PR Preview" w:date="2026-01-01T00:00:00Z">
        <w:r>
          <w:delText xml:space="preserve">for the same reason,</w:delText>
        </w:r>
      </w:del>
      <w:del w:id="11238" w:author="PR Preview" w:date="2026-01-01T00:00:00Z">
        <w:r>
          <w:delText xml:space="preserve"> </w:delText>
        </w:r>
      </w:del>
      <w:del w:id="11239" w:author="PR Preview" w:date="2026-01-01T00:00:00Z">
        <w:r>
          <w:delText xml:space="preserve">so they are in</w:delText>
        </w:r>
      </w:del>
      <w:del w:id="11240"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oMath>
      <w:del w:id="11241" w:author="PR Preview" w:date="2026-01-01T00:00:00Z">
        <w:r>
          <w:delText xml:space="preserve">.</w:delText>
        </w:r>
      </w:del>
    </w:p>
    <w:p>
      <w:pPr>
        <w:pStyle w:val="BodyText"/>
      </w:pPr>
      <w:ins w:id="11242" w:author="PR Preview" w:date="2026-01-01T00:00:00Z">
        <w:r>
          <w:rPr>
            <w:i/>
            <w:iCs/>
          </w:rPr>
          <w:t xml:space="preserve">Proof</w:t>
        </w:r>
      </w:ins>
      <w:ins w:id="11243" w:author="PR Preview" w:date="2026-01-01T00:00:00Z">
        <w:r>
          <w:t xml:space="preserve">. </w:t>
        </w:r>
      </w:ins>
      <w:ins w:id="11244" w:author="PR Preview" w:date="2026-01-01T00:00:00Z">
        <w:r>
          <w:t xml:space="preserve">Both</w:t>
        </w:r>
      </w:ins>
      <w:ins w:id="11245" w:author="PR Preview" w:date="2026-01-01T00:00:00Z">
        <w:r>
          <w:t xml:space="preserve"> </w:t>
        </w:r>
      </w:ins>
      <m:oMath>
        <m:sSub>
          <m:e>
            <m:r>
              <m:rPr>
                <m:scr m:val="script"/>
                <m:sty m:val="p"/>
              </m:rPr>
              <m:t>S</m:t>
            </m:r>
          </m:e>
          <m:sub>
            <m:r>
              <m:t>1</m:t>
            </m:r>
          </m:sub>
        </m:sSub>
      </m:oMath>
      <w:ins w:id="11246" w:author="PR Preview" w:date="2026-01-01T00:00:00Z">
        <w:r>
          <w:t xml:space="preserve"> </w:t>
        </w:r>
      </w:ins>
      <w:ins w:id="11247" w:author="PR Preview" w:date="2026-01-01T00:00:00Z">
        <w:r>
          <w:t xml:space="preserve">and</w:t>
        </w:r>
      </w:ins>
      <w:ins w:id="11248" w:author="PR Preview" w:date="2026-01-01T00:00:00Z">
        <w:r>
          <w:t xml:space="preserve"> </w:t>
        </w:r>
      </w:ins>
      <m:oMath>
        <m:sSub>
          <m:e>
            <m:r>
              <m:rPr>
                <m:scr m:val="script"/>
                <m:sty m:val="p"/>
              </m:rPr>
              <m:t>S</m:t>
            </m:r>
          </m:e>
          <m:sub>
            <m:r>
              <m:t>2</m:t>
            </m:r>
          </m:sub>
        </m:sSub>
      </m:oMath>
      <w:ins w:id="11249" w:author="PR Preview" w:date="2026-01-01T00:00:00Z">
        <w:r>
          <w:t xml:space="preserve"> </w:t>
        </w:r>
      </w:ins>
      <w:ins w:id="11250" w:author="PR Preview" w:date="2026-01-01T00:00:00Z">
        <w:r>
          <w:t xml:space="preserve">contain</w:t>
        </w:r>
      </w:ins>
      <w:ins w:id="11251" w:author="PR Preview" w:date="2026-01-01T00:00:00Z">
        <w:r>
          <w:t xml:space="preserve"> </w:t>
        </w:r>
      </w:ins>
      <w:ins w:id="11252" w:author="PR Preview" w:date="2026-01-01T00:00:00Z">
        <w:r>
          <w:t xml:space="preserve">$\mathord{\smash[b]{\underset{\raise.3ex\hbox{$\scriptstyle\sim$}}{0}}\vphantom{0}}$</w:t>
        </w:r>
      </w:ins>
      <w:ins w:id="11253" w:author="PR Preview" w:date="2026-01-01T00:00:00Z">
        <w:r>
          <w:t xml:space="preserve"> </w:t>
        </w:r>
      </w:ins>
      <w:ins w:id="11254" w:author="PR Preview" w:date="2026-01-01T00:00:00Z">
        <w:r>
          <w:t xml:space="preserve">(</w:t>
        </w:r>
      </w:ins>
      <w:hyperlink w:anchor="thm-subspace-zero">
        <w:ins w:id="11255" w:author="PR Preview" w:date="2026-01-01T00:00:00Z">
          <w:r>
            <w:rPr>
              <w:rStyle w:val="Hyperlink"/>
            </w:rPr>
            <w:t xml:space="preserve">Theorem 21</w:t>
          </w:r>
        </w:ins>
      </w:hyperlink>
      <w:ins w:id="11256" w:author="PR Preview" w:date="2026-01-01T00:00:00Z">
        <w:r>
          <w:t xml:space="preserve">).</w:t>
        </w:r>
      </w:ins>
    </w:p>
    <w:p>
      <w:pPr>
        <w:pStyle w:val="BodyText"/>
      </w:pPr>
      <w:ins w:id="11257" w:author="PR Preview" w:date="2026-01-01T00:00:00Z">
        <w:r>
          <w:rPr>
            <w:b/>
            <w:bCs/>
          </w:rPr>
          <w:t xml:space="preserve">The sum.</w:t>
        </w:r>
      </w:ins>
      <w:ins w:id="11258" w:author="PR Preview" w:date="2026-01-01T00:00:00Z">
        <w:r>
          <w:t xml:space="preserve"> </w:t>
        </w:r>
      </w:ins>
      <w:ins w:id="11259" w:author="PR Preview" w:date="2026-01-01T00:00:00Z">
        <w:r>
          <w:t xml:space="preserve">It is not empty: it contains</w:t>
        </w:r>
      </w:ins>
      <w:ins w:id="11260" w:author="PR Preview" w:date="2026-01-01T00:00:00Z">
        <w:r>
          <w:t xml:space="preserve"> </w:t>
        </w:r>
      </w:ins>
      <w:ins w:id="11261" w:author="PR Preview" w:date="2026-01-01T00:00:00Z">
        <w:r>
          <w:t xml:space="preserve">$\mathord{\smash[b]{\underset{\raise.3ex\hbox{$\scriptstyle\sim$}}{0}}\vphantom{0}}+ \mathord{\smash[b]{\underset{\raise.3ex\hbox{$\scriptstyle\sim$}}{0}}\vphantom{0}}= \mathord{\smash[b]{\underset{\raise.3ex\hbox{$\scriptstyle\sim$}}{0}}\vphantom{0}}$</w:t>
        </w:r>
      </w:ins>
      <w:ins w:id="11262" w:author="PR Preview" w:date="2026-01-01T00:00:00Z">
        <w:r>
          <w:t xml:space="preserve">.</w:t>
        </w:r>
      </w:ins>
      <w:ins w:id="11263" w:author="PR Preview" w:date="2026-01-01T00:00:00Z">
        <w:r>
          <w:t xml:space="preserve"> </w:t>
        </w:r>
      </w:ins>
      <w:ins w:id="11264" w:author="PR Preview" w:date="2026-01-01T00:00:00Z">
        <w:r>
          <w:t xml:space="preserve">Take two of its vectors,</w:t>
        </w:r>
      </w:ins>
      <w:ins w:id="11265" w:author="PR Preview" w:date="2026-01-01T00:00:00Z">
        <w:r>
          <w:t xml:space="preserve"> </w:t>
        </w:r>
      </w:ins>
      <w:ins w:id="11266" w:author="PR Preview" w:date="2026-01-01T00:00:00Z">
        <w:r>
          <w:t xml:space="preserve">$\mathord{\smash[b]{\underset{\raise.3ex\hbox{$\scriptstyle\sim$}}{u}}\vphantom{u}} = \mathord{\smash[b]{\underset{\raise.3ex\hbox{$\scriptstyle\sim$}}{u}}\vphantom{u}}_1 + \mathord{\smash[b]{\underset{\raise.3ex\hbox{$\scriptstyle\sim$}}{u}}\vphantom{u}}_2$</w:t>
        </w:r>
      </w:ins>
      <w:ins w:id="11267" w:author="PR Preview" w:date="2026-01-01T00:00:00Z">
        <w:r>
          <w:t xml:space="preserve"> </w:t>
        </w:r>
      </w:ins>
      <w:ins w:id="11268" w:author="PR Preview" w:date="2026-01-01T00:00:00Z">
        <w:r>
          <w:t xml:space="preserve">and</w:t>
        </w:r>
      </w:ins>
      <w:ins w:id="11269" w:author="PR Preview" w:date="2026-01-01T00:00:00Z">
        <w:r>
          <w:t xml:space="preserve"> </w:t>
        </w:r>
      </w:ins>
      <w:ins w:id="11270" w:author="PR Preview" w:date="2026-01-01T00:00:00Z">
        <w:r>
          <w:t xml:space="preserve">$\mathord{\smash[b]{\underset{\raise.3ex\hbox{$\scriptstyle\sim$}}{w}}\vphantom{w}} = \mathord{\smash[b]{\underset{\raise.3ex\hbox{$\scriptstyle\sim$}}{w}}\vphantom{w}}_1 + \mathord{\smash[b]{\underset{\raise.3ex\hbox{$\scriptstyle\sim$}}{w}}\vphantom{w}}_2$</w:t>
        </w:r>
      </w:ins>
      <w:ins w:id="11271" w:author="PR Preview" w:date="2026-01-01T00:00:00Z">
        <w:r>
          <w:t xml:space="preserve">,</w:t>
        </w:r>
      </w:ins>
      <w:ins w:id="11272" w:author="PR Preview" w:date="2026-01-01T00:00:00Z">
        <w:r>
          <w:t xml:space="preserve"> </w:t>
        </w:r>
      </w:ins>
      <w:ins w:id="11273" w:author="PR Preview" w:date="2026-01-01T00:00:00Z">
        <w:r>
          <w:t xml:space="preserve">with</w:t>
        </w:r>
      </w:ins>
      <w:ins w:id="11274" w:author="PR Preview" w:date="2026-01-01T00:00:00Z">
        <w:r>
          <w:t xml:space="preserve"> </w:t>
        </w:r>
      </w:ins>
      <w:ins w:id="11275" w:author="PR Preview" w:date="2026-01-01T00:00:00Z">
        <w:r>
          <w:t xml:space="preserve">$\mathord{\smash[b]{\underset{\raise.3ex\hbox{$\scriptstyle\sim$}}{u}}\vphantom{u}}_1, \mathord{\smash[b]{\underset{\raise.3ex\hbox{$\scriptstyle\sim$}}{w}}\vphantom{w}}_1 \in \mathcal{S}_1$</w:t>
        </w:r>
      </w:ins>
      <w:ins w:id="11276" w:author="PR Preview" w:date="2026-01-01T00:00:00Z">
        <w:r>
          <w:t xml:space="preserve"> </w:t>
        </w:r>
      </w:ins>
      <w:ins w:id="11277" w:author="PR Preview" w:date="2026-01-01T00:00:00Z">
        <w:r>
          <w:t xml:space="preserve">and</w:t>
        </w:r>
      </w:ins>
      <w:ins w:id="11278" w:author="PR Preview" w:date="2026-01-01T00:00:00Z">
        <w:r>
          <w:t xml:space="preserve"> </w:t>
        </w:r>
      </w:ins>
      <w:ins w:id="11279" w:author="PR Preview" w:date="2026-01-01T00:00:00Z">
        <w:r>
          <w:t xml:space="preserve">$\mathord{\smash[b]{\underset{\raise.3ex\hbox{$\scriptstyle\sim$}}{u}}\vphantom{u}}_2, \mathord{\smash[b]{\underset{\raise.3ex\hbox{$\scriptstyle\sim$}}{w}}\vphantom{w}}_2 \in \mathcal{S}_2$</w:t>
        </w:r>
      </w:ins>
      <w:ins w:id="11280" w:author="PR Preview" w:date="2026-01-01T00:00:00Z">
        <w:r>
          <w:t xml:space="preserve">,</w:t>
        </w:r>
      </w:ins>
      <w:ins w:id="11281" w:author="PR Preview" w:date="2026-01-01T00:00:00Z">
        <w:r>
          <w:t xml:space="preserve"> </w:t>
        </w:r>
      </w:ins>
      <w:ins w:id="11282" w:author="PR Preview" w:date="2026-01-01T00:00:00Z">
        <w:r>
          <w:t xml:space="preserve">and a number</w:t>
        </w:r>
      </w:ins>
      <w:ins w:id="11283" w:author="PR Preview" w:date="2026-01-01T00:00:00Z">
        <w:r>
          <w:t xml:space="preserve"> </w:t>
        </w:r>
      </w:ins>
      <m:oMath>
        <m:r>
          <m:t>c</m:t>
        </m:r>
      </m:oMath>
      <w:ins w:id="11284" w:author="PR Preview" w:date="2026-01-01T00:00:00Z">
        <w:r>
          <w:t xml:space="preserve">.</w:t>
        </w:r>
      </w:ins>
      <w:ins w:id="11285" w:author="PR Preview" w:date="2026-01-01T00:00:00Z">
        <w:r>
          <w:t xml:space="preserve"> </w:t>
        </w:r>
      </w:ins>
      <w:ins w:id="11286" w:author="PR Preview" w:date="2026-01-01T00:00:00Z">
        <w:r>
          <w:t xml:space="preserve">Then</w:t>
        </w:r>
      </w:ins>
    </w:p>
    <w:p>
      <w:pPr>
        <w:pStyle w:val="BodyText"/>
      </w:pPr>
      <w:ins w:id="11287" w:author="PR Preview" w:date="2026-01-01T00:00:00Z">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ins>
    </w:p>
    <w:p>
      <w:pPr>
        <w:pStyle w:val="FirstParagraph"/>
      </w:pPr>
      <w:ins w:id="11288" w:author="PR Preview" w:date="2026-01-01T00:00:00Z">
        <w:r>
          <w:t xml:space="preserve">where</w:t>
        </w:r>
      </w:ins>
      <w:ins w:id="11289" w:author="PR Preview" w:date="2026-01-01T00:00:00Z">
        <w:r>
          <w:t xml:space="preserve"> </w:t>
        </w:r>
      </w:ins>
      <w:ins w:id="11290" w:author="PR Preview" w:date="2026-01-01T00:00:00Z">
        <w:r>
          <w:t xml:space="preserve">$\mathord{\smash[b]{\underset{\raise.3ex\hbox{$\scriptstyle\sim$}}{u}}\vphantom{u}}_1 + \mathord{\smash[b]{\underset{\raise.3ex\hbox{$\scriptstyle\sim$}}{w}}\vphantom{w}}_1 \in \mathcal{S}_1$</w:t>
        </w:r>
      </w:ins>
      <w:ins w:id="11291" w:author="PR Preview" w:date="2026-01-01T00:00:00Z">
        <w:r>
          <w:t xml:space="preserve"> </w:t>
        </w:r>
      </w:ins>
      <w:ins w:id="11292" w:author="PR Preview" w:date="2026-01-01T00:00:00Z">
        <w:r>
          <w:t xml:space="preserve">and</w:t>
        </w:r>
      </w:ins>
      <w:ins w:id="11293" w:author="PR Preview" w:date="2026-01-01T00:00:00Z">
        <w:r>
          <w:t xml:space="preserve"> </w:t>
        </w:r>
      </w:ins>
      <w:ins w:id="11294" w:author="PR Preview" w:date="2026-01-01T00:00:00Z">
        <w:r>
          <w:t xml:space="preserve">$\mathord{\smash[b]{\underset{\raise.3ex\hbox{$\scriptstyle\sim$}}{u}}\vphantom{u}}_2 + \mathord{\smash[b]{\underset{\raise.3ex\hbox{$\scriptstyle\sim$}}{w}}\vphantom{w}}_2 \in \mathcal{S}_2$</w:t>
        </w:r>
      </w:ins>
      <w:ins w:id="11295" w:author="PR Preview" w:date="2026-01-01T00:00:00Z">
        <w:r>
          <w:t xml:space="preserve">,</w:t>
        </w:r>
      </w:ins>
      <w:ins w:id="11296" w:author="PR Preview" w:date="2026-01-01T00:00:00Z">
        <w:r>
          <w:t xml:space="preserve"> </w:t>
        </w:r>
      </w:ins>
      <w:ins w:id="11297" w:author="PR Preview" w:date="2026-01-01T00:00:00Z">
        <w:r>
          <w:t xml:space="preserve">because each subspace is closed under addition.</w:t>
        </w:r>
      </w:ins>
      <w:ins w:id="11298" w:author="PR Preview" w:date="2026-01-01T00:00:00Z">
        <w:r>
          <w:t xml:space="preserve"> </w:t>
        </w:r>
      </w:ins>
      <w:ins w:id="11299" w:author="PR Preview" w:date="2026-01-01T00:00:00Z">
        <w:r>
          <w:t xml:space="preserve">Likewise</w:t>
        </w:r>
      </w:ins>
    </w:p>
    <w:p>
      <w:pPr>
        <w:pStyle w:val="BodyText"/>
      </w:pPr>
      <w:ins w:id="11300" w:author="PR Preview" w:date="2026-01-01T00:00:00Z">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ins>
    </w:p>
    <w:p>
      <w:pPr>
        <w:pStyle w:val="FirstParagraph"/>
      </w:pPr>
      <w:ins w:id="11301" w:author="PR Preview" w:date="2026-01-01T00:00:00Z">
        <w:r>
          <w:t xml:space="preserve">where</w:t>
        </w:r>
      </w:ins>
      <w:ins w:id="11302" w:author="PR Preview" w:date="2026-01-01T00:00:00Z">
        <w:r>
          <w:t xml:space="preserve"> </w:t>
        </w:r>
      </w:ins>
      <w:ins w:id="11303" w:author="PR Preview" w:date="2026-01-01T00:00:00Z">
        <w:r>
          <w:t xml:space="preserve">$c\,\mathord{\smash[b]{\underset{\raise.3ex\hbox{$\scriptstyle\sim$}}{u}}\vphantom{u}}_1 \in \mathcal{S}_1$</w:t>
        </w:r>
      </w:ins>
      <w:ins w:id="11304" w:author="PR Preview" w:date="2026-01-01T00:00:00Z">
        <w:r>
          <w:t xml:space="preserve"> </w:t>
        </w:r>
      </w:ins>
      <w:ins w:id="11305" w:author="PR Preview" w:date="2026-01-01T00:00:00Z">
        <w:r>
          <w:t xml:space="preserve">and</w:t>
        </w:r>
      </w:ins>
      <w:ins w:id="11306" w:author="PR Preview" w:date="2026-01-01T00:00:00Z">
        <w:r>
          <w:t xml:space="preserve"> </w:t>
        </w:r>
      </w:ins>
      <w:ins w:id="11307" w:author="PR Preview" w:date="2026-01-01T00:00:00Z">
        <w:r>
          <w:t xml:space="preserve">$c\,\mathord{\smash[b]{\underset{\raise.3ex\hbox{$\scriptstyle\sim$}}{u}}\vphantom{u}}_2 \in \mathcal{S}_2$</w:t>
        </w:r>
      </w:ins>
      <w:ins w:id="11308" w:author="PR Preview" w:date="2026-01-01T00:00:00Z">
        <w:r>
          <w:t xml:space="preserve">,</w:t>
        </w:r>
      </w:ins>
      <w:ins w:id="11309" w:author="PR Preview" w:date="2026-01-01T00:00:00Z">
        <w:r>
          <w:t xml:space="preserve"> </w:t>
        </w:r>
      </w:ins>
      <w:ins w:id="11310" w:author="PR Preview" w:date="2026-01-01T00:00:00Z">
        <w:r>
          <w:t xml:space="preserve">because each subspace is closed under scalar multiplication.</w:t>
        </w:r>
      </w:ins>
      <w:ins w:id="11311" w:author="PR Preview" w:date="2026-01-01T00:00:00Z">
        <w:r>
          <w:t xml:space="preserve"> </w:t>
        </w:r>
      </w:ins>
      <w:ins w:id="11312" w:author="PR Preview" w:date="2026-01-01T00:00:00Z">
        <w:r>
          <w:t xml:space="preserve">So</w:t>
        </w:r>
      </w:ins>
      <w:ins w:id="11313" w:author="PR Preview" w:date="2026-01-01T00:00:00Z">
        <w:r>
          <w:t xml:space="preserve"> </w:t>
        </w:r>
      </w:ins>
      <w:ins w:id="11314" w:author="PR Preview" w:date="2026-01-01T00:00:00Z">
        <w:r>
          <w:t xml:space="preserve">$\mathord{\smash[b]{\underset{\raise.3ex\hbox{$\scriptstyle\sim$}}{u}}\vphantom{u}} + \mathord{\smash[b]{\underset{\raise.3ex\hbox{$\scriptstyle\sim$}}{w}}\vphantom{w}}$</w:t>
        </w:r>
      </w:ins>
      <w:ins w:id="11315" w:author="PR Preview" w:date="2026-01-01T00:00:00Z">
        <w:r>
          <w:t xml:space="preserve"> </w:t>
        </w:r>
      </w:ins>
      <w:ins w:id="11316" w:author="PR Preview" w:date="2026-01-01T00:00:00Z">
        <w:r>
          <w:t xml:space="preserve">and</w:t>
        </w:r>
      </w:ins>
      <w:ins w:id="11317" w:author="PR Preview" w:date="2026-01-01T00:00:00Z">
        <w:r>
          <w:t xml:space="preserve"> </w:t>
        </w:r>
      </w:ins>
      <w:ins w:id="11318" w:author="PR Preview" w:date="2026-01-01T00:00:00Z">
        <w:r>
          <w:t xml:space="preserve">$c\,\mathord{\smash[b]{\underset{\raise.3ex\hbox{$\scriptstyle\sim$}}{u}}\vphantom{u}}$</w:t>
        </w:r>
      </w:ins>
      <w:ins w:id="11319" w:author="PR Preview" w:date="2026-01-01T00:00:00Z">
        <w:r>
          <w:t xml:space="preserve"> </w:t>
        </w:r>
      </w:ins>
      <w:ins w:id="11320" w:author="PR Preview" w:date="2026-01-01T00:00:00Z">
        <w:r>
          <w:t xml:space="preserve">are in</w:t>
        </w:r>
      </w:ins>
      <w:ins w:id="11321"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oMath>
      <w:ins w:id="11322" w:author="PR Preview" w:date="2026-01-01T00:00:00Z">
        <w:r>
          <w:t xml:space="preserve">.</w:t>
        </w:r>
      </w:ins>
    </w:p>
    <w:p>
      <w:pPr>
        <w:pStyle w:val="BodyText"/>
      </w:pPr>
      <w:ins w:id="11323" w:author="PR Preview" w:date="2026-01-01T00:00:00Z">
        <w:r>
          <w:rPr>
            <w:b/>
            <w:bCs/>
          </w:rPr>
          <w:t xml:space="preserve">The intersection.</w:t>
        </w:r>
      </w:ins>
      <w:ins w:id="11324" w:author="PR Preview" w:date="2026-01-01T00:00:00Z">
        <w:r>
          <w:t xml:space="preserve"> </w:t>
        </w:r>
      </w:ins>
      <w:ins w:id="11325" w:author="PR Preview" w:date="2026-01-01T00:00:00Z">
        <w:r>
          <w:t xml:space="preserve">It is not empty: it contains</w:t>
        </w:r>
      </w:ins>
      <w:ins w:id="11326" w:author="PR Preview" w:date="2026-01-01T00:00:00Z">
        <w:r>
          <w:t xml:space="preserve"> </w:t>
        </w:r>
      </w:ins>
      <w:ins w:id="11327" w:author="PR Preview" w:date="2026-01-01T00:00:00Z">
        <w:r>
          <w:t xml:space="preserve">$\mathord{\smash[b]{\underset{\raise.3ex\hbox{$\scriptstyle\sim$}}{0}}\vphantom{0}}$</w:t>
        </w:r>
      </w:ins>
      <w:ins w:id="11328" w:author="PR Preview" w:date="2026-01-01T00:00:00Z">
        <w:r>
          <w:t xml:space="preserve">.</w:t>
        </w:r>
      </w:ins>
      <w:ins w:id="11329" w:author="PR Preview" w:date="2026-01-01T00:00:00Z">
        <w:r>
          <w:t xml:space="preserve"> </w:t>
        </w:r>
      </w:ins>
      <w:ins w:id="11330" w:author="PR Preview" w:date="2026-01-01T00:00:00Z">
        <w:r>
          <w:t xml:space="preserve">If</w:t>
        </w:r>
      </w:ins>
      <w:ins w:id="11331" w:author="PR Preview" w:date="2026-01-01T00:00:00Z">
        <w:r>
          <w:t xml:space="preserve"> </w:t>
        </w:r>
      </w:ins>
      <w:ins w:id="11332" w:author="PR Preview" w:date="2026-01-01T00:00:00Z">
        <w:r>
          <w:t xml:space="preserve">$\mathord{\smash[b]{\underset{\raise.3ex\hbox{$\scriptstyle\sim$}}{u}}\vphantom{u}}$</w:t>
        </w:r>
      </w:ins>
      <w:ins w:id="11333" w:author="PR Preview" w:date="2026-01-01T00:00:00Z">
        <w:r>
          <w:t xml:space="preserve"> </w:t>
        </w:r>
      </w:ins>
      <w:ins w:id="11334" w:author="PR Preview" w:date="2026-01-01T00:00:00Z">
        <w:r>
          <w:t xml:space="preserve">and</w:t>
        </w:r>
      </w:ins>
      <w:ins w:id="11335" w:author="PR Preview" w:date="2026-01-01T00:00:00Z">
        <w:r>
          <w:t xml:space="preserve"> </w:t>
        </w:r>
      </w:ins>
      <w:ins w:id="11336" w:author="PR Preview" w:date="2026-01-01T00:00:00Z">
        <w:r>
          <w:t xml:space="preserve">$\mathord{\smash[b]{\underset{\raise.3ex\hbox{$\scriptstyle\sim$}}{w}}\vphantom{w}}$</w:t>
        </w:r>
      </w:ins>
      <w:ins w:id="11337" w:author="PR Preview" w:date="2026-01-01T00:00:00Z">
        <w:r>
          <w:t xml:space="preserve"> </w:t>
        </w:r>
      </w:ins>
      <w:ins w:id="11338" w:author="PR Preview" w:date="2026-01-01T00:00:00Z">
        <w:r>
          <w:t xml:space="preserve">are in both</w:t>
        </w:r>
      </w:ins>
      <w:ins w:id="11339" w:author="PR Preview" w:date="2026-01-01T00:00:00Z">
        <w:r>
          <w:t xml:space="preserve"> </w:t>
        </w:r>
      </w:ins>
      <m:oMath>
        <m:sSub>
          <m:e>
            <m:r>
              <m:rPr>
                <m:scr m:val="script"/>
                <m:sty m:val="p"/>
              </m:rPr>
              <m:t>S</m:t>
            </m:r>
          </m:e>
          <m:sub>
            <m:r>
              <m:t>1</m:t>
            </m:r>
          </m:sub>
        </m:sSub>
      </m:oMath>
      <w:ins w:id="11340" w:author="PR Preview" w:date="2026-01-01T00:00:00Z">
        <w:r>
          <w:t xml:space="preserve"> </w:t>
        </w:r>
      </w:ins>
      <w:ins w:id="11341" w:author="PR Preview" w:date="2026-01-01T00:00:00Z">
        <w:r>
          <w:t xml:space="preserve">and</w:t>
        </w:r>
      </w:ins>
      <w:ins w:id="11342" w:author="PR Preview" w:date="2026-01-01T00:00:00Z">
        <w:r>
          <w:t xml:space="preserve"> </w:t>
        </w:r>
      </w:ins>
      <m:oMath>
        <m:sSub>
          <m:e>
            <m:r>
              <m:rPr>
                <m:scr m:val="script"/>
                <m:sty m:val="p"/>
              </m:rPr>
              <m:t>S</m:t>
            </m:r>
          </m:e>
          <m:sub>
            <m:r>
              <m:t>2</m:t>
            </m:r>
          </m:sub>
        </m:sSub>
      </m:oMath>
      <w:ins w:id="11343" w:author="PR Preview" w:date="2026-01-01T00:00:00Z">
        <w:r>
          <w:t xml:space="preserve">,</w:t>
        </w:r>
      </w:ins>
      <w:ins w:id="11344" w:author="PR Preview" w:date="2026-01-01T00:00:00Z">
        <w:r>
          <w:t xml:space="preserve"> </w:t>
        </w:r>
      </w:ins>
      <w:ins w:id="11345" w:author="PR Preview" w:date="2026-01-01T00:00:00Z">
        <w:r>
          <w:t xml:space="preserve">then</w:t>
        </w:r>
      </w:ins>
      <w:ins w:id="11346" w:author="PR Preview" w:date="2026-01-01T00:00:00Z">
        <w:r>
          <w:t xml:space="preserve"> </w:t>
        </w:r>
      </w:ins>
      <w:ins w:id="11347" w:author="PR Preview" w:date="2026-01-01T00:00:00Z">
        <w:r>
          <w:t xml:space="preserve">$\mathord{\smash[b]{\underset{\raise.3ex\hbox{$\scriptstyle\sim$}}{u}}\vphantom{u}} + \mathord{\smash[b]{\underset{\raise.3ex\hbox{$\scriptstyle\sim$}}{w}}\vphantom{w}}$</w:t>
        </w:r>
      </w:ins>
      <w:ins w:id="11348" w:author="PR Preview" w:date="2026-01-01T00:00:00Z">
        <w:r>
          <w:t xml:space="preserve"> </w:t>
        </w:r>
      </w:ins>
      <w:ins w:id="11349" w:author="PR Preview" w:date="2026-01-01T00:00:00Z">
        <w:r>
          <w:t xml:space="preserve">and</w:t>
        </w:r>
      </w:ins>
      <w:ins w:id="11350" w:author="PR Preview" w:date="2026-01-01T00:00:00Z">
        <w:r>
          <w:t xml:space="preserve"> </w:t>
        </w:r>
      </w:ins>
      <w:ins w:id="11351" w:author="PR Preview" w:date="2026-01-01T00:00:00Z">
        <w:r>
          <w:t xml:space="preserve">$c\,\mathord{\smash[b]{\underset{\raise.3ex\hbox{$\scriptstyle\sim$}}{u}}\vphantom{u}}$</w:t>
        </w:r>
      </w:ins>
      <w:ins w:id="11352" w:author="PR Preview" w:date="2026-01-01T00:00:00Z">
        <w:r>
          <w:t xml:space="preserve"> </w:t>
        </w:r>
      </w:ins>
      <w:ins w:id="11353" w:author="PR Preview" w:date="2026-01-01T00:00:00Z">
        <w:r>
          <w:t xml:space="preserve">are in</w:t>
        </w:r>
      </w:ins>
      <w:ins w:id="11354" w:author="PR Preview" w:date="2026-01-01T00:00:00Z">
        <w:r>
          <w:t xml:space="preserve"> </w:t>
        </w:r>
      </w:ins>
      <m:oMath>
        <m:sSub>
          <m:e>
            <m:r>
              <m:rPr>
                <m:scr m:val="script"/>
                <m:sty m:val="p"/>
              </m:rPr>
              <m:t>S</m:t>
            </m:r>
          </m:e>
          <m:sub>
            <m:r>
              <m:t>1</m:t>
            </m:r>
          </m:sub>
        </m:sSub>
      </m:oMath>
      <w:ins w:id="11355" w:author="PR Preview" w:date="2026-01-01T00:00:00Z">
        <w:r>
          <w:t xml:space="preserve">,</w:t>
        </w:r>
      </w:ins>
      <w:ins w:id="11356" w:author="PR Preview" w:date="2026-01-01T00:00:00Z">
        <w:r>
          <w:t xml:space="preserve"> </w:t>
        </w:r>
      </w:ins>
      <w:ins w:id="11357" w:author="PR Preview" w:date="2026-01-01T00:00:00Z">
        <w:r>
          <w:t xml:space="preserve">because</w:t>
        </w:r>
      </w:ins>
      <w:ins w:id="11358" w:author="PR Preview" w:date="2026-01-01T00:00:00Z">
        <w:r>
          <w:t xml:space="preserve"> </w:t>
        </w:r>
      </w:ins>
      <m:oMath>
        <m:sSub>
          <m:e>
            <m:r>
              <m:rPr>
                <m:scr m:val="script"/>
                <m:sty m:val="p"/>
              </m:rPr>
              <m:t>S</m:t>
            </m:r>
          </m:e>
          <m:sub>
            <m:r>
              <m:t>1</m:t>
            </m:r>
          </m:sub>
        </m:sSub>
      </m:oMath>
      <w:ins w:id="11359" w:author="PR Preview" w:date="2026-01-01T00:00:00Z">
        <w:r>
          <w:t xml:space="preserve"> </w:t>
        </w:r>
      </w:ins>
      <w:ins w:id="11360" w:author="PR Preview" w:date="2026-01-01T00:00:00Z">
        <w:r>
          <w:t xml:space="preserve">is a subspace,</w:t>
        </w:r>
      </w:ins>
      <w:ins w:id="11361" w:author="PR Preview" w:date="2026-01-01T00:00:00Z">
        <w:r>
          <w:t xml:space="preserve"> </w:t>
        </w:r>
      </w:ins>
      <w:ins w:id="11362" w:author="PR Preview" w:date="2026-01-01T00:00:00Z">
        <w:r>
          <w:t xml:space="preserve">and in</w:t>
        </w:r>
      </w:ins>
      <w:ins w:id="11363" w:author="PR Preview" w:date="2026-01-01T00:00:00Z">
        <w:r>
          <w:t xml:space="preserve"> </w:t>
        </w:r>
      </w:ins>
      <m:oMath>
        <m:sSub>
          <m:e>
            <m:r>
              <m:rPr>
                <m:scr m:val="script"/>
                <m:sty m:val="p"/>
              </m:rPr>
              <m:t>S</m:t>
            </m:r>
          </m:e>
          <m:sub>
            <m:r>
              <m:t>2</m:t>
            </m:r>
          </m:sub>
        </m:sSub>
      </m:oMath>
      <w:ins w:id="11364" w:author="PR Preview" w:date="2026-01-01T00:00:00Z">
        <w:r>
          <w:t xml:space="preserve"> </w:t>
        </w:r>
      </w:ins>
      <w:ins w:id="11365" w:author="PR Preview" w:date="2026-01-01T00:00:00Z">
        <w:r>
          <w:t xml:space="preserve">for the same reason,</w:t>
        </w:r>
      </w:ins>
      <w:ins w:id="11366" w:author="PR Preview" w:date="2026-01-01T00:00:00Z">
        <w:r>
          <w:t xml:space="preserve"> </w:t>
        </w:r>
      </w:ins>
      <w:ins w:id="11367" w:author="PR Preview" w:date="2026-01-01T00:00:00Z">
        <w:r>
          <w:t xml:space="preserve">so they are in</w:t>
        </w:r>
      </w:ins>
      <w:ins w:id="11368"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oMath>
      <w:ins w:id="11369" w:author="PR Preview" w:date="2026-01-01T00:00:00Z">
        <w:r>
          <w:t xml:space="preserve">.</w:t>
        </w:r>
      </w:ins>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del w:id="11370" w:author="PR Preview" w:date="2026-01-01T00:00:00Z">
        <w:r>
          <w:rPr>
            <w:b/>
            <w:bCs/>
          </w:rPr>
          <w:delText xml:space="preserve">Build a list.</w:delText>
        </w:r>
      </w:del>
      <w:del w:id="11371" w:author="PR Preview" w:date="2026-01-01T00:00:00Z">
        <w:r>
          <w:delText xml:space="preserve"> </w:delText>
        </w:r>
      </w:del>
      <w:del w:id="11372" w:author="PR Preview" w:date="2026-01-01T00:00:00Z">
        <w:r>
          <w:delText xml:space="preserve">Choose a basis</w:delText>
        </w:r>
      </w:del>
      <w:del w:id="11373" w:author="PR Preview" w:date="2026-01-01T00:00:00Z">
        <w:r>
          <w:delText xml:space="preserve"> </w:delText>
        </w:r>
      </w:del>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oMath>
      <w:del w:id="11374" w:author="PR Preview" w:date="2026-01-01T00:00:00Z">
        <w:r>
          <w:delText xml:space="preserve"> </w:delText>
        </w:r>
      </w:del>
      <w:del w:id="11375" w:author="PR Preview" w:date="2026-01-01T00:00:00Z">
        <w:r>
          <w:delText xml:space="preserve">of</w:delText>
        </w:r>
      </w:del>
      <w:del w:id="11376"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oMath>
      <w:del w:id="11377" w:author="PR Preview" w:date="2026-01-01T00:00:00Z">
        <w:r>
          <w:delText xml:space="preserve"> </w:delText>
        </w:r>
      </w:del>
      <w:del w:id="11378" w:author="PR Preview" w:date="2026-01-01T00:00:00Z">
        <w:r>
          <w:delText xml:space="preserve">(</w:delText>
        </w:r>
      </w:del>
      <w:hyperlink w:anchor="thm-extend-basis">
        <w:del w:id="11379" w:author="PR Preview" w:date="2026-01-01T00:00:00Z">
          <w:r>
            <w:rPr>
              <w:rStyle w:val="Hyperlink"/>
            </w:rPr>
            <w:delText xml:space="preserve">Theorem 29</w:delText>
          </w:r>
        </w:del>
      </w:hyperlink>
      <w:del w:id="11380" w:author="PR Preview" w:date="2026-01-01T00:00:00Z">
        <w:r>
          <w:delText xml:space="preserve">).</w:delText>
        </w:r>
      </w:del>
      <w:del w:id="11381" w:author="PR Preview" w:date="2026-01-01T00:00:00Z">
        <w:r>
          <w:delText xml:space="preserve"> </w:delText>
        </w:r>
      </w:del>
      <w:del w:id="11382" w:author="PR Preview" w:date="2026-01-01T00:00:00Z">
        <w:r>
          <w:delText xml:space="preserve">These vectors are linearly independent and lie in</w:delText>
        </w:r>
      </w:del>
      <w:del w:id="11383" w:author="PR Preview" w:date="2026-01-01T00:00:00Z">
        <w:r>
          <w:delText xml:space="preserve"> </w:delText>
        </w:r>
      </w:del>
      <m:oMath>
        <m:sSub>
          <m:e>
            <m:r>
              <m:rPr>
                <m:scr m:val="script"/>
                <m:sty m:val="p"/>
              </m:rPr>
              <m:t>S</m:t>
            </m:r>
          </m:e>
          <m:sub>
            <m:r>
              <m:t>1</m:t>
            </m:r>
          </m:sub>
        </m:sSub>
      </m:oMath>
      <w:del w:id="11384" w:author="PR Preview" w:date="2026-01-01T00:00:00Z">
        <w:r>
          <w:delText xml:space="preserve">,</w:delText>
        </w:r>
      </w:del>
      <w:del w:id="11385" w:author="PR Preview" w:date="2026-01-01T00:00:00Z">
        <w:r>
          <w:delText xml:space="preserve"> </w:delText>
        </w:r>
      </w:del>
      <w:del w:id="11386" w:author="PR Preview" w:date="2026-01-01T00:00:00Z">
        <w:r>
          <w:delText xml:space="preserve">so</w:delText>
        </w:r>
      </w:del>
      <w:del w:id="11387" w:author="PR Preview" w:date="2026-01-01T00:00:00Z">
        <w:r>
          <w:delText xml:space="preserve"> </w:delText>
        </w:r>
      </w:del>
      <w:hyperlink w:anchor="thm-extend-basis">
        <w:del w:id="11388" w:author="PR Preview" w:date="2026-01-01T00:00:00Z">
          <w:r>
            <w:rPr>
              <w:rStyle w:val="Hyperlink"/>
            </w:rPr>
            <w:delText xml:space="preserve">Theorem 29</w:delText>
          </w:r>
        </w:del>
      </w:hyperlink>
      <w:del w:id="11389" w:author="PR Preview" w:date="2026-01-01T00:00:00Z">
        <w:r>
          <w:delText xml:space="preserve"> </w:delText>
        </w:r>
      </w:del>
      <w:del w:id="11390" w:author="PR Preview" w:date="2026-01-01T00:00:00Z">
        <w:r>
          <w:delText xml:space="preserve">extends them to a basis</w:delText>
        </w:r>
      </w:del>
      <w:del w:id="11391" w:author="PR Preview" w:date="2026-01-01T00:00:00Z">
        <w:r>
          <w:delText xml:space="preserve"> </w:delText>
        </w:r>
      </w:del>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sSub>
              <m:e>
                <m:r>
                  <m:t>d</m:t>
                </m:r>
              </m:e>
              <m:sub>
                <m:r>
                  <m:t>1</m:t>
                </m:r>
              </m:sub>
            </m:sSub>
            <m:r>
              <m:rPr>
                <m:sty m:val="p"/>
              </m:rPr>
              <m:t>−</m:t>
            </m:r>
            <m:r>
              <m:t>k</m:t>
            </m:r>
          </m:sub>
        </m:sSub>
      </m:oMath>
      <w:del w:id="11392" w:author="PR Preview" w:date="2026-01-01T00:00:00Z">
        <w:r>
          <w:delText xml:space="preserve"> </w:delText>
        </w:r>
      </w:del>
      <w:del w:id="11393" w:author="PR Preview" w:date="2026-01-01T00:00:00Z">
        <w:r>
          <w:delText xml:space="preserve">of</w:delText>
        </w:r>
      </w:del>
      <w:del w:id="11394" w:author="PR Preview" w:date="2026-01-01T00:00:00Z">
        <w:r>
          <w:delText xml:space="preserve"> </w:delText>
        </w:r>
      </w:del>
      <m:oMath>
        <m:sSub>
          <m:e>
            <m:r>
              <m:rPr>
                <m:scr m:val="script"/>
                <m:sty m:val="p"/>
              </m:rPr>
              <m:t>S</m:t>
            </m:r>
          </m:e>
          <m:sub>
            <m:r>
              <m:t>1</m:t>
            </m:r>
          </m:sub>
        </m:sSub>
      </m:oMath>
      <w:del w:id="11395" w:author="PR Preview" w:date="2026-01-01T00:00:00Z">
        <w:r>
          <w:delText xml:space="preserve">,</w:delText>
        </w:r>
      </w:del>
      <w:del w:id="11396" w:author="PR Preview" w:date="2026-01-01T00:00:00Z">
        <w:r>
          <w:delText xml:space="preserve"> </w:delText>
        </w:r>
      </w:del>
      <w:del w:id="11397" w:author="PR Preview" w:date="2026-01-01T00:00:00Z">
        <w:r>
          <w:delText xml:space="preserve">which has</w:delText>
        </w:r>
      </w:del>
      <w:del w:id="11398" w:author="PR Preview" w:date="2026-01-01T00:00:00Z">
        <w:r>
          <w:delText xml:space="preserve"> </w:delText>
        </w:r>
      </w:del>
      <m:oMath>
        <m:sSub>
          <m:e>
            <m:r>
              <m:t>d</m:t>
            </m:r>
          </m:e>
          <m:sub>
            <m:r>
              <m:t>1</m:t>
            </m:r>
          </m:sub>
        </m:sSub>
      </m:oMath>
      <w:del w:id="11399" w:author="PR Preview" w:date="2026-01-01T00:00:00Z">
        <w:r>
          <w:delText xml:space="preserve"> </w:delText>
        </w:r>
      </w:del>
      <w:del w:id="11400" w:author="PR Preview" w:date="2026-01-01T00:00:00Z">
        <w:r>
          <w:delText xml:space="preserve">vectors (</w:delText>
        </w:r>
      </w:del>
      <w:hyperlink w:anchor="thm-basis-size">
        <w:del w:id="11401" w:author="PR Preview" w:date="2026-01-01T00:00:00Z">
          <w:r>
            <w:rPr>
              <w:rStyle w:val="Hyperlink"/>
            </w:rPr>
            <w:delText xml:space="preserve">Theorem 27</w:delText>
          </w:r>
        </w:del>
      </w:hyperlink>
      <w:del w:id="11402" w:author="PR Preview" w:date="2026-01-01T00:00:00Z">
        <w:r>
          <w:delText xml:space="preserve">).</w:delText>
        </w:r>
      </w:del>
      <w:del w:id="11403" w:author="PR Preview" w:date="2026-01-01T00:00:00Z">
        <w:r>
          <w:delText xml:space="preserve"> </w:delText>
        </w:r>
      </w:del>
      <w:del w:id="11404" w:author="PR Preview" w:date="2026-01-01T00:00:00Z">
        <w:r>
          <w:delText xml:space="preserve">In the same way, extend them to a basis</w:delText>
        </w:r>
      </w:del>
      <w:del w:id="11405" w:author="PR Preview" w:date="2026-01-01T00:00:00Z">
        <w:r>
          <w:delText xml:space="preserve"> </w:delText>
        </w:r>
      </w:del>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sSub>
              <m:e>
                <m:r>
                  <m:t>d</m:t>
                </m:r>
              </m:e>
              <m:sub>
                <m:r>
                  <m:t>2</m:t>
                </m:r>
              </m:sub>
            </m:sSub>
            <m:r>
              <m:rPr>
                <m:sty m:val="p"/>
              </m:rPr>
              <m:t>−</m:t>
            </m:r>
            <m:r>
              <m:t>k</m:t>
            </m:r>
          </m:sub>
        </m:sSub>
      </m:oMath>
      <w:del w:id="11406" w:author="PR Preview" w:date="2026-01-01T00:00:00Z">
        <w:r>
          <w:delText xml:space="preserve"> </w:delText>
        </w:r>
      </w:del>
      <w:del w:id="11407" w:author="PR Preview" w:date="2026-01-01T00:00:00Z">
        <w:r>
          <w:delText xml:space="preserve">of</w:delText>
        </w:r>
      </w:del>
      <w:del w:id="11408" w:author="PR Preview" w:date="2026-01-01T00:00:00Z">
        <w:r>
          <w:delText xml:space="preserve"> </w:delText>
        </w:r>
      </w:del>
      <m:oMath>
        <m:sSub>
          <m:e>
            <m:r>
              <m:rPr>
                <m:scr m:val="script"/>
                <m:sty m:val="p"/>
              </m:rPr>
              <m:t>S</m:t>
            </m:r>
          </m:e>
          <m:sub>
            <m:r>
              <m:t>2</m:t>
            </m:r>
          </m:sub>
        </m:sSub>
      </m:oMath>
      <w:del w:id="11409" w:author="PR Preview" w:date="2026-01-01T00:00:00Z">
        <w:r>
          <w:delText xml:space="preserve">.</w:delText>
        </w:r>
      </w:del>
      <w:del w:id="11410" w:author="PR Preview" w:date="2026-01-01T00:00:00Z">
        <w:r>
          <w:delText xml:space="preserve"> </w:delText>
        </w:r>
      </w:del>
      <w:del w:id="11411" w:author="PR Preview" w:date="2026-01-01T00:00:00Z">
        <w:r>
          <w:delText xml:space="preserve">We show that the</w:delText>
        </w:r>
      </w:del>
      <w:del w:id="11412" w:author="PR Preview" w:date="2026-01-01T00:00:00Z">
        <w:r>
          <w:delText xml:space="preserve"> </w:delText>
        </w:r>
      </w:del>
      <m:oMath>
        <m:limLow>
          <m:e>
            <m:r>
              <m:t>z</m:t>
            </m:r>
          </m:e>
          <m:lim>
            <m:r>
              <m:rPr>
                <m:sty m:val="p"/>
              </m:rPr>
              <m:t>∼</m:t>
            </m:r>
          </m:lim>
        </m:limLow>
      </m:oMath>
      <w:del w:id="11413" w:author="PR Preview" w:date="2026-01-01T00:00:00Z">
        <w:r>
          <w:delText xml:space="preserve">’s,</w:delText>
        </w:r>
      </w:del>
      <w:del w:id="11414" w:author="PR Preview" w:date="2026-01-01T00:00:00Z">
        <w:r>
          <w:delText xml:space="preserve"> </w:delText>
        </w:r>
      </w:del>
      <m:oMath>
        <m:limLow>
          <m:e>
            <m:r>
              <m:t>x</m:t>
            </m:r>
          </m:e>
          <m:lim>
            <m:r>
              <m:rPr>
                <m:sty m:val="p"/>
              </m:rPr>
              <m:t>∼</m:t>
            </m:r>
          </m:lim>
        </m:limLow>
      </m:oMath>
      <w:del w:id="11415" w:author="PR Preview" w:date="2026-01-01T00:00:00Z">
        <w:r>
          <w:delText xml:space="preserve">’s and</w:delText>
        </w:r>
      </w:del>
      <w:del w:id="11416" w:author="PR Preview" w:date="2026-01-01T00:00:00Z">
        <w:r>
          <w:delText xml:space="preserve"> </w:delText>
        </w:r>
      </w:del>
      <m:oMath>
        <m:limLow>
          <m:e>
            <m:r>
              <m:t>y</m:t>
            </m:r>
          </m:e>
          <m:lim>
            <m:r>
              <m:rPr>
                <m:sty m:val="p"/>
              </m:rPr>
              <m:t>∼</m:t>
            </m:r>
          </m:lim>
        </m:limLow>
      </m:oMath>
      <w:del w:id="11417" w:author="PR Preview" w:date="2026-01-01T00:00:00Z">
        <w:r>
          <w:delText xml:space="preserve">’s together,</w:delText>
        </w:r>
      </w:del>
      <w:del w:id="11418" w:author="PR Preview" w:date="2026-01-01T00:00:00Z">
        <w:r>
          <w:delText xml:space="preserve"> </w:delText>
        </w:r>
      </w:del>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del w:id="11419" w:author="PR Preview" w:date="2026-01-01T00:00:00Z">
        <w:r>
          <w:delText xml:space="preserve"> </w:delText>
        </w:r>
      </w:del>
      <w:del w:id="11420" w:author="PR Preview" w:date="2026-01-01T00:00:00Z">
        <w:r>
          <w:delText xml:space="preserve">vectors,</w:delText>
        </w:r>
      </w:del>
      <w:del w:id="11421" w:author="PR Preview" w:date="2026-01-01T00:00:00Z">
        <w:r>
          <w:delText xml:space="preserve"> </w:delText>
        </w:r>
      </w:del>
      <w:del w:id="11422" w:author="PR Preview" w:date="2026-01-01T00:00:00Z">
        <w:r>
          <w:delText xml:space="preserve">are a basis of</w:delText>
        </w:r>
      </w:del>
      <w:del w:id="11423"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oMath>
      <w:del w:id="11424" w:author="PR Preview" w:date="2026-01-01T00:00:00Z">
        <w:r>
          <w:delText xml:space="preserve"> </w:delText>
        </w:r>
      </w:del>
      <w:del w:id="11425" w:author="PR Preview" w:date="2026-01-01T00:00:00Z">
        <w:r>
          <w:delText xml:space="preserve">(</w:delText>
        </w:r>
      </w:del>
      <w:hyperlink w:anchor="def-basis">
        <w:del w:id="11426" w:author="PR Preview" w:date="2026-01-01T00:00:00Z">
          <w:r>
            <w:rPr>
              <w:rStyle w:val="Hyperlink"/>
            </w:rPr>
            <w:delText xml:space="preserve">Definition 48</w:delText>
          </w:r>
        </w:del>
      </w:hyperlink>
      <w:del w:id="11427" w:author="PR Preview" w:date="2026-01-01T00:00:00Z">
        <w:r>
          <w:delText xml:space="preserve">).</w:delText>
        </w:r>
      </w:del>
    </w:p>
    <w:p>
      <w:pPr>
        <w:pStyle w:val="BodyText"/>
      </w:pPr>
      <w:del w:id="11428" w:author="PR Preview" w:date="2026-01-01T00:00:00Z">
        <w:r>
          <w:rPr>
            <w:b/>
            <w:bCs/>
          </w:rPr>
          <w:delText xml:space="preserve">They span</w:delText>
        </w:r>
      </w:del>
      <w:del w:id="11429" w:author="PR Preview" w:date="2026-01-01T00:00:00Z">
        <w:r>
          <w:rPr>
            <w:b/>
            <w:bCs/>
          </w:rPr>
          <w:delText xml:space="preserve"> </w:delText>
        </w:r>
      </w:del>
      <m:oMath>
        <m:sSub>
          <m:e>
            <m:r>
              <m:rPr>
                <m:scr m:val="script"/>
                <m:sty m:val="p"/>
              </m:rPr>
              <m:t>S</m:t>
            </m:r>
          </m:e>
          <m:sub>
            <m:r>
              <m:t>1</m:t>
            </m:r>
          </m:sub>
        </m:sSub>
        <m:r>
          <m:rPr>
            <m:sty m:val="p"/>
          </m:rPr>
          <m:t>+</m:t>
        </m:r>
        <m:sSub>
          <m:e>
            <m:r>
              <m:rPr>
                <m:scr m:val="script"/>
                <m:sty m:val="p"/>
              </m:rPr>
              <m:t>S</m:t>
            </m:r>
          </m:e>
          <m:sub>
            <m:r>
              <m:t>2</m:t>
            </m:r>
          </m:sub>
        </m:sSub>
      </m:oMath>
      <w:del w:id="11430" w:author="PR Preview" w:date="2026-01-01T00:00:00Z">
        <w:r>
          <w:rPr>
            <w:b/>
            <w:bCs/>
          </w:rPr>
          <w:delText xml:space="preserve">.</w:delText>
        </w:r>
      </w:del>
      <w:del w:id="11431" w:author="PR Preview" w:date="2026-01-01T00:00:00Z">
        <w:r>
          <w:delText xml:space="preserve"> </w:delText>
        </w:r>
      </w:del>
      <w:del w:id="11432" w:author="PR Preview" w:date="2026-01-01T00:00:00Z">
        <w:r>
          <w:delText xml:space="preserve">Any</w:delText>
        </w:r>
      </w:del>
      <w:del w:id="11433" w:author="PR Preview" w:date="2026-01-01T00:00:00Z">
        <w:r>
          <w:delText xml:space="preserve"> </w:delText>
        </w:r>
      </w:del>
      <m:oMath>
        <m:limLow>
          <m:e>
            <m:r>
              <m:t>v</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del w:id="11434" w:author="PR Preview" w:date="2026-01-01T00:00:00Z">
        <w:r>
          <w:delText xml:space="preserve"> </w:delText>
        </w:r>
      </w:del>
      <w:del w:id="11435" w:author="PR Preview" w:date="2026-01-01T00:00:00Z">
        <w:r>
          <w:delText xml:space="preserve">is</w:delText>
        </w:r>
      </w:del>
      <w:del w:id="11436" w:author="PR Preview" w:date="2026-01-01T00:00:00Z">
        <w:r>
          <w:delText xml:space="preserve"> </w:delText>
        </w:r>
      </w:del>
      <m:oMath>
        <m:sSub>
          <m:e>
            <m:limLow>
              <m:e>
                <m:r>
                  <m:t>v</m:t>
                </m:r>
              </m:e>
              <m:lim>
                <m:r>
                  <m:rPr>
                    <m:sty m:val="p"/>
                  </m:rPr>
                  <m:t>∼</m:t>
                </m:r>
              </m:lim>
            </m:limLow>
          </m:e>
          <m:sub>
            <m:r>
              <m:t>1</m:t>
            </m:r>
          </m:sub>
        </m:sSub>
        <m:r>
          <m:rPr>
            <m:sty m:val="p"/>
          </m:rPr>
          <m:t>+</m:t>
        </m:r>
        <m:sSub>
          <m:e>
            <m:limLow>
              <m:e>
                <m:r>
                  <m:t>v</m:t>
                </m:r>
              </m:e>
              <m:lim>
                <m:r>
                  <m:rPr>
                    <m:sty m:val="p"/>
                  </m:rPr>
                  <m:t>∼</m:t>
                </m:r>
              </m:lim>
            </m:limLow>
          </m:e>
          <m:sub>
            <m:r>
              <m:t>2</m:t>
            </m:r>
          </m:sub>
        </m:sSub>
      </m:oMath>
      <w:del w:id="11437" w:author="PR Preview" w:date="2026-01-01T00:00:00Z">
        <w:r>
          <w:delText xml:space="preserve"> </w:delText>
        </w:r>
      </w:del>
      <w:del w:id="11438" w:author="PR Preview" w:date="2026-01-01T00:00:00Z">
        <w:r>
          <w:delText xml:space="preserve">with</w:delText>
        </w:r>
      </w:del>
      <w:del w:id="11439" w:author="PR Preview" w:date="2026-01-01T00:00:00Z">
        <w:r>
          <w:delText xml:space="preserve"> </w:delText>
        </w:r>
      </w:del>
      <m:oMath>
        <m:sSub>
          <m:e>
            <m:limLow>
              <m:e>
                <m:r>
                  <m:t>v</m:t>
                </m:r>
              </m:e>
              <m:lim>
                <m:r>
                  <m:rPr>
                    <m:sty m:val="p"/>
                  </m:rPr>
                  <m:t>∼</m:t>
                </m:r>
              </m:lim>
            </m:limLow>
          </m:e>
          <m:sub>
            <m:r>
              <m:t>1</m:t>
            </m:r>
          </m:sub>
        </m:sSub>
        <m:r>
          <m:rPr>
            <m:sty m:val="p"/>
          </m:rPr>
          <m:t>∈</m:t>
        </m:r>
        <m:sSub>
          <m:e>
            <m:r>
              <m:rPr>
                <m:scr m:val="script"/>
                <m:sty m:val="p"/>
              </m:rPr>
              <m:t>S</m:t>
            </m:r>
          </m:e>
          <m:sub>
            <m:r>
              <m:t>1</m:t>
            </m:r>
          </m:sub>
        </m:sSub>
      </m:oMath>
      <w:del w:id="11440" w:author="PR Preview" w:date="2026-01-01T00:00:00Z">
        <w:r>
          <w:delText xml:space="preserve"> </w:delText>
        </w:r>
      </w:del>
      <w:del w:id="11441" w:author="PR Preview" w:date="2026-01-01T00:00:00Z">
        <w:r>
          <w:delText xml:space="preserve">and</w:delText>
        </w:r>
      </w:del>
      <w:del w:id="11442" w:author="PR Preview" w:date="2026-01-01T00:00:00Z">
        <w:r>
          <w:delText xml:space="preserve"> </w:delText>
        </w:r>
      </w:del>
      <m:oMath>
        <m:sSub>
          <m:e>
            <m:limLow>
              <m:e>
                <m:r>
                  <m:t>v</m:t>
                </m:r>
              </m:e>
              <m:lim>
                <m:r>
                  <m:rPr>
                    <m:sty m:val="p"/>
                  </m:rPr>
                  <m:t>∼</m:t>
                </m:r>
              </m:lim>
            </m:limLow>
          </m:e>
          <m:sub>
            <m:r>
              <m:t>2</m:t>
            </m:r>
          </m:sub>
        </m:sSub>
        <m:r>
          <m:rPr>
            <m:sty m:val="p"/>
          </m:rPr>
          <m:t>∈</m:t>
        </m:r>
        <m:sSub>
          <m:e>
            <m:r>
              <m:rPr>
                <m:scr m:val="script"/>
                <m:sty m:val="p"/>
              </m:rPr>
              <m:t>S</m:t>
            </m:r>
          </m:e>
          <m:sub>
            <m:r>
              <m:t>2</m:t>
            </m:r>
          </m:sub>
        </m:sSub>
      </m:oMath>
      <w:del w:id="11443" w:author="PR Preview" w:date="2026-01-01T00:00:00Z">
        <w:r>
          <w:delText xml:space="preserve">.</w:delText>
        </w:r>
      </w:del>
      <w:del w:id="11444" w:author="PR Preview" w:date="2026-01-01T00:00:00Z">
        <w:r>
          <w:delText xml:space="preserve"> </w:delText>
        </w:r>
      </w:del>
      <m:oMath>
        <m:sSub>
          <m:e>
            <m:limLow>
              <m:e>
                <m:r>
                  <m:t>v</m:t>
                </m:r>
              </m:e>
              <m:lim>
                <m:r>
                  <m:rPr>
                    <m:sty m:val="p"/>
                  </m:rPr>
                  <m:t>∼</m:t>
                </m:r>
              </m:lim>
            </m:limLow>
          </m:e>
          <m:sub>
            <m:r>
              <m:t>1</m:t>
            </m:r>
          </m:sub>
        </m:sSub>
      </m:oMath>
      <w:del w:id="11445" w:author="PR Preview" w:date="2026-01-01T00:00:00Z">
        <w:r>
          <w:delText xml:space="preserve"> </w:delText>
        </w:r>
      </w:del>
      <w:del w:id="11446" w:author="PR Preview" w:date="2026-01-01T00:00:00Z">
        <w:r>
          <w:delText xml:space="preserve">is a linear combination of the</w:delText>
        </w:r>
      </w:del>
      <w:del w:id="11447" w:author="PR Preview" w:date="2026-01-01T00:00:00Z">
        <w:r>
          <w:delText xml:space="preserve"> </w:delText>
        </w:r>
      </w:del>
      <m:oMath>
        <m:limLow>
          <m:e>
            <m:r>
              <m:t>z</m:t>
            </m:r>
          </m:e>
          <m:lim>
            <m:r>
              <m:rPr>
                <m:sty m:val="p"/>
              </m:rPr>
              <m:t>∼</m:t>
            </m:r>
          </m:lim>
        </m:limLow>
      </m:oMath>
      <w:del w:id="11448" w:author="PR Preview" w:date="2026-01-01T00:00:00Z">
        <w:r>
          <w:delText xml:space="preserve">’s and</w:delText>
        </w:r>
      </w:del>
      <w:del w:id="11449" w:author="PR Preview" w:date="2026-01-01T00:00:00Z">
        <w:r>
          <w:delText xml:space="preserve"> </w:delText>
        </w:r>
      </w:del>
      <m:oMath>
        <m:limLow>
          <m:e>
            <m:r>
              <m:t>x</m:t>
            </m:r>
          </m:e>
          <m:lim>
            <m:r>
              <m:rPr>
                <m:sty m:val="p"/>
              </m:rPr>
              <m:t>∼</m:t>
            </m:r>
          </m:lim>
        </m:limLow>
      </m:oMath>
      <w:del w:id="11450" w:author="PR Preview" w:date="2026-01-01T00:00:00Z">
        <w:r>
          <w:delText xml:space="preserve">’s,</w:delText>
        </w:r>
      </w:del>
      <w:del w:id="11451" w:author="PR Preview" w:date="2026-01-01T00:00:00Z">
        <w:r>
          <w:delText xml:space="preserve"> </w:delText>
        </w:r>
      </w:del>
      <w:del w:id="11452" w:author="PR Preview" w:date="2026-01-01T00:00:00Z">
        <w:r>
          <w:delText xml:space="preserve">and</w:delText>
        </w:r>
      </w:del>
      <w:del w:id="11453" w:author="PR Preview" w:date="2026-01-01T00:00:00Z">
        <w:r>
          <w:delText xml:space="preserve"> </w:delText>
        </w:r>
      </w:del>
      <m:oMath>
        <m:sSub>
          <m:e>
            <m:limLow>
              <m:e>
                <m:r>
                  <m:t>v</m:t>
                </m:r>
              </m:e>
              <m:lim>
                <m:r>
                  <m:rPr>
                    <m:sty m:val="p"/>
                  </m:rPr>
                  <m:t>∼</m:t>
                </m:r>
              </m:lim>
            </m:limLow>
          </m:e>
          <m:sub>
            <m:r>
              <m:t>2</m:t>
            </m:r>
          </m:sub>
        </m:sSub>
      </m:oMath>
      <w:del w:id="11454" w:author="PR Preview" w:date="2026-01-01T00:00:00Z">
        <w:r>
          <w:delText xml:space="preserve"> </w:delText>
        </w:r>
      </w:del>
      <w:del w:id="11455" w:author="PR Preview" w:date="2026-01-01T00:00:00Z">
        <w:r>
          <w:delText xml:space="preserve">is a linear combination of the</w:delText>
        </w:r>
      </w:del>
      <w:del w:id="11456" w:author="PR Preview" w:date="2026-01-01T00:00:00Z">
        <w:r>
          <w:delText xml:space="preserve"> </w:delText>
        </w:r>
      </w:del>
      <m:oMath>
        <m:limLow>
          <m:e>
            <m:r>
              <m:t>z</m:t>
            </m:r>
          </m:e>
          <m:lim>
            <m:r>
              <m:rPr>
                <m:sty m:val="p"/>
              </m:rPr>
              <m:t>∼</m:t>
            </m:r>
          </m:lim>
        </m:limLow>
      </m:oMath>
      <w:del w:id="11457" w:author="PR Preview" w:date="2026-01-01T00:00:00Z">
        <w:r>
          <w:delText xml:space="preserve">’s and</w:delText>
        </w:r>
      </w:del>
      <w:del w:id="11458" w:author="PR Preview" w:date="2026-01-01T00:00:00Z">
        <w:r>
          <w:delText xml:space="preserve"> </w:delText>
        </w:r>
      </w:del>
      <m:oMath>
        <m:limLow>
          <m:e>
            <m:r>
              <m:t>y</m:t>
            </m:r>
          </m:e>
          <m:lim>
            <m:r>
              <m:rPr>
                <m:sty m:val="p"/>
              </m:rPr>
              <m:t>∼</m:t>
            </m:r>
          </m:lim>
        </m:limLow>
      </m:oMath>
      <w:del w:id="11459" w:author="PR Preview" w:date="2026-01-01T00:00:00Z">
        <w:r>
          <w:delText xml:space="preserve">’s,</w:delText>
        </w:r>
      </w:del>
      <w:del w:id="11460" w:author="PR Preview" w:date="2026-01-01T00:00:00Z">
        <w:r>
          <w:delText xml:space="preserve"> </w:delText>
        </w:r>
      </w:del>
      <w:del w:id="11461" w:author="PR Preview" w:date="2026-01-01T00:00:00Z">
        <w:r>
          <w:delText xml:space="preserve">so their sum is a linear combination of all three groups.</w:delText>
        </w:r>
      </w:del>
      <w:del w:id="11462" w:author="PR Preview" w:date="2026-01-01T00:00:00Z">
        <w:r>
          <w:delText xml:space="preserve"> </w:delText>
        </w:r>
      </w:del>
      <w:del w:id="11463" w:author="PR Preview" w:date="2026-01-01T00:00:00Z">
        <w:r>
          <w:delText xml:space="preserve">Conversely, each vector in the list is in</w:delText>
        </w:r>
      </w:del>
      <w:del w:id="11464"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oMath>
      <w:del w:id="11465" w:author="PR Preview" w:date="2026-01-01T00:00:00Z">
        <w:r>
          <w:delText xml:space="preserve"> </w:delText>
        </w:r>
      </w:del>
      <w:del w:id="11466" w:author="PR Preview" w:date="2026-01-01T00:00:00Z">
        <w:r>
          <w:delText xml:space="preserve">(for example,</w:delText>
        </w:r>
      </w:del>
      <w:del w:id="11467" w:author="PR Preview" w:date="2026-01-01T00:00:00Z">
        <w:r>
          <w:delText xml:space="preserve"> </w:delText>
        </w:r>
      </w:del>
      <m:oMath>
        <m:sSub>
          <m:e>
            <m:limLow>
              <m:e>
                <m:r>
                  <m:t>x</m:t>
                </m:r>
              </m:e>
              <m:lim>
                <m:r>
                  <m:rPr>
                    <m:sty m:val="p"/>
                  </m:rPr>
                  <m:t>∼</m:t>
                </m:r>
              </m:lim>
            </m:limLow>
          </m:e>
          <m:sub>
            <m:r>
              <m:t>1</m:t>
            </m:r>
          </m:sub>
        </m:sSub>
        <m:r>
          <m:rPr>
            <m:sty m:val="p"/>
          </m:rPr>
          <m:t>=</m:t>
        </m:r>
        <m:sSub>
          <m:e>
            <m:limLow>
              <m:e>
                <m:r>
                  <m:t>x</m:t>
                </m:r>
              </m:e>
              <m:lim>
                <m:r>
                  <m:rPr>
                    <m:sty m:val="p"/>
                  </m:rPr>
                  <m:t>∼</m:t>
                </m:r>
              </m:lim>
            </m:limLow>
          </m:e>
          <m:sub>
            <m:r>
              <m:t>1</m:t>
            </m:r>
          </m:sub>
        </m:sSub>
        <m:r>
          <m:rPr>
            <m:sty m:val="p"/>
          </m:rPr>
          <m:t>+</m:t>
        </m:r>
        <m:limLow>
          <m:e>
            <m:r>
              <m:t>0</m:t>
            </m:r>
          </m:e>
          <m:lim>
            <m:r>
              <m:rPr>
                <m:sty m:val="p"/>
              </m:rPr>
              <m:t>∼</m:t>
            </m:r>
          </m:lim>
        </m:limLow>
      </m:oMath>
      <w:del w:id="11468" w:author="PR Preview" w:date="2026-01-01T00:00:00Z">
        <w:r>
          <w:delText xml:space="preserve">),</w:delText>
        </w:r>
      </w:del>
      <w:del w:id="11469" w:author="PR Preview" w:date="2026-01-01T00:00:00Z">
        <w:r>
          <w:delText xml:space="preserve"> </w:delText>
        </w:r>
      </w:del>
      <w:del w:id="11470" w:author="PR Preview" w:date="2026-01-01T00:00:00Z">
        <w:r>
          <w:delText xml:space="preserve">and</w:delText>
        </w:r>
      </w:del>
      <w:del w:id="11471"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oMath>
      <w:del w:id="11472" w:author="PR Preview" w:date="2026-01-01T00:00:00Z">
        <w:r>
          <w:delText xml:space="preserve"> </w:delText>
        </w:r>
      </w:del>
      <w:del w:id="11473" w:author="PR Preview" w:date="2026-01-01T00:00:00Z">
        <w:r>
          <w:delText xml:space="preserve">is a subspace,</w:delText>
        </w:r>
      </w:del>
      <w:del w:id="11474" w:author="PR Preview" w:date="2026-01-01T00:00:00Z">
        <w:r>
          <w:delText xml:space="preserve"> </w:delText>
        </w:r>
      </w:del>
      <w:del w:id="11475" w:author="PR Preview" w:date="2026-01-01T00:00:00Z">
        <w:r>
          <w:delText xml:space="preserve">so it contains every linear combination of them.</w:delText>
        </w:r>
      </w:del>
    </w:p>
    <w:p>
      <w:pPr>
        <w:pStyle w:val="BodyText"/>
      </w:pPr>
      <w:ins w:id="11476" w:author="PR Preview" w:date="2026-01-01T00:00:00Z">
        <w:r>
          <w:rPr>
            <w:b/>
            <w:bCs/>
          </w:rPr>
          <w:t xml:space="preserve">Build a list.</w:t>
        </w:r>
      </w:ins>
      <w:ins w:id="11477" w:author="PR Preview" w:date="2026-01-01T00:00:00Z">
        <w:r>
          <w:t xml:space="preserve"> </w:t>
        </w:r>
      </w:ins>
      <w:ins w:id="11478" w:author="PR Preview" w:date="2026-01-01T00:00:00Z">
        <w:r>
          <w:t xml:space="preserve">Choose a basis</w:t>
        </w:r>
      </w:ins>
      <w:ins w:id="11479" w:author="PR Preview" w:date="2026-01-01T00:00:00Z">
        <w:r>
          <w:t xml:space="preserve"> </w:t>
        </w:r>
      </w:ins>
      <w:ins w:id="11480" w:author="PR Preview" w:date="2026-01-01T00:00:00Z">
        <w:r>
          <w:t xml:space="preserve">$\mathord{\smash[b]{\underset{\raise.3ex\hbox{$\scriptstyle\sim$}}{z}}\vphantom{z}}_1, \ldots, \mathord{\smash[b]{\underset{\raise.3ex\hbox{$\scriptstyle\sim$}}{z}}\vphantom{z}}_k$</w:t>
        </w:r>
      </w:ins>
      <w:ins w:id="11481" w:author="PR Preview" w:date="2026-01-01T00:00:00Z">
        <w:r>
          <w:t xml:space="preserve"> </w:t>
        </w:r>
      </w:ins>
      <w:ins w:id="11482" w:author="PR Preview" w:date="2026-01-01T00:00:00Z">
        <w:r>
          <w:t xml:space="preserve">of</w:t>
        </w:r>
      </w:ins>
      <w:ins w:id="11483"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oMath>
      <w:ins w:id="11484" w:author="PR Preview" w:date="2026-01-01T00:00:00Z">
        <w:r>
          <w:t xml:space="preserve"> </w:t>
        </w:r>
      </w:ins>
      <w:ins w:id="11485" w:author="PR Preview" w:date="2026-01-01T00:00:00Z">
        <w:r>
          <w:t xml:space="preserve">(</w:t>
        </w:r>
      </w:ins>
      <w:hyperlink w:anchor="thm-extend-basis">
        <w:ins w:id="11486" w:author="PR Preview" w:date="2026-01-01T00:00:00Z">
          <w:r>
            <w:rPr>
              <w:rStyle w:val="Hyperlink"/>
            </w:rPr>
            <w:t xml:space="preserve">Theorem 29</w:t>
          </w:r>
        </w:ins>
      </w:hyperlink>
      <w:ins w:id="11487" w:author="PR Preview" w:date="2026-01-01T00:00:00Z">
        <w:r>
          <w:t xml:space="preserve">).</w:t>
        </w:r>
      </w:ins>
      <w:ins w:id="11488" w:author="PR Preview" w:date="2026-01-01T00:00:00Z">
        <w:r>
          <w:t xml:space="preserve"> </w:t>
        </w:r>
      </w:ins>
      <w:ins w:id="11489" w:author="PR Preview" w:date="2026-01-01T00:00:00Z">
        <w:r>
          <w:t xml:space="preserve">These vectors are linearly independent and lie in</w:t>
        </w:r>
      </w:ins>
      <w:ins w:id="11490" w:author="PR Preview" w:date="2026-01-01T00:00:00Z">
        <w:r>
          <w:t xml:space="preserve"> </w:t>
        </w:r>
      </w:ins>
      <m:oMath>
        <m:sSub>
          <m:e>
            <m:r>
              <m:rPr>
                <m:scr m:val="script"/>
                <m:sty m:val="p"/>
              </m:rPr>
              <m:t>S</m:t>
            </m:r>
          </m:e>
          <m:sub>
            <m:r>
              <m:t>1</m:t>
            </m:r>
          </m:sub>
        </m:sSub>
      </m:oMath>
      <w:ins w:id="11491" w:author="PR Preview" w:date="2026-01-01T00:00:00Z">
        <w:r>
          <w:t xml:space="preserve">,</w:t>
        </w:r>
      </w:ins>
      <w:ins w:id="11492" w:author="PR Preview" w:date="2026-01-01T00:00:00Z">
        <w:r>
          <w:t xml:space="preserve"> </w:t>
        </w:r>
      </w:ins>
      <w:ins w:id="11493" w:author="PR Preview" w:date="2026-01-01T00:00:00Z">
        <w:r>
          <w:t xml:space="preserve">so</w:t>
        </w:r>
      </w:ins>
      <w:ins w:id="11494" w:author="PR Preview" w:date="2026-01-01T00:00:00Z">
        <w:r>
          <w:t xml:space="preserve"> </w:t>
        </w:r>
      </w:ins>
      <w:hyperlink w:anchor="thm-extend-basis">
        <w:ins w:id="11495" w:author="PR Preview" w:date="2026-01-01T00:00:00Z">
          <w:r>
            <w:rPr>
              <w:rStyle w:val="Hyperlink"/>
            </w:rPr>
            <w:t xml:space="preserve">Theorem 29</w:t>
          </w:r>
        </w:ins>
      </w:hyperlink>
      <w:ins w:id="11496" w:author="PR Preview" w:date="2026-01-01T00:00:00Z">
        <w:r>
          <w:t xml:space="preserve"> </w:t>
        </w:r>
      </w:ins>
      <w:ins w:id="11497" w:author="PR Preview" w:date="2026-01-01T00:00:00Z">
        <w:r>
          <w:t xml:space="preserve">extends them to a basis</w:t>
        </w:r>
      </w:ins>
      <w:ins w:id="11498" w:author="PR Preview" w:date="2026-01-01T00:00:00Z">
        <w:r>
          <w:t xml:space="preserve"> </w:t>
        </w:r>
      </w:ins>
      <w:ins w:id="11499" w:author="PR Preview" w:date="2026-01-01T00:00:00Z">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ins>
      <w:ins w:id="11500" w:author="PR Preview" w:date="2026-01-01T00:00:00Z">
        <w:r>
          <w:t xml:space="preserve"> </w:t>
        </w:r>
      </w:ins>
      <w:ins w:id="11501" w:author="PR Preview" w:date="2026-01-01T00:00:00Z">
        <w:r>
          <w:t xml:space="preserve">of</w:t>
        </w:r>
      </w:ins>
      <w:ins w:id="11502" w:author="PR Preview" w:date="2026-01-01T00:00:00Z">
        <w:r>
          <w:t xml:space="preserve"> </w:t>
        </w:r>
      </w:ins>
      <m:oMath>
        <m:sSub>
          <m:e>
            <m:r>
              <m:rPr>
                <m:scr m:val="script"/>
                <m:sty m:val="p"/>
              </m:rPr>
              <m:t>S</m:t>
            </m:r>
          </m:e>
          <m:sub>
            <m:r>
              <m:t>1</m:t>
            </m:r>
          </m:sub>
        </m:sSub>
      </m:oMath>
      <w:ins w:id="11503" w:author="PR Preview" w:date="2026-01-01T00:00:00Z">
        <w:r>
          <w:t xml:space="preserve">,</w:t>
        </w:r>
      </w:ins>
      <w:ins w:id="11504" w:author="PR Preview" w:date="2026-01-01T00:00:00Z">
        <w:r>
          <w:t xml:space="preserve"> </w:t>
        </w:r>
      </w:ins>
      <w:ins w:id="11505" w:author="PR Preview" w:date="2026-01-01T00:00:00Z">
        <w:r>
          <w:t xml:space="preserve">which has</w:t>
        </w:r>
      </w:ins>
      <w:ins w:id="11506" w:author="PR Preview" w:date="2026-01-01T00:00:00Z">
        <w:r>
          <w:t xml:space="preserve"> </w:t>
        </w:r>
      </w:ins>
      <m:oMath>
        <m:sSub>
          <m:e>
            <m:r>
              <m:t>d</m:t>
            </m:r>
          </m:e>
          <m:sub>
            <m:r>
              <m:t>1</m:t>
            </m:r>
          </m:sub>
        </m:sSub>
      </m:oMath>
      <w:ins w:id="11507" w:author="PR Preview" w:date="2026-01-01T00:00:00Z">
        <w:r>
          <w:t xml:space="preserve"> </w:t>
        </w:r>
      </w:ins>
      <w:ins w:id="11508" w:author="PR Preview" w:date="2026-01-01T00:00:00Z">
        <w:r>
          <w:t xml:space="preserve">vectors (</w:t>
        </w:r>
      </w:ins>
      <w:hyperlink w:anchor="thm-basis-size">
        <w:ins w:id="11509" w:author="PR Preview" w:date="2026-01-01T00:00:00Z">
          <w:r>
            <w:rPr>
              <w:rStyle w:val="Hyperlink"/>
            </w:rPr>
            <w:t xml:space="preserve">Theorem 27</w:t>
          </w:r>
        </w:ins>
      </w:hyperlink>
      <w:ins w:id="11510" w:author="PR Preview" w:date="2026-01-01T00:00:00Z">
        <w:r>
          <w:t xml:space="preserve">).</w:t>
        </w:r>
      </w:ins>
      <w:ins w:id="11511" w:author="PR Preview" w:date="2026-01-01T00:00:00Z">
        <w:r>
          <w:t xml:space="preserve"> </w:t>
        </w:r>
      </w:ins>
      <w:ins w:id="11512" w:author="PR Preview" w:date="2026-01-01T00:00:00Z">
        <w:r>
          <w:t xml:space="preserve">In the same way, extend them to a basis</w:t>
        </w:r>
      </w:ins>
      <w:ins w:id="11513" w:author="PR Preview" w:date="2026-01-01T00:00:00Z">
        <w:r>
          <w:t xml:space="preserve"> </w:t>
        </w:r>
      </w:ins>
      <w:ins w:id="11514" w:author="PR Preview" w:date="2026-01-01T00:00:00Z">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ins>
      <w:ins w:id="11515" w:author="PR Preview" w:date="2026-01-01T00:00:00Z">
        <w:r>
          <w:t xml:space="preserve"> </w:t>
        </w:r>
      </w:ins>
      <w:ins w:id="11516" w:author="PR Preview" w:date="2026-01-01T00:00:00Z">
        <w:r>
          <w:t xml:space="preserve">of</w:t>
        </w:r>
      </w:ins>
      <w:ins w:id="11517" w:author="PR Preview" w:date="2026-01-01T00:00:00Z">
        <w:r>
          <w:t xml:space="preserve"> </w:t>
        </w:r>
      </w:ins>
      <m:oMath>
        <m:sSub>
          <m:e>
            <m:r>
              <m:rPr>
                <m:scr m:val="script"/>
                <m:sty m:val="p"/>
              </m:rPr>
              <m:t>S</m:t>
            </m:r>
          </m:e>
          <m:sub>
            <m:r>
              <m:t>2</m:t>
            </m:r>
          </m:sub>
        </m:sSub>
      </m:oMath>
      <w:ins w:id="11518" w:author="PR Preview" w:date="2026-01-01T00:00:00Z">
        <w:r>
          <w:t xml:space="preserve">.</w:t>
        </w:r>
      </w:ins>
      <w:ins w:id="11519" w:author="PR Preview" w:date="2026-01-01T00:00:00Z">
        <w:r>
          <w:t xml:space="preserve"> </w:t>
        </w:r>
      </w:ins>
      <w:ins w:id="11520" w:author="PR Preview" w:date="2026-01-01T00:00:00Z">
        <w:r>
          <w:t xml:space="preserve">We show that the</w:t>
        </w:r>
      </w:ins>
      <w:ins w:id="11521" w:author="PR Preview" w:date="2026-01-01T00:00:00Z">
        <w:r>
          <w:t xml:space="preserve"> </w:t>
        </w:r>
      </w:ins>
      <w:ins w:id="11522" w:author="PR Preview" w:date="2026-01-01T00:00:00Z">
        <w:r>
          <w:t xml:space="preserve">$\mathord{\smash[b]{\underset{\raise.3ex\hbox{$\scriptstyle\sim$}}{z}}\vphantom{z}}$</w:t>
        </w:r>
      </w:ins>
      <w:ins w:id="11523" w:author="PR Preview" w:date="2026-01-01T00:00:00Z">
        <w:r>
          <w:t xml:space="preserve">’s,</w:t>
        </w:r>
      </w:ins>
      <w:ins w:id="11524" w:author="PR Preview" w:date="2026-01-01T00:00:00Z">
        <w:r>
          <w:t xml:space="preserve"> </w:t>
        </w:r>
      </w:ins>
      <w:ins w:id="11525" w:author="PR Preview" w:date="2026-01-01T00:00:00Z">
        <w:r>
          <w:t xml:space="preserve">$\mathord{\smash[b]{\underset{\raise.3ex\hbox{$\scriptstyle\sim$}}{x}}\vphantom{x}}$</w:t>
        </w:r>
      </w:ins>
      <w:ins w:id="11526" w:author="PR Preview" w:date="2026-01-01T00:00:00Z">
        <w:r>
          <w:t xml:space="preserve">’s and</w:t>
        </w:r>
      </w:ins>
      <w:ins w:id="11527" w:author="PR Preview" w:date="2026-01-01T00:00:00Z">
        <w:r>
          <w:t xml:space="preserve"> </w:t>
        </w:r>
      </w:ins>
      <w:ins w:id="11528" w:author="PR Preview" w:date="2026-01-01T00:00:00Z">
        <w:r>
          <w:t xml:space="preserve">$\mathord{\smash[b]{\underset{\raise.3ex\hbox{$\scriptstyle\sim$}}{y}}\vphantom{y}}$</w:t>
        </w:r>
      </w:ins>
      <w:ins w:id="11529" w:author="PR Preview" w:date="2026-01-01T00:00:00Z">
        <w:r>
          <w:t xml:space="preserve">’s together,</w:t>
        </w:r>
      </w:ins>
      <w:ins w:id="11530" w:author="PR Preview" w:date="2026-01-01T00:00:00Z">
        <w:r>
          <w:t xml:space="preserve"> </w:t>
        </w:r>
      </w:ins>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ins w:id="11531" w:author="PR Preview" w:date="2026-01-01T00:00:00Z">
        <w:r>
          <w:t xml:space="preserve"> </w:t>
        </w:r>
      </w:ins>
      <w:ins w:id="11532" w:author="PR Preview" w:date="2026-01-01T00:00:00Z">
        <w:r>
          <w:t xml:space="preserve">vectors,</w:t>
        </w:r>
      </w:ins>
      <w:ins w:id="11533" w:author="PR Preview" w:date="2026-01-01T00:00:00Z">
        <w:r>
          <w:t xml:space="preserve"> </w:t>
        </w:r>
      </w:ins>
      <w:ins w:id="11534" w:author="PR Preview" w:date="2026-01-01T00:00:00Z">
        <w:r>
          <w:t xml:space="preserve">are a basis of</w:t>
        </w:r>
      </w:ins>
      <w:ins w:id="11535"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oMath>
      <w:ins w:id="11536" w:author="PR Preview" w:date="2026-01-01T00:00:00Z">
        <w:r>
          <w:t xml:space="preserve"> </w:t>
        </w:r>
      </w:ins>
      <w:ins w:id="11537" w:author="PR Preview" w:date="2026-01-01T00:00:00Z">
        <w:r>
          <w:t xml:space="preserve">(</w:t>
        </w:r>
      </w:ins>
      <w:hyperlink w:anchor="def-basis">
        <w:ins w:id="11538" w:author="PR Preview" w:date="2026-01-01T00:00:00Z">
          <w:r>
            <w:rPr>
              <w:rStyle w:val="Hyperlink"/>
            </w:rPr>
            <w:t xml:space="preserve">Definition 48</w:t>
          </w:r>
        </w:ins>
      </w:hyperlink>
      <w:ins w:id="11539" w:author="PR Preview" w:date="2026-01-01T00:00:00Z">
        <w:r>
          <w:t xml:space="preserve">).</w:t>
        </w:r>
      </w:ins>
    </w:p>
    <w:p>
      <w:pPr>
        <w:pStyle w:val="BodyText"/>
      </w:pPr>
      <w:ins w:id="11540" w:author="PR Preview" w:date="2026-01-01T00:00:00Z">
        <w:r>
          <w:rPr>
            <w:b/>
            <w:bCs/>
          </w:rPr>
          <w:t xml:space="preserve">They span</w:t>
        </w:r>
      </w:ins>
      <w:ins w:id="11541" w:author="PR Preview" w:date="2026-01-01T00:00:00Z">
        <w:r>
          <w:rPr>
            <w:b/>
            <w:bCs/>
          </w:rPr>
          <w:t xml:space="preserve"> </w:t>
        </w:r>
      </w:ins>
      <m:oMath>
        <m:sSub>
          <m:e>
            <m:r>
              <m:rPr>
                <m:scr m:val="script"/>
                <m:sty m:val="p"/>
              </m:rPr>
              <m:t>S</m:t>
            </m:r>
          </m:e>
          <m:sub>
            <m:r>
              <m:t>1</m:t>
            </m:r>
          </m:sub>
        </m:sSub>
        <m:r>
          <m:rPr>
            <m:sty m:val="p"/>
          </m:rPr>
          <m:t>+</m:t>
        </m:r>
        <m:sSub>
          <m:e>
            <m:r>
              <m:rPr>
                <m:scr m:val="script"/>
                <m:sty m:val="p"/>
              </m:rPr>
              <m:t>S</m:t>
            </m:r>
          </m:e>
          <m:sub>
            <m:r>
              <m:t>2</m:t>
            </m:r>
          </m:sub>
        </m:sSub>
      </m:oMath>
      <w:ins w:id="11542" w:author="PR Preview" w:date="2026-01-01T00:00:00Z">
        <w:r>
          <w:rPr>
            <w:b/>
            <w:bCs/>
          </w:rPr>
          <w:t xml:space="preserve">.</w:t>
        </w:r>
      </w:ins>
      <w:ins w:id="11543" w:author="PR Preview" w:date="2026-01-01T00:00:00Z">
        <w:r>
          <w:t xml:space="preserve"> </w:t>
        </w:r>
      </w:ins>
      <w:ins w:id="11544" w:author="PR Preview" w:date="2026-01-01T00:00:00Z">
        <w:r>
          <w:t xml:space="preserve">Any</w:t>
        </w:r>
      </w:ins>
      <w:ins w:id="11545" w:author="PR Preview" w:date="2026-01-01T00:00:00Z">
        <w:r>
          <w:t xml:space="preserve"> </w:t>
        </w:r>
      </w:ins>
      <w:ins w:id="11546" w:author="PR Preview" w:date="2026-01-01T00:00:00Z">
        <w:r>
          <w:t xml:space="preserve">$\mathord{\smash[b]{\underset{\raise.3ex\hbox{$\scriptstyle\sim$}}{v}}\vphantom{v}} \in \mathcal{S}_1 + \mathcal{S}_2$</w:t>
        </w:r>
      </w:ins>
      <w:ins w:id="11547" w:author="PR Preview" w:date="2026-01-01T00:00:00Z">
        <w:r>
          <w:t xml:space="preserve"> </w:t>
        </w:r>
      </w:ins>
      <w:ins w:id="11548" w:author="PR Preview" w:date="2026-01-01T00:00:00Z">
        <w:r>
          <w:t xml:space="preserve">is</w:t>
        </w:r>
      </w:ins>
      <w:ins w:id="11549" w:author="PR Preview" w:date="2026-01-01T00:00:00Z">
        <w:r>
          <w:t xml:space="preserve"> </w:t>
        </w:r>
      </w:ins>
      <w:ins w:id="11550" w:author="PR Preview" w:date="2026-01-01T00:00:00Z">
        <w:r>
          <w:t xml:space="preserve">$\mathord{\smash[b]{\underset{\raise.3ex\hbox{$\scriptstyle\sim$}}{v}}\vphantom{v}}_1 + \mathord{\smash[b]{\underset{\raise.3ex\hbox{$\scriptstyle\sim$}}{v}}\vphantom{v}}_2$</w:t>
        </w:r>
      </w:ins>
      <w:ins w:id="11551" w:author="PR Preview" w:date="2026-01-01T00:00:00Z">
        <w:r>
          <w:t xml:space="preserve"> </w:t>
        </w:r>
      </w:ins>
      <w:ins w:id="11552" w:author="PR Preview" w:date="2026-01-01T00:00:00Z">
        <w:r>
          <w:t xml:space="preserve">with</w:t>
        </w:r>
      </w:ins>
      <w:ins w:id="11553" w:author="PR Preview" w:date="2026-01-01T00:00:00Z">
        <w:r>
          <w:t xml:space="preserve"> </w:t>
        </w:r>
      </w:ins>
      <w:ins w:id="11554" w:author="PR Preview" w:date="2026-01-01T00:00:00Z">
        <w:r>
          <w:t xml:space="preserve">$\mathord{\smash[b]{\underset{\raise.3ex\hbox{$\scriptstyle\sim$}}{v}}\vphantom{v}}_1 \in \mathcal{S}_1$</w:t>
        </w:r>
      </w:ins>
      <w:ins w:id="11555" w:author="PR Preview" w:date="2026-01-01T00:00:00Z">
        <w:r>
          <w:t xml:space="preserve"> </w:t>
        </w:r>
      </w:ins>
      <w:ins w:id="11556" w:author="PR Preview" w:date="2026-01-01T00:00:00Z">
        <w:r>
          <w:t xml:space="preserve">and</w:t>
        </w:r>
      </w:ins>
      <w:ins w:id="11557" w:author="PR Preview" w:date="2026-01-01T00:00:00Z">
        <w:r>
          <w:t xml:space="preserve"> </w:t>
        </w:r>
      </w:ins>
      <w:ins w:id="11558" w:author="PR Preview" w:date="2026-01-01T00:00:00Z">
        <w:r>
          <w:t xml:space="preserve">$\mathord{\smash[b]{\underset{\raise.3ex\hbox{$\scriptstyle\sim$}}{v}}\vphantom{v}}_2 \in \mathcal{S}_2$</w:t>
        </w:r>
      </w:ins>
      <w:ins w:id="11559" w:author="PR Preview" w:date="2026-01-01T00:00:00Z">
        <w:r>
          <w:t xml:space="preserve">.</w:t>
        </w:r>
      </w:ins>
      <w:ins w:id="11560" w:author="PR Preview" w:date="2026-01-01T00:00:00Z">
        <w:r>
          <w:t xml:space="preserve"> </w:t>
        </w:r>
      </w:ins>
      <w:ins w:id="11561" w:author="PR Preview" w:date="2026-01-01T00:00:00Z">
        <w:r>
          <w:t xml:space="preserve">$\mathord{\smash[b]{\underset{\raise.3ex\hbox{$\scriptstyle\sim$}}{v}}\vphantom{v}}_1$</w:t>
        </w:r>
      </w:ins>
      <w:ins w:id="11562" w:author="PR Preview" w:date="2026-01-01T00:00:00Z">
        <w:r>
          <w:t xml:space="preserve"> </w:t>
        </w:r>
      </w:ins>
      <w:ins w:id="11563" w:author="PR Preview" w:date="2026-01-01T00:00:00Z">
        <w:r>
          <w:t xml:space="preserve">is a linear combination of the</w:t>
        </w:r>
      </w:ins>
      <w:ins w:id="11564" w:author="PR Preview" w:date="2026-01-01T00:00:00Z">
        <w:r>
          <w:t xml:space="preserve"> </w:t>
        </w:r>
      </w:ins>
      <w:ins w:id="11565" w:author="PR Preview" w:date="2026-01-01T00:00:00Z">
        <w:r>
          <w:t xml:space="preserve">$\mathord{\smash[b]{\underset{\raise.3ex\hbox{$\scriptstyle\sim$}}{z}}\vphantom{z}}$</w:t>
        </w:r>
      </w:ins>
      <w:ins w:id="11566" w:author="PR Preview" w:date="2026-01-01T00:00:00Z">
        <w:r>
          <w:t xml:space="preserve">’s and</w:t>
        </w:r>
      </w:ins>
      <w:ins w:id="11567" w:author="PR Preview" w:date="2026-01-01T00:00:00Z">
        <w:r>
          <w:t xml:space="preserve"> </w:t>
        </w:r>
      </w:ins>
      <w:ins w:id="11568" w:author="PR Preview" w:date="2026-01-01T00:00:00Z">
        <w:r>
          <w:t xml:space="preserve">$\mathord{\smash[b]{\underset{\raise.3ex\hbox{$\scriptstyle\sim$}}{x}}\vphantom{x}}$</w:t>
        </w:r>
      </w:ins>
      <w:ins w:id="11569" w:author="PR Preview" w:date="2026-01-01T00:00:00Z">
        <w:r>
          <w:t xml:space="preserve">’s,</w:t>
        </w:r>
      </w:ins>
      <w:ins w:id="11570" w:author="PR Preview" w:date="2026-01-01T00:00:00Z">
        <w:r>
          <w:t xml:space="preserve"> </w:t>
        </w:r>
      </w:ins>
      <w:ins w:id="11571" w:author="PR Preview" w:date="2026-01-01T00:00:00Z">
        <w:r>
          <w:t xml:space="preserve">and</w:t>
        </w:r>
      </w:ins>
      <w:ins w:id="11572" w:author="PR Preview" w:date="2026-01-01T00:00:00Z">
        <w:r>
          <w:t xml:space="preserve"> </w:t>
        </w:r>
      </w:ins>
      <w:ins w:id="11573" w:author="PR Preview" w:date="2026-01-01T00:00:00Z">
        <w:r>
          <w:t xml:space="preserve">$\mathord{\smash[b]{\underset{\raise.3ex\hbox{$\scriptstyle\sim$}}{v}}\vphantom{v}}_2$</w:t>
        </w:r>
      </w:ins>
      <w:ins w:id="11574" w:author="PR Preview" w:date="2026-01-01T00:00:00Z">
        <w:r>
          <w:t xml:space="preserve"> </w:t>
        </w:r>
      </w:ins>
      <w:ins w:id="11575" w:author="PR Preview" w:date="2026-01-01T00:00:00Z">
        <w:r>
          <w:t xml:space="preserve">is a linear combination of the</w:t>
        </w:r>
      </w:ins>
      <w:ins w:id="11576" w:author="PR Preview" w:date="2026-01-01T00:00:00Z">
        <w:r>
          <w:t xml:space="preserve"> </w:t>
        </w:r>
      </w:ins>
      <w:ins w:id="11577" w:author="PR Preview" w:date="2026-01-01T00:00:00Z">
        <w:r>
          <w:t xml:space="preserve">$\mathord{\smash[b]{\underset{\raise.3ex\hbox{$\scriptstyle\sim$}}{z}}\vphantom{z}}$</w:t>
        </w:r>
      </w:ins>
      <w:ins w:id="11578" w:author="PR Preview" w:date="2026-01-01T00:00:00Z">
        <w:r>
          <w:t xml:space="preserve">’s and</w:t>
        </w:r>
      </w:ins>
      <w:ins w:id="11579" w:author="PR Preview" w:date="2026-01-01T00:00:00Z">
        <w:r>
          <w:t xml:space="preserve"> </w:t>
        </w:r>
      </w:ins>
      <w:ins w:id="11580" w:author="PR Preview" w:date="2026-01-01T00:00:00Z">
        <w:r>
          <w:t xml:space="preserve">$\mathord{\smash[b]{\underset{\raise.3ex\hbox{$\scriptstyle\sim$}}{y}}\vphantom{y}}$</w:t>
        </w:r>
      </w:ins>
      <w:ins w:id="11581" w:author="PR Preview" w:date="2026-01-01T00:00:00Z">
        <w:r>
          <w:t xml:space="preserve">’s,</w:t>
        </w:r>
      </w:ins>
      <w:ins w:id="11582" w:author="PR Preview" w:date="2026-01-01T00:00:00Z">
        <w:r>
          <w:t xml:space="preserve"> </w:t>
        </w:r>
      </w:ins>
      <w:ins w:id="11583" w:author="PR Preview" w:date="2026-01-01T00:00:00Z">
        <w:r>
          <w:t xml:space="preserve">so their sum is a linear combination of all three groups.</w:t>
        </w:r>
      </w:ins>
      <w:ins w:id="11584" w:author="PR Preview" w:date="2026-01-01T00:00:00Z">
        <w:r>
          <w:t xml:space="preserve"> </w:t>
        </w:r>
      </w:ins>
      <w:ins w:id="11585" w:author="PR Preview" w:date="2026-01-01T00:00:00Z">
        <w:r>
          <w:t xml:space="preserve">Conversely, each vector in the list is in</w:t>
        </w:r>
      </w:ins>
      <w:ins w:id="11586"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oMath>
      <w:ins w:id="11587" w:author="PR Preview" w:date="2026-01-01T00:00:00Z">
        <w:r>
          <w:t xml:space="preserve"> </w:t>
        </w:r>
      </w:ins>
      <w:ins w:id="11588" w:author="PR Preview" w:date="2026-01-01T00:00:00Z">
        <w:r>
          <w:t xml:space="preserve">(for example,</w:t>
        </w:r>
      </w:ins>
      <w:ins w:id="11589" w:author="PR Preview" w:date="2026-01-01T00:00:00Z">
        <w:r>
          <w:t xml:space="preserve"> </w:t>
        </w:r>
      </w:ins>
      <w:ins w:id="11590" w:author="PR Preview" w:date="2026-01-01T00:00:00Z">
        <w:r>
          <w:t xml:space="preserve">$\mathord{\smash[b]{\underset{\raise.3ex\hbox{$\scriptstyle\sim$}}{x}}\vphantom{x}}_1 = \mathord{\smash[b]{\underset{\raise.3ex\hbox{$\scriptstyle\sim$}}{x}}\vphantom{x}}_1 + \mathord{\smash[b]{\underset{\raise.3ex\hbox{$\scriptstyle\sim$}}{0}}\vphantom{0}}$</w:t>
        </w:r>
      </w:ins>
      <w:ins w:id="11591" w:author="PR Preview" w:date="2026-01-01T00:00:00Z">
        <w:r>
          <w:t xml:space="preserve">),</w:t>
        </w:r>
      </w:ins>
      <w:ins w:id="11592" w:author="PR Preview" w:date="2026-01-01T00:00:00Z">
        <w:r>
          <w:t xml:space="preserve"> </w:t>
        </w:r>
      </w:ins>
      <w:ins w:id="11593" w:author="PR Preview" w:date="2026-01-01T00:00:00Z">
        <w:r>
          <w:t xml:space="preserve">and</w:t>
        </w:r>
      </w:ins>
      <w:ins w:id="11594"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oMath>
      <w:ins w:id="11595" w:author="PR Preview" w:date="2026-01-01T00:00:00Z">
        <w:r>
          <w:t xml:space="preserve"> </w:t>
        </w:r>
      </w:ins>
      <w:ins w:id="11596" w:author="PR Preview" w:date="2026-01-01T00:00:00Z">
        <w:r>
          <w:t xml:space="preserve">is a subspace,</w:t>
        </w:r>
      </w:ins>
      <w:ins w:id="11597" w:author="PR Preview" w:date="2026-01-01T00:00:00Z">
        <w:r>
          <w:t xml:space="preserve"> </w:t>
        </w:r>
      </w:ins>
      <w:ins w:id="11598" w:author="PR Preview" w:date="2026-01-01T00:00:00Z">
        <w:r>
          <w:t xml:space="preserve">so it contains every linear combination of them.</w:t>
        </w:r>
      </w:ins>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limLow>
                <m:e>
                  <m:r>
                    <m:t>x</m:t>
                  </m:r>
                </m:e>
                <m:lim>
                  <m:r>
                    <m:rPr>
                      <m:sty m:val="p"/>
                    </m:rPr>
                    <m:t>∼</m:t>
                  </m:r>
                </m:lim>
              </m:limLow>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limLow>
                <m:e>
                  <m:r>
                    <m:t>y</m:t>
                  </m:r>
                </m:e>
                <m:lim>
                  <m:r>
                    <m:rPr>
                      <m:sty m:val="p"/>
                    </m:rPr>
                    <m:t>∼</m:t>
                  </m:r>
                </m:lim>
              </m:limLow>
            </m:e>
            <m:sub>
              <m:r>
                <m:t>l</m:t>
              </m:r>
            </m:sub>
          </m:sSub>
          <m:r>
            <m:rPr>
              <m:sty m:val="p"/>
            </m:rPr>
            <m:t>=</m:t>
          </m:r>
          <m:limLow>
            <m:e>
              <m:r>
                <m:t>0</m:t>
              </m:r>
            </m:e>
            <m:lim>
              <m:r>
                <m:rPr>
                  <m:sty m:val="p"/>
                </m:rPr>
                <m:t>∼</m:t>
              </m:r>
            </m:lim>
          </m:limLow>
          <m:r>
            <m:rPr>
              <m:sty m:val="p"/>
            </m:rPr>
            <m:t>.</m:t>
          </m:r>
        </m:oMath>
      </m:oMathPara>
    </w:p>
    <w:p>
      <w:pPr>
        <w:pStyle w:val="FirstParagraph"/>
      </w:pPr>
      <w:del w:id="11599" w:author="PR Preview" w:date="2026-01-01T00:00:00Z">
        <w:r>
          <w:delText xml:space="preserve">Let</w:delText>
        </w:r>
      </w:del>
      <w:del w:id="11600" w:author="PR Preview" w:date="2026-01-01T00:00:00Z">
        <w:r>
          <w:delText xml:space="preserve"> </w:delText>
        </w:r>
      </w:del>
      <m:oMath>
        <m:limLow>
          <m:e>
            <m:r>
              <m:t>w</m:t>
            </m:r>
          </m:e>
          <m:lim>
            <m:r>
              <m:rPr>
                <m:sty m:val="p"/>
              </m:rPr>
              <m:t>∼</m:t>
            </m:r>
          </m:lim>
        </m:limLow>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limLow>
              <m:e>
                <m:r>
                  <m:t>y</m:t>
                </m:r>
              </m:e>
              <m:lim>
                <m:r>
                  <m:rPr>
                    <m:sty m:val="p"/>
                  </m:rPr>
                  <m:t>∼</m:t>
                </m:r>
              </m:lim>
            </m:limLow>
          </m:e>
          <m:sub>
            <m:r>
              <m:t>l</m:t>
            </m:r>
          </m:sub>
        </m:sSub>
      </m:oMath>
      <w:del w:id="11601" w:author="PR Preview" w:date="2026-01-01T00:00:00Z">
        <w:r>
          <w:delText xml:space="preserve">.</w:delText>
        </w:r>
      </w:del>
      <w:del w:id="11602" w:author="PR Preview" w:date="2026-01-01T00:00:00Z">
        <w:r>
          <w:delText xml:space="preserve"> </w:delText>
        </w:r>
      </w:del>
      <w:del w:id="11603" w:author="PR Preview" w:date="2026-01-01T00:00:00Z">
        <w:r>
          <w:delText xml:space="preserve">Then</w:delText>
        </w:r>
      </w:del>
      <w:del w:id="11604" w:author="PR Preview" w:date="2026-01-01T00:00:00Z">
        <w:r>
          <w:delText xml:space="preserve"> </w:delText>
        </w:r>
      </w:del>
      <m:oMath>
        <m:limLow>
          <m:e>
            <m:r>
              <m:t>w</m:t>
            </m:r>
          </m:e>
          <m:lim>
            <m:r>
              <m:rPr>
                <m:sty m:val="p"/>
              </m:rPr>
              <m:t>∼</m:t>
            </m:r>
          </m:lim>
        </m:limLow>
        <m:r>
          <m:rPr>
            <m:sty m:val="p"/>
          </m:rPr>
          <m:t>∈</m:t>
        </m:r>
        <m:sSub>
          <m:e>
            <m:r>
              <m:rPr>
                <m:scr m:val="script"/>
                <m:sty m:val="p"/>
              </m:rPr>
              <m:t>S</m:t>
            </m:r>
          </m:e>
          <m:sub>
            <m:r>
              <m:t>2</m:t>
            </m:r>
          </m:sub>
        </m:sSub>
      </m:oMath>
      <w:del w:id="11605" w:author="PR Preview" w:date="2026-01-01T00:00:00Z">
        <w:r>
          <w:delText xml:space="preserve">,</w:delText>
        </w:r>
      </w:del>
      <w:del w:id="11606" w:author="PR Preview" w:date="2026-01-01T00:00:00Z">
        <w:r>
          <w:delText xml:space="preserve"> </w:delText>
        </w:r>
      </w:del>
      <w:del w:id="11607" w:author="PR Preview" w:date="2026-01-01T00:00:00Z">
        <w:r>
          <w:delText xml:space="preserve">because it is a linear combination of vectors of</w:delText>
        </w:r>
      </w:del>
      <w:del w:id="11608" w:author="PR Preview" w:date="2026-01-01T00:00:00Z">
        <w:r>
          <w:delText xml:space="preserve"> </w:delText>
        </w:r>
      </w:del>
      <m:oMath>
        <m:sSub>
          <m:e>
            <m:r>
              <m:rPr>
                <m:scr m:val="script"/>
                <m:sty m:val="p"/>
              </m:rPr>
              <m:t>S</m:t>
            </m:r>
          </m:e>
          <m:sub>
            <m:r>
              <m:t>2</m:t>
            </m:r>
          </m:sub>
        </m:sSub>
      </m:oMath>
      <w:del w:id="11609" w:author="PR Preview" w:date="2026-01-01T00:00:00Z">
        <w:r>
          <w:delText xml:space="preserve">.</w:delText>
        </w:r>
      </w:del>
      <w:del w:id="11610" w:author="PR Preview" w:date="2026-01-01T00:00:00Z">
        <w:r>
          <w:delText xml:space="preserve"> </w:delText>
        </w:r>
      </w:del>
      <w:del w:id="11611" w:author="PR Preview" w:date="2026-01-01T00:00:00Z">
        <w:r>
          <w:delText xml:space="preserve">Subtracting</w:delText>
        </w:r>
      </w:del>
      <w:del w:id="11612" w:author="PR Preview" w:date="2026-01-01T00:00:00Z">
        <w:r>
          <w:delText xml:space="preserve"> </w:delText>
        </w:r>
      </w:del>
      <m:oMath>
        <m:nary>
          <m:naryPr>
            <m:chr m:val="∑"/>
            <m:limLoc m:val="undOvr"/>
            <m:subHide m:val="off"/>
            <m:supHide m:val="on"/>
          </m:naryPr>
          <m:sub>
            <m:r>
              <m:t>i</m:t>
            </m:r>
          </m:sub>
          <m:sup>
            <m:r>
              <m:t>​</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n"/>
          </m:naryPr>
          <m:sub>
            <m:r>
              <m:t>j</m:t>
            </m:r>
          </m:sub>
          <m:sup>
            <m:r>
              <m:t>​</m:t>
            </m:r>
          </m:sup>
          <m:e>
            <m:sSub>
              <m:e>
                <m:r>
                  <m:t>b</m:t>
                </m:r>
              </m:e>
              <m:sub>
                <m:r>
                  <m:t>j</m:t>
                </m:r>
              </m:sub>
            </m:sSub>
          </m:e>
        </m:nary>
        <m:sSub>
          <m:e>
            <m:limLow>
              <m:e>
                <m:r>
                  <m:t>x</m:t>
                </m:r>
              </m:e>
              <m:lim>
                <m:r>
                  <m:rPr>
                    <m:sty m:val="p"/>
                  </m:rPr>
                  <m:t>∼</m:t>
                </m:r>
              </m:lim>
            </m:limLow>
          </m:e>
          <m:sub>
            <m:r>
              <m:t>j</m:t>
            </m:r>
          </m:sub>
        </m:sSub>
      </m:oMath>
      <w:del w:id="11613" w:author="PR Preview" w:date="2026-01-01T00:00:00Z">
        <w:r>
          <w:delText xml:space="preserve"> </w:delText>
        </w:r>
      </w:del>
      <w:del w:id="11614" w:author="PR Preview" w:date="2026-01-01T00:00:00Z">
        <w:r>
          <w:delText xml:space="preserve">from both sides of the supposed equation gives</w:delText>
        </w:r>
      </w:del>
    </w:p>
    <w:p>
      <w:pPr>
        <w:pStyle w:val="BodyText"/>
      </w:pPr>
      <m:oMathPara>
        <m:oMathParaPr>
          <m:jc m:val="center"/>
        </m:oMathParaPr>
        <m:oMath>
          <m:limLow>
            <m:e>
              <m:r>
                <m:t>w</m:t>
              </m:r>
            </m:e>
            <m:lim>
              <m:r>
                <m:rPr>
                  <m:sty m:val="p"/>
                </m:rPr>
                <m:t>∼</m:t>
              </m:r>
            </m:lim>
          </m:limLow>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limLow>
                <m:e>
                  <m:r>
                    <m:t>z</m:t>
                  </m:r>
                </m:e>
                <m:lim>
                  <m:r>
                    <m:rPr>
                      <m:sty m:val="p"/>
                    </m:rPr>
                    <m:t>∼</m:t>
                  </m:r>
                </m:lim>
              </m:limLow>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limLow>
                <m:e>
                  <m:r>
                    <m:t>x</m:t>
                  </m:r>
                </m:e>
                <m:lim>
                  <m:r>
                    <m:rPr>
                      <m:sty m:val="p"/>
                    </m:rPr>
                    <m:t>∼</m:t>
                  </m:r>
                </m:lim>
              </m:limLow>
            </m:e>
            <m:sub>
              <m:r>
                <m:t>j</m:t>
              </m:r>
            </m:sub>
          </m:sSub>
          <m:r>
            <m:rPr>
              <m:sty m:val="p"/>
            </m:rPr>
            <m:t>,</m:t>
          </m:r>
        </m:oMath>
      </m:oMathPara>
    </w:p>
    <w:p>
      <w:pPr>
        <w:pStyle w:val="FirstParagraph"/>
      </w:pPr>
      <w:del w:id="11615" w:author="PR Preview" w:date="2026-01-01T00:00:00Z">
        <w:r>
          <w:delText xml:space="preserve">a linear combination of vectors of</w:delText>
        </w:r>
      </w:del>
      <w:del w:id="11616" w:author="PR Preview" w:date="2026-01-01T00:00:00Z">
        <w:r>
          <w:delText xml:space="preserve"> </w:delText>
        </w:r>
      </w:del>
      <m:oMath>
        <m:sSub>
          <m:e>
            <m:r>
              <m:rPr>
                <m:scr m:val="script"/>
                <m:sty m:val="p"/>
              </m:rPr>
              <m:t>S</m:t>
            </m:r>
          </m:e>
          <m:sub>
            <m:r>
              <m:t>1</m:t>
            </m:r>
          </m:sub>
        </m:sSub>
      </m:oMath>
      <w:del w:id="11617" w:author="PR Preview" w:date="2026-01-01T00:00:00Z">
        <w:r>
          <w:delText xml:space="preserve">,</w:delText>
        </w:r>
      </w:del>
      <w:del w:id="11618" w:author="PR Preview" w:date="2026-01-01T00:00:00Z">
        <w:r>
          <w:delText xml:space="preserve"> </w:delText>
        </w:r>
      </w:del>
      <w:del w:id="11619" w:author="PR Preview" w:date="2026-01-01T00:00:00Z">
        <w:r>
          <w:delText xml:space="preserve">so</w:delText>
        </w:r>
      </w:del>
      <w:del w:id="11620" w:author="PR Preview" w:date="2026-01-01T00:00:00Z">
        <w:r>
          <w:delText xml:space="preserve"> </w:delText>
        </w:r>
      </w:del>
      <m:oMath>
        <m:limLow>
          <m:e>
            <m:r>
              <m:t>w</m:t>
            </m:r>
          </m:e>
          <m:lim>
            <m:r>
              <m:rPr>
                <m:sty m:val="p"/>
              </m:rPr>
              <m:t>∼</m:t>
            </m:r>
          </m:lim>
        </m:limLow>
        <m:r>
          <m:rPr>
            <m:sty m:val="p"/>
          </m:rPr>
          <m:t>∈</m:t>
        </m:r>
        <m:sSub>
          <m:e>
            <m:r>
              <m:rPr>
                <m:scr m:val="script"/>
                <m:sty m:val="p"/>
              </m:rPr>
              <m:t>S</m:t>
            </m:r>
          </m:e>
          <m:sub>
            <m:r>
              <m:t>1</m:t>
            </m:r>
          </m:sub>
        </m:sSub>
      </m:oMath>
      <w:del w:id="11621" w:author="PR Preview" w:date="2026-01-01T00:00:00Z">
        <w:r>
          <w:delText xml:space="preserve"> </w:delText>
        </w:r>
      </w:del>
      <w:del w:id="11622" w:author="PR Preview" w:date="2026-01-01T00:00:00Z">
        <w:r>
          <w:delText xml:space="preserve">too.</w:delText>
        </w:r>
      </w:del>
      <w:del w:id="11623" w:author="PR Preview" w:date="2026-01-01T00:00:00Z">
        <w:r>
          <w:delText xml:space="preserve"> </w:delText>
        </w:r>
      </w:del>
      <w:del w:id="11624" w:author="PR Preview" w:date="2026-01-01T00:00:00Z">
        <w:r>
          <w:delText xml:space="preserve">So</w:delText>
        </w:r>
      </w:del>
      <w:del w:id="11625" w:author="PR Preview" w:date="2026-01-01T00:00:00Z">
        <w:r>
          <w:delText xml:space="preserve"> </w:delText>
        </w:r>
      </w:del>
      <m:oMath>
        <m:limLow>
          <m:e>
            <m:r>
              <m:t>w</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del w:id="11626" w:author="PR Preview" w:date="2026-01-01T00:00:00Z">
        <w:r>
          <w:delText xml:space="preserve">,</w:delText>
        </w:r>
      </w:del>
      <w:del w:id="11627" w:author="PR Preview" w:date="2026-01-01T00:00:00Z">
        <w:r>
          <w:delText xml:space="preserve"> </w:delText>
        </w:r>
      </w:del>
      <w:del w:id="11628" w:author="PR Preview" w:date="2026-01-01T00:00:00Z">
        <w:r>
          <w:delText xml:space="preserve">and</w:delText>
        </w:r>
      </w:del>
      <w:del w:id="11629" w:author="PR Preview" w:date="2026-01-01T00:00:00Z">
        <w:r>
          <w:delText xml:space="preserve"> </w:delText>
        </w:r>
      </w:del>
      <m:oMath>
        <m:limLow>
          <m:e>
            <m:r>
              <m:t>w</m:t>
            </m:r>
          </m:e>
          <m:lim>
            <m:r>
              <m:rPr>
                <m:sty m:val="p"/>
              </m:rPr>
              <m:t>∼</m:t>
            </m:r>
          </m:lim>
        </m:limLow>
        <m:r>
          <m:rPr>
            <m:sty m:val="p"/>
          </m:rPr>
          <m:t>=</m:t>
        </m:r>
        <m:nary>
          <m:naryPr>
            <m:chr m:val="∑"/>
            <m:limLoc m:val="undOvr"/>
            <m:subHide m:val="off"/>
            <m:supHide m:val="on"/>
          </m:naryPr>
          <m:sub>
            <m:r>
              <m:t>i</m:t>
            </m:r>
          </m:sub>
          <m:sup>
            <m:r>
              <m:t>​</m:t>
            </m:r>
          </m:sup>
          <m:e>
            <m:sSub>
              <m:e>
                <m:r>
                  <m:t>e</m:t>
                </m:r>
              </m:e>
              <m:sub>
                <m:r>
                  <m:t>i</m:t>
                </m:r>
              </m:sub>
            </m:sSub>
          </m:e>
        </m:nary>
        <m:sSub>
          <m:e>
            <m:limLow>
              <m:e>
                <m:r>
                  <m:t>z</m:t>
                </m:r>
              </m:e>
              <m:lim>
                <m:r>
                  <m:rPr>
                    <m:sty m:val="p"/>
                  </m:rPr>
                  <m:t>∼</m:t>
                </m:r>
              </m:lim>
            </m:limLow>
          </m:e>
          <m:sub>
            <m:r>
              <m:t>i</m:t>
            </m:r>
          </m:sub>
        </m:sSub>
      </m:oMath>
      <w:del w:id="11630" w:author="PR Preview" w:date="2026-01-01T00:00:00Z">
        <w:r>
          <w:delText xml:space="preserve"> </w:delText>
        </w:r>
      </w:del>
      <w:del w:id="11631" w:author="PR Preview" w:date="2026-01-01T00:00:00Z">
        <w:r>
          <w:delText xml:space="preserve">for some numbers</w:delText>
        </w:r>
      </w:del>
      <w:del w:id="11632" w:author="PR Preview" w:date="2026-01-01T00:00:00Z">
        <w:r>
          <w:delText xml:space="preserve"> </w:delText>
        </w:r>
      </w:del>
      <m:oMath>
        <m:sSub>
          <m:e>
            <m:r>
              <m:t>e</m:t>
            </m:r>
          </m:e>
          <m:sub>
            <m:r>
              <m:t>i</m:t>
            </m:r>
          </m:sub>
        </m:sSub>
      </m:oMath>
      <w:del w:id="11633" w:author="PR Preview" w:date="2026-01-01T00:00:00Z">
        <w:r>
          <w:delText xml:space="preserve">,</w:delText>
        </w:r>
      </w:del>
      <w:del w:id="11634" w:author="PR Preview" w:date="2026-01-01T00:00:00Z">
        <w:r>
          <w:delText xml:space="preserve"> </w:delText>
        </w:r>
      </w:del>
      <w:del w:id="11635" w:author="PR Preview" w:date="2026-01-01T00:00:00Z">
        <w:r>
          <w:delText xml:space="preserve">since the</w:delText>
        </w:r>
      </w:del>
      <w:del w:id="11636" w:author="PR Preview" w:date="2026-01-01T00:00:00Z">
        <w:r>
          <w:delText xml:space="preserve"> </w:delText>
        </w:r>
      </w:del>
      <m:oMath>
        <m:limLow>
          <m:e>
            <m:r>
              <m:t>z</m:t>
            </m:r>
          </m:e>
          <m:lim>
            <m:r>
              <m:rPr>
                <m:sty m:val="p"/>
              </m:rPr>
              <m:t>∼</m:t>
            </m:r>
          </m:lim>
        </m:limLow>
      </m:oMath>
      <w:del w:id="11637" w:author="PR Preview" w:date="2026-01-01T00:00:00Z">
        <w:r>
          <w:delText xml:space="preserve">’s span the intersection.</w:delText>
        </w:r>
      </w:del>
      <w:del w:id="11638" w:author="PR Preview" w:date="2026-01-01T00:00:00Z">
        <w:r>
          <w:delText xml:space="preserve"> </w:delText>
        </w:r>
      </w:del>
      <w:del w:id="11639" w:author="PR Preview" w:date="2026-01-01T00:00:00Z">
        <w:r>
          <w:delText xml:space="preserve">Then</w:delText>
        </w:r>
      </w:del>
    </w:p>
    <w:p>
      <w:pPr>
        <w:pStyle w:val="BodyText"/>
      </w:pPr>
      <m:oMathPara>
        <m:oMathParaPr>
          <m:jc m:val="center"/>
        </m:oMathParaPr>
        <m:oMath>
          <m:eqArr>
            <m:e>
              <m:limLow>
                <m:e>
                  <m:r>
                    <m:t>0</m:t>
                  </m:r>
                </m:e>
                <m:lim>
                  <m:r>
                    <m:rPr>
                      <m:sty m:val="p"/>
                    </m:rPr>
                    <m:t>∼</m:t>
                  </m:r>
                </m:lim>
              </m:limLow>
              <m:r>
                <m:t>&amp;</m:t>
              </m:r>
              <m:r>
                <m:rPr>
                  <m:sty m:val="p"/>
                </m:rPr>
                <m:t>=</m:t>
              </m:r>
              <m:limLow>
                <m:e>
                  <m:r>
                    <m:t>w</m:t>
                  </m:r>
                </m:e>
                <m:lim>
                  <m:r>
                    <m:rPr>
                      <m:sty m:val="p"/>
                    </m:rPr>
                    <m:t>∼</m:t>
                  </m:r>
                </m:lim>
              </m:limLow>
              <m:r>
                <m:rPr>
                  <m:sty m:val="p"/>
                </m:rPr>
                <m:t>−</m:t>
              </m:r>
              <m:limLow>
                <m:e>
                  <m:r>
                    <m:t>w</m:t>
                  </m:r>
                </m:e>
                <m:lim>
                  <m:r>
                    <m:rPr>
                      <m:sty m:val="p"/>
                    </m:rPr>
                    <m:t>∼</m:t>
                  </m:r>
                </m:lim>
              </m:limLow>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limLow>
                    <m:e>
                      <m:r>
                        <m:t>y</m:t>
                      </m:r>
                    </m:e>
                    <m:lim>
                      <m:r>
                        <m:rPr>
                          <m:sty m:val="p"/>
                        </m:rPr>
                        <m:t>∼</m:t>
                      </m:r>
                    </m:lim>
                  </m:limLow>
                </m:e>
                <m:sub>
                  <m:r>
                    <m:t>l</m:t>
                  </m:r>
                </m:sub>
              </m:sSub>
              <m:r>
                <m:t>&amp;</m:t>
              </m:r>
              <m:r>
                <m:t>&amp;</m:t>
              </m:r>
              <m:r>
                <m:rPr>
                  <m:nor/>
                  <m:sty m:val="p"/>
                </m:rPr>
                <m:t>(substitute the two expressions for </m:t>
              </m:r>
              <m:limLow>
                <m:e>
                  <m:r>
                    <m:t>w</m:t>
                  </m:r>
                </m:e>
                <m:lim>
                  <m:r>
                    <m:rPr>
                      <m:sty m:val="p"/>
                    </m:rPr>
                    <m:t>∼</m:t>
                  </m:r>
                </m:lim>
              </m:limLow>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limLow>
                    <m:e>
                      <m:r>
                        <m:t>y</m:t>
                      </m:r>
                    </m:e>
                    <m:lim>
                      <m:r>
                        <m:rPr>
                          <m:sty m:val="p"/>
                        </m:rPr>
                        <m:t>∼</m:t>
                      </m:r>
                    </m:lim>
                  </m:limLow>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del w:id="11640" w:author="PR Preview" w:date="2026-01-01T00:00:00Z">
        <w:r>
          <w:delText xml:space="preserve">and because the</w:delText>
        </w:r>
      </w:del>
      <w:del w:id="11641" w:author="PR Preview" w:date="2026-01-01T00:00:00Z">
        <w:r>
          <w:delText xml:space="preserve"> </w:delText>
        </w:r>
      </w:del>
      <m:oMath>
        <m:limLow>
          <m:e>
            <m:r>
              <m:t>z</m:t>
            </m:r>
          </m:e>
          <m:lim>
            <m:r>
              <m:rPr>
                <m:sty m:val="p"/>
              </m:rPr>
              <m:t>∼</m:t>
            </m:r>
          </m:lim>
        </m:limLow>
      </m:oMath>
      <w:del w:id="11642" w:author="PR Preview" w:date="2026-01-01T00:00:00Z">
        <w:r>
          <w:delText xml:space="preserve">’s and</w:delText>
        </w:r>
      </w:del>
      <w:del w:id="11643" w:author="PR Preview" w:date="2026-01-01T00:00:00Z">
        <w:r>
          <w:delText xml:space="preserve"> </w:delText>
        </w:r>
      </w:del>
      <m:oMath>
        <m:limLow>
          <m:e>
            <m:r>
              <m:t>y</m:t>
            </m:r>
          </m:e>
          <m:lim>
            <m:r>
              <m:rPr>
                <m:sty m:val="p"/>
              </m:rPr>
              <m:t>∼</m:t>
            </m:r>
          </m:lim>
        </m:limLow>
      </m:oMath>
      <w:del w:id="11644" w:author="PR Preview" w:date="2026-01-01T00:00:00Z">
        <w:r>
          <w:delText xml:space="preserve">’s are a basis of</w:delText>
        </w:r>
      </w:del>
      <w:del w:id="11645" w:author="PR Preview" w:date="2026-01-01T00:00:00Z">
        <w:r>
          <w:delText xml:space="preserve"> </w:delText>
        </w:r>
      </w:del>
      <m:oMath>
        <m:sSub>
          <m:e>
            <m:r>
              <m:rPr>
                <m:scr m:val="script"/>
                <m:sty m:val="p"/>
              </m:rPr>
              <m:t>S</m:t>
            </m:r>
          </m:e>
          <m:sub>
            <m:r>
              <m:t>2</m:t>
            </m:r>
          </m:sub>
        </m:sSub>
      </m:oMath>
      <w:del w:id="11646" w:author="PR Preview" w:date="2026-01-01T00:00:00Z">
        <w:r>
          <w:delText xml:space="preserve">,</w:delText>
        </w:r>
      </w:del>
      <w:del w:id="11647" w:author="PR Preview" w:date="2026-01-01T00:00:00Z">
        <w:r>
          <w:delText xml:space="preserve"> </w:delText>
        </w:r>
      </w:del>
      <w:del w:id="11648" w:author="PR Preview" w:date="2026-01-01T00:00:00Z">
        <w:r>
          <w:delText xml:space="preserve">every</w:delText>
        </w:r>
      </w:del>
      <w:del w:id="11649" w:author="PR Preview" w:date="2026-01-01T00:00:00Z">
        <w:r>
          <w:delText xml:space="preserve"> </w:delText>
        </w:r>
      </w:del>
      <m:oMath>
        <m:sSub>
          <m:e>
            <m:r>
              <m:t>c</m:t>
            </m:r>
          </m:e>
          <m:sub>
            <m:r>
              <m:t>l</m:t>
            </m:r>
          </m:sub>
        </m:sSub>
        <m:r>
          <m:rPr>
            <m:sty m:val="p"/>
          </m:rPr>
          <m:t>=</m:t>
        </m:r>
        <m:r>
          <m:t>0</m:t>
        </m:r>
      </m:oMath>
      <w:del w:id="11650" w:author="PR Preview" w:date="2026-01-01T00:00:00Z">
        <w:r>
          <w:delText xml:space="preserve">.</w:delText>
        </w:r>
      </w:del>
      <w:del w:id="11651" w:author="PR Preview" w:date="2026-01-01T00:00:00Z">
        <w:r>
          <w:delText xml:space="preserve"> </w:delText>
        </w:r>
      </w:del>
      <w:del w:id="11652" w:author="PR Preview" w:date="2026-01-01T00:00:00Z">
        <w:r>
          <w:delText xml:space="preserve">The supposed equation then reads</w:delText>
        </w:r>
      </w:del>
      <w:del w:id="11653" w:author="PR Preview" w:date="2026-01-01T00:00:00Z">
        <w:r>
          <w:delText xml:space="preserve"> </w:delText>
        </w:r>
      </w:del>
      <m:oMath>
        <m:nary>
          <m:naryPr>
            <m:chr m:val="∑"/>
            <m:limLoc m:val="undOvr"/>
            <m:subHide m:val="off"/>
            <m:supHide m:val="on"/>
          </m:naryPr>
          <m:sub>
            <m:r>
              <m:t>i</m:t>
            </m:r>
          </m:sub>
          <m:sup>
            <m:r>
              <m:t>​</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n"/>
          </m:naryPr>
          <m:sub>
            <m:r>
              <m:t>j</m:t>
            </m:r>
          </m:sub>
          <m:sup>
            <m:r>
              <m:t>​</m:t>
            </m:r>
          </m:sup>
          <m:e>
            <m:sSub>
              <m:e>
                <m:r>
                  <m:t>b</m:t>
                </m:r>
              </m:e>
              <m:sub>
                <m:r>
                  <m:t>j</m:t>
                </m:r>
              </m:sub>
            </m:sSub>
          </m:e>
        </m:nary>
        <m:sSub>
          <m:e>
            <m:limLow>
              <m:e>
                <m:r>
                  <m:t>x</m:t>
                </m:r>
              </m:e>
              <m:lim>
                <m:r>
                  <m:rPr>
                    <m:sty m:val="p"/>
                  </m:rPr>
                  <m:t>∼</m:t>
                </m:r>
              </m:lim>
            </m:limLow>
          </m:e>
          <m:sub>
            <m:r>
              <m:t>j</m:t>
            </m:r>
          </m:sub>
        </m:sSub>
        <m:r>
          <m:rPr>
            <m:sty m:val="p"/>
          </m:rPr>
          <m:t>=</m:t>
        </m:r>
        <m:limLow>
          <m:e>
            <m:r>
              <m:t>0</m:t>
            </m:r>
          </m:e>
          <m:lim>
            <m:r>
              <m:rPr>
                <m:sty m:val="p"/>
              </m:rPr>
              <m:t>∼</m:t>
            </m:r>
          </m:lim>
        </m:limLow>
      </m:oMath>
      <w:del w:id="11654" w:author="PR Preview" w:date="2026-01-01T00:00:00Z">
        <w:r>
          <w:delText xml:space="preserve">,</w:delText>
        </w:r>
      </w:del>
      <w:del w:id="11655" w:author="PR Preview" w:date="2026-01-01T00:00:00Z">
        <w:r>
          <w:delText xml:space="preserve"> </w:delText>
        </w:r>
      </w:del>
      <w:del w:id="11656" w:author="PR Preview" w:date="2026-01-01T00:00:00Z">
        <w:r>
          <w:delText xml:space="preserve">and because the</w:delText>
        </w:r>
      </w:del>
      <w:del w:id="11657" w:author="PR Preview" w:date="2026-01-01T00:00:00Z">
        <w:r>
          <w:delText xml:space="preserve"> </w:delText>
        </w:r>
      </w:del>
      <m:oMath>
        <m:limLow>
          <m:e>
            <m:r>
              <m:t>z</m:t>
            </m:r>
          </m:e>
          <m:lim>
            <m:r>
              <m:rPr>
                <m:sty m:val="p"/>
              </m:rPr>
              <m:t>∼</m:t>
            </m:r>
          </m:lim>
        </m:limLow>
      </m:oMath>
      <w:del w:id="11658" w:author="PR Preview" w:date="2026-01-01T00:00:00Z">
        <w:r>
          <w:delText xml:space="preserve">’s and</w:delText>
        </w:r>
      </w:del>
      <w:del w:id="11659" w:author="PR Preview" w:date="2026-01-01T00:00:00Z">
        <w:r>
          <w:delText xml:space="preserve"> </w:delText>
        </w:r>
      </w:del>
      <m:oMath>
        <m:limLow>
          <m:e>
            <m:r>
              <m:t>x</m:t>
            </m:r>
          </m:e>
          <m:lim>
            <m:r>
              <m:rPr>
                <m:sty m:val="p"/>
              </m:rPr>
              <m:t>∼</m:t>
            </m:r>
          </m:lim>
        </m:limLow>
      </m:oMath>
      <w:del w:id="11660" w:author="PR Preview" w:date="2026-01-01T00:00:00Z">
        <w:r>
          <w:delText xml:space="preserve">’s are a basis of</w:delText>
        </w:r>
      </w:del>
      <w:del w:id="11661" w:author="PR Preview" w:date="2026-01-01T00:00:00Z">
        <w:r>
          <w:delText xml:space="preserve"> </w:delText>
        </w:r>
      </w:del>
      <m:oMath>
        <m:sSub>
          <m:e>
            <m:r>
              <m:rPr>
                <m:scr m:val="script"/>
                <m:sty m:val="p"/>
              </m:rPr>
              <m:t>S</m:t>
            </m:r>
          </m:e>
          <m:sub>
            <m:r>
              <m:t>1</m:t>
            </m:r>
          </m:sub>
        </m:sSub>
      </m:oMath>
      <w:del w:id="11662" w:author="PR Preview" w:date="2026-01-01T00:00:00Z">
        <w:r>
          <w:delText xml:space="preserve">,</w:delText>
        </w:r>
      </w:del>
      <w:del w:id="11663" w:author="PR Preview" w:date="2026-01-01T00:00:00Z">
        <w:r>
          <w:delText xml:space="preserve"> </w:delText>
        </w:r>
      </w:del>
      <w:del w:id="11664" w:author="PR Preview" w:date="2026-01-01T00:00:00Z">
        <w:r>
          <w:delText xml:space="preserve">every</w:delText>
        </w:r>
      </w:del>
      <w:del w:id="11665" w:author="PR Preview" w:date="2026-01-01T00:00:00Z">
        <w:r>
          <w:delText xml:space="preserve"> </w:delText>
        </w:r>
      </w:del>
      <m:oMath>
        <m:sSub>
          <m:e>
            <m:r>
              <m:t>a</m:t>
            </m:r>
          </m:e>
          <m:sub>
            <m:r>
              <m:t>i</m:t>
            </m:r>
          </m:sub>
        </m:sSub>
      </m:oMath>
      <w:del w:id="11666" w:author="PR Preview" w:date="2026-01-01T00:00:00Z">
        <w:r>
          <w:delText xml:space="preserve"> </w:delText>
        </w:r>
      </w:del>
      <w:del w:id="11667" w:author="PR Preview" w:date="2026-01-01T00:00:00Z">
        <w:r>
          <w:delText xml:space="preserve">and</w:delText>
        </w:r>
      </w:del>
      <w:del w:id="11668" w:author="PR Preview" w:date="2026-01-01T00:00:00Z">
        <w:r>
          <w:delText xml:space="preserve"> </w:delText>
        </w:r>
      </w:del>
      <m:oMath>
        <m:sSub>
          <m:e>
            <m:r>
              <m:t>b</m:t>
            </m:r>
          </m:e>
          <m:sub>
            <m:r>
              <m:t>j</m:t>
            </m:r>
          </m:sub>
        </m:sSub>
      </m:oMath>
      <w:del w:id="11669" w:author="PR Preview" w:date="2026-01-01T00:00:00Z">
        <w:r>
          <w:delText xml:space="preserve"> </w:delText>
        </w:r>
      </w:del>
      <w:del w:id="11670" w:author="PR Preview" w:date="2026-01-01T00:00:00Z">
        <w:r>
          <w:delText xml:space="preserve">is</w:delText>
        </w:r>
      </w:del>
      <w:del w:id="11671" w:author="PR Preview" w:date="2026-01-01T00:00:00Z">
        <w:r>
          <w:delText xml:space="preserve"> </w:delText>
        </w:r>
      </w:del>
      <m:oMath>
        <m:r>
          <m:t>0</m:t>
        </m:r>
      </m:oMath>
      <w:del w:id="11672" w:author="PR Preview" w:date="2026-01-01T00:00:00Z">
        <w:r>
          <w:delText xml:space="preserve">.</w:delText>
        </w:r>
      </w:del>
    </w:p>
    <w:p>
      <w:pPr>
        <w:pStyle w:val="BodyText"/>
      </w:pPr>
      <w:del w:id="11673" w:author="PR Preview" w:date="2026-01-01T00:00:00Z">
        <w:r>
          <w:delText xml:space="preserve">So</w:delText>
        </w:r>
      </w:del>
      <w:del w:id="11674" w:author="PR Preview" w:date="2026-01-01T00:00:00Z">
        <w:r>
          <w:delText xml:space="preserve"> </w:delText>
        </w:r>
      </w:del>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del w:id="11675" w:author="PR Preview" w:date="2026-01-01T00:00:00Z">
        <w:r>
          <w:delText xml:space="preserve">.</w:delText>
        </w:r>
      </w:del>
      <w:del w:id="11676" w:author="PR Preview" w:date="2026-01-01T00:00:00Z">
        <w:r>
          <w:delText xml:space="preserve"> </w:delText>
        </w:r>
      </w:del>
      <w:del w:id="11677" w:author="PR Preview" w:date="2026-01-01T00:00:00Z">
        <w:r>
          <w:delText xml:space="preserve">When some of the groups are empty</w:delText>
        </w:r>
      </w:del>
      <w:del w:id="11678" w:author="PR Preview" w:date="2026-01-01T00:00:00Z">
        <w:r>
          <w:delText xml:space="preserve"> </w:delText>
        </w:r>
      </w:del>
      <w:del w:id="11679" w:author="PR Preview" w:date="2026-01-01T00:00:00Z">
        <w:r>
          <w:delText xml:space="preserve">(for example</w:delText>
        </w:r>
      </w:del>
      <w:del w:id="11680" w:author="PR Preview" w:date="2026-01-01T00:00:00Z">
        <w:r>
          <w:delText xml:space="preserve"> </w:delText>
        </w:r>
      </w:del>
      <m:oMath>
        <m:r>
          <m:t>k</m:t>
        </m:r>
        <m:r>
          <m:rPr>
            <m:sty m:val="p"/>
          </m:rPr>
          <m:t>=</m:t>
        </m:r>
        <m:r>
          <m:t>0</m:t>
        </m:r>
      </m:oMath>
      <w:del w:id="11681" w:author="PR Preview" w:date="2026-01-01T00:00:00Z">
        <w:r>
          <w:delText xml:space="preserve">, or</w:delText>
        </w:r>
      </w:del>
      <w:del w:id="11682"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del w:id="11683" w:author="PR Preview" w:date="2026-01-01T00:00:00Z">
        <w:r>
          <w:delText xml:space="preserve">),</w:delText>
        </w:r>
      </w:del>
      <w:del w:id="11684" w:author="PR Preview" w:date="2026-01-01T00:00:00Z">
        <w:r>
          <w:delText xml:space="preserve"> </w:delText>
        </w:r>
      </w:del>
      <w:del w:id="11685" w:author="PR Preview" w:date="2026-01-01T00:00:00Z">
        <w:r>
          <w:delText xml:space="preserve">the sums over them are</w:delText>
        </w:r>
      </w:del>
      <w:del w:id="11686" w:author="PR Preview" w:date="2026-01-01T00:00:00Z">
        <w:r>
          <w:delText xml:space="preserve"> </w:delText>
        </w:r>
      </w:del>
      <m:oMath>
        <m:limLow>
          <m:e>
            <m:r>
              <m:t>0</m:t>
            </m:r>
          </m:e>
          <m:lim>
            <m:r>
              <m:rPr>
                <m:sty m:val="p"/>
              </m:rPr>
              <m:t>∼</m:t>
            </m:r>
          </m:lim>
        </m:limLow>
      </m:oMath>
      <w:del w:id="11687" w:author="PR Preview" w:date="2026-01-01T00:00:00Z">
        <w:r>
          <w:delText xml:space="preserve"> </w:delText>
        </w:r>
      </w:del>
      <w:del w:id="11688" w:author="PR Preview" w:date="2026-01-01T00:00:00Z">
        <w:r>
          <w:delText xml:space="preserve">and the argument goes through unchanged.</w:delText>
        </w:r>
      </w:del>
    </w:p>
    <w:p>
      <w:pPr>
        <w:pStyle w:val="BodyText"/>
      </w:pPr>
      <w:del w:id="11689" w:author="PR Preview" w:date="2026-01-01T00:00:00Z">
        <w:r>
          <w:rPr>
            <w:b/>
            <w:bCs/>
          </w:rPr>
          <w:delText xml:space="preserve">Example 82 (Two planes in</w:delText>
        </w:r>
      </w:del>
      <w:del w:id="11690" w:author="PR Preview" w:date="2026-01-01T00:00:00Z">
        <w:r>
          <w:rPr>
            <w:b/>
            <w:bCs/>
          </w:rPr>
          <w:delText xml:space="preserve"> </w:delText>
        </w:r>
      </w:del>
      <m:oMath>
        <m:sSup>
          <m:e>
            <m:r>
              <m:rPr>
                <m:scr m:val="double-struck"/>
                <m:sty m:val="p"/>
              </m:rPr>
              <m:t>R</m:t>
            </m:r>
          </m:e>
          <m:sup>
            <m:r>
              <m:t>3</m:t>
            </m:r>
          </m:sup>
        </m:sSup>
      </m:oMath>
      <w:del w:id="11691" w:author="PR Preview" w:date="2026-01-01T00:00:00Z">
        <w:r>
          <w:rPr>
            <w:b/>
            <w:bCs/>
          </w:rPr>
          <w:delText xml:space="preserve">, by dimension)</w:delText>
        </w:r>
      </w:del>
      <w:del w:id="11692" w:author="PR Preview" w:date="2026-01-01T00:00:00Z">
        <w:r>
          <w:delText xml:space="preserve"> </w:delText>
        </w:r>
      </w:del>
      <w:del w:id="11693" w:author="PR Preview" w:date="2026-01-01T00:00:00Z">
        <w:r>
          <w:delText xml:space="preserve">For the planes</w:delText>
        </w:r>
      </w:del>
      <w:del w:id="11694" w:author="PR Preview" w:date="2026-01-01T00:00:00Z">
        <w:r>
          <w:delText xml:space="preserve"> </w:delText>
        </w:r>
      </w:del>
      <m:oMath>
        <m:r>
          <m:t>z</m:t>
        </m:r>
        <m:r>
          <m:rPr>
            <m:sty m:val="p"/>
          </m:rPr>
          <m:t>=</m:t>
        </m:r>
        <m:r>
          <m:t>0</m:t>
        </m:r>
      </m:oMath>
      <w:del w:id="11695" w:author="PR Preview" w:date="2026-01-01T00:00:00Z">
        <w:r>
          <w:delText xml:space="preserve"> </w:delText>
        </w:r>
      </w:del>
      <w:del w:id="11696" w:author="PR Preview" w:date="2026-01-01T00:00:00Z">
        <w:r>
          <w:delText xml:space="preserve">and</w:delText>
        </w:r>
      </w:del>
      <w:del w:id="11697" w:author="PR Preview" w:date="2026-01-01T00:00:00Z">
        <w:r>
          <w:delText xml:space="preserve"> </w:delText>
        </w:r>
      </w:del>
      <m:oMath>
        <m:r>
          <m:t>x</m:t>
        </m:r>
        <m:r>
          <m:rPr>
            <m:sty m:val="p"/>
          </m:rPr>
          <m:t>=</m:t>
        </m:r>
        <m:r>
          <m:t>0</m:t>
        </m:r>
      </m:oMath>
      <w:del w:id="11698" w:author="PR Preview" w:date="2026-01-01T00:00:00Z">
        <w:r>
          <w:delText xml:space="preserve"> </w:delText>
        </w:r>
      </w:del>
      <w:del w:id="11699" w:author="PR Preview" w:date="2026-01-01T00:00:00Z">
        <w:r>
          <w:delText xml:space="preserve">in</w:delText>
        </w:r>
      </w:del>
      <w:del w:id="11700" w:author="PR Preview" w:date="2026-01-01T00:00:00Z">
        <w:r>
          <w:delText xml:space="preserve"> </w:delText>
        </w:r>
      </w:del>
      <w:hyperlink w:anchor="exm-sum-intersection-subspace">
        <w:del w:id="11701" w:author="PR Preview" w:date="2026-01-01T00:00:00Z">
          <w:r>
            <w:rPr>
              <w:rStyle w:val="Hyperlink"/>
            </w:rPr>
            <w:delText xml:space="preserve">Example 81</w:delText>
          </w:r>
        </w:del>
      </w:hyperlink>
      <w:del w:id="11702" w:author="PR Preview" w:date="2026-01-01T00:00:00Z">
        <w:r>
          <w:delText xml:space="preserve">,</w:delText>
        </w:r>
      </w:del>
      <w:del w:id="11703" w:author="PR Preview" w:date="2026-01-01T00:00:00Z">
        <w:r>
          <w:delText xml:space="preserve"> </w:delText>
        </w:r>
      </w:del>
      <w:del w:id="11704" w:author="PR Preview" w:date="2026-01-01T00:00:00Z">
        <w:r>
          <w:delText xml:space="preserve">each has dimension</w:delText>
        </w:r>
      </w:del>
      <w:del w:id="11705" w:author="PR Preview" w:date="2026-01-01T00:00:00Z">
        <w:r>
          <w:delText xml:space="preserve"> </w:delText>
        </w:r>
      </w:del>
      <m:oMath>
        <m:r>
          <m:t>2</m:t>
        </m:r>
      </m:oMath>
      <w:del w:id="11706" w:author="PR Preview" w:date="2026-01-01T00:00:00Z">
        <w:r>
          <w:delText xml:space="preserve">:</w:delText>
        </w:r>
      </w:del>
      <w:del w:id="11707" w:author="PR Preview" w:date="2026-01-01T00:00:00Z">
        <w:r>
          <w:delText xml:space="preserve"> </w:delText>
        </w:r>
      </w:del>
      <w:del w:id="11708" w:author="PR Preview" w:date="2026-01-01T00:00:00Z">
        <w:r>
          <w:delText xml:space="preserve">the plane</w:delText>
        </w:r>
      </w:del>
      <w:del w:id="11709" w:author="PR Preview" w:date="2026-01-01T00:00:00Z">
        <w:r>
          <w:delText xml:space="preserve"> </w:delText>
        </w:r>
      </w:del>
      <m:oMath>
        <m:r>
          <m:t>z</m:t>
        </m:r>
        <m:r>
          <m:rPr>
            <m:sty m:val="p"/>
          </m:rPr>
          <m:t>=</m:t>
        </m:r>
        <m:r>
          <m:t>0</m:t>
        </m:r>
      </m:oMath>
      <w:del w:id="11710" w:author="PR Preview" w:date="2026-01-01T00:00:00Z">
        <w:r>
          <w:delText xml:space="preserve"> </w:delText>
        </w:r>
      </w:del>
      <w:del w:id="11711" w:author="PR Preview" w:date="2026-01-01T00:00:00Z">
        <w:r>
          <w:delText xml:space="preserve">has basis</w:delText>
        </w:r>
      </w:del>
      <w:del w:id="11712" w:author="PR Preview" w:date="2026-01-01T00:00:00Z">
        <w:r>
          <w:delText xml:space="preserve"> </w:delText>
        </w:r>
      </w:del>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del w:id="11713" w:author="PR Preview" w:date="2026-01-01T00:00:00Z">
        <w:r>
          <w:delText xml:space="preserve"> </w:delText>
        </w:r>
      </w:del>
      <w:del w:id="11714" w:author="PR Preview" w:date="2026-01-01T00:00:00Z">
        <w:r>
          <w:delText xml:space="preserve">(</w:delText>
        </w:r>
      </w:del>
      <w:hyperlink w:anchor="exm-dimension">
        <w:del w:id="11715" w:author="PR Preview" w:date="2026-01-01T00:00:00Z">
          <w:r>
            <w:rPr>
              <w:rStyle w:val="Hyperlink"/>
            </w:rPr>
            <w:delText xml:space="preserve">Example 50</w:delText>
          </w:r>
        </w:del>
      </w:hyperlink>
      <w:del w:id="11716" w:author="PR Preview" w:date="2026-01-01T00:00:00Z">
        <w:r>
          <w:delText xml:space="preserve">),</w:delText>
        </w:r>
      </w:del>
      <w:del w:id="11717" w:author="PR Preview" w:date="2026-01-01T00:00:00Z">
        <w:r>
          <w:delText xml:space="preserve"> </w:delText>
        </w:r>
      </w:del>
      <w:del w:id="11718" w:author="PR Preview" w:date="2026-01-01T00:00:00Z">
        <w:r>
          <w:delText xml:space="preserve">and the plane</w:delText>
        </w:r>
      </w:del>
      <w:del w:id="11719" w:author="PR Preview" w:date="2026-01-01T00:00:00Z">
        <w:r>
          <w:delText xml:space="preserve"> </w:delText>
        </w:r>
      </w:del>
      <m:oMath>
        <m:r>
          <m:t>x</m:t>
        </m:r>
        <m:r>
          <m:rPr>
            <m:sty m:val="p"/>
          </m:rPr>
          <m:t>=</m:t>
        </m:r>
        <m:r>
          <m:t>0</m:t>
        </m:r>
      </m:oMath>
      <w:del w:id="11720" w:author="PR Preview" w:date="2026-01-01T00:00:00Z">
        <w:r>
          <w:delText xml:space="preserve"> </w:delText>
        </w:r>
      </w:del>
      <w:del w:id="11721" w:author="PR Preview" w:date="2026-01-01T00:00:00Z">
        <w:r>
          <w:delText xml:space="preserve">has basis</w:delText>
        </w:r>
      </w:del>
      <w:del w:id="11722" w:author="PR Preview" w:date="2026-01-01T00:00:00Z">
        <w:r>
          <w:delText xml:space="preserve"> </w:delText>
        </w:r>
      </w:del>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del w:id="11723" w:author="PR Preview" w:date="2026-01-01T00:00:00Z">
        <w:r>
          <w:delText xml:space="preserve"> </w:delText>
        </w:r>
      </w:del>
      <w:del w:id="11724" w:author="PR Preview" w:date="2026-01-01T00:00:00Z">
        <w:r>
          <w:delText xml:space="preserve">by the same argument.</w:delText>
        </w:r>
      </w:del>
      <w:del w:id="11725" w:author="PR Preview" w:date="2026-01-01T00:00:00Z">
        <w:r>
          <w:delText xml:space="preserve"> </w:delText>
        </w:r>
      </w:del>
      <w:del w:id="11726" w:author="PR Preview" w:date="2026-01-01T00:00:00Z">
        <w:r>
          <w:delText xml:space="preserve">Their intersection, the</w:delText>
        </w:r>
      </w:del>
      <w:del w:id="11727" w:author="PR Preview" w:date="2026-01-01T00:00:00Z">
        <w:r>
          <w:delText xml:space="preserve"> </w:delText>
        </w:r>
      </w:del>
      <m:oMath>
        <m:r>
          <m:t>y</m:t>
        </m:r>
      </m:oMath>
      <w:del w:id="11728" w:author="PR Preview" w:date="2026-01-01T00:00:00Z">
        <w:r>
          <w:delText xml:space="preserve">-axis</w:delText>
        </w:r>
      </w:del>
      <w:del w:id="11729" w:author="PR Preview" w:date="2026-01-01T00:00:00Z">
        <w:r>
          <w:delText xml:space="preserve"> </w:delText>
        </w:r>
      </w:del>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del w:id="11730" w:author="PR Preview" w:date="2026-01-01T00:00:00Z">
        <w:r>
          <w:delText xml:space="preserve">,</w:delText>
        </w:r>
      </w:del>
      <w:del w:id="11731" w:author="PR Preview" w:date="2026-01-01T00:00:00Z">
        <w:r>
          <w:delText xml:space="preserve"> </w:delText>
        </w:r>
      </w:del>
      <w:del w:id="11732" w:author="PR Preview" w:date="2026-01-01T00:00:00Z">
        <w:r>
          <w:delText xml:space="preserve">has dimension</w:delText>
        </w:r>
      </w:del>
      <w:del w:id="11733" w:author="PR Preview" w:date="2026-01-01T00:00:00Z">
        <w:r>
          <w:delText xml:space="preserve"> </w:delText>
        </w:r>
      </w:del>
      <m:oMath>
        <m:r>
          <m:t>1</m:t>
        </m:r>
      </m:oMath>
      <w:del w:id="11734" w:author="PR Preview" w:date="2026-01-01T00:00:00Z">
        <w:r>
          <w:delText xml:space="preserve">,</w:delText>
        </w:r>
      </w:del>
      <w:del w:id="11735" w:author="PR Preview" w:date="2026-01-01T00:00:00Z">
        <w:r>
          <w:delText xml:space="preserve"> </w:delText>
        </w:r>
      </w:del>
      <w:del w:id="11736" w:author="PR Preview" w:date="2026-01-01T00:00:00Z">
        <w:r>
          <w:delText xml:space="preserve">because the single nonzero vector</w:delText>
        </w:r>
      </w:del>
      <w:del w:id="11737" w:author="PR Preview" w:date="2026-01-01T00:00:00Z">
        <w:r>
          <w:delText xml:space="preserve"> </w:delText>
        </w:r>
      </w:del>
      <m:oMath>
        <m:r>
          <m:rPr>
            <m:sty m:val="p"/>
          </m:rPr>
          <m:t>(</m:t>
        </m:r>
        <m:r>
          <m:t>0</m:t>
        </m:r>
        <m:r>
          <m:rPr>
            <m:sty m:val="p"/>
          </m:rPr>
          <m:t>,</m:t>
        </m:r>
        <m:r>
          <m:t>1</m:t>
        </m:r>
        <m:r>
          <m:rPr>
            <m:sty m:val="p"/>
          </m:rPr>
          <m:t>,</m:t>
        </m:r>
        <m:r>
          <m:t>0</m:t>
        </m:r>
        <m:r>
          <m:rPr>
            <m:sty m:val="p"/>
          </m:rPr>
          <m:t>)</m:t>
        </m:r>
      </m:oMath>
      <w:del w:id="11738" w:author="PR Preview" w:date="2026-01-01T00:00:00Z">
        <w:r>
          <w:delText xml:space="preserve"> </w:delText>
        </w:r>
      </w:del>
      <w:del w:id="11739" w:author="PR Preview" w:date="2026-01-01T00:00:00Z">
        <w:r>
          <w:delText xml:space="preserve">is linearly independent</w:delText>
        </w:r>
      </w:del>
      <w:del w:id="11740" w:author="PR Preview" w:date="2026-01-01T00:00:00Z">
        <w:r>
          <w:delText xml:space="preserve"> </w:delText>
        </w:r>
      </w:del>
      <w:del w:id="11741" w:author="PR Preview" w:date="2026-01-01T00:00:00Z">
        <w:r>
          <w:delText xml:space="preserve">(</w:delText>
        </w:r>
      </w:del>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del w:id="11742" w:author="PR Preview" w:date="2026-01-01T00:00:00Z">
        <w:r>
          <w:delText xml:space="preserve"> </w:delText>
        </w:r>
      </w:del>
      <w:del w:id="11743" w:author="PR Preview" w:date="2026-01-01T00:00:00Z">
        <w:r>
          <w:delText xml:space="preserve">is</w:delText>
        </w:r>
      </w:del>
      <w:del w:id="11744" w:author="PR Preview" w:date="2026-01-01T00:00:00Z">
        <w:r>
          <w:delText xml:space="preserve"> </w:delText>
        </w:r>
      </w:del>
      <m:oMath>
        <m:limLow>
          <m:e>
            <m:r>
              <m:t>0</m:t>
            </m:r>
          </m:e>
          <m:lim>
            <m:r>
              <m:rPr>
                <m:sty m:val="p"/>
              </m:rPr>
              <m:t>∼</m:t>
            </m:r>
          </m:lim>
        </m:limLow>
      </m:oMath>
      <w:del w:id="11745" w:author="PR Preview" w:date="2026-01-01T00:00:00Z">
        <w:r>
          <w:delText xml:space="preserve"> </w:delText>
        </w:r>
      </w:del>
      <w:del w:id="11746" w:author="PR Preview" w:date="2026-01-01T00:00:00Z">
        <w:r>
          <w:delText xml:space="preserve">only if</w:delText>
        </w:r>
      </w:del>
      <w:del w:id="11747" w:author="PR Preview" w:date="2026-01-01T00:00:00Z">
        <w:r>
          <w:delText xml:space="preserve"> </w:delText>
        </w:r>
      </w:del>
      <m:oMath>
        <m:r>
          <m:t>c</m:t>
        </m:r>
        <m:r>
          <m:rPr>
            <m:sty m:val="p"/>
          </m:rPr>
          <m:t>=</m:t>
        </m:r>
        <m:r>
          <m:t>0</m:t>
        </m:r>
      </m:oMath>
      <w:del w:id="11748" w:author="PR Preview" w:date="2026-01-01T00:00:00Z">
        <w:r>
          <w:delText xml:space="preserve">)</w:delText>
        </w:r>
      </w:del>
      <w:del w:id="11749" w:author="PR Preview" w:date="2026-01-01T00:00:00Z">
        <w:r>
          <w:delText xml:space="preserve"> </w:delText>
        </w:r>
      </w:del>
      <w:del w:id="11750" w:author="PR Preview" w:date="2026-01-01T00:00:00Z">
        <w:r>
          <w:delText xml:space="preserve">and so is a basis of it.</w:delText>
        </w:r>
      </w:del>
      <w:del w:id="11751" w:author="PR Preview" w:date="2026-01-01T00:00:00Z">
        <w:r>
          <w:delText xml:space="preserve"> </w:delText>
        </w:r>
      </w:del>
      <w:hyperlink w:anchor="thm-dim-sum">
        <w:del w:id="11752" w:author="PR Preview" w:date="2026-01-01T00:00:00Z">
          <w:r>
            <w:rPr>
              <w:rStyle w:val="Hyperlink"/>
            </w:rPr>
            <w:delText xml:space="preserve">Theorem 47</w:delText>
          </w:r>
        </w:del>
      </w:hyperlink>
      <w:del w:id="11753" w:author="PR Preview" w:date="2026-01-01T00:00:00Z">
        <w:r>
          <w:delText xml:space="preserve"> </w:delText>
        </w:r>
      </w:del>
      <w:del w:id="11754" w:author="PR Preview" w:date="2026-01-01T00:00:00Z">
        <w:r>
          <w:delText xml:space="preserve">gives</w:delText>
        </w:r>
      </w:del>
    </w:p>
    <w:p>
      <w:pPr>
        <w:pStyle w:val="BodyText"/>
      </w:pPr>
      <w:ins w:id="11755" w:author="PR Preview" w:date="2026-01-01T00:00:00Z">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ins>
    </w:p>
    <w:p>
      <w:pPr>
        <w:pStyle w:val="FirstParagraph"/>
      </w:pPr>
      <w:ins w:id="11756" w:author="PR Preview" w:date="2026-01-01T00:00:00Z">
        <w:r>
          <w:t xml:space="preserve">Let</w:t>
        </w:r>
      </w:ins>
      <w:ins w:id="11757" w:author="PR Preview" w:date="2026-01-01T00:00:00Z">
        <w:r>
          <w:t xml:space="preserve"> </w:t>
        </w:r>
      </w:ins>
      <w:ins w:id="11758" w:author="PR Preview" w:date="2026-01-01T00:00:00Z">
        <w:r>
          <w:t xml:space="preserve">$\mathord{\smash[b]{\underset{\raise.3ex\hbox{$\scriptstyle\sim$}}{w}}\vphantom{w}} \stackrel{\text{def}}{=}\sum_{l} c_l \mathord{\smash[b]{\underset{\raise.3ex\hbox{$\scriptstyle\sim$}}{y}}\vphantom{y}}_l$</w:t>
        </w:r>
      </w:ins>
      <w:ins w:id="11759" w:author="PR Preview" w:date="2026-01-01T00:00:00Z">
        <w:r>
          <w:t xml:space="preserve">.</w:t>
        </w:r>
      </w:ins>
      <w:ins w:id="11760" w:author="PR Preview" w:date="2026-01-01T00:00:00Z">
        <w:r>
          <w:t xml:space="preserve"> </w:t>
        </w:r>
      </w:ins>
      <w:ins w:id="11761" w:author="PR Preview" w:date="2026-01-01T00:00:00Z">
        <w:r>
          <w:t xml:space="preserve">Then</w:t>
        </w:r>
      </w:ins>
      <w:ins w:id="11762" w:author="PR Preview" w:date="2026-01-01T00:00:00Z">
        <w:r>
          <w:t xml:space="preserve"> </w:t>
        </w:r>
      </w:ins>
      <w:ins w:id="11763" w:author="PR Preview" w:date="2026-01-01T00:00:00Z">
        <w:r>
          <w:t xml:space="preserve">$\mathord{\smash[b]{\underset{\raise.3ex\hbox{$\scriptstyle\sim$}}{w}}\vphantom{w}} \in \mathcal{S}_2$</w:t>
        </w:r>
      </w:ins>
      <w:ins w:id="11764" w:author="PR Preview" w:date="2026-01-01T00:00:00Z">
        <w:r>
          <w:t xml:space="preserve">,</w:t>
        </w:r>
      </w:ins>
      <w:ins w:id="11765" w:author="PR Preview" w:date="2026-01-01T00:00:00Z">
        <w:r>
          <w:t xml:space="preserve"> </w:t>
        </w:r>
      </w:ins>
      <w:ins w:id="11766" w:author="PR Preview" w:date="2026-01-01T00:00:00Z">
        <w:r>
          <w:t xml:space="preserve">because it is a linear combination of vectors of</w:t>
        </w:r>
      </w:ins>
      <w:ins w:id="11767" w:author="PR Preview" w:date="2026-01-01T00:00:00Z">
        <w:r>
          <w:t xml:space="preserve"> </w:t>
        </w:r>
      </w:ins>
      <m:oMath>
        <m:sSub>
          <m:e>
            <m:r>
              <m:rPr>
                <m:scr m:val="script"/>
                <m:sty m:val="p"/>
              </m:rPr>
              <m:t>S</m:t>
            </m:r>
          </m:e>
          <m:sub>
            <m:r>
              <m:t>2</m:t>
            </m:r>
          </m:sub>
        </m:sSub>
      </m:oMath>
      <w:ins w:id="11768" w:author="PR Preview" w:date="2026-01-01T00:00:00Z">
        <w:r>
          <w:t xml:space="preserve">.</w:t>
        </w:r>
      </w:ins>
      <w:ins w:id="11769" w:author="PR Preview" w:date="2026-01-01T00:00:00Z">
        <w:r>
          <w:t xml:space="preserve"> </w:t>
        </w:r>
      </w:ins>
      <w:ins w:id="11770" w:author="PR Preview" w:date="2026-01-01T00:00:00Z">
        <w:r>
          <w:t xml:space="preserve">Subtracting</w:t>
        </w:r>
      </w:ins>
      <w:ins w:id="11771" w:author="PR Preview" w:date="2026-01-01T00:00:00Z">
        <w:r>
          <w:t xml:space="preserve"> </w:t>
        </w:r>
      </w:ins>
      <w:ins w:id="11772" w:author="PR Preview" w:date="2026-01-01T00:00:00Z">
        <w:r>
          <w:t xml:space="preserve">$\sum_{i} a_i \mathord{\smash[b]{\underset{\raise.3ex\hbox{$\scriptstyle\sim$}}{z}}\vphantom{z}}_i + \sum_{j} b_j \mathord{\smash[b]{\underset{\raise.3ex\hbox{$\scriptstyle\sim$}}{x}}\vphantom{x}}_j$</w:t>
        </w:r>
      </w:ins>
      <w:ins w:id="11773" w:author="PR Preview" w:date="2026-01-01T00:00:00Z">
        <w:r>
          <w:t xml:space="preserve"> </w:t>
        </w:r>
      </w:ins>
      <w:ins w:id="11774" w:author="PR Preview" w:date="2026-01-01T00:00:00Z">
        <w:r>
          <w:t xml:space="preserve">from both sides of the supposed equation gives</w:t>
        </w:r>
      </w:ins>
    </w:p>
    <w:p>
      <w:pPr>
        <w:pStyle w:val="BodyText"/>
      </w:pPr>
      <w:ins w:id="11775" w:author="PR Preview" w:date="2026-01-01T00:00:00Z">
        <w:r>
          <w:t xml:space="preserve">$$
    \mathord{\smash[b]{\underset{\raise.3ex\hbox{$\scriptstyle\sim$}}{w}}\vphantom{w}} = \sum_{i=1}^{k} (-a_i)\,\mathord{\smash[b]{\underset{\raise.3ex\hbox{$\scriptstyle\sim$}}{z}}\vphantom{z}}_i + \sum_{j=1}^{d_1 - k} (-b_j)\,\mathord{\smash[b]{\underset{\raise.3ex\hbox{$\scriptstyle\sim$}}{x}}\vphantom{x}}_j,
    $$</w:t>
        </w:r>
      </w:ins>
    </w:p>
    <w:p>
      <w:pPr>
        <w:pStyle w:val="FirstParagraph"/>
      </w:pPr>
      <w:ins w:id="11776" w:author="PR Preview" w:date="2026-01-01T00:00:00Z">
        <w:r>
          <w:t xml:space="preserve">a linear combination of vectors of</w:t>
        </w:r>
      </w:ins>
      <w:ins w:id="11777" w:author="PR Preview" w:date="2026-01-01T00:00:00Z">
        <w:r>
          <w:t xml:space="preserve"> </w:t>
        </w:r>
      </w:ins>
      <m:oMath>
        <m:sSub>
          <m:e>
            <m:r>
              <m:rPr>
                <m:scr m:val="script"/>
                <m:sty m:val="p"/>
              </m:rPr>
              <m:t>S</m:t>
            </m:r>
          </m:e>
          <m:sub>
            <m:r>
              <m:t>1</m:t>
            </m:r>
          </m:sub>
        </m:sSub>
      </m:oMath>
      <w:ins w:id="11778" w:author="PR Preview" w:date="2026-01-01T00:00:00Z">
        <w:r>
          <w:t xml:space="preserve">,</w:t>
        </w:r>
      </w:ins>
      <w:ins w:id="11779" w:author="PR Preview" w:date="2026-01-01T00:00:00Z">
        <w:r>
          <w:t xml:space="preserve"> </w:t>
        </w:r>
      </w:ins>
      <w:ins w:id="11780" w:author="PR Preview" w:date="2026-01-01T00:00:00Z">
        <w:r>
          <w:t xml:space="preserve">so</w:t>
        </w:r>
      </w:ins>
      <w:ins w:id="11781" w:author="PR Preview" w:date="2026-01-01T00:00:00Z">
        <w:r>
          <w:t xml:space="preserve"> </w:t>
        </w:r>
      </w:ins>
      <w:ins w:id="11782" w:author="PR Preview" w:date="2026-01-01T00:00:00Z">
        <w:r>
          <w:t xml:space="preserve">$\mathord{\smash[b]{\underset{\raise.3ex\hbox{$\scriptstyle\sim$}}{w}}\vphantom{w}} \in \mathcal{S}_1$</w:t>
        </w:r>
      </w:ins>
      <w:ins w:id="11783" w:author="PR Preview" w:date="2026-01-01T00:00:00Z">
        <w:r>
          <w:t xml:space="preserve"> </w:t>
        </w:r>
      </w:ins>
      <w:ins w:id="11784" w:author="PR Preview" w:date="2026-01-01T00:00:00Z">
        <w:r>
          <w:t xml:space="preserve">too.</w:t>
        </w:r>
      </w:ins>
      <w:ins w:id="11785" w:author="PR Preview" w:date="2026-01-01T00:00:00Z">
        <w:r>
          <w:t xml:space="preserve"> </w:t>
        </w:r>
      </w:ins>
      <w:ins w:id="11786" w:author="PR Preview" w:date="2026-01-01T00:00:00Z">
        <w:r>
          <w:t xml:space="preserve">So</w:t>
        </w:r>
      </w:ins>
      <w:ins w:id="11787" w:author="PR Preview" w:date="2026-01-01T00:00:00Z">
        <w:r>
          <w:t xml:space="preserve"> </w:t>
        </w:r>
      </w:ins>
      <w:ins w:id="11788" w:author="PR Preview" w:date="2026-01-01T00:00:00Z">
        <w:r>
          <w:t xml:space="preserve">$\mathord{\smash[b]{\underset{\raise.3ex\hbox{$\scriptstyle\sim$}}{w}}\vphantom{w}} \in \mathcal{S}_1 \cap \mathcal{S}_2$</w:t>
        </w:r>
      </w:ins>
      <w:ins w:id="11789" w:author="PR Preview" w:date="2026-01-01T00:00:00Z">
        <w:r>
          <w:t xml:space="preserve">,</w:t>
        </w:r>
      </w:ins>
      <w:ins w:id="11790" w:author="PR Preview" w:date="2026-01-01T00:00:00Z">
        <w:r>
          <w:t xml:space="preserve"> </w:t>
        </w:r>
      </w:ins>
      <w:ins w:id="11791" w:author="PR Preview" w:date="2026-01-01T00:00:00Z">
        <w:r>
          <w:t xml:space="preserve">and</w:t>
        </w:r>
      </w:ins>
      <w:ins w:id="11792" w:author="PR Preview" w:date="2026-01-01T00:00:00Z">
        <w:r>
          <w:t xml:space="preserve"> </w:t>
        </w:r>
      </w:ins>
      <w:ins w:id="11793" w:author="PR Preview" w:date="2026-01-01T00:00:00Z">
        <w:r>
          <w:t xml:space="preserve">$\mathord{\smash[b]{\underset{\raise.3ex\hbox{$\scriptstyle\sim$}}{w}}\vphantom{w}} = \sum_{i} e_i \mathord{\smash[b]{\underset{\raise.3ex\hbox{$\scriptstyle\sim$}}{z}}\vphantom{z}}_i$</w:t>
        </w:r>
      </w:ins>
      <w:ins w:id="11794" w:author="PR Preview" w:date="2026-01-01T00:00:00Z">
        <w:r>
          <w:t xml:space="preserve"> </w:t>
        </w:r>
      </w:ins>
      <w:ins w:id="11795" w:author="PR Preview" w:date="2026-01-01T00:00:00Z">
        <w:r>
          <w:t xml:space="preserve">for some numbers</w:t>
        </w:r>
      </w:ins>
      <w:ins w:id="11796" w:author="PR Preview" w:date="2026-01-01T00:00:00Z">
        <w:r>
          <w:t xml:space="preserve"> </w:t>
        </w:r>
      </w:ins>
      <m:oMath>
        <m:sSub>
          <m:e>
            <m:r>
              <m:t>e</m:t>
            </m:r>
          </m:e>
          <m:sub>
            <m:r>
              <m:t>i</m:t>
            </m:r>
          </m:sub>
        </m:sSub>
      </m:oMath>
      <w:ins w:id="11797" w:author="PR Preview" w:date="2026-01-01T00:00:00Z">
        <w:r>
          <w:t xml:space="preserve">,</w:t>
        </w:r>
      </w:ins>
      <w:ins w:id="11798" w:author="PR Preview" w:date="2026-01-01T00:00:00Z">
        <w:r>
          <w:t xml:space="preserve"> </w:t>
        </w:r>
      </w:ins>
      <w:ins w:id="11799" w:author="PR Preview" w:date="2026-01-01T00:00:00Z">
        <w:r>
          <w:t xml:space="preserve">since the</w:t>
        </w:r>
      </w:ins>
      <w:ins w:id="11800" w:author="PR Preview" w:date="2026-01-01T00:00:00Z">
        <w:r>
          <w:t xml:space="preserve"> </w:t>
        </w:r>
      </w:ins>
      <w:ins w:id="11801" w:author="PR Preview" w:date="2026-01-01T00:00:00Z">
        <w:r>
          <w:t xml:space="preserve">$\mathord{\smash[b]{\underset{\raise.3ex\hbox{$\scriptstyle\sim$}}{z}}\vphantom{z}}$</w:t>
        </w:r>
      </w:ins>
      <w:ins w:id="11802" w:author="PR Preview" w:date="2026-01-01T00:00:00Z">
        <w:r>
          <w:t xml:space="preserve">’s span the intersection.</w:t>
        </w:r>
      </w:ins>
      <w:ins w:id="11803" w:author="PR Preview" w:date="2026-01-01T00:00:00Z">
        <w:r>
          <w:t xml:space="preserve"> </w:t>
        </w:r>
      </w:ins>
      <w:ins w:id="11804" w:author="PR Preview" w:date="2026-01-01T00:00:00Z">
        <w:r>
          <w:t xml:space="preserve">Then</w:t>
        </w:r>
      </w:ins>
    </w:p>
    <w:p>
      <w:pPr>
        <w:pStyle w:val="BodyText"/>
      </w:pPr>
      <w:ins w:id="11805" w:author="PR Preview" w:date="2026-01-01T00:00:00Z">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ins>
    </w:p>
    <w:p>
      <w:pPr>
        <w:pStyle w:val="FirstParagraph"/>
      </w:pPr>
      <w:ins w:id="11806" w:author="PR Preview" w:date="2026-01-01T00:00:00Z">
        <w:r>
          <w:t xml:space="preserve">and because the</w:t>
        </w:r>
      </w:ins>
      <w:ins w:id="11807" w:author="PR Preview" w:date="2026-01-01T00:00:00Z">
        <w:r>
          <w:t xml:space="preserve"> </w:t>
        </w:r>
      </w:ins>
      <w:ins w:id="11808" w:author="PR Preview" w:date="2026-01-01T00:00:00Z">
        <w:r>
          <w:t xml:space="preserve">$\mathord{\smash[b]{\underset{\raise.3ex\hbox{$\scriptstyle\sim$}}{z}}\vphantom{z}}$</w:t>
        </w:r>
      </w:ins>
      <w:ins w:id="11809" w:author="PR Preview" w:date="2026-01-01T00:00:00Z">
        <w:r>
          <w:t xml:space="preserve">’s and</w:t>
        </w:r>
      </w:ins>
      <w:ins w:id="11810" w:author="PR Preview" w:date="2026-01-01T00:00:00Z">
        <w:r>
          <w:t xml:space="preserve"> </w:t>
        </w:r>
      </w:ins>
      <w:ins w:id="11811" w:author="PR Preview" w:date="2026-01-01T00:00:00Z">
        <w:r>
          <w:t xml:space="preserve">$\mathord{\smash[b]{\underset{\raise.3ex\hbox{$\scriptstyle\sim$}}{y}}\vphantom{y}}$</w:t>
        </w:r>
      </w:ins>
      <w:ins w:id="11812" w:author="PR Preview" w:date="2026-01-01T00:00:00Z">
        <w:r>
          <w:t xml:space="preserve">’s are a basis of</w:t>
        </w:r>
      </w:ins>
      <w:ins w:id="11813" w:author="PR Preview" w:date="2026-01-01T00:00:00Z">
        <w:r>
          <w:t xml:space="preserve"> </w:t>
        </w:r>
      </w:ins>
      <m:oMath>
        <m:sSub>
          <m:e>
            <m:r>
              <m:rPr>
                <m:scr m:val="script"/>
                <m:sty m:val="p"/>
              </m:rPr>
              <m:t>S</m:t>
            </m:r>
          </m:e>
          <m:sub>
            <m:r>
              <m:t>2</m:t>
            </m:r>
          </m:sub>
        </m:sSub>
      </m:oMath>
      <w:ins w:id="11814" w:author="PR Preview" w:date="2026-01-01T00:00:00Z">
        <w:r>
          <w:t xml:space="preserve">,</w:t>
        </w:r>
      </w:ins>
      <w:ins w:id="11815" w:author="PR Preview" w:date="2026-01-01T00:00:00Z">
        <w:r>
          <w:t xml:space="preserve"> </w:t>
        </w:r>
      </w:ins>
      <w:ins w:id="11816" w:author="PR Preview" w:date="2026-01-01T00:00:00Z">
        <w:r>
          <w:t xml:space="preserve">every</w:t>
        </w:r>
      </w:ins>
      <w:ins w:id="11817" w:author="PR Preview" w:date="2026-01-01T00:00:00Z">
        <w:r>
          <w:t xml:space="preserve"> </w:t>
        </w:r>
      </w:ins>
      <m:oMath>
        <m:sSub>
          <m:e>
            <m:r>
              <m:t>c</m:t>
            </m:r>
          </m:e>
          <m:sub>
            <m:r>
              <m:t>l</m:t>
            </m:r>
          </m:sub>
        </m:sSub>
        <m:r>
          <m:rPr>
            <m:sty m:val="p"/>
          </m:rPr>
          <m:t>=</m:t>
        </m:r>
        <m:r>
          <m:t>0</m:t>
        </m:r>
      </m:oMath>
      <w:ins w:id="11818" w:author="PR Preview" w:date="2026-01-01T00:00:00Z">
        <w:r>
          <w:t xml:space="preserve">.</w:t>
        </w:r>
      </w:ins>
      <w:ins w:id="11819" w:author="PR Preview" w:date="2026-01-01T00:00:00Z">
        <w:r>
          <w:t xml:space="preserve"> </w:t>
        </w:r>
      </w:ins>
      <w:ins w:id="11820" w:author="PR Preview" w:date="2026-01-01T00:00:00Z">
        <w:r>
          <w:t xml:space="preserve">The supposed equation then reads</w:t>
        </w:r>
      </w:ins>
      <w:ins w:id="11821" w:author="PR Preview" w:date="2026-01-01T00:00:00Z">
        <w:r>
          <w:t xml:space="preserve"> </w:t>
        </w:r>
      </w:ins>
      <w:ins w:id="11822" w:author="PR Preview" w:date="2026-01-01T00:00:00Z">
        <w:r>
          <w:t xml:space="preserve">$\sum_{i} a_i \mathord{\smash[b]{\underset{\raise.3ex\hbox{$\scriptstyle\sim$}}{z}}\vphantom{z}}_i + \sum_{j} b_j \mathord{\smash[b]{\underset{\raise.3ex\hbox{$\scriptstyle\sim$}}{x}}\vphantom{x}}_j = \mathord{\smash[b]{\underset{\raise.3ex\hbox{$\scriptstyle\sim$}}{0}}\vphantom{0}}$</w:t>
        </w:r>
      </w:ins>
      <w:ins w:id="11823" w:author="PR Preview" w:date="2026-01-01T00:00:00Z">
        <w:r>
          <w:t xml:space="preserve">,</w:t>
        </w:r>
      </w:ins>
      <w:ins w:id="11824" w:author="PR Preview" w:date="2026-01-01T00:00:00Z">
        <w:r>
          <w:t xml:space="preserve"> </w:t>
        </w:r>
      </w:ins>
      <w:ins w:id="11825" w:author="PR Preview" w:date="2026-01-01T00:00:00Z">
        <w:r>
          <w:t xml:space="preserve">and because the</w:t>
        </w:r>
      </w:ins>
      <w:ins w:id="11826" w:author="PR Preview" w:date="2026-01-01T00:00:00Z">
        <w:r>
          <w:t xml:space="preserve"> </w:t>
        </w:r>
      </w:ins>
      <w:ins w:id="11827" w:author="PR Preview" w:date="2026-01-01T00:00:00Z">
        <w:r>
          <w:t xml:space="preserve">$\mathord{\smash[b]{\underset{\raise.3ex\hbox{$\scriptstyle\sim$}}{z}}\vphantom{z}}$</w:t>
        </w:r>
      </w:ins>
      <w:ins w:id="11828" w:author="PR Preview" w:date="2026-01-01T00:00:00Z">
        <w:r>
          <w:t xml:space="preserve">’s and</w:t>
        </w:r>
      </w:ins>
      <w:ins w:id="11829" w:author="PR Preview" w:date="2026-01-01T00:00:00Z">
        <w:r>
          <w:t xml:space="preserve"> </w:t>
        </w:r>
      </w:ins>
      <w:ins w:id="11830" w:author="PR Preview" w:date="2026-01-01T00:00:00Z">
        <w:r>
          <w:t xml:space="preserve">$\mathord{\smash[b]{\underset{\raise.3ex\hbox{$\scriptstyle\sim$}}{x}}\vphantom{x}}$</w:t>
        </w:r>
      </w:ins>
      <w:ins w:id="11831" w:author="PR Preview" w:date="2026-01-01T00:00:00Z">
        <w:r>
          <w:t xml:space="preserve">’s are a basis of</w:t>
        </w:r>
      </w:ins>
      <w:ins w:id="11832" w:author="PR Preview" w:date="2026-01-01T00:00:00Z">
        <w:r>
          <w:t xml:space="preserve"> </w:t>
        </w:r>
      </w:ins>
      <m:oMath>
        <m:sSub>
          <m:e>
            <m:r>
              <m:rPr>
                <m:scr m:val="script"/>
                <m:sty m:val="p"/>
              </m:rPr>
              <m:t>S</m:t>
            </m:r>
          </m:e>
          <m:sub>
            <m:r>
              <m:t>1</m:t>
            </m:r>
          </m:sub>
        </m:sSub>
      </m:oMath>
      <w:ins w:id="11833" w:author="PR Preview" w:date="2026-01-01T00:00:00Z">
        <w:r>
          <w:t xml:space="preserve">,</w:t>
        </w:r>
      </w:ins>
      <w:ins w:id="11834" w:author="PR Preview" w:date="2026-01-01T00:00:00Z">
        <w:r>
          <w:t xml:space="preserve"> </w:t>
        </w:r>
      </w:ins>
      <w:ins w:id="11835" w:author="PR Preview" w:date="2026-01-01T00:00:00Z">
        <w:r>
          <w:t xml:space="preserve">every</w:t>
        </w:r>
      </w:ins>
      <w:ins w:id="11836" w:author="PR Preview" w:date="2026-01-01T00:00:00Z">
        <w:r>
          <w:t xml:space="preserve"> </w:t>
        </w:r>
      </w:ins>
      <m:oMath>
        <m:sSub>
          <m:e>
            <m:r>
              <m:t>a</m:t>
            </m:r>
          </m:e>
          <m:sub>
            <m:r>
              <m:t>i</m:t>
            </m:r>
          </m:sub>
        </m:sSub>
      </m:oMath>
      <w:ins w:id="11837" w:author="PR Preview" w:date="2026-01-01T00:00:00Z">
        <w:r>
          <w:t xml:space="preserve"> </w:t>
        </w:r>
      </w:ins>
      <w:ins w:id="11838" w:author="PR Preview" w:date="2026-01-01T00:00:00Z">
        <w:r>
          <w:t xml:space="preserve">and</w:t>
        </w:r>
      </w:ins>
      <w:ins w:id="11839" w:author="PR Preview" w:date="2026-01-01T00:00:00Z">
        <w:r>
          <w:t xml:space="preserve"> </w:t>
        </w:r>
      </w:ins>
      <m:oMath>
        <m:sSub>
          <m:e>
            <m:r>
              <m:t>b</m:t>
            </m:r>
          </m:e>
          <m:sub>
            <m:r>
              <m:t>j</m:t>
            </m:r>
          </m:sub>
        </m:sSub>
      </m:oMath>
      <w:ins w:id="11840" w:author="PR Preview" w:date="2026-01-01T00:00:00Z">
        <w:r>
          <w:t xml:space="preserve"> </w:t>
        </w:r>
      </w:ins>
      <w:ins w:id="11841" w:author="PR Preview" w:date="2026-01-01T00:00:00Z">
        <w:r>
          <w:t xml:space="preserve">is</w:t>
        </w:r>
      </w:ins>
      <w:ins w:id="11842" w:author="PR Preview" w:date="2026-01-01T00:00:00Z">
        <w:r>
          <w:t xml:space="preserve"> </w:t>
        </w:r>
      </w:ins>
      <m:oMath>
        <m:r>
          <m:t>0</m:t>
        </m:r>
      </m:oMath>
      <w:ins w:id="11843" w:author="PR Preview" w:date="2026-01-01T00:00:00Z">
        <w:r>
          <w:t xml:space="preserve">.</w:t>
        </w:r>
      </w:ins>
    </w:p>
    <w:p>
      <w:pPr>
        <w:pStyle w:val="BodyText"/>
      </w:pPr>
      <w:ins w:id="11844" w:author="PR Preview" w:date="2026-01-01T00:00:00Z">
        <w:r>
          <w:t xml:space="preserve">So</w:t>
        </w:r>
      </w:ins>
      <w:ins w:id="11845" w:author="PR Preview" w:date="2026-01-01T00:00:00Z">
        <w:r>
          <w:t xml:space="preserve"> </w:t>
        </w:r>
      </w:ins>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ins w:id="11846" w:author="PR Preview" w:date="2026-01-01T00:00:00Z">
        <w:r>
          <w:t xml:space="preserve">.</w:t>
        </w:r>
      </w:ins>
      <w:ins w:id="11847" w:author="PR Preview" w:date="2026-01-01T00:00:00Z">
        <w:r>
          <w:t xml:space="preserve"> </w:t>
        </w:r>
      </w:ins>
      <w:ins w:id="11848" w:author="PR Preview" w:date="2026-01-01T00:00:00Z">
        <w:r>
          <w:t xml:space="preserve">When some of the groups are empty</w:t>
        </w:r>
      </w:ins>
      <w:ins w:id="11849" w:author="PR Preview" w:date="2026-01-01T00:00:00Z">
        <w:r>
          <w:t xml:space="preserve"> </w:t>
        </w:r>
      </w:ins>
      <w:ins w:id="11850" w:author="PR Preview" w:date="2026-01-01T00:00:00Z">
        <w:r>
          <w:t xml:space="preserve">(for example</w:t>
        </w:r>
      </w:ins>
      <w:ins w:id="11851" w:author="PR Preview" w:date="2026-01-01T00:00:00Z">
        <w:r>
          <w:t xml:space="preserve"> </w:t>
        </w:r>
      </w:ins>
      <m:oMath>
        <m:r>
          <m:t>k</m:t>
        </m:r>
        <m:r>
          <m:rPr>
            <m:sty m:val="p"/>
          </m:rPr>
          <m:t>=</m:t>
        </m:r>
        <m:r>
          <m:t>0</m:t>
        </m:r>
      </m:oMath>
      <w:ins w:id="11852" w:author="PR Preview" w:date="2026-01-01T00:00:00Z">
        <w:r>
          <w:t xml:space="preserve">, or</w:t>
        </w:r>
      </w:ins>
      <w:ins w:id="11853" w:author="PR Preview" w:date="2026-01-01T00:00:00Z">
        <w:r>
          <w:t xml:space="preserve"> </w:t>
        </w:r>
      </w:ins>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ins w:id="11854" w:author="PR Preview" w:date="2026-01-01T00:00:00Z">
        <w:r>
          <w:t xml:space="preserve">),</w:t>
        </w:r>
      </w:ins>
      <w:ins w:id="11855" w:author="PR Preview" w:date="2026-01-01T00:00:00Z">
        <w:r>
          <w:t xml:space="preserve"> </w:t>
        </w:r>
      </w:ins>
      <w:ins w:id="11856" w:author="PR Preview" w:date="2026-01-01T00:00:00Z">
        <w:r>
          <w:t xml:space="preserve">the sums over them are</w:t>
        </w:r>
      </w:ins>
      <w:ins w:id="11857" w:author="PR Preview" w:date="2026-01-01T00:00:00Z">
        <w:r>
          <w:t xml:space="preserve"> </w:t>
        </w:r>
      </w:ins>
      <w:ins w:id="11858" w:author="PR Preview" w:date="2026-01-01T00:00:00Z">
        <w:r>
          <w:t xml:space="preserve">$\mathord{\smash[b]{\underset{\raise.3ex\hbox{$\scriptstyle\sim$}}{0}}\vphantom{0}}$</w:t>
        </w:r>
      </w:ins>
      <w:ins w:id="11859" w:author="PR Preview" w:date="2026-01-01T00:00:00Z">
        <w:r>
          <w:t xml:space="preserve"> </w:t>
        </w:r>
      </w:ins>
      <w:ins w:id="11860" w:author="PR Preview" w:date="2026-01-01T00:00:00Z">
        <w:r>
          <w:t xml:space="preserve">and the argument goes through unchanged.</w:t>
        </w:r>
      </w:ins>
    </w:p>
    <w:bookmarkStart w:id="308" w:name="exm-dim-sum"/>
    <w:p>
      <w:pPr>
        <w:pStyle w:val="BodyText"/>
      </w:pPr>
      <w:ins w:id="11861" w:author="PR Preview" w:date="2026-01-01T00:00:00Z">
        <w:r>
          <w:rPr>
            <w:b/>
            <w:bCs/>
          </w:rPr>
          <w:t xml:space="preserve">Example 82 (Two planes in</w:t>
        </w:r>
      </w:ins>
      <w:ins w:id="11862" w:author="PR Preview" w:date="2026-01-01T00:00:00Z">
        <w:r>
          <w:rPr>
            <w:b/>
            <w:bCs/>
          </w:rPr>
          <w:t xml:space="preserve"> </w:t>
        </w:r>
      </w:ins>
      <m:oMath>
        <m:sSup>
          <m:e>
            <m:r>
              <m:rPr>
                <m:scr m:val="double-struck"/>
                <m:sty m:val="p"/>
              </m:rPr>
              <m:t>R</m:t>
            </m:r>
          </m:e>
          <m:sup>
            <m:r>
              <m:t>3</m:t>
            </m:r>
          </m:sup>
        </m:sSup>
      </m:oMath>
      <w:ins w:id="11863" w:author="PR Preview" w:date="2026-01-01T00:00:00Z">
        <w:r>
          <w:rPr>
            <w:b/>
            <w:bCs/>
          </w:rPr>
          <w:t xml:space="preserve">, by dimension)</w:t>
        </w:r>
      </w:ins>
      <w:ins w:id="11864" w:author="PR Preview" w:date="2026-01-01T00:00:00Z">
        <w:r>
          <w:t xml:space="preserve"> </w:t>
        </w:r>
      </w:ins>
      <w:ins w:id="11865" w:author="PR Preview" w:date="2026-01-01T00:00:00Z">
        <w:r>
          <w:t xml:space="preserve">For the planes</w:t>
        </w:r>
      </w:ins>
      <w:ins w:id="11866" w:author="PR Preview" w:date="2026-01-01T00:00:00Z">
        <w:r>
          <w:t xml:space="preserve"> </w:t>
        </w:r>
      </w:ins>
      <m:oMath>
        <m:r>
          <m:t>z</m:t>
        </m:r>
        <m:r>
          <m:rPr>
            <m:sty m:val="p"/>
          </m:rPr>
          <m:t>=</m:t>
        </m:r>
        <m:r>
          <m:t>0</m:t>
        </m:r>
      </m:oMath>
      <w:ins w:id="11867" w:author="PR Preview" w:date="2026-01-01T00:00:00Z">
        <w:r>
          <w:t xml:space="preserve"> </w:t>
        </w:r>
      </w:ins>
      <w:ins w:id="11868" w:author="PR Preview" w:date="2026-01-01T00:00:00Z">
        <w:r>
          <w:t xml:space="preserve">and</w:t>
        </w:r>
      </w:ins>
      <w:ins w:id="11869" w:author="PR Preview" w:date="2026-01-01T00:00:00Z">
        <w:r>
          <w:t xml:space="preserve"> </w:t>
        </w:r>
      </w:ins>
      <m:oMath>
        <m:r>
          <m:t>x</m:t>
        </m:r>
        <m:r>
          <m:rPr>
            <m:sty m:val="p"/>
          </m:rPr>
          <m:t>=</m:t>
        </m:r>
        <m:r>
          <m:t>0</m:t>
        </m:r>
      </m:oMath>
      <w:ins w:id="11870" w:author="PR Preview" w:date="2026-01-01T00:00:00Z">
        <w:r>
          <w:t xml:space="preserve"> </w:t>
        </w:r>
      </w:ins>
      <w:ins w:id="11871" w:author="PR Preview" w:date="2026-01-01T00:00:00Z">
        <w:r>
          <w:t xml:space="preserve">in</w:t>
        </w:r>
      </w:ins>
      <w:ins w:id="11872" w:author="PR Preview" w:date="2026-01-01T00:00:00Z">
        <w:r>
          <w:t xml:space="preserve"> </w:t>
        </w:r>
      </w:ins>
      <w:hyperlink w:anchor="exm-sum-intersection-subspace">
        <w:ins w:id="11873" w:author="PR Preview" w:date="2026-01-01T00:00:00Z">
          <w:r>
            <w:rPr>
              <w:rStyle w:val="Hyperlink"/>
            </w:rPr>
            <w:t xml:space="preserve">Example 81</w:t>
          </w:r>
        </w:ins>
      </w:hyperlink>
      <w:ins w:id="11874" w:author="PR Preview" w:date="2026-01-01T00:00:00Z">
        <w:r>
          <w:t xml:space="preserve">,</w:t>
        </w:r>
      </w:ins>
      <w:ins w:id="11875" w:author="PR Preview" w:date="2026-01-01T00:00:00Z">
        <w:r>
          <w:t xml:space="preserve"> </w:t>
        </w:r>
      </w:ins>
      <w:ins w:id="11876" w:author="PR Preview" w:date="2026-01-01T00:00:00Z">
        <w:r>
          <w:t xml:space="preserve">each has dimension</w:t>
        </w:r>
      </w:ins>
      <w:ins w:id="11877" w:author="PR Preview" w:date="2026-01-01T00:00:00Z">
        <w:r>
          <w:t xml:space="preserve"> </w:t>
        </w:r>
      </w:ins>
      <m:oMath>
        <m:r>
          <m:t>2</m:t>
        </m:r>
      </m:oMath>
      <w:ins w:id="11878" w:author="PR Preview" w:date="2026-01-01T00:00:00Z">
        <w:r>
          <w:t xml:space="preserve">:</w:t>
        </w:r>
      </w:ins>
      <w:ins w:id="11879" w:author="PR Preview" w:date="2026-01-01T00:00:00Z">
        <w:r>
          <w:t xml:space="preserve"> </w:t>
        </w:r>
      </w:ins>
      <w:ins w:id="11880" w:author="PR Preview" w:date="2026-01-01T00:00:00Z">
        <w:r>
          <w:t xml:space="preserve">the plane</w:t>
        </w:r>
      </w:ins>
      <w:ins w:id="11881" w:author="PR Preview" w:date="2026-01-01T00:00:00Z">
        <w:r>
          <w:t xml:space="preserve"> </w:t>
        </w:r>
      </w:ins>
      <m:oMath>
        <m:r>
          <m:t>z</m:t>
        </m:r>
        <m:r>
          <m:rPr>
            <m:sty m:val="p"/>
          </m:rPr>
          <m:t>=</m:t>
        </m:r>
        <m:r>
          <m:t>0</m:t>
        </m:r>
      </m:oMath>
      <w:ins w:id="11882" w:author="PR Preview" w:date="2026-01-01T00:00:00Z">
        <w:r>
          <w:t xml:space="preserve"> </w:t>
        </w:r>
      </w:ins>
      <w:ins w:id="11883" w:author="PR Preview" w:date="2026-01-01T00:00:00Z">
        <w:r>
          <w:t xml:space="preserve">has basis</w:t>
        </w:r>
      </w:ins>
      <w:ins w:id="11884" w:author="PR Preview" w:date="2026-01-01T00:00:00Z">
        <w:r>
          <w:t xml:space="preserve"> </w:t>
        </w:r>
      </w:ins>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ins w:id="11885" w:author="PR Preview" w:date="2026-01-01T00:00:00Z">
        <w:r>
          <w:t xml:space="preserve"> </w:t>
        </w:r>
      </w:ins>
      <w:ins w:id="11886" w:author="PR Preview" w:date="2026-01-01T00:00:00Z">
        <w:r>
          <w:t xml:space="preserve">(</w:t>
        </w:r>
      </w:ins>
      <w:hyperlink w:anchor="exm-dimension">
        <w:ins w:id="11887" w:author="PR Preview" w:date="2026-01-01T00:00:00Z">
          <w:r>
            <w:rPr>
              <w:rStyle w:val="Hyperlink"/>
            </w:rPr>
            <w:t xml:space="preserve">Example 50</w:t>
          </w:r>
        </w:ins>
      </w:hyperlink>
      <w:ins w:id="11888" w:author="PR Preview" w:date="2026-01-01T00:00:00Z">
        <w:r>
          <w:t xml:space="preserve">),</w:t>
        </w:r>
      </w:ins>
      <w:ins w:id="11889" w:author="PR Preview" w:date="2026-01-01T00:00:00Z">
        <w:r>
          <w:t xml:space="preserve"> </w:t>
        </w:r>
      </w:ins>
      <w:ins w:id="11890" w:author="PR Preview" w:date="2026-01-01T00:00:00Z">
        <w:r>
          <w:t xml:space="preserve">and the plane</w:t>
        </w:r>
      </w:ins>
      <w:ins w:id="11891" w:author="PR Preview" w:date="2026-01-01T00:00:00Z">
        <w:r>
          <w:t xml:space="preserve"> </w:t>
        </w:r>
      </w:ins>
      <m:oMath>
        <m:r>
          <m:t>x</m:t>
        </m:r>
        <m:r>
          <m:rPr>
            <m:sty m:val="p"/>
          </m:rPr>
          <m:t>=</m:t>
        </m:r>
        <m:r>
          <m:t>0</m:t>
        </m:r>
      </m:oMath>
      <w:ins w:id="11892" w:author="PR Preview" w:date="2026-01-01T00:00:00Z">
        <w:r>
          <w:t xml:space="preserve"> </w:t>
        </w:r>
      </w:ins>
      <w:ins w:id="11893" w:author="PR Preview" w:date="2026-01-01T00:00:00Z">
        <w:r>
          <w:t xml:space="preserve">has basis</w:t>
        </w:r>
      </w:ins>
      <w:ins w:id="11894" w:author="PR Preview" w:date="2026-01-01T00:00:00Z">
        <w:r>
          <w:t xml:space="preserve"> </w:t>
        </w:r>
      </w:ins>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ins w:id="11895" w:author="PR Preview" w:date="2026-01-01T00:00:00Z">
        <w:r>
          <w:t xml:space="preserve"> </w:t>
        </w:r>
      </w:ins>
      <w:ins w:id="11896" w:author="PR Preview" w:date="2026-01-01T00:00:00Z">
        <w:r>
          <w:t xml:space="preserve">by the same argument.</w:t>
        </w:r>
      </w:ins>
      <w:ins w:id="11897" w:author="PR Preview" w:date="2026-01-01T00:00:00Z">
        <w:r>
          <w:t xml:space="preserve"> </w:t>
        </w:r>
      </w:ins>
      <w:ins w:id="11898" w:author="PR Preview" w:date="2026-01-01T00:00:00Z">
        <w:r>
          <w:t xml:space="preserve">Their intersection, the</w:t>
        </w:r>
      </w:ins>
      <w:ins w:id="11899" w:author="PR Preview" w:date="2026-01-01T00:00:00Z">
        <w:r>
          <w:t xml:space="preserve"> </w:t>
        </w:r>
      </w:ins>
      <m:oMath>
        <m:r>
          <m:t>y</m:t>
        </m:r>
      </m:oMath>
      <w:ins w:id="11900" w:author="PR Preview" w:date="2026-01-01T00:00:00Z">
        <w:r>
          <w:t xml:space="preserve">-axis</w:t>
        </w:r>
      </w:ins>
      <w:ins w:id="11901" w:author="PR Preview" w:date="2026-01-01T00:00:00Z">
        <w:r>
          <w:t xml:space="preserve"> </w:t>
        </w:r>
      </w:ins>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ins w:id="11902" w:author="PR Preview" w:date="2026-01-01T00:00:00Z">
        <w:r>
          <w:t xml:space="preserve">,</w:t>
        </w:r>
      </w:ins>
      <w:ins w:id="11903" w:author="PR Preview" w:date="2026-01-01T00:00:00Z">
        <w:r>
          <w:t xml:space="preserve"> </w:t>
        </w:r>
      </w:ins>
      <w:ins w:id="11904" w:author="PR Preview" w:date="2026-01-01T00:00:00Z">
        <w:r>
          <w:t xml:space="preserve">has dimension</w:t>
        </w:r>
      </w:ins>
      <w:ins w:id="11905" w:author="PR Preview" w:date="2026-01-01T00:00:00Z">
        <w:r>
          <w:t xml:space="preserve"> </w:t>
        </w:r>
      </w:ins>
      <m:oMath>
        <m:r>
          <m:t>1</m:t>
        </m:r>
      </m:oMath>
      <w:ins w:id="11906" w:author="PR Preview" w:date="2026-01-01T00:00:00Z">
        <w:r>
          <w:t xml:space="preserve">,</w:t>
        </w:r>
      </w:ins>
      <w:ins w:id="11907" w:author="PR Preview" w:date="2026-01-01T00:00:00Z">
        <w:r>
          <w:t xml:space="preserve"> </w:t>
        </w:r>
      </w:ins>
      <w:ins w:id="11908" w:author="PR Preview" w:date="2026-01-01T00:00:00Z">
        <w:r>
          <w:t xml:space="preserve">because the single nonzero vector</w:t>
        </w:r>
      </w:ins>
      <w:ins w:id="11909" w:author="PR Preview" w:date="2026-01-01T00:00:00Z">
        <w:r>
          <w:t xml:space="preserve"> </w:t>
        </w:r>
      </w:ins>
      <m:oMath>
        <m:r>
          <m:rPr>
            <m:sty m:val="p"/>
          </m:rPr>
          <m:t>(</m:t>
        </m:r>
        <m:r>
          <m:t>0</m:t>
        </m:r>
        <m:r>
          <m:rPr>
            <m:sty m:val="p"/>
          </m:rPr>
          <m:t>,</m:t>
        </m:r>
        <m:r>
          <m:t>1</m:t>
        </m:r>
        <m:r>
          <m:rPr>
            <m:sty m:val="p"/>
          </m:rPr>
          <m:t>,</m:t>
        </m:r>
        <m:r>
          <m:t>0</m:t>
        </m:r>
        <m:r>
          <m:rPr>
            <m:sty m:val="p"/>
          </m:rPr>
          <m:t>)</m:t>
        </m:r>
      </m:oMath>
      <w:ins w:id="11910" w:author="PR Preview" w:date="2026-01-01T00:00:00Z">
        <w:r>
          <w:t xml:space="preserve"> </w:t>
        </w:r>
      </w:ins>
      <w:ins w:id="11911" w:author="PR Preview" w:date="2026-01-01T00:00:00Z">
        <w:r>
          <w:t xml:space="preserve">is linearly independent</w:t>
        </w:r>
      </w:ins>
      <w:ins w:id="11912" w:author="PR Preview" w:date="2026-01-01T00:00:00Z">
        <w:r>
          <w:t xml:space="preserve"> </w:t>
        </w:r>
      </w:ins>
      <w:ins w:id="11913" w:author="PR Preview" w:date="2026-01-01T00:00:00Z">
        <w:r>
          <w:t xml:space="preserve">(</w:t>
        </w:r>
      </w:ins>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ins w:id="11914" w:author="PR Preview" w:date="2026-01-01T00:00:00Z">
        <w:r>
          <w:t xml:space="preserve"> </w:t>
        </w:r>
      </w:ins>
      <w:ins w:id="11915" w:author="PR Preview" w:date="2026-01-01T00:00:00Z">
        <w:r>
          <w:t xml:space="preserve">is</w:t>
        </w:r>
      </w:ins>
      <w:ins w:id="11916" w:author="PR Preview" w:date="2026-01-01T00:00:00Z">
        <w:r>
          <w:t xml:space="preserve"> </w:t>
        </w:r>
      </w:ins>
      <w:ins w:id="11917" w:author="PR Preview" w:date="2026-01-01T00:00:00Z">
        <w:r>
          <w:t xml:space="preserve">$\mathord{\smash[b]{\underset{\raise.3ex\hbox{$\scriptstyle\sim$}}{0}}\vphantom{0}}$</w:t>
        </w:r>
      </w:ins>
      <w:ins w:id="11918" w:author="PR Preview" w:date="2026-01-01T00:00:00Z">
        <w:r>
          <w:t xml:space="preserve"> </w:t>
        </w:r>
      </w:ins>
      <w:ins w:id="11919" w:author="PR Preview" w:date="2026-01-01T00:00:00Z">
        <w:r>
          <w:t xml:space="preserve">only if</w:t>
        </w:r>
      </w:ins>
      <w:ins w:id="11920" w:author="PR Preview" w:date="2026-01-01T00:00:00Z">
        <w:r>
          <w:t xml:space="preserve"> </w:t>
        </w:r>
      </w:ins>
      <m:oMath>
        <m:r>
          <m:t>c</m:t>
        </m:r>
        <m:r>
          <m:rPr>
            <m:sty m:val="p"/>
          </m:rPr>
          <m:t>=</m:t>
        </m:r>
        <m:r>
          <m:t>0</m:t>
        </m:r>
      </m:oMath>
      <w:ins w:id="11921" w:author="PR Preview" w:date="2026-01-01T00:00:00Z">
        <w:r>
          <w:t xml:space="preserve">)</w:t>
        </w:r>
      </w:ins>
      <w:ins w:id="11922" w:author="PR Preview" w:date="2026-01-01T00:00:00Z">
        <w:r>
          <w:t xml:space="preserve"> </w:t>
        </w:r>
      </w:ins>
      <w:ins w:id="11923" w:author="PR Preview" w:date="2026-01-01T00:00:00Z">
        <w:r>
          <w:t xml:space="preserve">and so is a basis of it.</w:t>
        </w:r>
      </w:ins>
      <w:ins w:id="11924" w:author="PR Preview" w:date="2026-01-01T00:00:00Z">
        <w:r>
          <w:t xml:space="preserve"> </w:t>
        </w:r>
      </w:ins>
      <w:hyperlink w:anchor="thm-dim-sum">
        <w:ins w:id="11925" w:author="PR Preview" w:date="2026-01-01T00:00:00Z">
          <w:r>
            <w:rPr>
              <w:rStyle w:val="Hyperlink"/>
            </w:rPr>
            <w:t xml:space="preserve">Theorem 47</w:t>
          </w:r>
        </w:ins>
      </w:hyperlink>
      <w:ins w:id="11926" w:author="PR Preview" w:date="2026-01-01T00:00:00Z">
        <w:r>
          <w:t xml:space="preserve"> </w:t>
        </w:r>
      </w:ins>
      <w:ins w:id="11927" w:author="PR Preview" w:date="2026-01-01T00:00:00Z">
        <w:r>
          <w:t xml:space="preserve">gives</w:t>
        </w:r>
      </w:ins>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del w:id="11928" w:author="PR Preview" w:date="2026-01-01T00:00:00Z">
        <w:r>
          <w:delText xml:space="preserve">with equality exactly when</w:delText>
        </w:r>
      </w:del>
      <w:del w:id="11929"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del w:id="11930" w:author="PR Preview" w:date="2026-01-01T00:00:00Z">
        <w:r>
          <w:delText xml:space="preserve">.</w:delText>
        </w:r>
      </w:del>
    </w:p>
    <w:p>
      <w:pPr>
        <w:pStyle w:val="BodyText"/>
      </w:pPr>
      <w:del w:id="11931" w:author="PR Preview" w:date="2026-01-01T00:00:00Z">
        <w:r>
          <w:rPr>
            <w:i/>
            <w:iCs/>
          </w:rPr>
          <w:delText xml:space="preserve">Proof</w:delText>
        </w:r>
      </w:del>
      <w:del w:id="11932" w:author="PR Preview" w:date="2026-01-01T00:00:00Z">
        <w:r>
          <w:delText xml:space="preserve">. </w:delText>
        </w:r>
      </w:del>
      <w:del w:id="11933" w:author="PR Preview" w:date="2026-01-01T00:00:00Z">
        <w:r>
          <w:delText xml:space="preserve">By</w:delText>
        </w:r>
      </w:del>
      <w:del w:id="11934" w:author="PR Preview" w:date="2026-01-01T00:00:00Z">
        <w:r>
          <w:delText xml:space="preserve"> </w:delText>
        </w:r>
      </w:del>
      <w:hyperlink w:anchor="thm-dim-sum">
        <w:del w:id="11935" w:author="PR Preview" w:date="2026-01-01T00:00:00Z">
          <w:r>
            <w:rPr>
              <w:rStyle w:val="Hyperlink"/>
            </w:rPr>
            <w:delText xml:space="preserve">Theorem 47</w:delText>
          </w:r>
        </w:del>
      </w:hyperlink>
      <w:del w:id="11936" w:author="PR Preview" w:date="2026-01-01T00:00:00Z">
        <w:r>
          <w:delText xml:space="preserve">, the two sides differ by</w:delText>
        </w:r>
      </w:del>
      <w:del w:id="11937" w:author="PR Preview" w:date="2026-01-01T00:00:00Z">
        <w:r>
          <w:delText xml:space="preserve"> </w:delText>
        </w:r>
      </w:del>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del w:id="11938" w:author="PR Preview" w:date="2026-01-01T00:00:00Z">
        <w:r>
          <w:delText xml:space="preserve">.</w:delText>
        </w:r>
      </w:del>
      <w:del w:id="11939" w:author="PR Preview" w:date="2026-01-01T00:00:00Z">
        <w:r>
          <w:delText xml:space="preserve"> </w:delText>
        </w:r>
      </w:del>
      <w:del w:id="11940" w:author="PR Preview" w:date="2026-01-01T00:00:00Z">
        <w:r>
          <w:delText xml:space="preserve">That dimension is</w:delText>
        </w:r>
      </w:del>
      <w:del w:id="11941" w:author="PR Preview" w:date="2026-01-01T00:00:00Z">
        <w:r>
          <w:delText xml:space="preserve"> </w:delText>
        </w:r>
      </w:del>
      <m:oMath>
        <m:r>
          <m:t>0</m:t>
        </m:r>
      </m:oMath>
      <w:del w:id="11942" w:author="PR Preview" w:date="2026-01-01T00:00:00Z">
        <w:r>
          <w:delText xml:space="preserve"> </w:delText>
        </w:r>
      </w:del>
      <w:del w:id="11943" w:author="PR Preview" w:date="2026-01-01T00:00:00Z">
        <w:r>
          <w:delText xml:space="preserve">exactly when a basis of the intersection is the empty list,</w:delText>
        </w:r>
      </w:del>
      <w:del w:id="11944" w:author="PR Preview" w:date="2026-01-01T00:00:00Z">
        <w:r>
          <w:delText xml:space="preserve"> </w:delText>
        </w:r>
      </w:del>
      <w:del w:id="11945" w:author="PR Preview" w:date="2026-01-01T00:00:00Z">
        <w:r>
          <w:delText xml:space="preserve">that is, when the intersection is the span of the empty list,</w:delText>
        </w:r>
      </w:del>
      <w:del w:id="11946" w:author="PR Preview" w:date="2026-01-01T00:00:00Z">
        <w:r>
          <w:delText xml:space="preserve"> </w:delText>
        </w:r>
      </w:del>
      <m:oMath>
        <m:r>
          <m:t>​</m:t>
        </m:r>
        <m:d>
          <m:dPr>
            <m:begChr m:val="{"/>
            <m:sepChr m:val=""/>
            <m:endChr m:val="}"/>
            <m:grow/>
          </m:dPr>
          <m:e>
            <m:limLow>
              <m:e>
                <m:r>
                  <m:t>0</m:t>
                </m:r>
              </m:e>
              <m:lim>
                <m:r>
                  <m:rPr>
                    <m:sty m:val="p"/>
                  </m:rPr>
                  <m:t>∼</m:t>
                </m:r>
              </m:lim>
            </m:limLow>
          </m:e>
        </m:d>
        <m:r>
          <m:t>​</m:t>
        </m:r>
      </m:oMath>
      <w:del w:id="11947" w:author="PR Preview" w:date="2026-01-01T00:00:00Z">
        <w:r>
          <w:delText xml:space="preserve"> </w:delText>
        </w:r>
      </w:del>
      <w:del w:id="11948" w:author="PR Preview" w:date="2026-01-01T00:00:00Z">
        <w:r>
          <w:delText xml:space="preserve">(</w:delText>
        </w:r>
      </w:del>
      <w:hyperlink w:anchor="def-span">
        <w:del w:id="11949" w:author="PR Preview" w:date="2026-01-01T00:00:00Z">
          <w:r>
            <w:rPr>
              <w:rStyle w:val="Hyperlink"/>
            </w:rPr>
            <w:delText xml:space="preserve">Definition 47</w:delText>
          </w:r>
        </w:del>
      </w:hyperlink>
      <w:del w:id="11950" w:author="PR Preview" w:date="2026-01-01T00:00:00Z">
        <w:r>
          <w:delText xml:space="preserve">,</w:delText>
        </w:r>
      </w:del>
      <w:del w:id="11951" w:author="PR Preview" w:date="2026-01-01T00:00:00Z">
        <w:r>
          <w:delText xml:space="preserve"> </w:delText>
        </w:r>
      </w:del>
      <w:hyperlink w:anchor="exm-dimension">
        <w:del w:id="11952" w:author="PR Preview" w:date="2026-01-01T00:00:00Z">
          <w:r>
            <w:rPr>
              <w:rStyle w:val="Hyperlink"/>
            </w:rPr>
            <w:delText xml:space="preserve">Example 50</w:delText>
          </w:r>
        </w:del>
      </w:hyperlink>
      <w:del w:id="11953" w:author="PR Preview" w:date="2026-01-01T00:00:00Z">
        <w:r>
          <w:delText xml:space="preserve">).</w:delText>
        </w:r>
      </w:del>
    </w:p>
    <w:p>
      <w:pPr>
        <w:pStyle w:val="FirstParagraph"/>
      </w:pPr>
      <w:ins w:id="11954" w:author="PR Preview" w:date="2026-01-01T00:00:00Z">
        <w:r>
          <w:t xml:space="preserve">with equality exactly when</w:t>
        </w:r>
      </w:ins>
      <w:ins w:id="11955" w:author="PR Preview" w:date="2026-01-01T00:00:00Z">
        <w:r>
          <w:t xml:space="preserve"> </w:t>
        </w:r>
      </w:ins>
      <w:ins w:id="11956" w:author="PR Preview" w:date="2026-01-01T00:00:00Z">
        <w:r>
          <w:t xml:space="preserve">$\mathcal{S}_1 \cap \mathcal{S}_2 = \mathopen{}\left\{\mathord{\smash[b]{\underset{\raise.3ex\hbox{$\scriptstyle\sim$}}{0}}\vphantom{0}}\right\}\mathclose{}$</w:t>
        </w:r>
      </w:ins>
      <w:ins w:id="11957" w:author="PR Preview" w:date="2026-01-01T00:00:00Z">
        <w:r>
          <w:t xml:space="preserve">.</w:t>
        </w:r>
      </w:ins>
    </w:p>
    <w:bookmarkEnd w:id="309"/>
    <w:p>
      <w:pPr>
        <w:pStyle w:val="BodyText"/>
      </w:pPr>
      <w:ins w:id="11958" w:author="PR Preview" w:date="2026-01-01T00:00:00Z">
        <w:r>
          <w:rPr>
            <w:i/>
            <w:iCs/>
          </w:rPr>
          <w:t xml:space="preserve">Proof</w:t>
        </w:r>
      </w:ins>
      <w:ins w:id="11959" w:author="PR Preview" w:date="2026-01-01T00:00:00Z">
        <w:r>
          <w:t xml:space="preserve">. </w:t>
        </w:r>
      </w:ins>
      <w:ins w:id="11960" w:author="PR Preview" w:date="2026-01-01T00:00:00Z">
        <w:r>
          <w:t xml:space="preserve">By</w:t>
        </w:r>
      </w:ins>
      <w:ins w:id="11961" w:author="PR Preview" w:date="2026-01-01T00:00:00Z">
        <w:r>
          <w:t xml:space="preserve"> </w:t>
        </w:r>
      </w:ins>
      <w:hyperlink w:anchor="thm-dim-sum">
        <w:ins w:id="11962" w:author="PR Preview" w:date="2026-01-01T00:00:00Z">
          <w:r>
            <w:rPr>
              <w:rStyle w:val="Hyperlink"/>
            </w:rPr>
            <w:t xml:space="preserve">Theorem 47</w:t>
          </w:r>
        </w:ins>
      </w:hyperlink>
      <w:ins w:id="11963" w:author="PR Preview" w:date="2026-01-01T00:00:00Z">
        <w:r>
          <w:t xml:space="preserve">, the two sides differ by</w:t>
        </w:r>
      </w:ins>
      <w:ins w:id="11964" w:author="PR Preview" w:date="2026-01-01T00:00:00Z">
        <w:r>
          <w:t xml:space="preserve"> </w:t>
        </w:r>
      </w:ins>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ins w:id="11965" w:author="PR Preview" w:date="2026-01-01T00:00:00Z">
        <w:r>
          <w:t xml:space="preserve">.</w:t>
        </w:r>
      </w:ins>
      <w:ins w:id="11966" w:author="PR Preview" w:date="2026-01-01T00:00:00Z">
        <w:r>
          <w:t xml:space="preserve"> </w:t>
        </w:r>
      </w:ins>
      <w:ins w:id="11967" w:author="PR Preview" w:date="2026-01-01T00:00:00Z">
        <w:r>
          <w:t xml:space="preserve">That dimension is</w:t>
        </w:r>
      </w:ins>
      <w:ins w:id="11968" w:author="PR Preview" w:date="2026-01-01T00:00:00Z">
        <w:r>
          <w:t xml:space="preserve"> </w:t>
        </w:r>
      </w:ins>
      <m:oMath>
        <m:r>
          <m:t>0</m:t>
        </m:r>
      </m:oMath>
      <w:ins w:id="11969" w:author="PR Preview" w:date="2026-01-01T00:00:00Z">
        <w:r>
          <w:t xml:space="preserve"> </w:t>
        </w:r>
      </w:ins>
      <w:ins w:id="11970" w:author="PR Preview" w:date="2026-01-01T00:00:00Z">
        <w:r>
          <w:t xml:space="preserve">exactly when a basis of the intersection is the empty list,</w:t>
        </w:r>
      </w:ins>
      <w:ins w:id="11971" w:author="PR Preview" w:date="2026-01-01T00:00:00Z">
        <w:r>
          <w:t xml:space="preserve"> </w:t>
        </w:r>
      </w:ins>
      <w:ins w:id="11972" w:author="PR Preview" w:date="2026-01-01T00:00:00Z">
        <w:r>
          <w:t xml:space="preserve">that is, when the intersection is the span of the empty list,</w:t>
        </w:r>
      </w:ins>
      <w:ins w:id="11973" w:author="PR Preview" w:date="2026-01-01T00:00:00Z">
        <w:r>
          <w:t xml:space="preserve"> </w:t>
        </w:r>
      </w:ins>
      <w:ins w:id="11974" w:author="PR Preview" w:date="2026-01-01T00:00:00Z">
        <w:r>
          <w:t xml:space="preserve">$\mathopen{}\left\{\mathord{\smash[b]{\underset{\raise.3ex\hbox{$\scriptstyle\sim$}}{0}}\vphantom{0}}\right\}\mathclose{}$</w:t>
        </w:r>
      </w:ins>
      <w:ins w:id="11975" w:author="PR Preview" w:date="2026-01-01T00:00:00Z">
        <w:r>
          <w:t xml:space="preserve"> </w:t>
        </w:r>
      </w:ins>
      <w:ins w:id="11976" w:author="PR Preview" w:date="2026-01-01T00:00:00Z">
        <w:r>
          <w:t xml:space="preserve">(</w:t>
        </w:r>
      </w:ins>
      <w:hyperlink w:anchor="def-span">
        <w:ins w:id="11977" w:author="PR Preview" w:date="2026-01-01T00:00:00Z">
          <w:r>
            <w:rPr>
              <w:rStyle w:val="Hyperlink"/>
            </w:rPr>
            <w:t xml:space="preserve">Definition 47</w:t>
          </w:r>
        </w:ins>
      </w:hyperlink>
      <w:ins w:id="11978" w:author="PR Preview" w:date="2026-01-01T00:00:00Z">
        <w:r>
          <w:t xml:space="preserve">,</w:t>
        </w:r>
      </w:ins>
      <w:ins w:id="11979" w:author="PR Preview" w:date="2026-01-01T00:00:00Z">
        <w:r>
          <w:t xml:space="preserve"> </w:t>
        </w:r>
      </w:ins>
      <w:hyperlink w:anchor="exm-dimension">
        <w:ins w:id="11980" w:author="PR Preview" w:date="2026-01-01T00:00:00Z">
          <w:r>
            <w:rPr>
              <w:rStyle w:val="Hyperlink"/>
            </w:rPr>
            <w:t xml:space="preserve">Example 50</w:t>
          </w:r>
        </w:ins>
      </w:hyperlink>
      <w:ins w:id="11981" w:author="PR Preview" w:date="2026-01-01T00:00:00Z">
        <w:r>
          <w:t xml:space="preserve">).</w:t>
        </w:r>
      </w:ins>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del w:id="11982" w:author="PR Preview" w:date="2026-01-01T00:00:00Z">
        <w:r>
          <w:delText xml:space="preserve">For the lines</w:delText>
        </w:r>
      </w:del>
      <w:del w:id="11983" w:author="PR Preview" w:date="2026-01-01T00:00:00Z">
        <w:r>
          <w:delText xml:space="preserve"> </w:delText>
        </w:r>
      </w:del>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del w:id="11984" w:author="PR Preview" w:date="2026-01-01T00:00:00Z">
        <w:r>
          <w:delText xml:space="preserve"> </w:delText>
        </w:r>
      </w:del>
      <w:del w:id="11985" w:author="PR Preview" w:date="2026-01-01T00:00:00Z">
        <w:r>
          <w:delText xml:space="preserve">and</w:delText>
        </w:r>
      </w:del>
      <w:del w:id="11986" w:author="PR Preview" w:date="2026-01-01T00:00:00Z">
        <w:r>
          <w:delText xml:space="preserve"> </w:delText>
        </w:r>
      </w:del>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del w:id="11987" w:author="PR Preview" w:date="2026-01-01T00:00:00Z">
        <w:r>
          <w:delText xml:space="preserve"> </w:delText>
        </w:r>
      </w:del>
      <w:del w:id="11988" w:author="PR Preview" w:date="2026-01-01T00:00:00Z">
        <w:r>
          <w:delText xml:space="preserve">in</w:delText>
        </w:r>
      </w:del>
      <w:del w:id="11989" w:author="PR Preview" w:date="2026-01-01T00:00:00Z">
        <w:r>
          <w:delText xml:space="preserve"> </w:delText>
        </w:r>
      </w:del>
      <w:hyperlink w:anchor="exm-subspace-sum">
        <w:del w:id="11990" w:author="PR Preview" w:date="2026-01-01T00:00:00Z">
          <w:r>
            <w:rPr>
              <w:rStyle w:val="Hyperlink"/>
            </w:rPr>
            <w:delText xml:space="preserve">Example 79</w:delText>
          </w:r>
        </w:del>
      </w:hyperlink>
      <w:del w:id="11991" w:author="PR Preview" w:date="2026-01-01T00:00:00Z">
        <w:r>
          <w:delText xml:space="preserve">,</w:delText>
        </w:r>
      </w:del>
      <w:del w:id="11992" w:author="PR Preview" w:date="2026-01-01T00:00:00Z">
        <w:r>
          <w:delText xml:space="preserve"> </w:delText>
        </w:r>
      </w:del>
      <w:del w:id="11993" w:author="PR Preview" w:date="2026-01-01T00:00:00Z">
        <w:r>
          <w:delText xml:space="preserve">a common vector satisfies</w:delText>
        </w:r>
      </w:del>
      <w:del w:id="11994" w:author="PR Preview" w:date="2026-01-01T00:00:00Z">
        <w:r>
          <w:delText xml:space="preserve"> </w:delText>
        </w:r>
      </w:del>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del w:id="11995" w:author="PR Preview" w:date="2026-01-01T00:00:00Z">
        <w:r>
          <w:delText xml:space="preserve">,</w:delText>
        </w:r>
      </w:del>
      <w:del w:id="11996" w:author="PR Preview" w:date="2026-01-01T00:00:00Z">
        <w:r>
          <w:delText xml:space="preserve"> </w:delText>
        </w:r>
      </w:del>
      <w:del w:id="11997" w:author="PR Preview" w:date="2026-01-01T00:00:00Z">
        <w:r>
          <w:delText xml:space="preserve">so</w:delText>
        </w:r>
      </w:del>
      <w:del w:id="11998" w:author="PR Preview" w:date="2026-01-01T00:00:00Z">
        <w:r>
          <w:delText xml:space="preserve"> </w:delText>
        </w:r>
      </w:del>
      <m:oMath>
        <m:r>
          <m:rPr>
            <m:sty m:val="p"/>
          </m:rPr>
          <m:t>(</m:t>
        </m:r>
        <m:r>
          <m:t>a</m:t>
        </m:r>
        <m:r>
          <m:rPr>
            <m:sty m:val="p"/>
          </m:rPr>
          <m:t>,</m:t>
        </m:r>
        <m:r>
          <m:rPr>
            <m:sty m:val="p"/>
          </m:rPr>
          <m:t>−</m:t>
        </m:r>
        <m:r>
          <m:t>b</m:t>
        </m:r>
        <m:r>
          <m:rPr>
            <m:sty m:val="p"/>
          </m:rPr>
          <m:t>,</m:t>
        </m:r>
        <m:r>
          <m:t>0</m:t>
        </m:r>
        <m:r>
          <m:rPr>
            <m:sty m:val="p"/>
          </m:rPr>
          <m:t>)</m:t>
        </m:r>
        <m:r>
          <m:rPr>
            <m:sty m:val="p"/>
          </m:rPr>
          <m:t>=</m:t>
        </m:r>
        <m:limLow>
          <m:e>
            <m:r>
              <m:t>0</m:t>
            </m:r>
          </m:e>
          <m:lim>
            <m:r>
              <m:rPr>
                <m:sty m:val="p"/>
              </m:rPr>
              <m:t>∼</m:t>
            </m:r>
          </m:lim>
        </m:limLow>
      </m:oMath>
      <w:del w:id="11999" w:author="PR Preview" w:date="2026-01-01T00:00:00Z">
        <w:r>
          <w:delText xml:space="preserve"> </w:delText>
        </w:r>
      </w:del>
      <w:del w:id="12000" w:author="PR Preview" w:date="2026-01-01T00:00:00Z">
        <w:r>
          <w:delText xml:space="preserve">and</w:delText>
        </w:r>
      </w:del>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del w:id="12001" w:author="PR Preview" w:date="2026-01-01T00:00:00Z">
        <w:r>
          <w:delText xml:space="preserve">The intersection is</w:delText>
        </w:r>
      </w:del>
      <w:del w:id="12002" w:author="PR Preview" w:date="2026-01-01T00:00:00Z">
        <w:r>
          <w:delText xml:space="preserve"> </w:delText>
        </w:r>
      </w:del>
      <m:oMath>
        <m:r>
          <m:t>​</m:t>
        </m:r>
        <m:d>
          <m:dPr>
            <m:begChr m:val="{"/>
            <m:sepChr m:val=""/>
            <m:endChr m:val="}"/>
            <m:grow/>
          </m:dPr>
          <m:e>
            <m:limLow>
              <m:e>
                <m:r>
                  <m:t>0</m:t>
                </m:r>
              </m:e>
              <m:lim>
                <m:r>
                  <m:rPr>
                    <m:sty m:val="p"/>
                  </m:rPr>
                  <m:t>∼</m:t>
                </m:r>
              </m:lim>
            </m:limLow>
          </m:e>
        </m:d>
        <m:r>
          <m:t>​</m:t>
        </m:r>
      </m:oMath>
      <w:del w:id="12003" w:author="PR Preview" w:date="2026-01-01T00:00:00Z">
        <w:r>
          <w:delText xml:space="preserve">,</w:delText>
        </w:r>
      </w:del>
      <w:del w:id="12004" w:author="PR Preview" w:date="2026-01-01T00:00:00Z">
        <w:r>
          <w:delText xml:space="preserve"> </w:delText>
        </w:r>
      </w:del>
      <w:del w:id="12005" w:author="PR Preview" w:date="2026-01-01T00:00:00Z">
        <w:r>
          <w:delText xml:space="preserve">and indeed</w:delText>
        </w:r>
      </w:del>
    </w:p>
    <w:p>
      <w:pPr>
        <w:numPr>
          <w:ilvl w:val="0"/>
          <w:numId w:val="1037"/>
        </w:numPr>
      </w:pPr>
      <w:ins w:id="12006" w:author="PR Preview" w:date="2026-01-01T00:00:00Z">
        <w:r>
          <w:t xml:space="preserve">For the lines</w:t>
        </w:r>
      </w:ins>
      <w:ins w:id="12007" w:author="PR Preview" w:date="2026-01-01T00:00:00Z">
        <w:r>
          <w:t xml:space="preserve"> </w:t>
        </w:r>
      </w:ins>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ins w:id="12008" w:author="PR Preview" w:date="2026-01-01T00:00:00Z">
        <w:r>
          <w:t xml:space="preserve"> </w:t>
        </w:r>
      </w:ins>
      <w:ins w:id="12009" w:author="PR Preview" w:date="2026-01-01T00:00:00Z">
        <w:r>
          <w:t xml:space="preserve">and</w:t>
        </w:r>
      </w:ins>
      <w:ins w:id="12010" w:author="PR Preview" w:date="2026-01-01T00:00:00Z">
        <w:r>
          <w:t xml:space="preserve"> </w:t>
        </w:r>
      </w:ins>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ins w:id="12011" w:author="PR Preview" w:date="2026-01-01T00:00:00Z">
        <w:r>
          <w:t xml:space="preserve"> </w:t>
        </w:r>
      </w:ins>
      <w:ins w:id="12012" w:author="PR Preview" w:date="2026-01-01T00:00:00Z">
        <w:r>
          <w:t xml:space="preserve">in</w:t>
        </w:r>
      </w:ins>
      <w:ins w:id="12013" w:author="PR Preview" w:date="2026-01-01T00:00:00Z">
        <w:r>
          <w:t xml:space="preserve"> </w:t>
        </w:r>
      </w:ins>
      <w:hyperlink w:anchor="exm-subspace-sum">
        <w:ins w:id="12014" w:author="PR Preview" w:date="2026-01-01T00:00:00Z">
          <w:r>
            <w:rPr>
              <w:rStyle w:val="Hyperlink"/>
            </w:rPr>
            <w:t xml:space="preserve">Example 79</w:t>
          </w:r>
        </w:ins>
      </w:hyperlink>
      <w:ins w:id="12015" w:author="PR Preview" w:date="2026-01-01T00:00:00Z">
        <w:r>
          <w:t xml:space="preserve">,</w:t>
        </w:r>
      </w:ins>
      <w:ins w:id="12016" w:author="PR Preview" w:date="2026-01-01T00:00:00Z">
        <w:r>
          <w:t xml:space="preserve"> </w:t>
        </w:r>
      </w:ins>
      <w:ins w:id="12017" w:author="PR Preview" w:date="2026-01-01T00:00:00Z">
        <w:r>
          <w:t xml:space="preserve">a common vector satisfies</w:t>
        </w:r>
      </w:ins>
      <w:ins w:id="12018" w:author="PR Preview" w:date="2026-01-01T00:00:00Z">
        <w:r>
          <w:t xml:space="preserve"> </w:t>
        </w:r>
      </w:ins>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ins w:id="12019" w:author="PR Preview" w:date="2026-01-01T00:00:00Z">
        <w:r>
          <w:t xml:space="preserve">,</w:t>
        </w:r>
      </w:ins>
      <w:ins w:id="12020" w:author="PR Preview" w:date="2026-01-01T00:00:00Z">
        <w:r>
          <w:t xml:space="preserve"> </w:t>
        </w:r>
      </w:ins>
      <w:ins w:id="12021" w:author="PR Preview" w:date="2026-01-01T00:00:00Z">
        <w:r>
          <w:t xml:space="preserve">so</w:t>
        </w:r>
      </w:ins>
      <w:ins w:id="12022" w:author="PR Preview" w:date="2026-01-01T00:00:00Z">
        <w:r>
          <w:t xml:space="preserve"> </w:t>
        </w:r>
      </w:ins>
      <w:ins w:id="12023" w:author="PR Preview" w:date="2026-01-01T00:00:00Z">
        <w:r>
          <w:t xml:space="preserve">$(a, -b, 0) = \mathord{\smash[b]{\underset{\raise.3ex\hbox{$\scriptstyle\sim$}}{0}}\vphantom{0}}$</w:t>
        </w:r>
      </w:ins>
      <w:ins w:id="12024" w:author="PR Preview" w:date="2026-01-01T00:00:00Z">
        <w:r>
          <w:t xml:space="preserve"> </w:t>
        </w:r>
      </w:ins>
      <w:ins w:id="12025" w:author="PR Preview" w:date="2026-01-01T00:00:00Z">
        <w:r>
          <w:t xml:space="preserve">and</w:t>
        </w:r>
      </w:ins>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ins w:id="12026" w:author="PR Preview" w:date="2026-01-01T00:00:00Z">
        <w:r>
          <w:t xml:space="preserve">The intersection is</w:t>
        </w:r>
      </w:ins>
      <w:ins w:id="12027" w:author="PR Preview" w:date="2026-01-01T00:00:00Z">
        <w:r>
          <w:t xml:space="preserve"> </w:t>
        </w:r>
      </w:ins>
      <w:ins w:id="12028" w:author="PR Preview" w:date="2026-01-01T00:00:00Z">
        <w:r>
          <w:t xml:space="preserve">$\mathopen{}\left\{\mathord{\smash[b]{\underset{\raise.3ex\hbox{$\scriptstyle\sim$}}{0}}\vphantom{0}}\right\}\mathclose{}$</w:t>
        </w:r>
      </w:ins>
      <w:ins w:id="12029" w:author="PR Preview" w:date="2026-01-01T00:00:00Z">
        <w:r>
          <w:t xml:space="preserve">,</w:t>
        </w:r>
      </w:ins>
      <w:ins w:id="12030" w:author="PR Preview" w:date="2026-01-01T00:00:00Z">
        <w:r>
          <w:t xml:space="preserve"> </w:t>
        </w:r>
      </w:ins>
      <w:ins w:id="12031" w:author="PR Preview" w:date="2026-01-01T00:00:00Z">
        <w:r>
          <w:t xml:space="preserve">and indeed</w:t>
        </w:r>
      </w:ins>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del w:id="12032" w:author="PR Preview" w:date="2026-01-01T00:00:00Z">
        <w:r>
          <w:rPr>
            <w:i/>
            <w:iCs/>
          </w:rPr>
          <w:delText xml:space="preserve">Proof</w:delText>
        </w:r>
      </w:del>
      <w:del w:id="12033" w:author="PR Preview" w:date="2026-01-01T00:00:00Z">
        <w:r>
          <w:delText xml:space="preserve">. </w:delText>
        </w:r>
      </w:del>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del w:id="12034" w:author="PR Preview" w:date="2026-01-01T00:00:00Z">
        <w:r>
          <w:rPr>
            <w:b/>
            <w:bCs/>
          </w:rPr>
          <w:delText xml:space="preserve">.</w:delText>
        </w:r>
      </w:del>
      <w:del w:id="12035" w:author="PR Preview" w:date="2026-01-01T00:00:00Z">
        <w:r>
          <w:delText xml:space="preserve"> </w:delText>
        </w:r>
      </w:del>
      <w:del w:id="12036" w:author="PR Preview" w:date="2026-01-01T00:00:00Z">
        <w:r>
          <w:delText xml:space="preserve">Any vector of</w:delText>
        </w:r>
      </w:del>
      <w:del w:id="12037" w:author="PR Preview" w:date="2026-01-01T00:00:00Z">
        <w:r>
          <w:delText xml:space="preserve"> </w:delText>
        </w:r>
      </w:del>
      <m:oMath>
        <m:r>
          <m:rPr>
            <m:scr m:val="script"/>
            <m:sty m:val="p"/>
          </m:rPr>
          <m:t>C</m:t>
        </m:r>
        <m:r>
          <m:rPr>
            <m:sty m:val="p"/>
          </m:rPr>
          <m:t>(</m:t>
        </m:r>
        <m:r>
          <m:rPr>
            <m:sty m:val="bi"/>
          </m:rPr>
          <m:t>A</m:t>
        </m:r>
        <m:r>
          <m:rPr>
            <m:sty m:val="p"/>
          </m:rPr>
          <m:t>+</m:t>
        </m:r>
        <m:r>
          <m:rPr>
            <m:sty m:val="bi"/>
          </m:rPr>
          <m:t>B</m:t>
        </m:r>
        <m:r>
          <m:rPr>
            <m:sty m:val="p"/>
          </m:rPr>
          <m:t>)</m:t>
        </m:r>
      </m:oMath>
      <w:del w:id="12038" w:author="PR Preview" w:date="2026-01-01T00:00:00Z">
        <w:r>
          <w:delText xml:space="preserve"> </w:delText>
        </w:r>
      </w:del>
      <w:del w:id="12039" w:author="PR Preview" w:date="2026-01-01T00:00:00Z">
        <w:r>
          <w:delText xml:space="preserve">is</w:delText>
        </w:r>
      </w:del>
      <w:del w:id="12040" w:author="PR Preview" w:date="2026-01-01T00:00:00Z">
        <w:r>
          <w:delText xml:space="preserve"> </w:delText>
        </w:r>
      </w:del>
      <m:oMath>
        <m:r>
          <m:rPr>
            <m:sty m:val="p"/>
          </m:rPr>
          <m:t>(</m:t>
        </m:r>
        <m:r>
          <m:rPr>
            <m:sty m:val="bi"/>
          </m:rPr>
          <m:t>A</m:t>
        </m:r>
        <m:r>
          <m:rPr>
            <m:sty m:val="p"/>
          </m:rPr>
          <m:t>+</m:t>
        </m:r>
        <m:r>
          <m:rPr>
            <m:sty m:val="bi"/>
          </m:rPr>
          <m:t>B</m:t>
        </m:r>
        <m:r>
          <m:rPr>
            <m:sty m:val="p"/>
          </m:rPr>
          <m:t>)</m:t>
        </m:r>
        <m:r>
          <m:t> </m:t>
        </m:r>
        <m:limLow>
          <m:e>
            <m:r>
              <m:t>x</m:t>
            </m:r>
          </m:e>
          <m:lim>
            <m:r>
              <m:rPr>
                <m:sty m:val="p"/>
              </m:rPr>
              <m:t>∼</m:t>
            </m:r>
          </m:lim>
        </m:limLow>
      </m:oMath>
      <w:del w:id="12041" w:author="PR Preview" w:date="2026-01-01T00:00:00Z">
        <w:r>
          <w:delText xml:space="preserve"> </w:delText>
        </w:r>
      </w:del>
      <w:del w:id="12042" w:author="PR Preview" w:date="2026-01-01T00:00:00Z">
        <w:r>
          <w:delText xml:space="preserve">for some</w:delText>
        </w:r>
      </w:del>
      <w:del w:id="12043" w:author="PR Preview" w:date="2026-01-01T00:00:00Z">
        <w:r>
          <w:delText xml:space="preserve"> </w:delText>
        </w:r>
      </w:del>
      <m:oMath>
        <m:limLow>
          <m:e>
            <m:r>
              <m:t>x</m:t>
            </m:r>
          </m:e>
          <m:lim>
            <m:r>
              <m:rPr>
                <m:sty m:val="p"/>
              </m:rPr>
              <m:t>∼</m:t>
            </m:r>
          </m:lim>
        </m:limLow>
        <m:r>
          <m:rPr>
            <m:sty m:val="p"/>
          </m:rPr>
          <m:t>∈</m:t>
        </m:r>
        <m:sSup>
          <m:e>
            <m:r>
              <m:rPr>
                <m:scr m:val="double-struck"/>
                <m:sty m:val="p"/>
              </m:rPr>
              <m:t>R</m:t>
            </m:r>
          </m:e>
          <m:sup>
            <m:r>
              <m:t>n</m:t>
            </m:r>
          </m:sup>
        </m:sSup>
      </m:oMath>
      <w:del w:id="12044" w:author="PR Preview" w:date="2026-01-01T00:00:00Z">
        <w:r>
          <w:delText xml:space="preserve"> </w:delText>
        </w:r>
      </w:del>
      <w:del w:id="12045" w:author="PR Preview" w:date="2026-01-01T00:00:00Z">
        <w:r>
          <w:delText xml:space="preserve">(</w:delText>
        </w:r>
      </w:del>
      <w:hyperlink w:anchor="def-column-space">
        <w:del w:id="12046" w:author="PR Preview" w:date="2026-01-01T00:00:00Z">
          <w:r>
            <w:rPr>
              <w:rStyle w:val="Hyperlink"/>
            </w:rPr>
            <w:delText xml:space="preserve">Definition 52</w:delText>
          </w:r>
        </w:del>
      </w:hyperlink>
      <w:del w:id="12047" w:author="PR Preview" w:date="2026-01-01T00:00:00Z">
        <w:r>
          <w:delText xml:space="preserve">), and</w:delText>
        </w:r>
      </w:del>
      <w:del w:id="12048" w:author="PR Preview" w:date="2026-01-01T00:00:00Z">
        <w:r>
          <w:delText xml:space="preserve"> </w:delText>
        </w:r>
      </w:del>
      <m:oMath>
        <m:r>
          <m:rPr>
            <m:sty m:val="p"/>
          </m:rPr>
          <m:t>(</m:t>
        </m:r>
        <m:r>
          <m:rPr>
            <m:sty m:val="bi"/>
          </m:rPr>
          <m:t>A</m:t>
        </m:r>
        <m:r>
          <m:rPr>
            <m:sty m:val="p"/>
          </m:rPr>
          <m:t>+</m:t>
        </m:r>
        <m:r>
          <m:rPr>
            <m:sty m:val="bi"/>
          </m:rPr>
          <m:t>B</m:t>
        </m:r>
        <m:r>
          <m:rPr>
            <m:sty m:val="p"/>
          </m:rPr>
          <m:t>)</m:t>
        </m:r>
        <m:r>
          <m:t> </m:t>
        </m:r>
        <m:limLow>
          <m:e>
            <m:r>
              <m:t>x</m:t>
            </m:r>
          </m:e>
          <m:lim>
            <m:r>
              <m:rPr>
                <m:sty m:val="p"/>
              </m:rPr>
              <m:t>∼</m:t>
            </m:r>
          </m:lim>
        </m:limLow>
        <m:r>
          <m:rPr>
            <m:sty m:val="p"/>
          </m:rPr>
          <m:t>=</m:t>
        </m:r>
        <m:r>
          <m:rPr>
            <m:sty m:val="bi"/>
          </m:rPr>
          <m:t>A</m:t>
        </m:r>
        <m:limLow>
          <m:e>
            <m:r>
              <m:t>x</m:t>
            </m:r>
          </m:e>
          <m:lim>
            <m:r>
              <m:rPr>
                <m:sty m:val="p"/>
              </m:rPr>
              <m:t>∼</m:t>
            </m:r>
          </m:lim>
        </m:limLow>
        <m:r>
          <m:rPr>
            <m:sty m:val="p"/>
          </m:rPr>
          <m:t>+</m:t>
        </m:r>
        <m:r>
          <m:rPr>
            <m:sty m:val="bi"/>
          </m:rPr>
          <m:t>B</m:t>
        </m:r>
        <m:limLow>
          <m:e>
            <m:r>
              <m:t>x</m:t>
            </m:r>
          </m:e>
          <m:lim>
            <m:r>
              <m:rPr>
                <m:sty m:val="p"/>
              </m:rPr>
              <m:t>∼</m:t>
            </m:r>
          </m:lim>
        </m:limLow>
      </m:oMath>
      <w:del w:id="12049" w:author="PR Preview" w:date="2026-01-01T00:00:00Z">
        <w:r>
          <w:delText xml:space="preserve"> </w:delText>
        </w:r>
      </w:del>
      <w:del w:id="12050" w:author="PR Preview" w:date="2026-01-01T00:00:00Z">
        <w:r>
          <w:delText xml:space="preserve">(</w:delText>
        </w:r>
      </w:del>
      <w:hyperlink w:anchor="thm-matmul-distrib">
        <w:del w:id="12051" w:author="PR Preview" w:date="2026-01-01T00:00:00Z">
          <w:r>
            <w:rPr>
              <w:rStyle w:val="Hyperlink"/>
            </w:rPr>
            <w:delText xml:space="preserve">Theorem 9</w:delText>
          </w:r>
        </w:del>
      </w:hyperlink>
      <w:del w:id="12052" w:author="PR Preview" w:date="2026-01-01T00:00:00Z">
        <w:r>
          <w:delText xml:space="preserve">, with</w:delText>
        </w:r>
      </w:del>
      <w:del w:id="12053" w:author="PR Preview" w:date="2026-01-01T00:00:00Z">
        <w:r>
          <w:delText xml:space="preserve"> </w:delText>
        </w:r>
      </w:del>
      <m:oMath>
        <m:limLow>
          <m:e>
            <m:r>
              <m:t>x</m:t>
            </m:r>
          </m:e>
          <m:lim>
            <m:r>
              <m:rPr>
                <m:sty m:val="p"/>
              </m:rPr>
              <m:t>∼</m:t>
            </m:r>
          </m:lim>
        </m:limLow>
      </m:oMath>
      <w:del w:id="12054" w:author="PR Preview" w:date="2026-01-01T00:00:00Z">
        <w:r>
          <w:delText xml:space="preserve"> </w:delText>
        </w:r>
      </w:del>
      <w:del w:id="12055" w:author="PR Preview" w:date="2026-01-01T00:00:00Z">
        <w:r>
          <w:delText xml:space="preserve">as an</w:delText>
        </w:r>
      </w:del>
      <w:del w:id="12056" w:author="PR Preview" w:date="2026-01-01T00:00:00Z">
        <w:r>
          <w:delText xml:space="preserve"> </w:delText>
        </w:r>
      </w:del>
      <m:oMath>
        <m:r>
          <m:t>n</m:t>
        </m:r>
        <m:r>
          <m:rPr>
            <m:sty m:val="p"/>
          </m:rPr>
          <m:t>×</m:t>
        </m:r>
        <m:r>
          <m:t>1</m:t>
        </m:r>
      </m:oMath>
      <w:del w:id="12057" w:author="PR Preview" w:date="2026-01-01T00:00:00Z">
        <w:r>
          <w:delText xml:space="preserve"> </w:delText>
        </w:r>
      </w:del>
      <w:del w:id="12058" w:author="PR Preview" w:date="2026-01-01T00:00:00Z">
        <w:r>
          <w:delText xml:space="preserve">matrix),</w:delText>
        </w:r>
      </w:del>
      <w:del w:id="12059" w:author="PR Preview" w:date="2026-01-01T00:00:00Z">
        <w:r>
          <w:delText xml:space="preserve"> </w:delText>
        </w:r>
      </w:del>
      <w:del w:id="12060" w:author="PR Preview" w:date="2026-01-01T00:00:00Z">
        <w:r>
          <w:delText xml:space="preserve">a vector of</w:delText>
        </w:r>
      </w:del>
      <w:del w:id="12061" w:author="PR Preview" w:date="2026-01-01T00:00:00Z">
        <w:r>
          <w:delText xml:space="preserve"> </w:delText>
        </w:r>
      </w:del>
      <m:oMath>
        <m:r>
          <m:rPr>
            <m:scr m:val="script"/>
            <m:sty m:val="p"/>
          </m:rPr>
          <m:t>C</m:t>
        </m:r>
        <m:r>
          <m:rPr>
            <m:sty m:val="p"/>
          </m:rPr>
          <m:t>(</m:t>
        </m:r>
        <m:r>
          <m:rPr>
            <m:sty m:val="bi"/>
          </m:rPr>
          <m:t>A</m:t>
        </m:r>
        <m:r>
          <m:rPr>
            <m:sty m:val="p"/>
          </m:rPr>
          <m:t>)</m:t>
        </m:r>
      </m:oMath>
      <w:del w:id="12062" w:author="PR Preview" w:date="2026-01-01T00:00:00Z">
        <w:r>
          <w:delText xml:space="preserve"> </w:delText>
        </w:r>
      </w:del>
      <w:del w:id="12063" w:author="PR Preview" w:date="2026-01-01T00:00:00Z">
        <w:r>
          <w:delText xml:space="preserve">plus a vector of</w:delText>
        </w:r>
      </w:del>
      <w:del w:id="12064" w:author="PR Preview" w:date="2026-01-01T00:00:00Z">
        <w:r>
          <w:delText xml:space="preserve"> </w:delText>
        </w:r>
      </w:del>
      <m:oMath>
        <m:r>
          <m:rPr>
            <m:scr m:val="script"/>
            <m:sty m:val="p"/>
          </m:rPr>
          <m:t>C</m:t>
        </m:r>
        <m:r>
          <m:rPr>
            <m:sty m:val="p"/>
          </m:rPr>
          <m:t>(</m:t>
        </m:r>
        <m:r>
          <m:rPr>
            <m:sty m:val="bi"/>
          </m:rPr>
          <m:t>B</m:t>
        </m:r>
        <m:r>
          <m:rPr>
            <m:sty m:val="p"/>
          </m:rPr>
          <m:t>)</m:t>
        </m:r>
      </m:oMath>
      <w:del w:id="12065" w:author="PR Preview" w:date="2026-01-01T00:00:00Z">
        <w:r>
          <w:delText xml:space="preserve">.</w:delText>
        </w:r>
      </w:del>
    </w:p>
    <w:p>
      <w:pPr>
        <w:pStyle w:val="FirstParagraph"/>
      </w:pPr>
      <w:ins w:id="12066" w:author="PR Preview" w:date="2026-01-01T00:00:00Z">
        <w:r>
          <w:rPr>
            <w:i/>
            <w:iCs/>
          </w:rPr>
          <w:t xml:space="preserve">Proof</w:t>
        </w:r>
      </w:ins>
      <w:ins w:id="12067" w:author="PR Preview" w:date="2026-01-01T00:00:00Z">
        <w:r>
          <w:t xml:space="preserve">. </w:t>
        </w:r>
      </w:ins>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ins w:id="12068" w:author="PR Preview" w:date="2026-01-01T00:00:00Z">
        <w:r>
          <w:rPr>
            <w:b/>
            <w:bCs/>
          </w:rPr>
          <w:t xml:space="preserve">.</w:t>
        </w:r>
      </w:ins>
      <w:ins w:id="12069" w:author="PR Preview" w:date="2026-01-01T00:00:00Z">
        <w:r>
          <w:t xml:space="preserve"> </w:t>
        </w:r>
      </w:ins>
      <w:ins w:id="12070" w:author="PR Preview" w:date="2026-01-01T00:00:00Z">
        <w:r>
          <w:t xml:space="preserve">Any vector of</w:t>
        </w:r>
      </w:ins>
      <w:ins w:id="12071" w:author="PR Preview" w:date="2026-01-01T00:00:00Z">
        <w:r>
          <w:t xml:space="preserve"> </w:t>
        </w:r>
      </w:ins>
      <m:oMath>
        <m:r>
          <m:rPr>
            <m:scr m:val="script"/>
            <m:sty m:val="p"/>
          </m:rPr>
          <m:t>C</m:t>
        </m:r>
        <m:r>
          <m:rPr>
            <m:sty m:val="p"/>
          </m:rPr>
          <m:t>(</m:t>
        </m:r>
        <m:r>
          <m:rPr>
            <m:sty m:val="bi"/>
          </m:rPr>
          <m:t>A</m:t>
        </m:r>
        <m:r>
          <m:rPr>
            <m:sty m:val="p"/>
          </m:rPr>
          <m:t>+</m:t>
        </m:r>
        <m:r>
          <m:rPr>
            <m:sty m:val="bi"/>
          </m:rPr>
          <m:t>B</m:t>
        </m:r>
        <m:r>
          <m:rPr>
            <m:sty m:val="p"/>
          </m:rPr>
          <m:t>)</m:t>
        </m:r>
      </m:oMath>
      <w:ins w:id="12072" w:author="PR Preview" w:date="2026-01-01T00:00:00Z">
        <w:r>
          <w:t xml:space="preserve"> </w:t>
        </w:r>
      </w:ins>
      <w:ins w:id="12073" w:author="PR Preview" w:date="2026-01-01T00:00:00Z">
        <w:r>
          <w:t xml:space="preserve">is</w:t>
        </w:r>
      </w:ins>
      <w:ins w:id="12074" w:author="PR Preview" w:date="2026-01-01T00:00:00Z">
        <w:r>
          <w:t xml:space="preserve"> </w:t>
        </w:r>
      </w:ins>
      <w:ins w:id="12075" w:author="PR Preview" w:date="2026-01-01T00:00:00Z">
        <w:r>
          <w:t xml:space="preserve">$(\mathbf{A} + \mathbf{B})\,\mathord{\smash[b]{\underset{\raise.3ex\hbox{$\scriptstyle\sim$}}{x}}\vphantom{x}}$</w:t>
        </w:r>
      </w:ins>
      <w:ins w:id="12076" w:author="PR Preview" w:date="2026-01-01T00:00:00Z">
        <w:r>
          <w:t xml:space="preserve"> </w:t>
        </w:r>
      </w:ins>
      <w:ins w:id="12077" w:author="PR Preview" w:date="2026-01-01T00:00:00Z">
        <w:r>
          <w:t xml:space="preserve">for some</w:t>
        </w:r>
      </w:ins>
      <w:ins w:id="12078" w:author="PR Preview" w:date="2026-01-01T00:00:00Z">
        <w:r>
          <w:t xml:space="preserve"> </w:t>
        </w:r>
      </w:ins>
      <w:ins w:id="12079" w:author="PR Preview" w:date="2026-01-01T00:00:00Z">
        <w:r>
          <w:t xml:space="preserve">$\mathord{\smash[b]{\underset{\raise.3ex\hbox{$\scriptstyle\sim$}}{x}}\vphantom{x}} \in \mathbb{R}^n$</w:t>
        </w:r>
      </w:ins>
      <w:ins w:id="12080" w:author="PR Preview" w:date="2026-01-01T00:00:00Z">
        <w:r>
          <w:t xml:space="preserve"> </w:t>
        </w:r>
      </w:ins>
      <w:ins w:id="12081" w:author="PR Preview" w:date="2026-01-01T00:00:00Z">
        <w:r>
          <w:t xml:space="preserve">(</w:t>
        </w:r>
      </w:ins>
      <w:hyperlink w:anchor="def-column-space">
        <w:ins w:id="12082" w:author="PR Preview" w:date="2026-01-01T00:00:00Z">
          <w:r>
            <w:rPr>
              <w:rStyle w:val="Hyperlink"/>
            </w:rPr>
            <w:t xml:space="preserve">Definition 52</w:t>
          </w:r>
        </w:ins>
      </w:hyperlink>
      <w:ins w:id="12083" w:author="PR Preview" w:date="2026-01-01T00:00:00Z">
        <w:r>
          <w:t xml:space="preserve">), and</w:t>
        </w:r>
      </w:ins>
      <w:ins w:id="12084" w:author="PR Preview" w:date="2026-01-01T00:00:00Z">
        <w:r>
          <w:t xml:space="preserve"> </w:t>
        </w:r>
      </w:ins>
      <w:ins w:id="12085" w:author="PR Preview" w:date="2026-01-01T00:00:00Z">
        <w:r>
          <w:t xml:space="preserve">$(\mathbf{A} + \mathbf{B})\,\mathord{\smash[b]{\underset{\raise.3ex\hbox{$\scriptstyle\sim$}}{x}}\vphantom{x}} = \mathbf{A} \mathord{\smash[b]{\underset{\raise.3ex\hbox{$\scriptstyle\sim$}}{x}}\vphantom{x}} + \mathbf{B} \mathord{\smash[b]{\underset{\raise.3ex\hbox{$\scriptstyle\sim$}}{x}}\vphantom{x}}$</w:t>
        </w:r>
      </w:ins>
      <w:ins w:id="12086" w:author="PR Preview" w:date="2026-01-01T00:00:00Z">
        <w:r>
          <w:t xml:space="preserve"> </w:t>
        </w:r>
      </w:ins>
      <w:ins w:id="12087" w:author="PR Preview" w:date="2026-01-01T00:00:00Z">
        <w:r>
          <w:t xml:space="preserve">(</w:t>
        </w:r>
      </w:ins>
      <w:hyperlink w:anchor="thm-matmul-distrib">
        <w:ins w:id="12088" w:author="PR Preview" w:date="2026-01-01T00:00:00Z">
          <w:r>
            <w:rPr>
              <w:rStyle w:val="Hyperlink"/>
            </w:rPr>
            <w:t xml:space="preserve">Theorem 9</w:t>
          </w:r>
        </w:ins>
      </w:hyperlink>
      <w:ins w:id="12089" w:author="PR Preview" w:date="2026-01-01T00:00:00Z">
        <w:r>
          <w:t xml:space="preserve">, with</w:t>
        </w:r>
      </w:ins>
      <w:ins w:id="12090" w:author="PR Preview" w:date="2026-01-01T00:00:00Z">
        <w:r>
          <w:t xml:space="preserve"> </w:t>
        </w:r>
      </w:ins>
      <w:ins w:id="12091" w:author="PR Preview" w:date="2026-01-01T00:00:00Z">
        <w:r>
          <w:t xml:space="preserve">$\mathord{\smash[b]{\underset{\raise.3ex\hbox{$\scriptstyle\sim$}}{x}}\vphantom{x}}$</w:t>
        </w:r>
      </w:ins>
      <w:ins w:id="12092" w:author="PR Preview" w:date="2026-01-01T00:00:00Z">
        <w:r>
          <w:t xml:space="preserve"> </w:t>
        </w:r>
      </w:ins>
      <w:ins w:id="12093" w:author="PR Preview" w:date="2026-01-01T00:00:00Z">
        <w:r>
          <w:t xml:space="preserve">as an</w:t>
        </w:r>
      </w:ins>
      <w:ins w:id="12094" w:author="PR Preview" w:date="2026-01-01T00:00:00Z">
        <w:r>
          <w:t xml:space="preserve"> </w:t>
        </w:r>
      </w:ins>
      <m:oMath>
        <m:r>
          <m:t>n</m:t>
        </m:r>
        <m:r>
          <m:rPr>
            <m:sty m:val="p"/>
          </m:rPr>
          <m:t>×</m:t>
        </m:r>
        <m:r>
          <m:t>1</m:t>
        </m:r>
      </m:oMath>
      <w:ins w:id="12095" w:author="PR Preview" w:date="2026-01-01T00:00:00Z">
        <w:r>
          <w:t xml:space="preserve"> </w:t>
        </w:r>
      </w:ins>
      <w:ins w:id="12096" w:author="PR Preview" w:date="2026-01-01T00:00:00Z">
        <w:r>
          <w:t xml:space="preserve">matrix),</w:t>
        </w:r>
      </w:ins>
      <w:ins w:id="12097" w:author="PR Preview" w:date="2026-01-01T00:00:00Z">
        <w:r>
          <w:t xml:space="preserve"> </w:t>
        </w:r>
      </w:ins>
      <w:ins w:id="12098" w:author="PR Preview" w:date="2026-01-01T00:00:00Z">
        <w:r>
          <w:t xml:space="preserve">a vector of</w:t>
        </w:r>
      </w:ins>
      <w:ins w:id="12099" w:author="PR Preview" w:date="2026-01-01T00:00:00Z">
        <w:r>
          <w:t xml:space="preserve"> </w:t>
        </w:r>
      </w:ins>
      <m:oMath>
        <m:r>
          <m:rPr>
            <m:scr m:val="script"/>
            <m:sty m:val="p"/>
          </m:rPr>
          <m:t>C</m:t>
        </m:r>
        <m:r>
          <m:rPr>
            <m:sty m:val="p"/>
          </m:rPr>
          <m:t>(</m:t>
        </m:r>
        <m:r>
          <m:rPr>
            <m:sty m:val="bi"/>
          </m:rPr>
          <m:t>A</m:t>
        </m:r>
        <m:r>
          <m:rPr>
            <m:sty m:val="p"/>
          </m:rPr>
          <m:t>)</m:t>
        </m:r>
      </m:oMath>
      <w:ins w:id="12100" w:author="PR Preview" w:date="2026-01-01T00:00:00Z">
        <w:r>
          <w:t xml:space="preserve"> </w:t>
        </w:r>
      </w:ins>
      <w:ins w:id="12101" w:author="PR Preview" w:date="2026-01-01T00:00:00Z">
        <w:r>
          <w:t xml:space="preserve">plus a vector of</w:t>
        </w:r>
      </w:ins>
      <w:ins w:id="12102" w:author="PR Preview" w:date="2026-01-01T00:00:00Z">
        <w:r>
          <w:t xml:space="preserve"> </w:t>
        </w:r>
      </w:ins>
      <m:oMath>
        <m:r>
          <m:rPr>
            <m:scr m:val="script"/>
            <m:sty m:val="p"/>
          </m:rPr>
          <m:t>C</m:t>
        </m:r>
        <m:r>
          <m:rPr>
            <m:sty m:val="p"/>
          </m:rPr>
          <m:t>(</m:t>
        </m:r>
        <m:r>
          <m:rPr>
            <m:sty m:val="bi"/>
          </m:rPr>
          <m:t>B</m:t>
        </m:r>
        <m:r>
          <m:rPr>
            <m:sty m:val="p"/>
          </m:rPr>
          <m:t>)</m:t>
        </m:r>
      </m:oMath>
      <w:ins w:id="12103" w:author="PR Preview" w:date="2026-01-01T00:00:00Z">
        <w:r>
          <w:t xml:space="preserve">.</w:t>
        </w:r>
      </w:ins>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del w:id="12104" w:author="PR Preview" w:date="2026-01-01T00:00:00Z">
        <w:r>
          <w:rPr>
            <w:b/>
            <w:bCs/>
          </w:rPr>
          <w:delText xml:space="preserve">Example 84 (Subadditivity with equality and without)</w:delText>
        </w:r>
      </w:del>
      <w:del w:id="12105" w:author="PR Preview" w:date="2026-01-01T00:00:00Z">
        <w:r>
          <w:delText xml:space="preserve"> </w:delText>
        </w:r>
      </w:del>
      <w:del w:id="12106" w:author="PR Preview" w:date="2026-01-01T00:00:00Z">
        <w:r>
          <w:delText xml:space="preserve">Let</w:delText>
        </w:r>
      </w:del>
      <w:del w:id="12107"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12108" w:author="PR Preview" w:date="2026-01-01T00:00:00Z">
        <w:r>
          <w:delText xml:space="preserve"> </w:delText>
        </w:r>
      </w:del>
      <w:del w:id="12109" w:author="PR Preview" w:date="2026-01-01T00:00:00Z">
        <w:r>
          <w:delText xml:space="preserve">and</w:delText>
        </w:r>
      </w:del>
      <w:del w:id="12110"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del w:id="12111" w:author="PR Preview" w:date="2026-01-01T00:00:00Z">
        <w:r>
          <w:delText xml:space="preserve">.</w:delText>
        </w:r>
      </w:del>
      <w:del w:id="12112" w:author="PR Preview" w:date="2026-01-01T00:00:00Z">
        <w:r>
          <w:delText xml:space="preserve"> </w:delText>
        </w:r>
      </w:del>
      <w:del w:id="12113" w:author="PR Preview" w:date="2026-01-01T00:00:00Z">
        <w:r>
          <w:delText xml:space="preserve">Each has one nonzero column and one zero column.</w:delText>
        </w:r>
      </w:del>
      <w:del w:id="12114" w:author="PR Preview" w:date="2026-01-01T00:00:00Z">
        <w:r>
          <w:delText xml:space="preserve"> </w:delText>
        </w:r>
      </w:del>
      <w:del w:id="12115" w:author="PR Preview" w:date="2026-01-01T00:00:00Z">
        <w:r>
          <w:delText xml:space="preserve">The nonzero column on its own is linearly independent</w:delText>
        </w:r>
      </w:del>
      <w:del w:id="12116" w:author="PR Preview" w:date="2026-01-01T00:00:00Z">
        <w:r>
          <w:delText xml:space="preserve"> </w:delText>
        </w:r>
      </w:del>
      <w:del w:id="12117" w:author="PR Preview" w:date="2026-01-01T00:00:00Z">
        <w:r>
          <w:delText xml:space="preserve">(</w:delText>
        </w:r>
      </w:del>
      <m:oMath>
        <m:r>
          <m:t>c</m:t>
        </m:r>
        <m:r>
          <m:t> </m:t>
        </m:r>
        <m:limLow>
          <m:e>
            <m:r>
              <m:t>v</m:t>
            </m:r>
          </m:e>
          <m:lim>
            <m:r>
              <m:rPr>
                <m:sty m:val="p"/>
              </m:rPr>
              <m:t>∼</m:t>
            </m:r>
          </m:lim>
        </m:limLow>
        <m:r>
          <m:rPr>
            <m:sty m:val="p"/>
          </m:rPr>
          <m:t>=</m:t>
        </m:r>
        <m:sSub>
          <m:e>
            <m:limLow>
              <m:e>
                <m:r>
                  <m:t>0</m:t>
                </m:r>
              </m:e>
              <m:lim>
                <m:r>
                  <m:rPr>
                    <m:sty m:val="p"/>
                  </m:rPr>
                  <m:t>∼</m:t>
                </m:r>
              </m:lim>
            </m:limLow>
          </m:e>
          <m:sub>
            <m:r>
              <m:t>2</m:t>
            </m:r>
          </m:sub>
        </m:sSub>
      </m:oMath>
      <w:del w:id="12118" w:author="PR Preview" w:date="2026-01-01T00:00:00Z">
        <w:r>
          <w:delText xml:space="preserve"> </w:delText>
        </w:r>
      </w:del>
      <w:del w:id="12119" w:author="PR Preview" w:date="2026-01-01T00:00:00Z">
        <w:r>
          <w:delText xml:space="preserve">with</w:delText>
        </w:r>
      </w:del>
      <w:del w:id="12120" w:author="PR Preview" w:date="2026-01-01T00:00:00Z">
        <w:r>
          <w:delText xml:space="preserve"> </w:delText>
        </w:r>
      </w:del>
      <m:oMath>
        <m:limLow>
          <m:e>
            <m:r>
              <m:t>v</m:t>
            </m:r>
          </m:e>
          <m:lim>
            <m:r>
              <m:rPr>
                <m:sty m:val="p"/>
              </m:rPr>
              <m:t>∼</m:t>
            </m:r>
          </m:lim>
        </m:limLow>
        <m:r>
          <m:rPr>
            <m:sty m:val="p"/>
          </m:rPr>
          <m:t>≠</m:t>
        </m:r>
        <m:sSub>
          <m:e>
            <m:limLow>
              <m:e>
                <m:r>
                  <m:t>0</m:t>
                </m:r>
              </m:e>
              <m:lim>
                <m:r>
                  <m:rPr>
                    <m:sty m:val="p"/>
                  </m:rPr>
                  <m:t>∼</m:t>
                </m:r>
              </m:lim>
            </m:limLow>
          </m:e>
          <m:sub>
            <m:r>
              <m:t>2</m:t>
            </m:r>
          </m:sub>
        </m:sSub>
      </m:oMath>
      <w:del w:id="12121" w:author="PR Preview" w:date="2026-01-01T00:00:00Z">
        <w:r>
          <w:delText xml:space="preserve"> </w:delText>
        </w:r>
      </w:del>
      <w:del w:id="12122" w:author="PR Preview" w:date="2026-01-01T00:00:00Z">
        <w:r>
          <w:delText xml:space="preserve">forces</w:delText>
        </w:r>
      </w:del>
      <w:del w:id="12123" w:author="PR Preview" w:date="2026-01-01T00:00:00Z">
        <w:r>
          <w:delText xml:space="preserve"> </w:delText>
        </w:r>
      </w:del>
      <m:oMath>
        <m:r>
          <m:t>c</m:t>
        </m:r>
        <m:r>
          <m:rPr>
            <m:sty m:val="p"/>
          </m:rPr>
          <m:t>=</m:t>
        </m:r>
        <m:r>
          <m:t>0</m:t>
        </m:r>
      </m:oMath>
      <w:del w:id="12124" w:author="PR Preview" w:date="2026-01-01T00:00:00Z">
        <w:r>
          <w:delText xml:space="preserve">),</w:delText>
        </w:r>
      </w:del>
      <w:del w:id="12125" w:author="PR Preview" w:date="2026-01-01T00:00:00Z">
        <w:r>
          <w:delText xml:space="preserve"> </w:delText>
        </w:r>
      </w:del>
      <w:del w:id="12126" w:author="PR Preview" w:date="2026-01-01T00:00:00Z">
        <w:r>
          <w:delText xml:space="preserve">and the two columns together are not,</w:delText>
        </w:r>
      </w:del>
      <w:del w:id="12127" w:author="PR Preview" w:date="2026-01-01T00:00:00Z">
        <w:r>
          <w:delText xml:space="preserve"> </w:delText>
        </w:r>
      </w:del>
      <w:del w:id="12128" w:author="PR Preview" w:date="2026-01-01T00:00:00Z">
        <w:r>
          <w:delText xml:space="preserve">since</w:delText>
        </w:r>
      </w:del>
      <w:del w:id="12129" w:author="PR Preview" w:date="2026-01-01T00:00:00Z">
        <w:r>
          <w:delText xml:space="preserve"> </w:delText>
        </w:r>
      </w:del>
      <m:oMath>
        <m:r>
          <m:t>1</m:t>
        </m:r>
      </m:oMath>
      <w:del w:id="12130" w:author="PR Preview" w:date="2026-01-01T00:00:00Z">
        <w:r>
          <w:delText xml:space="preserve"> </w:delText>
        </w:r>
      </w:del>
      <w:del w:id="12131" w:author="PR Preview" w:date="2026-01-01T00:00:00Z">
        <w:r>
          <w:delText xml:space="preserve">times the zero column is</w:delText>
        </w:r>
      </w:del>
      <w:del w:id="12132" w:author="PR Preview" w:date="2026-01-01T00:00:00Z">
        <w:r>
          <w:delText xml:space="preserve"> </w:delText>
        </w:r>
      </w:del>
      <m:oMath>
        <m:sSub>
          <m:e>
            <m:limLow>
              <m:e>
                <m:r>
                  <m:t>0</m:t>
                </m:r>
              </m:e>
              <m:lim>
                <m:r>
                  <m:rPr>
                    <m:sty m:val="p"/>
                  </m:rPr>
                  <m:t>∼</m:t>
                </m:r>
              </m:lim>
            </m:limLow>
          </m:e>
          <m:sub>
            <m:r>
              <m:t>2</m:t>
            </m:r>
          </m:sub>
        </m:sSub>
      </m:oMath>
      <w:del w:id="12133" w:author="PR Preview" w:date="2026-01-01T00:00:00Z">
        <w:r>
          <w:delText xml:space="preserve">;</w:delText>
        </w:r>
      </w:del>
      <w:del w:id="12134" w:author="PR Preview" w:date="2026-01-01T00:00:00Z">
        <w:r>
          <w:delText xml:space="preserve"> </w:delText>
        </w:r>
      </w:del>
      <w:del w:id="12135" w:author="PR Preview" w:date="2026-01-01T00:00:00Z">
        <w:r>
          <w:delText xml:space="preserve">so each matrix has rank</w:delText>
        </w:r>
      </w:del>
      <w:del w:id="12136" w:author="PR Preview" w:date="2026-01-01T00:00:00Z">
        <w:r>
          <w:delText xml:space="preserve"> </w:delText>
        </w:r>
      </w:del>
      <m:oMath>
        <m:r>
          <m:t>1</m:t>
        </m:r>
      </m:oMath>
      <w:del w:id="12137" w:author="PR Preview" w:date="2026-01-01T00:00:00Z">
        <w:r>
          <w:delText xml:space="preserve"> </w:delText>
        </w:r>
      </w:del>
      <w:del w:id="12138" w:author="PR Preview" w:date="2026-01-01T00:00:00Z">
        <w:r>
          <w:delText xml:space="preserve">(</w:delText>
        </w:r>
      </w:del>
      <w:hyperlink w:anchor="def-rank">
        <w:del w:id="12139" w:author="PR Preview" w:date="2026-01-01T00:00:00Z">
          <w:r>
            <w:rPr>
              <w:rStyle w:val="Hyperlink"/>
            </w:rPr>
            <w:delText xml:space="preserve">Definition 44</w:delText>
          </w:r>
        </w:del>
      </w:hyperlink>
      <w:del w:id="12140" w:author="PR Preview" w:date="2026-01-01T00:00:00Z">
        <w:r>
          <w:delText xml:space="preserve">).</w:delText>
        </w:r>
      </w:del>
      <w:del w:id="12141" w:author="PR Preview" w:date="2026-01-01T00:00:00Z">
        <w:r>
          <w:delText xml:space="preserve"> </w:delText>
        </w:r>
      </w:del>
      <w:del w:id="12142" w:author="PR Preview" w:date="2026-01-01T00:00:00Z">
        <w:r>
          <w:delText xml:space="preserve">By the same argument,</w:delText>
        </w:r>
      </w:del>
      <w:del w:id="12143" w:author="PR Preview" w:date="2026-01-01T00:00:00Z">
        <w:r>
          <w:delText xml:space="preserve"> </w:delText>
        </w:r>
      </w:del>
      <m:oMath>
        <m:r>
          <m:rPr>
            <m:sty m:val="p"/>
          </m:rPr>
          <m:t>−</m:t>
        </m:r>
        <m:r>
          <m:rPr>
            <m:sty m:val="bi"/>
          </m:rPr>
          <m:t>A</m:t>
        </m:r>
      </m:oMath>
      <w:del w:id="12144" w:author="PR Preview" w:date="2026-01-01T00:00:00Z">
        <w:r>
          <w:delText xml:space="preserve"> </w:delText>
        </w:r>
      </w:del>
      <w:del w:id="12145" w:author="PR Preview" w:date="2026-01-01T00:00:00Z">
        <w:r>
          <w:delText xml:space="preserve">has rank</w:delText>
        </w:r>
      </w:del>
      <w:del w:id="12146" w:author="PR Preview" w:date="2026-01-01T00:00:00Z">
        <w:r>
          <w:delText xml:space="preserve"> </w:delText>
        </w:r>
      </w:del>
      <m:oMath>
        <m:r>
          <m:t>1</m:t>
        </m:r>
      </m:oMath>
      <w:del w:id="12147" w:author="PR Preview" w:date="2026-01-01T00:00:00Z">
        <w:r>
          <w:delText xml:space="preserve">.</w:delText>
        </w:r>
      </w:del>
    </w:p>
    <w:p>
      <w:pPr>
        <w:pStyle w:val="FirstParagraph"/>
      </w:pPr>
      <w:ins w:id="12148" w:author="PR Preview" w:date="2026-01-01T00:00:00Z">
        <w:r>
          <w:rPr>
            <w:b/>
            <w:bCs/>
          </w:rPr>
          <w:t xml:space="preserve">Example 84 (Subadditivity with equality and without)</w:t>
        </w:r>
      </w:ins>
      <w:ins w:id="12149" w:author="PR Preview" w:date="2026-01-01T00:00:00Z">
        <w:r>
          <w:t xml:space="preserve"> </w:t>
        </w:r>
      </w:ins>
      <w:ins w:id="12150" w:author="PR Preview" w:date="2026-01-01T00:00:00Z">
        <w:r>
          <w:t xml:space="preserve">Let</w:t>
        </w:r>
      </w:ins>
      <w:ins w:id="12151"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12152" w:author="PR Preview" w:date="2026-01-01T00:00:00Z">
        <w:r>
          <w:t xml:space="preserve"> </w:t>
        </w:r>
      </w:ins>
      <w:ins w:id="12153" w:author="PR Preview" w:date="2026-01-01T00:00:00Z">
        <w:r>
          <w:t xml:space="preserve">and</w:t>
        </w:r>
      </w:ins>
      <w:ins w:id="12154"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ins w:id="12155" w:author="PR Preview" w:date="2026-01-01T00:00:00Z">
        <w:r>
          <w:t xml:space="preserve">.</w:t>
        </w:r>
      </w:ins>
      <w:ins w:id="12156" w:author="PR Preview" w:date="2026-01-01T00:00:00Z">
        <w:r>
          <w:t xml:space="preserve"> </w:t>
        </w:r>
      </w:ins>
      <w:ins w:id="12157" w:author="PR Preview" w:date="2026-01-01T00:00:00Z">
        <w:r>
          <w:t xml:space="preserve">Each has one nonzero column and one zero column.</w:t>
        </w:r>
      </w:ins>
      <w:ins w:id="12158" w:author="PR Preview" w:date="2026-01-01T00:00:00Z">
        <w:r>
          <w:t xml:space="preserve"> </w:t>
        </w:r>
      </w:ins>
      <w:ins w:id="12159" w:author="PR Preview" w:date="2026-01-01T00:00:00Z">
        <w:r>
          <w:t xml:space="preserve">The nonzero column on its own is linearly independent</w:t>
        </w:r>
      </w:ins>
      <w:ins w:id="12160" w:author="PR Preview" w:date="2026-01-01T00:00:00Z">
        <w:r>
          <w:t xml:space="preserve"> </w:t>
        </w:r>
      </w:ins>
      <w:ins w:id="12161" w:author="PR Preview" w:date="2026-01-01T00:00:00Z">
        <w:r>
          <w:t xml:space="preserve">(</w:t>
        </w:r>
      </w:ins>
      <w:ins w:id="12162" w:author="PR Preview" w:date="2026-01-01T00:00:00Z">
        <w:r>
          <w:t xml:space="preserve">$c\,\mathord{\smash[b]{\underset{\raise.3ex\hbox{$\scriptstyle\sim$}}{v}}\vphantom{v}} = \mathord{\smash[b]{\underset{\raise.3ex\hbox{$\scriptstyle\sim$}}{0}}\vphantom{0}}_2$</w:t>
        </w:r>
      </w:ins>
      <w:ins w:id="12163" w:author="PR Preview" w:date="2026-01-01T00:00:00Z">
        <w:r>
          <w:t xml:space="preserve"> </w:t>
        </w:r>
      </w:ins>
      <w:ins w:id="12164" w:author="PR Preview" w:date="2026-01-01T00:00:00Z">
        <w:r>
          <w:t xml:space="preserve">with</w:t>
        </w:r>
      </w:ins>
      <w:ins w:id="12165" w:author="PR Preview" w:date="2026-01-01T00:00:00Z">
        <w:r>
          <w:t xml:space="preserve"> </w:t>
        </w:r>
      </w:ins>
      <w:ins w:id="12166" w:author="PR Preview" w:date="2026-01-01T00:00:00Z">
        <w:r>
          <w:t xml:space="preserve">$\mathord{\smash[b]{\underset{\raise.3ex\hbox{$\scriptstyle\sim$}}{v}}\vphantom{v}} \ne \mathord{\smash[b]{\underset{\raise.3ex\hbox{$\scriptstyle\sim$}}{0}}\vphantom{0}}_2$</w:t>
        </w:r>
      </w:ins>
      <w:ins w:id="12167" w:author="PR Preview" w:date="2026-01-01T00:00:00Z">
        <w:r>
          <w:t xml:space="preserve"> </w:t>
        </w:r>
      </w:ins>
      <w:ins w:id="12168" w:author="PR Preview" w:date="2026-01-01T00:00:00Z">
        <w:r>
          <w:t xml:space="preserve">forces</w:t>
        </w:r>
      </w:ins>
      <w:ins w:id="12169" w:author="PR Preview" w:date="2026-01-01T00:00:00Z">
        <w:r>
          <w:t xml:space="preserve"> </w:t>
        </w:r>
      </w:ins>
      <m:oMath>
        <m:r>
          <m:t>c</m:t>
        </m:r>
        <m:r>
          <m:rPr>
            <m:sty m:val="p"/>
          </m:rPr>
          <m:t>=</m:t>
        </m:r>
        <m:r>
          <m:t>0</m:t>
        </m:r>
      </m:oMath>
      <w:ins w:id="12170" w:author="PR Preview" w:date="2026-01-01T00:00:00Z">
        <w:r>
          <w:t xml:space="preserve">),</w:t>
        </w:r>
      </w:ins>
      <w:ins w:id="12171" w:author="PR Preview" w:date="2026-01-01T00:00:00Z">
        <w:r>
          <w:t xml:space="preserve"> </w:t>
        </w:r>
      </w:ins>
      <w:ins w:id="12172" w:author="PR Preview" w:date="2026-01-01T00:00:00Z">
        <w:r>
          <w:t xml:space="preserve">and the two columns together are not,</w:t>
        </w:r>
      </w:ins>
      <w:ins w:id="12173" w:author="PR Preview" w:date="2026-01-01T00:00:00Z">
        <w:r>
          <w:t xml:space="preserve"> </w:t>
        </w:r>
      </w:ins>
      <w:ins w:id="12174" w:author="PR Preview" w:date="2026-01-01T00:00:00Z">
        <w:r>
          <w:t xml:space="preserve">since</w:t>
        </w:r>
      </w:ins>
      <w:ins w:id="12175" w:author="PR Preview" w:date="2026-01-01T00:00:00Z">
        <w:r>
          <w:t xml:space="preserve"> </w:t>
        </w:r>
      </w:ins>
      <m:oMath>
        <m:r>
          <m:t>1</m:t>
        </m:r>
      </m:oMath>
      <w:ins w:id="12176" w:author="PR Preview" w:date="2026-01-01T00:00:00Z">
        <w:r>
          <w:t xml:space="preserve"> </w:t>
        </w:r>
      </w:ins>
      <w:ins w:id="12177" w:author="PR Preview" w:date="2026-01-01T00:00:00Z">
        <w:r>
          <w:t xml:space="preserve">times the zero column is</w:t>
        </w:r>
      </w:ins>
      <w:ins w:id="12178" w:author="PR Preview" w:date="2026-01-01T00:00:00Z">
        <w:r>
          <w:t xml:space="preserve"> </w:t>
        </w:r>
      </w:ins>
      <w:ins w:id="12179" w:author="PR Preview" w:date="2026-01-01T00:00:00Z">
        <w:r>
          <w:t xml:space="preserve">$\mathord{\smash[b]{\underset{\raise.3ex\hbox{$\scriptstyle\sim$}}{0}}\vphantom{0}}_2$</w:t>
        </w:r>
      </w:ins>
      <w:ins w:id="12180" w:author="PR Preview" w:date="2026-01-01T00:00:00Z">
        <w:r>
          <w:t xml:space="preserve">;</w:t>
        </w:r>
      </w:ins>
      <w:ins w:id="12181" w:author="PR Preview" w:date="2026-01-01T00:00:00Z">
        <w:r>
          <w:t xml:space="preserve"> </w:t>
        </w:r>
      </w:ins>
      <w:ins w:id="12182" w:author="PR Preview" w:date="2026-01-01T00:00:00Z">
        <w:r>
          <w:t xml:space="preserve">so each matrix has rank</w:t>
        </w:r>
      </w:ins>
      <w:ins w:id="12183" w:author="PR Preview" w:date="2026-01-01T00:00:00Z">
        <w:r>
          <w:t xml:space="preserve"> </w:t>
        </w:r>
      </w:ins>
      <m:oMath>
        <m:r>
          <m:t>1</m:t>
        </m:r>
      </m:oMath>
      <w:ins w:id="12184" w:author="PR Preview" w:date="2026-01-01T00:00:00Z">
        <w:r>
          <w:t xml:space="preserve"> </w:t>
        </w:r>
      </w:ins>
      <w:ins w:id="12185" w:author="PR Preview" w:date="2026-01-01T00:00:00Z">
        <w:r>
          <w:t xml:space="preserve">(</w:t>
        </w:r>
      </w:ins>
      <w:hyperlink w:anchor="def-rank">
        <w:ins w:id="12186" w:author="PR Preview" w:date="2026-01-01T00:00:00Z">
          <w:r>
            <w:rPr>
              <w:rStyle w:val="Hyperlink"/>
            </w:rPr>
            <w:t xml:space="preserve">Definition 44</w:t>
          </w:r>
        </w:ins>
      </w:hyperlink>
      <w:ins w:id="12187" w:author="PR Preview" w:date="2026-01-01T00:00:00Z">
        <w:r>
          <w:t xml:space="preserve">).</w:t>
        </w:r>
      </w:ins>
      <w:ins w:id="12188" w:author="PR Preview" w:date="2026-01-01T00:00:00Z">
        <w:r>
          <w:t xml:space="preserve"> </w:t>
        </w:r>
      </w:ins>
      <w:ins w:id="12189" w:author="PR Preview" w:date="2026-01-01T00:00:00Z">
        <w:r>
          <w:t xml:space="preserve">By the same argument,</w:t>
        </w:r>
      </w:ins>
      <w:ins w:id="12190" w:author="PR Preview" w:date="2026-01-01T00:00:00Z">
        <w:r>
          <w:t xml:space="preserve"> </w:t>
        </w:r>
      </w:ins>
      <m:oMath>
        <m:r>
          <m:rPr>
            <m:sty m:val="p"/>
          </m:rPr>
          <m:t>−</m:t>
        </m:r>
        <m:r>
          <m:rPr>
            <m:sty m:val="bi"/>
          </m:rPr>
          <m:t>A</m:t>
        </m:r>
      </m:oMath>
      <w:ins w:id="12191" w:author="PR Preview" w:date="2026-01-01T00:00:00Z">
        <w:r>
          <w:t xml:space="preserve"> </w:t>
        </w:r>
      </w:ins>
      <w:ins w:id="12192" w:author="PR Preview" w:date="2026-01-01T00:00:00Z">
        <w:r>
          <w:t xml:space="preserve">has rank</w:t>
        </w:r>
      </w:ins>
      <w:ins w:id="12193" w:author="PR Preview" w:date="2026-01-01T00:00:00Z">
        <w:r>
          <w:t xml:space="preserve"> </w:t>
        </w:r>
      </w:ins>
      <m:oMath>
        <m:r>
          <m:t>1</m:t>
        </m:r>
      </m:oMath>
      <w:ins w:id="12194" w:author="PR Preview" w:date="2026-01-01T00:00:00Z">
        <w:r>
          <w:t xml:space="preserve">.</w:t>
        </w:r>
      </w:ins>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del w:id="12195" w:author="PR Preview" w:date="2026-01-01T00:00:00Z">
        <w:r>
          <w:delText xml:space="preserve"> </w:delText>
        </w:r>
      </w:del>
      <w:del w:id="12196" w:author="PR Preview" w:date="2026-01-01T00:00:00Z">
        <w:r>
          <w:delText xml:space="preserve">is the</w:delText>
        </w:r>
      </w:del>
      <w:del w:id="12197" w:author="PR Preview" w:date="2026-01-01T00:00:00Z">
        <w:r>
          <w:delText xml:space="preserve"> </w:delText>
        </w:r>
      </w:del>
      <m:oMath>
        <m:r>
          <m:t>2</m:t>
        </m:r>
        <m:r>
          <m:rPr>
            <m:sty m:val="p"/>
          </m:rPr>
          <m:t>×</m:t>
        </m:r>
        <m:r>
          <m:t>2</m:t>
        </m:r>
      </m:oMath>
      <w:del w:id="12198" w:author="PR Preview" w:date="2026-01-01T00:00:00Z">
        <w:r>
          <w:delText xml:space="preserve"> </w:delText>
        </w:r>
      </w:del>
      <w:del w:id="12199" w:author="PR Preview" w:date="2026-01-01T00:00:00Z">
        <w:r>
          <w:delText xml:space="preserve">zero matrix,</w:delText>
        </w:r>
      </w:del>
      <w:del w:id="12200" w:author="PR Preview" w:date="2026-01-01T00:00:00Z">
        <w:r>
          <w:delText xml:space="preserve"> </w:delText>
        </w:r>
      </w:del>
      <w:del w:id="12201" w:author="PR Preview" w:date="2026-01-01T00:00:00Z">
        <w:r>
          <w:delText xml:space="preserve">which has rank</w:delText>
        </w:r>
      </w:del>
      <w:del w:id="12202" w:author="PR Preview" w:date="2026-01-01T00:00:00Z">
        <w:r>
          <w:delText xml:space="preserve"> </w:delText>
        </w:r>
      </w:del>
      <m:oMath>
        <m:r>
          <m:t>0</m:t>
        </m:r>
      </m:oMath>
      <w:del w:id="12203" w:author="PR Preview" w:date="2026-01-01T00:00:00Z">
        <w:r>
          <w:delText xml:space="preserve">:</w:delText>
        </w:r>
      </w:del>
      <w:del w:id="12204" w:author="PR Preview" w:date="2026-01-01T00:00:00Z">
        <w:r>
          <w:delText xml:space="preserve"> </w:delText>
        </w:r>
      </w:del>
      <w:del w:id="12205" w:author="PR Preview" w:date="2026-01-01T00:00:00Z">
        <w:r>
          <w:delText xml:space="preserve">any nonempty list of its columns contains</w:delText>
        </w:r>
      </w:del>
      <w:del w:id="12206" w:author="PR Preview" w:date="2026-01-01T00:00:00Z">
        <w:r>
          <w:delText xml:space="preserve"> </w:delText>
        </w:r>
      </w:del>
      <m:oMath>
        <m:sSub>
          <m:e>
            <m:limLow>
              <m:e>
                <m:r>
                  <m:t>0</m:t>
                </m:r>
              </m:e>
              <m:lim>
                <m:r>
                  <m:rPr>
                    <m:sty m:val="p"/>
                  </m:rPr>
                  <m:t>∼</m:t>
                </m:r>
              </m:lim>
            </m:limLow>
          </m:e>
          <m:sub>
            <m:r>
              <m:t>2</m:t>
            </m:r>
          </m:sub>
        </m:sSub>
      </m:oMath>
      <w:del w:id="12207" w:author="PR Preview" w:date="2026-01-01T00:00:00Z">
        <w:r>
          <w:delText xml:space="preserve">,</w:delText>
        </w:r>
      </w:del>
      <w:del w:id="12208" w:author="PR Preview" w:date="2026-01-01T00:00:00Z">
        <w:r>
          <w:delText xml:space="preserve"> </w:delText>
        </w:r>
      </w:del>
      <w:del w:id="12209" w:author="PR Preview" w:date="2026-01-01T00:00:00Z">
        <w:r>
          <w:delText xml:space="preserve">and</w:delText>
        </w:r>
      </w:del>
      <w:del w:id="12210" w:author="PR Preview" w:date="2026-01-01T00:00:00Z">
        <w:r>
          <w:delText xml:space="preserve"> </w:delText>
        </w:r>
      </w:del>
      <m:oMath>
        <m:r>
          <m:t>1</m:t>
        </m:r>
        <m:r>
          <m:rPr>
            <m:sty m:val="p"/>
          </m:rPr>
          <m:t>⋅</m:t>
        </m:r>
        <m:sSub>
          <m:e>
            <m:limLow>
              <m:e>
                <m:r>
                  <m:t>0</m:t>
                </m:r>
              </m:e>
              <m:lim>
                <m:r>
                  <m:rPr>
                    <m:sty m:val="p"/>
                  </m:rPr>
                  <m:t>∼</m:t>
                </m:r>
              </m:lim>
            </m:limLow>
          </m:e>
          <m:sub>
            <m:r>
              <m:t>2</m:t>
            </m:r>
          </m:sub>
        </m:sSub>
        <m:r>
          <m:rPr>
            <m:sty m:val="p"/>
          </m:rPr>
          <m:t>=</m:t>
        </m:r>
        <m:sSub>
          <m:e>
            <m:limLow>
              <m:e>
                <m:r>
                  <m:t>0</m:t>
                </m:r>
              </m:e>
              <m:lim>
                <m:r>
                  <m:rPr>
                    <m:sty m:val="p"/>
                  </m:rPr>
                  <m:t>∼</m:t>
                </m:r>
              </m:lim>
            </m:limLow>
          </m:e>
          <m:sub>
            <m:r>
              <m:t>2</m:t>
            </m:r>
          </m:sub>
        </m:sSub>
      </m:oMath>
      <w:del w:id="12211" w:author="PR Preview" w:date="2026-01-01T00:00:00Z">
        <w:r>
          <w:delText xml:space="preserve">.</w:delText>
        </w:r>
      </w:del>
      <w:del w:id="12212" w:author="PR Preview" w:date="2026-01-01T00:00:00Z">
        <w:r>
          <w:delText xml:space="preserve"> </w:delText>
        </w:r>
      </w:del>
      <w:del w:id="12213" w:author="PR Preview" w:date="2026-01-01T00:00:00Z">
        <w:r>
          <w:delText xml:space="preserve">So the bound</w:delText>
        </w:r>
      </w:del>
      <w:del w:id="12214" w:author="PR Preview" w:date="2026-01-01T00:00:00Z">
        <w:r>
          <w:delText xml:space="preserve"> </w:delText>
        </w:r>
      </w:del>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del w:id="12215" w:author="PR Preview" w:date="2026-01-01T00:00:00Z">
        <w:r>
          <w:delText xml:space="preserve"> </w:delText>
        </w:r>
      </w:del>
      <w:del w:id="12216" w:author="PR Preview" w:date="2026-01-01T00:00:00Z">
        <w:r>
          <w:delText xml:space="preserve">is strict.</w:delText>
        </w:r>
      </w:del>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ins w:id="12217" w:author="PR Preview" w:date="2026-01-01T00:00:00Z">
        <w:r>
          <w:t xml:space="preserve"> </w:t>
        </w:r>
      </w:ins>
      <w:ins w:id="12218" w:author="PR Preview" w:date="2026-01-01T00:00:00Z">
        <w:r>
          <w:t xml:space="preserve">is the</w:t>
        </w:r>
      </w:ins>
      <w:ins w:id="12219" w:author="PR Preview" w:date="2026-01-01T00:00:00Z">
        <w:r>
          <w:t xml:space="preserve"> </w:t>
        </w:r>
      </w:ins>
      <m:oMath>
        <m:r>
          <m:t>2</m:t>
        </m:r>
        <m:r>
          <m:rPr>
            <m:sty m:val="p"/>
          </m:rPr>
          <m:t>×</m:t>
        </m:r>
        <m:r>
          <m:t>2</m:t>
        </m:r>
      </m:oMath>
      <w:ins w:id="12220" w:author="PR Preview" w:date="2026-01-01T00:00:00Z">
        <w:r>
          <w:t xml:space="preserve"> </w:t>
        </w:r>
      </w:ins>
      <w:ins w:id="12221" w:author="PR Preview" w:date="2026-01-01T00:00:00Z">
        <w:r>
          <w:t xml:space="preserve">zero matrix,</w:t>
        </w:r>
      </w:ins>
      <w:ins w:id="12222" w:author="PR Preview" w:date="2026-01-01T00:00:00Z">
        <w:r>
          <w:t xml:space="preserve"> </w:t>
        </w:r>
      </w:ins>
      <w:ins w:id="12223" w:author="PR Preview" w:date="2026-01-01T00:00:00Z">
        <w:r>
          <w:t xml:space="preserve">which has rank</w:t>
        </w:r>
      </w:ins>
      <w:ins w:id="12224" w:author="PR Preview" w:date="2026-01-01T00:00:00Z">
        <w:r>
          <w:t xml:space="preserve"> </w:t>
        </w:r>
      </w:ins>
      <m:oMath>
        <m:r>
          <m:t>0</m:t>
        </m:r>
      </m:oMath>
      <w:ins w:id="12225" w:author="PR Preview" w:date="2026-01-01T00:00:00Z">
        <w:r>
          <w:t xml:space="preserve">:</w:t>
        </w:r>
      </w:ins>
      <w:ins w:id="12226" w:author="PR Preview" w:date="2026-01-01T00:00:00Z">
        <w:r>
          <w:t xml:space="preserve"> </w:t>
        </w:r>
      </w:ins>
      <w:ins w:id="12227" w:author="PR Preview" w:date="2026-01-01T00:00:00Z">
        <w:r>
          <w:t xml:space="preserve">any nonempty list of its columns contains</w:t>
        </w:r>
      </w:ins>
      <w:ins w:id="12228" w:author="PR Preview" w:date="2026-01-01T00:00:00Z">
        <w:r>
          <w:t xml:space="preserve"> </w:t>
        </w:r>
      </w:ins>
      <w:ins w:id="12229" w:author="PR Preview" w:date="2026-01-01T00:00:00Z">
        <w:r>
          <w:t xml:space="preserve">$\mathord{\smash[b]{\underset{\raise.3ex\hbox{$\scriptstyle\sim$}}{0}}\vphantom{0}}_2$</w:t>
        </w:r>
      </w:ins>
      <w:ins w:id="12230" w:author="PR Preview" w:date="2026-01-01T00:00:00Z">
        <w:r>
          <w:t xml:space="preserve">,</w:t>
        </w:r>
      </w:ins>
      <w:ins w:id="12231" w:author="PR Preview" w:date="2026-01-01T00:00:00Z">
        <w:r>
          <w:t xml:space="preserve"> </w:t>
        </w:r>
      </w:ins>
      <w:ins w:id="12232" w:author="PR Preview" w:date="2026-01-01T00:00:00Z">
        <w:r>
          <w:t xml:space="preserve">and</w:t>
        </w:r>
      </w:ins>
      <w:ins w:id="12233" w:author="PR Preview" w:date="2026-01-01T00:00:00Z">
        <w:r>
          <w:t xml:space="preserve"> </w:t>
        </w:r>
      </w:ins>
      <w:ins w:id="12234" w:author="PR Preview" w:date="2026-01-01T00:00:00Z">
        <w:r>
          <w:t xml:space="preserve">$1 \cdot\mathord{\smash[b]{\underset{\raise.3ex\hbox{$\scriptstyle\sim$}}{0}}\vphantom{0}}_2 = \mathord{\smash[b]{\underset{\raise.3ex\hbox{$\scriptstyle\sim$}}{0}}\vphantom{0}}_2$</w:t>
        </w:r>
      </w:ins>
      <w:ins w:id="12235" w:author="PR Preview" w:date="2026-01-01T00:00:00Z">
        <w:r>
          <w:t xml:space="preserve">.</w:t>
        </w:r>
      </w:ins>
      <w:ins w:id="12236" w:author="PR Preview" w:date="2026-01-01T00:00:00Z">
        <w:r>
          <w:t xml:space="preserve"> </w:t>
        </w:r>
      </w:ins>
      <w:ins w:id="12237" w:author="PR Preview" w:date="2026-01-01T00:00:00Z">
        <w:r>
          <w:t xml:space="preserve">So the bound</w:t>
        </w:r>
      </w:ins>
      <w:ins w:id="12238" w:author="PR Preview" w:date="2026-01-01T00:00:00Z">
        <w:r>
          <w:t xml:space="preserve"> </w:t>
        </w:r>
      </w:ins>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ins w:id="12239" w:author="PR Preview" w:date="2026-01-01T00:00:00Z">
        <w:r>
          <w:t xml:space="preserve"> </w:t>
        </w:r>
      </w:ins>
      <w:ins w:id="12240" w:author="PR Preview" w:date="2026-01-01T00:00:00Z">
        <w:r>
          <w:t xml:space="preserve">is strict.</w:t>
        </w:r>
      </w:ins>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m:oMathPara>
    </w:p>
    <w:p>
      <w:pPr>
        <w:pStyle w:val="BodyText"/>
      </w:pPr>
      <w:ins w:id="12241" w:author="PR Preview" w:date="2026-01-01T00:00:00Z">
        <w:r>
          <w:t xml:space="preserve">$$
    \mathcal{V} = \mathcal{S}_1 + \mathcal{S}_2
    \quad \text{and} \quad
    \mathcal{S}_1 \cap \mathcal{S}_2 = \mathopen{}\left\{\mathord{\smash[b]{\underset{\raise.3ex\hbox{$\scriptstyle\sim$}}{0}}\vphantom{0}}\right\}\mathclose{}
    $$</w:t>
        </w:r>
      </w:ins>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del w:id="12242" w:author="PR Preview" w:date="2026-01-01T00:00:00Z">
        <w:r>
          <w:rPr>
            <w:b/>
            <w:bCs/>
          </w:rPr>
          <w:delText xml:space="preserve">Intersection:</w:delText>
        </w:r>
      </w:del>
      <w:del w:id="12243" w:author="PR Preview" w:date="2026-01-01T00:00:00Z">
        <w:r>
          <w:delText xml:space="preserve"> </w:delText>
        </w:r>
      </w:del>
      <w:del w:id="12244" w:author="PR Preview" w:date="2026-01-01T00:00:00Z">
        <w:r>
          <w:delText xml:space="preserve">a vector in both has third entry</w:delText>
        </w:r>
      </w:del>
      <w:del w:id="12245" w:author="PR Preview" w:date="2026-01-01T00:00:00Z">
        <w:r>
          <w:delText xml:space="preserve"> </w:delText>
        </w:r>
      </w:del>
      <m:oMath>
        <m:r>
          <m:t>0</m:t>
        </m:r>
      </m:oMath>
      <w:del w:id="12246" w:author="PR Preview" w:date="2026-01-01T00:00:00Z">
        <w:r>
          <w:delText xml:space="preserve"> </w:delText>
        </w:r>
      </w:del>
      <w:del w:id="12247" w:author="PR Preview" w:date="2026-01-01T00:00:00Z">
        <w:r>
          <w:delText xml:space="preserve">and first and second entries</w:delText>
        </w:r>
      </w:del>
      <w:del w:id="12248" w:author="PR Preview" w:date="2026-01-01T00:00:00Z">
        <w:r>
          <w:delText xml:space="preserve"> </w:delText>
        </w:r>
      </w:del>
      <m:oMath>
        <m:r>
          <m:t>0</m:t>
        </m:r>
      </m:oMath>
      <w:del w:id="12249" w:author="PR Preview" w:date="2026-01-01T00:00:00Z">
        <w:r>
          <w:delText xml:space="preserve">,</w:delText>
        </w:r>
      </w:del>
      <w:del w:id="12250" w:author="PR Preview" w:date="2026-01-01T00:00:00Z">
        <w:r>
          <w:delText xml:space="preserve"> </w:delText>
        </w:r>
      </w:del>
      <w:del w:id="12251" w:author="PR Preview" w:date="2026-01-01T00:00:00Z">
        <w:r>
          <w:delText xml:space="preserve">so</w:delText>
        </w:r>
      </w:del>
      <w:del w:id="12252"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del w:id="12253" w:author="PR Preview" w:date="2026-01-01T00:00:00Z">
        <w:r>
          <w:delText xml:space="preserve">.</w:delText>
        </w:r>
      </w:del>
    </w:p>
    <w:p>
      <w:pPr>
        <w:pStyle w:val="Compact"/>
        <w:numPr>
          <w:ilvl w:val="0"/>
          <w:numId w:val="1039"/>
        </w:numPr>
      </w:pPr>
      <w:ins w:id="12254" w:author="PR Preview" w:date="2026-01-01T00:00:00Z">
        <w:r>
          <w:rPr>
            <w:b/>
            <w:bCs/>
          </w:rPr>
          <w:t xml:space="preserve">Intersection:</w:t>
        </w:r>
      </w:ins>
      <w:ins w:id="12255" w:author="PR Preview" w:date="2026-01-01T00:00:00Z">
        <w:r>
          <w:t xml:space="preserve"> </w:t>
        </w:r>
      </w:ins>
      <w:ins w:id="12256" w:author="PR Preview" w:date="2026-01-01T00:00:00Z">
        <w:r>
          <w:t xml:space="preserve">a vector in both has third entry</w:t>
        </w:r>
      </w:ins>
      <w:ins w:id="12257" w:author="PR Preview" w:date="2026-01-01T00:00:00Z">
        <w:r>
          <w:t xml:space="preserve"> </w:t>
        </w:r>
      </w:ins>
      <m:oMath>
        <m:r>
          <m:t>0</m:t>
        </m:r>
      </m:oMath>
      <w:ins w:id="12258" w:author="PR Preview" w:date="2026-01-01T00:00:00Z">
        <w:r>
          <w:t xml:space="preserve"> </w:t>
        </w:r>
      </w:ins>
      <w:ins w:id="12259" w:author="PR Preview" w:date="2026-01-01T00:00:00Z">
        <w:r>
          <w:t xml:space="preserve">and first and second entries</w:t>
        </w:r>
      </w:ins>
      <w:ins w:id="12260" w:author="PR Preview" w:date="2026-01-01T00:00:00Z">
        <w:r>
          <w:t xml:space="preserve"> </w:t>
        </w:r>
      </w:ins>
      <m:oMath>
        <m:r>
          <m:t>0</m:t>
        </m:r>
      </m:oMath>
      <w:ins w:id="12261" w:author="PR Preview" w:date="2026-01-01T00:00:00Z">
        <w:r>
          <w:t xml:space="preserve">,</w:t>
        </w:r>
      </w:ins>
      <w:ins w:id="12262" w:author="PR Preview" w:date="2026-01-01T00:00:00Z">
        <w:r>
          <w:t xml:space="preserve"> </w:t>
        </w:r>
      </w:ins>
      <w:ins w:id="12263" w:author="PR Preview" w:date="2026-01-01T00:00:00Z">
        <w:r>
          <w:t xml:space="preserve">so</w:t>
        </w:r>
      </w:ins>
      <w:ins w:id="12264" w:author="PR Preview" w:date="2026-01-01T00:00:00Z">
        <w:r>
          <w:t xml:space="preserve"> </w:t>
        </w:r>
      </w:ins>
      <w:ins w:id="12265" w:author="PR Preview" w:date="2026-01-01T00:00:00Z">
        <w:r>
          <w:t xml:space="preserve">$\mathcal{S}_1 \cap \mathcal{S}_2 = \mathopen{}\left\{\mathord{\smash[b]{\underset{\raise.3ex\hbox{$\scriptstyle\sim$}}{0}}\vphantom{0}}\right\}\mathclose{}$</w:t>
        </w:r>
      </w:ins>
      <w:ins w:id="12266" w:author="PR Preview" w:date="2026-01-01T00:00:00Z">
        <w:r>
          <w:t xml:space="preserve">.</w:t>
        </w:r>
      </w:ins>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limLow>
                <m:e>
                  <m:r>
                    <m:t>0</m:t>
                  </m:r>
                </m:e>
                <m:lim>
                  <m:r>
                    <m:rPr>
                      <m:sty m:val="p"/>
                    </m:rPr>
                    <m:t>∼</m:t>
                  </m:r>
                </m:lim>
              </m:limLow>
            </m:e>
            <m:e>
              <m:r>
                <m:t>&amp;</m:t>
              </m:r>
              <m:r>
                <m:rPr>
                  <m:sty m:val="p"/>
                </m:rPr>
                <m:t>=</m:t>
              </m:r>
              <m:limLow>
                <m:e>
                  <m:r>
                    <m:t>0</m:t>
                  </m:r>
                </m:e>
                <m:lim>
                  <m:r>
                    <m:rPr>
                      <m:sty m:val="p"/>
                    </m:rPr>
                    <m:t>∼</m:t>
                  </m:r>
                </m:lim>
              </m:limLow>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BodyText"/>
      </w:pPr>
      <w:ins w:id="12267" w:author="PR Preview" w:date="2026-01-01T00:00:00Z">
        <w:r>
          <w:t xml:space="preserve">$$
    \begin{aligned}
    (0, 1, 0) &amp;= (0, 1, 0) + \mathord{\smash[b]{\underset{\raise.3ex\hbox{$\scriptstyle\sim$}}{0}}\vphantom{0}}\\
    &amp;= \mathord{\smash[b]{\underset{\raise.3ex\hbox{$\scriptstyle\sim$}}{0}}\vphantom{0}}+ (0, 1, 0),
    \end{aligned}
    $$</w:t>
        </w:r>
      </w:ins>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del w:id="12268" w:author="PR Preview" w:date="2026-01-01T00:00:00Z">
        <w:r>
          <w:delText xml:space="preserve">Every</w:delText>
        </w:r>
      </w:del>
      <w:del w:id="12269" w:author="PR Preview" w:date="2026-01-01T00:00:00Z">
        <w:r>
          <w:delText xml:space="preserve"> </w:delText>
        </w:r>
      </w:del>
      <m:oMath>
        <m:limLow>
          <m:e>
            <m:r>
              <m:t>x</m:t>
            </m:r>
          </m:e>
          <m:lim>
            <m:r>
              <m:rPr>
                <m:sty m:val="p"/>
              </m:rPr>
              <m:t>∼</m:t>
            </m:r>
          </m:lim>
        </m:limLow>
        <m:r>
          <m:rPr>
            <m:sty m:val="p"/>
          </m:rPr>
          <m:t>∈</m:t>
        </m:r>
        <m:r>
          <m:rPr>
            <m:scr m:val="script"/>
            <m:sty m:val="p"/>
          </m:rPr>
          <m:t>V</m:t>
        </m:r>
      </m:oMath>
      <w:del w:id="12270" w:author="PR Preview" w:date="2026-01-01T00:00:00Z">
        <w:r>
          <w:delText xml:space="preserve"> </w:delText>
        </w:r>
      </w:del>
      <w:del w:id="12271" w:author="PR Preview" w:date="2026-01-01T00:00:00Z">
        <w:r>
          <w:delText xml:space="preserve">can be written as</w:delText>
        </w:r>
      </w:del>
      <w:del w:id="12272" w:author="PR Preview" w:date="2026-01-01T00:00:00Z">
        <w:r>
          <w:delText xml:space="preserve"> </w:delText>
        </w:r>
      </w:del>
      <m:oMath>
        <m:limLow>
          <m:e>
            <m:r>
              <m:t>x</m:t>
            </m:r>
          </m:e>
          <m:lim>
            <m:r>
              <m:rPr>
                <m:sty m:val="p"/>
              </m:rPr>
              <m:t>∼</m:t>
            </m:r>
          </m:lim>
        </m:limLow>
        <m:r>
          <m:rPr>
            <m:sty m:val="p"/>
          </m:rPr>
          <m:t>=</m:t>
        </m:r>
        <m:sSub>
          <m:e>
            <m:limLow>
              <m:e>
                <m:r>
                  <m:t>x</m:t>
                </m:r>
              </m:e>
              <m:lim>
                <m:r>
                  <m:rPr>
                    <m:sty m:val="p"/>
                  </m:rPr>
                  <m:t>∼</m:t>
                </m:r>
              </m:lim>
            </m:limLow>
          </m:e>
          <m:sub>
            <m:r>
              <m:t>1</m:t>
            </m:r>
          </m:sub>
        </m:sSub>
        <m:r>
          <m:rPr>
            <m:sty m:val="p"/>
          </m:rPr>
          <m:t>+</m:t>
        </m:r>
        <m:sSub>
          <m:e>
            <m:limLow>
              <m:e>
                <m:r>
                  <m:t>x</m:t>
                </m:r>
              </m:e>
              <m:lim>
                <m:r>
                  <m:rPr>
                    <m:sty m:val="p"/>
                  </m:rPr>
                  <m:t>∼</m:t>
                </m:r>
              </m:lim>
            </m:limLow>
          </m:e>
          <m:sub>
            <m:r>
              <m:t>2</m:t>
            </m:r>
          </m:sub>
        </m:sSub>
      </m:oMath>
      <w:del w:id="12273" w:author="PR Preview" w:date="2026-01-01T00:00:00Z">
        <w:r>
          <w:delText xml:space="preserve"> </w:delText>
        </w:r>
      </w:del>
      <w:del w:id="12274" w:author="PR Preview" w:date="2026-01-01T00:00:00Z">
        <w:r>
          <w:delText xml:space="preserve">with</w:delText>
        </w:r>
      </w:del>
      <w:del w:id="12275" w:author="PR Preview" w:date="2026-01-01T00:00:00Z">
        <w:r>
          <w:delText xml:space="preserve"> </w:delText>
        </w:r>
      </w:del>
      <m:oMath>
        <m:sSub>
          <m:e>
            <m:limLow>
              <m:e>
                <m:r>
                  <m:t>x</m:t>
                </m:r>
              </m:e>
              <m:lim>
                <m:r>
                  <m:rPr>
                    <m:sty m:val="p"/>
                  </m:rPr>
                  <m:t>∼</m:t>
                </m:r>
              </m:lim>
            </m:limLow>
          </m:e>
          <m:sub>
            <m:r>
              <m:t>1</m:t>
            </m:r>
          </m:sub>
        </m:sSub>
        <m:r>
          <m:rPr>
            <m:sty m:val="p"/>
          </m:rPr>
          <m:t>∈</m:t>
        </m:r>
        <m:sSub>
          <m:e>
            <m:r>
              <m:rPr>
                <m:scr m:val="script"/>
                <m:sty m:val="p"/>
              </m:rPr>
              <m:t>S</m:t>
            </m:r>
          </m:e>
          <m:sub>
            <m:r>
              <m:t>1</m:t>
            </m:r>
          </m:sub>
        </m:sSub>
      </m:oMath>
      <w:del w:id="12276" w:author="PR Preview" w:date="2026-01-01T00:00:00Z">
        <w:r>
          <w:delText xml:space="preserve"> </w:delText>
        </w:r>
      </w:del>
      <w:del w:id="12277" w:author="PR Preview" w:date="2026-01-01T00:00:00Z">
        <w:r>
          <w:delText xml:space="preserve">and</w:delText>
        </w:r>
      </w:del>
      <w:del w:id="12278" w:author="PR Preview" w:date="2026-01-01T00:00:00Z">
        <w:r>
          <w:delText xml:space="preserve"> </w:delText>
        </w:r>
      </w:del>
      <m:oMath>
        <m:sSub>
          <m:e>
            <m:limLow>
              <m:e>
                <m:r>
                  <m:t>x</m:t>
                </m:r>
              </m:e>
              <m:lim>
                <m:r>
                  <m:rPr>
                    <m:sty m:val="p"/>
                  </m:rPr>
                  <m:t>∼</m:t>
                </m:r>
              </m:lim>
            </m:limLow>
          </m:e>
          <m:sub>
            <m:r>
              <m:t>2</m:t>
            </m:r>
          </m:sub>
        </m:sSub>
        <m:r>
          <m:rPr>
            <m:sty m:val="p"/>
          </m:rPr>
          <m:t>∈</m:t>
        </m:r>
        <m:sSub>
          <m:e>
            <m:r>
              <m:rPr>
                <m:scr m:val="script"/>
                <m:sty m:val="p"/>
              </m:rPr>
              <m:t>S</m:t>
            </m:r>
          </m:e>
          <m:sub>
            <m:r>
              <m:t>2</m:t>
            </m:r>
          </m:sub>
        </m:sSub>
      </m:oMath>
      <w:del w:id="12279" w:author="PR Preview" w:date="2026-01-01T00:00:00Z">
        <w:r>
          <w:delText xml:space="preserve"> </w:delText>
        </w:r>
      </w:del>
      <w:del w:id="12280" w:author="PR Preview" w:date="2026-01-01T00:00:00Z">
        <w:r>
          <w:delText xml:space="preserve">in only one way.</w:delText>
        </w:r>
      </w:del>
    </w:p>
    <w:p>
      <w:pPr>
        <w:pStyle w:val="FirstParagraph"/>
      </w:pPr>
      <w:del w:id="12281" w:author="PR Preview" w:date="2026-01-01T00:00:00Z">
        <w:r>
          <w:rPr>
            <w:i/>
            <w:iCs/>
          </w:rPr>
          <w:delText xml:space="preserve">Proof</w:delText>
        </w:r>
      </w:del>
      <w:del w:id="12282" w:author="PR Preview" w:date="2026-01-01T00:00:00Z">
        <w:r>
          <w:delText xml:space="preserve">. </w:delText>
        </w:r>
      </w:del>
      <w:del w:id="12283" w:author="PR Preview" w:date="2026-01-01T00:00:00Z">
        <w:r>
          <w:delText xml:space="preserve">Since</w:delText>
        </w:r>
      </w:del>
      <w:del w:id="12284" w:author="PR Preview" w:date="2026-01-01T00:00:00Z">
        <w:r>
          <w:delText xml:space="preserve"> </w:delText>
        </w:r>
      </w:del>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del w:id="12285" w:author="PR Preview" w:date="2026-01-01T00:00:00Z">
        <w:r>
          <w:delText xml:space="preserve"> </w:delText>
        </w:r>
      </w:del>
      <w:del w:id="12286" w:author="PR Preview" w:date="2026-01-01T00:00:00Z">
        <w:r>
          <w:delText xml:space="preserve">is given,</w:delText>
        </w:r>
      </w:del>
      <w:del w:id="12287" w:author="PR Preview" w:date="2026-01-01T00:00:00Z">
        <w:r>
          <w:delText xml:space="preserve"> </w:delText>
        </w:r>
      </w:del>
      <w:del w:id="12288" w:author="PR Preview" w:date="2026-01-01T00:00:00Z">
        <w:r>
          <w:delText xml:space="preserve">statement 1 says exactly that</w:delText>
        </w:r>
      </w:del>
      <w:del w:id="12289"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del w:id="12290" w:author="PR Preview" w:date="2026-01-01T00:00:00Z">
        <w:r>
          <w:delText xml:space="preserve">.</w:delText>
        </w:r>
      </w:del>
    </w:p>
    <w:p>
      <w:pPr>
        <w:pStyle w:val="BodyText"/>
      </w:pPr>
      <w:del w:id="12291" w:author="PR Preview" w:date="2026-01-01T00:00:00Z">
        <w:r>
          <w:rPr>
            <w:b/>
            <w:bCs/>
          </w:rPr>
          <w:delText xml:space="preserve">1 and 2 are equivalent.</w:delText>
        </w:r>
      </w:del>
      <w:del w:id="12292" w:author="PR Preview" w:date="2026-01-01T00:00:00Z">
        <w:r>
          <w:delText xml:space="preserve"> </w:delText>
        </w:r>
      </w:del>
      <w:del w:id="12293" w:author="PR Preview" w:date="2026-01-01T00:00:00Z">
        <w:r>
          <w:delText xml:space="preserve">By</w:delText>
        </w:r>
      </w:del>
      <w:del w:id="12294" w:author="PR Preview" w:date="2026-01-01T00:00:00Z">
        <w:r>
          <w:delText xml:space="preserve"> </w:delText>
        </w:r>
      </w:del>
      <w:hyperlink w:anchor="cor-dim-subadditive">
        <w:del w:id="12295" w:author="PR Preview" w:date="2026-01-01T00:00:00Z">
          <w:r>
            <w:rPr>
              <w:rStyle w:val="Hyperlink"/>
            </w:rPr>
            <w:delText xml:space="preserve">Corollary 4</w:delText>
          </w:r>
        </w:del>
      </w:hyperlink>
      <w:del w:id="12296" w:author="PR Preview" w:date="2026-01-01T00:00:00Z">
        <w:r>
          <w:delText xml:space="preserve">,</w:delText>
        </w:r>
      </w:del>
      <w:del w:id="12297" w:author="PR Preview" w:date="2026-01-01T00:00:00Z">
        <w:r>
          <w:delText xml:space="preserve"> </w:delText>
        </w:r>
      </w:del>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del w:id="12298" w:author="PR Preview" w:date="2026-01-01T00:00:00Z">
        <w:r>
          <w:delText xml:space="preserve"> </w:delText>
        </w:r>
      </w:del>
      <w:del w:id="12299" w:author="PR Preview" w:date="2026-01-01T00:00:00Z">
        <w:r>
          <w:delText xml:space="preserve">exactly when</w:delText>
        </w:r>
      </w:del>
      <w:del w:id="12300"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del w:id="12301" w:author="PR Preview" w:date="2026-01-01T00:00:00Z">
        <w:r>
          <w:delText xml:space="preserve">.</w:delText>
        </w:r>
      </w:del>
    </w:p>
    <w:p>
      <w:pPr>
        <w:pStyle w:val="BodyText"/>
      </w:pPr>
      <w:del w:id="12302" w:author="PR Preview" w:date="2026-01-01T00:00:00Z">
        <w:r>
          <w:rPr>
            <w:b/>
            <w:bCs/>
          </w:rPr>
          <w:delText xml:space="preserve">1 implies 3.</w:delText>
        </w:r>
      </w:del>
      <w:del w:id="12303" w:author="PR Preview" w:date="2026-01-01T00:00:00Z">
        <w:r>
          <w:delText xml:space="preserve"> </w:delText>
        </w:r>
      </w:del>
      <w:del w:id="12304" w:author="PR Preview" w:date="2026-01-01T00:00:00Z">
        <w:r>
          <w:delText xml:space="preserve">Every</w:delText>
        </w:r>
      </w:del>
      <w:del w:id="12305" w:author="PR Preview" w:date="2026-01-01T00:00:00Z">
        <w:r>
          <w:delText xml:space="preserve"> </w:delText>
        </w:r>
      </w:del>
      <m:oMath>
        <m:limLow>
          <m:e>
            <m:r>
              <m:t>x</m:t>
            </m:r>
          </m:e>
          <m:lim>
            <m:r>
              <m:rPr>
                <m:sty m:val="p"/>
              </m:rPr>
              <m:t>∼</m:t>
            </m:r>
          </m:lim>
        </m:limLow>
        <m:r>
          <m:rPr>
            <m:sty m:val="p"/>
          </m:rPr>
          <m:t>∈</m:t>
        </m:r>
        <m:r>
          <m:rPr>
            <m:scr m:val="script"/>
            <m:sty m:val="p"/>
          </m:rPr>
          <m:t>V</m:t>
        </m:r>
      </m:oMath>
      <w:del w:id="12306" w:author="PR Preview" w:date="2026-01-01T00:00:00Z">
        <w:r>
          <w:delText xml:space="preserve"> </w:delText>
        </w:r>
      </w:del>
      <w:del w:id="12307" w:author="PR Preview" w:date="2026-01-01T00:00:00Z">
        <w:r>
          <w:delText xml:space="preserve">has at least one such expression,</w:delText>
        </w:r>
      </w:del>
      <w:del w:id="12308" w:author="PR Preview" w:date="2026-01-01T00:00:00Z">
        <w:r>
          <w:delText xml:space="preserve"> </w:delText>
        </w:r>
      </w:del>
      <w:del w:id="12309" w:author="PR Preview" w:date="2026-01-01T00:00:00Z">
        <w:r>
          <w:delText xml:space="preserve">because</w:delText>
        </w:r>
      </w:del>
      <w:del w:id="12310" w:author="PR Preview" w:date="2026-01-01T00:00:00Z">
        <w:r>
          <w:delText xml:space="preserve"> </w:delText>
        </w:r>
      </w:del>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del w:id="12311" w:author="PR Preview" w:date="2026-01-01T00:00:00Z">
        <w:r>
          <w:delText xml:space="preserve">.</w:delText>
        </w:r>
      </w:del>
      <w:del w:id="12312" w:author="PR Preview" w:date="2026-01-01T00:00:00Z">
        <w:r>
          <w:delText xml:space="preserve"> </w:delText>
        </w:r>
      </w:del>
      <w:del w:id="12313" w:author="PR Preview" w:date="2026-01-01T00:00:00Z">
        <w:r>
          <w:delText xml:space="preserve">Suppose</w:delText>
        </w:r>
      </w:del>
    </w:p>
    <w:p>
      <w:pPr>
        <w:pStyle w:val="BodyText"/>
      </w:pPr>
      <m:oMathPara>
        <m:oMathParaPr>
          <m:jc m:val="center"/>
        </m:oMathParaPr>
        <m:oMath>
          <m:eqArr>
            <m:e>
              <m:limLow>
                <m:e>
                  <m:r>
                    <m:t>x</m:t>
                  </m:r>
                </m:e>
                <m:lim>
                  <m:r>
                    <m:rPr>
                      <m:sty m:val="p"/>
                    </m:rPr>
                    <m:t>∼</m:t>
                  </m:r>
                </m:lim>
              </m:limLow>
              <m:r>
                <m:t>&amp;</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e>
            <m:e>
              <m:r>
                <m:t>&amp;</m:t>
              </m:r>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e>
          </m:eqArr>
        </m:oMath>
      </m:oMathPara>
    </w:p>
    <w:p>
      <w:pPr>
        <w:pStyle w:val="FirstParagraph"/>
      </w:pPr>
      <w:del w:id="12314" w:author="PR Preview" w:date="2026-01-01T00:00:00Z">
        <w:r>
          <w:delText xml:space="preserve">with</w:delText>
        </w:r>
      </w:del>
      <w:del w:id="12315" w:author="PR Preview" w:date="2026-01-01T00:00:00Z">
        <w:r>
          <w:delText xml:space="preserve"> </w:delText>
        </w:r>
      </w:del>
      <m:oMath>
        <m:sSub>
          <m:e>
            <m:limLow>
              <m:e>
                <m:r>
                  <m:t>u</m:t>
                </m:r>
              </m:e>
              <m:lim>
                <m:r>
                  <m:rPr>
                    <m:sty m:val="p"/>
                  </m:rPr>
                  <m:t>∼</m:t>
                </m:r>
              </m:lim>
            </m:limLow>
          </m:e>
          <m:sub>
            <m:r>
              <m:t>1</m:t>
            </m:r>
          </m:sub>
        </m:sSub>
        <m:r>
          <m:rPr>
            <m:sty m:val="p"/>
          </m:rPr>
          <m:t>,</m:t>
        </m:r>
        <m:sSub>
          <m:e>
            <m:limLow>
              <m:e>
                <m:r>
                  <m:t>v</m:t>
                </m:r>
              </m:e>
              <m:lim>
                <m:r>
                  <m:rPr>
                    <m:sty m:val="p"/>
                  </m:rPr>
                  <m:t>∼</m:t>
                </m:r>
              </m:lim>
            </m:limLow>
          </m:e>
          <m:sub>
            <m:r>
              <m:t>1</m:t>
            </m:r>
          </m:sub>
        </m:sSub>
        <m:r>
          <m:rPr>
            <m:sty m:val="p"/>
          </m:rPr>
          <m:t>∈</m:t>
        </m:r>
        <m:sSub>
          <m:e>
            <m:r>
              <m:rPr>
                <m:scr m:val="script"/>
                <m:sty m:val="p"/>
              </m:rPr>
              <m:t>S</m:t>
            </m:r>
          </m:e>
          <m:sub>
            <m:r>
              <m:t>1</m:t>
            </m:r>
          </m:sub>
        </m:sSub>
      </m:oMath>
      <w:del w:id="12316" w:author="PR Preview" w:date="2026-01-01T00:00:00Z">
        <w:r>
          <w:delText xml:space="preserve"> </w:delText>
        </w:r>
      </w:del>
      <w:del w:id="12317" w:author="PR Preview" w:date="2026-01-01T00:00:00Z">
        <w:r>
          <w:delText xml:space="preserve">and</w:delText>
        </w:r>
      </w:del>
      <w:del w:id="12318" w:author="PR Preview" w:date="2026-01-01T00:00:00Z">
        <w:r>
          <w:delText xml:space="preserve"> </w:delText>
        </w:r>
      </w:del>
      <m:oMath>
        <m:sSub>
          <m:e>
            <m:limLow>
              <m:e>
                <m:r>
                  <m:t>u</m:t>
                </m:r>
              </m:e>
              <m:lim>
                <m:r>
                  <m:rPr>
                    <m:sty m:val="p"/>
                  </m:rPr>
                  <m:t>∼</m:t>
                </m:r>
              </m:lim>
            </m:limLow>
          </m:e>
          <m:sub>
            <m:r>
              <m:t>2</m:t>
            </m:r>
          </m:sub>
        </m:sSub>
        <m:r>
          <m:rPr>
            <m:sty m:val="p"/>
          </m:rPr>
          <m:t>,</m:t>
        </m:r>
        <m:sSub>
          <m:e>
            <m:limLow>
              <m:e>
                <m:r>
                  <m:t>v</m:t>
                </m:r>
              </m:e>
              <m:lim>
                <m:r>
                  <m:rPr>
                    <m:sty m:val="p"/>
                  </m:rPr>
                  <m:t>∼</m:t>
                </m:r>
              </m:lim>
            </m:limLow>
          </m:e>
          <m:sub>
            <m:r>
              <m:t>2</m:t>
            </m:r>
          </m:sub>
        </m:sSub>
        <m:r>
          <m:rPr>
            <m:sty m:val="p"/>
          </m:rPr>
          <m:t>∈</m:t>
        </m:r>
        <m:sSub>
          <m:e>
            <m:r>
              <m:rPr>
                <m:scr m:val="script"/>
                <m:sty m:val="p"/>
              </m:rPr>
              <m:t>S</m:t>
            </m:r>
          </m:e>
          <m:sub>
            <m:r>
              <m:t>2</m:t>
            </m:r>
          </m:sub>
        </m:sSub>
      </m:oMath>
      <w:del w:id="12319" w:author="PR Preview" w:date="2026-01-01T00:00:00Z">
        <w:r>
          <w:delText xml:space="preserve">.</w:delText>
        </w:r>
      </w:del>
      <w:del w:id="12320" w:author="PR Preview" w:date="2026-01-01T00:00:00Z">
        <w:r>
          <w:delText xml:space="preserve"> </w:delText>
        </w:r>
      </w:del>
      <w:del w:id="12321" w:author="PR Preview" w:date="2026-01-01T00:00:00Z">
        <w:r>
          <w:delText xml:space="preserve">Then</w:delText>
        </w:r>
      </w:del>
    </w:p>
    <w:p>
      <w:pPr>
        <w:pStyle w:val="BodyText"/>
      </w:pPr>
      <m:oMathPara>
        <m:oMathParaPr>
          <m:jc m:val="center"/>
        </m:oMathParaPr>
        <m:oMath>
          <m:eqArr>
            <m:e>
              <m:sSub>
                <m:e>
                  <m:limLow>
                    <m:e>
                      <m:r>
                        <m:t>u</m:t>
                      </m:r>
                    </m:e>
                    <m:lim>
                      <m:r>
                        <m:rPr>
                          <m:sty m:val="p"/>
                        </m:rPr>
                        <m:t>∼</m:t>
                      </m:r>
                    </m:lim>
                  </m:limLow>
                </m:e>
                <m:sub>
                  <m:r>
                    <m:t>1</m:t>
                  </m:r>
                </m:sub>
              </m:sSub>
              <m:r>
                <m:rPr>
                  <m:sty m:val="p"/>
                </m:rPr>
                <m:t>−</m:t>
              </m:r>
              <m:sSub>
                <m:e>
                  <m:limLow>
                    <m:e>
                      <m:r>
                        <m:t>v</m:t>
                      </m:r>
                    </m:e>
                    <m:lim>
                      <m:r>
                        <m:rPr>
                          <m:sty m:val="p"/>
                        </m:rPr>
                        <m:t>∼</m:t>
                      </m:r>
                    </m:lim>
                  </m:limLow>
                </m:e>
                <m:sub>
                  <m:r>
                    <m:t>1</m:t>
                  </m:r>
                </m:sub>
              </m:sSub>
              <m:r>
                <m:t>&amp;</m:t>
              </m:r>
              <m:r>
                <m:rPr>
                  <m:sty m:val="p"/>
                </m:rPr>
                <m:t>=</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t>&amp;</m:t>
              </m:r>
              <m:r>
                <m:t>&amp;</m:t>
              </m:r>
              <m:r>
                <m:rPr>
                  <m:nor/>
                  <m:sty m:val="p"/>
                </m:rPr>
                <m:t>(add and subtract </m:t>
              </m:r>
              <m:sSub>
                <m:e>
                  <m:limLow>
                    <m:e>
                      <m:r>
                        <m:t>u</m:t>
                      </m:r>
                    </m:e>
                    <m:lim>
                      <m:r>
                        <m:rPr>
                          <m:sty m:val="p"/>
                        </m:rPr>
                        <m:t>∼</m:t>
                      </m:r>
                    </m:lim>
                  </m:limLow>
                </m:e>
                <m:sub>
                  <m:r>
                    <m:t>2</m:t>
                  </m:r>
                </m:sub>
              </m:sSub>
              <m:r>
                <m:rPr>
                  <m:nor/>
                  <m:sty m:val="p"/>
                </m:rPr>
                <m:t>)</m:t>
              </m:r>
            </m:e>
            <m:e>
              <m:r>
                <m:t>&amp;</m:t>
              </m:r>
              <m:r>
                <m:rPr>
                  <m:sty m:val="p"/>
                </m:rPr>
                <m:t>=</m:t>
              </m:r>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t>&amp;</m:t>
              </m:r>
              <m:r>
                <m:t>&amp;</m:t>
              </m:r>
              <m:r>
                <m:rPr>
                  <m:nor/>
                  <m:sty m:val="p"/>
                </m:rPr>
                <m:t>(substitute </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nor/>
                  <m:sty m:val="p"/>
                </m:rPr>
                <m:t>)</m:t>
              </m:r>
            </m:e>
            <m:e>
              <m:r>
                <m:t>&amp;</m:t>
              </m:r>
              <m:r>
                <m:rPr>
                  <m:sty m:val="p"/>
                </m:rPr>
                <m:t>=</m:t>
              </m:r>
              <m:sSub>
                <m:e>
                  <m:limLow>
                    <m:e>
                      <m:r>
                        <m:t>v</m:t>
                      </m:r>
                    </m:e>
                    <m:lim>
                      <m:r>
                        <m:rPr>
                          <m:sty m:val="p"/>
                        </m:rPr>
                        <m:t>∼</m:t>
                      </m:r>
                    </m:lim>
                  </m:limLow>
                </m:e>
                <m:sub>
                  <m:r>
                    <m:t>2</m:t>
                  </m:r>
                </m:sub>
              </m:sSub>
              <m:r>
                <m:rPr>
                  <m:sty m:val="p"/>
                </m:rPr>
                <m:t>−</m:t>
              </m:r>
              <m:sSub>
                <m:e>
                  <m:limLow>
                    <m:e>
                      <m:r>
                        <m:t>u</m:t>
                      </m:r>
                    </m:e>
                    <m:lim>
                      <m:r>
                        <m:rPr>
                          <m:sty m:val="p"/>
                        </m:rPr>
                        <m:t>∼</m:t>
                      </m:r>
                    </m:lim>
                  </m:limLow>
                </m:e>
                <m:sub>
                  <m:r>
                    <m:t>2</m:t>
                  </m:r>
                </m:sub>
              </m:sSub>
              <m:r>
                <m:rPr>
                  <m:sty m:val="p"/>
                </m:rPr>
                <m:t>.</m:t>
              </m:r>
              <m:r>
                <m:t>&amp;</m:t>
              </m:r>
              <m:r>
                <m:t>&amp;</m:t>
              </m:r>
              <m:r>
                <m:rPr>
                  <m:nor/>
                  <m:sty m:val="p"/>
                </m:rPr>
                <m:t>(cancel </m:t>
              </m:r>
              <m:sSub>
                <m:e>
                  <m:limLow>
                    <m:e>
                      <m:r>
                        <m:t>v</m:t>
                      </m:r>
                    </m:e>
                    <m:lim>
                      <m:r>
                        <m:rPr>
                          <m:sty m:val="p"/>
                        </m:rPr>
                        <m:t>∼</m:t>
                      </m:r>
                    </m:lim>
                  </m:limLow>
                </m:e>
                <m:sub>
                  <m:r>
                    <m:t>1</m:t>
                  </m:r>
                </m:sub>
              </m:sSub>
              <m:r>
                <m:rPr>
                  <m:nor/>
                  <m:sty m:val="p"/>
                </m:rPr>
                <m:t>)</m:t>
              </m:r>
            </m:e>
          </m:eqArr>
        </m:oMath>
      </m:oMathPara>
    </w:p>
    <w:p>
      <w:pPr>
        <w:pStyle w:val="FirstParagraph"/>
      </w:pPr>
      <w:del w:id="12322" w:author="PR Preview" w:date="2026-01-01T00:00:00Z">
        <w:r>
          <w:delText xml:space="preserve">The left side is in</w:delText>
        </w:r>
      </w:del>
      <w:del w:id="12323" w:author="PR Preview" w:date="2026-01-01T00:00:00Z">
        <w:r>
          <w:delText xml:space="preserve"> </w:delText>
        </w:r>
      </w:del>
      <m:oMath>
        <m:sSub>
          <m:e>
            <m:r>
              <m:rPr>
                <m:scr m:val="script"/>
                <m:sty m:val="p"/>
              </m:rPr>
              <m:t>S</m:t>
            </m:r>
          </m:e>
          <m:sub>
            <m:r>
              <m:t>1</m:t>
            </m:r>
          </m:sub>
        </m:sSub>
      </m:oMath>
      <w:del w:id="12324" w:author="PR Preview" w:date="2026-01-01T00:00:00Z">
        <w:r>
          <w:delText xml:space="preserve"> </w:delText>
        </w:r>
      </w:del>
      <w:del w:id="12325" w:author="PR Preview" w:date="2026-01-01T00:00:00Z">
        <w:r>
          <w:delText xml:space="preserve">and the right side is in</w:delText>
        </w:r>
      </w:del>
      <w:del w:id="12326" w:author="PR Preview" w:date="2026-01-01T00:00:00Z">
        <w:r>
          <w:delText xml:space="preserve"> </w:delText>
        </w:r>
      </w:del>
      <m:oMath>
        <m:sSub>
          <m:e>
            <m:r>
              <m:rPr>
                <m:scr m:val="script"/>
                <m:sty m:val="p"/>
              </m:rPr>
              <m:t>S</m:t>
            </m:r>
          </m:e>
          <m:sub>
            <m:r>
              <m:t>2</m:t>
            </m:r>
          </m:sub>
        </m:sSub>
      </m:oMath>
      <w:del w:id="12327" w:author="PR Preview" w:date="2026-01-01T00:00:00Z">
        <w:r>
          <w:delText xml:space="preserve">,</w:delText>
        </w:r>
      </w:del>
      <w:del w:id="12328" w:author="PR Preview" w:date="2026-01-01T00:00:00Z">
        <w:r>
          <w:delText xml:space="preserve"> </w:delText>
        </w:r>
      </w:del>
      <w:del w:id="12329" w:author="PR Preview" w:date="2026-01-01T00:00:00Z">
        <w:r>
          <w:delText xml:space="preserve">because each subspace is closed under addition and scalar multiplication</w:delText>
        </w:r>
      </w:del>
      <w:del w:id="12330" w:author="PR Preview" w:date="2026-01-01T00:00:00Z">
        <w:r>
          <w:delText xml:space="preserve"> </w:delText>
        </w:r>
      </w:del>
      <w:del w:id="12331" w:author="PR Preview" w:date="2026-01-01T00:00:00Z">
        <w:r>
          <w:delText xml:space="preserve">(the difference is</w:delText>
        </w:r>
      </w:del>
      <w:del w:id="12332" w:author="PR Preview" w:date="2026-01-01T00:00:00Z">
        <w:r>
          <w:delText xml:space="preserve"> </w:delText>
        </w:r>
      </w:del>
      <m:oMath>
        <m:sSub>
          <m:e>
            <m:limLow>
              <m:e>
                <m:r>
                  <m:t>u</m:t>
                </m:r>
              </m:e>
              <m:lim>
                <m:r>
                  <m:rPr>
                    <m:sty m:val="p"/>
                  </m:rPr>
                  <m:t>∼</m:t>
                </m:r>
              </m:lim>
            </m:limLow>
          </m:e>
          <m:sub>
            <m:r>
              <m:t>1</m:t>
            </m:r>
          </m:sub>
        </m:sSub>
        <m:r>
          <m:rPr>
            <m:sty m:val="p"/>
          </m:rPr>
          <m:t>+</m:t>
        </m:r>
        <m:r>
          <m:rPr>
            <m:sty m:val="p"/>
          </m:rPr>
          <m:t>(</m:t>
        </m:r>
        <m:r>
          <m:rPr>
            <m:sty m:val="p"/>
          </m:rPr>
          <m:t>−</m:t>
        </m:r>
        <m:r>
          <m:t>1</m:t>
        </m:r>
        <m:r>
          <m:rPr>
            <m:sty m:val="p"/>
          </m:rPr>
          <m:t>)</m:t>
        </m:r>
        <m:r>
          <m:t> </m:t>
        </m:r>
        <m:sSub>
          <m:e>
            <m:limLow>
              <m:e>
                <m:r>
                  <m:t>v</m:t>
                </m:r>
              </m:e>
              <m:lim>
                <m:r>
                  <m:rPr>
                    <m:sty m:val="p"/>
                  </m:rPr>
                  <m:t>∼</m:t>
                </m:r>
              </m:lim>
            </m:limLow>
          </m:e>
          <m:sub>
            <m:r>
              <m:t>1</m:t>
            </m:r>
          </m:sub>
        </m:sSub>
      </m:oMath>
      <w:del w:id="12333" w:author="PR Preview" w:date="2026-01-01T00:00:00Z">
        <w:r>
          <w:delText xml:space="preserve">).</w:delText>
        </w:r>
      </w:del>
      <w:del w:id="12334" w:author="PR Preview" w:date="2026-01-01T00:00:00Z">
        <w:r>
          <w:delText xml:space="preserve"> </w:delText>
        </w:r>
      </w:del>
      <w:del w:id="12335" w:author="PR Preview" w:date="2026-01-01T00:00:00Z">
        <w:r>
          <w:delText xml:space="preserve">So both sides are in</w:delText>
        </w:r>
      </w:del>
      <w:del w:id="12336"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del w:id="12337" w:author="PR Preview" w:date="2026-01-01T00:00:00Z">
        <w:r>
          <w:delText xml:space="preserve">,</w:delText>
        </w:r>
      </w:del>
      <w:del w:id="12338" w:author="PR Preview" w:date="2026-01-01T00:00:00Z">
        <w:r>
          <w:delText xml:space="preserve"> </w:delText>
        </w:r>
      </w:del>
      <w:del w:id="12339" w:author="PR Preview" w:date="2026-01-01T00:00:00Z">
        <w:r>
          <w:delText xml:space="preserve">which gives</w:delText>
        </w:r>
      </w:del>
      <w:del w:id="12340" w:author="PR Preview" w:date="2026-01-01T00:00:00Z">
        <w:r>
          <w:delText xml:space="preserve"> </w:delText>
        </w:r>
      </w:del>
      <m:oMath>
        <m:sSub>
          <m:e>
            <m:limLow>
              <m:e>
                <m:r>
                  <m:t>u</m:t>
                </m:r>
              </m:e>
              <m:lim>
                <m:r>
                  <m:rPr>
                    <m:sty m:val="p"/>
                  </m:rPr>
                  <m:t>∼</m:t>
                </m:r>
              </m:lim>
            </m:limLow>
          </m:e>
          <m:sub>
            <m:r>
              <m:t>1</m:t>
            </m:r>
          </m:sub>
        </m:sSub>
        <m:r>
          <m:rPr>
            <m:sty m:val="p"/>
          </m:rPr>
          <m:t>=</m:t>
        </m:r>
        <m:sSub>
          <m:e>
            <m:limLow>
              <m:e>
                <m:r>
                  <m:t>v</m:t>
                </m:r>
              </m:e>
              <m:lim>
                <m:r>
                  <m:rPr>
                    <m:sty m:val="p"/>
                  </m:rPr>
                  <m:t>∼</m:t>
                </m:r>
              </m:lim>
            </m:limLow>
          </m:e>
          <m:sub>
            <m:r>
              <m:t>1</m:t>
            </m:r>
          </m:sub>
        </m:sSub>
      </m:oMath>
      <w:del w:id="12341" w:author="PR Preview" w:date="2026-01-01T00:00:00Z">
        <w:r>
          <w:delText xml:space="preserve"> </w:delText>
        </w:r>
      </w:del>
      <w:del w:id="12342" w:author="PR Preview" w:date="2026-01-01T00:00:00Z">
        <w:r>
          <w:delText xml:space="preserve">and</w:delText>
        </w:r>
      </w:del>
      <w:del w:id="12343" w:author="PR Preview" w:date="2026-01-01T00:00:00Z">
        <w:r>
          <w:delText xml:space="preserve"> </w:delText>
        </w:r>
      </w:del>
      <m:oMath>
        <m:sSub>
          <m:e>
            <m:limLow>
              <m:e>
                <m:r>
                  <m:t>u</m:t>
                </m:r>
              </m:e>
              <m:lim>
                <m:r>
                  <m:rPr>
                    <m:sty m:val="p"/>
                  </m:rPr>
                  <m:t>∼</m:t>
                </m:r>
              </m:lim>
            </m:limLow>
          </m:e>
          <m:sub>
            <m:r>
              <m:t>2</m:t>
            </m:r>
          </m:sub>
        </m:sSub>
        <m:r>
          <m:rPr>
            <m:sty m:val="p"/>
          </m:rPr>
          <m:t>=</m:t>
        </m:r>
        <m:sSub>
          <m:e>
            <m:limLow>
              <m:e>
                <m:r>
                  <m:t>v</m:t>
                </m:r>
              </m:e>
              <m:lim>
                <m:r>
                  <m:rPr>
                    <m:sty m:val="p"/>
                  </m:rPr>
                  <m:t>∼</m:t>
                </m:r>
              </m:lim>
            </m:limLow>
          </m:e>
          <m:sub>
            <m:r>
              <m:t>2</m:t>
            </m:r>
          </m:sub>
        </m:sSub>
      </m:oMath>
      <w:del w:id="12344" w:author="PR Preview" w:date="2026-01-01T00:00:00Z">
        <w:r>
          <w:delText xml:space="preserve">.</w:delText>
        </w:r>
      </w:del>
    </w:p>
    <w:p>
      <w:pPr>
        <w:pStyle w:val="BodyText"/>
      </w:pPr>
      <w:del w:id="12345" w:author="PR Preview" w:date="2026-01-01T00:00:00Z">
        <w:r>
          <w:rPr>
            <w:b/>
            <w:bCs/>
          </w:rPr>
          <w:delText xml:space="preserve">3 implies 1.</w:delText>
        </w:r>
      </w:del>
      <w:del w:id="12346" w:author="PR Preview" w:date="2026-01-01T00:00:00Z">
        <w:r>
          <w:delText xml:space="preserve"> </w:delText>
        </w:r>
      </w:del>
      <w:del w:id="12347" w:author="PR Preview" w:date="2026-01-01T00:00:00Z">
        <w:r>
          <w:delText xml:space="preserve">Take any</w:delText>
        </w:r>
      </w:del>
      <w:del w:id="12348" w:author="PR Preview" w:date="2026-01-01T00:00:00Z">
        <w:r>
          <w:delText xml:space="preserve"> </w:delText>
        </w:r>
      </w:del>
      <m:oMath>
        <m:limLow>
          <m:e>
            <m:r>
              <m:t>x</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del w:id="12349" w:author="PR Preview" w:date="2026-01-01T00:00:00Z">
        <w:r>
          <w:delText xml:space="preserve">.</w:delText>
        </w:r>
      </w:del>
      <w:del w:id="12350" w:author="PR Preview" w:date="2026-01-01T00:00:00Z">
        <w:r>
          <w:delText xml:space="preserve"> </w:delText>
        </w:r>
      </w:del>
      <w:del w:id="12351" w:author="PR Preview" w:date="2026-01-01T00:00:00Z">
        <w:r>
          <w:delText xml:space="preserve">Then</w:delText>
        </w:r>
      </w:del>
      <w:del w:id="12352" w:author="PR Preview" w:date="2026-01-01T00:00:00Z">
        <w:r>
          <w:delText xml:space="preserve"> </w:delText>
        </w:r>
      </w:del>
      <m:oMath>
        <m:limLow>
          <m:e>
            <m:r>
              <m:t>x</m:t>
            </m:r>
          </m:e>
          <m:lim>
            <m:r>
              <m:rPr>
                <m:sty m:val="p"/>
              </m:rPr>
              <m:t>∼</m:t>
            </m:r>
          </m:lim>
        </m:limLow>
        <m:r>
          <m:rPr>
            <m:sty m:val="p"/>
          </m:rPr>
          <m:t>=</m:t>
        </m:r>
        <m:limLow>
          <m:e>
            <m:r>
              <m:t>x</m:t>
            </m:r>
          </m:e>
          <m:lim>
            <m:r>
              <m:rPr>
                <m:sty m:val="p"/>
              </m:rPr>
              <m:t>∼</m:t>
            </m:r>
          </m:lim>
        </m:limLow>
        <m:r>
          <m:rPr>
            <m:sty m:val="p"/>
          </m:rPr>
          <m:t>+</m:t>
        </m:r>
        <m:limLow>
          <m:e>
            <m:r>
              <m:t>0</m:t>
            </m:r>
          </m:e>
          <m:lim>
            <m:r>
              <m:rPr>
                <m:sty m:val="p"/>
              </m:rPr>
              <m:t>∼</m:t>
            </m:r>
          </m:lim>
        </m:limLow>
      </m:oMath>
      <w:del w:id="12353" w:author="PR Preview" w:date="2026-01-01T00:00:00Z">
        <w:r>
          <w:delText xml:space="preserve">, with</w:delText>
        </w:r>
      </w:del>
      <w:del w:id="12354" w:author="PR Preview" w:date="2026-01-01T00:00:00Z">
        <w:r>
          <w:delText xml:space="preserve"> </w:delText>
        </w:r>
      </w:del>
      <m:oMath>
        <m:limLow>
          <m:e>
            <m:r>
              <m:t>x</m:t>
            </m:r>
          </m:e>
          <m:lim>
            <m:r>
              <m:rPr>
                <m:sty m:val="p"/>
              </m:rPr>
              <m:t>∼</m:t>
            </m:r>
          </m:lim>
        </m:limLow>
        <m:r>
          <m:rPr>
            <m:sty m:val="p"/>
          </m:rPr>
          <m:t>∈</m:t>
        </m:r>
        <m:sSub>
          <m:e>
            <m:r>
              <m:rPr>
                <m:scr m:val="script"/>
                <m:sty m:val="p"/>
              </m:rPr>
              <m:t>S</m:t>
            </m:r>
          </m:e>
          <m:sub>
            <m:r>
              <m:t>1</m:t>
            </m:r>
          </m:sub>
        </m:sSub>
      </m:oMath>
      <w:del w:id="12355" w:author="PR Preview" w:date="2026-01-01T00:00:00Z">
        <w:r>
          <w:delText xml:space="preserve"> </w:delText>
        </w:r>
      </w:del>
      <w:del w:id="12356" w:author="PR Preview" w:date="2026-01-01T00:00:00Z">
        <w:r>
          <w:delText xml:space="preserve">and</w:delText>
        </w:r>
      </w:del>
      <w:del w:id="12357" w:author="PR Preview" w:date="2026-01-01T00:00:00Z">
        <w:r>
          <w:delText xml:space="preserve"> </w:delText>
        </w:r>
      </w:del>
      <m:oMath>
        <m:limLow>
          <m:e>
            <m:r>
              <m:t>0</m:t>
            </m:r>
          </m:e>
          <m:lim>
            <m:r>
              <m:rPr>
                <m:sty m:val="p"/>
              </m:rPr>
              <m:t>∼</m:t>
            </m:r>
          </m:lim>
        </m:limLow>
        <m:r>
          <m:rPr>
            <m:sty m:val="p"/>
          </m:rPr>
          <m:t>∈</m:t>
        </m:r>
        <m:sSub>
          <m:e>
            <m:r>
              <m:rPr>
                <m:scr m:val="script"/>
                <m:sty m:val="p"/>
              </m:rPr>
              <m:t>S</m:t>
            </m:r>
          </m:e>
          <m:sub>
            <m:r>
              <m:t>2</m:t>
            </m:r>
          </m:sub>
        </m:sSub>
      </m:oMath>
      <w:del w:id="12358" w:author="PR Preview" w:date="2026-01-01T00:00:00Z">
        <w:r>
          <w:delText xml:space="preserve">,</w:delText>
        </w:r>
      </w:del>
      <w:del w:id="12359" w:author="PR Preview" w:date="2026-01-01T00:00:00Z">
        <w:r>
          <w:delText xml:space="preserve"> </w:delText>
        </w:r>
      </w:del>
      <w:del w:id="12360" w:author="PR Preview" w:date="2026-01-01T00:00:00Z">
        <w:r>
          <w:delText xml:space="preserve">and</w:delText>
        </w:r>
      </w:del>
      <w:del w:id="12361" w:author="PR Preview" w:date="2026-01-01T00:00:00Z">
        <w:r>
          <w:delText xml:space="preserve"> </w:delText>
        </w:r>
      </w:del>
      <m:oMath>
        <m:limLow>
          <m:e>
            <m:r>
              <m:t>x</m:t>
            </m:r>
          </m:e>
          <m:lim>
            <m:r>
              <m:rPr>
                <m:sty m:val="p"/>
              </m:rPr>
              <m:t>∼</m:t>
            </m:r>
          </m:lim>
        </m:limLow>
        <m:r>
          <m:rPr>
            <m:sty m:val="p"/>
          </m:rPr>
          <m:t>=</m:t>
        </m:r>
        <m:limLow>
          <m:e>
            <m:r>
              <m:t>0</m:t>
            </m:r>
          </m:e>
          <m:lim>
            <m:r>
              <m:rPr>
                <m:sty m:val="p"/>
              </m:rPr>
              <m:t>∼</m:t>
            </m:r>
          </m:lim>
        </m:limLow>
        <m:r>
          <m:rPr>
            <m:sty m:val="p"/>
          </m:rPr>
          <m:t>+</m:t>
        </m:r>
        <m:limLow>
          <m:e>
            <m:r>
              <m:t>x</m:t>
            </m:r>
          </m:e>
          <m:lim>
            <m:r>
              <m:rPr>
                <m:sty m:val="p"/>
              </m:rPr>
              <m:t>∼</m:t>
            </m:r>
          </m:lim>
        </m:limLow>
      </m:oMath>
      <w:del w:id="12362" w:author="PR Preview" w:date="2026-01-01T00:00:00Z">
        <w:r>
          <w:delText xml:space="preserve">, with</w:delText>
        </w:r>
      </w:del>
      <w:del w:id="12363" w:author="PR Preview" w:date="2026-01-01T00:00:00Z">
        <w:r>
          <w:delText xml:space="preserve"> </w:delText>
        </w:r>
      </w:del>
      <m:oMath>
        <m:limLow>
          <m:e>
            <m:r>
              <m:t>0</m:t>
            </m:r>
          </m:e>
          <m:lim>
            <m:r>
              <m:rPr>
                <m:sty m:val="p"/>
              </m:rPr>
              <m:t>∼</m:t>
            </m:r>
          </m:lim>
        </m:limLow>
        <m:r>
          <m:rPr>
            <m:sty m:val="p"/>
          </m:rPr>
          <m:t>∈</m:t>
        </m:r>
        <m:sSub>
          <m:e>
            <m:r>
              <m:rPr>
                <m:scr m:val="script"/>
                <m:sty m:val="p"/>
              </m:rPr>
              <m:t>S</m:t>
            </m:r>
          </m:e>
          <m:sub>
            <m:r>
              <m:t>1</m:t>
            </m:r>
          </m:sub>
        </m:sSub>
      </m:oMath>
      <w:del w:id="12364" w:author="PR Preview" w:date="2026-01-01T00:00:00Z">
        <w:r>
          <w:delText xml:space="preserve"> </w:delText>
        </w:r>
      </w:del>
      <w:del w:id="12365" w:author="PR Preview" w:date="2026-01-01T00:00:00Z">
        <w:r>
          <w:delText xml:space="preserve">and</w:delText>
        </w:r>
      </w:del>
      <w:del w:id="12366" w:author="PR Preview" w:date="2026-01-01T00:00:00Z">
        <w:r>
          <w:delText xml:space="preserve"> </w:delText>
        </w:r>
      </w:del>
      <m:oMath>
        <m:limLow>
          <m:e>
            <m:r>
              <m:t>x</m:t>
            </m:r>
          </m:e>
          <m:lim>
            <m:r>
              <m:rPr>
                <m:sty m:val="p"/>
              </m:rPr>
              <m:t>∼</m:t>
            </m:r>
          </m:lim>
        </m:limLow>
        <m:r>
          <m:rPr>
            <m:sty m:val="p"/>
          </m:rPr>
          <m:t>∈</m:t>
        </m:r>
        <m:sSub>
          <m:e>
            <m:r>
              <m:rPr>
                <m:scr m:val="script"/>
                <m:sty m:val="p"/>
              </m:rPr>
              <m:t>S</m:t>
            </m:r>
          </m:e>
          <m:sub>
            <m:r>
              <m:t>2</m:t>
            </m:r>
          </m:sub>
        </m:sSub>
      </m:oMath>
      <w:del w:id="12367" w:author="PR Preview" w:date="2026-01-01T00:00:00Z">
        <w:r>
          <w:delText xml:space="preserve"> </w:delText>
        </w:r>
      </w:del>
      <w:del w:id="12368" w:author="PR Preview" w:date="2026-01-01T00:00:00Z">
        <w:r>
          <w:delText xml:space="preserve">(</w:delText>
        </w:r>
      </w:del>
      <w:hyperlink w:anchor="thm-subspace-zero">
        <w:del w:id="12369" w:author="PR Preview" w:date="2026-01-01T00:00:00Z">
          <w:r>
            <w:rPr>
              <w:rStyle w:val="Hyperlink"/>
            </w:rPr>
            <w:delText xml:space="preserve">Theorem 21</w:delText>
          </w:r>
        </w:del>
      </w:hyperlink>
      <w:del w:id="12370" w:author="PR Preview" w:date="2026-01-01T00:00:00Z">
        <w:r>
          <w:delText xml:space="preserve">).</w:delText>
        </w:r>
      </w:del>
      <w:del w:id="12371" w:author="PR Preview" w:date="2026-01-01T00:00:00Z">
        <w:r>
          <w:delText xml:space="preserve"> </w:delText>
        </w:r>
      </w:del>
      <w:del w:id="12372" w:author="PR Preview" w:date="2026-01-01T00:00:00Z">
        <w:r>
          <w:delText xml:space="preserve">By statement 3 these two expressions are the same,</w:delText>
        </w:r>
      </w:del>
      <w:del w:id="12373" w:author="PR Preview" w:date="2026-01-01T00:00:00Z">
        <w:r>
          <w:delText xml:space="preserve"> </w:delText>
        </w:r>
      </w:del>
      <w:del w:id="12374" w:author="PR Preview" w:date="2026-01-01T00:00:00Z">
        <w:r>
          <w:delText xml:space="preserve">so</w:delText>
        </w:r>
      </w:del>
      <w:del w:id="12375"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12376" w:author="PR Preview" w:date="2026-01-01T00:00:00Z">
        <w:r>
          <w:delText xml:space="preserve">,</w:delText>
        </w:r>
      </w:del>
      <w:del w:id="12377" w:author="PR Preview" w:date="2026-01-01T00:00:00Z">
        <w:r>
          <w:delText xml:space="preserve"> </w:delText>
        </w:r>
      </w:del>
      <w:del w:id="12378" w:author="PR Preview" w:date="2026-01-01T00:00:00Z">
        <w:r>
          <w:delText xml:space="preserve">and</w:delText>
        </w:r>
      </w:del>
      <w:del w:id="12379"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del w:id="12380" w:author="PR Preview" w:date="2026-01-01T00:00:00Z">
        <w:r>
          <w:delText xml:space="preserve">.</w:delText>
        </w:r>
      </w:del>
    </w:p>
    <w:p>
      <w:pPr>
        <w:pStyle w:val="Compact"/>
        <w:numPr>
          <w:ilvl w:val="0"/>
          <w:numId w:val="1040"/>
        </w:numPr>
      </w:pPr>
      <w:ins w:id="12381" w:author="PR Preview" w:date="2026-01-01T00:00:00Z">
        <w:r>
          <w:t xml:space="preserve">Every</w:t>
        </w:r>
      </w:ins>
      <w:ins w:id="12382" w:author="PR Preview" w:date="2026-01-01T00:00:00Z">
        <w:r>
          <w:t xml:space="preserve"> </w:t>
        </w:r>
      </w:ins>
      <w:ins w:id="12383" w:author="PR Preview" w:date="2026-01-01T00:00:00Z">
        <w:r>
          <w:t xml:space="preserve">$\mathord{\smash[b]{\underset{\raise.3ex\hbox{$\scriptstyle\sim$}}{x}}\vphantom{x}} \in \mathcal{V}$</w:t>
        </w:r>
      </w:ins>
      <w:ins w:id="12384" w:author="PR Preview" w:date="2026-01-01T00:00:00Z">
        <w:r>
          <w:t xml:space="preserve"> </w:t>
        </w:r>
      </w:ins>
      <w:ins w:id="12385" w:author="PR Preview" w:date="2026-01-01T00:00:00Z">
        <w:r>
          <w:t xml:space="preserve">can be written as</w:t>
        </w:r>
      </w:ins>
      <w:ins w:id="12386" w:author="PR Preview" w:date="2026-01-01T00:00:00Z">
        <w:r>
          <w:t xml:space="preserve"> </w:t>
        </w:r>
      </w:ins>
      <w:ins w:id="12387" w:author="PR Preview" w:date="2026-01-01T00:00:00Z">
        <w:r>
          <w:t xml:space="preserve">$\mathord{\smash[b]{\underset{\raise.3ex\hbox{$\scriptstyle\sim$}}{x}}\vphantom{x}} = \mathord{\smash[b]{\underset{\raise.3ex\hbox{$\scriptstyle\sim$}}{x}}\vphantom{x}}_1 + \mathord{\smash[b]{\underset{\raise.3ex\hbox{$\scriptstyle\sim$}}{x}}\vphantom{x}}_2$</w:t>
        </w:r>
      </w:ins>
      <w:ins w:id="12388" w:author="PR Preview" w:date="2026-01-01T00:00:00Z">
        <w:r>
          <w:t xml:space="preserve"> </w:t>
        </w:r>
      </w:ins>
      <w:ins w:id="12389" w:author="PR Preview" w:date="2026-01-01T00:00:00Z">
        <w:r>
          <w:t xml:space="preserve">with</w:t>
        </w:r>
      </w:ins>
      <w:ins w:id="12390" w:author="PR Preview" w:date="2026-01-01T00:00:00Z">
        <w:r>
          <w:t xml:space="preserve"> </w:t>
        </w:r>
      </w:ins>
      <w:ins w:id="12391" w:author="PR Preview" w:date="2026-01-01T00:00:00Z">
        <w:r>
          <w:t xml:space="preserve">$\mathord{\smash[b]{\underset{\raise.3ex\hbox{$\scriptstyle\sim$}}{x}}\vphantom{x}}_1 \in \mathcal{S}_1$</w:t>
        </w:r>
      </w:ins>
      <w:ins w:id="12392" w:author="PR Preview" w:date="2026-01-01T00:00:00Z">
        <w:r>
          <w:t xml:space="preserve"> </w:t>
        </w:r>
      </w:ins>
      <w:ins w:id="12393" w:author="PR Preview" w:date="2026-01-01T00:00:00Z">
        <w:r>
          <w:t xml:space="preserve">and</w:t>
        </w:r>
      </w:ins>
      <w:ins w:id="12394" w:author="PR Preview" w:date="2026-01-01T00:00:00Z">
        <w:r>
          <w:t xml:space="preserve"> </w:t>
        </w:r>
      </w:ins>
      <w:ins w:id="12395" w:author="PR Preview" w:date="2026-01-01T00:00:00Z">
        <w:r>
          <w:t xml:space="preserve">$\mathord{\smash[b]{\underset{\raise.3ex\hbox{$\scriptstyle\sim$}}{x}}\vphantom{x}}_2 \in \mathcal{S}_2$</w:t>
        </w:r>
      </w:ins>
      <w:ins w:id="12396" w:author="PR Preview" w:date="2026-01-01T00:00:00Z">
        <w:r>
          <w:t xml:space="preserve"> </w:t>
        </w:r>
      </w:ins>
      <w:ins w:id="12397" w:author="PR Preview" w:date="2026-01-01T00:00:00Z">
        <w:r>
          <w:t xml:space="preserve">in only one way.</w:t>
        </w:r>
      </w:ins>
    </w:p>
    <w:bookmarkEnd w:id="318"/>
    <w:p>
      <w:pPr>
        <w:pStyle w:val="FirstParagraph"/>
      </w:pPr>
      <w:ins w:id="12398" w:author="PR Preview" w:date="2026-01-01T00:00:00Z">
        <w:r>
          <w:rPr>
            <w:i/>
            <w:iCs/>
          </w:rPr>
          <w:t xml:space="preserve">Proof</w:t>
        </w:r>
      </w:ins>
      <w:ins w:id="12399" w:author="PR Preview" w:date="2026-01-01T00:00:00Z">
        <w:r>
          <w:t xml:space="preserve">. </w:t>
        </w:r>
      </w:ins>
      <w:ins w:id="12400" w:author="PR Preview" w:date="2026-01-01T00:00:00Z">
        <w:r>
          <w:t xml:space="preserve">Since</w:t>
        </w:r>
      </w:ins>
      <w:ins w:id="12401" w:author="PR Preview" w:date="2026-01-01T00:00:00Z">
        <w:r>
          <w:t xml:space="preserve"> </w:t>
        </w:r>
      </w:ins>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ins w:id="12402" w:author="PR Preview" w:date="2026-01-01T00:00:00Z">
        <w:r>
          <w:t xml:space="preserve"> </w:t>
        </w:r>
      </w:ins>
      <w:ins w:id="12403" w:author="PR Preview" w:date="2026-01-01T00:00:00Z">
        <w:r>
          <w:t xml:space="preserve">is given,</w:t>
        </w:r>
      </w:ins>
      <w:ins w:id="12404" w:author="PR Preview" w:date="2026-01-01T00:00:00Z">
        <w:r>
          <w:t xml:space="preserve"> </w:t>
        </w:r>
      </w:ins>
      <w:ins w:id="12405" w:author="PR Preview" w:date="2026-01-01T00:00:00Z">
        <w:r>
          <w:t xml:space="preserve">statement 1 says exactly that</w:t>
        </w:r>
      </w:ins>
      <w:ins w:id="12406" w:author="PR Preview" w:date="2026-01-01T00:00:00Z">
        <w:r>
          <w:t xml:space="preserve"> </w:t>
        </w:r>
      </w:ins>
      <w:ins w:id="12407" w:author="PR Preview" w:date="2026-01-01T00:00:00Z">
        <w:r>
          <w:t xml:space="preserve">$\mathcal{S}_1 \cap \mathcal{S}_2 = \mathopen{}\left\{\mathord{\smash[b]{\underset{\raise.3ex\hbox{$\scriptstyle\sim$}}{0}}\vphantom{0}}\right\}\mathclose{}$</w:t>
        </w:r>
      </w:ins>
      <w:ins w:id="12408" w:author="PR Preview" w:date="2026-01-01T00:00:00Z">
        <w:r>
          <w:t xml:space="preserve">.</w:t>
        </w:r>
      </w:ins>
    </w:p>
    <w:p>
      <w:pPr>
        <w:pStyle w:val="BodyText"/>
      </w:pPr>
      <w:ins w:id="12409" w:author="PR Preview" w:date="2026-01-01T00:00:00Z">
        <w:r>
          <w:rPr>
            <w:b/>
            <w:bCs/>
          </w:rPr>
          <w:t xml:space="preserve">1 and 2 are equivalent.</w:t>
        </w:r>
      </w:ins>
      <w:ins w:id="12410" w:author="PR Preview" w:date="2026-01-01T00:00:00Z">
        <w:r>
          <w:t xml:space="preserve"> </w:t>
        </w:r>
      </w:ins>
      <w:ins w:id="12411" w:author="PR Preview" w:date="2026-01-01T00:00:00Z">
        <w:r>
          <w:t xml:space="preserve">By</w:t>
        </w:r>
      </w:ins>
      <w:ins w:id="12412" w:author="PR Preview" w:date="2026-01-01T00:00:00Z">
        <w:r>
          <w:t xml:space="preserve"> </w:t>
        </w:r>
      </w:ins>
      <w:hyperlink w:anchor="cor-dim-subadditive">
        <w:ins w:id="12413" w:author="PR Preview" w:date="2026-01-01T00:00:00Z">
          <w:r>
            <w:rPr>
              <w:rStyle w:val="Hyperlink"/>
            </w:rPr>
            <w:t xml:space="preserve">Corollary 4</w:t>
          </w:r>
        </w:ins>
      </w:hyperlink>
      <w:ins w:id="12414" w:author="PR Preview" w:date="2026-01-01T00:00:00Z">
        <w:r>
          <w:t xml:space="preserve">,</w:t>
        </w:r>
      </w:ins>
      <w:ins w:id="12415" w:author="PR Preview" w:date="2026-01-01T00:00:00Z">
        <w:r>
          <w:t xml:space="preserve"> </w:t>
        </w:r>
      </w:ins>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ins w:id="12416" w:author="PR Preview" w:date="2026-01-01T00:00:00Z">
        <w:r>
          <w:t xml:space="preserve"> </w:t>
        </w:r>
      </w:ins>
      <w:ins w:id="12417" w:author="PR Preview" w:date="2026-01-01T00:00:00Z">
        <w:r>
          <w:t xml:space="preserve">exactly when</w:t>
        </w:r>
      </w:ins>
      <w:ins w:id="12418" w:author="PR Preview" w:date="2026-01-01T00:00:00Z">
        <w:r>
          <w:t xml:space="preserve"> </w:t>
        </w:r>
      </w:ins>
      <w:ins w:id="12419" w:author="PR Preview" w:date="2026-01-01T00:00:00Z">
        <w:r>
          <w:t xml:space="preserve">$\mathcal{S}_1 \cap \mathcal{S}_2 = \mathopen{}\left\{\mathord{\smash[b]{\underset{\raise.3ex\hbox{$\scriptstyle\sim$}}{0}}\vphantom{0}}\right\}\mathclose{}$</w:t>
        </w:r>
      </w:ins>
      <w:ins w:id="12420" w:author="PR Preview" w:date="2026-01-01T00:00:00Z">
        <w:r>
          <w:t xml:space="preserve">.</w:t>
        </w:r>
      </w:ins>
    </w:p>
    <w:p>
      <w:pPr>
        <w:pStyle w:val="BodyText"/>
      </w:pPr>
      <w:ins w:id="12421" w:author="PR Preview" w:date="2026-01-01T00:00:00Z">
        <w:r>
          <w:rPr>
            <w:b/>
            <w:bCs/>
          </w:rPr>
          <w:t xml:space="preserve">1 implies 3.</w:t>
        </w:r>
      </w:ins>
      <w:ins w:id="12422" w:author="PR Preview" w:date="2026-01-01T00:00:00Z">
        <w:r>
          <w:t xml:space="preserve"> </w:t>
        </w:r>
      </w:ins>
      <w:ins w:id="12423" w:author="PR Preview" w:date="2026-01-01T00:00:00Z">
        <w:r>
          <w:t xml:space="preserve">Every</w:t>
        </w:r>
      </w:ins>
      <w:ins w:id="12424" w:author="PR Preview" w:date="2026-01-01T00:00:00Z">
        <w:r>
          <w:t xml:space="preserve"> </w:t>
        </w:r>
      </w:ins>
      <w:ins w:id="12425" w:author="PR Preview" w:date="2026-01-01T00:00:00Z">
        <w:r>
          <w:t xml:space="preserve">$\mathord{\smash[b]{\underset{\raise.3ex\hbox{$\scriptstyle\sim$}}{x}}\vphantom{x}} \in \mathcal{V}$</w:t>
        </w:r>
      </w:ins>
      <w:ins w:id="12426" w:author="PR Preview" w:date="2026-01-01T00:00:00Z">
        <w:r>
          <w:t xml:space="preserve"> </w:t>
        </w:r>
      </w:ins>
      <w:ins w:id="12427" w:author="PR Preview" w:date="2026-01-01T00:00:00Z">
        <w:r>
          <w:t xml:space="preserve">has at least one such expression,</w:t>
        </w:r>
      </w:ins>
      <w:ins w:id="12428" w:author="PR Preview" w:date="2026-01-01T00:00:00Z">
        <w:r>
          <w:t xml:space="preserve"> </w:t>
        </w:r>
      </w:ins>
      <w:ins w:id="12429" w:author="PR Preview" w:date="2026-01-01T00:00:00Z">
        <w:r>
          <w:t xml:space="preserve">because</w:t>
        </w:r>
      </w:ins>
      <w:ins w:id="12430" w:author="PR Preview" w:date="2026-01-01T00:00:00Z">
        <w:r>
          <w:t xml:space="preserve"> </w:t>
        </w:r>
      </w:ins>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ins w:id="12431" w:author="PR Preview" w:date="2026-01-01T00:00:00Z">
        <w:r>
          <w:t xml:space="preserve">.</w:t>
        </w:r>
      </w:ins>
      <w:ins w:id="12432" w:author="PR Preview" w:date="2026-01-01T00:00:00Z">
        <w:r>
          <w:t xml:space="preserve"> </w:t>
        </w:r>
      </w:ins>
      <w:ins w:id="12433" w:author="PR Preview" w:date="2026-01-01T00:00:00Z">
        <w:r>
          <w:t xml:space="preserve">Suppose</w:t>
        </w:r>
      </w:ins>
    </w:p>
    <w:p>
      <w:pPr>
        <w:pStyle w:val="BodyText"/>
      </w:pPr>
      <w:ins w:id="12434" w:author="PR Preview" w:date="2026-01-01T00:00:00Z">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ins>
    </w:p>
    <w:p>
      <w:pPr>
        <w:pStyle w:val="FirstParagraph"/>
      </w:pPr>
      <w:ins w:id="12435" w:author="PR Preview" w:date="2026-01-01T00:00:00Z">
        <w:r>
          <w:t xml:space="preserve">with</w:t>
        </w:r>
      </w:ins>
      <w:ins w:id="12436" w:author="PR Preview" w:date="2026-01-01T00:00:00Z">
        <w:r>
          <w:t xml:space="preserve"> </w:t>
        </w:r>
      </w:ins>
      <w:ins w:id="12437" w:author="PR Preview" w:date="2026-01-01T00:00:00Z">
        <w:r>
          <w:t xml:space="preserve">$\mathord{\smash[b]{\underset{\raise.3ex\hbox{$\scriptstyle\sim$}}{u}}\vphantom{u}}_1, \mathord{\smash[b]{\underset{\raise.3ex\hbox{$\scriptstyle\sim$}}{v}}\vphantom{v}}_1 \in \mathcal{S}_1$</w:t>
        </w:r>
      </w:ins>
      <w:ins w:id="12438" w:author="PR Preview" w:date="2026-01-01T00:00:00Z">
        <w:r>
          <w:t xml:space="preserve"> </w:t>
        </w:r>
      </w:ins>
      <w:ins w:id="12439" w:author="PR Preview" w:date="2026-01-01T00:00:00Z">
        <w:r>
          <w:t xml:space="preserve">and</w:t>
        </w:r>
      </w:ins>
      <w:ins w:id="12440" w:author="PR Preview" w:date="2026-01-01T00:00:00Z">
        <w:r>
          <w:t xml:space="preserve"> </w:t>
        </w:r>
      </w:ins>
      <w:ins w:id="12441" w:author="PR Preview" w:date="2026-01-01T00:00:00Z">
        <w:r>
          <w:t xml:space="preserve">$\mathord{\smash[b]{\underset{\raise.3ex\hbox{$\scriptstyle\sim$}}{u}}\vphantom{u}}_2, \mathord{\smash[b]{\underset{\raise.3ex\hbox{$\scriptstyle\sim$}}{v}}\vphantom{v}}_2 \in \mathcal{S}_2$</w:t>
        </w:r>
      </w:ins>
      <w:ins w:id="12442" w:author="PR Preview" w:date="2026-01-01T00:00:00Z">
        <w:r>
          <w:t xml:space="preserve">.</w:t>
        </w:r>
      </w:ins>
      <w:ins w:id="12443" w:author="PR Preview" w:date="2026-01-01T00:00:00Z">
        <w:r>
          <w:t xml:space="preserve"> </w:t>
        </w:r>
      </w:ins>
      <w:ins w:id="12444" w:author="PR Preview" w:date="2026-01-01T00:00:00Z">
        <w:r>
          <w:t xml:space="preserve">Then</w:t>
        </w:r>
      </w:ins>
    </w:p>
    <w:p>
      <w:pPr>
        <w:pStyle w:val="BodyText"/>
      </w:pPr>
      <w:ins w:id="12445" w:author="PR Preview" w:date="2026-01-01T00:00:00Z">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ins>
    </w:p>
    <w:p>
      <w:pPr>
        <w:pStyle w:val="FirstParagraph"/>
      </w:pPr>
      <w:ins w:id="12446" w:author="PR Preview" w:date="2026-01-01T00:00:00Z">
        <w:r>
          <w:t xml:space="preserve">The left side is in</w:t>
        </w:r>
      </w:ins>
      <w:ins w:id="12447" w:author="PR Preview" w:date="2026-01-01T00:00:00Z">
        <w:r>
          <w:t xml:space="preserve"> </w:t>
        </w:r>
      </w:ins>
      <m:oMath>
        <m:sSub>
          <m:e>
            <m:r>
              <m:rPr>
                <m:scr m:val="script"/>
                <m:sty m:val="p"/>
              </m:rPr>
              <m:t>S</m:t>
            </m:r>
          </m:e>
          <m:sub>
            <m:r>
              <m:t>1</m:t>
            </m:r>
          </m:sub>
        </m:sSub>
      </m:oMath>
      <w:ins w:id="12448" w:author="PR Preview" w:date="2026-01-01T00:00:00Z">
        <w:r>
          <w:t xml:space="preserve"> </w:t>
        </w:r>
      </w:ins>
      <w:ins w:id="12449" w:author="PR Preview" w:date="2026-01-01T00:00:00Z">
        <w:r>
          <w:t xml:space="preserve">and the right side is in</w:t>
        </w:r>
      </w:ins>
      <w:ins w:id="12450" w:author="PR Preview" w:date="2026-01-01T00:00:00Z">
        <w:r>
          <w:t xml:space="preserve"> </w:t>
        </w:r>
      </w:ins>
      <m:oMath>
        <m:sSub>
          <m:e>
            <m:r>
              <m:rPr>
                <m:scr m:val="script"/>
                <m:sty m:val="p"/>
              </m:rPr>
              <m:t>S</m:t>
            </m:r>
          </m:e>
          <m:sub>
            <m:r>
              <m:t>2</m:t>
            </m:r>
          </m:sub>
        </m:sSub>
      </m:oMath>
      <w:ins w:id="12451" w:author="PR Preview" w:date="2026-01-01T00:00:00Z">
        <w:r>
          <w:t xml:space="preserve">,</w:t>
        </w:r>
      </w:ins>
      <w:ins w:id="12452" w:author="PR Preview" w:date="2026-01-01T00:00:00Z">
        <w:r>
          <w:t xml:space="preserve"> </w:t>
        </w:r>
      </w:ins>
      <w:ins w:id="12453" w:author="PR Preview" w:date="2026-01-01T00:00:00Z">
        <w:r>
          <w:t xml:space="preserve">because each subspace is closed under addition and scalar multiplication</w:t>
        </w:r>
      </w:ins>
      <w:ins w:id="12454" w:author="PR Preview" w:date="2026-01-01T00:00:00Z">
        <w:r>
          <w:t xml:space="preserve"> </w:t>
        </w:r>
      </w:ins>
      <w:ins w:id="12455" w:author="PR Preview" w:date="2026-01-01T00:00:00Z">
        <w:r>
          <w:t xml:space="preserve">(the difference is</w:t>
        </w:r>
      </w:ins>
      <w:ins w:id="12456" w:author="PR Preview" w:date="2026-01-01T00:00:00Z">
        <w:r>
          <w:t xml:space="preserve"> </w:t>
        </w:r>
      </w:ins>
      <w:ins w:id="12457" w:author="PR Preview" w:date="2026-01-01T00:00:00Z">
        <w:r>
          <w:t xml:space="preserve">$\mathord{\smash[b]{\underset{\raise.3ex\hbox{$\scriptstyle\sim$}}{u}}\vphantom{u}}_1 + (-1)\,\mathord{\smash[b]{\underset{\raise.3ex\hbox{$\scriptstyle\sim$}}{v}}\vphantom{v}}_1$</w:t>
        </w:r>
      </w:ins>
      <w:ins w:id="12458" w:author="PR Preview" w:date="2026-01-01T00:00:00Z">
        <w:r>
          <w:t xml:space="preserve">).</w:t>
        </w:r>
      </w:ins>
      <w:ins w:id="12459" w:author="PR Preview" w:date="2026-01-01T00:00:00Z">
        <w:r>
          <w:t xml:space="preserve"> </w:t>
        </w:r>
      </w:ins>
      <w:ins w:id="12460" w:author="PR Preview" w:date="2026-01-01T00:00:00Z">
        <w:r>
          <w:t xml:space="preserve">So both sides are in</w:t>
        </w:r>
      </w:ins>
      <w:ins w:id="12461" w:author="PR Preview" w:date="2026-01-01T00:00:00Z">
        <w:r>
          <w:t xml:space="preserve"> </w:t>
        </w:r>
      </w:ins>
      <w:ins w:id="12462" w:author="PR Preview" w:date="2026-01-01T00:00:00Z">
        <w:r>
          <w:t xml:space="preserve">$\mathcal{S}_1 \cap \mathcal{S}_2 = \mathopen{}\left\{\mathord{\smash[b]{\underset{\raise.3ex\hbox{$\scriptstyle\sim$}}{0}}\vphantom{0}}\right\}\mathclose{}$</w:t>
        </w:r>
      </w:ins>
      <w:ins w:id="12463" w:author="PR Preview" w:date="2026-01-01T00:00:00Z">
        <w:r>
          <w:t xml:space="preserve">,</w:t>
        </w:r>
      </w:ins>
      <w:ins w:id="12464" w:author="PR Preview" w:date="2026-01-01T00:00:00Z">
        <w:r>
          <w:t xml:space="preserve"> </w:t>
        </w:r>
      </w:ins>
      <w:ins w:id="12465" w:author="PR Preview" w:date="2026-01-01T00:00:00Z">
        <w:r>
          <w:t xml:space="preserve">which gives</w:t>
        </w:r>
      </w:ins>
      <w:ins w:id="12466" w:author="PR Preview" w:date="2026-01-01T00:00:00Z">
        <w:r>
          <w:t xml:space="preserve"> </w:t>
        </w:r>
      </w:ins>
      <w:ins w:id="12467" w:author="PR Preview" w:date="2026-01-01T00:00:00Z">
        <w:r>
          <w:t xml:space="preserve">$\mathord{\smash[b]{\underset{\raise.3ex\hbox{$\scriptstyle\sim$}}{u}}\vphantom{u}}_1 = \mathord{\smash[b]{\underset{\raise.3ex\hbox{$\scriptstyle\sim$}}{v}}\vphantom{v}}_1$</w:t>
        </w:r>
      </w:ins>
      <w:ins w:id="12468" w:author="PR Preview" w:date="2026-01-01T00:00:00Z">
        <w:r>
          <w:t xml:space="preserve"> </w:t>
        </w:r>
      </w:ins>
      <w:ins w:id="12469" w:author="PR Preview" w:date="2026-01-01T00:00:00Z">
        <w:r>
          <w:t xml:space="preserve">and</w:t>
        </w:r>
      </w:ins>
      <w:ins w:id="12470" w:author="PR Preview" w:date="2026-01-01T00:00:00Z">
        <w:r>
          <w:t xml:space="preserve"> </w:t>
        </w:r>
      </w:ins>
      <w:ins w:id="12471" w:author="PR Preview" w:date="2026-01-01T00:00:00Z">
        <w:r>
          <w:t xml:space="preserve">$\mathord{\smash[b]{\underset{\raise.3ex\hbox{$\scriptstyle\sim$}}{u}}\vphantom{u}}_2 = \mathord{\smash[b]{\underset{\raise.3ex\hbox{$\scriptstyle\sim$}}{v}}\vphantom{v}}_2$</w:t>
        </w:r>
      </w:ins>
      <w:ins w:id="12472" w:author="PR Preview" w:date="2026-01-01T00:00:00Z">
        <w:r>
          <w:t xml:space="preserve">.</w:t>
        </w:r>
      </w:ins>
    </w:p>
    <w:p>
      <w:pPr>
        <w:pStyle w:val="BodyText"/>
      </w:pPr>
      <w:ins w:id="12473" w:author="PR Preview" w:date="2026-01-01T00:00:00Z">
        <w:r>
          <w:rPr>
            <w:b/>
            <w:bCs/>
          </w:rPr>
          <w:t xml:space="preserve">3 implies 1.</w:t>
        </w:r>
      </w:ins>
      <w:ins w:id="12474" w:author="PR Preview" w:date="2026-01-01T00:00:00Z">
        <w:r>
          <w:t xml:space="preserve"> </w:t>
        </w:r>
      </w:ins>
      <w:ins w:id="12475" w:author="PR Preview" w:date="2026-01-01T00:00:00Z">
        <w:r>
          <w:t xml:space="preserve">Take any</w:t>
        </w:r>
      </w:ins>
      <w:ins w:id="12476" w:author="PR Preview" w:date="2026-01-01T00:00:00Z">
        <w:r>
          <w:t xml:space="preserve"> </w:t>
        </w:r>
      </w:ins>
      <w:ins w:id="12477" w:author="PR Preview" w:date="2026-01-01T00:00:00Z">
        <w:r>
          <w:t xml:space="preserve">$\mathord{\smash[b]{\underset{\raise.3ex\hbox{$\scriptstyle\sim$}}{x}}\vphantom{x}} \in \mathcal{S}_1 \cap \mathcal{S}_2$</w:t>
        </w:r>
      </w:ins>
      <w:ins w:id="12478" w:author="PR Preview" w:date="2026-01-01T00:00:00Z">
        <w:r>
          <w:t xml:space="preserve">.</w:t>
        </w:r>
      </w:ins>
      <w:ins w:id="12479" w:author="PR Preview" w:date="2026-01-01T00:00:00Z">
        <w:r>
          <w:t xml:space="preserve"> </w:t>
        </w:r>
      </w:ins>
      <w:ins w:id="12480" w:author="PR Preview" w:date="2026-01-01T00:00:00Z">
        <w:r>
          <w:t xml:space="preserve">Then</w:t>
        </w:r>
      </w:ins>
      <w:ins w:id="12481" w:author="PR Preview" w:date="2026-01-01T00:00:00Z">
        <w:r>
          <w:t xml:space="preserve"> </w:t>
        </w:r>
      </w:ins>
      <w:ins w:id="12482" w:author="PR Preview" w:date="2026-01-01T00:00:00Z">
        <w:r>
          <w:t xml:space="preserve">$\mathord{\smash[b]{\underset{\raise.3ex\hbox{$\scriptstyle\sim$}}{x}}\vphantom{x}} = \mathord{\smash[b]{\underset{\raise.3ex\hbox{$\scriptstyle\sim$}}{x}}\vphantom{x}} + \mathord{\smash[b]{\underset{\raise.3ex\hbox{$\scriptstyle\sim$}}{0}}\vphantom{0}}$</w:t>
        </w:r>
      </w:ins>
      <w:ins w:id="12483" w:author="PR Preview" w:date="2026-01-01T00:00:00Z">
        <w:r>
          <w:t xml:space="preserve">, with</w:t>
        </w:r>
      </w:ins>
      <w:ins w:id="12484" w:author="PR Preview" w:date="2026-01-01T00:00:00Z">
        <w:r>
          <w:t xml:space="preserve"> </w:t>
        </w:r>
      </w:ins>
      <w:ins w:id="12485" w:author="PR Preview" w:date="2026-01-01T00:00:00Z">
        <w:r>
          <w:t xml:space="preserve">$\mathord{\smash[b]{\underset{\raise.3ex\hbox{$\scriptstyle\sim$}}{x}}\vphantom{x}} \in \mathcal{S}_1$</w:t>
        </w:r>
      </w:ins>
      <w:ins w:id="12486" w:author="PR Preview" w:date="2026-01-01T00:00:00Z">
        <w:r>
          <w:t xml:space="preserve"> </w:t>
        </w:r>
      </w:ins>
      <w:ins w:id="12487" w:author="PR Preview" w:date="2026-01-01T00:00:00Z">
        <w:r>
          <w:t xml:space="preserve">and</w:t>
        </w:r>
      </w:ins>
      <w:ins w:id="12488" w:author="PR Preview" w:date="2026-01-01T00:00:00Z">
        <w:r>
          <w:t xml:space="preserve"> </w:t>
        </w:r>
      </w:ins>
      <w:ins w:id="12489" w:author="PR Preview" w:date="2026-01-01T00:00:00Z">
        <w:r>
          <w:t xml:space="preserve">$\mathord{\smash[b]{\underset{\raise.3ex\hbox{$\scriptstyle\sim$}}{0}}\vphantom{0}}\in \mathcal{S}_2$</w:t>
        </w:r>
      </w:ins>
      <w:ins w:id="12490" w:author="PR Preview" w:date="2026-01-01T00:00:00Z">
        <w:r>
          <w:t xml:space="preserve">,</w:t>
        </w:r>
      </w:ins>
      <w:ins w:id="12491" w:author="PR Preview" w:date="2026-01-01T00:00:00Z">
        <w:r>
          <w:t xml:space="preserve"> </w:t>
        </w:r>
      </w:ins>
      <w:ins w:id="12492" w:author="PR Preview" w:date="2026-01-01T00:00:00Z">
        <w:r>
          <w:t xml:space="preserve">and</w:t>
        </w:r>
      </w:ins>
      <w:ins w:id="12493" w:author="PR Preview" w:date="2026-01-01T00:00:00Z">
        <w:r>
          <w:t xml:space="preserve"> </w:t>
        </w:r>
      </w:ins>
      <w:ins w:id="12494" w:author="PR Preview" w:date="2026-01-01T00:00:00Z">
        <w:r>
          <w:t xml:space="preserve">$\mathord{\smash[b]{\underset{\raise.3ex\hbox{$\scriptstyle\sim$}}{x}}\vphantom{x}} = \mathord{\smash[b]{\underset{\raise.3ex\hbox{$\scriptstyle\sim$}}{0}}\vphantom{0}}+ \mathord{\smash[b]{\underset{\raise.3ex\hbox{$\scriptstyle\sim$}}{x}}\vphantom{x}}$</w:t>
        </w:r>
      </w:ins>
      <w:ins w:id="12495" w:author="PR Preview" w:date="2026-01-01T00:00:00Z">
        <w:r>
          <w:t xml:space="preserve">, with</w:t>
        </w:r>
      </w:ins>
      <w:ins w:id="12496" w:author="PR Preview" w:date="2026-01-01T00:00:00Z">
        <w:r>
          <w:t xml:space="preserve"> </w:t>
        </w:r>
      </w:ins>
      <w:ins w:id="12497" w:author="PR Preview" w:date="2026-01-01T00:00:00Z">
        <w:r>
          <w:t xml:space="preserve">$\mathord{\smash[b]{\underset{\raise.3ex\hbox{$\scriptstyle\sim$}}{0}}\vphantom{0}}\in \mathcal{S}_1$</w:t>
        </w:r>
      </w:ins>
      <w:ins w:id="12498" w:author="PR Preview" w:date="2026-01-01T00:00:00Z">
        <w:r>
          <w:t xml:space="preserve"> </w:t>
        </w:r>
      </w:ins>
      <w:ins w:id="12499" w:author="PR Preview" w:date="2026-01-01T00:00:00Z">
        <w:r>
          <w:t xml:space="preserve">and</w:t>
        </w:r>
      </w:ins>
      <w:ins w:id="12500" w:author="PR Preview" w:date="2026-01-01T00:00:00Z">
        <w:r>
          <w:t xml:space="preserve"> </w:t>
        </w:r>
      </w:ins>
      <w:ins w:id="12501" w:author="PR Preview" w:date="2026-01-01T00:00:00Z">
        <w:r>
          <w:t xml:space="preserve">$\mathord{\smash[b]{\underset{\raise.3ex\hbox{$\scriptstyle\sim$}}{x}}\vphantom{x}} \in \mathcal{S}_2$</w:t>
        </w:r>
      </w:ins>
      <w:ins w:id="12502" w:author="PR Preview" w:date="2026-01-01T00:00:00Z">
        <w:r>
          <w:t xml:space="preserve"> </w:t>
        </w:r>
      </w:ins>
      <w:ins w:id="12503" w:author="PR Preview" w:date="2026-01-01T00:00:00Z">
        <w:r>
          <w:t xml:space="preserve">(</w:t>
        </w:r>
      </w:ins>
      <w:hyperlink w:anchor="thm-subspace-zero">
        <w:ins w:id="12504" w:author="PR Preview" w:date="2026-01-01T00:00:00Z">
          <w:r>
            <w:rPr>
              <w:rStyle w:val="Hyperlink"/>
            </w:rPr>
            <w:t xml:space="preserve">Theorem 21</w:t>
          </w:r>
        </w:ins>
      </w:hyperlink>
      <w:ins w:id="12505" w:author="PR Preview" w:date="2026-01-01T00:00:00Z">
        <w:r>
          <w:t xml:space="preserve">).</w:t>
        </w:r>
      </w:ins>
      <w:ins w:id="12506" w:author="PR Preview" w:date="2026-01-01T00:00:00Z">
        <w:r>
          <w:t xml:space="preserve"> </w:t>
        </w:r>
      </w:ins>
      <w:ins w:id="12507" w:author="PR Preview" w:date="2026-01-01T00:00:00Z">
        <w:r>
          <w:t xml:space="preserve">By statement 3 these two expressions are the same,</w:t>
        </w:r>
      </w:ins>
      <w:ins w:id="12508" w:author="PR Preview" w:date="2026-01-01T00:00:00Z">
        <w:r>
          <w:t xml:space="preserve"> </w:t>
        </w:r>
      </w:ins>
      <w:ins w:id="12509" w:author="PR Preview" w:date="2026-01-01T00:00:00Z">
        <w:r>
          <w:t xml:space="preserve">so</w:t>
        </w:r>
      </w:ins>
      <w:ins w:id="12510" w:author="PR Preview" w:date="2026-01-01T00:00:00Z">
        <w:r>
          <w:t xml:space="preserve"> </w:t>
        </w:r>
      </w:ins>
      <w:ins w:id="12511" w:author="PR Preview" w:date="2026-01-01T00:00:00Z">
        <w:r>
          <w:t xml:space="preserve">$\mathord{\smash[b]{\underset{\raise.3ex\hbox{$\scriptstyle\sim$}}{x}}\vphantom{x}} = \mathord{\smash[b]{\underset{\raise.3ex\hbox{$\scriptstyle\sim$}}{0}}\vphantom{0}}$</w:t>
        </w:r>
      </w:ins>
      <w:ins w:id="12512" w:author="PR Preview" w:date="2026-01-01T00:00:00Z">
        <w:r>
          <w:t xml:space="preserve">,</w:t>
        </w:r>
      </w:ins>
      <w:ins w:id="12513" w:author="PR Preview" w:date="2026-01-01T00:00:00Z">
        <w:r>
          <w:t xml:space="preserve"> </w:t>
        </w:r>
      </w:ins>
      <w:ins w:id="12514" w:author="PR Preview" w:date="2026-01-01T00:00:00Z">
        <w:r>
          <w:t xml:space="preserve">and</w:t>
        </w:r>
      </w:ins>
      <w:ins w:id="12515" w:author="PR Preview" w:date="2026-01-01T00:00:00Z">
        <w:r>
          <w:t xml:space="preserve"> </w:t>
        </w:r>
      </w:ins>
      <w:ins w:id="12516" w:author="PR Preview" w:date="2026-01-01T00:00:00Z">
        <w:r>
          <w:t xml:space="preserve">$\mathcal{S}_1 \cap \mathcal{S}_2 = \mathopen{}\left\{\mathord{\smash[b]{\underset{\raise.3ex\hbox{$\scriptstyle\sim$}}{0}}\vphantom{0}}\right\}\mathclose{}$</w:t>
        </w:r>
      </w:ins>
      <w:ins w:id="12517" w:author="PR Preview" w:date="2026-01-01T00:00:00Z">
        <w:r>
          <w:t xml:space="preserve">.</w:t>
        </w:r>
      </w:ins>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del w:id="12518" w:author="PR Preview" w:date="2026-01-01T00:00:00Z">
        <w:r>
          <w:rPr>
            <w:b/>
            <w:bCs/>
          </w:rPr>
          <w:delText xml:space="preserve">Definition 66 (Projection onto a subspace along a complement)</w:delText>
        </w:r>
      </w:del>
      <w:del w:id="12519" w:author="PR Preview" w:date="2026-01-01T00:00:00Z">
        <w:r>
          <w:delText xml:space="preserve"> </w:delText>
        </w:r>
      </w:del>
      <w:del w:id="12520" w:author="PR Preview" w:date="2026-01-01T00:00:00Z">
        <w:r>
          <w:delText xml:space="preserve">Let</w:delText>
        </w:r>
      </w:del>
      <w:del w:id="12521" w:author="PR Preview" w:date="2026-01-01T00:00:00Z">
        <w:r>
          <w:delText xml:space="preserve"> </w:delText>
        </w:r>
      </w:del>
      <m:oMath>
        <m:r>
          <m:rPr>
            <m:scr m:val="script"/>
            <m:sty m:val="p"/>
          </m:rPr>
          <m:t>S</m:t>
        </m:r>
      </m:oMath>
      <w:del w:id="12522" w:author="PR Preview" w:date="2026-01-01T00:00:00Z">
        <w:r>
          <w:delText xml:space="preserve"> </w:delText>
        </w:r>
      </w:del>
      <w:del w:id="12523" w:author="PR Preview" w:date="2026-01-01T00:00:00Z">
        <w:r>
          <w:delText xml:space="preserve">and</w:delText>
        </w:r>
      </w:del>
      <w:del w:id="12524" w:author="PR Preview" w:date="2026-01-01T00:00:00Z">
        <w:r>
          <w:delText xml:space="preserve"> </w:delText>
        </w:r>
      </w:del>
      <m:oMath>
        <m:r>
          <m:rPr>
            <m:scr m:val="script"/>
            <m:sty m:val="p"/>
          </m:rPr>
          <m:t>T</m:t>
        </m:r>
      </m:oMath>
      <w:del w:id="12525" w:author="PR Preview" w:date="2026-01-01T00:00:00Z">
        <w:r>
          <w:delText xml:space="preserve"> </w:delText>
        </w:r>
      </w:del>
      <w:del w:id="12526" w:author="PR Preview" w:date="2026-01-01T00:00:00Z">
        <w:r>
          <w:delText xml:space="preserve">be subspaces of</w:delText>
        </w:r>
      </w:del>
      <w:del w:id="12527" w:author="PR Preview" w:date="2026-01-01T00:00:00Z">
        <w:r>
          <w:delText xml:space="preserve"> </w:delText>
        </w:r>
      </w:del>
      <m:oMath>
        <m:sSup>
          <m:e>
            <m:r>
              <m:rPr>
                <m:scr m:val="double-struck"/>
                <m:sty m:val="p"/>
              </m:rPr>
              <m:t>R</m:t>
            </m:r>
          </m:e>
          <m:sup>
            <m:r>
              <m:t>p</m:t>
            </m:r>
          </m:sup>
        </m:sSup>
      </m:oMath>
      <w:del w:id="12528" w:author="PR Preview" w:date="2026-01-01T00:00:00Z">
        <w:r>
          <w:delText xml:space="preserve"> </w:delText>
        </w:r>
      </w:del>
      <w:del w:id="12529" w:author="PR Preview" w:date="2026-01-01T00:00:00Z">
        <w:r>
          <w:delText xml:space="preserve">with</w:delText>
        </w:r>
      </w:del>
      <w:del w:id="12530" w:author="PR Preview" w:date="2026-01-01T00:00:00Z">
        <w:r>
          <w:delText xml:space="preserve"> </w:delText>
        </w:r>
      </w:del>
      <m:oMath>
        <m:sSup>
          <m:e>
            <m:r>
              <m:rPr>
                <m:scr m:val="double-struck"/>
                <m:sty m:val="p"/>
              </m:rPr>
              <m:t>R</m:t>
            </m:r>
          </m:e>
          <m:sup>
            <m:r>
              <m:t>p</m:t>
            </m:r>
          </m:sup>
        </m:sSup>
        <m:r>
          <m:rPr>
            <m:sty m:val="p"/>
          </m:rPr>
          <m:t>=</m:t>
        </m:r>
        <m:r>
          <m:rPr>
            <m:scr m:val="script"/>
            <m:sty m:val="p"/>
          </m:rPr>
          <m:t>S</m:t>
        </m:r>
        <m:r>
          <m:rPr>
            <m:sty m:val="p"/>
          </m:rPr>
          <m:t>⊕</m:t>
        </m:r>
        <m:r>
          <m:rPr>
            <m:scr m:val="script"/>
            <m:sty m:val="p"/>
          </m:rPr>
          <m:t>T</m:t>
        </m:r>
      </m:oMath>
      <w:del w:id="12531" w:author="PR Preview" w:date="2026-01-01T00:00:00Z">
        <w:r>
          <w:delText xml:space="preserve"> </w:delText>
        </w:r>
      </w:del>
      <w:del w:id="12532" w:author="PR Preview" w:date="2026-01-01T00:00:00Z">
        <w:r>
          <w:delText xml:space="preserve">(</w:delText>
        </w:r>
      </w:del>
      <w:hyperlink w:anchor="def-direct-sum">
        <w:del w:id="12533" w:author="PR Preview" w:date="2026-01-01T00:00:00Z">
          <w:r>
            <w:rPr>
              <w:rStyle w:val="Hyperlink"/>
            </w:rPr>
            <w:delText xml:space="preserve">Definition 65</w:delText>
          </w:r>
        </w:del>
      </w:hyperlink>
      <w:del w:id="12534" w:author="PR Preview" w:date="2026-01-01T00:00:00Z">
        <w:r>
          <w:delText xml:space="preserve">),</w:delText>
        </w:r>
      </w:del>
      <w:del w:id="12535" w:author="PR Preview" w:date="2026-01-01T00:00:00Z">
        <w:r>
          <w:delText xml:space="preserve"> </w:delText>
        </w:r>
      </w:del>
      <w:del w:id="12536" w:author="PR Preview" w:date="2026-01-01T00:00:00Z">
        <w:r>
          <w:delText xml:space="preserve">and let</w:delText>
        </w:r>
      </w:del>
      <w:del w:id="12537" w:author="PR Preview" w:date="2026-01-01T00:00:00Z">
        <w:r>
          <w:delText xml:space="preserve"> </w:delText>
        </w:r>
      </w:del>
      <m:oMath>
        <m:limLow>
          <m:e>
            <m:r>
              <m:t>y</m:t>
            </m:r>
          </m:e>
          <m:lim>
            <m:r>
              <m:rPr>
                <m:sty m:val="p"/>
              </m:rPr>
              <m:t>∼</m:t>
            </m:r>
          </m:lim>
        </m:limLow>
        <m:r>
          <m:rPr>
            <m:sty m:val="p"/>
          </m:rPr>
          <m:t>∈</m:t>
        </m:r>
        <m:sSup>
          <m:e>
            <m:r>
              <m:rPr>
                <m:scr m:val="double-struck"/>
                <m:sty m:val="p"/>
              </m:rPr>
              <m:t>R</m:t>
            </m:r>
          </m:e>
          <m:sup>
            <m:r>
              <m:t>p</m:t>
            </m:r>
          </m:sup>
        </m:sSup>
      </m:oMath>
      <w:del w:id="12538" w:author="PR Preview" w:date="2026-01-01T00:00:00Z">
        <w:r>
          <w:delText xml:space="preserve">.</w:delText>
        </w:r>
      </w:del>
      <w:del w:id="12539" w:author="PR Preview" w:date="2026-01-01T00:00:00Z">
        <w:r>
          <w:delText xml:space="preserve"> </w:delText>
        </w:r>
      </w:del>
      <w:del w:id="12540" w:author="PR Preview" w:date="2026-01-01T00:00:00Z">
        <w:r>
          <w:delText xml:space="preserve">By</w:delText>
        </w:r>
      </w:del>
      <w:del w:id="12541" w:author="PR Preview" w:date="2026-01-01T00:00:00Z">
        <w:r>
          <w:delText xml:space="preserve"> </w:delText>
        </w:r>
      </w:del>
      <w:hyperlink w:anchor="thm-direct-sum-equiv">
        <w:del w:id="12542" w:author="PR Preview" w:date="2026-01-01T00:00:00Z">
          <w:r>
            <w:rPr>
              <w:rStyle w:val="Hyperlink"/>
            </w:rPr>
            <w:delText xml:space="preserve">Theorem 49</w:delText>
          </w:r>
        </w:del>
      </w:hyperlink>
      <w:del w:id="12543" w:author="PR Preview" w:date="2026-01-01T00:00:00Z">
        <w:r>
          <w:delText xml:space="preserve">,</w:delText>
        </w:r>
      </w:del>
      <w:del w:id="12544" w:author="PR Preview" w:date="2026-01-01T00:00:00Z">
        <w:r>
          <w:delText xml:space="preserve"> </w:delText>
        </w:r>
      </w:del>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del w:id="12545" w:author="PR Preview" w:date="2026-01-01T00:00:00Z">
        <w:r>
          <w:delText xml:space="preserve"> </w:delText>
        </w:r>
      </w:del>
      <w:del w:id="12546" w:author="PR Preview" w:date="2026-01-01T00:00:00Z">
        <w:r>
          <w:delText xml:space="preserve">for exactly one</w:delText>
        </w:r>
      </w:del>
      <w:del w:id="12547" w:author="PR Preview" w:date="2026-01-01T00:00:00Z">
        <w:r>
          <w:delText xml:space="preserve"> </w:delText>
        </w:r>
      </w:del>
      <m:oMath>
        <m:limLow>
          <m:e>
            <m:r>
              <m:t>u</m:t>
            </m:r>
          </m:e>
          <m:lim>
            <m:r>
              <m:rPr>
                <m:sty m:val="p"/>
              </m:rPr>
              <m:t>∼</m:t>
            </m:r>
          </m:lim>
        </m:limLow>
        <m:r>
          <m:rPr>
            <m:sty m:val="p"/>
          </m:rPr>
          <m:t>∈</m:t>
        </m:r>
        <m:r>
          <m:rPr>
            <m:scr m:val="script"/>
            <m:sty m:val="p"/>
          </m:rPr>
          <m:t>S</m:t>
        </m:r>
      </m:oMath>
      <w:del w:id="12548" w:author="PR Preview" w:date="2026-01-01T00:00:00Z">
        <w:r>
          <w:delText xml:space="preserve"> </w:delText>
        </w:r>
      </w:del>
      <w:del w:id="12549" w:author="PR Preview" w:date="2026-01-01T00:00:00Z">
        <w:r>
          <w:delText xml:space="preserve">and</w:delText>
        </w:r>
      </w:del>
      <w:del w:id="12550" w:author="PR Preview" w:date="2026-01-01T00:00:00Z">
        <w:r>
          <w:delText xml:space="preserve"> </w:delText>
        </w:r>
      </w:del>
      <m:oMath>
        <m:limLow>
          <m:e>
            <m:r>
              <m:t>v</m:t>
            </m:r>
          </m:e>
          <m:lim>
            <m:r>
              <m:rPr>
                <m:sty m:val="p"/>
              </m:rPr>
              <m:t>∼</m:t>
            </m:r>
          </m:lim>
        </m:limLow>
        <m:r>
          <m:rPr>
            <m:sty m:val="p"/>
          </m:rPr>
          <m:t>∈</m:t>
        </m:r>
        <m:r>
          <m:rPr>
            <m:scr m:val="script"/>
            <m:sty m:val="p"/>
          </m:rPr>
          <m:t>T</m:t>
        </m:r>
      </m:oMath>
      <w:del w:id="12551" w:author="PR Preview" w:date="2026-01-01T00:00:00Z">
        <w:r>
          <w:delText xml:space="preserve">.</w:delText>
        </w:r>
      </w:del>
      <w:del w:id="12552" w:author="PR Preview" w:date="2026-01-01T00:00:00Z">
        <w:r>
          <w:delText xml:space="preserve"> </w:delText>
        </w:r>
      </w:del>
      <w:del w:id="12553" w:author="PR Preview" w:date="2026-01-01T00:00:00Z">
        <w:r>
          <w:delText xml:space="preserve">The vector</w:delText>
        </w:r>
      </w:del>
      <w:del w:id="12554" w:author="PR Preview" w:date="2026-01-01T00:00:00Z">
        <w:r>
          <w:delText xml:space="preserve"> </w:delText>
        </w:r>
      </w:del>
      <m:oMath>
        <m:limLow>
          <m:e>
            <m:r>
              <m:t>u</m:t>
            </m:r>
          </m:e>
          <m:lim>
            <m:r>
              <m:rPr>
                <m:sty m:val="p"/>
              </m:rPr>
              <m:t>∼</m:t>
            </m:r>
          </m:lim>
        </m:limLow>
      </m:oMath>
      <w:del w:id="12555" w:author="PR Preview" w:date="2026-01-01T00:00:00Z">
        <w:r>
          <w:delText xml:space="preserve"> </w:delText>
        </w:r>
      </w:del>
      <w:del w:id="12556" w:author="PR Preview" w:date="2026-01-01T00:00:00Z">
        <w:r>
          <w:delText xml:space="preserve">is the</w:delText>
        </w:r>
      </w:del>
      <w:del w:id="12557" w:author="PR Preview" w:date="2026-01-01T00:00:00Z">
        <w:r>
          <w:delText xml:space="preserve"> </w:delText>
        </w:r>
      </w:del>
      <w:del w:id="12558" w:author="PR Preview" w:date="2026-01-01T00:00:00Z">
        <w:r>
          <w:rPr>
            <w:b/>
            <w:bCs/>
          </w:rPr>
          <w:delText xml:space="preserve">projection</w:delText>
        </w:r>
      </w:del>
      <w:del w:id="12559" w:author="PR Preview" w:date="2026-01-01T00:00:00Z">
        <w:r>
          <w:delText xml:space="preserve"> </w:delText>
        </w:r>
      </w:del>
      <w:del w:id="12560" w:author="PR Preview" w:date="2026-01-01T00:00:00Z">
        <w:r>
          <w:delText xml:space="preserve">of</w:delText>
        </w:r>
      </w:del>
      <w:del w:id="12561" w:author="PR Preview" w:date="2026-01-01T00:00:00Z">
        <w:r>
          <w:delText xml:space="preserve"> </w:delText>
        </w:r>
      </w:del>
      <m:oMath>
        <m:limLow>
          <m:e>
            <m:r>
              <m:t>y</m:t>
            </m:r>
          </m:e>
          <m:lim>
            <m:r>
              <m:rPr>
                <m:sty m:val="p"/>
              </m:rPr>
              <m:t>∼</m:t>
            </m:r>
          </m:lim>
        </m:limLow>
      </m:oMath>
      <w:del w:id="12562" w:author="PR Preview" w:date="2026-01-01T00:00:00Z">
        <w:r>
          <w:delText xml:space="preserve"> </w:delText>
        </w:r>
      </w:del>
      <w:del w:id="12563" w:author="PR Preview" w:date="2026-01-01T00:00:00Z">
        <w:r>
          <w:delText xml:space="preserve">onto</w:delText>
        </w:r>
      </w:del>
      <w:del w:id="12564" w:author="PR Preview" w:date="2026-01-01T00:00:00Z">
        <w:r>
          <w:delText xml:space="preserve"> </w:delText>
        </w:r>
      </w:del>
      <m:oMath>
        <m:r>
          <m:rPr>
            <m:scr m:val="script"/>
            <m:sty m:val="p"/>
          </m:rPr>
          <m:t>S</m:t>
        </m:r>
      </m:oMath>
      <w:del w:id="12565" w:author="PR Preview" w:date="2026-01-01T00:00:00Z">
        <w:r>
          <w:delText xml:space="preserve"> </w:delText>
        </w:r>
      </w:del>
      <w:del w:id="12566" w:author="PR Preview" w:date="2026-01-01T00:00:00Z">
        <w:r>
          <w:delText xml:space="preserve">along</w:delText>
        </w:r>
      </w:del>
      <w:del w:id="12567" w:author="PR Preview" w:date="2026-01-01T00:00:00Z">
        <w:r>
          <w:delText xml:space="preserve"> </w:delText>
        </w:r>
      </w:del>
      <m:oMath>
        <m:r>
          <m:rPr>
            <m:scr m:val="script"/>
            <m:sty m:val="p"/>
          </m:rPr>
          <m:t>T</m:t>
        </m:r>
      </m:oMath>
      <w:del w:id="12568" w:author="PR Preview" w:date="2026-01-01T00:00:00Z">
        <w:r>
          <w:delText xml:space="preserve"> </w:delText>
        </w:r>
      </w:del>
      <w:del w:id="12569" w:author="PR Preview" w:date="2026-01-01T00:00:00Z">
        <w:r>
          <w:delText xml:space="preserve">(Banerjee and Roy 2014, Definition 6.3, p. 163)</w:delText>
        </w:r>
      </w:del>
      <w:del w:id="12570" w:author="PR Preview" w:date="2026-01-01T00:00:00Z">
        <w:r>
          <w:delText xml:space="preserve">.</w:delText>
        </w:r>
      </w:del>
    </w:p>
    <w:p>
      <w:pPr>
        <w:pStyle w:val="BodyText"/>
      </w:pPr>
      <w:del w:id="12571" w:author="PR Preview" w:date="2026-01-01T00:00:00Z">
        <w:r>
          <w:rPr>
            <w:b/>
            <w:bCs/>
          </w:rPr>
          <w:delText xml:space="preserve">Example 88 (The projection depends on the complement)</w:delText>
        </w:r>
      </w:del>
      <w:del w:id="12572" w:author="PR Preview" w:date="2026-01-01T00:00:00Z">
        <w:r>
          <w:delText xml:space="preserve"> </w:delText>
        </w:r>
      </w:del>
      <w:del w:id="12573" w:author="PR Preview" w:date="2026-01-01T00:00:00Z">
        <w:r>
          <w:delText xml:space="preserve">Let</w:delText>
        </w:r>
      </w:del>
      <w:del w:id="12574"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del w:id="12575" w:author="PR Preview" w:date="2026-01-01T00:00:00Z">
        <w:r>
          <w:delText xml:space="preserve">, the horizontal axis in</w:delText>
        </w:r>
      </w:del>
      <w:del w:id="12576" w:author="PR Preview" w:date="2026-01-01T00:00:00Z">
        <w:r>
          <w:delText xml:space="preserve"> </w:delText>
        </w:r>
      </w:del>
      <m:oMath>
        <m:sSup>
          <m:e>
            <m:r>
              <m:rPr>
                <m:scr m:val="double-struck"/>
                <m:sty m:val="p"/>
              </m:rPr>
              <m:t>R</m:t>
            </m:r>
          </m:e>
          <m:sup>
            <m:r>
              <m:t>2</m:t>
            </m:r>
          </m:sup>
        </m:sSup>
      </m:oMath>
      <w:del w:id="12577" w:author="PR Preview" w:date="2026-01-01T00:00:00Z">
        <w:r>
          <w:delText xml:space="preserve">,</w:delText>
        </w:r>
      </w:del>
      <w:del w:id="12578" w:author="PR Preview" w:date="2026-01-01T00:00:00Z">
        <w:r>
          <w:delText xml:space="preserve"> </w:delText>
        </w:r>
      </w:del>
      <w:del w:id="12579" w:author="PR Preview" w:date="2026-01-01T00:00:00Z">
        <w:r>
          <w:delText xml:space="preserve">and let</w:delText>
        </w:r>
      </w:del>
      <w:del w:id="12580" w:author="PR Preview" w:date="2026-01-01T00:00:00Z">
        <w:r>
          <w:delText xml:space="preserve"> </w:delText>
        </w:r>
      </w:del>
      <m:oMath>
        <m:limLow>
          <m:e>
            <m:r>
              <m:t>y</m:t>
            </m:r>
          </m:e>
          <m:lim>
            <m:r>
              <m:rPr>
                <m:sty m:val="p"/>
              </m:rPr>
              <m:t>∼</m:t>
            </m:r>
          </m:lim>
        </m:limLow>
        <m:r>
          <m:rPr>
            <m:sty m:val="p"/>
          </m:rPr>
          <m:t>=</m:t>
        </m:r>
        <m:r>
          <m:rPr>
            <m:sty m:val="p"/>
          </m:rPr>
          <m:t>(</m:t>
        </m:r>
        <m:r>
          <m:t>3</m:t>
        </m:r>
        <m:r>
          <m:rPr>
            <m:sty m:val="p"/>
          </m:rPr>
          <m:t>,</m:t>
        </m:r>
        <m:r>
          <m:t>2</m:t>
        </m:r>
        <m:r>
          <m:rPr>
            <m:sty m:val="p"/>
          </m:rPr>
          <m:t>)</m:t>
        </m:r>
      </m:oMath>
      <w:del w:id="12581" w:author="PR Preview" w:date="2026-01-01T00:00:00Z">
        <w:r>
          <w:delText xml:space="preserve">.</w:delText>
        </w:r>
      </w:del>
    </w:p>
    <w:p>
      <w:pPr>
        <w:pStyle w:val="BodyText"/>
      </w:pPr>
      <w:ins w:id="12582" w:author="PR Preview" w:date="2026-01-01T00:00:00Z">
        <w:r>
          <w:rPr>
            <w:b/>
            <w:bCs/>
          </w:rPr>
          <w:t xml:space="preserve">Definition 66 (Projection onto a subspace along a complement)</w:t>
        </w:r>
      </w:ins>
      <w:ins w:id="12583" w:author="PR Preview" w:date="2026-01-01T00:00:00Z">
        <w:r>
          <w:t xml:space="preserve"> </w:t>
        </w:r>
      </w:ins>
      <w:ins w:id="12584" w:author="PR Preview" w:date="2026-01-01T00:00:00Z">
        <w:r>
          <w:t xml:space="preserve">Let</w:t>
        </w:r>
      </w:ins>
      <w:ins w:id="12585" w:author="PR Preview" w:date="2026-01-01T00:00:00Z">
        <w:r>
          <w:t xml:space="preserve"> </w:t>
        </w:r>
      </w:ins>
      <m:oMath>
        <m:r>
          <m:rPr>
            <m:scr m:val="script"/>
            <m:sty m:val="p"/>
          </m:rPr>
          <m:t>S</m:t>
        </m:r>
      </m:oMath>
      <w:ins w:id="12586" w:author="PR Preview" w:date="2026-01-01T00:00:00Z">
        <w:r>
          <w:t xml:space="preserve"> </w:t>
        </w:r>
      </w:ins>
      <w:ins w:id="12587" w:author="PR Preview" w:date="2026-01-01T00:00:00Z">
        <w:r>
          <w:t xml:space="preserve">and</w:t>
        </w:r>
      </w:ins>
      <w:ins w:id="12588" w:author="PR Preview" w:date="2026-01-01T00:00:00Z">
        <w:r>
          <w:t xml:space="preserve"> </w:t>
        </w:r>
      </w:ins>
      <m:oMath>
        <m:r>
          <m:rPr>
            <m:scr m:val="script"/>
            <m:sty m:val="p"/>
          </m:rPr>
          <m:t>T</m:t>
        </m:r>
      </m:oMath>
      <w:ins w:id="12589" w:author="PR Preview" w:date="2026-01-01T00:00:00Z">
        <w:r>
          <w:t xml:space="preserve"> </w:t>
        </w:r>
      </w:ins>
      <w:ins w:id="12590" w:author="PR Preview" w:date="2026-01-01T00:00:00Z">
        <w:r>
          <w:t xml:space="preserve">be subspaces of</w:t>
        </w:r>
      </w:ins>
      <w:ins w:id="12591" w:author="PR Preview" w:date="2026-01-01T00:00:00Z">
        <w:r>
          <w:t xml:space="preserve"> </w:t>
        </w:r>
      </w:ins>
      <m:oMath>
        <m:sSup>
          <m:e>
            <m:r>
              <m:rPr>
                <m:scr m:val="double-struck"/>
                <m:sty m:val="p"/>
              </m:rPr>
              <m:t>R</m:t>
            </m:r>
          </m:e>
          <m:sup>
            <m:r>
              <m:t>p</m:t>
            </m:r>
          </m:sup>
        </m:sSup>
      </m:oMath>
      <w:ins w:id="12592" w:author="PR Preview" w:date="2026-01-01T00:00:00Z">
        <w:r>
          <w:t xml:space="preserve"> </w:t>
        </w:r>
      </w:ins>
      <w:ins w:id="12593" w:author="PR Preview" w:date="2026-01-01T00:00:00Z">
        <w:r>
          <w:t xml:space="preserve">with</w:t>
        </w:r>
      </w:ins>
      <w:ins w:id="12594" w:author="PR Preview" w:date="2026-01-01T00:00:00Z">
        <w:r>
          <w:t xml:space="preserve"> </w:t>
        </w:r>
      </w:ins>
      <m:oMath>
        <m:sSup>
          <m:e>
            <m:r>
              <m:rPr>
                <m:scr m:val="double-struck"/>
                <m:sty m:val="p"/>
              </m:rPr>
              <m:t>R</m:t>
            </m:r>
          </m:e>
          <m:sup>
            <m:r>
              <m:t>p</m:t>
            </m:r>
          </m:sup>
        </m:sSup>
        <m:r>
          <m:rPr>
            <m:sty m:val="p"/>
          </m:rPr>
          <m:t>=</m:t>
        </m:r>
        <m:r>
          <m:rPr>
            <m:scr m:val="script"/>
            <m:sty m:val="p"/>
          </m:rPr>
          <m:t>S</m:t>
        </m:r>
        <m:r>
          <m:rPr>
            <m:sty m:val="p"/>
          </m:rPr>
          <m:t>⊕</m:t>
        </m:r>
        <m:r>
          <m:rPr>
            <m:scr m:val="script"/>
            <m:sty m:val="p"/>
          </m:rPr>
          <m:t>T</m:t>
        </m:r>
      </m:oMath>
      <w:ins w:id="12595" w:author="PR Preview" w:date="2026-01-01T00:00:00Z">
        <w:r>
          <w:t xml:space="preserve"> </w:t>
        </w:r>
      </w:ins>
      <w:ins w:id="12596" w:author="PR Preview" w:date="2026-01-01T00:00:00Z">
        <w:r>
          <w:t xml:space="preserve">(</w:t>
        </w:r>
      </w:ins>
      <w:hyperlink w:anchor="def-direct-sum">
        <w:ins w:id="12597" w:author="PR Preview" w:date="2026-01-01T00:00:00Z">
          <w:r>
            <w:rPr>
              <w:rStyle w:val="Hyperlink"/>
            </w:rPr>
            <w:t xml:space="preserve">Definition 65</w:t>
          </w:r>
        </w:ins>
      </w:hyperlink>
      <w:ins w:id="12598" w:author="PR Preview" w:date="2026-01-01T00:00:00Z">
        <w:r>
          <w:t xml:space="preserve">),</w:t>
        </w:r>
      </w:ins>
      <w:ins w:id="12599" w:author="PR Preview" w:date="2026-01-01T00:00:00Z">
        <w:r>
          <w:t xml:space="preserve"> </w:t>
        </w:r>
      </w:ins>
      <w:ins w:id="12600" w:author="PR Preview" w:date="2026-01-01T00:00:00Z">
        <w:r>
          <w:t xml:space="preserve">and let</w:t>
        </w:r>
      </w:ins>
      <w:ins w:id="12601" w:author="PR Preview" w:date="2026-01-01T00:00:00Z">
        <w:r>
          <w:t xml:space="preserve"> </w:t>
        </w:r>
      </w:ins>
      <w:ins w:id="12602" w:author="PR Preview" w:date="2026-01-01T00:00:00Z">
        <w:r>
          <w:t xml:space="preserve">$\mathord{\smash[b]{\underset{\raise.3ex\hbox{$\scriptstyle\sim$}}{y}}\vphantom{y}} \in \mathbb{R}^p$</w:t>
        </w:r>
      </w:ins>
      <w:ins w:id="12603" w:author="PR Preview" w:date="2026-01-01T00:00:00Z">
        <w:r>
          <w:t xml:space="preserve">.</w:t>
        </w:r>
      </w:ins>
      <w:ins w:id="12604" w:author="PR Preview" w:date="2026-01-01T00:00:00Z">
        <w:r>
          <w:t xml:space="preserve"> </w:t>
        </w:r>
      </w:ins>
      <w:ins w:id="12605" w:author="PR Preview" w:date="2026-01-01T00:00:00Z">
        <w:r>
          <w:t xml:space="preserve">By</w:t>
        </w:r>
      </w:ins>
      <w:ins w:id="12606" w:author="PR Preview" w:date="2026-01-01T00:00:00Z">
        <w:r>
          <w:t xml:space="preserve"> </w:t>
        </w:r>
      </w:ins>
      <w:hyperlink w:anchor="thm-direct-sum-equiv">
        <w:ins w:id="12607" w:author="PR Preview" w:date="2026-01-01T00:00:00Z">
          <w:r>
            <w:rPr>
              <w:rStyle w:val="Hyperlink"/>
            </w:rPr>
            <w:t xml:space="preserve">Theorem 49</w:t>
          </w:r>
        </w:ins>
      </w:hyperlink>
      <w:ins w:id="12608" w:author="PR Preview" w:date="2026-01-01T00:00:00Z">
        <w:r>
          <w:t xml:space="preserve">,</w:t>
        </w:r>
      </w:ins>
      <w:ins w:id="12609" w:author="PR Preview" w:date="2026-01-01T00:00:00Z">
        <w:r>
          <w:t xml:space="preserve"> </w:t>
        </w:r>
      </w:ins>
      <w:ins w:id="12610" w:author="PR Preview" w:date="2026-01-01T00:00:00Z">
        <w:r>
          <w:t xml:space="preserve">$\mathord{\smash[b]{\underset{\raise.3ex\hbox{$\scriptstyle\sim$}}{y}}\vphantom{y}} = \mathord{\smash[b]{\underset{\raise.3ex\hbox{$\scriptstyle\sim$}}{u}}\vphantom{u}} + \mathord{\smash[b]{\underset{\raise.3ex\hbox{$\scriptstyle\sim$}}{v}}\vphantom{v}}$</w:t>
        </w:r>
      </w:ins>
      <w:ins w:id="12611" w:author="PR Preview" w:date="2026-01-01T00:00:00Z">
        <w:r>
          <w:t xml:space="preserve"> </w:t>
        </w:r>
      </w:ins>
      <w:ins w:id="12612" w:author="PR Preview" w:date="2026-01-01T00:00:00Z">
        <w:r>
          <w:t xml:space="preserve">for exactly one</w:t>
        </w:r>
      </w:ins>
      <w:ins w:id="12613" w:author="PR Preview" w:date="2026-01-01T00:00:00Z">
        <w:r>
          <w:t xml:space="preserve"> </w:t>
        </w:r>
      </w:ins>
      <w:ins w:id="12614" w:author="PR Preview" w:date="2026-01-01T00:00:00Z">
        <w:r>
          <w:t xml:space="preserve">$\mathord{\smash[b]{\underset{\raise.3ex\hbox{$\scriptstyle\sim$}}{u}}\vphantom{u}} \in \mathcal{S}$</w:t>
        </w:r>
      </w:ins>
      <w:ins w:id="12615" w:author="PR Preview" w:date="2026-01-01T00:00:00Z">
        <w:r>
          <w:t xml:space="preserve"> </w:t>
        </w:r>
      </w:ins>
      <w:ins w:id="12616" w:author="PR Preview" w:date="2026-01-01T00:00:00Z">
        <w:r>
          <w:t xml:space="preserve">and</w:t>
        </w:r>
      </w:ins>
      <w:ins w:id="12617" w:author="PR Preview" w:date="2026-01-01T00:00:00Z">
        <w:r>
          <w:t xml:space="preserve"> </w:t>
        </w:r>
      </w:ins>
      <w:ins w:id="12618" w:author="PR Preview" w:date="2026-01-01T00:00:00Z">
        <w:r>
          <w:t xml:space="preserve">$\mathord{\smash[b]{\underset{\raise.3ex\hbox{$\scriptstyle\sim$}}{v}}\vphantom{v}} \in \mathcal{T}$</w:t>
        </w:r>
      </w:ins>
      <w:ins w:id="12619" w:author="PR Preview" w:date="2026-01-01T00:00:00Z">
        <w:r>
          <w:t xml:space="preserve">.</w:t>
        </w:r>
      </w:ins>
      <w:ins w:id="12620" w:author="PR Preview" w:date="2026-01-01T00:00:00Z">
        <w:r>
          <w:t xml:space="preserve"> </w:t>
        </w:r>
      </w:ins>
      <w:ins w:id="12621" w:author="PR Preview" w:date="2026-01-01T00:00:00Z">
        <w:r>
          <w:t xml:space="preserve">The vector</w:t>
        </w:r>
      </w:ins>
      <w:ins w:id="12622" w:author="PR Preview" w:date="2026-01-01T00:00:00Z">
        <w:r>
          <w:t xml:space="preserve"> </w:t>
        </w:r>
      </w:ins>
      <w:ins w:id="12623" w:author="PR Preview" w:date="2026-01-01T00:00:00Z">
        <w:r>
          <w:t xml:space="preserve">$\mathord{\smash[b]{\underset{\raise.3ex\hbox{$\scriptstyle\sim$}}{u}}\vphantom{u}}$</w:t>
        </w:r>
      </w:ins>
      <w:ins w:id="12624" w:author="PR Preview" w:date="2026-01-01T00:00:00Z">
        <w:r>
          <w:t xml:space="preserve"> </w:t>
        </w:r>
      </w:ins>
      <w:ins w:id="12625" w:author="PR Preview" w:date="2026-01-01T00:00:00Z">
        <w:r>
          <w:t xml:space="preserve">is the</w:t>
        </w:r>
      </w:ins>
      <w:ins w:id="12626" w:author="PR Preview" w:date="2026-01-01T00:00:00Z">
        <w:r>
          <w:t xml:space="preserve"> </w:t>
        </w:r>
      </w:ins>
      <w:ins w:id="12627" w:author="PR Preview" w:date="2026-01-01T00:00:00Z">
        <w:r>
          <w:rPr>
            <w:b/>
            <w:bCs/>
          </w:rPr>
          <w:t xml:space="preserve">projection</w:t>
        </w:r>
      </w:ins>
      <w:ins w:id="12628" w:author="PR Preview" w:date="2026-01-01T00:00:00Z">
        <w:r>
          <w:t xml:space="preserve"> </w:t>
        </w:r>
      </w:ins>
      <w:ins w:id="12629" w:author="PR Preview" w:date="2026-01-01T00:00:00Z">
        <w:r>
          <w:t xml:space="preserve">of</w:t>
        </w:r>
      </w:ins>
      <w:ins w:id="12630" w:author="PR Preview" w:date="2026-01-01T00:00:00Z">
        <w:r>
          <w:t xml:space="preserve"> </w:t>
        </w:r>
      </w:ins>
      <w:ins w:id="12631" w:author="PR Preview" w:date="2026-01-01T00:00:00Z">
        <w:r>
          <w:t xml:space="preserve">$\mathord{\smash[b]{\underset{\raise.3ex\hbox{$\scriptstyle\sim$}}{y}}\vphantom{y}}$</w:t>
        </w:r>
      </w:ins>
      <w:ins w:id="12632" w:author="PR Preview" w:date="2026-01-01T00:00:00Z">
        <w:r>
          <w:t xml:space="preserve"> </w:t>
        </w:r>
      </w:ins>
      <w:ins w:id="12633" w:author="PR Preview" w:date="2026-01-01T00:00:00Z">
        <w:r>
          <w:t xml:space="preserve">onto</w:t>
        </w:r>
      </w:ins>
      <w:ins w:id="12634" w:author="PR Preview" w:date="2026-01-01T00:00:00Z">
        <w:r>
          <w:t xml:space="preserve"> </w:t>
        </w:r>
      </w:ins>
      <m:oMath>
        <m:r>
          <m:rPr>
            <m:scr m:val="script"/>
            <m:sty m:val="p"/>
          </m:rPr>
          <m:t>S</m:t>
        </m:r>
      </m:oMath>
      <w:ins w:id="12635" w:author="PR Preview" w:date="2026-01-01T00:00:00Z">
        <w:r>
          <w:t xml:space="preserve"> </w:t>
        </w:r>
      </w:ins>
      <w:ins w:id="12636" w:author="PR Preview" w:date="2026-01-01T00:00:00Z">
        <w:r>
          <w:t xml:space="preserve">along</w:t>
        </w:r>
      </w:ins>
      <w:ins w:id="12637" w:author="PR Preview" w:date="2026-01-01T00:00:00Z">
        <w:r>
          <w:t xml:space="preserve"> </w:t>
        </w:r>
      </w:ins>
      <m:oMath>
        <m:r>
          <m:rPr>
            <m:scr m:val="script"/>
            <m:sty m:val="p"/>
          </m:rPr>
          <m:t>T</m:t>
        </m:r>
      </m:oMath>
      <w:ins w:id="12638" w:author="PR Preview" w:date="2026-01-01T00:00:00Z">
        <w:r>
          <w:t xml:space="preserve"> </w:t>
        </w:r>
      </w:ins>
      <w:ins w:id="12639" w:author="PR Preview" w:date="2026-01-01T00:00:00Z">
        <w:r>
          <w:t xml:space="preserve">(Banerjee and Roy 2014, Definition 6.3, p. 163)</w:t>
        </w:r>
      </w:ins>
      <w:ins w:id="12640" w:author="PR Preview" w:date="2026-01-01T00:00:00Z">
        <w:r>
          <w:t xml:space="preserve">.</w:t>
        </w:r>
      </w:ins>
    </w:p>
    <w:bookmarkEnd w:id="320"/>
    <w:bookmarkStart w:id="321" w:name="exm-projection"/>
    <w:p>
      <w:pPr>
        <w:pStyle w:val="BodyText"/>
      </w:pPr>
      <w:ins w:id="12641" w:author="PR Preview" w:date="2026-01-01T00:00:00Z">
        <w:r>
          <w:rPr>
            <w:b/>
            <w:bCs/>
          </w:rPr>
          <w:t xml:space="preserve">Example 88 (The projection depends on the complement)</w:t>
        </w:r>
      </w:ins>
      <w:ins w:id="12642" w:author="PR Preview" w:date="2026-01-01T00:00:00Z">
        <w:r>
          <w:t xml:space="preserve"> </w:t>
        </w:r>
      </w:ins>
      <w:ins w:id="12643" w:author="PR Preview" w:date="2026-01-01T00:00:00Z">
        <w:r>
          <w:t xml:space="preserve">Let</w:t>
        </w:r>
      </w:ins>
      <w:ins w:id="12644"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ins w:id="12645" w:author="PR Preview" w:date="2026-01-01T00:00:00Z">
        <w:r>
          <w:t xml:space="preserve">, the horizontal axis in</w:t>
        </w:r>
      </w:ins>
      <w:ins w:id="12646" w:author="PR Preview" w:date="2026-01-01T00:00:00Z">
        <w:r>
          <w:t xml:space="preserve"> </w:t>
        </w:r>
      </w:ins>
      <m:oMath>
        <m:sSup>
          <m:e>
            <m:r>
              <m:rPr>
                <m:scr m:val="double-struck"/>
                <m:sty m:val="p"/>
              </m:rPr>
              <m:t>R</m:t>
            </m:r>
          </m:e>
          <m:sup>
            <m:r>
              <m:t>2</m:t>
            </m:r>
          </m:sup>
        </m:sSup>
      </m:oMath>
      <w:ins w:id="12647" w:author="PR Preview" w:date="2026-01-01T00:00:00Z">
        <w:r>
          <w:t xml:space="preserve">,</w:t>
        </w:r>
      </w:ins>
      <w:ins w:id="12648" w:author="PR Preview" w:date="2026-01-01T00:00:00Z">
        <w:r>
          <w:t xml:space="preserve"> </w:t>
        </w:r>
      </w:ins>
      <w:ins w:id="12649" w:author="PR Preview" w:date="2026-01-01T00:00:00Z">
        <w:r>
          <w:t xml:space="preserve">and let</w:t>
        </w:r>
      </w:ins>
      <w:ins w:id="12650" w:author="PR Preview" w:date="2026-01-01T00:00:00Z">
        <w:r>
          <w:t xml:space="preserve"> </w:t>
        </w:r>
      </w:ins>
      <w:ins w:id="12651" w:author="PR Preview" w:date="2026-01-01T00:00:00Z">
        <w:r>
          <w:t xml:space="preserve">$\mathord{\smash[b]{\underset{\raise.3ex\hbox{$\scriptstyle\sim$}}{y}}\vphantom{y}} = (3, 2)$</w:t>
        </w:r>
      </w:ins>
      <w:ins w:id="12652" w:author="PR Preview" w:date="2026-01-01T00:00:00Z">
        <w:r>
          <w:t xml:space="preserve">.</w:t>
        </w:r>
      </w:ins>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del w:id="12653" w:author="PR Preview" w:date="2026-01-01T00:00:00Z">
        <w:r>
          <w:delText xml:space="preserve">Each of</w:delText>
        </w:r>
      </w:del>
      <w:del w:id="12654" w:author="PR Preview" w:date="2026-01-01T00:00:00Z">
        <w:r>
          <w:delText xml:space="preserve"> </w:delText>
        </w:r>
      </w:del>
      <m:oMath>
        <m:sSub>
          <m:e>
            <m:r>
              <m:rPr>
                <m:scr m:val="script"/>
                <m:sty m:val="p"/>
              </m:rPr>
              <m:t>T</m:t>
            </m:r>
          </m:e>
          <m:sub>
            <m:r>
              <m:t>1</m:t>
            </m:r>
          </m:sub>
        </m:sSub>
      </m:oMath>
      <w:del w:id="12655" w:author="PR Preview" w:date="2026-01-01T00:00:00Z">
        <w:r>
          <w:delText xml:space="preserve"> </w:delText>
        </w:r>
      </w:del>
      <w:del w:id="12656" w:author="PR Preview" w:date="2026-01-01T00:00:00Z">
        <w:r>
          <w:delText xml:space="preserve">and</w:delText>
        </w:r>
      </w:del>
      <w:del w:id="12657" w:author="PR Preview" w:date="2026-01-01T00:00:00Z">
        <w:r>
          <w:delText xml:space="preserve"> </w:delText>
        </w:r>
      </w:del>
      <m:oMath>
        <m:sSub>
          <m:e>
            <m:r>
              <m:rPr>
                <m:scr m:val="script"/>
                <m:sty m:val="p"/>
              </m:rPr>
              <m:t>T</m:t>
            </m:r>
          </m:e>
          <m:sub>
            <m:r>
              <m:t>2</m:t>
            </m:r>
          </m:sub>
        </m:sSub>
      </m:oMath>
      <w:del w:id="12658" w:author="PR Preview" w:date="2026-01-01T00:00:00Z">
        <w:r>
          <w:delText xml:space="preserve"> </w:delText>
        </w:r>
      </w:del>
      <w:del w:id="12659" w:author="PR Preview" w:date="2026-01-01T00:00:00Z">
        <w:r>
          <w:delText xml:space="preserve">is a line that meets</w:delText>
        </w:r>
      </w:del>
      <w:del w:id="12660" w:author="PR Preview" w:date="2026-01-01T00:00:00Z">
        <w:r>
          <w:delText xml:space="preserve"> </w:delText>
        </w:r>
      </w:del>
      <m:oMath>
        <m:r>
          <m:rPr>
            <m:scr m:val="script"/>
            <m:sty m:val="p"/>
          </m:rPr>
          <m:t>S</m:t>
        </m:r>
      </m:oMath>
      <w:del w:id="12661" w:author="PR Preview" w:date="2026-01-01T00:00:00Z">
        <w:r>
          <w:delText xml:space="preserve"> </w:delText>
        </w:r>
      </w:del>
      <w:del w:id="12662" w:author="PR Preview" w:date="2026-01-01T00:00:00Z">
        <w:r>
          <w:delText xml:space="preserve">only at</w:delText>
        </w:r>
      </w:del>
      <w:del w:id="12663" w:author="PR Preview" w:date="2026-01-01T00:00:00Z">
        <w:r>
          <w:delText xml:space="preserve"> </w:delText>
        </w:r>
      </w:del>
      <m:oMath>
        <m:limLow>
          <m:e>
            <m:r>
              <m:t>0</m:t>
            </m:r>
          </m:e>
          <m:lim>
            <m:r>
              <m:rPr>
                <m:sty m:val="p"/>
              </m:rPr>
              <m:t>∼</m:t>
            </m:r>
          </m:lim>
        </m:limLow>
      </m:oMath>
      <w:del w:id="12664" w:author="PR Preview" w:date="2026-01-01T00:00:00Z">
        <w:r>
          <w:delText xml:space="preserve">,</w:delText>
        </w:r>
      </w:del>
      <w:del w:id="12665" w:author="PR Preview" w:date="2026-01-01T00:00:00Z">
        <w:r>
          <w:delText xml:space="preserve"> </w:delText>
        </w:r>
      </w:del>
      <w:del w:id="12666" w:author="PR Preview" w:date="2026-01-01T00:00:00Z">
        <w:r>
          <w:delText xml:space="preserve">so</w:delText>
        </w:r>
      </w:del>
    </w:p>
    <w:p>
      <w:pPr>
        <w:pStyle w:val="FirstParagraph"/>
      </w:pPr>
      <w:ins w:id="12667" w:author="PR Preview" w:date="2026-01-01T00:00:00Z">
        <w:r>
          <w:t xml:space="preserve">Each of</w:t>
        </w:r>
      </w:ins>
      <w:ins w:id="12668" w:author="PR Preview" w:date="2026-01-01T00:00:00Z">
        <w:r>
          <w:t xml:space="preserve"> </w:t>
        </w:r>
      </w:ins>
      <m:oMath>
        <m:sSub>
          <m:e>
            <m:r>
              <m:rPr>
                <m:scr m:val="script"/>
                <m:sty m:val="p"/>
              </m:rPr>
              <m:t>T</m:t>
            </m:r>
          </m:e>
          <m:sub>
            <m:r>
              <m:t>1</m:t>
            </m:r>
          </m:sub>
        </m:sSub>
      </m:oMath>
      <w:ins w:id="12669" w:author="PR Preview" w:date="2026-01-01T00:00:00Z">
        <w:r>
          <w:t xml:space="preserve"> </w:t>
        </w:r>
      </w:ins>
      <w:ins w:id="12670" w:author="PR Preview" w:date="2026-01-01T00:00:00Z">
        <w:r>
          <w:t xml:space="preserve">and</w:t>
        </w:r>
      </w:ins>
      <w:ins w:id="12671" w:author="PR Preview" w:date="2026-01-01T00:00:00Z">
        <w:r>
          <w:t xml:space="preserve"> </w:t>
        </w:r>
      </w:ins>
      <m:oMath>
        <m:sSub>
          <m:e>
            <m:r>
              <m:rPr>
                <m:scr m:val="script"/>
                <m:sty m:val="p"/>
              </m:rPr>
              <m:t>T</m:t>
            </m:r>
          </m:e>
          <m:sub>
            <m:r>
              <m:t>2</m:t>
            </m:r>
          </m:sub>
        </m:sSub>
      </m:oMath>
      <w:ins w:id="12672" w:author="PR Preview" w:date="2026-01-01T00:00:00Z">
        <w:r>
          <w:t xml:space="preserve"> </w:t>
        </w:r>
      </w:ins>
      <w:ins w:id="12673" w:author="PR Preview" w:date="2026-01-01T00:00:00Z">
        <w:r>
          <w:t xml:space="preserve">is a line that meets</w:t>
        </w:r>
      </w:ins>
      <w:ins w:id="12674" w:author="PR Preview" w:date="2026-01-01T00:00:00Z">
        <w:r>
          <w:t xml:space="preserve"> </w:t>
        </w:r>
      </w:ins>
      <m:oMath>
        <m:r>
          <m:rPr>
            <m:scr m:val="script"/>
            <m:sty m:val="p"/>
          </m:rPr>
          <m:t>S</m:t>
        </m:r>
      </m:oMath>
      <w:ins w:id="12675" w:author="PR Preview" w:date="2026-01-01T00:00:00Z">
        <w:r>
          <w:t xml:space="preserve"> </w:t>
        </w:r>
      </w:ins>
      <w:ins w:id="12676" w:author="PR Preview" w:date="2026-01-01T00:00:00Z">
        <w:r>
          <w:t xml:space="preserve">only at</w:t>
        </w:r>
      </w:ins>
      <w:ins w:id="12677" w:author="PR Preview" w:date="2026-01-01T00:00:00Z">
        <w:r>
          <w:t xml:space="preserve"> </w:t>
        </w:r>
      </w:ins>
      <w:ins w:id="12678" w:author="PR Preview" w:date="2026-01-01T00:00:00Z">
        <w:r>
          <w:t xml:space="preserve">$\mathord{\smash[b]{\underset{\raise.3ex\hbox{$\scriptstyle\sim$}}{0}}\vphantom{0}}$</w:t>
        </w:r>
      </w:ins>
      <w:ins w:id="12679" w:author="PR Preview" w:date="2026-01-01T00:00:00Z">
        <w:r>
          <w:t xml:space="preserve">,</w:t>
        </w:r>
      </w:ins>
      <w:ins w:id="12680" w:author="PR Preview" w:date="2026-01-01T00:00:00Z">
        <w:r>
          <w:t xml:space="preserve"> </w:t>
        </w:r>
      </w:ins>
      <w:ins w:id="12681" w:author="PR Preview" w:date="2026-01-01T00:00:00Z">
        <w:r>
          <w:t xml:space="preserve">so</w:t>
        </w:r>
      </w:ins>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del w:id="12682" w:author="PR Preview" w:date="2026-01-01T00:00:00Z">
        <w:r>
          <w:rPr>
            <w:b/>
            <w:bCs/>
          </w:rPr>
          <w:delText xml:space="preserve">Theorem 50 (The dot product is linear in each slot)</w:delText>
        </w:r>
      </w:del>
      <w:del w:id="12683" w:author="PR Preview" w:date="2026-01-01T00:00:00Z">
        <w:r>
          <w:delText xml:space="preserve"> </w:delText>
        </w:r>
      </w:del>
      <w:del w:id="12684" w:author="PR Preview" w:date="2026-01-01T00:00:00Z">
        <w:r>
          <w:delText xml:space="preserve">For vectors</w:delText>
        </w:r>
      </w:del>
      <w:del w:id="12685" w:author="PR Preview" w:date="2026-01-01T00:00:00Z">
        <w:r>
          <w:delText xml:space="preserve"> </w:delText>
        </w:r>
      </w:del>
      <m:oMath>
        <m:limLow>
          <m:e>
            <m:r>
              <m:t>x</m:t>
            </m:r>
          </m:e>
          <m:lim>
            <m:r>
              <m:rPr>
                <m:sty m:val="p"/>
              </m:rPr>
              <m:t>∼</m:t>
            </m:r>
          </m:lim>
        </m:limLow>
        <m:r>
          <m:rPr>
            <m:sty m:val="p"/>
          </m:rPr>
          <m:t>,</m:t>
        </m:r>
        <m:limLow>
          <m:e>
            <m:r>
              <m:t>u</m:t>
            </m:r>
          </m:e>
          <m:lim>
            <m:r>
              <m:rPr>
                <m:sty m:val="p"/>
              </m:rPr>
              <m:t>∼</m:t>
            </m:r>
          </m:lim>
        </m:limLow>
        <m:r>
          <m:rPr>
            <m:sty m:val="p"/>
          </m:rPr>
          <m:t>,</m:t>
        </m:r>
        <m:limLow>
          <m:e>
            <m:r>
              <m:t>w</m:t>
            </m:r>
          </m:e>
          <m:lim>
            <m:r>
              <m:rPr>
                <m:sty m:val="p"/>
              </m:rPr>
              <m:t>∼</m:t>
            </m:r>
          </m:lim>
        </m:limLow>
        <m:r>
          <m:rPr>
            <m:sty m:val="p"/>
          </m:rPr>
          <m:t>∈</m:t>
        </m:r>
        <m:sSup>
          <m:e>
            <m:r>
              <m:rPr>
                <m:scr m:val="double-struck"/>
                <m:sty m:val="p"/>
              </m:rPr>
              <m:t>R</m:t>
            </m:r>
          </m:e>
          <m:sup>
            <m:r>
              <m:t>p</m:t>
            </m:r>
          </m:sup>
        </m:sSup>
      </m:oMath>
      <w:del w:id="12686" w:author="PR Preview" w:date="2026-01-01T00:00:00Z">
        <w:r>
          <w:delText xml:space="preserve"> </w:delText>
        </w:r>
      </w:del>
      <w:del w:id="12687" w:author="PR Preview" w:date="2026-01-01T00:00:00Z">
        <w:r>
          <w:delText xml:space="preserve">and numbers</w:delText>
        </w:r>
      </w:del>
      <w:del w:id="12688" w:author="PR Preview" w:date="2026-01-01T00:00:00Z">
        <w:r>
          <w:delText xml:space="preserve"> </w:delText>
        </w:r>
      </w:del>
      <m:oMath>
        <m:r>
          <m:t>a</m:t>
        </m:r>
        <m:r>
          <m:rPr>
            <m:sty m:val="p"/>
          </m:rPr>
          <m:t>,</m:t>
        </m:r>
        <m:r>
          <m:t>b</m:t>
        </m:r>
      </m:oMath>
      <w:del w:id="12689" w:author="PR Preview" w:date="2026-01-01T00:00:00Z">
        <w:r>
          <w:delText xml:space="preserve">,</w:delText>
        </w:r>
      </w:del>
    </w:p>
    <w:p>
      <w:pPr>
        <w:pStyle w:val="BodyText"/>
      </w:pPr>
      <m:oMathPara>
        <m:oMathParaPr>
          <m:jc m:val="center"/>
        </m:oMathParaPr>
        <m:oMath>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oMath>
      </m:oMathPara>
    </w:p>
    <w:p>
      <w:pPr>
        <w:pStyle w:val="FirstParagraph"/>
      </w:pPr>
      <w:ins w:id="12690" w:author="PR Preview" w:date="2026-01-01T00:00:00Z">
        <w:r>
          <w:rPr>
            <w:b/>
            <w:bCs/>
          </w:rPr>
          <w:t xml:space="preserve">Theorem 50 (The dot product is linear in each slot)</w:t>
        </w:r>
      </w:ins>
      <w:ins w:id="12691" w:author="PR Preview" w:date="2026-01-01T00:00:00Z">
        <w:r>
          <w:t xml:space="preserve"> </w:t>
        </w:r>
      </w:ins>
      <w:ins w:id="12692" w:author="PR Preview" w:date="2026-01-01T00:00:00Z">
        <w:r>
          <w:t xml:space="preserve">For vectors</w:t>
        </w:r>
      </w:ins>
      <w:ins w:id="12693" w:author="PR Preview" w:date="2026-01-01T00:00:00Z">
        <w:r>
          <w:t xml:space="preserve"> </w:t>
        </w:r>
      </w:ins>
      <w:ins w:id="12694" w:author="PR Preview" w:date="2026-01-01T00:00:00Z">
        <w:r>
          <w:t xml:space="preserve">$\mathord{\smash[b]{\underset{\raise.3ex\hbox{$\scriptstyle\sim$}}{x}}\vphantom{x}}, \mathord{\smash[b]{\underset{\raise.3ex\hbox{$\scriptstyle\sim$}}{u}}\vphantom{u}}, \mathord{\smash[b]{\underset{\raise.3ex\hbox{$\scriptstyle\sim$}}{w}}\vphantom{w}} \in \mathbb{R}^p$</w:t>
        </w:r>
      </w:ins>
      <w:ins w:id="12695" w:author="PR Preview" w:date="2026-01-01T00:00:00Z">
        <w:r>
          <w:t xml:space="preserve"> </w:t>
        </w:r>
      </w:ins>
      <w:ins w:id="12696" w:author="PR Preview" w:date="2026-01-01T00:00:00Z">
        <w:r>
          <w:t xml:space="preserve">and numbers</w:t>
        </w:r>
      </w:ins>
      <w:ins w:id="12697" w:author="PR Preview" w:date="2026-01-01T00:00:00Z">
        <w:r>
          <w:t xml:space="preserve"> </w:t>
        </w:r>
      </w:ins>
      <m:oMath>
        <m:r>
          <m:t>a</m:t>
        </m:r>
        <m:r>
          <m:rPr>
            <m:sty m:val="p"/>
          </m:rPr>
          <m:t>,</m:t>
        </m:r>
        <m:r>
          <m:t>b</m:t>
        </m:r>
      </m:oMath>
      <w:ins w:id="12698" w:author="PR Preview" w:date="2026-01-01T00:00:00Z">
        <w:r>
          <w:t xml:space="preserve">,</w:t>
        </w:r>
      </w:ins>
    </w:p>
    <w:p>
      <w:pPr>
        <w:pStyle w:val="BodyText"/>
      </w:pPr>
      <w:ins w:id="12699" w:author="PR Preview" w:date="2026-01-01T00:00:00Z">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ins>
    </w:p>
    <w:p>
      <w:pPr>
        <w:pStyle w:val="FirstParagraph"/>
      </w:pPr>
      <w:r>
        <w:t xml:space="preserve">and</w:t>
      </w:r>
    </w:p>
    <w:p>
      <w:pPr>
        <w:pStyle w:val="BodyText"/>
      </w:pPr>
      <m:oMathPara>
        <m:oMathParaPr>
          <m:jc m:val="center"/>
        </m:oMathParaPr>
        <m:oMath>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limLow>
            <m:e>
              <m:r>
                <m:t>x</m:t>
              </m:r>
            </m:e>
            <m:lim>
              <m:r>
                <m:rPr>
                  <m:sty m:val="p"/>
                </m:rPr>
                <m:t>∼</m:t>
              </m:r>
            </m:lim>
          </m:limLow>
          <m:r>
            <m:rPr>
              <m:sty m:val="p"/>
            </m:rPr>
            <m:t>=</m:t>
          </m:r>
          <m:r>
            <m:t>a</m:t>
          </m:r>
          <m:r>
            <m:t> </m:t>
          </m:r>
          <m:r>
            <m:rPr>
              <m:sty m:val="p"/>
            </m:rPr>
            <m:t>(</m:t>
          </m:r>
          <m:limLow>
            <m:e>
              <m:r>
                <m:t>u</m:t>
              </m:r>
            </m:e>
            <m:lim>
              <m:r>
                <m:rPr>
                  <m:sty m:val="p"/>
                </m:rPr>
                <m:t>∼</m:t>
              </m:r>
            </m:lim>
          </m:limLow>
          <m:r>
            <m:rPr>
              <m:sty m:val="p"/>
            </m:rPr>
            <m:t>⋅</m:t>
          </m:r>
          <m:limLow>
            <m:e>
              <m:r>
                <m:t>x</m:t>
              </m:r>
            </m:e>
            <m:lim>
              <m:r>
                <m:rPr>
                  <m:sty m:val="p"/>
                </m:rPr>
                <m:t>∼</m:t>
              </m:r>
            </m:lim>
          </m:limLow>
          <m:r>
            <m:rPr>
              <m:sty m:val="p"/>
            </m:rPr>
            <m:t>)</m:t>
          </m:r>
          <m:r>
            <m:rPr>
              <m:sty m:val="p"/>
            </m:rPr>
            <m:t>+</m:t>
          </m:r>
          <m:r>
            <m:t>b</m:t>
          </m:r>
          <m:r>
            <m:t> </m:t>
          </m:r>
          <m:r>
            <m:rPr>
              <m:sty m:val="p"/>
            </m:rPr>
            <m:t>(</m:t>
          </m:r>
          <m:limLow>
            <m:e>
              <m:r>
                <m:t>w</m:t>
              </m:r>
            </m:e>
            <m:lim>
              <m:r>
                <m:rPr>
                  <m:sty m:val="p"/>
                </m:rPr>
                <m:t>∼</m:t>
              </m:r>
            </m:lim>
          </m:limLow>
          <m:r>
            <m:rPr>
              <m:sty m:val="p"/>
            </m:rPr>
            <m:t>⋅</m:t>
          </m:r>
          <m:limLow>
            <m:e>
              <m:r>
                <m:t>x</m:t>
              </m:r>
            </m:e>
            <m:lim>
              <m:r>
                <m:rPr>
                  <m:sty m:val="p"/>
                </m:rPr>
                <m:t>∼</m:t>
              </m:r>
            </m:lim>
          </m:limLow>
          <m:r>
            <m:rPr>
              <m:sty m:val="p"/>
            </m:rPr>
            <m:t>)</m:t>
          </m:r>
          <m:r>
            <m:rPr>
              <m:sty m:val="p"/>
            </m:rPr>
            <m:t>.</m:t>
          </m:r>
        </m:oMath>
      </m:oMathPara>
    </w:p>
    <w:p>
      <w:pPr>
        <w:pStyle w:val="BodyText"/>
      </w:pPr>
      <w:ins w:id="12700" w:author="PR Preview" w:date="2026-01-01T00:00:00Z">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ins>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limLow>
                <m:e>
                  <m:r>
                    <m:t>u</m:t>
                  </m:r>
                </m:e>
                <m:lim>
                  <m:r>
                    <m:rPr>
                      <m:sty m:val="p"/>
                    </m:rPr>
                    <m:t>∼</m:t>
                  </m:r>
                </m:lim>
              </m:limLow>
              <m:r>
                <m:rPr>
                  <m:sty m:val="p"/>
                </m:rPr>
                <m:t>+</m:t>
              </m:r>
              <m:r>
                <m:t>b</m:t>
              </m:r>
              <m:r>
                <m:t> </m:t>
              </m:r>
              <m:limLow>
                <m:e>
                  <m:r>
                    <m:t>w</m:t>
                  </m:r>
                </m:e>
                <m:lim>
                  <m:r>
                    <m:rPr>
                      <m:sty m:val="p"/>
                    </m:rPr>
                    <m:t>∼</m:t>
                  </m:r>
                </m:lim>
              </m:limLow>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rPr>
                  <m:sty m:val="p"/>
                </m:rPr>
                <m:t>.</m:t>
              </m:r>
              <m:r>
                <m:t>&amp;</m:t>
              </m:r>
              <m:r>
                <m:t>&amp;</m:t>
              </m:r>
              <m:r>
                <m:rPr>
                  <m:nor/>
                  <m:sty m:val="p"/>
                </m:rPr>
                <m:t>(</m:t>
              </m:r>
              <m:r>
                <m:rPr>
                  <m:nor/>
                  <m:sty m:val="p"/>
                </m:rPr>
                <m:t>Definition 8</m:t>
              </m:r>
              <m:r>
                <m:rPr>
                  <m:nor/>
                  <m:sty m:val="p"/>
                </m:rPr>
                <m:t>)</m:t>
              </m:r>
            </m:e>
          </m:eqArr>
        </m:oMath>
      </m:oMathPara>
    </w:p>
    <w:p>
      <w:pPr>
        <w:pStyle w:val="BodyText"/>
      </w:pPr>
      <w:ins w:id="12701" w:author="PR Preview" w:date="2026-01-01T00:00:00Z">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ins>
    </w:p>
    <w:p>
      <w:pPr>
        <w:pStyle w:val="FirstParagraph"/>
      </w:pPr>
      <w:r>
        <w:rPr>
          <w:b/>
          <w:bCs/>
        </w:rPr>
        <w:t xml:space="preserve">First slot.</w:t>
      </w:r>
    </w:p>
    <w:p>
      <w:pPr>
        <w:pStyle w:val="BodyText"/>
      </w:pPr>
      <m:oMathPara>
        <m:oMathParaPr>
          <m:jc m:val="center"/>
        </m:oMathParaPr>
        <m:oMath>
          <m:eqArr>
            <m:e>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limLow>
                <m:e>
                  <m:r>
                    <m:t>x</m:t>
                  </m:r>
                </m:e>
                <m:lim>
                  <m:r>
                    <m:rPr>
                      <m:sty m:val="p"/>
                    </m:rPr>
                    <m:t>∼</m:t>
                  </m:r>
                </m:lim>
              </m:limLow>
              <m:r>
                <m:t>&amp;</m:t>
              </m:r>
              <m:r>
                <m:rPr>
                  <m:sty m:val="p"/>
                </m:rPr>
                <m:t>=</m:t>
              </m:r>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t>&amp;</m:t>
              </m:r>
              <m:r>
                <m:t>&amp;</m:t>
              </m:r>
              <m:r>
                <m:rPr>
                  <m:nor/>
                  <m:sty m:val="p"/>
                </m:rPr>
                <m:t>(second slot)</m:t>
              </m:r>
            </m:e>
            <m:e>
              <m:r>
                <m:t>&amp;</m:t>
              </m:r>
              <m:r>
                <m:rPr>
                  <m:sty m:val="p"/>
                </m:rPr>
                <m:t>=</m:t>
              </m:r>
              <m:r>
                <m:t>a</m:t>
              </m:r>
              <m:r>
                <m:t> </m:t>
              </m:r>
              <m:r>
                <m:rPr>
                  <m:sty m:val="p"/>
                </m:rPr>
                <m:t>(</m:t>
              </m:r>
              <m:limLow>
                <m:e>
                  <m:r>
                    <m:t>u</m:t>
                  </m:r>
                </m:e>
                <m:lim>
                  <m:r>
                    <m:rPr>
                      <m:sty m:val="p"/>
                    </m:rPr>
                    <m:t>∼</m:t>
                  </m:r>
                </m:lim>
              </m:limLow>
              <m:r>
                <m:rPr>
                  <m:sty m:val="p"/>
                </m:rPr>
                <m:t>⋅</m:t>
              </m:r>
              <m:limLow>
                <m:e>
                  <m:r>
                    <m:t>x</m:t>
                  </m:r>
                </m:e>
                <m:lim>
                  <m:r>
                    <m:rPr>
                      <m:sty m:val="p"/>
                    </m:rPr>
                    <m:t>∼</m:t>
                  </m:r>
                </m:lim>
              </m:limLow>
              <m:r>
                <m:rPr>
                  <m:sty m:val="p"/>
                </m:rPr>
                <m:t>)</m:t>
              </m:r>
              <m:r>
                <m:rPr>
                  <m:sty m:val="p"/>
                </m:rPr>
                <m:t>+</m:t>
              </m:r>
              <m:r>
                <m:t>b</m:t>
              </m:r>
              <m:r>
                <m:t> </m:t>
              </m:r>
              <m:r>
                <m:rPr>
                  <m:sty m:val="p"/>
                </m:rPr>
                <m:t>(</m:t>
              </m:r>
              <m:limLow>
                <m:e>
                  <m:r>
                    <m:t>w</m:t>
                  </m:r>
                </m:e>
                <m:lim>
                  <m:r>
                    <m:rPr>
                      <m:sty m:val="p"/>
                    </m:rPr>
                    <m:t>∼</m:t>
                  </m:r>
                </m:lim>
              </m:limLow>
              <m:r>
                <m:rPr>
                  <m:sty m:val="p"/>
                </m:rPr>
                <m:t>⋅</m:t>
              </m:r>
              <m:limLow>
                <m:e>
                  <m:r>
                    <m:t>x</m:t>
                  </m:r>
                </m:e>
                <m:lim>
                  <m:r>
                    <m:rPr>
                      <m:sty m:val="p"/>
                    </m:rPr>
                    <m:t>∼</m:t>
                  </m:r>
                </m:lim>
              </m:limLow>
              <m:r>
                <m:rPr>
                  <m:sty m:val="p"/>
                </m:rPr>
                <m:t>)</m:t>
              </m:r>
              <m:r>
                <m:rPr>
                  <m:sty m:val="p"/>
                </m:rPr>
                <m:t>.</m:t>
              </m:r>
              <m:r>
                <m:t>&amp;</m:t>
              </m:r>
              <m:r>
                <m:t>&amp;</m:t>
              </m:r>
              <m:r>
                <m:rPr>
                  <m:nor/>
                  <m:sty m:val="p"/>
                </m:rPr>
                <m:t>(</m:t>
              </m:r>
              <m:r>
                <m:rPr>
                  <m:nor/>
                  <m:sty m:val="p"/>
                </m:rPr>
                <m:t>Theorem 1</m:t>
              </m:r>
              <m:r>
                <m:rPr>
                  <m:nor/>
                  <m:sty m:val="p"/>
                </m:rPr>
                <m:t>, twice)</m:t>
              </m:r>
            </m:e>
          </m:eqArr>
        </m:oMath>
      </m:oMathPara>
    </w:p>
    <w:p>
      <w:pPr>
        <w:pStyle w:val="BodyText"/>
      </w:pPr>
      <w:ins w:id="12702" w:author="PR Preview" w:date="2026-01-01T00:00:00Z">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ins>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del w:id="12703" w:author="PR Preview" w:date="2026-01-01T00:00:00Z">
        <w:r>
          <w:delText xml:space="preserve">and</w:delText>
        </w:r>
      </w:del>
      <w:del w:id="12704" w:author="PR Preview" w:date="2026-01-01T00:00:00Z">
        <w:r>
          <w:delText xml:space="preserve"> </w:delText>
        </w:r>
      </w:del>
      <m:oMath>
        <m:r>
          <m:t>1</m:t>
        </m:r>
        <m:r>
          <m:t> </m:t>
        </m:r>
        <m:limLow>
          <m:e>
            <m:r>
              <m:t>u</m:t>
            </m:r>
          </m:e>
          <m:lim>
            <m:r>
              <m:rPr>
                <m:sty m:val="p"/>
              </m:rPr>
              <m:t>∼</m:t>
            </m:r>
          </m:lim>
        </m:limLow>
        <m:r>
          <m:rPr>
            <m:sty m:val="p"/>
          </m:rPr>
          <m:t>=</m:t>
        </m:r>
        <m:limLow>
          <m:e>
            <m:r>
              <m:t>u</m:t>
            </m:r>
          </m:e>
          <m:lim>
            <m:r>
              <m:rPr>
                <m:sty m:val="p"/>
              </m:rPr>
              <m:t>∼</m:t>
            </m:r>
          </m:lim>
        </m:limLow>
      </m:oMath>
      <w:del w:id="12705" w:author="PR Preview" w:date="2026-01-01T00:00:00Z">
        <w:r>
          <w:delText xml:space="preserve">,</w:delText>
        </w:r>
      </w:del>
      <w:del w:id="12706" w:author="PR Preview" w:date="2026-01-01T00:00:00Z">
        <w:r>
          <w:delText xml:space="preserve"> </w:delText>
        </w:r>
      </w:del>
      <w:del w:id="12707" w:author="PR Preview" w:date="2026-01-01T00:00:00Z">
        <w:r>
          <w:delText xml:space="preserve">the theorem gives</w:delText>
        </w:r>
      </w:del>
      <w:del w:id="12708" w:author="PR Preview" w:date="2026-01-01T00:00:00Z">
        <w:r>
          <w:delText xml:space="preserve"> </w:delText>
        </w:r>
      </w:del>
      <m:oMath>
        <m:limLow>
          <m:e>
            <m:r>
              <m:t>x</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x</m:t>
            </m:r>
          </m:e>
          <m:lim>
            <m:r>
              <m:rPr>
                <m:sty m:val="p"/>
              </m:rPr>
              <m:t>∼</m:t>
            </m:r>
          </m:lim>
        </m:limLow>
        <m:r>
          <m:rPr>
            <m:sty m:val="p"/>
          </m:rPr>
          <m:t>⋅</m:t>
        </m:r>
        <m:limLow>
          <m:e>
            <m:r>
              <m:t>u</m:t>
            </m:r>
          </m:e>
          <m:lim>
            <m:r>
              <m:rPr>
                <m:sty m:val="p"/>
              </m:rPr>
              <m:t>∼</m:t>
            </m:r>
          </m:lim>
        </m:limLow>
        <m:r>
          <m:rPr>
            <m:sty m:val="p"/>
          </m:rPr>
          <m:t>+</m:t>
        </m:r>
        <m:limLow>
          <m:e>
            <m:r>
              <m:t>x</m:t>
            </m:r>
          </m:e>
          <m:lim>
            <m:r>
              <m:rPr>
                <m:sty m:val="p"/>
              </m:rPr>
              <m:t>∼</m:t>
            </m:r>
          </m:lim>
        </m:limLow>
        <m:r>
          <m:rPr>
            <m:sty m:val="p"/>
          </m:rPr>
          <m:t>⋅</m:t>
        </m:r>
        <m:limLow>
          <m:e>
            <m:r>
              <m:t>w</m:t>
            </m:r>
          </m:e>
          <m:lim>
            <m:r>
              <m:rPr>
                <m:sty m:val="p"/>
              </m:rPr>
              <m:t>∼</m:t>
            </m:r>
          </m:lim>
        </m:limLow>
      </m:oMath>
      <w:del w:id="12709" w:author="PR Preview" w:date="2026-01-01T00:00:00Z">
        <w:r>
          <w:delText xml:space="preserve">.</w:delText>
        </w:r>
      </w:del>
      <w:del w:id="12710" w:author="PR Preview" w:date="2026-01-01T00:00:00Z">
        <w:r>
          <w:delText xml:space="preserve"> </w:delText>
        </w:r>
      </w:del>
      <w:del w:id="12711" w:author="PR Preview" w:date="2026-01-01T00:00:00Z">
        <w:r>
          <w:delText xml:space="preserve">With</w:delText>
        </w:r>
      </w:del>
      <w:del w:id="12712" w:author="PR Preview" w:date="2026-01-01T00:00:00Z">
        <w:r>
          <w:delText xml:space="preserve"> </w:delText>
        </w:r>
      </w:del>
      <m:oMath>
        <m:limLow>
          <m:e>
            <m:r>
              <m:t>w</m:t>
            </m:r>
          </m:e>
          <m:lim>
            <m:r>
              <m:rPr>
                <m:sty m:val="p"/>
              </m:rPr>
              <m:t>∼</m:t>
            </m:r>
          </m:lim>
        </m:limLow>
        <m:r>
          <m:rPr>
            <m:sty m:val="p"/>
          </m:rPr>
          <m:t>=</m:t>
        </m:r>
        <m:limLow>
          <m:e>
            <m:r>
              <m:t>u</m:t>
            </m:r>
          </m:e>
          <m:lim>
            <m:r>
              <m:rPr>
                <m:sty m:val="p"/>
              </m:rPr>
              <m:t>∼</m:t>
            </m:r>
          </m:lim>
        </m:limLow>
      </m:oMath>
      <w:del w:id="12713" w:author="PR Preview" w:date="2026-01-01T00:00:00Z">
        <w:r>
          <w:delText xml:space="preserve"> </w:delText>
        </w:r>
      </w:del>
      <w:del w:id="12714" w:author="PR Preview" w:date="2026-01-01T00:00:00Z">
        <w:r>
          <w:delText xml:space="preserve">and</w:delText>
        </w:r>
      </w:del>
      <w:del w:id="12715" w:author="PR Preview" w:date="2026-01-01T00:00:00Z">
        <w:r>
          <w:delText xml:space="preserve"> </w:delText>
        </w:r>
      </w:del>
      <m:oMath>
        <m:r>
          <m:t>b</m:t>
        </m:r>
        <m:r>
          <m:rPr>
            <m:sty m:val="p"/>
          </m:rPr>
          <m:t>=</m:t>
        </m:r>
        <m:r>
          <m:t>0</m:t>
        </m:r>
      </m:oMath>
      <w:del w:id="12716" w:author="PR Preview" w:date="2026-01-01T00:00:00Z">
        <w:r>
          <w:delText xml:space="preserve">, and</w:delText>
        </w:r>
      </w:del>
      <w:del w:id="12717" w:author="PR Preview" w:date="2026-01-01T00:00:00Z">
        <w:r>
          <w:delText xml:space="preserve"> </w:delText>
        </w:r>
      </w:del>
      <m:oMath>
        <m:r>
          <m:t>0</m:t>
        </m:r>
        <m:r>
          <m:t> </m:t>
        </m:r>
        <m:limLow>
          <m:e>
            <m:r>
              <m:t>u</m:t>
            </m:r>
          </m:e>
          <m:lim>
            <m:r>
              <m:rPr>
                <m:sty m:val="p"/>
              </m:rPr>
              <m:t>∼</m:t>
            </m:r>
          </m:lim>
        </m:limLow>
        <m:r>
          <m:rPr>
            <m:sty m:val="p"/>
          </m:rPr>
          <m:t>=</m:t>
        </m:r>
        <m:limLow>
          <m:e>
            <m:r>
              <m:t>0</m:t>
            </m:r>
          </m:e>
          <m:lim>
            <m:r>
              <m:rPr>
                <m:sty m:val="p"/>
              </m:rPr>
              <m:t>∼</m:t>
            </m:r>
          </m:lim>
        </m:limLow>
      </m:oMath>
      <w:del w:id="12718" w:author="PR Preview" w:date="2026-01-01T00:00:00Z">
        <w:r>
          <w:delText xml:space="preserve">,</w:delText>
        </w:r>
      </w:del>
      <w:del w:id="12719" w:author="PR Preview" w:date="2026-01-01T00:00:00Z">
        <w:r>
          <w:delText xml:space="preserve"> </w:delText>
        </w:r>
      </w:del>
      <w:del w:id="12720" w:author="PR Preview" w:date="2026-01-01T00:00:00Z">
        <w:r>
          <w:delText xml:space="preserve">it gives</w:delText>
        </w:r>
      </w:del>
      <w:del w:id="12721" w:author="PR Preview" w:date="2026-01-01T00:00:00Z">
        <w:r>
          <w:delText xml:space="preserve"> </w:delText>
        </w:r>
      </w:del>
      <m:oMath>
        <m:limLow>
          <m:e>
            <m:r>
              <m:t>x</m:t>
            </m:r>
          </m:e>
          <m:lim>
            <m:r>
              <m:rPr>
                <m:sty m:val="p"/>
              </m:rPr>
              <m:t>∼</m:t>
            </m:r>
          </m:lim>
        </m:limLow>
        <m:r>
          <m:rPr>
            <m:sty m:val="p"/>
          </m:rPr>
          <m:t>⋅</m:t>
        </m:r>
        <m:r>
          <m:rPr>
            <m:sty m:val="p"/>
          </m:rPr>
          <m:t>(</m:t>
        </m:r>
        <m:r>
          <m:t>a</m:t>
        </m:r>
        <m:r>
          <m:t> </m:t>
        </m:r>
        <m:limLow>
          <m:e>
            <m:r>
              <m:t>u</m:t>
            </m:r>
          </m:e>
          <m:lim>
            <m:r>
              <m:rPr>
                <m:sty m:val="p"/>
              </m:rPr>
              <m:t>∼</m:t>
            </m:r>
          </m:lim>
        </m:limLow>
        <m:r>
          <m:rPr>
            <m:sty m:val="p"/>
          </m:rPr>
          <m:t>)</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oMath>
      <w:del w:id="12722" w:author="PR Preview" w:date="2026-01-01T00:00:00Z">
        <w:r>
          <w:delText xml:space="preserve">,</w:delText>
        </w:r>
      </w:del>
      <w:del w:id="12723" w:author="PR Preview" w:date="2026-01-01T00:00:00Z">
        <w:r>
          <w:delText xml:space="preserve"> </w:delText>
        </w:r>
      </w:del>
      <w:del w:id="12724" w:author="PR Preview" w:date="2026-01-01T00:00:00Z">
        <w:r>
          <w:delText xml:space="preserve">and likewise in the first slot.</w:delText>
        </w:r>
      </w:del>
    </w:p>
    <w:p>
      <w:pPr>
        <w:pStyle w:val="BodyText"/>
      </w:pPr>
      <w:del w:id="12725" w:author="PR Preview" w:date="2026-01-01T00:00:00Z">
        <w:r>
          <w:rPr>
            <w:b/>
            <w:bCs/>
          </w:rPr>
          <w:delText xml:space="preserve">Example 89 (Splitting a dot product)</w:delText>
        </w:r>
      </w:del>
      <w:del w:id="12726" w:author="PR Preview" w:date="2026-01-01T00:00:00Z">
        <w:r>
          <w:delText xml:space="preserve"> </w:delText>
        </w:r>
      </w:del>
      <w:del w:id="12727" w:author="PR Preview" w:date="2026-01-01T00:00:00Z">
        <w:r>
          <w:delText xml:space="preserve">Let</w:delText>
        </w:r>
      </w:del>
      <w:del w:id="12728"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t>2</m:t>
        </m:r>
        <m:r>
          <m:rPr>
            <m:sty m:val="p"/>
          </m:rPr>
          <m:t>)</m:t>
        </m:r>
      </m:oMath>
      <w:del w:id="12729" w:author="PR Preview" w:date="2026-01-01T00:00:00Z">
        <w:r>
          <w:delText xml:space="preserve">,</w:delText>
        </w:r>
      </w:del>
      <w:del w:id="12730" w:author="PR Preview" w:date="2026-01-01T00:00:00Z">
        <w:r>
          <w:delText xml:space="preserve"> </w:delText>
        </w:r>
      </w:del>
      <m:oMath>
        <m:limLow>
          <m:e>
            <m:r>
              <m:t>u</m:t>
            </m:r>
          </m:e>
          <m:lim>
            <m:r>
              <m:rPr>
                <m:sty m:val="p"/>
              </m:rPr>
              <m:t>∼</m:t>
            </m:r>
          </m:lim>
        </m:limLow>
        <m:r>
          <m:rPr>
            <m:sty m:val="p"/>
          </m:rPr>
          <m:t>=</m:t>
        </m:r>
        <m:r>
          <m:rPr>
            <m:sty m:val="p"/>
          </m:rPr>
          <m:t>(</m:t>
        </m:r>
        <m:r>
          <m:t>3</m:t>
        </m:r>
        <m:r>
          <m:rPr>
            <m:sty m:val="p"/>
          </m:rPr>
          <m:t>,</m:t>
        </m:r>
        <m:r>
          <m:t>0</m:t>
        </m:r>
        <m:r>
          <m:rPr>
            <m:sty m:val="p"/>
          </m:rPr>
          <m:t>)</m:t>
        </m:r>
      </m:oMath>
      <w:del w:id="12731" w:author="PR Preview" w:date="2026-01-01T00:00:00Z">
        <w:r>
          <w:delText xml:space="preserve">,</w:delText>
        </w:r>
      </w:del>
      <w:del w:id="12732" w:author="PR Preview" w:date="2026-01-01T00:00:00Z">
        <w:r>
          <w:delText xml:space="preserve"> </w:delText>
        </w:r>
      </w:del>
      <m:oMath>
        <m:limLow>
          <m:e>
            <m:r>
              <m:t>w</m:t>
            </m:r>
          </m:e>
          <m:lim>
            <m:r>
              <m:rPr>
                <m:sty m:val="p"/>
              </m:rPr>
              <m:t>∼</m:t>
            </m:r>
          </m:lim>
        </m:limLow>
        <m:r>
          <m:rPr>
            <m:sty m:val="p"/>
          </m:rPr>
          <m:t>=</m:t>
        </m:r>
        <m:r>
          <m:rPr>
            <m:sty m:val="p"/>
          </m:rPr>
          <m:t>(</m:t>
        </m:r>
        <m:r>
          <m:t>0</m:t>
        </m:r>
        <m:r>
          <m:rPr>
            <m:sty m:val="p"/>
          </m:rPr>
          <m:t>,</m:t>
        </m:r>
        <m:r>
          <m:t>1</m:t>
        </m:r>
        <m:r>
          <m:rPr>
            <m:sty m:val="p"/>
          </m:rPr>
          <m:t>)</m:t>
        </m:r>
      </m:oMath>
      <w:del w:id="12733" w:author="PR Preview" w:date="2026-01-01T00:00:00Z">
        <w:r>
          <w:delText xml:space="preserve">,</w:delText>
        </w:r>
      </w:del>
      <w:del w:id="12734" w:author="PR Preview" w:date="2026-01-01T00:00:00Z">
        <w:r>
          <w:delText xml:space="preserve"> </w:delText>
        </w:r>
      </w:del>
      <m:oMath>
        <m:r>
          <m:t>a</m:t>
        </m:r>
        <m:r>
          <m:rPr>
            <m:sty m:val="p"/>
          </m:rPr>
          <m:t>=</m:t>
        </m:r>
        <m:r>
          <m:t>2</m:t>
        </m:r>
      </m:oMath>
      <w:del w:id="12735" w:author="PR Preview" w:date="2026-01-01T00:00:00Z">
        <w:r>
          <w:delText xml:space="preserve"> </w:delText>
        </w:r>
      </w:del>
      <w:del w:id="12736" w:author="PR Preview" w:date="2026-01-01T00:00:00Z">
        <w:r>
          <w:delText xml:space="preserve">and</w:delText>
        </w:r>
      </w:del>
      <w:del w:id="12737" w:author="PR Preview" w:date="2026-01-01T00:00:00Z">
        <w:r>
          <w:delText xml:space="preserve"> </w:delText>
        </w:r>
      </w:del>
      <m:oMath>
        <m:r>
          <m:t>b</m:t>
        </m:r>
        <m:r>
          <m:rPr>
            <m:sty m:val="p"/>
          </m:rPr>
          <m:t>=</m:t>
        </m:r>
        <m:r>
          <m:rPr>
            <m:sty m:val="p"/>
          </m:rPr>
          <m:t>−</m:t>
        </m:r>
        <m:r>
          <m:t>1</m:t>
        </m:r>
      </m:oMath>
      <w:del w:id="12738" w:author="PR Preview" w:date="2026-01-01T00:00:00Z">
        <w:r>
          <w:delText xml:space="preserve">.</w:delText>
        </w:r>
      </w:del>
      <w:del w:id="12739" w:author="PR Preview" w:date="2026-01-01T00:00:00Z">
        <w:r>
          <w:delText xml:space="preserve"> </w:delText>
        </w:r>
      </w:del>
      <w:del w:id="12740" w:author="PR Preview" w:date="2026-01-01T00:00:00Z">
        <w:r>
          <w:delText xml:space="preserve">Directly,</w:delText>
        </w:r>
      </w:del>
      <w:del w:id="12741" w:author="PR Preview" w:date="2026-01-01T00:00:00Z">
        <w:r>
          <w:delText xml:space="preserve"> </w:delText>
        </w:r>
      </w:del>
      <m:oMath>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r>
          <m:t>6</m:t>
        </m:r>
        <m:r>
          <m:rPr>
            <m:sty m:val="p"/>
          </m:rPr>
          <m:t>,</m:t>
        </m:r>
        <m:r>
          <m:rPr>
            <m:sty m:val="p"/>
          </m:rPr>
          <m:t>−</m:t>
        </m:r>
        <m:r>
          <m:t>1</m:t>
        </m:r>
        <m:r>
          <m:rPr>
            <m:sty m:val="p"/>
          </m:rPr>
          <m:t>)</m:t>
        </m:r>
      </m:oMath>
      <w:del w:id="12742" w:author="PR Preview" w:date="2026-01-01T00:00:00Z">
        <w:r>
          <w:delText xml:space="preserve"> </w:delText>
        </w:r>
      </w:del>
      <w:del w:id="12743" w:author="PR Preview" w:date="2026-01-01T00:00:00Z">
        <w:r>
          <w:delText xml:space="preserve">and</w:delText>
        </w:r>
      </w:del>
    </w:p>
    <w:p>
      <w:pPr>
        <w:pStyle w:val="BodyText"/>
      </w:pPr>
      <m:oMathPara>
        <m:oMathParaPr>
          <m:jc m:val="center"/>
        </m:oMathParaPr>
        <m:oMath>
          <m:eqArr>
            <m:e>
              <m:limLow>
                <m:e>
                  <m:r>
                    <m:t>x</m:t>
                  </m:r>
                </m:e>
                <m:lim>
                  <m:r>
                    <m:rPr>
                      <m:sty m:val="p"/>
                    </m:rPr>
                    <m:t>∼</m:t>
                  </m:r>
                </m:lim>
              </m:limLow>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ins w:id="12744" w:author="PR Preview" w:date="2026-01-01T00:00:00Z">
        <w:r>
          <w:t xml:space="preserve">and</w:t>
        </w:r>
      </w:ins>
      <w:ins w:id="12745" w:author="PR Preview" w:date="2026-01-01T00:00:00Z">
        <w:r>
          <w:t xml:space="preserve"> </w:t>
        </w:r>
      </w:ins>
      <w:ins w:id="12746" w:author="PR Preview" w:date="2026-01-01T00:00:00Z">
        <w:r>
          <w:t xml:space="preserve">$1\,\mathord{\smash[b]{\underset{\raise.3ex\hbox{$\scriptstyle\sim$}}{u}}\vphantom{u}} = \mathord{\smash[b]{\underset{\raise.3ex\hbox{$\scriptstyle\sim$}}{u}}\vphantom{u}}$</w:t>
        </w:r>
      </w:ins>
      <w:ins w:id="12747" w:author="PR Preview" w:date="2026-01-01T00:00:00Z">
        <w:r>
          <w:t xml:space="preserve">,</w:t>
        </w:r>
      </w:ins>
      <w:ins w:id="12748" w:author="PR Preview" w:date="2026-01-01T00:00:00Z">
        <w:r>
          <w:t xml:space="preserve"> </w:t>
        </w:r>
      </w:ins>
      <w:ins w:id="12749" w:author="PR Preview" w:date="2026-01-01T00:00:00Z">
        <w:r>
          <w:t xml:space="preserve">the theorem gives</w:t>
        </w:r>
      </w:ins>
      <w:ins w:id="12750" w:author="PR Preview" w:date="2026-01-01T00:00:00Z">
        <w:r>
          <w:t xml:space="preserve"> </w:t>
        </w:r>
      </w:ins>
      <w:ins w:id="12751" w:author="PR Preview" w:date="2026-01-01T00:00:00Z">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ins>
      <w:ins w:id="12752" w:author="PR Preview" w:date="2026-01-01T00:00:00Z">
        <w:r>
          <w:t xml:space="preserve">.</w:t>
        </w:r>
      </w:ins>
      <w:ins w:id="12753" w:author="PR Preview" w:date="2026-01-01T00:00:00Z">
        <w:r>
          <w:t xml:space="preserve"> </w:t>
        </w:r>
      </w:ins>
      <w:ins w:id="12754" w:author="PR Preview" w:date="2026-01-01T00:00:00Z">
        <w:r>
          <w:t xml:space="preserve">With</w:t>
        </w:r>
      </w:ins>
      <w:ins w:id="12755" w:author="PR Preview" w:date="2026-01-01T00:00:00Z">
        <w:r>
          <w:t xml:space="preserve"> </w:t>
        </w:r>
      </w:ins>
      <w:ins w:id="12756" w:author="PR Preview" w:date="2026-01-01T00:00:00Z">
        <w:r>
          <w:t xml:space="preserve">$\mathord{\smash[b]{\underset{\raise.3ex\hbox{$\scriptstyle\sim$}}{w}}\vphantom{w}} = \mathord{\smash[b]{\underset{\raise.3ex\hbox{$\scriptstyle\sim$}}{u}}\vphantom{u}}$</w:t>
        </w:r>
      </w:ins>
      <w:ins w:id="12757" w:author="PR Preview" w:date="2026-01-01T00:00:00Z">
        <w:r>
          <w:t xml:space="preserve"> </w:t>
        </w:r>
      </w:ins>
      <w:ins w:id="12758" w:author="PR Preview" w:date="2026-01-01T00:00:00Z">
        <w:r>
          <w:t xml:space="preserve">and</w:t>
        </w:r>
      </w:ins>
      <w:ins w:id="12759" w:author="PR Preview" w:date="2026-01-01T00:00:00Z">
        <w:r>
          <w:t xml:space="preserve"> </w:t>
        </w:r>
      </w:ins>
      <m:oMath>
        <m:r>
          <m:t>b</m:t>
        </m:r>
        <m:r>
          <m:rPr>
            <m:sty m:val="p"/>
          </m:rPr>
          <m:t>=</m:t>
        </m:r>
        <m:r>
          <m:t>0</m:t>
        </m:r>
      </m:oMath>
      <w:ins w:id="12760" w:author="PR Preview" w:date="2026-01-01T00:00:00Z">
        <w:r>
          <w:t xml:space="preserve">, and</w:t>
        </w:r>
      </w:ins>
      <w:ins w:id="12761" w:author="PR Preview" w:date="2026-01-01T00:00:00Z">
        <w:r>
          <w:t xml:space="preserve"> </w:t>
        </w:r>
      </w:ins>
      <w:ins w:id="12762" w:author="PR Preview" w:date="2026-01-01T00:00:00Z">
        <w:r>
          <w:t xml:space="preserve">$0\,\mathord{\smash[b]{\underset{\raise.3ex\hbox{$\scriptstyle\sim$}}{u}}\vphantom{u}} = \mathord{\smash[b]{\underset{\raise.3ex\hbox{$\scriptstyle\sim$}}{0}}\vphantom{0}}$</w:t>
        </w:r>
      </w:ins>
      <w:ins w:id="12763" w:author="PR Preview" w:date="2026-01-01T00:00:00Z">
        <w:r>
          <w:t xml:space="preserve">,</w:t>
        </w:r>
      </w:ins>
      <w:ins w:id="12764" w:author="PR Preview" w:date="2026-01-01T00:00:00Z">
        <w:r>
          <w:t xml:space="preserve"> </w:t>
        </w:r>
      </w:ins>
      <w:ins w:id="12765" w:author="PR Preview" w:date="2026-01-01T00:00:00Z">
        <w:r>
          <w:t xml:space="preserve">it gives</w:t>
        </w:r>
      </w:ins>
      <w:ins w:id="12766" w:author="PR Preview" w:date="2026-01-01T00:00:00Z">
        <w:r>
          <w:t xml:space="preserve"> </w:t>
        </w:r>
      </w:ins>
      <w:ins w:id="12767" w:author="PR Preview" w:date="2026-01-01T00:00:00Z">
        <w:r>
          <w:t xml:space="preserve">$\mathord{\smash[b]{\underset{\raise.3ex\hbox{$\scriptstyle\sim$}}{x}}\vphantom{x}} \cdot (a\,\mathord{\smash[b]{\underset{\raise.3ex\hbox{$\scriptstyle\sim$}}{u}}\vphantom{u}}) = a\,(\mathord{\smash[b]{\underset{\raise.3ex\hbox{$\scriptstyle\sim$}}{x}}\vphantom{x}} \cdot \mathord{\smash[b]{\underset{\raise.3ex\hbox{$\scriptstyle\sim$}}{u}}\vphantom{u}})$</w:t>
        </w:r>
      </w:ins>
      <w:ins w:id="12768" w:author="PR Preview" w:date="2026-01-01T00:00:00Z">
        <w:r>
          <w:t xml:space="preserve">,</w:t>
        </w:r>
      </w:ins>
      <w:ins w:id="12769" w:author="PR Preview" w:date="2026-01-01T00:00:00Z">
        <w:r>
          <w:t xml:space="preserve"> </w:t>
        </w:r>
      </w:ins>
      <w:ins w:id="12770" w:author="PR Preview" w:date="2026-01-01T00:00:00Z">
        <w:r>
          <w:t xml:space="preserve">and likewise in the first slot.</w:t>
        </w:r>
      </w:ins>
    </w:p>
    <w:bookmarkStart w:id="324" w:name="exm-dot-linear"/>
    <w:p>
      <w:pPr>
        <w:pStyle w:val="BodyText"/>
      </w:pPr>
      <w:ins w:id="12771" w:author="PR Preview" w:date="2026-01-01T00:00:00Z">
        <w:r>
          <w:rPr>
            <w:b/>
            <w:bCs/>
          </w:rPr>
          <w:t xml:space="preserve">Example 89 (Splitting a dot product)</w:t>
        </w:r>
      </w:ins>
      <w:ins w:id="12772" w:author="PR Preview" w:date="2026-01-01T00:00:00Z">
        <w:r>
          <w:t xml:space="preserve"> </w:t>
        </w:r>
      </w:ins>
      <w:ins w:id="12773" w:author="PR Preview" w:date="2026-01-01T00:00:00Z">
        <w:r>
          <w:t xml:space="preserve">Let</w:t>
        </w:r>
      </w:ins>
      <w:ins w:id="12774" w:author="PR Preview" w:date="2026-01-01T00:00:00Z">
        <w:r>
          <w:t xml:space="preserve"> </w:t>
        </w:r>
      </w:ins>
      <w:ins w:id="12775" w:author="PR Preview" w:date="2026-01-01T00:00:00Z">
        <w:r>
          <w:t xml:space="preserve">$\mathord{\smash[b]{\underset{\raise.3ex\hbox{$\scriptstyle\sim$}}{x}}\vphantom{x}} = (1, 2)$</w:t>
        </w:r>
      </w:ins>
      <w:ins w:id="12776" w:author="PR Preview" w:date="2026-01-01T00:00:00Z">
        <w:r>
          <w:t xml:space="preserve">,</w:t>
        </w:r>
      </w:ins>
      <w:ins w:id="12777" w:author="PR Preview" w:date="2026-01-01T00:00:00Z">
        <w:r>
          <w:t xml:space="preserve"> </w:t>
        </w:r>
      </w:ins>
      <w:ins w:id="12778" w:author="PR Preview" w:date="2026-01-01T00:00:00Z">
        <w:r>
          <w:t xml:space="preserve">$\mathord{\smash[b]{\underset{\raise.3ex\hbox{$\scriptstyle\sim$}}{u}}\vphantom{u}} = (3, 0)$</w:t>
        </w:r>
      </w:ins>
      <w:ins w:id="12779" w:author="PR Preview" w:date="2026-01-01T00:00:00Z">
        <w:r>
          <w:t xml:space="preserve">,</w:t>
        </w:r>
      </w:ins>
      <w:ins w:id="12780" w:author="PR Preview" w:date="2026-01-01T00:00:00Z">
        <w:r>
          <w:t xml:space="preserve"> </w:t>
        </w:r>
      </w:ins>
      <w:ins w:id="12781" w:author="PR Preview" w:date="2026-01-01T00:00:00Z">
        <w:r>
          <w:t xml:space="preserve">$\mathord{\smash[b]{\underset{\raise.3ex\hbox{$\scriptstyle\sim$}}{w}}\vphantom{w}} = (0, 1)$</w:t>
        </w:r>
      </w:ins>
      <w:ins w:id="12782" w:author="PR Preview" w:date="2026-01-01T00:00:00Z">
        <w:r>
          <w:t xml:space="preserve">,</w:t>
        </w:r>
      </w:ins>
      <w:ins w:id="12783" w:author="PR Preview" w:date="2026-01-01T00:00:00Z">
        <w:r>
          <w:t xml:space="preserve"> </w:t>
        </w:r>
      </w:ins>
      <m:oMath>
        <m:r>
          <m:t>a</m:t>
        </m:r>
        <m:r>
          <m:rPr>
            <m:sty m:val="p"/>
          </m:rPr>
          <m:t>=</m:t>
        </m:r>
        <m:r>
          <m:t>2</m:t>
        </m:r>
      </m:oMath>
      <w:ins w:id="12784" w:author="PR Preview" w:date="2026-01-01T00:00:00Z">
        <w:r>
          <w:t xml:space="preserve"> </w:t>
        </w:r>
      </w:ins>
      <w:ins w:id="12785" w:author="PR Preview" w:date="2026-01-01T00:00:00Z">
        <w:r>
          <w:t xml:space="preserve">and</w:t>
        </w:r>
      </w:ins>
      <w:ins w:id="12786" w:author="PR Preview" w:date="2026-01-01T00:00:00Z">
        <w:r>
          <w:t xml:space="preserve"> </w:t>
        </w:r>
      </w:ins>
      <m:oMath>
        <m:r>
          <m:t>b</m:t>
        </m:r>
        <m:r>
          <m:rPr>
            <m:sty m:val="p"/>
          </m:rPr>
          <m:t>=</m:t>
        </m:r>
        <m:r>
          <m:rPr>
            <m:sty m:val="p"/>
          </m:rPr>
          <m:t>−</m:t>
        </m:r>
        <m:r>
          <m:t>1</m:t>
        </m:r>
      </m:oMath>
      <w:ins w:id="12787" w:author="PR Preview" w:date="2026-01-01T00:00:00Z">
        <w:r>
          <w:t xml:space="preserve">.</w:t>
        </w:r>
      </w:ins>
      <w:ins w:id="12788" w:author="PR Preview" w:date="2026-01-01T00:00:00Z">
        <w:r>
          <w:t xml:space="preserve"> </w:t>
        </w:r>
      </w:ins>
      <w:ins w:id="12789" w:author="PR Preview" w:date="2026-01-01T00:00:00Z">
        <w:r>
          <w:t xml:space="preserve">Directly,</w:t>
        </w:r>
      </w:ins>
      <w:ins w:id="12790" w:author="PR Preview" w:date="2026-01-01T00:00:00Z">
        <w:r>
          <w:t xml:space="preserve"> </w:t>
        </w:r>
      </w:ins>
      <w:ins w:id="12791" w:author="PR Preview" w:date="2026-01-01T00:00:00Z">
        <w:r>
          <w:t xml:space="preserve">$a\,\mathord{\smash[b]{\underset{\raise.3ex\hbox{$\scriptstyle\sim$}}{u}}\vphantom{u}} + b\,\mathord{\smash[b]{\underset{\raise.3ex\hbox{$\scriptstyle\sim$}}{w}}\vphantom{w}} = (6, -1)$</w:t>
        </w:r>
      </w:ins>
      <w:ins w:id="12792" w:author="PR Preview" w:date="2026-01-01T00:00:00Z">
        <w:r>
          <w:t xml:space="preserve"> </w:t>
        </w:r>
      </w:ins>
      <w:ins w:id="12793" w:author="PR Preview" w:date="2026-01-01T00:00:00Z">
        <w:r>
          <w:t xml:space="preserve">and</w:t>
        </w:r>
      </w:ins>
    </w:p>
    <w:p>
      <w:pPr>
        <w:pStyle w:val="BodyText"/>
      </w:pPr>
      <w:ins w:id="12794" w:author="PR Preview" w:date="2026-01-01T00:00:00Z">
        <w:r>
          <w:t xml:space="preserve">$$
    \begin{aligned}
    \mathord{\smash[b]{\underset{\raise.3ex\hbox{$\scriptstyle\sim$}}{x}}\vphantom{x}} \cdot (6, -1) &amp;= 6 - 2 \\
    &amp;= 4.
    \end{aligned}
    $$</w:t>
        </w:r>
      </w:ins>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BodyText"/>
      </w:pPr>
      <w:ins w:id="12795" w:author="PR Preview" w:date="2026-01-01T00:00:00Z">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ins>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limLow>
                <m:e>
                  <m:r>
                    <m:t>u</m:t>
                  </m:r>
                </m:e>
                <m:lim>
                  <m:r>
                    <m:rPr>
                      <m:sty m:val="p"/>
                    </m:rPr>
                    <m:t>∼</m:t>
                  </m:r>
                </m:lim>
              </m:limLow>
              <m:r>
                <m:rPr>
                  <m:sty m:val="p"/>
                </m:rPr>
                <m:t>∈</m:t>
              </m:r>
              <m:sSup>
                <m:e>
                  <m:r>
                    <m:rPr>
                      <m:scr m:val="double-struck"/>
                      <m:sty m:val="p"/>
                    </m:rPr>
                    <m:t>R</m:t>
                  </m:r>
                </m:e>
                <m:sup>
                  <m:r>
                    <m:t>p</m:t>
                  </m:r>
                </m:sup>
              </m:sSup>
              <m:r>
                <m:rPr>
                  <m:sty m:val="p"/>
                </m:rPr>
                <m:t>:</m:t>
              </m:r>
              <m:limLow>
                <m:e>
                  <m:r>
                    <m:t>x</m:t>
                  </m:r>
                </m:e>
                <m:lim>
                  <m:r>
                    <m:rPr>
                      <m:sty m:val="p"/>
                    </m:rPr>
                    <m:t>∼</m:t>
                  </m:r>
                </m:lim>
              </m:limLow>
              <m:r>
                <m:rPr>
                  <m:sty m:val="p"/>
                </m:rPr>
                <m:t>⋅</m:t>
              </m:r>
              <m:limLow>
                <m:e>
                  <m:r>
                    <m:t>u</m:t>
                  </m:r>
                </m:e>
                <m:lim>
                  <m:r>
                    <m:rPr>
                      <m:sty m:val="p"/>
                    </m:rPr>
                    <m:t>∼</m:t>
                  </m:r>
                </m:lim>
              </m:limLow>
              <m:r>
                <m:rPr>
                  <m:sty m:val="p"/>
                </m:rPr>
                <m:t>=</m:t>
              </m:r>
              <m:r>
                <m:t>0</m:t>
              </m:r>
              <m:r>
                <m:rPr>
                  <m:nor/>
                  <m:sty m:val="p"/>
                </m:rPr>
                <m:t> for all </m:t>
              </m:r>
              <m:limLow>
                <m:e>
                  <m:r>
                    <m:t>x</m:t>
                  </m:r>
                </m:e>
                <m:lim>
                  <m:r>
                    <m:rPr>
                      <m:sty m:val="p"/>
                    </m:rPr>
                    <m:t>∼</m:t>
                  </m:r>
                </m:lim>
              </m:limLow>
              <m:r>
                <m:rPr>
                  <m:sty m:val="p"/>
                </m:rPr>
                <m:t>∈</m:t>
              </m:r>
              <m:r>
                <m:rPr>
                  <m:scr m:val="script"/>
                  <m:sty m:val="p"/>
                </m:rPr>
                <m:t>X</m:t>
              </m:r>
            </m:e>
          </m:d>
          <m:r>
            <m:t>​</m:t>
          </m:r>
          <m:r>
            <m:rPr>
              <m:sty m:val="p"/>
            </m:rPr>
            <m:t>.</m:t>
          </m:r>
        </m:oMath>
      </m:oMathPara>
    </w:p>
    <w:p>
      <w:pPr>
        <w:pStyle w:val="BodyText"/>
      </w:pPr>
      <w:ins w:id="12796" w:author="PR Preview" w:date="2026-01-01T00:00:00Z">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ins>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del w:id="12797" w:author="PR Preview" w:date="2026-01-01T00:00:00Z">
        <w:r>
          <w:rPr>
            <w:b/>
            <w:bCs/>
          </w:rPr>
          <w:delText xml:space="preserve">A plane.</w:delText>
        </w:r>
      </w:del>
      <w:del w:id="12798" w:author="PR Preview" w:date="2026-01-01T00:00:00Z">
        <w:r>
          <w:delText xml:space="preserve"> </w:delText>
        </w:r>
      </w:del>
      <w:del w:id="12799" w:author="PR Preview" w:date="2026-01-01T00:00:00Z">
        <w:r>
          <w:delText xml:space="preserve">Let</w:delText>
        </w:r>
      </w:del>
      <w:del w:id="12800" w:author="PR Preview" w:date="2026-01-01T00:00:00Z">
        <w:r>
          <w:delText xml:space="preserve"> </w:delText>
        </w:r>
      </w:del>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del w:id="12801" w:author="PR Preview" w:date="2026-01-01T00:00:00Z">
        <w:r>
          <w:delText xml:space="preserve">, the plane</w:delText>
        </w:r>
      </w:del>
      <w:del w:id="12802" w:author="PR Preview" w:date="2026-01-01T00:00:00Z">
        <w:r>
          <w:delText xml:space="preserve"> </w:delText>
        </w:r>
      </w:del>
      <m:oMath>
        <m:r>
          <m:t>z</m:t>
        </m:r>
        <m:r>
          <m:rPr>
            <m:sty m:val="p"/>
          </m:rPr>
          <m:t>=</m:t>
        </m:r>
        <m:r>
          <m:t>0</m:t>
        </m:r>
      </m:oMath>
      <w:del w:id="12803" w:author="PR Preview" w:date="2026-01-01T00:00:00Z">
        <w:r>
          <w:delText xml:space="preserve">.</w:delText>
        </w:r>
      </w:del>
      <w:del w:id="12804" w:author="PR Preview" w:date="2026-01-01T00:00:00Z">
        <w:r>
          <w:delText xml:space="preserve"> </w:delText>
        </w:r>
      </w:del>
      <w:del w:id="12805" w:author="PR Preview" w:date="2026-01-01T00:00:00Z">
        <w:r>
          <w:delText xml:space="preserve">A vector</w:delText>
        </w:r>
      </w:del>
      <w:del w:id="12806" w:author="PR Preview" w:date="2026-01-01T00:00:00Z">
        <w:r>
          <w:delText xml:space="preserve"> </w:delText>
        </w:r>
      </w:del>
      <m:oMath>
        <m:limLow>
          <m:e>
            <m:r>
              <m:t>u</m:t>
            </m:r>
          </m:e>
          <m:lim>
            <m:r>
              <m:rPr>
                <m:sty m:val="p"/>
              </m:rPr>
              <m:t>∼</m:t>
            </m:r>
          </m:lim>
        </m:limLow>
      </m:oMath>
      <w:del w:id="12807" w:author="PR Preview" w:date="2026-01-01T00:00:00Z">
        <w:r>
          <w:delText xml:space="preserve"> </w:delText>
        </w:r>
      </w:del>
      <w:del w:id="12808" w:author="PR Preview" w:date="2026-01-01T00:00:00Z">
        <w:r>
          <w:delText xml:space="preserve">is in</w:delText>
        </w:r>
      </w:del>
      <w:del w:id="12809" w:author="PR Preview" w:date="2026-01-01T00:00:00Z">
        <w:r>
          <w:delText xml:space="preserve"> </w:delText>
        </w:r>
      </w:del>
      <m:oMath>
        <m:sSup>
          <m:e>
            <m:r>
              <m:rPr>
                <m:scr m:val="script"/>
                <m:sty m:val="p"/>
              </m:rPr>
              <m:t>X</m:t>
            </m:r>
          </m:e>
          <m:sup>
            <m:r>
              <m:rPr>
                <m:sty m:val="p"/>
              </m:rPr>
              <m:t>⟂</m:t>
            </m:r>
          </m:sup>
        </m:sSup>
      </m:oMath>
      <w:del w:id="12810" w:author="PR Preview" w:date="2026-01-01T00:00:00Z">
        <w:r>
          <w:delText xml:space="preserve"> </w:delText>
        </w:r>
      </w:del>
      <w:del w:id="12811" w:author="PR Preview" w:date="2026-01-01T00:00:00Z">
        <w:r>
          <w:delText xml:space="preserve">when</w:delText>
        </w:r>
      </w:del>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limLow>
                <m:e>
                  <m:r>
                    <m:t>u</m:t>
                  </m:r>
                </m:e>
                <m:lim>
                  <m:r>
                    <m:rPr>
                      <m:sty m:val="p"/>
                    </m:rPr>
                    <m:t>∼</m:t>
                  </m:r>
                </m:lim>
              </m:limLow>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43"/>
        </w:numPr>
      </w:pPr>
      <w:ins w:id="12812" w:author="PR Preview" w:date="2026-01-01T00:00:00Z">
        <w:r>
          <w:rPr>
            <w:b/>
            <w:bCs/>
          </w:rPr>
          <w:t xml:space="preserve">A plane.</w:t>
        </w:r>
      </w:ins>
      <w:ins w:id="12813" w:author="PR Preview" w:date="2026-01-01T00:00:00Z">
        <w:r>
          <w:t xml:space="preserve"> </w:t>
        </w:r>
      </w:ins>
      <w:ins w:id="12814" w:author="PR Preview" w:date="2026-01-01T00:00:00Z">
        <w:r>
          <w:t xml:space="preserve">Let</w:t>
        </w:r>
      </w:ins>
      <w:ins w:id="12815" w:author="PR Preview" w:date="2026-01-01T00:00:00Z">
        <w:r>
          <w:t xml:space="preserve"> </w:t>
        </w:r>
      </w:ins>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ins w:id="12816" w:author="PR Preview" w:date="2026-01-01T00:00:00Z">
        <w:r>
          <w:t xml:space="preserve">, the plane</w:t>
        </w:r>
      </w:ins>
      <w:ins w:id="12817" w:author="PR Preview" w:date="2026-01-01T00:00:00Z">
        <w:r>
          <w:t xml:space="preserve"> </w:t>
        </w:r>
      </w:ins>
      <m:oMath>
        <m:r>
          <m:t>z</m:t>
        </m:r>
        <m:r>
          <m:rPr>
            <m:sty m:val="p"/>
          </m:rPr>
          <m:t>=</m:t>
        </m:r>
        <m:r>
          <m:t>0</m:t>
        </m:r>
      </m:oMath>
      <w:ins w:id="12818" w:author="PR Preview" w:date="2026-01-01T00:00:00Z">
        <w:r>
          <w:t xml:space="preserve">.</w:t>
        </w:r>
      </w:ins>
      <w:ins w:id="12819" w:author="PR Preview" w:date="2026-01-01T00:00:00Z">
        <w:r>
          <w:t xml:space="preserve"> </w:t>
        </w:r>
      </w:ins>
      <w:ins w:id="12820" w:author="PR Preview" w:date="2026-01-01T00:00:00Z">
        <w:r>
          <w:t xml:space="preserve">A vector</w:t>
        </w:r>
      </w:ins>
      <w:ins w:id="12821" w:author="PR Preview" w:date="2026-01-01T00:00:00Z">
        <w:r>
          <w:t xml:space="preserve"> </w:t>
        </w:r>
      </w:ins>
      <w:ins w:id="12822" w:author="PR Preview" w:date="2026-01-01T00:00:00Z">
        <w:r>
          <w:t xml:space="preserve">$\mathord{\smash[b]{\underset{\raise.3ex\hbox{$\scriptstyle\sim$}}{u}}\vphantom{u}}$</w:t>
        </w:r>
      </w:ins>
      <w:ins w:id="12823" w:author="PR Preview" w:date="2026-01-01T00:00:00Z">
        <w:r>
          <w:t xml:space="preserve"> </w:t>
        </w:r>
      </w:ins>
      <w:ins w:id="12824" w:author="PR Preview" w:date="2026-01-01T00:00:00Z">
        <w:r>
          <w:t xml:space="preserve">is in</w:t>
        </w:r>
      </w:ins>
      <w:ins w:id="12825" w:author="PR Preview" w:date="2026-01-01T00:00:00Z">
        <w:r>
          <w:t xml:space="preserve"> </w:t>
        </w:r>
      </w:ins>
      <m:oMath>
        <m:sSup>
          <m:e>
            <m:r>
              <m:rPr>
                <m:scr m:val="script"/>
                <m:sty m:val="p"/>
              </m:rPr>
              <m:t>X</m:t>
            </m:r>
          </m:e>
          <m:sup>
            <m:r>
              <m:rPr>
                <m:sty m:val="p"/>
              </m:rPr>
              <m:t>⟂</m:t>
            </m:r>
          </m:sup>
        </m:sSup>
      </m:oMath>
      <w:ins w:id="12826" w:author="PR Preview" w:date="2026-01-01T00:00:00Z">
        <w:r>
          <w:t xml:space="preserve"> </w:t>
        </w:r>
      </w:ins>
      <w:ins w:id="12827" w:author="PR Preview" w:date="2026-01-01T00:00:00Z">
        <w:r>
          <w:t xml:space="preserve">when</w:t>
        </w:r>
      </w:ins>
    </w:p>
    <w:p>
      <w:pPr>
        <w:pStyle w:val="BodyText"/>
      </w:pPr>
      <w:ins w:id="12828" w:author="PR Preview" w:date="2026-01-01T00:00:00Z">
        <w:r>
          <w:t xml:space="preserve">$$
    \begin{aligned}
    (a, b, 0) \cdot \mathord{\smash[b]{\underset{\raise.3ex\hbox{$\scriptstyle\sim$}}{u}}\vphantom{u}} &amp;= a u_1 + b u_2 \\
    &amp;= 0
    \end{aligned}
    $$</w:t>
        </w:r>
      </w:ins>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del w:id="12829" w:author="PR Preview" w:date="2026-01-01T00:00:00Z">
        <w:r>
          <w:rPr>
            <w:b/>
            <w:bCs/>
          </w:rPr>
          <w:delText xml:space="preserve">The extremes.</w:delText>
        </w:r>
      </w:del>
      <w:del w:id="12830" w:author="PR Preview" w:date="2026-01-01T00:00:00Z">
        <w:r>
          <w:delText xml:space="preserve"> </w:delText>
        </w:r>
      </w:del>
      <m:oMath>
        <m:r>
          <m:t>​</m:t>
        </m:r>
        <m:d>
          <m:dPr>
            <m:begChr m:val="{"/>
            <m:sepChr m:val=""/>
            <m:endChr m:val="}"/>
            <m:grow/>
          </m:dPr>
          <m:e>
            <m:limLow>
              <m:e>
                <m:r>
                  <m:t>0</m:t>
                </m:r>
              </m:e>
              <m:lim>
                <m:r>
                  <m:rPr>
                    <m:sty m:val="p"/>
                  </m:rPr>
                  <m:t>∼</m:t>
                </m:r>
              </m:lim>
            </m:limLow>
          </m:e>
        </m:d>
        <m:sSup>
          <m:e>
            <m:r>
              <m:t>​</m:t>
            </m:r>
          </m:e>
          <m:sup>
            <m:r>
              <m:rPr>
                <m:sty m:val="p"/>
              </m:rPr>
              <m:t>⟂</m:t>
            </m:r>
          </m:sup>
        </m:sSup>
        <m:r>
          <m:rPr>
            <m:sty m:val="p"/>
          </m:rPr>
          <m:t>=</m:t>
        </m:r>
        <m:sSup>
          <m:e>
            <m:r>
              <m:rPr>
                <m:scr m:val="double-struck"/>
                <m:sty m:val="p"/>
              </m:rPr>
              <m:t>R</m:t>
            </m:r>
          </m:e>
          <m:sup>
            <m:r>
              <m:t>3</m:t>
            </m:r>
          </m:sup>
        </m:sSup>
      </m:oMath>
      <w:del w:id="12831" w:author="PR Preview" w:date="2026-01-01T00:00:00Z">
        <w:r>
          <w:delText xml:space="preserve">, because</w:delText>
        </w:r>
      </w:del>
      <w:del w:id="12832" w:author="PR Preview" w:date="2026-01-01T00:00:00Z">
        <w:r>
          <w:delText xml:space="preserve"> </w:delText>
        </w:r>
      </w:del>
      <m:oMath>
        <m:limLow>
          <m:e>
            <m:r>
              <m:t>0</m:t>
            </m:r>
          </m:e>
          <m:lim>
            <m:r>
              <m:rPr>
                <m:sty m:val="p"/>
              </m:rPr>
              <m:t>∼</m:t>
            </m:r>
          </m:lim>
        </m:limLow>
        <m:r>
          <m:rPr>
            <m:sty m:val="p"/>
          </m:rPr>
          <m:t>⋅</m:t>
        </m:r>
        <m:limLow>
          <m:e>
            <m:r>
              <m:t>u</m:t>
            </m:r>
          </m:e>
          <m:lim>
            <m:r>
              <m:rPr>
                <m:sty m:val="p"/>
              </m:rPr>
              <m:t>∼</m:t>
            </m:r>
          </m:lim>
        </m:limLow>
        <m:r>
          <m:rPr>
            <m:sty m:val="p"/>
          </m:rPr>
          <m:t>=</m:t>
        </m:r>
        <m:r>
          <m:t>0</m:t>
        </m:r>
      </m:oMath>
      <w:del w:id="12833" w:author="PR Preview" w:date="2026-01-01T00:00:00Z">
        <w:r>
          <w:delText xml:space="preserve"> </w:delText>
        </w:r>
      </w:del>
      <w:del w:id="12834" w:author="PR Preview" w:date="2026-01-01T00:00:00Z">
        <w:r>
          <w:delText xml:space="preserve">for every</w:delText>
        </w:r>
      </w:del>
      <w:del w:id="12835" w:author="PR Preview" w:date="2026-01-01T00:00:00Z">
        <w:r>
          <w:delText xml:space="preserve"> </w:delText>
        </w:r>
      </w:del>
      <m:oMath>
        <m:limLow>
          <m:e>
            <m:r>
              <m:t>u</m:t>
            </m:r>
          </m:e>
          <m:lim>
            <m:r>
              <m:rPr>
                <m:sty m:val="p"/>
              </m:rPr>
              <m:t>∼</m:t>
            </m:r>
          </m:lim>
        </m:limLow>
      </m:oMath>
      <w:del w:id="12836" w:author="PR Preview" w:date="2026-01-01T00:00:00Z">
        <w:r>
          <w:delText xml:space="preserve">.</w:delText>
        </w:r>
      </w:del>
      <w:del w:id="12837" w:author="PR Preview" w:date="2026-01-01T00:00:00Z">
        <w:r>
          <w:delText xml:space="preserve"> </w:delText>
        </w:r>
      </w:del>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limLow>
              <m:e>
                <m:r>
                  <m:t>0</m:t>
                </m:r>
              </m:e>
              <m:lim>
                <m:r>
                  <m:rPr>
                    <m:sty m:val="p"/>
                  </m:rPr>
                  <m:t>∼</m:t>
                </m:r>
              </m:lim>
            </m:limLow>
          </m:e>
        </m:d>
        <m:r>
          <m:t>​</m:t>
        </m:r>
      </m:oMath>
      <w:del w:id="12838" w:author="PR Preview" w:date="2026-01-01T00:00:00Z">
        <w:r>
          <w:delText xml:space="preserve">,</w:delText>
        </w:r>
      </w:del>
      <w:del w:id="12839" w:author="PR Preview" w:date="2026-01-01T00:00:00Z">
        <w:r>
          <w:delText xml:space="preserve"> </w:delText>
        </w:r>
      </w:del>
      <w:del w:id="12840" w:author="PR Preview" w:date="2026-01-01T00:00:00Z">
        <w:r>
          <w:delText xml:space="preserve">because a</w:delText>
        </w:r>
      </w:del>
      <w:del w:id="12841" w:author="PR Preview" w:date="2026-01-01T00:00:00Z">
        <w:r>
          <w:delText xml:space="preserve"> </w:delText>
        </w:r>
      </w:del>
      <m:oMath>
        <m:limLow>
          <m:e>
            <m:r>
              <m:t>u</m:t>
            </m:r>
          </m:e>
          <m:lim>
            <m:r>
              <m:rPr>
                <m:sty m:val="p"/>
              </m:rPr>
              <m:t>∼</m:t>
            </m:r>
          </m:lim>
        </m:limLow>
      </m:oMath>
      <w:del w:id="12842" w:author="PR Preview" w:date="2026-01-01T00:00:00Z">
        <w:r>
          <w:delText xml:space="preserve"> </w:delText>
        </w:r>
      </w:del>
      <w:del w:id="12843" w:author="PR Preview" w:date="2026-01-01T00:00:00Z">
        <w:r>
          <w:delText xml:space="preserve">in it is orthogonal to itself,</w:delText>
        </w:r>
      </w:del>
      <w:del w:id="12844" w:author="PR Preview" w:date="2026-01-01T00:00:00Z">
        <w:r>
          <w:delText xml:space="preserve"> </w:delText>
        </w:r>
      </w:del>
      <w:del w:id="12845" w:author="PR Preview" w:date="2026-01-01T00:00:00Z">
        <w:r>
          <w:delText xml:space="preserve">and</w:delText>
        </w:r>
      </w:del>
    </w:p>
    <w:p>
      <w:pPr>
        <w:pStyle w:val="BodyText"/>
      </w:pPr>
      <m:oMathPara>
        <m:oMathParaPr>
          <m:jc m:val="center"/>
        </m:oMathParaPr>
        <m:oMath>
          <m:eqArr>
            <m:e>
              <m:limLow>
                <m:e>
                  <m:r>
                    <m:t>u</m:t>
                  </m:r>
                </m:e>
                <m:lim>
                  <m:r>
                    <m:rPr>
                      <m:sty m:val="p"/>
                    </m:rPr>
                    <m:t>∼</m:t>
                  </m:r>
                </m:lim>
              </m:limLow>
              <m:r>
                <m:rPr>
                  <m:sty m:val="p"/>
                </m:rPr>
                <m:t>⋅</m:t>
              </m:r>
              <m:limLow>
                <m:e>
                  <m:r>
                    <m:t>u</m:t>
                  </m:r>
                </m:e>
                <m:lim>
                  <m:r>
                    <m:rPr>
                      <m:sty m:val="p"/>
                    </m:rPr>
                    <m:t>∼</m:t>
                  </m:r>
                </m:lim>
              </m:limLow>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del w:id="12846" w:author="PR Preview" w:date="2026-01-01T00:00:00Z">
        <w:r>
          <w:delText xml:space="preserve">forces</w:delText>
        </w:r>
      </w:del>
      <w:del w:id="12847" w:author="PR Preview" w:date="2026-01-01T00:00:00Z">
        <w:r>
          <w:delText xml:space="preserve"> </w:delText>
        </w:r>
      </w:del>
      <m:oMath>
        <m:limLow>
          <m:e>
            <m:r>
              <m:t>u</m:t>
            </m:r>
          </m:e>
          <m:lim>
            <m:r>
              <m:rPr>
                <m:sty m:val="p"/>
              </m:rPr>
              <m:t>∼</m:t>
            </m:r>
          </m:lim>
        </m:limLow>
        <m:r>
          <m:rPr>
            <m:sty m:val="p"/>
          </m:rPr>
          <m:t>=</m:t>
        </m:r>
        <m:limLow>
          <m:e>
            <m:r>
              <m:t>0</m:t>
            </m:r>
          </m:e>
          <m:lim>
            <m:r>
              <m:rPr>
                <m:sty m:val="p"/>
              </m:rPr>
              <m:t>∼</m:t>
            </m:r>
          </m:lim>
        </m:limLow>
      </m:oMath>
      <w:del w:id="12848" w:author="PR Preview" w:date="2026-01-01T00:00:00Z">
        <w:r>
          <w:delText xml:space="preserve">.</w:delText>
        </w:r>
      </w:del>
    </w:p>
    <w:p>
      <w:pPr>
        <w:numPr>
          <w:ilvl w:val="0"/>
          <w:numId w:val="1043"/>
        </w:numPr>
      </w:pPr>
      <w:ins w:id="12849" w:author="PR Preview" w:date="2026-01-01T00:00:00Z">
        <w:r>
          <w:rPr>
            <w:b/>
            <w:bCs/>
          </w:rPr>
          <w:t xml:space="preserve">The extremes.</w:t>
        </w:r>
      </w:ins>
      <w:ins w:id="12850" w:author="PR Preview" w:date="2026-01-01T00:00:00Z">
        <w:r>
          <w:t xml:space="preserve"> </w:t>
        </w:r>
      </w:ins>
      <w:ins w:id="12851" w:author="PR Preview" w:date="2026-01-01T00:00:00Z">
        <w:r>
          <w:t xml:space="preserve">$\mathopen{}\left\{\mathord{\smash[b]{\underset{\raise.3ex\hbox{$\scriptstyle\sim$}}{0}}\vphantom{0}}\right\}\mathclose{}^\perp = \mathbb{R}^3$</w:t>
        </w:r>
      </w:ins>
      <w:ins w:id="12852" w:author="PR Preview" w:date="2026-01-01T00:00:00Z">
        <w:r>
          <w:t xml:space="preserve">, because</w:t>
        </w:r>
      </w:ins>
      <w:ins w:id="12853" w:author="PR Preview" w:date="2026-01-01T00:00:00Z">
        <w:r>
          <w:t xml:space="preserve"> </w:t>
        </w:r>
      </w:ins>
      <w:ins w:id="12854" w:author="PR Preview" w:date="2026-01-01T00:00:00Z">
        <w:r>
          <w:t xml:space="preserve">$\mathord{\smash[b]{\underset{\raise.3ex\hbox{$\scriptstyle\sim$}}{0}}\vphantom{0}}\cdot \mathord{\smash[b]{\underset{\raise.3ex\hbox{$\scriptstyle\sim$}}{u}}\vphantom{u}} = 0$</w:t>
        </w:r>
      </w:ins>
      <w:ins w:id="12855" w:author="PR Preview" w:date="2026-01-01T00:00:00Z">
        <w:r>
          <w:t xml:space="preserve"> </w:t>
        </w:r>
      </w:ins>
      <w:ins w:id="12856" w:author="PR Preview" w:date="2026-01-01T00:00:00Z">
        <w:r>
          <w:t xml:space="preserve">for every</w:t>
        </w:r>
      </w:ins>
      <w:ins w:id="12857" w:author="PR Preview" w:date="2026-01-01T00:00:00Z">
        <w:r>
          <w:t xml:space="preserve"> </w:t>
        </w:r>
      </w:ins>
      <w:ins w:id="12858" w:author="PR Preview" w:date="2026-01-01T00:00:00Z">
        <w:r>
          <w:t xml:space="preserve">$\mathord{\smash[b]{\underset{\raise.3ex\hbox{$\scriptstyle\sim$}}{u}}\vphantom{u}}$</w:t>
        </w:r>
      </w:ins>
      <w:ins w:id="12859" w:author="PR Preview" w:date="2026-01-01T00:00:00Z">
        <w:r>
          <w:t xml:space="preserve">.</w:t>
        </w:r>
      </w:ins>
      <w:ins w:id="12860" w:author="PR Preview" w:date="2026-01-01T00:00:00Z">
        <w:r>
          <w:t xml:space="preserve"> </w:t>
        </w:r>
      </w:ins>
      <w:ins w:id="12861" w:author="PR Preview" w:date="2026-01-01T00:00:00Z">
        <w:r>
          <w:t xml:space="preserve">$(\mathbb{R}^3)^\perp = \mathopen{}\left\{\mathord{\smash[b]{\underset{\raise.3ex\hbox{$\scriptstyle\sim$}}{0}}\vphantom{0}}\right\}\mathclose{}$</w:t>
        </w:r>
      </w:ins>
      <w:ins w:id="12862" w:author="PR Preview" w:date="2026-01-01T00:00:00Z">
        <w:r>
          <w:t xml:space="preserve">,</w:t>
        </w:r>
      </w:ins>
      <w:ins w:id="12863" w:author="PR Preview" w:date="2026-01-01T00:00:00Z">
        <w:r>
          <w:t xml:space="preserve"> </w:t>
        </w:r>
      </w:ins>
      <w:ins w:id="12864" w:author="PR Preview" w:date="2026-01-01T00:00:00Z">
        <w:r>
          <w:t xml:space="preserve">because a</w:t>
        </w:r>
      </w:ins>
      <w:ins w:id="12865" w:author="PR Preview" w:date="2026-01-01T00:00:00Z">
        <w:r>
          <w:t xml:space="preserve"> </w:t>
        </w:r>
      </w:ins>
      <w:ins w:id="12866" w:author="PR Preview" w:date="2026-01-01T00:00:00Z">
        <w:r>
          <w:t xml:space="preserve">$\mathord{\smash[b]{\underset{\raise.3ex\hbox{$\scriptstyle\sim$}}{u}}\vphantom{u}}$</w:t>
        </w:r>
      </w:ins>
      <w:ins w:id="12867" w:author="PR Preview" w:date="2026-01-01T00:00:00Z">
        <w:r>
          <w:t xml:space="preserve"> </w:t>
        </w:r>
      </w:ins>
      <w:ins w:id="12868" w:author="PR Preview" w:date="2026-01-01T00:00:00Z">
        <w:r>
          <w:t xml:space="preserve">in it is orthogonal to itself,</w:t>
        </w:r>
      </w:ins>
      <w:ins w:id="12869" w:author="PR Preview" w:date="2026-01-01T00:00:00Z">
        <w:r>
          <w:t xml:space="preserve"> </w:t>
        </w:r>
      </w:ins>
      <w:ins w:id="12870" w:author="PR Preview" w:date="2026-01-01T00:00:00Z">
        <w:r>
          <w:t xml:space="preserve">and</w:t>
        </w:r>
      </w:ins>
    </w:p>
    <w:p>
      <w:pPr>
        <w:pStyle w:val="BodyText"/>
      </w:pPr>
      <w:ins w:id="12871" w:author="PR Preview" w:date="2026-01-01T00:00:00Z">
        <w:r>
          <w:t xml:space="preserve">$$
    \begin{aligned}
    \mathord{\smash[b]{\underset{\raise.3ex\hbox{$\scriptstyle\sim$}}{u}}\vphantom{u}} \cdot \mathord{\smash[b]{\underset{\raise.3ex\hbox{$\scriptstyle\sim$}}{u}}\vphantom{u}} &amp;= u_1^2 + u_2^2 + u_3^2 \\
    &amp;= 0
    \end{aligned}
    $$</w:t>
        </w:r>
      </w:ins>
    </w:p>
    <w:p>
      <w:pPr>
        <w:numPr>
          <w:ilvl w:val="0"/>
          <w:numId w:val="1000"/>
        </w:numPr>
      </w:pPr>
      <w:ins w:id="12872" w:author="PR Preview" w:date="2026-01-01T00:00:00Z">
        <w:r>
          <w:t xml:space="preserve">forces</w:t>
        </w:r>
      </w:ins>
      <w:ins w:id="12873" w:author="PR Preview" w:date="2026-01-01T00:00:00Z">
        <w:r>
          <w:t xml:space="preserve"> </w:t>
        </w:r>
      </w:ins>
      <w:ins w:id="12874" w:author="PR Preview" w:date="2026-01-01T00:00:00Z">
        <w:r>
          <w:t xml:space="preserve">$\mathord{\smash[b]{\underset{\raise.3ex\hbox{$\scriptstyle\sim$}}{u}}\vphantom{u}} = \mathord{\smash[b]{\underset{\raise.3ex\hbox{$\scriptstyle\sim$}}{0}}\vphantom{0}}$</w:t>
        </w:r>
      </w:ins>
      <w:ins w:id="12875" w:author="PR Preview" w:date="2026-01-01T00:00:00Z">
        <w:r>
          <w:t xml:space="preserve">.</w:t>
        </w:r>
      </w:ins>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limLow>
                <m:e>
                  <m:r>
                    <m:t>x</m:t>
                  </m:r>
                </m:e>
                <m:lim>
                  <m:r>
                    <m:rPr>
                      <m:sty m:val="p"/>
                    </m:rPr>
                    <m:t>∼</m:t>
                  </m:r>
                </m:lim>
              </m:limLow>
              <m:r>
                <m:rPr>
                  <m:sty m:val="p"/>
                </m:rPr>
                <m:t>⋅</m:t>
              </m:r>
              <m:limLow>
                <m:e>
                  <m:r>
                    <m:t>0</m:t>
                  </m:r>
                </m:e>
                <m:lim>
                  <m:r>
                    <m:rPr>
                      <m:sty m:val="p"/>
                    </m:rPr>
                    <m:t>∼</m:t>
                  </m:r>
                </m:lim>
              </m:limLow>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del w:id="12876" w:author="PR Preview" w:date="2026-01-01T00:00:00Z">
        <w:r>
          <w:delText xml:space="preserve">for every</w:delText>
        </w:r>
      </w:del>
      <w:del w:id="12877" w:author="PR Preview" w:date="2026-01-01T00:00:00Z">
        <w:r>
          <w:delText xml:space="preserve"> </w:delText>
        </w:r>
      </w:del>
      <m:oMath>
        <m:limLow>
          <m:e>
            <m:r>
              <m:t>x</m:t>
            </m:r>
          </m:e>
          <m:lim>
            <m:r>
              <m:rPr>
                <m:sty m:val="p"/>
              </m:rPr>
              <m:t>∼</m:t>
            </m:r>
          </m:lim>
        </m:limLow>
      </m:oMath>
      <w:del w:id="12878" w:author="PR Preview" w:date="2026-01-01T00:00:00Z">
        <w:r>
          <w:delText xml:space="preserve">,</w:delText>
        </w:r>
      </w:del>
      <w:del w:id="12879" w:author="PR Preview" w:date="2026-01-01T00:00:00Z">
        <w:r>
          <w:delText xml:space="preserve"> </w:delText>
        </w:r>
      </w:del>
      <w:del w:id="12880" w:author="PR Preview" w:date="2026-01-01T00:00:00Z">
        <w:r>
          <w:delText xml:space="preserve">so</w:delText>
        </w:r>
      </w:del>
      <w:del w:id="12881" w:author="PR Preview" w:date="2026-01-01T00:00:00Z">
        <w:r>
          <w:delText xml:space="preserve"> </w:delText>
        </w:r>
      </w:del>
      <m:oMath>
        <m:limLow>
          <m:e>
            <m:r>
              <m:t>0</m:t>
            </m:r>
          </m:e>
          <m:lim>
            <m:r>
              <m:rPr>
                <m:sty m:val="p"/>
              </m:rPr>
              <m:t>∼</m:t>
            </m:r>
          </m:lim>
        </m:limLow>
        <m:r>
          <m:rPr>
            <m:sty m:val="p"/>
          </m:rPr>
          <m:t>∈</m:t>
        </m:r>
        <m:sSup>
          <m:e>
            <m:r>
              <m:rPr>
                <m:scr m:val="script"/>
                <m:sty m:val="p"/>
              </m:rPr>
              <m:t>X</m:t>
            </m:r>
          </m:e>
          <m:sup>
            <m:r>
              <m:rPr>
                <m:sty m:val="p"/>
              </m:rPr>
              <m:t>⟂</m:t>
            </m:r>
          </m:sup>
        </m:sSup>
      </m:oMath>
      <w:del w:id="12882" w:author="PR Preview" w:date="2026-01-01T00:00:00Z">
        <w:r>
          <w:delText xml:space="preserve">.</w:delText>
        </w:r>
      </w:del>
      <w:del w:id="12883" w:author="PR Preview" w:date="2026-01-01T00:00:00Z">
        <w:r>
          <w:delText xml:space="preserve"> </w:delText>
        </w:r>
      </w:del>
      <w:del w:id="12884" w:author="PR Preview" w:date="2026-01-01T00:00:00Z">
        <w:r>
          <w:delText xml:space="preserve">Let</w:delText>
        </w:r>
      </w:del>
      <w:del w:id="12885" w:author="PR Preview" w:date="2026-01-01T00:00:00Z">
        <w:r>
          <w:delText xml:space="preserve"> </w:delText>
        </w:r>
      </w:del>
      <m:oMath>
        <m:limLow>
          <m:e>
            <m:r>
              <m:t>u</m:t>
            </m:r>
          </m:e>
          <m:lim>
            <m:r>
              <m:rPr>
                <m:sty m:val="p"/>
              </m:rPr>
              <m:t>∼</m:t>
            </m:r>
          </m:lim>
        </m:limLow>
        <m:r>
          <m:rPr>
            <m:sty m:val="p"/>
          </m:rPr>
          <m:t>,</m:t>
        </m:r>
        <m:limLow>
          <m:e>
            <m:r>
              <m:t>w</m:t>
            </m:r>
          </m:e>
          <m:lim>
            <m:r>
              <m:rPr>
                <m:sty m:val="p"/>
              </m:rPr>
              <m:t>∼</m:t>
            </m:r>
          </m:lim>
        </m:limLow>
        <m:r>
          <m:rPr>
            <m:sty m:val="p"/>
          </m:rPr>
          <m:t>∈</m:t>
        </m:r>
        <m:sSup>
          <m:e>
            <m:r>
              <m:rPr>
                <m:scr m:val="script"/>
                <m:sty m:val="p"/>
              </m:rPr>
              <m:t>X</m:t>
            </m:r>
          </m:e>
          <m:sup>
            <m:r>
              <m:rPr>
                <m:sty m:val="p"/>
              </m:rPr>
              <m:t>⟂</m:t>
            </m:r>
          </m:sup>
        </m:sSup>
      </m:oMath>
      <w:del w:id="12886" w:author="PR Preview" w:date="2026-01-01T00:00:00Z">
        <w:r>
          <w:delText xml:space="preserve">, let</w:delText>
        </w:r>
      </w:del>
      <w:del w:id="12887" w:author="PR Preview" w:date="2026-01-01T00:00:00Z">
        <w:r>
          <w:delText xml:space="preserve"> </w:delText>
        </w:r>
      </w:del>
      <m:oMath>
        <m:r>
          <m:t>c</m:t>
        </m:r>
        <m:r>
          <m:rPr>
            <m:sty m:val="p"/>
          </m:rPr>
          <m:t>∈</m:t>
        </m:r>
        <m:r>
          <m:rPr>
            <m:scr m:val="double-struck"/>
            <m:sty m:val="p"/>
          </m:rPr>
          <m:t>R</m:t>
        </m:r>
      </m:oMath>
      <w:del w:id="12888" w:author="PR Preview" w:date="2026-01-01T00:00:00Z">
        <w:r>
          <w:delText xml:space="preserve">,</w:delText>
        </w:r>
      </w:del>
      <w:del w:id="12889" w:author="PR Preview" w:date="2026-01-01T00:00:00Z">
        <w:r>
          <w:delText xml:space="preserve"> </w:delText>
        </w:r>
      </w:del>
      <w:del w:id="12890" w:author="PR Preview" w:date="2026-01-01T00:00:00Z">
        <w:r>
          <w:delText xml:space="preserve">and let</w:delText>
        </w:r>
      </w:del>
      <w:del w:id="12891" w:author="PR Preview" w:date="2026-01-01T00:00:00Z">
        <w:r>
          <w:delText xml:space="preserve"> </w:delText>
        </w:r>
      </w:del>
      <m:oMath>
        <m:limLow>
          <m:e>
            <m:r>
              <m:t>x</m:t>
            </m:r>
          </m:e>
          <m:lim>
            <m:r>
              <m:rPr>
                <m:sty m:val="p"/>
              </m:rPr>
              <m:t>∼</m:t>
            </m:r>
          </m:lim>
        </m:limLow>
        <m:r>
          <m:rPr>
            <m:sty m:val="p"/>
          </m:rPr>
          <m:t>∈</m:t>
        </m:r>
        <m:r>
          <m:rPr>
            <m:scr m:val="script"/>
            <m:sty m:val="p"/>
          </m:rPr>
          <m:t>X</m:t>
        </m:r>
      </m:oMath>
      <w:del w:id="12892" w:author="PR Preview" w:date="2026-01-01T00:00:00Z">
        <w:r>
          <w:delText xml:space="preserve">.</w:delText>
        </w:r>
      </w:del>
    </w:p>
    <w:p>
      <w:pPr>
        <w:pStyle w:val="BodyText"/>
      </w:pPr>
      <w:ins w:id="12893" w:author="PR Preview" w:date="2026-01-01T00:00:00Z">
        <w:r>
          <w:t xml:space="preserve">$$
    \begin{aligned}
    \mathord{\smash[b]{\underset{\raise.3ex\hbox{$\scriptstyle\sim$}}{x}}\vphantom{x}} \cdot \mathord{\smash[b]{\underset{\raise.3ex\hbox{$\scriptstyle\sim$}}{0}}\vphantom{0}}&amp;= \sum_i x_i \cdot 0 \\
    &amp;= 0
    \end{aligned}
    $$</w:t>
        </w:r>
      </w:ins>
    </w:p>
    <w:p>
      <w:pPr>
        <w:pStyle w:val="FirstParagraph"/>
      </w:pPr>
      <w:ins w:id="12894" w:author="PR Preview" w:date="2026-01-01T00:00:00Z">
        <w:r>
          <w:t xml:space="preserve">for every</w:t>
        </w:r>
      </w:ins>
      <w:ins w:id="12895" w:author="PR Preview" w:date="2026-01-01T00:00:00Z">
        <w:r>
          <w:t xml:space="preserve"> </w:t>
        </w:r>
      </w:ins>
      <w:ins w:id="12896" w:author="PR Preview" w:date="2026-01-01T00:00:00Z">
        <w:r>
          <w:t xml:space="preserve">$\mathord{\smash[b]{\underset{\raise.3ex\hbox{$\scriptstyle\sim$}}{x}}\vphantom{x}}$</w:t>
        </w:r>
      </w:ins>
      <w:ins w:id="12897" w:author="PR Preview" w:date="2026-01-01T00:00:00Z">
        <w:r>
          <w:t xml:space="preserve">,</w:t>
        </w:r>
      </w:ins>
      <w:ins w:id="12898" w:author="PR Preview" w:date="2026-01-01T00:00:00Z">
        <w:r>
          <w:t xml:space="preserve"> </w:t>
        </w:r>
      </w:ins>
      <w:ins w:id="12899" w:author="PR Preview" w:date="2026-01-01T00:00:00Z">
        <w:r>
          <w:t xml:space="preserve">so</w:t>
        </w:r>
      </w:ins>
      <w:ins w:id="12900" w:author="PR Preview" w:date="2026-01-01T00:00:00Z">
        <w:r>
          <w:t xml:space="preserve"> </w:t>
        </w:r>
      </w:ins>
      <w:ins w:id="12901" w:author="PR Preview" w:date="2026-01-01T00:00:00Z">
        <w:r>
          <w:t xml:space="preserve">$\mathord{\smash[b]{\underset{\raise.3ex\hbox{$\scriptstyle\sim$}}{0}}\vphantom{0}}\in \mathcal{X}^\perp$</w:t>
        </w:r>
      </w:ins>
      <w:ins w:id="12902" w:author="PR Preview" w:date="2026-01-01T00:00:00Z">
        <w:r>
          <w:t xml:space="preserve">.</w:t>
        </w:r>
      </w:ins>
      <w:ins w:id="12903" w:author="PR Preview" w:date="2026-01-01T00:00:00Z">
        <w:r>
          <w:t xml:space="preserve"> </w:t>
        </w:r>
      </w:ins>
      <w:ins w:id="12904" w:author="PR Preview" w:date="2026-01-01T00:00:00Z">
        <w:r>
          <w:t xml:space="preserve">Let</w:t>
        </w:r>
      </w:ins>
      <w:ins w:id="12905" w:author="PR Preview" w:date="2026-01-01T00:00:00Z">
        <w:r>
          <w:t xml:space="preserve"> </w:t>
        </w:r>
      </w:ins>
      <w:ins w:id="12906" w:author="PR Preview" w:date="2026-01-01T00:00:00Z">
        <w:r>
          <w:t xml:space="preserve">$\mathord{\smash[b]{\underset{\raise.3ex\hbox{$\scriptstyle\sim$}}{u}}\vphantom{u}}, \mathord{\smash[b]{\underset{\raise.3ex\hbox{$\scriptstyle\sim$}}{w}}\vphantom{w}} \in \mathcal{X}^\perp$</w:t>
        </w:r>
      </w:ins>
      <w:ins w:id="12907" w:author="PR Preview" w:date="2026-01-01T00:00:00Z">
        <w:r>
          <w:t xml:space="preserve">, let</w:t>
        </w:r>
      </w:ins>
      <w:ins w:id="12908" w:author="PR Preview" w:date="2026-01-01T00:00:00Z">
        <w:r>
          <w:t xml:space="preserve"> </w:t>
        </w:r>
      </w:ins>
      <m:oMath>
        <m:r>
          <m:t>c</m:t>
        </m:r>
        <m:r>
          <m:rPr>
            <m:sty m:val="p"/>
          </m:rPr>
          <m:t>∈</m:t>
        </m:r>
        <m:r>
          <m:rPr>
            <m:scr m:val="double-struck"/>
            <m:sty m:val="p"/>
          </m:rPr>
          <m:t>R</m:t>
        </m:r>
      </m:oMath>
      <w:ins w:id="12909" w:author="PR Preview" w:date="2026-01-01T00:00:00Z">
        <w:r>
          <w:t xml:space="preserve">,</w:t>
        </w:r>
      </w:ins>
      <w:ins w:id="12910" w:author="PR Preview" w:date="2026-01-01T00:00:00Z">
        <w:r>
          <w:t xml:space="preserve"> </w:t>
        </w:r>
      </w:ins>
      <w:ins w:id="12911" w:author="PR Preview" w:date="2026-01-01T00:00:00Z">
        <w:r>
          <w:t xml:space="preserve">and let</w:t>
        </w:r>
      </w:ins>
      <w:ins w:id="12912" w:author="PR Preview" w:date="2026-01-01T00:00:00Z">
        <w:r>
          <w:t xml:space="preserve"> </w:t>
        </w:r>
      </w:ins>
      <w:ins w:id="12913" w:author="PR Preview" w:date="2026-01-01T00:00:00Z">
        <w:r>
          <w:t xml:space="preserve">$\mathord{\smash[b]{\underset{\raise.3ex\hbox{$\scriptstyle\sim$}}{x}}\vphantom{x}} \in \mathcal{X}$</w:t>
        </w:r>
      </w:ins>
      <w:ins w:id="12914" w:author="PR Preview" w:date="2026-01-01T00:00:00Z">
        <w:r>
          <w:t xml:space="preserve">.</w:t>
        </w:r>
      </w:ins>
    </w:p>
    <w:p>
      <w:pPr>
        <w:pStyle w:val="BodyText"/>
      </w:pPr>
      <w:r>
        <w:rPr>
          <w:b/>
          <w:bCs/>
        </w:rPr>
        <w:t xml:space="preserve">Addition.</w:t>
      </w:r>
    </w:p>
    <w:p>
      <w:pPr>
        <w:pStyle w:val="BodyText"/>
      </w:pPr>
      <m:oMathPara>
        <m:oMathParaPr>
          <m:jc m:val="center"/>
        </m:oMathParaPr>
        <m:oMath>
          <m:eqArr>
            <m:e>
              <m:limLow>
                <m:e>
                  <m:r>
                    <m:t>x</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t>&amp;</m:t>
              </m:r>
              <m:r>
                <m:rPr>
                  <m:sty m:val="p"/>
                </m:rPr>
                <m:t>=</m:t>
              </m:r>
              <m:limLow>
                <m:e>
                  <m:r>
                    <m:t>x</m:t>
                  </m:r>
                </m:e>
                <m:lim>
                  <m:r>
                    <m:rPr>
                      <m:sty m:val="p"/>
                    </m:rPr>
                    <m:t>∼</m:t>
                  </m:r>
                </m:lim>
              </m:limLow>
              <m:r>
                <m:rPr>
                  <m:sty m:val="p"/>
                </m:rPr>
                <m:t>⋅</m:t>
              </m:r>
              <m:limLow>
                <m:e>
                  <m:r>
                    <m:t>u</m:t>
                  </m:r>
                </m:e>
                <m:lim>
                  <m:r>
                    <m:rPr>
                      <m:sty m:val="p"/>
                    </m:rPr>
                    <m:t>∼</m:t>
                  </m:r>
                </m:lim>
              </m:limLow>
              <m:r>
                <m:rPr>
                  <m:sty m:val="p"/>
                </m:rPr>
                <m:t>+</m:t>
              </m:r>
              <m:limLow>
                <m:e>
                  <m:r>
                    <m:t>x</m:t>
                  </m:r>
                </m:e>
                <m:lim>
                  <m:r>
                    <m:rPr>
                      <m:sty m:val="p"/>
                    </m:rPr>
                    <m:t>∼</m:t>
                  </m:r>
                </m:lim>
              </m:limLow>
              <m:r>
                <m:rPr>
                  <m:sty m:val="p"/>
                </m:rPr>
                <m:t>⋅</m:t>
              </m:r>
              <m:limLow>
                <m:e>
                  <m:r>
                    <m:t>w</m:t>
                  </m:r>
                </m:e>
                <m:lim>
                  <m:r>
                    <m:rPr>
                      <m:sty m:val="p"/>
                    </m:rPr>
                    <m:t>∼</m:t>
                  </m:r>
                </m:lim>
              </m:limLow>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limLow>
                <m:e>
                  <m:r>
                    <m:t>u</m:t>
                  </m:r>
                </m:e>
                <m:lim>
                  <m:r>
                    <m:rPr>
                      <m:sty m:val="p"/>
                    </m:rPr>
                    <m:t>∼</m:t>
                  </m:r>
                </m:lim>
              </m:limLow>
              <m:r>
                <m:rPr>
                  <m:sty m:val="p"/>
                </m:rPr>
                <m:t>,</m:t>
              </m:r>
              <m:limLow>
                <m:e>
                  <m:r>
                    <m:t>w</m:t>
                  </m:r>
                </m:e>
                <m:lim>
                  <m:r>
                    <m:rPr>
                      <m:sty m:val="p"/>
                    </m:rPr>
                    <m:t>∼</m:t>
                  </m:r>
                </m:lim>
              </m:limLow>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BodyText"/>
      </w:pPr>
      <w:ins w:id="12915" w:author="PR Preview" w:date="2026-01-01T00:00:00Z">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\text{(}\text{Theorem~50}\text{, special case } a \text{ and } b \text{ both equal to } 1 \text{)}
    \\
    &amp;= 0 + 0
    &amp;&amp; \text{(} \mathord{\smash[b]{\underset{\raise.3ex\hbox{$\scriptstyle\sim$}}{u}}\vphantom{u}}, \mathord{\smash[b]{\underset{\raise.3ex\hbox{$\scriptstyle\sim$}}{w}}\vphantom{w}} \in \mathcal{X}^\perp \text{)}
    \\
    &amp;= 0.
    &amp;&amp; \text{(arithmetic)}
    \end{aligned}
    $$</w:t>
        </w:r>
      </w:ins>
    </w:p>
    <w:p>
      <w:pPr>
        <w:pStyle w:val="FirstParagraph"/>
      </w:pPr>
      <w:r>
        <w:rPr>
          <w:b/>
          <w:bCs/>
        </w:rPr>
        <w:t xml:space="preserve">Scalar multiplication.</w:t>
      </w:r>
    </w:p>
    <w:p>
      <w:pPr>
        <w:pStyle w:val="BodyText"/>
      </w:pPr>
      <m:oMathPara>
        <m:oMathParaPr>
          <m:jc m:val="center"/>
        </m:oMathParaPr>
        <m:oMath>
          <m:eqArr>
            <m:e>
              <m:limLow>
                <m:e>
                  <m:r>
                    <m:t>x</m:t>
                  </m:r>
                </m:e>
                <m:lim>
                  <m:r>
                    <m:rPr>
                      <m:sty m:val="p"/>
                    </m:rPr>
                    <m:t>∼</m:t>
                  </m:r>
                </m:lim>
              </m:limLow>
              <m:r>
                <m:rPr>
                  <m:sty m:val="p"/>
                </m:rPr>
                <m:t>⋅</m:t>
              </m:r>
              <m:r>
                <m:rPr>
                  <m:sty m:val="p"/>
                </m:rPr>
                <m:t>(</m:t>
              </m:r>
              <m:r>
                <m:t>c</m:t>
              </m:r>
              <m:r>
                <m:t> </m:t>
              </m:r>
              <m:limLow>
                <m:e>
                  <m:r>
                    <m:t>u</m:t>
                  </m:r>
                </m:e>
                <m:lim>
                  <m:r>
                    <m:rPr>
                      <m:sty m:val="p"/>
                    </m:rPr>
                    <m:t>∼</m:t>
                  </m:r>
                </m:lim>
              </m:limLow>
              <m:r>
                <m:rPr>
                  <m:sty m:val="p"/>
                </m:rPr>
                <m:t>)</m:t>
              </m:r>
              <m:r>
                <m:t>&amp;</m:t>
              </m:r>
              <m:r>
                <m:rPr>
                  <m:sty m:val="p"/>
                </m:rPr>
                <m:t>=</m:t>
              </m:r>
              <m:r>
                <m:t>c</m:t>
              </m:r>
              <m:r>
                <m:t> </m:t>
              </m:r>
              <m:r>
                <m:rPr>
                  <m:sty m:val="p"/>
                </m:rPr>
                <m:t>(</m:t>
              </m:r>
              <m:limLow>
                <m:e>
                  <m:r>
                    <m:t>x</m:t>
                  </m:r>
                </m:e>
                <m:lim>
                  <m:r>
                    <m:rPr>
                      <m:sty m:val="p"/>
                    </m:rPr>
                    <m:t>∼</m:t>
                  </m:r>
                </m:lim>
              </m:limLow>
              <m:r>
                <m:rPr>
                  <m:sty m:val="p"/>
                </m:rPr>
                <m:t>⋅</m:t>
              </m:r>
              <m:limLow>
                <m:e>
                  <m:r>
                    <m:t>u</m:t>
                  </m:r>
                </m:e>
                <m:lim>
                  <m:r>
                    <m:rPr>
                      <m:sty m:val="p"/>
                    </m:rPr>
                    <m:t>∼</m:t>
                  </m:r>
                </m:lim>
              </m:limLow>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limLow>
                <m:e>
                  <m:r>
                    <m:t>u</m:t>
                  </m:r>
                </m:e>
                <m:lim>
                  <m:r>
                    <m:rPr>
                      <m:sty m:val="p"/>
                    </m:rPr>
                    <m:t>∼</m:t>
                  </m:r>
                </m:lim>
              </m:limLow>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del w:id="12916" w:author="PR Preview" w:date="2026-01-01T00:00:00Z">
        <w:r>
          <w:delText xml:space="preserve">These two equations hold for every</w:delText>
        </w:r>
      </w:del>
      <w:del w:id="12917" w:author="PR Preview" w:date="2026-01-01T00:00:00Z">
        <w:r>
          <w:delText xml:space="preserve"> </w:delText>
        </w:r>
      </w:del>
      <m:oMath>
        <m:limLow>
          <m:e>
            <m:r>
              <m:t>x</m:t>
            </m:r>
          </m:e>
          <m:lim>
            <m:r>
              <m:rPr>
                <m:sty m:val="p"/>
              </m:rPr>
              <m:t>∼</m:t>
            </m:r>
          </m:lim>
        </m:limLow>
        <m:r>
          <m:rPr>
            <m:sty m:val="p"/>
          </m:rPr>
          <m:t>∈</m:t>
        </m:r>
        <m:r>
          <m:rPr>
            <m:scr m:val="script"/>
            <m:sty m:val="p"/>
          </m:rPr>
          <m:t>X</m:t>
        </m:r>
      </m:oMath>
      <w:del w:id="12918" w:author="PR Preview" w:date="2026-01-01T00:00:00Z">
        <w:r>
          <w:delText xml:space="preserve">,</w:delText>
        </w:r>
      </w:del>
      <w:del w:id="12919" w:author="PR Preview" w:date="2026-01-01T00:00:00Z">
        <w:r>
          <w:delText xml:space="preserve"> </w:delText>
        </w:r>
      </w:del>
      <w:del w:id="12920" w:author="PR Preview" w:date="2026-01-01T00:00:00Z">
        <w:r>
          <w:delText xml:space="preserve">so</w:delText>
        </w:r>
      </w:del>
      <w:del w:id="12921" w:author="PR Preview" w:date="2026-01-01T00:00:00Z">
        <w:r>
          <w:delText xml:space="preserve"> </w:delText>
        </w:r>
      </w:del>
      <m:oMath>
        <m:limLow>
          <m:e>
            <m:r>
              <m:t>u</m:t>
            </m:r>
          </m:e>
          <m:lim>
            <m:r>
              <m:rPr>
                <m:sty m:val="p"/>
              </m:rPr>
              <m:t>∼</m:t>
            </m:r>
          </m:lim>
        </m:limLow>
        <m:r>
          <m:rPr>
            <m:sty m:val="p"/>
          </m:rPr>
          <m:t>+</m:t>
        </m:r>
        <m:limLow>
          <m:e>
            <m:r>
              <m:t>w</m:t>
            </m:r>
          </m:e>
          <m:lim>
            <m:r>
              <m:rPr>
                <m:sty m:val="p"/>
              </m:rPr>
              <m:t>∼</m:t>
            </m:r>
          </m:lim>
        </m:limLow>
      </m:oMath>
      <w:del w:id="12922" w:author="PR Preview" w:date="2026-01-01T00:00:00Z">
        <w:r>
          <w:delText xml:space="preserve"> </w:delText>
        </w:r>
      </w:del>
      <w:del w:id="12923" w:author="PR Preview" w:date="2026-01-01T00:00:00Z">
        <w:r>
          <w:delText xml:space="preserve">and</w:delText>
        </w:r>
      </w:del>
      <w:del w:id="12924" w:author="PR Preview" w:date="2026-01-01T00:00:00Z">
        <w:r>
          <w:delText xml:space="preserve"> </w:delText>
        </w:r>
      </w:del>
      <m:oMath>
        <m:r>
          <m:t>c</m:t>
        </m:r>
        <m:r>
          <m:t> </m:t>
        </m:r>
        <m:limLow>
          <m:e>
            <m:r>
              <m:t>u</m:t>
            </m:r>
          </m:e>
          <m:lim>
            <m:r>
              <m:rPr>
                <m:sty m:val="p"/>
              </m:rPr>
              <m:t>∼</m:t>
            </m:r>
          </m:lim>
        </m:limLow>
      </m:oMath>
      <w:del w:id="12925" w:author="PR Preview" w:date="2026-01-01T00:00:00Z">
        <w:r>
          <w:delText xml:space="preserve"> </w:delText>
        </w:r>
      </w:del>
      <w:del w:id="12926" w:author="PR Preview" w:date="2026-01-01T00:00:00Z">
        <w:r>
          <w:delText xml:space="preserve">are in</w:delText>
        </w:r>
      </w:del>
      <w:del w:id="12927" w:author="PR Preview" w:date="2026-01-01T00:00:00Z">
        <w:r>
          <w:delText xml:space="preserve"> </w:delText>
        </w:r>
      </w:del>
      <m:oMath>
        <m:sSup>
          <m:e>
            <m:r>
              <m:rPr>
                <m:scr m:val="script"/>
                <m:sty m:val="p"/>
              </m:rPr>
              <m:t>X</m:t>
            </m:r>
          </m:e>
          <m:sup>
            <m:r>
              <m:rPr>
                <m:sty m:val="p"/>
              </m:rPr>
              <m:t>⟂</m:t>
            </m:r>
          </m:sup>
        </m:sSup>
      </m:oMath>
      <w:del w:id="12928" w:author="PR Preview" w:date="2026-01-01T00:00:00Z">
        <w:r>
          <w:delText xml:space="preserve">.</w:delText>
        </w:r>
      </w:del>
    </w:p>
    <w:p>
      <w:pPr>
        <w:pStyle w:val="BodyText"/>
      </w:pPr>
      <w:ins w:id="12929" w:author="PR Preview" w:date="2026-01-01T00:00:00Z">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\text{(}\text{Theorem~50}\text{, special case } b = 0 \text{)}
    \\
    &amp;= c \cdot 0
    &amp;&amp; \text{(} \mathord{\smash[b]{\underset{\raise.3ex\hbox{$\scriptstyle\sim$}}{u}}\vphantom{u}} \in \mathcal{X}^\perp \text{)}
    \\
    &amp;= 0.
    &amp;&amp; \text{(arithmetic)}
    \end{aligned}
    $$</w:t>
        </w:r>
      </w:ins>
    </w:p>
    <w:p>
      <w:pPr>
        <w:pStyle w:val="FirstParagraph"/>
      </w:pPr>
      <w:ins w:id="12930" w:author="PR Preview" w:date="2026-01-01T00:00:00Z">
        <w:r>
          <w:t xml:space="preserve">These two equations hold for every</w:t>
        </w:r>
      </w:ins>
      <w:ins w:id="12931" w:author="PR Preview" w:date="2026-01-01T00:00:00Z">
        <w:r>
          <w:t xml:space="preserve"> </w:t>
        </w:r>
      </w:ins>
      <w:ins w:id="12932" w:author="PR Preview" w:date="2026-01-01T00:00:00Z">
        <w:r>
          <w:t xml:space="preserve">$\mathord{\smash[b]{\underset{\raise.3ex\hbox{$\scriptstyle\sim$}}{x}}\vphantom{x}} \in \mathcal{X}$</w:t>
        </w:r>
      </w:ins>
      <w:ins w:id="12933" w:author="PR Preview" w:date="2026-01-01T00:00:00Z">
        <w:r>
          <w:t xml:space="preserve">,</w:t>
        </w:r>
      </w:ins>
      <w:ins w:id="12934" w:author="PR Preview" w:date="2026-01-01T00:00:00Z">
        <w:r>
          <w:t xml:space="preserve"> </w:t>
        </w:r>
      </w:ins>
      <w:ins w:id="12935" w:author="PR Preview" w:date="2026-01-01T00:00:00Z">
        <w:r>
          <w:t xml:space="preserve">so</w:t>
        </w:r>
      </w:ins>
      <w:ins w:id="12936" w:author="PR Preview" w:date="2026-01-01T00:00:00Z">
        <w:r>
          <w:t xml:space="preserve"> </w:t>
        </w:r>
      </w:ins>
      <w:ins w:id="12937" w:author="PR Preview" w:date="2026-01-01T00:00:00Z">
        <w:r>
          <w:t xml:space="preserve">$\mathord{\smash[b]{\underset{\raise.3ex\hbox{$\scriptstyle\sim$}}{u}}\vphantom{u}} + \mathord{\smash[b]{\underset{\raise.3ex\hbox{$\scriptstyle\sim$}}{w}}\vphantom{w}}$</w:t>
        </w:r>
      </w:ins>
      <w:ins w:id="12938" w:author="PR Preview" w:date="2026-01-01T00:00:00Z">
        <w:r>
          <w:t xml:space="preserve"> </w:t>
        </w:r>
      </w:ins>
      <w:ins w:id="12939" w:author="PR Preview" w:date="2026-01-01T00:00:00Z">
        <w:r>
          <w:t xml:space="preserve">and</w:t>
        </w:r>
      </w:ins>
      <w:ins w:id="12940" w:author="PR Preview" w:date="2026-01-01T00:00:00Z">
        <w:r>
          <w:t xml:space="preserve"> </w:t>
        </w:r>
      </w:ins>
      <w:ins w:id="12941" w:author="PR Preview" w:date="2026-01-01T00:00:00Z">
        <w:r>
          <w:t xml:space="preserve">$c\,\mathord{\smash[b]{\underset{\raise.3ex\hbox{$\scriptstyle\sim$}}{u}}\vphantom{u}}$</w:t>
        </w:r>
      </w:ins>
      <w:ins w:id="12942" w:author="PR Preview" w:date="2026-01-01T00:00:00Z">
        <w:r>
          <w:t xml:space="preserve"> </w:t>
        </w:r>
      </w:ins>
      <w:ins w:id="12943" w:author="PR Preview" w:date="2026-01-01T00:00:00Z">
        <w:r>
          <w:t xml:space="preserve">are in</w:t>
        </w:r>
      </w:ins>
      <w:ins w:id="12944" w:author="PR Preview" w:date="2026-01-01T00:00:00Z">
        <w:r>
          <w:t xml:space="preserve"> </w:t>
        </w:r>
      </w:ins>
      <m:oMath>
        <m:sSup>
          <m:e>
            <m:r>
              <m:rPr>
                <m:scr m:val="script"/>
                <m:sty m:val="p"/>
              </m:rPr>
              <m:t>X</m:t>
            </m:r>
          </m:e>
          <m:sup>
            <m:r>
              <m:rPr>
                <m:sty m:val="p"/>
              </m:rPr>
              <m:t>⟂</m:t>
            </m:r>
          </m:sup>
        </m:sSup>
      </m:oMath>
      <w:ins w:id="12945" w:author="PR Preview" w:date="2026-01-01T00:00:00Z">
        <w:r>
          <w:t xml:space="preserve">.</w:t>
        </w:r>
      </w:ins>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limLow>
                    <m:e>
                      <m:r>
                        <m:t>u</m:t>
                      </m:r>
                    </m:e>
                    <m:lim>
                      <m:r>
                        <m:rPr>
                          <m:sty m:val="p"/>
                        </m:rPr>
                        <m:t>∼</m:t>
                      </m:r>
                    </m:lim>
                  </m:limLow>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BodyText"/>
      </w:pPr>
      <w:ins w:id="12946" w:author="PR Preview" w:date="2026-01-01T00:00:00Z">
        <w:r>
          <w:t xml:space="preserve">$$
    \begin{aligned}
    \mathcal{X}^\perp
    &amp;= \mathopen{}\left\{\mathord{\smash[b]{\underset{\raise.3ex\hbox{$\scriptstyle\sim$}}{u}}\vphantom{u}} \in \mathbb{R}^2 : u_1 + 2 u_2 = 0\right\}\mathclose{} \\
    &amp;= \mathopen{}\left\{c\,(-2, 1) : c \in \mathbb{R}\right\}\mathclose{},
    \end{aligned}
    $$</w:t>
        </w:r>
      </w:ins>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limLow>
                <m:e>
                  <m:r>
                    <m:t>u</m:t>
                  </m:r>
                </m:e>
                <m:lim>
                  <m:r>
                    <m:rPr>
                      <m:sty m:val="p"/>
                    </m:rPr>
                    <m:t>∼</m:t>
                  </m:r>
                </m:lim>
              </m:limLow>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BodyText"/>
      </w:pPr>
      <w:ins w:id="12947" w:author="PR Preview" w:date="2026-01-01T00:00:00Z">
        <w:r>
          <w:t xml:space="preserve">$$
    \begin{aligned}
    \mathord{\smash[b]{\underset{\raise.3ex\hbox{$\scriptstyle\sim$}}{u}}\vphantom{u}} &amp;= (-2u_2, u_2) \\
    &amp;= u_2\,(-2, 1).
    \end{aligned}
    $$</w:t>
        </w:r>
      </w:ins>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del w:id="12948" w:author="PR Preview" w:date="2026-01-01T00:00:00Z">
        <w:r>
          <w:rPr>
            <w:i/>
            <w:iCs/>
          </w:rPr>
          <w:delText xml:space="preserve">Proof</w:delText>
        </w:r>
      </w:del>
      <w:del w:id="12949" w:author="PR Preview" w:date="2026-01-01T00:00:00Z">
        <w:r>
          <w:delText xml:space="preserve">. </w:delText>
        </w:r>
      </w:del>
      <w:del w:id="12950" w:author="PR Preview" w:date="2026-01-01T00:00:00Z">
        <w:r>
          <w:delText xml:space="preserve">Let</w:delText>
        </w:r>
      </w:del>
      <w:del w:id="12951" w:author="PR Preview" w:date="2026-01-01T00:00:00Z">
        <w:r>
          <w:delText xml:space="preserve"> </w:delText>
        </w:r>
      </w:del>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del w:id="12952" w:author="PR Preview" w:date="2026-01-01T00:00:00Z">
        <w:r>
          <w:delText xml:space="preserve"> </w:delText>
        </w:r>
      </w:del>
      <w:del w:id="12953" w:author="PR Preview" w:date="2026-01-01T00:00:00Z">
        <w:r>
          <w:delText xml:space="preserve">be the columns of</w:delText>
        </w:r>
      </w:del>
      <w:del w:id="12954" w:author="PR Preview" w:date="2026-01-01T00:00:00Z">
        <w:r>
          <w:delText xml:space="preserve"> </w:delText>
        </w:r>
      </w:del>
      <m:oMath>
        <m:r>
          <m:rPr>
            <m:sty m:val="bi"/>
          </m:rPr>
          <m:t>A</m:t>
        </m:r>
      </m:oMath>
      <w:del w:id="12955" w:author="PR Preview" w:date="2026-01-01T00:00:00Z">
        <w:r>
          <w:delText xml:space="preserve">,</w:delText>
        </w:r>
      </w:del>
      <w:del w:id="12956" w:author="PR Preview" w:date="2026-01-01T00:00:00Z">
        <w:r>
          <w:delText xml:space="preserve"> </w:delText>
        </w:r>
      </w:del>
      <w:del w:id="12957" w:author="PR Preview" w:date="2026-01-01T00:00:00Z">
        <w:r>
          <w:delText xml:space="preserve">so</w:delText>
        </w:r>
      </w:del>
      <w:del w:id="12958" w:author="PR Preview" w:date="2026-01-01T00:00:00Z">
        <w:r>
          <w:delText xml:space="preserve"> </w:delText>
        </w:r>
      </w:del>
      <m:oMath>
        <m:sSub>
          <m:e>
            <m:limLow>
              <m:e>
                <m:r>
                  <m:t>a</m:t>
                </m:r>
              </m:e>
              <m:lim>
                <m:r>
                  <m:rPr>
                    <m:sty m:val="p"/>
                  </m:rPr>
                  <m:t>∼</m:t>
                </m:r>
              </m:lim>
            </m:limLow>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del w:id="12959" w:author="PR Preview" w:date="2026-01-01T00:00:00Z">
        <w:r>
          <w:delText xml:space="preserve">.</w:delText>
        </w:r>
      </w:del>
      <w:del w:id="12960" w:author="PR Preview" w:date="2026-01-01T00:00:00Z">
        <w:r>
          <w:delText xml:space="preserve"> </w:delText>
        </w:r>
      </w:del>
      <w:del w:id="12961" w:author="PR Preview" w:date="2026-01-01T00:00:00Z">
        <w:r>
          <w:delText xml:space="preserve">For</w:delText>
        </w:r>
      </w:del>
      <w:del w:id="12962" w:author="PR Preview" w:date="2026-01-01T00:00:00Z">
        <w:r>
          <w:delText xml:space="preserve"> </w:delText>
        </w:r>
      </w:del>
      <m:oMath>
        <m:limLow>
          <m:e>
            <m:r>
              <m:t>x</m:t>
            </m:r>
          </m:e>
          <m:lim>
            <m:r>
              <m:rPr>
                <m:sty m:val="p"/>
              </m:rPr>
              <m:t>∼</m:t>
            </m:r>
          </m:lim>
        </m:limLow>
        <m:r>
          <m:rPr>
            <m:sty m:val="p"/>
          </m:rPr>
          <m:t>∈</m:t>
        </m:r>
        <m:sSup>
          <m:e>
            <m:r>
              <m:rPr>
                <m:scr m:val="double-struck"/>
                <m:sty m:val="p"/>
              </m:rPr>
              <m:t>R</m:t>
            </m:r>
          </m:e>
          <m:sup>
            <m:r>
              <m:t>m</m:t>
            </m:r>
          </m:sup>
        </m:sSup>
      </m:oMath>
      <w:del w:id="12963" w:author="PR Preview" w:date="2026-01-01T00:00:00Z">
        <w:r>
          <w:delText xml:space="preserve">, entry</w:delText>
        </w:r>
      </w:del>
      <w:del w:id="12964" w:author="PR Preview" w:date="2026-01-01T00:00:00Z">
        <w:r>
          <w:delText xml:space="preserve"> </w:delText>
        </w:r>
      </w:del>
      <m:oMath>
        <m:r>
          <m:t>j</m:t>
        </m:r>
      </m:oMath>
      <w:del w:id="12965" w:author="PR Preview" w:date="2026-01-01T00:00:00Z">
        <w:r>
          <w:delText xml:space="preserve"> </w:delText>
        </w:r>
      </w:del>
      <w:del w:id="12966" w:author="PR Preview" w:date="2026-01-01T00:00:00Z">
        <w:r>
          <w:delText xml:space="preserve">of</w:delText>
        </w:r>
      </w:del>
      <w:del w:id="12967" w:author="PR Preview" w:date="2026-01-01T00:00:00Z">
        <w:r>
          <w:delText xml:space="preserve"> </w:delText>
        </w:r>
      </w:del>
      <m:oMath>
        <m:sSup>
          <m:e>
            <m:r>
              <m:rPr>
                <m:sty m:val="bi"/>
              </m:rPr>
              <m:t>A</m:t>
            </m:r>
          </m:e>
          <m:sup>
            <m:r>
              <m:rPr>
                <m:sty m:val="p"/>
              </m:rPr>
              <m:t>⊤</m:t>
            </m:r>
          </m:sup>
        </m:sSup>
        <m:limLow>
          <m:e>
            <m:r>
              <m:t>x</m:t>
            </m:r>
          </m:e>
          <m:lim>
            <m:r>
              <m:rPr>
                <m:sty m:val="p"/>
              </m:rPr>
              <m:t>∼</m:t>
            </m:r>
          </m:lim>
        </m:limLow>
      </m:oMath>
      <w:del w:id="12968" w:author="PR Preview" w:date="2026-01-01T00:00:00Z">
        <w:r>
          <w:delText xml:space="preserve"> </w:delText>
        </w:r>
      </w:del>
      <w:del w:id="12969" w:author="PR Preview" w:date="2026-01-01T00:00:00Z">
        <w:r>
          <w:delText xml:space="preserve">is</w:delText>
        </w:r>
      </w:del>
    </w:p>
    <w:p>
      <w:pPr>
        <w:pStyle w:val="BodyText"/>
      </w:pPr>
      <m:oMathPara>
        <m:oMathParaPr>
          <m:jc m:val="center"/>
        </m:oMathParaPr>
        <m:oMath>
          <m:eqArr>
            <m:e>
              <m:r>
                <m:rPr>
                  <m:sty m:val="p"/>
                </m:rPr>
                <m:t>(</m:t>
              </m:r>
              <m:sSup>
                <m:e>
                  <m:r>
                    <m:rPr>
                      <m:sty m:val="bi"/>
                    </m:rPr>
                    <m:t>A</m:t>
                  </m:r>
                </m:e>
                <m:sup>
                  <m:r>
                    <m:rPr>
                      <m:sty m:val="p"/>
                    </m:rPr>
                    <m:t>⊤</m:t>
                  </m:r>
                </m:sup>
              </m:sSup>
              <m:limLow>
                <m:e>
                  <m:r>
                    <m:t>x</m:t>
                  </m:r>
                </m:e>
                <m:lim>
                  <m:r>
                    <m:rPr>
                      <m:sty m:val="p"/>
                    </m:rPr>
                    <m:t>∼</m:t>
                  </m:r>
                </m:lim>
              </m:limLow>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limLow>
                    <m:e>
                      <m:r>
                        <m:t>a</m:t>
                      </m:r>
                    </m:e>
                    <m:lim>
                      <m:r>
                        <m:rPr>
                          <m:sty m:val="p"/>
                        </m:rPr>
                        <m:t>∼</m:t>
                      </m:r>
                    </m:lim>
                  </m:limLow>
                </m:e>
                <m:sub>
                  <m:r>
                    <m:t>j</m:t>
                  </m:r>
                </m:sub>
              </m:sSub>
              <m:r>
                <m:rPr>
                  <m:sty m:val="p"/>
                </m:rPr>
                <m:t>⋅</m:t>
              </m:r>
              <m:limLow>
                <m:e>
                  <m:r>
                    <m:t>x</m:t>
                  </m:r>
                </m:e>
                <m:lim>
                  <m:r>
                    <m:rPr>
                      <m:sty m:val="p"/>
                    </m:rPr>
                    <m:t>∼</m:t>
                  </m:r>
                </m:lim>
              </m:limLow>
              <m:r>
                <m:rPr>
                  <m:sty m:val="p"/>
                </m:rPr>
                <m:t>.</m:t>
              </m:r>
              <m:r>
                <m:t>&amp;</m:t>
              </m:r>
              <m:r>
                <m:t>&amp;</m:t>
              </m:r>
              <m:r>
                <m:rPr>
                  <m:nor/>
                  <m:sty m:val="p"/>
                </m:rPr>
                <m:t>(</m:t>
              </m:r>
              <m:r>
                <m:rPr>
                  <m:nor/>
                  <m:sty m:val="p"/>
                </m:rPr>
                <m:t>Definition 8</m:t>
              </m:r>
              <m:r>
                <m:rPr>
                  <m:nor/>
                  <m:sty m:val="p"/>
                </m:rPr>
                <m:t>)</m:t>
              </m:r>
            </m:e>
          </m:eqArr>
        </m:oMath>
      </m:oMathPara>
    </w:p>
    <w:p>
      <w:pPr>
        <w:pStyle w:val="FirstParagraph"/>
      </w:pPr>
      <w:del w:id="12970" w:author="PR Preview" w:date="2026-01-01T00:00:00Z">
        <w:r>
          <w:delText xml:space="preserve">So</w:delText>
        </w:r>
      </w:del>
      <w:del w:id="12971" w:author="PR Preview" w:date="2026-01-01T00:00:00Z">
        <w:r>
          <w:delText xml:space="preserve"> </w:delText>
        </w:r>
      </w:del>
      <m:oMath>
        <m:limLow>
          <m:e>
            <m:r>
              <m:t>x</m:t>
            </m:r>
          </m:e>
          <m:lim>
            <m:r>
              <m:rPr>
                <m:sty m:val="p"/>
              </m:rPr>
              <m:t>∼</m:t>
            </m:r>
          </m:lim>
        </m:limLow>
        <m:r>
          <m:rPr>
            <m:sty m:val="p"/>
          </m:rPr>
          <m:t>∈</m:t>
        </m:r>
        <m:r>
          <m:rPr>
            <m:scr m:val="script"/>
            <m:sty m:val="p"/>
          </m:rPr>
          <m:t>N</m:t>
        </m:r>
        <m:r>
          <m:rPr>
            <m:sty m:val="p"/>
          </m:rPr>
          <m:t>(</m:t>
        </m:r>
        <m:sSup>
          <m:e>
            <m:r>
              <m:rPr>
                <m:sty m:val="bi"/>
              </m:rPr>
              <m:t>A</m:t>
            </m:r>
          </m:e>
          <m:sup>
            <m:r>
              <m:rPr>
                <m:sty m:val="p"/>
              </m:rPr>
              <m:t>⊤</m:t>
            </m:r>
          </m:sup>
        </m:sSup>
        <m:r>
          <m:rPr>
            <m:sty m:val="p"/>
          </m:rPr>
          <m:t>)</m:t>
        </m:r>
      </m:oMath>
      <w:del w:id="12972" w:author="PR Preview" w:date="2026-01-01T00:00:00Z">
        <w:r>
          <w:delText xml:space="preserve"> </w:delText>
        </w:r>
      </w:del>
      <w:del w:id="12973" w:author="PR Preview" w:date="2026-01-01T00:00:00Z">
        <w:r>
          <w:delText xml:space="preserve">(</w:delText>
        </w:r>
      </w:del>
      <w:hyperlink w:anchor="def-null-space">
        <w:del w:id="12974" w:author="PR Preview" w:date="2026-01-01T00:00:00Z">
          <w:r>
            <w:rPr>
              <w:rStyle w:val="Hyperlink"/>
            </w:rPr>
            <w:delText xml:space="preserve">Definition 54</w:delText>
          </w:r>
        </w:del>
      </w:hyperlink>
      <w:del w:id="12975" w:author="PR Preview" w:date="2026-01-01T00:00:00Z">
        <w:r>
          <w:delText xml:space="preserve">)</w:delText>
        </w:r>
      </w:del>
      <w:del w:id="12976" w:author="PR Preview" w:date="2026-01-01T00:00:00Z">
        <w:r>
          <w:delText xml:space="preserve"> </w:delText>
        </w:r>
      </w:del>
      <w:del w:id="12977" w:author="PR Preview" w:date="2026-01-01T00:00:00Z">
        <w:r>
          <w:delText xml:space="preserve">exactly when</w:delText>
        </w:r>
      </w:del>
      <w:del w:id="12978" w:author="PR Preview" w:date="2026-01-01T00:00:00Z">
        <w:r>
          <w:delText xml:space="preserve"> </w:delText>
        </w:r>
      </w:del>
      <m:oMath>
        <m:sSub>
          <m:e>
            <m:limLow>
              <m:e>
                <m:r>
                  <m:t>a</m:t>
                </m:r>
              </m:e>
              <m:lim>
                <m:r>
                  <m:rPr>
                    <m:sty m:val="p"/>
                  </m:rPr>
                  <m:t>∼</m:t>
                </m:r>
              </m:lim>
            </m:limLow>
          </m:e>
          <m:sub>
            <m:r>
              <m:t>j</m:t>
            </m:r>
          </m:sub>
        </m:sSub>
        <m:r>
          <m:rPr>
            <m:sty m:val="p"/>
          </m:rPr>
          <m:t>⋅</m:t>
        </m:r>
        <m:limLow>
          <m:e>
            <m:r>
              <m:t>x</m:t>
            </m:r>
          </m:e>
          <m:lim>
            <m:r>
              <m:rPr>
                <m:sty m:val="p"/>
              </m:rPr>
              <m:t>∼</m:t>
            </m:r>
          </m:lim>
        </m:limLow>
        <m:r>
          <m:rPr>
            <m:sty m:val="p"/>
          </m:rPr>
          <m:t>=</m:t>
        </m:r>
        <m:r>
          <m:t>0</m:t>
        </m:r>
      </m:oMath>
      <w:del w:id="12979" w:author="PR Preview" w:date="2026-01-01T00:00:00Z">
        <w:r>
          <w:delText xml:space="preserve"> </w:delText>
        </w:r>
      </w:del>
      <w:del w:id="12980" w:author="PR Preview" w:date="2026-01-01T00:00:00Z">
        <w:r>
          <w:delText xml:space="preserve">for every column</w:delText>
        </w:r>
      </w:del>
      <w:del w:id="12981" w:author="PR Preview" w:date="2026-01-01T00:00:00Z">
        <w:r>
          <w:delText xml:space="preserve"> </w:delText>
        </w:r>
      </w:del>
      <m:oMath>
        <m:sSub>
          <m:e>
            <m:limLow>
              <m:e>
                <m:r>
                  <m:t>a</m:t>
                </m:r>
              </m:e>
              <m:lim>
                <m:r>
                  <m:rPr>
                    <m:sty m:val="p"/>
                  </m:rPr>
                  <m:t>∼</m:t>
                </m:r>
              </m:lim>
            </m:limLow>
          </m:e>
          <m:sub>
            <m:r>
              <m:t>j</m:t>
            </m:r>
          </m:sub>
        </m:sSub>
      </m:oMath>
      <w:del w:id="12982" w:author="PR Preview" w:date="2026-01-01T00:00:00Z">
        <w:r>
          <w:delText xml:space="preserve">.</w:delText>
        </w:r>
      </w:del>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del w:id="12983" w:author="PR Preview" w:date="2026-01-01T00:00:00Z">
        <w:r>
          <w:rPr>
            <w:b/>
            <w:bCs/>
          </w:rPr>
          <w:delText xml:space="preserve">.</w:delText>
        </w:r>
      </w:del>
      <w:del w:id="12984" w:author="PR Preview" w:date="2026-01-01T00:00:00Z">
        <w:r>
          <w:delText xml:space="preserve"> </w:delText>
        </w:r>
      </w:del>
      <w:del w:id="12985" w:author="PR Preview" w:date="2026-01-01T00:00:00Z">
        <w:r>
          <w:delText xml:space="preserve">Each column</w:delText>
        </w:r>
      </w:del>
      <w:del w:id="12986" w:author="PR Preview" w:date="2026-01-01T00:00:00Z">
        <w:r>
          <w:delText xml:space="preserve"> </w:delText>
        </w:r>
      </w:del>
      <m:oMath>
        <m:sSub>
          <m:e>
            <m:limLow>
              <m:e>
                <m:r>
                  <m:t>a</m:t>
                </m:r>
              </m:e>
              <m:lim>
                <m:r>
                  <m:rPr>
                    <m:sty m:val="p"/>
                  </m:rPr>
                  <m:t>∼</m:t>
                </m:r>
              </m:lim>
            </m:limLow>
          </m:e>
          <m:sub>
            <m:r>
              <m:t>j</m:t>
            </m:r>
          </m:sub>
        </m:sSub>
      </m:oMath>
      <w:del w:id="12987" w:author="PR Preview" w:date="2026-01-01T00:00:00Z">
        <w:r>
          <w:delText xml:space="preserve"> </w:delText>
        </w:r>
      </w:del>
      <w:del w:id="12988" w:author="PR Preview" w:date="2026-01-01T00:00:00Z">
        <w:r>
          <w:delText xml:space="preserve">is in</w:delText>
        </w:r>
      </w:del>
      <w:del w:id="12989" w:author="PR Preview" w:date="2026-01-01T00:00:00Z">
        <w:r>
          <w:delText xml:space="preserve"> </w:delText>
        </w:r>
      </w:del>
      <m:oMath>
        <m:r>
          <m:rPr>
            <m:scr m:val="script"/>
            <m:sty m:val="p"/>
          </m:rPr>
          <m:t>C</m:t>
        </m:r>
        <m:r>
          <m:rPr>
            <m:sty m:val="p"/>
          </m:rPr>
          <m:t>(</m:t>
        </m:r>
        <m:r>
          <m:rPr>
            <m:sty m:val="bi"/>
          </m:rPr>
          <m:t>A</m:t>
        </m:r>
        <m:r>
          <m:rPr>
            <m:sty m:val="p"/>
          </m:rPr>
          <m:t>)</m:t>
        </m:r>
      </m:oMath>
      <w:del w:id="12990" w:author="PR Preview" w:date="2026-01-01T00:00:00Z">
        <w:r>
          <w:delText xml:space="preserve"> </w:delText>
        </w:r>
      </w:del>
      <w:del w:id="12991" w:author="PR Preview" w:date="2026-01-01T00:00:00Z">
        <w:r>
          <w:delText xml:space="preserve">(</w:delText>
        </w:r>
      </w:del>
      <w:hyperlink w:anchor="thm-column-space-span">
        <w:del w:id="12992" w:author="PR Preview" w:date="2026-01-01T00:00:00Z">
          <w:r>
            <w:rPr>
              <w:rStyle w:val="Hyperlink"/>
            </w:rPr>
            <w:delText xml:space="preserve">Theorem 32</w:delText>
          </w:r>
        </w:del>
      </w:hyperlink>
      <w:del w:id="12993" w:author="PR Preview" w:date="2026-01-01T00:00:00Z">
        <w:r>
          <w:delText xml:space="preserve">),</w:delText>
        </w:r>
      </w:del>
      <w:del w:id="12994" w:author="PR Preview" w:date="2026-01-01T00:00:00Z">
        <w:r>
          <w:delText xml:space="preserve"> </w:delText>
        </w:r>
      </w:del>
      <w:del w:id="12995" w:author="PR Preview" w:date="2026-01-01T00:00:00Z">
        <w:r>
          <w:delText xml:space="preserve">so a vector orthogonal to all of</w:delText>
        </w:r>
      </w:del>
      <w:del w:id="12996" w:author="PR Preview" w:date="2026-01-01T00:00:00Z">
        <w:r>
          <w:delText xml:space="preserve"> </w:delText>
        </w:r>
      </w:del>
      <m:oMath>
        <m:r>
          <m:rPr>
            <m:scr m:val="script"/>
            <m:sty m:val="p"/>
          </m:rPr>
          <m:t>C</m:t>
        </m:r>
        <m:r>
          <m:rPr>
            <m:sty m:val="p"/>
          </m:rPr>
          <m:t>(</m:t>
        </m:r>
        <m:r>
          <m:rPr>
            <m:sty m:val="bi"/>
          </m:rPr>
          <m:t>A</m:t>
        </m:r>
        <m:r>
          <m:rPr>
            <m:sty m:val="p"/>
          </m:rPr>
          <m:t>)</m:t>
        </m:r>
      </m:oMath>
      <w:del w:id="12997" w:author="PR Preview" w:date="2026-01-01T00:00:00Z">
        <w:r>
          <w:delText xml:space="preserve"> </w:delText>
        </w:r>
      </w:del>
      <w:del w:id="12998" w:author="PR Preview" w:date="2026-01-01T00:00:00Z">
        <w:r>
          <w:delText xml:space="preserve">is orthogonal to every column.</w:delText>
        </w:r>
      </w:del>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del w:id="12999" w:author="PR Preview" w:date="2026-01-01T00:00:00Z">
        <w:r>
          <w:rPr>
            <w:b/>
            <w:bCs/>
          </w:rPr>
          <w:delText xml:space="preserve">.</w:delText>
        </w:r>
      </w:del>
      <w:del w:id="13000" w:author="PR Preview" w:date="2026-01-01T00:00:00Z">
        <w:r>
          <w:delText xml:space="preserve"> </w:delText>
        </w:r>
      </w:del>
      <w:del w:id="13001" w:author="PR Preview" w:date="2026-01-01T00:00:00Z">
        <w:r>
          <w:delText xml:space="preserve">Suppose</w:delText>
        </w:r>
      </w:del>
      <w:del w:id="13002" w:author="PR Preview" w:date="2026-01-01T00:00:00Z">
        <w:r>
          <w:delText xml:space="preserve"> </w:delText>
        </w:r>
      </w:del>
      <m:oMath>
        <m:sSub>
          <m:e>
            <m:limLow>
              <m:e>
                <m:r>
                  <m:t>a</m:t>
                </m:r>
              </m:e>
              <m:lim>
                <m:r>
                  <m:rPr>
                    <m:sty m:val="p"/>
                  </m:rPr>
                  <m:t>∼</m:t>
                </m:r>
              </m:lim>
            </m:limLow>
          </m:e>
          <m:sub>
            <m:r>
              <m:t>j</m:t>
            </m:r>
          </m:sub>
        </m:sSub>
        <m:r>
          <m:rPr>
            <m:sty m:val="p"/>
          </m:rPr>
          <m:t>⋅</m:t>
        </m:r>
        <m:limLow>
          <m:e>
            <m:r>
              <m:t>x</m:t>
            </m:r>
          </m:e>
          <m:lim>
            <m:r>
              <m:rPr>
                <m:sty m:val="p"/>
              </m:rPr>
              <m:t>∼</m:t>
            </m:r>
          </m:lim>
        </m:limLow>
        <m:r>
          <m:rPr>
            <m:sty m:val="p"/>
          </m:rPr>
          <m:t>=</m:t>
        </m:r>
        <m:r>
          <m:t>0</m:t>
        </m:r>
      </m:oMath>
      <w:del w:id="13003" w:author="PR Preview" w:date="2026-01-01T00:00:00Z">
        <w:r>
          <w:delText xml:space="preserve"> </w:delText>
        </w:r>
      </w:del>
      <w:del w:id="13004" w:author="PR Preview" w:date="2026-01-01T00:00:00Z">
        <w:r>
          <w:delText xml:space="preserve">for every</w:delText>
        </w:r>
      </w:del>
      <w:del w:id="13005" w:author="PR Preview" w:date="2026-01-01T00:00:00Z">
        <w:r>
          <w:delText xml:space="preserve"> </w:delText>
        </w:r>
      </w:del>
      <m:oMath>
        <m:r>
          <m:t>j</m:t>
        </m:r>
      </m:oMath>
      <w:del w:id="13006" w:author="PR Preview" w:date="2026-01-01T00:00:00Z">
        <w:r>
          <w:delText xml:space="preserve">,</w:delText>
        </w:r>
      </w:del>
      <w:del w:id="13007" w:author="PR Preview" w:date="2026-01-01T00:00:00Z">
        <w:r>
          <w:delText xml:space="preserve"> </w:delText>
        </w:r>
      </w:del>
      <w:del w:id="13008" w:author="PR Preview" w:date="2026-01-01T00:00:00Z">
        <w:r>
          <w:delText xml:space="preserve">and take any</w:delText>
        </w:r>
      </w:del>
      <w:del w:id="13009" w:author="PR Preview" w:date="2026-01-01T00:00:00Z">
        <w:r>
          <w:delText xml:space="preserve"> </w:delText>
        </w:r>
      </w:del>
      <m:oMath>
        <m:limLow>
          <m:e>
            <m:r>
              <m:t>y</m:t>
            </m:r>
          </m:e>
          <m:lim>
            <m:r>
              <m:rPr>
                <m:sty m:val="p"/>
              </m:rPr>
              <m:t>∼</m:t>
            </m:r>
          </m:lim>
        </m:limLow>
        <m:r>
          <m:rPr>
            <m:sty m:val="p"/>
          </m:rPr>
          <m:t>∈</m:t>
        </m:r>
        <m:r>
          <m:rPr>
            <m:scr m:val="script"/>
            <m:sty m:val="p"/>
          </m:rPr>
          <m:t>C</m:t>
        </m:r>
        <m:r>
          <m:rPr>
            <m:sty m:val="p"/>
          </m:rPr>
          <m:t>(</m:t>
        </m:r>
        <m:r>
          <m:rPr>
            <m:sty m:val="bi"/>
          </m:rPr>
          <m:t>A</m:t>
        </m:r>
        <m:r>
          <m:rPr>
            <m:sty m:val="p"/>
          </m:rPr>
          <m:t>)</m:t>
        </m:r>
      </m:oMath>
      <w:del w:id="13010" w:author="PR Preview" w:date="2026-01-01T00:00:00Z">
        <w:r>
          <w:delText xml:space="preserve">,</w:delText>
        </w:r>
      </w:del>
      <w:del w:id="13011" w:author="PR Preview" w:date="2026-01-01T00:00:00Z">
        <w:r>
          <w:delText xml:space="preserve"> </w:delText>
        </w:r>
      </w:del>
      <w:del w:id="13012" w:author="PR Preview" w:date="2026-01-01T00:00:00Z">
        <w:r>
          <w:delText xml:space="preserve">so</w:delText>
        </w:r>
      </w:del>
      <w:del w:id="13013" w:author="PR Preview" w:date="2026-01-01T00:00:00Z">
        <w:r>
          <w:delText xml:space="preserve"> </w:delText>
        </w:r>
      </w:del>
      <m:oMath>
        <m:limLow>
          <m:e>
            <m:r>
              <m:t>y</m:t>
            </m:r>
          </m:e>
          <m:lim>
            <m:r>
              <m:rPr>
                <m:sty m:val="p"/>
              </m:rPr>
              <m:t>∼</m:t>
            </m:r>
          </m:lim>
        </m:limLow>
        <m:r>
          <m:rPr>
            <m:sty m:val="p"/>
          </m:rPr>
          <m:t>=</m:t>
        </m:r>
        <m:r>
          <m:rPr>
            <m:sty m:val="bi"/>
          </m:rPr>
          <m:t>A</m:t>
        </m:r>
        <m:limLow>
          <m:e>
            <m:r>
              <m:t>z</m:t>
            </m:r>
          </m:e>
          <m:lim>
            <m:r>
              <m:rPr>
                <m:sty m:val="p"/>
              </m:rPr>
              <m:t>∼</m:t>
            </m:r>
          </m:lim>
        </m:limLow>
      </m:oMath>
      <w:del w:id="13014" w:author="PR Preview" w:date="2026-01-01T00:00:00Z">
        <w:r>
          <w:delText xml:space="preserve"> </w:delText>
        </w:r>
      </w:del>
      <w:del w:id="13015" w:author="PR Preview" w:date="2026-01-01T00:00:00Z">
        <w:r>
          <w:delText xml:space="preserve">for some</w:delText>
        </w:r>
      </w:del>
      <w:del w:id="13016" w:author="PR Preview" w:date="2026-01-01T00:00:00Z">
        <w:r>
          <w:delText xml:space="preserve"> </w:delText>
        </w:r>
      </w:del>
      <m:oMath>
        <m:limLow>
          <m:e>
            <m:r>
              <m:t>z</m:t>
            </m:r>
          </m:e>
          <m:lim>
            <m:r>
              <m:rPr>
                <m:sty m:val="p"/>
              </m:rPr>
              <m:t>∼</m:t>
            </m:r>
          </m:lim>
        </m:limLow>
        <m:r>
          <m:rPr>
            <m:sty m:val="p"/>
          </m:rPr>
          <m:t>∈</m:t>
        </m:r>
        <m:sSup>
          <m:e>
            <m:r>
              <m:rPr>
                <m:scr m:val="double-struck"/>
                <m:sty m:val="p"/>
              </m:rPr>
              <m:t>R</m:t>
            </m:r>
          </m:e>
          <m:sup>
            <m:r>
              <m:t>n</m:t>
            </m:r>
          </m:sup>
        </m:sSup>
      </m:oMath>
      <w:del w:id="13017" w:author="PR Preview" w:date="2026-01-01T00:00:00Z">
        <w:r>
          <w:delText xml:space="preserve"> </w:delText>
        </w:r>
      </w:del>
      <w:del w:id="13018" w:author="PR Preview" w:date="2026-01-01T00:00:00Z">
        <w:r>
          <w:delText xml:space="preserve">(</w:delText>
        </w:r>
      </w:del>
      <w:hyperlink w:anchor="def-column-space">
        <w:del w:id="13019" w:author="PR Preview" w:date="2026-01-01T00:00:00Z">
          <w:r>
            <w:rPr>
              <w:rStyle w:val="Hyperlink"/>
            </w:rPr>
            <w:delText xml:space="preserve">Definition 52</w:delText>
          </w:r>
        </w:del>
      </w:hyperlink>
      <w:del w:id="13020" w:author="PR Preview" w:date="2026-01-01T00:00:00Z">
        <w:r>
          <w:delText xml:space="preserve">).</w:delText>
        </w:r>
      </w:del>
      <w:del w:id="13021" w:author="PR Preview" w:date="2026-01-01T00:00:00Z">
        <w:r>
          <w:delText xml:space="preserve"> </w:delText>
        </w:r>
      </w:del>
      <w:del w:id="13022" w:author="PR Preview" w:date="2026-01-01T00:00:00Z">
        <w:r>
          <w:delText xml:space="preserve">Then</w:delText>
        </w:r>
      </w:del>
    </w:p>
    <w:p>
      <w:pPr>
        <w:pStyle w:val="BodyText"/>
      </w:pPr>
      <m:oMathPara>
        <m:oMathParaPr>
          <m:jc m:val="center"/>
        </m:oMathParaPr>
        <m:oMath>
          <m:eqArr>
            <m:e>
              <m:limLow>
                <m:e>
                  <m:r>
                    <m:t>y</m:t>
                  </m:r>
                </m:e>
                <m:lim>
                  <m:r>
                    <m:rPr>
                      <m:sty m:val="p"/>
                    </m:rPr>
                    <m:t>∼</m:t>
                  </m:r>
                </m:lim>
              </m:limLow>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limLow>
                <m:e>
                  <m:r>
                    <m:t>z</m:t>
                  </m:r>
                </m:e>
                <m:lim>
                  <m:r>
                    <m:rPr>
                      <m:sty m:val="p"/>
                    </m:rPr>
                    <m:t>∼</m:t>
                  </m:r>
                </m:lim>
              </m:limLow>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limLow>
                    <m:e>
                      <m:r>
                        <m:t>a</m:t>
                      </m:r>
                    </m:e>
                    <m:lim>
                      <m:r>
                        <m:rPr>
                          <m:sty m:val="p"/>
                        </m:rPr>
                        <m:t>∼</m:t>
                      </m:r>
                    </m:lim>
                  </m:limLow>
                </m:e>
                <m:sub>
                  <m:r>
                    <m:t>j</m:t>
                  </m:r>
                </m:sub>
              </m:sSub>
              <m:r>
                <m:rPr>
                  <m:sty m:val="p"/>
                </m:rPr>
                <m:t>⋅</m:t>
              </m:r>
              <m:limLow>
                <m:e>
                  <m:r>
                    <m:t>x</m:t>
                  </m:r>
                </m:e>
                <m:lim>
                  <m:r>
                    <m:rPr>
                      <m:sty m:val="p"/>
                    </m:rPr>
                    <m:t>∼</m:t>
                  </m:r>
                </m:lim>
              </m:limLow>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limLow>
                    <m:e>
                      <m:r>
                        <m:t>a</m:t>
                      </m:r>
                    </m:e>
                    <m:lim>
                      <m:r>
                        <m:rPr>
                          <m:sty m:val="p"/>
                        </m:rPr>
                        <m:t>∼</m:t>
                      </m:r>
                    </m:lim>
                  </m:limLow>
                </m:e>
                <m:sub>
                  <m:r>
                    <m:t>j</m:t>
                  </m:r>
                </m:sub>
              </m:sSub>
              <m:r>
                <m:rPr>
                  <m:sty m:val="p"/>
                </m:rPr>
                <m:t>⋅</m:t>
              </m:r>
              <m:limLow>
                <m:e>
                  <m:r>
                    <m:t>x</m:t>
                  </m:r>
                </m:e>
                <m:lim>
                  <m:r>
                    <m:rPr>
                      <m:sty m:val="p"/>
                    </m:rPr>
                    <m:t>∼</m:t>
                  </m:r>
                </m:lim>
              </m:limLow>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del w:id="13023" w:author="PR Preview" w:date="2026-01-01T00:00:00Z">
        <w:r>
          <w:delText xml:space="preserve">So</w:delText>
        </w:r>
      </w:del>
      <w:del w:id="13024" w:author="PR Preview" w:date="2026-01-01T00:00:00Z">
        <w:r>
          <w:delText xml:space="preserve"> </w:delText>
        </w:r>
      </w:del>
      <m:oMath>
        <m:limLow>
          <m:e>
            <m:r>
              <m:t>x</m:t>
            </m:r>
          </m:e>
          <m:lim>
            <m:r>
              <m:rPr>
                <m:sty m:val="p"/>
              </m:rPr>
              <m:t>∼</m:t>
            </m:r>
          </m:lim>
        </m:limLow>
      </m:oMath>
      <w:del w:id="13025" w:author="PR Preview" w:date="2026-01-01T00:00:00Z">
        <w:r>
          <w:delText xml:space="preserve"> </w:delText>
        </w:r>
      </w:del>
      <w:del w:id="13026" w:author="PR Preview" w:date="2026-01-01T00:00:00Z">
        <w:r>
          <w:delText xml:space="preserve">is orthogonal to every vector of</w:delText>
        </w:r>
      </w:del>
      <w:del w:id="13027" w:author="PR Preview" w:date="2026-01-01T00:00:00Z">
        <w:r>
          <w:delText xml:space="preserve"> </w:delText>
        </w:r>
      </w:del>
      <m:oMath>
        <m:r>
          <m:rPr>
            <m:scr m:val="script"/>
            <m:sty m:val="p"/>
          </m:rPr>
          <m:t>C</m:t>
        </m:r>
        <m:r>
          <m:rPr>
            <m:sty m:val="p"/>
          </m:rPr>
          <m:t>(</m:t>
        </m:r>
        <m:r>
          <m:rPr>
            <m:sty m:val="bi"/>
          </m:rPr>
          <m:t>A</m:t>
        </m:r>
        <m:r>
          <m:rPr>
            <m:sty m:val="p"/>
          </m:rPr>
          <m:t>)</m:t>
        </m:r>
      </m:oMath>
      <w:del w:id="13028" w:author="PR Preview" w:date="2026-01-01T00:00:00Z">
        <w:r>
          <w:delText xml:space="preserve">.</w:delText>
        </w:r>
      </w:del>
    </w:p>
    <w:p>
      <w:pPr>
        <w:pStyle w:val="FirstParagraph"/>
      </w:pPr>
      <w:ins w:id="13029" w:author="PR Preview" w:date="2026-01-01T00:00:00Z">
        <w:r>
          <w:rPr>
            <w:i/>
            <w:iCs/>
          </w:rPr>
          <w:t xml:space="preserve">Proof</w:t>
        </w:r>
      </w:ins>
      <w:ins w:id="13030" w:author="PR Preview" w:date="2026-01-01T00:00:00Z">
        <w:r>
          <w:t xml:space="preserve">. </w:t>
        </w:r>
      </w:ins>
      <w:ins w:id="13031" w:author="PR Preview" w:date="2026-01-01T00:00:00Z">
        <w:r>
          <w:t xml:space="preserve">Let</w:t>
        </w:r>
      </w:ins>
      <w:ins w:id="13032" w:author="PR Preview" w:date="2026-01-01T00:00:00Z">
        <w:r>
          <w:t xml:space="preserve"> </w:t>
        </w:r>
      </w:ins>
      <w:ins w:id="13033" w:author="PR Preview" w:date="2026-01-01T00:00:00Z">
        <w:r>
          <w:t xml:space="preserve">$\mathord{\smash[b]{\underset{\raise.3ex\hbox{$\scriptstyle\sim$}}{a}}\vphantom{a}}_1, \ldots, \mathord{\smash[b]{\underset{\raise.3ex\hbox{$\scriptstyle\sim$}}{a}}\vphantom{a}}_n$</w:t>
        </w:r>
      </w:ins>
      <w:ins w:id="13034" w:author="PR Preview" w:date="2026-01-01T00:00:00Z">
        <w:r>
          <w:t xml:space="preserve"> </w:t>
        </w:r>
      </w:ins>
      <w:ins w:id="13035" w:author="PR Preview" w:date="2026-01-01T00:00:00Z">
        <w:r>
          <w:t xml:space="preserve">be the columns of</w:t>
        </w:r>
      </w:ins>
      <w:ins w:id="13036" w:author="PR Preview" w:date="2026-01-01T00:00:00Z">
        <w:r>
          <w:t xml:space="preserve"> </w:t>
        </w:r>
      </w:ins>
      <m:oMath>
        <m:r>
          <m:rPr>
            <m:sty m:val="bi"/>
          </m:rPr>
          <m:t>A</m:t>
        </m:r>
      </m:oMath>
      <w:ins w:id="13037" w:author="PR Preview" w:date="2026-01-01T00:00:00Z">
        <w:r>
          <w:t xml:space="preserve">,</w:t>
        </w:r>
      </w:ins>
      <w:ins w:id="13038" w:author="PR Preview" w:date="2026-01-01T00:00:00Z">
        <w:r>
          <w:t xml:space="preserve"> </w:t>
        </w:r>
      </w:ins>
      <w:ins w:id="13039" w:author="PR Preview" w:date="2026-01-01T00:00:00Z">
        <w:r>
          <w:t xml:space="preserve">so</w:t>
        </w:r>
      </w:ins>
      <w:ins w:id="13040" w:author="PR Preview" w:date="2026-01-01T00:00:00Z">
        <w:r>
          <w:t xml:space="preserve"> </w:t>
        </w:r>
      </w:ins>
      <w:ins w:id="13041" w:author="PR Preview" w:date="2026-01-01T00:00:00Z">
        <w:r>
          <w:t xml:space="preserve">$\mathord{\smash[b]{\underset{\raise.3ex\hbox{$\scriptstyle\sim$}}{a}}\vphantom{a}}_j = (a_{1j}, \ldots, a_{mj})$</w:t>
        </w:r>
      </w:ins>
      <w:ins w:id="13042" w:author="PR Preview" w:date="2026-01-01T00:00:00Z">
        <w:r>
          <w:t xml:space="preserve">.</w:t>
        </w:r>
      </w:ins>
      <w:ins w:id="13043" w:author="PR Preview" w:date="2026-01-01T00:00:00Z">
        <w:r>
          <w:t xml:space="preserve"> </w:t>
        </w:r>
      </w:ins>
      <w:ins w:id="13044" w:author="PR Preview" w:date="2026-01-01T00:00:00Z">
        <w:r>
          <w:t xml:space="preserve">For</w:t>
        </w:r>
      </w:ins>
      <w:ins w:id="13045" w:author="PR Preview" w:date="2026-01-01T00:00:00Z">
        <w:r>
          <w:t xml:space="preserve"> </w:t>
        </w:r>
      </w:ins>
      <w:ins w:id="13046" w:author="PR Preview" w:date="2026-01-01T00:00:00Z">
        <w:r>
          <w:t xml:space="preserve">$\mathord{\smash[b]{\underset{\raise.3ex\hbox{$\scriptstyle\sim$}}{x}}\vphantom{x}} \in \mathbb{R}^m$</w:t>
        </w:r>
      </w:ins>
      <w:ins w:id="13047" w:author="PR Preview" w:date="2026-01-01T00:00:00Z">
        <w:r>
          <w:t xml:space="preserve">, entry</w:t>
        </w:r>
      </w:ins>
      <w:ins w:id="13048" w:author="PR Preview" w:date="2026-01-01T00:00:00Z">
        <w:r>
          <w:t xml:space="preserve"> </w:t>
        </w:r>
      </w:ins>
      <m:oMath>
        <m:r>
          <m:t>j</m:t>
        </m:r>
      </m:oMath>
      <w:ins w:id="13049" w:author="PR Preview" w:date="2026-01-01T00:00:00Z">
        <w:r>
          <w:t xml:space="preserve"> </w:t>
        </w:r>
      </w:ins>
      <w:ins w:id="13050" w:author="PR Preview" w:date="2026-01-01T00:00:00Z">
        <w:r>
          <w:t xml:space="preserve">of</w:t>
        </w:r>
      </w:ins>
      <w:ins w:id="13051" w:author="PR Preview" w:date="2026-01-01T00:00:00Z">
        <w:r>
          <w:t xml:space="preserve"> </w:t>
        </w:r>
      </w:ins>
      <w:ins w:id="13052" w:author="PR Preview" w:date="2026-01-01T00:00:00Z">
        <w:r>
          <w:t xml:space="preserve">${\mathbf{A}}^{\top} \mathord{\smash[b]{\underset{\raise.3ex\hbox{$\scriptstyle\sim$}}{x}}\vphantom{x}}$</w:t>
        </w:r>
      </w:ins>
      <w:ins w:id="13053" w:author="PR Preview" w:date="2026-01-01T00:00:00Z">
        <w:r>
          <w:t xml:space="preserve"> </w:t>
        </w:r>
      </w:ins>
      <w:ins w:id="13054" w:author="PR Preview" w:date="2026-01-01T00:00:00Z">
        <w:r>
          <w:t xml:space="preserve">is</w:t>
        </w:r>
      </w:ins>
    </w:p>
    <w:p>
      <w:pPr>
        <w:pStyle w:val="BodyText"/>
      </w:pPr>
      <w:ins w:id="13055" w:author="PR Preview" w:date="2026-01-01T00:00:00Z">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ins>
    </w:p>
    <w:p>
      <w:pPr>
        <w:pStyle w:val="FirstParagraph"/>
      </w:pPr>
      <w:ins w:id="13056" w:author="PR Preview" w:date="2026-01-01T00:00:00Z">
        <w:r>
          <w:t xml:space="preserve">So</w:t>
        </w:r>
      </w:ins>
      <w:ins w:id="13057" w:author="PR Preview" w:date="2026-01-01T00:00:00Z">
        <w:r>
          <w:t xml:space="preserve"> </w:t>
        </w:r>
      </w:ins>
      <w:ins w:id="13058" w:author="PR Preview" w:date="2026-01-01T00:00:00Z">
        <w:r>
          <w:t xml:space="preserve">$\mathord{\smash[b]{\underset{\raise.3ex\hbox{$\scriptstyle\sim$}}{x}}\vphantom{x}} \in \mathcal{N}({\mathbf{A}}^{\top})$</w:t>
        </w:r>
      </w:ins>
      <w:ins w:id="13059" w:author="PR Preview" w:date="2026-01-01T00:00:00Z">
        <w:r>
          <w:t xml:space="preserve"> </w:t>
        </w:r>
      </w:ins>
      <w:ins w:id="13060" w:author="PR Preview" w:date="2026-01-01T00:00:00Z">
        <w:r>
          <w:t xml:space="preserve">(</w:t>
        </w:r>
      </w:ins>
      <w:hyperlink w:anchor="def-null-space">
        <w:ins w:id="13061" w:author="PR Preview" w:date="2026-01-01T00:00:00Z">
          <w:r>
            <w:rPr>
              <w:rStyle w:val="Hyperlink"/>
            </w:rPr>
            <w:t xml:space="preserve">Definition 54</w:t>
          </w:r>
        </w:ins>
      </w:hyperlink>
      <w:ins w:id="13062" w:author="PR Preview" w:date="2026-01-01T00:00:00Z">
        <w:r>
          <w:t xml:space="preserve">)</w:t>
        </w:r>
      </w:ins>
      <w:ins w:id="13063" w:author="PR Preview" w:date="2026-01-01T00:00:00Z">
        <w:r>
          <w:t xml:space="preserve"> </w:t>
        </w:r>
      </w:ins>
      <w:ins w:id="13064" w:author="PR Preview" w:date="2026-01-01T00:00:00Z">
        <w:r>
          <w:t xml:space="preserve">exactly when</w:t>
        </w:r>
      </w:ins>
      <w:ins w:id="13065" w:author="PR Preview" w:date="2026-01-01T00:00:00Z">
        <w:r>
          <w:t xml:space="preserve"> </w:t>
        </w:r>
      </w:ins>
      <w:ins w:id="13066" w:author="PR Preview" w:date="2026-01-01T00:00:00Z">
        <w:r>
          <w:t xml:space="preserve">$\mathord{\smash[b]{\underset{\raise.3ex\hbox{$\scriptstyle\sim$}}{a}}\vphantom{a}}_j \cdot \mathord{\smash[b]{\underset{\raise.3ex\hbox{$\scriptstyle\sim$}}{x}}\vphantom{x}} = 0$</w:t>
        </w:r>
      </w:ins>
      <w:ins w:id="13067" w:author="PR Preview" w:date="2026-01-01T00:00:00Z">
        <w:r>
          <w:t xml:space="preserve"> </w:t>
        </w:r>
      </w:ins>
      <w:ins w:id="13068" w:author="PR Preview" w:date="2026-01-01T00:00:00Z">
        <w:r>
          <w:t xml:space="preserve">for every column</w:t>
        </w:r>
      </w:ins>
      <w:ins w:id="13069" w:author="PR Preview" w:date="2026-01-01T00:00:00Z">
        <w:r>
          <w:t xml:space="preserve"> </w:t>
        </w:r>
      </w:ins>
      <w:ins w:id="13070" w:author="PR Preview" w:date="2026-01-01T00:00:00Z">
        <w:r>
          <w:t xml:space="preserve">$\mathord{\smash[b]{\underset{\raise.3ex\hbox{$\scriptstyle\sim$}}{a}}\vphantom{a}}_j$</w:t>
        </w:r>
      </w:ins>
      <w:ins w:id="13071" w:author="PR Preview" w:date="2026-01-01T00:00:00Z">
        <w:r>
          <w:t xml:space="preserve">.</w:t>
        </w:r>
      </w:ins>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ins w:id="13072" w:author="PR Preview" w:date="2026-01-01T00:00:00Z">
        <w:r>
          <w:rPr>
            <w:b/>
            <w:bCs/>
          </w:rPr>
          <w:t xml:space="preserve">.</w:t>
        </w:r>
      </w:ins>
      <w:ins w:id="13073" w:author="PR Preview" w:date="2026-01-01T00:00:00Z">
        <w:r>
          <w:t xml:space="preserve"> </w:t>
        </w:r>
      </w:ins>
      <w:ins w:id="13074" w:author="PR Preview" w:date="2026-01-01T00:00:00Z">
        <w:r>
          <w:t xml:space="preserve">Each column</w:t>
        </w:r>
      </w:ins>
      <w:ins w:id="13075" w:author="PR Preview" w:date="2026-01-01T00:00:00Z">
        <w:r>
          <w:t xml:space="preserve"> </w:t>
        </w:r>
      </w:ins>
      <w:ins w:id="13076" w:author="PR Preview" w:date="2026-01-01T00:00:00Z">
        <w:r>
          <w:t xml:space="preserve">$\mathord{\smash[b]{\underset{\raise.3ex\hbox{$\scriptstyle\sim$}}{a}}\vphantom{a}}_j$</w:t>
        </w:r>
      </w:ins>
      <w:ins w:id="13077" w:author="PR Preview" w:date="2026-01-01T00:00:00Z">
        <w:r>
          <w:t xml:space="preserve"> </w:t>
        </w:r>
      </w:ins>
      <w:ins w:id="13078" w:author="PR Preview" w:date="2026-01-01T00:00:00Z">
        <w:r>
          <w:t xml:space="preserve">is in</w:t>
        </w:r>
      </w:ins>
      <w:ins w:id="13079" w:author="PR Preview" w:date="2026-01-01T00:00:00Z">
        <w:r>
          <w:t xml:space="preserve"> </w:t>
        </w:r>
      </w:ins>
      <m:oMath>
        <m:r>
          <m:rPr>
            <m:scr m:val="script"/>
            <m:sty m:val="p"/>
          </m:rPr>
          <m:t>C</m:t>
        </m:r>
        <m:r>
          <m:rPr>
            <m:sty m:val="p"/>
          </m:rPr>
          <m:t>(</m:t>
        </m:r>
        <m:r>
          <m:rPr>
            <m:sty m:val="bi"/>
          </m:rPr>
          <m:t>A</m:t>
        </m:r>
        <m:r>
          <m:rPr>
            <m:sty m:val="p"/>
          </m:rPr>
          <m:t>)</m:t>
        </m:r>
      </m:oMath>
      <w:ins w:id="13080" w:author="PR Preview" w:date="2026-01-01T00:00:00Z">
        <w:r>
          <w:t xml:space="preserve"> </w:t>
        </w:r>
      </w:ins>
      <w:ins w:id="13081" w:author="PR Preview" w:date="2026-01-01T00:00:00Z">
        <w:r>
          <w:t xml:space="preserve">(</w:t>
        </w:r>
      </w:ins>
      <w:hyperlink w:anchor="thm-column-space-span">
        <w:ins w:id="13082" w:author="PR Preview" w:date="2026-01-01T00:00:00Z">
          <w:r>
            <w:rPr>
              <w:rStyle w:val="Hyperlink"/>
            </w:rPr>
            <w:t xml:space="preserve">Theorem 32</w:t>
          </w:r>
        </w:ins>
      </w:hyperlink>
      <w:ins w:id="13083" w:author="PR Preview" w:date="2026-01-01T00:00:00Z">
        <w:r>
          <w:t xml:space="preserve">),</w:t>
        </w:r>
      </w:ins>
      <w:ins w:id="13084" w:author="PR Preview" w:date="2026-01-01T00:00:00Z">
        <w:r>
          <w:t xml:space="preserve"> </w:t>
        </w:r>
      </w:ins>
      <w:ins w:id="13085" w:author="PR Preview" w:date="2026-01-01T00:00:00Z">
        <w:r>
          <w:t xml:space="preserve">so a vector orthogonal to all of</w:t>
        </w:r>
      </w:ins>
      <w:ins w:id="13086" w:author="PR Preview" w:date="2026-01-01T00:00:00Z">
        <w:r>
          <w:t xml:space="preserve"> </w:t>
        </w:r>
      </w:ins>
      <m:oMath>
        <m:r>
          <m:rPr>
            <m:scr m:val="script"/>
            <m:sty m:val="p"/>
          </m:rPr>
          <m:t>C</m:t>
        </m:r>
        <m:r>
          <m:rPr>
            <m:sty m:val="p"/>
          </m:rPr>
          <m:t>(</m:t>
        </m:r>
        <m:r>
          <m:rPr>
            <m:sty m:val="bi"/>
          </m:rPr>
          <m:t>A</m:t>
        </m:r>
        <m:r>
          <m:rPr>
            <m:sty m:val="p"/>
          </m:rPr>
          <m:t>)</m:t>
        </m:r>
      </m:oMath>
      <w:ins w:id="13087" w:author="PR Preview" w:date="2026-01-01T00:00:00Z">
        <w:r>
          <w:t xml:space="preserve"> </w:t>
        </w:r>
      </w:ins>
      <w:ins w:id="13088" w:author="PR Preview" w:date="2026-01-01T00:00:00Z">
        <w:r>
          <w:t xml:space="preserve">is orthogonal to every column.</w:t>
        </w:r>
      </w:ins>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ins w:id="13089" w:author="PR Preview" w:date="2026-01-01T00:00:00Z">
        <w:r>
          <w:rPr>
            <w:b/>
            <w:bCs/>
          </w:rPr>
          <w:t xml:space="preserve">.</w:t>
        </w:r>
      </w:ins>
      <w:ins w:id="13090" w:author="PR Preview" w:date="2026-01-01T00:00:00Z">
        <w:r>
          <w:t xml:space="preserve"> </w:t>
        </w:r>
      </w:ins>
      <w:ins w:id="13091" w:author="PR Preview" w:date="2026-01-01T00:00:00Z">
        <w:r>
          <w:t xml:space="preserve">Suppose</w:t>
        </w:r>
      </w:ins>
      <w:ins w:id="13092" w:author="PR Preview" w:date="2026-01-01T00:00:00Z">
        <w:r>
          <w:t xml:space="preserve"> </w:t>
        </w:r>
      </w:ins>
      <w:ins w:id="13093" w:author="PR Preview" w:date="2026-01-01T00:00:00Z">
        <w:r>
          <w:t xml:space="preserve">$\mathord{\smash[b]{\underset{\raise.3ex\hbox{$\scriptstyle\sim$}}{a}}\vphantom{a}}_j \cdot \mathord{\smash[b]{\underset{\raise.3ex\hbox{$\scriptstyle\sim$}}{x}}\vphantom{x}} = 0$</w:t>
        </w:r>
      </w:ins>
      <w:ins w:id="13094" w:author="PR Preview" w:date="2026-01-01T00:00:00Z">
        <w:r>
          <w:t xml:space="preserve"> </w:t>
        </w:r>
      </w:ins>
      <w:ins w:id="13095" w:author="PR Preview" w:date="2026-01-01T00:00:00Z">
        <w:r>
          <w:t xml:space="preserve">for every</w:t>
        </w:r>
      </w:ins>
      <w:ins w:id="13096" w:author="PR Preview" w:date="2026-01-01T00:00:00Z">
        <w:r>
          <w:t xml:space="preserve"> </w:t>
        </w:r>
      </w:ins>
      <m:oMath>
        <m:r>
          <m:t>j</m:t>
        </m:r>
      </m:oMath>
      <w:ins w:id="13097" w:author="PR Preview" w:date="2026-01-01T00:00:00Z">
        <w:r>
          <w:t xml:space="preserve">,</w:t>
        </w:r>
      </w:ins>
      <w:ins w:id="13098" w:author="PR Preview" w:date="2026-01-01T00:00:00Z">
        <w:r>
          <w:t xml:space="preserve"> </w:t>
        </w:r>
      </w:ins>
      <w:ins w:id="13099" w:author="PR Preview" w:date="2026-01-01T00:00:00Z">
        <w:r>
          <w:t xml:space="preserve">and take any</w:t>
        </w:r>
      </w:ins>
      <w:ins w:id="13100" w:author="PR Preview" w:date="2026-01-01T00:00:00Z">
        <w:r>
          <w:t xml:space="preserve"> </w:t>
        </w:r>
      </w:ins>
      <w:ins w:id="13101" w:author="PR Preview" w:date="2026-01-01T00:00:00Z">
        <w:r>
          <w:t xml:space="preserve">$\mathord{\smash[b]{\underset{\raise.3ex\hbox{$\scriptstyle\sim$}}{y}}\vphantom{y}} \in \mathcal{C}(\mathbf{A})$</w:t>
        </w:r>
      </w:ins>
      <w:ins w:id="13102" w:author="PR Preview" w:date="2026-01-01T00:00:00Z">
        <w:r>
          <w:t xml:space="preserve">,</w:t>
        </w:r>
      </w:ins>
      <w:ins w:id="13103" w:author="PR Preview" w:date="2026-01-01T00:00:00Z">
        <w:r>
          <w:t xml:space="preserve"> </w:t>
        </w:r>
      </w:ins>
      <w:ins w:id="13104" w:author="PR Preview" w:date="2026-01-01T00:00:00Z">
        <w:r>
          <w:t xml:space="preserve">so</w:t>
        </w:r>
      </w:ins>
      <w:ins w:id="13105" w:author="PR Preview" w:date="2026-01-01T00:00:00Z">
        <w:r>
          <w:t xml:space="preserve"> </w:t>
        </w:r>
      </w:ins>
      <w:ins w:id="13106" w:author="PR Preview" w:date="2026-01-01T00:00:00Z">
        <w:r>
          <w:t xml:space="preserve">$\mathord{\smash[b]{\underset{\raise.3ex\hbox{$\scriptstyle\sim$}}{y}}\vphantom{y}} = \mathbf{A} \mathord{\smash[b]{\underset{\raise.3ex\hbox{$\scriptstyle\sim$}}{z}}\vphantom{z}}$</w:t>
        </w:r>
      </w:ins>
      <w:ins w:id="13107" w:author="PR Preview" w:date="2026-01-01T00:00:00Z">
        <w:r>
          <w:t xml:space="preserve"> </w:t>
        </w:r>
      </w:ins>
      <w:ins w:id="13108" w:author="PR Preview" w:date="2026-01-01T00:00:00Z">
        <w:r>
          <w:t xml:space="preserve">for some</w:t>
        </w:r>
      </w:ins>
      <w:ins w:id="13109" w:author="PR Preview" w:date="2026-01-01T00:00:00Z">
        <w:r>
          <w:t xml:space="preserve"> </w:t>
        </w:r>
      </w:ins>
      <w:ins w:id="13110" w:author="PR Preview" w:date="2026-01-01T00:00:00Z">
        <w:r>
          <w:t xml:space="preserve">$\mathord{\smash[b]{\underset{\raise.3ex\hbox{$\scriptstyle\sim$}}{z}}\vphantom{z}} \in \mathbb{R}^n$</w:t>
        </w:r>
      </w:ins>
      <w:ins w:id="13111" w:author="PR Preview" w:date="2026-01-01T00:00:00Z">
        <w:r>
          <w:t xml:space="preserve"> </w:t>
        </w:r>
      </w:ins>
      <w:ins w:id="13112" w:author="PR Preview" w:date="2026-01-01T00:00:00Z">
        <w:r>
          <w:t xml:space="preserve">(</w:t>
        </w:r>
      </w:ins>
      <w:hyperlink w:anchor="def-column-space">
        <w:ins w:id="13113" w:author="PR Preview" w:date="2026-01-01T00:00:00Z">
          <w:r>
            <w:rPr>
              <w:rStyle w:val="Hyperlink"/>
            </w:rPr>
            <w:t xml:space="preserve">Definition 52</w:t>
          </w:r>
        </w:ins>
      </w:hyperlink>
      <w:ins w:id="13114" w:author="PR Preview" w:date="2026-01-01T00:00:00Z">
        <w:r>
          <w:t xml:space="preserve">).</w:t>
        </w:r>
      </w:ins>
      <w:ins w:id="13115" w:author="PR Preview" w:date="2026-01-01T00:00:00Z">
        <w:r>
          <w:t xml:space="preserve"> </w:t>
        </w:r>
      </w:ins>
      <w:ins w:id="13116" w:author="PR Preview" w:date="2026-01-01T00:00:00Z">
        <w:r>
          <w:t xml:space="preserve">Then</w:t>
        </w:r>
      </w:ins>
    </w:p>
    <w:p>
      <w:pPr>
        <w:pStyle w:val="BodyText"/>
      </w:pPr>
      <w:ins w:id="13117" w:author="PR Preview" w:date="2026-01-01T00:00:00Z">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ins>
    </w:p>
    <w:p>
      <w:pPr>
        <w:pStyle w:val="FirstParagraph"/>
      </w:pPr>
      <w:ins w:id="13118" w:author="PR Preview" w:date="2026-01-01T00:00:00Z">
        <w:r>
          <w:t xml:space="preserve">So</w:t>
        </w:r>
      </w:ins>
      <w:ins w:id="13119" w:author="PR Preview" w:date="2026-01-01T00:00:00Z">
        <w:r>
          <w:t xml:space="preserve"> </w:t>
        </w:r>
      </w:ins>
      <w:ins w:id="13120" w:author="PR Preview" w:date="2026-01-01T00:00:00Z">
        <w:r>
          <w:t xml:space="preserve">$\mathord{\smash[b]{\underset{\raise.3ex\hbox{$\scriptstyle\sim$}}{x}}\vphantom{x}}$</w:t>
        </w:r>
      </w:ins>
      <w:ins w:id="13121" w:author="PR Preview" w:date="2026-01-01T00:00:00Z">
        <w:r>
          <w:t xml:space="preserve"> </w:t>
        </w:r>
      </w:ins>
      <w:ins w:id="13122" w:author="PR Preview" w:date="2026-01-01T00:00:00Z">
        <w:r>
          <w:t xml:space="preserve">is orthogonal to every vector of</w:t>
        </w:r>
      </w:ins>
      <w:ins w:id="13123" w:author="PR Preview" w:date="2026-01-01T00:00:00Z">
        <w:r>
          <w:t xml:space="preserve"> </w:t>
        </w:r>
      </w:ins>
      <m:oMath>
        <m:r>
          <m:rPr>
            <m:scr m:val="script"/>
            <m:sty m:val="p"/>
          </m:rPr>
          <m:t>C</m:t>
        </m:r>
        <m:r>
          <m:rPr>
            <m:sty m:val="p"/>
          </m:rPr>
          <m:t>(</m:t>
        </m:r>
        <m:r>
          <m:rPr>
            <m:sty m:val="bi"/>
          </m:rPr>
          <m:t>A</m:t>
        </m:r>
        <m:r>
          <m:rPr>
            <m:sty m:val="p"/>
          </m:rPr>
          <m:t>)</m:t>
        </m:r>
      </m:oMath>
      <w:ins w:id="13124" w:author="PR Preview" w:date="2026-01-01T00:00:00Z">
        <w:r>
          <w:t xml:space="preserve">.</w:t>
        </w:r>
      </w:ins>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limLow>
              <m:e>
                <m:r>
                  <m:t>0</m:t>
                </m:r>
              </m:e>
              <m:lim>
                <m:r>
                  <m:rPr>
                    <m:sty m:val="p"/>
                  </m:rPr>
                  <m:t>∼</m:t>
                </m:r>
              </m:lim>
            </m:limLow>
          </m:e>
        </m:d>
        <m:r>
          <m:t>​</m:t>
        </m:r>
      </m:oMath>
      <w:del w:id="13125" w:author="PR Preview" w:date="2026-01-01T00:00:00Z">
        <w:r>
          <w:delText xml:space="preserve">;</w:delText>
        </w:r>
      </w:del>
    </w:p>
    <w:p>
      <w:pPr>
        <w:pStyle w:val="Compact"/>
        <w:numPr>
          <w:ilvl w:val="0"/>
          <w:numId w:val="1044"/>
        </w:numPr>
      </w:pPr>
      <w:ins w:id="13126" w:author="PR Preview" w:date="2026-01-01T00:00:00Z">
        <w:r>
          <w:t xml:space="preserve">$\mathcal{S} \cap \mathcal{S}^\perp = \mathopen{}\left\{\mathord{\smash[b]{\underset{\raise.3ex\hbox{$\scriptstyle\sim$}}{0}}\vphantom{0}}\right\}\mathclose{}$</w:t>
        </w:r>
      </w:ins>
      <w:ins w:id="13127" w:author="PR Preview" w:date="2026-01-01T00:00:00Z">
        <w:r>
          <w:t xml:space="preserve">;</w:t>
        </w:r>
      </w:ins>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del w:id="13128" w:author="PR Preview" w:date="2026-01-01T00:00:00Z">
        <w:r>
          <w:delText xml:space="preserve">So every</w:delText>
        </w:r>
      </w:del>
      <w:del w:id="13129" w:author="PR Preview" w:date="2026-01-01T00:00:00Z">
        <w:r>
          <w:delText xml:space="preserve"> </w:delText>
        </w:r>
      </w:del>
      <m:oMath>
        <m:limLow>
          <m:e>
            <m:r>
              <m:t>y</m:t>
            </m:r>
          </m:e>
          <m:lim>
            <m:r>
              <m:rPr>
                <m:sty m:val="p"/>
              </m:rPr>
              <m:t>∼</m:t>
            </m:r>
          </m:lim>
        </m:limLow>
        <m:r>
          <m:rPr>
            <m:sty m:val="p"/>
          </m:rPr>
          <m:t>∈</m:t>
        </m:r>
        <m:sSup>
          <m:e>
            <m:r>
              <m:rPr>
                <m:scr m:val="double-struck"/>
                <m:sty m:val="p"/>
              </m:rPr>
              <m:t>R</m:t>
            </m:r>
          </m:e>
          <m:sup>
            <m:r>
              <m:t>p</m:t>
            </m:r>
          </m:sup>
        </m:sSup>
      </m:oMath>
      <w:del w:id="13130" w:author="PR Preview" w:date="2026-01-01T00:00:00Z">
        <w:r>
          <w:delText xml:space="preserve"> </w:delText>
        </w:r>
      </w:del>
      <w:del w:id="13131" w:author="PR Preview" w:date="2026-01-01T00:00:00Z">
        <w:r>
          <w:delText xml:space="preserve">can be written as</w:delText>
        </w:r>
      </w:del>
      <w:del w:id="13132" w:author="PR Preview" w:date="2026-01-01T00:00:00Z">
        <w:r>
          <w:delText xml:space="preserve"> </w:delText>
        </w:r>
      </w:del>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del w:id="13133" w:author="PR Preview" w:date="2026-01-01T00:00:00Z">
        <w:r>
          <w:delText xml:space="preserve"> </w:delText>
        </w:r>
      </w:del>
      <w:del w:id="13134" w:author="PR Preview" w:date="2026-01-01T00:00:00Z">
        <w:r>
          <w:delText xml:space="preserve">with</w:delText>
        </w:r>
      </w:del>
      <w:del w:id="13135" w:author="PR Preview" w:date="2026-01-01T00:00:00Z">
        <w:r>
          <w:delText xml:space="preserve"> </w:delText>
        </w:r>
      </w:del>
      <m:oMath>
        <m:limLow>
          <m:e>
            <m:r>
              <m:t>u</m:t>
            </m:r>
          </m:e>
          <m:lim>
            <m:r>
              <m:rPr>
                <m:sty m:val="p"/>
              </m:rPr>
              <m:t>∼</m:t>
            </m:r>
          </m:lim>
        </m:limLow>
        <m:r>
          <m:rPr>
            <m:sty m:val="p"/>
          </m:rPr>
          <m:t>∈</m:t>
        </m:r>
        <m:r>
          <m:rPr>
            <m:scr m:val="script"/>
            <m:sty m:val="p"/>
          </m:rPr>
          <m:t>S</m:t>
        </m:r>
      </m:oMath>
      <w:del w:id="13136" w:author="PR Preview" w:date="2026-01-01T00:00:00Z">
        <w:r>
          <w:delText xml:space="preserve"> </w:delText>
        </w:r>
      </w:del>
      <w:del w:id="13137" w:author="PR Preview" w:date="2026-01-01T00:00:00Z">
        <w:r>
          <w:delText xml:space="preserve">and</w:delText>
        </w:r>
      </w:del>
      <w:del w:id="13138" w:author="PR Preview" w:date="2026-01-01T00:00:00Z">
        <w:r>
          <w:delText xml:space="preserve"> </w:delText>
        </w:r>
      </w:del>
      <m:oMath>
        <m:limLow>
          <m:e>
            <m:r>
              <m:t>v</m:t>
            </m:r>
          </m:e>
          <m:lim>
            <m:r>
              <m:rPr>
                <m:sty m:val="p"/>
              </m:rPr>
              <m:t>∼</m:t>
            </m:r>
          </m:lim>
        </m:limLow>
        <m:r>
          <m:rPr>
            <m:sty m:val="p"/>
          </m:rPr>
          <m:t>∈</m:t>
        </m:r>
        <m:sSup>
          <m:e>
            <m:r>
              <m:rPr>
                <m:scr m:val="script"/>
                <m:sty m:val="p"/>
              </m:rPr>
              <m:t>S</m:t>
            </m:r>
          </m:e>
          <m:sup>
            <m:r>
              <m:rPr>
                <m:sty m:val="p"/>
              </m:rPr>
              <m:t>⟂</m:t>
            </m:r>
          </m:sup>
        </m:sSup>
      </m:oMath>
      <w:del w:id="13139" w:author="PR Preview" w:date="2026-01-01T00:00:00Z">
        <w:r>
          <w:delText xml:space="preserve"> </w:delText>
        </w:r>
      </w:del>
      <w:del w:id="13140" w:author="PR Preview" w:date="2026-01-01T00:00:00Z">
        <w:r>
          <w:delText xml:space="preserve">in only one way (</w:delText>
        </w:r>
      </w:del>
      <w:hyperlink w:anchor="thm-direct-sum-equiv">
        <w:del w:id="13141" w:author="PR Preview" w:date="2026-01-01T00:00:00Z">
          <w:r>
            <w:rPr>
              <w:rStyle w:val="Hyperlink"/>
            </w:rPr>
            <w:delText xml:space="preserve">Theorem 49</w:delText>
          </w:r>
        </w:del>
      </w:hyperlink>
      <w:del w:id="13142" w:author="PR Preview" w:date="2026-01-01T00:00:00Z">
        <w:r>
          <w:delText xml:space="preserve">).</w:delText>
        </w:r>
      </w:del>
    </w:p>
    <w:p>
      <w:pPr>
        <w:pStyle w:val="FirstParagraph"/>
      </w:pPr>
      <w:ins w:id="13143" w:author="PR Preview" w:date="2026-01-01T00:00:00Z">
        <w:r>
          <w:t xml:space="preserve">So every</w:t>
        </w:r>
      </w:ins>
      <w:ins w:id="13144" w:author="PR Preview" w:date="2026-01-01T00:00:00Z">
        <w:r>
          <w:t xml:space="preserve"> </w:t>
        </w:r>
      </w:ins>
      <w:ins w:id="13145" w:author="PR Preview" w:date="2026-01-01T00:00:00Z">
        <w:r>
          <w:t xml:space="preserve">$\mathord{\smash[b]{\underset{\raise.3ex\hbox{$\scriptstyle\sim$}}{y}}\vphantom{y}} \in \mathbb{R}^p$</w:t>
        </w:r>
      </w:ins>
      <w:ins w:id="13146" w:author="PR Preview" w:date="2026-01-01T00:00:00Z">
        <w:r>
          <w:t xml:space="preserve"> </w:t>
        </w:r>
      </w:ins>
      <w:ins w:id="13147" w:author="PR Preview" w:date="2026-01-01T00:00:00Z">
        <w:r>
          <w:t xml:space="preserve">can be written as</w:t>
        </w:r>
      </w:ins>
      <w:ins w:id="13148" w:author="PR Preview" w:date="2026-01-01T00:00:00Z">
        <w:r>
          <w:t xml:space="preserve"> </w:t>
        </w:r>
      </w:ins>
      <w:ins w:id="13149" w:author="PR Preview" w:date="2026-01-01T00:00:00Z">
        <w:r>
          <w:t xml:space="preserve">$\mathord{\smash[b]{\underset{\raise.3ex\hbox{$\scriptstyle\sim$}}{y}}\vphantom{y}} = \mathord{\smash[b]{\underset{\raise.3ex\hbox{$\scriptstyle\sim$}}{u}}\vphantom{u}} + \mathord{\smash[b]{\underset{\raise.3ex\hbox{$\scriptstyle\sim$}}{v}}\vphantom{v}}$</w:t>
        </w:r>
      </w:ins>
      <w:ins w:id="13150" w:author="PR Preview" w:date="2026-01-01T00:00:00Z">
        <w:r>
          <w:t xml:space="preserve"> </w:t>
        </w:r>
      </w:ins>
      <w:ins w:id="13151" w:author="PR Preview" w:date="2026-01-01T00:00:00Z">
        <w:r>
          <w:t xml:space="preserve">with</w:t>
        </w:r>
      </w:ins>
      <w:ins w:id="13152" w:author="PR Preview" w:date="2026-01-01T00:00:00Z">
        <w:r>
          <w:t xml:space="preserve"> </w:t>
        </w:r>
      </w:ins>
      <w:ins w:id="13153" w:author="PR Preview" w:date="2026-01-01T00:00:00Z">
        <w:r>
          <w:t xml:space="preserve">$\mathord{\smash[b]{\underset{\raise.3ex\hbox{$\scriptstyle\sim$}}{u}}\vphantom{u}} \in \mathcal{S}$</w:t>
        </w:r>
      </w:ins>
      <w:ins w:id="13154" w:author="PR Preview" w:date="2026-01-01T00:00:00Z">
        <w:r>
          <w:t xml:space="preserve"> </w:t>
        </w:r>
      </w:ins>
      <w:ins w:id="13155" w:author="PR Preview" w:date="2026-01-01T00:00:00Z">
        <w:r>
          <w:t xml:space="preserve">and</w:t>
        </w:r>
      </w:ins>
      <w:ins w:id="13156" w:author="PR Preview" w:date="2026-01-01T00:00:00Z">
        <w:r>
          <w:t xml:space="preserve"> </w:t>
        </w:r>
      </w:ins>
      <w:ins w:id="13157" w:author="PR Preview" w:date="2026-01-01T00:00:00Z">
        <w:r>
          <w:t xml:space="preserve">$\mathord{\smash[b]{\underset{\raise.3ex\hbox{$\scriptstyle\sim$}}{v}}\vphantom{v}} \in \mathcal{S}^\perp$</w:t>
        </w:r>
      </w:ins>
      <w:ins w:id="13158" w:author="PR Preview" w:date="2026-01-01T00:00:00Z">
        <w:r>
          <w:t xml:space="preserve"> </w:t>
        </w:r>
      </w:ins>
      <w:ins w:id="13159" w:author="PR Preview" w:date="2026-01-01T00:00:00Z">
        <w:r>
          <w:t xml:space="preserve">in only one way (</w:t>
        </w:r>
      </w:ins>
      <w:hyperlink w:anchor="thm-direct-sum-equiv">
        <w:ins w:id="13160" w:author="PR Preview" w:date="2026-01-01T00:00:00Z">
          <w:r>
            <w:rPr>
              <w:rStyle w:val="Hyperlink"/>
            </w:rPr>
            <w:t xml:space="preserve">Theorem 49</w:t>
          </w:r>
        </w:ins>
      </w:hyperlink>
      <w:ins w:id="13161" w:author="PR Preview" w:date="2026-01-01T00:00:00Z">
        <w:r>
          <w:t xml:space="preserve">).</w:t>
        </w:r>
      </w:ins>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del w:id="13162" w:author="PR Preview" w:date="2026-01-01T00:00:00Z">
        <w:r>
          <w:rPr>
            <w:b/>
            <w:bCs/>
          </w:rPr>
          <w:delText xml:space="preserve">Part 1.</w:delText>
        </w:r>
      </w:del>
      <w:del w:id="13163" w:author="PR Preview" w:date="2026-01-01T00:00:00Z">
        <w:r>
          <w:delText xml:space="preserve"> </w:delText>
        </w:r>
      </w:del>
      <w:del w:id="13164" w:author="PR Preview" w:date="2026-01-01T00:00:00Z">
        <w:r>
          <w:delText xml:space="preserve">Both</w:delText>
        </w:r>
      </w:del>
      <w:del w:id="13165" w:author="PR Preview" w:date="2026-01-01T00:00:00Z">
        <w:r>
          <w:delText xml:space="preserve"> </w:delText>
        </w:r>
      </w:del>
      <m:oMath>
        <m:r>
          <m:rPr>
            <m:scr m:val="script"/>
            <m:sty m:val="p"/>
          </m:rPr>
          <m:t>S</m:t>
        </m:r>
      </m:oMath>
      <w:del w:id="13166" w:author="PR Preview" w:date="2026-01-01T00:00:00Z">
        <w:r>
          <w:delText xml:space="preserve"> </w:delText>
        </w:r>
      </w:del>
      <w:del w:id="13167" w:author="PR Preview" w:date="2026-01-01T00:00:00Z">
        <w:r>
          <w:delText xml:space="preserve">and</w:delText>
        </w:r>
      </w:del>
      <w:del w:id="13168" w:author="PR Preview" w:date="2026-01-01T00:00:00Z">
        <w:r>
          <w:delText xml:space="preserve"> </w:delText>
        </w:r>
      </w:del>
      <m:oMath>
        <m:sSup>
          <m:e>
            <m:r>
              <m:rPr>
                <m:scr m:val="script"/>
                <m:sty m:val="p"/>
              </m:rPr>
              <m:t>S</m:t>
            </m:r>
          </m:e>
          <m:sup>
            <m:r>
              <m:rPr>
                <m:sty m:val="p"/>
              </m:rPr>
              <m:t>⟂</m:t>
            </m:r>
          </m:sup>
        </m:sSup>
      </m:oMath>
      <w:del w:id="13169" w:author="PR Preview" w:date="2026-01-01T00:00:00Z">
        <w:r>
          <w:delText xml:space="preserve"> </w:delText>
        </w:r>
      </w:del>
      <w:del w:id="13170" w:author="PR Preview" w:date="2026-01-01T00:00:00Z">
        <w:r>
          <w:delText xml:space="preserve">contain</w:delText>
        </w:r>
      </w:del>
      <w:del w:id="13171" w:author="PR Preview" w:date="2026-01-01T00:00:00Z">
        <w:r>
          <w:delText xml:space="preserve"> </w:delText>
        </w:r>
      </w:del>
      <m:oMath>
        <m:limLow>
          <m:e>
            <m:r>
              <m:t>0</m:t>
            </m:r>
          </m:e>
          <m:lim>
            <m:r>
              <m:rPr>
                <m:sty m:val="p"/>
              </m:rPr>
              <m:t>∼</m:t>
            </m:r>
          </m:lim>
        </m:limLow>
      </m:oMath>
      <w:del w:id="13172" w:author="PR Preview" w:date="2026-01-01T00:00:00Z">
        <w:r>
          <w:delText xml:space="preserve"> </w:delText>
        </w:r>
      </w:del>
      <w:del w:id="13173" w:author="PR Preview" w:date="2026-01-01T00:00:00Z">
        <w:r>
          <w:delText xml:space="preserve">(</w:delText>
        </w:r>
      </w:del>
      <w:hyperlink w:anchor="thm-subspace-zero">
        <w:del w:id="13174" w:author="PR Preview" w:date="2026-01-01T00:00:00Z">
          <w:r>
            <w:rPr>
              <w:rStyle w:val="Hyperlink"/>
            </w:rPr>
            <w:delText xml:space="preserve">Theorem 21</w:delText>
          </w:r>
        </w:del>
      </w:hyperlink>
      <w:del w:id="13175" w:author="PR Preview" w:date="2026-01-01T00:00:00Z">
        <w:r>
          <w:delText xml:space="preserve">).</w:delText>
        </w:r>
      </w:del>
      <w:del w:id="13176" w:author="PR Preview" w:date="2026-01-01T00:00:00Z">
        <w:r>
          <w:delText xml:space="preserve"> </w:delText>
        </w:r>
      </w:del>
      <w:del w:id="13177" w:author="PR Preview" w:date="2026-01-01T00:00:00Z">
        <w:r>
          <w:delText xml:space="preserve">If</w:delText>
        </w:r>
      </w:del>
      <w:del w:id="13178" w:author="PR Preview" w:date="2026-01-01T00:00:00Z">
        <w:r>
          <w:delText xml:space="preserve"> </w:delText>
        </w:r>
      </w:del>
      <m:oMath>
        <m:limLow>
          <m:e>
            <m:r>
              <m:t>x</m:t>
            </m:r>
          </m:e>
          <m:lim>
            <m:r>
              <m:rPr>
                <m:sty m:val="p"/>
              </m:rPr>
              <m:t>∼</m:t>
            </m:r>
          </m:lim>
        </m:limLow>
      </m:oMath>
      <w:del w:id="13179" w:author="PR Preview" w:date="2026-01-01T00:00:00Z">
        <w:r>
          <w:delText xml:space="preserve"> </w:delText>
        </w:r>
      </w:del>
      <w:del w:id="13180" w:author="PR Preview" w:date="2026-01-01T00:00:00Z">
        <w:r>
          <w:delText xml:space="preserve">is in both,</w:delText>
        </w:r>
      </w:del>
      <w:del w:id="13181" w:author="PR Preview" w:date="2026-01-01T00:00:00Z">
        <w:r>
          <w:delText xml:space="preserve"> </w:delText>
        </w:r>
      </w:del>
      <w:del w:id="13182" w:author="PR Preview" w:date="2026-01-01T00:00:00Z">
        <w:r>
          <w:delText xml:space="preserve">then</w:delText>
        </w:r>
      </w:del>
      <w:del w:id="13183" w:author="PR Preview" w:date="2026-01-01T00:00:00Z">
        <w:r>
          <w:delText xml:space="preserve"> </w:delText>
        </w:r>
      </w:del>
      <m:oMath>
        <m:limLow>
          <m:e>
            <m:r>
              <m:t>x</m:t>
            </m:r>
          </m:e>
          <m:lim>
            <m:r>
              <m:rPr>
                <m:sty m:val="p"/>
              </m:rPr>
              <m:t>∼</m:t>
            </m:r>
          </m:lim>
        </m:limLow>
      </m:oMath>
      <w:del w:id="13184" w:author="PR Preview" w:date="2026-01-01T00:00:00Z">
        <w:r>
          <w:delText xml:space="preserve"> </w:delText>
        </w:r>
      </w:del>
      <w:del w:id="13185" w:author="PR Preview" w:date="2026-01-01T00:00:00Z">
        <w:r>
          <w:delText xml:space="preserve">is orthogonal to every vector of</w:delText>
        </w:r>
      </w:del>
      <w:del w:id="13186" w:author="PR Preview" w:date="2026-01-01T00:00:00Z">
        <w:r>
          <w:delText xml:space="preserve"> </w:delText>
        </w:r>
      </w:del>
      <m:oMath>
        <m:r>
          <m:rPr>
            <m:scr m:val="script"/>
            <m:sty m:val="p"/>
          </m:rPr>
          <m:t>S</m:t>
        </m:r>
      </m:oMath>
      <w:del w:id="13187" w:author="PR Preview" w:date="2026-01-01T00:00:00Z">
        <w:r>
          <w:delText xml:space="preserve">,</w:delText>
        </w:r>
      </w:del>
      <w:del w:id="13188" w:author="PR Preview" w:date="2026-01-01T00:00:00Z">
        <w:r>
          <w:delText xml:space="preserve"> </w:delText>
        </w:r>
      </w:del>
      <m:oMath>
        <m:limLow>
          <m:e>
            <m:r>
              <m:t>x</m:t>
            </m:r>
          </m:e>
          <m:lim>
            <m:r>
              <m:rPr>
                <m:sty m:val="p"/>
              </m:rPr>
              <m:t>∼</m:t>
            </m:r>
          </m:lim>
        </m:limLow>
      </m:oMath>
      <w:del w:id="13189" w:author="PR Preview" w:date="2026-01-01T00:00:00Z">
        <w:r>
          <w:delText xml:space="preserve"> </w:delText>
        </w:r>
      </w:del>
      <w:del w:id="13190" w:author="PR Preview" w:date="2026-01-01T00:00:00Z">
        <w:r>
          <w:delText xml:space="preserve">itself included,</w:delText>
        </w:r>
      </w:del>
      <w:del w:id="13191" w:author="PR Preview" w:date="2026-01-01T00:00:00Z">
        <w:r>
          <w:delText xml:space="preserve"> </w:delText>
        </w:r>
      </w:del>
      <w:del w:id="13192" w:author="PR Preview" w:date="2026-01-01T00:00:00Z">
        <w:r>
          <w:delText xml:space="preserve">so</w:delText>
        </w:r>
      </w:del>
    </w:p>
    <w:p>
      <w:pPr>
        <w:pStyle w:val="BodyText"/>
      </w:pPr>
      <m:oMathPara>
        <m:oMathParaPr>
          <m:jc m:val="center"/>
        </m:oMathParaPr>
        <m:oMath>
          <m:eqArr>
            <m:e>
              <m:limLow>
                <m:e>
                  <m:r>
                    <m:t>x</m:t>
                  </m:r>
                </m:e>
                <m:lim>
                  <m:r>
                    <m:rPr>
                      <m:sty m:val="p"/>
                    </m:rPr>
                    <m:t>∼</m:t>
                  </m:r>
                </m:lim>
              </m:limLow>
              <m:r>
                <m:rPr>
                  <m:sty m:val="p"/>
                </m:rPr>
                <m:t>⋅</m:t>
              </m:r>
              <m:limLow>
                <m:e>
                  <m:r>
                    <m:t>x</m:t>
                  </m:r>
                </m:e>
                <m:lim>
                  <m:r>
                    <m:rPr>
                      <m:sty m:val="p"/>
                    </m:rPr>
                    <m:t>∼</m:t>
                  </m:r>
                </m:lim>
              </m:limLow>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BodyText"/>
      </w:pPr>
      <w:ins w:id="13193" w:author="PR Preview" w:date="2026-01-01T00:00:00Z">
        <w:r>
          <w:rPr>
            <w:b/>
            <w:bCs/>
          </w:rPr>
          <w:t xml:space="preserve">Part 1.</w:t>
        </w:r>
      </w:ins>
      <w:ins w:id="13194" w:author="PR Preview" w:date="2026-01-01T00:00:00Z">
        <w:r>
          <w:t xml:space="preserve"> </w:t>
        </w:r>
      </w:ins>
      <w:ins w:id="13195" w:author="PR Preview" w:date="2026-01-01T00:00:00Z">
        <w:r>
          <w:t xml:space="preserve">Both</w:t>
        </w:r>
      </w:ins>
      <w:ins w:id="13196" w:author="PR Preview" w:date="2026-01-01T00:00:00Z">
        <w:r>
          <w:t xml:space="preserve"> </w:t>
        </w:r>
      </w:ins>
      <m:oMath>
        <m:r>
          <m:rPr>
            <m:scr m:val="script"/>
            <m:sty m:val="p"/>
          </m:rPr>
          <m:t>S</m:t>
        </m:r>
      </m:oMath>
      <w:ins w:id="13197" w:author="PR Preview" w:date="2026-01-01T00:00:00Z">
        <w:r>
          <w:t xml:space="preserve"> </w:t>
        </w:r>
      </w:ins>
      <w:ins w:id="13198" w:author="PR Preview" w:date="2026-01-01T00:00:00Z">
        <w:r>
          <w:t xml:space="preserve">and</w:t>
        </w:r>
      </w:ins>
      <w:ins w:id="13199" w:author="PR Preview" w:date="2026-01-01T00:00:00Z">
        <w:r>
          <w:t xml:space="preserve"> </w:t>
        </w:r>
      </w:ins>
      <m:oMath>
        <m:sSup>
          <m:e>
            <m:r>
              <m:rPr>
                <m:scr m:val="script"/>
                <m:sty m:val="p"/>
              </m:rPr>
              <m:t>S</m:t>
            </m:r>
          </m:e>
          <m:sup>
            <m:r>
              <m:rPr>
                <m:sty m:val="p"/>
              </m:rPr>
              <m:t>⟂</m:t>
            </m:r>
          </m:sup>
        </m:sSup>
      </m:oMath>
      <w:ins w:id="13200" w:author="PR Preview" w:date="2026-01-01T00:00:00Z">
        <w:r>
          <w:t xml:space="preserve"> </w:t>
        </w:r>
      </w:ins>
      <w:ins w:id="13201" w:author="PR Preview" w:date="2026-01-01T00:00:00Z">
        <w:r>
          <w:t xml:space="preserve">contain</w:t>
        </w:r>
      </w:ins>
      <w:ins w:id="13202" w:author="PR Preview" w:date="2026-01-01T00:00:00Z">
        <w:r>
          <w:t xml:space="preserve"> </w:t>
        </w:r>
      </w:ins>
      <w:ins w:id="13203" w:author="PR Preview" w:date="2026-01-01T00:00:00Z">
        <w:r>
          <w:t xml:space="preserve">$\mathord{\smash[b]{\underset{\raise.3ex\hbox{$\scriptstyle\sim$}}{0}}\vphantom{0}}$</w:t>
        </w:r>
      </w:ins>
      <w:ins w:id="13204" w:author="PR Preview" w:date="2026-01-01T00:00:00Z">
        <w:r>
          <w:t xml:space="preserve"> </w:t>
        </w:r>
      </w:ins>
      <w:ins w:id="13205" w:author="PR Preview" w:date="2026-01-01T00:00:00Z">
        <w:r>
          <w:t xml:space="preserve">(</w:t>
        </w:r>
      </w:ins>
      <w:hyperlink w:anchor="thm-subspace-zero">
        <w:ins w:id="13206" w:author="PR Preview" w:date="2026-01-01T00:00:00Z">
          <w:r>
            <w:rPr>
              <w:rStyle w:val="Hyperlink"/>
            </w:rPr>
            <w:t xml:space="preserve">Theorem 21</w:t>
          </w:r>
        </w:ins>
      </w:hyperlink>
      <w:ins w:id="13207" w:author="PR Preview" w:date="2026-01-01T00:00:00Z">
        <w:r>
          <w:t xml:space="preserve">).</w:t>
        </w:r>
      </w:ins>
      <w:ins w:id="13208" w:author="PR Preview" w:date="2026-01-01T00:00:00Z">
        <w:r>
          <w:t xml:space="preserve"> </w:t>
        </w:r>
      </w:ins>
      <w:ins w:id="13209" w:author="PR Preview" w:date="2026-01-01T00:00:00Z">
        <w:r>
          <w:t xml:space="preserve">If</w:t>
        </w:r>
      </w:ins>
      <w:ins w:id="13210" w:author="PR Preview" w:date="2026-01-01T00:00:00Z">
        <w:r>
          <w:t xml:space="preserve"> </w:t>
        </w:r>
      </w:ins>
      <w:ins w:id="13211" w:author="PR Preview" w:date="2026-01-01T00:00:00Z">
        <w:r>
          <w:t xml:space="preserve">$\mathord{\smash[b]{\underset{\raise.3ex\hbox{$\scriptstyle\sim$}}{x}}\vphantom{x}}$</w:t>
        </w:r>
      </w:ins>
      <w:ins w:id="13212" w:author="PR Preview" w:date="2026-01-01T00:00:00Z">
        <w:r>
          <w:t xml:space="preserve"> </w:t>
        </w:r>
      </w:ins>
      <w:ins w:id="13213" w:author="PR Preview" w:date="2026-01-01T00:00:00Z">
        <w:r>
          <w:t xml:space="preserve">is in both,</w:t>
        </w:r>
      </w:ins>
      <w:ins w:id="13214" w:author="PR Preview" w:date="2026-01-01T00:00:00Z">
        <w:r>
          <w:t xml:space="preserve"> </w:t>
        </w:r>
      </w:ins>
      <w:ins w:id="13215" w:author="PR Preview" w:date="2026-01-01T00:00:00Z">
        <w:r>
          <w:t xml:space="preserve">then</w:t>
        </w:r>
      </w:ins>
      <w:ins w:id="13216" w:author="PR Preview" w:date="2026-01-01T00:00:00Z">
        <w:r>
          <w:t xml:space="preserve"> </w:t>
        </w:r>
      </w:ins>
      <w:ins w:id="13217" w:author="PR Preview" w:date="2026-01-01T00:00:00Z">
        <w:r>
          <w:t xml:space="preserve">$\mathord{\smash[b]{\underset{\raise.3ex\hbox{$\scriptstyle\sim$}}{x}}\vphantom{x}}$</w:t>
        </w:r>
      </w:ins>
      <w:ins w:id="13218" w:author="PR Preview" w:date="2026-01-01T00:00:00Z">
        <w:r>
          <w:t xml:space="preserve"> </w:t>
        </w:r>
      </w:ins>
      <w:ins w:id="13219" w:author="PR Preview" w:date="2026-01-01T00:00:00Z">
        <w:r>
          <w:t xml:space="preserve">is orthogonal to every vector of</w:t>
        </w:r>
      </w:ins>
      <w:ins w:id="13220" w:author="PR Preview" w:date="2026-01-01T00:00:00Z">
        <w:r>
          <w:t xml:space="preserve"> </w:t>
        </w:r>
      </w:ins>
      <m:oMath>
        <m:r>
          <m:rPr>
            <m:scr m:val="script"/>
            <m:sty m:val="p"/>
          </m:rPr>
          <m:t>S</m:t>
        </m:r>
      </m:oMath>
      <w:ins w:id="13221" w:author="PR Preview" w:date="2026-01-01T00:00:00Z">
        <w:r>
          <w:t xml:space="preserve">,</w:t>
        </w:r>
      </w:ins>
      <w:ins w:id="13222" w:author="PR Preview" w:date="2026-01-01T00:00:00Z">
        <w:r>
          <w:t xml:space="preserve"> </w:t>
        </w:r>
      </w:ins>
      <w:ins w:id="13223" w:author="PR Preview" w:date="2026-01-01T00:00:00Z">
        <w:r>
          <w:t xml:space="preserve">$\mathord{\smash[b]{\underset{\raise.3ex\hbox{$\scriptstyle\sim$}}{x}}\vphantom{x}}$</w:t>
        </w:r>
      </w:ins>
      <w:ins w:id="13224" w:author="PR Preview" w:date="2026-01-01T00:00:00Z">
        <w:r>
          <w:t xml:space="preserve"> </w:t>
        </w:r>
      </w:ins>
      <w:ins w:id="13225" w:author="PR Preview" w:date="2026-01-01T00:00:00Z">
        <w:r>
          <w:t xml:space="preserve">itself included,</w:t>
        </w:r>
      </w:ins>
      <w:ins w:id="13226" w:author="PR Preview" w:date="2026-01-01T00:00:00Z">
        <w:r>
          <w:t xml:space="preserve"> </w:t>
        </w:r>
      </w:ins>
      <w:ins w:id="13227" w:author="PR Preview" w:date="2026-01-01T00:00:00Z">
        <w:r>
          <w:t xml:space="preserve">so</w:t>
        </w:r>
      </w:ins>
    </w:p>
    <w:p>
      <w:pPr>
        <w:pStyle w:val="BodyText"/>
      </w:pPr>
      <w:ins w:id="13228" w:author="PR Preview" w:date="2026-01-01T00:00:00Z">
        <w:r>
          <w:t xml:space="preserve">$$
    \begin{aligned}
    \mathord{\smash[b]{\underset{\raise.3ex\hbox{$\scriptstyle\sim$}}{x}}\vphantom{x}} \cdot \mathord{\smash[b]{\underset{\raise.3ex\hbox{$\scriptstyle\sim$}}{x}}\vphantom{x}} &amp;= x_1^2 + \cdots + x_p^2 \\
    &amp;= 0,
    \end{aligned}
    $$</w:t>
        </w:r>
      </w:ins>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del w:id="13229" w:author="PR Preview" w:date="2026-01-01T00:00:00Z">
        <w:r>
          <w:rPr>
            <w:b/>
            <w:bCs/>
          </w:rPr>
          <w:delText xml:space="preserve">Part 2.</w:delText>
        </w:r>
      </w:del>
      <w:del w:id="13230" w:author="PR Preview" w:date="2026-01-01T00:00:00Z">
        <w:r>
          <w:delText xml:space="preserve"> </w:delText>
        </w:r>
      </w:del>
      <w:del w:id="13231" w:author="PR Preview" w:date="2026-01-01T00:00:00Z">
        <w:r>
          <w:delText xml:space="preserve">Let</w:delText>
        </w:r>
      </w:del>
      <w:del w:id="13232" w:author="PR Preview" w:date="2026-01-01T00:00:00Z">
        <w:r>
          <w:delText xml:space="preserve"> </w:delText>
        </w:r>
      </w:del>
      <m:oMath>
        <m:r>
          <m:t>d</m:t>
        </m:r>
        <m:r>
          <m:rPr>
            <m:sty m:val="p"/>
          </m:rPr>
          <m:t>=</m:t>
        </m:r>
        <m:r>
          <m:rPr>
            <m:sty m:val="p"/>
          </m:rPr>
          <m:t>dim</m:t>
        </m:r>
        <m:r>
          <m:rPr>
            <m:sty m:val="p"/>
          </m:rPr>
          <m:t>(</m:t>
        </m:r>
        <m:r>
          <m:rPr>
            <m:scr m:val="script"/>
            <m:sty m:val="p"/>
          </m:rPr>
          <m:t>S</m:t>
        </m:r>
        <m:r>
          <m:rPr>
            <m:sty m:val="p"/>
          </m:rPr>
          <m:t>)</m:t>
        </m:r>
      </m:oMath>
      <w:del w:id="13233" w:author="PR Preview" w:date="2026-01-01T00:00:00Z">
        <w:r>
          <w:delText xml:space="preserve">.</w:delText>
        </w:r>
      </w:del>
      <w:del w:id="13234" w:author="PR Preview" w:date="2026-01-01T00:00:00Z">
        <w:r>
          <w:delText xml:space="preserve"> </w:delText>
        </w:r>
      </w:del>
      <w:del w:id="13235" w:author="PR Preview" w:date="2026-01-01T00:00:00Z">
        <w:r>
          <w:delText xml:space="preserve">If</w:delText>
        </w:r>
      </w:del>
      <w:del w:id="13236" w:author="PR Preview" w:date="2026-01-01T00:00:00Z">
        <w:r>
          <w:delText xml:space="preserve"> </w:delText>
        </w:r>
      </w:del>
      <m:oMath>
        <m:r>
          <m:t>d</m:t>
        </m:r>
        <m:r>
          <m:rPr>
            <m:sty m:val="p"/>
          </m:rPr>
          <m:t>=</m:t>
        </m:r>
        <m:r>
          <m:t>0</m:t>
        </m:r>
      </m:oMath>
      <w:del w:id="13237" w:author="PR Preview" w:date="2026-01-01T00:00:00Z">
        <w:r>
          <w:delText xml:space="preserve">, then</w:delText>
        </w:r>
      </w:del>
      <w:del w:id="13238" w:author="PR Preview" w:date="2026-01-01T00:00:00Z">
        <w:r>
          <w:delText xml:space="preserve"> </w:delText>
        </w:r>
      </w:del>
      <m:oMath>
        <m:r>
          <m:rPr>
            <m:scr m:val="script"/>
            <m:sty m:val="p"/>
          </m:rPr>
          <m:t>S</m:t>
        </m:r>
      </m:oMath>
      <w:del w:id="13239" w:author="PR Preview" w:date="2026-01-01T00:00:00Z">
        <w:r>
          <w:delText xml:space="preserve"> </w:delText>
        </w:r>
      </w:del>
      <w:del w:id="13240" w:author="PR Preview" w:date="2026-01-01T00:00:00Z">
        <w:r>
          <w:delText xml:space="preserve">has a basis (</w:delText>
        </w:r>
      </w:del>
      <w:hyperlink w:anchor="thm-extend-basis">
        <w:del w:id="13241" w:author="PR Preview" w:date="2026-01-01T00:00:00Z">
          <w:r>
            <w:rPr>
              <w:rStyle w:val="Hyperlink"/>
            </w:rPr>
            <w:delText xml:space="preserve">Theorem 29</w:delText>
          </w:r>
        </w:del>
      </w:hyperlink>
      <w:del w:id="13242" w:author="PR Preview" w:date="2026-01-01T00:00:00Z">
        <w:r>
          <w:delText xml:space="preserve">)</w:delText>
        </w:r>
      </w:del>
      <w:del w:id="13243" w:author="PR Preview" w:date="2026-01-01T00:00:00Z">
        <w:r>
          <w:delText xml:space="preserve"> </w:delText>
        </w:r>
      </w:del>
      <w:del w:id="13244" w:author="PR Preview" w:date="2026-01-01T00:00:00Z">
        <w:r>
          <w:delText xml:space="preserve">with</w:delText>
        </w:r>
      </w:del>
      <w:del w:id="13245" w:author="PR Preview" w:date="2026-01-01T00:00:00Z">
        <w:r>
          <w:delText xml:space="preserve"> </w:delText>
        </w:r>
      </w:del>
      <m:oMath>
        <m:r>
          <m:t>0</m:t>
        </m:r>
      </m:oMath>
      <w:del w:id="13246" w:author="PR Preview" w:date="2026-01-01T00:00:00Z">
        <w:r>
          <w:delText xml:space="preserve"> </w:delText>
        </w:r>
      </w:del>
      <w:del w:id="13247" w:author="PR Preview" w:date="2026-01-01T00:00:00Z">
        <w:r>
          <w:delText xml:space="preserve">vectors (</w:delText>
        </w:r>
      </w:del>
      <w:hyperlink w:anchor="def-dimension">
        <w:del w:id="13248" w:author="PR Preview" w:date="2026-01-01T00:00:00Z">
          <w:r>
            <w:rPr>
              <w:rStyle w:val="Hyperlink"/>
            </w:rPr>
            <w:delText xml:space="preserve">Definition 51</w:delText>
          </w:r>
        </w:del>
      </w:hyperlink>
      <w:del w:id="13249" w:author="PR Preview" w:date="2026-01-01T00:00:00Z">
        <w:r>
          <w:delText xml:space="preserve">), the empty list,</w:delText>
        </w:r>
      </w:del>
      <w:del w:id="13250" w:author="PR Preview" w:date="2026-01-01T00:00:00Z">
        <w:r>
          <w:delText xml:space="preserve"> </w:delText>
        </w:r>
      </w:del>
      <w:del w:id="13251" w:author="PR Preview" w:date="2026-01-01T00:00:00Z">
        <w:r>
          <w:delText xml:space="preserve">whose span is</w:delText>
        </w:r>
      </w:del>
      <w:del w:id="13252" w:author="PR Preview" w:date="2026-01-01T00:00:00Z">
        <w:r>
          <w:delText xml:space="preserve"> </w:delText>
        </w:r>
      </w:del>
      <m:oMath>
        <m:r>
          <m:t>​</m:t>
        </m:r>
        <m:d>
          <m:dPr>
            <m:begChr m:val="{"/>
            <m:sepChr m:val=""/>
            <m:endChr m:val="}"/>
            <m:grow/>
          </m:dPr>
          <m:e>
            <m:limLow>
              <m:e>
                <m:r>
                  <m:t>0</m:t>
                </m:r>
              </m:e>
              <m:lim>
                <m:r>
                  <m:rPr>
                    <m:sty m:val="p"/>
                  </m:rPr>
                  <m:t>∼</m:t>
                </m:r>
              </m:lim>
            </m:limLow>
          </m:e>
        </m:d>
        <m:r>
          <m:t>​</m:t>
        </m:r>
      </m:oMath>
      <w:del w:id="13253" w:author="PR Preview" w:date="2026-01-01T00:00:00Z">
        <w:r>
          <w:delText xml:space="preserve"> </w:delText>
        </w:r>
      </w:del>
      <w:del w:id="13254" w:author="PR Preview" w:date="2026-01-01T00:00:00Z">
        <w:r>
          <w:delText xml:space="preserve">(</w:delText>
        </w:r>
      </w:del>
      <w:hyperlink w:anchor="def-span">
        <w:del w:id="13255" w:author="PR Preview" w:date="2026-01-01T00:00:00Z">
          <w:r>
            <w:rPr>
              <w:rStyle w:val="Hyperlink"/>
            </w:rPr>
            <w:delText xml:space="preserve">Definition 47</w:delText>
          </w:r>
        </w:del>
      </w:hyperlink>
      <w:del w:id="13256" w:author="PR Preview" w:date="2026-01-01T00:00:00Z">
        <w:r>
          <w:delText xml:space="preserve">);</w:delText>
        </w:r>
      </w:del>
      <w:del w:id="13257" w:author="PR Preview" w:date="2026-01-01T00:00:00Z">
        <w:r>
          <w:delText xml:space="preserve"> </w:delText>
        </w:r>
      </w:del>
      <w:del w:id="13258" w:author="PR Preview" w:date="2026-01-01T00:00:00Z">
        <w:r>
          <w:delText xml:space="preserve">so</w:delText>
        </w:r>
      </w:del>
      <w:del w:id="13259" w:author="PR Preview" w:date="2026-01-01T00:00:00Z">
        <w:r>
          <w:delText xml:space="preserve"> </w:delText>
        </w:r>
      </w:del>
      <m:oMath>
        <m:r>
          <m:rPr>
            <m:scr m:val="script"/>
            <m:sty m:val="p"/>
          </m:rPr>
          <m:t>S</m:t>
        </m:r>
        <m:r>
          <m:rPr>
            <m:sty m:val="p"/>
          </m:rPr>
          <m:t>=</m:t>
        </m:r>
        <m:r>
          <m:t>​</m:t>
        </m:r>
        <m:d>
          <m:dPr>
            <m:begChr m:val="{"/>
            <m:sepChr m:val=""/>
            <m:endChr m:val="}"/>
            <m:grow/>
          </m:dPr>
          <m:e>
            <m:limLow>
              <m:e>
                <m:r>
                  <m:t>0</m:t>
                </m:r>
              </m:e>
              <m:lim>
                <m:r>
                  <m:rPr>
                    <m:sty m:val="p"/>
                  </m:rPr>
                  <m:t>∼</m:t>
                </m:r>
              </m:lim>
            </m:limLow>
          </m:e>
        </m:d>
        <m:r>
          <m:t>​</m:t>
        </m:r>
      </m:oMath>
      <w:del w:id="13260" w:author="PR Preview" w:date="2026-01-01T00:00:00Z">
        <w:r>
          <w:delText xml:space="preserve">,</w:delText>
        </w:r>
      </w:del>
      <w:del w:id="13261" w:author="PR Preview" w:date="2026-01-01T00:00:00Z">
        <w:r>
          <w:delText xml:space="preserve"> </w:delText>
        </w:r>
      </w:del>
      <m:oMath>
        <m:sSup>
          <m:e>
            <m:r>
              <m:rPr>
                <m:scr m:val="script"/>
                <m:sty m:val="p"/>
              </m:rPr>
              <m:t>S</m:t>
            </m:r>
          </m:e>
          <m:sup>
            <m:r>
              <m:rPr>
                <m:sty m:val="p"/>
              </m:rPr>
              <m:t>⟂</m:t>
            </m:r>
          </m:sup>
        </m:sSup>
        <m:r>
          <m:rPr>
            <m:sty m:val="p"/>
          </m:rPr>
          <m:t>=</m:t>
        </m:r>
        <m:sSup>
          <m:e>
            <m:r>
              <m:rPr>
                <m:scr m:val="double-struck"/>
                <m:sty m:val="p"/>
              </m:rPr>
              <m:t>R</m:t>
            </m:r>
          </m:e>
          <m:sup>
            <m:r>
              <m:t>p</m:t>
            </m:r>
          </m:sup>
        </m:sSup>
      </m:oMath>
      <w:del w:id="13262" w:author="PR Preview" w:date="2026-01-01T00:00:00Z">
        <w:r>
          <w:delText xml:space="preserve"> </w:delText>
        </w:r>
      </w:del>
      <w:del w:id="13263" w:author="PR Preview" w:date="2026-01-01T00:00:00Z">
        <w:r>
          <w:delText xml:space="preserve">(every</w:delText>
        </w:r>
      </w:del>
      <w:del w:id="13264" w:author="PR Preview" w:date="2026-01-01T00:00:00Z">
        <w:r>
          <w:delText xml:space="preserve"> </w:delText>
        </w:r>
      </w:del>
      <m:oMath>
        <m:limLow>
          <m:e>
            <m:r>
              <m:t>u</m:t>
            </m:r>
          </m:e>
          <m:lim>
            <m:r>
              <m:rPr>
                <m:sty m:val="p"/>
              </m:rPr>
              <m:t>∼</m:t>
            </m:r>
          </m:lim>
        </m:limLow>
      </m:oMath>
      <w:del w:id="13265" w:author="PR Preview" w:date="2026-01-01T00:00:00Z">
        <w:r>
          <w:delText xml:space="preserve"> </w:delText>
        </w:r>
      </w:del>
      <w:del w:id="13266" w:author="PR Preview" w:date="2026-01-01T00:00:00Z">
        <w:r>
          <w:delText xml:space="preserve">satisfies</w:delText>
        </w:r>
      </w:del>
      <w:del w:id="13267" w:author="PR Preview" w:date="2026-01-01T00:00:00Z">
        <w:r>
          <w:delText xml:space="preserve"> </w:delText>
        </w:r>
      </w:del>
      <m:oMath>
        <m:limLow>
          <m:e>
            <m:r>
              <m:t>0</m:t>
            </m:r>
          </m:e>
          <m:lim>
            <m:r>
              <m:rPr>
                <m:sty m:val="p"/>
              </m:rPr>
              <m:t>∼</m:t>
            </m:r>
          </m:lim>
        </m:limLow>
        <m:r>
          <m:rPr>
            <m:sty m:val="p"/>
          </m:rPr>
          <m:t>⋅</m:t>
        </m:r>
        <m:limLow>
          <m:e>
            <m:r>
              <m:t>u</m:t>
            </m:r>
          </m:e>
          <m:lim>
            <m:r>
              <m:rPr>
                <m:sty m:val="p"/>
              </m:rPr>
              <m:t>∼</m:t>
            </m:r>
          </m:lim>
        </m:limLow>
        <m:r>
          <m:rPr>
            <m:sty m:val="p"/>
          </m:rPr>
          <m:t>=</m:t>
        </m:r>
        <m:r>
          <m:t>0</m:t>
        </m:r>
      </m:oMath>
      <w:del w:id="13268" w:author="PR Preview" w:date="2026-01-01T00:00:00Z">
        <w:r>
          <w:delText xml:space="preserve">),</w:delText>
        </w:r>
      </w:del>
      <w:del w:id="13269" w:author="PR Preview" w:date="2026-01-01T00:00:00Z">
        <w:r>
          <w:delText xml:space="preserve"> </w:delText>
        </w:r>
      </w:del>
      <w:del w:id="13270" w:author="PR Preview" w:date="2026-01-01T00:00:00Z">
        <w:r>
          <w:delText xml:space="preserve">and</w:delText>
        </w:r>
      </w:del>
      <w:del w:id="13271" w:author="PR Preview" w:date="2026-01-01T00:00:00Z">
        <w:r>
          <w:delText xml:space="preserve"> </w:delText>
        </w:r>
      </w:del>
      <m:oMath>
        <m:r>
          <m:t>0</m:t>
        </m:r>
        <m:r>
          <m:rPr>
            <m:sty m:val="p"/>
          </m:rPr>
          <m:t>+</m:t>
        </m:r>
        <m:r>
          <m:t>p</m:t>
        </m:r>
        <m:r>
          <m:rPr>
            <m:sty m:val="p"/>
          </m:rPr>
          <m:t>=</m:t>
        </m:r>
        <m:r>
          <m:t>p</m:t>
        </m:r>
      </m:oMath>
      <w:del w:id="13272" w:author="PR Preview" w:date="2026-01-01T00:00:00Z">
        <w:r>
          <w:delText xml:space="preserve"> </w:delText>
        </w:r>
      </w:del>
      <w:del w:id="13273" w:author="PR Preview" w:date="2026-01-01T00:00:00Z">
        <w:r>
          <w:delText xml:space="preserve">(</w:delText>
        </w:r>
      </w:del>
      <w:hyperlink w:anchor="exm-dimension">
        <w:del w:id="13274" w:author="PR Preview" w:date="2026-01-01T00:00:00Z">
          <w:r>
            <w:rPr>
              <w:rStyle w:val="Hyperlink"/>
            </w:rPr>
            <w:delText xml:space="preserve">Example 50</w:delText>
          </w:r>
        </w:del>
      </w:hyperlink>
      <w:del w:id="13275" w:author="PR Preview" w:date="2026-01-01T00:00:00Z">
        <w:r>
          <w:delText xml:space="preserve">).</w:delText>
        </w:r>
      </w:del>
      <w:del w:id="13276" w:author="PR Preview" w:date="2026-01-01T00:00:00Z">
        <w:r>
          <w:delText xml:space="preserve"> </w:delText>
        </w:r>
      </w:del>
      <w:del w:id="13277" w:author="PR Preview" w:date="2026-01-01T00:00:00Z">
        <w:r>
          <w:delText xml:space="preserve">If</w:delText>
        </w:r>
      </w:del>
      <w:del w:id="13278" w:author="PR Preview" w:date="2026-01-01T00:00:00Z">
        <w:r>
          <w:delText xml:space="preserve"> </w:delText>
        </w:r>
      </w:del>
      <m:oMath>
        <m:r>
          <m:t>d</m:t>
        </m:r>
        <m:r>
          <m:rPr>
            <m:sty m:val="p"/>
          </m:rPr>
          <m:t>≥</m:t>
        </m:r>
        <m:r>
          <m:t>1</m:t>
        </m:r>
      </m:oMath>
      <w:del w:id="13279" w:author="PR Preview" w:date="2026-01-01T00:00:00Z">
        <w:r>
          <w:delText xml:space="preserve">, choose a basis</w:delText>
        </w:r>
      </w:del>
      <w:del w:id="13280" w:author="PR Preview" w:date="2026-01-01T00:00:00Z">
        <w:r>
          <w:delText xml:space="preserve"> </w:delText>
        </w:r>
      </w:del>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d</m:t>
            </m:r>
          </m:sub>
        </m:sSub>
      </m:oMath>
      <w:del w:id="13281" w:author="PR Preview" w:date="2026-01-01T00:00:00Z">
        <w:r>
          <w:delText xml:space="preserve"> </w:delText>
        </w:r>
      </w:del>
      <w:del w:id="13282" w:author="PR Preview" w:date="2026-01-01T00:00:00Z">
        <w:r>
          <w:delText xml:space="preserve">of</w:delText>
        </w:r>
      </w:del>
      <w:del w:id="13283" w:author="PR Preview" w:date="2026-01-01T00:00:00Z">
        <w:r>
          <w:delText xml:space="preserve"> </w:delText>
        </w:r>
      </w:del>
      <m:oMath>
        <m:r>
          <m:rPr>
            <m:scr m:val="script"/>
            <m:sty m:val="p"/>
          </m:rPr>
          <m:t>S</m:t>
        </m:r>
      </m:oMath>
      <w:del w:id="13284" w:author="PR Preview" w:date="2026-01-01T00:00:00Z">
        <w:r>
          <w:delText xml:space="preserve"> </w:delText>
        </w:r>
      </w:del>
      <w:del w:id="13285" w:author="PR Preview" w:date="2026-01-01T00:00:00Z">
        <w:r>
          <w:delText xml:space="preserve">(</w:delText>
        </w:r>
      </w:del>
      <w:hyperlink w:anchor="thm-extend-basis">
        <w:del w:id="13286" w:author="PR Preview" w:date="2026-01-01T00:00:00Z">
          <w:r>
            <w:rPr>
              <w:rStyle w:val="Hyperlink"/>
            </w:rPr>
            <w:delText xml:space="preserve">Theorem 29</w:delText>
          </w:r>
        </w:del>
      </w:hyperlink>
      <w:del w:id="13287" w:author="PR Preview" w:date="2026-01-01T00:00:00Z">
        <w:r>
          <w:delText xml:space="preserve">),</w:delText>
        </w:r>
      </w:del>
      <w:del w:id="13288" w:author="PR Preview" w:date="2026-01-01T00:00:00Z">
        <w:r>
          <w:delText xml:space="preserve"> </w:delText>
        </w:r>
      </w:del>
      <w:del w:id="13289" w:author="PR Preview" w:date="2026-01-01T00:00:00Z">
        <w:r>
          <w:delText xml:space="preserve">and let</w:delText>
        </w:r>
      </w:del>
      <w:del w:id="13290" w:author="PR Preview" w:date="2026-01-01T00:00:00Z">
        <w:r>
          <w:delText xml:space="preserve"> </w:delText>
        </w:r>
      </w:del>
      <m:oMath>
        <m:r>
          <m:rPr>
            <m:sty m:val="bi"/>
          </m:rPr>
          <m:t>A</m:t>
        </m:r>
      </m:oMath>
      <w:del w:id="13291" w:author="PR Preview" w:date="2026-01-01T00:00:00Z">
        <w:r>
          <w:delText xml:space="preserve"> </w:delText>
        </w:r>
      </w:del>
      <w:del w:id="13292" w:author="PR Preview" w:date="2026-01-01T00:00:00Z">
        <w:r>
          <w:delText xml:space="preserve">be the</w:delText>
        </w:r>
      </w:del>
      <w:del w:id="13293" w:author="PR Preview" w:date="2026-01-01T00:00:00Z">
        <w:r>
          <w:delText xml:space="preserve"> </w:delText>
        </w:r>
      </w:del>
      <m:oMath>
        <m:r>
          <m:t>p</m:t>
        </m:r>
        <m:r>
          <m:rPr>
            <m:sty m:val="p"/>
          </m:rPr>
          <m:t>×</m:t>
        </m:r>
        <m:r>
          <m:t>d</m:t>
        </m:r>
      </m:oMath>
      <w:del w:id="13294" w:author="PR Preview" w:date="2026-01-01T00:00:00Z">
        <w:r>
          <w:delText xml:space="preserve"> </w:delText>
        </w:r>
      </w:del>
      <w:del w:id="13295" w:author="PR Preview" w:date="2026-01-01T00:00:00Z">
        <w:r>
          <w:delText xml:space="preserve">matrix with these columns.</w:delText>
        </w:r>
      </w:del>
      <w:del w:id="13296" w:author="PR Preview" w:date="2026-01-01T00:00:00Z">
        <w:r>
          <w:delText xml:space="preserve"> </w:delText>
        </w:r>
      </w:del>
      <w:del w:id="13297" w:author="PR Preview" w:date="2026-01-01T00:00:00Z">
        <w:r>
          <w:delText xml:space="preserve">The basis spans</w:delText>
        </w:r>
      </w:del>
      <w:del w:id="13298" w:author="PR Preview" w:date="2026-01-01T00:00:00Z">
        <w:r>
          <w:delText xml:space="preserve"> </w:delText>
        </w:r>
      </w:del>
      <m:oMath>
        <m:r>
          <m:rPr>
            <m:scr m:val="script"/>
            <m:sty m:val="p"/>
          </m:rPr>
          <m:t>S</m:t>
        </m:r>
      </m:oMath>
      <w:del w:id="13299" w:author="PR Preview" w:date="2026-01-01T00:00:00Z">
        <w:r>
          <w:delText xml:space="preserve">,</w:delText>
        </w:r>
      </w:del>
      <w:del w:id="13300" w:author="PR Preview" w:date="2026-01-01T00:00:00Z">
        <w:r>
          <w:delText xml:space="preserve"> </w:delText>
        </w:r>
      </w:del>
      <w:del w:id="13301" w:author="PR Preview" w:date="2026-01-01T00:00:00Z">
        <w:r>
          <w:delText xml:space="preserve">so</w:delText>
        </w:r>
      </w:del>
      <w:del w:id="13302" w:author="PR Preview" w:date="2026-01-01T00:00:00Z">
        <w:r>
          <w:delText xml:space="preserve"> </w:delText>
        </w:r>
      </w:del>
      <m:oMath>
        <m:r>
          <m:rPr>
            <m:scr m:val="script"/>
            <m:sty m:val="p"/>
          </m:rPr>
          <m:t>S</m:t>
        </m:r>
        <m:r>
          <m:rPr>
            <m:sty m:val="p"/>
          </m:rPr>
          <m:t>=</m:t>
        </m:r>
        <m:r>
          <m:rPr>
            <m:scr m:val="script"/>
            <m:sty m:val="p"/>
          </m:rPr>
          <m:t>C</m:t>
        </m:r>
        <m:r>
          <m:rPr>
            <m:sty m:val="p"/>
          </m:rPr>
          <m:t>(</m:t>
        </m:r>
        <m:r>
          <m:rPr>
            <m:sty m:val="bi"/>
          </m:rPr>
          <m:t>A</m:t>
        </m:r>
        <m:r>
          <m:rPr>
            <m:sty m:val="p"/>
          </m:rPr>
          <m:t>)</m:t>
        </m:r>
      </m:oMath>
      <w:del w:id="13303" w:author="PR Preview" w:date="2026-01-01T00:00:00Z">
        <w:r>
          <w:delText xml:space="preserve"> </w:delText>
        </w:r>
      </w:del>
      <w:del w:id="13304" w:author="PR Preview" w:date="2026-01-01T00:00:00Z">
        <w:r>
          <w:delText xml:space="preserve">(</w:delText>
        </w:r>
      </w:del>
      <w:hyperlink w:anchor="thm-column-space-span">
        <w:del w:id="13305" w:author="PR Preview" w:date="2026-01-01T00:00:00Z">
          <w:r>
            <w:rPr>
              <w:rStyle w:val="Hyperlink"/>
            </w:rPr>
            <w:delText xml:space="preserve">Theorem 32</w:delText>
          </w:r>
        </w:del>
      </w:hyperlink>
      <w:del w:id="13306" w:author="PR Preview" w:date="2026-01-01T00:00:00Z">
        <w:r>
          <w:delText xml:space="preserve">),</w:delText>
        </w:r>
      </w:del>
      <w:del w:id="13307" w:author="PR Preview" w:date="2026-01-01T00:00:00Z">
        <w:r>
          <w:delText xml:space="preserve"> </w:delText>
        </w:r>
      </w:del>
      <w:del w:id="13308" w:author="PR Preview" w:date="2026-01-01T00:00:00Z">
        <w:r>
          <w:delText xml:space="preserve">and</w:delText>
        </w:r>
      </w:del>
      <w:del w:id="13309" w:author="PR Preview" w:date="2026-01-01T00:00:00Z">
        <w:r>
          <w:delText xml:space="preserve"> </w:delText>
        </w:r>
      </w:del>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del w:id="13310" w:author="PR Preview" w:date="2026-01-01T00:00:00Z">
        <w:r>
          <w:delText xml:space="preserve"> </w:delText>
        </w:r>
      </w:del>
      <w:del w:id="13311" w:author="PR Preview" w:date="2026-01-01T00:00:00Z">
        <w:r>
          <w:delText xml:space="preserve">(</w:delText>
        </w:r>
      </w:del>
      <w:hyperlink w:anchor="thm-complement-null-space">
        <w:del w:id="13312" w:author="PR Preview" w:date="2026-01-01T00:00:00Z">
          <w:r>
            <w:rPr>
              <w:rStyle w:val="Hyperlink"/>
            </w:rPr>
            <w:delText xml:space="preserve">Theorem 52</w:delText>
          </w:r>
        </w:del>
      </w:hyperlink>
      <w:del w:id="13313" w:author="PR Preview" w:date="2026-01-01T00:00:00Z">
        <w:r>
          <w:delText xml:space="preserve">).</w:delText>
        </w:r>
      </w:del>
      <w:del w:id="13314" w:author="PR Preview" w:date="2026-01-01T00:00:00Z">
        <w:r>
          <w:delText xml:space="preserve"> </w:delText>
        </w:r>
      </w:del>
      <m:oMath>
        <m:sSup>
          <m:e>
            <m:r>
              <m:rPr>
                <m:sty m:val="bi"/>
              </m:rPr>
              <m:t>A</m:t>
            </m:r>
          </m:e>
          <m:sup>
            <m:r>
              <m:rPr>
                <m:sty m:val="p"/>
              </m:rPr>
              <m:t>⊤</m:t>
            </m:r>
          </m:sup>
        </m:sSup>
      </m:oMath>
      <w:del w:id="13315" w:author="PR Preview" w:date="2026-01-01T00:00:00Z">
        <w:r>
          <w:delText xml:space="preserve"> </w:delText>
        </w:r>
      </w:del>
      <w:del w:id="13316" w:author="PR Preview" w:date="2026-01-01T00:00:00Z">
        <w:r>
          <w:delText xml:space="preserve">is</w:delText>
        </w:r>
      </w:del>
      <w:del w:id="13317" w:author="PR Preview" w:date="2026-01-01T00:00:00Z">
        <w:r>
          <w:delText xml:space="preserve"> </w:delText>
        </w:r>
      </w:del>
      <m:oMath>
        <m:r>
          <m:t>d</m:t>
        </m:r>
        <m:r>
          <m:rPr>
            <m:sty m:val="p"/>
          </m:rPr>
          <m:t>×</m:t>
        </m:r>
        <m:r>
          <m:t>p</m:t>
        </m:r>
      </m:oMath>
      <w:del w:id="13318" w:author="PR Preview" w:date="2026-01-01T00:00:00Z">
        <w:r>
          <w:delText xml:space="preserve">, so</w:delText>
        </w:r>
      </w:del>
    </w:p>
    <w:p>
      <w:pPr>
        <w:pStyle w:val="BodyText"/>
      </w:pPr>
      <w:ins w:id="13319" w:author="PR Preview" w:date="2026-01-01T00:00:00Z">
        <w:r>
          <w:rPr>
            <w:b/>
            <w:bCs/>
          </w:rPr>
          <w:t xml:space="preserve">Part 2.</w:t>
        </w:r>
      </w:ins>
      <w:ins w:id="13320" w:author="PR Preview" w:date="2026-01-01T00:00:00Z">
        <w:r>
          <w:t xml:space="preserve"> </w:t>
        </w:r>
      </w:ins>
      <w:ins w:id="13321" w:author="PR Preview" w:date="2026-01-01T00:00:00Z">
        <w:r>
          <w:t xml:space="preserve">Let</w:t>
        </w:r>
      </w:ins>
      <w:ins w:id="13322" w:author="PR Preview" w:date="2026-01-01T00:00:00Z">
        <w:r>
          <w:t xml:space="preserve"> </w:t>
        </w:r>
      </w:ins>
      <m:oMath>
        <m:r>
          <m:t>d</m:t>
        </m:r>
        <m:r>
          <m:rPr>
            <m:sty m:val="p"/>
          </m:rPr>
          <m:t>=</m:t>
        </m:r>
        <m:r>
          <m:rPr>
            <m:sty m:val="p"/>
          </m:rPr>
          <m:t>dim</m:t>
        </m:r>
        <m:r>
          <m:rPr>
            <m:sty m:val="p"/>
          </m:rPr>
          <m:t>(</m:t>
        </m:r>
        <m:r>
          <m:rPr>
            <m:scr m:val="script"/>
            <m:sty m:val="p"/>
          </m:rPr>
          <m:t>S</m:t>
        </m:r>
        <m:r>
          <m:rPr>
            <m:sty m:val="p"/>
          </m:rPr>
          <m:t>)</m:t>
        </m:r>
      </m:oMath>
      <w:ins w:id="13323" w:author="PR Preview" w:date="2026-01-01T00:00:00Z">
        <w:r>
          <w:t xml:space="preserve">.</w:t>
        </w:r>
      </w:ins>
      <w:ins w:id="13324" w:author="PR Preview" w:date="2026-01-01T00:00:00Z">
        <w:r>
          <w:t xml:space="preserve"> </w:t>
        </w:r>
      </w:ins>
      <w:ins w:id="13325" w:author="PR Preview" w:date="2026-01-01T00:00:00Z">
        <w:r>
          <w:t xml:space="preserve">If</w:t>
        </w:r>
      </w:ins>
      <w:ins w:id="13326" w:author="PR Preview" w:date="2026-01-01T00:00:00Z">
        <w:r>
          <w:t xml:space="preserve"> </w:t>
        </w:r>
      </w:ins>
      <m:oMath>
        <m:r>
          <m:t>d</m:t>
        </m:r>
        <m:r>
          <m:rPr>
            <m:sty m:val="p"/>
          </m:rPr>
          <m:t>=</m:t>
        </m:r>
        <m:r>
          <m:t>0</m:t>
        </m:r>
      </m:oMath>
      <w:ins w:id="13327" w:author="PR Preview" w:date="2026-01-01T00:00:00Z">
        <w:r>
          <w:t xml:space="preserve">, then</w:t>
        </w:r>
      </w:ins>
      <w:ins w:id="13328" w:author="PR Preview" w:date="2026-01-01T00:00:00Z">
        <w:r>
          <w:t xml:space="preserve"> </w:t>
        </w:r>
      </w:ins>
      <m:oMath>
        <m:r>
          <m:rPr>
            <m:scr m:val="script"/>
            <m:sty m:val="p"/>
          </m:rPr>
          <m:t>S</m:t>
        </m:r>
      </m:oMath>
      <w:ins w:id="13329" w:author="PR Preview" w:date="2026-01-01T00:00:00Z">
        <w:r>
          <w:t xml:space="preserve"> </w:t>
        </w:r>
      </w:ins>
      <w:ins w:id="13330" w:author="PR Preview" w:date="2026-01-01T00:00:00Z">
        <w:r>
          <w:t xml:space="preserve">has a basis (</w:t>
        </w:r>
      </w:ins>
      <w:hyperlink w:anchor="thm-extend-basis">
        <w:ins w:id="13331" w:author="PR Preview" w:date="2026-01-01T00:00:00Z">
          <w:r>
            <w:rPr>
              <w:rStyle w:val="Hyperlink"/>
            </w:rPr>
            <w:t xml:space="preserve">Theorem 29</w:t>
          </w:r>
        </w:ins>
      </w:hyperlink>
      <w:ins w:id="13332" w:author="PR Preview" w:date="2026-01-01T00:00:00Z">
        <w:r>
          <w:t xml:space="preserve">)</w:t>
        </w:r>
      </w:ins>
      <w:ins w:id="13333" w:author="PR Preview" w:date="2026-01-01T00:00:00Z">
        <w:r>
          <w:t xml:space="preserve"> </w:t>
        </w:r>
      </w:ins>
      <w:ins w:id="13334" w:author="PR Preview" w:date="2026-01-01T00:00:00Z">
        <w:r>
          <w:t xml:space="preserve">with</w:t>
        </w:r>
      </w:ins>
      <w:ins w:id="13335" w:author="PR Preview" w:date="2026-01-01T00:00:00Z">
        <w:r>
          <w:t xml:space="preserve"> </w:t>
        </w:r>
      </w:ins>
      <m:oMath>
        <m:r>
          <m:t>0</m:t>
        </m:r>
      </m:oMath>
      <w:ins w:id="13336" w:author="PR Preview" w:date="2026-01-01T00:00:00Z">
        <w:r>
          <w:t xml:space="preserve"> </w:t>
        </w:r>
      </w:ins>
      <w:ins w:id="13337" w:author="PR Preview" w:date="2026-01-01T00:00:00Z">
        <w:r>
          <w:t xml:space="preserve">vectors (</w:t>
        </w:r>
      </w:ins>
      <w:hyperlink w:anchor="def-dimension">
        <w:ins w:id="13338" w:author="PR Preview" w:date="2026-01-01T00:00:00Z">
          <w:r>
            <w:rPr>
              <w:rStyle w:val="Hyperlink"/>
            </w:rPr>
            <w:t xml:space="preserve">Definition 51</w:t>
          </w:r>
        </w:ins>
      </w:hyperlink>
      <w:ins w:id="13339" w:author="PR Preview" w:date="2026-01-01T00:00:00Z">
        <w:r>
          <w:t xml:space="preserve">), the empty list,</w:t>
        </w:r>
      </w:ins>
      <w:ins w:id="13340" w:author="PR Preview" w:date="2026-01-01T00:00:00Z">
        <w:r>
          <w:t xml:space="preserve"> </w:t>
        </w:r>
      </w:ins>
      <w:ins w:id="13341" w:author="PR Preview" w:date="2026-01-01T00:00:00Z">
        <w:r>
          <w:t xml:space="preserve">whose span is</w:t>
        </w:r>
      </w:ins>
      <w:ins w:id="13342" w:author="PR Preview" w:date="2026-01-01T00:00:00Z">
        <w:r>
          <w:t xml:space="preserve"> </w:t>
        </w:r>
      </w:ins>
      <w:ins w:id="13343" w:author="PR Preview" w:date="2026-01-01T00:00:00Z">
        <w:r>
          <w:t xml:space="preserve">$\mathopen{}\left\{\mathord{\smash[b]{\underset{\raise.3ex\hbox{$\scriptstyle\sim$}}{0}}\vphantom{0}}\right\}\mathclose{}$</w:t>
        </w:r>
      </w:ins>
      <w:ins w:id="13344" w:author="PR Preview" w:date="2026-01-01T00:00:00Z">
        <w:r>
          <w:t xml:space="preserve"> </w:t>
        </w:r>
      </w:ins>
      <w:ins w:id="13345" w:author="PR Preview" w:date="2026-01-01T00:00:00Z">
        <w:r>
          <w:t xml:space="preserve">(</w:t>
        </w:r>
      </w:ins>
      <w:hyperlink w:anchor="def-span">
        <w:ins w:id="13346" w:author="PR Preview" w:date="2026-01-01T00:00:00Z">
          <w:r>
            <w:rPr>
              <w:rStyle w:val="Hyperlink"/>
            </w:rPr>
            <w:t xml:space="preserve">Definition 47</w:t>
          </w:r>
        </w:ins>
      </w:hyperlink>
      <w:ins w:id="13347" w:author="PR Preview" w:date="2026-01-01T00:00:00Z">
        <w:r>
          <w:t xml:space="preserve">);</w:t>
        </w:r>
      </w:ins>
      <w:ins w:id="13348" w:author="PR Preview" w:date="2026-01-01T00:00:00Z">
        <w:r>
          <w:t xml:space="preserve"> </w:t>
        </w:r>
      </w:ins>
      <w:ins w:id="13349" w:author="PR Preview" w:date="2026-01-01T00:00:00Z">
        <w:r>
          <w:t xml:space="preserve">so</w:t>
        </w:r>
      </w:ins>
      <w:ins w:id="13350" w:author="PR Preview" w:date="2026-01-01T00:00:00Z">
        <w:r>
          <w:t xml:space="preserve"> </w:t>
        </w:r>
      </w:ins>
      <w:ins w:id="13351" w:author="PR Preview" w:date="2026-01-01T00:00:00Z">
        <w:r>
          <w:t xml:space="preserve">$\mathcal{S} = \mathopen{}\left\{\mathord{\smash[b]{\underset{\raise.3ex\hbox{$\scriptstyle\sim$}}{0}}\vphantom{0}}\right\}\mathclose{}$</w:t>
        </w:r>
      </w:ins>
      <w:ins w:id="13352" w:author="PR Preview" w:date="2026-01-01T00:00:00Z">
        <w:r>
          <w:t xml:space="preserve">,</w:t>
        </w:r>
      </w:ins>
      <w:ins w:id="13353" w:author="PR Preview" w:date="2026-01-01T00:00:00Z">
        <w:r>
          <w:t xml:space="preserve"> </w:t>
        </w:r>
      </w:ins>
      <m:oMath>
        <m:sSup>
          <m:e>
            <m:r>
              <m:rPr>
                <m:scr m:val="script"/>
                <m:sty m:val="p"/>
              </m:rPr>
              <m:t>S</m:t>
            </m:r>
          </m:e>
          <m:sup>
            <m:r>
              <m:rPr>
                <m:sty m:val="p"/>
              </m:rPr>
              <m:t>⟂</m:t>
            </m:r>
          </m:sup>
        </m:sSup>
        <m:r>
          <m:rPr>
            <m:sty m:val="p"/>
          </m:rPr>
          <m:t>=</m:t>
        </m:r>
        <m:sSup>
          <m:e>
            <m:r>
              <m:rPr>
                <m:scr m:val="double-struck"/>
                <m:sty m:val="p"/>
              </m:rPr>
              <m:t>R</m:t>
            </m:r>
          </m:e>
          <m:sup>
            <m:r>
              <m:t>p</m:t>
            </m:r>
          </m:sup>
        </m:sSup>
      </m:oMath>
      <w:ins w:id="13354" w:author="PR Preview" w:date="2026-01-01T00:00:00Z">
        <w:r>
          <w:t xml:space="preserve"> </w:t>
        </w:r>
      </w:ins>
      <w:ins w:id="13355" w:author="PR Preview" w:date="2026-01-01T00:00:00Z">
        <w:r>
          <w:t xml:space="preserve">(every</w:t>
        </w:r>
      </w:ins>
      <w:ins w:id="13356" w:author="PR Preview" w:date="2026-01-01T00:00:00Z">
        <w:r>
          <w:t xml:space="preserve"> </w:t>
        </w:r>
      </w:ins>
      <w:ins w:id="13357" w:author="PR Preview" w:date="2026-01-01T00:00:00Z">
        <w:r>
          <w:t xml:space="preserve">$\mathord{\smash[b]{\underset{\raise.3ex\hbox{$\scriptstyle\sim$}}{u}}\vphantom{u}}$</w:t>
        </w:r>
      </w:ins>
      <w:ins w:id="13358" w:author="PR Preview" w:date="2026-01-01T00:00:00Z">
        <w:r>
          <w:t xml:space="preserve"> </w:t>
        </w:r>
      </w:ins>
      <w:ins w:id="13359" w:author="PR Preview" w:date="2026-01-01T00:00:00Z">
        <w:r>
          <w:t xml:space="preserve">satisfies</w:t>
        </w:r>
      </w:ins>
      <w:ins w:id="13360" w:author="PR Preview" w:date="2026-01-01T00:00:00Z">
        <w:r>
          <w:t xml:space="preserve"> </w:t>
        </w:r>
      </w:ins>
      <w:ins w:id="13361" w:author="PR Preview" w:date="2026-01-01T00:00:00Z">
        <w:r>
          <w:t xml:space="preserve">$\mathord{\smash[b]{\underset{\raise.3ex\hbox{$\scriptstyle\sim$}}{0}}\vphantom{0}}\cdot \mathord{\smash[b]{\underset{\raise.3ex\hbox{$\scriptstyle\sim$}}{u}}\vphantom{u}} = 0$</w:t>
        </w:r>
      </w:ins>
      <w:ins w:id="13362" w:author="PR Preview" w:date="2026-01-01T00:00:00Z">
        <w:r>
          <w:t xml:space="preserve">),</w:t>
        </w:r>
      </w:ins>
      <w:ins w:id="13363" w:author="PR Preview" w:date="2026-01-01T00:00:00Z">
        <w:r>
          <w:t xml:space="preserve"> </w:t>
        </w:r>
      </w:ins>
      <w:ins w:id="13364" w:author="PR Preview" w:date="2026-01-01T00:00:00Z">
        <w:r>
          <w:t xml:space="preserve">and</w:t>
        </w:r>
      </w:ins>
      <w:ins w:id="13365" w:author="PR Preview" w:date="2026-01-01T00:00:00Z">
        <w:r>
          <w:t xml:space="preserve"> </w:t>
        </w:r>
      </w:ins>
      <m:oMath>
        <m:r>
          <m:t>0</m:t>
        </m:r>
        <m:r>
          <m:rPr>
            <m:sty m:val="p"/>
          </m:rPr>
          <m:t>+</m:t>
        </m:r>
        <m:r>
          <m:t>p</m:t>
        </m:r>
        <m:r>
          <m:rPr>
            <m:sty m:val="p"/>
          </m:rPr>
          <m:t>=</m:t>
        </m:r>
        <m:r>
          <m:t>p</m:t>
        </m:r>
      </m:oMath>
      <w:ins w:id="13366" w:author="PR Preview" w:date="2026-01-01T00:00:00Z">
        <w:r>
          <w:t xml:space="preserve"> </w:t>
        </w:r>
      </w:ins>
      <w:ins w:id="13367" w:author="PR Preview" w:date="2026-01-01T00:00:00Z">
        <w:r>
          <w:t xml:space="preserve">(</w:t>
        </w:r>
      </w:ins>
      <w:hyperlink w:anchor="exm-dimension">
        <w:ins w:id="13368" w:author="PR Preview" w:date="2026-01-01T00:00:00Z">
          <w:r>
            <w:rPr>
              <w:rStyle w:val="Hyperlink"/>
            </w:rPr>
            <w:t xml:space="preserve">Example 50</w:t>
          </w:r>
        </w:ins>
      </w:hyperlink>
      <w:ins w:id="13369" w:author="PR Preview" w:date="2026-01-01T00:00:00Z">
        <w:r>
          <w:t xml:space="preserve">).</w:t>
        </w:r>
      </w:ins>
      <w:ins w:id="13370" w:author="PR Preview" w:date="2026-01-01T00:00:00Z">
        <w:r>
          <w:t xml:space="preserve"> </w:t>
        </w:r>
      </w:ins>
      <w:ins w:id="13371" w:author="PR Preview" w:date="2026-01-01T00:00:00Z">
        <w:r>
          <w:t xml:space="preserve">If</w:t>
        </w:r>
      </w:ins>
      <w:ins w:id="13372" w:author="PR Preview" w:date="2026-01-01T00:00:00Z">
        <w:r>
          <w:t xml:space="preserve"> </w:t>
        </w:r>
      </w:ins>
      <m:oMath>
        <m:r>
          <m:t>d</m:t>
        </m:r>
        <m:r>
          <m:rPr>
            <m:sty m:val="p"/>
          </m:rPr>
          <m:t>≥</m:t>
        </m:r>
        <m:r>
          <m:t>1</m:t>
        </m:r>
      </m:oMath>
      <w:ins w:id="13373" w:author="PR Preview" w:date="2026-01-01T00:00:00Z">
        <w:r>
          <w:t xml:space="preserve">, choose a basis</w:t>
        </w:r>
      </w:ins>
      <w:ins w:id="13374" w:author="PR Preview" w:date="2026-01-01T00:00:00Z">
        <w:r>
          <w:t xml:space="preserve"> </w:t>
        </w:r>
      </w:ins>
      <w:ins w:id="13375" w:author="PR Preview" w:date="2026-01-01T00:00:00Z">
        <w:r>
          <w:t xml:space="preserve">$\mathord{\smash[b]{\underset{\raise.3ex\hbox{$\scriptstyle\sim$}}{a}}\vphantom{a}}_1, \ldots, \mathord{\smash[b]{\underset{\raise.3ex\hbox{$\scriptstyle\sim$}}{a}}\vphantom{a}}_d$</w:t>
        </w:r>
      </w:ins>
      <w:ins w:id="13376" w:author="PR Preview" w:date="2026-01-01T00:00:00Z">
        <w:r>
          <w:t xml:space="preserve"> </w:t>
        </w:r>
      </w:ins>
      <w:ins w:id="13377" w:author="PR Preview" w:date="2026-01-01T00:00:00Z">
        <w:r>
          <w:t xml:space="preserve">of</w:t>
        </w:r>
      </w:ins>
      <w:ins w:id="13378" w:author="PR Preview" w:date="2026-01-01T00:00:00Z">
        <w:r>
          <w:t xml:space="preserve"> </w:t>
        </w:r>
      </w:ins>
      <m:oMath>
        <m:r>
          <m:rPr>
            <m:scr m:val="script"/>
            <m:sty m:val="p"/>
          </m:rPr>
          <m:t>S</m:t>
        </m:r>
      </m:oMath>
      <w:ins w:id="13379" w:author="PR Preview" w:date="2026-01-01T00:00:00Z">
        <w:r>
          <w:t xml:space="preserve"> </w:t>
        </w:r>
      </w:ins>
      <w:ins w:id="13380" w:author="PR Preview" w:date="2026-01-01T00:00:00Z">
        <w:r>
          <w:t xml:space="preserve">(</w:t>
        </w:r>
      </w:ins>
      <w:hyperlink w:anchor="thm-extend-basis">
        <w:ins w:id="13381" w:author="PR Preview" w:date="2026-01-01T00:00:00Z">
          <w:r>
            <w:rPr>
              <w:rStyle w:val="Hyperlink"/>
            </w:rPr>
            <w:t xml:space="preserve">Theorem 29</w:t>
          </w:r>
        </w:ins>
      </w:hyperlink>
      <w:ins w:id="13382" w:author="PR Preview" w:date="2026-01-01T00:00:00Z">
        <w:r>
          <w:t xml:space="preserve">),</w:t>
        </w:r>
      </w:ins>
      <w:ins w:id="13383" w:author="PR Preview" w:date="2026-01-01T00:00:00Z">
        <w:r>
          <w:t xml:space="preserve"> </w:t>
        </w:r>
      </w:ins>
      <w:ins w:id="13384" w:author="PR Preview" w:date="2026-01-01T00:00:00Z">
        <w:r>
          <w:t xml:space="preserve">and let</w:t>
        </w:r>
      </w:ins>
      <w:ins w:id="13385" w:author="PR Preview" w:date="2026-01-01T00:00:00Z">
        <w:r>
          <w:t xml:space="preserve"> </w:t>
        </w:r>
      </w:ins>
      <m:oMath>
        <m:r>
          <m:rPr>
            <m:sty m:val="bi"/>
          </m:rPr>
          <m:t>A</m:t>
        </m:r>
      </m:oMath>
      <w:ins w:id="13386" w:author="PR Preview" w:date="2026-01-01T00:00:00Z">
        <w:r>
          <w:t xml:space="preserve"> </w:t>
        </w:r>
      </w:ins>
      <w:ins w:id="13387" w:author="PR Preview" w:date="2026-01-01T00:00:00Z">
        <w:r>
          <w:t xml:space="preserve">be the</w:t>
        </w:r>
      </w:ins>
      <w:ins w:id="13388" w:author="PR Preview" w:date="2026-01-01T00:00:00Z">
        <w:r>
          <w:t xml:space="preserve"> </w:t>
        </w:r>
      </w:ins>
      <m:oMath>
        <m:r>
          <m:t>p</m:t>
        </m:r>
        <m:r>
          <m:rPr>
            <m:sty m:val="p"/>
          </m:rPr>
          <m:t>×</m:t>
        </m:r>
        <m:r>
          <m:t>d</m:t>
        </m:r>
      </m:oMath>
      <w:ins w:id="13389" w:author="PR Preview" w:date="2026-01-01T00:00:00Z">
        <w:r>
          <w:t xml:space="preserve"> </w:t>
        </w:r>
      </w:ins>
      <w:ins w:id="13390" w:author="PR Preview" w:date="2026-01-01T00:00:00Z">
        <w:r>
          <w:t xml:space="preserve">matrix with these columns.</w:t>
        </w:r>
      </w:ins>
      <w:ins w:id="13391" w:author="PR Preview" w:date="2026-01-01T00:00:00Z">
        <w:r>
          <w:t xml:space="preserve"> </w:t>
        </w:r>
      </w:ins>
      <w:ins w:id="13392" w:author="PR Preview" w:date="2026-01-01T00:00:00Z">
        <w:r>
          <w:t xml:space="preserve">The basis spans</w:t>
        </w:r>
      </w:ins>
      <w:ins w:id="13393" w:author="PR Preview" w:date="2026-01-01T00:00:00Z">
        <w:r>
          <w:t xml:space="preserve"> </w:t>
        </w:r>
      </w:ins>
      <m:oMath>
        <m:r>
          <m:rPr>
            <m:scr m:val="script"/>
            <m:sty m:val="p"/>
          </m:rPr>
          <m:t>S</m:t>
        </m:r>
      </m:oMath>
      <w:ins w:id="13394" w:author="PR Preview" w:date="2026-01-01T00:00:00Z">
        <w:r>
          <w:t xml:space="preserve">,</w:t>
        </w:r>
      </w:ins>
      <w:ins w:id="13395" w:author="PR Preview" w:date="2026-01-01T00:00:00Z">
        <w:r>
          <w:t xml:space="preserve"> </w:t>
        </w:r>
      </w:ins>
      <w:ins w:id="13396" w:author="PR Preview" w:date="2026-01-01T00:00:00Z">
        <w:r>
          <w:t xml:space="preserve">so</w:t>
        </w:r>
      </w:ins>
      <w:ins w:id="13397" w:author="PR Preview" w:date="2026-01-01T00:00:00Z">
        <w:r>
          <w:t xml:space="preserve"> </w:t>
        </w:r>
      </w:ins>
      <m:oMath>
        <m:r>
          <m:rPr>
            <m:scr m:val="script"/>
            <m:sty m:val="p"/>
          </m:rPr>
          <m:t>S</m:t>
        </m:r>
        <m:r>
          <m:rPr>
            <m:sty m:val="p"/>
          </m:rPr>
          <m:t>=</m:t>
        </m:r>
        <m:r>
          <m:rPr>
            <m:scr m:val="script"/>
            <m:sty m:val="p"/>
          </m:rPr>
          <m:t>C</m:t>
        </m:r>
        <m:r>
          <m:rPr>
            <m:sty m:val="p"/>
          </m:rPr>
          <m:t>(</m:t>
        </m:r>
        <m:r>
          <m:rPr>
            <m:sty m:val="bi"/>
          </m:rPr>
          <m:t>A</m:t>
        </m:r>
        <m:r>
          <m:rPr>
            <m:sty m:val="p"/>
          </m:rPr>
          <m:t>)</m:t>
        </m:r>
      </m:oMath>
      <w:ins w:id="13398" w:author="PR Preview" w:date="2026-01-01T00:00:00Z">
        <w:r>
          <w:t xml:space="preserve"> </w:t>
        </w:r>
      </w:ins>
      <w:ins w:id="13399" w:author="PR Preview" w:date="2026-01-01T00:00:00Z">
        <w:r>
          <w:t xml:space="preserve">(</w:t>
        </w:r>
      </w:ins>
      <w:hyperlink w:anchor="thm-column-space-span">
        <w:ins w:id="13400" w:author="PR Preview" w:date="2026-01-01T00:00:00Z">
          <w:r>
            <w:rPr>
              <w:rStyle w:val="Hyperlink"/>
            </w:rPr>
            <w:t xml:space="preserve">Theorem 32</w:t>
          </w:r>
        </w:ins>
      </w:hyperlink>
      <w:ins w:id="13401" w:author="PR Preview" w:date="2026-01-01T00:00:00Z">
        <w:r>
          <w:t xml:space="preserve">),</w:t>
        </w:r>
      </w:ins>
      <w:ins w:id="13402" w:author="PR Preview" w:date="2026-01-01T00:00:00Z">
        <w:r>
          <w:t xml:space="preserve"> </w:t>
        </w:r>
      </w:ins>
      <w:ins w:id="13403" w:author="PR Preview" w:date="2026-01-01T00:00:00Z">
        <w:r>
          <w:t xml:space="preserve">and</w:t>
        </w:r>
      </w:ins>
      <w:ins w:id="13404" w:author="PR Preview" w:date="2026-01-01T00:00:00Z">
        <w:r>
          <w:t xml:space="preserve"> </w:t>
        </w:r>
      </w:ins>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ins w:id="13405" w:author="PR Preview" w:date="2026-01-01T00:00:00Z">
        <w:r>
          <w:t xml:space="preserve"> </w:t>
        </w:r>
      </w:ins>
      <w:ins w:id="13406" w:author="PR Preview" w:date="2026-01-01T00:00:00Z">
        <w:r>
          <w:t xml:space="preserve">(</w:t>
        </w:r>
      </w:ins>
      <w:hyperlink w:anchor="thm-complement-null-space">
        <w:ins w:id="13407" w:author="PR Preview" w:date="2026-01-01T00:00:00Z">
          <w:r>
            <w:rPr>
              <w:rStyle w:val="Hyperlink"/>
            </w:rPr>
            <w:t xml:space="preserve">Theorem 52</w:t>
          </w:r>
        </w:ins>
      </w:hyperlink>
      <w:ins w:id="13408" w:author="PR Preview" w:date="2026-01-01T00:00:00Z">
        <w:r>
          <w:t xml:space="preserve">).</w:t>
        </w:r>
      </w:ins>
      <w:ins w:id="13409" w:author="PR Preview" w:date="2026-01-01T00:00:00Z">
        <w:r>
          <w:t xml:space="preserve"> </w:t>
        </w:r>
      </w:ins>
      <m:oMath>
        <m:sSup>
          <m:e>
            <m:r>
              <m:rPr>
                <m:sty m:val="bi"/>
              </m:rPr>
              <m:t>A</m:t>
            </m:r>
          </m:e>
          <m:sup>
            <m:r>
              <m:rPr>
                <m:sty m:val="p"/>
              </m:rPr>
              <m:t>⊤</m:t>
            </m:r>
          </m:sup>
        </m:sSup>
      </m:oMath>
      <w:ins w:id="13410" w:author="PR Preview" w:date="2026-01-01T00:00:00Z">
        <w:r>
          <w:t xml:space="preserve"> </w:t>
        </w:r>
      </w:ins>
      <w:ins w:id="13411" w:author="PR Preview" w:date="2026-01-01T00:00:00Z">
        <w:r>
          <w:t xml:space="preserve">is</w:t>
        </w:r>
      </w:ins>
      <w:ins w:id="13412" w:author="PR Preview" w:date="2026-01-01T00:00:00Z">
        <w:r>
          <w:t xml:space="preserve"> </w:t>
        </w:r>
      </w:ins>
      <m:oMath>
        <m:r>
          <m:t>d</m:t>
        </m:r>
        <m:r>
          <m:rPr>
            <m:sty m:val="p"/>
          </m:rPr>
          <m:t>×</m:t>
        </m:r>
        <m:r>
          <m:t>p</m:t>
        </m:r>
      </m:oMath>
      <w:ins w:id="13413" w:author="PR Preview" w:date="2026-01-01T00:00:00Z">
        <w:r>
          <w:t xml:space="preserve">, so</w:t>
        </w:r>
      </w:ins>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BodyText"/>
      </w:pPr>
      <w:ins w:id="13414" w:author="PR Preview" w:date="2026-01-01T00:00:00Z">
        <w:r>
          <w:t xml:space="preserve">$$
    \begin{aligned}
    \dim(\mathcal{S} + \mathcal{S}^\perp)
    &amp;= \dim(\mathcal{S}) + \dim(\mathcal{S}^\perp) - \dim(\mathcal{S} \cap \mathcal{S}^\perp)
    &amp;&amp; \text{(}\text{Theorem~47}\text{)}
    \\
    &amp;= p - \dim(\mathcal{S} \cap \mathcal{S}^\perp)
    &amp;&amp; \text{(part 2)}
    \\
    &amp;= p - 0
    &amp;&amp; \text{(part 1, and } \dim(\mathopen{}\left\{\mathord{\smash[b]{\underset{\raise.3ex\hbox{$\scriptstyle\sim$}}{0}}\vphantom{0}}\right\}\mathclose{}) = 0 \text{ by }\text{Example~50}\text{)}
    \\
    &amp;= p.
    &amp;&amp; \text{(arithmetic)}
    \end{aligned}
    $$</w:t>
        </w:r>
      </w:ins>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del w:id="13415" w:author="PR Preview" w:date="2026-01-01T00:00:00Z">
        <w:r>
          <w:rPr>
            <w:b/>
            <w:bCs/>
          </w:rPr>
          <w:delText xml:space="preserve">Example 93 (Splitting a vector of</w:delText>
        </w:r>
      </w:del>
      <w:del w:id="13416" w:author="PR Preview" w:date="2026-01-01T00:00:00Z">
        <w:r>
          <w:rPr>
            <w:b/>
            <w:bCs/>
          </w:rPr>
          <w:delText xml:space="preserve"> </w:delText>
        </w:r>
      </w:del>
      <m:oMath>
        <m:sSup>
          <m:e>
            <m:r>
              <m:rPr>
                <m:scr m:val="double-struck"/>
                <m:sty m:val="p"/>
              </m:rPr>
              <m:t>R</m:t>
            </m:r>
          </m:e>
          <m:sup>
            <m:r>
              <m:t>3</m:t>
            </m:r>
          </m:sup>
        </m:sSup>
      </m:oMath>
      <w:del w:id="13417" w:author="PR Preview" w:date="2026-01-01T00:00:00Z">
        <w:r>
          <w:rPr>
            <w:b/>
            <w:bCs/>
          </w:rPr>
          <w:delText xml:space="preserve"> </w:delText>
        </w:r>
      </w:del>
      <w:del w:id="13418" w:author="PR Preview" w:date="2026-01-01T00:00:00Z">
        <w:r>
          <w:rPr>
            <w:b/>
            <w:bCs/>
          </w:rPr>
          <w:delText xml:space="preserve">along a line and its complement)</w:delText>
        </w:r>
      </w:del>
      <w:del w:id="13419" w:author="PR Preview" w:date="2026-01-01T00:00:00Z">
        <w:r>
          <w:delText xml:space="preserve"> </w:delText>
        </w:r>
      </w:del>
      <w:del w:id="13420" w:author="PR Preview" w:date="2026-01-01T00:00:00Z">
        <w:r>
          <w:delText xml:space="preserve">Let</w:delText>
        </w:r>
      </w:del>
      <w:del w:id="13421"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13422" w:author="PR Preview" w:date="2026-01-01T00:00:00Z">
        <w:r>
          <w:delText xml:space="preserve"> </w:delText>
        </w:r>
      </w:del>
      <w:del w:id="13423" w:author="PR Preview" w:date="2026-01-01T00:00:00Z">
        <w:r>
          <w:delText xml:space="preserve">in</w:delText>
        </w:r>
      </w:del>
      <w:del w:id="13424" w:author="PR Preview" w:date="2026-01-01T00:00:00Z">
        <w:r>
          <w:delText xml:space="preserve"> </w:delText>
        </w:r>
      </w:del>
      <m:oMath>
        <m:sSup>
          <m:e>
            <m:r>
              <m:rPr>
                <m:scr m:val="double-struck"/>
                <m:sty m:val="p"/>
              </m:rPr>
              <m:t>R</m:t>
            </m:r>
          </m:e>
          <m:sup>
            <m:r>
              <m:t>3</m:t>
            </m:r>
          </m:sup>
        </m:sSup>
      </m:oMath>
      <w:del w:id="13425" w:author="PR Preview" w:date="2026-01-01T00:00:00Z">
        <w:r>
          <w:delText xml:space="preserve">.</w:delText>
        </w:r>
      </w:del>
      <w:del w:id="13426" w:author="PR Preview" w:date="2026-01-01T00:00:00Z">
        <w:r>
          <w:delText xml:space="preserve"> </w:delText>
        </w:r>
      </w:del>
      <w:del w:id="13427" w:author="PR Preview" w:date="2026-01-01T00:00:00Z">
        <w:r>
          <w:delText xml:space="preserve">A single nonzero vector is linearly independent</w:delText>
        </w:r>
      </w:del>
      <w:del w:id="13428" w:author="PR Preview" w:date="2026-01-01T00:00:00Z">
        <w:r>
          <w:delText xml:space="preserve"> </w:delText>
        </w:r>
      </w:del>
      <w:del w:id="13429" w:author="PR Preview" w:date="2026-01-01T00:00:00Z">
        <w:r>
          <w:delText xml:space="preserve">(</w:delText>
        </w:r>
      </w:del>
      <m:oMath>
        <m:r>
          <m:t>c</m:t>
        </m:r>
        <m:r>
          <m:t> </m:t>
        </m:r>
        <m:limLow>
          <m:e>
            <m:r>
              <m:t>v</m:t>
            </m:r>
          </m:e>
          <m:lim>
            <m:r>
              <m:rPr>
                <m:sty m:val="p"/>
              </m:rPr>
              <m:t>∼</m:t>
            </m:r>
          </m:lim>
        </m:limLow>
        <m:r>
          <m:rPr>
            <m:sty m:val="p"/>
          </m:rPr>
          <m:t>=</m:t>
        </m:r>
        <m:limLow>
          <m:e>
            <m:r>
              <m:t>0</m:t>
            </m:r>
          </m:e>
          <m:lim>
            <m:r>
              <m:rPr>
                <m:sty m:val="p"/>
              </m:rPr>
              <m:t>∼</m:t>
            </m:r>
          </m:lim>
        </m:limLow>
      </m:oMath>
      <w:del w:id="13430" w:author="PR Preview" w:date="2026-01-01T00:00:00Z">
        <w:r>
          <w:delText xml:space="preserve"> </w:delText>
        </w:r>
      </w:del>
      <w:del w:id="13431" w:author="PR Preview" w:date="2026-01-01T00:00:00Z">
        <w:r>
          <w:delText xml:space="preserve">with</w:delText>
        </w:r>
      </w:del>
      <w:del w:id="13432" w:author="PR Preview" w:date="2026-01-01T00:00:00Z">
        <w:r>
          <w:delText xml:space="preserve"> </w:delText>
        </w:r>
      </w:del>
      <m:oMath>
        <m:limLow>
          <m:e>
            <m:r>
              <m:t>v</m:t>
            </m:r>
          </m:e>
          <m:lim>
            <m:r>
              <m:rPr>
                <m:sty m:val="p"/>
              </m:rPr>
              <m:t>∼</m:t>
            </m:r>
          </m:lim>
        </m:limLow>
        <m:r>
          <m:rPr>
            <m:sty m:val="p"/>
          </m:rPr>
          <m:t>≠</m:t>
        </m:r>
        <m:limLow>
          <m:e>
            <m:r>
              <m:t>0</m:t>
            </m:r>
          </m:e>
          <m:lim>
            <m:r>
              <m:rPr>
                <m:sty m:val="p"/>
              </m:rPr>
              <m:t>∼</m:t>
            </m:r>
          </m:lim>
        </m:limLow>
      </m:oMath>
      <w:del w:id="13433" w:author="PR Preview" w:date="2026-01-01T00:00:00Z">
        <w:r>
          <w:delText xml:space="preserve"> </w:delText>
        </w:r>
      </w:del>
      <w:del w:id="13434" w:author="PR Preview" w:date="2026-01-01T00:00:00Z">
        <w:r>
          <w:delText xml:space="preserve">forces</w:delText>
        </w:r>
      </w:del>
      <w:del w:id="13435" w:author="PR Preview" w:date="2026-01-01T00:00:00Z">
        <w:r>
          <w:delText xml:space="preserve"> </w:delText>
        </w:r>
      </w:del>
      <m:oMath>
        <m:r>
          <m:t>c</m:t>
        </m:r>
        <m:r>
          <m:rPr>
            <m:sty m:val="p"/>
          </m:rPr>
          <m:t>=</m:t>
        </m:r>
        <m:r>
          <m:t>0</m:t>
        </m:r>
      </m:oMath>
      <w:del w:id="13436" w:author="PR Preview" w:date="2026-01-01T00:00:00Z">
        <w:r>
          <w:delText xml:space="preserve">),</w:delText>
        </w:r>
      </w:del>
      <w:del w:id="13437" w:author="PR Preview" w:date="2026-01-01T00:00:00Z">
        <w:r>
          <w:delText xml:space="preserve"> </w:delText>
        </w:r>
      </w:del>
      <w:del w:id="13438" w:author="PR Preview" w:date="2026-01-01T00:00:00Z">
        <w:r>
          <w:delText xml:space="preserve">so</w:delText>
        </w:r>
      </w:del>
      <w:del w:id="13439" w:author="PR Preview" w:date="2026-01-01T00:00:00Z">
        <w:r>
          <w:delText xml:space="preserve"> </w:delText>
        </w:r>
      </w:del>
      <m:oMath>
        <m:r>
          <m:rPr>
            <m:sty m:val="p"/>
          </m:rPr>
          <m:t>(</m:t>
        </m:r>
        <m:r>
          <m:t>1</m:t>
        </m:r>
        <m:r>
          <m:rPr>
            <m:sty m:val="p"/>
          </m:rPr>
          <m:t>,</m:t>
        </m:r>
        <m:r>
          <m:t>1</m:t>
        </m:r>
        <m:r>
          <m:rPr>
            <m:sty m:val="p"/>
          </m:rPr>
          <m:t>,</m:t>
        </m:r>
        <m:r>
          <m:t>0</m:t>
        </m:r>
        <m:r>
          <m:rPr>
            <m:sty m:val="p"/>
          </m:rPr>
          <m:t>)</m:t>
        </m:r>
      </m:oMath>
      <w:del w:id="13440" w:author="PR Preview" w:date="2026-01-01T00:00:00Z">
        <w:r>
          <w:delText xml:space="preserve"> </w:delText>
        </w:r>
      </w:del>
      <w:del w:id="13441" w:author="PR Preview" w:date="2026-01-01T00:00:00Z">
        <w:r>
          <w:delText xml:space="preserve">is a basis of</w:delText>
        </w:r>
      </w:del>
      <w:del w:id="13442" w:author="PR Preview" w:date="2026-01-01T00:00:00Z">
        <w:r>
          <w:delText xml:space="preserve"> </w:delText>
        </w:r>
      </w:del>
      <m:oMath>
        <m:r>
          <m:rPr>
            <m:scr m:val="script"/>
            <m:sty m:val="p"/>
          </m:rPr>
          <m:t>S</m:t>
        </m:r>
      </m:oMath>
      <w:del w:id="13443" w:author="PR Preview" w:date="2026-01-01T00:00:00Z">
        <w:r>
          <w:delText xml:space="preserve"> </w:delText>
        </w:r>
      </w:del>
      <w:del w:id="13444" w:author="PR Preview" w:date="2026-01-01T00:00:00Z">
        <w:r>
          <w:delText xml:space="preserve">and</w:delText>
        </w:r>
      </w:del>
      <w:del w:id="13445" w:author="PR Preview" w:date="2026-01-01T00:00:00Z">
        <w:r>
          <w:delText xml:space="preserve"> </w:delText>
        </w:r>
      </w:del>
      <m:oMath>
        <m:r>
          <m:rPr>
            <m:sty m:val="p"/>
          </m:rPr>
          <m:t>dim</m:t>
        </m:r>
        <m:r>
          <m:rPr>
            <m:sty m:val="p"/>
          </m:rPr>
          <m:t>(</m:t>
        </m:r>
        <m:r>
          <m:rPr>
            <m:scr m:val="script"/>
            <m:sty m:val="p"/>
          </m:rPr>
          <m:t>S</m:t>
        </m:r>
        <m:r>
          <m:rPr>
            <m:sty m:val="p"/>
          </m:rPr>
          <m:t>)</m:t>
        </m:r>
        <m:r>
          <m:rPr>
            <m:sty m:val="p"/>
          </m:rPr>
          <m:t>=</m:t>
        </m:r>
        <m:r>
          <m:t>1</m:t>
        </m:r>
      </m:oMath>
      <w:del w:id="13446" w:author="PR Preview" w:date="2026-01-01T00:00:00Z">
        <w:r>
          <w:delText xml:space="preserve">.</w:delText>
        </w:r>
      </w:del>
      <w:del w:id="13447" w:author="PR Preview" w:date="2026-01-01T00:00:00Z">
        <w:r>
          <w:delText xml:space="preserve"> </w:delText>
        </w:r>
      </w:del>
      <w:del w:id="13448" w:author="PR Preview" w:date="2026-01-01T00:00:00Z">
        <w:r>
          <w:delText xml:space="preserve">A vector</w:delText>
        </w:r>
      </w:del>
      <w:del w:id="13449" w:author="PR Preview" w:date="2026-01-01T00:00:00Z">
        <w:r>
          <w:delText xml:space="preserve"> </w:delText>
        </w:r>
      </w:del>
      <m:oMath>
        <m:limLow>
          <m:e>
            <m:r>
              <m:t>u</m:t>
            </m:r>
          </m:e>
          <m:lim>
            <m:r>
              <m:rPr>
                <m:sty m:val="p"/>
              </m:rPr>
              <m:t>∼</m:t>
            </m:r>
          </m:lim>
        </m:limLow>
      </m:oMath>
      <w:del w:id="13450" w:author="PR Preview" w:date="2026-01-01T00:00:00Z">
        <w:r>
          <w:delText xml:space="preserve"> </w:delText>
        </w:r>
      </w:del>
      <w:del w:id="13451" w:author="PR Preview" w:date="2026-01-01T00:00:00Z">
        <w:r>
          <w:delText xml:space="preserve">is in</w:delText>
        </w:r>
      </w:del>
      <w:del w:id="13452" w:author="PR Preview" w:date="2026-01-01T00:00:00Z">
        <w:r>
          <w:delText xml:space="preserve"> </w:delText>
        </w:r>
      </w:del>
      <m:oMath>
        <m:sSup>
          <m:e>
            <m:r>
              <m:rPr>
                <m:scr m:val="script"/>
                <m:sty m:val="p"/>
              </m:rPr>
              <m:t>S</m:t>
            </m:r>
          </m:e>
          <m:sup>
            <m:r>
              <m:rPr>
                <m:sty m:val="p"/>
              </m:rPr>
              <m:t>⟂</m:t>
            </m:r>
          </m:sup>
        </m:sSup>
      </m:oMath>
      <w:del w:id="13453" w:author="PR Preview" w:date="2026-01-01T00:00:00Z">
        <w:r>
          <w:delText xml:space="preserve"> </w:delText>
        </w:r>
      </w:del>
      <w:del w:id="13454" w:author="PR Preview" w:date="2026-01-01T00:00:00Z">
        <w:r>
          <w:delText xml:space="preserve">exactly when</w:delText>
        </w:r>
      </w:del>
      <w:del w:id="13455" w:author="PR Preview" w:date="2026-01-01T00:00:00Z">
        <w:r>
          <w:delText xml:space="preserve"> </w:delText>
        </w:r>
      </w:del>
      <m:oMath>
        <m:sSub>
          <m:e>
            <m:r>
              <m:t>u</m:t>
            </m:r>
          </m:e>
          <m:sub>
            <m:r>
              <m:t>1</m:t>
            </m:r>
          </m:sub>
        </m:sSub>
        <m:r>
          <m:rPr>
            <m:sty m:val="p"/>
          </m:rPr>
          <m:t>+</m:t>
        </m:r>
        <m:sSub>
          <m:e>
            <m:r>
              <m:t>u</m:t>
            </m:r>
          </m:e>
          <m:sub>
            <m:r>
              <m:t>2</m:t>
            </m:r>
          </m:sub>
        </m:sSub>
        <m:r>
          <m:rPr>
            <m:sty m:val="p"/>
          </m:rPr>
          <m:t>=</m:t>
        </m:r>
        <m:r>
          <m:t>0</m:t>
        </m:r>
      </m:oMath>
      <w:del w:id="13456" w:author="PR Preview" w:date="2026-01-01T00:00:00Z">
        <w:r>
          <w:delText xml:space="preserve">:</w:delText>
        </w:r>
      </w:del>
      <w:del w:id="13457" w:author="PR Preview" w:date="2026-01-01T00:00:00Z">
        <w:r>
          <w:delText xml:space="preserve"> </w:delText>
        </w:r>
      </w:del>
      <w:del w:id="13458" w:author="PR Preview" w:date="2026-01-01T00:00:00Z">
        <w:r>
          <w:delText xml:space="preserve">that condition says</w:delText>
        </w:r>
      </w:del>
      <w:del w:id="13459" w:author="PR Preview" w:date="2026-01-01T00:00:00Z">
        <w:r>
          <w:delText xml:space="preserve"> </w:delText>
        </w:r>
      </w:del>
      <m:oMath>
        <m:r>
          <m:rPr>
            <m:sty m:val="p"/>
          </m:rPr>
          <m:t>(</m:t>
        </m:r>
        <m:r>
          <m:t>1</m:t>
        </m:r>
        <m:r>
          <m:rPr>
            <m:sty m:val="p"/>
          </m:rPr>
          <m:t>,</m:t>
        </m:r>
        <m:r>
          <m:t>1</m:t>
        </m:r>
        <m:r>
          <m:rPr>
            <m:sty m:val="p"/>
          </m:rPr>
          <m:t>,</m:t>
        </m:r>
        <m:r>
          <m:t>0</m:t>
        </m:r>
        <m:r>
          <m:rPr>
            <m:sty m:val="p"/>
          </m:rPr>
          <m:t>)</m:t>
        </m:r>
        <m:r>
          <m:rPr>
            <m:sty m:val="p"/>
          </m:rPr>
          <m:t>⋅</m:t>
        </m:r>
        <m:limLow>
          <m:e>
            <m:r>
              <m:t>u</m:t>
            </m:r>
          </m:e>
          <m:lim>
            <m:r>
              <m:rPr>
                <m:sty m:val="p"/>
              </m:rPr>
              <m:t>∼</m:t>
            </m:r>
          </m:lim>
        </m:limLow>
        <m:r>
          <m:rPr>
            <m:sty m:val="p"/>
          </m:rPr>
          <m:t>=</m:t>
        </m:r>
        <m:r>
          <m:t>0</m:t>
        </m:r>
      </m:oMath>
      <w:del w:id="13460" w:author="PR Preview" w:date="2026-01-01T00:00:00Z">
        <w:r>
          <w:delText xml:space="preserve">,</w:delText>
        </w:r>
      </w:del>
      <w:del w:id="13461" w:author="PR Preview" w:date="2026-01-01T00:00:00Z">
        <w:r>
          <w:delText xml:space="preserve"> </w:delText>
        </w:r>
      </w:del>
      <w:del w:id="13462" w:author="PR Preview" w:date="2026-01-01T00:00:00Z">
        <w:r>
          <w:delText xml:space="preserve">and then</w:delText>
        </w:r>
      </w:del>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limLow>
                <m:e>
                  <m:r>
                    <m:t>u</m:t>
                  </m:r>
                </m:e>
                <m:lim>
                  <m:r>
                    <m:rPr>
                      <m:sty m:val="p"/>
                    </m:rPr>
                    <m:t>∼</m:t>
                  </m:r>
                </m:lim>
              </m:limLow>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BodyText"/>
      </w:pPr>
      <w:ins w:id="13463" w:author="PR Preview" w:date="2026-01-01T00:00:00Z">
        <w:r>
          <w:rPr>
            <w:b/>
            <w:bCs/>
          </w:rPr>
          <w:t xml:space="preserve">Example 93 (Splitting a vector of</w:t>
        </w:r>
      </w:ins>
      <w:ins w:id="13464" w:author="PR Preview" w:date="2026-01-01T00:00:00Z">
        <w:r>
          <w:rPr>
            <w:b/>
            <w:bCs/>
          </w:rPr>
          <w:t xml:space="preserve"> </w:t>
        </w:r>
      </w:ins>
      <m:oMath>
        <m:sSup>
          <m:e>
            <m:r>
              <m:rPr>
                <m:scr m:val="double-struck"/>
                <m:sty m:val="p"/>
              </m:rPr>
              <m:t>R</m:t>
            </m:r>
          </m:e>
          <m:sup>
            <m:r>
              <m:t>3</m:t>
            </m:r>
          </m:sup>
        </m:sSup>
      </m:oMath>
      <w:ins w:id="13465" w:author="PR Preview" w:date="2026-01-01T00:00:00Z">
        <w:r>
          <w:rPr>
            <w:b/>
            <w:bCs/>
          </w:rPr>
          <w:t xml:space="preserve"> </w:t>
        </w:r>
      </w:ins>
      <w:ins w:id="13466" w:author="PR Preview" w:date="2026-01-01T00:00:00Z">
        <w:r>
          <w:rPr>
            <w:b/>
            <w:bCs/>
          </w:rPr>
          <w:t xml:space="preserve">along a line and its complement)</w:t>
        </w:r>
      </w:ins>
      <w:ins w:id="13467" w:author="PR Preview" w:date="2026-01-01T00:00:00Z">
        <w:r>
          <w:t xml:space="preserve"> </w:t>
        </w:r>
      </w:ins>
      <w:ins w:id="13468" w:author="PR Preview" w:date="2026-01-01T00:00:00Z">
        <w:r>
          <w:t xml:space="preserve">Let</w:t>
        </w:r>
      </w:ins>
      <w:ins w:id="13469"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13470" w:author="PR Preview" w:date="2026-01-01T00:00:00Z">
        <w:r>
          <w:t xml:space="preserve"> </w:t>
        </w:r>
      </w:ins>
      <w:ins w:id="13471" w:author="PR Preview" w:date="2026-01-01T00:00:00Z">
        <w:r>
          <w:t xml:space="preserve">in</w:t>
        </w:r>
      </w:ins>
      <w:ins w:id="13472" w:author="PR Preview" w:date="2026-01-01T00:00:00Z">
        <w:r>
          <w:t xml:space="preserve"> </w:t>
        </w:r>
      </w:ins>
      <m:oMath>
        <m:sSup>
          <m:e>
            <m:r>
              <m:rPr>
                <m:scr m:val="double-struck"/>
                <m:sty m:val="p"/>
              </m:rPr>
              <m:t>R</m:t>
            </m:r>
          </m:e>
          <m:sup>
            <m:r>
              <m:t>3</m:t>
            </m:r>
          </m:sup>
        </m:sSup>
      </m:oMath>
      <w:ins w:id="13473" w:author="PR Preview" w:date="2026-01-01T00:00:00Z">
        <w:r>
          <w:t xml:space="preserve">.</w:t>
        </w:r>
      </w:ins>
      <w:ins w:id="13474" w:author="PR Preview" w:date="2026-01-01T00:00:00Z">
        <w:r>
          <w:t xml:space="preserve"> </w:t>
        </w:r>
      </w:ins>
      <w:ins w:id="13475" w:author="PR Preview" w:date="2026-01-01T00:00:00Z">
        <w:r>
          <w:t xml:space="preserve">A single nonzero vector is linearly independent</w:t>
        </w:r>
      </w:ins>
      <w:ins w:id="13476" w:author="PR Preview" w:date="2026-01-01T00:00:00Z">
        <w:r>
          <w:t xml:space="preserve"> </w:t>
        </w:r>
      </w:ins>
      <w:ins w:id="13477" w:author="PR Preview" w:date="2026-01-01T00:00:00Z">
        <w:r>
          <w:t xml:space="preserve">(</w:t>
        </w:r>
      </w:ins>
      <w:ins w:id="13478" w:author="PR Preview" w:date="2026-01-01T00:00:00Z">
        <w:r>
          <w:t xml:space="preserve">$c\,\mathord{\smash[b]{\underset{\raise.3ex\hbox{$\scriptstyle\sim$}}{v}}\vphantom{v}} = \mathord{\smash[b]{\underset{\raise.3ex\hbox{$\scriptstyle\sim$}}{0}}\vphantom{0}}$</w:t>
        </w:r>
      </w:ins>
      <w:ins w:id="13479" w:author="PR Preview" w:date="2026-01-01T00:00:00Z">
        <w:r>
          <w:t xml:space="preserve"> </w:t>
        </w:r>
      </w:ins>
      <w:ins w:id="13480" w:author="PR Preview" w:date="2026-01-01T00:00:00Z">
        <w:r>
          <w:t xml:space="preserve">with</w:t>
        </w:r>
      </w:ins>
      <w:ins w:id="13481" w:author="PR Preview" w:date="2026-01-01T00:00:00Z">
        <w:r>
          <w:t xml:space="preserve"> </w:t>
        </w:r>
      </w:ins>
      <w:ins w:id="13482" w:author="PR Preview" w:date="2026-01-01T00:00:00Z">
        <w:r>
          <w:t xml:space="preserve">$\mathord{\smash[b]{\underset{\raise.3ex\hbox{$\scriptstyle\sim$}}{v}}\vphantom{v}} \ne \mathord{\smash[b]{\underset{\raise.3ex\hbox{$\scriptstyle\sim$}}{0}}\vphantom{0}}$</w:t>
        </w:r>
      </w:ins>
      <w:ins w:id="13483" w:author="PR Preview" w:date="2026-01-01T00:00:00Z">
        <w:r>
          <w:t xml:space="preserve"> </w:t>
        </w:r>
      </w:ins>
      <w:ins w:id="13484" w:author="PR Preview" w:date="2026-01-01T00:00:00Z">
        <w:r>
          <w:t xml:space="preserve">forces</w:t>
        </w:r>
      </w:ins>
      <w:ins w:id="13485" w:author="PR Preview" w:date="2026-01-01T00:00:00Z">
        <w:r>
          <w:t xml:space="preserve"> </w:t>
        </w:r>
      </w:ins>
      <m:oMath>
        <m:r>
          <m:t>c</m:t>
        </m:r>
        <m:r>
          <m:rPr>
            <m:sty m:val="p"/>
          </m:rPr>
          <m:t>=</m:t>
        </m:r>
        <m:r>
          <m:t>0</m:t>
        </m:r>
      </m:oMath>
      <w:ins w:id="13486" w:author="PR Preview" w:date="2026-01-01T00:00:00Z">
        <w:r>
          <w:t xml:space="preserve">),</w:t>
        </w:r>
      </w:ins>
      <w:ins w:id="13487" w:author="PR Preview" w:date="2026-01-01T00:00:00Z">
        <w:r>
          <w:t xml:space="preserve"> </w:t>
        </w:r>
      </w:ins>
      <w:ins w:id="13488" w:author="PR Preview" w:date="2026-01-01T00:00:00Z">
        <w:r>
          <w:t xml:space="preserve">so</w:t>
        </w:r>
      </w:ins>
      <w:ins w:id="13489" w:author="PR Preview" w:date="2026-01-01T00:00:00Z">
        <w:r>
          <w:t xml:space="preserve"> </w:t>
        </w:r>
      </w:ins>
      <m:oMath>
        <m:r>
          <m:rPr>
            <m:sty m:val="p"/>
          </m:rPr>
          <m:t>(</m:t>
        </m:r>
        <m:r>
          <m:t>1</m:t>
        </m:r>
        <m:r>
          <m:rPr>
            <m:sty m:val="p"/>
          </m:rPr>
          <m:t>,</m:t>
        </m:r>
        <m:r>
          <m:t>1</m:t>
        </m:r>
        <m:r>
          <m:rPr>
            <m:sty m:val="p"/>
          </m:rPr>
          <m:t>,</m:t>
        </m:r>
        <m:r>
          <m:t>0</m:t>
        </m:r>
        <m:r>
          <m:rPr>
            <m:sty m:val="p"/>
          </m:rPr>
          <m:t>)</m:t>
        </m:r>
      </m:oMath>
      <w:ins w:id="13490" w:author="PR Preview" w:date="2026-01-01T00:00:00Z">
        <w:r>
          <w:t xml:space="preserve"> </w:t>
        </w:r>
      </w:ins>
      <w:ins w:id="13491" w:author="PR Preview" w:date="2026-01-01T00:00:00Z">
        <w:r>
          <w:t xml:space="preserve">is a basis of</w:t>
        </w:r>
      </w:ins>
      <w:ins w:id="13492" w:author="PR Preview" w:date="2026-01-01T00:00:00Z">
        <w:r>
          <w:t xml:space="preserve"> </w:t>
        </w:r>
      </w:ins>
      <m:oMath>
        <m:r>
          <m:rPr>
            <m:scr m:val="script"/>
            <m:sty m:val="p"/>
          </m:rPr>
          <m:t>S</m:t>
        </m:r>
      </m:oMath>
      <w:ins w:id="13493" w:author="PR Preview" w:date="2026-01-01T00:00:00Z">
        <w:r>
          <w:t xml:space="preserve"> </w:t>
        </w:r>
      </w:ins>
      <w:ins w:id="13494" w:author="PR Preview" w:date="2026-01-01T00:00:00Z">
        <w:r>
          <w:t xml:space="preserve">and</w:t>
        </w:r>
      </w:ins>
      <w:ins w:id="13495" w:author="PR Preview" w:date="2026-01-01T00:00:00Z">
        <w:r>
          <w:t xml:space="preserve"> </w:t>
        </w:r>
      </w:ins>
      <m:oMath>
        <m:r>
          <m:rPr>
            <m:sty m:val="p"/>
          </m:rPr>
          <m:t>dim</m:t>
        </m:r>
        <m:r>
          <m:rPr>
            <m:sty m:val="p"/>
          </m:rPr>
          <m:t>(</m:t>
        </m:r>
        <m:r>
          <m:rPr>
            <m:scr m:val="script"/>
            <m:sty m:val="p"/>
          </m:rPr>
          <m:t>S</m:t>
        </m:r>
        <m:r>
          <m:rPr>
            <m:sty m:val="p"/>
          </m:rPr>
          <m:t>)</m:t>
        </m:r>
        <m:r>
          <m:rPr>
            <m:sty m:val="p"/>
          </m:rPr>
          <m:t>=</m:t>
        </m:r>
        <m:r>
          <m:t>1</m:t>
        </m:r>
      </m:oMath>
      <w:ins w:id="13496" w:author="PR Preview" w:date="2026-01-01T00:00:00Z">
        <w:r>
          <w:t xml:space="preserve">.</w:t>
        </w:r>
      </w:ins>
      <w:ins w:id="13497" w:author="PR Preview" w:date="2026-01-01T00:00:00Z">
        <w:r>
          <w:t xml:space="preserve"> </w:t>
        </w:r>
      </w:ins>
      <w:ins w:id="13498" w:author="PR Preview" w:date="2026-01-01T00:00:00Z">
        <w:r>
          <w:t xml:space="preserve">A vector</w:t>
        </w:r>
      </w:ins>
      <w:ins w:id="13499" w:author="PR Preview" w:date="2026-01-01T00:00:00Z">
        <w:r>
          <w:t xml:space="preserve"> </w:t>
        </w:r>
      </w:ins>
      <w:ins w:id="13500" w:author="PR Preview" w:date="2026-01-01T00:00:00Z">
        <w:r>
          <w:t xml:space="preserve">$\mathord{\smash[b]{\underset{\raise.3ex\hbox{$\scriptstyle\sim$}}{u}}\vphantom{u}}$</w:t>
        </w:r>
      </w:ins>
      <w:ins w:id="13501" w:author="PR Preview" w:date="2026-01-01T00:00:00Z">
        <w:r>
          <w:t xml:space="preserve"> </w:t>
        </w:r>
      </w:ins>
      <w:ins w:id="13502" w:author="PR Preview" w:date="2026-01-01T00:00:00Z">
        <w:r>
          <w:t xml:space="preserve">is in</w:t>
        </w:r>
      </w:ins>
      <w:ins w:id="13503" w:author="PR Preview" w:date="2026-01-01T00:00:00Z">
        <w:r>
          <w:t xml:space="preserve"> </w:t>
        </w:r>
      </w:ins>
      <m:oMath>
        <m:sSup>
          <m:e>
            <m:r>
              <m:rPr>
                <m:scr m:val="script"/>
                <m:sty m:val="p"/>
              </m:rPr>
              <m:t>S</m:t>
            </m:r>
          </m:e>
          <m:sup>
            <m:r>
              <m:rPr>
                <m:sty m:val="p"/>
              </m:rPr>
              <m:t>⟂</m:t>
            </m:r>
          </m:sup>
        </m:sSup>
      </m:oMath>
      <w:ins w:id="13504" w:author="PR Preview" w:date="2026-01-01T00:00:00Z">
        <w:r>
          <w:t xml:space="preserve"> </w:t>
        </w:r>
      </w:ins>
      <w:ins w:id="13505" w:author="PR Preview" w:date="2026-01-01T00:00:00Z">
        <w:r>
          <w:t xml:space="preserve">exactly when</w:t>
        </w:r>
      </w:ins>
      <w:ins w:id="13506" w:author="PR Preview" w:date="2026-01-01T00:00:00Z">
        <w:r>
          <w:t xml:space="preserve"> </w:t>
        </w:r>
      </w:ins>
      <m:oMath>
        <m:sSub>
          <m:e>
            <m:r>
              <m:t>u</m:t>
            </m:r>
          </m:e>
          <m:sub>
            <m:r>
              <m:t>1</m:t>
            </m:r>
          </m:sub>
        </m:sSub>
        <m:r>
          <m:rPr>
            <m:sty m:val="p"/>
          </m:rPr>
          <m:t>+</m:t>
        </m:r>
        <m:sSub>
          <m:e>
            <m:r>
              <m:t>u</m:t>
            </m:r>
          </m:e>
          <m:sub>
            <m:r>
              <m:t>2</m:t>
            </m:r>
          </m:sub>
        </m:sSub>
        <m:r>
          <m:rPr>
            <m:sty m:val="p"/>
          </m:rPr>
          <m:t>=</m:t>
        </m:r>
        <m:r>
          <m:t>0</m:t>
        </m:r>
      </m:oMath>
      <w:ins w:id="13507" w:author="PR Preview" w:date="2026-01-01T00:00:00Z">
        <w:r>
          <w:t xml:space="preserve">:</w:t>
        </w:r>
      </w:ins>
      <w:ins w:id="13508" w:author="PR Preview" w:date="2026-01-01T00:00:00Z">
        <w:r>
          <w:t xml:space="preserve"> </w:t>
        </w:r>
      </w:ins>
      <w:ins w:id="13509" w:author="PR Preview" w:date="2026-01-01T00:00:00Z">
        <w:r>
          <w:t xml:space="preserve">that condition says</w:t>
        </w:r>
      </w:ins>
      <w:ins w:id="13510" w:author="PR Preview" w:date="2026-01-01T00:00:00Z">
        <w:r>
          <w:t xml:space="preserve"> </w:t>
        </w:r>
      </w:ins>
      <w:ins w:id="13511" w:author="PR Preview" w:date="2026-01-01T00:00:00Z">
        <w:r>
          <w:t xml:space="preserve">$(1, 1, 0) \cdot \mathord{\smash[b]{\underset{\raise.3ex\hbox{$\scriptstyle\sim$}}{u}}\vphantom{u}} = 0$</w:t>
        </w:r>
      </w:ins>
      <w:ins w:id="13512" w:author="PR Preview" w:date="2026-01-01T00:00:00Z">
        <w:r>
          <w:t xml:space="preserve">,</w:t>
        </w:r>
      </w:ins>
      <w:ins w:id="13513" w:author="PR Preview" w:date="2026-01-01T00:00:00Z">
        <w:r>
          <w:t xml:space="preserve"> </w:t>
        </w:r>
      </w:ins>
      <w:ins w:id="13514" w:author="PR Preview" w:date="2026-01-01T00:00:00Z">
        <w:r>
          <w:t xml:space="preserve">and then</w:t>
        </w:r>
      </w:ins>
    </w:p>
    <w:p>
      <w:pPr>
        <w:pStyle w:val="BodyText"/>
      </w:pPr>
      <w:ins w:id="13515" w:author="PR Preview" w:date="2026-01-01T00:00:00Z">
        <w:r>
          <w:t xml:space="preserve">$$
    \begin{aligned}
    c\,(1, 1, 0) \cdot \mathord{\smash[b]{\underset{\raise.3ex\hbox{$\scriptstyle\sim$}}{u}}\vphantom{u}} &amp;= c\,(u_1 + u_2) \\
    &amp;= 0
    \end{aligned}
    $$</w:t>
        </w:r>
      </w:ins>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del w:id="13516" w:author="PR Preview" w:date="2026-01-01T00:00:00Z">
        <w:r>
          <w:delText xml:space="preserve">Those two vectors are linearly independent,</w:delText>
        </w:r>
      </w:del>
      <w:del w:id="13517" w:author="PR Preview" w:date="2026-01-01T00:00:00Z">
        <w:r>
          <w:delText xml:space="preserve"> </w:delText>
        </w:r>
      </w:del>
      <w:del w:id="13518" w:author="PR Preview" w:date="2026-01-01T00:00:00Z">
        <w:r>
          <w:delText xml:space="preserve">because</w:delText>
        </w:r>
      </w:del>
      <w:del w:id="13519" w:author="PR Preview" w:date="2026-01-01T00:00:00Z">
        <w:r>
          <w:delText xml:space="preserve"> </w:delText>
        </w:r>
      </w:del>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del w:id="13520" w:author="PR Preview" w:date="2026-01-01T00:00:00Z">
        <w:r>
          <w:delText xml:space="preserve"> </w:delText>
        </w:r>
      </w:del>
      <w:del w:id="13521" w:author="PR Preview" w:date="2026-01-01T00:00:00Z">
        <w:r>
          <w:delText xml:space="preserve">is</w:delText>
        </w:r>
      </w:del>
      <w:del w:id="13522" w:author="PR Preview" w:date="2026-01-01T00:00:00Z">
        <w:r>
          <w:delText xml:space="preserve"> </w:delText>
        </w:r>
      </w:del>
      <m:oMath>
        <m:limLow>
          <m:e>
            <m:r>
              <m:t>0</m:t>
            </m:r>
          </m:e>
          <m:lim>
            <m:r>
              <m:rPr>
                <m:sty m:val="p"/>
              </m:rPr>
              <m:t>∼</m:t>
            </m:r>
          </m:lim>
        </m:limLow>
      </m:oMath>
      <w:del w:id="13523" w:author="PR Preview" w:date="2026-01-01T00:00:00Z">
        <w:r>
          <w:delText xml:space="preserve"> </w:delText>
        </w:r>
      </w:del>
      <w:del w:id="13524" w:author="PR Preview" w:date="2026-01-01T00:00:00Z">
        <w:r>
          <w:delText xml:space="preserve">only if</w:delText>
        </w:r>
      </w:del>
    </w:p>
    <w:p>
      <w:pPr>
        <w:pStyle w:val="FirstParagraph"/>
      </w:pPr>
      <w:ins w:id="13525" w:author="PR Preview" w:date="2026-01-01T00:00:00Z">
        <w:r>
          <w:t xml:space="preserve">Those two vectors are linearly independent,</w:t>
        </w:r>
      </w:ins>
      <w:ins w:id="13526" w:author="PR Preview" w:date="2026-01-01T00:00:00Z">
        <w:r>
          <w:t xml:space="preserve"> </w:t>
        </w:r>
      </w:ins>
      <w:ins w:id="13527" w:author="PR Preview" w:date="2026-01-01T00:00:00Z">
        <w:r>
          <w:t xml:space="preserve">because</w:t>
        </w:r>
      </w:ins>
      <w:ins w:id="13528" w:author="PR Preview" w:date="2026-01-01T00:00:00Z">
        <w:r>
          <w:t xml:space="preserve"> </w:t>
        </w:r>
      </w:ins>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ins w:id="13529" w:author="PR Preview" w:date="2026-01-01T00:00:00Z">
        <w:r>
          <w:t xml:space="preserve"> </w:t>
        </w:r>
      </w:ins>
      <w:ins w:id="13530" w:author="PR Preview" w:date="2026-01-01T00:00:00Z">
        <w:r>
          <w:t xml:space="preserve">is</w:t>
        </w:r>
      </w:ins>
      <w:ins w:id="13531" w:author="PR Preview" w:date="2026-01-01T00:00:00Z">
        <w:r>
          <w:t xml:space="preserve"> </w:t>
        </w:r>
      </w:ins>
      <w:ins w:id="13532" w:author="PR Preview" w:date="2026-01-01T00:00:00Z">
        <w:r>
          <w:t xml:space="preserve">$\mathord{\smash[b]{\underset{\raise.3ex\hbox{$\scriptstyle\sim$}}{0}}\vphantom{0}}$</w:t>
        </w:r>
      </w:ins>
      <w:ins w:id="13533" w:author="PR Preview" w:date="2026-01-01T00:00:00Z">
        <w:r>
          <w:t xml:space="preserve"> </w:t>
        </w:r>
      </w:ins>
      <w:ins w:id="13534" w:author="PR Preview" w:date="2026-01-01T00:00:00Z">
        <w:r>
          <w:t xml:space="preserve">only if</w:t>
        </w:r>
      </w:ins>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del w:id="13535" w:author="PR Preview" w:date="2026-01-01T00:00:00Z">
        <w:r>
          <w:delText xml:space="preserve">To split</w:delText>
        </w:r>
      </w:del>
      <w:del w:id="13536" w:author="PR Preview" w:date="2026-01-01T00:00:00Z">
        <w:r>
          <w:delText xml:space="preserve"> </w:delText>
        </w:r>
      </w:del>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del w:id="13537" w:author="PR Preview" w:date="2026-01-01T00:00:00Z">
        <w:r>
          <w:delText xml:space="preserve">,</w:delText>
        </w:r>
      </w:del>
      <w:del w:id="13538" w:author="PR Preview" w:date="2026-01-01T00:00:00Z">
        <w:r>
          <w:delText xml:space="preserve"> </w:delText>
        </w:r>
      </w:del>
      <w:del w:id="13539" w:author="PR Preview" w:date="2026-01-01T00:00:00Z">
        <w:r>
          <w:delText xml:space="preserve">look for</w:delText>
        </w:r>
      </w:del>
      <w:del w:id="13540" w:author="PR Preview" w:date="2026-01-01T00:00:00Z">
        <w:r>
          <w:delText xml:space="preserve"> </w:delText>
        </w:r>
      </w:del>
      <m:oMath>
        <m:limLow>
          <m:e>
            <m:r>
              <m:t>u</m:t>
            </m:r>
          </m:e>
          <m:lim>
            <m:r>
              <m:rPr>
                <m:sty m:val="p"/>
              </m:rPr>
              <m:t>∼</m:t>
            </m:r>
          </m:lim>
        </m:limLow>
        <m:r>
          <m:rPr>
            <m:sty m:val="p"/>
          </m:rPr>
          <m:t>=</m:t>
        </m:r>
        <m:r>
          <m:t>t</m:t>
        </m:r>
        <m:r>
          <m:t> </m:t>
        </m:r>
        <m:r>
          <m:rPr>
            <m:sty m:val="p"/>
          </m:rPr>
          <m:t>(</m:t>
        </m:r>
        <m:r>
          <m:t>1</m:t>
        </m:r>
        <m:r>
          <m:rPr>
            <m:sty m:val="p"/>
          </m:rPr>
          <m:t>,</m:t>
        </m:r>
        <m:r>
          <m:t>1</m:t>
        </m:r>
        <m:r>
          <m:rPr>
            <m:sty m:val="p"/>
          </m:rPr>
          <m:t>,</m:t>
        </m:r>
        <m:r>
          <m:t>0</m:t>
        </m:r>
        <m:r>
          <m:rPr>
            <m:sty m:val="p"/>
          </m:rPr>
          <m:t>)</m:t>
        </m:r>
      </m:oMath>
      <w:del w:id="13541" w:author="PR Preview" w:date="2026-01-01T00:00:00Z">
        <w:r>
          <w:delText xml:space="preserve"> </w:delText>
        </w:r>
      </w:del>
      <w:del w:id="13542" w:author="PR Preview" w:date="2026-01-01T00:00:00Z">
        <w:r>
          <w:delText xml:space="preserve">with</w:delText>
        </w:r>
      </w:del>
    </w:p>
    <w:p>
      <w:pPr>
        <w:pStyle w:val="BodyText"/>
      </w:pPr>
      <m:oMathPara>
        <m:oMathParaPr>
          <m:jc m:val="center"/>
        </m:oMathParaPr>
        <m:oMath>
          <m:eqArr>
            <m:e>
              <m:limLow>
                <m:e>
                  <m:r>
                    <m:t>v</m:t>
                  </m:r>
                </m:e>
                <m:lim>
                  <m:r>
                    <m:rPr>
                      <m:sty m:val="p"/>
                    </m:rPr>
                    <m:t>∼</m:t>
                  </m:r>
                </m:lim>
              </m:limLow>
              <m:r>
                <m:t>&amp;</m:t>
              </m:r>
              <m:r>
                <m:rPr>
                  <m:sty m:val="p"/>
                </m:rPr>
                <m:t>=</m:t>
              </m:r>
              <m:limLow>
                <m:e>
                  <m:r>
                    <m:t>y</m:t>
                  </m:r>
                </m:e>
                <m:lim>
                  <m:r>
                    <m:rPr>
                      <m:sty m:val="p"/>
                    </m:rPr>
                    <m:t>∼</m:t>
                  </m:r>
                </m:lim>
              </m:limLow>
              <m:r>
                <m:rPr>
                  <m:sty m:val="p"/>
                </m:rPr>
                <m:t>−</m:t>
              </m:r>
              <m:limLow>
                <m:e>
                  <m:r>
                    <m:t>u</m:t>
                  </m:r>
                </m:e>
                <m:lim>
                  <m:r>
                    <m:rPr>
                      <m:sty m:val="p"/>
                    </m:rPr>
                    <m:t>∼</m:t>
                  </m:r>
                </m:lim>
              </m:limLow>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del w:id="13543" w:author="PR Preview" w:date="2026-01-01T00:00:00Z">
        <w:r>
          <w:delText xml:space="preserve">in</w:delText>
        </w:r>
      </w:del>
      <w:del w:id="13544" w:author="PR Preview" w:date="2026-01-01T00:00:00Z">
        <w:r>
          <w:delText xml:space="preserve"> </w:delText>
        </w:r>
      </w:del>
      <m:oMath>
        <m:sSup>
          <m:e>
            <m:r>
              <m:rPr>
                <m:scr m:val="script"/>
                <m:sty m:val="p"/>
              </m:rPr>
              <m:t>S</m:t>
            </m:r>
          </m:e>
          <m:sup>
            <m:r>
              <m:rPr>
                <m:sty m:val="p"/>
              </m:rPr>
              <m:t>⟂</m:t>
            </m:r>
          </m:sup>
        </m:sSup>
      </m:oMath>
      <w:del w:id="13545" w:author="PR Preview" w:date="2026-01-01T00:00:00Z">
        <w:r>
          <w:delText xml:space="preserve">:</w:delText>
        </w:r>
      </w:del>
      <w:del w:id="13546" w:author="PR Preview" w:date="2026-01-01T00:00:00Z">
        <w:r>
          <w:delText xml:space="preserve"> </w:delText>
        </w:r>
      </w:del>
      <w:del w:id="13547" w:author="PR Preview" w:date="2026-01-01T00:00:00Z">
        <w:r>
          <w:delText xml:space="preserve">that membership needs</w:delText>
        </w:r>
      </w:del>
      <w:del w:id="13548" w:author="PR Preview" w:date="2026-01-01T00:00:00Z">
        <w:r>
          <w:delText xml:space="preserve"> </w:delText>
        </w:r>
      </w:del>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del w:id="13549" w:author="PR Preview" w:date="2026-01-01T00:00:00Z">
        <w:r>
          <w:delText xml:space="preserve">, so</w:delText>
        </w:r>
      </w:del>
      <w:del w:id="13550" w:author="PR Preview" w:date="2026-01-01T00:00:00Z">
        <w:r>
          <w:delText xml:space="preserve"> </w:delText>
        </w:r>
      </w:del>
      <m:oMath>
        <m:r>
          <m:t>t</m:t>
        </m:r>
        <m:r>
          <m:rPr>
            <m:sty m:val="p"/>
          </m:rPr>
          <m:t>=</m:t>
        </m:r>
        <m:r>
          <m:t>2</m:t>
        </m:r>
      </m:oMath>
      <w:del w:id="13551" w:author="PR Preview" w:date="2026-01-01T00:00:00Z">
        <w:r>
          <w:delText xml:space="preserve">.</w:delText>
        </w:r>
      </w:del>
      <w:del w:id="13552" w:author="PR Preview" w:date="2026-01-01T00:00:00Z">
        <w:r>
          <w:delText xml:space="preserve"> </w:delText>
        </w:r>
      </w:del>
      <w:del w:id="13553" w:author="PR Preview" w:date="2026-01-01T00:00:00Z">
        <w:r>
          <w:delText xml:space="preserve">Then</w:delText>
        </w:r>
      </w:del>
      <w:del w:id="13554" w:author="PR Preview" w:date="2026-01-01T00:00:00Z">
        <w:r>
          <w:delText xml:space="preserve"> </w:delText>
        </w:r>
      </w:del>
      <m:oMath>
        <m:limLow>
          <m:e>
            <m:r>
              <m:t>u</m:t>
            </m:r>
          </m:e>
          <m:lim>
            <m:r>
              <m:rPr>
                <m:sty m:val="p"/>
              </m:rPr>
              <m:t>∼</m:t>
            </m:r>
          </m:lim>
        </m:limLow>
        <m:r>
          <m:rPr>
            <m:sty m:val="p"/>
          </m:rPr>
          <m:t>=</m:t>
        </m:r>
        <m:r>
          <m:rPr>
            <m:sty m:val="p"/>
          </m:rPr>
          <m:t>(</m:t>
        </m:r>
        <m:r>
          <m:t>2</m:t>
        </m:r>
        <m:r>
          <m:rPr>
            <m:sty m:val="p"/>
          </m:rPr>
          <m:t>,</m:t>
        </m:r>
        <m:r>
          <m:t>2</m:t>
        </m:r>
        <m:r>
          <m:rPr>
            <m:sty m:val="p"/>
          </m:rPr>
          <m:t>,</m:t>
        </m:r>
        <m:r>
          <m:t>0</m:t>
        </m:r>
        <m:r>
          <m:rPr>
            <m:sty m:val="p"/>
          </m:rPr>
          <m:t>)</m:t>
        </m:r>
      </m:oMath>
      <w:del w:id="13555" w:author="PR Preview" w:date="2026-01-01T00:00:00Z">
        <w:r>
          <w:delText xml:space="preserve"> </w:delText>
        </w:r>
      </w:del>
      <w:del w:id="13556" w:author="PR Preview" w:date="2026-01-01T00:00:00Z">
        <w:r>
          <w:delText xml:space="preserve">and</w:delText>
        </w:r>
      </w:del>
      <w:del w:id="13557" w:author="PR Preview" w:date="2026-01-01T00:00:00Z">
        <w:r>
          <w:delText xml:space="preserve"> </w:delText>
        </w:r>
      </w:del>
      <m:oMath>
        <m:limLow>
          <m:e>
            <m:r>
              <m:t>v</m:t>
            </m:r>
          </m:e>
          <m:lim>
            <m:r>
              <m:rPr>
                <m:sty m:val="p"/>
              </m:rPr>
              <m:t>∼</m:t>
            </m:r>
          </m:lim>
        </m:limLow>
        <m:r>
          <m:rPr>
            <m:sty m:val="p"/>
          </m:rPr>
          <m:t>=</m:t>
        </m:r>
        <m:r>
          <m:rPr>
            <m:sty m:val="p"/>
          </m:rPr>
          <m:t>(</m:t>
        </m:r>
        <m:r>
          <m:t>1</m:t>
        </m:r>
        <m:r>
          <m:rPr>
            <m:sty m:val="p"/>
          </m:rPr>
          <m:t>,</m:t>
        </m:r>
        <m:r>
          <m:rPr>
            <m:sty m:val="p"/>
          </m:rPr>
          <m:t>−</m:t>
        </m:r>
        <m:r>
          <m:t>1</m:t>
        </m:r>
        <m:r>
          <m:rPr>
            <m:sty m:val="p"/>
          </m:rPr>
          <m:t>,</m:t>
        </m:r>
        <m:r>
          <m:t>2</m:t>
        </m:r>
        <m:r>
          <m:rPr>
            <m:sty m:val="p"/>
          </m:rPr>
          <m:t>)</m:t>
        </m:r>
      </m:oMath>
      <w:del w:id="13558" w:author="PR Preview" w:date="2026-01-01T00:00:00Z">
        <w:r>
          <w:delText xml:space="preserve">,</w:delText>
        </w:r>
      </w:del>
      <w:del w:id="13559" w:author="PR Preview" w:date="2026-01-01T00:00:00Z">
        <w:r>
          <w:delText xml:space="preserve"> </w:delText>
        </w:r>
      </w:del>
      <w:del w:id="13560" w:author="PR Preview" w:date="2026-01-01T00:00:00Z">
        <w:r>
          <w:delText xml:space="preserve">with</w:delText>
        </w:r>
      </w:del>
      <w:del w:id="13561" w:author="PR Preview" w:date="2026-01-01T00:00:00Z">
        <w:r>
          <w:delText xml:space="preserve"> </w:delText>
        </w:r>
      </w:del>
      <m:oMath>
        <m:limLow>
          <m:e>
            <m:r>
              <m:t>u</m:t>
            </m:r>
          </m:e>
          <m:lim>
            <m:r>
              <m:rPr>
                <m:sty m:val="p"/>
              </m:rPr>
              <m:t>∼</m:t>
            </m:r>
          </m:lim>
        </m:limLow>
        <m:r>
          <m:rPr>
            <m:sty m:val="p"/>
          </m:rPr>
          <m:t>+</m:t>
        </m:r>
        <m:limLow>
          <m:e>
            <m:r>
              <m:t>v</m:t>
            </m:r>
          </m:e>
          <m:lim>
            <m:r>
              <m:rPr>
                <m:sty m:val="p"/>
              </m:rPr>
              <m:t>∼</m:t>
            </m:r>
          </m:lim>
        </m:limLow>
        <m:r>
          <m:rPr>
            <m:sty m:val="p"/>
          </m:rPr>
          <m:t>=</m:t>
        </m:r>
        <m:r>
          <m:rPr>
            <m:sty m:val="p"/>
          </m:rPr>
          <m:t>(</m:t>
        </m:r>
        <m:r>
          <m:t>3</m:t>
        </m:r>
        <m:r>
          <m:rPr>
            <m:sty m:val="p"/>
          </m:rPr>
          <m:t>,</m:t>
        </m:r>
        <m:r>
          <m:t>1</m:t>
        </m:r>
        <m:r>
          <m:rPr>
            <m:sty m:val="p"/>
          </m:rPr>
          <m:t>,</m:t>
        </m:r>
        <m:r>
          <m:t>2</m:t>
        </m:r>
        <m:r>
          <m:rPr>
            <m:sty m:val="p"/>
          </m:rPr>
          <m:t>)</m:t>
        </m:r>
      </m:oMath>
      <w:del w:id="13562" w:author="PR Preview" w:date="2026-01-01T00:00:00Z">
        <w:r>
          <w:delText xml:space="preserve"> </w:delText>
        </w:r>
      </w:del>
      <w:del w:id="13563" w:author="PR Preview" w:date="2026-01-01T00:00:00Z">
        <w:r>
          <w:delText xml:space="preserve">and</w:delText>
        </w:r>
      </w:del>
    </w:p>
    <w:p>
      <w:pPr>
        <w:pStyle w:val="BodyText"/>
      </w:pPr>
      <w:ins w:id="13564" w:author="PR Preview" w:date="2026-01-01T00:00:00Z">
        <w:r>
          <w:t xml:space="preserve">To split</w:t>
        </w:r>
      </w:ins>
      <w:ins w:id="13565" w:author="PR Preview" w:date="2026-01-01T00:00:00Z">
        <w:r>
          <w:t xml:space="preserve"> </w:t>
        </w:r>
      </w:ins>
      <w:ins w:id="13566" w:author="PR Preview" w:date="2026-01-01T00:00:00Z">
        <w:r>
          <w:t xml:space="preserve">$\mathord{\smash[b]{\underset{\raise.3ex\hbox{$\scriptstyle\sim$}}{y}}\vphantom{y}} = (3, 1, 2)$</w:t>
        </w:r>
      </w:ins>
      <w:ins w:id="13567" w:author="PR Preview" w:date="2026-01-01T00:00:00Z">
        <w:r>
          <w:t xml:space="preserve">,</w:t>
        </w:r>
      </w:ins>
      <w:ins w:id="13568" w:author="PR Preview" w:date="2026-01-01T00:00:00Z">
        <w:r>
          <w:t xml:space="preserve"> </w:t>
        </w:r>
      </w:ins>
      <w:ins w:id="13569" w:author="PR Preview" w:date="2026-01-01T00:00:00Z">
        <w:r>
          <w:t xml:space="preserve">look for</w:t>
        </w:r>
      </w:ins>
      <w:ins w:id="13570" w:author="PR Preview" w:date="2026-01-01T00:00:00Z">
        <w:r>
          <w:t xml:space="preserve"> </w:t>
        </w:r>
      </w:ins>
      <w:ins w:id="13571" w:author="PR Preview" w:date="2026-01-01T00:00:00Z">
        <w:r>
          <w:t xml:space="preserve">$\mathord{\smash[b]{\underset{\raise.3ex\hbox{$\scriptstyle\sim$}}{u}}\vphantom{u}} = t\,(1, 1, 0)$</w:t>
        </w:r>
      </w:ins>
      <w:ins w:id="13572" w:author="PR Preview" w:date="2026-01-01T00:00:00Z">
        <w:r>
          <w:t xml:space="preserve"> </w:t>
        </w:r>
      </w:ins>
      <w:ins w:id="13573" w:author="PR Preview" w:date="2026-01-01T00:00:00Z">
        <w:r>
          <w:t xml:space="preserve">with</w:t>
        </w:r>
      </w:ins>
    </w:p>
    <w:p>
      <w:pPr>
        <w:pStyle w:val="BodyText"/>
      </w:pPr>
      <w:ins w:id="13574" w:author="PR Preview" w:date="2026-01-01T00:00:00Z">
        <w:r>
          <w:t xml:space="preserve">$$
    \begin{aligned}
    \mathord{\smash[b]{\underset{\raise.3ex\hbox{$\scriptstyle\sim$}}{v}}\vphantom{v}} &amp;= \mathord{\smash[b]{\underset{\raise.3ex\hbox{$\scriptstyle\sim$}}{y}}\vphantom{y}} - \mathord{\smash[b]{\underset{\raise.3ex\hbox{$\scriptstyle\sim$}}{u}}\vphantom{u}} \\
    &amp;= (3 - t, 1 - t, 2)
    \end{aligned}
    $$</w:t>
        </w:r>
      </w:ins>
    </w:p>
    <w:p>
      <w:pPr>
        <w:pStyle w:val="FirstParagraph"/>
      </w:pPr>
      <w:ins w:id="13575" w:author="PR Preview" w:date="2026-01-01T00:00:00Z">
        <w:r>
          <w:t xml:space="preserve">in</w:t>
        </w:r>
      </w:ins>
      <w:ins w:id="13576" w:author="PR Preview" w:date="2026-01-01T00:00:00Z">
        <w:r>
          <w:t xml:space="preserve"> </w:t>
        </w:r>
      </w:ins>
      <m:oMath>
        <m:sSup>
          <m:e>
            <m:r>
              <m:rPr>
                <m:scr m:val="script"/>
                <m:sty m:val="p"/>
              </m:rPr>
              <m:t>S</m:t>
            </m:r>
          </m:e>
          <m:sup>
            <m:r>
              <m:rPr>
                <m:sty m:val="p"/>
              </m:rPr>
              <m:t>⟂</m:t>
            </m:r>
          </m:sup>
        </m:sSup>
      </m:oMath>
      <w:ins w:id="13577" w:author="PR Preview" w:date="2026-01-01T00:00:00Z">
        <w:r>
          <w:t xml:space="preserve">:</w:t>
        </w:r>
      </w:ins>
      <w:ins w:id="13578" w:author="PR Preview" w:date="2026-01-01T00:00:00Z">
        <w:r>
          <w:t xml:space="preserve"> </w:t>
        </w:r>
      </w:ins>
      <w:ins w:id="13579" w:author="PR Preview" w:date="2026-01-01T00:00:00Z">
        <w:r>
          <w:t xml:space="preserve">that membership needs</w:t>
        </w:r>
      </w:ins>
      <w:ins w:id="13580" w:author="PR Preview" w:date="2026-01-01T00:00:00Z">
        <w:r>
          <w:t xml:space="preserve"> </w:t>
        </w:r>
      </w:ins>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ins w:id="13581" w:author="PR Preview" w:date="2026-01-01T00:00:00Z">
        <w:r>
          <w:t xml:space="preserve">, so</w:t>
        </w:r>
      </w:ins>
      <w:ins w:id="13582" w:author="PR Preview" w:date="2026-01-01T00:00:00Z">
        <w:r>
          <w:t xml:space="preserve"> </w:t>
        </w:r>
      </w:ins>
      <m:oMath>
        <m:r>
          <m:t>t</m:t>
        </m:r>
        <m:r>
          <m:rPr>
            <m:sty m:val="p"/>
          </m:rPr>
          <m:t>=</m:t>
        </m:r>
        <m:r>
          <m:t>2</m:t>
        </m:r>
      </m:oMath>
      <w:ins w:id="13583" w:author="PR Preview" w:date="2026-01-01T00:00:00Z">
        <w:r>
          <w:t xml:space="preserve">.</w:t>
        </w:r>
      </w:ins>
      <w:ins w:id="13584" w:author="PR Preview" w:date="2026-01-01T00:00:00Z">
        <w:r>
          <w:t xml:space="preserve"> </w:t>
        </w:r>
      </w:ins>
      <w:ins w:id="13585" w:author="PR Preview" w:date="2026-01-01T00:00:00Z">
        <w:r>
          <w:t xml:space="preserve">Then</w:t>
        </w:r>
      </w:ins>
      <w:ins w:id="13586" w:author="PR Preview" w:date="2026-01-01T00:00:00Z">
        <w:r>
          <w:t xml:space="preserve"> </w:t>
        </w:r>
      </w:ins>
      <w:ins w:id="13587" w:author="PR Preview" w:date="2026-01-01T00:00:00Z">
        <w:r>
          <w:t xml:space="preserve">$\mathord{\smash[b]{\underset{\raise.3ex\hbox{$\scriptstyle\sim$}}{u}}\vphantom{u}} = (2, 2, 0)$</w:t>
        </w:r>
      </w:ins>
      <w:ins w:id="13588" w:author="PR Preview" w:date="2026-01-01T00:00:00Z">
        <w:r>
          <w:t xml:space="preserve"> </w:t>
        </w:r>
      </w:ins>
      <w:ins w:id="13589" w:author="PR Preview" w:date="2026-01-01T00:00:00Z">
        <w:r>
          <w:t xml:space="preserve">and</w:t>
        </w:r>
      </w:ins>
      <w:ins w:id="13590" w:author="PR Preview" w:date="2026-01-01T00:00:00Z">
        <w:r>
          <w:t xml:space="preserve"> </w:t>
        </w:r>
      </w:ins>
      <w:ins w:id="13591" w:author="PR Preview" w:date="2026-01-01T00:00:00Z">
        <w:r>
          <w:t xml:space="preserve">$\mathord{\smash[b]{\underset{\raise.3ex\hbox{$\scriptstyle\sim$}}{v}}\vphantom{v}} = (1, -1, 2)$</w:t>
        </w:r>
      </w:ins>
      <w:ins w:id="13592" w:author="PR Preview" w:date="2026-01-01T00:00:00Z">
        <w:r>
          <w:t xml:space="preserve">,</w:t>
        </w:r>
      </w:ins>
      <w:ins w:id="13593" w:author="PR Preview" w:date="2026-01-01T00:00:00Z">
        <w:r>
          <w:t xml:space="preserve"> </w:t>
        </w:r>
      </w:ins>
      <w:ins w:id="13594" w:author="PR Preview" w:date="2026-01-01T00:00:00Z">
        <w:r>
          <w:t xml:space="preserve">with</w:t>
        </w:r>
      </w:ins>
      <w:ins w:id="13595" w:author="PR Preview" w:date="2026-01-01T00:00:00Z">
        <w:r>
          <w:t xml:space="preserve"> </w:t>
        </w:r>
      </w:ins>
      <w:ins w:id="13596" w:author="PR Preview" w:date="2026-01-01T00:00:00Z">
        <w:r>
          <w:t xml:space="preserve">$\mathord{\smash[b]{\underset{\raise.3ex\hbox{$\scriptstyle\sim$}}{u}}\vphantom{u}} + \mathord{\smash[b]{\underset{\raise.3ex\hbox{$\scriptstyle\sim$}}{v}}\vphantom{v}} = (3, 1, 2)$</w:t>
        </w:r>
      </w:ins>
      <w:ins w:id="13597" w:author="PR Preview" w:date="2026-01-01T00:00:00Z">
        <w:r>
          <w:t xml:space="preserve"> </w:t>
        </w:r>
      </w:ins>
      <w:ins w:id="13598" w:author="PR Preview" w:date="2026-01-01T00:00:00Z">
        <w:r>
          <w:t xml:space="preserve">and</w:t>
        </w:r>
      </w:ins>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del w:id="13599" w:author="PR Preview" w:date="2026-01-01T00:00:00Z">
        <w:r>
          <w:rPr>
            <w:i/>
            <w:iCs/>
          </w:rPr>
          <w:delText xml:space="preserve">Proof</w:delText>
        </w:r>
      </w:del>
      <w:del w:id="13600" w:author="PR Preview" w:date="2026-01-01T00:00:00Z">
        <w:r>
          <w:delText xml:space="preserve">. </w:delText>
        </w:r>
      </w:del>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del w:id="13601" w:author="PR Preview" w:date="2026-01-01T00:00:00Z">
        <w:r>
          <w:rPr>
            <w:b/>
            <w:bCs/>
          </w:rPr>
          <w:delText xml:space="preserve">.</w:delText>
        </w:r>
      </w:del>
      <w:del w:id="13602" w:author="PR Preview" w:date="2026-01-01T00:00:00Z">
        <w:r>
          <w:delText xml:space="preserve"> </w:delText>
        </w:r>
      </w:del>
      <w:del w:id="13603" w:author="PR Preview" w:date="2026-01-01T00:00:00Z">
        <w:r>
          <w:delText xml:space="preserve">Take</w:delText>
        </w:r>
      </w:del>
      <w:del w:id="13604" w:author="PR Preview" w:date="2026-01-01T00:00:00Z">
        <w:r>
          <w:delText xml:space="preserve"> </w:delText>
        </w:r>
      </w:del>
      <m:oMath>
        <m:limLow>
          <m:e>
            <m:r>
              <m:t>s</m:t>
            </m:r>
          </m:e>
          <m:lim>
            <m:r>
              <m:rPr>
                <m:sty m:val="p"/>
              </m:rPr>
              <m:t>∼</m:t>
            </m:r>
          </m:lim>
        </m:limLow>
        <m:r>
          <m:rPr>
            <m:sty m:val="p"/>
          </m:rPr>
          <m:t>∈</m:t>
        </m:r>
        <m:r>
          <m:rPr>
            <m:scr m:val="script"/>
            <m:sty m:val="p"/>
          </m:rPr>
          <m:t>S</m:t>
        </m:r>
      </m:oMath>
      <w:del w:id="13605" w:author="PR Preview" w:date="2026-01-01T00:00:00Z">
        <w:r>
          <w:delText xml:space="preserve"> </w:delText>
        </w:r>
      </w:del>
      <w:del w:id="13606" w:author="PR Preview" w:date="2026-01-01T00:00:00Z">
        <w:r>
          <w:delText xml:space="preserve">and any</w:delText>
        </w:r>
      </w:del>
      <w:del w:id="13607" w:author="PR Preview" w:date="2026-01-01T00:00:00Z">
        <w:r>
          <w:delText xml:space="preserve"> </w:delText>
        </w:r>
      </w:del>
      <m:oMath>
        <m:limLow>
          <m:e>
            <m:r>
              <m:t>v</m:t>
            </m:r>
          </m:e>
          <m:lim>
            <m:r>
              <m:rPr>
                <m:sty m:val="p"/>
              </m:rPr>
              <m:t>∼</m:t>
            </m:r>
          </m:lim>
        </m:limLow>
        <m:r>
          <m:rPr>
            <m:sty m:val="p"/>
          </m:rPr>
          <m:t>∈</m:t>
        </m:r>
        <m:sSup>
          <m:e>
            <m:r>
              <m:rPr>
                <m:scr m:val="script"/>
                <m:sty m:val="p"/>
              </m:rPr>
              <m:t>S</m:t>
            </m:r>
          </m:e>
          <m:sup>
            <m:r>
              <m:rPr>
                <m:sty m:val="p"/>
              </m:rPr>
              <m:t>⟂</m:t>
            </m:r>
          </m:sup>
        </m:sSup>
      </m:oMath>
      <w:del w:id="13608" w:author="PR Preview" w:date="2026-01-01T00:00:00Z">
        <w:r>
          <w:delText xml:space="preserve">.</w:delText>
        </w:r>
      </w:del>
      <w:del w:id="13609" w:author="PR Preview" w:date="2026-01-01T00:00:00Z">
        <w:r>
          <w:delText xml:space="preserve"> </w:delText>
        </w:r>
      </w:del>
      <w:del w:id="13610" w:author="PR Preview" w:date="2026-01-01T00:00:00Z">
        <w:r>
          <w:delText xml:space="preserve">By</w:delText>
        </w:r>
      </w:del>
      <w:del w:id="13611" w:author="PR Preview" w:date="2026-01-01T00:00:00Z">
        <w:r>
          <w:delText xml:space="preserve"> </w:delText>
        </w:r>
      </w:del>
      <w:hyperlink w:anchor="def-orthogonal-complement">
        <w:del w:id="13612" w:author="PR Preview" w:date="2026-01-01T00:00:00Z">
          <w:r>
            <w:rPr>
              <w:rStyle w:val="Hyperlink"/>
            </w:rPr>
            <w:delText xml:space="preserve">Definition 67</w:delText>
          </w:r>
        </w:del>
      </w:hyperlink>
      <w:del w:id="13613" w:author="PR Preview" w:date="2026-01-01T00:00:00Z">
        <w:r>
          <w:delText xml:space="preserve">,</w:delText>
        </w:r>
      </w:del>
      <w:del w:id="13614" w:author="PR Preview" w:date="2026-01-01T00:00:00Z">
        <w:r>
          <w:delText xml:space="preserve"> </w:delText>
        </w:r>
      </w:del>
      <m:oMath>
        <m:limLow>
          <m:e>
            <m:r>
              <m:t>s</m:t>
            </m:r>
          </m:e>
          <m:lim>
            <m:r>
              <m:rPr>
                <m:sty m:val="p"/>
              </m:rPr>
              <m:t>∼</m:t>
            </m:r>
          </m:lim>
        </m:limLow>
        <m:r>
          <m:rPr>
            <m:sty m:val="p"/>
          </m:rPr>
          <m:t>⋅</m:t>
        </m:r>
        <m:limLow>
          <m:e>
            <m:r>
              <m:t>v</m:t>
            </m:r>
          </m:e>
          <m:lim>
            <m:r>
              <m:rPr>
                <m:sty m:val="p"/>
              </m:rPr>
              <m:t>∼</m:t>
            </m:r>
          </m:lim>
        </m:limLow>
        <m:r>
          <m:rPr>
            <m:sty m:val="p"/>
          </m:rPr>
          <m:t>=</m:t>
        </m:r>
        <m:r>
          <m:t>0</m:t>
        </m:r>
      </m:oMath>
      <w:del w:id="13615" w:author="PR Preview" w:date="2026-01-01T00:00:00Z">
        <w:r>
          <w:delText xml:space="preserve">,</w:delText>
        </w:r>
      </w:del>
      <w:del w:id="13616" w:author="PR Preview" w:date="2026-01-01T00:00:00Z">
        <w:r>
          <w:delText xml:space="preserve"> </w:delText>
        </w:r>
      </w:del>
      <w:del w:id="13617" w:author="PR Preview" w:date="2026-01-01T00:00:00Z">
        <w:r>
          <w:delText xml:space="preserve">so</w:delText>
        </w:r>
      </w:del>
      <w:del w:id="13618" w:author="PR Preview" w:date="2026-01-01T00:00:00Z">
        <w:r>
          <w:delText xml:space="preserve"> </w:delText>
        </w:r>
      </w:del>
      <m:oMath>
        <m:limLow>
          <m:e>
            <m:r>
              <m:t>v</m:t>
            </m:r>
          </m:e>
          <m:lim>
            <m:r>
              <m:rPr>
                <m:sty m:val="p"/>
              </m:rPr>
              <m:t>∼</m:t>
            </m:r>
          </m:lim>
        </m:limLow>
        <m:r>
          <m:rPr>
            <m:sty m:val="p"/>
          </m:rPr>
          <m:t>⋅</m:t>
        </m:r>
        <m:limLow>
          <m:e>
            <m:r>
              <m:t>s</m:t>
            </m:r>
          </m:e>
          <m:lim>
            <m:r>
              <m:rPr>
                <m:sty m:val="p"/>
              </m:rPr>
              <m:t>∼</m:t>
            </m:r>
          </m:lim>
        </m:limLow>
        <m:r>
          <m:rPr>
            <m:sty m:val="p"/>
          </m:rPr>
          <m:t>=</m:t>
        </m:r>
        <m:r>
          <m:t>0</m:t>
        </m:r>
      </m:oMath>
      <w:del w:id="13619" w:author="PR Preview" w:date="2026-01-01T00:00:00Z">
        <w:r>
          <w:delText xml:space="preserve"> </w:delText>
        </w:r>
      </w:del>
      <w:del w:id="13620" w:author="PR Preview" w:date="2026-01-01T00:00:00Z">
        <w:r>
          <w:delText xml:space="preserve">too (</w:delText>
        </w:r>
      </w:del>
      <w:hyperlink w:anchor="thm-lincom-symmetric">
        <w:del w:id="13621" w:author="PR Preview" w:date="2026-01-01T00:00:00Z">
          <w:r>
            <w:rPr>
              <w:rStyle w:val="Hyperlink"/>
            </w:rPr>
            <w:delText xml:space="preserve">Theorem 1</w:delText>
          </w:r>
        </w:del>
      </w:hyperlink>
      <w:del w:id="13622" w:author="PR Preview" w:date="2026-01-01T00:00:00Z">
        <w:r>
          <w:delText xml:space="preserve">).</w:delText>
        </w:r>
      </w:del>
      <w:del w:id="13623" w:author="PR Preview" w:date="2026-01-01T00:00:00Z">
        <w:r>
          <w:delText xml:space="preserve"> </w:delText>
        </w:r>
      </w:del>
      <w:del w:id="13624" w:author="PR Preview" w:date="2026-01-01T00:00:00Z">
        <w:r>
          <w:delText xml:space="preserve">So</w:delText>
        </w:r>
      </w:del>
      <w:del w:id="13625" w:author="PR Preview" w:date="2026-01-01T00:00:00Z">
        <w:r>
          <w:delText xml:space="preserve"> </w:delText>
        </w:r>
      </w:del>
      <m:oMath>
        <m:limLow>
          <m:e>
            <m:r>
              <m:t>s</m:t>
            </m:r>
          </m:e>
          <m:lim>
            <m:r>
              <m:rPr>
                <m:sty m:val="p"/>
              </m:rPr>
              <m:t>∼</m:t>
            </m:r>
          </m:lim>
        </m:limLow>
      </m:oMath>
      <w:del w:id="13626" w:author="PR Preview" w:date="2026-01-01T00:00:00Z">
        <w:r>
          <w:delText xml:space="preserve"> </w:delText>
        </w:r>
      </w:del>
      <w:del w:id="13627" w:author="PR Preview" w:date="2026-01-01T00:00:00Z">
        <w:r>
          <w:delText xml:space="preserve">is orthogonal to every vector of</w:delText>
        </w:r>
      </w:del>
      <w:del w:id="13628" w:author="PR Preview" w:date="2026-01-01T00:00:00Z">
        <w:r>
          <w:delText xml:space="preserve"> </w:delText>
        </w:r>
      </w:del>
      <m:oMath>
        <m:sSup>
          <m:e>
            <m:r>
              <m:rPr>
                <m:scr m:val="script"/>
                <m:sty m:val="p"/>
              </m:rPr>
              <m:t>S</m:t>
            </m:r>
          </m:e>
          <m:sup>
            <m:r>
              <m:rPr>
                <m:sty m:val="p"/>
              </m:rPr>
              <m:t>⟂</m:t>
            </m:r>
          </m:sup>
        </m:sSup>
      </m:oMath>
      <w:del w:id="13629" w:author="PR Preview" w:date="2026-01-01T00:00:00Z">
        <w:r>
          <w:delText xml:space="preserve">,</w:delText>
        </w:r>
      </w:del>
      <w:del w:id="13630" w:author="PR Preview" w:date="2026-01-01T00:00:00Z">
        <w:r>
          <w:delText xml:space="preserve"> </w:delText>
        </w:r>
      </w:del>
      <w:del w:id="13631" w:author="PR Preview" w:date="2026-01-01T00:00:00Z">
        <w:r>
          <w:delText xml:space="preserve">that is,</w:delText>
        </w:r>
      </w:del>
      <w:del w:id="13632" w:author="PR Preview" w:date="2026-01-01T00:00:00Z">
        <w:r>
          <w:delText xml:space="preserve"> </w:delText>
        </w:r>
      </w:del>
      <m:oMath>
        <m:limLow>
          <m:e>
            <m:r>
              <m:t>s</m:t>
            </m:r>
          </m:e>
          <m:lim>
            <m:r>
              <m:rPr>
                <m:sty m:val="p"/>
              </m:rPr>
              <m:t>∼</m:t>
            </m:r>
          </m:lim>
        </m:limLow>
        <m:r>
          <m:rPr>
            <m:sty m:val="p"/>
          </m:rPr>
          <m:t>∈</m:t>
        </m:r>
        <m:r>
          <m:rPr>
            <m:sty m:val="p"/>
          </m:rPr>
          <m:t>(</m:t>
        </m:r>
        <m:sSup>
          <m:e>
            <m:r>
              <m:rPr>
                <m:scr m:val="script"/>
                <m:sty m:val="p"/>
              </m:rPr>
              <m:t>S</m:t>
            </m:r>
          </m:e>
          <m:sup>
            <m:r>
              <m:rPr>
                <m:sty m:val="p"/>
              </m:rPr>
              <m:t>⟂</m:t>
            </m:r>
          </m:sup>
        </m:sSup>
        <m:sSup>
          <m:e>
            <m:r>
              <m:rPr>
                <m:sty m:val="p"/>
              </m:rPr>
              <m:t>)</m:t>
            </m:r>
          </m:e>
          <m:sup>
            <m:r>
              <m:rPr>
                <m:sty m:val="p"/>
              </m:rPr>
              <m:t>⟂</m:t>
            </m:r>
          </m:sup>
        </m:sSup>
      </m:oMath>
      <w:del w:id="13633" w:author="PR Preview" w:date="2026-01-01T00:00:00Z">
        <w:r>
          <w:delText xml:space="preserve">.</w:delText>
        </w:r>
      </w:del>
    </w:p>
    <w:p>
      <w:pPr>
        <w:pStyle w:val="FirstParagraph"/>
      </w:pPr>
      <w:ins w:id="13634" w:author="PR Preview" w:date="2026-01-01T00:00:00Z">
        <w:r>
          <w:rPr>
            <w:i/>
            <w:iCs/>
          </w:rPr>
          <w:t xml:space="preserve">Proof</w:t>
        </w:r>
      </w:ins>
      <w:ins w:id="13635" w:author="PR Preview" w:date="2026-01-01T00:00:00Z">
        <w:r>
          <w:t xml:space="preserve">. </w:t>
        </w:r>
      </w:ins>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ins w:id="13636" w:author="PR Preview" w:date="2026-01-01T00:00:00Z">
        <w:r>
          <w:rPr>
            <w:b/>
            <w:bCs/>
          </w:rPr>
          <w:t xml:space="preserve">.</w:t>
        </w:r>
      </w:ins>
      <w:ins w:id="13637" w:author="PR Preview" w:date="2026-01-01T00:00:00Z">
        <w:r>
          <w:t xml:space="preserve"> </w:t>
        </w:r>
      </w:ins>
      <w:ins w:id="13638" w:author="PR Preview" w:date="2026-01-01T00:00:00Z">
        <w:r>
          <w:t xml:space="preserve">Take</w:t>
        </w:r>
      </w:ins>
      <w:ins w:id="13639" w:author="PR Preview" w:date="2026-01-01T00:00:00Z">
        <w:r>
          <w:t xml:space="preserve"> </w:t>
        </w:r>
      </w:ins>
      <w:ins w:id="13640" w:author="PR Preview" w:date="2026-01-01T00:00:00Z">
        <w:r>
          <w:t xml:space="preserve">$\mathord{\smash[b]{\underset{\raise.3ex\hbox{$\scriptstyle\sim$}}{s}}\vphantom{s}} \in \mathcal{S}$</w:t>
        </w:r>
      </w:ins>
      <w:ins w:id="13641" w:author="PR Preview" w:date="2026-01-01T00:00:00Z">
        <w:r>
          <w:t xml:space="preserve"> </w:t>
        </w:r>
      </w:ins>
      <w:ins w:id="13642" w:author="PR Preview" w:date="2026-01-01T00:00:00Z">
        <w:r>
          <w:t xml:space="preserve">and any</w:t>
        </w:r>
      </w:ins>
      <w:ins w:id="13643" w:author="PR Preview" w:date="2026-01-01T00:00:00Z">
        <w:r>
          <w:t xml:space="preserve"> </w:t>
        </w:r>
      </w:ins>
      <w:ins w:id="13644" w:author="PR Preview" w:date="2026-01-01T00:00:00Z">
        <w:r>
          <w:t xml:space="preserve">$\mathord{\smash[b]{\underset{\raise.3ex\hbox{$\scriptstyle\sim$}}{v}}\vphantom{v}} \in \mathcal{S}^\perp$</w:t>
        </w:r>
      </w:ins>
      <w:ins w:id="13645" w:author="PR Preview" w:date="2026-01-01T00:00:00Z">
        <w:r>
          <w:t xml:space="preserve">.</w:t>
        </w:r>
      </w:ins>
      <w:ins w:id="13646" w:author="PR Preview" w:date="2026-01-01T00:00:00Z">
        <w:r>
          <w:t xml:space="preserve"> </w:t>
        </w:r>
      </w:ins>
      <w:ins w:id="13647" w:author="PR Preview" w:date="2026-01-01T00:00:00Z">
        <w:r>
          <w:t xml:space="preserve">By</w:t>
        </w:r>
      </w:ins>
      <w:ins w:id="13648" w:author="PR Preview" w:date="2026-01-01T00:00:00Z">
        <w:r>
          <w:t xml:space="preserve"> </w:t>
        </w:r>
      </w:ins>
      <w:hyperlink w:anchor="def-orthogonal-complement">
        <w:ins w:id="13649" w:author="PR Preview" w:date="2026-01-01T00:00:00Z">
          <w:r>
            <w:rPr>
              <w:rStyle w:val="Hyperlink"/>
            </w:rPr>
            <w:t xml:space="preserve">Definition 67</w:t>
          </w:r>
        </w:ins>
      </w:hyperlink>
      <w:ins w:id="13650" w:author="PR Preview" w:date="2026-01-01T00:00:00Z">
        <w:r>
          <w:t xml:space="preserve">,</w:t>
        </w:r>
      </w:ins>
      <w:ins w:id="13651" w:author="PR Preview" w:date="2026-01-01T00:00:00Z">
        <w:r>
          <w:t xml:space="preserve"> </w:t>
        </w:r>
      </w:ins>
      <w:ins w:id="13652" w:author="PR Preview" w:date="2026-01-01T00:00:00Z">
        <w:r>
          <w:t xml:space="preserve">$\mathord{\smash[b]{\underset{\raise.3ex\hbox{$\scriptstyle\sim$}}{s}}\vphantom{s}} \cdot \mathord{\smash[b]{\underset{\raise.3ex\hbox{$\scriptstyle\sim$}}{v}}\vphantom{v}} = 0$</w:t>
        </w:r>
      </w:ins>
      <w:ins w:id="13653" w:author="PR Preview" w:date="2026-01-01T00:00:00Z">
        <w:r>
          <w:t xml:space="preserve">,</w:t>
        </w:r>
      </w:ins>
      <w:ins w:id="13654" w:author="PR Preview" w:date="2026-01-01T00:00:00Z">
        <w:r>
          <w:t xml:space="preserve"> </w:t>
        </w:r>
      </w:ins>
      <w:ins w:id="13655" w:author="PR Preview" w:date="2026-01-01T00:00:00Z">
        <w:r>
          <w:t xml:space="preserve">so</w:t>
        </w:r>
      </w:ins>
      <w:ins w:id="13656" w:author="PR Preview" w:date="2026-01-01T00:00:00Z">
        <w:r>
          <w:t xml:space="preserve"> </w:t>
        </w:r>
      </w:ins>
      <w:ins w:id="13657" w:author="PR Preview" w:date="2026-01-01T00:00:00Z">
        <w:r>
          <w:t xml:space="preserve">$\mathord{\smash[b]{\underset{\raise.3ex\hbox{$\scriptstyle\sim$}}{v}}\vphantom{v}} \cdot \mathord{\smash[b]{\underset{\raise.3ex\hbox{$\scriptstyle\sim$}}{s}}\vphantom{s}} = 0$</w:t>
        </w:r>
      </w:ins>
      <w:ins w:id="13658" w:author="PR Preview" w:date="2026-01-01T00:00:00Z">
        <w:r>
          <w:t xml:space="preserve"> </w:t>
        </w:r>
      </w:ins>
      <w:ins w:id="13659" w:author="PR Preview" w:date="2026-01-01T00:00:00Z">
        <w:r>
          <w:t xml:space="preserve">too (</w:t>
        </w:r>
      </w:ins>
      <w:hyperlink w:anchor="thm-lincom-symmetric">
        <w:ins w:id="13660" w:author="PR Preview" w:date="2026-01-01T00:00:00Z">
          <w:r>
            <w:rPr>
              <w:rStyle w:val="Hyperlink"/>
            </w:rPr>
            <w:t xml:space="preserve">Theorem 1</w:t>
          </w:r>
        </w:ins>
      </w:hyperlink>
      <w:ins w:id="13661" w:author="PR Preview" w:date="2026-01-01T00:00:00Z">
        <w:r>
          <w:t xml:space="preserve">).</w:t>
        </w:r>
      </w:ins>
      <w:ins w:id="13662" w:author="PR Preview" w:date="2026-01-01T00:00:00Z">
        <w:r>
          <w:t xml:space="preserve"> </w:t>
        </w:r>
      </w:ins>
      <w:ins w:id="13663" w:author="PR Preview" w:date="2026-01-01T00:00:00Z">
        <w:r>
          <w:t xml:space="preserve">So</w:t>
        </w:r>
      </w:ins>
      <w:ins w:id="13664" w:author="PR Preview" w:date="2026-01-01T00:00:00Z">
        <w:r>
          <w:t xml:space="preserve"> </w:t>
        </w:r>
      </w:ins>
      <w:ins w:id="13665" w:author="PR Preview" w:date="2026-01-01T00:00:00Z">
        <w:r>
          <w:t xml:space="preserve">$\mathord{\smash[b]{\underset{\raise.3ex\hbox{$\scriptstyle\sim$}}{s}}\vphantom{s}}$</w:t>
        </w:r>
      </w:ins>
      <w:ins w:id="13666" w:author="PR Preview" w:date="2026-01-01T00:00:00Z">
        <w:r>
          <w:t xml:space="preserve"> </w:t>
        </w:r>
      </w:ins>
      <w:ins w:id="13667" w:author="PR Preview" w:date="2026-01-01T00:00:00Z">
        <w:r>
          <w:t xml:space="preserve">is orthogonal to every vector of</w:t>
        </w:r>
      </w:ins>
      <w:ins w:id="13668" w:author="PR Preview" w:date="2026-01-01T00:00:00Z">
        <w:r>
          <w:t xml:space="preserve"> </w:t>
        </w:r>
      </w:ins>
      <m:oMath>
        <m:sSup>
          <m:e>
            <m:r>
              <m:rPr>
                <m:scr m:val="script"/>
                <m:sty m:val="p"/>
              </m:rPr>
              <m:t>S</m:t>
            </m:r>
          </m:e>
          <m:sup>
            <m:r>
              <m:rPr>
                <m:sty m:val="p"/>
              </m:rPr>
              <m:t>⟂</m:t>
            </m:r>
          </m:sup>
        </m:sSup>
      </m:oMath>
      <w:ins w:id="13669" w:author="PR Preview" w:date="2026-01-01T00:00:00Z">
        <w:r>
          <w:t xml:space="preserve">,</w:t>
        </w:r>
      </w:ins>
      <w:ins w:id="13670" w:author="PR Preview" w:date="2026-01-01T00:00:00Z">
        <w:r>
          <w:t xml:space="preserve"> </w:t>
        </w:r>
      </w:ins>
      <w:ins w:id="13671" w:author="PR Preview" w:date="2026-01-01T00:00:00Z">
        <w:r>
          <w:t xml:space="preserve">that is,</w:t>
        </w:r>
      </w:ins>
      <w:ins w:id="13672" w:author="PR Preview" w:date="2026-01-01T00:00:00Z">
        <w:r>
          <w:t xml:space="preserve"> </w:t>
        </w:r>
      </w:ins>
      <w:ins w:id="13673" w:author="PR Preview" w:date="2026-01-01T00:00:00Z">
        <w:r>
          <w:t xml:space="preserve">$\mathord{\smash[b]{\underset{\raise.3ex\hbox{$\scriptstyle\sim$}}{s}}\vphantom{s}} \in (\mathcal{S}^\perp)^\perp$</w:t>
        </w:r>
      </w:ins>
      <w:ins w:id="13674" w:author="PR Preview" w:date="2026-01-01T00:00:00Z">
        <w:r>
          <w:t xml:space="preserve">.</w:t>
        </w:r>
      </w:ins>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del w:id="13675" w:author="PR Preview" w:date="2026-01-01T00:00:00Z">
        <w:r>
          <w:rPr>
            <w:b/>
            <w:bCs/>
          </w:rPr>
          <w:delText xml:space="preserve">Example 94 (Back to the line)</w:delText>
        </w:r>
      </w:del>
      <w:del w:id="13676" w:author="PR Preview" w:date="2026-01-01T00:00:00Z">
        <w:r>
          <w:delText xml:space="preserve"> </w:delText>
        </w:r>
      </w:del>
      <w:del w:id="13677" w:author="PR Preview" w:date="2026-01-01T00:00:00Z">
        <w:r>
          <w:delText xml:space="preserve">In</w:delText>
        </w:r>
      </w:del>
      <w:del w:id="13678" w:author="PR Preview" w:date="2026-01-01T00:00:00Z">
        <w:r>
          <w:delText xml:space="preserve"> </w:delText>
        </w:r>
      </w:del>
      <w:hyperlink w:anchor="exm-orthogonal-direct-sum">
        <w:del w:id="13679" w:author="PR Preview" w:date="2026-01-01T00:00:00Z">
          <w:r>
            <w:rPr>
              <w:rStyle w:val="Hyperlink"/>
            </w:rPr>
            <w:delText xml:space="preserve">Example 93</w:delText>
          </w:r>
        </w:del>
      </w:hyperlink>
      <w:del w:id="13680" w:author="PR Preview" w:date="2026-01-01T00:00:00Z">
        <w:r>
          <w:delText xml:space="preserve">,</w:delText>
        </w:r>
      </w:del>
      <w:del w:id="13681"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13682" w:author="PR Preview" w:date="2026-01-01T00:00:00Z">
        <w:r>
          <w:delText xml:space="preserve"> </w:delText>
        </w:r>
      </w:del>
      <w:del w:id="13683" w:author="PR Preview" w:date="2026-01-01T00:00:00Z">
        <w:r>
          <w:delText xml:space="preserve">and</w:delText>
        </w:r>
      </w:del>
      <w:del w:id="13684" w:author="PR Preview" w:date="2026-01-01T00:00:00Z">
        <w:r>
          <w:delText xml:space="preserve"> </w:delText>
        </w:r>
      </w:del>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del w:id="13685" w:author="PR Preview" w:date="2026-01-01T00:00:00Z">
        <w:r>
          <w:delText xml:space="preserve">.</w:delText>
        </w:r>
      </w:del>
      <w:del w:id="13686" w:author="PR Preview" w:date="2026-01-01T00:00:00Z">
        <w:r>
          <w:delText xml:space="preserve"> </w:delText>
        </w:r>
      </w:del>
      <w:del w:id="13687" w:author="PR Preview" w:date="2026-01-01T00:00:00Z">
        <w:r>
          <w:delText xml:space="preserve">Put those two spanning vectors in the columns of the</w:delText>
        </w:r>
      </w:del>
      <w:del w:id="13688" w:author="PR Preview" w:date="2026-01-01T00:00:00Z">
        <w:r>
          <w:delText xml:space="preserve"> </w:delText>
        </w:r>
      </w:del>
      <m:oMath>
        <m:r>
          <m:t>3</m:t>
        </m:r>
        <m:r>
          <m:rPr>
            <m:sty m:val="p"/>
          </m:rPr>
          <m:t>×</m:t>
        </m:r>
        <m:r>
          <m:t>2</m:t>
        </m:r>
      </m:oMath>
      <w:del w:id="13689" w:author="PR Preview" w:date="2026-01-01T00:00:00Z">
        <w:r>
          <w:delText xml:space="preserve"> </w:delText>
        </w:r>
      </w:del>
      <w:del w:id="13690" w:author="PR Preview" w:date="2026-01-01T00:00:00Z">
        <w:r>
          <w:delText xml:space="preserve">matrix</w:delText>
        </w:r>
      </w:del>
      <w:del w:id="13691"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del w:id="13692" w:author="PR Preview" w:date="2026-01-01T00:00:00Z">
        <w:r>
          <w:delText xml:space="preserve">,</w:delText>
        </w:r>
      </w:del>
      <w:del w:id="13693" w:author="PR Preview" w:date="2026-01-01T00:00:00Z">
        <w:r>
          <w:delText xml:space="preserve"> </w:delText>
        </w:r>
      </w:del>
      <w:del w:id="13694" w:author="PR Preview" w:date="2026-01-01T00:00:00Z">
        <w:r>
          <w:delText xml:space="preserve">so</w:delText>
        </w:r>
      </w:del>
      <w:del w:id="13695" w:author="PR Preview" w:date="2026-01-01T00:00:00Z">
        <w:r>
          <w:delText xml:space="preserve"> </w:delText>
        </w:r>
      </w:del>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del w:id="13696" w:author="PR Preview" w:date="2026-01-01T00:00:00Z">
        <w:r>
          <w:delText xml:space="preserve"> </w:delText>
        </w:r>
      </w:del>
      <w:del w:id="13697" w:author="PR Preview" w:date="2026-01-01T00:00:00Z">
        <w:r>
          <w:delText xml:space="preserve">(</w:delText>
        </w:r>
      </w:del>
      <w:hyperlink w:anchor="thm-column-space-span">
        <w:del w:id="13698" w:author="PR Preview" w:date="2026-01-01T00:00:00Z">
          <w:r>
            <w:rPr>
              <w:rStyle w:val="Hyperlink"/>
            </w:rPr>
            <w:delText xml:space="preserve">Theorem 32</w:delText>
          </w:r>
        </w:del>
      </w:hyperlink>
      <w:del w:id="13699" w:author="PR Preview" w:date="2026-01-01T00:00:00Z">
        <w:r>
          <w:delText xml:space="preserve">)</w:delText>
        </w:r>
      </w:del>
      <w:del w:id="13700" w:author="PR Preview" w:date="2026-01-01T00:00:00Z">
        <w:r>
          <w:delText xml:space="preserve"> </w:delText>
        </w:r>
      </w:del>
      <w:del w:id="13701" w:author="PR Preview" w:date="2026-01-01T00:00:00Z">
        <w:r>
          <w:delText xml:space="preserve">and</w:delText>
        </w:r>
      </w:del>
      <w:del w:id="13702" w:author="PR Preview" w:date="2026-01-01T00:00:00Z">
        <w:r>
          <w:delText xml:space="preserve"> </w:delText>
        </w:r>
      </w:del>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del w:id="13703" w:author="PR Preview" w:date="2026-01-01T00:00:00Z">
        <w:r>
          <w:delText xml:space="preserve"> </w:delText>
        </w:r>
      </w:del>
      <w:del w:id="13704" w:author="PR Preview" w:date="2026-01-01T00:00:00Z">
        <w:r>
          <w:delText xml:space="preserve">(</w:delText>
        </w:r>
      </w:del>
      <w:hyperlink w:anchor="thm-complement-null-space">
        <w:del w:id="13705" w:author="PR Preview" w:date="2026-01-01T00:00:00Z">
          <w:r>
            <w:rPr>
              <w:rStyle w:val="Hyperlink"/>
            </w:rPr>
            <w:delText xml:space="preserve">Theorem 52</w:delText>
          </w:r>
        </w:del>
      </w:hyperlink>
      <w:del w:id="13706" w:author="PR Preview" w:date="2026-01-01T00:00:00Z">
        <w:r>
          <w:delText xml:space="preserve">).</w:delText>
        </w:r>
      </w:del>
      <w:del w:id="13707" w:author="PR Preview" w:date="2026-01-01T00:00:00Z">
        <w:r>
          <w:delText xml:space="preserve"> </w:delText>
        </w:r>
      </w:del>
      <w:del w:id="13708" w:author="PR Preview" w:date="2026-01-01T00:00:00Z">
        <w:r>
          <w:delText xml:space="preserve">Since</w:delText>
        </w:r>
      </w:del>
      <w:del w:id="13709" w:author="PR Preview" w:date="2026-01-01T00:00:00Z">
        <w:r>
          <w:delText xml:space="preserve"> </w:delText>
        </w:r>
      </w:del>
      <m:oMath>
        <m:sSup>
          <m:e>
            <m:r>
              <m:rPr>
                <m:sty m:val="bi"/>
              </m:rPr>
              <m:t>B</m:t>
            </m:r>
          </m:e>
          <m:sup>
            <m:r>
              <m:rPr>
                <m:sty m:val="p"/>
              </m:rPr>
              <m:t>⊤</m:t>
            </m:r>
          </m:sup>
        </m:sSup>
        <m:limLow>
          <m:e>
            <m:r>
              <m:t>w</m:t>
            </m:r>
          </m:e>
          <m:lim>
            <m:r>
              <m:rPr>
                <m:sty m:val="p"/>
              </m:rPr>
              <m:t>∼</m:t>
            </m:r>
          </m:lim>
        </m:limLow>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del w:id="13710" w:author="PR Preview" w:date="2026-01-01T00:00:00Z">
        <w:r>
          <w:delText xml:space="preserve"> </w:delText>
        </w:r>
      </w:del>
      <w:del w:id="13711" w:author="PR Preview" w:date="2026-01-01T00:00:00Z">
        <w:r>
          <w:delText xml:space="preserve">(</w:delText>
        </w:r>
      </w:del>
      <w:hyperlink w:anchor="def-matvec-mult">
        <w:del w:id="13712" w:author="PR Preview" w:date="2026-01-01T00:00:00Z">
          <w:r>
            <w:rPr>
              <w:rStyle w:val="Hyperlink"/>
            </w:rPr>
            <w:delText xml:space="preserve">Definition 32</w:delText>
          </w:r>
        </w:del>
      </w:hyperlink>
      <w:del w:id="13713" w:author="PR Preview" w:date="2026-01-01T00:00:00Z">
        <w:r>
          <w:delText xml:space="preserve">),</w:delText>
        </w:r>
      </w:del>
      <w:del w:id="13714" w:author="PR Preview" w:date="2026-01-01T00:00:00Z">
        <w:r>
          <w:delText xml:space="preserve"> </w:delText>
        </w:r>
      </w:del>
      <m:oMath>
        <m:limLow>
          <m:e>
            <m:r>
              <m:t>w</m:t>
            </m:r>
          </m:e>
          <m:lim>
            <m:r>
              <m:rPr>
                <m:sty m:val="p"/>
              </m:rPr>
              <m:t>∼</m:t>
            </m:r>
          </m:lim>
        </m:limLow>
        <m:r>
          <m:rPr>
            <m:sty m:val="p"/>
          </m:rPr>
          <m:t>∈</m:t>
        </m:r>
        <m:r>
          <m:rPr>
            <m:sty m:val="p"/>
          </m:rPr>
          <m:t>(</m:t>
        </m:r>
        <m:sSup>
          <m:e>
            <m:r>
              <m:rPr>
                <m:scr m:val="script"/>
                <m:sty m:val="p"/>
              </m:rPr>
              <m:t>S</m:t>
            </m:r>
          </m:e>
          <m:sup>
            <m:r>
              <m:rPr>
                <m:sty m:val="p"/>
              </m:rPr>
              <m:t>⟂</m:t>
            </m:r>
          </m:sup>
        </m:sSup>
        <m:sSup>
          <m:e>
            <m:r>
              <m:rPr>
                <m:sty m:val="p"/>
              </m:rPr>
              <m:t>)</m:t>
            </m:r>
          </m:e>
          <m:sup>
            <m:r>
              <m:rPr>
                <m:sty m:val="p"/>
              </m:rPr>
              <m:t>⟂</m:t>
            </m:r>
          </m:sup>
        </m:sSup>
      </m:oMath>
      <w:del w:id="13715" w:author="PR Preview" w:date="2026-01-01T00:00:00Z">
        <w:r>
          <w:delText xml:space="preserve"> </w:delText>
        </w:r>
      </w:del>
      <w:del w:id="13716" w:author="PR Preview" w:date="2026-01-01T00:00:00Z">
        <w:r>
          <w:delText xml:space="preserve">exactly when</w:delText>
        </w:r>
      </w:del>
      <w:del w:id="13717" w:author="PR Preview" w:date="2026-01-01T00:00:00Z">
        <w:r>
          <w:delText xml:space="preserve"> </w:delText>
        </w:r>
      </w:del>
      <m:oMath>
        <m:sSub>
          <m:e>
            <m:r>
              <m:t>w</m:t>
            </m:r>
          </m:e>
          <m:sub>
            <m:r>
              <m:t>1</m:t>
            </m:r>
          </m:sub>
        </m:sSub>
        <m:r>
          <m:rPr>
            <m:sty m:val="p"/>
          </m:rPr>
          <m:t>−</m:t>
        </m:r>
        <m:sSub>
          <m:e>
            <m:r>
              <m:t>w</m:t>
            </m:r>
          </m:e>
          <m:sub>
            <m:r>
              <m:t>2</m:t>
            </m:r>
          </m:sub>
        </m:sSub>
        <m:r>
          <m:rPr>
            <m:sty m:val="p"/>
          </m:rPr>
          <m:t>=</m:t>
        </m:r>
        <m:r>
          <m:t>0</m:t>
        </m:r>
      </m:oMath>
      <w:del w:id="13718" w:author="PR Preview" w:date="2026-01-01T00:00:00Z">
        <w:r>
          <w:delText xml:space="preserve"> </w:delText>
        </w:r>
      </w:del>
      <w:del w:id="13719" w:author="PR Preview" w:date="2026-01-01T00:00:00Z">
        <w:r>
          <w:delText xml:space="preserve">and</w:delText>
        </w:r>
      </w:del>
      <w:del w:id="13720" w:author="PR Preview" w:date="2026-01-01T00:00:00Z">
        <w:r>
          <w:delText xml:space="preserve"> </w:delText>
        </w:r>
      </w:del>
      <m:oMath>
        <m:sSub>
          <m:e>
            <m:r>
              <m:t>w</m:t>
            </m:r>
          </m:e>
          <m:sub>
            <m:r>
              <m:t>3</m:t>
            </m:r>
          </m:sub>
        </m:sSub>
        <m:r>
          <m:rPr>
            <m:sty m:val="p"/>
          </m:rPr>
          <m:t>=</m:t>
        </m:r>
        <m:r>
          <m:t>0</m:t>
        </m:r>
      </m:oMath>
      <w:del w:id="13721" w:author="PR Preview" w:date="2026-01-01T00:00:00Z">
        <w:r>
          <w:delText xml:space="preserve">.</w:delText>
        </w:r>
      </w:del>
      <w:del w:id="13722" w:author="PR Preview" w:date="2026-01-01T00:00:00Z">
        <w:r>
          <w:delText xml:space="preserve"> </w:delText>
        </w:r>
      </w:del>
      <w:del w:id="13723" w:author="PR Preview" w:date="2026-01-01T00:00:00Z">
        <w:r>
          <w:delText xml:space="preserve">So</w:delText>
        </w:r>
      </w:del>
    </w:p>
    <w:p>
      <w:pPr>
        <w:pStyle w:val="BodyText"/>
      </w:pPr>
      <w:ins w:id="13724" w:author="PR Preview" w:date="2026-01-01T00:00:00Z">
        <w:r>
          <w:rPr>
            <w:b/>
            <w:bCs/>
          </w:rPr>
          <w:t xml:space="preserve">Example 94 (Back to the line)</w:t>
        </w:r>
      </w:ins>
      <w:ins w:id="13725" w:author="PR Preview" w:date="2026-01-01T00:00:00Z">
        <w:r>
          <w:t xml:space="preserve"> </w:t>
        </w:r>
      </w:ins>
      <w:ins w:id="13726" w:author="PR Preview" w:date="2026-01-01T00:00:00Z">
        <w:r>
          <w:t xml:space="preserve">In</w:t>
        </w:r>
      </w:ins>
      <w:ins w:id="13727" w:author="PR Preview" w:date="2026-01-01T00:00:00Z">
        <w:r>
          <w:t xml:space="preserve"> </w:t>
        </w:r>
      </w:ins>
      <w:hyperlink w:anchor="exm-orthogonal-direct-sum">
        <w:ins w:id="13728" w:author="PR Preview" w:date="2026-01-01T00:00:00Z">
          <w:r>
            <w:rPr>
              <w:rStyle w:val="Hyperlink"/>
            </w:rPr>
            <w:t xml:space="preserve">Example 93</w:t>
          </w:r>
        </w:ins>
      </w:hyperlink>
      <w:ins w:id="13729" w:author="PR Preview" w:date="2026-01-01T00:00:00Z">
        <w:r>
          <w:t xml:space="preserve">,</w:t>
        </w:r>
      </w:ins>
      <w:ins w:id="13730"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13731" w:author="PR Preview" w:date="2026-01-01T00:00:00Z">
        <w:r>
          <w:t xml:space="preserve"> </w:t>
        </w:r>
      </w:ins>
      <w:ins w:id="13732" w:author="PR Preview" w:date="2026-01-01T00:00:00Z">
        <w:r>
          <w:t xml:space="preserve">and</w:t>
        </w:r>
      </w:ins>
      <w:ins w:id="13733" w:author="PR Preview" w:date="2026-01-01T00:00:00Z">
        <w:r>
          <w:t xml:space="preserve"> </w:t>
        </w:r>
      </w:ins>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ins w:id="13734" w:author="PR Preview" w:date="2026-01-01T00:00:00Z">
        <w:r>
          <w:t xml:space="preserve">.</w:t>
        </w:r>
      </w:ins>
      <w:ins w:id="13735" w:author="PR Preview" w:date="2026-01-01T00:00:00Z">
        <w:r>
          <w:t xml:space="preserve"> </w:t>
        </w:r>
      </w:ins>
      <w:ins w:id="13736" w:author="PR Preview" w:date="2026-01-01T00:00:00Z">
        <w:r>
          <w:t xml:space="preserve">Put those two spanning vectors in the columns of the</w:t>
        </w:r>
      </w:ins>
      <w:ins w:id="13737" w:author="PR Preview" w:date="2026-01-01T00:00:00Z">
        <w:r>
          <w:t xml:space="preserve"> </w:t>
        </w:r>
      </w:ins>
      <m:oMath>
        <m:r>
          <m:t>3</m:t>
        </m:r>
        <m:r>
          <m:rPr>
            <m:sty m:val="p"/>
          </m:rPr>
          <m:t>×</m:t>
        </m:r>
        <m:r>
          <m:t>2</m:t>
        </m:r>
      </m:oMath>
      <w:ins w:id="13738" w:author="PR Preview" w:date="2026-01-01T00:00:00Z">
        <w:r>
          <w:t xml:space="preserve"> </w:t>
        </w:r>
      </w:ins>
      <w:ins w:id="13739" w:author="PR Preview" w:date="2026-01-01T00:00:00Z">
        <w:r>
          <w:t xml:space="preserve">matrix</w:t>
        </w:r>
      </w:ins>
      <w:ins w:id="13740"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ins w:id="13741" w:author="PR Preview" w:date="2026-01-01T00:00:00Z">
        <w:r>
          <w:t xml:space="preserve">,</w:t>
        </w:r>
      </w:ins>
      <w:ins w:id="13742" w:author="PR Preview" w:date="2026-01-01T00:00:00Z">
        <w:r>
          <w:t xml:space="preserve"> </w:t>
        </w:r>
      </w:ins>
      <w:ins w:id="13743" w:author="PR Preview" w:date="2026-01-01T00:00:00Z">
        <w:r>
          <w:t xml:space="preserve">so</w:t>
        </w:r>
      </w:ins>
      <w:ins w:id="13744" w:author="PR Preview" w:date="2026-01-01T00:00:00Z">
        <w:r>
          <w:t xml:space="preserve"> </w:t>
        </w:r>
      </w:ins>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ins w:id="13745" w:author="PR Preview" w:date="2026-01-01T00:00:00Z">
        <w:r>
          <w:t xml:space="preserve"> </w:t>
        </w:r>
      </w:ins>
      <w:ins w:id="13746" w:author="PR Preview" w:date="2026-01-01T00:00:00Z">
        <w:r>
          <w:t xml:space="preserve">(</w:t>
        </w:r>
      </w:ins>
      <w:hyperlink w:anchor="thm-column-space-span">
        <w:ins w:id="13747" w:author="PR Preview" w:date="2026-01-01T00:00:00Z">
          <w:r>
            <w:rPr>
              <w:rStyle w:val="Hyperlink"/>
            </w:rPr>
            <w:t xml:space="preserve">Theorem 32</w:t>
          </w:r>
        </w:ins>
      </w:hyperlink>
      <w:ins w:id="13748" w:author="PR Preview" w:date="2026-01-01T00:00:00Z">
        <w:r>
          <w:t xml:space="preserve">)</w:t>
        </w:r>
      </w:ins>
      <w:ins w:id="13749" w:author="PR Preview" w:date="2026-01-01T00:00:00Z">
        <w:r>
          <w:t xml:space="preserve"> </w:t>
        </w:r>
      </w:ins>
      <w:ins w:id="13750" w:author="PR Preview" w:date="2026-01-01T00:00:00Z">
        <w:r>
          <w:t xml:space="preserve">and</w:t>
        </w:r>
      </w:ins>
      <w:ins w:id="13751" w:author="PR Preview" w:date="2026-01-01T00:00:00Z">
        <w:r>
          <w:t xml:space="preserve"> </w:t>
        </w:r>
      </w:ins>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ins w:id="13752" w:author="PR Preview" w:date="2026-01-01T00:00:00Z">
        <w:r>
          <w:t xml:space="preserve"> </w:t>
        </w:r>
      </w:ins>
      <w:ins w:id="13753" w:author="PR Preview" w:date="2026-01-01T00:00:00Z">
        <w:r>
          <w:t xml:space="preserve">(</w:t>
        </w:r>
      </w:ins>
      <w:hyperlink w:anchor="thm-complement-null-space">
        <w:ins w:id="13754" w:author="PR Preview" w:date="2026-01-01T00:00:00Z">
          <w:r>
            <w:rPr>
              <w:rStyle w:val="Hyperlink"/>
            </w:rPr>
            <w:t xml:space="preserve">Theorem 52</w:t>
          </w:r>
        </w:ins>
      </w:hyperlink>
      <w:ins w:id="13755" w:author="PR Preview" w:date="2026-01-01T00:00:00Z">
        <w:r>
          <w:t xml:space="preserve">).</w:t>
        </w:r>
      </w:ins>
      <w:ins w:id="13756" w:author="PR Preview" w:date="2026-01-01T00:00:00Z">
        <w:r>
          <w:t xml:space="preserve"> </w:t>
        </w:r>
      </w:ins>
      <w:ins w:id="13757" w:author="PR Preview" w:date="2026-01-01T00:00:00Z">
        <w:r>
          <w:t xml:space="preserve">Since</w:t>
        </w:r>
      </w:ins>
      <w:ins w:id="13758" w:author="PR Preview" w:date="2026-01-01T00:00:00Z">
        <w:r>
          <w:t xml:space="preserve"> </w:t>
        </w:r>
      </w:ins>
      <w:ins w:id="13759" w:author="PR Preview" w:date="2026-01-01T00:00:00Z">
        <w:r>
          <w:t xml:space="preserve">${\mathbf{B}}^{\top} \mathord{\smash[b]{\underset{\raise.3ex\hbox{$\scriptstyle\sim$}}{w}}\vphantom{w}} = (w_1 - w_2,\ w_3)$</w:t>
        </w:r>
      </w:ins>
      <w:ins w:id="13760" w:author="PR Preview" w:date="2026-01-01T00:00:00Z">
        <w:r>
          <w:t xml:space="preserve"> </w:t>
        </w:r>
      </w:ins>
      <w:ins w:id="13761" w:author="PR Preview" w:date="2026-01-01T00:00:00Z">
        <w:r>
          <w:t xml:space="preserve">(</w:t>
        </w:r>
      </w:ins>
      <w:hyperlink w:anchor="def-matvec-mult">
        <w:ins w:id="13762" w:author="PR Preview" w:date="2026-01-01T00:00:00Z">
          <w:r>
            <w:rPr>
              <w:rStyle w:val="Hyperlink"/>
            </w:rPr>
            <w:t xml:space="preserve">Definition 32</w:t>
          </w:r>
        </w:ins>
      </w:hyperlink>
      <w:ins w:id="13763" w:author="PR Preview" w:date="2026-01-01T00:00:00Z">
        <w:r>
          <w:t xml:space="preserve">),</w:t>
        </w:r>
      </w:ins>
      <w:ins w:id="13764" w:author="PR Preview" w:date="2026-01-01T00:00:00Z">
        <w:r>
          <w:t xml:space="preserve"> </w:t>
        </w:r>
      </w:ins>
      <w:ins w:id="13765" w:author="PR Preview" w:date="2026-01-01T00:00:00Z">
        <w:r>
          <w:t xml:space="preserve">$\mathord{\smash[b]{\underset{\raise.3ex\hbox{$\scriptstyle\sim$}}{w}}\vphantom{w}} \in (\mathcal{S}^\perp)^\perp$</w:t>
        </w:r>
      </w:ins>
      <w:ins w:id="13766" w:author="PR Preview" w:date="2026-01-01T00:00:00Z">
        <w:r>
          <w:t xml:space="preserve"> </w:t>
        </w:r>
      </w:ins>
      <w:ins w:id="13767" w:author="PR Preview" w:date="2026-01-01T00:00:00Z">
        <w:r>
          <w:t xml:space="preserve">exactly when</w:t>
        </w:r>
      </w:ins>
      <w:ins w:id="13768" w:author="PR Preview" w:date="2026-01-01T00:00:00Z">
        <w:r>
          <w:t xml:space="preserve"> </w:t>
        </w:r>
      </w:ins>
      <m:oMath>
        <m:sSub>
          <m:e>
            <m:r>
              <m:t>w</m:t>
            </m:r>
          </m:e>
          <m:sub>
            <m:r>
              <m:t>1</m:t>
            </m:r>
          </m:sub>
        </m:sSub>
        <m:r>
          <m:rPr>
            <m:sty m:val="p"/>
          </m:rPr>
          <m:t>−</m:t>
        </m:r>
        <m:sSub>
          <m:e>
            <m:r>
              <m:t>w</m:t>
            </m:r>
          </m:e>
          <m:sub>
            <m:r>
              <m:t>2</m:t>
            </m:r>
          </m:sub>
        </m:sSub>
        <m:r>
          <m:rPr>
            <m:sty m:val="p"/>
          </m:rPr>
          <m:t>=</m:t>
        </m:r>
        <m:r>
          <m:t>0</m:t>
        </m:r>
      </m:oMath>
      <w:ins w:id="13769" w:author="PR Preview" w:date="2026-01-01T00:00:00Z">
        <w:r>
          <w:t xml:space="preserve"> </w:t>
        </w:r>
      </w:ins>
      <w:ins w:id="13770" w:author="PR Preview" w:date="2026-01-01T00:00:00Z">
        <w:r>
          <w:t xml:space="preserve">and</w:t>
        </w:r>
      </w:ins>
      <w:ins w:id="13771" w:author="PR Preview" w:date="2026-01-01T00:00:00Z">
        <w:r>
          <w:t xml:space="preserve"> </w:t>
        </w:r>
      </w:ins>
      <m:oMath>
        <m:sSub>
          <m:e>
            <m:r>
              <m:t>w</m:t>
            </m:r>
          </m:e>
          <m:sub>
            <m:r>
              <m:t>3</m:t>
            </m:r>
          </m:sub>
        </m:sSub>
        <m:r>
          <m:rPr>
            <m:sty m:val="p"/>
          </m:rPr>
          <m:t>=</m:t>
        </m:r>
        <m:r>
          <m:t>0</m:t>
        </m:r>
      </m:oMath>
      <w:ins w:id="13772" w:author="PR Preview" w:date="2026-01-01T00:00:00Z">
        <w:r>
          <w:t xml:space="preserve">.</w:t>
        </w:r>
      </w:ins>
      <w:ins w:id="13773" w:author="PR Preview" w:date="2026-01-01T00:00:00Z">
        <w:r>
          <w:t xml:space="preserve"> </w:t>
        </w:r>
      </w:ins>
      <w:ins w:id="13774" w:author="PR Preview" w:date="2026-01-01T00:00:00Z">
        <w:r>
          <w:t xml:space="preserve">So</w:t>
        </w:r>
      </w:ins>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del w:id="13775" w:author="PR Preview" w:date="2026-01-01T00:00:00Z">
        <w:r>
          <w:delText xml:space="preserve">By part 3,</w:delText>
        </w:r>
      </w:del>
      <w:del w:id="13776" w:author="PR Preview" w:date="2026-01-01T00:00:00Z">
        <w:r>
          <w:delText xml:space="preserve"> </w:delText>
        </w:r>
      </w:del>
      <m:oMath>
        <m:limLow>
          <m:e>
            <m:r>
              <m:t>y</m:t>
            </m:r>
          </m:e>
          <m:lim>
            <m:r>
              <m:rPr>
                <m:sty m:val="p"/>
              </m:rPr>
              <m:t>∼</m:t>
            </m:r>
          </m:lim>
        </m:limLow>
        <m:r>
          <m:rPr>
            <m:sty m:val="p"/>
          </m:rPr>
          <m:t>=</m:t>
        </m:r>
        <m:r>
          <m:rPr>
            <m:sty m:val="p"/>
          </m:rPr>
          <m:t>(</m:t>
        </m:r>
        <m:r>
          <m:t>1</m:t>
        </m:r>
        <m:r>
          <m:rPr>
            <m:sty m:val="p"/>
          </m:rPr>
          <m:t>,</m:t>
        </m:r>
        <m:r>
          <m:t>0</m:t>
        </m:r>
        <m:r>
          <m:rPr>
            <m:sty m:val="p"/>
          </m:rPr>
          <m:t>,</m:t>
        </m:r>
        <m:r>
          <m:t>0</m:t>
        </m:r>
        <m:r>
          <m:rPr>
            <m:sty m:val="p"/>
          </m:rPr>
          <m:t>)</m:t>
        </m:r>
      </m:oMath>
      <w:del w:id="13777" w:author="PR Preview" w:date="2026-01-01T00:00:00Z">
        <w:r>
          <w:delText xml:space="preserve"> </w:delText>
        </w:r>
      </w:del>
      <w:del w:id="13778" w:author="PR Preview" w:date="2026-01-01T00:00:00Z">
        <w:r>
          <w:delText xml:space="preserve">splits uniquely</w:delText>
        </w:r>
      </w:del>
      <w:del w:id="13779" w:author="PR Preview" w:date="2026-01-01T00:00:00Z">
        <w:r>
          <w:delText xml:space="preserve"> </w:delText>
        </w:r>
      </w:del>
      <w:del w:id="13780" w:author="PR Preview" w:date="2026-01-01T00:00:00Z">
        <w:r>
          <w:delText xml:space="preserve">into a row-space part</w:delText>
        </w:r>
      </w:del>
      <w:del w:id="13781" w:author="PR Preview" w:date="2026-01-01T00:00:00Z">
        <w:r>
          <w:delText xml:space="preserve"> </w:delText>
        </w:r>
      </w:del>
      <m:oMath>
        <m:r>
          <m:t>t</m:t>
        </m:r>
        <m:r>
          <m:t> </m:t>
        </m:r>
        <m:r>
          <m:rPr>
            <m:sty m:val="p"/>
          </m:rPr>
          <m:t>(</m:t>
        </m:r>
        <m:r>
          <m:t>1</m:t>
        </m:r>
        <m:r>
          <m:rPr>
            <m:sty m:val="p"/>
          </m:rPr>
          <m:t>,</m:t>
        </m:r>
        <m:r>
          <m:rPr>
            <m:sty m:val="p"/>
          </m:rPr>
          <m:t>−</m:t>
        </m:r>
        <m:r>
          <m:t>2</m:t>
        </m:r>
        <m:r>
          <m:rPr>
            <m:sty m:val="p"/>
          </m:rPr>
          <m:t>,</m:t>
        </m:r>
        <m:r>
          <m:rPr>
            <m:sty m:val="p"/>
          </m:rPr>
          <m:t>−</m:t>
        </m:r>
        <m:r>
          <m:t>2</m:t>
        </m:r>
        <m:r>
          <m:rPr>
            <m:sty m:val="p"/>
          </m:rPr>
          <m:t>)</m:t>
        </m:r>
      </m:oMath>
      <w:del w:id="13782" w:author="PR Preview" w:date="2026-01-01T00:00:00Z">
        <w:r>
          <w:delText xml:space="preserve"> </w:delText>
        </w:r>
      </w:del>
      <w:del w:id="13783" w:author="PR Preview" w:date="2026-01-01T00:00:00Z">
        <w:r>
          <w:delText xml:space="preserve">and a null-space part.</w:delText>
        </w:r>
      </w:del>
      <w:del w:id="13784" w:author="PR Preview" w:date="2026-01-01T00:00:00Z">
        <w:r>
          <w:delText xml:space="preserve"> </w:delText>
        </w:r>
      </w:del>
      <w:del w:id="13785" w:author="PR Preview" w:date="2026-01-01T00:00:00Z">
        <w:r>
          <w:delText xml:space="preserve">The null-space part</w:delText>
        </w:r>
      </w:del>
      <w:del w:id="13786" w:author="PR Preview" w:date="2026-01-01T00:00:00Z">
        <w:r>
          <w:delText xml:space="preserve"> </w:delText>
        </w:r>
      </w:del>
      <m:oMath>
        <m:limLow>
          <m:e>
            <m:r>
              <m:t>y</m:t>
            </m:r>
          </m:e>
          <m:lim>
            <m:r>
              <m:rPr>
                <m:sty m:val="p"/>
              </m:rPr>
              <m:t>∼</m:t>
            </m:r>
          </m:lim>
        </m:limLow>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del w:id="13787" w:author="PR Preview" w:date="2026-01-01T00:00:00Z">
        <w:r>
          <w:delText xml:space="preserve"> </w:delText>
        </w:r>
      </w:del>
      <w:del w:id="13788" w:author="PR Preview" w:date="2026-01-01T00:00:00Z">
        <w:r>
          <w:delText xml:space="preserve">lies in</w:delText>
        </w:r>
      </w:del>
      <w:del w:id="13789" w:author="PR Preview" w:date="2026-01-01T00:00:00Z">
        <w:r>
          <w:delText xml:space="preserve"> </w:delText>
        </w:r>
      </w:del>
      <m:oMath>
        <m:r>
          <m:rPr>
            <m:scr m:val="script"/>
            <m:sty m:val="p"/>
          </m:rPr>
          <m:t>N</m:t>
        </m:r>
        <m:r>
          <m:rPr>
            <m:sty m:val="p"/>
          </m:rPr>
          <m:t>(</m:t>
        </m:r>
        <m:r>
          <m:rPr>
            <m:sty m:val="bi"/>
          </m:rPr>
          <m:t>A</m:t>
        </m:r>
        <m:r>
          <m:rPr>
            <m:sty m:val="p"/>
          </m:rPr>
          <m:t>)</m:t>
        </m:r>
      </m:oMath>
      <w:del w:id="13790" w:author="PR Preview" w:date="2026-01-01T00:00:00Z">
        <w:r>
          <w:delText xml:space="preserve"> </w:delText>
        </w:r>
      </w:del>
      <w:del w:id="13791" w:author="PR Preview" w:date="2026-01-01T00:00:00Z">
        <w:r>
          <w:delText xml:space="preserve">(part 3),</w:delText>
        </w:r>
      </w:del>
      <w:del w:id="13792" w:author="PR Preview" w:date="2026-01-01T00:00:00Z">
        <w:r>
          <w:delText xml:space="preserve"> </w:delText>
        </w:r>
      </w:del>
      <w:del w:id="13793" w:author="PR Preview" w:date="2026-01-01T00:00:00Z">
        <w:r>
          <w:delText xml:space="preserve">and</w:delText>
        </w:r>
      </w:del>
      <w:del w:id="13794" w:author="PR Preview" w:date="2026-01-01T00:00:00Z">
        <w:r>
          <w:delText xml:space="preserve"> </w:delText>
        </w:r>
      </w:del>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del w:id="13795" w:author="PR Preview" w:date="2026-01-01T00:00:00Z">
        <w:r>
          <w:delText xml:space="preserve"> </w:delText>
        </w:r>
      </w:del>
      <w:del w:id="13796" w:author="PR Preview" w:date="2026-01-01T00:00:00Z">
        <w:r>
          <w:delText xml:space="preserve">(</w:delText>
        </w:r>
      </w:del>
      <w:hyperlink w:anchor="thm-complement-null-space">
        <w:del w:id="13797" w:author="PR Preview" w:date="2026-01-01T00:00:00Z">
          <w:r>
            <w:rPr>
              <w:rStyle w:val="Hyperlink"/>
            </w:rPr>
            <w:delText xml:space="preserve">Theorem 52</w:delText>
          </w:r>
        </w:del>
      </w:hyperlink>
      <w:del w:id="13798" w:author="PR Preview" w:date="2026-01-01T00:00:00Z">
        <w:r>
          <w:delText xml:space="preserve"> </w:delText>
        </w:r>
      </w:del>
      <w:del w:id="13799" w:author="PR Preview" w:date="2026-01-01T00:00:00Z">
        <w:r>
          <w:delText xml:space="preserve">applied to</w:delText>
        </w:r>
      </w:del>
      <w:del w:id="13800" w:author="PR Preview" w:date="2026-01-01T00:00:00Z">
        <w:r>
          <w:delText xml:space="preserve"> </w:delText>
        </w:r>
      </w:del>
      <m:oMath>
        <m:sSup>
          <m:e>
            <m:r>
              <m:rPr>
                <m:sty m:val="bi"/>
              </m:rPr>
              <m:t>A</m:t>
            </m:r>
          </m:e>
          <m:sup>
            <m:r>
              <m:rPr>
                <m:sty m:val="p"/>
              </m:rPr>
              <m:t>⊤</m:t>
            </m:r>
          </m:sup>
        </m:sSup>
      </m:oMath>
      <w:del w:id="13801" w:author="PR Preview" w:date="2026-01-01T00:00:00Z">
        <w:r>
          <w:delText xml:space="preserve">, with</w:delText>
        </w:r>
      </w:del>
      <w:del w:id="13802" w:author="PR Preview" w:date="2026-01-01T00:00:00Z">
        <w:r>
          <w:delText xml:space="preserve"> </w:delText>
        </w:r>
      </w:del>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del w:id="13803" w:author="PR Preview" w:date="2026-01-01T00:00:00Z">
        <w:r>
          <w:delText xml:space="preserve">),</w:delText>
        </w:r>
      </w:del>
      <w:del w:id="13804" w:author="PR Preview" w:date="2026-01-01T00:00:00Z">
        <w:r>
          <w:delText xml:space="preserve"> </w:delText>
        </w:r>
      </w:del>
      <w:del w:id="13805" w:author="PR Preview" w:date="2026-01-01T00:00:00Z">
        <w:r>
          <w:delText xml:space="preserve">so it must be orthogonal to</w:delText>
        </w:r>
      </w:del>
      <w:del w:id="13806" w:author="PR Preview" w:date="2026-01-01T00:00:00Z">
        <w:r>
          <w:delText xml:space="preserve"> </w:delText>
        </w:r>
      </w:del>
      <m:oMath>
        <m:r>
          <m:rPr>
            <m:sty m:val="p"/>
          </m:rPr>
          <m:t>(</m:t>
        </m:r>
        <m:r>
          <m:t>1</m:t>
        </m:r>
        <m:r>
          <m:rPr>
            <m:sty m:val="p"/>
          </m:rPr>
          <m:t>,</m:t>
        </m:r>
        <m:r>
          <m:rPr>
            <m:sty m:val="p"/>
          </m:rPr>
          <m:t>−</m:t>
        </m:r>
        <m:r>
          <m:t>2</m:t>
        </m:r>
        <m:r>
          <m:rPr>
            <m:sty m:val="p"/>
          </m:rPr>
          <m:t>,</m:t>
        </m:r>
        <m:r>
          <m:rPr>
            <m:sty m:val="p"/>
          </m:rPr>
          <m:t>−</m:t>
        </m:r>
        <m:r>
          <m:t>2</m:t>
        </m:r>
        <m:r>
          <m:rPr>
            <m:sty m:val="p"/>
          </m:rPr>
          <m:t>)</m:t>
        </m:r>
      </m:oMath>
      <w:del w:id="13807" w:author="PR Preview" w:date="2026-01-01T00:00:00Z">
        <w:r>
          <w:delText xml:space="preserve">:</w:delText>
        </w:r>
      </w:del>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del w:id="13808" w:author="PR Preview" w:date="2026-01-01T00:00:00Z">
        <w:r>
          <w:delText xml:space="preserve">so</w:delText>
        </w:r>
      </w:del>
      <w:del w:id="13809" w:author="PR Preview" w:date="2026-01-01T00:00:00Z">
        <w:r>
          <w:delText xml:space="preserve"> </w:delText>
        </w:r>
      </w:del>
      <m:oMath>
        <m:r>
          <m:t>t</m:t>
        </m:r>
        <m:r>
          <m:rPr>
            <m:sty m:val="p"/>
          </m:rPr>
          <m:t>=</m:t>
        </m:r>
        <m:f>
          <m:fPr>
            <m:type m:val="bar"/>
          </m:fPr>
          <m:num>
            <m:r>
              <m:t>1</m:t>
            </m:r>
          </m:num>
          <m:den>
            <m:r>
              <m:t>9</m:t>
            </m:r>
          </m:den>
        </m:f>
      </m:oMath>
      <w:del w:id="13810" w:author="PR Preview" w:date="2026-01-01T00:00:00Z">
        <w:r>
          <w:delText xml:space="preserve">.</w:delText>
        </w:r>
      </w:del>
      <w:del w:id="13811" w:author="PR Preview" w:date="2026-01-01T00:00:00Z">
        <w:r>
          <w:delText xml:space="preserve"> </w:delText>
        </w:r>
      </w:del>
      <w:del w:id="13812" w:author="PR Preview" w:date="2026-01-01T00:00:00Z">
        <w:r>
          <w:delText xml:space="preserve">The row-space part is</w:delText>
        </w:r>
      </w:del>
      <w:del w:id="13813" w:author="PR Preview" w:date="2026-01-01T00:00:00Z">
        <w:r>
          <w:delText xml:space="preserve"> </w:delText>
        </w:r>
      </w:del>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del w:id="13814" w:author="PR Preview" w:date="2026-01-01T00:00:00Z">
        <w:r>
          <w:delText xml:space="preserve"> </w:delText>
        </w:r>
      </w:del>
      <w:del w:id="13815" w:author="PR Preview" w:date="2026-01-01T00:00:00Z">
        <w:r>
          <w:delText xml:space="preserve">and the null-space part is</w:delText>
        </w:r>
      </w:del>
      <w:del w:id="13816" w:author="PR Preview" w:date="2026-01-01T00:00:00Z">
        <w:r>
          <w:delText xml:space="preserve"> </w:delText>
        </w:r>
      </w:del>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del w:id="13817" w:author="PR Preview" w:date="2026-01-01T00:00:00Z">
        <w:r>
          <w:delText xml:space="preserve">;</w:delText>
        </w:r>
      </w:del>
      <w:del w:id="13818" w:author="PR Preview" w:date="2026-01-01T00:00:00Z">
        <w:r>
          <w:delText xml:space="preserve"> </w:delText>
        </w:r>
      </w:del>
      <w:del w:id="13819" w:author="PR Preview" w:date="2026-01-01T00:00:00Z">
        <w:r>
          <w:delText xml:space="preserve">as a check, row 1 of</w:delText>
        </w:r>
      </w:del>
      <w:del w:id="13820" w:author="PR Preview" w:date="2026-01-01T00:00:00Z">
        <w:r>
          <w:delText xml:space="preserve"> </w:delText>
        </w:r>
      </w:del>
      <m:oMath>
        <m:r>
          <m:rPr>
            <m:sty m:val="bi"/>
          </m:rPr>
          <m:t>A</m:t>
        </m:r>
      </m:oMath>
      <w:del w:id="13821" w:author="PR Preview" w:date="2026-01-01T00:00:00Z">
        <w:r>
          <w:delText xml:space="preserve"> </w:delText>
        </w:r>
      </w:del>
      <w:del w:id="13822" w:author="PR Preview" w:date="2026-01-01T00:00:00Z">
        <w:r>
          <w:delText xml:space="preserve">gives</w:delText>
        </w:r>
      </w:del>
      <w:del w:id="13823" w:author="PR Preview" w:date="2026-01-01T00:00:00Z">
        <w:r>
          <w:delText xml:space="preserve"> </w:delText>
        </w:r>
      </w:del>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del w:id="13824" w:author="PR Preview" w:date="2026-01-01T00:00:00Z">
        <w:r>
          <w:delText xml:space="preserve">,</w:delText>
        </w:r>
      </w:del>
      <w:del w:id="13825" w:author="PR Preview" w:date="2026-01-01T00:00:00Z">
        <w:r>
          <w:delText xml:space="preserve"> </w:delText>
        </w:r>
      </w:del>
      <w:del w:id="13826" w:author="PR Preview" w:date="2026-01-01T00:00:00Z">
        <w:r>
          <w:delText xml:space="preserve">and row 2 is</w:delText>
        </w:r>
      </w:del>
      <w:del w:id="13827" w:author="PR Preview" w:date="2026-01-01T00:00:00Z">
        <w:r>
          <w:delText xml:space="preserve"> </w:delText>
        </w:r>
      </w:del>
      <m:oMath>
        <m:r>
          <m:t>3</m:t>
        </m:r>
      </m:oMath>
      <w:del w:id="13828" w:author="PR Preview" w:date="2026-01-01T00:00:00Z">
        <w:r>
          <w:delText xml:space="preserve"> </w:delText>
        </w:r>
      </w:del>
      <w:del w:id="13829" w:author="PR Preview" w:date="2026-01-01T00:00:00Z">
        <w:r>
          <w:delText xml:space="preserve">times row 1,</w:delText>
        </w:r>
      </w:del>
      <w:del w:id="13830" w:author="PR Preview" w:date="2026-01-01T00:00:00Z">
        <w:r>
          <w:delText xml:space="preserve"> </w:delText>
        </w:r>
      </w:del>
      <w:del w:id="13831" w:author="PR Preview" w:date="2026-01-01T00:00:00Z">
        <w:r>
          <w:delText xml:space="preserve">so</w:delText>
        </w:r>
      </w:del>
      <w:del w:id="13832" w:author="PR Preview" w:date="2026-01-01T00:00:00Z">
        <w:r>
          <w:delText xml:space="preserve"> </w:delText>
        </w:r>
      </w:del>
      <m:oMath>
        <m:r>
          <m:rPr>
            <m:sty m:val="bi"/>
          </m:rPr>
          <m:t>A</m:t>
        </m:r>
      </m:oMath>
      <w:del w:id="13833" w:author="PR Preview" w:date="2026-01-01T00:00:00Z">
        <w:r>
          <w:delText xml:space="preserve"> </w:delText>
        </w:r>
      </w:del>
      <w:del w:id="13834" w:author="PR Preview" w:date="2026-01-01T00:00:00Z">
        <w:r>
          <w:delText xml:space="preserve">sends the null-space part to</w:delText>
        </w:r>
      </w:del>
      <w:del w:id="13835" w:author="PR Preview" w:date="2026-01-01T00:00:00Z">
        <w:r>
          <w:delText xml:space="preserve"> </w:delText>
        </w:r>
      </w:del>
      <m:oMath>
        <m:sSub>
          <m:e>
            <m:limLow>
              <m:e>
                <m:r>
                  <m:t>0</m:t>
                </m:r>
              </m:e>
              <m:lim>
                <m:r>
                  <m:rPr>
                    <m:sty m:val="p"/>
                  </m:rPr>
                  <m:t>∼</m:t>
                </m:r>
              </m:lim>
            </m:limLow>
          </m:e>
          <m:sub>
            <m:r>
              <m:t>2</m:t>
            </m:r>
          </m:sub>
        </m:sSub>
      </m:oMath>
      <w:del w:id="13836" w:author="PR Preview" w:date="2026-01-01T00:00:00Z">
        <w:r>
          <w:delText xml:space="preserve">.</w:delText>
        </w:r>
      </w:del>
    </w:p>
    <w:p>
      <w:pPr>
        <w:pStyle w:val="FirstParagraph"/>
      </w:pPr>
      <w:ins w:id="13837" w:author="PR Preview" w:date="2026-01-01T00:00:00Z">
        <w:r>
          <w:t xml:space="preserve">By part 3,</w:t>
        </w:r>
      </w:ins>
      <w:ins w:id="13838" w:author="PR Preview" w:date="2026-01-01T00:00:00Z">
        <w:r>
          <w:t xml:space="preserve"> </w:t>
        </w:r>
      </w:ins>
      <w:ins w:id="13839" w:author="PR Preview" w:date="2026-01-01T00:00:00Z">
        <w:r>
          <w:t xml:space="preserve">$\mathord{\smash[b]{\underset{\raise.3ex\hbox{$\scriptstyle\sim$}}{y}}\vphantom{y}} = (1, 0, 0)$</w:t>
        </w:r>
      </w:ins>
      <w:ins w:id="13840" w:author="PR Preview" w:date="2026-01-01T00:00:00Z">
        <w:r>
          <w:t xml:space="preserve"> </w:t>
        </w:r>
      </w:ins>
      <w:ins w:id="13841" w:author="PR Preview" w:date="2026-01-01T00:00:00Z">
        <w:r>
          <w:t xml:space="preserve">splits uniquely</w:t>
        </w:r>
      </w:ins>
      <w:ins w:id="13842" w:author="PR Preview" w:date="2026-01-01T00:00:00Z">
        <w:r>
          <w:t xml:space="preserve"> </w:t>
        </w:r>
      </w:ins>
      <w:ins w:id="13843" w:author="PR Preview" w:date="2026-01-01T00:00:00Z">
        <w:r>
          <w:t xml:space="preserve">into a row-space part</w:t>
        </w:r>
      </w:ins>
      <w:ins w:id="13844" w:author="PR Preview" w:date="2026-01-01T00:00:00Z">
        <w:r>
          <w:t xml:space="preserve"> </w:t>
        </w:r>
      </w:ins>
      <m:oMath>
        <m:r>
          <m:t>t</m:t>
        </m:r>
        <m:r>
          <m:t> </m:t>
        </m:r>
        <m:r>
          <m:rPr>
            <m:sty m:val="p"/>
          </m:rPr>
          <m:t>(</m:t>
        </m:r>
        <m:r>
          <m:t>1</m:t>
        </m:r>
        <m:r>
          <m:rPr>
            <m:sty m:val="p"/>
          </m:rPr>
          <m:t>,</m:t>
        </m:r>
        <m:r>
          <m:rPr>
            <m:sty m:val="p"/>
          </m:rPr>
          <m:t>−</m:t>
        </m:r>
        <m:r>
          <m:t>2</m:t>
        </m:r>
        <m:r>
          <m:rPr>
            <m:sty m:val="p"/>
          </m:rPr>
          <m:t>,</m:t>
        </m:r>
        <m:r>
          <m:rPr>
            <m:sty m:val="p"/>
          </m:rPr>
          <m:t>−</m:t>
        </m:r>
        <m:r>
          <m:t>2</m:t>
        </m:r>
        <m:r>
          <m:rPr>
            <m:sty m:val="p"/>
          </m:rPr>
          <m:t>)</m:t>
        </m:r>
      </m:oMath>
      <w:ins w:id="13845" w:author="PR Preview" w:date="2026-01-01T00:00:00Z">
        <w:r>
          <w:t xml:space="preserve"> </w:t>
        </w:r>
      </w:ins>
      <w:ins w:id="13846" w:author="PR Preview" w:date="2026-01-01T00:00:00Z">
        <w:r>
          <w:t xml:space="preserve">and a null-space part.</w:t>
        </w:r>
      </w:ins>
      <w:ins w:id="13847" w:author="PR Preview" w:date="2026-01-01T00:00:00Z">
        <w:r>
          <w:t xml:space="preserve"> </w:t>
        </w:r>
      </w:ins>
      <w:ins w:id="13848" w:author="PR Preview" w:date="2026-01-01T00:00:00Z">
        <w:r>
          <w:t xml:space="preserve">The null-space part</w:t>
        </w:r>
      </w:ins>
      <w:ins w:id="13849" w:author="PR Preview" w:date="2026-01-01T00:00:00Z">
        <w:r>
          <w:t xml:space="preserve"> </w:t>
        </w:r>
      </w:ins>
      <w:ins w:id="13850" w:author="PR Preview" w:date="2026-01-01T00:00:00Z">
        <w:r>
          <w:t xml:space="preserve">$\mathord{\smash[b]{\underset{\raise.3ex\hbox{$\scriptstyle\sim$}}{y}}\vphantom{y}} - t\,(1, -2, -2)$</w:t>
        </w:r>
      </w:ins>
      <w:ins w:id="13851" w:author="PR Preview" w:date="2026-01-01T00:00:00Z">
        <w:r>
          <w:t xml:space="preserve"> </w:t>
        </w:r>
      </w:ins>
      <w:ins w:id="13852" w:author="PR Preview" w:date="2026-01-01T00:00:00Z">
        <w:r>
          <w:t xml:space="preserve">lies in</w:t>
        </w:r>
      </w:ins>
      <w:ins w:id="13853" w:author="PR Preview" w:date="2026-01-01T00:00:00Z">
        <w:r>
          <w:t xml:space="preserve"> </w:t>
        </w:r>
      </w:ins>
      <m:oMath>
        <m:r>
          <m:rPr>
            <m:scr m:val="script"/>
            <m:sty m:val="p"/>
          </m:rPr>
          <m:t>N</m:t>
        </m:r>
        <m:r>
          <m:rPr>
            <m:sty m:val="p"/>
          </m:rPr>
          <m:t>(</m:t>
        </m:r>
        <m:r>
          <m:rPr>
            <m:sty m:val="bi"/>
          </m:rPr>
          <m:t>A</m:t>
        </m:r>
        <m:r>
          <m:rPr>
            <m:sty m:val="p"/>
          </m:rPr>
          <m:t>)</m:t>
        </m:r>
      </m:oMath>
      <w:ins w:id="13854" w:author="PR Preview" w:date="2026-01-01T00:00:00Z">
        <w:r>
          <w:t xml:space="preserve"> </w:t>
        </w:r>
      </w:ins>
      <w:ins w:id="13855" w:author="PR Preview" w:date="2026-01-01T00:00:00Z">
        <w:r>
          <w:t xml:space="preserve">(part 3),</w:t>
        </w:r>
      </w:ins>
      <w:ins w:id="13856" w:author="PR Preview" w:date="2026-01-01T00:00:00Z">
        <w:r>
          <w:t xml:space="preserve"> </w:t>
        </w:r>
      </w:ins>
      <w:ins w:id="13857" w:author="PR Preview" w:date="2026-01-01T00:00:00Z">
        <w:r>
          <w:t xml:space="preserve">and</w:t>
        </w:r>
      </w:ins>
      <w:ins w:id="13858" w:author="PR Preview" w:date="2026-01-01T00:00:00Z">
        <w:r>
          <w:t xml:space="preserve"> </w:t>
        </w:r>
      </w:ins>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ins w:id="13859" w:author="PR Preview" w:date="2026-01-01T00:00:00Z">
        <w:r>
          <w:t xml:space="preserve"> </w:t>
        </w:r>
      </w:ins>
      <w:ins w:id="13860" w:author="PR Preview" w:date="2026-01-01T00:00:00Z">
        <w:r>
          <w:t xml:space="preserve">(</w:t>
        </w:r>
      </w:ins>
      <w:hyperlink w:anchor="thm-complement-null-space">
        <w:ins w:id="13861" w:author="PR Preview" w:date="2026-01-01T00:00:00Z">
          <w:r>
            <w:rPr>
              <w:rStyle w:val="Hyperlink"/>
            </w:rPr>
            <w:t xml:space="preserve">Theorem 52</w:t>
          </w:r>
        </w:ins>
      </w:hyperlink>
      <w:ins w:id="13862" w:author="PR Preview" w:date="2026-01-01T00:00:00Z">
        <w:r>
          <w:t xml:space="preserve"> </w:t>
        </w:r>
      </w:ins>
      <w:ins w:id="13863" w:author="PR Preview" w:date="2026-01-01T00:00:00Z">
        <w:r>
          <w:t xml:space="preserve">applied to</w:t>
        </w:r>
      </w:ins>
      <w:ins w:id="13864" w:author="PR Preview" w:date="2026-01-01T00:00:00Z">
        <w:r>
          <w:t xml:space="preserve"> </w:t>
        </w:r>
      </w:ins>
      <m:oMath>
        <m:sSup>
          <m:e>
            <m:r>
              <m:rPr>
                <m:sty m:val="bi"/>
              </m:rPr>
              <m:t>A</m:t>
            </m:r>
          </m:e>
          <m:sup>
            <m:r>
              <m:rPr>
                <m:sty m:val="p"/>
              </m:rPr>
              <m:t>⊤</m:t>
            </m:r>
          </m:sup>
        </m:sSup>
      </m:oMath>
      <w:ins w:id="13865" w:author="PR Preview" w:date="2026-01-01T00:00:00Z">
        <w:r>
          <w:t xml:space="preserve">, with</w:t>
        </w:r>
      </w:ins>
      <w:ins w:id="13866" w:author="PR Preview" w:date="2026-01-01T00:00:00Z">
        <w:r>
          <w:t xml:space="preserve"> </w:t>
        </w:r>
      </w:ins>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ins w:id="13867" w:author="PR Preview" w:date="2026-01-01T00:00:00Z">
        <w:r>
          <w:t xml:space="preserve">),</w:t>
        </w:r>
      </w:ins>
      <w:ins w:id="13868" w:author="PR Preview" w:date="2026-01-01T00:00:00Z">
        <w:r>
          <w:t xml:space="preserve"> </w:t>
        </w:r>
      </w:ins>
      <w:ins w:id="13869" w:author="PR Preview" w:date="2026-01-01T00:00:00Z">
        <w:r>
          <w:t xml:space="preserve">so it must be orthogonal to</w:t>
        </w:r>
      </w:ins>
      <w:ins w:id="13870" w:author="PR Preview" w:date="2026-01-01T00:00:00Z">
        <w:r>
          <w:t xml:space="preserve"> </w:t>
        </w:r>
      </w:ins>
      <m:oMath>
        <m:r>
          <m:rPr>
            <m:sty m:val="p"/>
          </m:rPr>
          <m:t>(</m:t>
        </m:r>
        <m:r>
          <m:t>1</m:t>
        </m:r>
        <m:r>
          <m:rPr>
            <m:sty m:val="p"/>
          </m:rPr>
          <m:t>,</m:t>
        </m:r>
        <m:r>
          <m:rPr>
            <m:sty m:val="p"/>
          </m:rPr>
          <m:t>−</m:t>
        </m:r>
        <m:r>
          <m:t>2</m:t>
        </m:r>
        <m:r>
          <m:rPr>
            <m:sty m:val="p"/>
          </m:rPr>
          <m:t>,</m:t>
        </m:r>
        <m:r>
          <m:rPr>
            <m:sty m:val="p"/>
          </m:rPr>
          <m:t>−</m:t>
        </m:r>
        <m:r>
          <m:t>2</m:t>
        </m:r>
        <m:r>
          <m:rPr>
            <m:sty m:val="p"/>
          </m:rPr>
          <m:t>)</m:t>
        </m:r>
      </m:oMath>
      <w:ins w:id="13871" w:author="PR Preview" w:date="2026-01-01T00:00:00Z">
        <w:r>
          <w:t xml:space="preserve">:</w:t>
        </w:r>
      </w:ins>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ins w:id="13872" w:author="PR Preview" w:date="2026-01-01T00:00:00Z">
        <w:r>
          <w:t xml:space="preserve">so</w:t>
        </w:r>
      </w:ins>
      <w:ins w:id="13873" w:author="PR Preview" w:date="2026-01-01T00:00:00Z">
        <w:r>
          <w:t xml:space="preserve"> </w:t>
        </w:r>
      </w:ins>
      <m:oMath>
        <m:r>
          <m:t>t</m:t>
        </m:r>
        <m:r>
          <m:rPr>
            <m:sty m:val="p"/>
          </m:rPr>
          <m:t>=</m:t>
        </m:r>
        <m:f>
          <m:fPr>
            <m:type m:val="bar"/>
          </m:fPr>
          <m:num>
            <m:r>
              <m:t>1</m:t>
            </m:r>
          </m:num>
          <m:den>
            <m:r>
              <m:t>9</m:t>
            </m:r>
          </m:den>
        </m:f>
      </m:oMath>
      <w:ins w:id="13874" w:author="PR Preview" w:date="2026-01-01T00:00:00Z">
        <w:r>
          <w:t xml:space="preserve">.</w:t>
        </w:r>
      </w:ins>
      <w:ins w:id="13875" w:author="PR Preview" w:date="2026-01-01T00:00:00Z">
        <w:r>
          <w:t xml:space="preserve"> </w:t>
        </w:r>
      </w:ins>
      <w:ins w:id="13876" w:author="PR Preview" w:date="2026-01-01T00:00:00Z">
        <w:r>
          <w:t xml:space="preserve">The row-space part is</w:t>
        </w:r>
      </w:ins>
      <w:ins w:id="13877" w:author="PR Preview" w:date="2026-01-01T00:00:00Z">
        <w:r>
          <w:t xml:space="preserve"> </w:t>
        </w:r>
      </w:ins>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ins w:id="13878" w:author="PR Preview" w:date="2026-01-01T00:00:00Z">
        <w:r>
          <w:t xml:space="preserve"> </w:t>
        </w:r>
      </w:ins>
      <w:ins w:id="13879" w:author="PR Preview" w:date="2026-01-01T00:00:00Z">
        <w:r>
          <w:t xml:space="preserve">and the null-space part is</w:t>
        </w:r>
      </w:ins>
      <w:ins w:id="13880" w:author="PR Preview" w:date="2026-01-01T00:00:00Z">
        <w:r>
          <w:t xml:space="preserve"> </w:t>
        </w:r>
      </w:ins>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ins w:id="13881" w:author="PR Preview" w:date="2026-01-01T00:00:00Z">
        <w:r>
          <w:t xml:space="preserve">;</w:t>
        </w:r>
      </w:ins>
      <w:ins w:id="13882" w:author="PR Preview" w:date="2026-01-01T00:00:00Z">
        <w:r>
          <w:t xml:space="preserve"> </w:t>
        </w:r>
      </w:ins>
      <w:ins w:id="13883" w:author="PR Preview" w:date="2026-01-01T00:00:00Z">
        <w:r>
          <w:t xml:space="preserve">as a check, row 1 of</w:t>
        </w:r>
      </w:ins>
      <w:ins w:id="13884" w:author="PR Preview" w:date="2026-01-01T00:00:00Z">
        <w:r>
          <w:t xml:space="preserve"> </w:t>
        </w:r>
      </w:ins>
      <m:oMath>
        <m:r>
          <m:rPr>
            <m:sty m:val="bi"/>
          </m:rPr>
          <m:t>A</m:t>
        </m:r>
      </m:oMath>
      <w:ins w:id="13885" w:author="PR Preview" w:date="2026-01-01T00:00:00Z">
        <w:r>
          <w:t xml:space="preserve"> </w:t>
        </w:r>
      </w:ins>
      <w:ins w:id="13886" w:author="PR Preview" w:date="2026-01-01T00:00:00Z">
        <w:r>
          <w:t xml:space="preserve">gives</w:t>
        </w:r>
      </w:ins>
      <w:ins w:id="13887" w:author="PR Preview" w:date="2026-01-01T00:00:00Z">
        <w:r>
          <w:t xml:space="preserve"> </w:t>
        </w:r>
      </w:ins>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ins w:id="13888" w:author="PR Preview" w:date="2026-01-01T00:00:00Z">
        <w:r>
          <w:t xml:space="preserve">,</w:t>
        </w:r>
      </w:ins>
      <w:ins w:id="13889" w:author="PR Preview" w:date="2026-01-01T00:00:00Z">
        <w:r>
          <w:t xml:space="preserve"> </w:t>
        </w:r>
      </w:ins>
      <w:ins w:id="13890" w:author="PR Preview" w:date="2026-01-01T00:00:00Z">
        <w:r>
          <w:t xml:space="preserve">and row 2 is</w:t>
        </w:r>
      </w:ins>
      <w:ins w:id="13891" w:author="PR Preview" w:date="2026-01-01T00:00:00Z">
        <w:r>
          <w:t xml:space="preserve"> </w:t>
        </w:r>
      </w:ins>
      <m:oMath>
        <m:r>
          <m:t>3</m:t>
        </m:r>
      </m:oMath>
      <w:ins w:id="13892" w:author="PR Preview" w:date="2026-01-01T00:00:00Z">
        <w:r>
          <w:t xml:space="preserve"> </w:t>
        </w:r>
      </w:ins>
      <w:ins w:id="13893" w:author="PR Preview" w:date="2026-01-01T00:00:00Z">
        <w:r>
          <w:t xml:space="preserve">times row 1,</w:t>
        </w:r>
      </w:ins>
      <w:ins w:id="13894" w:author="PR Preview" w:date="2026-01-01T00:00:00Z">
        <w:r>
          <w:t xml:space="preserve"> </w:t>
        </w:r>
      </w:ins>
      <w:ins w:id="13895" w:author="PR Preview" w:date="2026-01-01T00:00:00Z">
        <w:r>
          <w:t xml:space="preserve">so</w:t>
        </w:r>
      </w:ins>
      <w:ins w:id="13896" w:author="PR Preview" w:date="2026-01-01T00:00:00Z">
        <w:r>
          <w:t xml:space="preserve"> </w:t>
        </w:r>
      </w:ins>
      <m:oMath>
        <m:r>
          <m:rPr>
            <m:sty m:val="bi"/>
          </m:rPr>
          <m:t>A</m:t>
        </m:r>
      </m:oMath>
      <w:ins w:id="13897" w:author="PR Preview" w:date="2026-01-01T00:00:00Z">
        <w:r>
          <w:t xml:space="preserve"> </w:t>
        </w:r>
      </w:ins>
      <w:ins w:id="13898" w:author="PR Preview" w:date="2026-01-01T00:00:00Z">
        <w:r>
          <w:t xml:space="preserve">sends the null-space part to</w:t>
        </w:r>
      </w:ins>
      <w:ins w:id="13899" w:author="PR Preview" w:date="2026-01-01T00:00:00Z">
        <w:r>
          <w:t xml:space="preserve"> </w:t>
        </w:r>
      </w:ins>
      <w:ins w:id="13900" w:author="PR Preview" w:date="2026-01-01T00:00:00Z">
        <w:r>
          <w:t xml:space="preserve">$\mathord{\smash[b]{\underset{\raise.3ex\hbox{$\scriptstyle\sim$}}{0}}\vphantom{0}}_2$</w:t>
        </w:r>
      </w:ins>
      <w:ins w:id="13901" w:author="PR Preview" w:date="2026-01-01T00:00:00Z">
        <w:r>
          <w:t xml:space="preserve">.</w:t>
        </w:r>
      </w:ins>
    </w:p>
    <w:bookmarkEnd w:id="339"/>
    <w:bookmarkEnd w:id="340"/>
    <w:bookmarkStart w:id="352" w:name="sec-inner-products"/>
    <w:p>
      <w:pPr>
        <w:pStyle w:val="Heading2"/>
      </w:pPr>
      <w:r>
        <w:t xml:space="preserve">10 Inner products</w:t>
      </w:r>
    </w:p>
    <w:bookmarkStart w:id="341" w:name="def-inner-product"/>
    <w:p>
      <w:pPr>
        <w:pStyle w:val="FirstParagraph"/>
      </w:pPr>
      <w:del w:id="13902" w:author="PR Preview" w:date="2026-01-01T00:00:00Z">
        <w:r>
          <w:rPr>
            <w:b/>
            <w:bCs/>
          </w:rPr>
          <w:delText xml:space="preserve">Definition 68 (Inner product)</w:delText>
        </w:r>
      </w:del>
      <w:del w:id="13903" w:author="PR Preview" w:date="2026-01-01T00:00:00Z">
        <w:r>
          <w:delText xml:space="preserve"> </w:delText>
        </w:r>
      </w:del>
      <w:del w:id="13904" w:author="PR Preview" w:date="2026-01-01T00:00:00Z">
        <w:r>
          <w:delText xml:space="preserve">An</w:delText>
        </w:r>
      </w:del>
      <w:del w:id="13905" w:author="PR Preview" w:date="2026-01-01T00:00:00Z">
        <w:r>
          <w:delText xml:space="preserve"> </w:delText>
        </w:r>
      </w:del>
      <w:del w:id="13906" w:author="PR Preview" w:date="2026-01-01T00:00:00Z">
        <w:r>
          <w:rPr>
            <w:b/>
            <w:bCs/>
          </w:rPr>
          <w:delText xml:space="preserve">inner product</w:delText>
        </w:r>
      </w:del>
      <w:del w:id="13907" w:author="PR Preview" w:date="2026-01-01T00:00:00Z">
        <w:r>
          <w:delText xml:space="preserve"> </w:delText>
        </w:r>
      </w:del>
      <w:del w:id="13908" w:author="PR Preview" w:date="2026-01-01T00:00:00Z">
        <w:r>
          <w:delText xml:space="preserve">on</w:delText>
        </w:r>
      </w:del>
      <w:del w:id="13909" w:author="PR Preview" w:date="2026-01-01T00:00:00Z">
        <w:r>
          <w:delText xml:space="preserve"> </w:delText>
        </w:r>
      </w:del>
      <m:oMath>
        <m:sSup>
          <m:e>
            <m:r>
              <m:rPr>
                <m:scr m:val="double-struck"/>
                <m:sty m:val="p"/>
              </m:rPr>
              <m:t>R</m:t>
            </m:r>
          </m:e>
          <m:sup>
            <m:r>
              <m:t>p</m:t>
            </m:r>
          </m:sup>
        </m:sSup>
      </m:oMath>
      <w:del w:id="13910" w:author="PR Preview" w:date="2026-01-01T00:00:00Z">
        <w:r>
          <w:delText xml:space="preserve"> </w:delText>
        </w:r>
      </w:del>
      <w:del w:id="13911" w:author="PR Preview" w:date="2026-01-01T00:00:00Z">
        <w:r>
          <w:delText xml:space="preserve">is a function</w:delText>
        </w:r>
      </w:del>
      <w:del w:id="13912" w:author="PR Preview" w:date="2026-01-01T00:00:00Z">
        <w:r>
          <w:delText xml:space="preserve"> </w:delText>
        </w:r>
      </w:del>
      <w:del w:id="13913" w:author="PR Preview" w:date="2026-01-01T00:00:00Z">
        <w:r>
          <w:delText xml:space="preserve">that assigns to each ordered pair of vectors</w:delText>
        </w:r>
      </w:del>
      <w:del w:id="13914"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del w:id="13915" w:author="PR Preview" w:date="2026-01-01T00:00:00Z">
        <w:r>
          <w:delText xml:space="preserve"> </w:delText>
        </w:r>
      </w:del>
      <w:del w:id="13916" w:author="PR Preview" w:date="2026-01-01T00:00:00Z">
        <w:r>
          <w:delText xml:space="preserve">a real number</w:delText>
        </w:r>
      </w:del>
      <w:del w:id="13917"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del w:id="13918" w:author="PR Preview" w:date="2026-01-01T00:00:00Z">
        <w:r>
          <w:delText xml:space="preserve">,</w:delText>
        </w:r>
      </w:del>
      <w:del w:id="13919" w:author="PR Preview" w:date="2026-01-01T00:00:00Z">
        <w:r>
          <w:delText xml:space="preserve"> </w:delText>
        </w:r>
      </w:del>
      <w:del w:id="13920" w:author="PR Preview" w:date="2026-01-01T00:00:00Z">
        <w:r>
          <w:delText xml:space="preserve">and that has the following four properties</w:delText>
        </w:r>
      </w:del>
      <w:del w:id="13921" w:author="PR Preview" w:date="2026-01-01T00:00:00Z">
        <w:r>
          <w:delText xml:space="preserve"> </w:delText>
        </w:r>
      </w:del>
      <w:del w:id="13922" w:author="PR Preview" w:date="2026-01-01T00:00:00Z">
        <w:r>
          <w:delText xml:space="preserve">for all</w:delText>
        </w:r>
      </w:del>
      <w:del w:id="13923"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del w:id="13924" w:author="PR Preview" w:date="2026-01-01T00:00:00Z">
        <w:r>
          <w:delText xml:space="preserve"> </w:delText>
        </w:r>
      </w:del>
      <w:del w:id="13925" w:author="PR Preview" w:date="2026-01-01T00:00:00Z">
        <w:r>
          <w:delText xml:space="preserve">and all real numbers</w:delText>
        </w:r>
      </w:del>
      <w:del w:id="13926" w:author="PR Preview" w:date="2026-01-01T00:00:00Z">
        <w:r>
          <w:delText xml:space="preserve"> </w:delText>
        </w:r>
      </w:del>
      <m:oMath>
        <m:r>
          <m:t>a</m:t>
        </m:r>
        <m:r>
          <m:rPr>
            <m:sty m:val="p"/>
          </m:rPr>
          <m:t>,</m:t>
        </m:r>
        <m:r>
          <m:t>b</m:t>
        </m:r>
      </m:oMath>
      <w:del w:id="13927" w:author="PR Preview" w:date="2026-01-01T00:00:00Z">
        <w:r>
          <w:delText xml:space="preserve">:</w:delText>
        </w:r>
      </w:del>
    </w:p>
    <w:p>
      <w:pPr>
        <w:pStyle w:val="Compact"/>
        <w:numPr>
          <w:ilvl w:val="0"/>
          <w:numId w:val="1048"/>
        </w:numPr>
      </w:pPr>
      <w:del w:id="13928" w:author="PR Preview" w:date="2026-01-01T00:00:00Z">
        <w:r>
          <w:rPr>
            <w:b/>
            <w:bCs/>
          </w:rPr>
          <w:delText xml:space="preserve">positivity</w:delText>
        </w:r>
      </w:del>
      <w:del w:id="13929" w:author="PR Preview" w:date="2026-01-01T00:00:00Z">
        <w:r>
          <w:delText xml:space="preserve">:</w:delText>
        </w:r>
      </w:del>
      <w:del w:id="13930"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r>
          <m:t>0</m:t>
        </m:r>
      </m:oMath>
      <w:del w:id="13931" w:author="PR Preview" w:date="2026-01-01T00:00:00Z">
        <w:r>
          <w:delText xml:space="preserve">;</w:delText>
        </w:r>
      </w:del>
    </w:p>
    <w:p>
      <w:pPr>
        <w:pStyle w:val="Compact"/>
        <w:numPr>
          <w:ilvl w:val="0"/>
          <w:numId w:val="1048"/>
        </w:numPr>
      </w:pPr>
      <w:del w:id="13932" w:author="PR Preview" w:date="2026-01-01T00:00:00Z">
        <w:r>
          <w:rPr>
            <w:b/>
            <w:bCs/>
          </w:rPr>
          <w:delText xml:space="preserve">definiteness</w:delText>
        </w:r>
      </w:del>
      <w:del w:id="13933" w:author="PR Preview" w:date="2026-01-01T00:00:00Z">
        <w:r>
          <w:delText xml:space="preserve">:</w:delText>
        </w:r>
      </w:del>
      <w:del w:id="13934"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r>
          <m:t>0</m:t>
        </m:r>
      </m:oMath>
      <w:del w:id="13935" w:author="PR Preview" w:date="2026-01-01T00:00:00Z">
        <w:r>
          <w:delText xml:space="preserve"> </w:delText>
        </w:r>
      </w:del>
      <w:del w:id="13936" w:author="PR Preview" w:date="2026-01-01T00:00:00Z">
        <w:r>
          <w:delText xml:space="preserve">if and only if</w:delText>
        </w:r>
      </w:del>
      <w:del w:id="13937" w:author="PR Preview" w:date="2026-01-01T00:00:00Z">
        <w:r>
          <w:delText xml:space="preserve"> </w:delText>
        </w:r>
      </w:del>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del w:id="13938" w:author="PR Preview" w:date="2026-01-01T00:00:00Z">
        <w:r>
          <w:delText xml:space="preserve">;</w:delText>
        </w:r>
      </w:del>
    </w:p>
    <w:p>
      <w:pPr>
        <w:pStyle w:val="Compact"/>
        <w:numPr>
          <w:ilvl w:val="0"/>
          <w:numId w:val="1048"/>
        </w:numPr>
      </w:pPr>
      <w:del w:id="13939" w:author="PR Preview" w:date="2026-01-01T00:00:00Z">
        <w:r>
          <w:rPr>
            <w:b/>
            <w:bCs/>
          </w:rPr>
          <w:delText xml:space="preserve">linearity in the first slot</w:delText>
        </w:r>
      </w:del>
      <w:del w:id="13940" w:author="PR Preview" w:date="2026-01-01T00:00:00Z">
        <w:r>
          <w:delText xml:space="preserve">:</w:delText>
        </w:r>
      </w:del>
      <w:del w:id="13941" w:author="PR Preview" w:date="2026-01-01T00:00:00Z">
        <w:r>
          <w:delText xml:space="preserve"> </w:delText>
        </w:r>
      </w:del>
      <m:oMath>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r>
          <m:t>​</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r>
          <m:t>​</m:t>
        </m:r>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r>
          <m:t>​</m:t>
        </m:r>
      </m:oMath>
      <w:del w:id="13942" w:author="PR Preview" w:date="2026-01-01T00:00:00Z">
        <w:r>
          <w:delText xml:space="preserve">;</w:delText>
        </w:r>
      </w:del>
    </w:p>
    <w:p>
      <w:pPr>
        <w:pStyle w:val="Compact"/>
        <w:numPr>
          <w:ilvl w:val="0"/>
          <w:numId w:val="1048"/>
        </w:numPr>
      </w:pPr>
      <w:del w:id="13943" w:author="PR Preview" w:date="2026-01-01T00:00:00Z">
        <w:r>
          <w:rPr>
            <w:b/>
            <w:bCs/>
          </w:rPr>
          <w:delText xml:space="preserve">symmetry</w:delText>
        </w:r>
      </w:del>
      <w:del w:id="13944" w:author="PR Preview" w:date="2026-01-01T00:00:00Z">
        <w:r>
          <w:delText xml:space="preserve">:</w:delText>
        </w:r>
      </w:del>
      <w:del w:id="13945"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y</m:t>
                </m:r>
              </m:e>
              <m:lim>
                <m:r>
                  <m:rPr>
                    <m:sty m:val="p"/>
                  </m:rPr>
                  <m:t>∼</m:t>
                </m:r>
              </m:lim>
            </m:limLow>
            <m:r>
              <m:rPr>
                <m:sty m:val="p"/>
              </m:rPr>
              <m:t>,</m:t>
            </m:r>
            <m:limLow>
              <m:e>
                <m:r>
                  <m:t>x</m:t>
                </m:r>
              </m:e>
              <m:lim>
                <m:r>
                  <m:rPr>
                    <m:sty m:val="p"/>
                  </m:rPr>
                  <m:t>∼</m:t>
                </m:r>
              </m:lim>
            </m:limLow>
          </m:e>
        </m:d>
        <m:r>
          <m:t>​</m:t>
        </m:r>
      </m:oMath>
      <w:del w:id="13946" w:author="PR Preview" w:date="2026-01-01T00:00:00Z">
        <w:r>
          <w:delText xml:space="preserve">.</w:delText>
        </w:r>
      </w:del>
    </w:p>
    <w:p>
      <w:pPr>
        <w:pStyle w:val="FirstParagraph"/>
      </w:pPr>
      <w:del w:id="13947" w:author="PR Preview" w:date="2026-01-01T00:00:00Z">
        <w:r>
          <w:rPr>
            <w:i/>
            <w:iCs/>
          </w:rPr>
          <w:delText xml:space="preserve">Remark 21</w:delText>
        </w:r>
      </w:del>
      <w:del w:id="13948" w:author="PR Preview" w:date="2026-01-01T00:00:00Z">
        <w:r>
          <w:delText xml:space="preserve"> (The definition in other sources). </w:delText>
        </w:r>
      </w:del>
      <w:del w:id="13949" w:author="PR Preview" w:date="2026-01-01T00:00:00Z">
        <w:r>
          <w:delText xml:space="preserve">Axler (2024, Definition 6.2, p. 183)</w:delText>
        </w:r>
      </w:del>
      <w:del w:id="13950" w:author="PR Preview" w:date="2026-01-01T00:00:00Z">
        <w:r>
          <w:delText xml:space="preserve"> </w:delText>
        </w:r>
      </w:del>
      <w:del w:id="13951" w:author="PR Preview" w:date="2026-01-01T00:00:00Z">
        <w:r>
          <w:delText xml:space="preserve">states the same definition</w:delText>
        </w:r>
      </w:del>
      <w:del w:id="13952" w:author="PR Preview" w:date="2026-01-01T00:00:00Z">
        <w:r>
          <w:delText xml:space="preserve"> </w:delText>
        </w:r>
      </w:del>
      <w:del w:id="13953" w:author="PR Preview" w:date="2026-01-01T00:00:00Z">
        <w:r>
          <w:delText xml:space="preserve">for any vector space over the real or complex numbers.</w:delText>
        </w:r>
      </w:del>
      <w:del w:id="13954" w:author="PR Preview" w:date="2026-01-01T00:00:00Z">
        <w:r>
          <w:delText xml:space="preserve"> </w:delText>
        </w:r>
      </w:del>
      <w:del w:id="13955" w:author="PR Preview" w:date="2026-01-01T00:00:00Z">
        <w:r>
          <w:delText xml:space="preserve">Axler splits linearity in the first slot into additivity and homogeneity,</w:delText>
        </w:r>
      </w:del>
      <w:del w:id="13956" w:author="PR Preview" w:date="2026-01-01T00:00:00Z">
        <w:r>
          <w:delText xml:space="preserve"> </w:delText>
        </w:r>
      </w:del>
      <w:del w:id="13957" w:author="PR Preview" w:date="2026-01-01T00:00:00Z">
        <w:r>
          <w:delText xml:space="preserve">and his last property is</w:delText>
        </w:r>
      </w:del>
      <w:del w:id="13958" w:author="PR Preview" w:date="2026-01-01T00:00:00Z">
        <w:r>
          <w:delText xml:space="preserve"> </w:delText>
        </w:r>
      </w:del>
      <w:del w:id="13959" w:author="PR Preview" w:date="2026-01-01T00:00:00Z">
        <w:r>
          <w:rPr>
            <w:i/>
            <w:iCs/>
          </w:rPr>
          <w:delText xml:space="preserve">conjugate</w:delText>
        </w:r>
      </w:del>
      <w:del w:id="13960" w:author="PR Preview" w:date="2026-01-01T00:00:00Z">
        <w:r>
          <w:delText xml:space="preserve"> </w:delText>
        </w:r>
      </w:del>
      <w:del w:id="13961" w:author="PR Preview" w:date="2026-01-01T00:00:00Z">
        <w:r>
          <w:delText xml:space="preserve">symmetry,</w:delText>
        </w:r>
      </w:del>
      <w:del w:id="13962" w:author="PR Preview" w:date="2026-01-01T00:00:00Z">
        <w:r>
          <w:delText xml:space="preserve"> </w:delText>
        </w:r>
      </w:del>
      <m:oMath>
        <m:r>
          <m:t>​</m:t>
        </m:r>
        <m:d>
          <m:dPr>
            <m:begChr m:val="⟨"/>
            <m:sepChr m:val=""/>
            <m:endChr m:val="⟩"/>
            <m:grow/>
          </m:dPr>
          <m:e>
            <m:limLow>
              <m:e>
                <m:r>
                  <m:t>u</m:t>
                </m:r>
              </m:e>
              <m:lim>
                <m:r>
                  <m:rPr>
                    <m:sty m:val="p"/>
                  </m:rPr>
                  <m:t>∼</m:t>
                </m:r>
              </m:lim>
            </m:limLow>
            <m:r>
              <m:rPr>
                <m:sty m:val="p"/>
              </m:rPr>
              <m:t>,</m:t>
            </m:r>
            <m:limLow>
              <m:e>
                <m:r>
                  <m:t>v</m:t>
                </m:r>
              </m:e>
              <m:lim>
                <m:r>
                  <m:rPr>
                    <m:sty m:val="p"/>
                  </m:rPr>
                  <m:t>∼</m:t>
                </m:r>
              </m:lim>
            </m:limLow>
          </m:e>
        </m:d>
        <m:r>
          <m:t>​</m:t>
        </m:r>
        <m:r>
          <m:rPr>
            <m:sty m:val="p"/>
          </m:rPr>
          <m:t>=</m:t>
        </m:r>
        <m:bar>
          <m:barPr>
            <m:pos m:val="top"/>
          </m:barPr>
          <m:e>
            <m:r>
              <m:t>​</m:t>
            </m:r>
            <m:d>
              <m:dPr>
                <m:begChr m:val="⟨"/>
                <m:sepChr m:val=""/>
                <m:endChr m:val="⟩"/>
                <m:grow/>
              </m:dPr>
              <m:e>
                <m:limLow>
                  <m:e>
                    <m:r>
                      <m:t>v</m:t>
                    </m:r>
                  </m:e>
                  <m:lim>
                    <m:r>
                      <m:rPr>
                        <m:sty m:val="p"/>
                      </m:rPr>
                      <m:t>∼</m:t>
                    </m:r>
                  </m:lim>
                </m:limLow>
                <m:r>
                  <m:rPr>
                    <m:sty m:val="p"/>
                  </m:rPr>
                  <m:t>,</m:t>
                </m:r>
                <m:limLow>
                  <m:e>
                    <m:r>
                      <m:t>u</m:t>
                    </m:r>
                  </m:e>
                  <m:lim>
                    <m:r>
                      <m:rPr>
                        <m:sty m:val="p"/>
                      </m:rPr>
                      <m:t>∼</m:t>
                    </m:r>
                  </m:lim>
                </m:limLow>
              </m:e>
            </m:d>
            <m:r>
              <m:t>​</m:t>
            </m:r>
          </m:e>
        </m:bar>
      </m:oMath>
      <w:del w:id="13963" w:author="PR Preview" w:date="2026-01-01T00:00:00Z">
        <w:r>
          <w:delText xml:space="preserve">,</w:delText>
        </w:r>
      </w:del>
      <w:del w:id="13964" w:author="PR Preview" w:date="2026-01-01T00:00:00Z">
        <w:r>
          <w:delText xml:space="preserve"> </w:delText>
        </w:r>
      </w:del>
      <w:del w:id="13965" w:author="PR Preview" w:date="2026-01-01T00:00:00Z">
        <w:r>
          <w:delText xml:space="preserve">which for real numbers is the same as symmetry.</w:delText>
        </w:r>
      </w:del>
      <w:del w:id="13966" w:author="PR Preview" w:date="2026-01-01T00:00:00Z">
        <w:r>
          <w:delText xml:space="preserve"> </w:delText>
        </w:r>
      </w:del>
      <w:del w:id="13967" w:author="PR Preview" w:date="2026-01-01T00:00:00Z">
        <w:r>
          <w:delText xml:space="preserve">Symmetry and linearity in the first slot together give linearity in the second slot.</w:delText>
        </w:r>
      </w:del>
    </w:p>
    <w:p>
      <w:pPr>
        <w:pStyle w:val="FirstParagraph"/>
      </w:pPr>
      <w:ins w:id="13968" w:author="PR Preview" w:date="2026-01-01T00:00:00Z">
        <w:r>
          <w:rPr>
            <w:b/>
            <w:bCs/>
          </w:rPr>
          <w:t xml:space="preserve">Definition 68 (Inner product)</w:t>
        </w:r>
      </w:ins>
      <w:ins w:id="13969" w:author="PR Preview" w:date="2026-01-01T00:00:00Z">
        <w:r>
          <w:t xml:space="preserve"> </w:t>
        </w:r>
      </w:ins>
      <w:ins w:id="13970" w:author="PR Preview" w:date="2026-01-01T00:00:00Z">
        <w:r>
          <w:t xml:space="preserve">An</w:t>
        </w:r>
      </w:ins>
      <w:ins w:id="13971" w:author="PR Preview" w:date="2026-01-01T00:00:00Z">
        <w:r>
          <w:t xml:space="preserve"> </w:t>
        </w:r>
      </w:ins>
      <w:ins w:id="13972" w:author="PR Preview" w:date="2026-01-01T00:00:00Z">
        <w:r>
          <w:rPr>
            <w:b/>
            <w:bCs/>
          </w:rPr>
          <w:t xml:space="preserve">inner product</w:t>
        </w:r>
      </w:ins>
      <w:ins w:id="13973" w:author="PR Preview" w:date="2026-01-01T00:00:00Z">
        <w:r>
          <w:t xml:space="preserve"> </w:t>
        </w:r>
      </w:ins>
      <w:ins w:id="13974" w:author="PR Preview" w:date="2026-01-01T00:00:00Z">
        <w:r>
          <w:t xml:space="preserve">on</w:t>
        </w:r>
      </w:ins>
      <w:ins w:id="13975" w:author="PR Preview" w:date="2026-01-01T00:00:00Z">
        <w:r>
          <w:t xml:space="preserve"> </w:t>
        </w:r>
      </w:ins>
      <m:oMath>
        <m:sSup>
          <m:e>
            <m:r>
              <m:rPr>
                <m:scr m:val="double-struck"/>
                <m:sty m:val="p"/>
              </m:rPr>
              <m:t>R</m:t>
            </m:r>
          </m:e>
          <m:sup>
            <m:r>
              <m:t>p</m:t>
            </m:r>
          </m:sup>
        </m:sSup>
      </m:oMath>
      <w:ins w:id="13976" w:author="PR Preview" w:date="2026-01-01T00:00:00Z">
        <w:r>
          <w:t xml:space="preserve"> </w:t>
        </w:r>
      </w:ins>
      <w:ins w:id="13977" w:author="PR Preview" w:date="2026-01-01T00:00:00Z">
        <w:r>
          <w:t xml:space="preserve">is a function</w:t>
        </w:r>
      </w:ins>
      <w:ins w:id="13978" w:author="PR Preview" w:date="2026-01-01T00:00:00Z">
        <w:r>
          <w:t xml:space="preserve"> </w:t>
        </w:r>
      </w:ins>
      <w:ins w:id="13979" w:author="PR Preview" w:date="2026-01-01T00:00:00Z">
        <w:r>
          <w:t xml:space="preserve">that assigns to each ordered pair of vectors</w:t>
        </w:r>
      </w:ins>
      <w:ins w:id="13980" w:author="PR Preview" w:date="2026-01-01T00:00:00Z">
        <w:r>
          <w:t xml:space="preserve"> </w:t>
        </w:r>
      </w:ins>
      <w:ins w:id="13981" w:author="PR Preview" w:date="2026-01-01T00:00:00Z">
        <w:r>
          <w:t xml:space="preserve">$\mathord{\smash[b]{\underset{\raise.3ex\hbox{$\scriptstyle\sim$}}{x}}\vphantom{x}}, \mathord{\smash[b]{\underset{\raise.3ex\hbox{$\scriptstyle\sim$}}{y}}\vphantom{y}}\in \mathbb{R}^p$</w:t>
        </w:r>
      </w:ins>
      <w:ins w:id="13982" w:author="PR Preview" w:date="2026-01-01T00:00:00Z">
        <w:r>
          <w:t xml:space="preserve"> </w:t>
        </w:r>
      </w:ins>
      <w:ins w:id="13983" w:author="PR Preview" w:date="2026-01-01T00:00:00Z">
        <w:r>
          <w:t xml:space="preserve">a real number</w:t>
        </w:r>
      </w:ins>
      <w:ins w:id="13984" w:author="PR Preview" w:date="2026-01-01T00:00:00Z">
        <w:r>
          <w:t xml:space="preserve"> </w:t>
        </w:r>
      </w:ins>
      <w:ins w:id="13985" w:author="PR Preview" w:date="2026-01-01T00:00:00Z">
        <w:r>
          <w:t xml:space="preserve">$\mathopen{}\left\langle \mathord{\smash[b]{\underset{\raise.3ex\hbox{$\scriptstyle\sim$}}{x}}\vphantom{x}}, \mathord{\smash[b]{\underset{\raise.3ex\hbox{$\scriptstyle\sim$}}{y}}\vphantom{y}}\right\rangle\mathclose{}$</w:t>
        </w:r>
      </w:ins>
      <w:ins w:id="13986" w:author="PR Preview" w:date="2026-01-01T00:00:00Z">
        <w:r>
          <w:t xml:space="preserve">,</w:t>
        </w:r>
      </w:ins>
      <w:ins w:id="13987" w:author="PR Preview" w:date="2026-01-01T00:00:00Z">
        <w:r>
          <w:t xml:space="preserve"> </w:t>
        </w:r>
      </w:ins>
      <w:ins w:id="13988" w:author="PR Preview" w:date="2026-01-01T00:00:00Z">
        <w:r>
          <w:t xml:space="preserve">and that has the following four properties</w:t>
        </w:r>
      </w:ins>
      <w:ins w:id="13989" w:author="PR Preview" w:date="2026-01-01T00:00:00Z">
        <w:r>
          <w:t xml:space="preserve"> </w:t>
        </w:r>
      </w:ins>
      <w:ins w:id="13990" w:author="PR Preview" w:date="2026-01-01T00:00:00Z">
        <w:r>
          <w:t xml:space="preserve">for all</w:t>
        </w:r>
      </w:ins>
      <w:ins w:id="13991" w:author="PR Preview" w:date="2026-01-01T00:00:00Z">
        <w:r>
          <w:t xml:space="preserve"> </w:t>
        </w:r>
      </w:ins>
      <w:ins w:id="13992" w:author="PR Preview" w:date="2026-01-01T00:00:00Z">
        <w:r>
          <w:t xml:space="preserve">$\mathord{\smash[b]{\underset{\raise.3ex\hbox{$\scriptstyle\sim$}}{x}}\vphantom{x}}, \mathord{\smash[b]{\underset{\raise.3ex\hbox{$\scriptstyle\sim$}}{y}}\vphantom{y}}, \mathord{\smash[b]{\underset{\raise.3ex\hbox{$\scriptstyle\sim$}}{z}}\vphantom{z}} \in \mathbb{R}^p$</w:t>
        </w:r>
      </w:ins>
      <w:ins w:id="13993" w:author="PR Preview" w:date="2026-01-01T00:00:00Z">
        <w:r>
          <w:t xml:space="preserve"> </w:t>
        </w:r>
      </w:ins>
      <w:ins w:id="13994" w:author="PR Preview" w:date="2026-01-01T00:00:00Z">
        <w:r>
          <w:t xml:space="preserve">and all real numbers</w:t>
        </w:r>
      </w:ins>
      <w:ins w:id="13995" w:author="PR Preview" w:date="2026-01-01T00:00:00Z">
        <w:r>
          <w:t xml:space="preserve"> </w:t>
        </w:r>
      </w:ins>
      <m:oMath>
        <m:r>
          <m:t>a</m:t>
        </m:r>
        <m:r>
          <m:rPr>
            <m:sty m:val="p"/>
          </m:rPr>
          <m:t>,</m:t>
        </m:r>
        <m:r>
          <m:t>b</m:t>
        </m:r>
      </m:oMath>
      <w:ins w:id="13996" w:author="PR Preview" w:date="2026-01-01T00:00:00Z">
        <w:r>
          <w:t xml:space="preserve">:</w:t>
        </w:r>
      </w:ins>
    </w:p>
    <w:p>
      <w:pPr>
        <w:pStyle w:val="Compact"/>
        <w:numPr>
          <w:ilvl w:val="0"/>
          <w:numId w:val="1048"/>
        </w:numPr>
      </w:pPr>
      <w:ins w:id="13997" w:author="PR Preview" w:date="2026-01-01T00:00:00Z">
        <w:r>
          <w:rPr>
            <w:b/>
            <w:bCs/>
          </w:rPr>
          <w:t xml:space="preserve">positivity</w:t>
        </w:r>
      </w:ins>
      <w:ins w:id="13998" w:author="PR Preview" w:date="2026-01-01T00:00:00Z">
        <w:r>
          <w:t xml:space="preserve">:</w:t>
        </w:r>
      </w:ins>
      <w:ins w:id="13999" w:author="PR Preview" w:date="2026-01-01T00:00:00Z">
        <w:r>
          <w:t xml:space="preserve"> </w:t>
        </w:r>
      </w:ins>
      <w:ins w:id="14000" w:author="PR Preview" w:date="2026-01-01T00:00:00Z">
        <w:r>
          <w:t xml:space="preserve">$\mathopen{}\left\langle \mathord{\smash[b]{\underset{\raise.3ex\hbox{$\scriptstyle\sim$}}{x}}\vphantom{x}}, \mathord{\smash[b]{\underset{\raise.3ex\hbox{$\scriptstyle\sim$}}{x}}\vphantom{x}}\right\rangle\mathclose{} \ge 0$</w:t>
        </w:r>
      </w:ins>
      <w:ins w:id="14001" w:author="PR Preview" w:date="2026-01-01T00:00:00Z">
        <w:r>
          <w:t xml:space="preserve">;</w:t>
        </w:r>
      </w:ins>
    </w:p>
    <w:p>
      <w:pPr>
        <w:pStyle w:val="Compact"/>
        <w:numPr>
          <w:ilvl w:val="0"/>
          <w:numId w:val="1048"/>
        </w:numPr>
      </w:pPr>
      <w:ins w:id="14002" w:author="PR Preview" w:date="2026-01-01T00:00:00Z">
        <w:r>
          <w:rPr>
            <w:b/>
            <w:bCs/>
          </w:rPr>
          <w:t xml:space="preserve">definiteness</w:t>
        </w:r>
      </w:ins>
      <w:ins w:id="14003" w:author="PR Preview" w:date="2026-01-01T00:00:00Z">
        <w:r>
          <w:t xml:space="preserve">:</w:t>
        </w:r>
      </w:ins>
      <w:ins w:id="14004" w:author="PR Preview" w:date="2026-01-01T00:00:00Z">
        <w:r>
          <w:t xml:space="preserve"> </w:t>
        </w:r>
      </w:ins>
      <w:ins w:id="14005" w:author="PR Preview" w:date="2026-01-01T00:00:00Z">
        <w:r>
          <w:t xml:space="preserve">$\mathopen{}\left\langle \mathord{\smash[b]{\underset{\raise.3ex\hbox{$\scriptstyle\sim$}}{x}}\vphantom{x}}, \mathord{\smash[b]{\underset{\raise.3ex\hbox{$\scriptstyle\sim$}}{x}}\vphantom{x}}\right\rangle\mathclose{} = 0$</w:t>
        </w:r>
      </w:ins>
      <w:ins w:id="14006" w:author="PR Preview" w:date="2026-01-01T00:00:00Z">
        <w:r>
          <w:t xml:space="preserve"> </w:t>
        </w:r>
      </w:ins>
      <w:ins w:id="14007" w:author="PR Preview" w:date="2026-01-01T00:00:00Z">
        <w:r>
          <w:t xml:space="preserve">if and only if</w:t>
        </w:r>
      </w:ins>
      <w:ins w:id="14008" w:author="PR Preview" w:date="2026-01-01T00:00:00Z">
        <w:r>
          <w:t xml:space="preserve"> </w:t>
        </w:r>
      </w:ins>
      <w:ins w:id="14009" w:author="PR Preview" w:date="2026-01-01T00:00:00Z">
        <w:r>
          <w:t xml:space="preserve">$\mathord{\smash[b]{\underset{\raise.3ex\hbox{$\scriptstyle\sim$}}{x}}\vphantom{x}}= \mathord{\smash[b]{\underset{\raise.3ex\hbox{$\scriptstyle\sim$}}{0}}\vphantom{0}}_{p \times 1}$</w:t>
        </w:r>
      </w:ins>
      <w:ins w:id="14010" w:author="PR Preview" w:date="2026-01-01T00:00:00Z">
        <w:r>
          <w:t xml:space="preserve">;</w:t>
        </w:r>
      </w:ins>
    </w:p>
    <w:p>
      <w:pPr>
        <w:pStyle w:val="Compact"/>
        <w:numPr>
          <w:ilvl w:val="0"/>
          <w:numId w:val="1048"/>
        </w:numPr>
      </w:pPr>
      <w:ins w:id="14011" w:author="PR Preview" w:date="2026-01-01T00:00:00Z">
        <w:r>
          <w:rPr>
            <w:b/>
            <w:bCs/>
          </w:rPr>
          <w:t xml:space="preserve">linearity in the first slot</w:t>
        </w:r>
      </w:ins>
      <w:ins w:id="14012" w:author="PR Preview" w:date="2026-01-01T00:00:00Z">
        <w:r>
          <w:t xml:space="preserve">:</w:t>
        </w:r>
      </w:ins>
      <w:ins w:id="14013" w:author="PR Preview" w:date="2026-01-01T00:00:00Z">
        <w:r>
          <w:t xml:space="preserve"> </w:t>
        </w:r>
      </w:ins>
      <w:ins w:id="14014" w:author="PR Preview" w:date="2026-01-01T00:00:00Z">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ins>
      <w:ins w:id="14015" w:author="PR Preview" w:date="2026-01-01T00:00:00Z">
        <w:r>
          <w:t xml:space="preserve">;</w:t>
        </w:r>
      </w:ins>
    </w:p>
    <w:p>
      <w:pPr>
        <w:pStyle w:val="Compact"/>
        <w:numPr>
          <w:ilvl w:val="0"/>
          <w:numId w:val="1048"/>
        </w:numPr>
      </w:pPr>
      <w:ins w:id="14016" w:author="PR Preview" w:date="2026-01-01T00:00:00Z">
        <w:r>
          <w:rPr>
            <w:b/>
            <w:bCs/>
          </w:rPr>
          <w:t xml:space="preserve">symmetry</w:t>
        </w:r>
      </w:ins>
      <w:ins w:id="14017" w:author="PR Preview" w:date="2026-01-01T00:00:00Z">
        <w:r>
          <w:t xml:space="preserve">:</w:t>
        </w:r>
      </w:ins>
      <w:ins w:id="14018" w:author="PR Preview" w:date="2026-01-01T00:00:00Z">
        <w:r>
          <w:t xml:space="preserve"> </w:t>
        </w:r>
      </w:ins>
      <w:ins w:id="14019" w:author="PR Preview" w:date="2026-01-01T00:00:00Z">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ins>
      <w:ins w:id="14020" w:author="PR Preview" w:date="2026-01-01T00:00:00Z">
        <w:r>
          <w:t xml:space="preserve">.</w:t>
        </w:r>
      </w:ins>
    </w:p>
    <w:bookmarkEnd w:id="341"/>
    <w:bookmarkStart w:id="342" w:name="rem-inner-product-other-sources"/>
    <w:p>
      <w:pPr>
        <w:pStyle w:val="FirstParagraph"/>
      </w:pPr>
      <w:ins w:id="14021" w:author="PR Preview" w:date="2026-01-01T00:00:00Z">
        <w:r>
          <w:rPr>
            <w:i/>
            <w:iCs/>
          </w:rPr>
          <w:t xml:space="preserve">Remark 21</w:t>
        </w:r>
      </w:ins>
      <w:ins w:id="14022" w:author="PR Preview" w:date="2026-01-01T00:00:00Z">
        <w:r>
          <w:t xml:space="preserve"> (The definition in other sources). </w:t>
        </w:r>
      </w:ins>
      <w:ins w:id="14023" w:author="PR Preview" w:date="2026-01-01T00:00:00Z">
        <w:r>
          <w:t xml:space="preserve">Axler (2024, Definition 6.2, p. 183)</w:t>
        </w:r>
      </w:ins>
      <w:ins w:id="14024" w:author="PR Preview" w:date="2026-01-01T00:00:00Z">
        <w:r>
          <w:t xml:space="preserve"> </w:t>
        </w:r>
      </w:ins>
      <w:ins w:id="14025" w:author="PR Preview" w:date="2026-01-01T00:00:00Z">
        <w:r>
          <w:t xml:space="preserve">states the same definition</w:t>
        </w:r>
      </w:ins>
      <w:ins w:id="14026" w:author="PR Preview" w:date="2026-01-01T00:00:00Z">
        <w:r>
          <w:t xml:space="preserve"> </w:t>
        </w:r>
      </w:ins>
      <w:ins w:id="14027" w:author="PR Preview" w:date="2026-01-01T00:00:00Z">
        <w:r>
          <w:t xml:space="preserve">for any vector space over the real or complex numbers.</w:t>
        </w:r>
      </w:ins>
      <w:ins w:id="14028" w:author="PR Preview" w:date="2026-01-01T00:00:00Z">
        <w:r>
          <w:t xml:space="preserve"> </w:t>
        </w:r>
      </w:ins>
      <w:ins w:id="14029" w:author="PR Preview" w:date="2026-01-01T00:00:00Z">
        <w:r>
          <w:t xml:space="preserve">Axler splits linearity in the first slot into additivity and homogeneity,</w:t>
        </w:r>
      </w:ins>
      <w:ins w:id="14030" w:author="PR Preview" w:date="2026-01-01T00:00:00Z">
        <w:r>
          <w:t xml:space="preserve"> </w:t>
        </w:r>
      </w:ins>
      <w:ins w:id="14031" w:author="PR Preview" w:date="2026-01-01T00:00:00Z">
        <w:r>
          <w:t xml:space="preserve">and his last property is</w:t>
        </w:r>
      </w:ins>
      <w:ins w:id="14032" w:author="PR Preview" w:date="2026-01-01T00:00:00Z">
        <w:r>
          <w:t xml:space="preserve"> </w:t>
        </w:r>
      </w:ins>
      <w:ins w:id="14033" w:author="PR Preview" w:date="2026-01-01T00:00:00Z">
        <w:r>
          <w:rPr>
            <w:i/>
            <w:iCs/>
          </w:rPr>
          <w:t xml:space="preserve">conjugate</w:t>
        </w:r>
      </w:ins>
      <w:ins w:id="14034" w:author="PR Preview" w:date="2026-01-01T00:00:00Z">
        <w:r>
          <w:t xml:space="preserve"> </w:t>
        </w:r>
      </w:ins>
      <w:ins w:id="14035" w:author="PR Preview" w:date="2026-01-01T00:00:00Z">
        <w:r>
          <w:t xml:space="preserve">symmetry,</w:t>
        </w:r>
      </w:ins>
      <w:ins w:id="14036" w:author="PR Preview" w:date="2026-01-01T00:00:00Z">
        <w:r>
          <w:t xml:space="preserve"> </w:t>
        </w:r>
      </w:ins>
      <w:ins w:id="14037" w:author="PR Preview" w:date="2026-01-01T00:00:00Z">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ins>
      <w:ins w:id="14038" w:author="PR Preview" w:date="2026-01-01T00:00:00Z">
        <w:r>
          <w:t xml:space="preserve">,</w:t>
        </w:r>
      </w:ins>
      <w:ins w:id="14039" w:author="PR Preview" w:date="2026-01-01T00:00:00Z">
        <w:r>
          <w:t xml:space="preserve"> </w:t>
        </w:r>
      </w:ins>
      <w:ins w:id="14040" w:author="PR Preview" w:date="2026-01-01T00:00:00Z">
        <w:r>
          <w:t xml:space="preserve">which for real numbers is the same as symmetry.</w:t>
        </w:r>
      </w:ins>
      <w:ins w:id="14041" w:author="PR Preview" w:date="2026-01-01T00:00:00Z">
        <w:r>
          <w:t xml:space="preserve"> </w:t>
        </w:r>
      </w:ins>
      <w:ins w:id="14042" w:author="PR Preview" w:date="2026-01-01T00:00:00Z">
        <w:r>
          <w:t xml:space="preserve">Symmetry and linearity in the first slot together give linearity in the second slot.</w:t>
        </w:r>
      </w:ins>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del w:id="14043" w:author="PR Preview" w:date="2026-01-01T00:00:00Z">
        <w:r>
          <w:rPr>
            <w:b/>
            <w:bCs/>
          </w:rPr>
          <w:delText xml:space="preserve">positivity</w:delText>
        </w:r>
      </w:del>
      <w:del w:id="14044" w:author="PR Preview" w:date="2026-01-01T00:00:00Z">
        <w:r>
          <w:delText xml:space="preserve">:</w:delText>
        </w:r>
      </w:del>
      <w:del w:id="14045" w:author="PR Preview" w:date="2026-01-01T00:00:00Z">
        <w:r>
          <w:delText xml:space="preserve"> </w:delText>
        </w:r>
      </w:del>
      <m:oMath>
        <m:limLow>
          <m:e>
            <m:r>
              <m:t>x</m:t>
            </m:r>
          </m:e>
          <m:lim>
            <m:r>
              <m:rPr>
                <m:sty m:val="p"/>
              </m:rPr>
              <m:t>∼</m:t>
            </m:r>
          </m:lim>
        </m:limLow>
        <m:r>
          <m:rPr>
            <m:sty m:val="p"/>
          </m:rPr>
          <m:t>⋅</m:t>
        </m:r>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del w:id="14046" w:author="PR Preview" w:date="2026-01-01T00:00:00Z">
        <w:r>
          <w:delText xml:space="preserve"> </w:delText>
        </w:r>
      </w:del>
      <w:del w:id="14047" w:author="PR Preview" w:date="2026-01-01T00:00:00Z">
        <w:r>
          <w:delText xml:space="preserve">is a sum of squares, so it is at least</w:delText>
        </w:r>
      </w:del>
      <w:del w:id="14048" w:author="PR Preview" w:date="2026-01-01T00:00:00Z">
        <w:r>
          <w:delText xml:space="preserve"> </w:delText>
        </w:r>
      </w:del>
      <m:oMath>
        <m:r>
          <m:t>0</m:t>
        </m:r>
      </m:oMath>
      <w:del w:id="14049" w:author="PR Preview" w:date="2026-01-01T00:00:00Z">
        <w:r>
          <w:delText xml:space="preserve">;</w:delText>
        </w:r>
      </w:del>
    </w:p>
    <w:p>
      <w:pPr>
        <w:pStyle w:val="Compact"/>
        <w:numPr>
          <w:ilvl w:val="0"/>
          <w:numId w:val="1049"/>
        </w:numPr>
      </w:pPr>
      <w:del w:id="14050" w:author="PR Preview" w:date="2026-01-01T00:00:00Z">
        <w:r>
          <w:rPr>
            <w:b/>
            <w:bCs/>
          </w:rPr>
          <w:delText xml:space="preserve">definiteness</w:delText>
        </w:r>
      </w:del>
      <w:del w:id="14051" w:author="PR Preview" w:date="2026-01-01T00:00:00Z">
        <w:r>
          <w:delText xml:space="preserve">: a sum of squares is</w:delText>
        </w:r>
      </w:del>
      <w:del w:id="14052" w:author="PR Preview" w:date="2026-01-01T00:00:00Z">
        <w:r>
          <w:delText xml:space="preserve"> </w:delText>
        </w:r>
      </w:del>
      <m:oMath>
        <m:r>
          <m:t>0</m:t>
        </m:r>
      </m:oMath>
      <w:del w:id="14053" w:author="PR Preview" w:date="2026-01-01T00:00:00Z">
        <w:r>
          <w:delText xml:space="preserve"> </w:delText>
        </w:r>
      </w:del>
      <w:del w:id="14054" w:author="PR Preview" w:date="2026-01-01T00:00:00Z">
        <w:r>
          <w:delText xml:space="preserve">exactly when every term is</w:delText>
        </w:r>
      </w:del>
      <w:del w:id="14055" w:author="PR Preview" w:date="2026-01-01T00:00:00Z">
        <w:r>
          <w:delText xml:space="preserve"> </w:delText>
        </w:r>
      </w:del>
      <m:oMath>
        <m:r>
          <m:t>0</m:t>
        </m:r>
      </m:oMath>
      <w:del w:id="14056" w:author="PR Preview" w:date="2026-01-01T00:00:00Z">
        <w:r>
          <w:delText xml:space="preserve">,</w:delText>
        </w:r>
      </w:del>
      <w:del w:id="14057" w:author="PR Preview" w:date="2026-01-01T00:00:00Z">
        <w:r>
          <w:delText xml:space="preserve"> </w:delText>
        </w:r>
      </w:del>
      <w:del w:id="14058" w:author="PR Preview" w:date="2026-01-01T00:00:00Z">
        <w:r>
          <w:delText xml:space="preserve">so</w:delText>
        </w:r>
      </w:del>
      <w:del w:id="14059" w:author="PR Preview" w:date="2026-01-01T00:00:00Z">
        <w:r>
          <w:delText xml:space="preserve"> </w:delText>
        </w:r>
      </w:del>
      <m:oMath>
        <m:limLow>
          <m:e>
            <m:r>
              <m:t>x</m:t>
            </m:r>
          </m:e>
          <m:lim>
            <m:r>
              <m:rPr>
                <m:sty m:val="p"/>
              </m:rPr>
              <m:t>∼</m:t>
            </m:r>
          </m:lim>
        </m:limLow>
        <m:r>
          <m:rPr>
            <m:sty m:val="p"/>
          </m:rPr>
          <m:t>⋅</m:t>
        </m:r>
        <m:limLow>
          <m:e>
            <m:r>
              <m:t>x</m:t>
            </m:r>
          </m:e>
          <m:lim>
            <m:r>
              <m:rPr>
                <m:sty m:val="p"/>
              </m:rPr>
              <m:t>∼</m:t>
            </m:r>
          </m:lim>
        </m:limLow>
        <m:r>
          <m:rPr>
            <m:sty m:val="p"/>
          </m:rPr>
          <m:t>=</m:t>
        </m:r>
        <m:r>
          <m:t>0</m:t>
        </m:r>
      </m:oMath>
      <w:del w:id="14060" w:author="PR Preview" w:date="2026-01-01T00:00:00Z">
        <w:r>
          <w:delText xml:space="preserve"> </w:delText>
        </w:r>
      </w:del>
      <w:del w:id="14061" w:author="PR Preview" w:date="2026-01-01T00:00:00Z">
        <w:r>
          <w:delText xml:space="preserve">exactly when every</w:delText>
        </w:r>
      </w:del>
      <w:del w:id="14062" w:author="PR Preview" w:date="2026-01-01T00:00:00Z">
        <w:r>
          <w:delText xml:space="preserve"> </w:delText>
        </w:r>
      </w:del>
      <m:oMath>
        <m:sSub>
          <m:e>
            <m:r>
              <m:t>x</m:t>
            </m:r>
          </m:e>
          <m:sub>
            <m:r>
              <m:t>i</m:t>
            </m:r>
          </m:sub>
        </m:sSub>
        <m:r>
          <m:rPr>
            <m:sty m:val="p"/>
          </m:rPr>
          <m:t>=</m:t>
        </m:r>
        <m:r>
          <m:t>0</m:t>
        </m:r>
      </m:oMath>
      <w:del w:id="14063" w:author="PR Preview" w:date="2026-01-01T00:00:00Z">
        <w:r>
          <w:delText xml:space="preserve">,</w:delText>
        </w:r>
      </w:del>
      <w:del w:id="14064" w:author="PR Preview" w:date="2026-01-01T00:00:00Z">
        <w:r>
          <w:delText xml:space="preserve"> </w:delText>
        </w:r>
      </w:del>
      <w:del w:id="14065" w:author="PR Preview" w:date="2026-01-01T00:00:00Z">
        <w:r>
          <w:delText xml:space="preserve">that is, when</w:delText>
        </w:r>
      </w:del>
      <w:del w:id="14066" w:author="PR Preview" w:date="2026-01-01T00:00:00Z">
        <w:r>
          <w:delText xml:space="preserve"> </w:delText>
        </w:r>
      </w:del>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del w:id="14067" w:author="PR Preview" w:date="2026-01-01T00:00:00Z">
        <w:r>
          <w:delText xml:space="preserve">;</w:delText>
        </w:r>
      </w:del>
    </w:p>
    <w:p>
      <w:pPr>
        <w:pStyle w:val="Compact"/>
        <w:numPr>
          <w:ilvl w:val="0"/>
          <w:numId w:val="1049"/>
        </w:numPr>
      </w:pPr>
      <w:ins w:id="14068" w:author="PR Preview" w:date="2026-01-01T00:00:00Z">
        <w:r>
          <w:rPr>
            <w:b/>
            <w:bCs/>
          </w:rPr>
          <w:t xml:space="preserve">positivity</w:t>
        </w:r>
      </w:ins>
      <w:ins w:id="14069" w:author="PR Preview" w:date="2026-01-01T00:00:00Z">
        <w:r>
          <w:t xml:space="preserve">:</w:t>
        </w:r>
      </w:ins>
      <w:ins w:id="14070" w:author="PR Preview" w:date="2026-01-01T00:00:00Z">
        <w:r>
          <w:t xml:space="preserve"> </w:t>
        </w:r>
      </w:ins>
      <w:ins w:id="14071" w:author="PR Preview" w:date="2026-01-01T00:00:00Z">
        <w:r>
          <w:t xml:space="preserve">$\mathord{\smash[b]{\underset{\raise.3ex\hbox{$\scriptstyle\sim$}}{x}}\vphantom{x}}\cdot \mathord{\smash[b]{\underset{\raise.3ex\hbox{$\scriptstyle\sim$}}{x}}\vphantom{x}}= \sum_{i=1}^px_i^2$</w:t>
        </w:r>
      </w:ins>
      <w:ins w:id="14072" w:author="PR Preview" w:date="2026-01-01T00:00:00Z">
        <w:r>
          <w:t xml:space="preserve"> </w:t>
        </w:r>
      </w:ins>
      <w:ins w:id="14073" w:author="PR Preview" w:date="2026-01-01T00:00:00Z">
        <w:r>
          <w:t xml:space="preserve">is a sum of squares, so it is at least</w:t>
        </w:r>
      </w:ins>
      <w:ins w:id="14074" w:author="PR Preview" w:date="2026-01-01T00:00:00Z">
        <w:r>
          <w:t xml:space="preserve"> </w:t>
        </w:r>
      </w:ins>
      <m:oMath>
        <m:r>
          <m:t>0</m:t>
        </m:r>
      </m:oMath>
      <w:ins w:id="14075" w:author="PR Preview" w:date="2026-01-01T00:00:00Z">
        <w:r>
          <w:t xml:space="preserve">;</w:t>
        </w:r>
      </w:ins>
    </w:p>
    <w:p>
      <w:pPr>
        <w:pStyle w:val="Compact"/>
        <w:numPr>
          <w:ilvl w:val="0"/>
          <w:numId w:val="1049"/>
        </w:numPr>
      </w:pPr>
      <w:ins w:id="14076" w:author="PR Preview" w:date="2026-01-01T00:00:00Z">
        <w:r>
          <w:rPr>
            <w:b/>
            <w:bCs/>
          </w:rPr>
          <w:t xml:space="preserve">definiteness</w:t>
        </w:r>
      </w:ins>
      <w:ins w:id="14077" w:author="PR Preview" w:date="2026-01-01T00:00:00Z">
        <w:r>
          <w:t xml:space="preserve">: a sum of squares is</w:t>
        </w:r>
      </w:ins>
      <w:ins w:id="14078" w:author="PR Preview" w:date="2026-01-01T00:00:00Z">
        <w:r>
          <w:t xml:space="preserve"> </w:t>
        </w:r>
      </w:ins>
      <m:oMath>
        <m:r>
          <m:t>0</m:t>
        </m:r>
      </m:oMath>
      <w:ins w:id="14079" w:author="PR Preview" w:date="2026-01-01T00:00:00Z">
        <w:r>
          <w:t xml:space="preserve"> </w:t>
        </w:r>
      </w:ins>
      <w:ins w:id="14080" w:author="PR Preview" w:date="2026-01-01T00:00:00Z">
        <w:r>
          <w:t xml:space="preserve">exactly when every term is</w:t>
        </w:r>
      </w:ins>
      <w:ins w:id="14081" w:author="PR Preview" w:date="2026-01-01T00:00:00Z">
        <w:r>
          <w:t xml:space="preserve"> </w:t>
        </w:r>
      </w:ins>
      <m:oMath>
        <m:r>
          <m:t>0</m:t>
        </m:r>
      </m:oMath>
      <w:ins w:id="14082" w:author="PR Preview" w:date="2026-01-01T00:00:00Z">
        <w:r>
          <w:t xml:space="preserve">,</w:t>
        </w:r>
      </w:ins>
      <w:ins w:id="14083" w:author="PR Preview" w:date="2026-01-01T00:00:00Z">
        <w:r>
          <w:t xml:space="preserve"> </w:t>
        </w:r>
      </w:ins>
      <w:ins w:id="14084" w:author="PR Preview" w:date="2026-01-01T00:00:00Z">
        <w:r>
          <w:t xml:space="preserve">so</w:t>
        </w:r>
      </w:ins>
      <w:ins w:id="14085" w:author="PR Preview" w:date="2026-01-01T00:00:00Z">
        <w:r>
          <w:t xml:space="preserve"> </w:t>
        </w:r>
      </w:ins>
      <w:ins w:id="14086" w:author="PR Preview" w:date="2026-01-01T00:00:00Z">
        <w:r>
          <w:t xml:space="preserve">$\mathord{\smash[b]{\underset{\raise.3ex\hbox{$\scriptstyle\sim$}}{x}}\vphantom{x}}\cdot \mathord{\smash[b]{\underset{\raise.3ex\hbox{$\scriptstyle\sim$}}{x}}\vphantom{x}}= 0$</w:t>
        </w:r>
      </w:ins>
      <w:ins w:id="14087" w:author="PR Preview" w:date="2026-01-01T00:00:00Z">
        <w:r>
          <w:t xml:space="preserve"> </w:t>
        </w:r>
      </w:ins>
      <w:ins w:id="14088" w:author="PR Preview" w:date="2026-01-01T00:00:00Z">
        <w:r>
          <w:t xml:space="preserve">exactly when every</w:t>
        </w:r>
      </w:ins>
      <w:ins w:id="14089" w:author="PR Preview" w:date="2026-01-01T00:00:00Z">
        <w:r>
          <w:t xml:space="preserve"> </w:t>
        </w:r>
      </w:ins>
      <m:oMath>
        <m:sSub>
          <m:e>
            <m:r>
              <m:t>x</m:t>
            </m:r>
          </m:e>
          <m:sub>
            <m:r>
              <m:t>i</m:t>
            </m:r>
          </m:sub>
        </m:sSub>
        <m:r>
          <m:rPr>
            <m:sty m:val="p"/>
          </m:rPr>
          <m:t>=</m:t>
        </m:r>
        <m:r>
          <m:t>0</m:t>
        </m:r>
      </m:oMath>
      <w:ins w:id="14090" w:author="PR Preview" w:date="2026-01-01T00:00:00Z">
        <w:r>
          <w:t xml:space="preserve">,</w:t>
        </w:r>
      </w:ins>
      <w:ins w:id="14091" w:author="PR Preview" w:date="2026-01-01T00:00:00Z">
        <w:r>
          <w:t xml:space="preserve"> </w:t>
        </w:r>
      </w:ins>
      <w:ins w:id="14092" w:author="PR Preview" w:date="2026-01-01T00:00:00Z">
        <w:r>
          <w:t xml:space="preserve">that is, when</w:t>
        </w:r>
      </w:ins>
      <w:ins w:id="14093" w:author="PR Preview" w:date="2026-01-01T00:00:00Z">
        <w:r>
          <w:t xml:space="preserve"> </w:t>
        </w:r>
      </w:ins>
      <w:ins w:id="14094" w:author="PR Preview" w:date="2026-01-01T00:00:00Z">
        <w:r>
          <w:t xml:space="preserve">$\mathord{\smash[b]{\underset{\raise.3ex\hbox{$\scriptstyle\sim$}}{x}}\vphantom{x}}= \mathord{\smash[b]{\underset{\raise.3ex\hbox{$\scriptstyle\sim$}}{0}}\vphantom{0}}_{p \times 1}$</w:t>
        </w:r>
      </w:ins>
      <w:ins w:id="14095" w:author="PR Preview" w:date="2026-01-01T00:00:00Z">
        <w:r>
          <w:t xml:space="preserve">;</w:t>
        </w:r>
      </w:ins>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del w:id="14096" w:author="PR Preview" w:date="2026-01-01T00:00:00Z">
        <w:r>
          <w:delText xml:space="preserve">For instance, with</w:delText>
        </w:r>
      </w:del>
      <w:del w:id="14097"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rPr>
            <m:sty m:val="p"/>
          </m:rPr>
          <m:t>−</m:t>
        </m:r>
        <m:r>
          <m:t>2</m:t>
        </m:r>
        <m:r>
          <m:rPr>
            <m:sty m:val="p"/>
          </m:rPr>
          <m:t>,</m:t>
        </m:r>
        <m:r>
          <m:t>2</m:t>
        </m:r>
        <m:r>
          <m:rPr>
            <m:sty m:val="p"/>
          </m:rPr>
          <m:t>)</m:t>
        </m:r>
      </m:oMath>
      <w:del w:id="14098" w:author="PR Preview" w:date="2026-01-01T00:00:00Z">
        <w:r>
          <w:delText xml:space="preserve">,</w:delText>
        </w:r>
      </w:del>
    </w:p>
    <w:p>
      <w:pPr>
        <w:pStyle w:val="BodyText"/>
      </w:pPr>
      <m:oMathPara>
        <m:oMathParaPr>
          <m:jc m:val="center"/>
        </m:oMathParaPr>
        <m:oMath>
          <m:eqArr>
            <m:e>
              <m:limLow>
                <m:e>
                  <m:r>
                    <m:t>x</m:t>
                  </m:r>
                </m:e>
                <m:lim>
                  <m:r>
                    <m:rPr>
                      <m:sty m:val="p"/>
                    </m:rPr>
                    <m:t>∼</m:t>
                  </m:r>
                </m:lim>
              </m:limLow>
              <m:r>
                <m:rPr>
                  <m:sty m:val="p"/>
                </m:rPr>
                <m:t>⋅</m:t>
              </m:r>
              <m:limLow>
                <m:e>
                  <m:r>
                    <m:t>x</m:t>
                  </m:r>
                </m:e>
                <m:lim>
                  <m:r>
                    <m:rPr>
                      <m:sty m:val="p"/>
                    </m:rPr>
                    <m:t>∼</m:t>
                  </m:r>
                </m:lim>
              </m:limLow>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ins w:id="14099" w:author="PR Preview" w:date="2026-01-01T00:00:00Z">
        <w:r>
          <w:t xml:space="preserve">For instance, with</w:t>
        </w:r>
      </w:ins>
      <w:ins w:id="14100" w:author="PR Preview" w:date="2026-01-01T00:00:00Z">
        <w:r>
          <w:t xml:space="preserve"> </w:t>
        </w:r>
      </w:ins>
      <w:ins w:id="14101" w:author="PR Preview" w:date="2026-01-01T00:00:00Z">
        <w:r>
          <w:t xml:space="preserve">$\mathord{\smash[b]{\underset{\raise.3ex\hbox{$\scriptstyle\sim$}}{x}}\vphantom{x}}= (1, -2, 2)$</w:t>
        </w:r>
      </w:ins>
      <w:ins w:id="14102" w:author="PR Preview" w:date="2026-01-01T00:00:00Z">
        <w:r>
          <w:t xml:space="preserve">,</w:t>
        </w:r>
      </w:ins>
    </w:p>
    <w:p>
      <w:pPr>
        <w:pStyle w:val="BodyText"/>
      </w:pPr>
      <w:ins w:id="14103" w:author="PR Preview" w:date="2026-01-01T00:00:00Z">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ins>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del w:id="14104" w:author="PR Preview" w:date="2026-01-01T00:00:00Z">
        <w:r>
          <w:rPr>
            <w:b/>
            <w:bCs/>
          </w:rPr>
          <w:delText xml:space="preserve">Example 98 (Real coordinate space as an inner product space)</w:delText>
        </w:r>
      </w:del>
      <w:del w:id="14105" w:author="PR Preview" w:date="2026-01-01T00:00:00Z">
        <w:r>
          <w:delText xml:space="preserve"> </w:delText>
        </w:r>
      </w:del>
      <w:del w:id="14106" w:author="PR Preview" w:date="2026-01-01T00:00:00Z">
        <w:r>
          <w:delText xml:space="preserve">The Euclidean space</w:delText>
        </w:r>
      </w:del>
      <w:del w:id="14107" w:author="PR Preview" w:date="2026-01-01T00:00:00Z">
        <w:r>
          <w:delText xml:space="preserve"> </w:delText>
        </w:r>
      </w:del>
      <m:oMath>
        <m:sSup>
          <m:e>
            <m:r>
              <m:rPr>
                <m:scr m:val="double-struck"/>
                <m:sty m:val="p"/>
              </m:rPr>
              <m:t>R</m:t>
            </m:r>
          </m:e>
          <m:sup>
            <m:r>
              <m:t>p</m:t>
            </m:r>
          </m:sup>
        </m:sSup>
      </m:oMath>
      <w:del w:id="14108" w:author="PR Preview" w:date="2026-01-01T00:00:00Z">
        <w:r>
          <w:delText xml:space="preserve"> </w:delText>
        </w:r>
      </w:del>
      <w:del w:id="14109" w:author="PR Preview" w:date="2026-01-01T00:00:00Z">
        <w:r>
          <w:delText xml:space="preserve">equipped with the standard dot product (2),</w:delText>
        </w:r>
      </w:del>
      <w:del w:id="14110" w:author="PR Preview" w:date="2026-01-01T00:00:00Z">
        <w:r>
          <w:delText xml:space="preserve"> </w:delText>
        </w:r>
      </w:del>
      <w:del w:id="14111" w:author="PR Preview" w:date="2026-01-01T00:00:00Z">
        <w:r>
          <w:delText xml:space="preserve">that is, the pair</w:delText>
        </w:r>
      </w:del>
      <w:del w:id="14112" w:author="PR Preview" w:date="2026-01-01T00:00:00Z">
        <w:r>
          <w:delText xml:space="preserve"> </w:delText>
        </w:r>
      </w:del>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del w:id="14113" w:author="PR Preview" w:date="2026-01-01T00:00:00Z">
        <w:r>
          <w:delText xml:space="preserve"> </w:delText>
        </w:r>
      </w:del>
      <w:del w:id="14114" w:author="PR Preview" w:date="2026-01-01T00:00:00Z">
        <w:r>
          <w:delText xml:space="preserve">with</w:delText>
        </w:r>
      </w:del>
      <w:del w:id="14115"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limLow>
          <m:e>
            <m:r>
              <m:t>x</m:t>
            </m:r>
          </m:e>
          <m:lim>
            <m:r>
              <m:rPr>
                <m:sty m:val="p"/>
              </m:rPr>
              <m:t>∼</m:t>
            </m:r>
          </m:lim>
        </m:limLow>
        <m:r>
          <m:rPr>
            <m:sty m:val="p"/>
          </m:rPr>
          <m:t>⋅</m:t>
        </m:r>
        <m:limLow>
          <m:e>
            <m:r>
              <m:t>y</m:t>
            </m:r>
          </m:e>
          <m:lim>
            <m:r>
              <m:rPr>
                <m:sty m:val="p"/>
              </m:rPr>
              <m:t>∼</m:t>
            </m:r>
          </m:lim>
        </m:limLow>
      </m:oMath>
      <w:del w:id="14116" w:author="PR Preview" w:date="2026-01-01T00:00:00Z">
        <w:r>
          <w:delText xml:space="preserve">,</w:delText>
        </w:r>
      </w:del>
      <w:del w:id="14117" w:author="PR Preview" w:date="2026-01-01T00:00:00Z">
        <w:r>
          <w:delText xml:space="preserve"> </w:delText>
        </w:r>
      </w:del>
      <w:del w:id="14118" w:author="PR Preview" w:date="2026-01-01T00:00:00Z">
        <w:r>
          <w:delText xml:space="preserve">is an inner product space, because the dot product satisfies the four inner product axioms (</w:delText>
        </w:r>
      </w:del>
      <w:hyperlink w:anchor="exm-dot-product-inner-product">
        <w:del w:id="14119" w:author="PR Preview" w:date="2026-01-01T00:00:00Z">
          <w:r>
            <w:rPr>
              <w:rStyle w:val="Hyperlink"/>
            </w:rPr>
            <w:delText xml:space="preserve">Example 97</w:delText>
          </w:r>
        </w:del>
      </w:hyperlink>
      <w:del w:id="14120" w:author="PR Preview" w:date="2026-01-01T00:00:00Z">
        <w:r>
          <w:delText xml:space="preserve">).</w:delText>
        </w:r>
      </w:del>
      <w:del w:id="14121" w:author="PR Preview" w:date="2026-01-01T00:00:00Z">
        <w:r>
          <w:delText xml:space="preserve"> </w:delText>
        </w:r>
      </w:del>
      <w:del w:id="14122" w:author="PR Preview" w:date="2026-01-01T00:00:00Z">
        <w:r>
          <w:delText xml:space="preserve">For</w:delText>
        </w:r>
      </w:del>
      <w:del w:id="14123" w:author="PR Preview" w:date="2026-01-01T00:00:00Z">
        <w:r>
          <w:delText xml:space="preserve"> </w:delText>
        </w:r>
      </w:del>
      <m:oMath>
        <m:r>
          <m:t>p</m:t>
        </m:r>
        <m:r>
          <m:rPr>
            <m:sty m:val="p"/>
          </m:rPr>
          <m:t>=</m:t>
        </m:r>
        <m:r>
          <m:t>2</m:t>
        </m:r>
      </m:oMath>
      <w:del w:id="14124" w:author="PR Preview" w:date="2026-01-01T00:00:00Z">
        <w:r>
          <w:delText xml:space="preserve">, any vector</w:delText>
        </w:r>
      </w:del>
      <w:del w:id="14125" w:author="PR Preview" w:date="2026-01-01T00:00:00Z">
        <w:r>
          <w:delText xml:space="preserve"> </w:delText>
        </w:r>
      </w:del>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del w:id="14126" w:author="PR Preview" w:date="2026-01-01T00:00:00Z">
        <w:r>
          <w:delText xml:space="preserve"> </w:delText>
        </w:r>
      </w:del>
      <w:del w:id="14127" w:author="PR Preview" w:date="2026-01-01T00:00:00Z">
        <w:r>
          <w:delText xml:space="preserve">has squared norm</w:delText>
        </w:r>
      </w:del>
      <w:del w:id="14128"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sSubSup>
          <m:e>
            <m:r>
              <m:t>x</m:t>
            </m:r>
          </m:e>
          <m:sub>
            <m:r>
              <m:t>1</m:t>
            </m:r>
          </m:sub>
          <m:sup>
            <m:r>
              <m:t>2</m:t>
            </m:r>
          </m:sup>
        </m:sSubSup>
        <m:r>
          <m:rPr>
            <m:sty m:val="p"/>
          </m:rPr>
          <m:t>+</m:t>
        </m:r>
        <m:sSubSup>
          <m:e>
            <m:r>
              <m:t>x</m:t>
            </m:r>
          </m:e>
          <m:sub>
            <m:r>
              <m:t>2</m:t>
            </m:r>
          </m:sub>
          <m:sup>
            <m:r>
              <m:t>2</m:t>
            </m:r>
          </m:sup>
        </m:sSubSup>
        <m:r>
          <m:rPr>
            <m:sty m:val="p"/>
          </m:rPr>
          <m:t>≥</m:t>
        </m:r>
        <m:r>
          <m:t>0</m:t>
        </m:r>
      </m:oMath>
      <w:del w:id="14129" w:author="PR Preview" w:date="2026-01-01T00:00:00Z">
        <w:r>
          <w:delText xml:space="preserve">,</w:delText>
        </w:r>
      </w:del>
      <w:del w:id="14130" w:author="PR Preview" w:date="2026-01-01T00:00:00Z">
        <w:r>
          <w:delText xml:space="preserve"> </w:delText>
        </w:r>
      </w:del>
      <w:del w:id="14131" w:author="PR Preview" w:date="2026-01-01T00:00:00Z">
        <w:r>
          <w:delText xml:space="preserve">which is zero if and only if</w:delText>
        </w:r>
      </w:del>
    </w:p>
    <w:p>
      <w:pPr>
        <w:pStyle w:val="BodyText"/>
      </w:pPr>
      <w:ins w:id="14132" w:author="PR Preview" w:date="2026-01-01T00:00:00Z">
        <w:r>
          <w:rPr>
            <w:b/>
            <w:bCs/>
          </w:rPr>
          <w:t xml:space="preserve">Example 98 (Real coordinate space as an inner product space)</w:t>
        </w:r>
      </w:ins>
      <w:ins w:id="14133" w:author="PR Preview" w:date="2026-01-01T00:00:00Z">
        <w:r>
          <w:t xml:space="preserve"> </w:t>
        </w:r>
      </w:ins>
      <w:ins w:id="14134" w:author="PR Preview" w:date="2026-01-01T00:00:00Z">
        <w:r>
          <w:t xml:space="preserve">The Euclidean space</w:t>
        </w:r>
      </w:ins>
      <w:ins w:id="14135" w:author="PR Preview" w:date="2026-01-01T00:00:00Z">
        <w:r>
          <w:t xml:space="preserve"> </w:t>
        </w:r>
      </w:ins>
      <m:oMath>
        <m:sSup>
          <m:e>
            <m:r>
              <m:rPr>
                <m:scr m:val="double-struck"/>
                <m:sty m:val="p"/>
              </m:rPr>
              <m:t>R</m:t>
            </m:r>
          </m:e>
          <m:sup>
            <m:r>
              <m:t>p</m:t>
            </m:r>
          </m:sup>
        </m:sSup>
      </m:oMath>
      <w:ins w:id="14136" w:author="PR Preview" w:date="2026-01-01T00:00:00Z">
        <w:r>
          <w:t xml:space="preserve"> </w:t>
        </w:r>
      </w:ins>
      <w:ins w:id="14137" w:author="PR Preview" w:date="2026-01-01T00:00:00Z">
        <w:r>
          <w:t xml:space="preserve">equipped with the standard dot product (2),</w:t>
        </w:r>
      </w:ins>
      <w:ins w:id="14138" w:author="PR Preview" w:date="2026-01-01T00:00:00Z">
        <w:r>
          <w:t xml:space="preserve"> </w:t>
        </w:r>
      </w:ins>
      <w:ins w:id="14139" w:author="PR Preview" w:date="2026-01-01T00:00:00Z">
        <w:r>
          <w:t xml:space="preserve">that is, the pair</w:t>
        </w:r>
      </w:ins>
      <w:ins w:id="14140" w:author="PR Preview" w:date="2026-01-01T00:00:00Z">
        <w:r>
          <w:t xml:space="preserve"> </w:t>
        </w:r>
      </w:ins>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ins w:id="14141" w:author="PR Preview" w:date="2026-01-01T00:00:00Z">
        <w:r>
          <w:t xml:space="preserve"> </w:t>
        </w:r>
      </w:ins>
      <w:ins w:id="14142" w:author="PR Preview" w:date="2026-01-01T00:00:00Z">
        <w:r>
          <w:t xml:space="preserve">with</w:t>
        </w:r>
      </w:ins>
      <w:ins w:id="14143" w:author="PR Preview" w:date="2026-01-01T00:00:00Z">
        <w:r>
          <w:t xml:space="preserve"> </w:t>
        </w:r>
      </w:ins>
      <w:ins w:id="14144" w:author="PR Preview" w:date="2026-01-01T00:00:00Z">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ins>
      <w:ins w:id="14145" w:author="PR Preview" w:date="2026-01-01T00:00:00Z">
        <w:r>
          <w:t xml:space="preserve">,</w:t>
        </w:r>
      </w:ins>
      <w:ins w:id="14146" w:author="PR Preview" w:date="2026-01-01T00:00:00Z">
        <w:r>
          <w:t xml:space="preserve"> </w:t>
        </w:r>
      </w:ins>
      <w:ins w:id="14147" w:author="PR Preview" w:date="2026-01-01T00:00:00Z">
        <w:r>
          <w:t xml:space="preserve">is an inner product space, because the dot product satisfies the four inner product axioms (</w:t>
        </w:r>
      </w:ins>
      <w:hyperlink w:anchor="exm-dot-product-inner-product">
        <w:ins w:id="14148" w:author="PR Preview" w:date="2026-01-01T00:00:00Z">
          <w:r>
            <w:rPr>
              <w:rStyle w:val="Hyperlink"/>
            </w:rPr>
            <w:t xml:space="preserve">Example 97</w:t>
          </w:r>
        </w:ins>
      </w:hyperlink>
      <w:ins w:id="14149" w:author="PR Preview" w:date="2026-01-01T00:00:00Z">
        <w:r>
          <w:t xml:space="preserve">).</w:t>
        </w:r>
      </w:ins>
      <w:ins w:id="14150" w:author="PR Preview" w:date="2026-01-01T00:00:00Z">
        <w:r>
          <w:t xml:space="preserve"> </w:t>
        </w:r>
      </w:ins>
      <w:ins w:id="14151" w:author="PR Preview" w:date="2026-01-01T00:00:00Z">
        <w:r>
          <w:t xml:space="preserve">For</w:t>
        </w:r>
      </w:ins>
      <w:ins w:id="14152" w:author="PR Preview" w:date="2026-01-01T00:00:00Z">
        <w:r>
          <w:t xml:space="preserve"> </w:t>
        </w:r>
      </w:ins>
      <m:oMath>
        <m:r>
          <m:t>p</m:t>
        </m:r>
        <m:r>
          <m:rPr>
            <m:sty m:val="p"/>
          </m:rPr>
          <m:t>=</m:t>
        </m:r>
        <m:r>
          <m:t>2</m:t>
        </m:r>
      </m:oMath>
      <w:ins w:id="14153" w:author="PR Preview" w:date="2026-01-01T00:00:00Z">
        <w:r>
          <w:t xml:space="preserve">, any vector</w:t>
        </w:r>
      </w:ins>
      <w:ins w:id="14154" w:author="PR Preview" w:date="2026-01-01T00:00:00Z">
        <w:r>
          <w:t xml:space="preserve"> </w:t>
        </w:r>
      </w:ins>
      <w:ins w:id="14155" w:author="PR Preview" w:date="2026-01-01T00:00:00Z">
        <w:r>
          <w:t xml:space="preserve">$\mathord{\smash[b]{\underset{\raise.3ex\hbox{$\scriptstyle\sim$}}{x}}\vphantom{x}}= (x_1, x_2) \in \mathbb{R}^2$</w:t>
        </w:r>
      </w:ins>
      <w:ins w:id="14156" w:author="PR Preview" w:date="2026-01-01T00:00:00Z">
        <w:r>
          <w:t xml:space="preserve"> </w:t>
        </w:r>
      </w:ins>
      <w:ins w:id="14157" w:author="PR Preview" w:date="2026-01-01T00:00:00Z">
        <w:r>
          <w:t xml:space="preserve">has squared norm</w:t>
        </w:r>
      </w:ins>
      <w:ins w:id="14158" w:author="PR Preview" w:date="2026-01-01T00:00:00Z">
        <w:r>
          <w:t xml:space="preserve"> </w:t>
        </w:r>
      </w:ins>
      <w:ins w:id="14159" w:author="PR Preview" w:date="2026-01-01T00:00:00Z">
        <w:r>
          <w:t xml:space="preserve">$\mathopen{}\left\langle \mathord{\smash[b]{\underset{\raise.3ex\hbox{$\scriptstyle\sim$}}{x}}\vphantom{x}}, \mathord{\smash[b]{\underset{\raise.3ex\hbox{$\scriptstyle\sim$}}{x}}\vphantom{x}}\right\rangle\mathclose{} = x_1^2 + x_2^2 \ge 0$</w:t>
        </w:r>
      </w:ins>
      <w:ins w:id="14160" w:author="PR Preview" w:date="2026-01-01T00:00:00Z">
        <w:r>
          <w:t xml:space="preserve">,</w:t>
        </w:r>
      </w:ins>
      <w:ins w:id="14161" w:author="PR Preview" w:date="2026-01-01T00:00:00Z">
        <w:r>
          <w:t xml:space="preserve"> </w:t>
        </w:r>
      </w:ins>
      <w:ins w:id="14162" w:author="PR Preview" w:date="2026-01-01T00:00:00Z">
        <w:r>
          <w:t xml:space="preserve">which is zero if and only if</w:t>
        </w:r>
      </w:ins>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del w:id="14163" w:author="PR Preview" w:date="2026-01-01T00:00:00Z">
        <w:r>
          <w:rPr>
            <w:b/>
            <w:bCs/>
          </w:rPr>
          <w:delText xml:space="preserve">Example 99 (A weighted inner product)</w:delText>
        </w:r>
      </w:del>
      <w:del w:id="14164" w:author="PR Preview" w:date="2026-01-01T00:00:00Z">
        <w:r>
          <w:delText xml:space="preserve"> </w:delText>
        </w:r>
      </w:del>
      <w:del w:id="14165" w:author="PR Preview" w:date="2026-01-01T00:00:00Z">
        <w:r>
          <w:delText xml:space="preserve">Let</w:delText>
        </w:r>
      </w:del>
      <w:del w:id="14166" w:author="PR Preview" w:date="2026-01-01T00:00:00Z">
        <w:r>
          <w:delText xml:space="preserve"> </w:delText>
        </w:r>
      </w:del>
      <m:oMath>
        <m:limLow>
          <m:e>
            <m:r>
              <m:t>c</m:t>
            </m:r>
          </m:e>
          <m:lim>
            <m:r>
              <m:rPr>
                <m:sty m:val="p"/>
              </m:rPr>
              <m:t>∼</m:t>
            </m:r>
          </m:lim>
        </m:limLow>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del w:id="14167" w:author="PR Preview" w:date="2026-01-01T00:00:00Z">
        <w:r>
          <w:delText xml:space="preserve"> </w:delText>
        </w:r>
      </w:del>
      <w:del w:id="14168" w:author="PR Preview" w:date="2026-01-01T00:00:00Z">
        <w:r>
          <w:delText xml:space="preserve">be a vector of positive numbers, and define</w:delText>
        </w:r>
      </w:del>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BodyText"/>
      </w:pPr>
      <w:ins w:id="14169" w:author="PR Preview" w:date="2026-01-01T00:00:00Z">
        <w:r>
          <w:rPr>
            <w:b/>
            <w:bCs/>
          </w:rPr>
          <w:t xml:space="preserve">Example 99 (A weighted inner product)</w:t>
        </w:r>
      </w:ins>
      <w:ins w:id="14170" w:author="PR Preview" w:date="2026-01-01T00:00:00Z">
        <w:r>
          <w:t xml:space="preserve"> </w:t>
        </w:r>
      </w:ins>
      <w:ins w:id="14171" w:author="PR Preview" w:date="2026-01-01T00:00:00Z">
        <w:r>
          <w:t xml:space="preserve">Let</w:t>
        </w:r>
      </w:ins>
      <w:ins w:id="14172" w:author="PR Preview" w:date="2026-01-01T00:00:00Z">
        <w:r>
          <w:t xml:space="preserve"> </w:t>
        </w:r>
      </w:ins>
      <w:ins w:id="14173" w:author="PR Preview" w:date="2026-01-01T00:00:00Z">
        <w:r>
          <w:t xml:space="preserve">$\mathord{\smash[b]{\underset{\raise.3ex\hbox{$\scriptstyle\sim$}}{c}}\vphantom{c}} = (c_1, \ldots, c_p)$</w:t>
        </w:r>
      </w:ins>
      <w:ins w:id="14174" w:author="PR Preview" w:date="2026-01-01T00:00:00Z">
        <w:r>
          <w:t xml:space="preserve"> </w:t>
        </w:r>
      </w:ins>
      <w:ins w:id="14175" w:author="PR Preview" w:date="2026-01-01T00:00:00Z">
        <w:r>
          <w:t xml:space="preserve">be a vector of positive numbers, and define</w:t>
        </w:r>
      </w:ins>
    </w:p>
    <w:p>
      <w:pPr>
        <w:pStyle w:val="BodyText"/>
      </w:pPr>
      <w:ins w:id="14176" w:author="PR Preview" w:date="2026-01-01T00:00:00Z">
        <w:r>
          <w:t xml:space="preserve">$$\mathopen{}\left\langle \mathord{\smash[b]{\underset{\raise.3ex\hbox{$\scriptstyle\sim$}}{x}}\vphantom{x}}, \mathord{\smash[b]{\underset{\raise.3ex\hbox{$\scriptstyle\sim$}}{y}}\vphantom{y}}\right\rangle\mathclose{}_{\mathord{\smash[b]{\underset{\raise.3ex\hbox{$\scriptstyle\sim$}}{c}}\vphantom{c}}} \stackrel{\text{def}}{=}\sum_{i=1}^pc_i\,x_i y_i.$$</w:t>
        </w:r>
      </w:ins>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del w:id="14177" w:author="PR Preview" w:date="2026-01-01T00:00:00Z">
        <w:r>
          <w:rPr>
            <w:b/>
            <w:bCs/>
          </w:rPr>
          <w:delText xml:space="preserve">positivity</w:delText>
        </w:r>
      </w:del>
      <w:del w:id="14178" w:author="PR Preview" w:date="2026-01-01T00:00:00Z">
        <w:r>
          <w:delText xml:space="preserve">:</w:delText>
        </w:r>
      </w:del>
      <w:del w:id="14179"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del w:id="14180" w:author="PR Preview" w:date="2026-01-01T00:00:00Z">
        <w:r>
          <w:delText xml:space="preserve">,</w:delText>
        </w:r>
      </w:del>
      <w:del w:id="14181" w:author="PR Preview" w:date="2026-01-01T00:00:00Z">
        <w:r>
          <w:delText xml:space="preserve"> </w:delText>
        </w:r>
      </w:del>
      <w:del w:id="14182" w:author="PR Preview" w:date="2026-01-01T00:00:00Z">
        <w:r>
          <w:delText xml:space="preserve">and each term</w:delText>
        </w:r>
      </w:del>
      <w:del w:id="14183" w:author="PR Preview" w:date="2026-01-01T00:00:00Z">
        <w:r>
          <w:delText xml:space="preserve"> </w:delText>
        </w:r>
      </w:del>
      <m:oMath>
        <m:sSub>
          <m:e>
            <m:r>
              <m:t>c</m:t>
            </m:r>
          </m:e>
          <m:sub>
            <m:r>
              <m:t>i</m:t>
            </m:r>
          </m:sub>
        </m:sSub>
        <m:r>
          <m:t> </m:t>
        </m:r>
        <m:sSubSup>
          <m:e>
            <m:r>
              <m:t>x</m:t>
            </m:r>
          </m:e>
          <m:sub>
            <m:r>
              <m:t>i</m:t>
            </m:r>
          </m:sub>
          <m:sup>
            <m:r>
              <m:t>2</m:t>
            </m:r>
          </m:sup>
        </m:sSubSup>
      </m:oMath>
      <w:del w:id="14184" w:author="PR Preview" w:date="2026-01-01T00:00:00Z">
        <w:r>
          <w:delText xml:space="preserve"> </w:delText>
        </w:r>
      </w:del>
      <w:del w:id="14185" w:author="PR Preview" w:date="2026-01-01T00:00:00Z">
        <w:r>
          <w:delText xml:space="preserve">is a positive number times a square, so the sum is at least</w:delText>
        </w:r>
      </w:del>
      <w:del w:id="14186" w:author="PR Preview" w:date="2026-01-01T00:00:00Z">
        <w:r>
          <w:delText xml:space="preserve"> </w:delText>
        </w:r>
      </w:del>
      <m:oMath>
        <m:r>
          <m:t>0</m:t>
        </m:r>
      </m:oMath>
      <w:del w:id="14187" w:author="PR Preview" w:date="2026-01-01T00:00:00Z">
        <w:r>
          <w:delText xml:space="preserve">;</w:delText>
        </w:r>
      </w:del>
    </w:p>
    <w:p>
      <w:pPr>
        <w:pStyle w:val="Compact"/>
        <w:numPr>
          <w:ilvl w:val="0"/>
          <w:numId w:val="1050"/>
        </w:numPr>
      </w:pPr>
      <w:del w:id="14188" w:author="PR Preview" w:date="2026-01-01T00:00:00Z">
        <w:r>
          <w:rPr>
            <w:b/>
            <w:bCs/>
          </w:rPr>
          <w:delText xml:space="preserve">definiteness</w:delText>
        </w:r>
      </w:del>
      <w:del w:id="14189" w:author="PR Preview" w:date="2026-01-01T00:00:00Z">
        <w:r>
          <w:delText xml:space="preserve">: a sum of nonnegative terms is</w:delText>
        </w:r>
      </w:del>
      <w:del w:id="14190" w:author="PR Preview" w:date="2026-01-01T00:00:00Z">
        <w:r>
          <w:delText xml:space="preserve"> </w:delText>
        </w:r>
      </w:del>
      <m:oMath>
        <m:r>
          <m:t>0</m:t>
        </m:r>
      </m:oMath>
      <w:del w:id="14191" w:author="PR Preview" w:date="2026-01-01T00:00:00Z">
        <w:r>
          <w:delText xml:space="preserve"> </w:delText>
        </w:r>
      </w:del>
      <w:del w:id="14192" w:author="PR Preview" w:date="2026-01-01T00:00:00Z">
        <w:r>
          <w:delText xml:space="preserve">exactly when every term is</w:delText>
        </w:r>
      </w:del>
      <w:del w:id="14193" w:author="PR Preview" w:date="2026-01-01T00:00:00Z">
        <w:r>
          <w:delText xml:space="preserve"> </w:delText>
        </w:r>
      </w:del>
      <m:oMath>
        <m:r>
          <m:t>0</m:t>
        </m:r>
      </m:oMath>
      <w:del w:id="14194" w:author="PR Preview" w:date="2026-01-01T00:00:00Z">
        <w:r>
          <w:delText xml:space="preserve">,</w:delText>
        </w:r>
      </w:del>
      <w:del w:id="14195" w:author="PR Preview" w:date="2026-01-01T00:00:00Z">
        <w:r>
          <w:delText xml:space="preserve"> </w:delText>
        </w:r>
      </w:del>
      <w:del w:id="14196" w:author="PR Preview" w:date="2026-01-01T00:00:00Z">
        <w:r>
          <w:delText xml:space="preserve">and</w:delText>
        </w:r>
      </w:del>
      <w:del w:id="14197" w:author="PR Preview" w:date="2026-01-01T00:00:00Z">
        <w:r>
          <w:delText xml:space="preserve"> </w:delText>
        </w:r>
      </w:del>
      <m:oMath>
        <m:sSub>
          <m:e>
            <m:r>
              <m:t>c</m:t>
            </m:r>
          </m:e>
          <m:sub>
            <m:r>
              <m:t>i</m:t>
            </m:r>
          </m:sub>
        </m:sSub>
        <m:r>
          <m:t> </m:t>
        </m:r>
        <m:sSubSup>
          <m:e>
            <m:r>
              <m:t>x</m:t>
            </m:r>
          </m:e>
          <m:sub>
            <m:r>
              <m:t>i</m:t>
            </m:r>
          </m:sub>
          <m:sup>
            <m:r>
              <m:t>2</m:t>
            </m:r>
          </m:sup>
        </m:sSubSup>
        <m:r>
          <m:rPr>
            <m:sty m:val="p"/>
          </m:rPr>
          <m:t>=</m:t>
        </m:r>
        <m:r>
          <m:t>0</m:t>
        </m:r>
      </m:oMath>
      <w:del w:id="14198" w:author="PR Preview" w:date="2026-01-01T00:00:00Z">
        <w:r>
          <w:delText xml:space="preserve"> </w:delText>
        </w:r>
      </w:del>
      <w:del w:id="14199" w:author="PR Preview" w:date="2026-01-01T00:00:00Z">
        <w:r>
          <w:delText xml:space="preserve">exactly when</w:delText>
        </w:r>
      </w:del>
      <w:del w:id="14200" w:author="PR Preview" w:date="2026-01-01T00:00:00Z">
        <w:r>
          <w:delText xml:space="preserve"> </w:delText>
        </w:r>
      </w:del>
      <m:oMath>
        <m:sSub>
          <m:e>
            <m:r>
              <m:t>x</m:t>
            </m:r>
          </m:e>
          <m:sub>
            <m:r>
              <m:t>i</m:t>
            </m:r>
          </m:sub>
        </m:sSub>
        <m:r>
          <m:rPr>
            <m:sty m:val="p"/>
          </m:rPr>
          <m:t>=</m:t>
        </m:r>
        <m:r>
          <m:t>0</m:t>
        </m:r>
      </m:oMath>
      <w:del w:id="14201" w:author="PR Preview" w:date="2026-01-01T00:00:00Z">
        <w:r>
          <w:delText xml:space="preserve">, because</w:delText>
        </w:r>
      </w:del>
      <w:del w:id="14202" w:author="PR Preview" w:date="2026-01-01T00:00:00Z">
        <w:r>
          <w:delText xml:space="preserve"> </w:delText>
        </w:r>
      </w:del>
      <m:oMath>
        <m:sSub>
          <m:e>
            <m:r>
              <m:t>c</m:t>
            </m:r>
          </m:e>
          <m:sub>
            <m:r>
              <m:t>i</m:t>
            </m:r>
          </m:sub>
        </m:sSub>
        <m:r>
          <m:rPr>
            <m:sty m:val="p"/>
          </m:rPr>
          <m:t>&gt;</m:t>
        </m:r>
        <m:r>
          <m:t>0</m:t>
        </m:r>
      </m:oMath>
      <w:del w:id="14203" w:author="PR Preview" w:date="2026-01-01T00:00:00Z">
        <w:r>
          <w:delText xml:space="preserve">;</w:delText>
        </w:r>
      </w:del>
      <w:del w:id="14204" w:author="PR Preview" w:date="2026-01-01T00:00:00Z">
        <w:r>
          <w:delText xml:space="preserve"> </w:delText>
        </w:r>
      </w:del>
      <w:del w:id="14205" w:author="PR Preview" w:date="2026-01-01T00:00:00Z">
        <w:r>
          <w:delText xml:space="preserve">so</w:delText>
        </w:r>
      </w:del>
      <w:del w:id="14206"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r>
          <m:rPr>
            <m:sty m:val="p"/>
          </m:rPr>
          <m:t>=</m:t>
        </m:r>
        <m:r>
          <m:t>0</m:t>
        </m:r>
      </m:oMath>
      <w:del w:id="14207" w:author="PR Preview" w:date="2026-01-01T00:00:00Z">
        <w:r>
          <w:delText xml:space="preserve"> </w:delText>
        </w:r>
      </w:del>
      <w:del w:id="14208" w:author="PR Preview" w:date="2026-01-01T00:00:00Z">
        <w:r>
          <w:delText xml:space="preserve">exactly when</w:delText>
        </w:r>
      </w:del>
      <w:del w:id="14209" w:author="PR Preview" w:date="2026-01-01T00:00:00Z">
        <w:r>
          <w:delText xml:space="preserve"> </w:delText>
        </w:r>
      </w:del>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del w:id="14210" w:author="PR Preview" w:date="2026-01-01T00:00:00Z">
        <w:r>
          <w:delText xml:space="preserve">;</w:delText>
        </w:r>
      </w:del>
    </w:p>
    <w:p>
      <w:pPr>
        <w:pStyle w:val="Compact"/>
        <w:numPr>
          <w:ilvl w:val="0"/>
          <w:numId w:val="1050"/>
        </w:numPr>
      </w:pPr>
      <w:ins w:id="14211" w:author="PR Preview" w:date="2026-01-01T00:00:00Z">
        <w:r>
          <w:rPr>
            <w:b/>
            <w:bCs/>
          </w:rPr>
          <w:t xml:space="preserve">positivity</w:t>
        </w:r>
      </w:ins>
      <w:ins w:id="14212" w:author="PR Preview" w:date="2026-01-01T00:00:00Z">
        <w:r>
          <w:t xml:space="preserve">:</w:t>
        </w:r>
      </w:ins>
      <w:ins w:id="14213" w:author="PR Preview" w:date="2026-01-01T00:00:00Z">
        <w:r>
          <w:t xml:space="preserve"> </w:t>
        </w:r>
      </w:ins>
      <w:ins w:id="14214" w:author="PR Preview" w:date="2026-01-01T00:00:00Z">
        <w:r>
          <w:t xml:space="preserve">$\mathopen{}\left\langle \mathord{\smash[b]{\underset{\raise.3ex\hbox{$\scriptstyle\sim$}}{x}}\vphantom{x}}, \mathord{\smash[b]{\underset{\raise.3ex\hbox{$\scriptstyle\sim$}}{x}}\vphantom{x}}\right\rangle\mathclose{}_{\mathord{\smash[b]{\underset{\raise.3ex\hbox{$\scriptstyle\sim$}}{c}}\vphantom{c}}} = \sum_{i=1}^pc_i\,x_i^2$</w:t>
        </w:r>
      </w:ins>
      <w:ins w:id="14215" w:author="PR Preview" w:date="2026-01-01T00:00:00Z">
        <w:r>
          <w:t xml:space="preserve">,</w:t>
        </w:r>
      </w:ins>
      <w:ins w:id="14216" w:author="PR Preview" w:date="2026-01-01T00:00:00Z">
        <w:r>
          <w:t xml:space="preserve"> </w:t>
        </w:r>
      </w:ins>
      <w:ins w:id="14217" w:author="PR Preview" w:date="2026-01-01T00:00:00Z">
        <w:r>
          <w:t xml:space="preserve">and each term</w:t>
        </w:r>
      </w:ins>
      <w:ins w:id="14218" w:author="PR Preview" w:date="2026-01-01T00:00:00Z">
        <w:r>
          <w:t xml:space="preserve"> </w:t>
        </w:r>
      </w:ins>
      <m:oMath>
        <m:sSub>
          <m:e>
            <m:r>
              <m:t>c</m:t>
            </m:r>
          </m:e>
          <m:sub>
            <m:r>
              <m:t>i</m:t>
            </m:r>
          </m:sub>
        </m:sSub>
        <m:r>
          <m:t> </m:t>
        </m:r>
        <m:sSubSup>
          <m:e>
            <m:r>
              <m:t>x</m:t>
            </m:r>
          </m:e>
          <m:sub>
            <m:r>
              <m:t>i</m:t>
            </m:r>
          </m:sub>
          <m:sup>
            <m:r>
              <m:t>2</m:t>
            </m:r>
          </m:sup>
        </m:sSubSup>
      </m:oMath>
      <w:ins w:id="14219" w:author="PR Preview" w:date="2026-01-01T00:00:00Z">
        <w:r>
          <w:t xml:space="preserve"> </w:t>
        </w:r>
      </w:ins>
      <w:ins w:id="14220" w:author="PR Preview" w:date="2026-01-01T00:00:00Z">
        <w:r>
          <w:t xml:space="preserve">is a positive number times a square, so the sum is at least</w:t>
        </w:r>
      </w:ins>
      <w:ins w:id="14221" w:author="PR Preview" w:date="2026-01-01T00:00:00Z">
        <w:r>
          <w:t xml:space="preserve"> </w:t>
        </w:r>
      </w:ins>
      <m:oMath>
        <m:r>
          <m:t>0</m:t>
        </m:r>
      </m:oMath>
      <w:ins w:id="14222" w:author="PR Preview" w:date="2026-01-01T00:00:00Z">
        <w:r>
          <w:t xml:space="preserve">;</w:t>
        </w:r>
      </w:ins>
    </w:p>
    <w:p>
      <w:pPr>
        <w:pStyle w:val="Compact"/>
        <w:numPr>
          <w:ilvl w:val="0"/>
          <w:numId w:val="1050"/>
        </w:numPr>
      </w:pPr>
      <w:ins w:id="14223" w:author="PR Preview" w:date="2026-01-01T00:00:00Z">
        <w:r>
          <w:rPr>
            <w:b/>
            <w:bCs/>
          </w:rPr>
          <w:t xml:space="preserve">definiteness</w:t>
        </w:r>
      </w:ins>
      <w:ins w:id="14224" w:author="PR Preview" w:date="2026-01-01T00:00:00Z">
        <w:r>
          <w:t xml:space="preserve">: a sum of nonnegative terms is</w:t>
        </w:r>
      </w:ins>
      <w:ins w:id="14225" w:author="PR Preview" w:date="2026-01-01T00:00:00Z">
        <w:r>
          <w:t xml:space="preserve"> </w:t>
        </w:r>
      </w:ins>
      <m:oMath>
        <m:r>
          <m:t>0</m:t>
        </m:r>
      </m:oMath>
      <w:ins w:id="14226" w:author="PR Preview" w:date="2026-01-01T00:00:00Z">
        <w:r>
          <w:t xml:space="preserve"> </w:t>
        </w:r>
      </w:ins>
      <w:ins w:id="14227" w:author="PR Preview" w:date="2026-01-01T00:00:00Z">
        <w:r>
          <w:t xml:space="preserve">exactly when every term is</w:t>
        </w:r>
      </w:ins>
      <w:ins w:id="14228" w:author="PR Preview" w:date="2026-01-01T00:00:00Z">
        <w:r>
          <w:t xml:space="preserve"> </w:t>
        </w:r>
      </w:ins>
      <m:oMath>
        <m:r>
          <m:t>0</m:t>
        </m:r>
      </m:oMath>
      <w:ins w:id="14229" w:author="PR Preview" w:date="2026-01-01T00:00:00Z">
        <w:r>
          <w:t xml:space="preserve">,</w:t>
        </w:r>
      </w:ins>
      <w:ins w:id="14230" w:author="PR Preview" w:date="2026-01-01T00:00:00Z">
        <w:r>
          <w:t xml:space="preserve"> </w:t>
        </w:r>
      </w:ins>
      <w:ins w:id="14231" w:author="PR Preview" w:date="2026-01-01T00:00:00Z">
        <w:r>
          <w:t xml:space="preserve">and</w:t>
        </w:r>
      </w:ins>
      <w:ins w:id="14232" w:author="PR Preview" w:date="2026-01-01T00:00:00Z">
        <w:r>
          <w:t xml:space="preserve"> </w:t>
        </w:r>
      </w:ins>
      <m:oMath>
        <m:sSub>
          <m:e>
            <m:r>
              <m:t>c</m:t>
            </m:r>
          </m:e>
          <m:sub>
            <m:r>
              <m:t>i</m:t>
            </m:r>
          </m:sub>
        </m:sSub>
        <m:r>
          <m:t> </m:t>
        </m:r>
        <m:sSubSup>
          <m:e>
            <m:r>
              <m:t>x</m:t>
            </m:r>
          </m:e>
          <m:sub>
            <m:r>
              <m:t>i</m:t>
            </m:r>
          </m:sub>
          <m:sup>
            <m:r>
              <m:t>2</m:t>
            </m:r>
          </m:sup>
        </m:sSubSup>
        <m:r>
          <m:rPr>
            <m:sty m:val="p"/>
          </m:rPr>
          <m:t>=</m:t>
        </m:r>
        <m:r>
          <m:t>0</m:t>
        </m:r>
      </m:oMath>
      <w:ins w:id="14233" w:author="PR Preview" w:date="2026-01-01T00:00:00Z">
        <w:r>
          <w:t xml:space="preserve"> </w:t>
        </w:r>
      </w:ins>
      <w:ins w:id="14234" w:author="PR Preview" w:date="2026-01-01T00:00:00Z">
        <w:r>
          <w:t xml:space="preserve">exactly when</w:t>
        </w:r>
      </w:ins>
      <w:ins w:id="14235" w:author="PR Preview" w:date="2026-01-01T00:00:00Z">
        <w:r>
          <w:t xml:space="preserve"> </w:t>
        </w:r>
      </w:ins>
      <m:oMath>
        <m:sSub>
          <m:e>
            <m:r>
              <m:t>x</m:t>
            </m:r>
          </m:e>
          <m:sub>
            <m:r>
              <m:t>i</m:t>
            </m:r>
          </m:sub>
        </m:sSub>
        <m:r>
          <m:rPr>
            <m:sty m:val="p"/>
          </m:rPr>
          <m:t>=</m:t>
        </m:r>
        <m:r>
          <m:t>0</m:t>
        </m:r>
      </m:oMath>
      <w:ins w:id="14236" w:author="PR Preview" w:date="2026-01-01T00:00:00Z">
        <w:r>
          <w:t xml:space="preserve">, because</w:t>
        </w:r>
      </w:ins>
      <w:ins w:id="14237" w:author="PR Preview" w:date="2026-01-01T00:00:00Z">
        <w:r>
          <w:t xml:space="preserve"> </w:t>
        </w:r>
      </w:ins>
      <m:oMath>
        <m:sSub>
          <m:e>
            <m:r>
              <m:t>c</m:t>
            </m:r>
          </m:e>
          <m:sub>
            <m:r>
              <m:t>i</m:t>
            </m:r>
          </m:sub>
        </m:sSub>
        <m:r>
          <m:rPr>
            <m:sty m:val="p"/>
          </m:rPr>
          <m:t>&gt;</m:t>
        </m:r>
        <m:r>
          <m:t>0</m:t>
        </m:r>
      </m:oMath>
      <w:ins w:id="14238" w:author="PR Preview" w:date="2026-01-01T00:00:00Z">
        <w:r>
          <w:t xml:space="preserve">;</w:t>
        </w:r>
      </w:ins>
      <w:ins w:id="14239" w:author="PR Preview" w:date="2026-01-01T00:00:00Z">
        <w:r>
          <w:t xml:space="preserve"> </w:t>
        </w:r>
      </w:ins>
      <w:ins w:id="14240" w:author="PR Preview" w:date="2026-01-01T00:00:00Z">
        <w:r>
          <w:t xml:space="preserve">so</w:t>
        </w:r>
      </w:ins>
      <w:ins w:id="14241" w:author="PR Preview" w:date="2026-01-01T00:00:00Z">
        <w:r>
          <w:t xml:space="preserve"> </w:t>
        </w:r>
      </w:ins>
      <w:ins w:id="14242" w:author="PR Preview" w:date="2026-01-01T00:00:00Z">
        <w:r>
          <w:t xml:space="preserve">$\mathopen{}\left\langle \mathord{\smash[b]{\underset{\raise.3ex\hbox{$\scriptstyle\sim$}}{x}}\vphantom{x}}, \mathord{\smash[b]{\underset{\raise.3ex\hbox{$\scriptstyle\sim$}}{x}}\vphantom{x}}\right\rangle\mathclose{}_{\mathord{\smash[b]{\underset{\raise.3ex\hbox{$\scriptstyle\sim$}}{c}}\vphantom{c}}} = 0$</w:t>
        </w:r>
      </w:ins>
      <w:ins w:id="14243" w:author="PR Preview" w:date="2026-01-01T00:00:00Z">
        <w:r>
          <w:t xml:space="preserve"> </w:t>
        </w:r>
      </w:ins>
      <w:ins w:id="14244" w:author="PR Preview" w:date="2026-01-01T00:00:00Z">
        <w:r>
          <w:t xml:space="preserve">exactly when</w:t>
        </w:r>
      </w:ins>
      <w:ins w:id="14245" w:author="PR Preview" w:date="2026-01-01T00:00:00Z">
        <w:r>
          <w:t xml:space="preserve"> </w:t>
        </w:r>
      </w:ins>
      <w:ins w:id="14246" w:author="PR Preview" w:date="2026-01-01T00:00:00Z">
        <w:r>
          <w:t xml:space="preserve">$\mathord{\smash[b]{\underset{\raise.3ex\hbox{$\scriptstyle\sim$}}{x}}\vphantom{x}}= \mathord{\smash[b]{\underset{\raise.3ex\hbox{$\scriptstyle\sim$}}{0}}\vphantom{0}}_{p \times 1}$</w:t>
        </w:r>
      </w:ins>
      <w:ins w:id="14247" w:author="PR Preview" w:date="2026-01-01T00:00:00Z">
        <w:r>
          <w:t xml:space="preserve">;</w:t>
        </w:r>
      </w:ins>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del w:id="14248" w:author="PR Preview" w:date="2026-01-01T00:00:00Z">
        <w:r>
          <w:rPr>
            <w:b/>
            <w:bCs/>
          </w:rPr>
          <w:delText xml:space="preserve">symmetry</w:delText>
        </w:r>
      </w:del>
      <w:del w:id="14249" w:author="PR Preview" w:date="2026-01-01T00:00:00Z">
        <w:r>
          <w:delText xml:space="preserve">:</w:delText>
        </w:r>
      </w:del>
      <w:del w:id="14250" w:author="PR Preview" w:date="2026-01-01T00:00:00Z">
        <w:r>
          <w:delText xml:space="preserve"> </w:delText>
        </w:r>
      </w:del>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del w:id="14251" w:author="PR Preview" w:date="2026-01-01T00:00:00Z">
        <w:r>
          <w:delText xml:space="preserve"> </w:delText>
        </w:r>
      </w:del>
      <w:del w:id="14252" w:author="PR Preview" w:date="2026-01-01T00:00:00Z">
        <w:r>
          <w:delText xml:space="preserve">for each</w:delText>
        </w:r>
      </w:del>
      <w:del w:id="14253" w:author="PR Preview" w:date="2026-01-01T00:00:00Z">
        <w:r>
          <w:delText xml:space="preserve"> </w:delText>
        </w:r>
      </w:del>
      <m:oMath>
        <m:r>
          <m:t>i</m:t>
        </m:r>
      </m:oMath>
      <w:del w:id="14254" w:author="PR Preview" w:date="2026-01-01T00:00:00Z">
        <w:r>
          <w:delText xml:space="preserve">,</w:delText>
        </w:r>
      </w:del>
      <w:del w:id="14255" w:author="PR Preview" w:date="2026-01-01T00:00:00Z">
        <w:r>
          <w:delText xml:space="preserve"> </w:delText>
        </w:r>
      </w:del>
      <w:del w:id="14256" w:author="PR Preview" w:date="2026-01-01T00:00:00Z">
        <w:r>
          <w:delText xml:space="preserve">so</w:delText>
        </w:r>
      </w:del>
      <w:del w:id="14257"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rPr>
            <m:sty m:val="p"/>
          </m:rPr>
          <m:t>=</m:t>
        </m:r>
        <m:r>
          <m:t>​</m:t>
        </m:r>
        <m:d>
          <m:dPr>
            <m:begChr m:val="⟨"/>
            <m:sepChr m:val=""/>
            <m:endChr m:val="⟩"/>
            <m:grow/>
          </m:dPr>
          <m:e>
            <m:limLow>
              <m:e>
                <m:r>
                  <m:t>y</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oMath>
      <w:del w:id="14258" w:author="PR Preview" w:date="2026-01-01T00:00:00Z">
        <w:r>
          <w:delText xml:space="preserve">.</w:delText>
        </w:r>
      </w:del>
    </w:p>
    <w:p>
      <w:pPr>
        <w:pStyle w:val="FirstParagraph"/>
      </w:pPr>
      <w:del w:id="14259" w:author="PR Preview" w:date="2026-01-01T00:00:00Z">
        <w:r>
          <w:delText xml:space="preserve">For linearity in the first slot,</w:delText>
        </w:r>
      </w:del>
      <w:del w:id="14260" w:author="PR Preview" w:date="2026-01-01T00:00:00Z">
        <w:r>
          <w:delText xml:space="preserve"> </w:delText>
        </w:r>
      </w:del>
      <w:del w:id="14261" w:author="PR Preview" w:date="2026-01-01T00:00:00Z">
        <w:r>
          <w:delText xml:space="preserve">take</w:delText>
        </w:r>
      </w:del>
      <w:del w:id="14262"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del w:id="14263" w:author="PR Preview" w:date="2026-01-01T00:00:00Z">
        <w:r>
          <w:delText xml:space="preserve"> </w:delText>
        </w:r>
      </w:del>
      <w:del w:id="14264" w:author="PR Preview" w:date="2026-01-01T00:00:00Z">
        <w:r>
          <w:delText xml:space="preserve">and real numbers</w:delText>
        </w:r>
      </w:del>
      <w:del w:id="14265" w:author="PR Preview" w:date="2026-01-01T00:00:00Z">
        <w:r>
          <w:delText xml:space="preserve"> </w:delText>
        </w:r>
      </w:del>
      <m:oMath>
        <m:r>
          <m:t>a</m:t>
        </m:r>
        <m:r>
          <m:rPr>
            <m:sty m:val="p"/>
          </m:rPr>
          <m:t>,</m:t>
        </m:r>
        <m:r>
          <m:t>b</m:t>
        </m:r>
      </m:oMath>
      <w:del w:id="14266" w:author="PR Preview" w:date="2026-01-01T00:00:00Z">
        <w:r>
          <w:delText xml:space="preserve">:</w:delText>
        </w:r>
      </w:del>
    </w:p>
    <w:p>
      <w:pPr>
        <w:pStyle w:val="BodyText"/>
      </w:pPr>
      <m:oMathPara>
        <m:oMathParaPr>
          <m:jc m:val="center"/>
        </m:oMathParaPr>
        <m:oMath>
          <m:eqArr>
            <m:e>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limLow>
                <m:e>
                  <m:r>
                    <m:t>x</m:t>
                  </m:r>
                </m:e>
                <m:lim>
                  <m:r>
                    <m:rPr>
                      <m:sty m:val="p"/>
                    </m:rPr>
                    <m:t>∼</m:t>
                  </m:r>
                </m:lim>
              </m:limLow>
              <m:r>
                <m:rPr>
                  <m:sty m:val="p"/>
                </m:rPr>
                <m:t>+</m:t>
              </m:r>
              <m:r>
                <m:t>b</m:t>
              </m:r>
              <m:r>
                <m:t> </m:t>
              </m:r>
              <m:limLow>
                <m:e>
                  <m:r>
                    <m:t>y</m:t>
                  </m:r>
                </m:e>
                <m:lim>
                  <m:r>
                    <m:rPr>
                      <m:sty m:val="p"/>
                    </m:rPr>
                    <m:t>∼</m:t>
                  </m:r>
                </m:lim>
              </m:limLow>
              <m:sSub>
                <m:e>
                  <m:r>
                    <m:rPr>
                      <m:sty m:val="p"/>
                    </m:rPr>
                    <m:t>)</m:t>
                  </m:r>
                </m:e>
                <m:sub>
                  <m:r>
                    <m:t>i</m:t>
                  </m:r>
                </m:sub>
              </m:sSub>
              <m:r>
                <m:t> </m:t>
              </m:r>
              <m:sSub>
                <m:e>
                  <m:r>
                    <m:t>z</m:t>
                  </m:r>
                </m:e>
                <m:sub>
                  <m:r>
                    <m:t>i</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qArr>
        </m:oMath>
      </m:oMathPara>
    </w:p>
    <w:p>
      <w:pPr>
        <w:pStyle w:val="FirstParagraph"/>
      </w:pPr>
      <w:del w:id="14267" w:author="PR Preview" w:date="2026-01-01T00:00:00Z">
        <w:r>
          <w:delText xml:space="preserve">Different inner products can give different numbers for the same pair of vectors.</w:delText>
        </w:r>
      </w:del>
      <w:del w:id="14268" w:author="PR Preview" w:date="2026-01-01T00:00:00Z">
        <w:r>
          <w:delText xml:space="preserve"> </w:delText>
        </w:r>
      </w:del>
      <w:del w:id="14269" w:author="PR Preview" w:date="2026-01-01T00:00:00Z">
        <w:r>
          <w:delText xml:space="preserve">With</w:delText>
        </w:r>
      </w:del>
      <w:del w:id="14270" w:author="PR Preview" w:date="2026-01-01T00:00:00Z">
        <w:r>
          <w:delText xml:space="preserve"> </w:delText>
        </w:r>
      </w:del>
      <m:oMath>
        <m:r>
          <m:t>p</m:t>
        </m:r>
        <m:r>
          <m:rPr>
            <m:sty m:val="p"/>
          </m:rPr>
          <m:t>=</m:t>
        </m:r>
        <m:r>
          <m:t>2</m:t>
        </m:r>
      </m:oMath>
      <w:del w:id="14271" w:author="PR Preview" w:date="2026-01-01T00:00:00Z">
        <w:r>
          <w:delText xml:space="preserve">,</w:delText>
        </w:r>
      </w:del>
      <w:del w:id="14272" w:author="PR Preview" w:date="2026-01-01T00:00:00Z">
        <w:r>
          <w:delText xml:space="preserve"> </w:delText>
        </w:r>
      </w:del>
      <m:oMath>
        <m:limLow>
          <m:e>
            <m:r>
              <m:t>c</m:t>
            </m:r>
          </m:e>
          <m:lim>
            <m:r>
              <m:rPr>
                <m:sty m:val="p"/>
              </m:rPr>
              <m:t>∼</m:t>
            </m:r>
          </m:lim>
        </m:limLow>
        <m:r>
          <m:rPr>
            <m:sty m:val="p"/>
          </m:rPr>
          <m:t>=</m:t>
        </m:r>
        <m:r>
          <m:rPr>
            <m:sty m:val="p"/>
          </m:rPr>
          <m:t>(</m:t>
        </m:r>
        <m:r>
          <m:t>2</m:t>
        </m:r>
        <m:r>
          <m:rPr>
            <m:sty m:val="p"/>
          </m:rPr>
          <m:t>,</m:t>
        </m:r>
        <m:r>
          <m:t>1</m:t>
        </m:r>
        <m:r>
          <m:rPr>
            <m:sty m:val="p"/>
          </m:rPr>
          <m:t>)</m:t>
        </m:r>
      </m:oMath>
      <w:del w:id="14273" w:author="PR Preview" w:date="2026-01-01T00:00:00Z">
        <w:r>
          <w:delText xml:space="preserve">,</w:delText>
        </w:r>
      </w:del>
      <w:del w:id="14274"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t>3</m:t>
        </m:r>
        <m:r>
          <m:rPr>
            <m:sty m:val="p"/>
          </m:rPr>
          <m:t>)</m:t>
        </m:r>
      </m:oMath>
      <w:del w:id="14275" w:author="PR Preview" w:date="2026-01-01T00:00:00Z">
        <w:r>
          <w:delText xml:space="preserve"> </w:delText>
        </w:r>
      </w:del>
      <w:del w:id="14276" w:author="PR Preview" w:date="2026-01-01T00:00:00Z">
        <w:r>
          <w:delText xml:space="preserve">and</w:delText>
        </w:r>
      </w:del>
      <w:del w:id="14277" w:author="PR Preview" w:date="2026-01-01T00:00:00Z">
        <w:r>
          <w:delText xml:space="preserve"> </w:delText>
        </w:r>
      </w:del>
      <m:oMath>
        <m:limLow>
          <m:e>
            <m:r>
              <m:t>y</m:t>
            </m:r>
          </m:e>
          <m:lim>
            <m:r>
              <m:rPr>
                <m:sty m:val="p"/>
              </m:rPr>
              <m:t>∼</m:t>
            </m:r>
          </m:lim>
        </m:limLow>
        <m:r>
          <m:rPr>
            <m:sty m:val="p"/>
          </m:rPr>
          <m:t>=</m:t>
        </m:r>
        <m:r>
          <m:rPr>
            <m:sty m:val="p"/>
          </m:rPr>
          <m:t>(</m:t>
        </m:r>
        <m:r>
          <m:t>4</m:t>
        </m:r>
        <m:r>
          <m:rPr>
            <m:sty m:val="p"/>
          </m:rPr>
          <m:t>,</m:t>
        </m:r>
        <m:r>
          <m:rPr>
            <m:sty m:val="p"/>
          </m:rPr>
          <m:t>−</m:t>
        </m:r>
        <m:r>
          <m:t>1</m:t>
        </m:r>
        <m:r>
          <m:rPr>
            <m:sty m:val="p"/>
          </m:rPr>
          <m:t>)</m:t>
        </m:r>
      </m:oMath>
      <w:del w:id="14278" w:author="PR Preview" w:date="2026-01-01T00:00:00Z">
        <w:r>
          <w:delText xml:space="preserve">:</w:delText>
        </w:r>
      </w:del>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Compact"/>
        <w:numPr>
          <w:ilvl w:val="0"/>
          <w:numId w:val="1050"/>
        </w:numPr>
      </w:pPr>
      <w:ins w:id="14279" w:author="PR Preview" w:date="2026-01-01T00:00:00Z">
        <w:r>
          <w:rPr>
            <w:b/>
            <w:bCs/>
          </w:rPr>
          <w:t xml:space="preserve">symmetry</w:t>
        </w:r>
      </w:ins>
      <w:ins w:id="14280" w:author="PR Preview" w:date="2026-01-01T00:00:00Z">
        <w:r>
          <w:t xml:space="preserve">:</w:t>
        </w:r>
      </w:ins>
      <w:ins w:id="14281" w:author="PR Preview" w:date="2026-01-01T00:00:00Z">
        <w:r>
          <w:t xml:space="preserve"> </w:t>
        </w:r>
      </w:ins>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ins w:id="14282" w:author="PR Preview" w:date="2026-01-01T00:00:00Z">
        <w:r>
          <w:t xml:space="preserve"> </w:t>
        </w:r>
      </w:ins>
      <w:ins w:id="14283" w:author="PR Preview" w:date="2026-01-01T00:00:00Z">
        <w:r>
          <w:t xml:space="preserve">for each</w:t>
        </w:r>
      </w:ins>
      <w:ins w:id="14284" w:author="PR Preview" w:date="2026-01-01T00:00:00Z">
        <w:r>
          <w:t xml:space="preserve"> </w:t>
        </w:r>
      </w:ins>
      <m:oMath>
        <m:r>
          <m:t>i</m:t>
        </m:r>
      </m:oMath>
      <w:ins w:id="14285" w:author="PR Preview" w:date="2026-01-01T00:00:00Z">
        <w:r>
          <w:t xml:space="preserve">,</w:t>
        </w:r>
      </w:ins>
      <w:ins w:id="14286" w:author="PR Preview" w:date="2026-01-01T00:00:00Z">
        <w:r>
          <w:t xml:space="preserve"> </w:t>
        </w:r>
      </w:ins>
      <w:ins w:id="14287" w:author="PR Preview" w:date="2026-01-01T00:00:00Z">
        <w:r>
          <w:t xml:space="preserve">so</w:t>
        </w:r>
      </w:ins>
      <w:ins w:id="14288" w:author="PR Preview" w:date="2026-01-01T00:00:00Z">
        <w:r>
          <w:t xml:space="preserve"> </w:t>
        </w:r>
      </w:ins>
      <w:ins w:id="14289" w:author="PR Preview" w:date="2026-01-01T00:00:00Z">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ins>
      <w:ins w:id="14290" w:author="PR Preview" w:date="2026-01-01T00:00:00Z">
        <w:r>
          <w:t xml:space="preserve">.</w:t>
        </w:r>
      </w:ins>
    </w:p>
    <w:p>
      <w:pPr>
        <w:pStyle w:val="FirstParagraph"/>
      </w:pPr>
      <w:ins w:id="14291" w:author="PR Preview" w:date="2026-01-01T00:00:00Z">
        <w:r>
          <w:t xml:space="preserve">For linearity in the first slot,</w:t>
        </w:r>
      </w:ins>
      <w:ins w:id="14292" w:author="PR Preview" w:date="2026-01-01T00:00:00Z">
        <w:r>
          <w:t xml:space="preserve"> </w:t>
        </w:r>
      </w:ins>
      <w:ins w:id="14293" w:author="PR Preview" w:date="2026-01-01T00:00:00Z">
        <w:r>
          <w:t xml:space="preserve">take</w:t>
        </w:r>
      </w:ins>
      <w:ins w:id="14294" w:author="PR Preview" w:date="2026-01-01T00:00:00Z">
        <w:r>
          <w:t xml:space="preserve"> </w:t>
        </w:r>
      </w:ins>
      <w:ins w:id="14295" w:author="PR Preview" w:date="2026-01-01T00:00:00Z">
        <w:r>
          <w:t xml:space="preserve">$\mathord{\smash[b]{\underset{\raise.3ex\hbox{$\scriptstyle\sim$}}{x}}\vphantom{x}}, \mathord{\smash[b]{\underset{\raise.3ex\hbox{$\scriptstyle\sim$}}{y}}\vphantom{y}}, \mathord{\smash[b]{\underset{\raise.3ex\hbox{$\scriptstyle\sim$}}{z}}\vphantom{z}} \in \mathbb{R}^p$</w:t>
        </w:r>
      </w:ins>
      <w:ins w:id="14296" w:author="PR Preview" w:date="2026-01-01T00:00:00Z">
        <w:r>
          <w:t xml:space="preserve"> </w:t>
        </w:r>
      </w:ins>
      <w:ins w:id="14297" w:author="PR Preview" w:date="2026-01-01T00:00:00Z">
        <w:r>
          <w:t xml:space="preserve">and real numbers</w:t>
        </w:r>
      </w:ins>
      <w:ins w:id="14298" w:author="PR Preview" w:date="2026-01-01T00:00:00Z">
        <w:r>
          <w:t xml:space="preserve"> </w:t>
        </w:r>
      </w:ins>
      <m:oMath>
        <m:r>
          <m:t>a</m:t>
        </m:r>
        <m:r>
          <m:rPr>
            <m:sty m:val="p"/>
          </m:rPr>
          <m:t>,</m:t>
        </m:r>
        <m:r>
          <m:t>b</m:t>
        </m:r>
      </m:oMath>
      <w:ins w:id="14299" w:author="PR Preview" w:date="2026-01-01T00:00:00Z">
        <w:r>
          <w:t xml:space="preserve">:</w:t>
        </w:r>
      </w:ins>
    </w:p>
    <w:p>
      <w:pPr>
        <w:pStyle w:val="BodyText"/>
      </w:pPr>
      <w:ins w:id="14300" w:author="PR Preview" w:date="2026-01-01T00:00:00Z">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ins>
    </w:p>
    <w:p>
      <w:pPr>
        <w:pStyle w:val="FirstParagraph"/>
      </w:pPr>
      <w:ins w:id="14301" w:author="PR Preview" w:date="2026-01-01T00:00:00Z">
        <w:r>
          <w:t xml:space="preserve">Different inner products can give different numbers for the same pair of vectors.</w:t>
        </w:r>
      </w:ins>
      <w:ins w:id="14302" w:author="PR Preview" w:date="2026-01-01T00:00:00Z">
        <w:r>
          <w:t xml:space="preserve"> </w:t>
        </w:r>
      </w:ins>
      <w:ins w:id="14303" w:author="PR Preview" w:date="2026-01-01T00:00:00Z">
        <w:r>
          <w:t xml:space="preserve">With</w:t>
        </w:r>
      </w:ins>
      <w:ins w:id="14304" w:author="PR Preview" w:date="2026-01-01T00:00:00Z">
        <w:r>
          <w:t xml:space="preserve"> </w:t>
        </w:r>
      </w:ins>
      <m:oMath>
        <m:r>
          <m:t>p</m:t>
        </m:r>
        <m:r>
          <m:rPr>
            <m:sty m:val="p"/>
          </m:rPr>
          <m:t>=</m:t>
        </m:r>
        <m:r>
          <m:t>2</m:t>
        </m:r>
      </m:oMath>
      <w:ins w:id="14305" w:author="PR Preview" w:date="2026-01-01T00:00:00Z">
        <w:r>
          <w:t xml:space="preserve">,</w:t>
        </w:r>
      </w:ins>
      <w:ins w:id="14306" w:author="PR Preview" w:date="2026-01-01T00:00:00Z">
        <w:r>
          <w:t xml:space="preserve"> </w:t>
        </w:r>
      </w:ins>
      <w:ins w:id="14307" w:author="PR Preview" w:date="2026-01-01T00:00:00Z">
        <w:r>
          <w:t xml:space="preserve">$\mathord{\smash[b]{\underset{\raise.3ex\hbox{$\scriptstyle\sim$}}{c}}\vphantom{c}} = (2, 1)$</w:t>
        </w:r>
      </w:ins>
      <w:ins w:id="14308" w:author="PR Preview" w:date="2026-01-01T00:00:00Z">
        <w:r>
          <w:t xml:space="preserve">,</w:t>
        </w:r>
      </w:ins>
      <w:ins w:id="14309" w:author="PR Preview" w:date="2026-01-01T00:00:00Z">
        <w:r>
          <w:t xml:space="preserve"> </w:t>
        </w:r>
      </w:ins>
      <w:ins w:id="14310" w:author="PR Preview" w:date="2026-01-01T00:00:00Z">
        <w:r>
          <w:t xml:space="preserve">$\mathord{\smash[b]{\underset{\raise.3ex\hbox{$\scriptstyle\sim$}}{x}}\vphantom{x}}= (1, 3)$</w:t>
        </w:r>
      </w:ins>
      <w:ins w:id="14311" w:author="PR Preview" w:date="2026-01-01T00:00:00Z">
        <w:r>
          <w:t xml:space="preserve"> </w:t>
        </w:r>
      </w:ins>
      <w:ins w:id="14312" w:author="PR Preview" w:date="2026-01-01T00:00:00Z">
        <w:r>
          <w:t xml:space="preserve">and</w:t>
        </w:r>
      </w:ins>
      <w:ins w:id="14313" w:author="PR Preview" w:date="2026-01-01T00:00:00Z">
        <w:r>
          <w:t xml:space="preserve"> </w:t>
        </w:r>
      </w:ins>
      <w:ins w:id="14314" w:author="PR Preview" w:date="2026-01-01T00:00:00Z">
        <w:r>
          <w:t xml:space="preserve">$\mathord{\smash[b]{\underset{\raise.3ex\hbox{$\scriptstyle\sim$}}{y}}\vphantom{y}}= (4, -1)$</w:t>
        </w:r>
      </w:ins>
      <w:ins w:id="14315" w:author="PR Preview" w:date="2026-01-01T00:00:00Z">
        <w:r>
          <w:t xml:space="preserve">:</w:t>
        </w:r>
      </w:ins>
    </w:p>
    <w:p>
      <w:pPr>
        <w:pStyle w:val="BodyText"/>
      </w:pPr>
      <w:ins w:id="14316" w:author="PR Preview" w:date="2026-01-01T00:00:00Z">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ins>
    </w:p>
    <w:p>
      <w:pPr>
        <w:pStyle w:val="FirstParagraph"/>
      </w:pPr>
      <w:r>
        <w:t xml:space="preserve">while the dot product of the same vectors is</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p>
      <w:pPr>
        <w:pStyle w:val="BodyText"/>
      </w:pPr>
      <w:ins w:id="14317" w:author="PR Preview" w:date="2026-01-01T00:00:00Z">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ins>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del w:id="14318" w:author="PR Preview" w:date="2026-01-01T00:00:00Z">
        <w:r>
          <w:delText xml:space="preserve"> </w:delText>
        </w:r>
      </w:del>
      <w:del w:id="14319" w:author="PR Preview" w:date="2026-01-01T00:00:00Z">
        <w:r>
          <w:delText xml:space="preserve">is symmetric, because</w:delText>
        </w:r>
      </w:del>
      <w:del w:id="14320" w:author="PR Preview" w:date="2026-01-01T00:00:00Z">
        <w:r>
          <w:delText xml:space="preserve"> </w:delText>
        </w:r>
      </w:del>
      <m:oMath>
        <m:sSub>
          <m:e>
            <m:r>
              <m:t>x</m:t>
            </m:r>
          </m:e>
          <m:sub>
            <m:r>
              <m:t>i</m:t>
            </m:r>
          </m:sub>
        </m:sSub>
        <m:sSub>
          <m:e>
            <m:r>
              <m:t>y</m:t>
            </m:r>
          </m:e>
          <m:sub>
            <m:r>
              <m:t>i</m:t>
            </m:r>
          </m:sub>
        </m:sSub>
        <m:r>
          <m:rPr>
            <m:sty m:val="p"/>
          </m:rPr>
          <m:t>=</m:t>
        </m:r>
        <m:sSub>
          <m:e>
            <m:r>
              <m:t>y</m:t>
            </m:r>
          </m:e>
          <m:sub>
            <m:r>
              <m:t>i</m:t>
            </m:r>
          </m:sub>
        </m:sSub>
        <m:sSub>
          <m:e>
            <m:r>
              <m:t>x</m:t>
            </m:r>
          </m:e>
          <m:sub>
            <m:r>
              <m:t>i</m:t>
            </m:r>
          </m:sub>
        </m:sSub>
      </m:oMath>
      <w:del w:id="14321" w:author="PR Preview" w:date="2026-01-01T00:00:00Z">
        <w:r>
          <w:delText xml:space="preserve">,</w:delText>
        </w:r>
      </w:del>
      <w:del w:id="14322" w:author="PR Preview" w:date="2026-01-01T00:00:00Z">
        <w:r>
          <w:delText xml:space="preserve"> </w:delText>
        </w:r>
      </w:del>
      <w:del w:id="14323" w:author="PR Preview" w:date="2026-01-01T00:00:00Z">
        <w:r>
          <w:delText xml:space="preserve">and linear in the first slot, because it is a linear combination of</w:delText>
        </w:r>
      </w:del>
      <w:del w:id="14324" w:author="PR Preview" w:date="2026-01-01T00:00:00Z">
        <w:r>
          <w:delText xml:space="preserve"> </w:delText>
        </w:r>
      </w:del>
      <m:oMath>
        <m:sSub>
          <m:e>
            <m:r>
              <m:t>x</m:t>
            </m:r>
          </m:e>
          <m:sub>
            <m:r>
              <m:t>1</m:t>
            </m:r>
          </m:sub>
        </m:sSub>
      </m:oMath>
      <w:del w:id="14325" w:author="PR Preview" w:date="2026-01-01T00:00:00Z">
        <w:r>
          <w:delText xml:space="preserve"> </w:delText>
        </w:r>
      </w:del>
      <w:del w:id="14326" w:author="PR Preview" w:date="2026-01-01T00:00:00Z">
        <w:r>
          <w:delText xml:space="preserve">and</w:delText>
        </w:r>
      </w:del>
      <w:del w:id="14327" w:author="PR Preview" w:date="2026-01-01T00:00:00Z">
        <w:r>
          <w:delText xml:space="preserve"> </w:delText>
        </w:r>
      </w:del>
      <m:oMath>
        <m:sSub>
          <m:e>
            <m:r>
              <m:t>x</m:t>
            </m:r>
          </m:e>
          <m:sub>
            <m:r>
              <m:t>2</m:t>
            </m:r>
          </m:sub>
        </m:sSub>
      </m:oMath>
      <w:del w:id="14328" w:author="PR Preview" w:date="2026-01-01T00:00:00Z">
        <w:r>
          <w:delText xml:space="preserve"> </w:delText>
        </w:r>
      </w:del>
      <w:del w:id="14329" w:author="PR Preview" w:date="2026-01-01T00:00:00Z">
        <w:r>
          <w:delText xml:space="preserve">with coefficients</w:delText>
        </w:r>
      </w:del>
      <w:del w:id="14330" w:author="PR Preview" w:date="2026-01-01T00:00:00Z">
        <w:r>
          <w:delText xml:space="preserve"> </w:delText>
        </w:r>
      </w:del>
      <m:oMath>
        <m:sSub>
          <m:e>
            <m:r>
              <m:t>y</m:t>
            </m:r>
          </m:e>
          <m:sub>
            <m:r>
              <m:t>1</m:t>
            </m:r>
          </m:sub>
        </m:sSub>
      </m:oMath>
      <w:del w:id="14331" w:author="PR Preview" w:date="2026-01-01T00:00:00Z">
        <w:r>
          <w:delText xml:space="preserve"> </w:delText>
        </w:r>
      </w:del>
      <w:del w:id="14332" w:author="PR Preview" w:date="2026-01-01T00:00:00Z">
        <w:r>
          <w:delText xml:space="preserve">and</w:delText>
        </w:r>
      </w:del>
      <w:del w:id="14333" w:author="PR Preview" w:date="2026-01-01T00:00:00Z">
        <w:r>
          <w:delText xml:space="preserve"> </w:delText>
        </w:r>
      </w:del>
      <m:oMath>
        <m:r>
          <m:rPr>
            <m:sty m:val="p"/>
          </m:rPr>
          <m:t>−</m:t>
        </m:r>
        <m:sSub>
          <m:e>
            <m:r>
              <m:t>y</m:t>
            </m:r>
          </m:e>
          <m:sub>
            <m:r>
              <m:t>2</m:t>
            </m:r>
          </m:sub>
        </m:sSub>
      </m:oMath>
      <w:del w:id="14334" w:author="PR Preview" w:date="2026-01-01T00:00:00Z">
        <w:r>
          <w:delText xml:space="preserve">.</w:delText>
        </w:r>
      </w:del>
      <w:del w:id="14335" w:author="PR Preview" w:date="2026-01-01T00:00:00Z">
        <w:r>
          <w:delText xml:space="preserve"> </w:delText>
        </w:r>
      </w:del>
      <w:del w:id="14336" w:author="PR Preview" w:date="2026-01-01T00:00:00Z">
        <w:r>
          <w:delText xml:space="preserve">It fails positivity:</w:delText>
        </w:r>
      </w:del>
      <w:del w:id="14337" w:author="PR Preview" w:date="2026-01-01T00:00:00Z">
        <w:r>
          <w:delText xml:space="preserve"> </w:delText>
        </w:r>
      </w:del>
      <w:del w:id="14338" w:author="PR Preview" w:date="2026-01-01T00:00:00Z">
        <w:r>
          <w:delText xml:space="preserve">for</w:delText>
        </w:r>
      </w:del>
      <w:del w:id="14339" w:author="PR Preview" w:date="2026-01-01T00:00:00Z">
        <w:r>
          <w:delText xml:space="preserve"> </w:delText>
        </w:r>
      </w:del>
      <m:oMath>
        <m:limLow>
          <m:e>
            <m:r>
              <m:t>x</m:t>
            </m:r>
          </m:e>
          <m:lim>
            <m:r>
              <m:rPr>
                <m:sty m:val="p"/>
              </m:rPr>
              <m:t>∼</m:t>
            </m:r>
          </m:lim>
        </m:limLow>
        <m:r>
          <m:rPr>
            <m:sty m:val="p"/>
          </m:rPr>
          <m:t>=</m:t>
        </m:r>
        <m:r>
          <m:rPr>
            <m:sty m:val="p"/>
          </m:rPr>
          <m:t>(</m:t>
        </m:r>
        <m:r>
          <m:t>0</m:t>
        </m:r>
        <m:r>
          <m:rPr>
            <m:sty m:val="p"/>
          </m:rPr>
          <m:t>,</m:t>
        </m:r>
        <m:r>
          <m:t>1</m:t>
        </m:r>
        <m:r>
          <m:rPr>
            <m:sty m:val="p"/>
          </m:rPr>
          <m:t>)</m:t>
        </m:r>
      </m:oMath>
      <w:del w:id="14340" w:author="PR Preview" w:date="2026-01-01T00:00:00Z">
        <w:r>
          <w:delText xml:space="preserve">,</w:delText>
        </w:r>
      </w:del>
    </w:p>
    <w:p>
      <w:pPr>
        <w:pStyle w:val="BodyText"/>
      </w:pPr>
      <m:oMathPara>
        <m:oMathParaPr>
          <m:jc m:val="center"/>
        </m:oMathParaPr>
        <m:oMath>
          <m:eqArr>
            <m:e>
              <m:r>
                <m:t>f</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del w:id="14341" w:author="PR Preview" w:date="2026-01-01T00:00:00Z">
        <w:r>
          <w:delText xml:space="preserve">It also fails definiteness:</w:delText>
        </w:r>
      </w:del>
      <w:del w:id="14342" w:author="PR Preview" w:date="2026-01-01T00:00:00Z">
        <w:r>
          <w:delText xml:space="preserve"> </w:delText>
        </w:r>
      </w:del>
      <w:del w:id="14343" w:author="PR Preview" w:date="2026-01-01T00:00:00Z">
        <w:r>
          <w:delText xml:space="preserve">for</w:delText>
        </w:r>
      </w:del>
      <w:del w:id="14344"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t>1</m:t>
        </m:r>
        <m:r>
          <m:rPr>
            <m:sty m:val="p"/>
          </m:rPr>
          <m:t>)</m:t>
        </m:r>
      </m:oMath>
      <w:del w:id="14345" w:author="PR Preview" w:date="2026-01-01T00:00:00Z">
        <w:r>
          <w:delText xml:space="preserve">,</w:delText>
        </w:r>
      </w:del>
    </w:p>
    <w:p>
      <w:pPr>
        <w:pStyle w:val="BodyText"/>
      </w:pPr>
      <m:oMathPara>
        <m:oMathParaPr>
          <m:jc m:val="center"/>
        </m:oMathParaPr>
        <m:oMath>
          <m:eqArr>
            <m:e>
              <m:r>
                <m:t>f</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del w:id="14346" w:author="PR Preview" w:date="2026-01-01T00:00:00Z">
        <w:r>
          <w:delText xml:space="preserve">although</w:delText>
        </w:r>
      </w:del>
      <w:del w:id="14347" w:author="PR Preview" w:date="2026-01-01T00:00:00Z">
        <w:r>
          <w:delText xml:space="preserve"> </w:delText>
        </w:r>
      </w:del>
      <m:oMath>
        <m:limLow>
          <m:e>
            <m:r>
              <m:t>x</m:t>
            </m:r>
          </m:e>
          <m:lim>
            <m:r>
              <m:rPr>
                <m:sty m:val="p"/>
              </m:rPr>
              <m:t>∼</m:t>
            </m:r>
          </m:lim>
        </m:limLow>
        <m:r>
          <m:rPr>
            <m:sty m:val="p"/>
          </m:rPr>
          <m:t>≠</m:t>
        </m:r>
        <m:sSub>
          <m:e>
            <m:limLow>
              <m:e>
                <m:r>
                  <m:t>0</m:t>
                </m:r>
              </m:e>
              <m:lim>
                <m:r>
                  <m:rPr>
                    <m:sty m:val="p"/>
                  </m:rPr>
                  <m:t>∼</m:t>
                </m:r>
              </m:lim>
            </m:limLow>
          </m:e>
          <m:sub>
            <m:r>
              <m:t>2</m:t>
            </m:r>
            <m:r>
              <m:rPr>
                <m:sty m:val="p"/>
              </m:rPr>
              <m:t>×</m:t>
            </m:r>
            <m:r>
              <m:t>1</m:t>
            </m:r>
          </m:sub>
        </m:sSub>
      </m:oMath>
      <w:del w:id="14348" w:author="PR Preview" w:date="2026-01-01T00:00:00Z">
        <w:r>
          <w:delText xml:space="preserve">.</w:delText>
        </w:r>
      </w:del>
    </w:p>
    <w:p>
      <w:pPr>
        <w:numPr>
          <w:ilvl w:val="0"/>
          <w:numId w:val="1051"/>
        </w:numPr>
      </w:pPr>
      <m:oMath>
        <m:r>
          <m:t>g</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sSub>
          <m:e>
            <m:r>
              <m:t>x</m:t>
            </m:r>
          </m:e>
          <m:sub>
            <m:r>
              <m:t>1</m:t>
            </m:r>
          </m:sub>
        </m:sSub>
        <m:sSub>
          <m:e>
            <m:r>
              <m:t>y</m:t>
            </m:r>
          </m:e>
          <m:sub>
            <m:r>
              <m:t>1</m:t>
            </m:r>
          </m:sub>
        </m:sSub>
      </m:oMath>
      <w:del w:id="14349" w:author="PR Preview" w:date="2026-01-01T00:00:00Z">
        <w:r>
          <w:delText xml:space="preserve"> </w:delText>
        </w:r>
      </w:del>
      <w:del w:id="14350" w:author="PR Preview" w:date="2026-01-01T00:00:00Z">
        <w:r>
          <w:delText xml:space="preserve">is symmetric and linear in the first slot, for the same reasons as</w:delText>
        </w:r>
      </w:del>
      <w:del w:id="14351" w:author="PR Preview" w:date="2026-01-01T00:00:00Z">
        <w:r>
          <w:delText xml:space="preserve"> </w:delText>
        </w:r>
      </w:del>
      <m:oMath>
        <m:r>
          <m:t>f</m:t>
        </m:r>
      </m:oMath>
      <w:del w:id="14352" w:author="PR Preview" w:date="2026-01-01T00:00:00Z">
        <w:r>
          <w:delText xml:space="preserve">,</w:delText>
        </w:r>
      </w:del>
      <w:del w:id="14353" w:author="PR Preview" w:date="2026-01-01T00:00:00Z">
        <w:r>
          <w:delText xml:space="preserve"> </w:delText>
        </w:r>
      </w:del>
      <w:del w:id="14354" w:author="PR Preview" w:date="2026-01-01T00:00:00Z">
        <w:r>
          <w:delText xml:space="preserve">and has positivity, because</w:delText>
        </w:r>
      </w:del>
      <w:del w:id="14355" w:author="PR Preview" w:date="2026-01-01T00:00:00Z">
        <w:r>
          <w:delText xml:space="preserve"> </w:delText>
        </w:r>
      </w:del>
      <m:oMath>
        <m:r>
          <m:t>g</m:t>
        </m:r>
        <m:r>
          <m:rPr>
            <m:sty m:val="p"/>
          </m:rPr>
          <m:t>(</m:t>
        </m:r>
        <m:limLow>
          <m:e>
            <m:r>
              <m:t>x</m:t>
            </m:r>
          </m:e>
          <m:lim>
            <m:r>
              <m:rPr>
                <m:sty m:val="p"/>
              </m:rPr>
              <m:t>∼</m:t>
            </m:r>
          </m:lim>
        </m:limLow>
        <m:r>
          <m:rPr>
            <m:sty m:val="p"/>
          </m:rPr>
          <m:t>,</m:t>
        </m:r>
        <m:limLow>
          <m:e>
            <m:r>
              <m:t>x</m:t>
            </m:r>
          </m:e>
          <m:lim>
            <m:r>
              <m:rPr>
                <m:sty m:val="p"/>
              </m:rPr>
              <m:t>∼</m:t>
            </m:r>
          </m:lim>
        </m:limLow>
        <m:r>
          <m:rPr>
            <m:sty m:val="p"/>
          </m:rPr>
          <m:t>)</m:t>
        </m:r>
        <m:r>
          <m:rPr>
            <m:sty m:val="p"/>
          </m:rPr>
          <m:t>=</m:t>
        </m:r>
        <m:sSubSup>
          <m:e>
            <m:r>
              <m:t>x</m:t>
            </m:r>
          </m:e>
          <m:sub>
            <m:r>
              <m:t>1</m:t>
            </m:r>
          </m:sub>
          <m:sup>
            <m:r>
              <m:t>2</m:t>
            </m:r>
          </m:sup>
        </m:sSubSup>
        <m:r>
          <m:rPr>
            <m:sty m:val="p"/>
          </m:rPr>
          <m:t>≥</m:t>
        </m:r>
        <m:r>
          <m:t>0</m:t>
        </m:r>
      </m:oMath>
      <w:del w:id="14356" w:author="PR Preview" w:date="2026-01-01T00:00:00Z">
        <w:r>
          <w:delText xml:space="preserve">.</w:delText>
        </w:r>
      </w:del>
      <w:del w:id="14357" w:author="PR Preview" w:date="2026-01-01T00:00:00Z">
        <w:r>
          <w:delText xml:space="preserve"> </w:delText>
        </w:r>
      </w:del>
      <w:del w:id="14358" w:author="PR Preview" w:date="2026-01-01T00:00:00Z">
        <w:r>
          <w:delText xml:space="preserve">It fails definiteness:</w:delText>
        </w:r>
      </w:del>
      <w:del w:id="14359" w:author="PR Preview" w:date="2026-01-01T00:00:00Z">
        <w:r>
          <w:delText xml:space="preserve"> </w:delText>
        </w:r>
      </w:del>
      <w:del w:id="14360" w:author="PR Preview" w:date="2026-01-01T00:00:00Z">
        <w:r>
          <w:delText xml:space="preserve">for</w:delText>
        </w:r>
      </w:del>
      <w:del w:id="14361" w:author="PR Preview" w:date="2026-01-01T00:00:00Z">
        <w:r>
          <w:delText xml:space="preserve"> </w:delText>
        </w:r>
      </w:del>
      <m:oMath>
        <m:limLow>
          <m:e>
            <m:r>
              <m:t>x</m:t>
            </m:r>
          </m:e>
          <m:lim>
            <m:r>
              <m:rPr>
                <m:sty m:val="p"/>
              </m:rPr>
              <m:t>∼</m:t>
            </m:r>
          </m:lim>
        </m:limLow>
        <m:r>
          <m:rPr>
            <m:sty m:val="p"/>
          </m:rPr>
          <m:t>=</m:t>
        </m:r>
        <m:r>
          <m:rPr>
            <m:sty m:val="p"/>
          </m:rPr>
          <m:t>(</m:t>
        </m:r>
        <m:r>
          <m:t>0</m:t>
        </m:r>
        <m:r>
          <m:rPr>
            <m:sty m:val="p"/>
          </m:rPr>
          <m:t>,</m:t>
        </m:r>
        <m:r>
          <m:t>1</m:t>
        </m:r>
        <m:r>
          <m:rPr>
            <m:sty m:val="p"/>
          </m:rPr>
          <m:t>)</m:t>
        </m:r>
      </m:oMath>
      <w:del w:id="14362" w:author="PR Preview" w:date="2026-01-01T00:00:00Z">
        <w:r>
          <w:delText xml:space="preserve">,</w:delText>
        </w:r>
      </w:del>
    </w:p>
    <w:p>
      <w:pPr>
        <w:pStyle w:val="BodyText"/>
      </w:pPr>
      <m:oMathPara>
        <m:oMathParaPr>
          <m:jc m:val="center"/>
        </m:oMathParaPr>
        <m:oMath>
          <m:eqArr>
            <m:e>
              <m:r>
                <m:t>g</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del w:id="14363" w:author="PR Preview" w:date="2026-01-01T00:00:00Z">
        <w:r>
          <w:delText xml:space="preserve">although</w:delText>
        </w:r>
      </w:del>
      <w:del w:id="14364" w:author="PR Preview" w:date="2026-01-01T00:00:00Z">
        <w:r>
          <w:delText xml:space="preserve"> </w:delText>
        </w:r>
      </w:del>
      <m:oMath>
        <m:limLow>
          <m:e>
            <m:r>
              <m:t>x</m:t>
            </m:r>
          </m:e>
          <m:lim>
            <m:r>
              <m:rPr>
                <m:sty m:val="p"/>
              </m:rPr>
              <m:t>∼</m:t>
            </m:r>
          </m:lim>
        </m:limLow>
        <m:r>
          <m:rPr>
            <m:sty m:val="p"/>
          </m:rPr>
          <m:t>≠</m:t>
        </m:r>
        <m:sSub>
          <m:e>
            <m:limLow>
              <m:e>
                <m:r>
                  <m:t>0</m:t>
                </m:r>
              </m:e>
              <m:lim>
                <m:r>
                  <m:rPr>
                    <m:sty m:val="p"/>
                  </m:rPr>
                  <m:t>∼</m:t>
                </m:r>
              </m:lim>
            </m:limLow>
          </m:e>
          <m:sub>
            <m:r>
              <m:t>2</m:t>
            </m:r>
            <m:r>
              <m:rPr>
                <m:sty m:val="p"/>
              </m:rPr>
              <m:t>×</m:t>
            </m:r>
            <m:r>
              <m:t>1</m:t>
            </m:r>
          </m:sub>
        </m:sSub>
      </m:oMath>
      <w:del w:id="14365" w:author="PR Preview" w:date="2026-01-01T00:00:00Z">
        <w:r>
          <w:delText xml:space="preserve">.</w:delText>
        </w:r>
      </w:del>
    </w:p>
    <w:p>
      <w:pPr>
        <w:numPr>
          <w:ilvl w:val="0"/>
          <w:numId w:val="1051"/>
        </w:numPr>
      </w:pPr>
      <m:oMath>
        <m:r>
          <m:t>h</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del w:id="14366" w:author="PR Preview" w:date="2026-01-01T00:00:00Z">
        <w:r>
          <w:delText xml:space="preserve">,</w:delText>
        </w:r>
      </w:del>
      <w:del w:id="14367" w:author="PR Preview" w:date="2026-01-01T00:00:00Z">
        <w:r>
          <w:delText xml:space="preserve"> </w:delText>
        </w:r>
      </w:del>
      <w:del w:id="14368" w:author="PR Preview" w:date="2026-01-01T00:00:00Z">
        <w:r>
          <w:delText xml:space="preserve">where</w:delText>
        </w:r>
      </w:del>
      <w:del w:id="14369" w:author="PR Preview" w:date="2026-01-01T00:00:00Z">
        <w:r>
          <w:delText xml:space="preserve"> </w:delText>
        </w:r>
      </w:del>
      <m:oMath>
        <m:r>
          <m:t>​</m:t>
        </m:r>
        <m:d>
          <m:dPr>
            <m:begChr m:val="|"/>
            <m:sepChr m:val=""/>
            <m:endChr m:val="|"/>
            <m:grow/>
          </m:dPr>
          <m:e>
            <m:r>
              <m:rPr>
                <m:sty m:val="p"/>
              </m:rPr>
              <m:t>⋅</m:t>
            </m:r>
          </m:e>
        </m:d>
        <m:r>
          <m:t>​</m:t>
        </m:r>
      </m:oMath>
      <w:del w:id="14370" w:author="PR Preview" w:date="2026-01-01T00:00:00Z">
        <w:r>
          <w:delText xml:space="preserve"> </w:delText>
        </w:r>
      </w:del>
      <w:del w:id="14371" w:author="PR Preview" w:date="2026-01-01T00:00:00Z">
        <w:r>
          <w:delText xml:space="preserve">is the</w:delText>
        </w:r>
      </w:del>
      <w:del w:id="14372" w:author="PR Preview" w:date="2026-01-01T00:00:00Z">
        <w:r>
          <w:delText xml:space="preserve"> </w:delText>
        </w:r>
      </w:del>
      <w:hyperlink r:id="rId347">
        <w:del w:id="14373" w:author="PR Preview" w:date="2026-01-01T00:00:00Z">
          <w:r>
            <w:rPr>
              <w:rStyle w:val="Hyperlink"/>
            </w:rPr>
            <w:delText xml:space="preserve">absolute value</w:delText>
          </w:r>
        </w:del>
      </w:hyperlink>
      <w:del w:id="14374" w:author="PR Preview" w:date="2026-01-01T00:00:00Z">
        <w:r>
          <w:delText xml:space="preserve">, is symmetric, because</w:delText>
        </w:r>
      </w:del>
      <w:del w:id="14375" w:author="PR Preview" w:date="2026-01-01T00:00:00Z">
        <w:r>
          <w:delText xml:space="preserve"> </w:delText>
        </w:r>
      </w:del>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del w:id="14376" w:author="PR Preview" w:date="2026-01-01T00:00:00Z">
        <w:r>
          <w:delText xml:space="preserve">,</w:delText>
        </w:r>
      </w:del>
      <w:del w:id="14377" w:author="PR Preview" w:date="2026-01-01T00:00:00Z">
        <w:r>
          <w:delText xml:space="preserve"> </w:delText>
        </w:r>
      </w:del>
      <w:del w:id="14378" w:author="PR Preview" w:date="2026-01-01T00:00:00Z">
        <w:r>
          <w:delText xml:space="preserve">and has positivity and definiteness, because</w:delText>
        </w:r>
      </w:del>
      <w:del w:id="14379" w:author="PR Preview" w:date="2026-01-01T00:00:00Z">
        <w:r>
          <w:delText xml:space="preserve"> </w:delText>
        </w:r>
      </w:del>
      <m:oMath>
        <m:r>
          <m:t>h</m:t>
        </m:r>
        <m:r>
          <m:rPr>
            <m:sty m:val="p"/>
          </m:rPr>
          <m:t>(</m:t>
        </m:r>
        <m:limLow>
          <m:e>
            <m:r>
              <m:t>x</m:t>
            </m:r>
          </m:e>
          <m:lim>
            <m:r>
              <m:rPr>
                <m:sty m:val="p"/>
              </m:rPr>
              <m:t>∼</m:t>
            </m:r>
          </m:lim>
        </m:limLow>
        <m:r>
          <m:rPr>
            <m:sty m:val="p"/>
          </m:rPr>
          <m:t>,</m:t>
        </m:r>
        <m:limLow>
          <m:e>
            <m:r>
              <m:t>x</m:t>
            </m:r>
          </m:e>
          <m:lim>
            <m:r>
              <m:rPr>
                <m:sty m:val="p"/>
              </m:rPr>
              <m:t>∼</m:t>
            </m:r>
          </m:lim>
        </m:limLow>
        <m:r>
          <m:rPr>
            <m:sty m:val="p"/>
          </m:rPr>
          <m:t>)</m:t>
        </m:r>
        <m:r>
          <m:rPr>
            <m:sty m:val="p"/>
          </m:rPr>
          <m:t>=</m:t>
        </m:r>
        <m:sSubSup>
          <m:e>
            <m:r>
              <m:t>x</m:t>
            </m:r>
          </m:e>
          <m:sub>
            <m:r>
              <m:t>1</m:t>
            </m:r>
          </m:sub>
          <m:sup>
            <m:r>
              <m:t>2</m:t>
            </m:r>
          </m:sup>
        </m:sSubSup>
        <m:r>
          <m:rPr>
            <m:sty m:val="p"/>
          </m:rPr>
          <m:t>+</m:t>
        </m:r>
        <m:sSubSup>
          <m:e>
            <m:r>
              <m:t>x</m:t>
            </m:r>
          </m:e>
          <m:sub>
            <m:r>
              <m:t>2</m:t>
            </m:r>
          </m:sub>
          <m:sup>
            <m:r>
              <m:t>2</m:t>
            </m:r>
          </m:sup>
        </m:sSubSup>
      </m:oMath>
      <w:del w:id="14380" w:author="PR Preview" w:date="2026-01-01T00:00:00Z">
        <w:r>
          <w:delText xml:space="preserve"> </w:delText>
        </w:r>
      </w:del>
      <w:del w:id="14381" w:author="PR Preview" w:date="2026-01-01T00:00:00Z">
        <w:r>
          <w:delText xml:space="preserve">is a sum of squares.</w:delText>
        </w:r>
      </w:del>
      <w:del w:id="14382" w:author="PR Preview" w:date="2026-01-01T00:00:00Z">
        <w:r>
          <w:delText xml:space="preserve"> </w:delText>
        </w:r>
      </w:del>
      <w:del w:id="14383" w:author="PR Preview" w:date="2026-01-01T00:00:00Z">
        <w:r>
          <w:delText xml:space="preserve">It is not linear in the first slot:</w:delText>
        </w:r>
      </w:del>
      <w:del w:id="14384" w:author="PR Preview" w:date="2026-01-01T00:00:00Z">
        <w:r>
          <w:delText xml:space="preserve"> </w:delText>
        </w:r>
      </w:del>
      <w:del w:id="14385" w:author="PR Preview" w:date="2026-01-01T00:00:00Z">
        <w:r>
          <w:delText xml:space="preserve">take</w:delText>
        </w:r>
      </w:del>
    </w:p>
    <w:p>
      <w:pPr>
        <w:pStyle w:val="BodyText"/>
      </w:pPr>
      <m:oMathPara>
        <m:oMathParaPr>
          <m:jc m:val="center"/>
        </m:oMathParaPr>
        <m:oMath>
          <m:eqArr>
            <m:e>
              <m:limLow>
                <m:e>
                  <m:r>
                    <m:t>x</m:t>
                  </m:r>
                </m:e>
                <m:lim>
                  <m:r>
                    <m:rPr>
                      <m:sty m:val="p"/>
                    </m:rPr>
                    <m:t>∼</m:t>
                  </m:r>
                </m:lim>
              </m:limLow>
              <m:r>
                <m:t>&amp;</m:t>
              </m:r>
              <m:r>
                <m:rPr>
                  <m:sty m:val="p"/>
                </m:rPr>
                <m:t>=</m:t>
              </m:r>
              <m:limLow>
                <m:e>
                  <m:r>
                    <m:t>y</m:t>
                  </m:r>
                </m:e>
                <m:lim>
                  <m:r>
                    <m:rPr>
                      <m:sty m:val="p"/>
                    </m:rPr>
                    <m:t>∼</m:t>
                  </m:r>
                </m:lim>
              </m:limLow>
            </m:e>
            <m:e>
              <m:r>
                <m:t>&amp;</m:t>
              </m:r>
              <m:r>
                <m:rPr>
                  <m:sty m:val="p"/>
                </m:rPr>
                <m:t>=</m:t>
              </m:r>
              <m:r>
                <m:rPr>
                  <m:sty m:val="p"/>
                </m:rPr>
                <m:t>(</m:t>
              </m:r>
              <m:r>
                <m:t>1</m:t>
              </m:r>
              <m:r>
                <m:rPr>
                  <m:sty m:val="p"/>
                </m:rPr>
                <m:t>,</m:t>
              </m:r>
              <m:r>
                <m:t>0</m:t>
              </m:r>
              <m:r>
                <m:rPr>
                  <m:sty m:val="p"/>
                </m:rPr>
                <m:t>)</m:t>
              </m:r>
              <m:r>
                <m:rPr>
                  <m:sty m:val="p"/>
                </m:rPr>
                <m:t>,</m:t>
              </m:r>
            </m:e>
          </m:eqArr>
        </m:oMath>
      </m:oMathPara>
    </w:p>
    <w:p>
      <w:pPr>
        <w:numPr>
          <w:ilvl w:val="0"/>
          <w:numId w:val="1051"/>
        </w:numPr>
      </w:pPr>
      <w:ins w:id="14386" w:author="PR Preview" w:date="2026-01-01T00:00:00Z">
        <w:r>
          <w:t xml:space="preserve">$f(\mathord{\smash[b]{\underset{\raise.3ex\hbox{$\scriptstyle\sim$}}{x}}\vphantom{x}}, \mathord{\smash[b]{\underset{\raise.3ex\hbox{$\scriptstyle\sim$}}{y}}\vphantom{y}}) \stackrel{\text{def}}{=}x_1 y_1 - x_2 y_2$</w:t>
        </w:r>
      </w:ins>
      <w:ins w:id="14387" w:author="PR Preview" w:date="2026-01-01T00:00:00Z">
        <w:r>
          <w:t xml:space="preserve"> </w:t>
        </w:r>
      </w:ins>
      <w:ins w:id="14388" w:author="PR Preview" w:date="2026-01-01T00:00:00Z">
        <w:r>
          <w:t xml:space="preserve">is symmetric, because</w:t>
        </w:r>
      </w:ins>
      <w:ins w:id="14389" w:author="PR Preview" w:date="2026-01-01T00:00:00Z">
        <w:r>
          <w:t xml:space="preserve"> </w:t>
        </w:r>
      </w:ins>
      <m:oMath>
        <m:sSub>
          <m:e>
            <m:r>
              <m:t>x</m:t>
            </m:r>
          </m:e>
          <m:sub>
            <m:r>
              <m:t>i</m:t>
            </m:r>
          </m:sub>
        </m:sSub>
        <m:sSub>
          <m:e>
            <m:r>
              <m:t>y</m:t>
            </m:r>
          </m:e>
          <m:sub>
            <m:r>
              <m:t>i</m:t>
            </m:r>
          </m:sub>
        </m:sSub>
        <m:r>
          <m:rPr>
            <m:sty m:val="p"/>
          </m:rPr>
          <m:t>=</m:t>
        </m:r>
        <m:sSub>
          <m:e>
            <m:r>
              <m:t>y</m:t>
            </m:r>
          </m:e>
          <m:sub>
            <m:r>
              <m:t>i</m:t>
            </m:r>
          </m:sub>
        </m:sSub>
        <m:sSub>
          <m:e>
            <m:r>
              <m:t>x</m:t>
            </m:r>
          </m:e>
          <m:sub>
            <m:r>
              <m:t>i</m:t>
            </m:r>
          </m:sub>
        </m:sSub>
      </m:oMath>
      <w:ins w:id="14390" w:author="PR Preview" w:date="2026-01-01T00:00:00Z">
        <w:r>
          <w:t xml:space="preserve">,</w:t>
        </w:r>
      </w:ins>
      <w:ins w:id="14391" w:author="PR Preview" w:date="2026-01-01T00:00:00Z">
        <w:r>
          <w:t xml:space="preserve"> </w:t>
        </w:r>
      </w:ins>
      <w:ins w:id="14392" w:author="PR Preview" w:date="2026-01-01T00:00:00Z">
        <w:r>
          <w:t xml:space="preserve">and linear in the first slot, because it is a linear combination of</w:t>
        </w:r>
      </w:ins>
      <w:ins w:id="14393" w:author="PR Preview" w:date="2026-01-01T00:00:00Z">
        <w:r>
          <w:t xml:space="preserve"> </w:t>
        </w:r>
      </w:ins>
      <m:oMath>
        <m:sSub>
          <m:e>
            <m:r>
              <m:t>x</m:t>
            </m:r>
          </m:e>
          <m:sub>
            <m:r>
              <m:t>1</m:t>
            </m:r>
          </m:sub>
        </m:sSub>
      </m:oMath>
      <w:ins w:id="14394" w:author="PR Preview" w:date="2026-01-01T00:00:00Z">
        <w:r>
          <w:t xml:space="preserve"> </w:t>
        </w:r>
      </w:ins>
      <w:ins w:id="14395" w:author="PR Preview" w:date="2026-01-01T00:00:00Z">
        <w:r>
          <w:t xml:space="preserve">and</w:t>
        </w:r>
      </w:ins>
      <w:ins w:id="14396" w:author="PR Preview" w:date="2026-01-01T00:00:00Z">
        <w:r>
          <w:t xml:space="preserve"> </w:t>
        </w:r>
      </w:ins>
      <m:oMath>
        <m:sSub>
          <m:e>
            <m:r>
              <m:t>x</m:t>
            </m:r>
          </m:e>
          <m:sub>
            <m:r>
              <m:t>2</m:t>
            </m:r>
          </m:sub>
        </m:sSub>
      </m:oMath>
      <w:ins w:id="14397" w:author="PR Preview" w:date="2026-01-01T00:00:00Z">
        <w:r>
          <w:t xml:space="preserve"> </w:t>
        </w:r>
      </w:ins>
      <w:ins w:id="14398" w:author="PR Preview" w:date="2026-01-01T00:00:00Z">
        <w:r>
          <w:t xml:space="preserve">with coefficients</w:t>
        </w:r>
      </w:ins>
      <w:ins w:id="14399" w:author="PR Preview" w:date="2026-01-01T00:00:00Z">
        <w:r>
          <w:t xml:space="preserve"> </w:t>
        </w:r>
      </w:ins>
      <m:oMath>
        <m:sSub>
          <m:e>
            <m:r>
              <m:t>y</m:t>
            </m:r>
          </m:e>
          <m:sub>
            <m:r>
              <m:t>1</m:t>
            </m:r>
          </m:sub>
        </m:sSub>
      </m:oMath>
      <w:ins w:id="14400" w:author="PR Preview" w:date="2026-01-01T00:00:00Z">
        <w:r>
          <w:t xml:space="preserve"> </w:t>
        </w:r>
      </w:ins>
      <w:ins w:id="14401" w:author="PR Preview" w:date="2026-01-01T00:00:00Z">
        <w:r>
          <w:t xml:space="preserve">and</w:t>
        </w:r>
      </w:ins>
      <w:ins w:id="14402" w:author="PR Preview" w:date="2026-01-01T00:00:00Z">
        <w:r>
          <w:t xml:space="preserve"> </w:t>
        </w:r>
      </w:ins>
      <m:oMath>
        <m:r>
          <m:rPr>
            <m:sty m:val="p"/>
          </m:rPr>
          <m:t>−</m:t>
        </m:r>
        <m:sSub>
          <m:e>
            <m:r>
              <m:t>y</m:t>
            </m:r>
          </m:e>
          <m:sub>
            <m:r>
              <m:t>2</m:t>
            </m:r>
          </m:sub>
        </m:sSub>
      </m:oMath>
      <w:ins w:id="14403" w:author="PR Preview" w:date="2026-01-01T00:00:00Z">
        <w:r>
          <w:t xml:space="preserve">.</w:t>
        </w:r>
      </w:ins>
      <w:ins w:id="14404" w:author="PR Preview" w:date="2026-01-01T00:00:00Z">
        <w:r>
          <w:t xml:space="preserve"> </w:t>
        </w:r>
      </w:ins>
      <w:ins w:id="14405" w:author="PR Preview" w:date="2026-01-01T00:00:00Z">
        <w:r>
          <w:t xml:space="preserve">It fails positivity:</w:t>
        </w:r>
      </w:ins>
      <w:ins w:id="14406" w:author="PR Preview" w:date="2026-01-01T00:00:00Z">
        <w:r>
          <w:t xml:space="preserve"> </w:t>
        </w:r>
      </w:ins>
      <w:ins w:id="14407" w:author="PR Preview" w:date="2026-01-01T00:00:00Z">
        <w:r>
          <w:t xml:space="preserve">for</w:t>
        </w:r>
      </w:ins>
      <w:ins w:id="14408" w:author="PR Preview" w:date="2026-01-01T00:00:00Z">
        <w:r>
          <w:t xml:space="preserve"> </w:t>
        </w:r>
      </w:ins>
      <w:ins w:id="14409" w:author="PR Preview" w:date="2026-01-01T00:00:00Z">
        <w:r>
          <w:t xml:space="preserve">$\mathord{\smash[b]{\underset{\raise.3ex\hbox{$\scriptstyle\sim$}}{x}}\vphantom{x}}= (0, 1)$</w:t>
        </w:r>
      </w:ins>
      <w:ins w:id="14410" w:author="PR Preview" w:date="2026-01-01T00:00:00Z">
        <w:r>
          <w:t xml:space="preserve">,</w:t>
        </w:r>
      </w:ins>
    </w:p>
    <w:p>
      <w:pPr>
        <w:pStyle w:val="BodyText"/>
      </w:pPr>
      <w:ins w:id="14411" w:author="PR Preview" w:date="2026-01-01T00:00:00Z">
        <w:r>
          <w:t xml:space="preserve">$$
    \begin{aligned}
    f(\mathord{\smash[b]{\underset{\raise.3ex\hbox{$\scriptstyle\sim$}}{x}}\vphantom{x}}, \mathord{\smash[b]{\underset{\raise.3ex\hbox{$\scriptstyle\sim$}}{x}}\vphantom{x}}) &amp;= 0 \cdot 0 - 1 \cdot 1 \\
    &amp;= -1 \\
    &amp;&lt; 0.
    \end{aligned}
    $$</w:t>
        </w:r>
      </w:ins>
    </w:p>
    <w:p>
      <w:pPr>
        <w:numPr>
          <w:ilvl w:val="0"/>
          <w:numId w:val="1000"/>
        </w:numPr>
      </w:pPr>
      <w:ins w:id="14412" w:author="PR Preview" w:date="2026-01-01T00:00:00Z">
        <w:r>
          <w:t xml:space="preserve">It also fails definiteness:</w:t>
        </w:r>
      </w:ins>
      <w:ins w:id="14413" w:author="PR Preview" w:date="2026-01-01T00:00:00Z">
        <w:r>
          <w:t xml:space="preserve"> </w:t>
        </w:r>
      </w:ins>
      <w:ins w:id="14414" w:author="PR Preview" w:date="2026-01-01T00:00:00Z">
        <w:r>
          <w:t xml:space="preserve">for</w:t>
        </w:r>
      </w:ins>
      <w:ins w:id="14415" w:author="PR Preview" w:date="2026-01-01T00:00:00Z">
        <w:r>
          <w:t xml:space="preserve"> </w:t>
        </w:r>
      </w:ins>
      <w:ins w:id="14416" w:author="PR Preview" w:date="2026-01-01T00:00:00Z">
        <w:r>
          <w:t xml:space="preserve">$\mathord{\smash[b]{\underset{\raise.3ex\hbox{$\scriptstyle\sim$}}{x}}\vphantom{x}}= (1, 1)$</w:t>
        </w:r>
      </w:ins>
      <w:ins w:id="14417" w:author="PR Preview" w:date="2026-01-01T00:00:00Z">
        <w:r>
          <w:t xml:space="preserve">,</w:t>
        </w:r>
      </w:ins>
    </w:p>
    <w:p>
      <w:pPr>
        <w:pStyle w:val="BodyText"/>
      </w:pPr>
      <w:ins w:id="14418" w:author="PR Preview" w:date="2026-01-01T00:00:00Z">
        <w:r>
          <w:t xml:space="preserve">$$
    \begin{aligned}
    f(\mathord{\smash[b]{\underset{\raise.3ex\hbox{$\scriptstyle\sim$}}{x}}\vphantom{x}}, \mathord{\smash[b]{\underset{\raise.3ex\hbox{$\scriptstyle\sim$}}{x}}\vphantom{x}}) &amp;= 1 \cdot 1 - 1 \cdot 1 \\
    &amp;= 0
    \end{aligned}
    $$</w:t>
        </w:r>
      </w:ins>
    </w:p>
    <w:p>
      <w:pPr>
        <w:numPr>
          <w:ilvl w:val="0"/>
          <w:numId w:val="1000"/>
        </w:numPr>
      </w:pPr>
      <w:ins w:id="14419" w:author="PR Preview" w:date="2026-01-01T00:00:00Z">
        <w:r>
          <w:t xml:space="preserve">although</w:t>
        </w:r>
      </w:ins>
      <w:ins w:id="14420" w:author="PR Preview" w:date="2026-01-01T00:00:00Z">
        <w:r>
          <w:t xml:space="preserve"> </w:t>
        </w:r>
      </w:ins>
      <w:ins w:id="14421" w:author="PR Preview" w:date="2026-01-01T00:00:00Z">
        <w:r>
          <w:t xml:space="preserve">$\mathord{\smash[b]{\underset{\raise.3ex\hbox{$\scriptstyle\sim$}}{x}}\vphantom{x}}\neq \mathord{\smash[b]{\underset{\raise.3ex\hbox{$\scriptstyle\sim$}}{0}}\vphantom{0}}_{2 \times 1}$</w:t>
        </w:r>
      </w:ins>
      <w:ins w:id="14422" w:author="PR Preview" w:date="2026-01-01T00:00:00Z">
        <w:r>
          <w:t xml:space="preserve">.</w:t>
        </w:r>
      </w:ins>
    </w:p>
    <w:p>
      <w:pPr>
        <w:numPr>
          <w:ilvl w:val="0"/>
          <w:numId w:val="1051"/>
        </w:numPr>
      </w:pPr>
      <w:ins w:id="14423" w:author="PR Preview" w:date="2026-01-01T00:00:00Z">
        <w:r>
          <w:t xml:space="preserve">$g(\mathord{\smash[b]{\underset{\raise.3ex\hbox{$\scriptstyle\sim$}}{x}}\vphantom{x}}, \mathord{\smash[b]{\underset{\raise.3ex\hbox{$\scriptstyle\sim$}}{y}}\vphantom{y}}) \stackrel{\text{def}}{=}x_1 y_1$</w:t>
        </w:r>
      </w:ins>
      <w:ins w:id="14424" w:author="PR Preview" w:date="2026-01-01T00:00:00Z">
        <w:r>
          <w:t xml:space="preserve"> </w:t>
        </w:r>
      </w:ins>
      <w:ins w:id="14425" w:author="PR Preview" w:date="2026-01-01T00:00:00Z">
        <w:r>
          <w:t xml:space="preserve">is symmetric and linear in the first slot, for the same reasons as</w:t>
        </w:r>
      </w:ins>
      <w:ins w:id="14426" w:author="PR Preview" w:date="2026-01-01T00:00:00Z">
        <w:r>
          <w:t xml:space="preserve"> </w:t>
        </w:r>
      </w:ins>
      <m:oMath>
        <m:r>
          <m:t>f</m:t>
        </m:r>
      </m:oMath>
      <w:ins w:id="14427" w:author="PR Preview" w:date="2026-01-01T00:00:00Z">
        <w:r>
          <w:t xml:space="preserve">,</w:t>
        </w:r>
      </w:ins>
      <w:ins w:id="14428" w:author="PR Preview" w:date="2026-01-01T00:00:00Z">
        <w:r>
          <w:t xml:space="preserve"> </w:t>
        </w:r>
      </w:ins>
      <w:ins w:id="14429" w:author="PR Preview" w:date="2026-01-01T00:00:00Z">
        <w:r>
          <w:t xml:space="preserve">and has positivity, because</w:t>
        </w:r>
      </w:ins>
      <w:ins w:id="14430" w:author="PR Preview" w:date="2026-01-01T00:00:00Z">
        <w:r>
          <w:t xml:space="preserve"> </w:t>
        </w:r>
      </w:ins>
      <w:ins w:id="14431" w:author="PR Preview" w:date="2026-01-01T00:00:00Z">
        <w:r>
          <w:t xml:space="preserve">$g(\mathord{\smash[b]{\underset{\raise.3ex\hbox{$\scriptstyle\sim$}}{x}}\vphantom{x}}, \mathord{\smash[b]{\underset{\raise.3ex\hbox{$\scriptstyle\sim$}}{x}}\vphantom{x}}) = x_1^2 \ge 0$</w:t>
        </w:r>
      </w:ins>
      <w:ins w:id="14432" w:author="PR Preview" w:date="2026-01-01T00:00:00Z">
        <w:r>
          <w:t xml:space="preserve">.</w:t>
        </w:r>
      </w:ins>
      <w:ins w:id="14433" w:author="PR Preview" w:date="2026-01-01T00:00:00Z">
        <w:r>
          <w:t xml:space="preserve"> </w:t>
        </w:r>
      </w:ins>
      <w:ins w:id="14434" w:author="PR Preview" w:date="2026-01-01T00:00:00Z">
        <w:r>
          <w:t xml:space="preserve">It fails definiteness:</w:t>
        </w:r>
      </w:ins>
      <w:ins w:id="14435" w:author="PR Preview" w:date="2026-01-01T00:00:00Z">
        <w:r>
          <w:t xml:space="preserve"> </w:t>
        </w:r>
      </w:ins>
      <w:ins w:id="14436" w:author="PR Preview" w:date="2026-01-01T00:00:00Z">
        <w:r>
          <w:t xml:space="preserve">for</w:t>
        </w:r>
      </w:ins>
      <w:ins w:id="14437" w:author="PR Preview" w:date="2026-01-01T00:00:00Z">
        <w:r>
          <w:t xml:space="preserve"> </w:t>
        </w:r>
      </w:ins>
      <w:ins w:id="14438" w:author="PR Preview" w:date="2026-01-01T00:00:00Z">
        <w:r>
          <w:t xml:space="preserve">$\mathord{\smash[b]{\underset{\raise.3ex\hbox{$\scriptstyle\sim$}}{x}}\vphantom{x}}= (0, 1)$</w:t>
        </w:r>
      </w:ins>
      <w:ins w:id="14439" w:author="PR Preview" w:date="2026-01-01T00:00:00Z">
        <w:r>
          <w:t xml:space="preserve">,</w:t>
        </w:r>
      </w:ins>
    </w:p>
    <w:p>
      <w:pPr>
        <w:pStyle w:val="BodyText"/>
      </w:pPr>
      <w:ins w:id="14440" w:author="PR Preview" w:date="2026-01-01T00:00:00Z">
        <w:r>
          <w:t xml:space="preserve">$$
    \begin{aligned}
    g(\mathord{\smash[b]{\underset{\raise.3ex\hbox{$\scriptstyle\sim$}}{x}}\vphantom{x}}, \mathord{\smash[b]{\underset{\raise.3ex\hbox{$\scriptstyle\sim$}}{x}}\vphantom{x}}) &amp;= 0 \cdot 0 \\
    &amp;= 0
    \end{aligned}
    $$</w:t>
        </w:r>
      </w:ins>
    </w:p>
    <w:p>
      <w:pPr>
        <w:numPr>
          <w:ilvl w:val="0"/>
          <w:numId w:val="1000"/>
        </w:numPr>
      </w:pPr>
      <w:ins w:id="14441" w:author="PR Preview" w:date="2026-01-01T00:00:00Z">
        <w:r>
          <w:t xml:space="preserve">although</w:t>
        </w:r>
      </w:ins>
      <w:ins w:id="14442" w:author="PR Preview" w:date="2026-01-01T00:00:00Z">
        <w:r>
          <w:t xml:space="preserve"> </w:t>
        </w:r>
      </w:ins>
      <w:ins w:id="14443" w:author="PR Preview" w:date="2026-01-01T00:00:00Z">
        <w:r>
          <w:t xml:space="preserve">$\mathord{\smash[b]{\underset{\raise.3ex\hbox{$\scriptstyle\sim$}}{x}}\vphantom{x}}\neq \mathord{\smash[b]{\underset{\raise.3ex\hbox{$\scriptstyle\sim$}}{0}}\vphantom{0}}_{2 \times 1}$</w:t>
        </w:r>
      </w:ins>
      <w:ins w:id="14444" w:author="PR Preview" w:date="2026-01-01T00:00:00Z">
        <w:r>
          <w:t xml:space="preserve">.</w:t>
        </w:r>
      </w:ins>
    </w:p>
    <w:p>
      <w:pPr>
        <w:numPr>
          <w:ilvl w:val="0"/>
          <w:numId w:val="1051"/>
        </w:numPr>
      </w:pPr>
      <w:ins w:id="14445" w:author="PR Preview" w:date="2026-01-01T00:00:00Z">
        <w:r>
          <w:t xml:space="preserve">$h(\mathord{\smash[b]{\underset{\raise.3ex\hbox{$\scriptstyle\sim$}}{x}}\vphantom{x}}, \mathord{\smash[b]{\underset{\raise.3ex\hbox{$\scriptstyle\sim$}}{y}}\vphantom{y}}) \stackrel{\text{def}}{=}\mathopen{}\left|x_1 y_1\right|\mathclose{} + \mathopen{}\left|x_2 y_2\right|\mathclose{}$</w:t>
        </w:r>
      </w:ins>
      <w:ins w:id="14446" w:author="PR Preview" w:date="2026-01-01T00:00:00Z">
        <w:r>
          <w:t xml:space="preserve">,</w:t>
        </w:r>
      </w:ins>
      <w:ins w:id="14447" w:author="PR Preview" w:date="2026-01-01T00:00:00Z">
        <w:r>
          <w:t xml:space="preserve"> </w:t>
        </w:r>
      </w:ins>
      <w:ins w:id="14448" w:author="PR Preview" w:date="2026-01-01T00:00:00Z">
        <w:r>
          <w:t xml:space="preserve">where</w:t>
        </w:r>
      </w:ins>
      <w:ins w:id="14449" w:author="PR Preview" w:date="2026-01-01T00:00:00Z">
        <w:r>
          <w:t xml:space="preserve"> </w:t>
        </w:r>
      </w:ins>
      <m:oMath>
        <m:r>
          <m:t>​</m:t>
        </m:r>
        <m:d>
          <m:dPr>
            <m:begChr m:val="|"/>
            <m:sepChr m:val=""/>
            <m:endChr m:val="|"/>
            <m:grow/>
          </m:dPr>
          <m:e>
            <m:r>
              <m:rPr>
                <m:sty m:val="p"/>
              </m:rPr>
              <m:t>⋅</m:t>
            </m:r>
          </m:e>
        </m:d>
        <m:r>
          <m:t>​</m:t>
        </m:r>
      </m:oMath>
      <w:ins w:id="14450" w:author="PR Preview" w:date="2026-01-01T00:00:00Z">
        <w:r>
          <w:t xml:space="preserve"> </w:t>
        </w:r>
      </w:ins>
      <w:ins w:id="14451" w:author="PR Preview" w:date="2026-01-01T00:00:00Z">
        <w:r>
          <w:t xml:space="preserve">is the</w:t>
        </w:r>
      </w:ins>
      <w:ins w:id="14452" w:author="PR Preview" w:date="2026-01-01T00:00:00Z">
        <w:r>
          <w:t xml:space="preserve"> </w:t>
        </w:r>
      </w:ins>
      <w:hyperlink r:id="rId347">
        <w:ins w:id="14453" w:author="PR Preview" w:date="2026-01-01T00:00:00Z">
          <w:r>
            <w:rPr>
              <w:rStyle w:val="Hyperlink"/>
            </w:rPr>
            <w:t xml:space="preserve">absolute value</w:t>
          </w:r>
        </w:ins>
      </w:hyperlink>
      <w:ins w:id="14454" w:author="PR Preview" w:date="2026-01-01T00:00:00Z">
        <w:r>
          <w:t xml:space="preserve">, is symmetric, because</w:t>
        </w:r>
      </w:ins>
      <w:ins w:id="14455" w:author="PR Preview" w:date="2026-01-01T00:00:00Z">
        <w:r>
          <w:t xml:space="preserve"> </w:t>
        </w:r>
      </w:ins>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ins w:id="14456" w:author="PR Preview" w:date="2026-01-01T00:00:00Z">
        <w:r>
          <w:t xml:space="preserve">,</w:t>
        </w:r>
      </w:ins>
      <w:ins w:id="14457" w:author="PR Preview" w:date="2026-01-01T00:00:00Z">
        <w:r>
          <w:t xml:space="preserve"> </w:t>
        </w:r>
      </w:ins>
      <w:ins w:id="14458" w:author="PR Preview" w:date="2026-01-01T00:00:00Z">
        <w:r>
          <w:t xml:space="preserve">and has positivity and definiteness, because</w:t>
        </w:r>
      </w:ins>
      <w:ins w:id="14459" w:author="PR Preview" w:date="2026-01-01T00:00:00Z">
        <w:r>
          <w:t xml:space="preserve"> </w:t>
        </w:r>
      </w:ins>
      <w:ins w:id="14460" w:author="PR Preview" w:date="2026-01-01T00:00:00Z">
        <w:r>
          <w:t xml:space="preserve">$h(\mathord{\smash[b]{\underset{\raise.3ex\hbox{$\scriptstyle\sim$}}{x}}\vphantom{x}}, \mathord{\smash[b]{\underset{\raise.3ex\hbox{$\scriptstyle\sim$}}{x}}\vphantom{x}}) = x_1^2 + x_2^2$</w:t>
        </w:r>
      </w:ins>
      <w:ins w:id="14461" w:author="PR Preview" w:date="2026-01-01T00:00:00Z">
        <w:r>
          <w:t xml:space="preserve"> </w:t>
        </w:r>
      </w:ins>
      <w:ins w:id="14462" w:author="PR Preview" w:date="2026-01-01T00:00:00Z">
        <w:r>
          <w:t xml:space="preserve">is a sum of squares.</w:t>
        </w:r>
      </w:ins>
      <w:ins w:id="14463" w:author="PR Preview" w:date="2026-01-01T00:00:00Z">
        <w:r>
          <w:t xml:space="preserve"> </w:t>
        </w:r>
      </w:ins>
      <w:ins w:id="14464" w:author="PR Preview" w:date="2026-01-01T00:00:00Z">
        <w:r>
          <w:t xml:space="preserve">It is not linear in the first slot:</w:t>
        </w:r>
      </w:ins>
      <w:ins w:id="14465" w:author="PR Preview" w:date="2026-01-01T00:00:00Z">
        <w:r>
          <w:t xml:space="preserve"> </w:t>
        </w:r>
      </w:ins>
      <w:ins w:id="14466" w:author="PR Preview" w:date="2026-01-01T00:00:00Z">
        <w:r>
          <w:t xml:space="preserve">take</w:t>
        </w:r>
      </w:ins>
    </w:p>
    <w:p>
      <w:pPr>
        <w:pStyle w:val="BodyText"/>
      </w:pPr>
      <w:ins w:id="14467" w:author="PR Preview" w:date="2026-01-01T00:00:00Z">
        <w:r>
          <w:t xml:space="preserve">$$
    \begin{aligned}
    \mathord{\smash[b]{\underset{\raise.3ex\hbox{$\scriptstyle\sim$}}{x}}\vphantom{x}}&amp;= \mathord{\smash[b]{\underset{\raise.3ex\hbox{$\scriptstyle\sim$}}{y}}\vphantom{y}}\\
    &amp;= (1, 0),
    \end{aligned}
    $$</w:t>
        </w:r>
      </w:ins>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limLow>
                <m:e>
                  <m:r>
                    <m:t>x</m:t>
                  </m:r>
                </m:e>
                <m:lim>
                  <m:r>
                    <m:rPr>
                      <m:sty m:val="p"/>
                    </m:rPr>
                    <m:t>∼</m:t>
                  </m:r>
                </m:lim>
              </m:limLow>
              <m:r>
                <m:rPr>
                  <m:sty m:val="p"/>
                </m:rPr>
                <m:t>,</m:t>
              </m:r>
              <m:limLow>
                <m:e>
                  <m:r>
                    <m:t>y</m:t>
                  </m:r>
                </m:e>
                <m:lim>
                  <m:r>
                    <m:rPr>
                      <m:sty m:val="p"/>
                    </m:rPr>
                    <m:t>∼</m:t>
                  </m:r>
                </m:lim>
              </m:limLow>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pStyle w:val="BodyText"/>
      </w:pPr>
      <w:ins w:id="14468" w:author="PR Preview" w:date="2026-01-01T00:00:00Z">
        <w:r>
          <w:t xml:space="preserve">$$
    \begin{aligned}
    h(a\,\mathord{\smash[b]{\underset{\raise.3ex\hbox{$\scriptstyle\sim$}}{x}}\vphantom{x}}, \mathord{\smash[b]{\underset{\raise.3ex\hbox{$\scriptstyle\sim$}}{y}}\vphantom{y}}) &amp;= \mathopen{}\left|(-1) \cdot 1\right|\mathclose{} + \mathopen{}\left|0 \cdot 0\right|\mathclose{} \\
    &amp;= 1,
    \end{aligned}
    $$</w:t>
        </w:r>
      </w:ins>
    </w:p>
    <w:p>
      <w:pPr>
        <w:numPr>
          <w:ilvl w:val="0"/>
          <w:numId w:val="1000"/>
        </w:numPr>
      </w:pPr>
      <w:r>
        <w:t xml:space="preserve">while</w:t>
      </w:r>
    </w:p>
    <w:p>
      <w:pPr>
        <w:pStyle w:val="BodyText"/>
      </w:pPr>
      <m:oMathPara>
        <m:oMathParaPr>
          <m:jc m:val="center"/>
        </m:oMathParaPr>
        <m:oMath>
          <m:eqArr>
            <m:e>
              <m:r>
                <m:t>a</m:t>
              </m:r>
              <m:r>
                <m:t> </m:t>
              </m:r>
              <m:r>
                <m:t>h</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p>
      <w:pPr>
        <w:pStyle w:val="FirstParagraph"/>
      </w:pPr>
      <w:del w:id="14469" w:author="PR Preview" w:date="2026-01-01T00:00:00Z">
        <w:r>
          <w:rPr>
            <w:b/>
            <w:bCs/>
          </w:rPr>
          <w:delText xml:space="preserve">Definition 70 (Orthogonality in an inner product space)</w:delText>
        </w:r>
      </w:del>
      <w:del w:id="14470" w:author="PR Preview" w:date="2026-01-01T00:00:00Z">
        <w:r>
          <w:delText xml:space="preserve"> </w:delText>
        </w:r>
      </w:del>
      <w:del w:id="14471" w:author="PR Preview" w:date="2026-01-01T00:00:00Z">
        <w:r>
          <w:delText xml:space="preserve">In an inner product space (</w:delText>
        </w:r>
      </w:del>
      <w:hyperlink w:anchor="def-inner-product-space">
        <w:del w:id="14472" w:author="PR Preview" w:date="2026-01-01T00:00:00Z">
          <w:r>
            <w:rPr>
              <w:rStyle w:val="Hyperlink"/>
            </w:rPr>
            <w:delText xml:space="preserve">Definition 69</w:delText>
          </w:r>
        </w:del>
      </w:hyperlink>
      <w:del w:id="14473" w:author="PR Preview" w:date="2026-01-01T00:00:00Z">
        <w:r>
          <w:delText xml:space="preserve">)</w:delText>
        </w:r>
      </w:del>
      <w:del w:id="14474" w:author="PR Preview" w:date="2026-01-01T00:00:00Z">
        <w:r>
          <w:delText xml:space="preserve"> </w:delText>
        </w:r>
      </w:del>
      <w:del w:id="14475" w:author="PR Preview" w:date="2026-01-01T00:00:00Z">
        <w:r>
          <w:delText xml:space="preserve">with inner product</w:delText>
        </w:r>
      </w:del>
      <w:del w:id="14476" w:author="PR Preview" w:date="2026-01-01T00:00:00Z">
        <w:r>
          <w:delText xml:space="preserve"> </w:delText>
        </w:r>
      </w:del>
      <m:oMath>
        <m:r>
          <m:t>​</m:t>
        </m:r>
        <m:d>
          <m:dPr>
            <m:begChr m:val="⟨"/>
            <m:sepChr m:val=""/>
            <m:endChr m:val="⟩"/>
            <m:grow/>
          </m:dPr>
          <m:e>
            <m:r>
              <m:rPr>
                <m:sty m:val="p"/>
              </m:rPr>
              <m:t>⋅</m:t>
            </m:r>
            <m:r>
              <m:rPr>
                <m:sty m:val="p"/>
              </m:rPr>
              <m:t>,</m:t>
            </m:r>
            <m:r>
              <m:rPr>
                <m:sty m:val="p"/>
              </m:rPr>
              <m:t>⋅</m:t>
            </m:r>
          </m:e>
        </m:d>
        <m:r>
          <m:t>​</m:t>
        </m:r>
      </m:oMath>
      <w:del w:id="14477" w:author="PR Preview" w:date="2026-01-01T00:00:00Z">
        <w:r>
          <w:delText xml:space="preserve">,</w:delText>
        </w:r>
      </w:del>
      <w:del w:id="14478" w:author="PR Preview" w:date="2026-01-01T00:00:00Z">
        <w:r>
          <w:delText xml:space="preserve"> </w:delText>
        </w:r>
      </w:del>
      <w:del w:id="14479" w:author="PR Preview" w:date="2026-01-01T00:00:00Z">
        <w:r>
          <w:delText xml:space="preserve">two vectors</w:delText>
        </w:r>
      </w:del>
      <w:del w:id="14480" w:author="PR Preview" w:date="2026-01-01T00:00:00Z">
        <w:r>
          <w:delText xml:space="preserve"> </w:delText>
        </w:r>
      </w:del>
      <m:oMath>
        <m:limLow>
          <m:e>
            <m:r>
              <m:t>x</m:t>
            </m:r>
          </m:e>
          <m:lim>
            <m:r>
              <m:rPr>
                <m:sty m:val="p"/>
              </m:rPr>
              <m:t>∼</m:t>
            </m:r>
          </m:lim>
        </m:limLow>
      </m:oMath>
      <w:del w:id="14481" w:author="PR Preview" w:date="2026-01-01T00:00:00Z">
        <w:r>
          <w:delText xml:space="preserve"> </w:delText>
        </w:r>
      </w:del>
      <w:del w:id="14482" w:author="PR Preview" w:date="2026-01-01T00:00:00Z">
        <w:r>
          <w:delText xml:space="preserve">and</w:delText>
        </w:r>
      </w:del>
      <w:del w:id="14483" w:author="PR Preview" w:date="2026-01-01T00:00:00Z">
        <w:r>
          <w:delText xml:space="preserve"> </w:delText>
        </w:r>
      </w:del>
      <m:oMath>
        <m:limLow>
          <m:e>
            <m:r>
              <m:t>y</m:t>
            </m:r>
          </m:e>
          <m:lim>
            <m:r>
              <m:rPr>
                <m:sty m:val="p"/>
              </m:rPr>
              <m:t>∼</m:t>
            </m:r>
          </m:lim>
        </m:limLow>
      </m:oMath>
      <w:del w:id="14484" w:author="PR Preview" w:date="2026-01-01T00:00:00Z">
        <w:r>
          <w:delText xml:space="preserve"> </w:delText>
        </w:r>
      </w:del>
      <w:del w:id="14485" w:author="PR Preview" w:date="2026-01-01T00:00:00Z">
        <w:r>
          <w:delText xml:space="preserve">are</w:delText>
        </w:r>
      </w:del>
      <w:del w:id="14486" w:author="PR Preview" w:date="2026-01-01T00:00:00Z">
        <w:r>
          <w:delText xml:space="preserve"> </w:delText>
        </w:r>
      </w:del>
      <w:del w:id="14487" w:author="PR Preview" w:date="2026-01-01T00:00:00Z">
        <w:r>
          <w:rPr>
            <w:b/>
            <w:bCs/>
          </w:rPr>
          <w:delText xml:space="preserve">orthogonal with respect to</w:delText>
        </w:r>
      </w:del>
      <w:del w:id="14488" w:author="PR Preview" w:date="2026-01-01T00:00:00Z">
        <w:r>
          <w:delText xml:space="preserve"> </w:delText>
        </w:r>
      </w:del>
      <m:oMath>
        <m:r>
          <m:t>​</m:t>
        </m:r>
        <m:d>
          <m:dPr>
            <m:begChr m:val="⟨"/>
            <m:sepChr m:val=""/>
            <m:endChr m:val="⟩"/>
            <m:grow/>
          </m:dPr>
          <m:e>
            <m:r>
              <m:rPr>
                <m:sty m:val="p"/>
              </m:rPr>
              <m:t>⋅</m:t>
            </m:r>
            <m:r>
              <m:rPr>
                <m:sty m:val="p"/>
              </m:rPr>
              <m:t>,</m:t>
            </m:r>
            <m:r>
              <m:rPr>
                <m:sty m:val="p"/>
              </m:rPr>
              <m:t>⋅</m:t>
            </m:r>
          </m:e>
        </m:d>
        <m:r>
          <m:t>​</m:t>
        </m:r>
      </m:oMath>
      <w:del w:id="14489" w:author="PR Preview" w:date="2026-01-01T00:00:00Z">
        <w:r>
          <w:delText xml:space="preserve">,</w:delText>
        </w:r>
      </w:del>
      <w:del w:id="14490" w:author="PR Preview" w:date="2026-01-01T00:00:00Z">
        <w:r>
          <w:delText xml:space="preserve"> </w:delText>
        </w:r>
      </w:del>
      <w:del w:id="14491" w:author="PR Preview" w:date="2026-01-01T00:00:00Z">
        <w:r>
          <w:delText xml:space="preserve">written</w:delText>
        </w:r>
      </w:del>
      <w:del w:id="14492" w:author="PR Preview" w:date="2026-01-01T00:00:00Z">
        <w:r>
          <w:delText xml:space="preserve"> </w:delText>
        </w:r>
      </w:del>
      <m:oMath>
        <m:limLow>
          <m:e>
            <m:r>
              <m:t>x</m:t>
            </m:r>
          </m:e>
          <m:lim>
            <m:r>
              <m:rPr>
                <m:sty m:val="p"/>
              </m:rPr>
              <m:t>∼</m:t>
            </m:r>
          </m:lim>
        </m:limLow>
        <m:r>
          <m:rPr>
            <m:sty m:val="p"/>
          </m:rPr>
          <m:t>⟂</m:t>
        </m:r>
        <m:limLow>
          <m:e>
            <m:r>
              <m:t>y</m:t>
            </m:r>
          </m:e>
          <m:lim>
            <m:r>
              <m:rPr>
                <m:sty m:val="p"/>
              </m:rPr>
              <m:t>∼</m:t>
            </m:r>
          </m:lim>
        </m:limLow>
      </m:oMath>
      <w:del w:id="14493" w:author="PR Preview" w:date="2026-01-01T00:00:00Z">
        <w:r>
          <w:delText xml:space="preserve">, if</w:delText>
        </w:r>
      </w:del>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0</m:t>
          </m:r>
        </m:oMath>
      </m:oMathPara>
    </w:p>
    <w:p>
      <w:pPr>
        <w:pStyle w:val="BodyText"/>
      </w:pPr>
      <w:ins w:id="14494" w:author="PR Preview" w:date="2026-01-01T00:00:00Z">
        <w:r>
          <w:t xml:space="preserve">$$
    \begin{aligned}
    a\,h(\mathord{\smash[b]{\underset{\raise.3ex\hbox{$\scriptstyle\sim$}}{x}}\vphantom{x}}, \mathord{\smash[b]{\underset{\raise.3ex\hbox{$\scriptstyle\sim$}}{y}}\vphantom{y}}) &amp;= (-1) \cdot(\mathopen{}\left|1 \cdot 1\right|\mathclose{} + \mathopen{}\left|0 \cdot 0\right|\mathclose{}) \\
    &amp;= -1.
    \end{aligned}
    $$</w:t>
        </w:r>
      </w:ins>
    </w:p>
    <w:bookmarkEnd w:id="348"/>
    <w:bookmarkStart w:id="349" w:name="def-orthogonal-inner-product"/>
    <w:p>
      <w:pPr>
        <w:pStyle w:val="FirstParagraph"/>
      </w:pPr>
      <w:ins w:id="14495" w:author="PR Preview" w:date="2026-01-01T00:00:00Z">
        <w:r>
          <w:rPr>
            <w:b/>
            <w:bCs/>
          </w:rPr>
          <w:t xml:space="preserve">Definition 70 (Orthogonality in an inner product space)</w:t>
        </w:r>
      </w:ins>
      <w:ins w:id="14496" w:author="PR Preview" w:date="2026-01-01T00:00:00Z">
        <w:r>
          <w:t xml:space="preserve"> </w:t>
        </w:r>
      </w:ins>
      <w:ins w:id="14497" w:author="PR Preview" w:date="2026-01-01T00:00:00Z">
        <w:r>
          <w:t xml:space="preserve">In an inner product space (</w:t>
        </w:r>
      </w:ins>
      <w:hyperlink w:anchor="def-inner-product-space">
        <w:ins w:id="14498" w:author="PR Preview" w:date="2026-01-01T00:00:00Z">
          <w:r>
            <w:rPr>
              <w:rStyle w:val="Hyperlink"/>
            </w:rPr>
            <w:t xml:space="preserve">Definition 69</w:t>
          </w:r>
        </w:ins>
      </w:hyperlink>
      <w:ins w:id="14499" w:author="PR Preview" w:date="2026-01-01T00:00:00Z">
        <w:r>
          <w:t xml:space="preserve">)</w:t>
        </w:r>
      </w:ins>
      <w:ins w:id="14500" w:author="PR Preview" w:date="2026-01-01T00:00:00Z">
        <w:r>
          <w:t xml:space="preserve"> </w:t>
        </w:r>
      </w:ins>
      <w:ins w:id="14501" w:author="PR Preview" w:date="2026-01-01T00:00:00Z">
        <w:r>
          <w:t xml:space="preserve">with inner product</w:t>
        </w:r>
      </w:ins>
      <w:ins w:id="14502" w:author="PR Preview" w:date="2026-01-01T00:00:00Z">
        <w:r>
          <w:t xml:space="preserve"> </w:t>
        </w:r>
      </w:ins>
      <m:oMath>
        <m:r>
          <m:t>​</m:t>
        </m:r>
        <m:d>
          <m:dPr>
            <m:begChr m:val="⟨"/>
            <m:sepChr m:val=""/>
            <m:endChr m:val="⟩"/>
            <m:grow/>
          </m:dPr>
          <m:e>
            <m:r>
              <m:rPr>
                <m:sty m:val="p"/>
              </m:rPr>
              <m:t>⋅</m:t>
            </m:r>
            <m:r>
              <m:rPr>
                <m:sty m:val="p"/>
              </m:rPr>
              <m:t>,</m:t>
            </m:r>
            <m:r>
              <m:rPr>
                <m:sty m:val="p"/>
              </m:rPr>
              <m:t>⋅</m:t>
            </m:r>
          </m:e>
        </m:d>
        <m:r>
          <m:t>​</m:t>
        </m:r>
      </m:oMath>
      <w:ins w:id="14503" w:author="PR Preview" w:date="2026-01-01T00:00:00Z">
        <w:r>
          <w:t xml:space="preserve">,</w:t>
        </w:r>
      </w:ins>
      <w:ins w:id="14504" w:author="PR Preview" w:date="2026-01-01T00:00:00Z">
        <w:r>
          <w:t xml:space="preserve"> </w:t>
        </w:r>
      </w:ins>
      <w:ins w:id="14505" w:author="PR Preview" w:date="2026-01-01T00:00:00Z">
        <w:r>
          <w:t xml:space="preserve">two vectors</w:t>
        </w:r>
      </w:ins>
      <w:ins w:id="14506" w:author="PR Preview" w:date="2026-01-01T00:00:00Z">
        <w:r>
          <w:t xml:space="preserve"> </w:t>
        </w:r>
      </w:ins>
      <w:ins w:id="14507" w:author="PR Preview" w:date="2026-01-01T00:00:00Z">
        <w:r>
          <w:t xml:space="preserve">$\mathord{\smash[b]{\underset{\raise.3ex\hbox{$\scriptstyle\sim$}}{x}}\vphantom{x}}$</w:t>
        </w:r>
      </w:ins>
      <w:ins w:id="14508" w:author="PR Preview" w:date="2026-01-01T00:00:00Z">
        <w:r>
          <w:t xml:space="preserve"> </w:t>
        </w:r>
      </w:ins>
      <w:ins w:id="14509" w:author="PR Preview" w:date="2026-01-01T00:00:00Z">
        <w:r>
          <w:t xml:space="preserve">and</w:t>
        </w:r>
      </w:ins>
      <w:ins w:id="14510" w:author="PR Preview" w:date="2026-01-01T00:00:00Z">
        <w:r>
          <w:t xml:space="preserve"> </w:t>
        </w:r>
      </w:ins>
      <w:ins w:id="14511" w:author="PR Preview" w:date="2026-01-01T00:00:00Z">
        <w:r>
          <w:t xml:space="preserve">$\mathord{\smash[b]{\underset{\raise.3ex\hbox{$\scriptstyle\sim$}}{y}}\vphantom{y}}$</w:t>
        </w:r>
      </w:ins>
      <w:ins w:id="14512" w:author="PR Preview" w:date="2026-01-01T00:00:00Z">
        <w:r>
          <w:t xml:space="preserve"> </w:t>
        </w:r>
      </w:ins>
      <w:ins w:id="14513" w:author="PR Preview" w:date="2026-01-01T00:00:00Z">
        <w:r>
          <w:t xml:space="preserve">are</w:t>
        </w:r>
      </w:ins>
      <w:ins w:id="14514" w:author="PR Preview" w:date="2026-01-01T00:00:00Z">
        <w:r>
          <w:t xml:space="preserve"> </w:t>
        </w:r>
      </w:ins>
      <w:ins w:id="14515" w:author="PR Preview" w:date="2026-01-01T00:00:00Z">
        <w:r>
          <w:rPr>
            <w:b/>
            <w:bCs/>
          </w:rPr>
          <w:t xml:space="preserve">orthogonal with respect to</w:t>
        </w:r>
      </w:ins>
      <w:ins w:id="14516" w:author="PR Preview" w:date="2026-01-01T00:00:00Z">
        <w:r>
          <w:t xml:space="preserve"> </w:t>
        </w:r>
      </w:ins>
      <m:oMath>
        <m:r>
          <m:t>​</m:t>
        </m:r>
        <m:d>
          <m:dPr>
            <m:begChr m:val="⟨"/>
            <m:sepChr m:val=""/>
            <m:endChr m:val="⟩"/>
            <m:grow/>
          </m:dPr>
          <m:e>
            <m:r>
              <m:rPr>
                <m:sty m:val="p"/>
              </m:rPr>
              <m:t>⋅</m:t>
            </m:r>
            <m:r>
              <m:rPr>
                <m:sty m:val="p"/>
              </m:rPr>
              <m:t>,</m:t>
            </m:r>
            <m:r>
              <m:rPr>
                <m:sty m:val="p"/>
              </m:rPr>
              <m:t>⋅</m:t>
            </m:r>
          </m:e>
        </m:d>
        <m:r>
          <m:t>​</m:t>
        </m:r>
      </m:oMath>
      <w:ins w:id="14517" w:author="PR Preview" w:date="2026-01-01T00:00:00Z">
        <w:r>
          <w:t xml:space="preserve">,</w:t>
        </w:r>
      </w:ins>
      <w:ins w:id="14518" w:author="PR Preview" w:date="2026-01-01T00:00:00Z">
        <w:r>
          <w:t xml:space="preserve"> </w:t>
        </w:r>
      </w:ins>
      <w:ins w:id="14519" w:author="PR Preview" w:date="2026-01-01T00:00:00Z">
        <w:r>
          <w:t xml:space="preserve">written</w:t>
        </w:r>
      </w:ins>
      <w:ins w:id="14520" w:author="PR Preview" w:date="2026-01-01T00:00:00Z">
        <w:r>
          <w:t xml:space="preserve"> </w:t>
        </w:r>
      </w:ins>
      <w:ins w:id="14521" w:author="PR Preview" w:date="2026-01-01T00:00:00Z">
        <w:r>
          <w:t xml:space="preserve">$\mathord{\smash[b]{\underset{\raise.3ex\hbox{$\scriptstyle\sim$}}{x}}\vphantom{x}}\perp \mathord{\smash[b]{\underset{\raise.3ex\hbox{$\scriptstyle\sim$}}{y}}\vphantom{y}}$</w:t>
        </w:r>
      </w:ins>
      <w:ins w:id="14522" w:author="PR Preview" w:date="2026-01-01T00:00:00Z">
        <w:r>
          <w:t xml:space="preserve">, if</w:t>
        </w:r>
      </w:ins>
    </w:p>
    <w:p>
      <w:pPr>
        <w:pStyle w:val="BodyText"/>
      </w:pPr>
      <w:ins w:id="14523" w:author="PR Preview" w:date="2026-01-01T00:00:00Z">
        <w:r>
          <w:t xml:space="preserve">$$\mathopen{}\left\langle \mathord{\smash[b]{\underset{\raise.3ex\hbox{$\scriptstyle\sim$}}{x}}\vphantom{x}}, \mathord{\smash[b]{\underset{\raise.3ex\hbox{$\scriptstyle\sim$}}{y}}\vphantom{y}}\right\rangle\mathclose{} = 0$$</w:t>
        </w:r>
      </w:ins>
    </w:p>
    <w:p>
      <w:pPr>
        <w:pStyle w:val="FirstParagraph"/>
      </w:pPr>
      <w:r>
        <w:t xml:space="preserve">(Banerjee and Roy 2014, Definition 7.3, p. 181)</w:t>
      </w:r>
      <w:r>
        <w:t xml:space="preserve">.</w:t>
      </w:r>
    </w:p>
    <w:bookmarkEnd w:id="349"/>
    <w:bookmarkStart w:id="350" w:name="exm-orthogonal-inner-product"/>
    <w:p>
      <w:pPr>
        <w:pStyle w:val="BodyText"/>
      </w:pPr>
      <w:del w:id="14524" w:author="PR Preview" w:date="2026-01-01T00:00:00Z">
        <w:r>
          <w:rPr>
            <w:b/>
            <w:bCs/>
          </w:rPr>
          <w:delText xml:space="preserve">Example 101 (Orthogonality depends on the inner product)</w:delText>
        </w:r>
      </w:del>
      <w:del w:id="14525" w:author="PR Preview" w:date="2026-01-01T00:00:00Z">
        <w:r>
          <w:delText xml:space="preserve"> </w:delText>
        </w:r>
      </w:del>
      <w:del w:id="14526" w:author="PR Preview" w:date="2026-01-01T00:00:00Z">
        <w:r>
          <w:delText xml:space="preserve">Take the weighted inner product of</w:delText>
        </w:r>
      </w:del>
      <w:del w:id="14527" w:author="PR Preview" w:date="2026-01-01T00:00:00Z">
        <w:r>
          <w:delText xml:space="preserve"> </w:delText>
        </w:r>
      </w:del>
      <w:hyperlink w:anchor="exm-weighted-inner-product">
        <w:del w:id="14528" w:author="PR Preview" w:date="2026-01-01T00:00:00Z">
          <w:r>
            <w:rPr>
              <w:rStyle w:val="Hyperlink"/>
            </w:rPr>
            <w:delText xml:space="preserve">Example 99</w:delText>
          </w:r>
        </w:del>
      </w:hyperlink>
      <w:del w:id="14529" w:author="PR Preview" w:date="2026-01-01T00:00:00Z">
        <w:r>
          <w:delText xml:space="preserve"> </w:delText>
        </w:r>
      </w:del>
      <w:del w:id="14530" w:author="PR Preview" w:date="2026-01-01T00:00:00Z">
        <w:r>
          <w:delText xml:space="preserve">with</w:delText>
        </w:r>
      </w:del>
      <w:del w:id="14531" w:author="PR Preview" w:date="2026-01-01T00:00:00Z">
        <w:r>
          <w:delText xml:space="preserve"> </w:delText>
        </w:r>
      </w:del>
      <m:oMath>
        <m:limLow>
          <m:e>
            <m:r>
              <m:t>c</m:t>
            </m:r>
          </m:e>
          <m:lim>
            <m:r>
              <m:rPr>
                <m:sty m:val="p"/>
              </m:rPr>
              <m:t>∼</m:t>
            </m:r>
          </m:lim>
        </m:limLow>
        <m:r>
          <m:rPr>
            <m:sty m:val="p"/>
          </m:rPr>
          <m:t>=</m:t>
        </m:r>
        <m:r>
          <m:rPr>
            <m:sty m:val="p"/>
          </m:rPr>
          <m:t>(</m:t>
        </m:r>
        <m:r>
          <m:t>2</m:t>
        </m:r>
        <m:r>
          <m:rPr>
            <m:sty m:val="p"/>
          </m:rPr>
          <m:t>,</m:t>
        </m:r>
        <m:r>
          <m:t>1</m:t>
        </m:r>
        <m:r>
          <m:rPr>
            <m:sty m:val="p"/>
          </m:rPr>
          <m:t>)</m:t>
        </m:r>
      </m:oMath>
      <w:del w:id="14532" w:author="PR Preview" w:date="2026-01-01T00:00:00Z">
        <w:r>
          <w:delText xml:space="preserve">,</w:delText>
        </w:r>
      </w:del>
      <w:del w:id="14533" w:author="PR Preview" w:date="2026-01-01T00:00:00Z">
        <w:r>
          <w:delText xml:space="preserve"> </w:delText>
        </w:r>
      </w:del>
      <w:del w:id="14534" w:author="PR Preview" w:date="2026-01-01T00:00:00Z">
        <w:r>
          <w:delText xml:space="preserve">and let</w:delText>
        </w:r>
      </w:del>
      <w:del w:id="14535"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t>2</m:t>
        </m:r>
        <m:r>
          <m:rPr>
            <m:sty m:val="p"/>
          </m:rPr>
          <m:t>)</m:t>
        </m:r>
      </m:oMath>
      <w:del w:id="14536" w:author="PR Preview" w:date="2026-01-01T00:00:00Z">
        <w:r>
          <w:delText xml:space="preserve"> </w:delText>
        </w:r>
      </w:del>
      <w:del w:id="14537" w:author="PR Preview" w:date="2026-01-01T00:00:00Z">
        <w:r>
          <w:delText xml:space="preserve">and</w:delText>
        </w:r>
      </w:del>
      <w:del w:id="14538" w:author="PR Preview" w:date="2026-01-01T00:00:00Z">
        <w:r>
          <w:delText xml:space="preserve"> </w:delText>
        </w:r>
      </w:del>
      <m:oMath>
        <m:limLow>
          <m:e>
            <m:r>
              <m:t>y</m:t>
            </m:r>
          </m:e>
          <m:lim>
            <m:r>
              <m:rPr>
                <m:sty m:val="p"/>
              </m:rPr>
              <m:t>∼</m:t>
            </m:r>
          </m:lim>
        </m:limLow>
        <m:r>
          <m:rPr>
            <m:sty m:val="p"/>
          </m:rPr>
          <m:t>=</m:t>
        </m:r>
        <m:r>
          <m:rPr>
            <m:sty m:val="p"/>
          </m:rPr>
          <m:t>(</m:t>
        </m:r>
        <m:r>
          <m:t>1</m:t>
        </m:r>
        <m:r>
          <m:rPr>
            <m:sty m:val="p"/>
          </m:rPr>
          <m:t>,</m:t>
        </m:r>
        <m:r>
          <m:rPr>
            <m:sty m:val="p"/>
          </m:rPr>
          <m:t>−</m:t>
        </m:r>
        <m:r>
          <m:t>1</m:t>
        </m:r>
        <m:r>
          <m:rPr>
            <m:sty m:val="p"/>
          </m:rPr>
          <m:t>)</m:t>
        </m:r>
      </m:oMath>
      <w:del w:id="14539" w:author="PR Preview" w:date="2026-01-01T00:00:00Z">
        <w:r>
          <w:delText xml:space="preserve">.</w:delText>
        </w:r>
      </w:del>
      <w:del w:id="14540" w:author="PR Preview" w:date="2026-01-01T00:00:00Z">
        <w:r>
          <w:delText xml:space="preserve"> </w:delText>
        </w:r>
      </w:del>
      <w:del w:id="14541" w:author="PR Preview" w:date="2026-01-01T00:00:00Z">
        <w:r>
          <w:delText xml:space="preserve">Then</w:delText>
        </w:r>
      </w:del>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del w:id="14542" w:author="PR Preview" w:date="2026-01-01T00:00:00Z">
        <w:r>
          <w:delText xml:space="preserve">so</w:delText>
        </w:r>
      </w:del>
      <w:del w:id="14543" w:author="PR Preview" w:date="2026-01-01T00:00:00Z">
        <w:r>
          <w:delText xml:space="preserve"> </w:delText>
        </w:r>
      </w:del>
      <m:oMath>
        <m:limLow>
          <m:e>
            <m:r>
              <m:t>x</m:t>
            </m:r>
          </m:e>
          <m:lim>
            <m:r>
              <m:rPr>
                <m:sty m:val="p"/>
              </m:rPr>
              <m:t>∼</m:t>
            </m:r>
          </m:lim>
        </m:limLow>
      </m:oMath>
      <w:del w:id="14544" w:author="PR Preview" w:date="2026-01-01T00:00:00Z">
        <w:r>
          <w:delText xml:space="preserve"> </w:delText>
        </w:r>
      </w:del>
      <w:del w:id="14545" w:author="PR Preview" w:date="2026-01-01T00:00:00Z">
        <w:r>
          <w:delText xml:space="preserve">and</w:delText>
        </w:r>
      </w:del>
      <w:del w:id="14546" w:author="PR Preview" w:date="2026-01-01T00:00:00Z">
        <w:r>
          <w:delText xml:space="preserve"> </w:delText>
        </w:r>
      </w:del>
      <m:oMath>
        <m:limLow>
          <m:e>
            <m:r>
              <m:t>y</m:t>
            </m:r>
          </m:e>
          <m:lim>
            <m:r>
              <m:rPr>
                <m:sty m:val="p"/>
              </m:rPr>
              <m:t>∼</m:t>
            </m:r>
          </m:lim>
        </m:limLow>
      </m:oMath>
      <w:del w:id="14547" w:author="PR Preview" w:date="2026-01-01T00:00:00Z">
        <w:r>
          <w:delText xml:space="preserve"> </w:delText>
        </w:r>
      </w:del>
      <w:del w:id="14548" w:author="PR Preview" w:date="2026-01-01T00:00:00Z">
        <w:r>
          <w:delText xml:space="preserve">are orthogonal with respect to</w:delText>
        </w:r>
      </w:del>
      <w:del w:id="14549" w:author="PR Preview" w:date="2026-01-01T00:00:00Z">
        <w:r>
          <w:delText xml:space="preserve"> </w:delText>
        </w:r>
      </w:del>
      <m:oMath>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oMath>
      <w:del w:id="14550" w:author="PR Preview" w:date="2026-01-01T00:00:00Z">
        <w:r>
          <w:delText xml:space="preserve">.</w:delText>
        </w:r>
      </w:del>
      <w:del w:id="14551" w:author="PR Preview" w:date="2026-01-01T00:00:00Z">
        <w:r>
          <w:delText xml:space="preserve"> </w:delText>
        </w:r>
      </w:del>
      <w:del w:id="14552" w:author="PR Preview" w:date="2026-01-01T00:00:00Z">
        <w:r>
          <w:delText xml:space="preserve">They are not orthogonal with respect to the dot product,</w:delText>
        </w:r>
      </w:del>
      <w:del w:id="14553" w:author="PR Preview" w:date="2026-01-01T00:00:00Z">
        <w:r>
          <w:delText xml:space="preserve"> </w:delText>
        </w:r>
      </w:del>
      <w:del w:id="14554" w:author="PR Preview" w:date="2026-01-01T00:00:00Z">
        <w:r>
          <w:delText xml:space="preserve">since</w:delText>
        </w:r>
      </w:del>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p>
      <w:pPr>
        <w:pStyle w:val="BodyText"/>
      </w:pPr>
      <w:ins w:id="14555" w:author="PR Preview" w:date="2026-01-01T00:00:00Z">
        <w:r>
          <w:rPr>
            <w:b/>
            <w:bCs/>
          </w:rPr>
          <w:t xml:space="preserve">Example 101 (Orthogonality depends on the inner product)</w:t>
        </w:r>
      </w:ins>
      <w:ins w:id="14556" w:author="PR Preview" w:date="2026-01-01T00:00:00Z">
        <w:r>
          <w:t xml:space="preserve"> </w:t>
        </w:r>
      </w:ins>
      <w:ins w:id="14557" w:author="PR Preview" w:date="2026-01-01T00:00:00Z">
        <w:r>
          <w:t xml:space="preserve">Take the weighted inner product of</w:t>
        </w:r>
      </w:ins>
      <w:ins w:id="14558" w:author="PR Preview" w:date="2026-01-01T00:00:00Z">
        <w:r>
          <w:t xml:space="preserve"> </w:t>
        </w:r>
      </w:ins>
      <w:hyperlink w:anchor="exm-weighted-inner-product">
        <w:ins w:id="14559" w:author="PR Preview" w:date="2026-01-01T00:00:00Z">
          <w:r>
            <w:rPr>
              <w:rStyle w:val="Hyperlink"/>
            </w:rPr>
            <w:t xml:space="preserve">Example 99</w:t>
          </w:r>
        </w:ins>
      </w:hyperlink>
      <w:ins w:id="14560" w:author="PR Preview" w:date="2026-01-01T00:00:00Z">
        <w:r>
          <w:t xml:space="preserve"> </w:t>
        </w:r>
      </w:ins>
      <w:ins w:id="14561" w:author="PR Preview" w:date="2026-01-01T00:00:00Z">
        <w:r>
          <w:t xml:space="preserve">with</w:t>
        </w:r>
      </w:ins>
      <w:ins w:id="14562" w:author="PR Preview" w:date="2026-01-01T00:00:00Z">
        <w:r>
          <w:t xml:space="preserve"> </w:t>
        </w:r>
      </w:ins>
      <w:ins w:id="14563" w:author="PR Preview" w:date="2026-01-01T00:00:00Z">
        <w:r>
          <w:t xml:space="preserve">$\mathord{\smash[b]{\underset{\raise.3ex\hbox{$\scriptstyle\sim$}}{c}}\vphantom{c}} = (2, 1)$</w:t>
        </w:r>
      </w:ins>
      <w:ins w:id="14564" w:author="PR Preview" w:date="2026-01-01T00:00:00Z">
        <w:r>
          <w:t xml:space="preserve">,</w:t>
        </w:r>
      </w:ins>
      <w:ins w:id="14565" w:author="PR Preview" w:date="2026-01-01T00:00:00Z">
        <w:r>
          <w:t xml:space="preserve"> </w:t>
        </w:r>
      </w:ins>
      <w:ins w:id="14566" w:author="PR Preview" w:date="2026-01-01T00:00:00Z">
        <w:r>
          <w:t xml:space="preserve">and let</w:t>
        </w:r>
      </w:ins>
      <w:ins w:id="14567" w:author="PR Preview" w:date="2026-01-01T00:00:00Z">
        <w:r>
          <w:t xml:space="preserve"> </w:t>
        </w:r>
      </w:ins>
      <w:ins w:id="14568" w:author="PR Preview" w:date="2026-01-01T00:00:00Z">
        <w:r>
          <w:t xml:space="preserve">$\mathord{\smash[b]{\underset{\raise.3ex\hbox{$\scriptstyle\sim$}}{x}}\vphantom{x}}= (1, 2)$</w:t>
        </w:r>
      </w:ins>
      <w:ins w:id="14569" w:author="PR Preview" w:date="2026-01-01T00:00:00Z">
        <w:r>
          <w:t xml:space="preserve"> </w:t>
        </w:r>
      </w:ins>
      <w:ins w:id="14570" w:author="PR Preview" w:date="2026-01-01T00:00:00Z">
        <w:r>
          <w:t xml:space="preserve">and</w:t>
        </w:r>
      </w:ins>
      <w:ins w:id="14571" w:author="PR Preview" w:date="2026-01-01T00:00:00Z">
        <w:r>
          <w:t xml:space="preserve"> </w:t>
        </w:r>
      </w:ins>
      <w:ins w:id="14572" w:author="PR Preview" w:date="2026-01-01T00:00:00Z">
        <w:r>
          <w:t xml:space="preserve">$\mathord{\smash[b]{\underset{\raise.3ex\hbox{$\scriptstyle\sim$}}{y}}\vphantom{y}}= (1, -1)$</w:t>
        </w:r>
      </w:ins>
      <w:ins w:id="14573" w:author="PR Preview" w:date="2026-01-01T00:00:00Z">
        <w:r>
          <w:t xml:space="preserve">.</w:t>
        </w:r>
      </w:ins>
      <w:ins w:id="14574" w:author="PR Preview" w:date="2026-01-01T00:00:00Z">
        <w:r>
          <w:t xml:space="preserve"> </w:t>
        </w:r>
      </w:ins>
      <w:ins w:id="14575" w:author="PR Preview" w:date="2026-01-01T00:00:00Z">
        <w:r>
          <w:t xml:space="preserve">Then</w:t>
        </w:r>
      </w:ins>
    </w:p>
    <w:p>
      <w:pPr>
        <w:pStyle w:val="BodyText"/>
      </w:pPr>
      <w:ins w:id="14576" w:author="PR Preview" w:date="2026-01-01T00:00:00Z">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ins>
    </w:p>
    <w:p>
      <w:pPr>
        <w:pStyle w:val="FirstParagraph"/>
      </w:pPr>
      <w:ins w:id="14577" w:author="PR Preview" w:date="2026-01-01T00:00:00Z">
        <w:r>
          <w:t xml:space="preserve">so</w:t>
        </w:r>
      </w:ins>
      <w:ins w:id="14578" w:author="PR Preview" w:date="2026-01-01T00:00:00Z">
        <w:r>
          <w:t xml:space="preserve"> </w:t>
        </w:r>
      </w:ins>
      <w:ins w:id="14579" w:author="PR Preview" w:date="2026-01-01T00:00:00Z">
        <w:r>
          <w:t xml:space="preserve">$\mathord{\smash[b]{\underset{\raise.3ex\hbox{$\scriptstyle\sim$}}{x}}\vphantom{x}}$</w:t>
        </w:r>
      </w:ins>
      <w:ins w:id="14580" w:author="PR Preview" w:date="2026-01-01T00:00:00Z">
        <w:r>
          <w:t xml:space="preserve"> </w:t>
        </w:r>
      </w:ins>
      <w:ins w:id="14581" w:author="PR Preview" w:date="2026-01-01T00:00:00Z">
        <w:r>
          <w:t xml:space="preserve">and</w:t>
        </w:r>
      </w:ins>
      <w:ins w:id="14582" w:author="PR Preview" w:date="2026-01-01T00:00:00Z">
        <w:r>
          <w:t xml:space="preserve"> </w:t>
        </w:r>
      </w:ins>
      <w:ins w:id="14583" w:author="PR Preview" w:date="2026-01-01T00:00:00Z">
        <w:r>
          <w:t xml:space="preserve">$\mathord{\smash[b]{\underset{\raise.3ex\hbox{$\scriptstyle\sim$}}{y}}\vphantom{y}}$</w:t>
        </w:r>
      </w:ins>
      <w:ins w:id="14584" w:author="PR Preview" w:date="2026-01-01T00:00:00Z">
        <w:r>
          <w:t xml:space="preserve"> </w:t>
        </w:r>
      </w:ins>
      <w:ins w:id="14585" w:author="PR Preview" w:date="2026-01-01T00:00:00Z">
        <w:r>
          <w:t xml:space="preserve">are orthogonal with respect to</w:t>
        </w:r>
      </w:ins>
      <w:ins w:id="14586" w:author="PR Preview" w:date="2026-01-01T00:00:00Z">
        <w:r>
          <w:t xml:space="preserve"> </w:t>
        </w:r>
      </w:ins>
      <w:ins w:id="14587" w:author="PR Preview" w:date="2026-01-01T00:00:00Z">
        <w:r>
          <w:t xml:space="preserve">$\mathopen{}\left\langle \cdot, \cdot\right\rangle\mathclose{}_{\mathord{\smash[b]{\underset{\raise.3ex\hbox{$\scriptstyle\sim$}}{c}}\vphantom{c}}}$</w:t>
        </w:r>
      </w:ins>
      <w:ins w:id="14588" w:author="PR Preview" w:date="2026-01-01T00:00:00Z">
        <w:r>
          <w:t xml:space="preserve">.</w:t>
        </w:r>
      </w:ins>
      <w:ins w:id="14589" w:author="PR Preview" w:date="2026-01-01T00:00:00Z">
        <w:r>
          <w:t xml:space="preserve"> </w:t>
        </w:r>
      </w:ins>
      <w:ins w:id="14590" w:author="PR Preview" w:date="2026-01-01T00:00:00Z">
        <w:r>
          <w:t xml:space="preserve">They are not orthogonal with respect to the dot product,</w:t>
        </w:r>
      </w:ins>
      <w:ins w:id="14591" w:author="PR Preview" w:date="2026-01-01T00:00:00Z">
        <w:r>
          <w:t xml:space="preserve"> </w:t>
        </w:r>
      </w:ins>
      <w:ins w:id="14592" w:author="PR Preview" w:date="2026-01-01T00:00:00Z">
        <w:r>
          <w:t xml:space="preserve">since</w:t>
        </w:r>
      </w:ins>
    </w:p>
    <w:p>
      <w:pPr>
        <w:pStyle w:val="BodyText"/>
      </w:pPr>
      <w:ins w:id="14593" w:author="PR Preview" w:date="2026-01-01T00:00:00Z">
        <w:r>
          <w:t xml:space="preserve">$$
    \begin{aligned}
    \mathord{\smash[b]{\underset{\raise.3ex\hbox{$\scriptstyle\sim$}}{x}}\vphantom{x}}\cdot \mathord{\smash[b]{\underset{\raise.3ex\hbox{$\scriptstyle\sim$}}{y}}\vphantom{y}}&amp;= 1 \cdot 1 + 2 \cdot(-1) \\
    &amp;= -1 \\
    &amp;\ne 0.
    \end{aligned}
    $$</w:t>
        </w:r>
      </w:ins>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del w:id="14594" w:author="PR Preview" w:date="2026-01-01T00:00:00Z">
        <w:r>
          <w:rPr>
            <w:b/>
            <w:bCs/>
          </w:rPr>
          <w:delText xml:space="preserve">Theorem 56 (Basic properties of the Euclidean norm)</w:delText>
        </w:r>
      </w:del>
      <w:del w:id="14595" w:author="PR Preview" w:date="2026-01-01T00:00:00Z">
        <w:r>
          <w:delText xml:space="preserve"> </w:delText>
        </w:r>
      </w:del>
      <w:del w:id="14596" w:author="PR Preview" w:date="2026-01-01T00:00:00Z">
        <w:r>
          <w:delText xml:space="preserve">For any</w:delText>
        </w:r>
      </w:del>
      <w:del w:id="14597" w:author="PR Preview" w:date="2026-01-01T00:00:00Z">
        <w:r>
          <w:delText xml:space="preserve"> </w:delText>
        </w:r>
      </w:del>
      <m:oMath>
        <m:limLow>
          <m:e>
            <m:r>
              <m:t>x</m:t>
            </m:r>
          </m:e>
          <m:lim>
            <m:r>
              <m:rPr>
                <m:sty m:val="p"/>
              </m:rPr>
              <m:t>∼</m:t>
            </m:r>
          </m:lim>
        </m:limLow>
        <m:r>
          <m:rPr>
            <m:sty m:val="p"/>
          </m:rPr>
          <m:t>∈</m:t>
        </m:r>
        <m:sSup>
          <m:e>
            <m:r>
              <m:rPr>
                <m:scr m:val="double-struck"/>
                <m:sty m:val="p"/>
              </m:rPr>
              <m:t>R</m:t>
            </m:r>
          </m:e>
          <m:sup>
            <m:r>
              <m:t>p</m:t>
            </m:r>
          </m:sup>
        </m:sSup>
      </m:oMath>
      <w:del w:id="14598" w:author="PR Preview" w:date="2026-01-01T00:00:00Z">
        <w:r>
          <w:delText xml:space="preserve"> </w:delText>
        </w:r>
      </w:del>
      <w:del w:id="14599" w:author="PR Preview" w:date="2026-01-01T00:00:00Z">
        <w:r>
          <w:delText xml:space="preserve">and any number</w:delText>
        </w:r>
      </w:del>
      <w:del w:id="14600" w:author="PR Preview" w:date="2026-01-01T00:00:00Z">
        <w:r>
          <w:delText xml:space="preserve"> </w:delText>
        </w:r>
      </w:del>
      <m:oMath>
        <m:r>
          <m:t>c</m:t>
        </m:r>
      </m:oMath>
      <w:del w:id="14601" w:author="PR Preview" w:date="2026-01-01T00:00:00Z">
        <w:r>
          <w:delText xml:space="preserve">:</w:delText>
        </w:r>
      </w:del>
    </w:p>
    <w:p>
      <w:pPr>
        <w:pStyle w:val="Compact"/>
        <w:numPr>
          <w:ilvl w:val="0"/>
          <w:numId w:val="1052"/>
        </w:numPr>
      </w:pPr>
      <m:oMath>
        <m:r>
          <m:t>​</m:t>
        </m:r>
        <m:d>
          <m:dPr>
            <m:begChr m:val="∥"/>
            <m:sepChr m:val=""/>
            <m:endChr m:val="∥"/>
            <m:grow/>
          </m:dPr>
          <m:e>
            <m:limLow>
              <m:e>
                <m:r>
                  <m:t>x</m:t>
                </m:r>
              </m:e>
              <m:lim>
                <m:r>
                  <m:rPr>
                    <m:sty m:val="p"/>
                  </m:rPr>
                  <m:t>∼</m:t>
                </m:r>
              </m:lim>
            </m:limLow>
          </m:e>
        </m:d>
        <m:r>
          <m:t>​</m:t>
        </m:r>
        <m:r>
          <m:rPr>
            <m:sty m:val="p"/>
          </m:rPr>
          <m:t>≥</m:t>
        </m:r>
        <m:r>
          <m:t>0</m:t>
        </m:r>
      </m:oMath>
      <w:del w:id="14602" w:author="PR Preview" w:date="2026-01-01T00:00:00Z">
        <w:r>
          <w:delText xml:space="preserve">, and</w:delText>
        </w:r>
      </w:del>
      <w:del w:id="14603" w:author="PR Preview" w:date="2026-01-01T00:00:00Z">
        <w:r>
          <w:delText xml:space="preserve"> </w:delText>
        </w:r>
      </w:del>
      <m:oMath>
        <m:r>
          <m:t>​</m:t>
        </m:r>
        <m:d>
          <m:dPr>
            <m:begChr m:val="∥"/>
            <m:sepChr m:val=""/>
            <m:endChr m:val="∥"/>
            <m:grow/>
          </m:dPr>
          <m:e>
            <m:limLow>
              <m:e>
                <m:r>
                  <m:t>x</m:t>
                </m:r>
              </m:e>
              <m:lim>
                <m:r>
                  <m:rPr>
                    <m:sty m:val="p"/>
                  </m:rPr>
                  <m:t>∼</m:t>
                </m:r>
              </m:lim>
            </m:limLow>
          </m:e>
        </m:d>
        <m:r>
          <m:t>​</m:t>
        </m:r>
        <m:r>
          <m:rPr>
            <m:sty m:val="p"/>
          </m:rPr>
          <m:t>=</m:t>
        </m:r>
        <m:r>
          <m:t>0</m:t>
        </m:r>
      </m:oMath>
      <w:del w:id="14604" w:author="PR Preview" w:date="2026-01-01T00:00:00Z">
        <w:r>
          <w:delText xml:space="preserve"> </w:delText>
        </w:r>
      </w:del>
      <w:del w:id="14605" w:author="PR Preview" w:date="2026-01-01T00:00:00Z">
        <w:r>
          <w:delText xml:space="preserve">if and only if</w:delText>
        </w:r>
      </w:del>
      <w:del w:id="14606"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14607" w:author="PR Preview" w:date="2026-01-01T00:00:00Z">
        <w:r>
          <w:delText xml:space="preserve">;</w:delText>
        </w:r>
      </w:del>
    </w:p>
    <w:p>
      <w:pPr>
        <w:pStyle w:val="Compact"/>
        <w:numPr>
          <w:ilvl w:val="0"/>
          <w:numId w:val="1052"/>
        </w:numPr>
      </w:pPr>
      <m:oMath>
        <m:r>
          <m:t>​</m:t>
        </m:r>
        <m:d>
          <m:dPr>
            <m:begChr m:val="∥"/>
            <m:sepChr m:val=""/>
            <m:endChr m:val="∥"/>
            <m:grow/>
          </m:dPr>
          <m:e>
            <m:r>
              <m:t>c</m:t>
            </m:r>
            <m:r>
              <m:t> </m:t>
            </m:r>
            <m:limLow>
              <m:e>
                <m:r>
                  <m:t>x</m:t>
                </m:r>
              </m:e>
              <m:lim>
                <m:r>
                  <m:rPr>
                    <m:sty m:val="p"/>
                  </m:rPr>
                  <m:t>∼</m:t>
                </m:r>
              </m:lim>
            </m:limLow>
          </m:e>
        </m:d>
        <m:r>
          <m:t>​</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oMath>
      <w:del w:id="14608" w:author="PR Preview" w:date="2026-01-01T00:00:00Z">
        <w:r>
          <w:delText xml:space="preserve">.</w:delText>
        </w:r>
      </w:del>
    </w:p>
    <w:p>
      <w:pPr>
        <w:pStyle w:val="FirstParagraph"/>
      </w:pPr>
      <w:del w:id="14609" w:author="PR Preview" w:date="2026-01-01T00:00:00Z">
        <w:r>
          <w:rPr>
            <w:i/>
            <w:iCs/>
          </w:rPr>
          <w:delText xml:space="preserve">Proof</w:delText>
        </w:r>
      </w:del>
      <w:del w:id="14610" w:author="PR Preview" w:date="2026-01-01T00:00:00Z">
        <w:r>
          <w:delText xml:space="preserve">. </w:delText>
        </w:r>
      </w:del>
      <w:del w:id="14611" w:author="PR Preview" w:date="2026-01-01T00:00:00Z">
        <w:r>
          <w:rPr>
            <w:b/>
            <w:bCs/>
          </w:rPr>
          <w:delText xml:space="preserve">Part 1.</w:delText>
        </w:r>
      </w:del>
      <w:del w:id="14612" w:author="PR Preview" w:date="2026-01-01T00:00:00Z">
        <w:r>
          <w:delText xml:space="preserve"> </w:delText>
        </w:r>
      </w:del>
      <m:oMath>
        <m:r>
          <m:t>​</m:t>
        </m:r>
        <m:d>
          <m:dPr>
            <m:begChr m:val="∥"/>
            <m:sepChr m:val=""/>
            <m:endChr m:val="∥"/>
            <m:grow/>
          </m:dPr>
          <m:e>
            <m:limLow>
              <m:e>
                <m:r>
                  <m:t>x</m:t>
                </m:r>
              </m:e>
              <m:lim>
                <m:r>
                  <m:rPr>
                    <m:sty m:val="p"/>
                  </m:rPr>
                  <m:t>∼</m:t>
                </m:r>
              </m:lim>
            </m:limLow>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del w:id="14613" w:author="PR Preview" w:date="2026-01-01T00:00:00Z">
        <w:r>
          <w:delText xml:space="preserve"> </w:delText>
        </w:r>
      </w:del>
      <w:del w:id="14614" w:author="PR Preview" w:date="2026-01-01T00:00:00Z">
        <w:r>
          <w:delText xml:space="preserve">(</w:delText>
        </w:r>
      </w:del>
      <w:hyperlink w:anchor="eq-l2-norm">
        <w:del w:id="14615" w:author="PR Preview" w:date="2026-01-01T00:00:00Z">
          <w:r>
            <w:rPr>
              <w:rStyle w:val="Hyperlink"/>
            </w:rPr>
            <w:delText xml:space="preserve">Equation 2</w:delText>
          </w:r>
        </w:del>
      </w:hyperlink>
      <w:del w:id="14616" w:author="PR Preview" w:date="2026-01-01T00:00:00Z">
        <w:r>
          <w:delText xml:space="preserve">)</w:delText>
        </w:r>
      </w:del>
      <w:del w:id="14617" w:author="PR Preview" w:date="2026-01-01T00:00:00Z">
        <w:r>
          <w:delText xml:space="preserve"> </w:delText>
        </w:r>
      </w:del>
      <w:del w:id="14618" w:author="PR Preview" w:date="2026-01-01T00:00:00Z">
        <w:r>
          <w:delText xml:space="preserve">is the square root of a sum of squares, so it is at least</w:delText>
        </w:r>
      </w:del>
      <w:del w:id="14619" w:author="PR Preview" w:date="2026-01-01T00:00:00Z">
        <w:r>
          <w:delText xml:space="preserve"> </w:delText>
        </w:r>
      </w:del>
      <m:oMath>
        <m:r>
          <m:t>0</m:t>
        </m:r>
      </m:oMath>
      <w:del w:id="14620" w:author="PR Preview" w:date="2026-01-01T00:00:00Z">
        <w:r>
          <w:delText xml:space="preserve">.</w:delText>
        </w:r>
      </w:del>
      <w:del w:id="14621" w:author="PR Preview" w:date="2026-01-01T00:00:00Z">
        <w:r>
          <w:delText xml:space="preserve"> </w:delText>
        </w:r>
      </w:del>
      <w:del w:id="14622" w:author="PR Preview" w:date="2026-01-01T00:00:00Z">
        <w:r>
          <w:delText xml:space="preserve">It is</w:delText>
        </w:r>
      </w:del>
      <w:del w:id="14623" w:author="PR Preview" w:date="2026-01-01T00:00:00Z">
        <w:r>
          <w:delText xml:space="preserve"> </w:delText>
        </w:r>
      </w:del>
      <m:oMath>
        <m:r>
          <m:t>0</m:t>
        </m:r>
      </m:oMath>
      <w:del w:id="14624" w:author="PR Preview" w:date="2026-01-01T00:00:00Z">
        <w:r>
          <w:delText xml:space="preserve"> </w:delText>
        </w:r>
      </w:del>
      <w:del w:id="14625" w:author="PR Preview" w:date="2026-01-01T00:00:00Z">
        <w:r>
          <w:delText xml:space="preserve">exactly when</w:delText>
        </w:r>
      </w:del>
      <w:del w:id="14626" w:author="PR Preview" w:date="2026-01-01T00:00:00Z">
        <w:r>
          <w:delText xml:space="preserve"> </w:delText>
        </w:r>
      </w:del>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del w:id="14627" w:author="PR Preview" w:date="2026-01-01T00:00:00Z">
        <w:r>
          <w:delText xml:space="preserve">,</w:delText>
        </w:r>
      </w:del>
      <w:del w:id="14628" w:author="PR Preview" w:date="2026-01-01T00:00:00Z">
        <w:r>
          <w:delText xml:space="preserve"> </w:delText>
        </w:r>
      </w:del>
      <w:del w:id="14629" w:author="PR Preview" w:date="2026-01-01T00:00:00Z">
        <w:r>
          <w:delText xml:space="preserve">and a sum of squares is</w:delText>
        </w:r>
      </w:del>
      <w:del w:id="14630" w:author="PR Preview" w:date="2026-01-01T00:00:00Z">
        <w:r>
          <w:delText xml:space="preserve"> </w:delText>
        </w:r>
      </w:del>
      <m:oMath>
        <m:r>
          <m:t>0</m:t>
        </m:r>
      </m:oMath>
      <w:del w:id="14631" w:author="PR Preview" w:date="2026-01-01T00:00:00Z">
        <w:r>
          <w:delText xml:space="preserve"> </w:delText>
        </w:r>
      </w:del>
      <w:del w:id="14632" w:author="PR Preview" w:date="2026-01-01T00:00:00Z">
        <w:r>
          <w:delText xml:space="preserve">exactly when every term is</w:delText>
        </w:r>
      </w:del>
      <w:del w:id="14633" w:author="PR Preview" w:date="2026-01-01T00:00:00Z">
        <w:r>
          <w:delText xml:space="preserve"> </w:delText>
        </w:r>
      </w:del>
      <m:oMath>
        <m:r>
          <m:t>0</m:t>
        </m:r>
      </m:oMath>
      <w:del w:id="14634" w:author="PR Preview" w:date="2026-01-01T00:00:00Z">
        <w:r>
          <w:delText xml:space="preserve">,</w:delText>
        </w:r>
      </w:del>
      <w:del w:id="14635" w:author="PR Preview" w:date="2026-01-01T00:00:00Z">
        <w:r>
          <w:delText xml:space="preserve"> </w:delText>
        </w:r>
      </w:del>
      <w:del w:id="14636" w:author="PR Preview" w:date="2026-01-01T00:00:00Z">
        <w:r>
          <w:delText xml:space="preserve">that is, when every</w:delText>
        </w:r>
      </w:del>
      <w:del w:id="14637" w:author="PR Preview" w:date="2026-01-01T00:00:00Z">
        <w:r>
          <w:delText xml:space="preserve"> </w:delText>
        </w:r>
      </w:del>
      <m:oMath>
        <m:sSub>
          <m:e>
            <m:r>
              <m:t>x</m:t>
            </m:r>
          </m:e>
          <m:sub>
            <m:r>
              <m:t>i</m:t>
            </m:r>
          </m:sub>
        </m:sSub>
        <m:r>
          <m:rPr>
            <m:sty m:val="p"/>
          </m:rPr>
          <m:t>=</m:t>
        </m:r>
        <m:r>
          <m:t>0</m:t>
        </m:r>
      </m:oMath>
      <w:del w:id="14638" w:author="PR Preview" w:date="2026-01-01T00:00:00Z">
        <w:r>
          <w:delText xml:space="preserve">:</w:delText>
        </w:r>
      </w:del>
      <w:del w:id="14639" w:author="PR Preview" w:date="2026-01-01T00:00:00Z">
        <w:r>
          <w:delText xml:space="preserve"> </w:delText>
        </w:r>
      </w:del>
      <w:del w:id="14640" w:author="PR Preview" w:date="2026-01-01T00:00:00Z">
        <w:r>
          <w:delText xml:space="preserve">if some</w:delText>
        </w:r>
      </w:del>
      <w:del w:id="14641" w:author="PR Preview" w:date="2026-01-01T00:00:00Z">
        <w:r>
          <w:delText xml:space="preserve"> </w:delText>
        </w:r>
      </w:del>
      <m:oMath>
        <m:sSub>
          <m:e>
            <m:r>
              <m:t>x</m:t>
            </m:r>
          </m:e>
          <m:sub>
            <m:r>
              <m:t>i</m:t>
            </m:r>
          </m:sub>
        </m:sSub>
        <m:r>
          <m:rPr>
            <m:sty m:val="p"/>
          </m:rPr>
          <m:t>≠</m:t>
        </m:r>
        <m:r>
          <m:t>0</m:t>
        </m:r>
      </m:oMath>
      <w:del w:id="14642" w:author="PR Preview" w:date="2026-01-01T00:00:00Z">
        <w:r>
          <w:delText xml:space="preserve">, its square is positive and the sum is positive,</w:delText>
        </w:r>
      </w:del>
      <w:del w:id="14643" w:author="PR Preview" w:date="2026-01-01T00:00:00Z">
        <w:r>
          <w:delText xml:space="preserve"> </w:delText>
        </w:r>
      </w:del>
      <w:del w:id="14644" w:author="PR Preview" w:date="2026-01-01T00:00:00Z">
        <w:r>
          <w:delText xml:space="preserve">and if every</w:delText>
        </w:r>
      </w:del>
      <w:del w:id="14645" w:author="PR Preview" w:date="2026-01-01T00:00:00Z">
        <w:r>
          <w:delText xml:space="preserve"> </w:delText>
        </w:r>
      </w:del>
      <m:oMath>
        <m:sSub>
          <m:e>
            <m:r>
              <m:t>x</m:t>
            </m:r>
          </m:e>
          <m:sub>
            <m:r>
              <m:t>i</m:t>
            </m:r>
          </m:sub>
        </m:sSub>
        <m:r>
          <m:rPr>
            <m:sty m:val="p"/>
          </m:rPr>
          <m:t>=</m:t>
        </m:r>
        <m:r>
          <m:t>0</m:t>
        </m:r>
      </m:oMath>
      <w:del w:id="14646" w:author="PR Preview" w:date="2026-01-01T00:00:00Z">
        <w:r>
          <w:delText xml:space="preserve">, the sum is</w:delText>
        </w:r>
      </w:del>
      <w:del w:id="14647" w:author="PR Preview" w:date="2026-01-01T00:00:00Z">
        <w:r>
          <w:delText xml:space="preserve"> </w:delText>
        </w:r>
      </w:del>
      <m:oMath>
        <m:r>
          <m:t>0</m:t>
        </m:r>
      </m:oMath>
      <w:del w:id="14648" w:author="PR Preview" w:date="2026-01-01T00:00:00Z">
        <w:r>
          <w:delText xml:space="preserve">.</w:delText>
        </w:r>
      </w:del>
    </w:p>
    <w:p>
      <w:pPr>
        <w:pStyle w:val="BodyText"/>
      </w:pPr>
      <w:ins w:id="14649" w:author="PR Preview" w:date="2026-01-01T00:00:00Z">
        <w:r>
          <w:rPr>
            <w:b/>
            <w:bCs/>
          </w:rPr>
          <w:t xml:space="preserve">Theorem 56 (Basic properties of the Euclidean norm)</w:t>
        </w:r>
      </w:ins>
      <w:ins w:id="14650" w:author="PR Preview" w:date="2026-01-01T00:00:00Z">
        <w:r>
          <w:t xml:space="preserve"> </w:t>
        </w:r>
      </w:ins>
      <w:ins w:id="14651" w:author="PR Preview" w:date="2026-01-01T00:00:00Z">
        <w:r>
          <w:t xml:space="preserve">For any</w:t>
        </w:r>
      </w:ins>
      <w:ins w:id="14652" w:author="PR Preview" w:date="2026-01-01T00:00:00Z">
        <w:r>
          <w:t xml:space="preserve"> </w:t>
        </w:r>
      </w:ins>
      <w:ins w:id="14653" w:author="PR Preview" w:date="2026-01-01T00:00:00Z">
        <w:r>
          <w:t xml:space="preserve">$\mathord{\smash[b]{\underset{\raise.3ex\hbox{$\scriptstyle\sim$}}{x}}\vphantom{x}} \in \mathbb{R}^p$</w:t>
        </w:r>
      </w:ins>
      <w:ins w:id="14654" w:author="PR Preview" w:date="2026-01-01T00:00:00Z">
        <w:r>
          <w:t xml:space="preserve"> </w:t>
        </w:r>
      </w:ins>
      <w:ins w:id="14655" w:author="PR Preview" w:date="2026-01-01T00:00:00Z">
        <w:r>
          <w:t xml:space="preserve">and any number</w:t>
        </w:r>
      </w:ins>
      <w:ins w:id="14656" w:author="PR Preview" w:date="2026-01-01T00:00:00Z">
        <w:r>
          <w:t xml:space="preserve"> </w:t>
        </w:r>
      </w:ins>
      <m:oMath>
        <m:r>
          <m:t>c</m:t>
        </m:r>
      </m:oMath>
      <w:ins w:id="14657" w:author="PR Preview" w:date="2026-01-01T00:00:00Z">
        <w:r>
          <w:t xml:space="preserve">:</w:t>
        </w:r>
      </w:ins>
    </w:p>
    <w:p>
      <w:pPr>
        <w:pStyle w:val="Compact"/>
        <w:numPr>
          <w:ilvl w:val="0"/>
          <w:numId w:val="1052"/>
        </w:numPr>
      </w:pPr>
      <w:ins w:id="14658" w:author="PR Preview" w:date="2026-01-01T00:00:00Z">
        <w:r>
          <w:t xml:space="preserve">$\mathopen{}\left\lVert\mathord{\smash[b]{\underset{\raise.3ex\hbox{$\scriptstyle\sim$}}{x}}\vphantom{x}}\right\rVert\mathclose{} \ge 0$</w:t>
        </w:r>
      </w:ins>
      <w:ins w:id="14659" w:author="PR Preview" w:date="2026-01-01T00:00:00Z">
        <w:r>
          <w:t xml:space="preserve">, and</w:t>
        </w:r>
      </w:ins>
      <w:ins w:id="14660" w:author="PR Preview" w:date="2026-01-01T00:00:00Z">
        <w:r>
          <w:t xml:space="preserve"> </w:t>
        </w:r>
      </w:ins>
      <w:ins w:id="14661" w:author="PR Preview" w:date="2026-01-01T00:00:00Z">
        <w:r>
          <w:t xml:space="preserve">$\mathopen{}\left\lVert\mathord{\smash[b]{\underset{\raise.3ex\hbox{$\scriptstyle\sim$}}{x}}\vphantom{x}}\right\rVert\mathclose{} = 0$</w:t>
        </w:r>
      </w:ins>
      <w:ins w:id="14662" w:author="PR Preview" w:date="2026-01-01T00:00:00Z">
        <w:r>
          <w:t xml:space="preserve"> </w:t>
        </w:r>
      </w:ins>
      <w:ins w:id="14663" w:author="PR Preview" w:date="2026-01-01T00:00:00Z">
        <w:r>
          <w:t xml:space="preserve">if and only if</w:t>
        </w:r>
      </w:ins>
      <w:ins w:id="14664" w:author="PR Preview" w:date="2026-01-01T00:00:00Z">
        <w:r>
          <w:t xml:space="preserve"> </w:t>
        </w:r>
      </w:ins>
      <w:ins w:id="14665" w:author="PR Preview" w:date="2026-01-01T00:00:00Z">
        <w:r>
          <w:t xml:space="preserve">$\mathord{\smash[b]{\underset{\raise.3ex\hbox{$\scriptstyle\sim$}}{x}}\vphantom{x}} = \mathord{\smash[b]{\underset{\raise.3ex\hbox{$\scriptstyle\sim$}}{0}}\vphantom{0}}$</w:t>
        </w:r>
      </w:ins>
      <w:ins w:id="14666" w:author="PR Preview" w:date="2026-01-01T00:00:00Z">
        <w:r>
          <w:t xml:space="preserve">;</w:t>
        </w:r>
      </w:ins>
    </w:p>
    <w:p>
      <w:pPr>
        <w:pStyle w:val="Compact"/>
        <w:numPr>
          <w:ilvl w:val="0"/>
          <w:numId w:val="1052"/>
        </w:numPr>
      </w:pPr>
      <w:ins w:id="14667" w:author="PR Preview" w:date="2026-01-01T00:00:00Z">
        <w:r>
          <w:t xml:space="preserve">$\mathopen{}\left\lVert c\,\mathord{\smash[b]{\underset{\raise.3ex\hbox{$\scriptstyle\sim$}}{x}}\vphantom{x}}\right\rVert\mathclose{} = \mathopen{}\left|c\right|\mathclose{}\,\mathopen{}\left\lVert\mathord{\smash[b]{\underset{\raise.3ex\hbox{$\scriptstyle\sim$}}{x}}\vphantom{x}}\right\rVert\mathclose{}$</w:t>
        </w:r>
      </w:ins>
      <w:ins w:id="14668" w:author="PR Preview" w:date="2026-01-01T00:00:00Z">
        <w:r>
          <w:t xml:space="preserve">.</w:t>
        </w:r>
      </w:ins>
    </w:p>
    <w:bookmarkEnd w:id="355"/>
    <w:p>
      <w:pPr>
        <w:pStyle w:val="FirstParagraph"/>
      </w:pPr>
      <w:ins w:id="14669" w:author="PR Preview" w:date="2026-01-01T00:00:00Z">
        <w:r>
          <w:rPr>
            <w:i/>
            <w:iCs/>
          </w:rPr>
          <w:t xml:space="preserve">Proof</w:t>
        </w:r>
      </w:ins>
      <w:ins w:id="14670" w:author="PR Preview" w:date="2026-01-01T00:00:00Z">
        <w:r>
          <w:t xml:space="preserve">. </w:t>
        </w:r>
      </w:ins>
      <w:ins w:id="14671" w:author="PR Preview" w:date="2026-01-01T00:00:00Z">
        <w:r>
          <w:rPr>
            <w:b/>
            <w:bCs/>
          </w:rPr>
          <w:t xml:space="preserve">Part 1.</w:t>
        </w:r>
      </w:ins>
      <w:ins w:id="14672" w:author="PR Preview" w:date="2026-01-01T00:00:00Z">
        <w:r>
          <w:t xml:space="preserve"> </w:t>
        </w:r>
      </w:ins>
      <w:ins w:id="14673" w:author="PR Preview" w:date="2026-01-01T00:00:00Z">
        <w:r>
          <w:t xml:space="preserve">$\mathopen{}\left\lVert\mathord{\smash[b]{\underset{\raise.3ex\hbox{$\scriptstyle\sim$}}{x}}\vphantom{x}}\right\rVert\mathclose{} = \sqrt{x_1^2 + \cdots + x_p^2}$</w:t>
        </w:r>
      </w:ins>
      <w:ins w:id="14674" w:author="PR Preview" w:date="2026-01-01T00:00:00Z">
        <w:r>
          <w:t xml:space="preserve"> </w:t>
        </w:r>
      </w:ins>
      <w:ins w:id="14675" w:author="PR Preview" w:date="2026-01-01T00:00:00Z">
        <w:r>
          <w:t xml:space="preserve">(</w:t>
        </w:r>
      </w:ins>
      <w:hyperlink w:anchor="eq-l2-norm">
        <w:ins w:id="14676" w:author="PR Preview" w:date="2026-01-01T00:00:00Z">
          <w:r>
            <w:rPr>
              <w:rStyle w:val="Hyperlink"/>
            </w:rPr>
            <w:t xml:space="preserve">Equation 2</w:t>
          </w:r>
        </w:ins>
      </w:hyperlink>
      <w:ins w:id="14677" w:author="PR Preview" w:date="2026-01-01T00:00:00Z">
        <w:r>
          <w:t xml:space="preserve">)</w:t>
        </w:r>
      </w:ins>
      <w:ins w:id="14678" w:author="PR Preview" w:date="2026-01-01T00:00:00Z">
        <w:r>
          <w:t xml:space="preserve"> </w:t>
        </w:r>
      </w:ins>
      <w:ins w:id="14679" w:author="PR Preview" w:date="2026-01-01T00:00:00Z">
        <w:r>
          <w:t xml:space="preserve">is the square root of a sum of squares, so it is at least</w:t>
        </w:r>
      </w:ins>
      <w:ins w:id="14680" w:author="PR Preview" w:date="2026-01-01T00:00:00Z">
        <w:r>
          <w:t xml:space="preserve"> </w:t>
        </w:r>
      </w:ins>
      <m:oMath>
        <m:r>
          <m:t>0</m:t>
        </m:r>
      </m:oMath>
      <w:ins w:id="14681" w:author="PR Preview" w:date="2026-01-01T00:00:00Z">
        <w:r>
          <w:t xml:space="preserve">.</w:t>
        </w:r>
      </w:ins>
      <w:ins w:id="14682" w:author="PR Preview" w:date="2026-01-01T00:00:00Z">
        <w:r>
          <w:t xml:space="preserve"> </w:t>
        </w:r>
      </w:ins>
      <w:ins w:id="14683" w:author="PR Preview" w:date="2026-01-01T00:00:00Z">
        <w:r>
          <w:t xml:space="preserve">It is</w:t>
        </w:r>
      </w:ins>
      <w:ins w:id="14684" w:author="PR Preview" w:date="2026-01-01T00:00:00Z">
        <w:r>
          <w:t xml:space="preserve"> </w:t>
        </w:r>
      </w:ins>
      <m:oMath>
        <m:r>
          <m:t>0</m:t>
        </m:r>
      </m:oMath>
      <w:ins w:id="14685" w:author="PR Preview" w:date="2026-01-01T00:00:00Z">
        <w:r>
          <w:t xml:space="preserve"> </w:t>
        </w:r>
      </w:ins>
      <w:ins w:id="14686" w:author="PR Preview" w:date="2026-01-01T00:00:00Z">
        <w:r>
          <w:t xml:space="preserve">exactly when</w:t>
        </w:r>
      </w:ins>
      <w:ins w:id="14687" w:author="PR Preview" w:date="2026-01-01T00:00:00Z">
        <w:r>
          <w:t xml:space="preserve"> </w:t>
        </w:r>
      </w:ins>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ins w:id="14688" w:author="PR Preview" w:date="2026-01-01T00:00:00Z">
        <w:r>
          <w:t xml:space="preserve">,</w:t>
        </w:r>
      </w:ins>
      <w:ins w:id="14689" w:author="PR Preview" w:date="2026-01-01T00:00:00Z">
        <w:r>
          <w:t xml:space="preserve"> </w:t>
        </w:r>
      </w:ins>
      <w:ins w:id="14690" w:author="PR Preview" w:date="2026-01-01T00:00:00Z">
        <w:r>
          <w:t xml:space="preserve">and a sum of squares is</w:t>
        </w:r>
      </w:ins>
      <w:ins w:id="14691" w:author="PR Preview" w:date="2026-01-01T00:00:00Z">
        <w:r>
          <w:t xml:space="preserve"> </w:t>
        </w:r>
      </w:ins>
      <m:oMath>
        <m:r>
          <m:t>0</m:t>
        </m:r>
      </m:oMath>
      <w:ins w:id="14692" w:author="PR Preview" w:date="2026-01-01T00:00:00Z">
        <w:r>
          <w:t xml:space="preserve"> </w:t>
        </w:r>
      </w:ins>
      <w:ins w:id="14693" w:author="PR Preview" w:date="2026-01-01T00:00:00Z">
        <w:r>
          <w:t xml:space="preserve">exactly when every term is</w:t>
        </w:r>
      </w:ins>
      <w:ins w:id="14694" w:author="PR Preview" w:date="2026-01-01T00:00:00Z">
        <w:r>
          <w:t xml:space="preserve"> </w:t>
        </w:r>
      </w:ins>
      <m:oMath>
        <m:r>
          <m:t>0</m:t>
        </m:r>
      </m:oMath>
      <w:ins w:id="14695" w:author="PR Preview" w:date="2026-01-01T00:00:00Z">
        <w:r>
          <w:t xml:space="preserve">,</w:t>
        </w:r>
      </w:ins>
      <w:ins w:id="14696" w:author="PR Preview" w:date="2026-01-01T00:00:00Z">
        <w:r>
          <w:t xml:space="preserve"> </w:t>
        </w:r>
      </w:ins>
      <w:ins w:id="14697" w:author="PR Preview" w:date="2026-01-01T00:00:00Z">
        <w:r>
          <w:t xml:space="preserve">that is, when every</w:t>
        </w:r>
      </w:ins>
      <w:ins w:id="14698" w:author="PR Preview" w:date="2026-01-01T00:00:00Z">
        <w:r>
          <w:t xml:space="preserve"> </w:t>
        </w:r>
      </w:ins>
      <m:oMath>
        <m:sSub>
          <m:e>
            <m:r>
              <m:t>x</m:t>
            </m:r>
          </m:e>
          <m:sub>
            <m:r>
              <m:t>i</m:t>
            </m:r>
          </m:sub>
        </m:sSub>
        <m:r>
          <m:rPr>
            <m:sty m:val="p"/>
          </m:rPr>
          <m:t>=</m:t>
        </m:r>
        <m:r>
          <m:t>0</m:t>
        </m:r>
      </m:oMath>
      <w:ins w:id="14699" w:author="PR Preview" w:date="2026-01-01T00:00:00Z">
        <w:r>
          <w:t xml:space="preserve">:</w:t>
        </w:r>
      </w:ins>
      <w:ins w:id="14700" w:author="PR Preview" w:date="2026-01-01T00:00:00Z">
        <w:r>
          <w:t xml:space="preserve"> </w:t>
        </w:r>
      </w:ins>
      <w:ins w:id="14701" w:author="PR Preview" w:date="2026-01-01T00:00:00Z">
        <w:r>
          <w:t xml:space="preserve">if some</w:t>
        </w:r>
      </w:ins>
      <w:ins w:id="14702" w:author="PR Preview" w:date="2026-01-01T00:00:00Z">
        <w:r>
          <w:t xml:space="preserve"> </w:t>
        </w:r>
      </w:ins>
      <m:oMath>
        <m:sSub>
          <m:e>
            <m:r>
              <m:t>x</m:t>
            </m:r>
          </m:e>
          <m:sub>
            <m:r>
              <m:t>i</m:t>
            </m:r>
          </m:sub>
        </m:sSub>
        <m:r>
          <m:rPr>
            <m:sty m:val="p"/>
          </m:rPr>
          <m:t>≠</m:t>
        </m:r>
        <m:r>
          <m:t>0</m:t>
        </m:r>
      </m:oMath>
      <w:ins w:id="14703" w:author="PR Preview" w:date="2026-01-01T00:00:00Z">
        <w:r>
          <w:t xml:space="preserve">, its square is positive and the sum is positive,</w:t>
        </w:r>
      </w:ins>
      <w:ins w:id="14704" w:author="PR Preview" w:date="2026-01-01T00:00:00Z">
        <w:r>
          <w:t xml:space="preserve"> </w:t>
        </w:r>
      </w:ins>
      <w:ins w:id="14705" w:author="PR Preview" w:date="2026-01-01T00:00:00Z">
        <w:r>
          <w:t xml:space="preserve">and if every</w:t>
        </w:r>
      </w:ins>
      <w:ins w:id="14706" w:author="PR Preview" w:date="2026-01-01T00:00:00Z">
        <w:r>
          <w:t xml:space="preserve"> </w:t>
        </w:r>
      </w:ins>
      <m:oMath>
        <m:sSub>
          <m:e>
            <m:r>
              <m:t>x</m:t>
            </m:r>
          </m:e>
          <m:sub>
            <m:r>
              <m:t>i</m:t>
            </m:r>
          </m:sub>
        </m:sSub>
        <m:r>
          <m:rPr>
            <m:sty m:val="p"/>
          </m:rPr>
          <m:t>=</m:t>
        </m:r>
        <m:r>
          <m:t>0</m:t>
        </m:r>
      </m:oMath>
      <w:ins w:id="14707" w:author="PR Preview" w:date="2026-01-01T00:00:00Z">
        <w:r>
          <w:t xml:space="preserve">, the sum is</w:t>
        </w:r>
      </w:ins>
      <w:ins w:id="14708" w:author="PR Preview" w:date="2026-01-01T00:00:00Z">
        <w:r>
          <w:t xml:space="preserve"> </w:t>
        </w:r>
      </w:ins>
      <m:oMath>
        <m:r>
          <m:t>0</m:t>
        </m:r>
      </m:oMath>
      <w:ins w:id="14709" w:author="PR Preview" w:date="2026-01-01T00:00:00Z">
        <w:r>
          <w:t xml:space="preserve">.</w:t>
        </w:r>
      </w:ins>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limLow>
                    <m:e>
                      <m:r>
                        <m:t>x</m:t>
                      </m:r>
                    </m:e>
                    <m:lim>
                      <m:r>
                        <m:rPr>
                          <m:sty m:val="p"/>
                        </m:rPr>
                        <m:t>∼</m:t>
                      </m:r>
                    </m:lim>
                  </m:limLow>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p>
      <w:pPr>
        <w:pStyle w:val="FirstParagraph"/>
      </w:pPr>
      <w:del w:id="14710" w:author="PR Preview" w:date="2026-01-01T00:00:00Z">
        <w:r>
          <w:rPr>
            <w:b/>
            <w:bCs/>
          </w:rPr>
          <w:delText xml:space="preserve">Example 102 (Scaling a vector scales its length)</w:delText>
        </w:r>
      </w:del>
      <w:del w:id="14711" w:author="PR Preview" w:date="2026-01-01T00:00:00Z">
        <w:r>
          <w:delText xml:space="preserve"> </w:delText>
        </w:r>
      </w:del>
      <w:del w:id="14712" w:author="PR Preview" w:date="2026-01-01T00:00:00Z">
        <w:r>
          <w:delText xml:space="preserve">For</w:delText>
        </w:r>
      </w:del>
      <w:del w:id="14713" w:author="PR Preview" w:date="2026-01-01T00:00:00Z">
        <w:r>
          <w:delText xml:space="preserve"> </w:delText>
        </w:r>
      </w:del>
      <m:oMath>
        <m:limLow>
          <m:e>
            <m:r>
              <m:t>x</m:t>
            </m:r>
          </m:e>
          <m:lim>
            <m:r>
              <m:rPr>
                <m:sty m:val="p"/>
              </m:rPr>
              <m:t>∼</m:t>
            </m:r>
          </m:lim>
        </m:limLow>
        <m:r>
          <m:rPr>
            <m:sty m:val="p"/>
          </m:rPr>
          <m:t>=</m:t>
        </m:r>
        <m:r>
          <m:rPr>
            <m:sty m:val="p"/>
          </m:rPr>
          <m:t>(</m:t>
        </m:r>
        <m:r>
          <m:t>3</m:t>
        </m:r>
        <m:r>
          <m:rPr>
            <m:sty m:val="p"/>
          </m:rPr>
          <m:t>,</m:t>
        </m:r>
        <m:r>
          <m:t>4</m:t>
        </m:r>
        <m:r>
          <m:rPr>
            <m:sty m:val="p"/>
          </m:rPr>
          <m:t>)</m:t>
        </m:r>
      </m:oMath>
      <w:del w:id="14714" w:author="PR Preview" w:date="2026-01-01T00:00:00Z">
        <w:r>
          <w:delText xml:space="preserve">,</w:delText>
        </w:r>
      </w:del>
      <w:del w:id="14715" w:author="PR Preview" w:date="2026-01-01T00:00:00Z">
        <w:r>
          <w:delText xml:space="preserve"> </w:delText>
        </w:r>
      </w:del>
      <m:oMath>
        <m:r>
          <m:t>​</m:t>
        </m:r>
        <m:d>
          <m:dPr>
            <m:begChr m:val="∥"/>
            <m:sepChr m:val=""/>
            <m:endChr m:val="∥"/>
            <m:grow/>
          </m:dPr>
          <m:e>
            <m:limLow>
              <m:e>
                <m:r>
                  <m:t>x</m:t>
                </m:r>
              </m:e>
              <m:lim>
                <m:r>
                  <m:rPr>
                    <m:sty m:val="p"/>
                  </m:rPr>
                  <m:t>∼</m:t>
                </m:r>
              </m:lim>
            </m:limLow>
          </m:e>
        </m:d>
        <m:r>
          <m:t>​</m:t>
        </m:r>
        <m:r>
          <m:rPr>
            <m:sty m:val="p"/>
          </m:rPr>
          <m:t>=</m:t>
        </m:r>
        <m:r>
          <m:t>5</m:t>
        </m:r>
      </m:oMath>
      <w:del w:id="14716" w:author="PR Preview" w:date="2026-01-01T00:00:00Z">
        <w:r>
          <w:delText xml:space="preserve"> </w:delText>
        </w:r>
      </w:del>
      <w:del w:id="14717" w:author="PR Preview" w:date="2026-01-01T00:00:00Z">
        <w:r>
          <w:delText xml:space="preserve">(</w:delText>
        </w:r>
      </w:del>
      <w:hyperlink w:anchor="exm-euclidean-norm">
        <w:del w:id="14718" w:author="PR Preview" w:date="2026-01-01T00:00:00Z">
          <w:r>
            <w:rPr>
              <w:rStyle w:val="Hyperlink"/>
            </w:rPr>
            <w:delText xml:space="preserve">Example 11</w:delText>
          </w:r>
        </w:del>
      </w:hyperlink>
      <w:del w:id="14719" w:author="PR Preview" w:date="2026-01-01T00:00:00Z">
        <w:r>
          <w:delText xml:space="preserve">).</w:delText>
        </w:r>
      </w:del>
      <w:del w:id="14720" w:author="PR Preview" w:date="2026-01-01T00:00:00Z">
        <w:r>
          <w:delText xml:space="preserve"> </w:delText>
        </w:r>
      </w:del>
      <w:del w:id="14721" w:author="PR Preview" w:date="2026-01-01T00:00:00Z">
        <w:r>
          <w:delText xml:space="preserve">Then</w:delText>
        </w:r>
      </w:del>
      <w:del w:id="14722" w:author="PR Preview" w:date="2026-01-01T00:00:00Z">
        <w:r>
          <w:delText xml:space="preserve"> </w:delText>
        </w:r>
      </w:del>
      <m:oMath>
        <m:r>
          <m:rPr>
            <m:sty m:val="p"/>
          </m:rPr>
          <m:t>−</m:t>
        </m:r>
        <m:r>
          <m:t>2</m:t>
        </m:r>
        <m:r>
          <m:t> </m:t>
        </m:r>
        <m:limLow>
          <m:e>
            <m:r>
              <m:t>x</m:t>
            </m:r>
          </m:e>
          <m:lim>
            <m:r>
              <m:rPr>
                <m:sty m:val="p"/>
              </m:rPr>
              <m:t>∼</m:t>
            </m:r>
          </m:lim>
        </m:limLow>
        <m:r>
          <m:rPr>
            <m:sty m:val="p"/>
          </m:rPr>
          <m:t>=</m:t>
        </m:r>
        <m:r>
          <m:rPr>
            <m:sty m:val="p"/>
          </m:rPr>
          <m:t>(</m:t>
        </m:r>
        <m:r>
          <m:rPr>
            <m:sty m:val="p"/>
          </m:rPr>
          <m:t>−</m:t>
        </m:r>
        <m:r>
          <m:t>6</m:t>
        </m:r>
        <m:r>
          <m:rPr>
            <m:sty m:val="p"/>
          </m:rPr>
          <m:t>,</m:t>
        </m:r>
        <m:r>
          <m:rPr>
            <m:sty m:val="p"/>
          </m:rPr>
          <m:t>−</m:t>
        </m:r>
        <m:r>
          <m:t>8</m:t>
        </m:r>
        <m:r>
          <m:rPr>
            <m:sty m:val="p"/>
          </m:rPr>
          <m:t>)</m:t>
        </m:r>
      </m:oMath>
      <w:del w:id="14723" w:author="PR Preview" w:date="2026-01-01T00:00:00Z">
        <w:r>
          <w:delText xml:space="preserve"> </w:delText>
        </w:r>
      </w:del>
      <w:del w:id="14724" w:author="PR Preview" w:date="2026-01-01T00:00:00Z">
        <w:r>
          <w:delText xml:space="preserve">has norm</w:delText>
        </w:r>
      </w:del>
    </w:p>
    <w:p>
      <w:pPr>
        <w:pStyle w:val="BodyText"/>
      </w:pPr>
      <w:ins w:id="14725" w:author="PR Preview" w:date="2026-01-01T00:00:00Z">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ins>
    </w:p>
    <w:bookmarkStart w:id="356" w:name="exm-norm-properties"/>
    <w:p>
      <w:pPr>
        <w:pStyle w:val="FirstParagraph"/>
      </w:pPr>
      <w:ins w:id="14726" w:author="PR Preview" w:date="2026-01-01T00:00:00Z">
        <w:r>
          <w:rPr>
            <w:b/>
            <w:bCs/>
          </w:rPr>
          <w:t xml:space="preserve">Example 102 (Scaling a vector scales its length)</w:t>
        </w:r>
      </w:ins>
      <w:ins w:id="14727" w:author="PR Preview" w:date="2026-01-01T00:00:00Z">
        <w:r>
          <w:t xml:space="preserve"> </w:t>
        </w:r>
      </w:ins>
      <w:ins w:id="14728" w:author="PR Preview" w:date="2026-01-01T00:00:00Z">
        <w:r>
          <w:t xml:space="preserve">For</w:t>
        </w:r>
      </w:ins>
      <w:ins w:id="14729" w:author="PR Preview" w:date="2026-01-01T00:00:00Z">
        <w:r>
          <w:t xml:space="preserve"> </w:t>
        </w:r>
      </w:ins>
      <w:ins w:id="14730" w:author="PR Preview" w:date="2026-01-01T00:00:00Z">
        <w:r>
          <w:t xml:space="preserve">$\mathord{\smash[b]{\underset{\raise.3ex\hbox{$\scriptstyle\sim$}}{x}}\vphantom{x}} = (3, 4)$</w:t>
        </w:r>
      </w:ins>
      <w:ins w:id="14731" w:author="PR Preview" w:date="2026-01-01T00:00:00Z">
        <w:r>
          <w:t xml:space="preserve">,</w:t>
        </w:r>
      </w:ins>
      <w:ins w:id="14732" w:author="PR Preview" w:date="2026-01-01T00:00:00Z">
        <w:r>
          <w:t xml:space="preserve"> </w:t>
        </w:r>
      </w:ins>
      <w:ins w:id="14733" w:author="PR Preview" w:date="2026-01-01T00:00:00Z">
        <w:r>
          <w:t xml:space="preserve">$\mathopen{}\left\lVert\mathord{\smash[b]{\underset{\raise.3ex\hbox{$\scriptstyle\sim$}}{x}}\vphantom{x}}\right\rVert\mathclose{} = 5$</w:t>
        </w:r>
      </w:ins>
      <w:ins w:id="14734" w:author="PR Preview" w:date="2026-01-01T00:00:00Z">
        <w:r>
          <w:t xml:space="preserve"> </w:t>
        </w:r>
      </w:ins>
      <w:ins w:id="14735" w:author="PR Preview" w:date="2026-01-01T00:00:00Z">
        <w:r>
          <w:t xml:space="preserve">(</w:t>
        </w:r>
      </w:ins>
      <w:hyperlink w:anchor="exm-euclidean-norm">
        <w:ins w:id="14736" w:author="PR Preview" w:date="2026-01-01T00:00:00Z">
          <w:r>
            <w:rPr>
              <w:rStyle w:val="Hyperlink"/>
            </w:rPr>
            <w:t xml:space="preserve">Example 11</w:t>
          </w:r>
        </w:ins>
      </w:hyperlink>
      <w:ins w:id="14737" w:author="PR Preview" w:date="2026-01-01T00:00:00Z">
        <w:r>
          <w:t xml:space="preserve">).</w:t>
        </w:r>
      </w:ins>
      <w:ins w:id="14738" w:author="PR Preview" w:date="2026-01-01T00:00:00Z">
        <w:r>
          <w:t xml:space="preserve"> </w:t>
        </w:r>
      </w:ins>
      <w:ins w:id="14739" w:author="PR Preview" w:date="2026-01-01T00:00:00Z">
        <w:r>
          <w:t xml:space="preserve">Then</w:t>
        </w:r>
      </w:ins>
      <w:ins w:id="14740" w:author="PR Preview" w:date="2026-01-01T00:00:00Z">
        <w:r>
          <w:t xml:space="preserve"> </w:t>
        </w:r>
      </w:ins>
      <w:ins w:id="14741" w:author="PR Preview" w:date="2026-01-01T00:00:00Z">
        <w:r>
          <w:t xml:space="preserve">$-2\,\mathord{\smash[b]{\underset{\raise.3ex\hbox{$\scriptstyle\sim$}}{x}}\vphantom{x}} = (-6, -8)$</w:t>
        </w:r>
      </w:ins>
      <w:ins w:id="14742" w:author="PR Preview" w:date="2026-01-01T00:00:00Z">
        <w:r>
          <w:t xml:space="preserve"> </w:t>
        </w:r>
      </w:ins>
      <w:ins w:id="14743" w:author="PR Preview" w:date="2026-01-01T00:00:00Z">
        <w:r>
          <w:t xml:space="preserve">has norm</w:t>
        </w:r>
      </w:ins>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limLow>
                    <m:e>
                      <m:r>
                        <m:t>x</m:t>
                      </m:r>
                    </m:e>
                    <m:lim>
                      <m:r>
                        <m:rPr>
                          <m:sty m:val="p"/>
                        </m:rPr>
                        <m:t>∼</m:t>
                      </m:r>
                    </m:lim>
                  </m:limLow>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del w:id="14744" w:author="PR Preview" w:date="2026-01-01T00:00:00Z">
        <w:r>
          <w:delText xml:space="preserve">and</w:delText>
        </w:r>
      </w:del>
      <w:del w:id="14745" w:author="PR Preview" w:date="2026-01-01T00:00:00Z">
        <w:r>
          <w:delText xml:space="preserve"> </w:delText>
        </w:r>
      </w:del>
      <m:oMath>
        <m:f>
          <m:fPr>
            <m:type m:val="lin"/>
          </m:fPr>
          <m:num>
            <m:r>
              <m:t>1</m:t>
            </m:r>
          </m:num>
          <m:den>
            <m:r>
              <m:t>5</m:t>
            </m:r>
          </m:den>
        </m:f>
        <m:r>
          <m:t> </m:t>
        </m:r>
        <m:limLow>
          <m:e>
            <m:r>
              <m:t>x</m:t>
            </m:r>
          </m:e>
          <m:lim>
            <m:r>
              <m:rPr>
                <m:sty m:val="p"/>
              </m:rPr>
              <m:t>∼</m:t>
            </m:r>
          </m:lim>
        </m:limLow>
        <m:r>
          <m:rPr>
            <m:sty m:val="p"/>
          </m:rPr>
          <m:t>=</m:t>
        </m:r>
        <m:r>
          <m:rPr>
            <m:sty m:val="p"/>
          </m:rPr>
          <m:t>(</m:t>
        </m:r>
        <m:r>
          <m:t>0.6</m:t>
        </m:r>
        <m:r>
          <m:rPr>
            <m:sty m:val="p"/>
          </m:rPr>
          <m:t>,</m:t>
        </m:r>
        <m:r>
          <m:t>0.8</m:t>
        </m:r>
        <m:r>
          <m:rPr>
            <m:sty m:val="p"/>
          </m:rPr>
          <m:t>)</m:t>
        </m:r>
      </m:oMath>
      <w:del w:id="14746" w:author="PR Preview" w:date="2026-01-01T00:00:00Z">
        <w:r>
          <w:delText xml:space="preserve"> </w:delText>
        </w:r>
      </w:del>
      <w:del w:id="14747" w:author="PR Preview" w:date="2026-01-01T00:00:00Z">
        <w:r>
          <w:delText xml:space="preserve">is the unit vector in</w:delText>
        </w:r>
      </w:del>
      <w:del w:id="14748" w:author="PR Preview" w:date="2026-01-01T00:00:00Z">
        <w:r>
          <w:delText xml:space="preserve"> </w:delText>
        </w:r>
      </w:del>
      <w:hyperlink w:anchor="exm-euclidean-norm">
        <w:del w:id="14749" w:author="PR Preview" w:date="2026-01-01T00:00:00Z">
          <w:r>
            <w:rPr>
              <w:rStyle w:val="Hyperlink"/>
            </w:rPr>
            <w:delText xml:space="preserve">Example 11</w:delText>
          </w:r>
        </w:del>
      </w:hyperlink>
      <w:del w:id="14750" w:author="PR Preview" w:date="2026-01-01T00:00:00Z">
        <w:r>
          <w:delText xml:space="preserve">.</w:delText>
        </w:r>
      </w:del>
    </w:p>
    <w:p>
      <w:pPr>
        <w:pStyle w:val="BodyText"/>
      </w:pPr>
      <w:del w:id="14751" w:author="PR Preview" w:date="2026-01-01T00:00:00Z">
        <w:r>
          <w:rPr>
            <w:b/>
            <w:bCs/>
          </w:rPr>
          <w:delText xml:space="preserve">Theorem 57 (The squared norm of a sum)</w:delText>
        </w:r>
      </w:del>
      <w:del w:id="14752" w:author="PR Preview" w:date="2026-01-01T00:00:00Z">
        <w:r>
          <w:delText xml:space="preserve"> </w:delText>
        </w:r>
      </w:del>
      <w:del w:id="14753" w:author="PR Preview" w:date="2026-01-01T00:00:00Z">
        <w:r>
          <w:delText xml:space="preserve">For any</w:delText>
        </w:r>
      </w:del>
      <w:del w:id="14754"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del w:id="14755" w:author="PR Preview" w:date="2026-01-01T00:00:00Z">
        <w:r>
          <w:delText xml:space="preserve">,</w:delText>
        </w:r>
      </w:del>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rPr>
              <m:sty m:val="p"/>
            </m:rPr>
            <m:t>.</m:t>
          </m:r>
        </m:oMath>
      </m:oMathPara>
    </w:p>
    <w:p>
      <w:pPr>
        <w:pStyle w:val="FirstParagraph"/>
      </w:pPr>
      <w:del w:id="14756" w:author="PR Preview" w:date="2026-01-01T00:00:00Z">
        <w:r>
          <w:delText xml:space="preserve">In particular, if</w:delText>
        </w:r>
      </w:del>
      <w:del w:id="14757" w:author="PR Preview" w:date="2026-01-01T00:00:00Z">
        <w:r>
          <w:delText xml:space="preserve"> </w:delText>
        </w:r>
      </w:del>
      <m:oMath>
        <m:limLow>
          <m:e>
            <m:r>
              <m:t>x</m:t>
            </m:r>
          </m:e>
          <m:lim>
            <m:r>
              <m:rPr>
                <m:sty m:val="p"/>
              </m:rPr>
              <m:t>∼</m:t>
            </m:r>
          </m:lim>
        </m:limLow>
        <m:r>
          <m:rPr>
            <m:sty m:val="p"/>
          </m:rPr>
          <m:t>⟂</m:t>
        </m:r>
        <m:limLow>
          <m:e>
            <m:r>
              <m:t>y</m:t>
            </m:r>
          </m:e>
          <m:lim>
            <m:r>
              <m:rPr>
                <m:sty m:val="p"/>
              </m:rPr>
              <m:t>∼</m:t>
            </m:r>
          </m:lim>
        </m:limLow>
      </m:oMath>
      <w:del w:id="14758" w:author="PR Preview" w:date="2026-01-01T00:00:00Z">
        <w:r>
          <w:delText xml:space="preserve"> </w:delText>
        </w:r>
      </w:del>
      <w:del w:id="14759" w:author="PR Preview" w:date="2026-01-01T00:00:00Z">
        <w:r>
          <w:delText xml:space="preserve">(</w:delText>
        </w:r>
      </w:del>
      <w:hyperlink w:anchor="def-orthogonal-vectors">
        <w:del w:id="14760" w:author="PR Preview" w:date="2026-01-01T00:00:00Z">
          <w:r>
            <w:rPr>
              <w:rStyle w:val="Hyperlink"/>
            </w:rPr>
            <w:delText xml:space="preserve">Definition 15</w:delText>
          </w:r>
        </w:del>
      </w:hyperlink>
      <w:del w:id="14761" w:author="PR Preview" w:date="2026-01-01T00:00:00Z">
        <w:r>
          <w:delText xml:space="preserve">), then</w:delText>
        </w:r>
      </w:del>
      <w:del w:id="14762"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rPr>
            <m:sty m:val="p"/>
          </m:rPr>
          <m:t>+</m:t>
        </m:r>
        <m:r>
          <m:t>​</m:t>
        </m:r>
        <m:d>
          <m:dPr>
            <m:begChr m:val="∥"/>
            <m:sepChr m:val=""/>
            <m:endChr m:val="∥"/>
            <m:grow/>
          </m:dPr>
          <m:e>
            <m:limLow>
              <m:e>
                <m:r>
                  <m:t>y</m:t>
                </m:r>
              </m:e>
              <m:lim>
                <m:r>
                  <m:rPr>
                    <m:sty m:val="p"/>
                  </m:rPr>
                  <m:t>∼</m:t>
                </m:r>
              </m:lim>
            </m:limLow>
          </m:e>
        </m:d>
        <m:sSup>
          <m:e>
            <m:r>
              <m:t>​</m:t>
            </m:r>
          </m:e>
          <m:sup>
            <m:r>
              <m:t>2</m:t>
            </m:r>
          </m:sup>
        </m:sSup>
      </m:oMath>
      <w:del w:id="14763" w:author="PR Preview" w:date="2026-01-01T00:00:00Z">
        <w:r>
          <w:delText xml:space="preserve"> </w:delText>
        </w:r>
      </w:del>
      <w:del w:id="14764" w:author="PR Preview" w:date="2026-01-01T00:00:00Z">
        <w:r>
          <w:delText xml:space="preserve">(the</w:delText>
        </w:r>
      </w:del>
      <w:del w:id="14765" w:author="PR Preview" w:date="2026-01-01T00:00:00Z">
        <w:r>
          <w:delText xml:space="preserve"> </w:delText>
        </w:r>
      </w:del>
      <w:del w:id="14766" w:author="PR Preview" w:date="2026-01-01T00:00:00Z">
        <w:r>
          <w:rPr>
            <w:b/>
            <w:bCs/>
          </w:rPr>
          <w:delText xml:space="preserve">Pythagorean theorem</w:delText>
        </w:r>
      </w:del>
      <w:del w:id="14767" w:author="PR Preview" w:date="2026-01-01T00:00:00Z">
        <w:r>
          <w:delText xml:space="preserve">).</w:delText>
        </w:r>
      </w:del>
    </w:p>
    <w:p>
      <w:pPr>
        <w:pStyle w:val="BodyText"/>
      </w:pPr>
      <w:ins w:id="14768" w:author="PR Preview" w:date="2026-01-01T00:00:00Z">
        <w:r>
          <w:t xml:space="preserve">$$
    \begin{aligned}
    \mathopen{}\left\lVert\tfrac{1}{5}\,\mathord{\smash[b]{\underset{\raise.3ex\hbox{$\scriptstyle\sim$}}{x}}\vphantom{x}}\right\rVert\mathclose{} &amp;= \tfrac{1}{5} \cdot 5 \\
    &amp;= 1,
    \end{aligned}
    $$</w:t>
        </w:r>
      </w:ins>
    </w:p>
    <w:p>
      <w:pPr>
        <w:pStyle w:val="FirstParagraph"/>
      </w:pPr>
      <w:ins w:id="14769" w:author="PR Preview" w:date="2026-01-01T00:00:00Z">
        <w:r>
          <w:t xml:space="preserve">and</w:t>
        </w:r>
      </w:ins>
      <w:ins w:id="14770" w:author="PR Preview" w:date="2026-01-01T00:00:00Z">
        <w:r>
          <w:t xml:space="preserve"> </w:t>
        </w:r>
      </w:ins>
      <w:ins w:id="14771" w:author="PR Preview" w:date="2026-01-01T00:00:00Z">
        <w:r>
          <w:t xml:space="preserve">$\tfrac{1}{5}\,\mathord{\smash[b]{\underset{\raise.3ex\hbox{$\scriptstyle\sim$}}{x}}\vphantom{x}} = (0.6, 0.8)$</w:t>
        </w:r>
      </w:ins>
      <w:ins w:id="14772" w:author="PR Preview" w:date="2026-01-01T00:00:00Z">
        <w:r>
          <w:t xml:space="preserve"> </w:t>
        </w:r>
      </w:ins>
      <w:ins w:id="14773" w:author="PR Preview" w:date="2026-01-01T00:00:00Z">
        <w:r>
          <w:t xml:space="preserve">is the unit vector in</w:t>
        </w:r>
      </w:ins>
      <w:ins w:id="14774" w:author="PR Preview" w:date="2026-01-01T00:00:00Z">
        <w:r>
          <w:t xml:space="preserve"> </w:t>
        </w:r>
      </w:ins>
      <w:hyperlink w:anchor="exm-euclidean-norm">
        <w:ins w:id="14775" w:author="PR Preview" w:date="2026-01-01T00:00:00Z">
          <w:r>
            <w:rPr>
              <w:rStyle w:val="Hyperlink"/>
            </w:rPr>
            <w:t xml:space="preserve">Example 11</w:t>
          </w:r>
        </w:ins>
      </w:hyperlink>
      <w:ins w:id="14776" w:author="PR Preview" w:date="2026-01-01T00:00:00Z">
        <w:r>
          <w:t xml:space="preserve">.</w:t>
        </w:r>
      </w:ins>
    </w:p>
    <w:bookmarkEnd w:id="356"/>
    <w:bookmarkStart w:id="357" w:name="thm-norm-sum-square"/>
    <w:p>
      <w:pPr>
        <w:pStyle w:val="BodyText"/>
      </w:pPr>
      <w:ins w:id="14777" w:author="PR Preview" w:date="2026-01-01T00:00:00Z">
        <w:r>
          <w:rPr>
            <w:b/>
            <w:bCs/>
          </w:rPr>
          <w:t xml:space="preserve">Theorem 57 (The squared norm of a sum)</w:t>
        </w:r>
      </w:ins>
      <w:ins w:id="14778" w:author="PR Preview" w:date="2026-01-01T00:00:00Z">
        <w:r>
          <w:t xml:space="preserve"> </w:t>
        </w:r>
      </w:ins>
      <w:ins w:id="14779" w:author="PR Preview" w:date="2026-01-01T00:00:00Z">
        <w:r>
          <w:t xml:space="preserve">For any</w:t>
        </w:r>
      </w:ins>
      <w:ins w:id="14780" w:author="PR Preview" w:date="2026-01-01T00:00:00Z">
        <w:r>
          <w:t xml:space="preserve"> </w:t>
        </w:r>
      </w:ins>
      <w:ins w:id="14781" w:author="PR Preview" w:date="2026-01-01T00:00:00Z">
        <w:r>
          <w:t xml:space="preserve">$\mathord{\smash[b]{\underset{\raise.3ex\hbox{$\scriptstyle\sim$}}{x}}\vphantom{x}}, \mathord{\smash[b]{\underset{\raise.3ex\hbox{$\scriptstyle\sim$}}{y}}\vphantom{y}} \in \mathbb{R}^p$</w:t>
        </w:r>
      </w:ins>
      <w:ins w:id="14782" w:author="PR Preview" w:date="2026-01-01T00:00:00Z">
        <w:r>
          <w:t xml:space="preserve">,</w:t>
        </w:r>
      </w:ins>
    </w:p>
    <w:p>
      <w:pPr>
        <w:pStyle w:val="BodyText"/>
      </w:pPr>
      <w:ins w:id="14783" w:author="PR Preview" w:date="2026-01-01T00:00:00Z">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ins>
    </w:p>
    <w:p>
      <w:pPr>
        <w:pStyle w:val="FirstParagraph"/>
      </w:pPr>
      <w:ins w:id="14784" w:author="PR Preview" w:date="2026-01-01T00:00:00Z">
        <w:r>
          <w:t xml:space="preserve">In particular, if</w:t>
        </w:r>
      </w:ins>
      <w:ins w:id="14785" w:author="PR Preview" w:date="2026-01-01T00:00:00Z">
        <w:r>
          <w:t xml:space="preserve"> </w:t>
        </w:r>
      </w:ins>
      <w:ins w:id="14786" w:author="PR Preview" w:date="2026-01-01T00:00:00Z">
        <w:r>
          <w:t xml:space="preserve">$\mathord{\smash[b]{\underset{\raise.3ex\hbox{$\scriptstyle\sim$}}{x}}\vphantom{x}} \perp \mathord{\smash[b]{\underset{\raise.3ex\hbox{$\scriptstyle\sim$}}{y}}\vphantom{y}}$</w:t>
        </w:r>
      </w:ins>
      <w:ins w:id="14787" w:author="PR Preview" w:date="2026-01-01T00:00:00Z">
        <w:r>
          <w:t xml:space="preserve"> </w:t>
        </w:r>
      </w:ins>
      <w:ins w:id="14788" w:author="PR Preview" w:date="2026-01-01T00:00:00Z">
        <w:r>
          <w:t xml:space="preserve">(</w:t>
        </w:r>
      </w:ins>
      <w:hyperlink w:anchor="def-orthogonal-vectors">
        <w:ins w:id="14789" w:author="PR Preview" w:date="2026-01-01T00:00:00Z">
          <w:r>
            <w:rPr>
              <w:rStyle w:val="Hyperlink"/>
            </w:rPr>
            <w:t xml:space="preserve">Definition 15</w:t>
          </w:r>
        </w:ins>
      </w:hyperlink>
      <w:ins w:id="14790" w:author="PR Preview" w:date="2026-01-01T00:00:00Z">
        <w:r>
          <w:t xml:space="preserve">), then</w:t>
        </w:r>
      </w:ins>
      <w:ins w:id="14791" w:author="PR Preview" w:date="2026-01-01T00:00:00Z">
        <w:r>
          <w:t xml:space="preserve"> </w:t>
        </w:r>
      </w:ins>
      <w:ins w:id="14792" w:author="PR Preview" w:date="2026-01-01T00:00:00Z">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ins>
      <w:ins w:id="14793" w:author="PR Preview" w:date="2026-01-01T00:00:00Z">
        <w:r>
          <w:t xml:space="preserve"> </w:t>
        </w:r>
      </w:ins>
      <w:ins w:id="14794" w:author="PR Preview" w:date="2026-01-01T00:00:00Z">
        <w:r>
          <w:t xml:space="preserve">(the</w:t>
        </w:r>
      </w:ins>
      <w:ins w:id="14795" w:author="PR Preview" w:date="2026-01-01T00:00:00Z">
        <w:r>
          <w:t xml:space="preserve"> </w:t>
        </w:r>
      </w:ins>
      <w:ins w:id="14796" w:author="PR Preview" w:date="2026-01-01T00:00:00Z">
        <w:r>
          <w:rPr>
            <w:b/>
            <w:bCs/>
          </w:rPr>
          <w:t xml:space="preserve">Pythagorean theorem</w:t>
        </w:r>
      </w:ins>
      <w:ins w:id="14797" w:author="PR Preview" w:date="2026-01-01T00:00:00Z">
        <w:r>
          <w:t xml:space="preserve">).</w:t>
        </w:r>
      </w:ins>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t>&amp;</m:t>
              </m:r>
              <m:r>
                <m:rPr>
                  <m:nor/>
                  <m:sty m:val="p"/>
                </m:rPr>
                <m:t>(square both sides of </m:t>
              </m:r>
              <m:r>
                <m:rPr>
                  <m:nor/>
                  <m:sty m:val="p"/>
                </m:rPr>
                <m:t>Equation 2</m:t>
              </m:r>
              <m:r>
                <m:rPr>
                  <m:nor/>
                  <m:sty m:val="p"/>
                </m:rPr>
                <m:t>)</m:t>
              </m:r>
            </m:e>
            <m:e>
              <m:r>
                <m:t>&amp;</m:t>
              </m:r>
              <m:r>
                <m:rPr>
                  <m:sty m:val="p"/>
                </m:rPr>
                <m:t>=</m:t>
              </m:r>
              <m:limLow>
                <m:e>
                  <m:r>
                    <m:t>x</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limLow>
                <m:e>
                  <m:r>
                    <m:t>x</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limLow>
                <m:e>
                  <m:r>
                    <m:t>x</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y</m:t>
                  </m:r>
                </m:e>
                <m:lim>
                  <m:r>
                    <m:rPr>
                      <m:sty m:val="p"/>
                    </m:rPr>
                    <m:t>∼</m:t>
                  </m:r>
                </m:lim>
              </m:limLow>
              <m:r>
                <m:t>&amp;</m:t>
              </m:r>
              <m:r>
                <m:t>&amp;</m:t>
              </m:r>
              <m:r>
                <m:rPr>
                  <m:nor/>
                  <m:sty m:val="p"/>
                </m:rPr>
                <m:t>(</m:t>
              </m:r>
              <m:r>
                <m:rPr>
                  <m:nor/>
                  <m:sty m:val="p"/>
                </m:rPr>
                <m:t>Theorem 1</m:t>
              </m:r>
              <m:r>
                <m:rPr>
                  <m:nor/>
                  <m:sty m:val="p"/>
                </m:rPr>
                <m:t>)</m:t>
              </m:r>
            </m:e>
            <m:e>
              <m:r>
                <m:t>&amp;</m:t>
              </m:r>
              <m:r>
                <m:rPr>
                  <m:sty m:val="p"/>
                </m:rPr>
                <m:t>=</m:t>
              </m:r>
              <m:limLow>
                <m:e>
                  <m:r>
                    <m:t>x</m:t>
                  </m:r>
                </m:e>
                <m:lim>
                  <m:r>
                    <m:rPr>
                      <m:sty m:val="p"/>
                    </m:rPr>
                    <m:t>∼</m:t>
                  </m:r>
                </m:lim>
              </m:limLow>
              <m:r>
                <m:rPr>
                  <m:sty m:val="p"/>
                </m:rPr>
                <m:t>⋅</m:t>
              </m:r>
              <m:limLow>
                <m:e>
                  <m:r>
                    <m:t>x</m:t>
                  </m:r>
                </m:e>
                <m:lim>
                  <m:r>
                    <m:rPr>
                      <m:sty m:val="p"/>
                    </m:rPr>
                    <m:t>∼</m:t>
                  </m:r>
                </m:lim>
              </m:limLow>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limLow>
                <m:e>
                  <m:r>
                    <m:t>y</m:t>
                  </m:r>
                </m:e>
                <m:lim>
                  <m:r>
                    <m:rPr>
                      <m:sty m:val="p"/>
                    </m:rPr>
                    <m:t>∼</m:t>
                  </m:r>
                </m:lim>
              </m:limLow>
              <m:r>
                <m:t>&amp;</m:t>
              </m:r>
              <m:r>
                <m:t>&amp;</m:t>
              </m:r>
              <m:r>
                <m:rPr>
                  <m:nor/>
                  <m:sty m:val="p"/>
                </m:rPr>
                <m:t>(combine like terms)</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del w:id="14798" w:author="PR Preview" w:date="2026-01-01T00:00:00Z">
        <w:r>
          <w:delText xml:space="preserve">If</w:delText>
        </w:r>
      </w:del>
      <w:del w:id="14799" w:author="PR Preview" w:date="2026-01-01T00:00:00Z">
        <w:r>
          <w:delText xml:space="preserve"> </w:delText>
        </w:r>
      </w:del>
      <m:oMath>
        <m:limLow>
          <m:e>
            <m:r>
              <m:t>x</m:t>
            </m:r>
          </m:e>
          <m:lim>
            <m:r>
              <m:rPr>
                <m:sty m:val="p"/>
              </m:rPr>
              <m:t>∼</m:t>
            </m:r>
          </m:lim>
        </m:limLow>
        <m:r>
          <m:rPr>
            <m:sty m:val="p"/>
          </m:rPr>
          <m:t>⟂</m:t>
        </m:r>
        <m:limLow>
          <m:e>
            <m:r>
              <m:t>y</m:t>
            </m:r>
          </m:e>
          <m:lim>
            <m:r>
              <m:rPr>
                <m:sty m:val="p"/>
              </m:rPr>
              <m:t>∼</m:t>
            </m:r>
          </m:lim>
        </m:limLow>
      </m:oMath>
      <w:del w:id="14800" w:author="PR Preview" w:date="2026-01-01T00:00:00Z">
        <w:r>
          <w:delText xml:space="preserve">, then</w:delText>
        </w:r>
      </w:del>
      <w:del w:id="14801"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r>
          <m:t>0</m:t>
        </m:r>
      </m:oMath>
      <w:del w:id="14802" w:author="PR Preview" w:date="2026-01-01T00:00:00Z">
        <w:r>
          <w:delText xml:space="preserve">,</w:delText>
        </w:r>
      </w:del>
      <w:del w:id="14803" w:author="PR Preview" w:date="2026-01-01T00:00:00Z">
        <w:r>
          <w:delText xml:space="preserve"> </w:delText>
        </w:r>
      </w:del>
      <w:del w:id="14804" w:author="PR Preview" w:date="2026-01-01T00:00:00Z">
        <w:r>
          <w:delText xml:space="preserve">and the middle term drops out.</w:delText>
        </w:r>
      </w:del>
    </w:p>
    <w:p>
      <w:pPr>
        <w:pStyle w:val="BodyText"/>
      </w:pPr>
      <w:del w:id="14805" w:author="PR Preview" w:date="2026-01-01T00:00:00Z">
        <w:r>
          <w:rPr>
            <w:b/>
            <w:bCs/>
          </w:rPr>
          <w:delText xml:space="preserve">Example 103 (Checking the expansion)</w:delText>
        </w:r>
      </w:del>
      <w:del w:id="14806" w:author="PR Preview" w:date="2026-01-01T00:00:00Z">
        <w:r>
          <w:delText xml:space="preserve"> </w:delText>
        </w:r>
      </w:del>
      <w:del w:id="14807" w:author="PR Preview" w:date="2026-01-01T00:00:00Z">
        <w:r>
          <w:delText xml:space="preserve">For</w:delText>
        </w:r>
      </w:del>
      <w:del w:id="14808" w:author="PR Preview" w:date="2026-01-01T00:00:00Z">
        <w:r>
          <w:delText xml:space="preserve"> </w:delText>
        </w:r>
      </w:del>
      <m:oMath>
        <m:limLow>
          <m:e>
            <m:r>
              <m:t>x</m:t>
            </m:r>
          </m:e>
          <m:lim>
            <m:r>
              <m:rPr>
                <m:sty m:val="p"/>
              </m:rPr>
              <m:t>∼</m:t>
            </m:r>
          </m:lim>
        </m:limLow>
        <m:r>
          <m:rPr>
            <m:sty m:val="p"/>
          </m:rPr>
          <m:t>=</m:t>
        </m:r>
        <m:r>
          <m:rPr>
            <m:sty m:val="p"/>
          </m:rPr>
          <m:t>(</m:t>
        </m:r>
        <m:r>
          <m:t>3</m:t>
        </m:r>
        <m:r>
          <m:rPr>
            <m:sty m:val="p"/>
          </m:rPr>
          <m:t>,</m:t>
        </m:r>
        <m:r>
          <m:t>0</m:t>
        </m:r>
        <m:r>
          <m:rPr>
            <m:sty m:val="p"/>
          </m:rPr>
          <m:t>)</m:t>
        </m:r>
      </m:oMath>
      <w:del w:id="14809" w:author="PR Preview" w:date="2026-01-01T00:00:00Z">
        <w:r>
          <w:delText xml:space="preserve"> </w:delText>
        </w:r>
      </w:del>
      <w:del w:id="14810" w:author="PR Preview" w:date="2026-01-01T00:00:00Z">
        <w:r>
          <w:delText xml:space="preserve">and</w:delText>
        </w:r>
      </w:del>
      <w:del w:id="14811" w:author="PR Preview" w:date="2026-01-01T00:00:00Z">
        <w:r>
          <w:delText xml:space="preserve"> </w:delText>
        </w:r>
      </w:del>
      <m:oMath>
        <m:limLow>
          <m:e>
            <m:r>
              <m:t>y</m:t>
            </m:r>
          </m:e>
          <m:lim>
            <m:r>
              <m:rPr>
                <m:sty m:val="p"/>
              </m:rPr>
              <m:t>∼</m:t>
            </m:r>
          </m:lim>
        </m:limLow>
        <m:r>
          <m:rPr>
            <m:sty m:val="p"/>
          </m:rPr>
          <m:t>=</m:t>
        </m:r>
        <m:r>
          <m:rPr>
            <m:sty m:val="p"/>
          </m:rPr>
          <m:t>(</m:t>
        </m:r>
        <m:r>
          <m:t>1</m:t>
        </m:r>
        <m:r>
          <m:rPr>
            <m:sty m:val="p"/>
          </m:rPr>
          <m:t>,</m:t>
        </m:r>
        <m:r>
          <m:t>4</m:t>
        </m:r>
        <m:r>
          <m:rPr>
            <m:sty m:val="p"/>
          </m:rPr>
          <m:t>)</m:t>
        </m:r>
      </m:oMath>
      <w:del w:id="14812" w:author="PR Preview" w:date="2026-01-01T00:00:00Z">
        <w:r>
          <w:delText xml:space="preserve">:</w:delText>
        </w:r>
      </w:del>
      <w:del w:id="14813"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r>
          <m:rPr>
            <m:sty m:val="p"/>
          </m:rPr>
          <m:t>(</m:t>
        </m:r>
        <m:r>
          <m:t>4</m:t>
        </m:r>
        <m:r>
          <m:rPr>
            <m:sty m:val="p"/>
          </m:rPr>
          <m:t>,</m:t>
        </m:r>
        <m:r>
          <m:t>4</m:t>
        </m:r>
        <m:r>
          <m:rPr>
            <m:sty m:val="p"/>
          </m:rPr>
          <m:t>)</m:t>
        </m:r>
      </m:oMath>
      <w:del w:id="14814" w:author="PR Preview" w:date="2026-01-01T00:00:00Z">
        <w:r>
          <w:delText xml:space="preserve">, so</w:delText>
        </w:r>
      </w:del>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BodyText"/>
      </w:pPr>
      <w:ins w:id="14815" w:author="PR Preview" w:date="2026-01-01T00:00:00Z">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\text{(}\text{Theorem~50}\text{,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\text{(}\text{Theorem~50}\text{,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ins>
    </w:p>
    <w:p>
      <w:pPr>
        <w:pStyle w:val="FirstParagraph"/>
      </w:pPr>
      <w:ins w:id="14816" w:author="PR Preview" w:date="2026-01-01T00:00:00Z">
        <w:r>
          <w:t xml:space="preserve">If</w:t>
        </w:r>
      </w:ins>
      <w:ins w:id="14817" w:author="PR Preview" w:date="2026-01-01T00:00:00Z">
        <w:r>
          <w:t xml:space="preserve"> </w:t>
        </w:r>
      </w:ins>
      <w:ins w:id="14818" w:author="PR Preview" w:date="2026-01-01T00:00:00Z">
        <w:r>
          <w:t xml:space="preserve">$\mathord{\smash[b]{\underset{\raise.3ex\hbox{$\scriptstyle\sim$}}{x}}\vphantom{x}} \perp \mathord{\smash[b]{\underset{\raise.3ex\hbox{$\scriptstyle\sim$}}{y}}\vphantom{y}}$</w:t>
        </w:r>
      </w:ins>
      <w:ins w:id="14819" w:author="PR Preview" w:date="2026-01-01T00:00:00Z">
        <w:r>
          <w:t xml:space="preserve">, then</w:t>
        </w:r>
      </w:ins>
      <w:ins w:id="14820" w:author="PR Preview" w:date="2026-01-01T00:00:00Z">
        <w:r>
          <w:t xml:space="preserve"> </w:t>
        </w:r>
      </w:ins>
      <w:ins w:id="14821" w:author="PR Preview" w:date="2026-01-01T00:00:00Z">
        <w:r>
          <w:t xml:space="preserve">$\mathord{\smash[b]{\underset{\raise.3ex\hbox{$\scriptstyle\sim$}}{x}}\vphantom{x}} \cdot \mathord{\smash[b]{\underset{\raise.3ex\hbox{$\scriptstyle\sim$}}{y}}\vphantom{y}} = 0$</w:t>
        </w:r>
      </w:ins>
      <w:ins w:id="14822" w:author="PR Preview" w:date="2026-01-01T00:00:00Z">
        <w:r>
          <w:t xml:space="preserve">,</w:t>
        </w:r>
      </w:ins>
      <w:ins w:id="14823" w:author="PR Preview" w:date="2026-01-01T00:00:00Z">
        <w:r>
          <w:t xml:space="preserve"> </w:t>
        </w:r>
      </w:ins>
      <w:ins w:id="14824" w:author="PR Preview" w:date="2026-01-01T00:00:00Z">
        <w:r>
          <w:t xml:space="preserve">and the middle term drops out.</w:t>
        </w:r>
      </w:ins>
    </w:p>
    <w:bookmarkStart w:id="358" w:name="exm-norm-sum-square"/>
    <w:p>
      <w:pPr>
        <w:pStyle w:val="BodyText"/>
      </w:pPr>
      <w:ins w:id="14825" w:author="PR Preview" w:date="2026-01-01T00:00:00Z">
        <w:r>
          <w:rPr>
            <w:b/>
            <w:bCs/>
          </w:rPr>
          <w:t xml:space="preserve">Example 103 (Checking the expansion)</w:t>
        </w:r>
      </w:ins>
      <w:ins w:id="14826" w:author="PR Preview" w:date="2026-01-01T00:00:00Z">
        <w:r>
          <w:t xml:space="preserve"> </w:t>
        </w:r>
      </w:ins>
      <w:ins w:id="14827" w:author="PR Preview" w:date="2026-01-01T00:00:00Z">
        <w:r>
          <w:t xml:space="preserve">For</w:t>
        </w:r>
      </w:ins>
      <w:ins w:id="14828" w:author="PR Preview" w:date="2026-01-01T00:00:00Z">
        <w:r>
          <w:t xml:space="preserve"> </w:t>
        </w:r>
      </w:ins>
      <w:ins w:id="14829" w:author="PR Preview" w:date="2026-01-01T00:00:00Z">
        <w:r>
          <w:t xml:space="preserve">$\mathord{\smash[b]{\underset{\raise.3ex\hbox{$\scriptstyle\sim$}}{x}}\vphantom{x}} = (3, 0)$</w:t>
        </w:r>
      </w:ins>
      <w:ins w:id="14830" w:author="PR Preview" w:date="2026-01-01T00:00:00Z">
        <w:r>
          <w:t xml:space="preserve"> </w:t>
        </w:r>
      </w:ins>
      <w:ins w:id="14831" w:author="PR Preview" w:date="2026-01-01T00:00:00Z">
        <w:r>
          <w:t xml:space="preserve">and</w:t>
        </w:r>
      </w:ins>
      <w:ins w:id="14832" w:author="PR Preview" w:date="2026-01-01T00:00:00Z">
        <w:r>
          <w:t xml:space="preserve"> </w:t>
        </w:r>
      </w:ins>
      <w:ins w:id="14833" w:author="PR Preview" w:date="2026-01-01T00:00:00Z">
        <w:r>
          <w:t xml:space="preserve">$\mathord{\smash[b]{\underset{\raise.3ex\hbox{$\scriptstyle\sim$}}{y}}\vphantom{y}} = (1, 4)$</w:t>
        </w:r>
      </w:ins>
      <w:ins w:id="14834" w:author="PR Preview" w:date="2026-01-01T00:00:00Z">
        <w:r>
          <w:t xml:space="preserve">:</w:t>
        </w:r>
      </w:ins>
      <w:ins w:id="14835" w:author="PR Preview" w:date="2026-01-01T00:00:00Z">
        <w:r>
          <w:t xml:space="preserve"> </w:t>
        </w:r>
      </w:ins>
      <w:ins w:id="14836" w:author="PR Preview" w:date="2026-01-01T00:00:00Z">
        <w:r>
          <w:t xml:space="preserve">$\mathord{\smash[b]{\underset{\raise.3ex\hbox{$\scriptstyle\sim$}}{x}}\vphantom{x}} + \mathord{\smash[b]{\underset{\raise.3ex\hbox{$\scriptstyle\sim$}}{y}}\vphantom{y}} = (4, 4)$</w:t>
        </w:r>
      </w:ins>
      <w:ins w:id="14837" w:author="PR Preview" w:date="2026-01-01T00:00:00Z">
        <w:r>
          <w:t xml:space="preserve">, so</w:t>
        </w:r>
      </w:ins>
    </w:p>
    <w:p>
      <w:pPr>
        <w:pStyle w:val="BodyText"/>
      </w:pPr>
      <w:ins w:id="14838" w:author="PR Preview" w:date="2026-01-01T00:00:00Z">
        <w:r>
          <w:t xml:space="preserve">$$
    \begin{aligned}
    \mathopen{}\left\lVert\mathord{\smash[b]{\underset{\raise.3ex\hbox{$\scriptstyle\sim$}}{x}}\vphantom{x}} + \mathord{\smash[b]{\underset{\raise.3ex\hbox{$\scriptstyle\sim$}}{y}}\vphantom{y}}\right\rVert\mathclose{}^2 &amp;= 16 + 16 \\
    &amp;= 32,
    \end{aligned}
    $$</w:t>
        </w:r>
      </w:ins>
    </w:p>
    <w:p>
      <w:pPr>
        <w:pStyle w:val="FirstParagraph"/>
      </w:pPr>
      <w:r>
        <w:t xml:space="preserve">and</w:t>
      </w:r>
    </w:p>
    <w:p>
      <w:pPr>
        <w:pStyle w:val="BodyText"/>
      </w:pPr>
      <m:oMathPara>
        <m:oMathParaPr>
          <m:jc m:val="center"/>
        </m:oMathParaPr>
        <m:oMath>
          <m:eqArr>
            <m:e>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BodyText"/>
      </w:pPr>
      <w:ins w:id="14839" w:author="PR Preview" w:date="2026-01-01T00:00:00Z">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ins>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del w:id="14840" w:author="PR Preview" w:date="2026-01-01T00:00:00Z">
        <w:r>
          <w:rPr>
            <w:b/>
            <w:bCs/>
          </w:rPr>
          <w:delText xml:space="preserve">Theorem 58 (Cauchy-Schwarz inequality)</w:delText>
        </w:r>
      </w:del>
      <w:del w:id="14841" w:author="PR Preview" w:date="2026-01-01T00:00:00Z">
        <w:r>
          <w:delText xml:space="preserve"> </w:delText>
        </w:r>
      </w:del>
      <w:del w:id="14842" w:author="PR Preview" w:date="2026-01-01T00:00:00Z">
        <w:r>
          <w:delText xml:space="preserve">For any</w:delText>
        </w:r>
      </w:del>
      <w:del w:id="14843"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del w:id="14844" w:author="PR Preview" w:date="2026-01-01T00:00:00Z">
        <w:r>
          <w:delText xml:space="preserve">,</w:delText>
        </w:r>
      </w:del>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oMath>
      </m:oMathPara>
    </w:p>
    <w:p>
      <w:pPr>
        <w:pStyle w:val="FirstParagraph"/>
      </w:pPr>
      <w:del w:id="14845" w:author="PR Preview" w:date="2026-01-01T00:00:00Z">
        <w:r>
          <w:delText xml:space="preserve">with equality exactly when</w:delText>
        </w:r>
      </w:del>
      <w:del w:id="14846" w:author="PR Preview" w:date="2026-01-01T00:00:00Z">
        <w:r>
          <w:delText xml:space="preserve"> </w:delText>
        </w:r>
      </w:del>
      <m:oMath>
        <m:limLow>
          <m:e>
            <m:r>
              <m:t>x</m:t>
            </m:r>
          </m:e>
          <m:lim>
            <m:r>
              <m:rPr>
                <m:sty m:val="p"/>
              </m:rPr>
              <m:t>∼</m:t>
            </m:r>
          </m:lim>
        </m:limLow>
      </m:oMath>
      <w:del w:id="14847" w:author="PR Preview" w:date="2026-01-01T00:00:00Z">
        <w:r>
          <w:delText xml:space="preserve"> </w:delText>
        </w:r>
      </w:del>
      <w:del w:id="14848" w:author="PR Preview" w:date="2026-01-01T00:00:00Z">
        <w:r>
          <w:delText xml:space="preserve">and</w:delText>
        </w:r>
      </w:del>
      <w:del w:id="14849" w:author="PR Preview" w:date="2026-01-01T00:00:00Z">
        <w:r>
          <w:delText xml:space="preserve"> </w:delText>
        </w:r>
      </w:del>
      <m:oMath>
        <m:limLow>
          <m:e>
            <m:r>
              <m:t>y</m:t>
            </m:r>
          </m:e>
          <m:lim>
            <m:r>
              <m:rPr>
                <m:sty m:val="p"/>
              </m:rPr>
              <m:t>∼</m:t>
            </m:r>
          </m:lim>
        </m:limLow>
      </m:oMath>
      <w:del w:id="14850" w:author="PR Preview" w:date="2026-01-01T00:00:00Z">
        <w:r>
          <w:delText xml:space="preserve"> </w:delText>
        </w:r>
      </w:del>
      <w:del w:id="14851" w:author="PR Preview" w:date="2026-01-01T00:00:00Z">
        <w:r>
          <w:delText xml:space="preserve">are linearly dependent</w:delText>
        </w:r>
      </w:del>
      <w:del w:id="14852" w:author="PR Preview" w:date="2026-01-01T00:00:00Z">
        <w:r>
          <w:delText xml:space="preserve"> </w:delText>
        </w:r>
      </w:del>
      <w:del w:id="14853" w:author="PR Preview" w:date="2026-01-01T00:00:00Z">
        <w:r>
          <w:delText xml:space="preserve">(</w:delText>
        </w:r>
      </w:del>
      <w:hyperlink w:anchor="def-linearly-independent">
        <w:del w:id="14854" w:author="PR Preview" w:date="2026-01-01T00:00:00Z">
          <w:r>
            <w:rPr>
              <w:rStyle w:val="Hyperlink"/>
            </w:rPr>
            <w:delText xml:space="preserve">Definition 43</w:delText>
          </w:r>
        </w:del>
      </w:hyperlink>
      <w:del w:id="14855" w:author="PR Preview" w:date="2026-01-01T00:00:00Z">
        <w:r>
          <w:delText xml:space="preserve">).</w:delText>
        </w:r>
      </w:del>
    </w:p>
    <w:p>
      <w:pPr>
        <w:pStyle w:val="BodyText"/>
      </w:pPr>
      <w:del w:id="14856" w:author="PR Preview" w:date="2026-01-01T00:00:00Z">
        <w:r>
          <w:rPr>
            <w:i/>
            <w:iCs/>
          </w:rPr>
          <w:delText xml:space="preserve">Proof</w:delText>
        </w:r>
      </w:del>
      <w:del w:id="14857" w:author="PR Preview" w:date="2026-01-01T00:00:00Z">
        <w:r>
          <w:delText xml:space="preserve">. </w:delText>
        </w:r>
      </w:del>
      <w:del w:id="14858" w:author="PR Preview" w:date="2026-01-01T00:00:00Z">
        <w:r>
          <w:rPr>
            <w:b/>
            <w:bCs/>
          </w:rPr>
          <w:delText xml:space="preserve">If</w:delText>
        </w:r>
      </w:del>
      <w:del w:id="14859" w:author="PR Preview" w:date="2026-01-01T00:00:00Z">
        <w:r>
          <w:rPr>
            <w:b/>
            <w:bCs/>
          </w:rPr>
          <w:delText xml:space="preserve"> </w:delText>
        </w:r>
      </w:del>
      <m:oMath>
        <m:limLow>
          <m:e>
            <m:r>
              <m:t>y</m:t>
            </m:r>
          </m:e>
          <m:lim>
            <m:r>
              <m:rPr>
                <m:sty m:val="p"/>
              </m:rPr>
              <m:t>∼</m:t>
            </m:r>
          </m:lim>
        </m:limLow>
        <m:r>
          <m:rPr>
            <m:sty m:val="p"/>
          </m:rPr>
          <m:t>=</m:t>
        </m:r>
        <m:limLow>
          <m:e>
            <m:r>
              <m:t>0</m:t>
            </m:r>
          </m:e>
          <m:lim>
            <m:r>
              <m:rPr>
                <m:sty m:val="p"/>
              </m:rPr>
              <m:t>∼</m:t>
            </m:r>
          </m:lim>
        </m:limLow>
      </m:oMath>
      <w:del w:id="14860" w:author="PR Preview" w:date="2026-01-01T00:00:00Z">
        <w:r>
          <w:rPr>
            <w:b/>
            <w:bCs/>
          </w:rPr>
          <w:delText xml:space="preserve">.</w:delText>
        </w:r>
      </w:del>
      <w:del w:id="14861" w:author="PR Preview" w:date="2026-01-01T00:00:00Z">
        <w:r>
          <w:delText xml:space="preserve"> </w:delText>
        </w:r>
      </w:del>
      <w:del w:id="14862" w:author="PR Preview" w:date="2026-01-01T00:00:00Z">
        <w:r>
          <w:delText xml:space="preserve">Then</w:delText>
        </w:r>
      </w:del>
    </w:p>
    <w:p>
      <w:pPr>
        <w:pStyle w:val="BodyText"/>
      </w:pPr>
      <m:oMathPara>
        <m:oMathParaPr>
          <m:jc m:val="center"/>
        </m:oMathParaPr>
        <m:oMath>
          <m:eqArr>
            <m:e>
              <m:limLow>
                <m:e>
                  <m:r>
                    <m:t>x</m:t>
                  </m:r>
                </m:e>
                <m:lim>
                  <m:r>
                    <m:rPr>
                      <m:sty m:val="p"/>
                    </m:rPr>
                    <m:t>∼</m:t>
                  </m:r>
                </m:lim>
              </m:limLow>
              <m:r>
                <m:rPr>
                  <m:sty m:val="p"/>
                </m:rPr>
                <m:t>⋅</m:t>
              </m:r>
              <m:limLow>
                <m:e>
                  <m:r>
                    <m:t>0</m:t>
                  </m:r>
                </m:e>
                <m:lim>
                  <m:r>
                    <m:rPr>
                      <m:sty m:val="p"/>
                    </m:rPr>
                    <m:t>∼</m:t>
                  </m:r>
                </m:lim>
              </m:limLow>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del w:id="14863" w:author="PR Preview" w:date="2026-01-01T00:00:00Z">
        <w:r>
          <w:delText xml:space="preserve">and</w:delText>
        </w:r>
      </w:del>
      <w:del w:id="14864" w:author="PR Preview" w:date="2026-01-01T00:00:00Z">
        <w:r>
          <w:delText xml:space="preserve"> </w:delText>
        </w:r>
      </w:del>
      <m:oMath>
        <m:r>
          <m:t>​</m:t>
        </m:r>
        <m:d>
          <m:dPr>
            <m:begChr m:val="∥"/>
            <m:sepChr m:val=""/>
            <m:endChr m:val="∥"/>
            <m:grow/>
          </m:dPr>
          <m:e>
            <m:limLow>
              <m:e>
                <m:r>
                  <m:t>0</m:t>
                </m:r>
              </m:e>
              <m:lim>
                <m:r>
                  <m:rPr>
                    <m:sty m:val="p"/>
                  </m:rPr>
                  <m:t>∼</m:t>
                </m:r>
              </m:lim>
            </m:limLow>
          </m:e>
        </m:d>
        <m:r>
          <m:t>​</m:t>
        </m:r>
        <m:r>
          <m:rPr>
            <m:sty m:val="p"/>
          </m:rPr>
          <m:t>=</m:t>
        </m:r>
        <m:r>
          <m:t>0</m:t>
        </m:r>
      </m:oMath>
      <w:del w:id="14865" w:author="PR Preview" w:date="2026-01-01T00:00:00Z">
        <w:r>
          <w:delText xml:space="preserve"> </w:delText>
        </w:r>
      </w:del>
      <w:del w:id="14866" w:author="PR Preview" w:date="2026-01-01T00:00:00Z">
        <w:r>
          <w:delText xml:space="preserve">(</w:delText>
        </w:r>
      </w:del>
      <w:hyperlink w:anchor="thm-norm-properties">
        <w:del w:id="14867" w:author="PR Preview" w:date="2026-01-01T00:00:00Z">
          <w:r>
            <w:rPr>
              <w:rStyle w:val="Hyperlink"/>
            </w:rPr>
            <w:delText xml:space="preserve">Theorem 56</w:delText>
          </w:r>
        </w:del>
      </w:hyperlink>
      <w:del w:id="14868" w:author="PR Preview" w:date="2026-01-01T00:00:00Z">
        <w:r>
          <w:delText xml:space="preserve">, part 1),</w:delText>
        </w:r>
      </w:del>
      <w:del w:id="14869" w:author="PR Preview" w:date="2026-01-01T00:00:00Z">
        <w:r>
          <w:delText xml:space="preserve"> </w:delText>
        </w:r>
      </w:del>
      <w:del w:id="14870" w:author="PR Preview" w:date="2026-01-01T00:00:00Z">
        <w:r>
          <w:delText xml:space="preserve">so both sides are</w:delText>
        </w:r>
      </w:del>
      <w:del w:id="14871" w:author="PR Preview" w:date="2026-01-01T00:00:00Z">
        <w:r>
          <w:delText xml:space="preserve"> </w:delText>
        </w:r>
      </w:del>
      <m:oMath>
        <m:r>
          <m:t>0</m:t>
        </m:r>
      </m:oMath>
      <w:del w:id="14872" w:author="PR Preview" w:date="2026-01-01T00:00:00Z">
        <w:r>
          <w:delText xml:space="preserve"> </w:delText>
        </w:r>
      </w:del>
      <w:del w:id="14873" w:author="PR Preview" w:date="2026-01-01T00:00:00Z">
        <w:r>
          <w:delText xml:space="preserve">and equality holds;</w:delText>
        </w:r>
      </w:del>
      <w:del w:id="14874" w:author="PR Preview" w:date="2026-01-01T00:00:00Z">
        <w:r>
          <w:delText xml:space="preserve"> </w:delText>
        </w:r>
      </w:del>
      <w:del w:id="14875" w:author="PR Preview" w:date="2026-01-01T00:00:00Z">
        <w:r>
          <w:delText xml:space="preserve">and</w:delText>
        </w:r>
      </w:del>
      <w:del w:id="14876" w:author="PR Preview" w:date="2026-01-01T00:00:00Z">
        <w:r>
          <w:delText xml:space="preserve"> </w:delText>
        </w:r>
      </w:del>
      <m:oMath>
        <m:limLow>
          <m:e>
            <m:r>
              <m:t>x</m:t>
            </m:r>
          </m:e>
          <m:lim>
            <m:r>
              <m:rPr>
                <m:sty m:val="p"/>
              </m:rPr>
              <m:t>∼</m:t>
            </m:r>
          </m:lim>
        </m:limLow>
        <m:r>
          <m:rPr>
            <m:sty m:val="p"/>
          </m:rPr>
          <m:t>,</m:t>
        </m:r>
        <m:limLow>
          <m:e>
            <m:r>
              <m:t>y</m:t>
            </m:r>
          </m:e>
          <m:lim>
            <m:r>
              <m:rPr>
                <m:sty m:val="p"/>
              </m:rPr>
              <m:t>∼</m:t>
            </m:r>
          </m:lim>
        </m:limLow>
      </m:oMath>
      <w:del w:id="14877" w:author="PR Preview" w:date="2026-01-01T00:00:00Z">
        <w:r>
          <w:delText xml:space="preserve"> </w:delText>
        </w:r>
      </w:del>
      <w:del w:id="14878" w:author="PR Preview" w:date="2026-01-01T00:00:00Z">
        <w:r>
          <w:delText xml:space="preserve">are linearly dependent, because</w:delText>
        </w:r>
      </w:del>
      <w:del w:id="14879" w:author="PR Preview" w:date="2026-01-01T00:00:00Z">
        <w:r>
          <w:delText xml:space="preserve"> </w:delText>
        </w:r>
      </w:del>
      <m:oMath>
        <m:r>
          <m:t>0</m:t>
        </m:r>
        <m:r>
          <m:t> </m:t>
        </m:r>
        <m:limLow>
          <m:e>
            <m:r>
              <m:t>x</m:t>
            </m:r>
          </m:e>
          <m:lim>
            <m:r>
              <m:rPr>
                <m:sty m:val="p"/>
              </m:rPr>
              <m:t>∼</m:t>
            </m:r>
          </m:lim>
        </m:limLow>
        <m:r>
          <m:rPr>
            <m:sty m:val="p"/>
          </m:rPr>
          <m:t>+</m:t>
        </m:r>
        <m:r>
          <m:t>1</m:t>
        </m:r>
        <m:r>
          <m:t> </m:t>
        </m:r>
        <m:limLow>
          <m:e>
            <m:r>
              <m:t>y</m:t>
            </m:r>
          </m:e>
          <m:lim>
            <m:r>
              <m:rPr>
                <m:sty m:val="p"/>
              </m:rPr>
              <m:t>∼</m:t>
            </m:r>
          </m:lim>
        </m:limLow>
        <m:r>
          <m:rPr>
            <m:sty m:val="p"/>
          </m:rPr>
          <m:t>=</m:t>
        </m:r>
        <m:limLow>
          <m:e>
            <m:r>
              <m:t>0</m:t>
            </m:r>
          </m:e>
          <m:lim>
            <m:r>
              <m:rPr>
                <m:sty m:val="p"/>
              </m:rPr>
              <m:t>∼</m:t>
            </m:r>
          </m:lim>
        </m:limLow>
      </m:oMath>
      <w:del w:id="14880" w:author="PR Preview" w:date="2026-01-01T00:00:00Z">
        <w:r>
          <w:delText xml:space="preserve">.</w:delText>
        </w:r>
      </w:del>
    </w:p>
    <w:p>
      <w:pPr>
        <w:pStyle w:val="FirstParagraph"/>
      </w:pPr>
      <w:del w:id="14881" w:author="PR Preview" w:date="2026-01-01T00:00:00Z">
        <w:r>
          <w:rPr>
            <w:b/>
            <w:bCs/>
          </w:rPr>
          <w:delText xml:space="preserve">If</w:delText>
        </w:r>
      </w:del>
      <w:del w:id="14882" w:author="PR Preview" w:date="2026-01-01T00:00:00Z">
        <w:r>
          <w:rPr>
            <w:b/>
            <w:bCs/>
          </w:rPr>
          <w:delText xml:space="preserve"> </w:delText>
        </w:r>
      </w:del>
      <m:oMath>
        <m:limLow>
          <m:e>
            <m:r>
              <m:t>y</m:t>
            </m:r>
          </m:e>
          <m:lim>
            <m:r>
              <m:rPr>
                <m:sty m:val="p"/>
              </m:rPr>
              <m:t>∼</m:t>
            </m:r>
          </m:lim>
        </m:limLow>
        <m:r>
          <m:rPr>
            <m:sty m:val="p"/>
          </m:rPr>
          <m:t>≠</m:t>
        </m:r>
        <m:limLow>
          <m:e>
            <m:r>
              <m:t>0</m:t>
            </m:r>
          </m:e>
          <m:lim>
            <m:r>
              <m:rPr>
                <m:sty m:val="p"/>
              </m:rPr>
              <m:t>∼</m:t>
            </m:r>
          </m:lim>
        </m:limLow>
      </m:oMath>
      <w:del w:id="14883" w:author="PR Preview" w:date="2026-01-01T00:00:00Z">
        <w:r>
          <w:rPr>
            <w:b/>
            <w:bCs/>
          </w:rPr>
          <w:delText xml:space="preserve">.</w:delText>
        </w:r>
      </w:del>
      <w:del w:id="14884" w:author="PR Preview" w:date="2026-01-01T00:00:00Z">
        <w:r>
          <w:delText xml:space="preserve"> </w:delText>
        </w:r>
      </w:del>
      <w:del w:id="14885" w:author="PR Preview" w:date="2026-01-01T00:00:00Z">
        <w:r>
          <w:delText xml:space="preserve">Then</w:delText>
        </w:r>
      </w:del>
      <w:del w:id="14886" w:author="PR Preview" w:date="2026-01-01T00:00:00Z">
        <w:r>
          <w:delText xml:space="preserve"> </w:delText>
        </w:r>
      </w:del>
      <m:oMath>
        <m:r>
          <m:t>​</m:t>
        </m:r>
        <m:d>
          <m:dPr>
            <m:begChr m:val="∥"/>
            <m:sepChr m:val=""/>
            <m:endChr m:val="∥"/>
            <m:grow/>
          </m:dPr>
          <m:e>
            <m:limLow>
              <m:e>
                <m:r>
                  <m:t>y</m:t>
                </m:r>
              </m:e>
              <m:lim>
                <m:r>
                  <m:rPr>
                    <m:sty m:val="p"/>
                  </m:rPr>
                  <m:t>∼</m:t>
                </m:r>
              </m:lim>
            </m:limLow>
          </m:e>
        </m:d>
        <m:r>
          <m:t>​</m:t>
        </m:r>
        <m:r>
          <m:rPr>
            <m:sty m:val="p"/>
          </m:rPr>
          <m:t>&gt;</m:t>
        </m:r>
        <m:r>
          <m:t>0</m:t>
        </m:r>
      </m:oMath>
      <w:del w:id="14887" w:author="PR Preview" w:date="2026-01-01T00:00:00Z">
        <w:r>
          <w:delText xml:space="preserve"> </w:delText>
        </w:r>
      </w:del>
      <w:del w:id="14888" w:author="PR Preview" w:date="2026-01-01T00:00:00Z">
        <w:r>
          <w:delText xml:space="preserve">(</w:delText>
        </w:r>
      </w:del>
      <w:hyperlink w:anchor="thm-norm-properties">
        <w:del w:id="14889" w:author="PR Preview" w:date="2026-01-01T00:00:00Z">
          <w:r>
            <w:rPr>
              <w:rStyle w:val="Hyperlink"/>
            </w:rPr>
            <w:delText xml:space="preserve">Theorem 56</w:delText>
          </w:r>
        </w:del>
      </w:hyperlink>
      <w:del w:id="14890" w:author="PR Preview" w:date="2026-01-01T00:00:00Z">
        <w:r>
          <w:delText xml:space="preserve">, part 1).</w:delText>
        </w:r>
      </w:del>
      <w:del w:id="14891" w:author="PR Preview" w:date="2026-01-01T00:00:00Z">
        <w:r>
          <w:delText xml:space="preserve"> </w:delText>
        </w:r>
      </w:del>
      <w:del w:id="14892" w:author="PR Preview" w:date="2026-01-01T00:00:00Z">
        <w:r>
          <w:delText xml:space="preserve">Let</w:delText>
        </w:r>
      </w:del>
      <w:del w:id="14893" w:author="PR Preview" w:date="2026-01-01T00:00:00Z">
        <w:r>
          <w:delText xml:space="preserve"> </w:delText>
        </w:r>
      </w:del>
      <m:oMath>
        <m:r>
          <m:t>t</m:t>
        </m:r>
        <m:limUpp>
          <m:e>
            <m:r>
              <m:rPr>
                <m:sty m:val="p"/>
              </m:rPr>
              <m:t>=</m:t>
            </m:r>
          </m:e>
          <m:lim>
            <m:r>
              <m:rPr>
                <m:nor/>
                <m:sty m:val="p"/>
              </m:rPr>
              <m:t>def</m:t>
            </m:r>
          </m:lim>
        </m:limUpp>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oMath>
      <w:del w:id="14894" w:author="PR Preview" w:date="2026-01-01T00:00:00Z">
        <w:r>
          <w:delText xml:space="preserve">. Then</w:delText>
        </w:r>
      </w:del>
    </w:p>
    <w:p>
      <w:pPr>
        <w:pStyle w:val="BodyText"/>
      </w:pPr>
      <w:bookmarkStart w:id="360" w:name="eq-cauchy-schwarz-chain"/>
      <m:oMathPara>
        <m:oMathParaPr>
          <m:jc m:val="center"/>
        </m:oMathParaPr>
        <m:oMath>
          <m:eqArr>
            <m:e>
              <m:r>
                <m:t>​</m:t>
              </m:r>
              <m:d>
                <m:dPr>
                  <m:begChr m:val="∥"/>
                  <m:sepChr m:val=""/>
                  <m:endChr m:val="∥"/>
                  <m:grow/>
                </m:dPr>
                <m:e>
                  <m:limLow>
                    <m:e>
                      <m:r>
                        <m:t>x</m:t>
                      </m:r>
                    </m:e>
                    <m:lim>
                      <m:r>
                        <m:rPr>
                          <m:sty m:val="p"/>
                        </m:rPr>
                        <m:t>∼</m:t>
                      </m:r>
                    </m:lim>
                  </m:limLow>
                  <m:r>
                    <m:rPr>
                      <m:sty m:val="p"/>
                    </m:rPr>
                    <m:t>−</m:t>
                  </m:r>
                  <m:r>
                    <m:t>t</m:t>
                  </m:r>
                  <m:r>
                    <m:t> </m:t>
                  </m:r>
                  <m:limLow>
                    <m:e>
                      <m:r>
                        <m:t>y</m:t>
                      </m:r>
                    </m:e>
                    <m:lim>
                      <m:r>
                        <m:rPr>
                          <m:sty m:val="p"/>
                        </m:rPr>
                        <m:t>∼</m:t>
                      </m:r>
                    </m:lim>
                  </m:limLow>
                </m:e>
              </m:d>
              <m:sSup>
                <m:e>
                  <m:r>
                    <m:t>​</m:t>
                  </m:r>
                </m:e>
                <m:sup>
                  <m:r>
                    <m:t>2</m:t>
                  </m:r>
                </m:sup>
              </m:sSup>
              <m:r>
                <m:t>&amp;</m:t>
              </m:r>
              <m:r>
                <m:rPr>
                  <m:sty m:val="p"/>
                </m:rPr>
                <m:t>=</m:t>
              </m:r>
              <m:r>
                <m:t>​</m:t>
              </m:r>
              <m:d>
                <m:dPr>
                  <m:begChr m:val="∥"/>
                  <m:sepChr m:val=""/>
                  <m:endChr m:val="∥"/>
                  <m:grow/>
                </m:dPr>
                <m:e>
                  <m:limLow>
                    <m:e>
                      <m:r>
                        <m:t>x</m:t>
                      </m:r>
                    </m:e>
                    <m:lim>
                      <m:r>
                        <m:rPr>
                          <m:sty m:val="p"/>
                        </m:rPr>
                        <m:t>∼</m:t>
                      </m:r>
                    </m:lim>
                  </m:limLow>
                  <m:r>
                    <m:rPr>
                      <m:sty m:val="p"/>
                    </m:rPr>
                    <m:t>+</m:t>
                  </m:r>
                  <m:r>
                    <m:rPr>
                      <m:sty m:val="p"/>
                    </m:rPr>
                    <m:t>(</m:t>
                  </m:r>
                  <m:r>
                    <m:rPr>
                      <m:sty m:val="p"/>
                    </m:rPr>
                    <m:t>−</m:t>
                  </m:r>
                  <m:r>
                    <m:t>1</m:t>
                  </m:r>
                  <m:r>
                    <m:rPr>
                      <m:sty m:val="p"/>
                    </m:rPr>
                    <m:t>)</m:t>
                  </m:r>
                  <m:r>
                    <m:t> </m:t>
                  </m:r>
                  <m:r>
                    <m:rPr>
                      <m:sty m:val="p"/>
                    </m:rPr>
                    <m:t>(</m:t>
                  </m:r>
                  <m:r>
                    <m:t>t</m:t>
                  </m:r>
                  <m:r>
                    <m:t> </m:t>
                  </m:r>
                  <m:limLow>
                    <m:e>
                      <m:r>
                        <m:t>y</m:t>
                      </m:r>
                    </m:e>
                    <m:lim>
                      <m:r>
                        <m:rPr>
                          <m:sty m:val="p"/>
                        </m:rPr>
                        <m:t>∼</m:t>
                      </m:r>
                    </m:lim>
                  </m:limLow>
                  <m:r>
                    <m:rPr>
                      <m:sty m:val="p"/>
                    </m:rPr>
                    <m:t>)</m:t>
                  </m:r>
                </m:e>
              </m:d>
              <m:sSup>
                <m:e>
                  <m:r>
                    <m:t>​</m:t>
                  </m:r>
                </m:e>
                <m:sup>
                  <m:r>
                    <m:t>2</m:t>
                  </m:r>
                </m:sup>
              </m:sSup>
              <m:r>
                <m:t>&amp;</m:t>
              </m:r>
              <m:r>
                <m:t>&amp;</m:t>
              </m:r>
              <m:r>
                <m:rPr>
                  <m:nor/>
                  <m:sty m:val="p"/>
                </m:rPr>
                <m:t>(</m:t>
              </m:r>
              <m:limLow>
                <m:e>
                  <m:r>
                    <m:t>x</m:t>
                  </m:r>
                </m:e>
                <m:lim>
                  <m:r>
                    <m:rPr>
                      <m:sty m:val="p"/>
                    </m:rPr>
                    <m:t>∼</m:t>
                  </m:r>
                </m:lim>
              </m:limLow>
              <m:r>
                <m:rPr>
                  <m:sty m:val="p"/>
                </m:rPr>
                <m:t>−</m:t>
              </m:r>
              <m:limLow>
                <m:e>
                  <m:r>
                    <m:t>v</m:t>
                  </m:r>
                </m:e>
                <m:lim>
                  <m:r>
                    <m:rPr>
                      <m:sty m:val="p"/>
                    </m:rPr>
                    <m:t>∼</m:t>
                  </m:r>
                </m:lim>
              </m:limLow>
              <m:r>
                <m:rPr>
                  <m:sty m:val="p"/>
                </m:rPr>
                <m:t>=</m:t>
              </m:r>
              <m:limLow>
                <m:e>
                  <m:r>
                    <m:t>x</m:t>
                  </m:r>
                </m:e>
                <m:lim>
                  <m:r>
                    <m:rPr>
                      <m:sty m:val="p"/>
                    </m:rPr>
                    <m:t>∼</m:t>
                  </m:r>
                </m:lim>
              </m:limLow>
              <m:r>
                <m:rPr>
                  <m:sty m:val="p"/>
                </m:rPr>
                <m:t>+</m:t>
              </m:r>
              <m:r>
                <m:rPr>
                  <m:sty m:val="p"/>
                </m:rPr>
                <m:t>(</m:t>
              </m:r>
              <m:r>
                <m:rPr>
                  <m:sty m:val="p"/>
                </m:rPr>
                <m:t>−</m:t>
              </m:r>
              <m:r>
                <m:t>1</m:t>
              </m:r>
              <m:r>
                <m:rPr>
                  <m:sty m:val="p"/>
                </m:rPr>
                <m:t>)</m:t>
              </m:r>
              <m:r>
                <m:t> </m:t>
              </m:r>
              <m:limLow>
                <m:e>
                  <m:r>
                    <m:t>v</m:t>
                  </m:r>
                </m:e>
                <m:lim>
                  <m:r>
                    <m:rPr>
                      <m:sty m:val="p"/>
                    </m:rPr>
                    <m:t>∼</m:t>
                  </m:r>
                </m:lim>
              </m:limLow>
              <m:r>
                <m:rPr>
                  <m:nor/>
                  <m:sty m:val="p"/>
                </m:rPr>
                <m:t>)</m:t>
              </m:r>
            </m:e>
            <m:e>
              <m:r>
                <m:t>&amp;</m:t>
              </m:r>
              <m:r>
                <m:rPr>
                  <m:sty m:val="p"/>
                </m:rPr>
                <m:t>=</m:t>
              </m:r>
              <m:r>
                <m:t>​</m:t>
              </m:r>
              <m:d>
                <m:dPr>
                  <m:begChr m:val="∥"/>
                  <m:sepChr m:val=""/>
                  <m:endChr m:val="∥"/>
                  <m:grow/>
                </m:dPr>
                <m:e>
                  <m:limLow>
                    <m:e>
                      <m:r>
                        <m:t>x</m:t>
                      </m:r>
                    </m:e>
                    <m:lim>
                      <m:r>
                        <m:rPr>
                          <m:sty m:val="p"/>
                        </m:rPr>
                        <m:t>∼</m:t>
                      </m:r>
                    </m:lim>
                  </m:limLow>
                  <m:r>
                    <m:rPr>
                      <m:sty m:val="p"/>
                    </m:rPr>
                    <m:t>+</m:t>
                  </m:r>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limLow>
                <m:e>
                  <m:r>
                    <m:t>y</m:t>
                  </m:r>
                </m:e>
                <m:lim>
                  <m:r>
                    <m:rPr>
                      <m:sty m:val="p"/>
                    </m:rPr>
                    <m:t>∼</m:t>
                  </m:r>
                </m:lim>
              </m:limLow>
              <m:r>
                <m:rPr>
                  <m:sty m:val="p"/>
                </m:rPr>
                <m:t>)</m:t>
              </m:r>
              <m:r>
                <m:rPr>
                  <m:sty m:val="p"/>
                </m:rPr>
                <m:t>=</m:t>
              </m:r>
              <m:r>
                <m:rPr>
                  <m:sty m:val="p"/>
                </m:rPr>
                <m:t>(</m:t>
              </m:r>
              <m:r>
                <m:rPr>
                  <m:sty m:val="p"/>
                </m:rPr>
                <m:t>−</m:t>
              </m:r>
              <m:r>
                <m:t>t</m:t>
              </m:r>
              <m:r>
                <m:rPr>
                  <m:sty m:val="p"/>
                </m:rPr>
                <m:t>)</m:t>
              </m:r>
              <m:r>
                <m:t> </m:t>
              </m:r>
              <m:limLow>
                <m:e>
                  <m:r>
                    <m:t>y</m:t>
                  </m:r>
                </m:e>
                <m:lim>
                  <m:r>
                    <m:rPr>
                      <m:sty m:val="p"/>
                    </m:rPr>
                    <m:t>∼</m:t>
                  </m:r>
                </m:lim>
              </m:limLow>
              <m:r>
                <m:rPr>
                  <m:nor/>
                  <m:sty m:val="p"/>
                </m:rPr>
                <m:t>, entrywise)</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r>
                    <m:rPr>
                      <m:sty m:val="p"/>
                    </m:rPr>
                    <m:t>⋅</m:t>
                  </m:r>
                  <m:r>
                    <m:rPr>
                      <m:sty m:val="p"/>
                    </m:rPr>
                    <m:t>(</m:t>
                  </m:r>
                  <m:r>
                    <m:rPr>
                      <m:sty m:val="p"/>
                    </m:rPr>
                    <m:t>(</m:t>
                  </m:r>
                  <m:r>
                    <m:rPr>
                      <m:sty m:val="p"/>
                    </m:rPr>
                    <m:t>−</m:t>
                  </m:r>
                  <m:r>
                    <m:t>t</m:t>
                  </m:r>
                  <m:r>
                    <m:rPr>
                      <m:sty m:val="p"/>
                    </m:rPr>
                    <m:t>)</m:t>
                  </m:r>
                  <m:r>
                    <m:t> </m:t>
                  </m:r>
                  <m:limLow>
                    <m:e>
                      <m:r>
                        <m:t>y</m:t>
                      </m:r>
                    </m:e>
                    <m:lim>
                      <m:r>
                        <m:rPr>
                          <m:sty m:val="p"/>
                        </m:rPr>
                        <m:t>∼</m:t>
                      </m:r>
                    </m:lim>
                  </m:limLow>
                  <m:r>
                    <m:rPr>
                      <m:sty m:val="p"/>
                    </m:rPr>
                    <m:t>)</m:t>
                  </m:r>
                </m:e>
              </m:d>
              <m:r>
                <m:t>​</m:t>
              </m:r>
              <m:r>
                <m:rPr>
                  <m:sty m:val="p"/>
                </m:rPr>
                <m:t>+</m:t>
              </m:r>
              <m:r>
                <m:t>​</m:t>
              </m:r>
              <m:d>
                <m:dPr>
                  <m:begChr m:val="∥"/>
                  <m:sepChr m:val=""/>
                  <m:endChr m:val="∥"/>
                  <m:grow/>
                </m:dPr>
                <m:e>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limLow>
                        <m:e>
                          <m:r>
                            <m:t>y</m:t>
                          </m:r>
                        </m:e>
                        <m:lim>
                          <m:r>
                            <m:rPr>
                              <m:sty m:val="p"/>
                            </m:rPr>
                            <m:t>∼</m:t>
                          </m:r>
                        </m:lim>
                      </m:limLow>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sSup>
                <m:e>
                  <m:r>
                    <m:t>t</m:t>
                  </m:r>
                </m:e>
                <m:sup>
                  <m:r>
                    <m:t>2</m:t>
                  </m:r>
                </m:sup>
              </m:sSup>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4</m:t>
                      </m:r>
                    </m:sup>
                  </m:sSup>
                </m:den>
              </m:f>
              <m:r>
                <m:t> </m:t>
              </m:r>
              <m:r>
                <m:t>​</m:t>
              </m:r>
              <m:d>
                <m:dPr>
                  <m:begChr m:val="∥"/>
                  <m:sepChr m:val=""/>
                  <m:endChr m:val="∥"/>
                  <m:grow/>
                </m:dPr>
                <m:e>
                  <m:limLow>
                    <m:e>
                      <m:r>
                        <m:t>y</m:t>
                      </m:r>
                    </m:e>
                    <m:lim>
                      <m:r>
                        <m:rPr>
                          <m:sty m:val="p"/>
                        </m:rPr>
                        <m:t>∼</m:t>
                      </m:r>
                    </m:lim>
                  </m:limLow>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t>&amp;</m:t>
              </m:r>
              <m:r>
                <m:rPr>
                  <m:nor/>
                  <m:sty m:val="p"/>
                </m:rPr>
                <m:t>(cancel one factor </m:t>
              </m:r>
              <m:r>
                <m:t>​</m:t>
              </m:r>
              <m:d>
                <m:dPr>
                  <m:begChr m:val="∥"/>
                  <m:sepChr m:val=""/>
                  <m:endChr m:val="∥"/>
                  <m:grow/>
                </m:dPr>
                <m:e>
                  <m:limLow>
                    <m:e>
                      <m:r>
                        <m:t>y</m:t>
                      </m:r>
                    </m:e>
                    <m:lim>
                      <m:r>
                        <m:rPr>
                          <m:sty m:val="p"/>
                        </m:rPr>
                        <m:t>∼</m:t>
                      </m:r>
                    </m:lim>
                  </m:limLow>
                </m:e>
              </m:d>
              <m:sSup>
                <m:e>
                  <m:r>
                    <m:t>​</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BodyText"/>
      </w:pPr>
      <w:ins w:id="14895" w:author="PR Preview" w:date="2026-01-01T00:00:00Z">
        <w:r>
          <w:rPr>
            <w:b/>
            <w:bCs/>
          </w:rPr>
          <w:t xml:space="preserve">Theorem 58 (Cauchy-Schwarz inequality)</w:t>
        </w:r>
      </w:ins>
      <w:ins w:id="14896" w:author="PR Preview" w:date="2026-01-01T00:00:00Z">
        <w:r>
          <w:t xml:space="preserve"> </w:t>
        </w:r>
      </w:ins>
      <w:ins w:id="14897" w:author="PR Preview" w:date="2026-01-01T00:00:00Z">
        <w:r>
          <w:t xml:space="preserve">For any</w:t>
        </w:r>
      </w:ins>
      <w:ins w:id="14898" w:author="PR Preview" w:date="2026-01-01T00:00:00Z">
        <w:r>
          <w:t xml:space="preserve"> </w:t>
        </w:r>
      </w:ins>
      <w:ins w:id="14899" w:author="PR Preview" w:date="2026-01-01T00:00:00Z">
        <w:r>
          <w:t xml:space="preserve">$\mathord{\smash[b]{\underset{\raise.3ex\hbox{$\scriptstyle\sim$}}{x}}\vphantom{x}}, \mathord{\smash[b]{\underset{\raise.3ex\hbox{$\scriptstyle\sim$}}{y}}\vphantom{y}} \in \mathbb{R}^p$</w:t>
        </w:r>
      </w:ins>
      <w:ins w:id="14900" w:author="PR Preview" w:date="2026-01-01T00:00:00Z">
        <w:r>
          <w:t xml:space="preserve">,</w:t>
        </w:r>
      </w:ins>
    </w:p>
    <w:p>
      <w:pPr>
        <w:pStyle w:val="BodyText"/>
      </w:pPr>
      <w:ins w:id="14901" w:author="PR Preview" w:date="2026-01-01T00:00:00Z">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ins>
    </w:p>
    <w:p>
      <w:pPr>
        <w:pStyle w:val="FirstParagraph"/>
      </w:pPr>
      <w:ins w:id="14902" w:author="PR Preview" w:date="2026-01-01T00:00:00Z">
        <w:r>
          <w:t xml:space="preserve">with equality exactly when</w:t>
        </w:r>
      </w:ins>
      <w:ins w:id="14903" w:author="PR Preview" w:date="2026-01-01T00:00:00Z">
        <w:r>
          <w:t xml:space="preserve"> </w:t>
        </w:r>
      </w:ins>
      <w:ins w:id="14904" w:author="PR Preview" w:date="2026-01-01T00:00:00Z">
        <w:r>
          <w:t xml:space="preserve">$\mathord{\smash[b]{\underset{\raise.3ex\hbox{$\scriptstyle\sim$}}{x}}\vphantom{x}}$</w:t>
        </w:r>
      </w:ins>
      <w:ins w:id="14905" w:author="PR Preview" w:date="2026-01-01T00:00:00Z">
        <w:r>
          <w:t xml:space="preserve"> </w:t>
        </w:r>
      </w:ins>
      <w:ins w:id="14906" w:author="PR Preview" w:date="2026-01-01T00:00:00Z">
        <w:r>
          <w:t xml:space="preserve">and</w:t>
        </w:r>
      </w:ins>
      <w:ins w:id="14907" w:author="PR Preview" w:date="2026-01-01T00:00:00Z">
        <w:r>
          <w:t xml:space="preserve"> </w:t>
        </w:r>
      </w:ins>
      <w:ins w:id="14908" w:author="PR Preview" w:date="2026-01-01T00:00:00Z">
        <w:r>
          <w:t xml:space="preserve">$\mathord{\smash[b]{\underset{\raise.3ex\hbox{$\scriptstyle\sim$}}{y}}\vphantom{y}}$</w:t>
        </w:r>
      </w:ins>
      <w:ins w:id="14909" w:author="PR Preview" w:date="2026-01-01T00:00:00Z">
        <w:r>
          <w:t xml:space="preserve"> </w:t>
        </w:r>
      </w:ins>
      <w:ins w:id="14910" w:author="PR Preview" w:date="2026-01-01T00:00:00Z">
        <w:r>
          <w:t xml:space="preserve">are linearly dependent</w:t>
        </w:r>
      </w:ins>
      <w:ins w:id="14911" w:author="PR Preview" w:date="2026-01-01T00:00:00Z">
        <w:r>
          <w:t xml:space="preserve"> </w:t>
        </w:r>
      </w:ins>
      <w:ins w:id="14912" w:author="PR Preview" w:date="2026-01-01T00:00:00Z">
        <w:r>
          <w:t xml:space="preserve">(</w:t>
        </w:r>
      </w:ins>
      <w:hyperlink w:anchor="def-linearly-independent">
        <w:ins w:id="14913" w:author="PR Preview" w:date="2026-01-01T00:00:00Z">
          <w:r>
            <w:rPr>
              <w:rStyle w:val="Hyperlink"/>
            </w:rPr>
            <w:t xml:space="preserve">Definition 43</w:t>
          </w:r>
        </w:ins>
      </w:hyperlink>
      <w:ins w:id="14914" w:author="PR Preview" w:date="2026-01-01T00:00:00Z">
        <w:r>
          <w:t xml:space="preserve">).</w:t>
        </w:r>
      </w:ins>
    </w:p>
    <w:bookmarkEnd w:id="359"/>
    <w:p>
      <w:pPr>
        <w:pStyle w:val="BodyText"/>
      </w:pPr>
      <w:ins w:id="14915" w:author="PR Preview" w:date="2026-01-01T00:00:00Z">
        <w:r>
          <w:rPr>
            <w:i/>
            <w:iCs/>
          </w:rPr>
          <w:t xml:space="preserve">Proof</w:t>
        </w:r>
      </w:ins>
      <w:ins w:id="14916" w:author="PR Preview" w:date="2026-01-01T00:00:00Z">
        <w:r>
          <w:t xml:space="preserve">. </w:t>
        </w:r>
      </w:ins>
      <w:ins w:id="14917" w:author="PR Preview" w:date="2026-01-01T00:00:00Z">
        <w:r>
          <w:rPr>
            <w:b/>
            <w:bCs/>
          </w:rPr>
          <w:t xml:space="preserve">If</w:t>
        </w:r>
      </w:ins>
      <w:ins w:id="14918" w:author="PR Preview" w:date="2026-01-01T00:00:00Z">
        <w:r>
          <w:rPr>
            <w:b/>
            <w:bCs/>
          </w:rPr>
          <w:t xml:space="preserve"> </w:t>
        </w:r>
      </w:ins>
      <w:ins w:id="14919" w:author="PR Preview" w:date="2026-01-01T00:00:00Z">
        <w:r>
          <w:rPr>
            <w:b/>
            <w:bCs/>
          </w:rPr>
          <w:t xml:space="preserve">$\mathord{\smash[b]{\underset{\raise.3ex\hbox{$\scriptstyle\sim$}}{y}}\vphantom{y}} = \mathord{\smash[b]{\underset{\raise.3ex\hbox{$\scriptstyle\sim$}}{0}}\vphantom{0}}$</w:t>
        </w:r>
      </w:ins>
      <w:ins w:id="14920" w:author="PR Preview" w:date="2026-01-01T00:00:00Z">
        <w:r>
          <w:rPr>
            <w:b/>
            <w:bCs/>
          </w:rPr>
          <w:t xml:space="preserve">.</w:t>
        </w:r>
      </w:ins>
      <w:ins w:id="14921" w:author="PR Preview" w:date="2026-01-01T00:00:00Z">
        <w:r>
          <w:t xml:space="preserve"> </w:t>
        </w:r>
      </w:ins>
      <w:ins w:id="14922" w:author="PR Preview" w:date="2026-01-01T00:00:00Z">
        <w:r>
          <w:t xml:space="preserve">Then</w:t>
        </w:r>
      </w:ins>
    </w:p>
    <w:p>
      <w:pPr>
        <w:pStyle w:val="BodyText"/>
      </w:pPr>
      <w:ins w:id="14923" w:author="PR Preview" w:date="2026-01-01T00:00:00Z">
        <w:r>
          <w:t xml:space="preserve">$$
    \begin{aligned}
    \mathord{\smash[b]{\underset{\raise.3ex\hbox{$\scriptstyle\sim$}}{x}}\vphantom{x}} \cdot \mathord{\smash[b]{\underset{\raise.3ex\hbox{$\scriptstyle\sim$}}{0}}\vphantom{0}}&amp;= \sum_i x_i \cdot 0 \\
    &amp;= 0
    \end{aligned}
    $$</w:t>
        </w:r>
      </w:ins>
    </w:p>
    <w:p>
      <w:pPr>
        <w:pStyle w:val="Compact"/>
        <w:numPr>
          <w:ilvl w:val="0"/>
          <w:numId w:val="1047"/>
        </w:numPr>
      </w:pPr>
      <w:ins w:id="14924" w:author="PR Preview" w:date="2026-01-01T00:00:00Z">
        <w:r>
          <w:t xml:space="preserve">and</w:t>
        </w:r>
      </w:ins>
      <w:ins w:id="14925" w:author="PR Preview" w:date="2026-01-01T00:00:00Z">
        <w:r>
          <w:t xml:space="preserve"> </w:t>
        </w:r>
      </w:ins>
      <w:ins w:id="14926" w:author="PR Preview" w:date="2026-01-01T00:00:00Z">
        <w:r>
          <w:t xml:space="preserve">$\mathopen{}\left\lVert\mathord{\smash[b]{\underset{\raise.3ex\hbox{$\scriptstyle\sim$}}{0}}\vphantom{0}}\right\rVert\mathclose{} = 0$</w:t>
        </w:r>
      </w:ins>
      <w:ins w:id="14927" w:author="PR Preview" w:date="2026-01-01T00:00:00Z">
        <w:r>
          <w:t xml:space="preserve"> </w:t>
        </w:r>
      </w:ins>
      <w:ins w:id="14928" w:author="PR Preview" w:date="2026-01-01T00:00:00Z">
        <w:r>
          <w:t xml:space="preserve">(</w:t>
        </w:r>
      </w:ins>
      <w:hyperlink w:anchor="thm-norm-properties">
        <w:ins w:id="14929" w:author="PR Preview" w:date="2026-01-01T00:00:00Z">
          <w:r>
            <w:rPr>
              <w:rStyle w:val="Hyperlink"/>
            </w:rPr>
            <w:t xml:space="preserve">Theorem 56</w:t>
          </w:r>
        </w:ins>
      </w:hyperlink>
      <w:ins w:id="14930" w:author="PR Preview" w:date="2026-01-01T00:00:00Z">
        <w:r>
          <w:t xml:space="preserve">, part 1),</w:t>
        </w:r>
      </w:ins>
      <w:ins w:id="14931" w:author="PR Preview" w:date="2026-01-01T00:00:00Z">
        <w:r>
          <w:t xml:space="preserve"> </w:t>
        </w:r>
      </w:ins>
      <w:ins w:id="14932" w:author="PR Preview" w:date="2026-01-01T00:00:00Z">
        <w:r>
          <w:t xml:space="preserve">so both sides are</w:t>
        </w:r>
      </w:ins>
      <w:ins w:id="14933" w:author="PR Preview" w:date="2026-01-01T00:00:00Z">
        <w:r>
          <w:t xml:space="preserve"> </w:t>
        </w:r>
      </w:ins>
      <m:oMath>
        <m:r>
          <m:t>0</m:t>
        </m:r>
      </m:oMath>
      <w:ins w:id="14934" w:author="PR Preview" w:date="2026-01-01T00:00:00Z">
        <w:r>
          <w:t xml:space="preserve"> </w:t>
        </w:r>
      </w:ins>
      <w:ins w:id="14935" w:author="PR Preview" w:date="2026-01-01T00:00:00Z">
        <w:r>
          <w:t xml:space="preserve">and equality holds;</w:t>
        </w:r>
      </w:ins>
      <w:ins w:id="14936" w:author="PR Preview" w:date="2026-01-01T00:00:00Z">
        <w:r>
          <w:t xml:space="preserve"> </w:t>
        </w:r>
      </w:ins>
      <w:ins w:id="14937" w:author="PR Preview" w:date="2026-01-01T00:00:00Z">
        <w:r>
          <w:t xml:space="preserve">and</w:t>
        </w:r>
      </w:ins>
      <w:ins w:id="14938" w:author="PR Preview" w:date="2026-01-01T00:00:00Z">
        <w:r>
          <w:t xml:space="preserve"> </w:t>
        </w:r>
      </w:ins>
      <w:ins w:id="14939" w:author="PR Preview" w:date="2026-01-01T00:00:00Z">
        <w:r>
          <w:t xml:space="preserve">$\mathord{\smash[b]{\underset{\raise.3ex\hbox{$\scriptstyle\sim$}}{x}}\vphantom{x}}, \mathord{\smash[b]{\underset{\raise.3ex\hbox{$\scriptstyle\sim$}}{y}}\vphantom{y}}$</w:t>
        </w:r>
      </w:ins>
      <w:ins w:id="14940" w:author="PR Preview" w:date="2026-01-01T00:00:00Z">
        <w:r>
          <w:t xml:space="preserve"> </w:t>
        </w:r>
      </w:ins>
      <w:ins w:id="14941" w:author="PR Preview" w:date="2026-01-01T00:00:00Z">
        <w:r>
          <w:t xml:space="preserve">are linearly dependent, because</w:t>
        </w:r>
      </w:ins>
      <w:ins w:id="14942" w:author="PR Preview" w:date="2026-01-01T00:00:00Z">
        <w:r>
          <w:t xml:space="preserve"> </w:t>
        </w:r>
      </w:ins>
      <w:ins w:id="14943" w:author="PR Preview" w:date="2026-01-01T00:00:00Z">
        <w:r>
          <w:t xml:space="preserve">$0\,\mathord{\smash[b]{\underset{\raise.3ex\hbox{$\scriptstyle\sim$}}{x}}\vphantom{x}} + 1\,\mathord{\smash[b]{\underset{\raise.3ex\hbox{$\scriptstyle\sim$}}{y}}\vphantom{y}} = \mathord{\smash[b]{\underset{\raise.3ex\hbox{$\scriptstyle\sim$}}{0}}\vphantom{0}}$</w:t>
        </w:r>
      </w:ins>
      <w:ins w:id="14944" w:author="PR Preview" w:date="2026-01-01T00:00:00Z">
        <w:r>
          <w:t xml:space="preserve">.</w:t>
        </w:r>
      </w:ins>
    </w:p>
    <w:p>
      <w:pPr>
        <w:pStyle w:val="FirstParagraph"/>
      </w:pPr>
      <w:ins w:id="14945" w:author="PR Preview" w:date="2026-01-01T00:00:00Z">
        <w:r>
          <w:rPr>
            <w:b/>
            <w:bCs/>
          </w:rPr>
          <w:t xml:space="preserve">If</w:t>
        </w:r>
      </w:ins>
      <w:ins w:id="14946" w:author="PR Preview" w:date="2026-01-01T00:00:00Z">
        <w:r>
          <w:rPr>
            <w:b/>
            <w:bCs/>
          </w:rPr>
          <w:t xml:space="preserve"> </w:t>
        </w:r>
      </w:ins>
      <w:ins w:id="14947" w:author="PR Preview" w:date="2026-01-01T00:00:00Z">
        <w:r>
          <w:rPr>
            <w:b/>
            <w:bCs/>
          </w:rPr>
          <w:t xml:space="preserve">$\mathord{\smash[b]{\underset{\raise.3ex\hbox{$\scriptstyle\sim$}}{y}}\vphantom{y}} \ne \mathord{\smash[b]{\underset{\raise.3ex\hbox{$\scriptstyle\sim$}}{0}}\vphantom{0}}$</w:t>
        </w:r>
      </w:ins>
      <w:ins w:id="14948" w:author="PR Preview" w:date="2026-01-01T00:00:00Z">
        <w:r>
          <w:rPr>
            <w:b/>
            <w:bCs/>
          </w:rPr>
          <w:t xml:space="preserve">.</w:t>
        </w:r>
      </w:ins>
      <w:ins w:id="14949" w:author="PR Preview" w:date="2026-01-01T00:00:00Z">
        <w:r>
          <w:t xml:space="preserve"> </w:t>
        </w:r>
      </w:ins>
      <w:ins w:id="14950" w:author="PR Preview" w:date="2026-01-01T00:00:00Z">
        <w:r>
          <w:t xml:space="preserve">Then</w:t>
        </w:r>
      </w:ins>
      <w:ins w:id="14951" w:author="PR Preview" w:date="2026-01-01T00:00:00Z">
        <w:r>
          <w:t xml:space="preserve"> </w:t>
        </w:r>
      </w:ins>
      <w:ins w:id="14952" w:author="PR Preview" w:date="2026-01-01T00:00:00Z">
        <w:r>
          <w:t xml:space="preserve">$\mathopen{}\left\lVert\mathord{\smash[b]{\underset{\raise.3ex\hbox{$\scriptstyle\sim$}}{y}}\vphantom{y}}\right\rVert\mathclose{} &gt; 0$</w:t>
        </w:r>
      </w:ins>
      <w:ins w:id="14953" w:author="PR Preview" w:date="2026-01-01T00:00:00Z">
        <w:r>
          <w:t xml:space="preserve"> </w:t>
        </w:r>
      </w:ins>
      <w:ins w:id="14954" w:author="PR Preview" w:date="2026-01-01T00:00:00Z">
        <w:r>
          <w:t xml:space="preserve">(</w:t>
        </w:r>
      </w:ins>
      <w:hyperlink w:anchor="thm-norm-properties">
        <w:ins w:id="14955" w:author="PR Preview" w:date="2026-01-01T00:00:00Z">
          <w:r>
            <w:rPr>
              <w:rStyle w:val="Hyperlink"/>
            </w:rPr>
            <w:t xml:space="preserve">Theorem 56</w:t>
          </w:r>
        </w:ins>
      </w:hyperlink>
      <w:ins w:id="14956" w:author="PR Preview" w:date="2026-01-01T00:00:00Z">
        <w:r>
          <w:t xml:space="preserve">, part 1).</w:t>
        </w:r>
      </w:ins>
      <w:ins w:id="14957" w:author="PR Preview" w:date="2026-01-01T00:00:00Z">
        <w:r>
          <w:t xml:space="preserve"> </w:t>
        </w:r>
      </w:ins>
      <w:ins w:id="14958" w:author="PR Preview" w:date="2026-01-01T00:00:00Z">
        <w:r>
          <w:t xml:space="preserve">Let</w:t>
        </w:r>
      </w:ins>
      <w:ins w:id="14959" w:author="PR Preview" w:date="2026-01-01T00:00:00Z">
        <w:r>
          <w:t xml:space="preserve"> </w:t>
        </w:r>
      </w:ins>
      <w:ins w:id="14960" w:author="PR Preview" w:date="2026-01-01T00:00:00Z">
        <w:r>
          <w:t xml:space="preserve">$t \stackrel{\text{def}}{=}(\mathord{\smash[b]{\underset{\raise.3ex\hbox{$\scriptstyle\sim$}}{x}}\vphantom{x}} \cdot \mathord{\smash[b]{\underset{\raise.3ex\hbox{$\scriptstyle\sim$}}{y}}\vphantom{y}}) / \mathopen{}\left\lVert\mathord{\smash[b]{\underset{\raise.3ex\hbox{$\scriptstyle\sim$}}{y}}\vphantom{y}}\right\rVert\mathclose{}^2$</w:t>
        </w:r>
      </w:ins>
      <w:ins w:id="14961" w:author="PR Preview" w:date="2026-01-01T00:00:00Z">
        <w:r>
          <w:t xml:space="preserve">. Then</w:t>
        </w:r>
      </w:ins>
    </w:p>
    <w:p>
      <w:pPr>
        <w:pStyle w:val="BodyText"/>
      </w:pPr>
      <w:bookmarkStart w:id="360" w:name="eq-cauchy-schwarz-chain"/>
      <w:ins w:id="14962" w:author="PR Preview" w:date="2026-01-01T00:00:00Z">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\text{(}\text{Theorem~57}\text{)}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\text{(}\text{Theorem~50}\text{,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\text{(}\text{Theorem~56}\text{,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ins>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rPr>
                  <m:sty m:val="p"/>
                </m:rPr>
                <m:t>≤</m:t>
              </m:r>
              <m:r>
                <m:t>​</m:t>
              </m:r>
              <m:d>
                <m:dPr>
                  <m:begChr m:val="∥"/>
                  <m:sepChr m:val=""/>
                  <m:endChr m:val="∥"/>
                  <m:grow/>
                </m:dPr>
                <m:e>
                  <m:limLow>
                    <m:e>
                      <m:r>
                        <m:t>x</m:t>
                      </m:r>
                    </m:e>
                    <m:lim>
                      <m:r>
                        <m:rPr>
                          <m:sty m:val="p"/>
                        </m:rPr>
                        <m:t>∼</m:t>
                      </m:r>
                    </m:lim>
                  </m:limLow>
                </m:e>
              </m:d>
              <m:sSup>
                <m:e>
                  <m:r>
                    <m:t>​</m:t>
                  </m:r>
                </m:e>
                <m:sup>
                  <m:r>
                    <m:t>2</m:t>
                  </m:r>
                </m:sup>
              </m:sSup>
              <m:r>
                <m:t>&amp;</m:t>
              </m:r>
              <m:r>
                <m:t>&amp;</m:t>
              </m:r>
              <m:r>
                <m:rPr>
                  <m:nor/>
                  <m:sty m:val="p"/>
                </m:rPr>
                <m:t>(add </m:t>
              </m:r>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y</m:t>
                      </m:r>
                    </m:e>
                    <m:lim>
                      <m:r>
                        <m:rPr>
                          <m:sty m:val="p"/>
                        </m:rPr>
                        <m:t>∼</m:t>
                      </m:r>
                    </m:lim>
                  </m:limLow>
                </m:e>
              </m:d>
              <m:sSup>
                <m:e>
                  <m:r>
                    <m:t>​</m:t>
                  </m:r>
                </m:e>
                <m:sup>
                  <m:r>
                    <m:t>2</m:t>
                  </m:r>
                </m:sup>
              </m:sSup>
              <m:r>
                <m:rPr>
                  <m:nor/>
                  <m:sty m:val="p"/>
                </m:rPr>
                <m:t> to both sides)</m:t>
              </m:r>
            </m:e>
            <m:e>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t>&amp;</m:t>
              </m:r>
              <m:r>
                <m:rPr>
                  <m:sty m:val="p"/>
                </m:rPr>
                <m:t>≤</m:t>
              </m:r>
              <m:r>
                <m:t>​</m:t>
              </m:r>
              <m:d>
                <m:dPr>
                  <m:begChr m:val="∥"/>
                  <m:sepChr m:val=""/>
                  <m:endChr m:val="∥"/>
                  <m:grow/>
                </m:dPr>
                <m:e>
                  <m:limLow>
                    <m:e>
                      <m:r>
                        <m:t>x</m:t>
                      </m:r>
                    </m:e>
                    <m:lim>
                      <m:r>
                        <m:rPr>
                          <m:sty m:val="p"/>
                        </m:rPr>
                        <m:t>∼</m:t>
                      </m:r>
                    </m:lim>
                  </m:limLow>
                </m:e>
              </m:d>
              <m:sSup>
                <m:e>
                  <m:r>
                    <m:t>​</m:t>
                  </m:r>
                </m:e>
                <m:sup>
                  <m:r>
                    <m:t>2</m:t>
                  </m:r>
                </m:sup>
              </m:sSup>
              <m:r>
                <m:t> </m:t>
              </m:r>
              <m:r>
                <m:t>​</m:t>
              </m:r>
              <m:d>
                <m:dPr>
                  <m:begChr m:val="∥"/>
                  <m:sepChr m:val=""/>
                  <m:endChr m:val="∥"/>
                  <m:grow/>
                </m:dPr>
                <m:e>
                  <m:limLow>
                    <m:e>
                      <m:r>
                        <m:t>y</m:t>
                      </m:r>
                    </m:e>
                    <m:lim>
                      <m:r>
                        <m:rPr>
                          <m:sty m:val="p"/>
                        </m:rPr>
                        <m:t>∼</m:t>
                      </m:r>
                    </m:lim>
                  </m:limLow>
                </m:e>
              </m:d>
              <m:sSup>
                <m:e>
                  <m:r>
                    <m:t>​</m:t>
                  </m:r>
                </m:e>
                <m:sup>
                  <m:r>
                    <m:t>2</m:t>
                  </m:r>
                </m:sup>
              </m:sSup>
              <m:r>
                <m:rPr>
                  <m:sty m:val="p"/>
                </m:rPr>
                <m:t>,</m:t>
              </m:r>
              <m:r>
                <m:t>&amp;</m:t>
              </m:r>
              <m:r>
                <m:t>&amp;</m:t>
              </m:r>
              <m:r>
                <m:rPr>
                  <m:nor/>
                  <m:sty m:val="p"/>
                </m:rPr>
                <m:t>(multiply both sides by </m:t>
              </m:r>
              <m:r>
                <m:t>​</m:t>
              </m:r>
              <m:d>
                <m:dPr>
                  <m:begChr m:val="∥"/>
                  <m:sepChr m:val=""/>
                  <m:endChr m:val="∥"/>
                  <m:grow/>
                </m:dPr>
                <m:e>
                  <m:limLow>
                    <m:e>
                      <m:r>
                        <m:t>y</m:t>
                      </m:r>
                    </m:e>
                    <m:lim>
                      <m:r>
                        <m:rPr>
                          <m:sty m:val="p"/>
                        </m:rPr>
                        <m:t>∼</m:t>
                      </m:r>
                    </m:lim>
                  </m:limLow>
                </m:e>
              </m:d>
              <m:sSup>
                <m:e>
                  <m:r>
                    <m:t>​</m:t>
                  </m:r>
                </m:e>
                <m:sup>
                  <m:r>
                    <m:t>2</m:t>
                  </m:r>
                </m:sup>
              </m:sSup>
              <m:r>
                <m:rPr>
                  <m:sty m:val="p"/>
                </m:rPr>
                <m:t>&gt;</m:t>
              </m:r>
              <m:r>
                <m:t>0</m:t>
              </m:r>
              <m:r>
                <m:rPr>
                  <m:nor/>
                  <m:sty m:val="p"/>
                </m:rPr>
                <m:t>)</m:t>
              </m:r>
            </m:e>
          </m:eqArr>
        </m:oMath>
      </m:oMathPara>
    </w:p>
    <w:p>
      <w:pPr>
        <w:pStyle w:val="FirstParagraph"/>
      </w:pPr>
      <w:del w:id="14963" w:author="PR Preview" w:date="2026-01-01T00:00:00Z">
        <w:r>
          <w:delText xml:space="preserve">and taking nonnegative square roots of both sides,</w:delText>
        </w:r>
      </w:del>
      <w:del w:id="14964" w:author="PR Preview" w:date="2026-01-01T00:00:00Z">
        <w:r>
          <w:delText xml:space="preserve"> </w:delText>
        </w:r>
      </w:del>
      <w:del w:id="14965" w:author="PR Preview" w:date="2026-01-01T00:00:00Z">
        <w:r>
          <w:delText xml:space="preserve">which preserves the inequality,</w:delText>
        </w:r>
      </w:del>
      <w:del w:id="14966" w:author="PR Preview" w:date="2026-01-01T00:00:00Z">
        <w:r>
          <w:delText xml:space="preserve"> </w:delText>
        </w:r>
      </w:del>
      <w:del w:id="14967" w:author="PR Preview" w:date="2026-01-01T00:00:00Z">
        <w:r>
          <w:delText xml:space="preserve">gives</w:delText>
        </w:r>
      </w:del>
      <w:del w:id="14968"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oMath>
      <w:del w:id="14969" w:author="PR Preview" w:date="2026-01-01T00:00:00Z">
        <w:r>
          <w:delText xml:space="preserve">.</w:delText>
        </w:r>
      </w:del>
    </w:p>
    <w:p>
      <w:pPr>
        <w:pStyle w:val="BodyText"/>
      </w:pPr>
      <w:del w:id="14970" w:author="PR Preview" w:date="2026-01-01T00:00:00Z">
        <w:r>
          <w:rPr>
            <w:b/>
            <w:bCs/>
          </w:rPr>
          <w:delText xml:space="preserve">When equality holds (</w:delText>
        </w:r>
      </w:del>
      <m:oMath>
        <m:limLow>
          <m:e>
            <m:r>
              <m:t>y</m:t>
            </m:r>
          </m:e>
          <m:lim>
            <m:r>
              <m:rPr>
                <m:sty m:val="p"/>
              </m:rPr>
              <m:t>∼</m:t>
            </m:r>
          </m:lim>
        </m:limLow>
        <m:r>
          <m:rPr>
            <m:sty m:val="p"/>
          </m:rPr>
          <m:t>≠</m:t>
        </m:r>
        <m:limLow>
          <m:e>
            <m:r>
              <m:t>0</m:t>
            </m:r>
          </m:e>
          <m:lim>
            <m:r>
              <m:rPr>
                <m:sty m:val="p"/>
              </m:rPr>
              <m:t>∼</m:t>
            </m:r>
          </m:lim>
        </m:limLow>
      </m:oMath>
      <w:del w:id="14971" w:author="PR Preview" w:date="2026-01-01T00:00:00Z">
        <w:r>
          <w:rPr>
            <w:b/>
            <w:bCs/>
          </w:rPr>
          <w:delText xml:space="preserve">).</w:delText>
        </w:r>
      </w:del>
      <w:del w:id="14972" w:author="PR Preview" w:date="2026-01-01T00:00:00Z">
        <w:r>
          <w:delText xml:space="preserve"> </w:delText>
        </w:r>
      </w:del>
      <w:del w:id="14973" w:author="PR Preview" w:date="2026-01-01T00:00:00Z">
        <w:r>
          <w:delText xml:space="preserve">Both sides of the inequality are nonnegative,</w:delText>
        </w:r>
      </w:del>
      <w:del w:id="14974" w:author="PR Preview" w:date="2026-01-01T00:00:00Z">
        <w:r>
          <w:delText xml:space="preserve"> </w:delText>
        </w:r>
      </w:del>
      <w:del w:id="14975" w:author="PR Preview" w:date="2026-01-01T00:00:00Z">
        <w:r>
          <w:delText xml:space="preserve">so equality holds exactly when</w:delText>
        </w:r>
      </w:del>
      <w:del w:id="14976" w:author="PR Preview" w:date="2026-01-01T00:00:00Z">
        <w:r>
          <w:delText xml:space="preserve"> </w:delText>
        </w:r>
      </w:del>
      <m:oMath>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t> </m:t>
        </m:r>
        <m:r>
          <m:t>​</m:t>
        </m:r>
        <m:d>
          <m:dPr>
            <m:begChr m:val="∥"/>
            <m:sepChr m:val=""/>
            <m:endChr m:val="∥"/>
            <m:grow/>
          </m:dPr>
          <m:e>
            <m:limLow>
              <m:e>
                <m:r>
                  <m:t>y</m:t>
                </m:r>
              </m:e>
              <m:lim>
                <m:r>
                  <m:rPr>
                    <m:sty m:val="p"/>
                  </m:rPr>
                  <m:t>∼</m:t>
                </m:r>
              </m:lim>
            </m:limLow>
          </m:e>
        </m:d>
        <m:sSup>
          <m:e>
            <m:r>
              <m:t>​</m:t>
            </m:r>
          </m:e>
          <m:sup>
            <m:r>
              <m:t>2</m:t>
            </m:r>
          </m:sup>
        </m:sSup>
      </m:oMath>
      <w:del w:id="14977" w:author="PR Preview" w:date="2026-01-01T00:00:00Z">
        <w:r>
          <w:delText xml:space="preserve">,</w:delText>
        </w:r>
      </w:del>
      <w:del w:id="14978" w:author="PR Preview" w:date="2026-01-01T00:00:00Z">
        <w:r>
          <w:delText xml:space="preserve"> </w:delText>
        </w:r>
      </w:del>
      <w:del w:id="14979" w:author="PR Preview" w:date="2026-01-01T00:00:00Z">
        <w:r>
          <w:delText xml:space="preserve">that is (dividing by</w:delText>
        </w:r>
      </w:del>
      <w:del w:id="14980" w:author="PR Preview" w:date="2026-01-01T00:00:00Z">
        <w:r>
          <w:delText xml:space="preserve"> </w:delText>
        </w:r>
      </w:del>
      <m:oMath>
        <m:r>
          <m:t>​</m:t>
        </m:r>
        <m:d>
          <m:dPr>
            <m:begChr m:val="∥"/>
            <m:sepChr m:val=""/>
            <m:endChr m:val="∥"/>
            <m:grow/>
          </m:dPr>
          <m:e>
            <m:limLow>
              <m:e>
                <m:r>
                  <m:t>y</m:t>
                </m:r>
              </m:e>
              <m:lim>
                <m:r>
                  <m:rPr>
                    <m:sty m:val="p"/>
                  </m:rPr>
                  <m:t>∼</m:t>
                </m:r>
              </m:lim>
            </m:limLow>
          </m:e>
        </m:d>
        <m:sSup>
          <m:e>
            <m:r>
              <m:t>​</m:t>
            </m:r>
          </m:e>
          <m:sup>
            <m:r>
              <m:t>2</m:t>
            </m:r>
          </m:sup>
        </m:sSup>
        <m:r>
          <m:rPr>
            <m:sty m:val="p"/>
          </m:rPr>
          <m:t>&gt;</m:t>
        </m:r>
        <m:r>
          <m:t>0</m:t>
        </m:r>
      </m:oMath>
      <w:del w:id="14981" w:author="PR Preview" w:date="2026-01-01T00:00:00Z">
        <w:r>
          <w:delText xml:space="preserve"> </w:delText>
        </w:r>
      </w:del>
      <w:del w:id="14982" w:author="PR Preview" w:date="2026-01-01T00:00:00Z">
        <w:r>
          <w:delText xml:space="preserve">and rearranging),</w:delText>
        </w:r>
      </w:del>
      <w:del w:id="14983" w:author="PR Preview" w:date="2026-01-01T00:00:00Z">
        <w:r>
          <w:delText xml:space="preserve"> </w:delText>
        </w:r>
      </w:del>
      <w:del w:id="14984" w:author="PR Preview" w:date="2026-01-01T00:00:00Z">
        <w:r>
          <w:delText xml:space="preserve">when</w:delText>
        </w:r>
      </w:del>
      <w:del w:id="14985" w:author="PR Preview" w:date="2026-01-01T00:00:00Z">
        <w:r>
          <w:delText xml:space="preserve"> </w:delText>
        </w:r>
      </w:del>
      <m:oMath>
        <m:r>
          <m:t>​</m:t>
        </m:r>
        <m:d>
          <m:dPr>
            <m:begChr m:val="∥"/>
            <m:sepChr m:val=""/>
            <m:endChr m:val="∥"/>
            <m:grow/>
          </m:dPr>
          <m:e>
            <m:limLow>
              <m:e>
                <m:r>
                  <m:t>x</m:t>
                </m:r>
              </m:e>
              <m:lim>
                <m:r>
                  <m:rPr>
                    <m:sty m:val="p"/>
                  </m:rPr>
                  <m:t>∼</m:t>
                </m:r>
              </m:lim>
            </m:limLow>
          </m:e>
        </m:d>
        <m:sSup>
          <m:e>
            <m:r>
              <m:t>​</m:t>
            </m:r>
          </m:e>
          <m:sup>
            <m:r>
              <m:t>2</m:t>
            </m:r>
          </m:sup>
        </m:sSup>
        <m:r>
          <m:rPr>
            <m:sty m:val="p"/>
          </m:rPr>
          <m:t>−</m:t>
        </m:r>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y</m:t>
                </m:r>
              </m:e>
              <m:lim>
                <m:r>
                  <m:rPr>
                    <m:sty m:val="p"/>
                  </m:rPr>
                  <m:t>∼</m:t>
                </m:r>
              </m:lim>
            </m:limLow>
          </m:e>
        </m:d>
        <m:sSup>
          <m:e>
            <m:r>
              <m:t>​</m:t>
            </m:r>
          </m:e>
          <m:sup>
            <m:r>
              <m:t>2</m:t>
            </m:r>
          </m:sup>
        </m:sSup>
        <m:r>
          <m:rPr>
            <m:sty m:val="p"/>
          </m:rPr>
          <m:t>=</m:t>
        </m:r>
        <m:r>
          <m:t>0</m:t>
        </m:r>
      </m:oMath>
      <w:del w:id="14986" w:author="PR Preview" w:date="2026-01-01T00:00:00Z">
        <w:r>
          <w:delText xml:space="preserve">.</w:delText>
        </w:r>
      </w:del>
      <w:del w:id="14987" w:author="PR Preview" w:date="2026-01-01T00:00:00Z">
        <w:r>
          <w:delText xml:space="preserve"> </w:delText>
        </w:r>
      </w:del>
      <w:del w:id="14988" w:author="PR Preview" w:date="2026-01-01T00:00:00Z">
        <w:r>
          <w:delText xml:space="preserve">By</w:delText>
        </w:r>
      </w:del>
      <w:del w:id="14989" w:author="PR Preview" w:date="2026-01-01T00:00:00Z">
        <w:r>
          <w:delText xml:space="preserve"> </w:delText>
        </w:r>
      </w:del>
      <w:hyperlink w:anchor="eq-cauchy-schwarz-chain">
        <w:del w:id="14990" w:author="PR Preview" w:date="2026-01-01T00:00:00Z">
          <w:r>
            <w:rPr>
              <w:rStyle w:val="Hyperlink"/>
            </w:rPr>
            <w:delText xml:space="preserve">Equation 6</w:delText>
          </w:r>
        </w:del>
      </w:hyperlink>
      <w:del w:id="14991" w:author="PR Preview" w:date="2026-01-01T00:00:00Z">
        <w:r>
          <w:delText xml:space="preserve">, that quantity is</w:delText>
        </w:r>
      </w:del>
      <w:del w:id="14992" w:author="PR Preview" w:date="2026-01-01T00:00:00Z">
        <w:r>
          <w:delText xml:space="preserve"> </w:delText>
        </w:r>
      </w:del>
      <m:oMath>
        <m:r>
          <m:t>​</m:t>
        </m:r>
        <m:d>
          <m:dPr>
            <m:begChr m:val="∥"/>
            <m:sepChr m:val=""/>
            <m:endChr m:val="∥"/>
            <m:grow/>
          </m:dPr>
          <m:e>
            <m:limLow>
              <m:e>
                <m:r>
                  <m:t>x</m:t>
                </m:r>
              </m:e>
              <m:lim>
                <m:r>
                  <m:rPr>
                    <m:sty m:val="p"/>
                  </m:rPr>
                  <m:t>∼</m:t>
                </m:r>
              </m:lim>
            </m:limLow>
            <m:r>
              <m:rPr>
                <m:sty m:val="p"/>
              </m:rPr>
              <m:t>−</m:t>
            </m:r>
            <m:r>
              <m:t>t</m:t>
            </m:r>
            <m:r>
              <m:t> </m:t>
            </m:r>
            <m:limLow>
              <m:e>
                <m:r>
                  <m:t>y</m:t>
                </m:r>
              </m:e>
              <m:lim>
                <m:r>
                  <m:rPr>
                    <m:sty m:val="p"/>
                  </m:rPr>
                  <m:t>∼</m:t>
                </m:r>
              </m:lim>
            </m:limLow>
          </m:e>
        </m:d>
        <m:sSup>
          <m:e>
            <m:r>
              <m:t>​</m:t>
            </m:r>
          </m:e>
          <m:sup>
            <m:r>
              <m:t>2</m:t>
            </m:r>
          </m:sup>
        </m:sSup>
      </m:oMath>
      <w:del w:id="14993" w:author="PR Preview" w:date="2026-01-01T00:00:00Z">
        <w:r>
          <w:delText xml:space="preserve">,</w:delText>
        </w:r>
      </w:del>
      <w:del w:id="14994" w:author="PR Preview" w:date="2026-01-01T00:00:00Z">
        <w:r>
          <w:delText xml:space="preserve"> </w:delText>
        </w:r>
      </w:del>
      <w:del w:id="14995" w:author="PR Preview" w:date="2026-01-01T00:00:00Z">
        <w:r>
          <w:delText xml:space="preserve">so equality holds exactly when</w:delText>
        </w:r>
      </w:del>
      <w:del w:id="14996" w:author="PR Preview" w:date="2026-01-01T00:00:00Z">
        <w:r>
          <w:delText xml:space="preserve"> </w:delText>
        </w:r>
      </w:del>
      <m:oMath>
        <m:limLow>
          <m:e>
            <m:r>
              <m:t>x</m:t>
            </m:r>
          </m:e>
          <m:lim>
            <m:r>
              <m:rPr>
                <m:sty m:val="p"/>
              </m:rPr>
              <m:t>∼</m:t>
            </m:r>
          </m:lim>
        </m:limLow>
        <m:r>
          <m:rPr>
            <m:sty m:val="p"/>
          </m:rPr>
          <m:t>−</m:t>
        </m:r>
        <m:r>
          <m:t>t</m:t>
        </m:r>
        <m:r>
          <m:t> </m:t>
        </m:r>
        <m:limLow>
          <m:e>
            <m:r>
              <m:t>y</m:t>
            </m:r>
          </m:e>
          <m:lim>
            <m:r>
              <m:rPr>
                <m:sty m:val="p"/>
              </m:rPr>
              <m:t>∼</m:t>
            </m:r>
          </m:lim>
        </m:limLow>
        <m:r>
          <m:rPr>
            <m:sty m:val="p"/>
          </m:rPr>
          <m:t>=</m:t>
        </m:r>
        <m:limLow>
          <m:e>
            <m:r>
              <m:t>0</m:t>
            </m:r>
          </m:e>
          <m:lim>
            <m:r>
              <m:rPr>
                <m:sty m:val="p"/>
              </m:rPr>
              <m:t>∼</m:t>
            </m:r>
          </m:lim>
        </m:limLow>
      </m:oMath>
      <w:del w:id="14997" w:author="PR Preview" w:date="2026-01-01T00:00:00Z">
        <w:r>
          <w:delText xml:space="preserve"> </w:delText>
        </w:r>
      </w:del>
      <w:del w:id="14998" w:author="PR Preview" w:date="2026-01-01T00:00:00Z">
        <w:r>
          <w:delText xml:space="preserve">(</w:delText>
        </w:r>
      </w:del>
      <w:hyperlink w:anchor="thm-norm-properties">
        <w:del w:id="14999" w:author="PR Preview" w:date="2026-01-01T00:00:00Z">
          <w:r>
            <w:rPr>
              <w:rStyle w:val="Hyperlink"/>
            </w:rPr>
            <w:delText xml:space="preserve">Theorem 56</w:delText>
          </w:r>
        </w:del>
      </w:hyperlink>
      <w:del w:id="15000" w:author="PR Preview" w:date="2026-01-01T00:00:00Z">
        <w:r>
          <w:delText xml:space="preserve">, part 1),</w:delText>
        </w:r>
      </w:del>
      <w:del w:id="15001" w:author="PR Preview" w:date="2026-01-01T00:00:00Z">
        <w:r>
          <w:delText xml:space="preserve"> </w:delText>
        </w:r>
      </w:del>
      <w:del w:id="15002" w:author="PR Preview" w:date="2026-01-01T00:00:00Z">
        <w:r>
          <w:delText xml:space="preserve">that is, when</w:delText>
        </w:r>
      </w:del>
      <w:del w:id="15003" w:author="PR Preview" w:date="2026-01-01T00:00:00Z">
        <w:r>
          <w:delText xml:space="preserve"> </w:delText>
        </w:r>
      </w:del>
      <m:oMath>
        <m:limLow>
          <m:e>
            <m:r>
              <m:t>x</m:t>
            </m:r>
          </m:e>
          <m:lim>
            <m:r>
              <m:rPr>
                <m:sty m:val="p"/>
              </m:rPr>
              <m:t>∼</m:t>
            </m:r>
          </m:lim>
        </m:limLow>
        <m:r>
          <m:rPr>
            <m:sty m:val="p"/>
          </m:rPr>
          <m:t>=</m:t>
        </m:r>
        <m:r>
          <m:t>t</m:t>
        </m:r>
        <m:r>
          <m:t> </m:t>
        </m:r>
        <m:limLow>
          <m:e>
            <m:r>
              <m:t>y</m:t>
            </m:r>
          </m:e>
          <m:lim>
            <m:r>
              <m:rPr>
                <m:sty m:val="p"/>
              </m:rPr>
              <m:t>∼</m:t>
            </m:r>
          </m:lim>
        </m:limLow>
      </m:oMath>
      <w:del w:id="15004" w:author="PR Preview" w:date="2026-01-01T00:00:00Z">
        <w:r>
          <w:delText xml:space="preserve">.</w:delText>
        </w:r>
      </w:del>
    </w:p>
    <w:p>
      <w:pPr>
        <w:numPr>
          <w:ilvl w:val="0"/>
          <w:numId w:val="1053"/>
        </w:numPr>
      </w:pPr>
      <w:del w:id="15005" w:author="PR Preview" w:date="2026-01-01T00:00:00Z">
        <w:r>
          <w:delText xml:space="preserve">If</w:delText>
        </w:r>
      </w:del>
      <w:del w:id="15006" w:author="PR Preview" w:date="2026-01-01T00:00:00Z">
        <w:r>
          <w:delText xml:space="preserve"> </w:delText>
        </w:r>
      </w:del>
      <m:oMath>
        <m:limLow>
          <m:e>
            <m:r>
              <m:t>x</m:t>
            </m:r>
          </m:e>
          <m:lim>
            <m:r>
              <m:rPr>
                <m:sty m:val="p"/>
              </m:rPr>
              <m:t>∼</m:t>
            </m:r>
          </m:lim>
        </m:limLow>
        <m:r>
          <m:rPr>
            <m:sty m:val="p"/>
          </m:rPr>
          <m:t>=</m:t>
        </m:r>
        <m:r>
          <m:t>t</m:t>
        </m:r>
        <m:r>
          <m:t> </m:t>
        </m:r>
        <m:limLow>
          <m:e>
            <m:r>
              <m:t>y</m:t>
            </m:r>
          </m:e>
          <m:lim>
            <m:r>
              <m:rPr>
                <m:sty m:val="p"/>
              </m:rPr>
              <m:t>∼</m:t>
            </m:r>
          </m:lim>
        </m:limLow>
      </m:oMath>
      <w:del w:id="15007" w:author="PR Preview" w:date="2026-01-01T00:00:00Z">
        <w:r>
          <w:delText xml:space="preserve">, then</w:delText>
        </w:r>
      </w:del>
      <w:del w:id="15008" w:author="PR Preview" w:date="2026-01-01T00:00:00Z">
        <w:r>
          <w:delText xml:space="preserve"> </w:delText>
        </w:r>
      </w:del>
      <m:oMath>
        <m:r>
          <m:t>1</m:t>
        </m:r>
        <m:r>
          <m:t> </m:t>
        </m:r>
        <m:limLow>
          <m:e>
            <m:r>
              <m:t>x</m:t>
            </m:r>
          </m:e>
          <m:lim>
            <m:r>
              <m:rPr>
                <m:sty m:val="p"/>
              </m:rPr>
              <m:t>∼</m:t>
            </m:r>
          </m:lim>
        </m:limLow>
        <m:r>
          <m:rPr>
            <m:sty m:val="p"/>
          </m:rPr>
          <m:t>+</m:t>
        </m:r>
        <m:r>
          <m:rPr>
            <m:sty m:val="p"/>
          </m:rPr>
          <m:t>(</m:t>
        </m:r>
        <m:r>
          <m:rPr>
            <m:sty m:val="p"/>
          </m:rPr>
          <m:t>−</m:t>
        </m:r>
        <m:r>
          <m:t>t</m:t>
        </m:r>
        <m:r>
          <m:rPr>
            <m:sty m:val="p"/>
          </m:rPr>
          <m:t>)</m:t>
        </m:r>
        <m:r>
          <m:t> </m:t>
        </m:r>
        <m:limLow>
          <m:e>
            <m:r>
              <m:t>y</m:t>
            </m:r>
          </m:e>
          <m:lim>
            <m:r>
              <m:rPr>
                <m:sty m:val="p"/>
              </m:rPr>
              <m:t>∼</m:t>
            </m:r>
          </m:lim>
        </m:limLow>
        <m:r>
          <m:rPr>
            <m:sty m:val="p"/>
          </m:rPr>
          <m:t>=</m:t>
        </m:r>
        <m:limLow>
          <m:e>
            <m:r>
              <m:t>0</m:t>
            </m:r>
          </m:e>
          <m:lim>
            <m:r>
              <m:rPr>
                <m:sty m:val="p"/>
              </m:rPr>
              <m:t>∼</m:t>
            </m:r>
          </m:lim>
        </m:limLow>
      </m:oMath>
      <w:del w:id="15009" w:author="PR Preview" w:date="2026-01-01T00:00:00Z">
        <w:r>
          <w:delText xml:space="preserve">,</w:delText>
        </w:r>
      </w:del>
      <w:del w:id="15010" w:author="PR Preview" w:date="2026-01-01T00:00:00Z">
        <w:r>
          <w:delText xml:space="preserve"> </w:delText>
        </w:r>
      </w:del>
      <w:del w:id="15011" w:author="PR Preview" w:date="2026-01-01T00:00:00Z">
        <w:r>
          <w:delText xml:space="preserve">so the two vectors are linearly dependent.</w:delText>
        </w:r>
      </w:del>
    </w:p>
    <w:p>
      <w:pPr>
        <w:numPr>
          <w:ilvl w:val="0"/>
          <w:numId w:val="1053"/>
        </w:numPr>
      </w:pPr>
      <w:del w:id="15012" w:author="PR Preview" w:date="2026-01-01T00:00:00Z">
        <w:r>
          <w:delText xml:space="preserve">Conversely, suppose</w:delText>
        </w:r>
      </w:del>
      <w:del w:id="15013" w:author="PR Preview" w:date="2026-01-01T00:00:00Z">
        <w:r>
          <w:delText xml:space="preserve"> </w:delText>
        </w:r>
      </w:del>
      <m:oMath>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0</m:t>
            </m:r>
          </m:e>
          <m:lim>
            <m:r>
              <m:rPr>
                <m:sty m:val="p"/>
              </m:rPr>
              <m:t>∼</m:t>
            </m:r>
          </m:lim>
        </m:limLow>
      </m:oMath>
      <w:del w:id="15014" w:author="PR Preview" w:date="2026-01-01T00:00:00Z">
        <w:r>
          <w:delText xml:space="preserve"> </w:delText>
        </w:r>
      </w:del>
      <w:del w:id="15015" w:author="PR Preview" w:date="2026-01-01T00:00:00Z">
        <w:r>
          <w:delText xml:space="preserve">with</w:delText>
        </w:r>
      </w:del>
      <w:del w:id="15016" w:author="PR Preview" w:date="2026-01-01T00:00:00Z">
        <w:r>
          <w:delText xml:space="preserve"> </w:delText>
        </w:r>
      </w:del>
      <m:oMath>
        <m:r>
          <m:t>a</m:t>
        </m:r>
        <m:r>
          <m:rPr>
            <m:sty m:val="p"/>
          </m:rPr>
          <m:t>,</m:t>
        </m:r>
        <m:r>
          <m:t>b</m:t>
        </m:r>
      </m:oMath>
      <w:del w:id="15017" w:author="PR Preview" w:date="2026-01-01T00:00:00Z">
        <w:r>
          <w:delText xml:space="preserve"> </w:delText>
        </w:r>
      </w:del>
      <w:del w:id="15018" w:author="PR Preview" w:date="2026-01-01T00:00:00Z">
        <w:r>
          <w:delText xml:space="preserve">not both</w:delText>
        </w:r>
      </w:del>
      <w:del w:id="15019" w:author="PR Preview" w:date="2026-01-01T00:00:00Z">
        <w:r>
          <w:delText xml:space="preserve"> </w:delText>
        </w:r>
      </w:del>
      <m:oMath>
        <m:r>
          <m:t>0</m:t>
        </m:r>
      </m:oMath>
      <w:del w:id="15020" w:author="PR Preview" w:date="2026-01-01T00:00:00Z">
        <w:r>
          <w:delText xml:space="preserve">.</w:delText>
        </w:r>
      </w:del>
      <w:del w:id="15021" w:author="PR Preview" w:date="2026-01-01T00:00:00Z">
        <w:r>
          <w:delText xml:space="preserve"> </w:delText>
        </w:r>
      </w:del>
      <w:del w:id="15022" w:author="PR Preview" w:date="2026-01-01T00:00:00Z">
        <w:r>
          <w:delText xml:space="preserve">Then</w:delText>
        </w:r>
      </w:del>
      <w:del w:id="15023" w:author="PR Preview" w:date="2026-01-01T00:00:00Z">
        <w:r>
          <w:delText xml:space="preserve"> </w:delText>
        </w:r>
      </w:del>
      <m:oMath>
        <m:r>
          <m:t>a</m:t>
        </m:r>
        <m:r>
          <m:rPr>
            <m:sty m:val="p"/>
          </m:rPr>
          <m:t>≠</m:t>
        </m:r>
        <m:r>
          <m:t>0</m:t>
        </m:r>
      </m:oMath>
      <w:del w:id="15024" w:author="PR Preview" w:date="2026-01-01T00:00:00Z">
        <w:r>
          <w:delText xml:space="preserve">:</w:delText>
        </w:r>
      </w:del>
      <w:del w:id="15025" w:author="PR Preview" w:date="2026-01-01T00:00:00Z">
        <w:r>
          <w:delText xml:space="preserve"> </w:delText>
        </w:r>
      </w:del>
      <w:del w:id="15026" w:author="PR Preview" w:date="2026-01-01T00:00:00Z">
        <w:r>
          <w:delText xml:space="preserve">otherwise</w:delText>
        </w:r>
      </w:del>
      <w:del w:id="15027" w:author="PR Preview" w:date="2026-01-01T00:00:00Z">
        <w:r>
          <w:delText xml:space="preserve"> </w:delText>
        </w:r>
      </w:del>
      <m:oMath>
        <m:r>
          <m:t>b</m:t>
        </m:r>
        <m:r>
          <m:rPr>
            <m:sty m:val="p"/>
          </m:rPr>
          <m:t>≠</m:t>
        </m:r>
        <m:r>
          <m:t>0</m:t>
        </m:r>
      </m:oMath>
      <w:del w:id="15028" w:author="PR Preview" w:date="2026-01-01T00:00:00Z">
        <w:r>
          <w:delText xml:space="preserve"> </w:delText>
        </w:r>
      </w:del>
      <w:del w:id="15029" w:author="PR Preview" w:date="2026-01-01T00:00:00Z">
        <w:r>
          <w:delText xml:space="preserve">and</w:delText>
        </w:r>
      </w:del>
      <w:del w:id="15030" w:author="PR Preview" w:date="2026-01-01T00:00:00Z">
        <w:r>
          <w:delText xml:space="preserve"> </w:delText>
        </w:r>
      </w:del>
      <m:oMath>
        <m:r>
          <m:t>b</m:t>
        </m:r>
        <m:r>
          <m:t> </m:t>
        </m:r>
        <m:limLow>
          <m:e>
            <m:r>
              <m:t>y</m:t>
            </m:r>
          </m:e>
          <m:lim>
            <m:r>
              <m:rPr>
                <m:sty m:val="p"/>
              </m:rPr>
              <m:t>∼</m:t>
            </m:r>
          </m:lim>
        </m:limLow>
        <m:r>
          <m:rPr>
            <m:sty m:val="p"/>
          </m:rPr>
          <m:t>=</m:t>
        </m:r>
        <m:limLow>
          <m:e>
            <m:r>
              <m:t>0</m:t>
            </m:r>
          </m:e>
          <m:lim>
            <m:r>
              <m:rPr>
                <m:sty m:val="p"/>
              </m:rPr>
              <m:t>∼</m:t>
            </m:r>
          </m:lim>
        </m:limLow>
      </m:oMath>
      <w:del w:id="15031" w:author="PR Preview" w:date="2026-01-01T00:00:00Z">
        <w:r>
          <w:delText xml:space="preserve">,</w:delText>
        </w:r>
      </w:del>
      <w:del w:id="15032" w:author="PR Preview" w:date="2026-01-01T00:00:00Z">
        <w:r>
          <w:delText xml:space="preserve"> </w:delText>
        </w:r>
      </w:del>
      <w:del w:id="15033" w:author="PR Preview" w:date="2026-01-01T00:00:00Z">
        <w:r>
          <w:delText xml:space="preserve">so</w:delText>
        </w:r>
      </w:del>
    </w:p>
    <w:p>
      <w:pPr>
        <w:pStyle w:val="BodyText"/>
      </w:pPr>
      <m:oMathPara>
        <m:oMathParaPr>
          <m:jc m:val="center"/>
        </m:oMathParaPr>
        <m:oMath>
          <m:eqArr>
            <m:e>
              <m:limLow>
                <m:e>
                  <m:r>
                    <m:t>y</m:t>
                  </m:r>
                </m:e>
                <m:lim>
                  <m:r>
                    <m:rPr>
                      <m:sty m:val="p"/>
                    </m:rPr>
                    <m:t>∼</m:t>
                  </m:r>
                </m:lim>
              </m:limLow>
              <m:r>
                <m:t>&amp;</m:t>
              </m:r>
              <m:r>
                <m:rPr>
                  <m:sty m:val="p"/>
                </m:rPr>
                <m:t>=</m:t>
              </m:r>
              <m:f>
                <m:fPr>
                  <m:type m:val="lin"/>
                </m:fPr>
                <m:num>
                  <m:r>
                    <m:t>1</m:t>
                  </m:r>
                </m:num>
                <m:den>
                  <m:r>
                    <m:t>b</m:t>
                  </m:r>
                </m:den>
              </m:f>
              <m:r>
                <m:t> </m:t>
              </m:r>
              <m:r>
                <m:rPr>
                  <m:sty m:val="p"/>
                </m:rPr>
                <m:t>(</m:t>
              </m:r>
              <m:r>
                <m:t>b</m:t>
              </m:r>
              <m:r>
                <m:t> </m:t>
              </m:r>
              <m:limLow>
                <m:e>
                  <m:r>
                    <m:t>y</m:t>
                  </m:r>
                </m:e>
                <m:lim>
                  <m:r>
                    <m:rPr>
                      <m:sty m:val="p"/>
                    </m:rPr>
                    <m:t>∼</m:t>
                  </m:r>
                </m:lim>
              </m:limLow>
              <m:r>
                <m:rPr>
                  <m:sty m:val="p"/>
                </m:rPr>
                <m:t>)</m:t>
              </m:r>
            </m:e>
            <m:e>
              <m:r>
                <m:t>&amp;</m:t>
              </m:r>
              <m:r>
                <m:rPr>
                  <m:sty m:val="p"/>
                </m:rPr>
                <m:t>=</m:t>
              </m:r>
              <m:limLow>
                <m:e>
                  <m:r>
                    <m:t>0</m:t>
                  </m:r>
                </m:e>
                <m:lim>
                  <m:r>
                    <m:rPr>
                      <m:sty m:val="p"/>
                    </m:rPr>
                    <m:t>∼</m:t>
                  </m:r>
                </m:lim>
              </m:limLow>
              <m:r>
                <m:rPr>
                  <m:sty m:val="p"/>
                </m:rPr>
                <m:t>,</m:t>
              </m:r>
            </m:e>
          </m:eqArr>
        </m:oMath>
      </m:oMathPara>
    </w:p>
    <w:p>
      <w:pPr>
        <w:numPr>
          <w:ilvl w:val="0"/>
          <w:numId w:val="1000"/>
        </w:numPr>
      </w:pPr>
      <w:del w:id="15034" w:author="PR Preview" w:date="2026-01-01T00:00:00Z">
        <w:r>
          <w:delText xml:space="preserve">contrary to assumption.</w:delText>
        </w:r>
      </w:del>
      <w:del w:id="15035" w:author="PR Preview" w:date="2026-01-01T00:00:00Z">
        <w:r>
          <w:delText xml:space="preserve"> </w:delText>
        </w:r>
      </w:del>
      <w:del w:id="15036" w:author="PR Preview" w:date="2026-01-01T00:00:00Z">
        <w:r>
          <w:delText xml:space="preserve">Subtracting</w:delText>
        </w:r>
      </w:del>
      <w:del w:id="15037" w:author="PR Preview" w:date="2026-01-01T00:00:00Z">
        <w:r>
          <w:delText xml:space="preserve"> </w:delText>
        </w:r>
      </w:del>
      <m:oMath>
        <m:r>
          <m:t>b</m:t>
        </m:r>
        <m:r>
          <m:t> </m:t>
        </m:r>
        <m:limLow>
          <m:e>
            <m:r>
              <m:t>y</m:t>
            </m:r>
          </m:e>
          <m:lim>
            <m:r>
              <m:rPr>
                <m:sty m:val="p"/>
              </m:rPr>
              <m:t>∼</m:t>
            </m:r>
          </m:lim>
        </m:limLow>
      </m:oMath>
      <w:del w:id="15038" w:author="PR Preview" w:date="2026-01-01T00:00:00Z">
        <w:r>
          <w:delText xml:space="preserve"> </w:delText>
        </w:r>
      </w:del>
      <w:del w:id="15039" w:author="PR Preview" w:date="2026-01-01T00:00:00Z">
        <w:r>
          <w:delText xml:space="preserve">from both sides gives</w:delText>
        </w:r>
      </w:del>
      <w:del w:id="15040" w:author="PR Preview" w:date="2026-01-01T00:00:00Z">
        <w:r>
          <w:delText xml:space="preserve"> </w:delText>
        </w:r>
      </w:del>
      <m:oMath>
        <m:r>
          <m:t>a</m:t>
        </m:r>
        <m:r>
          <m:t> </m:t>
        </m:r>
        <m:limLow>
          <m:e>
            <m:r>
              <m:t>x</m:t>
            </m:r>
          </m:e>
          <m:lim>
            <m:r>
              <m:rPr>
                <m:sty m:val="p"/>
              </m:rPr>
              <m:t>∼</m:t>
            </m:r>
          </m:lim>
        </m:limLow>
        <m:r>
          <m:rPr>
            <m:sty m:val="p"/>
          </m:rPr>
          <m:t>=</m:t>
        </m:r>
        <m:r>
          <m:rPr>
            <m:sty m:val="p"/>
          </m:rPr>
          <m:t>−</m:t>
        </m:r>
        <m:r>
          <m:t>b</m:t>
        </m:r>
        <m:r>
          <m:t> </m:t>
        </m:r>
        <m:limLow>
          <m:e>
            <m:r>
              <m:t>y</m:t>
            </m:r>
          </m:e>
          <m:lim>
            <m:r>
              <m:rPr>
                <m:sty m:val="p"/>
              </m:rPr>
              <m:t>∼</m:t>
            </m:r>
          </m:lim>
        </m:limLow>
      </m:oMath>
      <w:del w:id="15041" w:author="PR Preview" w:date="2026-01-01T00:00:00Z">
        <w:r>
          <w:delText xml:space="preserve">,</w:delText>
        </w:r>
      </w:del>
      <w:del w:id="15042" w:author="PR Preview" w:date="2026-01-01T00:00:00Z">
        <w:r>
          <w:delText xml:space="preserve"> </w:delText>
        </w:r>
      </w:del>
      <w:del w:id="15043" w:author="PR Preview" w:date="2026-01-01T00:00:00Z">
        <w:r>
          <w:delText xml:space="preserve">and multiplying by</w:delText>
        </w:r>
      </w:del>
      <w:del w:id="15044" w:author="PR Preview" w:date="2026-01-01T00:00:00Z">
        <w:r>
          <w:delText xml:space="preserve"> </w:delText>
        </w:r>
      </w:del>
      <m:oMath>
        <m:f>
          <m:fPr>
            <m:type m:val="lin"/>
          </m:fPr>
          <m:num>
            <m:r>
              <m:t>1</m:t>
            </m:r>
          </m:num>
          <m:den>
            <m:r>
              <m:t>a</m:t>
            </m:r>
          </m:den>
        </m:f>
      </m:oMath>
      <w:del w:id="15045" w:author="PR Preview" w:date="2026-01-01T00:00:00Z">
        <w:r>
          <w:delText xml:space="preserve"> </w:delText>
        </w:r>
      </w:del>
      <w:del w:id="15046" w:author="PR Preview" w:date="2026-01-01T00:00:00Z">
        <w:r>
          <w:delText xml:space="preserve">gives</w:delText>
        </w:r>
      </w:del>
      <w:del w:id="15047" w:author="PR Preview" w:date="2026-01-01T00:00:00Z">
        <w:r>
          <w:delText xml:space="preserve"> </w:delText>
        </w:r>
      </w:del>
      <m:oMath>
        <m:limLow>
          <m:e>
            <m:r>
              <m:t>x</m:t>
            </m:r>
          </m:e>
          <m:lim>
            <m:r>
              <m:rPr>
                <m:sty m:val="p"/>
              </m:rPr>
              <m:t>∼</m:t>
            </m:r>
          </m:lim>
        </m:limLow>
        <m:r>
          <m:rPr>
            <m:sty m:val="p"/>
          </m:rPr>
          <m:t>=</m:t>
        </m:r>
        <m:r>
          <m:t>s</m:t>
        </m:r>
        <m:r>
          <m:t> </m:t>
        </m:r>
        <m:limLow>
          <m:e>
            <m:r>
              <m:t>y</m:t>
            </m:r>
          </m:e>
          <m:lim>
            <m:r>
              <m:rPr>
                <m:sty m:val="p"/>
              </m:rPr>
              <m:t>∼</m:t>
            </m:r>
          </m:lim>
        </m:limLow>
      </m:oMath>
      <w:del w:id="15048" w:author="PR Preview" w:date="2026-01-01T00:00:00Z">
        <w:r>
          <w:delText xml:space="preserve"> </w:delText>
        </w:r>
      </w:del>
      <w:del w:id="15049" w:author="PR Preview" w:date="2026-01-01T00:00:00Z">
        <w:r>
          <w:delText xml:space="preserve">with</w:delText>
        </w:r>
      </w:del>
      <w:del w:id="15050" w:author="PR Preview" w:date="2026-01-01T00:00:00Z">
        <w:r>
          <w:delText xml:space="preserve"> </w:delText>
        </w:r>
      </w:del>
      <m:oMath>
        <m:r>
          <m:t>s</m:t>
        </m:r>
        <m:r>
          <m:rPr>
            <m:sty m:val="p"/>
          </m:rPr>
          <m:t>=</m:t>
        </m:r>
        <m:r>
          <m:rPr>
            <m:sty m:val="p"/>
          </m:rPr>
          <m:t>−</m:t>
        </m:r>
        <m:r>
          <m:t>b</m:t>
        </m:r>
        <m:r>
          <m:rPr>
            <m:sty m:val="p"/>
          </m:rPr>
          <m:t>/</m:t>
        </m:r>
        <m:r>
          <m:t>a</m:t>
        </m:r>
      </m:oMath>
      <w:del w:id="15051" w:author="PR Preview" w:date="2026-01-01T00:00:00Z">
        <w:r>
          <w:delText xml:space="preserve">. Then</w:delText>
        </w:r>
      </w:del>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r>
                    <m:rPr>
                      <m:sty m:val="p"/>
                    </m:rPr>
                    <m:t>(</m:t>
                  </m:r>
                  <m:r>
                    <m:t>s</m:t>
                  </m:r>
                  <m:r>
                    <m:t> </m:t>
                  </m:r>
                  <m:limLow>
                    <m:e>
                      <m:r>
                        <m:t>y</m:t>
                      </m:r>
                    </m:e>
                    <m:lim>
                      <m:r>
                        <m:rPr>
                          <m:sty m:val="p"/>
                        </m:rPr>
                        <m:t>∼</m:t>
                      </m:r>
                    </m:lim>
                  </m:limLow>
                  <m:r>
                    <m:rPr>
                      <m:sty m:val="p"/>
                    </m:rPr>
                    <m:t>)</m:t>
                  </m:r>
                  <m:r>
                    <m:rPr>
                      <m:sty m:val="p"/>
                    </m:rPr>
                    <m:t>⋅</m:t>
                  </m:r>
                  <m:limLow>
                    <m:e>
                      <m:r>
                        <m:t>y</m:t>
                      </m:r>
                    </m:e>
                    <m:lim>
                      <m:r>
                        <m:rPr>
                          <m:sty m:val="p"/>
                        </m:rPr>
                        <m:t>∼</m:t>
                      </m:r>
                    </m:lim>
                  </m:limLow>
                </m:e>
              </m:d>
              <m:r>
                <m:t>​</m:t>
              </m:r>
              <m:r>
                <m:t>&amp;</m:t>
              </m:r>
              <m:r>
                <m:t>&amp;</m:t>
              </m:r>
              <m:r>
                <m:rPr>
                  <m:nor/>
                  <m:sty m:val="p"/>
                </m:rPr>
                <m:t>(substitute </m:t>
              </m:r>
              <m:limLow>
                <m:e>
                  <m:r>
                    <m:t>x</m:t>
                  </m:r>
                </m:e>
                <m:lim>
                  <m:r>
                    <m:rPr>
                      <m:sty m:val="p"/>
                    </m:rPr>
                    <m:t>∼</m:t>
                  </m:r>
                </m:lim>
              </m:limLow>
              <m:r>
                <m:rPr>
                  <m:sty m:val="p"/>
                </m:rPr>
                <m:t>=</m:t>
              </m:r>
              <m:r>
                <m:t>s</m:t>
              </m:r>
              <m:r>
                <m:t> </m:t>
              </m:r>
              <m:limLow>
                <m:e>
                  <m:r>
                    <m:t>y</m:t>
                  </m:r>
                </m:e>
                <m:lim>
                  <m:r>
                    <m:rPr>
                      <m:sty m:val="p"/>
                    </m:rPr>
                    <m:t>∼</m:t>
                  </m:r>
                </m:lim>
              </m:limLow>
              <m:r>
                <m:rPr>
                  <m:nor/>
                  <m:sty m:val="p"/>
                </m:rPr>
                <m:t>)</m:t>
              </m:r>
            </m:e>
            <m:e>
              <m:r>
                <m:t>&amp;</m:t>
              </m:r>
              <m:r>
                <m:rPr>
                  <m:sty m:val="p"/>
                </m:rPr>
                <m:t>=</m:t>
              </m:r>
              <m:r>
                <m:t>​</m:t>
              </m:r>
              <m:d>
                <m:dPr>
                  <m:begChr m:val="|"/>
                  <m:sepChr m:val=""/>
                  <m:endChr m:val="|"/>
                  <m:grow/>
                </m:dPr>
                <m:e>
                  <m:r>
                    <m:t>s</m:t>
                  </m:r>
                  <m:r>
                    <m:t> </m:t>
                  </m:r>
                  <m:r>
                    <m:rPr>
                      <m:sty m:val="p"/>
                    </m:rPr>
                    <m:t>(</m:t>
                  </m:r>
                  <m:limLow>
                    <m:e>
                      <m:r>
                        <m:t>y</m:t>
                      </m:r>
                    </m:e>
                    <m:lim>
                      <m:r>
                        <m:rPr>
                          <m:sty m:val="p"/>
                        </m:rPr>
                        <m:t>∼</m:t>
                      </m:r>
                    </m:lim>
                  </m:limLow>
                  <m:r>
                    <m:rPr>
                      <m:sty m:val="p"/>
                    </m:rPr>
                    <m:t>⋅</m:t>
                  </m:r>
                  <m:limLow>
                    <m:e>
                      <m:r>
                        <m:t>y</m:t>
                      </m:r>
                    </m:e>
                    <m:lim>
                      <m:r>
                        <m:rPr>
                          <m:sty m:val="p"/>
                        </m:rPr>
                        <m:t>∼</m:t>
                      </m:r>
                    </m:lim>
                  </m:limLow>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limLow>
                    <m:e>
                      <m:r>
                        <m:t>y</m:t>
                      </m:r>
                    </m:e>
                    <m:lim>
                      <m:r>
                        <m:rPr>
                          <m:sty m:val="p"/>
                        </m:rPr>
                        <m:t>∼</m:t>
                      </m:r>
                    </m:lim>
                  </m:limLow>
                  <m:r>
                    <m:rPr>
                      <m:sty m:val="p"/>
                    </m:rPr>
                    <m:t>⋅</m:t>
                  </m:r>
                  <m:limLow>
                    <m:e>
                      <m:r>
                        <m:t>y</m:t>
                      </m:r>
                    </m:e>
                    <m:lim>
                      <m:r>
                        <m:rPr>
                          <m:sty m:val="p"/>
                        </m:rPr>
                        <m:t>∼</m:t>
                      </m:r>
                    </m:lim>
                  </m:limLow>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limLow>
                <m:e>
                  <m:r>
                    <m:t>y</m:t>
                  </m:r>
                </m:e>
                <m:lim>
                  <m:r>
                    <m:rPr>
                      <m:sty m:val="p"/>
                    </m:rPr>
                    <m:t>∼</m:t>
                  </m:r>
                </m:lim>
              </m:limLow>
              <m:r>
                <m:rPr>
                  <m:sty m:val="p"/>
                </m:rPr>
                <m:t>⋅</m:t>
              </m:r>
              <m:limLow>
                <m:e>
                  <m:r>
                    <m:t>y</m:t>
                  </m:r>
                </m:e>
                <m:lim>
                  <m:r>
                    <m:rPr>
                      <m:sty m:val="p"/>
                    </m:rPr>
                    <m:t>∼</m:t>
                  </m:r>
                </m:lim>
              </m:limLow>
              <m:r>
                <m:rPr>
                  <m:sty m:val="p"/>
                </m:rPr>
                <m:t>=</m:t>
              </m:r>
              <m:r>
                <m:t>​</m:t>
              </m:r>
              <m:d>
                <m:dPr>
                  <m:begChr m:val="∥"/>
                  <m:sepChr m:val=""/>
                  <m:endChr m:val="∥"/>
                  <m:grow/>
                </m:dPr>
                <m:e>
                  <m:limLow>
                    <m:e>
                      <m:r>
                        <m:t>y</m:t>
                      </m:r>
                    </m:e>
                    <m:lim>
                      <m:r>
                        <m:rPr>
                          <m:sty m:val="p"/>
                        </m:rPr>
                        <m:t>∼</m:t>
                      </m:r>
                    </m:lim>
                  </m:limLow>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limLow>
                        <m:e>
                          <m:r>
                            <m:t>y</m:t>
                          </m:r>
                        </m:e>
                        <m:lim>
                          <m:r>
                            <m:rPr>
                              <m:sty m:val="p"/>
                            </m:rPr>
                            <m:t>∼</m:t>
                          </m:r>
                        </m:lim>
                      </m:limLow>
                    </m:e>
                  </m:d>
                  <m:r>
                    <m:t>​</m:t>
                  </m:r>
                </m:e>
              </m:d>
              <m:r>
                <m:t>​</m:t>
              </m:r>
              <m:r>
                <m:t> </m:t>
              </m:r>
              <m:r>
                <m:t>​</m:t>
              </m:r>
              <m:d>
                <m:dPr>
                  <m:begChr m:val="∥"/>
                  <m:sepChr m:val=""/>
                  <m:endChr m:val="∥"/>
                  <m:grow/>
                </m:dPr>
                <m:e>
                  <m:limLow>
                    <m:e>
                      <m:r>
                        <m:t>y</m:t>
                      </m:r>
                    </m:e>
                    <m:lim>
                      <m:r>
                        <m:rPr>
                          <m:sty m:val="p"/>
                        </m:rPr>
                        <m:t>∼</m:t>
                      </m:r>
                    </m:lim>
                  </m:limLow>
                </m:e>
              </m:d>
              <m:r>
                <m:t>​</m:t>
              </m:r>
              <m:r>
                <m:t>&amp;</m:t>
              </m:r>
              <m:r>
                <m:t>&amp;</m:t>
              </m:r>
              <m:r>
                <m:rPr>
                  <m:nor/>
                  <m:sty m:val="p"/>
                </m:rPr>
                <m:t>(regroup)</m:t>
              </m:r>
            </m:e>
            <m:e>
              <m:r>
                <m:t>&amp;</m:t>
              </m:r>
              <m:r>
                <m:rPr>
                  <m:sty m:val="p"/>
                </m:rPr>
                <m:t>=</m:t>
              </m:r>
              <m:r>
                <m:t>​</m:t>
              </m:r>
              <m:d>
                <m:dPr>
                  <m:begChr m:val="∥"/>
                  <m:sepChr m:val=""/>
                  <m:endChr m:val="∥"/>
                  <m:grow/>
                </m:dPr>
                <m:e>
                  <m:r>
                    <m:t>s</m:t>
                  </m:r>
                  <m:r>
                    <m:t> </m:t>
                  </m:r>
                  <m:limLow>
                    <m:e>
                      <m:r>
                        <m:t>y</m:t>
                      </m:r>
                    </m:e>
                    <m:lim>
                      <m:r>
                        <m:rPr>
                          <m:sty m:val="p"/>
                        </m:rPr>
                        <m:t>∼</m:t>
                      </m:r>
                    </m:lim>
                  </m:limLow>
                </m:e>
              </m:d>
              <m:r>
                <m:t>​</m:t>
              </m:r>
              <m:r>
                <m:t> </m:t>
              </m:r>
              <m:r>
                <m:t>​</m:t>
              </m:r>
              <m:d>
                <m:dPr>
                  <m:begChr m:val="∥"/>
                  <m:sepChr m:val=""/>
                  <m:endChr m:val="∥"/>
                  <m:grow/>
                </m:dPr>
                <m:e>
                  <m:limLow>
                    <m:e>
                      <m:r>
                        <m:t>y</m:t>
                      </m:r>
                    </m:e>
                    <m:lim>
                      <m:r>
                        <m:rPr>
                          <m:sty m:val="p"/>
                        </m:rPr>
                        <m:t>∼</m:t>
                      </m:r>
                    </m:lim>
                  </m:limLow>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
                <m:t>&amp;</m:t>
              </m:r>
              <m:r>
                <m:t>&amp;</m:t>
              </m:r>
              <m:r>
                <m:rPr>
                  <m:nor/>
                  <m:sty m:val="p"/>
                </m:rPr>
                <m:t>(</m:t>
              </m:r>
              <m:r>
                <m:t>s</m:t>
              </m:r>
              <m:r>
                <m:t> </m:t>
              </m:r>
              <m:limLow>
                <m:e>
                  <m:r>
                    <m:t>y</m:t>
                  </m:r>
                </m:e>
                <m:lim>
                  <m:r>
                    <m:rPr>
                      <m:sty m:val="p"/>
                    </m:rPr>
                    <m:t>∼</m:t>
                  </m:r>
                </m:lim>
              </m:limLow>
              <m:r>
                <m:rPr>
                  <m:sty m:val="p"/>
                </m:rPr>
                <m:t>=</m:t>
              </m:r>
              <m:limLow>
                <m:e>
                  <m:r>
                    <m:t>x</m:t>
                  </m:r>
                </m:e>
                <m:lim>
                  <m:r>
                    <m:rPr>
                      <m:sty m:val="p"/>
                    </m:rPr>
                    <m:t>∼</m:t>
                  </m:r>
                </m:lim>
              </m:limLow>
              <m:r>
                <m:rPr>
                  <m:nor/>
                  <m:sty m:val="p"/>
                </m:rPr>
                <m:t>)</m:t>
              </m:r>
            </m:e>
          </m:eqArr>
        </m:oMath>
      </m:oMathPara>
    </w:p>
    <w:p>
      <w:pPr>
        <w:pStyle w:val="BodyText"/>
      </w:pPr>
      <w:ins w:id="15052" w:author="PR Preview" w:date="2026-01-01T00:00:00Z">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ins>
    </w:p>
    <w:p>
      <w:pPr>
        <w:pStyle w:val="FirstParagraph"/>
      </w:pPr>
      <w:ins w:id="15053" w:author="PR Preview" w:date="2026-01-01T00:00:00Z">
        <w:r>
          <w:t xml:space="preserve">and taking nonnegative square roots of both sides,</w:t>
        </w:r>
      </w:ins>
      <w:ins w:id="15054" w:author="PR Preview" w:date="2026-01-01T00:00:00Z">
        <w:r>
          <w:t xml:space="preserve"> </w:t>
        </w:r>
      </w:ins>
      <w:ins w:id="15055" w:author="PR Preview" w:date="2026-01-01T00:00:00Z">
        <w:r>
          <w:t xml:space="preserve">which preserves the inequality,</w:t>
        </w:r>
      </w:ins>
      <w:ins w:id="15056" w:author="PR Preview" w:date="2026-01-01T00:00:00Z">
        <w:r>
          <w:t xml:space="preserve"> </w:t>
        </w:r>
      </w:ins>
      <w:ins w:id="15057" w:author="PR Preview" w:date="2026-01-01T00:00:00Z">
        <w:r>
          <w:t xml:space="preserve">gives</w:t>
        </w:r>
      </w:ins>
      <w:ins w:id="15058" w:author="PR Preview" w:date="2026-01-01T00:00:00Z">
        <w:r>
          <w:t xml:space="preserve"> </w:t>
        </w:r>
      </w:ins>
      <w:ins w:id="15059" w:author="PR Preview" w:date="2026-01-01T00:00:00Z">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ins>
      <w:ins w:id="15060" w:author="PR Preview" w:date="2026-01-01T00:00:00Z">
        <w:r>
          <w:t xml:space="preserve">.</w:t>
        </w:r>
      </w:ins>
    </w:p>
    <w:p>
      <w:pPr>
        <w:pStyle w:val="BodyText"/>
      </w:pPr>
      <w:ins w:id="15061" w:author="PR Preview" w:date="2026-01-01T00:00:00Z">
        <w:r>
          <w:rPr>
            <w:b/>
            <w:bCs/>
          </w:rPr>
          <w:t xml:space="preserve">When equality holds (</w:t>
        </w:r>
      </w:ins>
      <w:ins w:id="15062" w:author="PR Preview" w:date="2026-01-01T00:00:00Z">
        <w:r>
          <w:rPr>
            <w:b/>
            <w:bCs/>
          </w:rPr>
          <w:t xml:space="preserve">$\mathord{\smash[b]{\underset{\raise.3ex\hbox{$\scriptstyle\sim$}}{y}}\vphantom{y}} \ne \mathord{\smash[b]{\underset{\raise.3ex\hbox{$\scriptstyle\sim$}}{0}}\vphantom{0}}$</w:t>
        </w:r>
      </w:ins>
      <w:ins w:id="15063" w:author="PR Preview" w:date="2026-01-01T00:00:00Z">
        <w:r>
          <w:rPr>
            <w:b/>
            <w:bCs/>
          </w:rPr>
          <w:t xml:space="preserve">).</w:t>
        </w:r>
      </w:ins>
      <w:ins w:id="15064" w:author="PR Preview" w:date="2026-01-01T00:00:00Z">
        <w:r>
          <w:t xml:space="preserve"> </w:t>
        </w:r>
      </w:ins>
      <w:ins w:id="15065" w:author="PR Preview" w:date="2026-01-01T00:00:00Z">
        <w:r>
          <w:t xml:space="preserve">Both sides of the inequality are nonnegative,</w:t>
        </w:r>
      </w:ins>
      <w:ins w:id="15066" w:author="PR Preview" w:date="2026-01-01T00:00:00Z">
        <w:r>
          <w:t xml:space="preserve"> </w:t>
        </w:r>
      </w:ins>
      <w:ins w:id="15067" w:author="PR Preview" w:date="2026-01-01T00:00:00Z">
        <w:r>
          <w:t xml:space="preserve">so equality holds exactly when</w:t>
        </w:r>
      </w:ins>
      <w:ins w:id="15068" w:author="PR Preview" w:date="2026-01-01T00:00:00Z">
        <w:r>
          <w:t xml:space="preserve"> </w:t>
        </w:r>
      </w:ins>
      <w:ins w:id="15069" w:author="PR Preview" w:date="2026-01-01T00:00:00Z">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ins>
      <w:ins w:id="15070" w:author="PR Preview" w:date="2026-01-01T00:00:00Z">
        <w:r>
          <w:t xml:space="preserve">,</w:t>
        </w:r>
      </w:ins>
      <w:ins w:id="15071" w:author="PR Preview" w:date="2026-01-01T00:00:00Z">
        <w:r>
          <w:t xml:space="preserve"> </w:t>
        </w:r>
      </w:ins>
      <w:ins w:id="15072" w:author="PR Preview" w:date="2026-01-01T00:00:00Z">
        <w:r>
          <w:t xml:space="preserve">that is (dividing by</w:t>
        </w:r>
      </w:ins>
      <w:ins w:id="15073" w:author="PR Preview" w:date="2026-01-01T00:00:00Z">
        <w:r>
          <w:t xml:space="preserve"> </w:t>
        </w:r>
      </w:ins>
      <w:ins w:id="15074" w:author="PR Preview" w:date="2026-01-01T00:00:00Z">
        <w:r>
          <w:t xml:space="preserve">$\mathopen{}\left\lVert\mathord{\smash[b]{\underset{\raise.3ex\hbox{$\scriptstyle\sim$}}{y}}\vphantom{y}}\right\rVert\mathclose{}^2 &gt; 0$</w:t>
        </w:r>
      </w:ins>
      <w:ins w:id="15075" w:author="PR Preview" w:date="2026-01-01T00:00:00Z">
        <w:r>
          <w:t xml:space="preserve"> </w:t>
        </w:r>
      </w:ins>
      <w:ins w:id="15076" w:author="PR Preview" w:date="2026-01-01T00:00:00Z">
        <w:r>
          <w:t xml:space="preserve">and rearranging),</w:t>
        </w:r>
      </w:ins>
      <w:ins w:id="15077" w:author="PR Preview" w:date="2026-01-01T00:00:00Z">
        <w:r>
          <w:t xml:space="preserve"> </w:t>
        </w:r>
      </w:ins>
      <w:ins w:id="15078" w:author="PR Preview" w:date="2026-01-01T00:00:00Z">
        <w:r>
          <w:t xml:space="preserve">when</w:t>
        </w:r>
      </w:ins>
      <w:ins w:id="15079" w:author="PR Preview" w:date="2026-01-01T00:00:00Z">
        <w:r>
          <w:t xml:space="preserve"> </w:t>
        </w:r>
      </w:ins>
      <w:ins w:id="15080" w:author="PR Preview" w:date="2026-01-01T00:00:00Z">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ins>
      <w:ins w:id="15081" w:author="PR Preview" w:date="2026-01-01T00:00:00Z">
        <w:r>
          <w:t xml:space="preserve">.</w:t>
        </w:r>
      </w:ins>
      <w:ins w:id="15082" w:author="PR Preview" w:date="2026-01-01T00:00:00Z">
        <w:r>
          <w:t xml:space="preserve"> </w:t>
        </w:r>
      </w:ins>
      <w:ins w:id="15083" w:author="PR Preview" w:date="2026-01-01T00:00:00Z">
        <w:r>
          <w:t xml:space="preserve">By</w:t>
        </w:r>
      </w:ins>
      <w:ins w:id="15084" w:author="PR Preview" w:date="2026-01-01T00:00:00Z">
        <w:r>
          <w:t xml:space="preserve"> </w:t>
        </w:r>
      </w:ins>
      <w:hyperlink w:anchor="eq-cauchy-schwarz-chain">
        <w:ins w:id="15085" w:author="PR Preview" w:date="2026-01-01T00:00:00Z">
          <w:r>
            <w:rPr>
              <w:rStyle w:val="Hyperlink"/>
            </w:rPr>
            <w:t xml:space="preserve">Equation 6</w:t>
          </w:r>
        </w:ins>
      </w:hyperlink>
      <w:ins w:id="15086" w:author="PR Preview" w:date="2026-01-01T00:00:00Z">
        <w:r>
          <w:t xml:space="preserve">, that quantity is</w:t>
        </w:r>
      </w:ins>
      <w:ins w:id="15087" w:author="PR Preview" w:date="2026-01-01T00:00:00Z">
        <w:r>
          <w:t xml:space="preserve"> </w:t>
        </w:r>
      </w:ins>
      <w:ins w:id="15088" w:author="PR Preview" w:date="2026-01-01T00:00:00Z">
        <w:r>
          <w:t xml:space="preserve">$\mathopen{}\left\lVert\mathord{\smash[b]{\underset{\raise.3ex\hbox{$\scriptstyle\sim$}}{x}}\vphantom{x}} - t\,\mathord{\smash[b]{\underset{\raise.3ex\hbox{$\scriptstyle\sim$}}{y}}\vphantom{y}}\right\rVert\mathclose{}^2$</w:t>
        </w:r>
      </w:ins>
      <w:ins w:id="15089" w:author="PR Preview" w:date="2026-01-01T00:00:00Z">
        <w:r>
          <w:t xml:space="preserve">,</w:t>
        </w:r>
      </w:ins>
      <w:ins w:id="15090" w:author="PR Preview" w:date="2026-01-01T00:00:00Z">
        <w:r>
          <w:t xml:space="preserve"> </w:t>
        </w:r>
      </w:ins>
      <w:ins w:id="15091" w:author="PR Preview" w:date="2026-01-01T00:00:00Z">
        <w:r>
          <w:t xml:space="preserve">so equality holds exactly when</w:t>
        </w:r>
      </w:ins>
      <w:ins w:id="15092" w:author="PR Preview" w:date="2026-01-01T00:00:00Z">
        <w:r>
          <w:t xml:space="preserve"> </w:t>
        </w:r>
      </w:ins>
      <w:ins w:id="15093" w:author="PR Preview" w:date="2026-01-01T00:00:00Z">
        <w:r>
          <w:t xml:space="preserve">$\mathord{\smash[b]{\underset{\raise.3ex\hbox{$\scriptstyle\sim$}}{x}}\vphantom{x}} - t\,\mathord{\smash[b]{\underset{\raise.3ex\hbox{$\scriptstyle\sim$}}{y}}\vphantom{y}} = \mathord{\smash[b]{\underset{\raise.3ex\hbox{$\scriptstyle\sim$}}{0}}\vphantom{0}}$</w:t>
        </w:r>
      </w:ins>
      <w:ins w:id="15094" w:author="PR Preview" w:date="2026-01-01T00:00:00Z">
        <w:r>
          <w:t xml:space="preserve"> </w:t>
        </w:r>
      </w:ins>
      <w:ins w:id="15095" w:author="PR Preview" w:date="2026-01-01T00:00:00Z">
        <w:r>
          <w:t xml:space="preserve">(</w:t>
        </w:r>
      </w:ins>
      <w:hyperlink w:anchor="thm-norm-properties">
        <w:ins w:id="15096" w:author="PR Preview" w:date="2026-01-01T00:00:00Z">
          <w:r>
            <w:rPr>
              <w:rStyle w:val="Hyperlink"/>
            </w:rPr>
            <w:t xml:space="preserve">Theorem 56</w:t>
          </w:r>
        </w:ins>
      </w:hyperlink>
      <w:ins w:id="15097" w:author="PR Preview" w:date="2026-01-01T00:00:00Z">
        <w:r>
          <w:t xml:space="preserve">, part 1),</w:t>
        </w:r>
      </w:ins>
      <w:ins w:id="15098" w:author="PR Preview" w:date="2026-01-01T00:00:00Z">
        <w:r>
          <w:t xml:space="preserve"> </w:t>
        </w:r>
      </w:ins>
      <w:ins w:id="15099" w:author="PR Preview" w:date="2026-01-01T00:00:00Z">
        <w:r>
          <w:t xml:space="preserve">that is, when</w:t>
        </w:r>
      </w:ins>
      <w:ins w:id="15100" w:author="PR Preview" w:date="2026-01-01T00:00:00Z">
        <w:r>
          <w:t xml:space="preserve"> </w:t>
        </w:r>
      </w:ins>
      <w:ins w:id="15101" w:author="PR Preview" w:date="2026-01-01T00:00:00Z">
        <w:r>
          <w:t xml:space="preserve">$\mathord{\smash[b]{\underset{\raise.3ex\hbox{$\scriptstyle\sim$}}{x}}\vphantom{x}} = t\,\mathord{\smash[b]{\underset{\raise.3ex\hbox{$\scriptstyle\sim$}}{y}}\vphantom{y}}$</w:t>
        </w:r>
      </w:ins>
      <w:ins w:id="15102" w:author="PR Preview" w:date="2026-01-01T00:00:00Z">
        <w:r>
          <w:t xml:space="preserve">.</w:t>
        </w:r>
      </w:ins>
    </w:p>
    <w:p>
      <w:pPr>
        <w:numPr>
          <w:ilvl w:val="0"/>
          <w:numId w:val="1053"/>
        </w:numPr>
      </w:pPr>
      <w:ins w:id="15103" w:author="PR Preview" w:date="2026-01-01T00:00:00Z">
        <w:r>
          <w:t xml:space="preserve">If</w:t>
        </w:r>
      </w:ins>
      <w:ins w:id="15104" w:author="PR Preview" w:date="2026-01-01T00:00:00Z">
        <w:r>
          <w:t xml:space="preserve"> </w:t>
        </w:r>
      </w:ins>
      <w:ins w:id="15105" w:author="PR Preview" w:date="2026-01-01T00:00:00Z">
        <w:r>
          <w:t xml:space="preserve">$\mathord{\smash[b]{\underset{\raise.3ex\hbox{$\scriptstyle\sim$}}{x}}\vphantom{x}} = t\,\mathord{\smash[b]{\underset{\raise.3ex\hbox{$\scriptstyle\sim$}}{y}}\vphantom{y}}$</w:t>
        </w:r>
      </w:ins>
      <w:ins w:id="15106" w:author="PR Preview" w:date="2026-01-01T00:00:00Z">
        <w:r>
          <w:t xml:space="preserve">, then</w:t>
        </w:r>
      </w:ins>
      <w:ins w:id="15107" w:author="PR Preview" w:date="2026-01-01T00:00:00Z">
        <w:r>
          <w:t xml:space="preserve"> </w:t>
        </w:r>
      </w:ins>
      <w:ins w:id="15108" w:author="PR Preview" w:date="2026-01-01T00:00:00Z">
        <w:r>
          <w:t xml:space="preserve">$1\,\mathord{\smash[b]{\underset{\raise.3ex\hbox{$\scriptstyle\sim$}}{x}}\vphantom{x}} + (-t)\,\mathord{\smash[b]{\underset{\raise.3ex\hbox{$\scriptstyle\sim$}}{y}}\vphantom{y}} = \mathord{\smash[b]{\underset{\raise.3ex\hbox{$\scriptstyle\sim$}}{0}}\vphantom{0}}$</w:t>
        </w:r>
      </w:ins>
      <w:ins w:id="15109" w:author="PR Preview" w:date="2026-01-01T00:00:00Z">
        <w:r>
          <w:t xml:space="preserve">,</w:t>
        </w:r>
      </w:ins>
      <w:ins w:id="15110" w:author="PR Preview" w:date="2026-01-01T00:00:00Z">
        <w:r>
          <w:t xml:space="preserve"> </w:t>
        </w:r>
      </w:ins>
      <w:ins w:id="15111" w:author="PR Preview" w:date="2026-01-01T00:00:00Z">
        <w:r>
          <w:t xml:space="preserve">so the two vectors are linearly dependent.</w:t>
        </w:r>
      </w:ins>
    </w:p>
    <w:p>
      <w:pPr>
        <w:numPr>
          <w:ilvl w:val="0"/>
          <w:numId w:val="1053"/>
        </w:numPr>
      </w:pPr>
      <w:ins w:id="15112" w:author="PR Preview" w:date="2026-01-01T00:00:00Z">
        <w:r>
          <w:t xml:space="preserve">Conversely, suppose</w:t>
        </w:r>
      </w:ins>
      <w:ins w:id="15113" w:author="PR Preview" w:date="2026-01-01T00:00:00Z">
        <w:r>
          <w:t xml:space="preserve"> </w:t>
        </w:r>
      </w:ins>
      <w:ins w:id="15114" w:author="PR Preview" w:date="2026-01-01T00:00:00Z">
        <w:r>
          <w:t xml:space="preserve">$a\,\mathord{\smash[b]{\underset{\raise.3ex\hbox{$\scriptstyle\sim$}}{x}}\vphantom{x}} + b\,\mathord{\smash[b]{\underset{\raise.3ex\hbox{$\scriptstyle\sim$}}{y}}\vphantom{y}} = \mathord{\smash[b]{\underset{\raise.3ex\hbox{$\scriptstyle\sim$}}{0}}\vphantom{0}}$</w:t>
        </w:r>
      </w:ins>
      <w:ins w:id="15115" w:author="PR Preview" w:date="2026-01-01T00:00:00Z">
        <w:r>
          <w:t xml:space="preserve"> </w:t>
        </w:r>
      </w:ins>
      <w:ins w:id="15116" w:author="PR Preview" w:date="2026-01-01T00:00:00Z">
        <w:r>
          <w:t xml:space="preserve">with</w:t>
        </w:r>
      </w:ins>
      <w:ins w:id="15117" w:author="PR Preview" w:date="2026-01-01T00:00:00Z">
        <w:r>
          <w:t xml:space="preserve"> </w:t>
        </w:r>
      </w:ins>
      <m:oMath>
        <m:r>
          <m:t>a</m:t>
        </m:r>
        <m:r>
          <m:rPr>
            <m:sty m:val="p"/>
          </m:rPr>
          <m:t>,</m:t>
        </m:r>
        <m:r>
          <m:t>b</m:t>
        </m:r>
      </m:oMath>
      <w:ins w:id="15118" w:author="PR Preview" w:date="2026-01-01T00:00:00Z">
        <w:r>
          <w:t xml:space="preserve"> </w:t>
        </w:r>
      </w:ins>
      <w:ins w:id="15119" w:author="PR Preview" w:date="2026-01-01T00:00:00Z">
        <w:r>
          <w:t xml:space="preserve">not both</w:t>
        </w:r>
      </w:ins>
      <w:ins w:id="15120" w:author="PR Preview" w:date="2026-01-01T00:00:00Z">
        <w:r>
          <w:t xml:space="preserve"> </w:t>
        </w:r>
      </w:ins>
      <m:oMath>
        <m:r>
          <m:t>0</m:t>
        </m:r>
      </m:oMath>
      <w:ins w:id="15121" w:author="PR Preview" w:date="2026-01-01T00:00:00Z">
        <w:r>
          <w:t xml:space="preserve">.</w:t>
        </w:r>
      </w:ins>
      <w:ins w:id="15122" w:author="PR Preview" w:date="2026-01-01T00:00:00Z">
        <w:r>
          <w:t xml:space="preserve"> </w:t>
        </w:r>
      </w:ins>
      <w:ins w:id="15123" w:author="PR Preview" w:date="2026-01-01T00:00:00Z">
        <w:r>
          <w:t xml:space="preserve">Then</w:t>
        </w:r>
      </w:ins>
      <w:ins w:id="15124" w:author="PR Preview" w:date="2026-01-01T00:00:00Z">
        <w:r>
          <w:t xml:space="preserve"> </w:t>
        </w:r>
      </w:ins>
      <m:oMath>
        <m:r>
          <m:t>a</m:t>
        </m:r>
        <m:r>
          <m:rPr>
            <m:sty m:val="p"/>
          </m:rPr>
          <m:t>≠</m:t>
        </m:r>
        <m:r>
          <m:t>0</m:t>
        </m:r>
      </m:oMath>
      <w:ins w:id="15125" w:author="PR Preview" w:date="2026-01-01T00:00:00Z">
        <w:r>
          <w:t xml:space="preserve">:</w:t>
        </w:r>
      </w:ins>
      <w:ins w:id="15126" w:author="PR Preview" w:date="2026-01-01T00:00:00Z">
        <w:r>
          <w:t xml:space="preserve"> </w:t>
        </w:r>
      </w:ins>
      <w:ins w:id="15127" w:author="PR Preview" w:date="2026-01-01T00:00:00Z">
        <w:r>
          <w:t xml:space="preserve">otherwise</w:t>
        </w:r>
      </w:ins>
      <w:ins w:id="15128" w:author="PR Preview" w:date="2026-01-01T00:00:00Z">
        <w:r>
          <w:t xml:space="preserve"> </w:t>
        </w:r>
      </w:ins>
      <m:oMath>
        <m:r>
          <m:t>b</m:t>
        </m:r>
        <m:r>
          <m:rPr>
            <m:sty m:val="p"/>
          </m:rPr>
          <m:t>≠</m:t>
        </m:r>
        <m:r>
          <m:t>0</m:t>
        </m:r>
      </m:oMath>
      <w:ins w:id="15129" w:author="PR Preview" w:date="2026-01-01T00:00:00Z">
        <w:r>
          <w:t xml:space="preserve"> </w:t>
        </w:r>
      </w:ins>
      <w:ins w:id="15130" w:author="PR Preview" w:date="2026-01-01T00:00:00Z">
        <w:r>
          <w:t xml:space="preserve">and</w:t>
        </w:r>
      </w:ins>
      <w:ins w:id="15131" w:author="PR Preview" w:date="2026-01-01T00:00:00Z">
        <w:r>
          <w:t xml:space="preserve"> </w:t>
        </w:r>
      </w:ins>
      <w:ins w:id="15132" w:author="PR Preview" w:date="2026-01-01T00:00:00Z">
        <w:r>
          <w:t xml:space="preserve">$b\,\mathord{\smash[b]{\underset{\raise.3ex\hbox{$\scriptstyle\sim$}}{y}}\vphantom{y}} = \mathord{\smash[b]{\underset{\raise.3ex\hbox{$\scriptstyle\sim$}}{0}}\vphantom{0}}$</w:t>
        </w:r>
      </w:ins>
      <w:ins w:id="15133" w:author="PR Preview" w:date="2026-01-01T00:00:00Z">
        <w:r>
          <w:t xml:space="preserve">,</w:t>
        </w:r>
      </w:ins>
      <w:ins w:id="15134" w:author="PR Preview" w:date="2026-01-01T00:00:00Z">
        <w:r>
          <w:t xml:space="preserve"> </w:t>
        </w:r>
      </w:ins>
      <w:ins w:id="15135" w:author="PR Preview" w:date="2026-01-01T00:00:00Z">
        <w:r>
          <w:t xml:space="preserve">so</w:t>
        </w:r>
      </w:ins>
    </w:p>
    <w:p>
      <w:pPr>
        <w:pStyle w:val="BodyText"/>
      </w:pPr>
      <w:ins w:id="15136" w:author="PR Preview" w:date="2026-01-01T00:00:00Z">
        <w:r>
          <w:t xml:space="preserve">$$
    \begin{aligned}
    \mathord{\smash[b]{\underset{\raise.3ex\hbox{$\scriptstyle\sim$}}{y}}\vphantom{y}} &amp;= \tfrac{1}{b}\,(b\,\mathord{\smash[b]{\underset{\raise.3ex\hbox{$\scriptstyle\sim$}}{y}}\vphantom{y}}) \\
    &amp;= \mathord{\smash[b]{\underset{\raise.3ex\hbox{$\scriptstyle\sim$}}{0}}\vphantom{0}},
    \end{aligned}
    $$</w:t>
        </w:r>
      </w:ins>
    </w:p>
    <w:p>
      <w:pPr>
        <w:numPr>
          <w:ilvl w:val="0"/>
          <w:numId w:val="1000"/>
        </w:numPr>
      </w:pPr>
      <w:ins w:id="15137" w:author="PR Preview" w:date="2026-01-01T00:00:00Z">
        <w:r>
          <w:t xml:space="preserve">contrary to assumption.</w:t>
        </w:r>
      </w:ins>
      <w:ins w:id="15138" w:author="PR Preview" w:date="2026-01-01T00:00:00Z">
        <w:r>
          <w:t xml:space="preserve"> </w:t>
        </w:r>
      </w:ins>
      <w:ins w:id="15139" w:author="PR Preview" w:date="2026-01-01T00:00:00Z">
        <w:r>
          <w:t xml:space="preserve">Subtracting</w:t>
        </w:r>
      </w:ins>
      <w:ins w:id="15140" w:author="PR Preview" w:date="2026-01-01T00:00:00Z">
        <w:r>
          <w:t xml:space="preserve"> </w:t>
        </w:r>
      </w:ins>
      <w:ins w:id="15141" w:author="PR Preview" w:date="2026-01-01T00:00:00Z">
        <w:r>
          <w:t xml:space="preserve">$b\,\mathord{\smash[b]{\underset{\raise.3ex\hbox{$\scriptstyle\sim$}}{y}}\vphantom{y}}$</w:t>
        </w:r>
      </w:ins>
      <w:ins w:id="15142" w:author="PR Preview" w:date="2026-01-01T00:00:00Z">
        <w:r>
          <w:t xml:space="preserve"> </w:t>
        </w:r>
      </w:ins>
      <w:ins w:id="15143" w:author="PR Preview" w:date="2026-01-01T00:00:00Z">
        <w:r>
          <w:t xml:space="preserve">from both sides gives</w:t>
        </w:r>
      </w:ins>
      <w:ins w:id="15144" w:author="PR Preview" w:date="2026-01-01T00:00:00Z">
        <w:r>
          <w:t xml:space="preserve"> </w:t>
        </w:r>
      </w:ins>
      <w:ins w:id="15145" w:author="PR Preview" w:date="2026-01-01T00:00:00Z">
        <w:r>
          <w:t xml:space="preserve">$a\,\mathord{\smash[b]{\underset{\raise.3ex\hbox{$\scriptstyle\sim$}}{x}}\vphantom{x}} = -b\,\mathord{\smash[b]{\underset{\raise.3ex\hbox{$\scriptstyle\sim$}}{y}}\vphantom{y}}$</w:t>
        </w:r>
      </w:ins>
      <w:ins w:id="15146" w:author="PR Preview" w:date="2026-01-01T00:00:00Z">
        <w:r>
          <w:t xml:space="preserve">,</w:t>
        </w:r>
      </w:ins>
      <w:ins w:id="15147" w:author="PR Preview" w:date="2026-01-01T00:00:00Z">
        <w:r>
          <w:t xml:space="preserve"> </w:t>
        </w:r>
      </w:ins>
      <w:ins w:id="15148" w:author="PR Preview" w:date="2026-01-01T00:00:00Z">
        <w:r>
          <w:t xml:space="preserve">and multiplying by</w:t>
        </w:r>
      </w:ins>
      <w:ins w:id="15149" w:author="PR Preview" w:date="2026-01-01T00:00:00Z">
        <w:r>
          <w:t xml:space="preserve"> </w:t>
        </w:r>
      </w:ins>
      <m:oMath>
        <m:f>
          <m:fPr>
            <m:type m:val="lin"/>
          </m:fPr>
          <m:num>
            <m:r>
              <m:t>1</m:t>
            </m:r>
          </m:num>
          <m:den>
            <m:r>
              <m:t>a</m:t>
            </m:r>
          </m:den>
        </m:f>
      </m:oMath>
      <w:ins w:id="15150" w:author="PR Preview" w:date="2026-01-01T00:00:00Z">
        <w:r>
          <w:t xml:space="preserve"> </w:t>
        </w:r>
      </w:ins>
      <w:ins w:id="15151" w:author="PR Preview" w:date="2026-01-01T00:00:00Z">
        <w:r>
          <w:t xml:space="preserve">gives</w:t>
        </w:r>
      </w:ins>
      <w:ins w:id="15152" w:author="PR Preview" w:date="2026-01-01T00:00:00Z">
        <w:r>
          <w:t xml:space="preserve"> </w:t>
        </w:r>
      </w:ins>
      <w:ins w:id="15153" w:author="PR Preview" w:date="2026-01-01T00:00:00Z">
        <w:r>
          <w:t xml:space="preserve">$\mathord{\smash[b]{\underset{\raise.3ex\hbox{$\scriptstyle\sim$}}{x}}\vphantom{x}} = s\,\mathord{\smash[b]{\underset{\raise.3ex\hbox{$\scriptstyle\sim$}}{y}}\vphantom{y}}$</w:t>
        </w:r>
      </w:ins>
      <w:ins w:id="15154" w:author="PR Preview" w:date="2026-01-01T00:00:00Z">
        <w:r>
          <w:t xml:space="preserve"> </w:t>
        </w:r>
      </w:ins>
      <w:ins w:id="15155" w:author="PR Preview" w:date="2026-01-01T00:00:00Z">
        <w:r>
          <w:t xml:space="preserve">with</w:t>
        </w:r>
      </w:ins>
      <w:ins w:id="15156" w:author="PR Preview" w:date="2026-01-01T00:00:00Z">
        <w:r>
          <w:t xml:space="preserve"> </w:t>
        </w:r>
      </w:ins>
      <m:oMath>
        <m:r>
          <m:t>s</m:t>
        </m:r>
        <m:r>
          <m:rPr>
            <m:sty m:val="p"/>
          </m:rPr>
          <m:t>=</m:t>
        </m:r>
        <m:r>
          <m:rPr>
            <m:sty m:val="p"/>
          </m:rPr>
          <m:t>−</m:t>
        </m:r>
        <m:r>
          <m:t>b</m:t>
        </m:r>
        <m:r>
          <m:rPr>
            <m:sty m:val="p"/>
          </m:rPr>
          <m:t>/</m:t>
        </m:r>
        <m:r>
          <m:t>a</m:t>
        </m:r>
      </m:oMath>
      <w:ins w:id="15157" w:author="PR Preview" w:date="2026-01-01T00:00:00Z">
        <w:r>
          <w:t xml:space="preserve">. Then</w:t>
        </w:r>
      </w:ins>
    </w:p>
    <w:p>
      <w:pPr>
        <w:pStyle w:val="BodyText"/>
      </w:pPr>
      <w:ins w:id="15158" w:author="PR Preview" w:date="2026-01-01T00:00:00Z">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\text{(}\text{Theorem~50}\text{,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\text{(}\text{Theorem~56}\text{,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ins>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del w:id="15159" w:author="PR Preview" w:date="2026-01-01T00:00:00Z">
        <w:r>
          <w:delText xml:space="preserve">For</w:delText>
        </w:r>
      </w:del>
      <w:del w:id="15160"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t>2</m:t>
        </m:r>
        <m:r>
          <m:rPr>
            <m:sty m:val="p"/>
          </m:rPr>
          <m:t>)</m:t>
        </m:r>
      </m:oMath>
      <w:del w:id="15161" w:author="PR Preview" w:date="2026-01-01T00:00:00Z">
        <w:r>
          <w:delText xml:space="preserve"> </w:delText>
        </w:r>
      </w:del>
      <w:del w:id="15162" w:author="PR Preview" w:date="2026-01-01T00:00:00Z">
        <w:r>
          <w:delText xml:space="preserve">and</w:delText>
        </w:r>
      </w:del>
      <w:del w:id="15163" w:author="PR Preview" w:date="2026-01-01T00:00:00Z">
        <w:r>
          <w:delText xml:space="preserve"> </w:delText>
        </w:r>
      </w:del>
      <m:oMath>
        <m:limLow>
          <m:e>
            <m:r>
              <m:t>y</m:t>
            </m:r>
          </m:e>
          <m:lim>
            <m:r>
              <m:rPr>
                <m:sty m:val="p"/>
              </m:rPr>
              <m:t>∼</m:t>
            </m:r>
          </m:lim>
        </m:limLow>
        <m:r>
          <m:rPr>
            <m:sty m:val="p"/>
          </m:rPr>
          <m:t>=</m:t>
        </m:r>
        <m:r>
          <m:rPr>
            <m:sty m:val="p"/>
          </m:rPr>
          <m:t>(</m:t>
        </m:r>
        <m:r>
          <m:t>3</m:t>
        </m:r>
        <m:r>
          <m:rPr>
            <m:sty m:val="p"/>
          </m:rPr>
          <m:t>,</m:t>
        </m:r>
        <m:r>
          <m:t>4</m:t>
        </m:r>
        <m:r>
          <m:rPr>
            <m:sty m:val="p"/>
          </m:rPr>
          <m:t>)</m:t>
        </m:r>
      </m:oMath>
      <w:del w:id="15164" w:author="PR Preview" w:date="2026-01-01T00:00:00Z">
        <w:r>
          <w:delText xml:space="preserve">:</w:delText>
        </w:r>
      </w:del>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del w:id="15165" w:author="PR Preview" w:date="2026-01-01T00:00:00Z">
        <w:r>
          <w:delText xml:space="preserve">while</w:delText>
        </w:r>
      </w:del>
      <w:del w:id="15166" w:author="PR Preview" w:date="2026-01-01T00:00:00Z">
        <w:r>
          <w:delText xml:space="preserve"> </w:delText>
        </w:r>
      </w:del>
      <m:oMath>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ad>
          <m:radPr>
            <m:degHide m:val="on"/>
          </m:radPr>
          <m:deg/>
          <m:e>
            <m:r>
              <m:t>5</m:t>
            </m:r>
          </m:e>
        </m:rad>
        <m:r>
          <m:rPr>
            <m:sty m:val="p"/>
          </m:rPr>
          <m:t>⋅</m:t>
        </m:r>
        <m:r>
          <m:t>5</m:t>
        </m:r>
        <m:r>
          <m:rPr>
            <m:sty m:val="p"/>
          </m:rPr>
          <m:t>≈</m:t>
        </m:r>
        <m:r>
          <m:t>11.18</m:t>
        </m:r>
      </m:oMath>
      <w:del w:id="15167" w:author="PR Preview" w:date="2026-01-01T00:00:00Z">
        <w:r>
          <w:delText xml:space="preserve">.</w:delText>
        </w:r>
      </w:del>
      <w:del w:id="15168" w:author="PR Preview" w:date="2026-01-01T00:00:00Z">
        <w:r>
          <w:delText xml:space="preserve"> </w:delText>
        </w:r>
      </w:del>
      <w:del w:id="15169" w:author="PR Preview" w:date="2026-01-01T00:00:00Z">
        <w:r>
          <w:delText xml:space="preserve">The inequality is strict, and the vectors are linearly independent:</w:delText>
        </w:r>
      </w:del>
      <w:del w:id="15170" w:author="PR Preview" w:date="2026-01-01T00:00:00Z">
        <w:r>
          <w:delText xml:space="preserve"> </w:delText>
        </w:r>
      </w:del>
      <m:oMath>
        <m:r>
          <m:rPr>
            <m:sty m:val="p"/>
          </m:rPr>
          <m:t>(</m:t>
        </m:r>
        <m:r>
          <m:t>3</m:t>
        </m:r>
        <m:r>
          <m:rPr>
            <m:sty m:val="p"/>
          </m:rPr>
          <m:t>,</m:t>
        </m:r>
        <m:r>
          <m:t>4</m:t>
        </m:r>
        <m:r>
          <m:rPr>
            <m:sty m:val="p"/>
          </m:rPr>
          <m:t>)</m:t>
        </m:r>
      </m:oMath>
      <w:del w:id="15171" w:author="PR Preview" w:date="2026-01-01T00:00:00Z">
        <w:r>
          <w:delText xml:space="preserve"> </w:delText>
        </w:r>
      </w:del>
      <w:del w:id="15172" w:author="PR Preview" w:date="2026-01-01T00:00:00Z">
        <w:r>
          <w:delText xml:space="preserve">is not a multiple of</w:delText>
        </w:r>
      </w:del>
      <w:del w:id="15173" w:author="PR Preview" w:date="2026-01-01T00:00:00Z">
        <w:r>
          <w:delText xml:space="preserve"> </w:delText>
        </w:r>
      </w:del>
      <m:oMath>
        <m:r>
          <m:rPr>
            <m:sty m:val="p"/>
          </m:rPr>
          <m:t>(</m:t>
        </m:r>
        <m:r>
          <m:t>1</m:t>
        </m:r>
        <m:r>
          <m:rPr>
            <m:sty m:val="p"/>
          </m:rPr>
          <m:t>,</m:t>
        </m:r>
        <m:r>
          <m:t>2</m:t>
        </m:r>
        <m:r>
          <m:rPr>
            <m:sty m:val="p"/>
          </m:rPr>
          <m:t>)</m:t>
        </m:r>
      </m:oMath>
      <w:del w:id="15174" w:author="PR Preview" w:date="2026-01-01T00:00:00Z">
        <w:r>
          <w:delText xml:space="preserve">, since</w:delText>
        </w:r>
      </w:del>
      <w:del w:id="15175" w:author="PR Preview" w:date="2026-01-01T00:00:00Z">
        <w:r>
          <w:delText xml:space="preserve"> </w:delText>
        </w:r>
      </w:del>
      <m:oMath>
        <m:r>
          <m:t>3</m:t>
        </m:r>
        <m:r>
          <m:rPr>
            <m:sty m:val="p"/>
          </m:rPr>
          <m:t>⋅</m:t>
        </m:r>
        <m:r>
          <m:t>2</m:t>
        </m:r>
        <m:r>
          <m:rPr>
            <m:sty m:val="p"/>
          </m:rPr>
          <m:t>≠</m:t>
        </m:r>
        <m:r>
          <m:t>4</m:t>
        </m:r>
      </m:oMath>
      <w:del w:id="15176" w:author="PR Preview" w:date="2026-01-01T00:00:00Z">
        <w:r>
          <w:delText xml:space="preserve">.</w:delText>
        </w:r>
      </w:del>
    </w:p>
    <w:p>
      <w:pPr>
        <w:numPr>
          <w:ilvl w:val="0"/>
          <w:numId w:val="1054"/>
        </w:numPr>
      </w:pPr>
      <w:del w:id="15177" w:author="PR Preview" w:date="2026-01-01T00:00:00Z">
        <w:r>
          <w:delText xml:space="preserve">For</w:delText>
        </w:r>
      </w:del>
      <w:del w:id="15178"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t>2</m:t>
        </m:r>
        <m:r>
          <m:rPr>
            <m:sty m:val="p"/>
          </m:rPr>
          <m:t>)</m:t>
        </m:r>
      </m:oMath>
      <w:del w:id="15179" w:author="PR Preview" w:date="2026-01-01T00:00:00Z">
        <w:r>
          <w:delText xml:space="preserve"> </w:delText>
        </w:r>
      </w:del>
      <w:del w:id="15180" w:author="PR Preview" w:date="2026-01-01T00:00:00Z">
        <w:r>
          <w:delText xml:space="preserve">and</w:delText>
        </w:r>
      </w:del>
    </w:p>
    <w:p>
      <w:pPr>
        <w:pStyle w:val="BodyText"/>
      </w:pPr>
      <m:oMathPara>
        <m:oMathParaPr>
          <m:jc m:val="center"/>
        </m:oMathParaPr>
        <m:oMath>
          <m:eqArr>
            <m:e>
              <m:limLow>
                <m:e>
                  <m:r>
                    <m:t>y</m:t>
                  </m:r>
                </m:e>
                <m:lim>
                  <m:r>
                    <m:rPr>
                      <m:sty m:val="p"/>
                    </m:rPr>
                    <m:t>∼</m:t>
                  </m:r>
                </m:lim>
              </m:limLow>
              <m:r>
                <m:t>&amp;</m:t>
              </m:r>
              <m:r>
                <m:rPr>
                  <m:sty m:val="p"/>
                </m:rPr>
                <m:t>=</m:t>
              </m:r>
              <m:r>
                <m:rPr>
                  <m:sty m:val="p"/>
                </m:rPr>
                <m:t>(</m:t>
              </m:r>
              <m:r>
                <m:t>2</m:t>
              </m:r>
              <m:r>
                <m:rPr>
                  <m:sty m:val="p"/>
                </m:rPr>
                <m:t>,</m:t>
              </m:r>
              <m:r>
                <m:t>4</m:t>
              </m:r>
              <m:r>
                <m:rPr>
                  <m:sty m:val="p"/>
                </m:rPr>
                <m:t>)</m:t>
              </m:r>
            </m:e>
            <m:e>
              <m:r>
                <m:t>&amp;</m:t>
              </m:r>
              <m:r>
                <m:rPr>
                  <m:sty m:val="p"/>
                </m:rPr>
                <m:t>=</m:t>
              </m:r>
              <m:r>
                <m:t>2</m:t>
              </m:r>
              <m:r>
                <m:t> </m:t>
              </m:r>
              <m:limLow>
                <m:e>
                  <m:r>
                    <m:t>x</m:t>
                  </m:r>
                </m:e>
                <m:lim>
                  <m:r>
                    <m:rPr>
                      <m:sty m:val="p"/>
                    </m:rPr>
                    <m:t>∼</m:t>
                  </m:r>
                </m:lim>
              </m:limLow>
              <m:r>
                <m:rPr>
                  <m:sty m:val="p"/>
                </m:rPr>
                <m:t>:</m:t>
              </m:r>
            </m:e>
          </m:eqArr>
        </m:oMath>
      </m:oMathPara>
    </w:p>
    <w:p>
      <w:pPr>
        <w:pStyle w:val="FirstParagraph"/>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2</m:t>
              </m:r>
              <m:r>
                <m:rPr>
                  <m:sty m:val="p"/>
                </m:rPr>
                <m:t>+</m:t>
              </m:r>
              <m:r>
                <m:t>8</m:t>
              </m:r>
            </m:e>
            <m:e>
              <m:r>
                <m:t>&amp;</m:t>
              </m:r>
              <m:r>
                <m:rPr>
                  <m:sty m:val="p"/>
                </m:rPr>
                <m:t>=</m:t>
              </m:r>
              <m:r>
                <m:t>10</m:t>
              </m:r>
            </m:e>
          </m:eqArr>
        </m:oMath>
      </m:oMathPara>
    </w:p>
    <w:p>
      <w:pPr>
        <w:numPr>
          <w:ilvl w:val="0"/>
          <w:numId w:val="1054"/>
        </w:numPr>
      </w:pPr>
      <w:ins w:id="15181" w:author="PR Preview" w:date="2026-01-01T00:00:00Z">
        <w:r>
          <w:t xml:space="preserve">For</w:t>
        </w:r>
      </w:ins>
      <w:ins w:id="15182" w:author="PR Preview" w:date="2026-01-01T00:00:00Z">
        <w:r>
          <w:t xml:space="preserve"> </w:t>
        </w:r>
      </w:ins>
      <w:ins w:id="15183" w:author="PR Preview" w:date="2026-01-01T00:00:00Z">
        <w:r>
          <w:t xml:space="preserve">$\mathord{\smash[b]{\underset{\raise.3ex\hbox{$\scriptstyle\sim$}}{x}}\vphantom{x}} = (1, 2)$</w:t>
        </w:r>
      </w:ins>
      <w:ins w:id="15184" w:author="PR Preview" w:date="2026-01-01T00:00:00Z">
        <w:r>
          <w:t xml:space="preserve"> </w:t>
        </w:r>
      </w:ins>
      <w:ins w:id="15185" w:author="PR Preview" w:date="2026-01-01T00:00:00Z">
        <w:r>
          <w:t xml:space="preserve">and</w:t>
        </w:r>
      </w:ins>
      <w:ins w:id="15186" w:author="PR Preview" w:date="2026-01-01T00:00:00Z">
        <w:r>
          <w:t xml:space="preserve"> </w:t>
        </w:r>
      </w:ins>
      <w:ins w:id="15187" w:author="PR Preview" w:date="2026-01-01T00:00:00Z">
        <w:r>
          <w:t xml:space="preserve">$\mathord{\smash[b]{\underset{\raise.3ex\hbox{$\scriptstyle\sim$}}{y}}\vphantom{y}} = (3, 4)$</w:t>
        </w:r>
      </w:ins>
      <w:ins w:id="15188" w:author="PR Preview" w:date="2026-01-01T00:00:00Z">
        <w:r>
          <w:t xml:space="preserve">:</w:t>
        </w:r>
      </w:ins>
    </w:p>
    <w:p>
      <w:pPr>
        <w:pStyle w:val="BodyText"/>
      </w:pPr>
      <w:ins w:id="15189" w:author="PR Preview" w:date="2026-01-01T00:00:00Z">
        <w:r>
          <w:t xml:space="preserve">$$
    \begin{aligned}
    \mathord{\smash[b]{\underset{\raise.3ex\hbox{$\scriptstyle\sim$}}{x}}\vphantom{x}} \cdot \mathord{\smash[b]{\underset{\raise.3ex\hbox{$\scriptstyle\sim$}}{y}}\vphantom{y}} &amp;= 3 + 8 \\
    &amp;= 11,
    \end{aligned}
    $$</w:t>
        </w:r>
      </w:ins>
    </w:p>
    <w:p>
      <w:pPr>
        <w:numPr>
          <w:ilvl w:val="0"/>
          <w:numId w:val="1000"/>
        </w:numPr>
      </w:pPr>
      <w:ins w:id="15190" w:author="PR Preview" w:date="2026-01-01T00:00:00Z">
        <w:r>
          <w:t xml:space="preserve">while</w:t>
        </w:r>
      </w:ins>
      <w:ins w:id="15191" w:author="PR Preview" w:date="2026-01-01T00:00:00Z">
        <w:r>
          <w:t xml:space="preserve"> </w:t>
        </w:r>
      </w:ins>
      <w:ins w:id="15192" w:author="PR Preview" w:date="2026-01-01T00:00:00Z">
        <w:r>
          <w:t xml:space="preserve">$\mathopen{}\left\lVert\mathord{\smash[b]{\underset{\raise.3ex\hbox{$\scriptstyle\sim$}}{x}}\vphantom{x}}\right\rVert\mathclose{}\,\mathopen{}\left\lVert\mathord{\smash[b]{\underset{\raise.3ex\hbox{$\scriptstyle\sim$}}{y}}\vphantom{y}}\right\rVert\mathclose{} = \sqrt{5} \cdot 5 \approx 11.18$</w:t>
        </w:r>
      </w:ins>
      <w:ins w:id="15193" w:author="PR Preview" w:date="2026-01-01T00:00:00Z">
        <w:r>
          <w:t xml:space="preserve">.</w:t>
        </w:r>
      </w:ins>
      <w:ins w:id="15194" w:author="PR Preview" w:date="2026-01-01T00:00:00Z">
        <w:r>
          <w:t xml:space="preserve"> </w:t>
        </w:r>
      </w:ins>
      <w:ins w:id="15195" w:author="PR Preview" w:date="2026-01-01T00:00:00Z">
        <w:r>
          <w:t xml:space="preserve">The inequality is strict, and the vectors are linearly independent:</w:t>
        </w:r>
      </w:ins>
      <w:ins w:id="15196" w:author="PR Preview" w:date="2026-01-01T00:00:00Z">
        <w:r>
          <w:t xml:space="preserve"> </w:t>
        </w:r>
      </w:ins>
      <m:oMath>
        <m:r>
          <m:rPr>
            <m:sty m:val="p"/>
          </m:rPr>
          <m:t>(</m:t>
        </m:r>
        <m:r>
          <m:t>3</m:t>
        </m:r>
        <m:r>
          <m:rPr>
            <m:sty m:val="p"/>
          </m:rPr>
          <m:t>,</m:t>
        </m:r>
        <m:r>
          <m:t>4</m:t>
        </m:r>
        <m:r>
          <m:rPr>
            <m:sty m:val="p"/>
          </m:rPr>
          <m:t>)</m:t>
        </m:r>
      </m:oMath>
      <w:ins w:id="15197" w:author="PR Preview" w:date="2026-01-01T00:00:00Z">
        <w:r>
          <w:t xml:space="preserve"> </w:t>
        </w:r>
      </w:ins>
      <w:ins w:id="15198" w:author="PR Preview" w:date="2026-01-01T00:00:00Z">
        <w:r>
          <w:t xml:space="preserve">is not a multiple of</w:t>
        </w:r>
      </w:ins>
      <w:ins w:id="15199" w:author="PR Preview" w:date="2026-01-01T00:00:00Z">
        <w:r>
          <w:t xml:space="preserve"> </w:t>
        </w:r>
      </w:ins>
      <m:oMath>
        <m:r>
          <m:rPr>
            <m:sty m:val="p"/>
          </m:rPr>
          <m:t>(</m:t>
        </m:r>
        <m:r>
          <m:t>1</m:t>
        </m:r>
        <m:r>
          <m:rPr>
            <m:sty m:val="p"/>
          </m:rPr>
          <m:t>,</m:t>
        </m:r>
        <m:r>
          <m:t>2</m:t>
        </m:r>
        <m:r>
          <m:rPr>
            <m:sty m:val="p"/>
          </m:rPr>
          <m:t>)</m:t>
        </m:r>
      </m:oMath>
      <w:ins w:id="15200" w:author="PR Preview" w:date="2026-01-01T00:00:00Z">
        <w:r>
          <w:t xml:space="preserve">, since</w:t>
        </w:r>
      </w:ins>
      <w:ins w:id="15201" w:author="PR Preview" w:date="2026-01-01T00:00:00Z">
        <w:r>
          <w:t xml:space="preserve"> </w:t>
        </w:r>
      </w:ins>
      <m:oMath>
        <m:r>
          <m:t>3</m:t>
        </m:r>
        <m:r>
          <m:rPr>
            <m:sty m:val="p"/>
          </m:rPr>
          <m:t>⋅</m:t>
        </m:r>
        <m:r>
          <m:t>2</m:t>
        </m:r>
        <m:r>
          <m:rPr>
            <m:sty m:val="p"/>
          </m:rPr>
          <m:t>≠</m:t>
        </m:r>
        <m:r>
          <m:t>4</m:t>
        </m:r>
      </m:oMath>
      <w:ins w:id="15202" w:author="PR Preview" w:date="2026-01-01T00:00:00Z">
        <w:r>
          <w:t xml:space="preserve">.</w:t>
        </w:r>
      </w:ins>
    </w:p>
    <w:p>
      <w:pPr>
        <w:numPr>
          <w:ilvl w:val="0"/>
          <w:numId w:val="1054"/>
        </w:numPr>
      </w:pPr>
      <w:ins w:id="15203" w:author="PR Preview" w:date="2026-01-01T00:00:00Z">
        <w:r>
          <w:t xml:space="preserve">For</w:t>
        </w:r>
      </w:ins>
      <w:ins w:id="15204" w:author="PR Preview" w:date="2026-01-01T00:00:00Z">
        <w:r>
          <w:t xml:space="preserve"> </w:t>
        </w:r>
      </w:ins>
      <w:ins w:id="15205" w:author="PR Preview" w:date="2026-01-01T00:00:00Z">
        <w:r>
          <w:t xml:space="preserve">$\mathord{\smash[b]{\underset{\raise.3ex\hbox{$\scriptstyle\sim$}}{x}}\vphantom{x}} = (1, 2)$</w:t>
        </w:r>
      </w:ins>
      <w:ins w:id="15206" w:author="PR Preview" w:date="2026-01-01T00:00:00Z">
        <w:r>
          <w:t xml:space="preserve"> </w:t>
        </w:r>
      </w:ins>
      <w:ins w:id="15207" w:author="PR Preview" w:date="2026-01-01T00:00:00Z">
        <w:r>
          <w:t xml:space="preserve">and</w:t>
        </w:r>
      </w:ins>
    </w:p>
    <w:p>
      <w:pPr>
        <w:pStyle w:val="BodyText"/>
      </w:pPr>
      <w:ins w:id="15208" w:author="PR Preview" w:date="2026-01-01T00:00:00Z">
        <w:r>
          <w:t xml:space="preserve">$$
    \begin{aligned}
    \mathord{\smash[b]{\underset{\raise.3ex\hbox{$\scriptstyle\sim$}}{y}}\vphantom{y}} &amp;= (2, 4) \\
    &amp;= 2\,\mathord{\smash[b]{\underset{\raise.3ex\hbox{$\scriptstyle\sim$}}{x}}\vphantom{x}}:
    \end{aligned}
    $$</w:t>
        </w:r>
      </w:ins>
    </w:p>
    <w:p>
      <w:pPr>
        <w:pStyle w:val="FirstParagraph"/>
      </w:pPr>
      <w:ins w:id="15209" w:author="PR Preview" w:date="2026-01-01T00:00:00Z">
        <w:r>
          <w:t xml:space="preserve">$$
    \begin{aligned}
    \mathord{\smash[b]{\underset{\raise.3ex\hbox{$\scriptstyle\sim$}}{x}}\vphantom{x}} \cdot \mathord{\smash[b]{\underset{\raise.3ex\hbox{$\scriptstyle\sim$}}{y}}\vphantom{y}} &amp;= 2 + 8 \\
    &amp;= 10
    \end{aligned}
    $$</w:t>
        </w:r>
      </w:ins>
    </w:p>
    <w:p>
      <w:pPr>
        <w:numPr>
          <w:ilvl w:val="0"/>
          <w:numId w:val="1000"/>
        </w:numPr>
      </w:pPr>
      <w:r>
        <w:t xml:space="preserve">and</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pStyle w:val="BodyText"/>
      </w:pPr>
      <w:ins w:id="15210" w:author="PR Preview" w:date="2026-01-01T00:00:00Z">
        <w:r>
          <w:t xml:space="preserve">$$
    \begin{aligned}
    \mathopen{}\left\lVert\mathord{\smash[b]{\underset{\raise.3ex\hbox{$\scriptstyle\sim$}}{x}}\vphantom{x}}\right\rVert\mathclose{}\,\mathopen{}\left\lVert\mathord{\smash[b]{\underset{\raise.3ex\hbox{$\scriptstyle\sim$}}{y}}\vphantom{y}}\right\rVert\mathclose{} &amp;= \sqrt{5}\,\sqrt{20} \\
    &amp;= \sqrt{100} \\
    &amp;= 10,
    \end{aligned}
    $$</w:t>
        </w:r>
      </w:ins>
    </w:p>
    <w:p>
      <w:pPr>
        <w:numPr>
          <w:ilvl w:val="0"/>
          <w:numId w:val="1000"/>
        </w:numPr>
      </w:pPr>
      <w:r>
        <w:t xml:space="preserve">so equality holds.</w:t>
      </w:r>
    </w:p>
    <w:bookmarkEnd w:id="361"/>
    <w:bookmarkStart w:id="362" w:name="thm-triangle-inequality"/>
    <w:p>
      <w:pPr>
        <w:pStyle w:val="FirstParagraph"/>
      </w:pPr>
      <w:del w:id="15211" w:author="PR Preview" w:date="2026-01-01T00:00:00Z">
        <w:r>
          <w:rPr>
            <w:b/>
            <w:bCs/>
          </w:rPr>
          <w:delText xml:space="preserve">Theorem 59 (Triangle inequality)</w:delText>
        </w:r>
      </w:del>
      <w:del w:id="15212" w:author="PR Preview" w:date="2026-01-01T00:00:00Z">
        <w:r>
          <w:delText xml:space="preserve"> </w:delText>
        </w:r>
      </w:del>
      <w:del w:id="15213" w:author="PR Preview" w:date="2026-01-01T00:00:00Z">
        <w:r>
          <w:delText xml:space="preserve">For any</w:delText>
        </w:r>
      </w:del>
      <w:del w:id="15214"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del w:id="15215" w:author="PR Preview" w:date="2026-01-01T00:00:00Z">
        <w:r>
          <w:delText xml:space="preserve">,</w:delText>
        </w:r>
      </w:del>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oMath>
      </m:oMathPara>
    </w:p>
    <w:p>
      <w:pPr>
        <w:pStyle w:val="FirstParagraph"/>
      </w:pPr>
      <w:ins w:id="15216" w:author="PR Preview" w:date="2026-01-01T00:00:00Z">
        <w:r>
          <w:rPr>
            <w:b/>
            <w:bCs/>
          </w:rPr>
          <w:t xml:space="preserve">Theorem 59 (Triangle inequality)</w:t>
        </w:r>
      </w:ins>
      <w:ins w:id="15217" w:author="PR Preview" w:date="2026-01-01T00:00:00Z">
        <w:r>
          <w:t xml:space="preserve"> </w:t>
        </w:r>
      </w:ins>
      <w:ins w:id="15218" w:author="PR Preview" w:date="2026-01-01T00:00:00Z">
        <w:r>
          <w:t xml:space="preserve">For any</w:t>
        </w:r>
      </w:ins>
      <w:ins w:id="15219" w:author="PR Preview" w:date="2026-01-01T00:00:00Z">
        <w:r>
          <w:t xml:space="preserve"> </w:t>
        </w:r>
      </w:ins>
      <w:ins w:id="15220" w:author="PR Preview" w:date="2026-01-01T00:00:00Z">
        <w:r>
          <w:t xml:space="preserve">$\mathord{\smash[b]{\underset{\raise.3ex\hbox{$\scriptstyle\sim$}}{x}}\vphantom{x}}, \mathord{\smash[b]{\underset{\raise.3ex\hbox{$\scriptstyle\sim$}}{y}}\vphantom{y}} \in \mathbb{R}^p$</w:t>
        </w:r>
      </w:ins>
      <w:ins w:id="15221" w:author="PR Preview" w:date="2026-01-01T00:00:00Z">
        <w:r>
          <w:t xml:space="preserve">,</w:t>
        </w:r>
      </w:ins>
    </w:p>
    <w:p>
      <w:pPr>
        <w:pStyle w:val="BodyText"/>
      </w:pPr>
      <w:ins w:id="15222" w:author="PR Preview" w:date="2026-01-01T00:00:00Z">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ins>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e>
              </m:d>
              <m:sSup>
                <m:e>
                  <m:r>
                    <m:t>​</m:t>
                  </m:r>
                </m:e>
                <m:sup>
                  <m:r>
                    <m:t>2</m:t>
                  </m:r>
                </m:sup>
              </m:sSup>
              <m:r>
                <m:rPr>
                  <m:sty m:val="p"/>
                </m:rPr>
                <m:t>.</m:t>
              </m:r>
              <m:r>
                <m:t>&amp;</m:t>
              </m:r>
              <m:r>
                <m:t>&amp;</m:t>
              </m:r>
              <m:r>
                <m:rPr>
                  <m:nor/>
                  <m:sty m:val="p"/>
                </m:rPr>
                <m:t>(expand the square)</m:t>
              </m:r>
            </m:e>
          </m:eqArr>
        </m:oMath>
      </m:oMathPara>
    </w:p>
    <w:p>
      <w:pPr>
        <w:pStyle w:val="FirstParagraph"/>
      </w:pPr>
      <w:del w:id="15223" w:author="PR Preview" w:date="2026-01-01T00:00:00Z">
        <w:r>
          <w:delText xml:space="preserve">Both</w:delText>
        </w:r>
      </w:del>
      <w:del w:id="15224"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del w:id="15225" w:author="PR Preview" w:date="2026-01-01T00:00:00Z">
        <w:r>
          <w:delText xml:space="preserve"> </w:delText>
        </w:r>
      </w:del>
      <w:del w:id="15226" w:author="PR Preview" w:date="2026-01-01T00:00:00Z">
        <w:r>
          <w:delText xml:space="preserve">and</w:delText>
        </w:r>
      </w:del>
      <w:del w:id="15227" w:author="PR Preview" w:date="2026-01-01T00:00:00Z">
        <w:r>
          <w:delText xml:space="preserve"> </w:delText>
        </w:r>
      </w:del>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oMath>
      <w:del w:id="15228" w:author="PR Preview" w:date="2026-01-01T00:00:00Z">
        <w:r>
          <w:delText xml:space="preserve"> </w:delText>
        </w:r>
      </w:del>
      <w:del w:id="15229" w:author="PR Preview" w:date="2026-01-01T00:00:00Z">
        <w:r>
          <w:delText xml:space="preserve">are nonnegative (</w:delText>
        </w:r>
      </w:del>
      <w:hyperlink w:anchor="thm-norm-properties">
        <w:del w:id="15230" w:author="PR Preview" w:date="2026-01-01T00:00:00Z">
          <w:r>
            <w:rPr>
              <w:rStyle w:val="Hyperlink"/>
            </w:rPr>
            <w:delText xml:space="preserve">Theorem 56</w:delText>
          </w:r>
        </w:del>
      </w:hyperlink>
      <w:del w:id="15231" w:author="PR Preview" w:date="2026-01-01T00:00:00Z">
        <w:r>
          <w:delText xml:space="preserve">),</w:delText>
        </w:r>
      </w:del>
      <w:del w:id="15232" w:author="PR Preview" w:date="2026-01-01T00:00:00Z">
        <w:r>
          <w:delText xml:space="preserve"> </w:delText>
        </w:r>
      </w:del>
      <w:del w:id="15233" w:author="PR Preview" w:date="2026-01-01T00:00:00Z">
        <w:r>
          <w:delText xml:space="preserve">and for nonnegative numbers</w:delText>
        </w:r>
      </w:del>
      <w:del w:id="15234" w:author="PR Preview" w:date="2026-01-01T00:00:00Z">
        <w:r>
          <w:delText xml:space="preserve"> </w:delText>
        </w:r>
      </w:del>
      <m:oMath>
        <m:sSup>
          <m:e>
            <m:r>
              <m:t>a</m:t>
            </m:r>
          </m:e>
          <m:sup>
            <m:r>
              <m:t>2</m:t>
            </m:r>
          </m:sup>
        </m:sSup>
        <m:r>
          <m:rPr>
            <m:sty m:val="p"/>
          </m:rPr>
          <m:t>≤</m:t>
        </m:r>
        <m:sSup>
          <m:e>
            <m:r>
              <m:t>b</m:t>
            </m:r>
          </m:e>
          <m:sup>
            <m:r>
              <m:t>2</m:t>
            </m:r>
          </m:sup>
        </m:sSup>
      </m:oMath>
      <w:del w:id="15235" w:author="PR Preview" w:date="2026-01-01T00:00:00Z">
        <w:r>
          <w:delText xml:space="preserve"> </w:delText>
        </w:r>
      </w:del>
      <w:del w:id="15236" w:author="PR Preview" w:date="2026-01-01T00:00:00Z">
        <w:r>
          <w:delText xml:space="preserve">implies</w:delText>
        </w:r>
      </w:del>
      <w:del w:id="15237" w:author="PR Preview" w:date="2026-01-01T00:00:00Z">
        <w:r>
          <w:delText xml:space="preserve"> </w:delText>
        </w:r>
      </w:del>
      <m:oMath>
        <m:r>
          <m:t>a</m:t>
        </m:r>
        <m:r>
          <m:rPr>
            <m:sty m:val="p"/>
          </m:rPr>
          <m:t>≤</m:t>
        </m:r>
        <m:r>
          <m:t>b</m:t>
        </m:r>
      </m:oMath>
      <w:del w:id="15238" w:author="PR Preview" w:date="2026-01-01T00:00:00Z">
        <w:r>
          <w:delText xml:space="preserve">.</w:delText>
        </w:r>
      </w:del>
    </w:p>
    <w:p>
      <w:pPr>
        <w:pStyle w:val="BodyText"/>
      </w:pPr>
      <w:ins w:id="15239" w:author="PR Preview" w:date="2026-01-01T00:00:00Z">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\text{(}\text{Theorem~57}\text{)}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\text{(}\text{Theorem~58}\text{)}
    \\
    &amp;= \mathopen{}\left(\mathopen{}\left\lVert\mathord{\smash[b]{\underset{\raise.3ex\hbox{$\scriptstyle\sim$}}{x}}\vphantom{x}}\right\rVert\mathclose{} + \mathopen{}\left\lVert\mathord{\smash[b]{\underset{\raise.3ex\hbox{$\scriptstyle\sim$}}{y}}\vphantom{y}}\right\rVert\mathclose{}\right)\mathclose{}^2.
    &amp;&amp; \text{(expand the square)}
    \end{aligned}
    $$</w:t>
        </w:r>
      </w:ins>
    </w:p>
    <w:p>
      <w:pPr>
        <w:pStyle w:val="FirstParagraph"/>
      </w:pPr>
      <w:ins w:id="15240" w:author="PR Preview" w:date="2026-01-01T00:00:00Z">
        <w:r>
          <w:t xml:space="preserve">Both</w:t>
        </w:r>
      </w:ins>
      <w:ins w:id="15241" w:author="PR Preview" w:date="2026-01-01T00:00:00Z">
        <w:r>
          <w:t xml:space="preserve"> </w:t>
        </w:r>
      </w:ins>
      <w:ins w:id="15242" w:author="PR Preview" w:date="2026-01-01T00:00:00Z">
        <w:r>
          <w:t xml:space="preserve">$\mathopen{}\left\lVert\mathord{\smash[b]{\underset{\raise.3ex\hbox{$\scriptstyle\sim$}}{x}}\vphantom{x}} + \mathord{\smash[b]{\underset{\raise.3ex\hbox{$\scriptstyle\sim$}}{y}}\vphantom{y}}\right\rVert\mathclose{}$</w:t>
        </w:r>
      </w:ins>
      <w:ins w:id="15243" w:author="PR Preview" w:date="2026-01-01T00:00:00Z">
        <w:r>
          <w:t xml:space="preserve"> </w:t>
        </w:r>
      </w:ins>
      <w:ins w:id="15244" w:author="PR Preview" w:date="2026-01-01T00:00:00Z">
        <w:r>
          <w:t xml:space="preserve">and</w:t>
        </w:r>
      </w:ins>
      <w:ins w:id="15245" w:author="PR Preview" w:date="2026-01-01T00:00:00Z">
        <w:r>
          <w:t xml:space="preserve"> </w:t>
        </w:r>
      </w:ins>
      <w:ins w:id="15246" w:author="PR Preview" w:date="2026-01-01T00:00:00Z">
        <w:r>
          <w:t xml:space="preserve">$\mathopen{}\left\lVert\mathord{\smash[b]{\underset{\raise.3ex\hbox{$\scriptstyle\sim$}}{x}}\vphantom{x}}\right\rVert\mathclose{} + \mathopen{}\left\lVert\mathord{\smash[b]{\underset{\raise.3ex\hbox{$\scriptstyle\sim$}}{y}}\vphantom{y}}\right\rVert\mathclose{}$</w:t>
        </w:r>
      </w:ins>
      <w:ins w:id="15247" w:author="PR Preview" w:date="2026-01-01T00:00:00Z">
        <w:r>
          <w:t xml:space="preserve"> </w:t>
        </w:r>
      </w:ins>
      <w:ins w:id="15248" w:author="PR Preview" w:date="2026-01-01T00:00:00Z">
        <w:r>
          <w:t xml:space="preserve">are nonnegative (</w:t>
        </w:r>
      </w:ins>
      <w:hyperlink w:anchor="thm-norm-properties">
        <w:ins w:id="15249" w:author="PR Preview" w:date="2026-01-01T00:00:00Z">
          <w:r>
            <w:rPr>
              <w:rStyle w:val="Hyperlink"/>
            </w:rPr>
            <w:t xml:space="preserve">Theorem 56</w:t>
          </w:r>
        </w:ins>
      </w:hyperlink>
      <w:ins w:id="15250" w:author="PR Preview" w:date="2026-01-01T00:00:00Z">
        <w:r>
          <w:t xml:space="preserve">),</w:t>
        </w:r>
      </w:ins>
      <w:ins w:id="15251" w:author="PR Preview" w:date="2026-01-01T00:00:00Z">
        <w:r>
          <w:t xml:space="preserve"> </w:t>
        </w:r>
      </w:ins>
      <w:ins w:id="15252" w:author="PR Preview" w:date="2026-01-01T00:00:00Z">
        <w:r>
          <w:t xml:space="preserve">and for nonnegative numbers</w:t>
        </w:r>
      </w:ins>
      <w:ins w:id="15253" w:author="PR Preview" w:date="2026-01-01T00:00:00Z">
        <w:r>
          <w:t xml:space="preserve"> </w:t>
        </w:r>
      </w:ins>
      <m:oMath>
        <m:sSup>
          <m:e>
            <m:r>
              <m:t>a</m:t>
            </m:r>
          </m:e>
          <m:sup>
            <m:r>
              <m:t>2</m:t>
            </m:r>
          </m:sup>
        </m:sSup>
        <m:r>
          <m:rPr>
            <m:sty m:val="p"/>
          </m:rPr>
          <m:t>≤</m:t>
        </m:r>
        <m:sSup>
          <m:e>
            <m:r>
              <m:t>b</m:t>
            </m:r>
          </m:e>
          <m:sup>
            <m:r>
              <m:t>2</m:t>
            </m:r>
          </m:sup>
        </m:sSup>
      </m:oMath>
      <w:ins w:id="15254" w:author="PR Preview" w:date="2026-01-01T00:00:00Z">
        <w:r>
          <w:t xml:space="preserve"> </w:t>
        </w:r>
      </w:ins>
      <w:ins w:id="15255" w:author="PR Preview" w:date="2026-01-01T00:00:00Z">
        <w:r>
          <w:t xml:space="preserve">implies</w:t>
        </w:r>
      </w:ins>
      <w:ins w:id="15256" w:author="PR Preview" w:date="2026-01-01T00:00:00Z">
        <w:r>
          <w:t xml:space="preserve"> </w:t>
        </w:r>
      </w:ins>
      <m:oMath>
        <m:r>
          <m:t>a</m:t>
        </m:r>
        <m:r>
          <m:rPr>
            <m:sty m:val="p"/>
          </m:rPr>
          <m:t>≤</m:t>
        </m:r>
        <m:r>
          <m:t>b</m:t>
        </m:r>
      </m:oMath>
      <w:ins w:id="15257" w:author="PR Preview" w:date="2026-01-01T00:00:00Z">
        <w:r>
          <w:t xml:space="preserve">.</w:t>
        </w:r>
      </w:ins>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del w:id="15258" w:author="PR Preview" w:date="2026-01-01T00:00:00Z">
        <w:r>
          <w:delText xml:space="preserve">For</w:delText>
        </w:r>
      </w:del>
      <w:del w:id="15259" w:author="PR Preview" w:date="2026-01-01T00:00:00Z">
        <w:r>
          <w:delText xml:space="preserve"> </w:delText>
        </w:r>
      </w:del>
      <m:oMath>
        <m:limLow>
          <m:e>
            <m:r>
              <m:t>x</m:t>
            </m:r>
          </m:e>
          <m:lim>
            <m:r>
              <m:rPr>
                <m:sty m:val="p"/>
              </m:rPr>
              <m:t>∼</m:t>
            </m:r>
          </m:lim>
        </m:limLow>
        <m:r>
          <m:rPr>
            <m:sty m:val="p"/>
          </m:rPr>
          <m:t>=</m:t>
        </m:r>
        <m:r>
          <m:rPr>
            <m:sty m:val="p"/>
          </m:rPr>
          <m:t>(</m:t>
        </m:r>
        <m:r>
          <m:t>3</m:t>
        </m:r>
        <m:r>
          <m:rPr>
            <m:sty m:val="p"/>
          </m:rPr>
          <m:t>,</m:t>
        </m:r>
        <m:r>
          <m:t>0</m:t>
        </m:r>
        <m:r>
          <m:rPr>
            <m:sty m:val="p"/>
          </m:rPr>
          <m:t>)</m:t>
        </m:r>
      </m:oMath>
      <w:del w:id="15260" w:author="PR Preview" w:date="2026-01-01T00:00:00Z">
        <w:r>
          <w:delText xml:space="preserve"> </w:delText>
        </w:r>
      </w:del>
      <w:del w:id="15261" w:author="PR Preview" w:date="2026-01-01T00:00:00Z">
        <w:r>
          <w:delText xml:space="preserve">and</w:delText>
        </w:r>
      </w:del>
      <w:del w:id="15262" w:author="PR Preview" w:date="2026-01-01T00:00:00Z">
        <w:r>
          <w:delText xml:space="preserve"> </w:delText>
        </w:r>
      </w:del>
      <m:oMath>
        <m:limLow>
          <m:e>
            <m:r>
              <m:t>y</m:t>
            </m:r>
          </m:e>
          <m:lim>
            <m:r>
              <m:rPr>
                <m:sty m:val="p"/>
              </m:rPr>
              <m:t>∼</m:t>
            </m:r>
          </m:lim>
        </m:limLow>
        <m:r>
          <m:rPr>
            <m:sty m:val="p"/>
          </m:rPr>
          <m:t>=</m:t>
        </m:r>
        <m:r>
          <m:rPr>
            <m:sty m:val="p"/>
          </m:rPr>
          <m:t>(</m:t>
        </m:r>
        <m:r>
          <m:t>0</m:t>
        </m:r>
        <m:r>
          <m:rPr>
            <m:sty m:val="p"/>
          </m:rPr>
          <m:t>,</m:t>
        </m:r>
        <m:r>
          <m:t>4</m:t>
        </m:r>
        <m:r>
          <m:rPr>
            <m:sty m:val="p"/>
          </m:rPr>
          <m:t>)</m:t>
        </m:r>
      </m:oMath>
      <w:del w:id="15263" w:author="PR Preview" w:date="2026-01-01T00:00:00Z">
        <w:r>
          <w:delText xml:space="preserve">:</w:delText>
        </w:r>
      </w:del>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55"/>
        </w:numPr>
      </w:pPr>
      <w:ins w:id="15264" w:author="PR Preview" w:date="2026-01-01T00:00:00Z">
        <w:r>
          <w:t xml:space="preserve">For</w:t>
        </w:r>
      </w:ins>
      <w:ins w:id="15265" w:author="PR Preview" w:date="2026-01-01T00:00:00Z">
        <w:r>
          <w:t xml:space="preserve"> </w:t>
        </w:r>
      </w:ins>
      <w:ins w:id="15266" w:author="PR Preview" w:date="2026-01-01T00:00:00Z">
        <w:r>
          <w:t xml:space="preserve">$\mathord{\smash[b]{\underset{\raise.3ex\hbox{$\scriptstyle\sim$}}{x}}\vphantom{x}} = (3, 0)$</w:t>
        </w:r>
      </w:ins>
      <w:ins w:id="15267" w:author="PR Preview" w:date="2026-01-01T00:00:00Z">
        <w:r>
          <w:t xml:space="preserve"> </w:t>
        </w:r>
      </w:ins>
      <w:ins w:id="15268" w:author="PR Preview" w:date="2026-01-01T00:00:00Z">
        <w:r>
          <w:t xml:space="preserve">and</w:t>
        </w:r>
      </w:ins>
      <w:ins w:id="15269" w:author="PR Preview" w:date="2026-01-01T00:00:00Z">
        <w:r>
          <w:t xml:space="preserve"> </w:t>
        </w:r>
      </w:ins>
      <w:ins w:id="15270" w:author="PR Preview" w:date="2026-01-01T00:00:00Z">
        <w:r>
          <w:t xml:space="preserve">$\mathord{\smash[b]{\underset{\raise.3ex\hbox{$\scriptstyle\sim$}}{y}}\vphantom{y}} = (0, 4)$</w:t>
        </w:r>
      </w:ins>
      <w:ins w:id="15271" w:author="PR Preview" w:date="2026-01-01T00:00:00Z">
        <w:r>
          <w:t xml:space="preserve">:</w:t>
        </w:r>
      </w:ins>
    </w:p>
    <w:p>
      <w:pPr>
        <w:pStyle w:val="BodyText"/>
      </w:pPr>
      <w:ins w:id="15272" w:author="PR Preview" w:date="2026-01-01T00:00:00Z">
        <w:r>
          <w:t xml:space="preserve">$$
    \begin{aligned}
    \mathopen{}\left\lVert\mathord{\smash[b]{\underset{\raise.3ex\hbox{$\scriptstyle\sim$}}{x}}\vphantom{x}} + \mathord{\smash[b]{\underset{\raise.3ex\hbox{$\scriptstyle\sim$}}{y}}\vphantom{y}}\right\rVert\mathclose{} &amp;= \mathopen{}\left\lVert(3, 4)\right\rVert\mathclose{} \\
    &amp;= 5,
    \end{aligned}
    $$</w:t>
        </w:r>
      </w:ins>
    </w:p>
    <w:p>
      <w:pPr>
        <w:numPr>
          <w:ilvl w:val="0"/>
          <w:numId w:val="1000"/>
        </w:numPr>
      </w:pPr>
      <w:r>
        <w:t xml:space="preserve">while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del w:id="15273" w:author="PR Preview" w:date="2026-01-01T00:00:00Z">
        <w:r>
          <w:delText xml:space="preserve">For</w:delText>
        </w:r>
      </w:del>
      <w:del w:id="15274"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t>0</m:t>
        </m:r>
        <m:r>
          <m:rPr>
            <m:sty m:val="p"/>
          </m:rPr>
          <m:t>)</m:t>
        </m:r>
      </m:oMath>
      <w:del w:id="15275" w:author="PR Preview" w:date="2026-01-01T00:00:00Z">
        <w:r>
          <w:delText xml:space="preserve"> </w:delText>
        </w:r>
      </w:del>
      <w:del w:id="15276" w:author="PR Preview" w:date="2026-01-01T00:00:00Z">
        <w:r>
          <w:delText xml:space="preserve">and</w:delText>
        </w:r>
      </w:del>
      <w:del w:id="15277" w:author="PR Preview" w:date="2026-01-01T00:00:00Z">
        <w:r>
          <w:delText xml:space="preserve"> </w:delText>
        </w:r>
      </w:del>
      <m:oMath>
        <m:limLow>
          <m:e>
            <m:r>
              <m:t>y</m:t>
            </m:r>
          </m:e>
          <m:lim>
            <m:r>
              <m:rPr>
                <m:sty m:val="p"/>
              </m:rPr>
              <m:t>∼</m:t>
            </m:r>
          </m:lim>
        </m:limLow>
        <m:r>
          <m:rPr>
            <m:sty m:val="p"/>
          </m:rPr>
          <m:t>=</m:t>
        </m:r>
        <m:r>
          <m:rPr>
            <m:sty m:val="p"/>
          </m:rPr>
          <m:t>(</m:t>
        </m:r>
        <m:r>
          <m:t>2</m:t>
        </m:r>
        <m:r>
          <m:rPr>
            <m:sty m:val="p"/>
          </m:rPr>
          <m:t>,</m:t>
        </m:r>
        <m:r>
          <m:t>0</m:t>
        </m:r>
        <m:r>
          <m:rPr>
            <m:sty m:val="p"/>
          </m:rPr>
          <m:t>)</m:t>
        </m:r>
      </m:oMath>
      <w:del w:id="15278" w:author="PR Preview" w:date="2026-01-01T00:00:00Z">
        <w:r>
          <w:delText xml:space="preserve">, which point the same way:</w:delText>
        </w:r>
      </w:del>
    </w:p>
    <w:p>
      <w:pPr>
        <w:pStyle w:val="BodyText"/>
      </w:pPr>
      <w:ins w:id="15279" w:author="PR Preview" w:date="2026-01-01T00:00:00Z">
        <w:r>
          <w:t xml:space="preserve">$$
    \begin{aligned}
    \mathopen{}\left\lVert\mathord{\smash[b]{\underset{\raise.3ex\hbox{$\scriptstyle\sim$}}{x}}\vphantom{x}}\right\rVert\mathclose{} + \mathopen{}\left\lVert\mathord{\smash[b]{\underset{\raise.3ex\hbox{$\scriptstyle\sim$}}{y}}\vphantom{y}}\right\rVert\mathclose{} &amp;= 3 + 4 \\
    &amp;= 7.
    \end{aligned}
    $$</w:t>
        </w:r>
      </w:ins>
    </w:p>
    <w:p>
      <w:pPr>
        <w:numPr>
          <w:ilvl w:val="0"/>
          <w:numId w:val="1055"/>
        </w:numPr>
      </w:pPr>
      <w:ins w:id="15280" w:author="PR Preview" w:date="2026-01-01T00:00:00Z">
        <w:r>
          <w:t xml:space="preserve">For</w:t>
        </w:r>
      </w:ins>
      <w:ins w:id="15281" w:author="PR Preview" w:date="2026-01-01T00:00:00Z">
        <w:r>
          <w:t xml:space="preserve"> </w:t>
        </w:r>
      </w:ins>
      <w:ins w:id="15282" w:author="PR Preview" w:date="2026-01-01T00:00:00Z">
        <w:r>
          <w:t xml:space="preserve">$\mathord{\smash[b]{\underset{\raise.3ex\hbox{$\scriptstyle\sim$}}{x}}\vphantom{x}} = (1, 0)$</w:t>
        </w:r>
      </w:ins>
      <w:ins w:id="15283" w:author="PR Preview" w:date="2026-01-01T00:00:00Z">
        <w:r>
          <w:t xml:space="preserve"> </w:t>
        </w:r>
      </w:ins>
      <w:ins w:id="15284" w:author="PR Preview" w:date="2026-01-01T00:00:00Z">
        <w:r>
          <w:t xml:space="preserve">and</w:t>
        </w:r>
      </w:ins>
      <w:ins w:id="15285" w:author="PR Preview" w:date="2026-01-01T00:00:00Z">
        <w:r>
          <w:t xml:space="preserve"> </w:t>
        </w:r>
      </w:ins>
      <w:ins w:id="15286" w:author="PR Preview" w:date="2026-01-01T00:00:00Z">
        <w:r>
          <w:t xml:space="preserve">$\mathord{\smash[b]{\underset{\raise.3ex\hbox{$\scriptstyle\sim$}}{y}}\vphantom{y}} = (2, 0)$</w:t>
        </w:r>
      </w:ins>
      <w:ins w:id="15287" w:author="PR Preview" w:date="2026-01-01T00:00:00Z">
        <w:r>
          <w:t xml:space="preserve">, which point the same way:</w:t>
        </w:r>
      </w:ins>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del w:id="15288" w:author="PR Preview" w:date="2026-01-01T00:00:00Z">
        <w:r>
          <w:rPr>
            <w:b/>
            <w:bCs/>
          </w:rPr>
          <w:delText xml:space="preserve">Definition 71 (Norm (normed vector space, normed space))</w:delText>
        </w:r>
      </w:del>
      <w:del w:id="15289" w:author="PR Preview" w:date="2026-01-01T00:00:00Z">
        <w:r>
          <w:delText xml:space="preserve"> </w:delText>
        </w:r>
      </w:del>
      <w:del w:id="15290" w:author="PR Preview" w:date="2026-01-01T00:00:00Z">
        <w:r>
          <w:delText xml:space="preserve">A</w:delText>
        </w:r>
      </w:del>
      <w:del w:id="15291" w:author="PR Preview" w:date="2026-01-01T00:00:00Z">
        <w:r>
          <w:delText xml:space="preserve"> </w:delText>
        </w:r>
      </w:del>
      <w:del w:id="15292" w:author="PR Preview" w:date="2026-01-01T00:00:00Z">
        <w:r>
          <w:rPr>
            <w:b/>
            <w:bCs/>
          </w:rPr>
          <w:delText xml:space="preserve">norm</w:delText>
        </w:r>
      </w:del>
      <w:del w:id="15293" w:author="PR Preview" w:date="2026-01-01T00:00:00Z">
        <w:r>
          <w:delText xml:space="preserve"> </w:delText>
        </w:r>
      </w:del>
      <w:del w:id="15294" w:author="PR Preview" w:date="2026-01-01T00:00:00Z">
        <w:r>
          <w:delText xml:space="preserve">on a real vector space</w:delText>
        </w:r>
      </w:del>
      <w:del w:id="15295" w:author="PR Preview" w:date="2026-01-01T00:00:00Z">
        <w:r>
          <w:delText xml:space="preserve"> </w:delText>
        </w:r>
      </w:del>
      <m:oMath>
        <m:r>
          <m:t>V</m:t>
        </m:r>
      </m:oMath>
      <w:del w:id="15296" w:author="PR Preview" w:date="2026-01-01T00:00:00Z">
        <w:r>
          <w:delText xml:space="preserve"> </w:delText>
        </w:r>
      </w:del>
      <w:del w:id="15297" w:author="PR Preview" w:date="2026-01-01T00:00:00Z">
        <w:r>
          <w:delText xml:space="preserve">is a function</w:delText>
        </w:r>
      </w:del>
      <w:del w:id="15298" w:author="PR Preview" w:date="2026-01-01T00:00:00Z">
        <w:r>
          <w:delText xml:space="preserve"> </w:delText>
        </w:r>
      </w:del>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del w:id="15299" w:author="PR Preview" w:date="2026-01-01T00:00:00Z">
        <w:r>
          <w:delText xml:space="preserve"> </w:delText>
        </w:r>
      </w:del>
      <w:del w:id="15300" w:author="PR Preview" w:date="2026-01-01T00:00:00Z">
        <w:r>
          <w:delText xml:space="preserve">that assigns to each vector</w:delText>
        </w:r>
      </w:del>
      <w:del w:id="15301" w:author="PR Preview" w:date="2026-01-01T00:00:00Z">
        <w:r>
          <w:delText xml:space="preserve"> </w:delText>
        </w:r>
      </w:del>
      <m:oMath>
        <m:limLow>
          <m:e>
            <m:r>
              <m:t>x</m:t>
            </m:r>
          </m:e>
          <m:lim>
            <m:r>
              <m:rPr>
                <m:sty m:val="p"/>
              </m:rPr>
              <m:t>∼</m:t>
            </m:r>
          </m:lim>
        </m:limLow>
        <m:r>
          <m:rPr>
            <m:sty m:val="p"/>
          </m:rPr>
          <m:t>∈</m:t>
        </m:r>
        <m:r>
          <m:t>V</m:t>
        </m:r>
      </m:oMath>
      <w:del w:id="15302" w:author="PR Preview" w:date="2026-01-01T00:00:00Z">
        <w:r>
          <w:delText xml:space="preserve"> </w:delText>
        </w:r>
      </w:del>
      <w:del w:id="15303" w:author="PR Preview" w:date="2026-01-01T00:00:00Z">
        <w:r>
          <w:delText xml:space="preserve">a nonnegative real number</w:delText>
        </w:r>
      </w:del>
      <w:del w:id="15304" w:author="PR Preview" w:date="2026-01-01T00:00:00Z">
        <w:r>
          <w:delText xml:space="preserve"> </w:delText>
        </w:r>
      </w:del>
      <m:oMath>
        <m:r>
          <m:t>​</m:t>
        </m:r>
        <m:d>
          <m:dPr>
            <m:begChr m:val="∥"/>
            <m:sepChr m:val=""/>
            <m:endChr m:val="∥"/>
            <m:grow/>
          </m:dPr>
          <m:e>
            <m:limLow>
              <m:e>
                <m:r>
                  <m:t>x</m:t>
                </m:r>
              </m:e>
              <m:lim>
                <m:r>
                  <m:rPr>
                    <m:sty m:val="p"/>
                  </m:rPr>
                  <m:t>∼</m:t>
                </m:r>
              </m:lim>
            </m:limLow>
          </m:e>
        </m:d>
        <m:r>
          <m:t>​</m:t>
        </m:r>
      </m:oMath>
      <w:del w:id="15305" w:author="PR Preview" w:date="2026-01-01T00:00:00Z">
        <w:r>
          <w:delText xml:space="preserve">,</w:delText>
        </w:r>
      </w:del>
      <w:del w:id="15306" w:author="PR Preview" w:date="2026-01-01T00:00:00Z">
        <w:r>
          <w:delText xml:space="preserve"> </w:delText>
        </w:r>
      </w:del>
      <w:del w:id="15307" w:author="PR Preview" w:date="2026-01-01T00:00:00Z">
        <w:r>
          <w:delText xml:space="preserve">and satisfies the following three axioms for all</w:delText>
        </w:r>
      </w:del>
      <w:del w:id="15308"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r>
          <m:t>V</m:t>
        </m:r>
      </m:oMath>
      <w:del w:id="15309" w:author="PR Preview" w:date="2026-01-01T00:00:00Z">
        <w:r>
          <w:delText xml:space="preserve"> </w:delText>
        </w:r>
      </w:del>
      <w:del w:id="15310" w:author="PR Preview" w:date="2026-01-01T00:00:00Z">
        <w:r>
          <w:delText xml:space="preserve">and all scalars</w:delText>
        </w:r>
      </w:del>
      <w:del w:id="15311" w:author="PR Preview" w:date="2026-01-01T00:00:00Z">
        <w:r>
          <w:delText xml:space="preserve"> </w:delText>
        </w:r>
      </w:del>
      <m:oMath>
        <m:r>
          <m:t>c</m:t>
        </m:r>
        <m:r>
          <m:rPr>
            <m:sty m:val="p"/>
          </m:rPr>
          <m:t>∈</m:t>
        </m:r>
        <m:r>
          <m:rPr>
            <m:scr m:val="double-struck"/>
            <m:sty m:val="p"/>
          </m:rPr>
          <m:t>R</m:t>
        </m:r>
      </m:oMath>
      <w:del w:id="15312" w:author="PR Preview" w:date="2026-01-01T00:00:00Z">
        <w:r>
          <w:delText xml:space="preserve">:</w:delText>
        </w:r>
      </w:del>
    </w:p>
    <w:p>
      <w:pPr>
        <w:pStyle w:val="Compact"/>
        <w:numPr>
          <w:ilvl w:val="0"/>
          <w:numId w:val="1056"/>
        </w:numPr>
      </w:pPr>
      <w:del w:id="15313" w:author="PR Preview" w:date="2026-01-01T00:00:00Z">
        <w:r>
          <w:rPr>
            <w:b/>
            <w:bCs/>
          </w:rPr>
          <w:delText xml:space="preserve">Positivity and definiteness</w:delText>
        </w:r>
      </w:del>
      <w:del w:id="15314" w:author="PR Preview" w:date="2026-01-01T00:00:00Z">
        <w:r>
          <w:delText xml:space="preserve">:</w:delText>
        </w:r>
      </w:del>
      <w:del w:id="15315" w:author="PR Preview" w:date="2026-01-01T00:00:00Z">
        <w:r>
          <w:delText xml:space="preserve"> </w:delText>
        </w:r>
      </w:del>
      <m:oMath>
        <m:r>
          <m:t>​</m:t>
        </m:r>
        <m:d>
          <m:dPr>
            <m:begChr m:val="∥"/>
            <m:sepChr m:val=""/>
            <m:endChr m:val="∥"/>
            <m:grow/>
          </m:dPr>
          <m:e>
            <m:limLow>
              <m:e>
                <m:r>
                  <m:t>x</m:t>
                </m:r>
              </m:e>
              <m:lim>
                <m:r>
                  <m:rPr>
                    <m:sty m:val="p"/>
                  </m:rPr>
                  <m:t>∼</m:t>
                </m:r>
              </m:lim>
            </m:limLow>
          </m:e>
        </m:d>
        <m:r>
          <m:t>​</m:t>
        </m:r>
        <m:r>
          <m:rPr>
            <m:sty m:val="p"/>
          </m:rPr>
          <m:t>≥</m:t>
        </m:r>
        <m:r>
          <m:t>0</m:t>
        </m:r>
      </m:oMath>
      <w:del w:id="15316" w:author="PR Preview" w:date="2026-01-01T00:00:00Z">
        <w:r>
          <w:delText xml:space="preserve">, and</w:delText>
        </w:r>
      </w:del>
      <w:del w:id="15317" w:author="PR Preview" w:date="2026-01-01T00:00:00Z">
        <w:r>
          <w:delText xml:space="preserve"> </w:delText>
        </w:r>
      </w:del>
      <m:oMath>
        <m:r>
          <m:t>​</m:t>
        </m:r>
        <m:d>
          <m:dPr>
            <m:begChr m:val="∥"/>
            <m:sepChr m:val=""/>
            <m:endChr m:val="∥"/>
            <m:grow/>
          </m:dPr>
          <m:e>
            <m:limLow>
              <m:e>
                <m:r>
                  <m:t>x</m:t>
                </m:r>
              </m:e>
              <m:lim>
                <m:r>
                  <m:rPr>
                    <m:sty m:val="p"/>
                  </m:rPr>
                  <m:t>∼</m:t>
                </m:r>
              </m:lim>
            </m:limLow>
          </m:e>
        </m:d>
        <m:r>
          <m:t>​</m:t>
        </m:r>
        <m:r>
          <m:rPr>
            <m:sty m:val="p"/>
          </m:rPr>
          <m:t>=</m:t>
        </m:r>
        <m:r>
          <m:t>0</m:t>
        </m:r>
      </m:oMath>
      <w:del w:id="15318" w:author="PR Preview" w:date="2026-01-01T00:00:00Z">
        <w:r>
          <w:delText xml:space="preserve"> </w:delText>
        </w:r>
      </w:del>
      <w:del w:id="15319" w:author="PR Preview" w:date="2026-01-01T00:00:00Z">
        <w:r>
          <w:delText xml:space="preserve">if and only if</w:delText>
        </w:r>
      </w:del>
      <w:del w:id="15320"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15321" w:author="PR Preview" w:date="2026-01-01T00:00:00Z">
        <w:r>
          <w:delText xml:space="preserve">;</w:delText>
        </w:r>
      </w:del>
    </w:p>
    <w:p>
      <w:pPr>
        <w:pStyle w:val="Compact"/>
        <w:numPr>
          <w:ilvl w:val="0"/>
          <w:numId w:val="1056"/>
        </w:numPr>
      </w:pPr>
      <w:del w:id="15322" w:author="PR Preview" w:date="2026-01-01T00:00:00Z">
        <w:r>
          <w:rPr>
            <w:b/>
            <w:bCs/>
          </w:rPr>
          <w:delText xml:space="preserve">Absolute homogeneity</w:delText>
        </w:r>
      </w:del>
      <w:del w:id="15323" w:author="PR Preview" w:date="2026-01-01T00:00:00Z">
        <w:r>
          <w:delText xml:space="preserve">:</w:delText>
        </w:r>
      </w:del>
      <w:del w:id="15324" w:author="PR Preview" w:date="2026-01-01T00:00:00Z">
        <w:r>
          <w:delText xml:space="preserve"> </w:delText>
        </w:r>
      </w:del>
      <m:oMath>
        <m:r>
          <m:t>​</m:t>
        </m:r>
        <m:d>
          <m:dPr>
            <m:begChr m:val="∥"/>
            <m:sepChr m:val=""/>
            <m:endChr m:val="∥"/>
            <m:grow/>
          </m:dPr>
          <m:e>
            <m:r>
              <m:t>c</m:t>
            </m:r>
            <m:r>
              <m:t> </m:t>
            </m:r>
            <m:limLow>
              <m:e>
                <m:r>
                  <m:t>x</m:t>
                </m:r>
              </m:e>
              <m:lim>
                <m:r>
                  <m:rPr>
                    <m:sty m:val="p"/>
                  </m:rPr>
                  <m:t>∼</m:t>
                </m:r>
              </m:lim>
            </m:limLow>
          </m:e>
        </m:d>
        <m:r>
          <m:t>​</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oMath>
      <w:del w:id="15325" w:author="PR Preview" w:date="2026-01-01T00:00:00Z">
        <w:r>
          <w:delText xml:space="preserve">;</w:delText>
        </w:r>
      </w:del>
    </w:p>
    <w:p>
      <w:pPr>
        <w:pStyle w:val="Compact"/>
        <w:numPr>
          <w:ilvl w:val="0"/>
          <w:numId w:val="1056"/>
        </w:numPr>
      </w:pPr>
      <w:del w:id="15326" w:author="PR Preview" w:date="2026-01-01T00:00:00Z">
        <w:r>
          <w:rPr>
            <w:b/>
            <w:bCs/>
          </w:rPr>
          <w:delText xml:space="preserve">Subadditivity (triangle inequality)</w:delText>
        </w:r>
      </w:del>
      <w:del w:id="15327" w:author="PR Preview" w:date="2026-01-01T00:00:00Z">
        <w:r>
          <w:delText xml:space="preserve">:</w:delText>
        </w:r>
      </w:del>
      <w:del w:id="15328"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oMath>
      <w:del w:id="15329" w:author="PR Preview" w:date="2026-01-01T00:00:00Z">
        <w:r>
          <w:delText xml:space="preserve">.</w:delText>
        </w:r>
      </w:del>
    </w:p>
    <w:p>
      <w:pPr>
        <w:pStyle w:val="FirstParagraph"/>
      </w:pPr>
      <w:ins w:id="15330" w:author="PR Preview" w:date="2026-01-01T00:00:00Z">
        <w:r>
          <w:rPr>
            <w:b/>
            <w:bCs/>
          </w:rPr>
          <w:t xml:space="preserve">Definition 71 (Norm (normed vector space, normed space))</w:t>
        </w:r>
      </w:ins>
      <w:ins w:id="15331" w:author="PR Preview" w:date="2026-01-01T00:00:00Z">
        <w:r>
          <w:t xml:space="preserve"> </w:t>
        </w:r>
      </w:ins>
      <w:ins w:id="15332" w:author="PR Preview" w:date="2026-01-01T00:00:00Z">
        <w:r>
          <w:t xml:space="preserve">A</w:t>
        </w:r>
      </w:ins>
      <w:ins w:id="15333" w:author="PR Preview" w:date="2026-01-01T00:00:00Z">
        <w:r>
          <w:t xml:space="preserve"> </w:t>
        </w:r>
      </w:ins>
      <w:ins w:id="15334" w:author="PR Preview" w:date="2026-01-01T00:00:00Z">
        <w:r>
          <w:rPr>
            <w:b/>
            <w:bCs/>
          </w:rPr>
          <w:t xml:space="preserve">norm</w:t>
        </w:r>
      </w:ins>
      <w:ins w:id="15335" w:author="PR Preview" w:date="2026-01-01T00:00:00Z">
        <w:r>
          <w:t xml:space="preserve"> </w:t>
        </w:r>
      </w:ins>
      <w:ins w:id="15336" w:author="PR Preview" w:date="2026-01-01T00:00:00Z">
        <w:r>
          <w:t xml:space="preserve">on a real vector space</w:t>
        </w:r>
      </w:ins>
      <w:ins w:id="15337" w:author="PR Preview" w:date="2026-01-01T00:00:00Z">
        <w:r>
          <w:t xml:space="preserve"> </w:t>
        </w:r>
      </w:ins>
      <m:oMath>
        <m:r>
          <m:t>V</m:t>
        </m:r>
      </m:oMath>
      <w:ins w:id="15338" w:author="PR Preview" w:date="2026-01-01T00:00:00Z">
        <w:r>
          <w:t xml:space="preserve"> </w:t>
        </w:r>
      </w:ins>
      <w:ins w:id="15339" w:author="PR Preview" w:date="2026-01-01T00:00:00Z">
        <w:r>
          <w:t xml:space="preserve">is a function</w:t>
        </w:r>
      </w:ins>
      <w:ins w:id="15340" w:author="PR Preview" w:date="2026-01-01T00:00:00Z">
        <w:r>
          <w:t xml:space="preserve"> </w:t>
        </w:r>
      </w:ins>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ins w:id="15341" w:author="PR Preview" w:date="2026-01-01T00:00:00Z">
        <w:r>
          <w:t xml:space="preserve"> </w:t>
        </w:r>
      </w:ins>
      <w:ins w:id="15342" w:author="PR Preview" w:date="2026-01-01T00:00:00Z">
        <w:r>
          <w:t xml:space="preserve">that assigns to each vector</w:t>
        </w:r>
      </w:ins>
      <w:ins w:id="15343" w:author="PR Preview" w:date="2026-01-01T00:00:00Z">
        <w:r>
          <w:t xml:space="preserve"> </w:t>
        </w:r>
      </w:ins>
      <w:ins w:id="15344" w:author="PR Preview" w:date="2026-01-01T00:00:00Z">
        <w:r>
          <w:t xml:space="preserve">$\mathord{\smash[b]{\underset{\raise.3ex\hbox{$\scriptstyle\sim$}}{x}}\vphantom{x}}\in V$</w:t>
        </w:r>
      </w:ins>
      <w:ins w:id="15345" w:author="PR Preview" w:date="2026-01-01T00:00:00Z">
        <w:r>
          <w:t xml:space="preserve"> </w:t>
        </w:r>
      </w:ins>
      <w:ins w:id="15346" w:author="PR Preview" w:date="2026-01-01T00:00:00Z">
        <w:r>
          <w:t xml:space="preserve">a nonnegative real number</w:t>
        </w:r>
      </w:ins>
      <w:ins w:id="15347" w:author="PR Preview" w:date="2026-01-01T00:00:00Z">
        <w:r>
          <w:t xml:space="preserve"> </w:t>
        </w:r>
      </w:ins>
      <w:ins w:id="15348" w:author="PR Preview" w:date="2026-01-01T00:00:00Z">
        <w:r>
          <w:t xml:space="preserve">$\mathopen{}\left\lVert\mathord{\smash[b]{\underset{\raise.3ex\hbox{$\scriptstyle\sim$}}{x}}\vphantom{x}}\right\rVert\mathclose{}$</w:t>
        </w:r>
      </w:ins>
      <w:ins w:id="15349" w:author="PR Preview" w:date="2026-01-01T00:00:00Z">
        <w:r>
          <w:t xml:space="preserve">,</w:t>
        </w:r>
      </w:ins>
      <w:ins w:id="15350" w:author="PR Preview" w:date="2026-01-01T00:00:00Z">
        <w:r>
          <w:t xml:space="preserve"> </w:t>
        </w:r>
      </w:ins>
      <w:ins w:id="15351" w:author="PR Preview" w:date="2026-01-01T00:00:00Z">
        <w:r>
          <w:t xml:space="preserve">and satisfies the following three axioms for all</w:t>
        </w:r>
      </w:ins>
      <w:ins w:id="15352" w:author="PR Preview" w:date="2026-01-01T00:00:00Z">
        <w:r>
          <w:t xml:space="preserve"> </w:t>
        </w:r>
      </w:ins>
      <w:ins w:id="15353" w:author="PR Preview" w:date="2026-01-01T00:00:00Z">
        <w:r>
          <w:t xml:space="preserve">$\mathord{\smash[b]{\underset{\raise.3ex\hbox{$\scriptstyle\sim$}}{x}}\vphantom{x}}, \mathord{\smash[b]{\underset{\raise.3ex\hbox{$\scriptstyle\sim$}}{y}}\vphantom{y}}\in V$</w:t>
        </w:r>
      </w:ins>
      <w:ins w:id="15354" w:author="PR Preview" w:date="2026-01-01T00:00:00Z">
        <w:r>
          <w:t xml:space="preserve"> </w:t>
        </w:r>
      </w:ins>
      <w:ins w:id="15355" w:author="PR Preview" w:date="2026-01-01T00:00:00Z">
        <w:r>
          <w:t xml:space="preserve">and all scalars</w:t>
        </w:r>
      </w:ins>
      <w:ins w:id="15356" w:author="PR Preview" w:date="2026-01-01T00:00:00Z">
        <w:r>
          <w:t xml:space="preserve"> </w:t>
        </w:r>
      </w:ins>
      <m:oMath>
        <m:r>
          <m:t>c</m:t>
        </m:r>
        <m:r>
          <m:rPr>
            <m:sty m:val="p"/>
          </m:rPr>
          <m:t>∈</m:t>
        </m:r>
        <m:r>
          <m:rPr>
            <m:scr m:val="double-struck"/>
            <m:sty m:val="p"/>
          </m:rPr>
          <m:t>R</m:t>
        </m:r>
      </m:oMath>
      <w:ins w:id="15357" w:author="PR Preview" w:date="2026-01-01T00:00:00Z">
        <w:r>
          <w:t xml:space="preserve">:</w:t>
        </w:r>
      </w:ins>
    </w:p>
    <w:p>
      <w:pPr>
        <w:pStyle w:val="Compact"/>
        <w:numPr>
          <w:ilvl w:val="0"/>
          <w:numId w:val="1056"/>
        </w:numPr>
      </w:pPr>
      <w:ins w:id="15358" w:author="PR Preview" w:date="2026-01-01T00:00:00Z">
        <w:r>
          <w:rPr>
            <w:b/>
            <w:bCs/>
          </w:rPr>
          <w:t xml:space="preserve">Positivity and definiteness</w:t>
        </w:r>
      </w:ins>
      <w:ins w:id="15359" w:author="PR Preview" w:date="2026-01-01T00:00:00Z">
        <w:r>
          <w:t xml:space="preserve">:</w:t>
        </w:r>
      </w:ins>
      <w:ins w:id="15360" w:author="PR Preview" w:date="2026-01-01T00:00:00Z">
        <w:r>
          <w:t xml:space="preserve"> </w:t>
        </w:r>
      </w:ins>
      <w:ins w:id="15361" w:author="PR Preview" w:date="2026-01-01T00:00:00Z">
        <w:r>
          <w:t xml:space="preserve">$\mathopen{}\left\lVert\mathord{\smash[b]{\underset{\raise.3ex\hbox{$\scriptstyle\sim$}}{x}}\vphantom{x}}\right\rVert\mathclose{} \ge 0$</w:t>
        </w:r>
      </w:ins>
      <w:ins w:id="15362" w:author="PR Preview" w:date="2026-01-01T00:00:00Z">
        <w:r>
          <w:t xml:space="preserve">, and</w:t>
        </w:r>
      </w:ins>
      <w:ins w:id="15363" w:author="PR Preview" w:date="2026-01-01T00:00:00Z">
        <w:r>
          <w:t xml:space="preserve"> </w:t>
        </w:r>
      </w:ins>
      <w:ins w:id="15364" w:author="PR Preview" w:date="2026-01-01T00:00:00Z">
        <w:r>
          <w:t xml:space="preserve">$\mathopen{}\left\lVert\mathord{\smash[b]{\underset{\raise.3ex\hbox{$\scriptstyle\sim$}}{x}}\vphantom{x}}\right\rVert\mathclose{} = 0$</w:t>
        </w:r>
      </w:ins>
      <w:ins w:id="15365" w:author="PR Preview" w:date="2026-01-01T00:00:00Z">
        <w:r>
          <w:t xml:space="preserve"> </w:t>
        </w:r>
      </w:ins>
      <w:ins w:id="15366" w:author="PR Preview" w:date="2026-01-01T00:00:00Z">
        <w:r>
          <w:t xml:space="preserve">if and only if</w:t>
        </w:r>
      </w:ins>
      <w:ins w:id="15367" w:author="PR Preview" w:date="2026-01-01T00:00:00Z">
        <w:r>
          <w:t xml:space="preserve"> </w:t>
        </w:r>
      </w:ins>
      <w:ins w:id="15368" w:author="PR Preview" w:date="2026-01-01T00:00:00Z">
        <w:r>
          <w:t xml:space="preserve">$\mathord{\smash[b]{\underset{\raise.3ex\hbox{$\scriptstyle\sim$}}{x}}\vphantom{x}}= \mathord{\smash[b]{\underset{\raise.3ex\hbox{$\scriptstyle\sim$}}{0}}\vphantom{0}}$</w:t>
        </w:r>
      </w:ins>
      <w:ins w:id="15369" w:author="PR Preview" w:date="2026-01-01T00:00:00Z">
        <w:r>
          <w:t xml:space="preserve">;</w:t>
        </w:r>
      </w:ins>
    </w:p>
    <w:p>
      <w:pPr>
        <w:pStyle w:val="Compact"/>
        <w:numPr>
          <w:ilvl w:val="0"/>
          <w:numId w:val="1056"/>
        </w:numPr>
      </w:pPr>
      <w:ins w:id="15370" w:author="PR Preview" w:date="2026-01-01T00:00:00Z">
        <w:r>
          <w:rPr>
            <w:b/>
            <w:bCs/>
          </w:rPr>
          <w:t xml:space="preserve">Absolute homogeneity</w:t>
        </w:r>
      </w:ins>
      <w:ins w:id="15371" w:author="PR Preview" w:date="2026-01-01T00:00:00Z">
        <w:r>
          <w:t xml:space="preserve">:</w:t>
        </w:r>
      </w:ins>
      <w:ins w:id="15372" w:author="PR Preview" w:date="2026-01-01T00:00:00Z">
        <w:r>
          <w:t xml:space="preserve"> </w:t>
        </w:r>
      </w:ins>
      <w:ins w:id="15373" w:author="PR Preview" w:date="2026-01-01T00:00:00Z">
        <w:r>
          <w:t xml:space="preserve">$\mathopen{}\left\lVert c\,\mathord{\smash[b]{\underset{\raise.3ex\hbox{$\scriptstyle\sim$}}{x}}\vphantom{x}}\right\rVert\mathclose{} = \mathopen{}\left|c\right|\mathclose{}\,\mathopen{}\left\lVert\mathord{\smash[b]{\underset{\raise.3ex\hbox{$\scriptstyle\sim$}}{x}}\vphantom{x}}\right\rVert\mathclose{}$</w:t>
        </w:r>
      </w:ins>
      <w:ins w:id="15374" w:author="PR Preview" w:date="2026-01-01T00:00:00Z">
        <w:r>
          <w:t xml:space="preserve">;</w:t>
        </w:r>
      </w:ins>
    </w:p>
    <w:p>
      <w:pPr>
        <w:pStyle w:val="Compact"/>
        <w:numPr>
          <w:ilvl w:val="0"/>
          <w:numId w:val="1056"/>
        </w:numPr>
      </w:pPr>
      <w:ins w:id="15375" w:author="PR Preview" w:date="2026-01-01T00:00:00Z">
        <w:r>
          <w:rPr>
            <w:b/>
            <w:bCs/>
          </w:rPr>
          <w:t xml:space="preserve">Subadditivity (triangle inequality)</w:t>
        </w:r>
      </w:ins>
      <w:ins w:id="15376" w:author="PR Preview" w:date="2026-01-01T00:00:00Z">
        <w:r>
          <w:t xml:space="preserve">:</w:t>
        </w:r>
      </w:ins>
      <w:ins w:id="15377" w:author="PR Preview" w:date="2026-01-01T00:00:00Z">
        <w:r>
          <w:t xml:space="preserve"> </w:t>
        </w:r>
      </w:ins>
      <w:ins w:id="15378" w:author="PR Preview" w:date="2026-01-01T00:00:00Z">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ins>
      <w:ins w:id="15379" w:author="PR Preview" w:date="2026-01-01T00:00:00Z">
        <w:r>
          <w:t xml:space="preserve">.</w:t>
        </w:r>
      </w:ins>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del w:id="15380" w:author="PR Preview" w:date="2026-01-01T00:00:00Z">
        <w:r>
          <w:delText xml:space="preserve">Every inner product space</w:delText>
        </w:r>
      </w:del>
      <w:del w:id="15381" w:author="PR Preview" w:date="2026-01-01T00:00:00Z">
        <w:r>
          <w:delText xml:space="preserve"> </w:delText>
        </w:r>
      </w:del>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del w:id="15382" w:author="PR Preview" w:date="2026-01-01T00:00:00Z">
        <w:r>
          <w:delText xml:space="preserve"> </w:delText>
        </w:r>
      </w:del>
      <w:del w:id="15383" w:author="PR Preview" w:date="2026-01-01T00:00:00Z">
        <w:r>
          <w:delText xml:space="preserve">(</w:delText>
        </w:r>
      </w:del>
      <w:hyperlink w:anchor="def-inner-product-space">
        <w:del w:id="15384" w:author="PR Preview" w:date="2026-01-01T00:00:00Z">
          <w:r>
            <w:rPr>
              <w:rStyle w:val="Hyperlink"/>
            </w:rPr>
            <w:delText xml:space="preserve">Definition 69</w:delText>
          </w:r>
        </w:del>
      </w:hyperlink>
      <w:del w:id="15385" w:author="PR Preview" w:date="2026-01-01T00:00:00Z">
        <w:r>
          <w:delText xml:space="preserve">)</w:delText>
        </w:r>
      </w:del>
      <w:del w:id="15386" w:author="PR Preview" w:date="2026-01-01T00:00:00Z">
        <w:r>
          <w:delText xml:space="preserve"> </w:delText>
        </w:r>
      </w:del>
      <w:del w:id="15387" w:author="PR Preview" w:date="2026-01-01T00:00:00Z">
        <w:r>
          <w:delText xml:space="preserve">naturally defines an induced norm</w:delText>
        </w:r>
      </w:del>
      <w:del w:id="15388" w:author="PR Preview" w:date="2026-01-01T00:00:00Z">
        <w:r>
          <w:delText xml:space="preserve"> </w:delText>
        </w:r>
      </w:del>
      <m:oMath>
        <m:r>
          <m:t>​</m:t>
        </m:r>
        <m:d>
          <m:dPr>
            <m:begChr m:val="∥"/>
            <m:sepChr m:val=""/>
            <m:endChr m:val="∥"/>
            <m:grow/>
          </m:dPr>
          <m:e>
            <m:limLow>
              <m:e>
                <m:r>
                  <m:t>x</m:t>
                </m:r>
              </m:e>
              <m:lim>
                <m:r>
                  <m:rPr>
                    <m:sty m:val="p"/>
                  </m:rPr>
                  <m:t>∼</m:t>
                </m:r>
              </m:lim>
            </m:limLow>
          </m:e>
        </m:d>
        <m:r>
          <m:t>​</m:t>
        </m:r>
        <m:limUpp>
          <m:e>
            <m:r>
              <m:rPr>
                <m:sty m:val="p"/>
              </m:rPr>
              <m:t>=</m:t>
            </m:r>
          </m:e>
          <m:lim>
            <m:r>
              <m:rPr>
                <m:nor/>
                <m:sty m:val="p"/>
              </m:rPr>
              <m:t>def</m:t>
            </m:r>
          </m:lim>
        </m:limUpp>
        <m:rad>
          <m:radPr>
            <m:degHide m:val="on"/>
          </m:radPr>
          <m:deg/>
          <m:e>
            <m:r>
              <m:t>​</m:t>
            </m:r>
            <m:d>
              <m:dPr>
                <m:begChr m:val="⟨"/>
                <m:sepChr m:val=""/>
                <m:endChr m:val="⟩"/>
                <m:grow/>
              </m:dPr>
              <m:e>
                <m:limLow>
                  <m:e>
                    <m:r>
                      <m:t>x</m:t>
                    </m:r>
                  </m:e>
                  <m:lim>
                    <m:r>
                      <m:rPr>
                        <m:sty m:val="p"/>
                      </m:rPr>
                      <m:t>∼</m:t>
                    </m:r>
                  </m:lim>
                </m:limLow>
                <m:r>
                  <m:rPr>
                    <m:sty m:val="p"/>
                  </m:rPr>
                  <m:t>,</m:t>
                </m:r>
                <m:limLow>
                  <m:e>
                    <m:r>
                      <m:t>x</m:t>
                    </m:r>
                  </m:e>
                  <m:lim>
                    <m:r>
                      <m:rPr>
                        <m:sty m:val="p"/>
                      </m:rPr>
                      <m:t>∼</m:t>
                    </m:r>
                  </m:lim>
                </m:limLow>
              </m:e>
            </m:d>
            <m:r>
              <m:t>​</m:t>
            </m:r>
          </m:e>
        </m:rad>
      </m:oMath>
      <w:del w:id="15389" w:author="PR Preview" w:date="2026-01-01T00:00:00Z">
        <w:r>
          <w:delText xml:space="preserve">,</w:delText>
        </w:r>
      </w:del>
      <w:del w:id="15390" w:author="PR Preview" w:date="2026-01-01T00:00:00Z">
        <w:r>
          <w:delText xml:space="preserve"> </w:delText>
        </w:r>
      </w:del>
      <w:del w:id="15391" w:author="PR Preview" w:date="2026-01-01T00:00:00Z">
        <w:r>
          <w:delText xml:space="preserve">which satisfies all three norm axioms.</w:delText>
        </w:r>
      </w:del>
    </w:p>
    <w:p>
      <w:pPr>
        <w:pStyle w:val="BodyText"/>
      </w:pPr>
      <w:del w:id="15392" w:author="PR Preview" w:date="2026-01-01T00:00:00Z">
        <w:r>
          <w:rPr>
            <w:b/>
            <w:bCs/>
          </w:rPr>
          <w:delText xml:space="preserve">Definition 72 (Vector</w:delText>
        </w:r>
      </w:del>
      <w:del w:id="15393" w:author="PR Preview" w:date="2026-01-01T00:00:00Z">
        <w:r>
          <w:rPr>
            <w:b/>
            <w:bCs/>
          </w:rPr>
          <w:delText xml:space="preserve"> </w:delText>
        </w:r>
      </w:del>
      <m:oMath>
        <m:r>
          <m:t>p</m:t>
        </m:r>
      </m:oMath>
      <w:del w:id="15394" w:author="PR Preview" w:date="2026-01-01T00:00:00Z">
        <w:r>
          <w:rPr>
            <w:b/>
            <w:bCs/>
          </w:rPr>
          <w:delText xml:space="preserve">-norm (</w:delText>
        </w:r>
      </w:del>
      <m:oMath>
        <m:sSub>
          <m:e>
            <m:r>
              <m:t>ℓ</m:t>
            </m:r>
          </m:e>
          <m:sub>
            <m:r>
              <m:t>p</m:t>
            </m:r>
          </m:sub>
        </m:sSub>
      </m:oMath>
      <w:del w:id="15395" w:author="PR Preview" w:date="2026-01-01T00:00:00Z">
        <w:r>
          <w:rPr>
            <w:b/>
            <w:bCs/>
          </w:rPr>
          <w:delText xml:space="preserve"> </w:delText>
        </w:r>
      </w:del>
      <w:del w:id="15396" w:author="PR Preview" w:date="2026-01-01T00:00:00Z">
        <w:r>
          <w:rPr>
            <w:b/>
            <w:bCs/>
          </w:rPr>
          <w:delText xml:space="preserve">norm,</w:delText>
        </w:r>
      </w:del>
      <w:del w:id="15397" w:author="PR Preview" w:date="2026-01-01T00:00:00Z">
        <w:r>
          <w:rPr>
            <w:b/>
            <w:bCs/>
          </w:rPr>
          <w:delText xml:space="preserve"> </w:delText>
        </w:r>
      </w:del>
      <m:oMath>
        <m:sSub>
          <m:e>
            <m:r>
              <m:t>ℓ</m:t>
            </m:r>
          </m:e>
          <m:sub>
            <m:r>
              <m:t>1</m:t>
            </m:r>
          </m:sub>
        </m:sSub>
      </m:oMath>
      <w:del w:id="15398" w:author="PR Preview" w:date="2026-01-01T00:00:00Z">
        <w:r>
          <w:rPr>
            <w:b/>
            <w:bCs/>
          </w:rPr>
          <w:delText xml:space="preserve"> </w:delText>
        </w:r>
      </w:del>
      <w:del w:id="15399" w:author="PR Preview" w:date="2026-01-01T00:00:00Z">
        <w:r>
          <w:rPr>
            <w:b/>
            <w:bCs/>
          </w:rPr>
          <w:delText xml:space="preserve">norm, taxicab norm, Manhattan norm,</w:delText>
        </w:r>
      </w:del>
      <w:del w:id="15400" w:author="PR Preview" w:date="2026-01-01T00:00:00Z">
        <w:r>
          <w:rPr>
            <w:b/>
            <w:bCs/>
          </w:rPr>
          <w:delText xml:space="preserve"> </w:delText>
        </w:r>
      </w:del>
      <m:oMath>
        <m:sSub>
          <m:e>
            <m:r>
              <m:t>ℓ</m:t>
            </m:r>
          </m:e>
          <m:sub>
            <m:r>
              <m:t>2</m:t>
            </m:r>
          </m:sub>
        </m:sSub>
      </m:oMath>
      <w:del w:id="15401" w:author="PR Preview" w:date="2026-01-01T00:00:00Z">
        <w:r>
          <w:rPr>
            <w:b/>
            <w:bCs/>
          </w:rPr>
          <w:delText xml:space="preserve"> </w:delText>
        </w:r>
      </w:del>
      <w:del w:id="15402" w:author="PR Preview" w:date="2026-01-01T00:00:00Z">
        <w:r>
          <w:rPr>
            <w:b/>
            <w:bCs/>
          </w:rPr>
          <w:delText xml:space="preserve">norm, infinity norm))</w:delText>
        </w:r>
      </w:del>
      <w:del w:id="15403" w:author="PR Preview" w:date="2026-01-01T00:00:00Z">
        <w:r>
          <w:delText xml:space="preserve"> </w:delText>
        </w:r>
      </w:del>
      <w:del w:id="15404" w:author="PR Preview" w:date="2026-01-01T00:00:00Z">
        <w:r>
          <w:delText xml:space="preserve">For a vector</w:delText>
        </w:r>
      </w:del>
      <w:del w:id="15405" w:author="PR Preview" w:date="2026-01-01T00:00:00Z">
        <w:r>
          <w:delText xml:space="preserve"> </w:delText>
        </w:r>
      </w:del>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del w:id="15406" w:author="PR Preview" w:date="2026-01-01T00:00:00Z">
        <w:r>
          <w:delText xml:space="preserve"> </w:delText>
        </w:r>
      </w:del>
      <w:del w:id="15407" w:author="PR Preview" w:date="2026-01-01T00:00:00Z">
        <w:r>
          <w:delText xml:space="preserve">and any real number</w:delText>
        </w:r>
      </w:del>
      <w:del w:id="15408" w:author="PR Preview" w:date="2026-01-01T00:00:00Z">
        <w:r>
          <w:delText xml:space="preserve"> </w:delText>
        </w:r>
      </w:del>
      <m:oMath>
        <m:r>
          <m:t>k</m:t>
        </m:r>
        <m:r>
          <m:rPr>
            <m:sty m:val="p"/>
          </m:rPr>
          <m:t>≥</m:t>
        </m:r>
        <m:r>
          <m:t>1</m:t>
        </m:r>
      </m:oMath>
      <w:del w:id="15409" w:author="PR Preview" w:date="2026-01-01T00:00:00Z">
        <w:r>
          <w:delText xml:space="preserve">,</w:delText>
        </w:r>
      </w:del>
      <w:del w:id="15410" w:author="PR Preview" w:date="2026-01-01T00:00:00Z">
        <w:r>
          <w:delText xml:space="preserve"> </w:delText>
        </w:r>
      </w:del>
      <w:del w:id="15411" w:author="PR Preview" w:date="2026-01-01T00:00:00Z">
        <w:r>
          <w:delText xml:space="preserve">the</w:delText>
        </w:r>
      </w:del>
      <w:del w:id="15412" w:author="PR Preview" w:date="2026-01-01T00:00:00Z">
        <w:r>
          <w:delText xml:space="preserve"> </w:delText>
        </w:r>
      </w:del>
      <w:del w:id="15413" w:author="PR Preview" w:date="2026-01-01T00:00:00Z">
        <w:r>
          <w:rPr>
            <w:b/>
            <w:bCs/>
          </w:rPr>
          <w:delText xml:space="preserve">vector</w:delText>
        </w:r>
      </w:del>
      <w:del w:id="15414" w:author="PR Preview" w:date="2026-01-01T00:00:00Z">
        <w:r>
          <w:rPr>
            <w:b/>
            <w:bCs/>
          </w:rPr>
          <w:delText xml:space="preserve"> </w:delText>
        </w:r>
      </w:del>
      <m:oMath>
        <m:r>
          <m:t>p</m:t>
        </m:r>
      </m:oMath>
      <w:del w:id="15415" w:author="PR Preview" w:date="2026-01-01T00:00:00Z">
        <w:r>
          <w:rPr>
            <w:b/>
            <w:bCs/>
          </w:rPr>
          <w:delText xml:space="preserve">-norm</w:delText>
        </w:r>
      </w:del>
      <w:del w:id="15416" w:author="PR Preview" w:date="2026-01-01T00:00:00Z">
        <w:r>
          <w:delText xml:space="preserve"> </w:delText>
        </w:r>
      </w:del>
      <w:del w:id="15417" w:author="PR Preview" w:date="2026-01-01T00:00:00Z">
        <w:r>
          <w:delText xml:space="preserve">(or</w:delText>
        </w:r>
      </w:del>
      <w:del w:id="15418" w:author="PR Preview" w:date="2026-01-01T00:00:00Z">
        <w:r>
          <w:delText xml:space="preserve"> </w:delText>
        </w:r>
      </w:del>
      <m:oMath>
        <m:sSub>
          <m:e>
            <m:r>
              <m:t>ℓ</m:t>
            </m:r>
          </m:e>
          <m:sub>
            <m:r>
              <m:t>p</m:t>
            </m:r>
          </m:sub>
        </m:sSub>
      </m:oMath>
      <w:del w:id="15419" w:author="PR Preview" w:date="2026-01-01T00:00:00Z">
        <w:r>
          <w:rPr>
            <w:b/>
            <w:bCs/>
          </w:rPr>
          <w:delText xml:space="preserve"> </w:delText>
        </w:r>
      </w:del>
      <w:del w:id="15420" w:author="PR Preview" w:date="2026-01-01T00:00:00Z">
        <w:r>
          <w:rPr>
            <w:b/>
            <w:bCs/>
          </w:rPr>
          <w:delText xml:space="preserve">norm</w:delText>
        </w:r>
      </w:del>
      <w:del w:id="15421" w:author="PR Preview" w:date="2026-01-01T00:00:00Z">
        <w:r>
          <w:delText xml:space="preserve">, traditionally named with parameter</w:delText>
        </w:r>
      </w:del>
      <w:del w:id="15422" w:author="PR Preview" w:date="2026-01-01T00:00:00Z">
        <w:r>
          <w:delText xml:space="preserve"> </w:delText>
        </w:r>
      </w:del>
      <m:oMath>
        <m:r>
          <m:t>p</m:t>
        </m:r>
      </m:oMath>
      <w:del w:id="15423" w:author="PR Preview" w:date="2026-01-01T00:00:00Z">
        <w:r>
          <w:delText xml:space="preserve"> </w:delText>
        </w:r>
      </w:del>
      <w:del w:id="15424" w:author="PR Preview" w:date="2026-01-01T00:00:00Z">
        <w:r>
          <w:delText xml:space="preserve">but denoted here with exponent</w:delText>
        </w:r>
      </w:del>
      <w:del w:id="15425" w:author="PR Preview" w:date="2026-01-01T00:00:00Z">
        <w:r>
          <w:delText xml:space="preserve"> </w:delText>
        </w:r>
      </w:del>
      <m:oMath>
        <m:r>
          <m:t>k</m:t>
        </m:r>
      </m:oMath>
      <w:del w:id="15426" w:author="PR Preview" w:date="2026-01-01T00:00:00Z">
        <w:r>
          <w:delText xml:space="preserve"> </w:delText>
        </w:r>
      </w:del>
      <w:del w:id="15427" w:author="PR Preview" w:date="2026-01-01T00:00:00Z">
        <w:r>
          <w:delText xml:space="preserve">to avoid clashing with the ambient vector dimension</w:delText>
        </w:r>
      </w:del>
      <w:del w:id="15428" w:author="PR Preview" w:date="2026-01-01T00:00:00Z">
        <w:r>
          <w:delText xml:space="preserve"> </w:delText>
        </w:r>
      </w:del>
      <m:oMath>
        <m:r>
          <m:t>p</m:t>
        </m:r>
      </m:oMath>
      <w:del w:id="15429" w:author="PR Preview" w:date="2026-01-01T00:00:00Z">
        <w:r>
          <w:delText xml:space="preserve">) is:</w:delText>
        </w:r>
      </w:del>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ins w:id="15430" w:author="PR Preview" w:date="2026-01-01T00:00:00Z">
        <w:r>
          <w:t xml:space="preserve">Every inner product space</w:t>
        </w:r>
      </w:ins>
      <w:ins w:id="15431" w:author="PR Preview" w:date="2026-01-01T00:00:00Z">
        <w:r>
          <w:t xml:space="preserve"> </w:t>
        </w:r>
      </w:ins>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ins w:id="15432" w:author="PR Preview" w:date="2026-01-01T00:00:00Z">
        <w:r>
          <w:t xml:space="preserve"> </w:t>
        </w:r>
      </w:ins>
      <w:ins w:id="15433" w:author="PR Preview" w:date="2026-01-01T00:00:00Z">
        <w:r>
          <w:t xml:space="preserve">(</w:t>
        </w:r>
      </w:ins>
      <w:hyperlink w:anchor="def-inner-product-space">
        <w:ins w:id="15434" w:author="PR Preview" w:date="2026-01-01T00:00:00Z">
          <w:r>
            <w:rPr>
              <w:rStyle w:val="Hyperlink"/>
            </w:rPr>
            <w:t xml:space="preserve">Definition 69</w:t>
          </w:r>
        </w:ins>
      </w:hyperlink>
      <w:ins w:id="15435" w:author="PR Preview" w:date="2026-01-01T00:00:00Z">
        <w:r>
          <w:t xml:space="preserve">)</w:t>
        </w:r>
      </w:ins>
      <w:ins w:id="15436" w:author="PR Preview" w:date="2026-01-01T00:00:00Z">
        <w:r>
          <w:t xml:space="preserve"> </w:t>
        </w:r>
      </w:ins>
      <w:ins w:id="15437" w:author="PR Preview" w:date="2026-01-01T00:00:00Z">
        <w:r>
          <w:t xml:space="preserve">naturally defines an induced norm</w:t>
        </w:r>
      </w:ins>
      <w:ins w:id="15438" w:author="PR Preview" w:date="2026-01-01T00:00:00Z">
        <w:r>
          <w:t xml:space="preserve"> </w:t>
        </w:r>
      </w:ins>
      <w:ins w:id="15439" w:author="PR Preview" w:date="2026-01-01T00:00:00Z">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ins>
      <w:ins w:id="15440" w:author="PR Preview" w:date="2026-01-01T00:00:00Z">
        <w:r>
          <w:t xml:space="preserve">,</w:t>
        </w:r>
      </w:ins>
      <w:ins w:id="15441" w:author="PR Preview" w:date="2026-01-01T00:00:00Z">
        <w:r>
          <w:t xml:space="preserve"> </w:t>
        </w:r>
      </w:ins>
      <w:ins w:id="15442" w:author="PR Preview" w:date="2026-01-01T00:00:00Z">
        <w:r>
          <w:t xml:space="preserve">which satisfies all three norm axioms.</w:t>
        </w:r>
      </w:ins>
    </w:p>
    <w:bookmarkEnd w:id="365"/>
    <w:bookmarkStart w:id="366" w:name="def-vector-p-norm"/>
    <w:p>
      <w:pPr>
        <w:pStyle w:val="BodyText"/>
      </w:pPr>
      <w:ins w:id="15443" w:author="PR Preview" w:date="2026-01-01T00:00:00Z">
        <w:r>
          <w:rPr>
            <w:b/>
            <w:bCs/>
          </w:rPr>
          <w:t xml:space="preserve">Definition 72 (Vector</w:t>
        </w:r>
      </w:ins>
      <w:ins w:id="15444" w:author="PR Preview" w:date="2026-01-01T00:00:00Z">
        <w:r>
          <w:rPr>
            <w:b/>
            <w:bCs/>
          </w:rPr>
          <w:t xml:space="preserve"> </w:t>
        </w:r>
      </w:ins>
      <m:oMath>
        <m:r>
          <m:t>p</m:t>
        </m:r>
      </m:oMath>
      <w:ins w:id="15445" w:author="PR Preview" w:date="2026-01-01T00:00:00Z">
        <w:r>
          <w:rPr>
            <w:b/>
            <w:bCs/>
          </w:rPr>
          <w:t xml:space="preserve">-norm (</w:t>
        </w:r>
      </w:ins>
      <m:oMath>
        <m:sSub>
          <m:e>
            <m:r>
              <m:t>ℓ</m:t>
            </m:r>
          </m:e>
          <m:sub>
            <m:r>
              <m:t>p</m:t>
            </m:r>
          </m:sub>
        </m:sSub>
      </m:oMath>
      <w:ins w:id="15446" w:author="PR Preview" w:date="2026-01-01T00:00:00Z">
        <w:r>
          <w:rPr>
            <w:b/>
            <w:bCs/>
          </w:rPr>
          <w:t xml:space="preserve"> </w:t>
        </w:r>
      </w:ins>
      <w:ins w:id="15447" w:author="PR Preview" w:date="2026-01-01T00:00:00Z">
        <w:r>
          <w:rPr>
            <w:b/>
            <w:bCs/>
          </w:rPr>
          <w:t xml:space="preserve">norm,</w:t>
        </w:r>
      </w:ins>
      <w:ins w:id="15448" w:author="PR Preview" w:date="2026-01-01T00:00:00Z">
        <w:r>
          <w:rPr>
            <w:b/>
            <w:bCs/>
          </w:rPr>
          <w:t xml:space="preserve"> </w:t>
        </w:r>
      </w:ins>
      <m:oMath>
        <m:sSub>
          <m:e>
            <m:r>
              <m:t>ℓ</m:t>
            </m:r>
          </m:e>
          <m:sub>
            <m:r>
              <m:t>1</m:t>
            </m:r>
          </m:sub>
        </m:sSub>
      </m:oMath>
      <w:ins w:id="15449" w:author="PR Preview" w:date="2026-01-01T00:00:00Z">
        <w:r>
          <w:rPr>
            <w:b/>
            <w:bCs/>
          </w:rPr>
          <w:t xml:space="preserve"> </w:t>
        </w:r>
      </w:ins>
      <w:ins w:id="15450" w:author="PR Preview" w:date="2026-01-01T00:00:00Z">
        <w:r>
          <w:rPr>
            <w:b/>
            <w:bCs/>
          </w:rPr>
          <w:t xml:space="preserve">norm, taxicab norm, Manhattan norm,</w:t>
        </w:r>
      </w:ins>
      <w:ins w:id="15451" w:author="PR Preview" w:date="2026-01-01T00:00:00Z">
        <w:r>
          <w:rPr>
            <w:b/>
            <w:bCs/>
          </w:rPr>
          <w:t xml:space="preserve"> </w:t>
        </w:r>
      </w:ins>
      <m:oMath>
        <m:sSub>
          <m:e>
            <m:r>
              <m:t>ℓ</m:t>
            </m:r>
          </m:e>
          <m:sub>
            <m:r>
              <m:t>2</m:t>
            </m:r>
          </m:sub>
        </m:sSub>
      </m:oMath>
      <w:ins w:id="15452" w:author="PR Preview" w:date="2026-01-01T00:00:00Z">
        <w:r>
          <w:rPr>
            <w:b/>
            <w:bCs/>
          </w:rPr>
          <w:t xml:space="preserve"> </w:t>
        </w:r>
      </w:ins>
      <w:ins w:id="15453" w:author="PR Preview" w:date="2026-01-01T00:00:00Z">
        <w:r>
          <w:rPr>
            <w:b/>
            <w:bCs/>
          </w:rPr>
          <w:t xml:space="preserve">norm, infinity norm))</w:t>
        </w:r>
      </w:ins>
      <w:ins w:id="15454" w:author="PR Preview" w:date="2026-01-01T00:00:00Z">
        <w:r>
          <w:t xml:space="preserve"> </w:t>
        </w:r>
      </w:ins>
      <w:ins w:id="15455" w:author="PR Preview" w:date="2026-01-01T00:00:00Z">
        <w:r>
          <w:t xml:space="preserve">For a vector</w:t>
        </w:r>
      </w:ins>
      <w:ins w:id="15456" w:author="PR Preview" w:date="2026-01-01T00:00:00Z">
        <w:r>
          <w:t xml:space="preserve"> </w:t>
        </w:r>
      </w:ins>
      <w:ins w:id="15457" w:author="PR Preview" w:date="2026-01-01T00:00:00Z">
        <w:r>
          <w:t xml:space="preserve">$\mathord{\smash[b]{\underset{\raise.3ex\hbox{$\scriptstyle\sim$}}{x}}\vphantom{x}}= (x_1, \ldots, x_p) \in \mathbb{R}^p$</w:t>
        </w:r>
      </w:ins>
      <w:ins w:id="15458" w:author="PR Preview" w:date="2026-01-01T00:00:00Z">
        <w:r>
          <w:t xml:space="preserve"> </w:t>
        </w:r>
      </w:ins>
      <w:ins w:id="15459" w:author="PR Preview" w:date="2026-01-01T00:00:00Z">
        <w:r>
          <w:t xml:space="preserve">and any real number</w:t>
        </w:r>
      </w:ins>
      <w:ins w:id="15460" w:author="PR Preview" w:date="2026-01-01T00:00:00Z">
        <w:r>
          <w:t xml:space="preserve"> </w:t>
        </w:r>
      </w:ins>
      <m:oMath>
        <m:r>
          <m:t>k</m:t>
        </m:r>
        <m:r>
          <m:rPr>
            <m:sty m:val="p"/>
          </m:rPr>
          <m:t>≥</m:t>
        </m:r>
        <m:r>
          <m:t>1</m:t>
        </m:r>
      </m:oMath>
      <w:ins w:id="15461" w:author="PR Preview" w:date="2026-01-01T00:00:00Z">
        <w:r>
          <w:t xml:space="preserve">,</w:t>
        </w:r>
      </w:ins>
      <w:ins w:id="15462" w:author="PR Preview" w:date="2026-01-01T00:00:00Z">
        <w:r>
          <w:t xml:space="preserve"> </w:t>
        </w:r>
      </w:ins>
      <w:ins w:id="15463" w:author="PR Preview" w:date="2026-01-01T00:00:00Z">
        <w:r>
          <w:t xml:space="preserve">the</w:t>
        </w:r>
      </w:ins>
      <w:ins w:id="15464" w:author="PR Preview" w:date="2026-01-01T00:00:00Z">
        <w:r>
          <w:t xml:space="preserve"> </w:t>
        </w:r>
      </w:ins>
      <w:ins w:id="15465" w:author="PR Preview" w:date="2026-01-01T00:00:00Z">
        <w:r>
          <w:rPr>
            <w:b/>
            <w:bCs/>
          </w:rPr>
          <w:t xml:space="preserve">vector</w:t>
        </w:r>
      </w:ins>
      <w:ins w:id="15466" w:author="PR Preview" w:date="2026-01-01T00:00:00Z">
        <w:r>
          <w:rPr>
            <w:b/>
            <w:bCs/>
          </w:rPr>
          <w:t xml:space="preserve"> </w:t>
        </w:r>
      </w:ins>
      <m:oMath>
        <m:r>
          <m:t>p</m:t>
        </m:r>
      </m:oMath>
      <w:ins w:id="15467" w:author="PR Preview" w:date="2026-01-01T00:00:00Z">
        <w:r>
          <w:rPr>
            <w:b/>
            <w:bCs/>
          </w:rPr>
          <w:t xml:space="preserve">-norm</w:t>
        </w:r>
      </w:ins>
      <w:ins w:id="15468" w:author="PR Preview" w:date="2026-01-01T00:00:00Z">
        <w:r>
          <w:t xml:space="preserve"> </w:t>
        </w:r>
      </w:ins>
      <w:ins w:id="15469" w:author="PR Preview" w:date="2026-01-01T00:00:00Z">
        <w:r>
          <w:t xml:space="preserve">(or</w:t>
        </w:r>
      </w:ins>
      <w:ins w:id="15470" w:author="PR Preview" w:date="2026-01-01T00:00:00Z">
        <w:r>
          <w:t xml:space="preserve"> </w:t>
        </w:r>
      </w:ins>
      <m:oMath>
        <m:sSub>
          <m:e>
            <m:r>
              <m:t>ℓ</m:t>
            </m:r>
          </m:e>
          <m:sub>
            <m:r>
              <m:t>p</m:t>
            </m:r>
          </m:sub>
        </m:sSub>
      </m:oMath>
      <w:ins w:id="15471" w:author="PR Preview" w:date="2026-01-01T00:00:00Z">
        <w:r>
          <w:rPr>
            <w:b/>
            <w:bCs/>
          </w:rPr>
          <w:t xml:space="preserve"> </w:t>
        </w:r>
      </w:ins>
      <w:ins w:id="15472" w:author="PR Preview" w:date="2026-01-01T00:00:00Z">
        <w:r>
          <w:rPr>
            <w:b/>
            <w:bCs/>
          </w:rPr>
          <w:t xml:space="preserve">norm</w:t>
        </w:r>
      </w:ins>
      <w:ins w:id="15473" w:author="PR Preview" w:date="2026-01-01T00:00:00Z">
        <w:r>
          <w:t xml:space="preserve">, traditionally named with parameter</w:t>
        </w:r>
      </w:ins>
      <w:ins w:id="15474" w:author="PR Preview" w:date="2026-01-01T00:00:00Z">
        <w:r>
          <w:t xml:space="preserve"> </w:t>
        </w:r>
      </w:ins>
      <m:oMath>
        <m:r>
          <m:t>p</m:t>
        </m:r>
      </m:oMath>
      <w:ins w:id="15475" w:author="PR Preview" w:date="2026-01-01T00:00:00Z">
        <w:r>
          <w:t xml:space="preserve"> </w:t>
        </w:r>
      </w:ins>
      <w:ins w:id="15476" w:author="PR Preview" w:date="2026-01-01T00:00:00Z">
        <w:r>
          <w:t xml:space="preserve">but denoted here with exponent</w:t>
        </w:r>
      </w:ins>
      <w:ins w:id="15477" w:author="PR Preview" w:date="2026-01-01T00:00:00Z">
        <w:r>
          <w:t xml:space="preserve"> </w:t>
        </w:r>
      </w:ins>
      <m:oMath>
        <m:r>
          <m:t>k</m:t>
        </m:r>
      </m:oMath>
      <w:ins w:id="15478" w:author="PR Preview" w:date="2026-01-01T00:00:00Z">
        <w:r>
          <w:t xml:space="preserve"> </w:t>
        </w:r>
      </w:ins>
      <w:ins w:id="15479" w:author="PR Preview" w:date="2026-01-01T00:00:00Z">
        <w:r>
          <w:t xml:space="preserve">to avoid clashing with the ambient vector dimension</w:t>
        </w:r>
      </w:ins>
      <w:ins w:id="15480" w:author="PR Preview" w:date="2026-01-01T00:00:00Z">
        <w:r>
          <w:t xml:space="preserve"> </w:t>
        </w:r>
      </w:ins>
      <m:oMath>
        <m:r>
          <m:t>p</m:t>
        </m:r>
      </m:oMath>
      <w:ins w:id="15481" w:author="PR Preview" w:date="2026-01-01T00:00:00Z">
        <w:r>
          <w:t xml:space="preserve">) is:</w:t>
        </w:r>
      </w:ins>
    </w:p>
    <w:p>
      <w:pPr>
        <w:pStyle w:val="BodyText"/>
      </w:pPr>
      <w:ins w:id="15482" w:author="PR Preview" w:date="2026-01-01T00:00:00Z">
        <w:r>
          <w:t xml:space="preserve">$$
    \mathopen{}\left\lVert\mathord{\smash[b]{\underset{\raise.3ex\hbox{$\scriptstyle\sim$}}{x}}\vphantom{x}}\right\rVert\mathclose{}_k \stackrel{\text{def}}{=}\mathopen{}\left(\sum_{i=1}^p\mathopen{}\left|x_i\right|\mathclose{}^k\right)\mathclose{}^{1/k}.
    $$</w:t>
        </w:r>
      </w:ins>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del w:id="15483" w:author="PR Preview" w:date="2026-01-01T00:00:00Z">
        <w:r>
          <w:rPr>
            <w:b/>
            <w:bCs/>
          </w:rPr>
          <w:delText xml:space="preserve">Example 107 (Calculating</w:delText>
        </w:r>
      </w:del>
      <w:del w:id="15484" w:author="PR Preview" w:date="2026-01-01T00:00:00Z">
        <w:r>
          <w:rPr>
            <w:b/>
            <w:bCs/>
          </w:rPr>
          <w:delText xml:space="preserve"> </w:delText>
        </w:r>
      </w:del>
      <m:oMath>
        <m:sSub>
          <m:e>
            <m:r>
              <m:t>ℓ</m:t>
            </m:r>
          </m:e>
          <m:sub>
            <m:r>
              <m:t>1</m:t>
            </m:r>
          </m:sub>
        </m:sSub>
      </m:oMath>
      <w:del w:id="15485" w:author="PR Preview" w:date="2026-01-01T00:00:00Z">
        <w:r>
          <w:rPr>
            <w:b/>
            <w:bCs/>
          </w:rPr>
          <w:delText xml:space="preserve">,</w:delText>
        </w:r>
      </w:del>
      <w:del w:id="15486" w:author="PR Preview" w:date="2026-01-01T00:00:00Z">
        <w:r>
          <w:rPr>
            <w:b/>
            <w:bCs/>
          </w:rPr>
          <w:delText xml:space="preserve"> </w:delText>
        </w:r>
      </w:del>
      <m:oMath>
        <m:sSub>
          <m:e>
            <m:r>
              <m:t>ℓ</m:t>
            </m:r>
          </m:e>
          <m:sub>
            <m:r>
              <m:t>2</m:t>
            </m:r>
          </m:sub>
        </m:sSub>
      </m:oMath>
      <w:del w:id="15487" w:author="PR Preview" w:date="2026-01-01T00:00:00Z">
        <w:r>
          <w:rPr>
            <w:b/>
            <w:bCs/>
          </w:rPr>
          <w:delText xml:space="preserve">, and</w:delText>
        </w:r>
      </w:del>
      <w:del w:id="15488" w:author="PR Preview" w:date="2026-01-01T00:00:00Z">
        <w:r>
          <w:rPr>
            <w:b/>
            <w:bCs/>
          </w:rPr>
          <w:delText xml:space="preserve"> </w:delText>
        </w:r>
      </w:del>
      <m:oMath>
        <m:sSub>
          <m:e>
            <m:r>
              <m:t>ℓ</m:t>
            </m:r>
          </m:e>
          <m:sub>
            <m:r>
              <m:rPr>
                <m:sty m:val="p"/>
              </m:rPr>
              <m:t>∞</m:t>
            </m:r>
          </m:sub>
        </m:sSub>
      </m:oMath>
      <w:del w:id="15489" w:author="PR Preview" w:date="2026-01-01T00:00:00Z">
        <w:r>
          <w:rPr>
            <w:b/>
            <w:bCs/>
          </w:rPr>
          <w:delText xml:space="preserve"> </w:delText>
        </w:r>
      </w:del>
      <w:del w:id="15490" w:author="PR Preview" w:date="2026-01-01T00:00:00Z">
        <w:r>
          <w:rPr>
            <w:b/>
            <w:bCs/>
          </w:rPr>
          <w:delText xml:space="preserve">norms)</w:delText>
        </w:r>
      </w:del>
      <w:del w:id="15491" w:author="PR Preview" w:date="2026-01-01T00:00:00Z">
        <w:r>
          <w:delText xml:space="preserve"> </w:delText>
        </w:r>
      </w:del>
      <w:del w:id="15492" w:author="PR Preview" w:date="2026-01-01T00:00:00Z">
        <w:r>
          <w:delText xml:space="preserve">For</w:delText>
        </w:r>
      </w:del>
      <w:del w:id="15493" w:author="PR Preview" w:date="2026-01-01T00:00:00Z">
        <w:r>
          <w:delText xml:space="preserve"> </w:delText>
        </w:r>
      </w:del>
      <m:oMath>
        <m:limLow>
          <m:e>
            <m:r>
              <m:t>x</m:t>
            </m:r>
          </m:e>
          <m:lim>
            <m:r>
              <m:rPr>
                <m:sty m:val="p"/>
              </m:rPr>
              <m:t>∼</m:t>
            </m:r>
          </m:lim>
        </m:limLow>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del w:id="15494" w:author="PR Preview" w:date="2026-01-01T00:00:00Z">
        <w:r>
          <w:delText xml:space="preserve">:</w:delText>
        </w:r>
      </w:del>
    </w:p>
    <w:p>
      <w:pPr>
        <w:pStyle w:val="BodyText"/>
      </w:pPr>
      <w:ins w:id="15495" w:author="PR Preview" w:date="2026-01-01T00:00:00Z">
        <w:r>
          <w:rPr>
            <w:b/>
            <w:bCs/>
          </w:rPr>
          <w:t xml:space="preserve">Example 107 (Calculating</w:t>
        </w:r>
      </w:ins>
      <w:ins w:id="15496" w:author="PR Preview" w:date="2026-01-01T00:00:00Z">
        <w:r>
          <w:rPr>
            <w:b/>
            <w:bCs/>
          </w:rPr>
          <w:t xml:space="preserve"> </w:t>
        </w:r>
      </w:ins>
      <m:oMath>
        <m:sSub>
          <m:e>
            <m:r>
              <m:t>ℓ</m:t>
            </m:r>
          </m:e>
          <m:sub>
            <m:r>
              <m:t>1</m:t>
            </m:r>
          </m:sub>
        </m:sSub>
      </m:oMath>
      <w:ins w:id="15497" w:author="PR Preview" w:date="2026-01-01T00:00:00Z">
        <w:r>
          <w:rPr>
            <w:b/>
            <w:bCs/>
          </w:rPr>
          <w:t xml:space="preserve">,</w:t>
        </w:r>
      </w:ins>
      <w:ins w:id="15498" w:author="PR Preview" w:date="2026-01-01T00:00:00Z">
        <w:r>
          <w:rPr>
            <w:b/>
            <w:bCs/>
          </w:rPr>
          <w:t xml:space="preserve"> </w:t>
        </w:r>
      </w:ins>
      <m:oMath>
        <m:sSub>
          <m:e>
            <m:r>
              <m:t>ℓ</m:t>
            </m:r>
          </m:e>
          <m:sub>
            <m:r>
              <m:t>2</m:t>
            </m:r>
          </m:sub>
        </m:sSub>
      </m:oMath>
      <w:ins w:id="15499" w:author="PR Preview" w:date="2026-01-01T00:00:00Z">
        <w:r>
          <w:rPr>
            <w:b/>
            <w:bCs/>
          </w:rPr>
          <w:t xml:space="preserve">, and</w:t>
        </w:r>
      </w:ins>
      <w:ins w:id="15500" w:author="PR Preview" w:date="2026-01-01T00:00:00Z">
        <w:r>
          <w:rPr>
            <w:b/>
            <w:bCs/>
          </w:rPr>
          <w:t xml:space="preserve"> </w:t>
        </w:r>
      </w:ins>
      <m:oMath>
        <m:sSub>
          <m:e>
            <m:r>
              <m:t>ℓ</m:t>
            </m:r>
          </m:e>
          <m:sub>
            <m:r>
              <m:rPr>
                <m:sty m:val="p"/>
              </m:rPr>
              <m:t>∞</m:t>
            </m:r>
          </m:sub>
        </m:sSub>
      </m:oMath>
      <w:ins w:id="15501" w:author="PR Preview" w:date="2026-01-01T00:00:00Z">
        <w:r>
          <w:rPr>
            <w:b/>
            <w:bCs/>
          </w:rPr>
          <w:t xml:space="preserve"> </w:t>
        </w:r>
      </w:ins>
      <w:ins w:id="15502" w:author="PR Preview" w:date="2026-01-01T00:00:00Z">
        <w:r>
          <w:rPr>
            <w:b/>
            <w:bCs/>
          </w:rPr>
          <w:t xml:space="preserve">norms)</w:t>
        </w:r>
      </w:ins>
      <w:ins w:id="15503" w:author="PR Preview" w:date="2026-01-01T00:00:00Z">
        <w:r>
          <w:t xml:space="preserve"> </w:t>
        </w:r>
      </w:ins>
      <w:ins w:id="15504" w:author="PR Preview" w:date="2026-01-01T00:00:00Z">
        <w:r>
          <w:t xml:space="preserve">For</w:t>
        </w:r>
      </w:ins>
      <w:ins w:id="15505" w:author="PR Preview" w:date="2026-01-01T00:00:00Z">
        <w:r>
          <w:t xml:space="preserve"> </w:t>
        </w:r>
      </w:ins>
      <w:ins w:id="15506" w:author="PR Preview" w:date="2026-01-01T00:00:00Z">
        <w:r>
          <w:t xml:space="preserve">$\mathord{\smash[b]{\underset{\raise.3ex\hbox{$\scriptstyle\sim$}}{x}}\vphantom{x}}= (3, -4) \in \mathbb{R}^2$</w:t>
        </w:r>
      </w:ins>
      <w:ins w:id="15507" w:author="PR Preview" w:date="2026-01-01T00:00:00Z">
        <w:r>
          <w:t xml:space="preserve">:</w:t>
        </w:r>
      </w:ins>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pStyle w:val="BodyText"/>
      </w:pPr>
      <w:ins w:id="15508" w:author="PR Preview" w:date="2026-01-01T00:00:00Z">
        <w:r>
          <w:t xml:space="preserve">$$
    \begin{aligned}
    \mathopen{}\left\lVert\mathord{\smash[b]{\underset{\raise.3ex\hbox{$\scriptstyle\sim$}}{x}}\vphantom{x}}\right\rVert\mathclose{}_1 &amp;= \mathopen{}\left|3\right|\mathclose{} + \mathopen{}\left|-4\right|\mathclose{} \\
    &amp;= 3 + 4 \\
    &amp;= 7.
    \end{aligned}
    $$</w:t>
        </w:r>
      </w:ins>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pStyle w:val="BodyText"/>
      </w:pPr>
      <w:ins w:id="15509" w:author="PR Preview" w:date="2026-01-01T00:00:00Z">
        <w:r>
          <w:t xml:space="preserve">$$
    \begin{aligned}
    \mathopen{}\left\lVert\mathord{\smash[b]{\underset{\raise.3ex\hbox{$\scriptstyle\sim$}}{x}}\vphantom{x}}\right\rVert\mathclose{}_2 &amp;= \sqrt{3^2 + (-4)^2} \\
    &amp;= \sqrt{9 + 16} \\
    &amp;= \sqrt{25} \\
    &amp;= 5.
    \end{aligned}
    $$</w:t>
        </w:r>
      </w:ins>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del w:id="15510" w:author="PR Preview" w:date="2026-01-01T00:00:00Z">
        <w:r>
          <w:delText xml:space="preserve">Notice that</w:delText>
        </w:r>
      </w:del>
      <w:del w:id="15511" w:author="PR Preview" w:date="2026-01-01T00:00:00Z">
        <w:r>
          <w:delText xml:space="preserve"> </w:delText>
        </w:r>
      </w:del>
      <m:oMath>
        <m:r>
          <m:t>4</m:t>
        </m:r>
        <m:r>
          <m:rPr>
            <m:sty m:val="p"/>
          </m:rPr>
          <m:t>≤</m:t>
        </m:r>
        <m:r>
          <m:t>5</m:t>
        </m:r>
        <m:r>
          <m:rPr>
            <m:sty m:val="p"/>
          </m:rPr>
          <m:t>≤</m:t>
        </m:r>
        <m:r>
          <m:t>7</m:t>
        </m:r>
      </m:oMath>
      <w:del w:id="15512" w:author="PR Preview" w:date="2026-01-01T00:00:00Z">
        <w:r>
          <w:delText xml:space="preserve">. For any vector</w:delText>
        </w:r>
      </w:del>
      <w:del w:id="15513" w:author="PR Preview" w:date="2026-01-01T00:00:00Z">
        <w:r>
          <w:delText xml:space="preserve"> </w:delText>
        </w:r>
      </w:del>
      <m:oMath>
        <m:limLow>
          <m:e>
            <m:r>
              <m:t>x</m:t>
            </m:r>
          </m:e>
          <m:lim>
            <m:r>
              <m:rPr>
                <m:sty m:val="p"/>
              </m:rPr>
              <m:t>∼</m:t>
            </m:r>
          </m:lim>
        </m:limLow>
        <m:r>
          <m:rPr>
            <m:sty m:val="p"/>
          </m:rPr>
          <m:t>∈</m:t>
        </m:r>
        <m:sSup>
          <m:e>
            <m:r>
              <m:rPr>
                <m:scr m:val="double-struck"/>
                <m:sty m:val="p"/>
              </m:rPr>
              <m:t>R</m:t>
            </m:r>
          </m:e>
          <m:sup>
            <m:r>
              <m:t>p</m:t>
            </m:r>
          </m:sup>
        </m:sSup>
      </m:oMath>
      <w:del w:id="15514" w:author="PR Preview" w:date="2026-01-01T00:00:00Z">
        <w:r>
          <w:delText xml:space="preserve">, the norms satisfy the chain of inequalities:</w:delText>
        </w:r>
      </w:del>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x</m:t>
                  </m:r>
                </m:e>
                <m:lim>
                  <m:r>
                    <m:rPr>
                      <m:sty m:val="p"/>
                    </m:rPr>
                    <m:t>∼</m:t>
                  </m:r>
                </m:lim>
              </m:limLow>
            </m:e>
          </m:d>
          <m:sSub>
            <m:e>
              <m:r>
                <m:t>​</m:t>
              </m:r>
            </m:e>
            <m:sub>
              <m:r>
                <m:t>2</m:t>
              </m:r>
            </m:sub>
          </m:sSub>
          <m:r>
            <m:rPr>
              <m:sty m:val="p"/>
            </m:rPr>
            <m:t>≤</m:t>
          </m:r>
          <m:r>
            <m:t>​</m:t>
          </m:r>
          <m:d>
            <m:dPr>
              <m:begChr m:val="∥"/>
              <m:sepChr m:val=""/>
              <m:endChr m:val="∥"/>
              <m:grow/>
            </m:dPr>
            <m:e>
              <m:limLow>
                <m:e>
                  <m:r>
                    <m:t>x</m:t>
                  </m:r>
                </m:e>
                <m:lim>
                  <m:r>
                    <m:rPr>
                      <m:sty m:val="p"/>
                    </m:rPr>
                    <m:t>∼</m:t>
                  </m:r>
                </m:lim>
              </m:limLow>
            </m:e>
          </m:d>
          <m:sSub>
            <m:e>
              <m:r>
                <m:t>​</m:t>
              </m:r>
            </m:e>
            <m:sub>
              <m:r>
                <m:t>1</m:t>
              </m:r>
            </m:sub>
          </m:sSub>
          <m:r>
            <m:rPr>
              <m:sty m:val="p"/>
            </m:rPr>
            <m:t>≤</m:t>
          </m:r>
          <m:rad>
            <m:radPr>
              <m:degHide m:val="on"/>
            </m:radPr>
            <m:deg/>
            <m:e>
              <m:r>
                <m:t>p</m:t>
              </m:r>
            </m:e>
          </m:rad>
          <m:r>
            <m:t> </m:t>
          </m:r>
          <m:r>
            <m:t>​</m:t>
          </m:r>
          <m:d>
            <m:dPr>
              <m:begChr m:val="∥"/>
              <m:sepChr m:val=""/>
              <m:endChr m:val="∥"/>
              <m:grow/>
            </m:dPr>
            <m:e>
              <m:limLow>
                <m:e>
                  <m:r>
                    <m:t>x</m:t>
                  </m:r>
                </m:e>
                <m:lim>
                  <m:r>
                    <m:rPr>
                      <m:sty m:val="p"/>
                    </m:rPr>
                    <m:t>∼</m:t>
                  </m:r>
                </m:lim>
              </m:limLow>
            </m:e>
          </m:d>
          <m:sSub>
            <m:e>
              <m:r>
                <m:t>​</m:t>
              </m:r>
            </m:e>
            <m:sub>
              <m:r>
                <m:t>2</m:t>
              </m:r>
            </m:sub>
          </m:sSub>
          <m:r>
            <m:rPr>
              <m:sty m:val="p"/>
            </m:rPr>
            <m:t>≤</m:t>
          </m:r>
          <m:r>
            <m:t>p</m:t>
          </m:r>
          <m:r>
            <m:t> </m:t>
          </m:r>
          <m:r>
            <m:t>​</m:t>
          </m:r>
          <m:d>
            <m:dPr>
              <m:begChr m:val="∥"/>
              <m:sepChr m:val=""/>
              <m:endChr m:val="∥"/>
              <m:grow/>
            </m:dPr>
            <m:e>
              <m:limLow>
                <m:e>
                  <m:r>
                    <m:t>x</m:t>
                  </m:r>
                </m:e>
                <m:lim>
                  <m:r>
                    <m:rPr>
                      <m:sty m:val="p"/>
                    </m:rPr>
                    <m:t>∼</m:t>
                  </m:r>
                </m:lim>
              </m:limLow>
            </m:e>
          </m:d>
          <m:sSub>
            <m:e>
              <m:r>
                <m:t>​</m:t>
              </m:r>
            </m:e>
            <m:sub>
              <m:r>
                <m:rPr>
                  <m:sty m:val="p"/>
                </m:rPr>
                <m:t>∞</m:t>
              </m:r>
            </m:sub>
          </m:sSub>
          <m:r>
            <m:rPr>
              <m:sty m:val="p"/>
            </m:rPr>
            <m:t>.</m:t>
          </m:r>
        </m:oMath>
      </m:oMathPara>
    </w:p>
    <w:p>
      <w:pPr>
        <w:pStyle w:val="FirstParagraph"/>
      </w:pPr>
      <w:del w:id="15515" w:author="PR Preview" w:date="2026-01-01T00:00:00Z">
        <w:r>
          <w:rPr>
            <w:i/>
            <w:iCs/>
          </w:rPr>
          <w:delText xml:space="preserve">Remark 23</w:delText>
        </w:r>
      </w:del>
      <w:del w:id="15516" w:author="PR Preview" w:date="2026-01-01T00:00:00Z">
        <w:r>
          <w:delText xml:space="preserve"> (Unit balls and regularization in machine learning). </w:delText>
        </w:r>
      </w:del>
      <w:del w:id="15517" w:author="PR Preview" w:date="2026-01-01T00:00:00Z">
        <w:r>
          <w:delText xml:space="preserve">The unit ball in</w:delText>
        </w:r>
      </w:del>
      <w:del w:id="15518" w:author="PR Preview" w:date="2026-01-01T00:00:00Z">
        <w:r>
          <w:delText xml:space="preserve"> </w:delText>
        </w:r>
      </w:del>
      <m:oMath>
        <m:sSup>
          <m:e>
            <m:r>
              <m:rPr>
                <m:scr m:val="double-struck"/>
                <m:sty m:val="p"/>
              </m:rPr>
              <m:t>R</m:t>
            </m:r>
          </m:e>
          <m:sup>
            <m:r>
              <m:t>2</m:t>
            </m:r>
          </m:sup>
        </m:sSup>
      </m:oMath>
      <w:del w:id="15519" w:author="PR Preview" w:date="2026-01-01T00:00:00Z">
        <w:r>
          <w:delText xml:space="preserve"> </w:delText>
        </w:r>
      </w:del>
      <w:del w:id="15520" w:author="PR Preview" w:date="2026-01-01T00:00:00Z">
        <w:r>
          <w:delText xml:space="preserve">under the</w:delText>
        </w:r>
      </w:del>
      <w:del w:id="15521" w:author="PR Preview" w:date="2026-01-01T00:00:00Z">
        <w:r>
          <w:delText xml:space="preserve"> </w:delText>
        </w:r>
      </w:del>
      <m:oMath>
        <m:sSub>
          <m:e>
            <m:r>
              <m:t>ℓ</m:t>
            </m:r>
          </m:e>
          <m:sub>
            <m:r>
              <m:t>p</m:t>
            </m:r>
          </m:sub>
        </m:sSub>
      </m:oMath>
      <w:del w:id="15522" w:author="PR Preview" w:date="2026-01-01T00:00:00Z">
        <w:r>
          <w:delText xml:space="preserve"> </w:delText>
        </w:r>
      </w:del>
      <w:del w:id="15523" w:author="PR Preview" w:date="2026-01-01T00:00:00Z">
        <w:r>
          <w:delText xml:space="preserve">norm is the set</w:delText>
        </w:r>
      </w:del>
      <w:del w:id="15524" w:author="PR Preview" w:date="2026-01-01T00:00:00Z">
        <w:r>
          <w:delText xml:space="preserve"> </w:delText>
        </w:r>
      </w:del>
      <m:oMath>
        <m:r>
          <m:t>​</m:t>
        </m:r>
        <m:d>
          <m:dPr>
            <m:begChr m:val="{"/>
            <m:sepChr m:val=""/>
            <m:endChr m:val="}"/>
            <m:grow/>
          </m:dPr>
          <m:e>
            <m:limLow>
              <m:e>
                <m:r>
                  <m:t>x</m:t>
                </m:r>
              </m:e>
              <m:lim>
                <m:r>
                  <m:rPr>
                    <m:sty m:val="p"/>
                  </m:rPr>
                  <m:t>∼</m:t>
                </m:r>
              </m:lim>
            </m:limLow>
            <m:r>
              <m:rPr>
                <m:sty m:val="p"/>
              </m:rPr>
              <m:t>∈</m:t>
            </m:r>
            <m:sSup>
              <m:e>
                <m:r>
                  <m:rPr>
                    <m:scr m:val="double-struck"/>
                    <m:sty m:val="p"/>
                  </m:rPr>
                  <m:t>R</m:t>
                </m:r>
              </m:e>
              <m:sup>
                <m:r>
                  <m:t>2</m:t>
                </m:r>
              </m:sup>
            </m:sSup>
            <m:r>
              <m:rPr>
                <m:sty m:val="p"/>
              </m:rPr>
              <m:t>:</m:t>
            </m:r>
            <m:r>
              <m:t>​</m:t>
            </m:r>
            <m:d>
              <m:dPr>
                <m:begChr m:val="∥"/>
                <m:sepChr m:val=""/>
                <m:endChr m:val="∥"/>
                <m:grow/>
              </m:dPr>
              <m:e>
                <m:limLow>
                  <m:e>
                    <m:r>
                      <m:t>x</m:t>
                    </m:r>
                  </m:e>
                  <m:lim>
                    <m:r>
                      <m:rPr>
                        <m:sty m:val="p"/>
                      </m:rPr>
                      <m:t>∼</m:t>
                    </m:r>
                  </m:lim>
                </m:limLow>
              </m:e>
            </m:d>
            <m:sSub>
              <m:e>
                <m:r>
                  <m:t>​</m:t>
                </m:r>
              </m:e>
              <m:sub>
                <m:r>
                  <m:t>k</m:t>
                </m:r>
              </m:sub>
            </m:sSub>
            <m:r>
              <m:rPr>
                <m:sty m:val="p"/>
              </m:rPr>
              <m:t>≤</m:t>
            </m:r>
            <m:r>
              <m:t>1</m:t>
            </m:r>
          </m:e>
        </m:d>
        <m:r>
          <m:t>​</m:t>
        </m:r>
      </m:oMath>
      <w:del w:id="15525" w:author="PR Preview" w:date="2026-01-01T00:00:00Z">
        <w:r>
          <w:delText xml:space="preserve">:</w:delText>
        </w:r>
      </w:del>
    </w:p>
    <w:p>
      <w:pPr>
        <w:pStyle w:val="BodyText"/>
      </w:pPr>
      <w:ins w:id="15526" w:author="PR Preview" w:date="2026-01-01T00:00:00Z">
        <w:r>
          <w:t xml:space="preserve">$$
    \begin{aligned}
    \mathopen{}\left\lVert\mathord{\smash[b]{\underset{\raise.3ex\hbox{$\scriptstyle\sim$}}{x}}\vphantom{x}}\right\rVert\mathclose{}_\infty &amp;= \max(\mathopen{}\left|3\right|\mathclose{}, \mathopen{}\left|-4\right|\mathclose{}) \\
    &amp;= 4.
    \end{aligned}
    $$</w:t>
        </w:r>
      </w:ins>
    </w:p>
    <w:p>
      <w:pPr>
        <w:pStyle w:val="FirstParagraph"/>
      </w:pPr>
      <w:ins w:id="15527" w:author="PR Preview" w:date="2026-01-01T00:00:00Z">
        <w:r>
          <w:t xml:space="preserve">Notice that</w:t>
        </w:r>
      </w:ins>
      <w:ins w:id="15528" w:author="PR Preview" w:date="2026-01-01T00:00:00Z">
        <w:r>
          <w:t xml:space="preserve"> </w:t>
        </w:r>
      </w:ins>
      <m:oMath>
        <m:r>
          <m:t>4</m:t>
        </m:r>
        <m:r>
          <m:rPr>
            <m:sty m:val="p"/>
          </m:rPr>
          <m:t>≤</m:t>
        </m:r>
        <m:r>
          <m:t>5</m:t>
        </m:r>
        <m:r>
          <m:rPr>
            <m:sty m:val="p"/>
          </m:rPr>
          <m:t>≤</m:t>
        </m:r>
        <m:r>
          <m:t>7</m:t>
        </m:r>
      </m:oMath>
      <w:ins w:id="15529" w:author="PR Preview" w:date="2026-01-01T00:00:00Z">
        <w:r>
          <w:t xml:space="preserve">. For any vector</w:t>
        </w:r>
      </w:ins>
      <w:ins w:id="15530" w:author="PR Preview" w:date="2026-01-01T00:00:00Z">
        <w:r>
          <w:t xml:space="preserve"> </w:t>
        </w:r>
      </w:ins>
      <w:ins w:id="15531" w:author="PR Preview" w:date="2026-01-01T00:00:00Z">
        <w:r>
          <w:t xml:space="preserve">$\mathord{\smash[b]{\underset{\raise.3ex\hbox{$\scriptstyle\sim$}}{x}}\vphantom{x}}\in \mathbb{R}^p$</w:t>
        </w:r>
      </w:ins>
      <w:ins w:id="15532" w:author="PR Preview" w:date="2026-01-01T00:00:00Z">
        <w:r>
          <w:t xml:space="preserve">, the norms satisfy the chain of inequalities:</w:t>
        </w:r>
      </w:ins>
    </w:p>
    <w:p>
      <w:pPr>
        <w:pStyle w:val="BodyText"/>
      </w:pPr>
      <w:ins w:id="15533" w:author="PR Preview" w:date="2026-01-01T00:00:00Z">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ins>
    </w:p>
    <w:bookmarkEnd w:id="367"/>
    <w:bookmarkStart w:id="368" w:name="rem-vector-norms-sparsity"/>
    <w:p>
      <w:pPr>
        <w:pStyle w:val="FirstParagraph"/>
      </w:pPr>
      <w:ins w:id="15534" w:author="PR Preview" w:date="2026-01-01T00:00:00Z">
        <w:r>
          <w:rPr>
            <w:i/>
            <w:iCs/>
          </w:rPr>
          <w:t xml:space="preserve">Remark 23</w:t>
        </w:r>
      </w:ins>
      <w:ins w:id="15535" w:author="PR Preview" w:date="2026-01-01T00:00:00Z">
        <w:r>
          <w:t xml:space="preserve"> (Unit balls and regularization in machine learning). </w:t>
        </w:r>
      </w:ins>
      <w:ins w:id="15536" w:author="PR Preview" w:date="2026-01-01T00:00:00Z">
        <w:r>
          <w:t xml:space="preserve">The unit ball in</w:t>
        </w:r>
      </w:ins>
      <w:ins w:id="15537" w:author="PR Preview" w:date="2026-01-01T00:00:00Z">
        <w:r>
          <w:t xml:space="preserve"> </w:t>
        </w:r>
      </w:ins>
      <m:oMath>
        <m:sSup>
          <m:e>
            <m:r>
              <m:rPr>
                <m:scr m:val="double-struck"/>
                <m:sty m:val="p"/>
              </m:rPr>
              <m:t>R</m:t>
            </m:r>
          </m:e>
          <m:sup>
            <m:r>
              <m:t>2</m:t>
            </m:r>
          </m:sup>
        </m:sSup>
      </m:oMath>
      <w:ins w:id="15538" w:author="PR Preview" w:date="2026-01-01T00:00:00Z">
        <w:r>
          <w:t xml:space="preserve"> </w:t>
        </w:r>
      </w:ins>
      <w:ins w:id="15539" w:author="PR Preview" w:date="2026-01-01T00:00:00Z">
        <w:r>
          <w:t xml:space="preserve">under the</w:t>
        </w:r>
      </w:ins>
      <w:ins w:id="15540" w:author="PR Preview" w:date="2026-01-01T00:00:00Z">
        <w:r>
          <w:t xml:space="preserve"> </w:t>
        </w:r>
      </w:ins>
      <m:oMath>
        <m:sSub>
          <m:e>
            <m:r>
              <m:t>ℓ</m:t>
            </m:r>
          </m:e>
          <m:sub>
            <m:r>
              <m:t>p</m:t>
            </m:r>
          </m:sub>
        </m:sSub>
      </m:oMath>
      <w:ins w:id="15541" w:author="PR Preview" w:date="2026-01-01T00:00:00Z">
        <w:r>
          <w:t xml:space="preserve"> </w:t>
        </w:r>
      </w:ins>
      <w:ins w:id="15542" w:author="PR Preview" w:date="2026-01-01T00:00:00Z">
        <w:r>
          <w:t xml:space="preserve">norm is the set</w:t>
        </w:r>
      </w:ins>
      <w:ins w:id="15543" w:author="PR Preview" w:date="2026-01-01T00:00:00Z">
        <w:r>
          <w:t xml:space="preserve"> </w:t>
        </w:r>
      </w:ins>
      <w:ins w:id="15544" w:author="PR Preview" w:date="2026-01-01T00:00:00Z">
        <w:r>
          <w:t xml:space="preserve">$\mathopen{}\left\{\mathord{\smash[b]{\underset{\raise.3ex\hbox{$\scriptstyle\sim$}}{x}}\vphantom{x}}\in \mathbb{R}^2 : \mathopen{}\left\lVert\mathord{\smash[b]{\underset{\raise.3ex\hbox{$\scriptstyle\sim$}}{x}}\vphantom{x}}\right\rVert\mathclose{}_k \le 1\right\}\mathclose{}$</w:t>
        </w:r>
      </w:ins>
      <w:ins w:id="15545" w:author="PR Preview" w:date="2026-01-01T00:00:00Z">
        <w:r>
          <w:t xml:space="preserve">:</w:t>
        </w:r>
      </w:ins>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del w:id="15546" w:author="PR Preview" w:date="2026-01-01T00:00:00Z">
        <w:r>
          <w:rPr>
            <w:b/>
            <w:bCs/>
          </w:rPr>
          <w:delText xml:space="preserve">Definition 73 (Infinity norm (</w:delText>
        </w:r>
      </w:del>
      <m:oMath>
        <m:sSub>
          <m:e>
            <m:r>
              <m:t>ℓ</m:t>
            </m:r>
          </m:e>
          <m:sub>
            <m:r>
              <m:rPr>
                <m:sty m:val="p"/>
              </m:rPr>
              <m:t>∞</m:t>
            </m:r>
          </m:sub>
        </m:sSub>
      </m:oMath>
      <w:del w:id="15547" w:author="PR Preview" w:date="2026-01-01T00:00:00Z">
        <w:r>
          <w:rPr>
            <w:b/>
            <w:bCs/>
          </w:rPr>
          <w:delText xml:space="preserve"> </w:delText>
        </w:r>
      </w:del>
      <w:del w:id="15548" w:author="PR Preview" w:date="2026-01-01T00:00:00Z">
        <w:r>
          <w:rPr>
            <w:b/>
            <w:bCs/>
          </w:rPr>
          <w:delText xml:space="preserve">norm, maximum norm, Chebyshev norm))</w:delText>
        </w:r>
      </w:del>
      <w:del w:id="15549" w:author="PR Preview" w:date="2026-01-01T00:00:00Z">
        <w:r>
          <w:delText xml:space="preserve"> </w:delText>
        </w:r>
      </w:del>
      <w:del w:id="15550" w:author="PR Preview" w:date="2026-01-01T00:00:00Z">
        <w:r>
          <w:delText xml:space="preserve">For a vector</w:delText>
        </w:r>
      </w:del>
      <w:del w:id="15551" w:author="PR Preview" w:date="2026-01-01T00:00:00Z">
        <w:r>
          <w:delText xml:space="preserve"> </w:delText>
        </w:r>
      </w:del>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del w:id="15552" w:author="PR Preview" w:date="2026-01-01T00:00:00Z">
        <w:r>
          <w:delText xml:space="preserve">,</w:delText>
        </w:r>
      </w:del>
      <w:del w:id="15553" w:author="PR Preview" w:date="2026-01-01T00:00:00Z">
        <w:r>
          <w:delText xml:space="preserve"> </w:delText>
        </w:r>
      </w:del>
      <w:del w:id="15554" w:author="PR Preview" w:date="2026-01-01T00:00:00Z">
        <w:r>
          <w:delText xml:space="preserve">the</w:delText>
        </w:r>
      </w:del>
      <w:del w:id="15555" w:author="PR Preview" w:date="2026-01-01T00:00:00Z">
        <w:r>
          <w:delText xml:space="preserve"> </w:delText>
        </w:r>
      </w:del>
      <w:del w:id="15556" w:author="PR Preview" w:date="2026-01-01T00:00:00Z">
        <w:r>
          <w:rPr>
            <w:b/>
            <w:bCs/>
          </w:rPr>
          <w:delText xml:space="preserve">infinity norm</w:delText>
        </w:r>
      </w:del>
      <w:del w:id="15557" w:author="PR Preview" w:date="2026-01-01T00:00:00Z">
        <w:r>
          <w:delText xml:space="preserve"> </w:delText>
        </w:r>
      </w:del>
      <w:del w:id="15558" w:author="PR Preview" w:date="2026-01-01T00:00:00Z">
        <w:r>
          <w:delText xml:space="preserve">(also the</w:delText>
        </w:r>
      </w:del>
      <w:del w:id="15559" w:author="PR Preview" w:date="2026-01-01T00:00:00Z">
        <w:r>
          <w:delText xml:space="preserve"> </w:delText>
        </w:r>
      </w:del>
      <m:oMath>
        <m:sSub>
          <m:e>
            <m:r>
              <m:t>ℓ</m:t>
            </m:r>
          </m:e>
          <m:sub>
            <m:r>
              <m:rPr>
                <m:sty m:val="p"/>
              </m:rPr>
              <m:t>∞</m:t>
            </m:r>
          </m:sub>
        </m:sSub>
      </m:oMath>
      <w:del w:id="15560" w:author="PR Preview" w:date="2026-01-01T00:00:00Z">
        <w:r>
          <w:rPr>
            <w:b/>
            <w:bCs/>
          </w:rPr>
          <w:delText xml:space="preserve"> </w:delText>
        </w:r>
      </w:del>
      <w:del w:id="15561" w:author="PR Preview" w:date="2026-01-01T00:00:00Z">
        <w:r>
          <w:rPr>
            <w:b/>
            <w:bCs/>
          </w:rPr>
          <w:delText xml:space="preserve">norm</w:delText>
        </w:r>
      </w:del>
      <w:del w:id="15562" w:author="PR Preview" w:date="2026-01-01T00:00:00Z">
        <w:r>
          <w:delText xml:space="preserve">,</w:delText>
        </w:r>
      </w:del>
      <w:del w:id="15563" w:author="PR Preview" w:date="2026-01-01T00:00:00Z">
        <w:r>
          <w:delText xml:space="preserve"> </w:delText>
        </w:r>
      </w:del>
      <w:del w:id="15564" w:author="PR Preview" w:date="2026-01-01T00:00:00Z">
        <w:r>
          <w:rPr>
            <w:b/>
            <w:bCs/>
          </w:rPr>
          <w:delText xml:space="preserve">maximum norm</w:delText>
        </w:r>
      </w:del>
      <w:del w:id="15565" w:author="PR Preview" w:date="2026-01-01T00:00:00Z">
        <w:r>
          <w:delText xml:space="preserve">, or</w:delText>
        </w:r>
      </w:del>
      <w:del w:id="15566" w:author="PR Preview" w:date="2026-01-01T00:00:00Z">
        <w:r>
          <w:delText xml:space="preserve"> </w:delText>
        </w:r>
      </w:del>
      <w:del w:id="15567" w:author="PR Preview" w:date="2026-01-01T00:00:00Z">
        <w:r>
          <w:rPr>
            <w:b/>
            <w:bCs/>
          </w:rPr>
          <w:delText xml:space="preserve">Chebyshev norm</w:delText>
        </w:r>
      </w:del>
      <w:del w:id="15568" w:author="PR Preview" w:date="2026-01-01T00:00:00Z">
        <w:r>
          <w:delText xml:space="preserve">) is defined separately from the</w:delText>
        </w:r>
      </w:del>
      <w:del w:id="15569" w:author="PR Preview" w:date="2026-01-01T00:00:00Z">
        <w:r>
          <w:delText xml:space="preserve"> </w:delText>
        </w:r>
      </w:del>
      <m:oMath>
        <m:r>
          <m:t>p</m:t>
        </m:r>
      </m:oMath>
      <w:del w:id="15570" w:author="PR Preview" w:date="2026-01-01T00:00:00Z">
        <w:r>
          <w:delText xml:space="preserve">-norms (</w:delText>
        </w:r>
      </w:del>
      <w:hyperlink w:anchor="def-vector-p-norm">
        <w:del w:id="15571" w:author="PR Preview" w:date="2026-01-01T00:00:00Z">
          <w:r>
            <w:rPr>
              <w:rStyle w:val="Hyperlink"/>
            </w:rPr>
            <w:delText xml:space="preserve">Definition 72</w:delText>
          </w:r>
        </w:del>
      </w:hyperlink>
      <w:del w:id="15572" w:author="PR Preview" w:date="2026-01-01T00:00:00Z">
        <w:r>
          <w:delText xml:space="preserve">) by</w:delText>
        </w:r>
      </w:del>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p>
      <w:pPr>
        <w:pStyle w:val="FirstParagraph"/>
      </w:pPr>
      <w:del w:id="15573" w:author="PR Preview" w:date="2026-01-01T00:00:00Z">
        <w:r>
          <w:rPr>
            <w:b/>
            <w:bCs/>
          </w:rPr>
          <w:delText xml:space="preserve">Theorem 60 (The</w:delText>
        </w:r>
      </w:del>
      <w:del w:id="15574" w:author="PR Preview" w:date="2026-01-01T00:00:00Z">
        <w:r>
          <w:rPr>
            <w:b/>
            <w:bCs/>
          </w:rPr>
          <w:delText xml:space="preserve"> </w:delText>
        </w:r>
      </w:del>
      <m:oMath>
        <m:sSub>
          <m:e>
            <m:r>
              <m:t>ℓ</m:t>
            </m:r>
          </m:e>
          <m:sub>
            <m:r>
              <m:t>1</m:t>
            </m:r>
          </m:sub>
        </m:sSub>
      </m:oMath>
      <w:del w:id="15575" w:author="PR Preview" w:date="2026-01-01T00:00:00Z">
        <w:r>
          <w:rPr>
            <w:b/>
            <w:bCs/>
          </w:rPr>
          <w:delText xml:space="preserve">,</w:delText>
        </w:r>
      </w:del>
      <w:del w:id="15576" w:author="PR Preview" w:date="2026-01-01T00:00:00Z">
        <w:r>
          <w:rPr>
            <w:b/>
            <w:bCs/>
          </w:rPr>
          <w:delText xml:space="preserve"> </w:delText>
        </w:r>
      </w:del>
      <m:oMath>
        <m:sSub>
          <m:e>
            <m:r>
              <m:t>ℓ</m:t>
            </m:r>
          </m:e>
          <m:sub>
            <m:r>
              <m:t>2</m:t>
            </m:r>
          </m:sub>
        </m:sSub>
      </m:oMath>
      <w:del w:id="15577" w:author="PR Preview" w:date="2026-01-01T00:00:00Z">
        <w:r>
          <w:rPr>
            <w:b/>
            <w:bCs/>
          </w:rPr>
          <w:delText xml:space="preserve"> </w:delText>
        </w:r>
      </w:del>
      <w:del w:id="15578" w:author="PR Preview" w:date="2026-01-01T00:00:00Z">
        <w:r>
          <w:rPr>
            <w:b/>
            <w:bCs/>
          </w:rPr>
          <w:delText xml:space="preserve">and infinity norms, and the norm axioms)</w:delText>
        </w:r>
      </w:del>
      <w:del w:id="15579" w:author="PR Preview" w:date="2026-01-01T00:00:00Z">
        <w:r>
          <w:delText xml:space="preserve"> </w:delText>
        </w:r>
      </w:del>
      <w:del w:id="15580" w:author="PR Preview" w:date="2026-01-01T00:00:00Z">
        <w:r>
          <w:delText xml:space="preserve">Let</w:delText>
        </w:r>
      </w:del>
      <w:del w:id="15581" w:author="PR Preview" w:date="2026-01-01T00:00:00Z">
        <w:r>
          <w:delText xml:space="preserve"> </w:delText>
        </w:r>
      </w:del>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del w:id="15582" w:author="PR Preview" w:date="2026-01-01T00:00:00Z">
        <w:r>
          <w:delText xml:space="preserve">.</w:delText>
        </w:r>
      </w:del>
    </w:p>
    <w:p>
      <w:pPr>
        <w:pStyle w:val="Compact"/>
        <w:numPr>
          <w:ilvl w:val="0"/>
          <w:numId w:val="1060"/>
        </w:numPr>
      </w:pPr>
      <m:oMath>
        <m:r>
          <m:t>​</m:t>
        </m:r>
        <m:d>
          <m:dPr>
            <m:begChr m:val="∥"/>
            <m:sepChr m:val=""/>
            <m:endChr m:val="∥"/>
            <m:grow/>
          </m:dPr>
          <m:e>
            <m:limLow>
              <m:e>
                <m:r>
                  <m:t>x</m:t>
                </m:r>
              </m:e>
              <m:lim>
                <m:r>
                  <m:rPr>
                    <m:sty m:val="p"/>
                  </m:rPr>
                  <m:t>∼</m:t>
                </m:r>
              </m:lim>
            </m:limLow>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del w:id="15583" w:author="PR Preview" w:date="2026-01-01T00:00:00Z">
        <w:r>
          <w:delText xml:space="preserve">, and</w:delText>
        </w:r>
      </w:del>
      <w:del w:id="15584" w:author="PR Preview" w:date="2026-01-01T00:00:00Z">
        <w:r>
          <w:delText xml:space="preserve"> </w:delText>
        </w:r>
      </w:del>
      <m:oMath>
        <m:r>
          <m:t>​</m:t>
        </m:r>
        <m:d>
          <m:dPr>
            <m:begChr m:val="∥"/>
            <m:sepChr m:val=""/>
            <m:endChr m:val="∥"/>
            <m:grow/>
          </m:dPr>
          <m:e>
            <m:limLow>
              <m:e>
                <m:r>
                  <m:t>x</m:t>
                </m:r>
              </m:e>
              <m:lim>
                <m:r>
                  <m:rPr>
                    <m:sty m:val="p"/>
                  </m:rPr>
                  <m:t>∼</m:t>
                </m:r>
              </m:lim>
            </m:limLow>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del w:id="15585" w:author="PR Preview" w:date="2026-01-01T00:00:00Z">
        <w:r>
          <w:delText xml:space="preserve">,</w:delText>
        </w:r>
      </w:del>
      <w:del w:id="15586" w:author="PR Preview" w:date="2026-01-01T00:00:00Z">
        <w:r>
          <w:delText xml:space="preserve"> </w:delText>
        </w:r>
      </w:del>
      <w:del w:id="15587" w:author="PR Preview" w:date="2026-01-01T00:00:00Z">
        <w:r>
          <w:delText xml:space="preserve">which is the Euclidean norm (</w:delText>
        </w:r>
      </w:del>
      <w:hyperlink w:anchor="def-euclidean-norm">
        <w:del w:id="15588" w:author="PR Preview" w:date="2026-01-01T00:00:00Z">
          <w:r>
            <w:rPr>
              <w:rStyle w:val="Hyperlink"/>
            </w:rPr>
            <w:delText xml:space="preserve">Definition 16</w:delText>
          </w:r>
        </w:del>
      </w:hyperlink>
      <w:del w:id="15589" w:author="PR Preview" w:date="2026-01-01T00:00:00Z">
        <w:r>
          <w:delText xml:space="preserve">).</w:delText>
        </w:r>
      </w:del>
    </w:p>
    <w:p>
      <w:pPr>
        <w:pStyle w:val="Compact"/>
        <w:numPr>
          <w:ilvl w:val="0"/>
          <w:numId w:val="1060"/>
        </w:numPr>
      </w:pPr>
      <m:oMath>
        <m:r>
          <m:t>​</m:t>
        </m:r>
        <m:d>
          <m:dPr>
            <m:begChr m:val="∥"/>
            <m:sepChr m:val=""/>
            <m:endChr m:val="∥"/>
            <m:grow/>
          </m:dPr>
          <m:e>
            <m:limLow>
              <m:e>
                <m:r>
                  <m:t>x</m:t>
                </m:r>
              </m:e>
              <m:lim>
                <m:r>
                  <m:rPr>
                    <m:sty m:val="p"/>
                  </m:rPr>
                  <m:t>∼</m:t>
                </m:r>
              </m:lim>
            </m:limLow>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limLow>
              <m:e>
                <m:r>
                  <m:t>x</m:t>
                </m:r>
              </m:e>
              <m:lim>
                <m:r>
                  <m:rPr>
                    <m:sty m:val="p"/>
                  </m:rPr>
                  <m:t>∼</m:t>
                </m:r>
              </m:lim>
            </m:limLow>
          </m:e>
        </m:d>
        <m:sSub>
          <m:e>
            <m:r>
              <m:t>​</m:t>
            </m:r>
          </m:e>
          <m:sub>
            <m:r>
              <m:t>k</m:t>
            </m:r>
          </m:sub>
        </m:sSub>
      </m:oMath>
      <w:del w:id="15590" w:author="PR Preview" w:date="2026-01-01T00:00:00Z">
        <w:r>
          <w:delText xml:space="preserve">.</w:delText>
        </w:r>
      </w:del>
    </w:p>
    <w:p>
      <w:pPr>
        <w:pStyle w:val="BodyText"/>
      </w:pPr>
      <w:ins w:id="15591" w:author="PR Preview" w:date="2026-01-01T00:00:00Z">
        <w:r>
          <w:rPr>
            <w:b/>
            <w:bCs/>
          </w:rPr>
          <w:t xml:space="preserve">Definition 73 (Infinity norm (</w:t>
        </w:r>
      </w:ins>
      <m:oMath>
        <m:sSub>
          <m:e>
            <m:r>
              <m:t>ℓ</m:t>
            </m:r>
          </m:e>
          <m:sub>
            <m:r>
              <m:rPr>
                <m:sty m:val="p"/>
              </m:rPr>
              <m:t>∞</m:t>
            </m:r>
          </m:sub>
        </m:sSub>
      </m:oMath>
      <w:ins w:id="15592" w:author="PR Preview" w:date="2026-01-01T00:00:00Z">
        <w:r>
          <w:rPr>
            <w:b/>
            <w:bCs/>
          </w:rPr>
          <w:t xml:space="preserve"> </w:t>
        </w:r>
      </w:ins>
      <w:ins w:id="15593" w:author="PR Preview" w:date="2026-01-01T00:00:00Z">
        <w:r>
          <w:rPr>
            <w:b/>
            <w:bCs/>
          </w:rPr>
          <w:t xml:space="preserve">norm, maximum norm, Chebyshev norm))</w:t>
        </w:r>
      </w:ins>
      <w:ins w:id="15594" w:author="PR Preview" w:date="2026-01-01T00:00:00Z">
        <w:r>
          <w:t xml:space="preserve"> </w:t>
        </w:r>
      </w:ins>
      <w:ins w:id="15595" w:author="PR Preview" w:date="2026-01-01T00:00:00Z">
        <w:r>
          <w:t xml:space="preserve">For a vector</w:t>
        </w:r>
      </w:ins>
      <w:ins w:id="15596" w:author="PR Preview" w:date="2026-01-01T00:00:00Z">
        <w:r>
          <w:t xml:space="preserve"> </w:t>
        </w:r>
      </w:ins>
      <w:ins w:id="15597" w:author="PR Preview" w:date="2026-01-01T00:00:00Z">
        <w:r>
          <w:t xml:space="preserve">$\mathord{\smash[b]{\underset{\raise.3ex\hbox{$\scriptstyle\sim$}}{x}}\vphantom{x}}= (x_1, \ldots, x_p) \in \mathbb{R}^p$</w:t>
        </w:r>
      </w:ins>
      <w:ins w:id="15598" w:author="PR Preview" w:date="2026-01-01T00:00:00Z">
        <w:r>
          <w:t xml:space="preserve">,</w:t>
        </w:r>
      </w:ins>
      <w:ins w:id="15599" w:author="PR Preview" w:date="2026-01-01T00:00:00Z">
        <w:r>
          <w:t xml:space="preserve"> </w:t>
        </w:r>
      </w:ins>
      <w:ins w:id="15600" w:author="PR Preview" w:date="2026-01-01T00:00:00Z">
        <w:r>
          <w:t xml:space="preserve">the</w:t>
        </w:r>
      </w:ins>
      <w:ins w:id="15601" w:author="PR Preview" w:date="2026-01-01T00:00:00Z">
        <w:r>
          <w:t xml:space="preserve"> </w:t>
        </w:r>
      </w:ins>
      <w:ins w:id="15602" w:author="PR Preview" w:date="2026-01-01T00:00:00Z">
        <w:r>
          <w:rPr>
            <w:b/>
            <w:bCs/>
          </w:rPr>
          <w:t xml:space="preserve">infinity norm</w:t>
        </w:r>
      </w:ins>
      <w:ins w:id="15603" w:author="PR Preview" w:date="2026-01-01T00:00:00Z">
        <w:r>
          <w:t xml:space="preserve"> </w:t>
        </w:r>
      </w:ins>
      <w:ins w:id="15604" w:author="PR Preview" w:date="2026-01-01T00:00:00Z">
        <w:r>
          <w:t xml:space="preserve">(also the</w:t>
        </w:r>
      </w:ins>
      <w:ins w:id="15605" w:author="PR Preview" w:date="2026-01-01T00:00:00Z">
        <w:r>
          <w:t xml:space="preserve"> </w:t>
        </w:r>
      </w:ins>
      <m:oMath>
        <m:sSub>
          <m:e>
            <m:r>
              <m:t>ℓ</m:t>
            </m:r>
          </m:e>
          <m:sub>
            <m:r>
              <m:rPr>
                <m:sty m:val="p"/>
              </m:rPr>
              <m:t>∞</m:t>
            </m:r>
          </m:sub>
        </m:sSub>
      </m:oMath>
      <w:ins w:id="15606" w:author="PR Preview" w:date="2026-01-01T00:00:00Z">
        <w:r>
          <w:rPr>
            <w:b/>
            <w:bCs/>
          </w:rPr>
          <w:t xml:space="preserve"> </w:t>
        </w:r>
      </w:ins>
      <w:ins w:id="15607" w:author="PR Preview" w:date="2026-01-01T00:00:00Z">
        <w:r>
          <w:rPr>
            <w:b/>
            <w:bCs/>
          </w:rPr>
          <w:t xml:space="preserve">norm</w:t>
        </w:r>
      </w:ins>
      <w:ins w:id="15608" w:author="PR Preview" w:date="2026-01-01T00:00:00Z">
        <w:r>
          <w:t xml:space="preserve">,</w:t>
        </w:r>
      </w:ins>
      <w:ins w:id="15609" w:author="PR Preview" w:date="2026-01-01T00:00:00Z">
        <w:r>
          <w:t xml:space="preserve"> </w:t>
        </w:r>
      </w:ins>
      <w:ins w:id="15610" w:author="PR Preview" w:date="2026-01-01T00:00:00Z">
        <w:r>
          <w:rPr>
            <w:b/>
            <w:bCs/>
          </w:rPr>
          <w:t xml:space="preserve">maximum norm</w:t>
        </w:r>
      </w:ins>
      <w:ins w:id="15611" w:author="PR Preview" w:date="2026-01-01T00:00:00Z">
        <w:r>
          <w:t xml:space="preserve">, or</w:t>
        </w:r>
      </w:ins>
      <w:ins w:id="15612" w:author="PR Preview" w:date="2026-01-01T00:00:00Z">
        <w:r>
          <w:t xml:space="preserve"> </w:t>
        </w:r>
      </w:ins>
      <w:ins w:id="15613" w:author="PR Preview" w:date="2026-01-01T00:00:00Z">
        <w:r>
          <w:rPr>
            <w:b/>
            <w:bCs/>
          </w:rPr>
          <w:t xml:space="preserve">Chebyshev norm</w:t>
        </w:r>
      </w:ins>
      <w:ins w:id="15614" w:author="PR Preview" w:date="2026-01-01T00:00:00Z">
        <w:r>
          <w:t xml:space="preserve">) is defined separately from the</w:t>
        </w:r>
      </w:ins>
      <w:ins w:id="15615" w:author="PR Preview" w:date="2026-01-01T00:00:00Z">
        <w:r>
          <w:t xml:space="preserve"> </w:t>
        </w:r>
      </w:ins>
      <m:oMath>
        <m:r>
          <m:t>p</m:t>
        </m:r>
      </m:oMath>
      <w:ins w:id="15616" w:author="PR Preview" w:date="2026-01-01T00:00:00Z">
        <w:r>
          <w:t xml:space="preserve">-norms (</w:t>
        </w:r>
      </w:ins>
      <w:hyperlink w:anchor="def-vector-p-norm">
        <w:ins w:id="15617" w:author="PR Preview" w:date="2026-01-01T00:00:00Z">
          <w:r>
            <w:rPr>
              <w:rStyle w:val="Hyperlink"/>
            </w:rPr>
            <w:t xml:space="preserve">Definition 72</w:t>
          </w:r>
        </w:ins>
      </w:hyperlink>
      <w:ins w:id="15618" w:author="PR Preview" w:date="2026-01-01T00:00:00Z">
        <w:r>
          <w:t xml:space="preserve">) by</w:t>
        </w:r>
      </w:ins>
    </w:p>
    <w:p>
      <w:pPr>
        <w:pStyle w:val="BodyText"/>
      </w:pPr>
      <w:ins w:id="15619" w:author="PR Preview" w:date="2026-01-01T00:00:00Z">
        <w:r>
          <w:t xml:space="preserve">$$
    \mathopen{}\left\lVert\mathord{\smash[b]{\underset{\raise.3ex\hbox{$\scriptstyle\sim$}}{x}}\vphantom{x}}\right\rVert\mathclose{}_\infty \stackrel{\text{def}}{=}\max_{1 \le i \le p} \mathopen{}\left|x_i\right|\mathclose{}.
    $$</w:t>
        </w:r>
      </w:ins>
    </w:p>
    <w:bookmarkEnd w:id="369"/>
    <w:bookmarkStart w:id="370" w:name="thm-vector-p-norm"/>
    <w:p>
      <w:pPr>
        <w:pStyle w:val="FirstParagraph"/>
      </w:pPr>
      <w:ins w:id="15620" w:author="PR Preview" w:date="2026-01-01T00:00:00Z">
        <w:r>
          <w:rPr>
            <w:b/>
            <w:bCs/>
          </w:rPr>
          <w:t xml:space="preserve">Theorem 60 (The</w:t>
        </w:r>
      </w:ins>
      <w:ins w:id="15621" w:author="PR Preview" w:date="2026-01-01T00:00:00Z">
        <w:r>
          <w:rPr>
            <w:b/>
            <w:bCs/>
          </w:rPr>
          <w:t xml:space="preserve"> </w:t>
        </w:r>
      </w:ins>
      <m:oMath>
        <m:sSub>
          <m:e>
            <m:r>
              <m:t>ℓ</m:t>
            </m:r>
          </m:e>
          <m:sub>
            <m:r>
              <m:t>1</m:t>
            </m:r>
          </m:sub>
        </m:sSub>
      </m:oMath>
      <w:ins w:id="15622" w:author="PR Preview" w:date="2026-01-01T00:00:00Z">
        <w:r>
          <w:rPr>
            <w:b/>
            <w:bCs/>
          </w:rPr>
          <w:t xml:space="preserve">,</w:t>
        </w:r>
      </w:ins>
      <w:ins w:id="15623" w:author="PR Preview" w:date="2026-01-01T00:00:00Z">
        <w:r>
          <w:rPr>
            <w:b/>
            <w:bCs/>
          </w:rPr>
          <w:t xml:space="preserve"> </w:t>
        </w:r>
      </w:ins>
      <m:oMath>
        <m:sSub>
          <m:e>
            <m:r>
              <m:t>ℓ</m:t>
            </m:r>
          </m:e>
          <m:sub>
            <m:r>
              <m:t>2</m:t>
            </m:r>
          </m:sub>
        </m:sSub>
      </m:oMath>
      <w:ins w:id="15624" w:author="PR Preview" w:date="2026-01-01T00:00:00Z">
        <w:r>
          <w:rPr>
            <w:b/>
            <w:bCs/>
          </w:rPr>
          <w:t xml:space="preserve"> </w:t>
        </w:r>
      </w:ins>
      <w:ins w:id="15625" w:author="PR Preview" w:date="2026-01-01T00:00:00Z">
        <w:r>
          <w:rPr>
            <w:b/>
            <w:bCs/>
          </w:rPr>
          <w:t xml:space="preserve">and infinity norms, and the norm axioms)</w:t>
        </w:r>
      </w:ins>
      <w:ins w:id="15626" w:author="PR Preview" w:date="2026-01-01T00:00:00Z">
        <w:r>
          <w:t xml:space="preserve"> </w:t>
        </w:r>
      </w:ins>
      <w:ins w:id="15627" w:author="PR Preview" w:date="2026-01-01T00:00:00Z">
        <w:r>
          <w:t xml:space="preserve">Let</w:t>
        </w:r>
      </w:ins>
      <w:ins w:id="15628" w:author="PR Preview" w:date="2026-01-01T00:00:00Z">
        <w:r>
          <w:t xml:space="preserve"> </w:t>
        </w:r>
      </w:ins>
      <w:ins w:id="15629" w:author="PR Preview" w:date="2026-01-01T00:00:00Z">
        <w:r>
          <w:t xml:space="preserve">$\mathord{\smash[b]{\underset{\raise.3ex\hbox{$\scriptstyle\sim$}}{x}}\vphantom{x}}= (x_1, \ldots, x_p) \in \mathbb{R}^p$</w:t>
        </w:r>
      </w:ins>
      <w:ins w:id="15630" w:author="PR Preview" w:date="2026-01-01T00:00:00Z">
        <w:r>
          <w:t xml:space="preserve">.</w:t>
        </w:r>
      </w:ins>
    </w:p>
    <w:p>
      <w:pPr>
        <w:pStyle w:val="Compact"/>
        <w:numPr>
          <w:ilvl w:val="0"/>
          <w:numId w:val="1060"/>
        </w:numPr>
      </w:pPr>
      <w:ins w:id="15631" w:author="PR Preview" w:date="2026-01-01T00:00:00Z">
        <w:r>
          <w:t xml:space="preserve">$\mathopen{}\left\lVert\mathord{\smash[b]{\underset{\raise.3ex\hbox{$\scriptstyle\sim$}}{x}}\vphantom{x}}\right\rVert\mathclose{}_1 = \sum_{i=1}^p\mathopen{}\left|x_i\right|\mathclose{}$</w:t>
        </w:r>
      </w:ins>
      <w:ins w:id="15632" w:author="PR Preview" w:date="2026-01-01T00:00:00Z">
        <w:r>
          <w:t xml:space="preserve">, and</w:t>
        </w:r>
      </w:ins>
      <w:ins w:id="15633" w:author="PR Preview" w:date="2026-01-01T00:00:00Z">
        <w:r>
          <w:t xml:space="preserve"> </w:t>
        </w:r>
      </w:ins>
      <w:ins w:id="15634" w:author="PR Preview" w:date="2026-01-01T00:00:00Z">
        <w:r>
          <w:t xml:space="preserve">$\mathopen{}\left\lVert\mathord{\smash[b]{\underset{\raise.3ex\hbox{$\scriptstyle\sim$}}{x}}\vphantom{x}}\right\rVert\mathclose{}_2 = \sqrt{\sum_{i=1}^px_i^2}$</w:t>
        </w:r>
      </w:ins>
      <w:ins w:id="15635" w:author="PR Preview" w:date="2026-01-01T00:00:00Z">
        <w:r>
          <w:t xml:space="preserve">,</w:t>
        </w:r>
      </w:ins>
      <w:ins w:id="15636" w:author="PR Preview" w:date="2026-01-01T00:00:00Z">
        <w:r>
          <w:t xml:space="preserve"> </w:t>
        </w:r>
      </w:ins>
      <w:ins w:id="15637" w:author="PR Preview" w:date="2026-01-01T00:00:00Z">
        <w:r>
          <w:t xml:space="preserve">which is the Euclidean norm (</w:t>
        </w:r>
      </w:ins>
      <w:hyperlink w:anchor="def-euclidean-norm">
        <w:ins w:id="15638" w:author="PR Preview" w:date="2026-01-01T00:00:00Z">
          <w:r>
            <w:rPr>
              <w:rStyle w:val="Hyperlink"/>
            </w:rPr>
            <w:t xml:space="preserve">Definition 16</w:t>
          </w:r>
        </w:ins>
      </w:hyperlink>
      <w:ins w:id="15639" w:author="PR Preview" w:date="2026-01-01T00:00:00Z">
        <w:r>
          <w:t xml:space="preserve">).</w:t>
        </w:r>
      </w:ins>
    </w:p>
    <w:p>
      <w:pPr>
        <w:pStyle w:val="Compact"/>
        <w:numPr>
          <w:ilvl w:val="0"/>
          <w:numId w:val="1060"/>
        </w:numPr>
      </w:pPr>
      <w:ins w:id="15640" w:author="PR Preview" w:date="2026-01-01T00:00:00Z">
        <w:r>
          <w:t xml:space="preserve">$\mathopen{}\left\lVert\mathord{\smash[b]{\underset{\raise.3ex\hbox{$\scriptstyle\sim$}}{x}}\vphantom{x}}\right\rVert\mathclose{}_\infty = \lim_{k \to \infty} \mathopen{}\left\lVert\mathord{\smash[b]{\underset{\raise.3ex\hbox{$\scriptstyle\sim$}}{x}}\vphantom{x}}\right\rVert\mathclose{}_k$</w:t>
        </w:r>
      </w:ins>
      <w:ins w:id="15641" w:author="PR Preview" w:date="2026-01-01T00:00:00Z">
        <w:r>
          <w:t xml:space="preserve">.</w:t>
        </w:r>
      </w:ins>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del w:id="15642" w:author="PR Preview" w:date="2026-01-01T00:00:00Z">
        <w:r>
          <w:rPr>
            <w:b/>
            <w:bCs/>
          </w:rPr>
          <w:delText xml:space="preserve">Part 2.</w:delText>
        </w:r>
      </w:del>
      <w:del w:id="15643" w:author="PR Preview" w:date="2026-01-01T00:00:00Z">
        <w:r>
          <w:delText xml:space="preserve"> </w:delText>
        </w:r>
      </w:del>
      <w:del w:id="15644" w:author="PR Preview" w:date="2026-01-01T00:00:00Z">
        <w:r>
          <w:delText xml:space="preserve">If</w:delText>
        </w:r>
      </w:del>
      <w:del w:id="15645"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15646" w:author="PR Preview" w:date="2026-01-01T00:00:00Z">
        <w:r>
          <w:delText xml:space="preserve">, every</w:delText>
        </w:r>
      </w:del>
      <w:del w:id="15647" w:author="PR Preview" w:date="2026-01-01T00:00:00Z">
        <w:r>
          <w:delText xml:space="preserve"> </w:delText>
        </w:r>
      </w:del>
      <m:oMath>
        <m:r>
          <m:t>​</m:t>
        </m:r>
        <m:d>
          <m:dPr>
            <m:begChr m:val="∥"/>
            <m:sepChr m:val=""/>
            <m:endChr m:val="∥"/>
            <m:grow/>
          </m:dPr>
          <m:e>
            <m:limLow>
              <m:e>
                <m:r>
                  <m:t>x</m:t>
                </m:r>
              </m:e>
              <m:lim>
                <m:r>
                  <m:rPr>
                    <m:sty m:val="p"/>
                  </m:rPr>
                  <m:t>∼</m:t>
                </m:r>
              </m:lim>
            </m:limLow>
          </m:e>
        </m:d>
        <m:sSub>
          <m:e>
            <m:r>
              <m:t>​</m:t>
            </m:r>
          </m:e>
          <m:sub>
            <m:r>
              <m:t>k</m:t>
            </m:r>
          </m:sub>
        </m:sSub>
      </m:oMath>
      <w:del w:id="15648" w:author="PR Preview" w:date="2026-01-01T00:00:00Z">
        <w:r>
          <w:delText xml:space="preserve"> </w:delText>
        </w:r>
      </w:del>
      <w:del w:id="15649" w:author="PR Preview" w:date="2026-01-01T00:00:00Z">
        <w:r>
          <w:delText xml:space="preserve">is</w:delText>
        </w:r>
      </w:del>
      <w:del w:id="15650" w:author="PR Preview" w:date="2026-01-01T00:00:00Z">
        <w:r>
          <w:delText xml:space="preserve"> </w:delText>
        </w:r>
      </w:del>
      <m:oMath>
        <m:r>
          <m:t>0</m:t>
        </m:r>
      </m:oMath>
      <w:del w:id="15651" w:author="PR Preview" w:date="2026-01-01T00:00:00Z">
        <w:r>
          <w:delText xml:space="preserve">, and so is</w:delText>
        </w:r>
      </w:del>
      <w:del w:id="15652" w:author="PR Preview" w:date="2026-01-01T00:00:00Z">
        <w:r>
          <w:delText xml:space="preserve"> </w:delText>
        </w:r>
      </w:del>
      <m:oMath>
        <m:r>
          <m:t>​</m:t>
        </m:r>
        <m:d>
          <m:dPr>
            <m:begChr m:val="∥"/>
            <m:sepChr m:val=""/>
            <m:endChr m:val="∥"/>
            <m:grow/>
          </m:dPr>
          <m:e>
            <m:limLow>
              <m:e>
                <m:r>
                  <m:t>x</m:t>
                </m:r>
              </m:e>
              <m:lim>
                <m:r>
                  <m:rPr>
                    <m:sty m:val="p"/>
                  </m:rPr>
                  <m:t>∼</m:t>
                </m:r>
              </m:lim>
            </m:limLow>
          </m:e>
        </m:d>
        <m:sSub>
          <m:e>
            <m:r>
              <m:t>​</m:t>
            </m:r>
          </m:e>
          <m:sub>
            <m:r>
              <m:rPr>
                <m:sty m:val="p"/>
              </m:rPr>
              <m:t>∞</m:t>
            </m:r>
          </m:sub>
        </m:sSub>
      </m:oMath>
      <w:del w:id="15653" w:author="PR Preview" w:date="2026-01-01T00:00:00Z">
        <w:r>
          <w:delText xml:space="preserve">.</w:delText>
        </w:r>
      </w:del>
      <w:del w:id="15654" w:author="PR Preview" w:date="2026-01-01T00:00:00Z">
        <w:r>
          <w:delText xml:space="preserve"> </w:delText>
        </w:r>
      </w:del>
      <w:del w:id="15655" w:author="PR Preview" w:date="2026-01-01T00:00:00Z">
        <w:r>
          <w:delText xml:space="preserve">Otherwise, let</w:delText>
        </w:r>
      </w:del>
      <w:del w:id="15656" w:author="PR Preview" w:date="2026-01-01T00:00:00Z">
        <w:r>
          <w:delText xml:space="preserve"> </w:delText>
        </w:r>
      </w:del>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del w:id="15657" w:author="PR Preview" w:date="2026-01-01T00:00:00Z">
        <w:r>
          <w:delText xml:space="preserve">, and pick</w:delText>
        </w:r>
      </w:del>
      <w:del w:id="15658" w:author="PR Preview" w:date="2026-01-01T00:00:00Z">
        <w:r>
          <w:delText xml:space="preserve"> </w:delText>
        </w:r>
      </w:del>
      <m:oMath>
        <m:r>
          <m:t>j</m:t>
        </m:r>
      </m:oMath>
      <w:del w:id="15659" w:author="PR Preview" w:date="2026-01-01T00:00:00Z">
        <w:r>
          <w:delText xml:space="preserve"> </w:delText>
        </w:r>
      </w:del>
      <w:del w:id="15660" w:author="PR Preview" w:date="2026-01-01T00:00:00Z">
        <w:r>
          <w:delText xml:space="preserve">with</w:delText>
        </w:r>
      </w:del>
      <w:del w:id="15661" w:author="PR Preview" w:date="2026-01-01T00:00:00Z">
        <w:r>
          <w:delText xml:space="preserve"> </w:delText>
        </w:r>
      </w:del>
      <m:oMath>
        <m:r>
          <m:t>​</m:t>
        </m:r>
        <m:d>
          <m:dPr>
            <m:begChr m:val="|"/>
            <m:sepChr m:val=""/>
            <m:endChr m:val="|"/>
            <m:grow/>
          </m:dPr>
          <m:e>
            <m:sSub>
              <m:e>
                <m:r>
                  <m:t>x</m:t>
                </m:r>
              </m:e>
              <m:sub>
                <m:r>
                  <m:t>j</m:t>
                </m:r>
              </m:sub>
            </m:sSub>
          </m:e>
        </m:d>
        <m:r>
          <m:t>​</m:t>
        </m:r>
        <m:r>
          <m:rPr>
            <m:sty m:val="p"/>
          </m:rPr>
          <m:t>=</m:t>
        </m:r>
        <m:r>
          <m:t>M</m:t>
        </m:r>
      </m:oMath>
      <w:del w:id="15662" w:author="PR Preview" w:date="2026-01-01T00:00:00Z">
        <w:r>
          <w:delText xml:space="preserve">.</w:delText>
        </w:r>
      </w:del>
      <w:del w:id="15663" w:author="PR Preview" w:date="2026-01-01T00:00:00Z">
        <w:r>
          <w:delText xml:space="preserve"> </w:delText>
        </w:r>
      </w:del>
      <w:del w:id="15664" w:author="PR Preview" w:date="2026-01-01T00:00:00Z">
        <w:r>
          <w:delText xml:space="preserve">Every term of</w:delText>
        </w:r>
      </w:del>
      <w:del w:id="15665" w:author="PR Preview" w:date="2026-01-01T00:00:00Z">
        <w:r>
          <w:delText xml:space="preserve"> </w:delText>
        </w:r>
      </w:del>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del w:id="15666" w:author="PR Preview" w:date="2026-01-01T00:00:00Z">
        <w:r>
          <w:delText xml:space="preserve"> </w:delText>
        </w:r>
      </w:del>
      <w:del w:id="15667" w:author="PR Preview" w:date="2026-01-01T00:00:00Z">
        <w:r>
          <w:delText xml:space="preserve">is at most</w:delText>
        </w:r>
      </w:del>
      <w:del w:id="15668" w:author="PR Preview" w:date="2026-01-01T00:00:00Z">
        <w:r>
          <w:delText xml:space="preserve"> </w:delText>
        </w:r>
      </w:del>
      <m:oMath>
        <m:sSup>
          <m:e>
            <m:r>
              <m:t>M</m:t>
            </m:r>
          </m:e>
          <m:sup>
            <m:r>
              <m:t>k</m:t>
            </m:r>
          </m:sup>
        </m:sSup>
      </m:oMath>
      <w:del w:id="15669" w:author="PR Preview" w:date="2026-01-01T00:00:00Z">
        <w:r>
          <w:delText xml:space="preserve">, and the</w:delText>
        </w:r>
      </w:del>
      <w:del w:id="15670" w:author="PR Preview" w:date="2026-01-01T00:00:00Z">
        <w:r>
          <w:delText xml:space="preserve"> </w:delText>
        </w:r>
      </w:del>
      <m:oMath>
        <m:r>
          <m:t>j</m:t>
        </m:r>
      </m:oMath>
      <w:del w:id="15671" w:author="PR Preview" w:date="2026-01-01T00:00:00Z">
        <w:r>
          <w:delText xml:space="preserve">th term equals</w:delText>
        </w:r>
      </w:del>
      <w:del w:id="15672" w:author="PR Preview" w:date="2026-01-01T00:00:00Z">
        <w:r>
          <w:delText xml:space="preserve"> </w:delText>
        </w:r>
      </w:del>
      <m:oMath>
        <m:sSup>
          <m:e>
            <m:r>
              <m:t>M</m:t>
            </m:r>
          </m:e>
          <m:sup>
            <m:r>
              <m:t>k</m:t>
            </m:r>
          </m:sup>
        </m:sSup>
      </m:oMath>
      <w:del w:id="15673" w:author="PR Preview" w:date="2026-01-01T00:00:00Z">
        <w:r>
          <w:delText xml:space="preserve">, so</w:delText>
        </w:r>
      </w:del>
    </w:p>
    <w:p>
      <w:pPr>
        <w:pStyle w:val="BodyText"/>
      </w:pPr>
      <w:ins w:id="15674" w:author="PR Preview" w:date="2026-01-01T00:00:00Z">
        <w:r>
          <w:rPr>
            <w:b/>
            <w:bCs/>
          </w:rPr>
          <w:t xml:space="preserve">Part 2.</w:t>
        </w:r>
      </w:ins>
      <w:ins w:id="15675" w:author="PR Preview" w:date="2026-01-01T00:00:00Z">
        <w:r>
          <w:t xml:space="preserve"> </w:t>
        </w:r>
      </w:ins>
      <w:ins w:id="15676" w:author="PR Preview" w:date="2026-01-01T00:00:00Z">
        <w:r>
          <w:t xml:space="preserve">If</w:t>
        </w:r>
      </w:ins>
      <w:ins w:id="15677" w:author="PR Preview" w:date="2026-01-01T00:00:00Z">
        <w:r>
          <w:t xml:space="preserve"> </w:t>
        </w:r>
      </w:ins>
      <w:ins w:id="15678" w:author="PR Preview" w:date="2026-01-01T00:00:00Z">
        <w:r>
          <w:t xml:space="preserve">$\mathord{\smash[b]{\underset{\raise.3ex\hbox{$\scriptstyle\sim$}}{x}}\vphantom{x}}= \mathord{\smash[b]{\underset{\raise.3ex\hbox{$\scriptstyle\sim$}}{0}}\vphantom{0}}$</w:t>
        </w:r>
      </w:ins>
      <w:ins w:id="15679" w:author="PR Preview" w:date="2026-01-01T00:00:00Z">
        <w:r>
          <w:t xml:space="preserve">, every</w:t>
        </w:r>
      </w:ins>
      <w:ins w:id="15680" w:author="PR Preview" w:date="2026-01-01T00:00:00Z">
        <w:r>
          <w:t xml:space="preserve"> </w:t>
        </w:r>
      </w:ins>
      <w:ins w:id="15681" w:author="PR Preview" w:date="2026-01-01T00:00:00Z">
        <w:r>
          <w:t xml:space="preserve">$\mathopen{}\left\lVert\mathord{\smash[b]{\underset{\raise.3ex\hbox{$\scriptstyle\sim$}}{x}}\vphantom{x}}\right\rVert\mathclose{}_k$</w:t>
        </w:r>
      </w:ins>
      <w:ins w:id="15682" w:author="PR Preview" w:date="2026-01-01T00:00:00Z">
        <w:r>
          <w:t xml:space="preserve"> </w:t>
        </w:r>
      </w:ins>
      <w:ins w:id="15683" w:author="PR Preview" w:date="2026-01-01T00:00:00Z">
        <w:r>
          <w:t xml:space="preserve">is</w:t>
        </w:r>
      </w:ins>
      <w:ins w:id="15684" w:author="PR Preview" w:date="2026-01-01T00:00:00Z">
        <w:r>
          <w:t xml:space="preserve"> </w:t>
        </w:r>
      </w:ins>
      <m:oMath>
        <m:r>
          <m:t>0</m:t>
        </m:r>
      </m:oMath>
      <w:ins w:id="15685" w:author="PR Preview" w:date="2026-01-01T00:00:00Z">
        <w:r>
          <w:t xml:space="preserve">, and so is</w:t>
        </w:r>
      </w:ins>
      <w:ins w:id="15686" w:author="PR Preview" w:date="2026-01-01T00:00:00Z">
        <w:r>
          <w:t xml:space="preserve"> </w:t>
        </w:r>
      </w:ins>
      <w:ins w:id="15687" w:author="PR Preview" w:date="2026-01-01T00:00:00Z">
        <w:r>
          <w:t xml:space="preserve">$\mathopen{}\left\lVert\mathord{\smash[b]{\underset{\raise.3ex\hbox{$\scriptstyle\sim$}}{x}}\vphantom{x}}\right\rVert\mathclose{}_\infty$</w:t>
        </w:r>
      </w:ins>
      <w:ins w:id="15688" w:author="PR Preview" w:date="2026-01-01T00:00:00Z">
        <w:r>
          <w:t xml:space="preserve">.</w:t>
        </w:r>
      </w:ins>
      <w:ins w:id="15689" w:author="PR Preview" w:date="2026-01-01T00:00:00Z">
        <w:r>
          <w:t xml:space="preserve"> </w:t>
        </w:r>
      </w:ins>
      <w:ins w:id="15690" w:author="PR Preview" w:date="2026-01-01T00:00:00Z">
        <w:r>
          <w:t xml:space="preserve">Otherwise, let</w:t>
        </w:r>
      </w:ins>
      <w:ins w:id="15691" w:author="PR Preview" w:date="2026-01-01T00:00:00Z">
        <w:r>
          <w:t xml:space="preserve"> </w:t>
        </w:r>
      </w:ins>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ins w:id="15692" w:author="PR Preview" w:date="2026-01-01T00:00:00Z">
        <w:r>
          <w:t xml:space="preserve">, and pick</w:t>
        </w:r>
      </w:ins>
      <w:ins w:id="15693" w:author="PR Preview" w:date="2026-01-01T00:00:00Z">
        <w:r>
          <w:t xml:space="preserve"> </w:t>
        </w:r>
      </w:ins>
      <m:oMath>
        <m:r>
          <m:t>j</m:t>
        </m:r>
      </m:oMath>
      <w:ins w:id="15694" w:author="PR Preview" w:date="2026-01-01T00:00:00Z">
        <w:r>
          <w:t xml:space="preserve"> </w:t>
        </w:r>
      </w:ins>
      <w:ins w:id="15695" w:author="PR Preview" w:date="2026-01-01T00:00:00Z">
        <w:r>
          <w:t xml:space="preserve">with</w:t>
        </w:r>
      </w:ins>
      <w:ins w:id="15696" w:author="PR Preview" w:date="2026-01-01T00:00:00Z">
        <w:r>
          <w:t xml:space="preserve"> </w:t>
        </w:r>
      </w:ins>
      <m:oMath>
        <m:r>
          <m:t>​</m:t>
        </m:r>
        <m:d>
          <m:dPr>
            <m:begChr m:val="|"/>
            <m:sepChr m:val=""/>
            <m:endChr m:val="|"/>
            <m:grow/>
          </m:dPr>
          <m:e>
            <m:sSub>
              <m:e>
                <m:r>
                  <m:t>x</m:t>
                </m:r>
              </m:e>
              <m:sub>
                <m:r>
                  <m:t>j</m:t>
                </m:r>
              </m:sub>
            </m:sSub>
          </m:e>
        </m:d>
        <m:r>
          <m:t>​</m:t>
        </m:r>
        <m:r>
          <m:rPr>
            <m:sty m:val="p"/>
          </m:rPr>
          <m:t>=</m:t>
        </m:r>
        <m:r>
          <m:t>M</m:t>
        </m:r>
      </m:oMath>
      <w:ins w:id="15697" w:author="PR Preview" w:date="2026-01-01T00:00:00Z">
        <w:r>
          <w:t xml:space="preserve">.</w:t>
        </w:r>
      </w:ins>
      <w:ins w:id="15698" w:author="PR Preview" w:date="2026-01-01T00:00:00Z">
        <w:r>
          <w:t xml:space="preserve"> </w:t>
        </w:r>
      </w:ins>
      <w:ins w:id="15699" w:author="PR Preview" w:date="2026-01-01T00:00:00Z">
        <w:r>
          <w:t xml:space="preserve">Every term of</w:t>
        </w:r>
      </w:ins>
      <w:ins w:id="15700" w:author="PR Preview" w:date="2026-01-01T00:00:00Z">
        <w:r>
          <w:t xml:space="preserve"> </w:t>
        </w:r>
      </w:ins>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ins w:id="15701" w:author="PR Preview" w:date="2026-01-01T00:00:00Z">
        <w:r>
          <w:t xml:space="preserve"> </w:t>
        </w:r>
      </w:ins>
      <w:ins w:id="15702" w:author="PR Preview" w:date="2026-01-01T00:00:00Z">
        <w:r>
          <w:t xml:space="preserve">is at most</w:t>
        </w:r>
      </w:ins>
      <w:ins w:id="15703" w:author="PR Preview" w:date="2026-01-01T00:00:00Z">
        <w:r>
          <w:t xml:space="preserve"> </w:t>
        </w:r>
      </w:ins>
      <m:oMath>
        <m:sSup>
          <m:e>
            <m:r>
              <m:t>M</m:t>
            </m:r>
          </m:e>
          <m:sup>
            <m:r>
              <m:t>k</m:t>
            </m:r>
          </m:sup>
        </m:sSup>
      </m:oMath>
      <w:ins w:id="15704" w:author="PR Preview" w:date="2026-01-01T00:00:00Z">
        <w:r>
          <w:t xml:space="preserve">, and the</w:t>
        </w:r>
      </w:ins>
      <w:ins w:id="15705" w:author="PR Preview" w:date="2026-01-01T00:00:00Z">
        <w:r>
          <w:t xml:space="preserve"> </w:t>
        </w:r>
      </w:ins>
      <m:oMath>
        <m:r>
          <m:t>j</m:t>
        </m:r>
      </m:oMath>
      <w:ins w:id="15706" w:author="PR Preview" w:date="2026-01-01T00:00:00Z">
        <w:r>
          <w:t xml:space="preserve">th term equals</w:t>
        </w:r>
      </w:ins>
      <w:ins w:id="15707" w:author="PR Preview" w:date="2026-01-01T00:00:00Z">
        <w:r>
          <w:t xml:space="preserve"> </w:t>
        </w:r>
      </w:ins>
      <m:oMath>
        <m:sSup>
          <m:e>
            <m:r>
              <m:t>M</m:t>
            </m:r>
          </m:e>
          <m:sup>
            <m:r>
              <m:t>k</m:t>
            </m:r>
          </m:sup>
        </m:sSup>
      </m:oMath>
      <w:ins w:id="15708" w:author="PR Preview" w:date="2026-01-01T00:00:00Z">
        <w:r>
          <w:t xml:space="preserve">, so</w:t>
        </w:r>
      </w:ins>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limLow>
                <m:e>
                  <m:r>
                    <m:t>x</m:t>
                  </m:r>
                </m:e>
                <m:lim>
                  <m:r>
                    <m:rPr>
                      <m:sty m:val="p"/>
                    </m:rPr>
                    <m:t>∼</m:t>
                  </m:r>
                </m:lim>
              </m:limLow>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del w:id="15709" w:author="PR Preview" w:date="2026-01-01T00:00:00Z">
        <w:r>
          <w:delText xml:space="preserve">As</w:delText>
        </w:r>
      </w:del>
      <w:del w:id="15710" w:author="PR Preview" w:date="2026-01-01T00:00:00Z">
        <w:r>
          <w:delText xml:space="preserve"> </w:delText>
        </w:r>
      </w:del>
      <m:oMath>
        <m:r>
          <m:t>k</m:t>
        </m:r>
        <m:r>
          <m:rPr>
            <m:sty m:val="p"/>
          </m:rPr>
          <m:t>→</m:t>
        </m:r>
        <m:r>
          <m:rPr>
            <m:sty m:val="p"/>
          </m:rPr>
          <m:t>∞</m:t>
        </m:r>
      </m:oMath>
      <w:del w:id="15711" w:author="PR Preview" w:date="2026-01-01T00:00:00Z">
        <w:r>
          <w:delText xml:space="preserve">,</w:delText>
        </w:r>
      </w:del>
      <w:del w:id="15712" w:author="PR Preview" w:date="2026-01-01T00:00:00Z">
        <w:r>
          <w:delText xml:space="preserve"> </w:delText>
        </w:r>
      </w:del>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del w:id="15713" w:author="PR Preview" w:date="2026-01-01T00:00:00Z">
        <w:r>
          <w:delText xml:space="preserve">,</w:delText>
        </w:r>
      </w:del>
      <w:del w:id="15714" w:author="PR Preview" w:date="2026-01-01T00:00:00Z">
        <w:r>
          <w:delText xml:space="preserve"> </w:delText>
        </w:r>
      </w:del>
      <w:del w:id="15715" w:author="PR Preview" w:date="2026-01-01T00:00:00Z">
        <w:r>
          <w:delText xml:space="preserve">so</w:delText>
        </w:r>
      </w:del>
      <w:del w:id="15716" w:author="PR Preview" w:date="2026-01-01T00:00:00Z">
        <w:r>
          <w:delText xml:space="preserve"> </w:delText>
        </w:r>
      </w:del>
      <m:oMath>
        <m:r>
          <m:t>​</m:t>
        </m:r>
        <m:d>
          <m:dPr>
            <m:begChr m:val="∥"/>
            <m:sepChr m:val=""/>
            <m:endChr m:val="∥"/>
            <m:grow/>
          </m:dPr>
          <m:e>
            <m:limLow>
              <m:e>
                <m:r>
                  <m:t>x</m:t>
                </m:r>
              </m:e>
              <m:lim>
                <m:r>
                  <m:rPr>
                    <m:sty m:val="p"/>
                  </m:rPr>
                  <m:t>∼</m:t>
                </m:r>
              </m:lim>
            </m:limLow>
          </m:e>
        </m:d>
        <m:sSub>
          <m:e>
            <m:r>
              <m:t>​</m:t>
            </m:r>
          </m:e>
          <m:sub>
            <m:r>
              <m:t>k</m:t>
            </m:r>
          </m:sub>
        </m:sSub>
      </m:oMath>
      <w:del w:id="15717" w:author="PR Preview" w:date="2026-01-01T00:00:00Z">
        <w:r>
          <w:delText xml:space="preserve"> </w:delText>
        </w:r>
      </w:del>
      <w:del w:id="15718" w:author="PR Preview" w:date="2026-01-01T00:00:00Z">
        <w:r>
          <w:delText xml:space="preserve">is squeezed between</w:delText>
        </w:r>
      </w:del>
      <w:del w:id="15719" w:author="PR Preview" w:date="2026-01-01T00:00:00Z">
        <w:r>
          <w:delText xml:space="preserve"> </w:delText>
        </w:r>
      </w:del>
      <m:oMath>
        <m:r>
          <m:t>M</m:t>
        </m:r>
      </m:oMath>
      <w:del w:id="15720" w:author="PR Preview" w:date="2026-01-01T00:00:00Z">
        <w:r>
          <w:delText xml:space="preserve"> </w:delText>
        </w:r>
      </w:del>
      <w:del w:id="15721" w:author="PR Preview" w:date="2026-01-01T00:00:00Z">
        <w:r>
          <w:delText xml:space="preserve">and a quantity that tends to</w:delText>
        </w:r>
      </w:del>
      <w:del w:id="15722" w:author="PR Preview" w:date="2026-01-01T00:00:00Z">
        <w:r>
          <w:delText xml:space="preserve"> </w:delText>
        </w:r>
      </w:del>
      <m:oMath>
        <m:r>
          <m:t>M</m:t>
        </m:r>
      </m:oMath>
      <w:del w:id="15723" w:author="PR Preview" w:date="2026-01-01T00:00:00Z">
        <w:r>
          <w:delText xml:space="preserve">.</w:delText>
        </w:r>
      </w:del>
      <w:del w:id="15724" w:author="PR Preview" w:date="2026-01-01T00:00:00Z">
        <w:r>
          <w:delText xml:space="preserve"> </w:delText>
        </w:r>
      </w:del>
      <w:del w:id="15725" w:author="PR Preview" w:date="2026-01-01T00:00:00Z">
        <w:r>
          <w:delText xml:space="preserve">Thus</w:delText>
        </w:r>
      </w:del>
      <w:del w:id="15726" w:author="PR Preview" w:date="2026-01-01T00:00:00Z">
        <w:r>
          <w:delText xml:space="preserve"> </w:delText>
        </w:r>
      </w:del>
      <m:oMath>
        <m:r>
          <m:t>​</m:t>
        </m:r>
        <m:d>
          <m:dPr>
            <m:begChr m:val="∥"/>
            <m:sepChr m:val=""/>
            <m:endChr m:val="∥"/>
            <m:grow/>
          </m:dPr>
          <m:e>
            <m:limLow>
              <m:e>
                <m:r>
                  <m:t>x</m:t>
                </m:r>
              </m:e>
              <m:lim>
                <m:r>
                  <m:rPr>
                    <m:sty m:val="p"/>
                  </m:rPr>
                  <m:t>∼</m:t>
                </m:r>
              </m:lim>
            </m:limLow>
          </m:e>
        </m:d>
        <m:sSub>
          <m:e>
            <m:r>
              <m:t>​</m:t>
            </m:r>
          </m:e>
          <m:sub>
            <m:r>
              <m:t>k</m:t>
            </m:r>
          </m:sub>
        </m:sSub>
        <m:r>
          <m:rPr>
            <m:sty m:val="p"/>
          </m:rPr>
          <m:t>→</m:t>
        </m:r>
        <m:r>
          <m:t>M</m:t>
        </m:r>
        <m:r>
          <m:rPr>
            <m:sty m:val="p"/>
          </m:rPr>
          <m:t>=</m:t>
        </m:r>
        <m:r>
          <m:t>​</m:t>
        </m:r>
        <m:d>
          <m:dPr>
            <m:begChr m:val="∥"/>
            <m:sepChr m:val=""/>
            <m:endChr m:val="∥"/>
            <m:grow/>
          </m:dPr>
          <m:e>
            <m:limLow>
              <m:e>
                <m:r>
                  <m:t>x</m:t>
                </m:r>
              </m:e>
              <m:lim>
                <m:r>
                  <m:rPr>
                    <m:sty m:val="p"/>
                  </m:rPr>
                  <m:t>∼</m:t>
                </m:r>
              </m:lim>
            </m:limLow>
          </m:e>
        </m:d>
        <m:sSub>
          <m:e>
            <m:r>
              <m:t>​</m:t>
            </m:r>
          </m:e>
          <m:sub>
            <m:r>
              <m:rPr>
                <m:sty m:val="p"/>
              </m:rPr>
              <m:t>∞</m:t>
            </m:r>
          </m:sub>
        </m:sSub>
      </m:oMath>
      <w:del w:id="15727" w:author="PR Preview" w:date="2026-01-01T00:00:00Z">
        <w:r>
          <w:delText xml:space="preserve">.</w:delText>
        </w:r>
      </w:del>
    </w:p>
    <w:p>
      <w:pPr>
        <w:pStyle w:val="BodyText"/>
      </w:pPr>
      <w:ins w:id="15728" w:author="PR Preview" w:date="2026-01-01T00:00:00Z">
        <w:r>
          <w:t xml:space="preserve">$$
    M \le \mathopen{}\left\lVert\mathord{\smash[b]{\underset{\raise.3ex\hbox{$\scriptstyle\sim$}}{x}}\vphantom{x}}\right\rVert\mathclose{}_k \le p^{1/k} M.
    $$</w:t>
        </w:r>
      </w:ins>
    </w:p>
    <w:p>
      <w:pPr>
        <w:pStyle w:val="FirstParagraph"/>
      </w:pPr>
      <w:ins w:id="15729" w:author="PR Preview" w:date="2026-01-01T00:00:00Z">
        <w:r>
          <w:t xml:space="preserve">As</w:t>
        </w:r>
      </w:ins>
      <w:ins w:id="15730" w:author="PR Preview" w:date="2026-01-01T00:00:00Z">
        <w:r>
          <w:t xml:space="preserve"> </w:t>
        </w:r>
      </w:ins>
      <m:oMath>
        <m:r>
          <m:t>k</m:t>
        </m:r>
        <m:r>
          <m:rPr>
            <m:sty m:val="p"/>
          </m:rPr>
          <m:t>→</m:t>
        </m:r>
        <m:r>
          <m:rPr>
            <m:sty m:val="p"/>
          </m:rPr>
          <m:t>∞</m:t>
        </m:r>
      </m:oMath>
      <w:ins w:id="15731" w:author="PR Preview" w:date="2026-01-01T00:00:00Z">
        <w:r>
          <w:t xml:space="preserve">,</w:t>
        </w:r>
      </w:ins>
      <w:ins w:id="15732" w:author="PR Preview" w:date="2026-01-01T00:00:00Z">
        <w:r>
          <w:t xml:space="preserve"> </w:t>
        </w:r>
      </w:ins>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ins w:id="15733" w:author="PR Preview" w:date="2026-01-01T00:00:00Z">
        <w:r>
          <w:t xml:space="preserve">,</w:t>
        </w:r>
      </w:ins>
      <w:ins w:id="15734" w:author="PR Preview" w:date="2026-01-01T00:00:00Z">
        <w:r>
          <w:t xml:space="preserve"> </w:t>
        </w:r>
      </w:ins>
      <w:ins w:id="15735" w:author="PR Preview" w:date="2026-01-01T00:00:00Z">
        <w:r>
          <w:t xml:space="preserve">so</w:t>
        </w:r>
      </w:ins>
      <w:ins w:id="15736" w:author="PR Preview" w:date="2026-01-01T00:00:00Z">
        <w:r>
          <w:t xml:space="preserve"> </w:t>
        </w:r>
      </w:ins>
      <w:ins w:id="15737" w:author="PR Preview" w:date="2026-01-01T00:00:00Z">
        <w:r>
          <w:t xml:space="preserve">$\mathopen{}\left\lVert\mathord{\smash[b]{\underset{\raise.3ex\hbox{$\scriptstyle\sim$}}{x}}\vphantom{x}}\right\rVert\mathclose{}_k$</w:t>
        </w:r>
      </w:ins>
      <w:ins w:id="15738" w:author="PR Preview" w:date="2026-01-01T00:00:00Z">
        <w:r>
          <w:t xml:space="preserve"> </w:t>
        </w:r>
      </w:ins>
      <w:ins w:id="15739" w:author="PR Preview" w:date="2026-01-01T00:00:00Z">
        <w:r>
          <w:t xml:space="preserve">is squeezed between</w:t>
        </w:r>
      </w:ins>
      <w:ins w:id="15740" w:author="PR Preview" w:date="2026-01-01T00:00:00Z">
        <w:r>
          <w:t xml:space="preserve"> </w:t>
        </w:r>
      </w:ins>
      <m:oMath>
        <m:r>
          <m:t>M</m:t>
        </m:r>
      </m:oMath>
      <w:ins w:id="15741" w:author="PR Preview" w:date="2026-01-01T00:00:00Z">
        <w:r>
          <w:t xml:space="preserve"> </w:t>
        </w:r>
      </w:ins>
      <w:ins w:id="15742" w:author="PR Preview" w:date="2026-01-01T00:00:00Z">
        <w:r>
          <w:t xml:space="preserve">and a quantity that tends to</w:t>
        </w:r>
      </w:ins>
      <w:ins w:id="15743" w:author="PR Preview" w:date="2026-01-01T00:00:00Z">
        <w:r>
          <w:t xml:space="preserve"> </w:t>
        </w:r>
      </w:ins>
      <m:oMath>
        <m:r>
          <m:t>M</m:t>
        </m:r>
      </m:oMath>
      <w:ins w:id="15744" w:author="PR Preview" w:date="2026-01-01T00:00:00Z">
        <w:r>
          <w:t xml:space="preserve">.</w:t>
        </w:r>
      </w:ins>
      <w:ins w:id="15745" w:author="PR Preview" w:date="2026-01-01T00:00:00Z">
        <w:r>
          <w:t xml:space="preserve"> </w:t>
        </w:r>
      </w:ins>
      <w:ins w:id="15746" w:author="PR Preview" w:date="2026-01-01T00:00:00Z">
        <w:r>
          <w:t xml:space="preserve">Thus</w:t>
        </w:r>
      </w:ins>
      <w:ins w:id="15747" w:author="PR Preview" w:date="2026-01-01T00:00:00Z">
        <w:r>
          <w:t xml:space="preserve"> </w:t>
        </w:r>
      </w:ins>
      <w:ins w:id="15748" w:author="PR Preview" w:date="2026-01-01T00:00:00Z">
        <w:r>
          <w:t xml:space="preserve">$\mathopen{}\left\lVert\mathord{\smash[b]{\underset{\raise.3ex\hbox{$\scriptstyle\sim$}}{x}}\vphantom{x}}\right\rVert\mathclose{}_k \to M = \mathopen{}\left\lVert\mathord{\smash[b]{\underset{\raise.3ex\hbox{$\scriptstyle\sim$}}{x}}\vphantom{x}}\right\rVert\mathclose{}_\infty$</w:t>
        </w:r>
      </w:ins>
      <w:ins w:id="15749" w:author="PR Preview" w:date="2026-01-01T00:00:00Z">
        <w:r>
          <w:t xml:space="preserve">.</w:t>
        </w:r>
      </w:ins>
    </w:p>
    <w:p>
      <w:pPr>
        <w:pStyle w:val="BodyText"/>
      </w:pPr>
      <w:r>
        <w:rPr>
          <w:b/>
          <w:bCs/>
        </w:rPr>
        <w:t xml:space="preserve">Part 3, finite</w:t>
      </w:r>
      <w:r>
        <w:rPr>
          <w:b/>
          <w:bCs/>
        </w:rPr>
        <w:t xml:space="preserve"> </w:t>
      </w:r>
      <m:oMath>
        <m:r>
          <m:t>k</m:t>
        </m:r>
      </m:oMath>
      <w:r>
        <w:rPr>
          <w:b/>
          <w:bCs/>
        </w:rPr>
        <w:t xml:space="preserve">.</w:t>
      </w:r>
    </w:p>
    <w:p>
      <w:pPr>
        <w:numPr>
          <w:ilvl w:val="0"/>
          <w:numId w:val="1061"/>
        </w:numPr>
      </w:pPr>
      <w:del w:id="15750" w:author="PR Preview" w:date="2026-01-01T00:00:00Z">
        <w:r>
          <w:rPr>
            <w:i/>
            <w:iCs/>
          </w:rPr>
          <w:delText xml:space="preserve">Positivity and definiteness.</w:delText>
        </w:r>
      </w:del>
      <w:del w:id="15751" w:author="PR Preview" w:date="2026-01-01T00:00:00Z">
        <w:r>
          <w:delText xml:space="preserve"> </w:delText>
        </w:r>
      </w:del>
      <w:del w:id="15752" w:author="PR Preview" w:date="2026-01-01T00:00:00Z">
        <w:r>
          <w:delText xml:space="preserve">Each term</w:delText>
        </w:r>
      </w:del>
      <w:del w:id="15753" w:author="PR Preview" w:date="2026-01-01T00:00:00Z">
        <w:r>
          <w:delText xml:space="preserve"> </w:delText>
        </w:r>
      </w:del>
      <m:oMath>
        <m:r>
          <m:t>​</m:t>
        </m:r>
        <m:d>
          <m:dPr>
            <m:begChr m:val="|"/>
            <m:sepChr m:val=""/>
            <m:endChr m:val="|"/>
            <m:grow/>
          </m:dPr>
          <m:e>
            <m:sSub>
              <m:e>
                <m:r>
                  <m:t>x</m:t>
                </m:r>
              </m:e>
              <m:sub>
                <m:r>
                  <m:t>i</m:t>
                </m:r>
              </m:sub>
            </m:sSub>
          </m:e>
        </m:d>
        <m:sSup>
          <m:e>
            <m:r>
              <m:t>​</m:t>
            </m:r>
          </m:e>
          <m:sup>
            <m:r>
              <m:t>k</m:t>
            </m:r>
          </m:sup>
        </m:sSup>
      </m:oMath>
      <w:del w:id="15754" w:author="PR Preview" w:date="2026-01-01T00:00:00Z">
        <w:r>
          <w:delText xml:space="preserve"> </w:delText>
        </w:r>
      </w:del>
      <w:del w:id="15755" w:author="PR Preview" w:date="2026-01-01T00:00:00Z">
        <w:r>
          <w:delText xml:space="preserve">is at least</w:delText>
        </w:r>
      </w:del>
      <w:del w:id="15756" w:author="PR Preview" w:date="2026-01-01T00:00:00Z">
        <w:r>
          <w:delText xml:space="preserve"> </w:delText>
        </w:r>
      </w:del>
      <m:oMath>
        <m:r>
          <m:t>0</m:t>
        </m:r>
      </m:oMath>
      <w:del w:id="15757" w:author="PR Preview" w:date="2026-01-01T00:00:00Z">
        <w:r>
          <w:delText xml:space="preserve">, so</w:delText>
        </w:r>
      </w:del>
      <w:del w:id="15758" w:author="PR Preview" w:date="2026-01-01T00:00:00Z">
        <w:r>
          <w:delText xml:space="preserve"> </w:delText>
        </w:r>
      </w:del>
      <m:oMath>
        <m:r>
          <m:t>​</m:t>
        </m:r>
        <m:d>
          <m:dPr>
            <m:begChr m:val="∥"/>
            <m:sepChr m:val=""/>
            <m:endChr m:val="∥"/>
            <m:grow/>
          </m:dPr>
          <m:e>
            <m:limLow>
              <m:e>
                <m:r>
                  <m:t>x</m:t>
                </m:r>
              </m:e>
              <m:lim>
                <m:r>
                  <m:rPr>
                    <m:sty m:val="p"/>
                  </m:rPr>
                  <m:t>∼</m:t>
                </m:r>
              </m:lim>
            </m:limLow>
          </m:e>
        </m:d>
        <m:sSub>
          <m:e>
            <m:r>
              <m:t>​</m:t>
            </m:r>
          </m:e>
          <m:sub>
            <m:r>
              <m:t>k</m:t>
            </m:r>
          </m:sub>
        </m:sSub>
        <m:r>
          <m:rPr>
            <m:sty m:val="p"/>
          </m:rPr>
          <m:t>≥</m:t>
        </m:r>
        <m:r>
          <m:t>0</m:t>
        </m:r>
      </m:oMath>
      <w:del w:id="15759" w:author="PR Preview" w:date="2026-01-01T00:00:00Z">
        <w:r>
          <w:delText xml:space="preserve">.</w:delText>
        </w:r>
      </w:del>
      <w:del w:id="15760" w:author="PR Preview" w:date="2026-01-01T00:00:00Z">
        <w:r>
          <w:delText xml:space="preserve"> </w:delText>
        </w:r>
      </w:del>
      <w:del w:id="15761" w:author="PR Preview" w:date="2026-01-01T00:00:00Z">
        <w:r>
          <w:delText xml:space="preserve">The sum</w:delText>
        </w:r>
      </w:del>
      <w:del w:id="15762" w:author="PR Preview" w:date="2026-01-01T00:00:00Z">
        <w:r>
          <w:delText xml:space="preserve"> </w:delText>
        </w:r>
      </w:del>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del w:id="15763" w:author="PR Preview" w:date="2026-01-01T00:00:00Z">
        <w:r>
          <w:delText xml:space="preserve"> </w:delText>
        </w:r>
      </w:del>
      <w:del w:id="15764" w:author="PR Preview" w:date="2026-01-01T00:00:00Z">
        <w:r>
          <w:delText xml:space="preserve">is</w:delText>
        </w:r>
      </w:del>
      <w:del w:id="15765" w:author="PR Preview" w:date="2026-01-01T00:00:00Z">
        <w:r>
          <w:delText xml:space="preserve"> </w:delText>
        </w:r>
      </w:del>
      <m:oMath>
        <m:r>
          <m:t>0</m:t>
        </m:r>
      </m:oMath>
      <w:del w:id="15766" w:author="PR Preview" w:date="2026-01-01T00:00:00Z">
        <w:r>
          <w:delText xml:space="preserve"> </w:delText>
        </w:r>
      </w:del>
      <w:del w:id="15767" w:author="PR Preview" w:date="2026-01-01T00:00:00Z">
        <w:r>
          <w:delText xml:space="preserve">exactly when every term is</w:delText>
        </w:r>
      </w:del>
      <w:del w:id="15768" w:author="PR Preview" w:date="2026-01-01T00:00:00Z">
        <w:r>
          <w:delText xml:space="preserve"> </w:delText>
        </w:r>
      </w:del>
      <m:oMath>
        <m:r>
          <m:t>0</m:t>
        </m:r>
      </m:oMath>
      <w:del w:id="15769" w:author="PR Preview" w:date="2026-01-01T00:00:00Z">
        <w:r>
          <w:delText xml:space="preserve">, that is, when</w:delText>
        </w:r>
      </w:del>
      <w:del w:id="15770"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15771" w:author="PR Preview" w:date="2026-01-01T00:00:00Z">
        <w:r>
          <w:delText xml:space="preserve">.</w:delText>
        </w:r>
      </w:del>
    </w:p>
    <w:p>
      <w:pPr>
        <w:numPr>
          <w:ilvl w:val="0"/>
          <w:numId w:val="1061"/>
        </w:numPr>
      </w:pPr>
      <w:ins w:id="15772" w:author="PR Preview" w:date="2026-01-01T00:00:00Z">
        <w:r>
          <w:rPr>
            <w:i/>
            <w:iCs/>
          </w:rPr>
          <w:t xml:space="preserve">Positivity and definiteness.</w:t>
        </w:r>
      </w:ins>
      <w:ins w:id="15773" w:author="PR Preview" w:date="2026-01-01T00:00:00Z">
        <w:r>
          <w:t xml:space="preserve"> </w:t>
        </w:r>
      </w:ins>
      <w:ins w:id="15774" w:author="PR Preview" w:date="2026-01-01T00:00:00Z">
        <w:r>
          <w:t xml:space="preserve">Each term</w:t>
        </w:r>
      </w:ins>
      <w:ins w:id="15775" w:author="PR Preview" w:date="2026-01-01T00:00:00Z">
        <w:r>
          <w:t xml:space="preserve"> </w:t>
        </w:r>
      </w:ins>
      <m:oMath>
        <m:r>
          <m:t>​</m:t>
        </m:r>
        <m:d>
          <m:dPr>
            <m:begChr m:val="|"/>
            <m:sepChr m:val=""/>
            <m:endChr m:val="|"/>
            <m:grow/>
          </m:dPr>
          <m:e>
            <m:sSub>
              <m:e>
                <m:r>
                  <m:t>x</m:t>
                </m:r>
              </m:e>
              <m:sub>
                <m:r>
                  <m:t>i</m:t>
                </m:r>
              </m:sub>
            </m:sSub>
          </m:e>
        </m:d>
        <m:sSup>
          <m:e>
            <m:r>
              <m:t>​</m:t>
            </m:r>
          </m:e>
          <m:sup>
            <m:r>
              <m:t>k</m:t>
            </m:r>
          </m:sup>
        </m:sSup>
      </m:oMath>
      <w:ins w:id="15776" w:author="PR Preview" w:date="2026-01-01T00:00:00Z">
        <w:r>
          <w:t xml:space="preserve"> </w:t>
        </w:r>
      </w:ins>
      <w:ins w:id="15777" w:author="PR Preview" w:date="2026-01-01T00:00:00Z">
        <w:r>
          <w:t xml:space="preserve">is at least</w:t>
        </w:r>
      </w:ins>
      <w:ins w:id="15778" w:author="PR Preview" w:date="2026-01-01T00:00:00Z">
        <w:r>
          <w:t xml:space="preserve"> </w:t>
        </w:r>
      </w:ins>
      <m:oMath>
        <m:r>
          <m:t>0</m:t>
        </m:r>
      </m:oMath>
      <w:ins w:id="15779" w:author="PR Preview" w:date="2026-01-01T00:00:00Z">
        <w:r>
          <w:t xml:space="preserve">, so</w:t>
        </w:r>
      </w:ins>
      <w:ins w:id="15780" w:author="PR Preview" w:date="2026-01-01T00:00:00Z">
        <w:r>
          <w:t xml:space="preserve"> </w:t>
        </w:r>
      </w:ins>
      <w:ins w:id="15781" w:author="PR Preview" w:date="2026-01-01T00:00:00Z">
        <w:r>
          <w:t xml:space="preserve">$\mathopen{}\left\lVert\mathord{\smash[b]{\underset{\raise.3ex\hbox{$\scriptstyle\sim$}}{x}}\vphantom{x}}\right\rVert\mathclose{}_k \ge 0$</w:t>
        </w:r>
      </w:ins>
      <w:ins w:id="15782" w:author="PR Preview" w:date="2026-01-01T00:00:00Z">
        <w:r>
          <w:t xml:space="preserve">.</w:t>
        </w:r>
      </w:ins>
      <w:ins w:id="15783" w:author="PR Preview" w:date="2026-01-01T00:00:00Z">
        <w:r>
          <w:t xml:space="preserve"> </w:t>
        </w:r>
      </w:ins>
      <w:ins w:id="15784" w:author="PR Preview" w:date="2026-01-01T00:00:00Z">
        <w:r>
          <w:t xml:space="preserve">The sum</w:t>
        </w:r>
      </w:ins>
      <w:ins w:id="15785" w:author="PR Preview" w:date="2026-01-01T00:00:00Z">
        <w:r>
          <w:t xml:space="preserve"> </w:t>
        </w:r>
      </w:ins>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ins w:id="15786" w:author="PR Preview" w:date="2026-01-01T00:00:00Z">
        <w:r>
          <w:t xml:space="preserve"> </w:t>
        </w:r>
      </w:ins>
      <w:ins w:id="15787" w:author="PR Preview" w:date="2026-01-01T00:00:00Z">
        <w:r>
          <w:t xml:space="preserve">is</w:t>
        </w:r>
      </w:ins>
      <w:ins w:id="15788" w:author="PR Preview" w:date="2026-01-01T00:00:00Z">
        <w:r>
          <w:t xml:space="preserve"> </w:t>
        </w:r>
      </w:ins>
      <m:oMath>
        <m:r>
          <m:t>0</m:t>
        </m:r>
      </m:oMath>
      <w:ins w:id="15789" w:author="PR Preview" w:date="2026-01-01T00:00:00Z">
        <w:r>
          <w:t xml:space="preserve"> </w:t>
        </w:r>
      </w:ins>
      <w:ins w:id="15790" w:author="PR Preview" w:date="2026-01-01T00:00:00Z">
        <w:r>
          <w:t xml:space="preserve">exactly when every term is</w:t>
        </w:r>
      </w:ins>
      <w:ins w:id="15791" w:author="PR Preview" w:date="2026-01-01T00:00:00Z">
        <w:r>
          <w:t xml:space="preserve"> </w:t>
        </w:r>
      </w:ins>
      <m:oMath>
        <m:r>
          <m:t>0</m:t>
        </m:r>
      </m:oMath>
      <w:ins w:id="15792" w:author="PR Preview" w:date="2026-01-01T00:00:00Z">
        <w:r>
          <w:t xml:space="preserve">, that is, when</w:t>
        </w:r>
      </w:ins>
      <w:ins w:id="15793" w:author="PR Preview" w:date="2026-01-01T00:00:00Z">
        <w:r>
          <w:t xml:space="preserve"> </w:t>
        </w:r>
      </w:ins>
      <w:ins w:id="15794" w:author="PR Preview" w:date="2026-01-01T00:00:00Z">
        <w:r>
          <w:t xml:space="preserve">$\mathord{\smash[b]{\underset{\raise.3ex\hbox{$\scriptstyle\sim$}}{x}}\vphantom{x}}= \mathord{\smash[b]{\underset{\raise.3ex\hbox{$\scriptstyle\sim$}}{0}}\vphantom{0}}$</w:t>
        </w:r>
      </w:ins>
      <w:ins w:id="15795" w:author="PR Preview" w:date="2026-01-01T00:00:00Z">
        <w:r>
          <w:t xml:space="preserve">.</w:t>
        </w:r>
      </w:ins>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limLow>
                    <m:e>
                      <m:r>
                        <m:t>x</m:t>
                      </m:r>
                    </m:e>
                    <m:lim>
                      <m:r>
                        <m:rPr>
                          <m:sty m:val="p"/>
                        </m:rPr>
                        <m:t>∼</m:t>
                      </m:r>
                    </m:lim>
                  </m:limLow>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del w:id="15796" w:author="PR Preview" w:date="2026-01-01T00:00:00Z">
        <w:r>
          <w:rPr>
            <w:i/>
            <w:iCs/>
          </w:rPr>
          <w:delText xml:space="preserve">Triangle inequality.</w:delText>
        </w:r>
      </w:del>
      <w:del w:id="15797" w:author="PR Preview" w:date="2026-01-01T00:00:00Z">
        <w:r>
          <w:delText xml:space="preserve"> </w:delText>
        </w:r>
      </w:del>
      <w:del w:id="15798" w:author="PR Preview" w:date="2026-01-01T00:00:00Z">
        <w:r>
          <w:delText xml:space="preserve">Let</w:delText>
        </w:r>
      </w:del>
      <w:del w:id="15799" w:author="PR Preview" w:date="2026-01-01T00:00:00Z">
        <w:r>
          <w:delText xml:space="preserve"> </w:delText>
        </w:r>
      </w:del>
      <m:oMath>
        <m:limLow>
          <m:e>
            <m:r>
              <m:t>y</m:t>
            </m:r>
          </m:e>
          <m:lim>
            <m:r>
              <m:rPr>
                <m:sty m:val="p"/>
              </m:rPr>
              <m:t>∼</m:t>
            </m:r>
          </m:lim>
        </m:limLow>
        <m:r>
          <m:rPr>
            <m:sty m:val="p"/>
          </m:rPr>
          <m:t>∈</m:t>
        </m:r>
        <m:sSup>
          <m:e>
            <m:r>
              <m:rPr>
                <m:scr m:val="double-struck"/>
                <m:sty m:val="p"/>
              </m:rPr>
              <m:t>R</m:t>
            </m:r>
          </m:e>
          <m:sup>
            <m:r>
              <m:t>p</m:t>
            </m:r>
          </m:sup>
        </m:sSup>
      </m:oMath>
      <w:del w:id="15800" w:author="PR Preview" w:date="2026-01-01T00:00:00Z">
        <w:r>
          <w:delText xml:space="preserve">.</w:delText>
        </w:r>
      </w:del>
      <w:del w:id="15801" w:author="PR Preview" w:date="2026-01-01T00:00:00Z">
        <w:r>
          <w:delText xml:space="preserve"> </w:delText>
        </w:r>
      </w:del>
      <w:del w:id="15802" w:author="PR Preview" w:date="2026-01-01T00:00:00Z">
        <w:r>
          <w:delText xml:space="preserve">If</w:delText>
        </w:r>
      </w:del>
      <w:del w:id="15803"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15804" w:author="PR Preview" w:date="2026-01-01T00:00:00Z">
        <w:r>
          <w:delText xml:space="preserve"> </w:delText>
        </w:r>
      </w:del>
      <w:del w:id="15805" w:author="PR Preview" w:date="2026-01-01T00:00:00Z">
        <w:r>
          <w:delText xml:space="preserve">or</w:delText>
        </w:r>
      </w:del>
      <w:del w:id="15806" w:author="PR Preview" w:date="2026-01-01T00:00:00Z">
        <w:r>
          <w:delText xml:space="preserve"> </w:delText>
        </w:r>
      </w:del>
      <m:oMath>
        <m:limLow>
          <m:e>
            <m:r>
              <m:t>y</m:t>
            </m:r>
          </m:e>
          <m:lim>
            <m:r>
              <m:rPr>
                <m:sty m:val="p"/>
              </m:rPr>
              <m:t>∼</m:t>
            </m:r>
          </m:lim>
        </m:limLow>
        <m:r>
          <m:rPr>
            <m:sty m:val="p"/>
          </m:rPr>
          <m:t>=</m:t>
        </m:r>
        <m:limLow>
          <m:e>
            <m:r>
              <m:t>0</m:t>
            </m:r>
          </m:e>
          <m:lim>
            <m:r>
              <m:rPr>
                <m:sty m:val="p"/>
              </m:rPr>
              <m:t>∼</m:t>
            </m:r>
          </m:lim>
        </m:limLow>
      </m:oMath>
      <w:del w:id="15807" w:author="PR Preview" w:date="2026-01-01T00:00:00Z">
        <w:r>
          <w:delText xml:space="preserve">, both sides of</w:delText>
        </w:r>
      </w:del>
      <w:del w:id="15808"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t>​</m:t>
        </m:r>
        <m:d>
          <m:dPr>
            <m:begChr m:val="∥"/>
            <m:sepChr m:val=""/>
            <m:endChr m:val="∥"/>
            <m:grow/>
          </m:dPr>
          <m:e>
            <m:limLow>
              <m:e>
                <m:r>
                  <m:t>x</m:t>
                </m:r>
              </m:e>
              <m:lim>
                <m:r>
                  <m:rPr>
                    <m:sty m:val="p"/>
                  </m:rPr>
                  <m:t>∼</m:t>
                </m:r>
              </m:lim>
            </m:limLow>
          </m:e>
        </m:d>
        <m:sSub>
          <m:e>
            <m:r>
              <m:t>​</m:t>
            </m:r>
          </m:e>
          <m:sub>
            <m:r>
              <m:t>k</m:t>
            </m:r>
          </m:sub>
        </m:sSub>
        <m:r>
          <m:rPr>
            <m:sty m:val="p"/>
          </m:rPr>
          <m:t>+</m:t>
        </m:r>
        <m:r>
          <m:t>​</m:t>
        </m:r>
        <m:d>
          <m:dPr>
            <m:begChr m:val="∥"/>
            <m:sepChr m:val=""/>
            <m:endChr m:val="∥"/>
            <m:grow/>
          </m:dPr>
          <m:e>
            <m:limLow>
              <m:e>
                <m:r>
                  <m:t>y</m:t>
                </m:r>
              </m:e>
              <m:lim>
                <m:r>
                  <m:rPr>
                    <m:sty m:val="p"/>
                  </m:rPr>
                  <m:t>∼</m:t>
                </m:r>
              </m:lim>
            </m:limLow>
          </m:e>
        </m:d>
        <m:sSub>
          <m:e>
            <m:r>
              <m:t>​</m:t>
            </m:r>
          </m:e>
          <m:sub>
            <m:r>
              <m:t>k</m:t>
            </m:r>
          </m:sub>
        </m:sSub>
      </m:oMath>
      <w:del w:id="15809" w:author="PR Preview" w:date="2026-01-01T00:00:00Z">
        <w:r>
          <w:delText xml:space="preserve"> </w:delText>
        </w:r>
      </w:del>
      <w:del w:id="15810" w:author="PR Preview" w:date="2026-01-01T00:00:00Z">
        <w:r>
          <w:delText xml:space="preserve">are equal.</w:delText>
        </w:r>
      </w:del>
      <w:del w:id="15811" w:author="PR Preview" w:date="2026-01-01T00:00:00Z">
        <w:r>
          <w:delText xml:space="preserve"> </w:delText>
        </w:r>
      </w:del>
      <w:del w:id="15812" w:author="PR Preview" w:date="2026-01-01T00:00:00Z">
        <w:r>
          <w:delText xml:space="preserve">Otherwise, let</w:delText>
        </w:r>
      </w:del>
      <w:del w:id="15813" w:author="PR Preview" w:date="2026-01-01T00:00:00Z">
        <w:r>
          <w:delText xml:space="preserve"> </w:delText>
        </w:r>
      </w:del>
      <m:oMath>
        <m:r>
          <m:t>a</m:t>
        </m:r>
        <m:limUpp>
          <m:e>
            <m:r>
              <m:rPr>
                <m:sty m:val="p"/>
              </m:rPr>
              <m:t>=</m:t>
            </m:r>
          </m:e>
          <m:lim>
            <m:r>
              <m:rPr>
                <m:nor/>
                <m:sty m:val="p"/>
              </m:rPr>
              <m:t>def</m:t>
            </m:r>
          </m:lim>
        </m:limUpp>
        <m:r>
          <m:t>​</m:t>
        </m:r>
        <m:d>
          <m:dPr>
            <m:begChr m:val="∥"/>
            <m:sepChr m:val=""/>
            <m:endChr m:val="∥"/>
            <m:grow/>
          </m:dPr>
          <m:e>
            <m:limLow>
              <m:e>
                <m:r>
                  <m:t>x</m:t>
                </m:r>
              </m:e>
              <m:lim>
                <m:r>
                  <m:rPr>
                    <m:sty m:val="p"/>
                  </m:rPr>
                  <m:t>∼</m:t>
                </m:r>
              </m:lim>
            </m:limLow>
          </m:e>
        </m:d>
        <m:sSub>
          <m:e>
            <m:r>
              <m:t>​</m:t>
            </m:r>
          </m:e>
          <m:sub>
            <m:r>
              <m:t>k</m:t>
            </m:r>
          </m:sub>
        </m:sSub>
        <m:r>
          <m:rPr>
            <m:sty m:val="p"/>
          </m:rPr>
          <m:t>&gt;</m:t>
        </m:r>
        <m:r>
          <m:t>0</m:t>
        </m:r>
      </m:oMath>
      <w:del w:id="15814" w:author="PR Preview" w:date="2026-01-01T00:00:00Z">
        <w:r>
          <w:delText xml:space="preserve">,</w:delText>
        </w:r>
      </w:del>
      <w:del w:id="15815" w:author="PR Preview" w:date="2026-01-01T00:00:00Z">
        <w:r>
          <w:delText xml:space="preserve"> </w:delText>
        </w:r>
      </w:del>
      <m:oMath>
        <m:r>
          <m:t>b</m:t>
        </m:r>
        <m:limUpp>
          <m:e>
            <m:r>
              <m:rPr>
                <m:sty m:val="p"/>
              </m:rPr>
              <m:t>=</m:t>
            </m:r>
          </m:e>
          <m:lim>
            <m:r>
              <m:rPr>
                <m:nor/>
                <m:sty m:val="p"/>
              </m:rPr>
              <m:t>def</m:t>
            </m:r>
          </m:lim>
        </m:limUpp>
        <m:r>
          <m:t>​</m:t>
        </m:r>
        <m:d>
          <m:dPr>
            <m:begChr m:val="∥"/>
            <m:sepChr m:val=""/>
            <m:endChr m:val="∥"/>
            <m:grow/>
          </m:dPr>
          <m:e>
            <m:limLow>
              <m:e>
                <m:r>
                  <m:t>y</m:t>
                </m:r>
              </m:e>
              <m:lim>
                <m:r>
                  <m:rPr>
                    <m:sty m:val="p"/>
                  </m:rPr>
                  <m:t>∼</m:t>
                </m:r>
              </m:lim>
            </m:limLow>
          </m:e>
        </m:d>
        <m:sSub>
          <m:e>
            <m:r>
              <m:t>​</m:t>
            </m:r>
          </m:e>
          <m:sub>
            <m:r>
              <m:t>k</m:t>
            </m:r>
          </m:sub>
        </m:sSub>
        <m:r>
          <m:rPr>
            <m:sty m:val="p"/>
          </m:rPr>
          <m:t>&gt;</m:t>
        </m:r>
        <m:r>
          <m:t>0</m:t>
        </m:r>
      </m:oMath>
      <w:del w:id="15816" w:author="PR Preview" w:date="2026-01-01T00:00:00Z">
        <w:r>
          <w:delText xml:space="preserve">,</w:delText>
        </w:r>
      </w:del>
      <w:del w:id="15817" w:author="PR Preview" w:date="2026-01-01T00:00:00Z">
        <w:r>
          <w:delText xml:space="preserve"> </w:delText>
        </w:r>
      </w:del>
      <m:oMath>
        <m:r>
          <m:t>λ</m:t>
        </m:r>
        <m:limUpp>
          <m:e>
            <m:r>
              <m:rPr>
                <m:sty m:val="p"/>
              </m:rPr>
              <m:t>=</m:t>
            </m:r>
          </m:e>
          <m:lim>
            <m:r>
              <m:rPr>
                <m:nor/>
                <m:sty m:val="p"/>
              </m:rPr>
              <m:t>def</m:t>
            </m:r>
          </m:lim>
        </m:limUpp>
        <m:f>
          <m:fPr>
            <m:type m:val="bar"/>
          </m:fPr>
          <m:num>
            <m:r>
              <m:t>a</m:t>
            </m:r>
          </m:num>
          <m:den>
            <m:r>
              <m:t>a</m:t>
            </m:r>
            <m:r>
              <m:rPr>
                <m:sty m:val="p"/>
              </m:rPr>
              <m:t>+</m:t>
            </m:r>
            <m:r>
              <m:t>b</m:t>
            </m:r>
          </m:den>
        </m:f>
      </m:oMath>
      <w:del w:id="15818" w:author="PR Preview" w:date="2026-01-01T00:00:00Z">
        <w:r>
          <w:delText xml:space="preserve">,</w:delText>
        </w:r>
      </w:del>
      <w:del w:id="15819" w:author="PR Preview" w:date="2026-01-01T00:00:00Z">
        <w:r>
          <w:delText xml:space="preserve"> </w:delText>
        </w:r>
      </w:del>
      <m:oMath>
        <m:limLow>
          <m:e>
            <m:r>
              <m:t>u</m:t>
            </m:r>
          </m:e>
          <m:lim>
            <m:r>
              <m:rPr>
                <m:sty m:val="p"/>
              </m:rPr>
              <m:t>∼</m:t>
            </m:r>
          </m:lim>
        </m:limLow>
        <m:limUpp>
          <m:e>
            <m:r>
              <m:rPr>
                <m:sty m:val="p"/>
              </m:rPr>
              <m:t>=</m:t>
            </m:r>
          </m:e>
          <m:lim>
            <m:r>
              <m:rPr>
                <m:nor/>
                <m:sty m:val="p"/>
              </m:rPr>
              <m:t>def</m:t>
            </m:r>
          </m:lim>
        </m:limUpp>
        <m:limLow>
          <m:e>
            <m:r>
              <m:t>x</m:t>
            </m:r>
          </m:e>
          <m:lim>
            <m:r>
              <m:rPr>
                <m:sty m:val="p"/>
              </m:rPr>
              <m:t>∼</m:t>
            </m:r>
          </m:lim>
        </m:limLow>
        <m:r>
          <m:rPr>
            <m:sty m:val="p"/>
          </m:rPr>
          <m:t>/</m:t>
        </m:r>
        <m:r>
          <m:t>a</m:t>
        </m:r>
      </m:oMath>
      <w:del w:id="15820" w:author="PR Preview" w:date="2026-01-01T00:00:00Z">
        <w:r>
          <w:delText xml:space="preserve"> </w:delText>
        </w:r>
      </w:del>
      <w:del w:id="15821" w:author="PR Preview" w:date="2026-01-01T00:00:00Z">
        <w:r>
          <w:delText xml:space="preserve">and</w:delText>
        </w:r>
      </w:del>
      <w:del w:id="15822" w:author="PR Preview" w:date="2026-01-01T00:00:00Z">
        <w:r>
          <w:delText xml:space="preserve"> </w:delText>
        </w:r>
      </w:del>
      <m:oMath>
        <m:limLow>
          <m:e>
            <m:r>
              <m:t>v</m:t>
            </m:r>
          </m:e>
          <m:lim>
            <m:r>
              <m:rPr>
                <m:sty m:val="p"/>
              </m:rPr>
              <m:t>∼</m:t>
            </m:r>
          </m:lim>
        </m:limLow>
        <m:limUpp>
          <m:e>
            <m:r>
              <m:rPr>
                <m:sty m:val="p"/>
              </m:rPr>
              <m:t>=</m:t>
            </m:r>
          </m:e>
          <m:lim>
            <m:r>
              <m:rPr>
                <m:nor/>
                <m:sty m:val="p"/>
              </m:rPr>
              <m:t>def</m:t>
            </m:r>
          </m:lim>
        </m:limUpp>
        <m:limLow>
          <m:e>
            <m:r>
              <m:t>y</m:t>
            </m:r>
          </m:e>
          <m:lim>
            <m:r>
              <m:rPr>
                <m:sty m:val="p"/>
              </m:rPr>
              <m:t>∼</m:t>
            </m:r>
          </m:lim>
        </m:limLow>
        <m:r>
          <m:rPr>
            <m:sty m:val="p"/>
          </m:rPr>
          <m:t>/</m:t>
        </m:r>
        <m:r>
          <m:t>b</m:t>
        </m:r>
      </m:oMath>
      <w:del w:id="15823" w:author="PR Preview" w:date="2026-01-01T00:00:00Z">
        <w:r>
          <w:delText xml:space="preserve">.</w:delText>
        </w:r>
      </w:del>
      <w:del w:id="15824" w:author="PR Preview" w:date="2026-01-01T00:00:00Z">
        <w:r>
          <w:delText xml:space="preserve"> </w:delText>
        </w:r>
      </w:del>
      <w:del w:id="15825" w:author="PR Preview" w:date="2026-01-01T00:00:00Z">
        <w:r>
          <w:delText xml:space="preserve">By absolute homogeneity,</w:delText>
        </w:r>
      </w:del>
      <w:del w:id="15826" w:author="PR Preview" w:date="2026-01-01T00:00:00Z">
        <w:r>
          <w:delText xml:space="preserve"> </w:delText>
        </w:r>
      </w:del>
      <m:oMath>
        <m:r>
          <m:t>​</m:t>
        </m:r>
        <m:d>
          <m:dPr>
            <m:begChr m:val="∥"/>
            <m:sepChr m:val=""/>
            <m:endChr m:val="∥"/>
            <m:grow/>
          </m:dPr>
          <m:e>
            <m:limLow>
              <m:e>
                <m:r>
                  <m:t>u</m:t>
                </m:r>
              </m:e>
              <m:lim>
                <m:r>
                  <m:rPr>
                    <m:sty m:val="p"/>
                  </m:rPr>
                  <m:t>∼</m:t>
                </m:r>
              </m:lim>
            </m:limLow>
          </m:e>
        </m:d>
        <m:sSub>
          <m:e>
            <m:r>
              <m:t>​</m:t>
            </m:r>
          </m:e>
          <m:sub>
            <m:r>
              <m:t>k</m:t>
            </m:r>
          </m:sub>
        </m:sSub>
        <m:r>
          <m:rPr>
            <m:sty m:val="p"/>
          </m:rPr>
          <m:t>=</m:t>
        </m:r>
        <m:r>
          <m:t>​</m:t>
        </m:r>
        <m:d>
          <m:dPr>
            <m:begChr m:val="∥"/>
            <m:sepChr m:val=""/>
            <m:endChr m:val="∥"/>
            <m:grow/>
          </m:dPr>
          <m:e>
            <m:limLow>
              <m:e>
                <m:r>
                  <m:t>v</m:t>
                </m:r>
              </m:e>
              <m:lim>
                <m:r>
                  <m:rPr>
                    <m:sty m:val="p"/>
                  </m:rPr>
                  <m:t>∼</m:t>
                </m:r>
              </m:lim>
            </m:limLow>
          </m:e>
        </m:d>
        <m:sSub>
          <m:e>
            <m:r>
              <m:t>​</m:t>
            </m:r>
          </m:e>
          <m:sub>
            <m:r>
              <m:t>k</m:t>
            </m:r>
          </m:sub>
        </m:sSub>
        <m:r>
          <m:rPr>
            <m:sty m:val="p"/>
          </m:rPr>
          <m:t>=</m:t>
        </m:r>
        <m:r>
          <m:t>1</m:t>
        </m:r>
      </m:oMath>
      <w:del w:id="15827" w:author="PR Preview" w:date="2026-01-01T00:00:00Z">
        <w:r>
          <w:delText xml:space="preserve">,</w:delText>
        </w:r>
      </w:del>
      <w:del w:id="15828" w:author="PR Preview" w:date="2026-01-01T00:00:00Z">
        <w:r>
          <w:delText xml:space="preserve"> </w:delText>
        </w:r>
      </w:del>
      <w:del w:id="15829" w:author="PR Preview" w:date="2026-01-01T00:00:00Z">
        <w:r>
          <w:delText xml:space="preserve">and</w:delText>
        </w:r>
      </w:del>
    </w:p>
    <w:p>
      <w:pPr>
        <w:pStyle w:val="BodyText"/>
      </w:pPr>
      <m:oMathPara>
        <m:oMathParaPr>
          <m:jc m:val="center"/>
        </m:oMathParaPr>
        <m:oMath>
          <m:f>
            <m:fPr>
              <m:type m:val="bar"/>
            </m:fPr>
            <m:num>
              <m:limLow>
                <m:e>
                  <m:r>
                    <m:t>x</m:t>
                  </m:r>
                </m:e>
                <m:lim>
                  <m:r>
                    <m:rPr>
                      <m:sty m:val="p"/>
                    </m:rPr>
                    <m:t>∼</m:t>
                  </m:r>
                </m:lim>
              </m:limLow>
              <m:r>
                <m:rPr>
                  <m:sty m:val="p"/>
                </m:rPr>
                <m:t>+</m:t>
              </m:r>
              <m:limLow>
                <m:e>
                  <m:r>
                    <m:t>y</m:t>
                  </m:r>
                </m:e>
                <m:lim>
                  <m:r>
                    <m:rPr>
                      <m:sty m:val="p"/>
                    </m:rPr>
                    <m:t>∼</m:t>
                  </m:r>
                </m:lim>
              </m:limLow>
            </m:num>
            <m:den>
              <m:r>
                <m:t>a</m:t>
              </m:r>
              <m:r>
                <m:rPr>
                  <m:sty m:val="p"/>
                </m:rPr>
                <m:t>+</m:t>
              </m:r>
              <m:r>
                <m:t>b</m:t>
              </m:r>
            </m:den>
          </m:f>
          <m:r>
            <m:rPr>
              <m:sty m:val="p"/>
            </m:rPr>
            <m:t>=</m:t>
          </m:r>
          <m:r>
            <m:t>λ</m:t>
          </m:r>
          <m:r>
            <m:t> </m:t>
          </m:r>
          <m:limLow>
            <m:e>
              <m:r>
                <m:t>u</m:t>
              </m:r>
            </m:e>
            <m:lim>
              <m:r>
                <m:rPr>
                  <m:sty m:val="p"/>
                </m:rPr>
                <m:t>∼</m:t>
              </m:r>
            </m:lim>
          </m:limLow>
          <m:r>
            <m:rPr>
              <m:sty m:val="p"/>
            </m:rPr>
            <m:t>+</m:t>
          </m:r>
          <m:r>
            <m:rPr>
              <m:sty m:val="p"/>
            </m:rPr>
            <m:t>(</m:t>
          </m:r>
          <m:r>
            <m:t>1</m:t>
          </m:r>
          <m:r>
            <m:rPr>
              <m:sty m:val="p"/>
            </m:rPr>
            <m:t>−</m:t>
          </m:r>
          <m:r>
            <m:t>λ</m:t>
          </m:r>
          <m:r>
            <m:rPr>
              <m:sty m:val="p"/>
            </m:rPr>
            <m:t>)</m:t>
          </m:r>
          <m:r>
            <m:t> </m:t>
          </m:r>
          <m:limLow>
            <m:e>
              <m:r>
                <m:t>v</m:t>
              </m:r>
            </m:e>
            <m:lim>
              <m:r>
                <m:rPr>
                  <m:sty m:val="p"/>
                </m:rPr>
                <m:t>∼</m:t>
              </m:r>
            </m:lim>
          </m:limLow>
          <m:r>
            <m:rPr>
              <m:sty m:val="p"/>
            </m:rPr>
            <m:t>.</m:t>
          </m:r>
        </m:oMath>
      </m:oMathPara>
    </w:p>
    <w:p>
      <w:pPr>
        <w:pStyle w:val="BodyText"/>
      </w:pPr>
      <w:ins w:id="15830" w:author="PR Preview" w:date="2026-01-01T00:00:00Z">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ins>
    </w:p>
    <w:p>
      <w:pPr>
        <w:numPr>
          <w:ilvl w:val="0"/>
          <w:numId w:val="1061"/>
        </w:numPr>
      </w:pPr>
      <w:ins w:id="15831" w:author="PR Preview" w:date="2026-01-01T00:00:00Z">
        <w:r>
          <w:rPr>
            <w:i/>
            <w:iCs/>
          </w:rPr>
          <w:t xml:space="preserve">Triangle inequality.</w:t>
        </w:r>
      </w:ins>
      <w:ins w:id="15832" w:author="PR Preview" w:date="2026-01-01T00:00:00Z">
        <w:r>
          <w:t xml:space="preserve"> </w:t>
        </w:r>
      </w:ins>
      <w:ins w:id="15833" w:author="PR Preview" w:date="2026-01-01T00:00:00Z">
        <w:r>
          <w:t xml:space="preserve">Let</w:t>
        </w:r>
      </w:ins>
      <w:ins w:id="15834" w:author="PR Preview" w:date="2026-01-01T00:00:00Z">
        <w:r>
          <w:t xml:space="preserve"> </w:t>
        </w:r>
      </w:ins>
      <w:ins w:id="15835" w:author="PR Preview" w:date="2026-01-01T00:00:00Z">
        <w:r>
          <w:t xml:space="preserve">$\mathord{\smash[b]{\underset{\raise.3ex\hbox{$\scriptstyle\sim$}}{y}}\vphantom{y}}\in \mathbb{R}^p$</w:t>
        </w:r>
      </w:ins>
      <w:ins w:id="15836" w:author="PR Preview" w:date="2026-01-01T00:00:00Z">
        <w:r>
          <w:t xml:space="preserve">.</w:t>
        </w:r>
      </w:ins>
      <w:ins w:id="15837" w:author="PR Preview" w:date="2026-01-01T00:00:00Z">
        <w:r>
          <w:t xml:space="preserve"> </w:t>
        </w:r>
      </w:ins>
      <w:ins w:id="15838" w:author="PR Preview" w:date="2026-01-01T00:00:00Z">
        <w:r>
          <w:t xml:space="preserve">If</w:t>
        </w:r>
      </w:ins>
      <w:ins w:id="15839" w:author="PR Preview" w:date="2026-01-01T00:00:00Z">
        <w:r>
          <w:t xml:space="preserve"> </w:t>
        </w:r>
      </w:ins>
      <w:ins w:id="15840" w:author="PR Preview" w:date="2026-01-01T00:00:00Z">
        <w:r>
          <w:t xml:space="preserve">$\mathord{\smash[b]{\underset{\raise.3ex\hbox{$\scriptstyle\sim$}}{x}}\vphantom{x}}= \mathord{\smash[b]{\underset{\raise.3ex\hbox{$\scriptstyle\sim$}}{0}}\vphantom{0}}$</w:t>
        </w:r>
      </w:ins>
      <w:ins w:id="15841" w:author="PR Preview" w:date="2026-01-01T00:00:00Z">
        <w:r>
          <w:t xml:space="preserve"> </w:t>
        </w:r>
      </w:ins>
      <w:ins w:id="15842" w:author="PR Preview" w:date="2026-01-01T00:00:00Z">
        <w:r>
          <w:t xml:space="preserve">or</w:t>
        </w:r>
      </w:ins>
      <w:ins w:id="15843" w:author="PR Preview" w:date="2026-01-01T00:00:00Z">
        <w:r>
          <w:t xml:space="preserve"> </w:t>
        </w:r>
      </w:ins>
      <w:ins w:id="15844" w:author="PR Preview" w:date="2026-01-01T00:00:00Z">
        <w:r>
          <w:t xml:space="preserve">$\mathord{\smash[b]{\underset{\raise.3ex\hbox{$\scriptstyle\sim$}}{y}}\vphantom{y}}= \mathord{\smash[b]{\underset{\raise.3ex\hbox{$\scriptstyle\sim$}}{0}}\vphantom{0}}$</w:t>
        </w:r>
      </w:ins>
      <w:ins w:id="15845" w:author="PR Preview" w:date="2026-01-01T00:00:00Z">
        <w:r>
          <w:t xml:space="preserve">, both sides of</w:t>
        </w:r>
      </w:ins>
      <w:ins w:id="15846" w:author="PR Preview" w:date="2026-01-01T00:00:00Z">
        <w:r>
          <w:t xml:space="preserve"> </w:t>
        </w:r>
      </w:ins>
      <w:ins w:id="15847" w:author="PR Preview" w:date="2026-01-01T00:00:00Z">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ins>
      <w:ins w:id="15848" w:author="PR Preview" w:date="2026-01-01T00:00:00Z">
        <w:r>
          <w:t xml:space="preserve"> </w:t>
        </w:r>
      </w:ins>
      <w:ins w:id="15849" w:author="PR Preview" w:date="2026-01-01T00:00:00Z">
        <w:r>
          <w:t xml:space="preserve">are equal.</w:t>
        </w:r>
      </w:ins>
      <w:ins w:id="15850" w:author="PR Preview" w:date="2026-01-01T00:00:00Z">
        <w:r>
          <w:t xml:space="preserve"> </w:t>
        </w:r>
      </w:ins>
      <w:ins w:id="15851" w:author="PR Preview" w:date="2026-01-01T00:00:00Z">
        <w:r>
          <w:t xml:space="preserve">Otherwise, let</w:t>
        </w:r>
      </w:ins>
      <w:ins w:id="15852" w:author="PR Preview" w:date="2026-01-01T00:00:00Z">
        <w:r>
          <w:t xml:space="preserve"> </w:t>
        </w:r>
      </w:ins>
      <w:ins w:id="15853" w:author="PR Preview" w:date="2026-01-01T00:00:00Z">
        <w:r>
          <w:t xml:space="preserve">$a \stackrel{\text{def}}{=}\mathopen{}\left\lVert\mathord{\smash[b]{\underset{\raise.3ex\hbox{$\scriptstyle\sim$}}{x}}\vphantom{x}}\right\rVert\mathclose{}_k &gt; 0$</w:t>
        </w:r>
      </w:ins>
      <w:ins w:id="15854" w:author="PR Preview" w:date="2026-01-01T00:00:00Z">
        <w:r>
          <w:t xml:space="preserve">,</w:t>
        </w:r>
      </w:ins>
      <w:ins w:id="15855" w:author="PR Preview" w:date="2026-01-01T00:00:00Z">
        <w:r>
          <w:t xml:space="preserve"> </w:t>
        </w:r>
      </w:ins>
      <w:ins w:id="15856" w:author="PR Preview" w:date="2026-01-01T00:00:00Z">
        <w:r>
          <w:t xml:space="preserve">$b \stackrel{\text{def}}{=}\mathopen{}\left\lVert\mathord{\smash[b]{\underset{\raise.3ex\hbox{$\scriptstyle\sim$}}{y}}\vphantom{y}}\right\rVert\mathclose{}_k &gt; 0$</w:t>
        </w:r>
      </w:ins>
      <w:ins w:id="15857" w:author="PR Preview" w:date="2026-01-01T00:00:00Z">
        <w:r>
          <w:t xml:space="preserve">,</w:t>
        </w:r>
      </w:ins>
      <w:ins w:id="15858" w:author="PR Preview" w:date="2026-01-01T00:00:00Z">
        <w:r>
          <w:t xml:space="preserve"> </w:t>
        </w:r>
      </w:ins>
      <m:oMath>
        <m:r>
          <m:t>λ</m:t>
        </m:r>
        <m:limUpp>
          <m:e>
            <m:r>
              <m:rPr>
                <m:sty m:val="p"/>
              </m:rPr>
              <m:t>=</m:t>
            </m:r>
          </m:e>
          <m:lim>
            <m:r>
              <m:rPr>
                <m:nor/>
                <m:sty m:val="p"/>
              </m:rPr>
              <m:t>def</m:t>
            </m:r>
          </m:lim>
        </m:limUpp>
        <m:f>
          <m:fPr>
            <m:type m:val="bar"/>
          </m:fPr>
          <m:num>
            <m:r>
              <m:t>a</m:t>
            </m:r>
          </m:num>
          <m:den>
            <m:r>
              <m:t>a</m:t>
            </m:r>
            <m:r>
              <m:rPr>
                <m:sty m:val="p"/>
              </m:rPr>
              <m:t>+</m:t>
            </m:r>
            <m:r>
              <m:t>b</m:t>
            </m:r>
          </m:den>
        </m:f>
      </m:oMath>
      <w:ins w:id="15859" w:author="PR Preview" w:date="2026-01-01T00:00:00Z">
        <w:r>
          <w:t xml:space="preserve">,</w:t>
        </w:r>
      </w:ins>
      <w:ins w:id="15860" w:author="PR Preview" w:date="2026-01-01T00:00:00Z">
        <w:r>
          <w:t xml:space="preserve"> </w:t>
        </w:r>
      </w:ins>
      <w:ins w:id="15861" w:author="PR Preview" w:date="2026-01-01T00:00:00Z">
        <w:r>
          <w:t xml:space="preserve">$\mathord{\smash[b]{\underset{\raise.3ex\hbox{$\scriptstyle\sim$}}{u}}\vphantom{u}} \stackrel{\text{def}}{=}\mathord{\smash[b]{\underset{\raise.3ex\hbox{$\scriptstyle\sim$}}{x}}\vphantom{x}}/ a$</w:t>
        </w:r>
      </w:ins>
      <w:ins w:id="15862" w:author="PR Preview" w:date="2026-01-01T00:00:00Z">
        <w:r>
          <w:t xml:space="preserve"> </w:t>
        </w:r>
      </w:ins>
      <w:ins w:id="15863" w:author="PR Preview" w:date="2026-01-01T00:00:00Z">
        <w:r>
          <w:t xml:space="preserve">and</w:t>
        </w:r>
      </w:ins>
      <w:ins w:id="15864" w:author="PR Preview" w:date="2026-01-01T00:00:00Z">
        <w:r>
          <w:t xml:space="preserve"> </w:t>
        </w:r>
      </w:ins>
      <w:ins w:id="15865" w:author="PR Preview" w:date="2026-01-01T00:00:00Z">
        <w:r>
          <w:t xml:space="preserve">$\mathord{\smash[b]{\underset{\raise.3ex\hbox{$\scriptstyle\sim$}}{v}}\vphantom{v}} \stackrel{\text{def}}{=}\mathord{\smash[b]{\underset{\raise.3ex\hbox{$\scriptstyle\sim$}}{y}}\vphantom{y}}/ b$</w:t>
        </w:r>
      </w:ins>
      <w:ins w:id="15866" w:author="PR Preview" w:date="2026-01-01T00:00:00Z">
        <w:r>
          <w:t xml:space="preserve">.</w:t>
        </w:r>
      </w:ins>
      <w:ins w:id="15867" w:author="PR Preview" w:date="2026-01-01T00:00:00Z">
        <w:r>
          <w:t xml:space="preserve"> </w:t>
        </w:r>
      </w:ins>
      <w:ins w:id="15868" w:author="PR Preview" w:date="2026-01-01T00:00:00Z">
        <w:r>
          <w:t xml:space="preserve">By absolute homogeneity,</w:t>
        </w:r>
      </w:ins>
      <w:ins w:id="15869" w:author="PR Preview" w:date="2026-01-01T00:00:00Z">
        <w:r>
          <w:t xml:space="preserve"> </w:t>
        </w:r>
      </w:ins>
      <w:ins w:id="15870" w:author="PR Preview" w:date="2026-01-01T00:00:00Z">
        <w:r>
          <w:t xml:space="preserve">$\mathopen{}\left\lVert\mathord{\smash[b]{\underset{\raise.3ex\hbox{$\scriptstyle\sim$}}{u}}\vphantom{u}}\right\rVert\mathclose{}_k = \mathopen{}\left\lVert\mathord{\smash[b]{\underset{\raise.3ex\hbox{$\scriptstyle\sim$}}{v}}\vphantom{v}}\right\rVert\mathclose{}_k = 1$</w:t>
        </w:r>
      </w:ins>
      <w:ins w:id="15871" w:author="PR Preview" w:date="2026-01-01T00:00:00Z">
        <w:r>
          <w:t xml:space="preserve">,</w:t>
        </w:r>
      </w:ins>
      <w:ins w:id="15872" w:author="PR Preview" w:date="2026-01-01T00:00:00Z">
        <w:r>
          <w:t xml:space="preserve"> </w:t>
        </w:r>
      </w:ins>
      <w:ins w:id="15873" w:author="PR Preview" w:date="2026-01-01T00:00:00Z">
        <w:r>
          <w:t xml:space="preserve">and</w:t>
        </w:r>
      </w:ins>
    </w:p>
    <w:p>
      <w:pPr>
        <w:pStyle w:val="BodyText"/>
      </w:pPr>
      <w:ins w:id="15874" w:author="PR Preview" w:date="2026-01-01T00:00:00Z">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ins>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del w:id="15875" w:author="PR Preview" w:date="2026-01-01T00:00:00Z">
        <w:r>
          <w:delText xml:space="preserve">Summing over</w:delText>
        </w:r>
      </w:del>
      <w:del w:id="15876" w:author="PR Preview" w:date="2026-01-01T00:00:00Z">
        <w:r>
          <w:delText xml:space="preserve"> </w:delText>
        </w:r>
      </w:del>
      <m:oMath>
        <m:r>
          <m:t>i</m:t>
        </m:r>
      </m:oMath>
      <w:del w:id="15877" w:author="PR Preview" w:date="2026-01-01T00:00:00Z">
        <w:r>
          <w:delText xml:space="preserve">, and using</w:delText>
        </w:r>
      </w:del>
      <w:del w:id="15878" w:author="PR Preview" w:date="2026-01-01T00:00:00Z">
        <w:r>
          <w:delText xml:space="preserve"> </w:delText>
        </w:r>
      </w:del>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limLow>
              <m:e>
                <m:r>
                  <m:t>u</m:t>
                </m:r>
              </m:e>
              <m:lim>
                <m:r>
                  <m:rPr>
                    <m:sty m:val="p"/>
                  </m:rPr>
                  <m:t>∼</m:t>
                </m:r>
              </m:lim>
            </m:limLow>
          </m:e>
        </m:d>
        <m:sSubSup>
          <m:e>
            <m:r>
              <m:t>​</m:t>
            </m:r>
          </m:e>
          <m:sub>
            <m:r>
              <m:t>k</m:t>
            </m:r>
          </m:sub>
          <m:sup>
            <m:r>
              <m:t>k</m:t>
            </m:r>
          </m:sup>
        </m:sSubSup>
        <m:r>
          <m:rPr>
            <m:sty m:val="p"/>
          </m:rPr>
          <m:t>=</m:t>
        </m:r>
        <m:r>
          <m:t>1</m:t>
        </m:r>
      </m:oMath>
      <w:del w:id="15879" w:author="PR Preview" w:date="2026-01-01T00:00:00Z">
        <w:r>
          <w:delText xml:space="preserve"> </w:delText>
        </w:r>
      </w:del>
      <w:del w:id="15880" w:author="PR Preview" w:date="2026-01-01T00:00:00Z">
        <w:r>
          <w:delText xml:space="preserve">and likewise for</w:delText>
        </w:r>
      </w:del>
      <w:del w:id="15881" w:author="PR Preview" w:date="2026-01-01T00:00:00Z">
        <w:r>
          <w:delText xml:space="preserve"> </w:delText>
        </w:r>
      </w:del>
      <m:oMath>
        <m:limLow>
          <m:e>
            <m:r>
              <m:t>v</m:t>
            </m:r>
          </m:e>
          <m:lim>
            <m:r>
              <m:rPr>
                <m:sty m:val="p"/>
              </m:rPr>
              <m:t>∼</m:t>
            </m:r>
          </m:lim>
        </m:limLow>
      </m:oMath>
      <w:del w:id="15882" w:author="PR Preview" w:date="2026-01-01T00:00:00Z">
        <w:r>
          <w:delText xml:space="preserve">,</w:delText>
        </w:r>
      </w:del>
    </w:p>
    <w:p>
      <w:pPr>
        <w:pStyle w:val="BodyText"/>
      </w:pPr>
      <m:oMathPara>
        <m:oMathParaPr>
          <m:jc m:val="center"/>
        </m:oMathParaPr>
        <m:oMath>
          <m:r>
            <m:t>​</m:t>
          </m:r>
          <m:d>
            <m:dPr>
              <m:begChr m:val="∥"/>
              <m:sepChr m:val=""/>
              <m:endChr m:val="∥"/>
              <m:grow/>
            </m:dPr>
            <m:e>
              <m:r>
                <m:t>λ</m:t>
              </m:r>
              <m:r>
                <m:t> </m:t>
              </m:r>
              <m:limLow>
                <m:e>
                  <m:r>
                    <m:t>u</m:t>
                  </m:r>
                </m:e>
                <m:lim>
                  <m:r>
                    <m:rPr>
                      <m:sty m:val="p"/>
                    </m:rPr>
                    <m:t>∼</m:t>
                  </m:r>
                </m:lim>
              </m:limLow>
              <m:r>
                <m:rPr>
                  <m:sty m:val="p"/>
                </m:rPr>
                <m:t>+</m:t>
              </m:r>
              <m:r>
                <m:rPr>
                  <m:sty m:val="p"/>
                </m:rPr>
                <m:t>(</m:t>
              </m:r>
              <m:r>
                <m:t>1</m:t>
              </m:r>
              <m:r>
                <m:rPr>
                  <m:sty m:val="p"/>
                </m:rPr>
                <m:t>−</m:t>
              </m:r>
              <m:r>
                <m:t>λ</m:t>
              </m:r>
              <m:r>
                <m:rPr>
                  <m:sty m:val="p"/>
                </m:rPr>
                <m:t>)</m:t>
              </m:r>
              <m:r>
                <m:t> </m:t>
              </m:r>
              <m:limLow>
                <m:e>
                  <m:r>
                    <m:t>v</m:t>
                  </m:r>
                </m:e>
                <m:lim>
                  <m:r>
                    <m:rPr>
                      <m:sty m:val="p"/>
                    </m:rPr>
                    <m:t>∼</m:t>
                  </m:r>
                </m:lim>
              </m:limLow>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del w:id="15883" w:author="PR Preview" w:date="2026-01-01T00:00:00Z">
        <w:r>
          <w:delText xml:space="preserve">So</w:delText>
        </w:r>
      </w:del>
      <w:del w:id="15884"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rPr>
            <m:sty m:val="p"/>
          </m:rPr>
          <m:t>(</m:t>
        </m:r>
        <m:r>
          <m:t>a</m:t>
        </m:r>
        <m:r>
          <m:rPr>
            <m:sty m:val="p"/>
          </m:rPr>
          <m:t>+</m:t>
        </m:r>
        <m:r>
          <m:t>b</m:t>
        </m:r>
        <m:r>
          <m:rPr>
            <m:sty m:val="p"/>
          </m:rPr>
          <m:t>)</m:t>
        </m:r>
        <m:r>
          <m:rPr>
            <m:sty m:val="p"/>
          </m:rPr>
          <m:t>≤</m:t>
        </m:r>
        <m:r>
          <m:t>1</m:t>
        </m:r>
      </m:oMath>
      <w:del w:id="15885" w:author="PR Preview" w:date="2026-01-01T00:00:00Z">
        <w:r>
          <w:delText xml:space="preserve"> </w:delText>
        </w:r>
      </w:del>
      <w:del w:id="15886" w:author="PR Preview" w:date="2026-01-01T00:00:00Z">
        <w:r>
          <w:delText xml:space="preserve">by absolute homogeneity, that is,</w:delText>
        </w:r>
      </w:del>
      <w:del w:id="15887"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t>a</m:t>
        </m:r>
        <m:r>
          <m:rPr>
            <m:sty m:val="p"/>
          </m:rPr>
          <m:t>+</m:t>
        </m:r>
        <m:r>
          <m:t>b</m:t>
        </m:r>
      </m:oMath>
      <w:del w:id="15888" w:author="PR Preview" w:date="2026-01-01T00:00:00Z">
        <w:r>
          <w:delText xml:space="preserve">.</w:delText>
        </w:r>
      </w:del>
    </w:p>
    <w:p>
      <w:pPr>
        <w:pStyle w:val="FirstParagraph"/>
      </w:pPr>
      <w:del w:id="15889" w:author="PR Preview" w:date="2026-01-01T00:00:00Z">
        <w:r>
          <w:rPr>
            <w:b/>
            <w:bCs/>
          </w:rPr>
          <w:delText xml:space="preserve">Part 3,</w:delText>
        </w:r>
      </w:del>
      <w:del w:id="15890" w:author="PR Preview" w:date="2026-01-01T00:00:00Z">
        <w:r>
          <w:rPr>
            <w:b/>
            <w:bCs/>
          </w:rPr>
          <w:delText xml:space="preserve"> </w:delText>
        </w:r>
      </w:del>
      <m:oMath>
        <m:r>
          <m:t>k</m:t>
        </m:r>
        <m:r>
          <m:rPr>
            <m:sty m:val="p"/>
          </m:rPr>
          <m:t>=</m:t>
        </m:r>
        <m:r>
          <m:rPr>
            <m:sty m:val="p"/>
          </m:rPr>
          <m:t>∞</m:t>
        </m:r>
      </m:oMath>
      <w:del w:id="15891" w:author="PR Preview" w:date="2026-01-01T00:00:00Z">
        <w:r>
          <w:rPr>
            <w:b/>
            <w:bCs/>
          </w:rPr>
          <w:delText xml:space="preserve">.</w:delText>
        </w:r>
      </w:del>
      <w:del w:id="15892" w:author="PR Preview" w:date="2026-01-01T00:00:00Z">
        <w:r>
          <w:delText xml:space="preserve"> </w:delText>
        </w:r>
      </w:del>
      <w:del w:id="15893" w:author="PR Preview" w:date="2026-01-01T00:00:00Z">
        <w:r>
          <w:delText xml:space="preserve">Every</w:delText>
        </w:r>
      </w:del>
      <w:del w:id="15894" w:author="PR Preview" w:date="2026-01-01T00:00:00Z">
        <w:r>
          <w:delText xml:space="preserve"> </w:delText>
        </w:r>
      </w:del>
      <m:oMath>
        <m:r>
          <m:t>​</m:t>
        </m:r>
        <m:d>
          <m:dPr>
            <m:begChr m:val="|"/>
            <m:sepChr m:val=""/>
            <m:endChr m:val="|"/>
            <m:grow/>
          </m:dPr>
          <m:e>
            <m:sSub>
              <m:e>
                <m:r>
                  <m:t>x</m:t>
                </m:r>
              </m:e>
              <m:sub>
                <m:r>
                  <m:t>i</m:t>
                </m:r>
              </m:sub>
            </m:sSub>
          </m:e>
        </m:d>
        <m:r>
          <m:t>​</m:t>
        </m:r>
      </m:oMath>
      <w:del w:id="15895" w:author="PR Preview" w:date="2026-01-01T00:00:00Z">
        <w:r>
          <w:delText xml:space="preserve"> </w:delText>
        </w:r>
      </w:del>
      <w:del w:id="15896" w:author="PR Preview" w:date="2026-01-01T00:00:00Z">
        <w:r>
          <w:delText xml:space="preserve">is at least</w:delText>
        </w:r>
      </w:del>
      <w:del w:id="15897" w:author="PR Preview" w:date="2026-01-01T00:00:00Z">
        <w:r>
          <w:delText xml:space="preserve"> </w:delText>
        </w:r>
      </w:del>
      <m:oMath>
        <m:r>
          <m:t>0</m:t>
        </m:r>
      </m:oMath>
      <w:del w:id="15898" w:author="PR Preview" w:date="2026-01-01T00:00:00Z">
        <w:r>
          <w:delText xml:space="preserve">, and the largest of them is</w:delText>
        </w:r>
      </w:del>
      <w:del w:id="15899" w:author="PR Preview" w:date="2026-01-01T00:00:00Z">
        <w:r>
          <w:delText xml:space="preserve"> </w:delText>
        </w:r>
      </w:del>
      <m:oMath>
        <m:r>
          <m:t>0</m:t>
        </m:r>
      </m:oMath>
      <w:del w:id="15900" w:author="PR Preview" w:date="2026-01-01T00:00:00Z">
        <w:r>
          <w:delText xml:space="preserve"> </w:delText>
        </w:r>
      </w:del>
      <w:del w:id="15901" w:author="PR Preview" w:date="2026-01-01T00:00:00Z">
        <w:r>
          <w:delText xml:space="preserve">exactly when</w:delText>
        </w:r>
      </w:del>
      <w:del w:id="15902"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15903" w:author="PR Preview" w:date="2026-01-01T00:00:00Z">
        <w:r>
          <w:delText xml:space="preserve">.</w:delText>
        </w:r>
      </w:del>
      <w:del w:id="15904" w:author="PR Preview" w:date="2026-01-01T00:00:00Z">
        <w:r>
          <w:delText xml:space="preserve"> </w:delText>
        </w:r>
      </w:del>
      <w:del w:id="15905" w:author="PR Preview" w:date="2026-01-01T00:00:00Z">
        <w:r>
          <w:delText xml:space="preserve">For a number</w:delText>
        </w:r>
      </w:del>
      <w:del w:id="15906" w:author="PR Preview" w:date="2026-01-01T00:00:00Z">
        <w:r>
          <w:delText xml:space="preserve"> </w:delText>
        </w:r>
      </w:del>
      <m:oMath>
        <m:r>
          <m:t>c</m:t>
        </m:r>
      </m:oMath>
      <w:del w:id="15907" w:author="PR Preview" w:date="2026-01-01T00:00:00Z">
        <w:r>
          <w:delText xml:space="preserve">,</w:delText>
        </w:r>
      </w:del>
      <w:del w:id="15908" w:author="PR Preview" w:date="2026-01-01T00:00:00Z">
        <w:r>
          <w:delText xml:space="preserve"> </w:delText>
        </w:r>
      </w:del>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del w:id="15909" w:author="PR Preview" w:date="2026-01-01T00:00:00Z">
        <w:r>
          <w:delText xml:space="preserve">.</w:delText>
        </w:r>
      </w:del>
      <w:del w:id="15910" w:author="PR Preview" w:date="2026-01-01T00:00:00Z">
        <w:r>
          <w:delText xml:space="preserve"> </w:delText>
        </w:r>
      </w:del>
      <w:del w:id="15911" w:author="PR Preview" w:date="2026-01-01T00:00:00Z">
        <w:r>
          <w:delText xml:space="preserve">For each</w:delText>
        </w:r>
      </w:del>
      <w:del w:id="15912" w:author="PR Preview" w:date="2026-01-01T00:00:00Z">
        <w:r>
          <w:delText xml:space="preserve"> </w:delText>
        </w:r>
      </w:del>
      <m:oMath>
        <m:r>
          <m:t>i</m:t>
        </m:r>
      </m:oMath>
      <w:del w:id="15913" w:author="PR Preview" w:date="2026-01-01T00:00:00Z">
        <w:r>
          <w:delText xml:space="preserve">,</w:delText>
        </w:r>
      </w:del>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y</m:t>
                      </m:r>
                    </m:e>
                    <m:lim>
                      <m:r>
                        <m:rPr>
                          <m:sty m:val="p"/>
                        </m:rPr>
                        <m:t>∼</m:t>
                      </m:r>
                    </m:lim>
                  </m:limLow>
                </m:e>
              </m:d>
              <m:sSub>
                <m:e>
                  <m:r>
                    <m:t>​</m:t>
                  </m:r>
                </m:e>
                <m:sub>
                  <m:r>
                    <m:rPr>
                      <m:sty m:val="p"/>
                    </m:rPr>
                    <m:t>∞</m:t>
                  </m:r>
                </m:sub>
              </m:sSub>
              <m:r>
                <m:rPr>
                  <m:sty m:val="p"/>
                </m:rPr>
                <m:t>,</m:t>
              </m:r>
              <m:r>
                <m:t>&amp;</m:t>
              </m:r>
              <m:r>
                <m:t>&amp;</m:t>
              </m:r>
              <m:r>
                <m:rPr>
                  <m:nor/>
                  <m:sty m:val="p"/>
                </m:rPr>
                <m:t>(each is at most the maximum)</m:t>
              </m:r>
            </m:e>
          </m:eqArr>
        </m:oMath>
      </m:oMathPara>
    </w:p>
    <w:p>
      <w:pPr>
        <w:pStyle w:val="FirstParagraph"/>
      </w:pPr>
      <w:del w:id="15914" w:author="PR Preview" w:date="2026-01-01T00:00:00Z">
        <w:r>
          <w:delText xml:space="preserve">and taking the maximum over</w:delText>
        </w:r>
      </w:del>
      <w:del w:id="15915" w:author="PR Preview" w:date="2026-01-01T00:00:00Z">
        <w:r>
          <w:delText xml:space="preserve"> </w:delText>
        </w:r>
      </w:del>
      <m:oMath>
        <m:r>
          <m:t>i</m:t>
        </m:r>
      </m:oMath>
      <w:del w:id="15916" w:author="PR Preview" w:date="2026-01-01T00:00:00Z">
        <w:r>
          <w:delText xml:space="preserve"> </w:delText>
        </w:r>
      </w:del>
      <w:del w:id="15917" w:author="PR Preview" w:date="2026-01-01T00:00:00Z">
        <w:r>
          <w:delText xml:space="preserve">on the left gives</w:delText>
        </w:r>
      </w:del>
      <w:del w:id="15918"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p"/>
              </m:rPr>
              <m:t>∞</m:t>
            </m:r>
          </m:sub>
        </m:sSub>
        <m:r>
          <m:rPr>
            <m:sty m:val="p"/>
          </m:rPr>
          <m:t>≤</m:t>
        </m:r>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y</m:t>
                </m:r>
              </m:e>
              <m:lim>
                <m:r>
                  <m:rPr>
                    <m:sty m:val="p"/>
                  </m:rPr>
                  <m:t>∼</m:t>
                </m:r>
              </m:lim>
            </m:limLow>
          </m:e>
        </m:d>
        <m:sSub>
          <m:e>
            <m:r>
              <m:t>​</m:t>
            </m:r>
          </m:e>
          <m:sub>
            <m:r>
              <m:rPr>
                <m:sty m:val="p"/>
              </m:rPr>
              <m:t>∞</m:t>
            </m:r>
          </m:sub>
        </m:sSub>
      </m:oMath>
      <w:del w:id="15919" w:author="PR Preview" w:date="2026-01-01T00:00:00Z">
        <w:r>
          <w:delText xml:space="preserve">.</w:delText>
        </w:r>
      </w:del>
    </w:p>
    <w:p>
      <w:pPr>
        <w:pStyle w:val="BodyText"/>
      </w:pPr>
      <w:del w:id="15920" w:author="PR Preview" w:date="2026-01-01T00:00:00Z">
        <w:r>
          <w:rPr>
            <w:b/>
            <w:bCs/>
          </w:rPr>
          <w:delText xml:space="preserve">Example 108 (The</w:delText>
        </w:r>
      </w:del>
      <w:del w:id="15921" w:author="PR Preview" w:date="2026-01-01T00:00:00Z">
        <w:r>
          <w:rPr>
            <w:b/>
            <w:bCs/>
          </w:rPr>
          <w:delText xml:space="preserve"> </w:delText>
        </w:r>
      </w:del>
      <m:oMath>
        <m:sSub>
          <m:e>
            <m:r>
              <m:t>ℓ</m:t>
            </m:r>
          </m:e>
          <m:sub>
            <m:r>
              <m:t>k</m:t>
            </m:r>
          </m:sub>
        </m:sSub>
      </m:oMath>
      <w:del w:id="15922" w:author="PR Preview" w:date="2026-01-01T00:00:00Z">
        <w:r>
          <w:rPr>
            <w:b/>
            <w:bCs/>
          </w:rPr>
          <w:delText xml:space="preserve"> </w:delText>
        </w:r>
      </w:del>
      <w:del w:id="15923" w:author="PR Preview" w:date="2026-01-01T00:00:00Z">
        <w:r>
          <w:rPr>
            <w:b/>
            <w:bCs/>
          </w:rPr>
          <w:delText xml:space="preserve">norm approaches the maximum norm as</w:delText>
        </w:r>
      </w:del>
      <w:del w:id="15924" w:author="PR Preview" w:date="2026-01-01T00:00:00Z">
        <w:r>
          <w:rPr>
            <w:b/>
            <w:bCs/>
          </w:rPr>
          <w:delText xml:space="preserve"> </w:delText>
        </w:r>
      </w:del>
      <m:oMath>
        <m:r>
          <m:t>k</m:t>
        </m:r>
      </m:oMath>
      <w:del w:id="15925" w:author="PR Preview" w:date="2026-01-01T00:00:00Z">
        <w:r>
          <w:rPr>
            <w:b/>
            <w:bCs/>
          </w:rPr>
          <w:delText xml:space="preserve"> </w:delText>
        </w:r>
      </w:del>
      <w:del w:id="15926" w:author="PR Preview" w:date="2026-01-01T00:00:00Z">
        <w:r>
          <w:rPr>
            <w:b/>
            <w:bCs/>
          </w:rPr>
          <w:delText xml:space="preserve">grows)</w:delText>
        </w:r>
      </w:del>
      <w:del w:id="15927" w:author="PR Preview" w:date="2026-01-01T00:00:00Z">
        <w:r>
          <w:delText xml:space="preserve"> </w:delText>
        </w:r>
      </w:del>
      <w:del w:id="15928" w:author="PR Preview" w:date="2026-01-01T00:00:00Z">
        <w:r>
          <w:delText xml:space="preserve">Take</w:delText>
        </w:r>
      </w:del>
      <w:del w:id="15929" w:author="PR Preview" w:date="2026-01-01T00:00:00Z">
        <w:r>
          <w:delText xml:space="preserve"> </w:delText>
        </w:r>
      </w:del>
      <m:oMath>
        <m:limLow>
          <m:e>
            <m:r>
              <m:t>x</m:t>
            </m:r>
          </m:e>
          <m:lim>
            <m:r>
              <m:rPr>
                <m:sty m:val="p"/>
              </m:rPr>
              <m:t>∼</m:t>
            </m:r>
          </m:lim>
        </m:limLow>
        <m:r>
          <m:rPr>
            <m:sty m:val="p"/>
          </m:rPr>
          <m:t>=</m:t>
        </m:r>
        <m:r>
          <m:rPr>
            <m:sty m:val="p"/>
          </m:rPr>
          <m:t>(</m:t>
        </m:r>
        <m:r>
          <m:t>3</m:t>
        </m:r>
        <m:r>
          <m:rPr>
            <m:sty m:val="p"/>
          </m:rPr>
          <m:t>,</m:t>
        </m:r>
        <m:r>
          <m:rPr>
            <m:sty m:val="p"/>
          </m:rPr>
          <m:t>−</m:t>
        </m:r>
        <m:r>
          <m:t>4</m:t>
        </m:r>
        <m:r>
          <m:rPr>
            <m:sty m:val="p"/>
          </m:rPr>
          <m:t>)</m:t>
        </m:r>
      </m:oMath>
      <w:del w:id="15930" w:author="PR Preview" w:date="2026-01-01T00:00:00Z">
        <w:r>
          <w:delText xml:space="preserve"> </w:delText>
        </w:r>
      </w:del>
      <w:del w:id="15931" w:author="PR Preview" w:date="2026-01-01T00:00:00Z">
        <w:r>
          <w:delText xml:space="preserve">and</w:delText>
        </w:r>
      </w:del>
      <w:del w:id="15932" w:author="PR Preview" w:date="2026-01-01T00:00:00Z">
        <w:r>
          <w:delText xml:space="preserve"> </w:delText>
        </w:r>
      </w:del>
      <m:oMath>
        <m:limLow>
          <m:e>
            <m:r>
              <m:t>y</m:t>
            </m:r>
          </m:e>
          <m:lim>
            <m:r>
              <m:rPr>
                <m:sty m:val="p"/>
              </m:rPr>
              <m:t>∼</m:t>
            </m:r>
          </m:lim>
        </m:limLow>
        <m:r>
          <m:rPr>
            <m:sty m:val="p"/>
          </m:rPr>
          <m:t>=</m:t>
        </m:r>
        <m:r>
          <m:rPr>
            <m:sty m:val="p"/>
          </m:rPr>
          <m:t>(</m:t>
        </m:r>
        <m:r>
          <m:rPr>
            <m:sty m:val="p"/>
          </m:rPr>
          <m:t>−</m:t>
        </m:r>
        <m:r>
          <m:t>1</m:t>
        </m:r>
        <m:r>
          <m:rPr>
            <m:sty m:val="p"/>
          </m:rPr>
          <m:t>,</m:t>
        </m:r>
        <m:r>
          <m:t>5</m:t>
        </m:r>
        <m:r>
          <m:rPr>
            <m:sty m:val="p"/>
          </m:rPr>
          <m:t>)</m:t>
        </m:r>
      </m:oMath>
      <w:del w:id="15933" w:author="PR Preview" w:date="2026-01-01T00:00:00Z">
        <w:r>
          <w:delText xml:space="preserve"> </w:delText>
        </w:r>
      </w:del>
      <w:del w:id="15934" w:author="PR Preview" w:date="2026-01-01T00:00:00Z">
        <w:r>
          <w:delText xml:space="preserve">in</w:delText>
        </w:r>
      </w:del>
      <w:del w:id="15935" w:author="PR Preview" w:date="2026-01-01T00:00:00Z">
        <w:r>
          <w:delText xml:space="preserve"> </w:delText>
        </w:r>
      </w:del>
      <m:oMath>
        <m:sSup>
          <m:e>
            <m:r>
              <m:rPr>
                <m:scr m:val="double-struck"/>
                <m:sty m:val="p"/>
              </m:rPr>
              <m:t>R</m:t>
            </m:r>
          </m:e>
          <m:sup>
            <m:r>
              <m:t>2</m:t>
            </m:r>
          </m:sup>
        </m:sSup>
      </m:oMath>
      <w:del w:id="15936" w:author="PR Preview" w:date="2026-01-01T00:00:00Z">
        <w:r>
          <w:delText xml:space="preserve">.</w:delText>
        </w:r>
      </w:del>
      <w:del w:id="15937" w:author="PR Preview" w:date="2026-01-01T00:00:00Z">
        <w:r>
          <w:delText xml:space="preserve"> </w:delText>
        </w:r>
      </w:del>
      <w:del w:id="15938" w:author="PR Preview" w:date="2026-01-01T00:00:00Z">
        <w:r>
          <w:delText xml:space="preserve">The code computes</w:delText>
        </w:r>
      </w:del>
      <w:del w:id="15939" w:author="PR Preview" w:date="2026-01-01T00:00:00Z">
        <w:r>
          <w:delText xml:space="preserve"> </w:delText>
        </w:r>
      </w:del>
      <m:oMath>
        <m:r>
          <m:t>​</m:t>
        </m:r>
        <m:d>
          <m:dPr>
            <m:begChr m:val="∥"/>
            <m:sepChr m:val=""/>
            <m:endChr m:val="∥"/>
            <m:grow/>
          </m:dPr>
          <m:e>
            <m:limLow>
              <m:e>
                <m:r>
                  <m:t>x</m:t>
                </m:r>
              </m:e>
              <m:lim>
                <m:r>
                  <m:rPr>
                    <m:sty m:val="p"/>
                  </m:rPr>
                  <m:t>∼</m:t>
                </m:r>
              </m:lim>
            </m:limLow>
          </m:e>
        </m:d>
        <m:sSub>
          <m:e>
            <m:r>
              <m:t>​</m:t>
            </m:r>
          </m:e>
          <m:sub>
            <m:r>
              <m:t>k</m:t>
            </m:r>
          </m:sub>
        </m:sSub>
      </m:oMath>
      <w:del w:id="15940" w:author="PR Preview" w:date="2026-01-01T00:00:00Z">
        <w:r>
          <w:delText xml:space="preserve"> </w:delText>
        </w:r>
      </w:del>
      <w:del w:id="15941" w:author="PR Preview" w:date="2026-01-01T00:00:00Z">
        <w:r>
          <w:delText xml:space="preserve">for several values of</w:delText>
        </w:r>
      </w:del>
      <w:del w:id="15942" w:author="PR Preview" w:date="2026-01-01T00:00:00Z">
        <w:r>
          <w:delText xml:space="preserve"> </w:delText>
        </w:r>
      </w:del>
      <m:oMath>
        <m:r>
          <m:t>k</m:t>
        </m:r>
      </m:oMath>
      <w:del w:id="15943" w:author="PR Preview" w:date="2026-01-01T00:00:00Z">
        <w:r>
          <w:delText xml:space="preserve">, including</w:delText>
        </w:r>
      </w:del>
      <w:del w:id="15944" w:author="PR Preview" w:date="2026-01-01T00:00:00Z">
        <w:r>
          <w:delText xml:space="preserve"> </w:delText>
        </w:r>
      </w:del>
      <m:oMath>
        <m:r>
          <m:t>k</m:t>
        </m:r>
        <m:r>
          <m:rPr>
            <m:sty m:val="p"/>
          </m:rPr>
          <m:t>=</m:t>
        </m:r>
        <m:r>
          <m:rPr>
            <m:sty m:val="p"/>
          </m:rPr>
          <m:t>∞</m:t>
        </m:r>
      </m:oMath>
      <w:del w:id="15945" w:author="PR Preview" w:date="2026-01-01T00:00:00Z">
        <w:r>
          <w:delText xml:space="preserve"> </w:delText>
        </w:r>
      </w:del>
      <w:del w:id="15946" w:author="PR Preview" w:date="2026-01-01T00:00:00Z">
        <w:r>
          <w:delText xml:space="preserve">as the maximum,</w:delText>
        </w:r>
      </w:del>
      <w:del w:id="15947" w:author="PR Preview" w:date="2026-01-01T00:00:00Z">
        <w:r>
          <w:delText xml:space="preserve"> </w:delText>
        </w:r>
      </w:del>
      <w:del w:id="15948" w:author="PR Preview" w:date="2026-01-01T00:00:00Z">
        <w:r>
          <w:delText xml:space="preserve">and checks the triangle inequality for</w:delText>
        </w:r>
      </w:del>
      <w:del w:id="15949" w:author="PR Preview" w:date="2026-01-01T00:00:00Z">
        <w:r>
          <w:delText xml:space="preserve"> </w:delText>
        </w:r>
      </w:del>
      <m:oMath>
        <m:limLow>
          <m:e>
            <m:r>
              <m:t>x</m:t>
            </m:r>
          </m:e>
          <m:lim>
            <m:r>
              <m:rPr>
                <m:sty m:val="p"/>
              </m:rPr>
              <m:t>∼</m:t>
            </m:r>
          </m:lim>
        </m:limLow>
      </m:oMath>
      <w:del w:id="15950" w:author="PR Preview" w:date="2026-01-01T00:00:00Z">
        <w:r>
          <w:delText xml:space="preserve"> </w:delText>
        </w:r>
      </w:del>
      <w:del w:id="15951" w:author="PR Preview" w:date="2026-01-01T00:00:00Z">
        <w:r>
          <w:delText xml:space="preserve">and</w:delText>
        </w:r>
      </w:del>
      <w:del w:id="15952" w:author="PR Preview" w:date="2026-01-01T00:00:00Z">
        <w:r>
          <w:delText xml:space="preserve"> </w:delText>
        </w:r>
      </w:del>
      <m:oMath>
        <m:limLow>
          <m:e>
            <m:r>
              <m:t>y</m:t>
            </m:r>
          </m:e>
          <m:lim>
            <m:r>
              <m:rPr>
                <m:sty m:val="p"/>
              </m:rPr>
              <m:t>∼</m:t>
            </m:r>
          </m:lim>
        </m:limLow>
      </m:oMath>
      <w:del w:id="15953" w:author="PR Preview" w:date="2026-01-01T00:00:00Z">
        <w:r>
          <w:delText xml:space="preserve"> </w:delText>
        </w:r>
      </w:del>
      <w:del w:id="15954" w:author="PR Preview" w:date="2026-01-01T00:00:00Z">
        <w:r>
          <w:delText xml:space="preserve">at each of them.</w:delText>
        </w:r>
      </w:del>
    </w:p>
    <w:p>
      <w:pPr>
        <w:numPr>
          <w:ilvl w:val="0"/>
          <w:numId w:val="1000"/>
        </w:numPr>
      </w:pPr>
      <w:ins w:id="15955" w:author="PR Preview" w:date="2026-01-01T00:00:00Z">
        <w:r>
          <w:t xml:space="preserve">Summing over</w:t>
        </w:r>
      </w:ins>
      <w:ins w:id="15956" w:author="PR Preview" w:date="2026-01-01T00:00:00Z">
        <w:r>
          <w:t xml:space="preserve"> </w:t>
        </w:r>
      </w:ins>
      <m:oMath>
        <m:r>
          <m:t>i</m:t>
        </m:r>
      </m:oMath>
      <w:ins w:id="15957" w:author="PR Preview" w:date="2026-01-01T00:00:00Z">
        <w:r>
          <w:t xml:space="preserve">, and using</w:t>
        </w:r>
      </w:ins>
      <w:ins w:id="15958" w:author="PR Preview" w:date="2026-01-01T00:00:00Z">
        <w:r>
          <w:t xml:space="preserve"> </w:t>
        </w:r>
      </w:ins>
      <w:ins w:id="15959" w:author="PR Preview" w:date="2026-01-01T00:00:00Z">
        <w:r>
          <w:t xml:space="preserve">$\sum_{i=1}^p\mathopen{}\left|u_i\right|\mathclose{}^k = \mathopen{}\left\lVert\mathord{\smash[b]{\underset{\raise.3ex\hbox{$\scriptstyle\sim$}}{u}}\vphantom{u}}\right\rVert\mathclose{}_k^k = 1$</w:t>
        </w:r>
      </w:ins>
      <w:ins w:id="15960" w:author="PR Preview" w:date="2026-01-01T00:00:00Z">
        <w:r>
          <w:t xml:space="preserve"> </w:t>
        </w:r>
      </w:ins>
      <w:ins w:id="15961" w:author="PR Preview" w:date="2026-01-01T00:00:00Z">
        <w:r>
          <w:t xml:space="preserve">and likewise for</w:t>
        </w:r>
      </w:ins>
      <w:ins w:id="15962" w:author="PR Preview" w:date="2026-01-01T00:00:00Z">
        <w:r>
          <w:t xml:space="preserve"> </w:t>
        </w:r>
      </w:ins>
      <w:ins w:id="15963" w:author="PR Preview" w:date="2026-01-01T00:00:00Z">
        <w:r>
          <w:t xml:space="preserve">$\mathord{\smash[b]{\underset{\raise.3ex\hbox{$\scriptstyle\sim$}}{v}}\vphantom{v}}$</w:t>
        </w:r>
      </w:ins>
      <w:ins w:id="15964" w:author="PR Preview" w:date="2026-01-01T00:00:00Z">
        <w:r>
          <w:t xml:space="preserve">,</w:t>
        </w:r>
      </w:ins>
    </w:p>
    <w:p>
      <w:pPr>
        <w:pStyle w:val="BodyText"/>
      </w:pPr>
      <w:ins w:id="15965" w:author="PR Preview" w:date="2026-01-01T00:00:00Z">
        <w:r>
          <w:t xml:space="preserve">$$
    \mathopen{}\left\lVert\lambda\,\mathord{\smash[b]{\underset{\raise.3ex\hbox{$\scriptstyle\sim$}}{u}}\vphantom{u}} + (1 - \lambda)\,\mathord{\smash[b]{\underset{\raise.3ex\hbox{$\scriptstyle\sim$}}{v}}\vphantom{v}}\right\rVert\mathclose{}_k^k \le \lambda + (1 - \lambda) = 1.
    $$</w:t>
        </w:r>
      </w:ins>
    </w:p>
    <w:p>
      <w:pPr>
        <w:numPr>
          <w:ilvl w:val="0"/>
          <w:numId w:val="1000"/>
        </w:numPr>
      </w:pPr>
      <w:ins w:id="15966" w:author="PR Preview" w:date="2026-01-01T00:00:00Z">
        <w:r>
          <w:t xml:space="preserve">So</w:t>
        </w:r>
      </w:ins>
      <w:ins w:id="15967" w:author="PR Preview" w:date="2026-01-01T00:00:00Z">
        <w:r>
          <w:t xml:space="preserve"> </w:t>
        </w:r>
      </w:ins>
      <w:ins w:id="15968" w:author="PR Preview" w:date="2026-01-01T00:00:00Z">
        <w:r>
          <w:t xml:space="preserve">$\mathopen{}\left\lVert\mathord{\smash[b]{\underset{\raise.3ex\hbox{$\scriptstyle\sim$}}{x}}\vphantom{x}}+ \mathord{\smash[b]{\underset{\raise.3ex\hbox{$\scriptstyle\sim$}}{y}}\vphantom{y}}\right\rVert\mathclose{}_k / (a + b) \le 1$</w:t>
        </w:r>
      </w:ins>
      <w:ins w:id="15969" w:author="PR Preview" w:date="2026-01-01T00:00:00Z">
        <w:r>
          <w:t xml:space="preserve"> </w:t>
        </w:r>
      </w:ins>
      <w:ins w:id="15970" w:author="PR Preview" w:date="2026-01-01T00:00:00Z">
        <w:r>
          <w:t xml:space="preserve">by absolute homogeneity, that is,</w:t>
        </w:r>
      </w:ins>
      <w:ins w:id="15971" w:author="PR Preview" w:date="2026-01-01T00:00:00Z">
        <w:r>
          <w:t xml:space="preserve"> </w:t>
        </w:r>
      </w:ins>
      <w:ins w:id="15972" w:author="PR Preview" w:date="2026-01-01T00:00:00Z">
        <w:r>
          <w:t xml:space="preserve">$\mathopen{}\left\lVert\mathord{\smash[b]{\underset{\raise.3ex\hbox{$\scriptstyle\sim$}}{x}}\vphantom{x}}+ \mathord{\smash[b]{\underset{\raise.3ex\hbox{$\scriptstyle\sim$}}{y}}\vphantom{y}}\right\rVert\mathclose{}_k \le a + b$</w:t>
        </w:r>
      </w:ins>
      <w:ins w:id="15973" w:author="PR Preview" w:date="2026-01-01T00:00:00Z">
        <w:r>
          <w:t xml:space="preserve">.</w:t>
        </w:r>
      </w:ins>
    </w:p>
    <w:p>
      <w:pPr>
        <w:pStyle w:val="FirstParagraph"/>
      </w:pPr>
      <w:ins w:id="15974" w:author="PR Preview" w:date="2026-01-01T00:00:00Z">
        <w:r>
          <w:rPr>
            <w:b/>
            <w:bCs/>
          </w:rPr>
          <w:t xml:space="preserve">Part 3,</w:t>
        </w:r>
      </w:ins>
      <w:ins w:id="15975" w:author="PR Preview" w:date="2026-01-01T00:00:00Z">
        <w:r>
          <w:rPr>
            <w:b/>
            <w:bCs/>
          </w:rPr>
          <w:t xml:space="preserve"> </w:t>
        </w:r>
      </w:ins>
      <m:oMath>
        <m:r>
          <m:t>k</m:t>
        </m:r>
        <m:r>
          <m:rPr>
            <m:sty m:val="p"/>
          </m:rPr>
          <m:t>=</m:t>
        </m:r>
        <m:r>
          <m:rPr>
            <m:sty m:val="p"/>
          </m:rPr>
          <m:t>∞</m:t>
        </m:r>
      </m:oMath>
      <w:ins w:id="15976" w:author="PR Preview" w:date="2026-01-01T00:00:00Z">
        <w:r>
          <w:rPr>
            <w:b/>
            <w:bCs/>
          </w:rPr>
          <w:t xml:space="preserve">.</w:t>
        </w:r>
      </w:ins>
      <w:ins w:id="15977" w:author="PR Preview" w:date="2026-01-01T00:00:00Z">
        <w:r>
          <w:t xml:space="preserve"> </w:t>
        </w:r>
      </w:ins>
      <w:ins w:id="15978" w:author="PR Preview" w:date="2026-01-01T00:00:00Z">
        <w:r>
          <w:t xml:space="preserve">Every</w:t>
        </w:r>
      </w:ins>
      <w:ins w:id="15979" w:author="PR Preview" w:date="2026-01-01T00:00:00Z">
        <w:r>
          <w:t xml:space="preserve"> </w:t>
        </w:r>
      </w:ins>
      <m:oMath>
        <m:r>
          <m:t>​</m:t>
        </m:r>
        <m:d>
          <m:dPr>
            <m:begChr m:val="|"/>
            <m:sepChr m:val=""/>
            <m:endChr m:val="|"/>
            <m:grow/>
          </m:dPr>
          <m:e>
            <m:sSub>
              <m:e>
                <m:r>
                  <m:t>x</m:t>
                </m:r>
              </m:e>
              <m:sub>
                <m:r>
                  <m:t>i</m:t>
                </m:r>
              </m:sub>
            </m:sSub>
          </m:e>
        </m:d>
        <m:r>
          <m:t>​</m:t>
        </m:r>
      </m:oMath>
      <w:ins w:id="15980" w:author="PR Preview" w:date="2026-01-01T00:00:00Z">
        <w:r>
          <w:t xml:space="preserve"> </w:t>
        </w:r>
      </w:ins>
      <w:ins w:id="15981" w:author="PR Preview" w:date="2026-01-01T00:00:00Z">
        <w:r>
          <w:t xml:space="preserve">is at least</w:t>
        </w:r>
      </w:ins>
      <w:ins w:id="15982" w:author="PR Preview" w:date="2026-01-01T00:00:00Z">
        <w:r>
          <w:t xml:space="preserve"> </w:t>
        </w:r>
      </w:ins>
      <m:oMath>
        <m:r>
          <m:t>0</m:t>
        </m:r>
      </m:oMath>
      <w:ins w:id="15983" w:author="PR Preview" w:date="2026-01-01T00:00:00Z">
        <w:r>
          <w:t xml:space="preserve">, and the largest of them is</w:t>
        </w:r>
      </w:ins>
      <w:ins w:id="15984" w:author="PR Preview" w:date="2026-01-01T00:00:00Z">
        <w:r>
          <w:t xml:space="preserve"> </w:t>
        </w:r>
      </w:ins>
      <m:oMath>
        <m:r>
          <m:t>0</m:t>
        </m:r>
      </m:oMath>
      <w:ins w:id="15985" w:author="PR Preview" w:date="2026-01-01T00:00:00Z">
        <w:r>
          <w:t xml:space="preserve"> </w:t>
        </w:r>
      </w:ins>
      <w:ins w:id="15986" w:author="PR Preview" w:date="2026-01-01T00:00:00Z">
        <w:r>
          <w:t xml:space="preserve">exactly when</w:t>
        </w:r>
      </w:ins>
      <w:ins w:id="15987" w:author="PR Preview" w:date="2026-01-01T00:00:00Z">
        <w:r>
          <w:t xml:space="preserve"> </w:t>
        </w:r>
      </w:ins>
      <w:ins w:id="15988" w:author="PR Preview" w:date="2026-01-01T00:00:00Z">
        <w:r>
          <w:t xml:space="preserve">$\mathord{\smash[b]{\underset{\raise.3ex\hbox{$\scriptstyle\sim$}}{x}}\vphantom{x}}= \mathord{\smash[b]{\underset{\raise.3ex\hbox{$\scriptstyle\sim$}}{0}}\vphantom{0}}$</w:t>
        </w:r>
      </w:ins>
      <w:ins w:id="15989" w:author="PR Preview" w:date="2026-01-01T00:00:00Z">
        <w:r>
          <w:t xml:space="preserve">.</w:t>
        </w:r>
      </w:ins>
      <w:ins w:id="15990" w:author="PR Preview" w:date="2026-01-01T00:00:00Z">
        <w:r>
          <w:t xml:space="preserve"> </w:t>
        </w:r>
      </w:ins>
      <w:ins w:id="15991" w:author="PR Preview" w:date="2026-01-01T00:00:00Z">
        <w:r>
          <w:t xml:space="preserve">For a number</w:t>
        </w:r>
      </w:ins>
      <w:ins w:id="15992" w:author="PR Preview" w:date="2026-01-01T00:00:00Z">
        <w:r>
          <w:t xml:space="preserve"> </w:t>
        </w:r>
      </w:ins>
      <m:oMath>
        <m:r>
          <m:t>c</m:t>
        </m:r>
      </m:oMath>
      <w:ins w:id="15993" w:author="PR Preview" w:date="2026-01-01T00:00:00Z">
        <w:r>
          <w:t xml:space="preserve">,</w:t>
        </w:r>
      </w:ins>
      <w:ins w:id="15994" w:author="PR Preview" w:date="2026-01-01T00:00:00Z">
        <w:r>
          <w:t xml:space="preserve"> </w:t>
        </w:r>
      </w:ins>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ins w:id="15995" w:author="PR Preview" w:date="2026-01-01T00:00:00Z">
        <w:r>
          <w:t xml:space="preserve">.</w:t>
        </w:r>
      </w:ins>
      <w:ins w:id="15996" w:author="PR Preview" w:date="2026-01-01T00:00:00Z">
        <w:r>
          <w:t xml:space="preserve"> </w:t>
        </w:r>
      </w:ins>
      <w:ins w:id="15997" w:author="PR Preview" w:date="2026-01-01T00:00:00Z">
        <w:r>
          <w:t xml:space="preserve">For each</w:t>
        </w:r>
      </w:ins>
      <w:ins w:id="15998" w:author="PR Preview" w:date="2026-01-01T00:00:00Z">
        <w:r>
          <w:t xml:space="preserve"> </w:t>
        </w:r>
      </w:ins>
      <m:oMath>
        <m:r>
          <m:t>i</m:t>
        </m:r>
      </m:oMath>
      <w:ins w:id="15999" w:author="PR Preview" w:date="2026-01-01T00:00:00Z">
        <w:r>
          <w:t xml:space="preserve">,</w:t>
        </w:r>
      </w:ins>
    </w:p>
    <w:p>
      <w:pPr>
        <w:pStyle w:val="BodyText"/>
      </w:pPr>
      <w:ins w:id="16000" w:author="PR Preview" w:date="2026-01-01T00:00:00Z">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ins>
    </w:p>
    <w:p>
      <w:pPr>
        <w:pStyle w:val="FirstParagraph"/>
      </w:pPr>
      <w:ins w:id="16001" w:author="PR Preview" w:date="2026-01-01T00:00:00Z">
        <w:r>
          <w:t xml:space="preserve">and taking the maximum over</w:t>
        </w:r>
      </w:ins>
      <w:ins w:id="16002" w:author="PR Preview" w:date="2026-01-01T00:00:00Z">
        <w:r>
          <w:t xml:space="preserve"> </w:t>
        </w:r>
      </w:ins>
      <m:oMath>
        <m:r>
          <m:t>i</m:t>
        </m:r>
      </m:oMath>
      <w:ins w:id="16003" w:author="PR Preview" w:date="2026-01-01T00:00:00Z">
        <w:r>
          <w:t xml:space="preserve"> </w:t>
        </w:r>
      </w:ins>
      <w:ins w:id="16004" w:author="PR Preview" w:date="2026-01-01T00:00:00Z">
        <w:r>
          <w:t xml:space="preserve">on the left gives</w:t>
        </w:r>
      </w:ins>
      <w:ins w:id="16005" w:author="PR Preview" w:date="2026-01-01T00:00:00Z">
        <w:r>
          <w:t xml:space="preserve"> </w:t>
        </w:r>
      </w:ins>
      <w:ins w:id="16006" w:author="PR Preview" w:date="2026-01-01T00:00:00Z">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ins>
      <w:ins w:id="16007" w:author="PR Preview" w:date="2026-01-01T00:00:00Z">
        <w:r>
          <w:t xml:space="preserve">.</w:t>
        </w:r>
      </w:ins>
    </w:p>
    <w:bookmarkStart w:id="371" w:name="exm-vector-p-norm-limit"/>
    <w:p>
      <w:pPr>
        <w:pStyle w:val="BodyText"/>
      </w:pPr>
      <w:ins w:id="16008" w:author="PR Preview" w:date="2026-01-01T00:00:00Z">
        <w:r>
          <w:rPr>
            <w:b/>
            <w:bCs/>
          </w:rPr>
          <w:t xml:space="preserve">Example 108 (The</w:t>
        </w:r>
      </w:ins>
      <w:ins w:id="16009" w:author="PR Preview" w:date="2026-01-01T00:00:00Z">
        <w:r>
          <w:rPr>
            <w:b/>
            <w:bCs/>
          </w:rPr>
          <w:t xml:space="preserve"> </w:t>
        </w:r>
      </w:ins>
      <m:oMath>
        <m:sSub>
          <m:e>
            <m:r>
              <m:t>ℓ</m:t>
            </m:r>
          </m:e>
          <m:sub>
            <m:r>
              <m:t>k</m:t>
            </m:r>
          </m:sub>
        </m:sSub>
      </m:oMath>
      <w:ins w:id="16010" w:author="PR Preview" w:date="2026-01-01T00:00:00Z">
        <w:r>
          <w:rPr>
            <w:b/>
            <w:bCs/>
          </w:rPr>
          <w:t xml:space="preserve"> </w:t>
        </w:r>
      </w:ins>
      <w:ins w:id="16011" w:author="PR Preview" w:date="2026-01-01T00:00:00Z">
        <w:r>
          <w:rPr>
            <w:b/>
            <w:bCs/>
          </w:rPr>
          <w:t xml:space="preserve">norm approaches the maximum norm as</w:t>
        </w:r>
      </w:ins>
      <w:ins w:id="16012" w:author="PR Preview" w:date="2026-01-01T00:00:00Z">
        <w:r>
          <w:rPr>
            <w:b/>
            <w:bCs/>
          </w:rPr>
          <w:t xml:space="preserve"> </w:t>
        </w:r>
      </w:ins>
      <m:oMath>
        <m:r>
          <m:t>k</m:t>
        </m:r>
      </m:oMath>
      <w:ins w:id="16013" w:author="PR Preview" w:date="2026-01-01T00:00:00Z">
        <w:r>
          <w:rPr>
            <w:b/>
            <w:bCs/>
          </w:rPr>
          <w:t xml:space="preserve"> </w:t>
        </w:r>
      </w:ins>
      <w:ins w:id="16014" w:author="PR Preview" w:date="2026-01-01T00:00:00Z">
        <w:r>
          <w:rPr>
            <w:b/>
            <w:bCs/>
          </w:rPr>
          <w:t xml:space="preserve">grows)</w:t>
        </w:r>
      </w:ins>
      <w:ins w:id="16015" w:author="PR Preview" w:date="2026-01-01T00:00:00Z">
        <w:r>
          <w:t xml:space="preserve"> </w:t>
        </w:r>
      </w:ins>
      <w:ins w:id="16016" w:author="PR Preview" w:date="2026-01-01T00:00:00Z">
        <w:r>
          <w:t xml:space="preserve">Take</w:t>
        </w:r>
      </w:ins>
      <w:ins w:id="16017" w:author="PR Preview" w:date="2026-01-01T00:00:00Z">
        <w:r>
          <w:t xml:space="preserve"> </w:t>
        </w:r>
      </w:ins>
      <w:ins w:id="16018" w:author="PR Preview" w:date="2026-01-01T00:00:00Z">
        <w:r>
          <w:t xml:space="preserve">$\mathord{\smash[b]{\underset{\raise.3ex\hbox{$\scriptstyle\sim$}}{x}}\vphantom{x}}= (3, -4)$</w:t>
        </w:r>
      </w:ins>
      <w:ins w:id="16019" w:author="PR Preview" w:date="2026-01-01T00:00:00Z">
        <w:r>
          <w:t xml:space="preserve"> </w:t>
        </w:r>
      </w:ins>
      <w:ins w:id="16020" w:author="PR Preview" w:date="2026-01-01T00:00:00Z">
        <w:r>
          <w:t xml:space="preserve">and</w:t>
        </w:r>
      </w:ins>
      <w:ins w:id="16021" w:author="PR Preview" w:date="2026-01-01T00:00:00Z">
        <w:r>
          <w:t xml:space="preserve"> </w:t>
        </w:r>
      </w:ins>
      <w:ins w:id="16022" w:author="PR Preview" w:date="2026-01-01T00:00:00Z">
        <w:r>
          <w:t xml:space="preserve">$\mathord{\smash[b]{\underset{\raise.3ex\hbox{$\scriptstyle\sim$}}{y}}\vphantom{y}}= (-1, 5)$</w:t>
        </w:r>
      </w:ins>
      <w:ins w:id="16023" w:author="PR Preview" w:date="2026-01-01T00:00:00Z">
        <w:r>
          <w:t xml:space="preserve"> </w:t>
        </w:r>
      </w:ins>
      <w:ins w:id="16024" w:author="PR Preview" w:date="2026-01-01T00:00:00Z">
        <w:r>
          <w:t xml:space="preserve">in</w:t>
        </w:r>
      </w:ins>
      <w:ins w:id="16025" w:author="PR Preview" w:date="2026-01-01T00:00:00Z">
        <w:r>
          <w:t xml:space="preserve"> </w:t>
        </w:r>
      </w:ins>
      <m:oMath>
        <m:sSup>
          <m:e>
            <m:r>
              <m:rPr>
                <m:scr m:val="double-struck"/>
                <m:sty m:val="p"/>
              </m:rPr>
              <m:t>R</m:t>
            </m:r>
          </m:e>
          <m:sup>
            <m:r>
              <m:t>2</m:t>
            </m:r>
          </m:sup>
        </m:sSup>
      </m:oMath>
      <w:ins w:id="16026" w:author="PR Preview" w:date="2026-01-01T00:00:00Z">
        <w:r>
          <w:t xml:space="preserve">.</w:t>
        </w:r>
      </w:ins>
      <w:ins w:id="16027" w:author="PR Preview" w:date="2026-01-01T00:00:00Z">
        <w:r>
          <w:t xml:space="preserve"> </w:t>
        </w:r>
      </w:ins>
      <w:ins w:id="16028" w:author="PR Preview" w:date="2026-01-01T00:00:00Z">
        <w:r>
          <w:t xml:space="preserve">The code computes</w:t>
        </w:r>
      </w:ins>
      <w:ins w:id="16029" w:author="PR Preview" w:date="2026-01-01T00:00:00Z">
        <w:r>
          <w:t xml:space="preserve"> </w:t>
        </w:r>
      </w:ins>
      <w:ins w:id="16030" w:author="PR Preview" w:date="2026-01-01T00:00:00Z">
        <w:r>
          <w:t xml:space="preserve">$\mathopen{}\left\lVert\mathord{\smash[b]{\underset{\raise.3ex\hbox{$\scriptstyle\sim$}}{x}}\vphantom{x}}\right\rVert\mathclose{}_k$</w:t>
        </w:r>
      </w:ins>
      <w:ins w:id="16031" w:author="PR Preview" w:date="2026-01-01T00:00:00Z">
        <w:r>
          <w:t xml:space="preserve"> </w:t>
        </w:r>
      </w:ins>
      <w:ins w:id="16032" w:author="PR Preview" w:date="2026-01-01T00:00:00Z">
        <w:r>
          <w:t xml:space="preserve">for several values of</w:t>
        </w:r>
      </w:ins>
      <w:ins w:id="16033" w:author="PR Preview" w:date="2026-01-01T00:00:00Z">
        <w:r>
          <w:t xml:space="preserve"> </w:t>
        </w:r>
      </w:ins>
      <m:oMath>
        <m:r>
          <m:t>k</m:t>
        </m:r>
      </m:oMath>
      <w:ins w:id="16034" w:author="PR Preview" w:date="2026-01-01T00:00:00Z">
        <w:r>
          <w:t xml:space="preserve">, including</w:t>
        </w:r>
      </w:ins>
      <w:ins w:id="16035" w:author="PR Preview" w:date="2026-01-01T00:00:00Z">
        <w:r>
          <w:t xml:space="preserve"> </w:t>
        </w:r>
      </w:ins>
      <m:oMath>
        <m:r>
          <m:t>k</m:t>
        </m:r>
        <m:r>
          <m:rPr>
            <m:sty m:val="p"/>
          </m:rPr>
          <m:t>=</m:t>
        </m:r>
        <m:r>
          <m:rPr>
            <m:sty m:val="p"/>
          </m:rPr>
          <m:t>∞</m:t>
        </m:r>
      </m:oMath>
      <w:ins w:id="16036" w:author="PR Preview" w:date="2026-01-01T00:00:00Z">
        <w:r>
          <w:t xml:space="preserve"> </w:t>
        </w:r>
      </w:ins>
      <w:ins w:id="16037" w:author="PR Preview" w:date="2026-01-01T00:00:00Z">
        <w:r>
          <w:t xml:space="preserve">as the maximum,</w:t>
        </w:r>
      </w:ins>
      <w:ins w:id="16038" w:author="PR Preview" w:date="2026-01-01T00:00:00Z">
        <w:r>
          <w:t xml:space="preserve"> </w:t>
        </w:r>
      </w:ins>
      <w:ins w:id="16039" w:author="PR Preview" w:date="2026-01-01T00:00:00Z">
        <w:r>
          <w:t xml:space="preserve">and checks the triangle inequality for</w:t>
        </w:r>
      </w:ins>
      <w:ins w:id="16040" w:author="PR Preview" w:date="2026-01-01T00:00:00Z">
        <w:r>
          <w:t xml:space="preserve"> </w:t>
        </w:r>
      </w:ins>
      <w:ins w:id="16041" w:author="PR Preview" w:date="2026-01-01T00:00:00Z">
        <w:r>
          <w:t xml:space="preserve">$\mathord{\smash[b]{\underset{\raise.3ex\hbox{$\scriptstyle\sim$}}{x}}\vphantom{x}}$</w:t>
        </w:r>
      </w:ins>
      <w:ins w:id="16042" w:author="PR Preview" w:date="2026-01-01T00:00:00Z">
        <w:r>
          <w:t xml:space="preserve"> </w:t>
        </w:r>
      </w:ins>
      <w:ins w:id="16043" w:author="PR Preview" w:date="2026-01-01T00:00:00Z">
        <w:r>
          <w:t xml:space="preserve">and</w:t>
        </w:r>
      </w:ins>
      <w:ins w:id="16044" w:author="PR Preview" w:date="2026-01-01T00:00:00Z">
        <w:r>
          <w:t xml:space="preserve"> </w:t>
        </w:r>
      </w:ins>
      <w:ins w:id="16045" w:author="PR Preview" w:date="2026-01-01T00:00:00Z">
        <w:r>
          <w:t xml:space="preserve">$\mathord{\smash[b]{\underset{\raise.3ex\hbox{$\scriptstyle\sim$}}{y}}\vphantom{y}}$</w:t>
        </w:r>
      </w:ins>
      <w:ins w:id="16046" w:author="PR Preview" w:date="2026-01-01T00:00:00Z">
        <w:r>
          <w:t xml:space="preserve"> </w:t>
        </w:r>
      </w:ins>
      <w:ins w:id="16047" w:author="PR Preview" w:date="2026-01-01T00:00:00Z">
        <w:r>
          <w:t xml:space="preserve">at each of them.</w:t>
        </w:r>
      </w:ins>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del w:id="16048" w:author="PR Preview" w:date="2026-01-01T00:00:00Z">
        <w:r>
          <w:rPr>
            <w:b/>
            <w:bCs/>
          </w:rPr>
          <w:delText xml:space="preserve">Definition 74 (Angle between two vectors)</w:delText>
        </w:r>
      </w:del>
      <w:del w:id="16049" w:author="PR Preview" w:date="2026-01-01T00:00:00Z">
        <w:r>
          <w:delText xml:space="preserve"> </w:delText>
        </w:r>
      </w:del>
      <w:del w:id="16050" w:author="PR Preview" w:date="2026-01-01T00:00:00Z">
        <w:r>
          <w:delText xml:space="preserve">The</w:delText>
        </w:r>
      </w:del>
      <w:del w:id="16051" w:author="PR Preview" w:date="2026-01-01T00:00:00Z">
        <w:r>
          <w:delText xml:space="preserve"> </w:delText>
        </w:r>
      </w:del>
      <w:del w:id="16052" w:author="PR Preview" w:date="2026-01-01T00:00:00Z">
        <w:r>
          <w:rPr>
            <w:b/>
            <w:bCs/>
          </w:rPr>
          <w:delText xml:space="preserve">angle</w:delText>
        </w:r>
      </w:del>
      <w:del w:id="16053" w:author="PR Preview" w:date="2026-01-01T00:00:00Z">
        <w:r>
          <w:delText xml:space="preserve"> </w:delText>
        </w:r>
      </w:del>
      <w:del w:id="16054" w:author="PR Preview" w:date="2026-01-01T00:00:00Z">
        <w:r>
          <w:delText xml:space="preserve">between two nonzero vectors</w:delText>
        </w:r>
      </w:del>
      <w:del w:id="16055"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del w:id="16056" w:author="PR Preview" w:date="2026-01-01T00:00:00Z">
        <w:r>
          <w:delText xml:space="preserve"> </w:delText>
        </w:r>
      </w:del>
      <w:del w:id="16057" w:author="PR Preview" w:date="2026-01-01T00:00:00Z">
        <w:r>
          <w:delText xml:space="preserve">is the unique number</w:delText>
        </w:r>
      </w:del>
      <w:del w:id="16058" w:author="PR Preview" w:date="2026-01-01T00:00:00Z">
        <w:r>
          <w:delText xml:space="preserve"> </w:delText>
        </w:r>
      </w:del>
      <m:oMath>
        <m:r>
          <m:t>θ</m:t>
        </m:r>
        <m:r>
          <m:rPr>
            <m:sty m:val="p"/>
          </m:rPr>
          <m:t>∈</m:t>
        </m:r>
        <m:r>
          <m:rPr>
            <m:sty m:val="p"/>
          </m:rPr>
          <m:t>[</m:t>
        </m:r>
        <m:r>
          <m:t>0</m:t>
        </m:r>
        <m:r>
          <m:rPr>
            <m:sty m:val="p"/>
          </m:rPr>
          <m:t>,</m:t>
        </m:r>
        <m:r>
          <m:t>π</m:t>
        </m:r>
        <m:r>
          <m:rPr>
            <m:sty m:val="p"/>
          </m:rPr>
          <m:t>]</m:t>
        </m:r>
      </m:oMath>
      <w:del w:id="16059" w:author="PR Preview" w:date="2026-01-01T00:00:00Z">
        <w:r>
          <w:delText xml:space="preserve"> </w:delText>
        </w:r>
      </w:del>
      <w:del w:id="16060" w:author="PR Preview" w:date="2026-01-01T00:00:00Z">
        <w:r>
          <w:delText xml:space="preserve">whose cosine (</w:delText>
        </w:r>
      </w:del>
      <w:hyperlink r:id="rId372">
        <w:del w:id="16061" w:author="PR Preview" w:date="2026-01-01T00:00:00Z">
          <w:r>
            <w:rPr>
              <w:rStyle w:val="Hyperlink"/>
            </w:rPr>
            <w:delText xml:space="preserve">Definition 3 in Trigonometry</w:delText>
          </w:r>
        </w:del>
      </w:hyperlink>
      <w:del w:id="16062" w:author="PR Preview" w:date="2026-01-01T00:00:00Z">
        <w:r>
          <w:delText xml:space="preserve">) satisfies</w:delText>
        </w:r>
      </w:del>
    </w:p>
    <w:p>
      <w:pPr>
        <w:pStyle w:val="BodyText"/>
      </w:pPr>
      <m:oMathPara>
        <m:oMathParaPr>
          <m:jc m:val="center"/>
        </m:oMathParaPr>
        <m:oMath>
          <m:r>
            <m:rPr>
              <m:sty m:val="p"/>
            </m:rPr>
            <m:t>cos</m:t>
          </m:r>
          <m:r>
            <m:t>θ</m:t>
          </m:r>
          <m:r>
            <m:rPr>
              <m:sty m:val="p"/>
            </m:rPr>
            <m:t>=</m:t>
          </m:r>
          <m:f>
            <m:fPr>
              <m:type m:val="bar"/>
            </m:fPr>
            <m:num>
              <m:limLow>
                <m:e>
                  <m:r>
                    <m:t>x</m:t>
                  </m:r>
                </m:e>
                <m:lim>
                  <m:r>
                    <m:rPr>
                      <m:sty m:val="p"/>
                    </m:rPr>
                    <m:t>∼</m:t>
                  </m:r>
                </m:lim>
              </m:limLow>
              <m:r>
                <m:rPr>
                  <m:sty m:val="p"/>
                </m:rPr>
                <m:t>⋅</m:t>
              </m:r>
              <m:limLow>
                <m:e>
                  <m:r>
                    <m:t>y</m:t>
                  </m:r>
                </m:e>
                <m:lim>
                  <m:r>
                    <m:rPr>
                      <m:sty m:val="p"/>
                    </m:rPr>
                    <m:t>∼</m:t>
                  </m:r>
                </m:lim>
              </m:limLow>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p>
      <w:pPr>
        <w:pStyle w:val="BodyText"/>
      </w:pPr>
      <w:ins w:id="16063" w:author="PR Preview" w:date="2026-01-01T00:00:00Z">
        <w:r>
          <w:rPr>
            <w:b/>
            <w:bCs/>
          </w:rPr>
          <w:t xml:space="preserve">Definition 74 (Angle between two vectors)</w:t>
        </w:r>
      </w:ins>
      <w:ins w:id="16064" w:author="PR Preview" w:date="2026-01-01T00:00:00Z">
        <w:r>
          <w:t xml:space="preserve"> </w:t>
        </w:r>
      </w:ins>
      <w:ins w:id="16065" w:author="PR Preview" w:date="2026-01-01T00:00:00Z">
        <w:r>
          <w:t xml:space="preserve">The</w:t>
        </w:r>
      </w:ins>
      <w:ins w:id="16066" w:author="PR Preview" w:date="2026-01-01T00:00:00Z">
        <w:r>
          <w:t xml:space="preserve"> </w:t>
        </w:r>
      </w:ins>
      <w:ins w:id="16067" w:author="PR Preview" w:date="2026-01-01T00:00:00Z">
        <w:r>
          <w:rPr>
            <w:b/>
            <w:bCs/>
          </w:rPr>
          <w:t xml:space="preserve">angle</w:t>
        </w:r>
      </w:ins>
      <w:ins w:id="16068" w:author="PR Preview" w:date="2026-01-01T00:00:00Z">
        <w:r>
          <w:t xml:space="preserve"> </w:t>
        </w:r>
      </w:ins>
      <w:ins w:id="16069" w:author="PR Preview" w:date="2026-01-01T00:00:00Z">
        <w:r>
          <w:t xml:space="preserve">between two nonzero vectors</w:t>
        </w:r>
      </w:ins>
      <w:ins w:id="16070" w:author="PR Preview" w:date="2026-01-01T00:00:00Z">
        <w:r>
          <w:t xml:space="preserve"> </w:t>
        </w:r>
      </w:ins>
      <w:ins w:id="16071" w:author="PR Preview" w:date="2026-01-01T00:00:00Z">
        <w:r>
          <w:t xml:space="preserve">$\mathord{\smash[b]{\underset{\raise.3ex\hbox{$\scriptstyle\sim$}}{x}}\vphantom{x}}, \mathord{\smash[b]{\underset{\raise.3ex\hbox{$\scriptstyle\sim$}}{y}}\vphantom{y}} \in \mathbb{R}^p$</w:t>
        </w:r>
      </w:ins>
      <w:ins w:id="16072" w:author="PR Preview" w:date="2026-01-01T00:00:00Z">
        <w:r>
          <w:t xml:space="preserve"> </w:t>
        </w:r>
      </w:ins>
      <w:ins w:id="16073" w:author="PR Preview" w:date="2026-01-01T00:00:00Z">
        <w:r>
          <w:t xml:space="preserve">is the unique number</w:t>
        </w:r>
      </w:ins>
      <w:ins w:id="16074" w:author="PR Preview" w:date="2026-01-01T00:00:00Z">
        <w:r>
          <w:t xml:space="preserve"> </w:t>
        </w:r>
      </w:ins>
      <m:oMath>
        <m:r>
          <m:t>θ</m:t>
        </m:r>
        <m:r>
          <m:rPr>
            <m:sty m:val="p"/>
          </m:rPr>
          <m:t>∈</m:t>
        </m:r>
        <m:r>
          <m:rPr>
            <m:sty m:val="p"/>
          </m:rPr>
          <m:t>[</m:t>
        </m:r>
        <m:r>
          <m:t>0</m:t>
        </m:r>
        <m:r>
          <m:rPr>
            <m:sty m:val="p"/>
          </m:rPr>
          <m:t>,</m:t>
        </m:r>
        <m:r>
          <m:t>π</m:t>
        </m:r>
        <m:r>
          <m:rPr>
            <m:sty m:val="p"/>
          </m:rPr>
          <m:t>]</m:t>
        </m:r>
      </m:oMath>
      <w:ins w:id="16075" w:author="PR Preview" w:date="2026-01-01T00:00:00Z">
        <w:r>
          <w:t xml:space="preserve"> </w:t>
        </w:r>
      </w:ins>
      <w:ins w:id="16076" w:author="PR Preview" w:date="2026-01-01T00:00:00Z">
        <w:r>
          <w:t xml:space="preserve">whose cosine (</w:t>
        </w:r>
      </w:ins>
      <w:hyperlink r:id="rId372">
        <w:ins w:id="16077" w:author="PR Preview" w:date="2026-01-01T00:00:00Z">
          <w:r>
            <w:rPr>
              <w:rStyle w:val="Hyperlink"/>
            </w:rPr>
            <w:t xml:space="preserve">Definition 3 in Trigonometry</w:t>
          </w:r>
        </w:ins>
      </w:hyperlink>
      <w:ins w:id="16078" w:author="PR Preview" w:date="2026-01-01T00:00:00Z">
        <w:r>
          <w:t xml:space="preserve">) satisfies</w:t>
        </w:r>
      </w:ins>
    </w:p>
    <w:p>
      <w:pPr>
        <w:pStyle w:val="BodyText"/>
      </w:pPr>
      <w:ins w:id="16079" w:author="PR Preview" w:date="2026-01-01T00:00:00Z">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ins>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del w:id="16080" w:author="PR Preview" w:date="2026-01-01T00:00:00Z">
        <w:r>
          <w:rPr>
            <w:b/>
            <w:bCs/>
          </w:rPr>
          <w:delText xml:space="preserve">Corollary 5 (A right angle means orthogonal)</w:delText>
        </w:r>
      </w:del>
      <w:del w:id="16081" w:author="PR Preview" w:date="2026-01-01T00:00:00Z">
        <w:r>
          <w:delText xml:space="preserve"> </w:delText>
        </w:r>
      </w:del>
      <w:del w:id="16082" w:author="PR Preview" w:date="2026-01-01T00:00:00Z">
        <w:r>
          <w:delText xml:space="preserve">For nonzero vectors</w:delText>
        </w:r>
      </w:del>
      <w:del w:id="16083"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del w:id="16084" w:author="PR Preview" w:date="2026-01-01T00:00:00Z">
        <w:r>
          <w:delText xml:space="preserve"> </w:delText>
        </w:r>
      </w:del>
      <w:del w:id="16085" w:author="PR Preview" w:date="2026-01-01T00:00:00Z">
        <w:r>
          <w:delText xml:space="preserve">with angle</w:delText>
        </w:r>
      </w:del>
      <w:del w:id="16086" w:author="PR Preview" w:date="2026-01-01T00:00:00Z">
        <w:r>
          <w:delText xml:space="preserve"> </w:delText>
        </w:r>
      </w:del>
      <m:oMath>
        <m:r>
          <m:t>θ</m:t>
        </m:r>
      </m:oMath>
      <w:del w:id="16087" w:author="PR Preview" w:date="2026-01-01T00:00:00Z">
        <w:r>
          <w:delText xml:space="preserve"> </w:delText>
        </w:r>
      </w:del>
      <w:del w:id="16088" w:author="PR Preview" w:date="2026-01-01T00:00:00Z">
        <w:r>
          <w:delText xml:space="preserve">(</w:delText>
        </w:r>
      </w:del>
      <w:hyperlink w:anchor="def-angle">
        <w:del w:id="16089" w:author="PR Preview" w:date="2026-01-01T00:00:00Z">
          <w:r>
            <w:rPr>
              <w:rStyle w:val="Hyperlink"/>
            </w:rPr>
            <w:delText xml:space="preserve">Definition 74</w:delText>
          </w:r>
        </w:del>
      </w:hyperlink>
      <w:del w:id="16090" w:author="PR Preview" w:date="2026-01-01T00:00:00Z">
        <w:r>
          <w:delText xml:space="preserve">),</w:delText>
        </w:r>
      </w:del>
    </w:p>
    <w:p>
      <w:pPr>
        <w:pStyle w:val="BodyText"/>
      </w:pPr>
      <m:oMathPara>
        <m:oMathParaPr>
          <m:jc m:val="center"/>
        </m:oMathParaPr>
        <m:oMath>
          <m:r>
            <m:t>θ</m:t>
          </m:r>
          <m:r>
            <m:rPr>
              <m:sty m:val="p"/>
            </m:rPr>
            <m:t>=</m:t>
          </m:r>
          <m:f>
            <m:fPr>
              <m:type m:val="bar"/>
            </m:fPr>
            <m:num>
              <m:r>
                <m:t>π</m:t>
              </m:r>
            </m:num>
            <m:den>
              <m:r>
                <m:t>2</m:t>
              </m:r>
            </m:den>
          </m:f>
          <m:r>
            <m:t> </m:t>
          </m:r>
          <m:r>
            <m:rPr>
              <m:sty m:val="p"/>
            </m:rPr>
            <m:t>⇔</m:t>
          </m:r>
          <m:r>
            <m:t> </m:t>
          </m:r>
          <m:limLow>
            <m:e>
              <m:r>
                <m:t>x</m:t>
              </m:r>
            </m:e>
            <m:lim>
              <m:r>
                <m:rPr>
                  <m:sty m:val="p"/>
                </m:rPr>
                <m:t>∼</m:t>
              </m:r>
            </m:lim>
          </m:limLow>
          <m:r>
            <m:rPr>
              <m:sty m:val="p"/>
            </m:rPr>
            <m:t>⋅</m:t>
          </m:r>
          <m:limLow>
            <m:e>
              <m:r>
                <m:t>y</m:t>
              </m:r>
            </m:e>
            <m:lim>
              <m:r>
                <m:rPr>
                  <m:sty m:val="p"/>
                </m:rPr>
                <m:t>∼</m:t>
              </m:r>
            </m:lim>
          </m:limLow>
          <m:r>
            <m:rPr>
              <m:sty m:val="p"/>
            </m:rPr>
            <m:t>=</m:t>
          </m:r>
          <m:r>
            <m:t>0</m:t>
          </m:r>
          <m:r>
            <m:rPr>
              <m:sty m:val="p"/>
            </m:rPr>
            <m:t>,</m:t>
          </m:r>
        </m:oMath>
      </m:oMathPara>
    </w:p>
    <w:p>
      <w:pPr>
        <w:pStyle w:val="BodyText"/>
      </w:pPr>
      <w:ins w:id="16091" w:author="PR Preview" w:date="2026-01-01T00:00:00Z">
        <w:r>
          <w:rPr>
            <w:b/>
            <w:bCs/>
          </w:rPr>
          <w:t xml:space="preserve">Corollary 5 (A right angle means orthogonal)</w:t>
        </w:r>
      </w:ins>
      <w:ins w:id="16092" w:author="PR Preview" w:date="2026-01-01T00:00:00Z">
        <w:r>
          <w:t xml:space="preserve"> </w:t>
        </w:r>
      </w:ins>
      <w:ins w:id="16093" w:author="PR Preview" w:date="2026-01-01T00:00:00Z">
        <w:r>
          <w:t xml:space="preserve">For nonzero vectors</w:t>
        </w:r>
      </w:ins>
      <w:ins w:id="16094" w:author="PR Preview" w:date="2026-01-01T00:00:00Z">
        <w:r>
          <w:t xml:space="preserve"> </w:t>
        </w:r>
      </w:ins>
      <w:ins w:id="16095" w:author="PR Preview" w:date="2026-01-01T00:00:00Z">
        <w:r>
          <w:t xml:space="preserve">$\mathord{\smash[b]{\underset{\raise.3ex\hbox{$\scriptstyle\sim$}}{x}}\vphantom{x}}, \mathord{\smash[b]{\underset{\raise.3ex\hbox{$\scriptstyle\sim$}}{y}}\vphantom{y}} \in \mathbb{R}^p$</w:t>
        </w:r>
      </w:ins>
      <w:ins w:id="16096" w:author="PR Preview" w:date="2026-01-01T00:00:00Z">
        <w:r>
          <w:t xml:space="preserve"> </w:t>
        </w:r>
      </w:ins>
      <w:ins w:id="16097" w:author="PR Preview" w:date="2026-01-01T00:00:00Z">
        <w:r>
          <w:t xml:space="preserve">with angle</w:t>
        </w:r>
      </w:ins>
      <w:ins w:id="16098" w:author="PR Preview" w:date="2026-01-01T00:00:00Z">
        <w:r>
          <w:t xml:space="preserve"> </w:t>
        </w:r>
      </w:ins>
      <m:oMath>
        <m:r>
          <m:t>θ</m:t>
        </m:r>
      </m:oMath>
      <w:ins w:id="16099" w:author="PR Preview" w:date="2026-01-01T00:00:00Z">
        <w:r>
          <w:t xml:space="preserve"> </w:t>
        </w:r>
      </w:ins>
      <w:ins w:id="16100" w:author="PR Preview" w:date="2026-01-01T00:00:00Z">
        <w:r>
          <w:t xml:space="preserve">(</w:t>
        </w:r>
      </w:ins>
      <w:hyperlink w:anchor="def-angle">
        <w:ins w:id="16101" w:author="PR Preview" w:date="2026-01-01T00:00:00Z">
          <w:r>
            <w:rPr>
              <w:rStyle w:val="Hyperlink"/>
            </w:rPr>
            <w:t xml:space="preserve">Definition 74</w:t>
          </w:r>
        </w:ins>
      </w:hyperlink>
      <w:ins w:id="16102" w:author="PR Preview" w:date="2026-01-01T00:00:00Z">
        <w:r>
          <w:t xml:space="preserve">),</w:t>
        </w:r>
      </w:ins>
    </w:p>
    <w:p>
      <w:pPr>
        <w:pStyle w:val="BodyText"/>
      </w:pPr>
      <w:ins w:id="16103" w:author="PR Preview" w:date="2026-01-01T00:00:00Z">
        <w:r>
          <w:t xml:space="preserve">$$
    \theta= \frac{\pi}{2}
    \quad\Longleftrightarrow\quad
    \mathord{\smash[b]{\underset{\raise.3ex\hbox{$\scriptstyle\sim$}}{x}}\vphantom{x}} \cdot \mathord{\smash[b]{\underset{\raise.3ex\hbox{$\scriptstyle\sim$}}{y}}\vphantom{y}} = 0,
    $$</w:t>
        </w:r>
      </w:ins>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del w:id="16104" w:author="PR Preview" w:date="2026-01-01T00:00:00Z">
        <w:r>
          <w:rPr>
            <w:i/>
            <w:iCs/>
          </w:rPr>
          <w:delText xml:space="preserve">Proof</w:delText>
        </w:r>
      </w:del>
      <w:del w:id="16105" w:author="PR Preview" w:date="2026-01-01T00:00:00Z">
        <w:r>
          <w:delText xml:space="preserve">. </w:delText>
        </w:r>
      </w:del>
      <w:del w:id="16106" w:author="PR Preview" w:date="2026-01-01T00:00:00Z">
        <w:r>
          <w:delText xml:space="preserve">Since</w:delText>
        </w:r>
      </w:del>
      <w:del w:id="16107" w:author="PR Preview" w:date="2026-01-01T00:00:00Z">
        <w:r>
          <w:delText xml:space="preserve"> </w:delText>
        </w:r>
      </w:del>
      <m:oMath>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&gt;</m:t>
        </m:r>
        <m:r>
          <m:t>0</m:t>
        </m:r>
      </m:oMath>
      <w:del w:id="16108" w:author="PR Preview" w:date="2026-01-01T00:00:00Z">
        <w:r>
          <w:delText xml:space="preserve"> </w:delText>
        </w:r>
      </w:del>
      <w:del w:id="16109" w:author="PR Preview" w:date="2026-01-01T00:00:00Z">
        <w:r>
          <w:delText xml:space="preserve">(</w:delText>
        </w:r>
      </w:del>
      <w:hyperlink w:anchor="thm-norm-properties">
        <w:del w:id="16110" w:author="PR Preview" w:date="2026-01-01T00:00:00Z">
          <w:r>
            <w:rPr>
              <w:rStyle w:val="Hyperlink"/>
            </w:rPr>
            <w:delText xml:space="preserve">Theorem 56</w:delText>
          </w:r>
        </w:del>
      </w:hyperlink>
      <w:del w:id="16111" w:author="PR Preview" w:date="2026-01-01T00:00:00Z">
        <w:r>
          <w:delText xml:space="preserve">),</w:delText>
        </w:r>
      </w:del>
      <w:del w:id="16112" w:author="PR Preview" w:date="2026-01-01T00:00:00Z">
        <w:r>
          <w:delText xml:space="preserve"> </w:delText>
        </w:r>
      </w:del>
      <m:oMath>
        <m:r>
          <m:rPr>
            <m:sty m:val="p"/>
          </m:rPr>
          <m:t>cos</m:t>
        </m:r>
        <m:r>
          <m:t>θ</m:t>
        </m:r>
        <m:r>
          <m:rPr>
            <m:sty m:val="p"/>
          </m:rPr>
          <m:t>=</m:t>
        </m:r>
        <m:r>
          <m:t>0</m:t>
        </m:r>
      </m:oMath>
      <w:del w:id="16113" w:author="PR Preview" w:date="2026-01-01T00:00:00Z">
        <w:r>
          <w:delText xml:space="preserve"> </w:delText>
        </w:r>
      </w:del>
      <w:del w:id="16114" w:author="PR Preview" w:date="2026-01-01T00:00:00Z">
        <w:r>
          <w:delText xml:space="preserve">exactly when</w:delText>
        </w:r>
      </w:del>
      <w:del w:id="16115"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r>
          <m:t>0</m:t>
        </m:r>
      </m:oMath>
      <w:del w:id="16116" w:author="PR Preview" w:date="2026-01-01T00:00:00Z">
        <w:r>
          <w:delText xml:space="preserve">.</w:delText>
        </w:r>
      </w:del>
      <w:del w:id="16117" w:author="PR Preview" w:date="2026-01-01T00:00:00Z">
        <w:r>
          <w:delText xml:space="preserve"> </w:delText>
        </w:r>
      </w:del>
      <w:del w:id="16118" w:author="PR Preview" w:date="2026-01-01T00:00:00Z">
        <w:r>
          <w:delText xml:space="preserve">On</w:delText>
        </w:r>
      </w:del>
      <w:del w:id="16119" w:author="PR Preview" w:date="2026-01-01T00:00:00Z">
        <w:r>
          <w:delText xml:space="preserve"> </w:delText>
        </w:r>
      </w:del>
      <m:oMath>
        <m:r>
          <m:rPr>
            <m:sty m:val="p"/>
          </m:rPr>
          <m:t>[</m:t>
        </m:r>
        <m:r>
          <m:t>0</m:t>
        </m:r>
        <m:r>
          <m:rPr>
            <m:sty m:val="p"/>
          </m:rPr>
          <m:t>,</m:t>
        </m:r>
        <m:r>
          <m:t>π</m:t>
        </m:r>
        <m:r>
          <m:rPr>
            <m:sty m:val="p"/>
          </m:rPr>
          <m:t>]</m:t>
        </m:r>
      </m:oMath>
      <w:del w:id="16120" w:author="PR Preview" w:date="2026-01-01T00:00:00Z">
        <w:r>
          <w:delText xml:space="preserve">,</w:delText>
        </w:r>
      </w:del>
      <w:del w:id="16121" w:author="PR Preview" w:date="2026-01-01T00:00:00Z">
        <w:r>
          <w:delText xml:space="preserve"> </w:delText>
        </w:r>
      </w:del>
      <m:oMath>
        <m:r>
          <m:rPr>
            <m:sty m:val="p"/>
          </m:rPr>
          <m:t>cos</m:t>
        </m:r>
      </m:oMath>
      <w:del w:id="16122" w:author="PR Preview" w:date="2026-01-01T00:00:00Z">
        <w:r>
          <w:delText xml:space="preserve"> </w:delText>
        </w:r>
      </w:del>
      <w:del w:id="16123" w:author="PR Preview" w:date="2026-01-01T00:00:00Z">
        <w:r>
          <w:delText xml:space="preserve">vanishes only at</w:delText>
        </w:r>
      </w:del>
      <w:del w:id="16124" w:author="PR Preview" w:date="2026-01-01T00:00:00Z">
        <w:r>
          <w:delText xml:space="preserve"> </w:delText>
        </w:r>
      </w:del>
      <m:oMath>
        <m:r>
          <m:t>π</m:t>
        </m:r>
        <m:r>
          <m:rPr>
            <m:sty m:val="p"/>
          </m:rPr>
          <m:t>/</m:t>
        </m:r>
        <m:r>
          <m:t>2</m:t>
        </m:r>
      </m:oMath>
      <w:del w:id="16125" w:author="PR Preview" w:date="2026-01-01T00:00:00Z">
        <w:r>
          <w:delText xml:space="preserve">.</w:delText>
        </w:r>
      </w:del>
    </w:p>
    <w:p>
      <w:pPr>
        <w:pStyle w:val="BodyText"/>
      </w:pPr>
      <w:ins w:id="16126" w:author="PR Preview" w:date="2026-01-01T00:00:00Z">
        <w:r>
          <w:rPr>
            <w:i/>
            <w:iCs/>
          </w:rPr>
          <w:t xml:space="preserve">Proof</w:t>
        </w:r>
      </w:ins>
      <w:ins w:id="16127" w:author="PR Preview" w:date="2026-01-01T00:00:00Z">
        <w:r>
          <w:t xml:space="preserve">. </w:t>
        </w:r>
      </w:ins>
      <w:ins w:id="16128" w:author="PR Preview" w:date="2026-01-01T00:00:00Z">
        <w:r>
          <w:t xml:space="preserve">Since</w:t>
        </w:r>
      </w:ins>
      <w:ins w:id="16129" w:author="PR Preview" w:date="2026-01-01T00:00:00Z">
        <w:r>
          <w:t xml:space="preserve"> </w:t>
        </w:r>
      </w:ins>
      <w:ins w:id="16130" w:author="PR Preview" w:date="2026-01-01T00:00:00Z">
        <w:r>
          <w:t xml:space="preserve">$\mathopen{}\left\lVert\mathord{\smash[b]{\underset{\raise.3ex\hbox{$\scriptstyle\sim$}}{x}}\vphantom{x}}\right\rVert\mathclose{}\,\mathopen{}\left\lVert\mathord{\smash[b]{\underset{\raise.3ex\hbox{$\scriptstyle\sim$}}{y}}\vphantom{y}}\right\rVert\mathclose{} &gt; 0$</w:t>
        </w:r>
      </w:ins>
      <w:ins w:id="16131" w:author="PR Preview" w:date="2026-01-01T00:00:00Z">
        <w:r>
          <w:t xml:space="preserve"> </w:t>
        </w:r>
      </w:ins>
      <w:ins w:id="16132" w:author="PR Preview" w:date="2026-01-01T00:00:00Z">
        <w:r>
          <w:t xml:space="preserve">(</w:t>
        </w:r>
      </w:ins>
      <w:hyperlink w:anchor="thm-norm-properties">
        <w:ins w:id="16133" w:author="PR Preview" w:date="2026-01-01T00:00:00Z">
          <w:r>
            <w:rPr>
              <w:rStyle w:val="Hyperlink"/>
            </w:rPr>
            <w:t xml:space="preserve">Theorem 56</w:t>
          </w:r>
        </w:ins>
      </w:hyperlink>
      <w:ins w:id="16134" w:author="PR Preview" w:date="2026-01-01T00:00:00Z">
        <w:r>
          <w:t xml:space="preserve">),</w:t>
        </w:r>
      </w:ins>
      <w:ins w:id="16135" w:author="PR Preview" w:date="2026-01-01T00:00:00Z">
        <w:r>
          <w:t xml:space="preserve"> </w:t>
        </w:r>
      </w:ins>
      <m:oMath>
        <m:r>
          <m:rPr>
            <m:sty m:val="p"/>
          </m:rPr>
          <m:t>cos</m:t>
        </m:r>
        <m:r>
          <m:t>θ</m:t>
        </m:r>
        <m:r>
          <m:rPr>
            <m:sty m:val="p"/>
          </m:rPr>
          <m:t>=</m:t>
        </m:r>
        <m:r>
          <m:t>0</m:t>
        </m:r>
      </m:oMath>
      <w:ins w:id="16136" w:author="PR Preview" w:date="2026-01-01T00:00:00Z">
        <w:r>
          <w:t xml:space="preserve"> </w:t>
        </w:r>
      </w:ins>
      <w:ins w:id="16137" w:author="PR Preview" w:date="2026-01-01T00:00:00Z">
        <w:r>
          <w:t xml:space="preserve">exactly when</w:t>
        </w:r>
      </w:ins>
      <w:ins w:id="16138" w:author="PR Preview" w:date="2026-01-01T00:00:00Z">
        <w:r>
          <w:t xml:space="preserve"> </w:t>
        </w:r>
      </w:ins>
      <w:ins w:id="16139" w:author="PR Preview" w:date="2026-01-01T00:00:00Z">
        <w:r>
          <w:t xml:space="preserve">$\mathord{\smash[b]{\underset{\raise.3ex\hbox{$\scriptstyle\sim$}}{x}}\vphantom{x}} \cdot \mathord{\smash[b]{\underset{\raise.3ex\hbox{$\scriptstyle\sim$}}{y}}\vphantom{y}} = 0$</w:t>
        </w:r>
      </w:ins>
      <w:ins w:id="16140" w:author="PR Preview" w:date="2026-01-01T00:00:00Z">
        <w:r>
          <w:t xml:space="preserve">.</w:t>
        </w:r>
      </w:ins>
      <w:ins w:id="16141" w:author="PR Preview" w:date="2026-01-01T00:00:00Z">
        <w:r>
          <w:t xml:space="preserve"> </w:t>
        </w:r>
      </w:ins>
      <w:ins w:id="16142" w:author="PR Preview" w:date="2026-01-01T00:00:00Z">
        <w:r>
          <w:t xml:space="preserve">On</w:t>
        </w:r>
      </w:ins>
      <w:ins w:id="16143" w:author="PR Preview" w:date="2026-01-01T00:00:00Z">
        <w:r>
          <w:t xml:space="preserve"> </w:t>
        </w:r>
      </w:ins>
      <m:oMath>
        <m:r>
          <m:rPr>
            <m:sty m:val="p"/>
          </m:rPr>
          <m:t>[</m:t>
        </m:r>
        <m:r>
          <m:t>0</m:t>
        </m:r>
        <m:r>
          <m:rPr>
            <m:sty m:val="p"/>
          </m:rPr>
          <m:t>,</m:t>
        </m:r>
        <m:r>
          <m:t>π</m:t>
        </m:r>
        <m:r>
          <m:rPr>
            <m:sty m:val="p"/>
          </m:rPr>
          <m:t>]</m:t>
        </m:r>
      </m:oMath>
      <w:ins w:id="16144" w:author="PR Preview" w:date="2026-01-01T00:00:00Z">
        <w:r>
          <w:t xml:space="preserve">,</w:t>
        </w:r>
      </w:ins>
      <w:ins w:id="16145" w:author="PR Preview" w:date="2026-01-01T00:00:00Z">
        <w:r>
          <w:t xml:space="preserve"> </w:t>
        </w:r>
      </w:ins>
      <m:oMath>
        <m:r>
          <m:rPr>
            <m:sty m:val="p"/>
          </m:rPr>
          <m:t>cos</m:t>
        </m:r>
      </m:oMath>
      <w:ins w:id="16146" w:author="PR Preview" w:date="2026-01-01T00:00:00Z">
        <w:r>
          <w:t xml:space="preserve"> </w:t>
        </w:r>
      </w:ins>
      <w:ins w:id="16147" w:author="PR Preview" w:date="2026-01-01T00:00:00Z">
        <w:r>
          <w:t xml:space="preserve">vanishes only at</w:t>
        </w:r>
      </w:ins>
      <w:ins w:id="16148" w:author="PR Preview" w:date="2026-01-01T00:00:00Z">
        <w:r>
          <w:t xml:space="preserve"> </w:t>
        </w:r>
      </w:ins>
      <m:oMath>
        <m:r>
          <m:t>π</m:t>
        </m:r>
        <m:r>
          <m:rPr>
            <m:sty m:val="p"/>
          </m:rPr>
          <m:t>/</m:t>
        </m:r>
        <m:r>
          <m:t>2</m:t>
        </m:r>
      </m:oMath>
      <w:ins w:id="16149" w:author="PR Preview" w:date="2026-01-01T00:00:00Z">
        <w:r>
          <w:t xml:space="preserve">.</w:t>
        </w:r>
      </w:ins>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del w:id="16150" w:author="PR Preview" w:date="2026-01-01T00:00:00Z">
        <w:r>
          <w:delText xml:space="preserve"> </w:delText>
        </w:r>
      </w:del>
      <w:del w:id="16151" w:author="PR Preview" w:date="2026-01-01T00:00:00Z">
        <w:r>
          <w:delText xml:space="preserve">and</w:delText>
        </w:r>
      </w:del>
      <w:del w:id="16152" w:author="PR Preview" w:date="2026-01-01T00:00:00Z">
        <w:r>
          <w:delText xml:space="preserve"> </w:delText>
        </w:r>
      </w:del>
      <m:oMath>
        <m:limLow>
          <m:e>
            <m:r>
              <m:t>0</m:t>
            </m:r>
          </m:e>
          <m:lim>
            <m:r>
              <m:rPr>
                <m:sty m:val="p"/>
              </m:rPr>
              <m:t>∼</m:t>
            </m:r>
          </m:lim>
        </m:limLow>
      </m:oMath>
      <w:del w:id="16153" w:author="PR Preview" w:date="2026-01-01T00:00:00Z">
        <w:r>
          <w:delText xml:space="preserve">: there is no angle,</w:delText>
        </w:r>
      </w:del>
      <w:del w:id="16154" w:author="PR Preview" w:date="2026-01-01T00:00:00Z">
        <w:r>
          <w:delText xml:space="preserve"> </w:delText>
        </w:r>
      </w:del>
      <w:del w:id="16155" w:author="PR Preview" w:date="2026-01-01T00:00:00Z">
        <w:r>
          <w:delText xml:space="preserve">because the ratio would divide by</w:delText>
        </w:r>
      </w:del>
      <w:del w:id="16156" w:author="PR Preview" w:date="2026-01-01T00:00:00Z">
        <w:r>
          <w:delText xml:space="preserve"> </w:delText>
        </w:r>
      </w:del>
      <m:oMath>
        <m:r>
          <m:t>​</m:t>
        </m:r>
        <m:d>
          <m:dPr>
            <m:begChr m:val="∥"/>
            <m:sepChr m:val=""/>
            <m:endChr m:val="∥"/>
            <m:grow/>
          </m:dPr>
          <m:e>
            <m:limLow>
              <m:e>
                <m:r>
                  <m:t>0</m:t>
                </m:r>
              </m:e>
              <m:lim>
                <m:r>
                  <m:rPr>
                    <m:sty m:val="p"/>
                  </m:rPr>
                  <m:t>∼</m:t>
                </m:r>
              </m:lim>
            </m:limLow>
          </m:e>
        </m:d>
        <m:r>
          <m:t>​</m:t>
        </m:r>
        <m:r>
          <m:rPr>
            <m:sty m:val="p"/>
          </m:rPr>
          <m:t>=</m:t>
        </m:r>
        <m:r>
          <m:t>0</m:t>
        </m:r>
      </m:oMath>
      <w:del w:id="16157" w:author="PR Preview" w:date="2026-01-01T00:00:00Z">
        <w:r>
          <w:delText xml:space="preserve">.</w:delText>
        </w:r>
      </w:del>
    </w:p>
    <w:p>
      <w:pPr>
        <w:pStyle w:val="FirstParagraph"/>
      </w:pPr>
      <w:del w:id="16158" w:author="PR Preview" w:date="2026-01-01T00:00:00Z">
        <w:r>
          <w:rPr>
            <w:b/>
            <w:bCs/>
          </w:rPr>
          <w:delText xml:space="preserve">Definition 75 (Cosine similarity)</w:delText>
        </w:r>
      </w:del>
      <w:del w:id="16159" w:author="PR Preview" w:date="2026-01-01T00:00:00Z">
        <w:r>
          <w:delText xml:space="preserve"> </w:delText>
        </w:r>
      </w:del>
      <w:del w:id="16160" w:author="PR Preview" w:date="2026-01-01T00:00:00Z">
        <w:r>
          <w:delText xml:space="preserve">The</w:delText>
        </w:r>
      </w:del>
      <w:del w:id="16161" w:author="PR Preview" w:date="2026-01-01T00:00:00Z">
        <w:r>
          <w:delText xml:space="preserve"> </w:delText>
        </w:r>
      </w:del>
      <w:del w:id="16162" w:author="PR Preview" w:date="2026-01-01T00:00:00Z">
        <w:r>
          <w:rPr>
            <w:b/>
            <w:bCs/>
          </w:rPr>
          <w:delText xml:space="preserve">cosine similarity</w:delText>
        </w:r>
      </w:del>
      <w:del w:id="16163" w:author="PR Preview" w:date="2026-01-01T00:00:00Z">
        <w:r>
          <w:delText xml:space="preserve"> </w:delText>
        </w:r>
      </w:del>
      <w:del w:id="16164" w:author="PR Preview" w:date="2026-01-01T00:00:00Z">
        <w:r>
          <w:delText xml:space="preserve">between two nonzero vectors</w:delText>
        </w:r>
      </w:del>
      <w:del w:id="16165"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del w:id="16166" w:author="PR Preview" w:date="2026-01-01T00:00:00Z">
        <w:r>
          <w:delText xml:space="preserve"> </w:delText>
        </w:r>
      </w:del>
      <w:del w:id="16167" w:author="PR Preview" w:date="2026-01-01T00:00:00Z">
        <w:r>
          <w:delText xml:space="preserve">is</w:delText>
        </w:r>
      </w:del>
      <w:del w:id="16168" w:author="PR Preview" w:date="2026-01-01T00:00:00Z">
        <w:r>
          <w:delText xml:space="preserve"> </w:delText>
        </w:r>
      </w:del>
      <w:del w:id="16169" w:author="PR Preview" w:date="2026-01-01T00:00:00Z">
        <w:r>
          <w:delText xml:space="preserve">their dot product divided by the product of their lengths:</w:delText>
        </w:r>
      </w:del>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f>
            <m:fPr>
              <m:type m:val="bar"/>
            </m:fPr>
            <m:num>
              <m:limLow>
                <m:e>
                  <m:r>
                    <m:t>x</m:t>
                  </m:r>
                </m:e>
                <m:lim>
                  <m:r>
                    <m:rPr>
                      <m:sty m:val="p"/>
                    </m:rPr>
                    <m:t>∼</m:t>
                  </m:r>
                </m:lim>
              </m:limLow>
              <m:r>
                <m:rPr>
                  <m:sty m:val="p"/>
                </m:rPr>
                <m:t>⋅</m:t>
              </m:r>
              <m:limLow>
                <m:e>
                  <m:r>
                    <m:t>y</m:t>
                  </m:r>
                </m:e>
                <m:lim>
                  <m:r>
                    <m:rPr>
                      <m:sty m:val="p"/>
                    </m:rPr>
                    <m:t>∼</m:t>
                  </m:r>
                </m:lim>
              </m:limLow>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p>
      <w:pPr>
        <w:numPr>
          <w:ilvl w:val="0"/>
          <w:numId w:val="1062"/>
        </w:numPr>
      </w:pPr>
      <m:oMath>
        <m:r>
          <m:rPr>
            <m:sty m:val="p"/>
          </m:rPr>
          <m:t>(</m:t>
        </m:r>
        <m:r>
          <m:t>1</m:t>
        </m:r>
        <m:r>
          <m:rPr>
            <m:sty m:val="p"/>
          </m:rPr>
          <m:t>,</m:t>
        </m:r>
        <m:r>
          <m:t>0</m:t>
        </m:r>
        <m:r>
          <m:rPr>
            <m:sty m:val="p"/>
          </m:rPr>
          <m:t>)</m:t>
        </m:r>
      </m:oMath>
      <w:ins w:id="16170" w:author="PR Preview" w:date="2026-01-01T00:00:00Z">
        <w:r>
          <w:t xml:space="preserve"> </w:t>
        </w:r>
      </w:ins>
      <w:ins w:id="16171" w:author="PR Preview" w:date="2026-01-01T00:00:00Z">
        <w:r>
          <w:t xml:space="preserve">and</w:t>
        </w:r>
      </w:ins>
      <w:ins w:id="16172" w:author="PR Preview" w:date="2026-01-01T00:00:00Z">
        <w:r>
          <w:t xml:space="preserve"> </w:t>
        </w:r>
      </w:ins>
      <w:ins w:id="16173" w:author="PR Preview" w:date="2026-01-01T00:00:00Z">
        <w:r>
          <w:t xml:space="preserve">$\mathord{\smash[b]{\underset{\raise.3ex\hbox{$\scriptstyle\sim$}}{0}}\vphantom{0}}$</w:t>
        </w:r>
      </w:ins>
      <w:ins w:id="16174" w:author="PR Preview" w:date="2026-01-01T00:00:00Z">
        <w:r>
          <w:t xml:space="preserve">: there is no angle,</w:t>
        </w:r>
      </w:ins>
      <w:ins w:id="16175" w:author="PR Preview" w:date="2026-01-01T00:00:00Z">
        <w:r>
          <w:t xml:space="preserve"> </w:t>
        </w:r>
      </w:ins>
      <w:ins w:id="16176" w:author="PR Preview" w:date="2026-01-01T00:00:00Z">
        <w:r>
          <w:t xml:space="preserve">because the ratio would divide by</w:t>
        </w:r>
      </w:ins>
      <w:ins w:id="16177" w:author="PR Preview" w:date="2026-01-01T00:00:00Z">
        <w:r>
          <w:t xml:space="preserve"> </w:t>
        </w:r>
      </w:ins>
      <w:ins w:id="16178" w:author="PR Preview" w:date="2026-01-01T00:00:00Z">
        <w:r>
          <w:t xml:space="preserve">$\mathopen{}\left\lVert\mathord{\smash[b]{\underset{\raise.3ex\hbox{$\scriptstyle\sim$}}{0}}\vphantom{0}}\right\rVert\mathclose{} = 0$</w:t>
        </w:r>
      </w:ins>
      <w:ins w:id="16179" w:author="PR Preview" w:date="2026-01-01T00:00:00Z">
        <w:r>
          <w:t xml:space="preserve">.</w:t>
        </w:r>
      </w:ins>
    </w:p>
    <w:bookmarkEnd w:id="377"/>
    <w:bookmarkStart w:id="378" w:name="def-cosine-similarity"/>
    <w:p>
      <w:pPr>
        <w:pStyle w:val="FirstParagraph"/>
      </w:pPr>
      <w:ins w:id="16180" w:author="PR Preview" w:date="2026-01-01T00:00:00Z">
        <w:r>
          <w:rPr>
            <w:b/>
            <w:bCs/>
          </w:rPr>
          <w:t xml:space="preserve">Definition 75 (Cosine similarity)</w:t>
        </w:r>
      </w:ins>
      <w:ins w:id="16181" w:author="PR Preview" w:date="2026-01-01T00:00:00Z">
        <w:r>
          <w:t xml:space="preserve"> </w:t>
        </w:r>
      </w:ins>
      <w:ins w:id="16182" w:author="PR Preview" w:date="2026-01-01T00:00:00Z">
        <w:r>
          <w:t xml:space="preserve">The</w:t>
        </w:r>
      </w:ins>
      <w:ins w:id="16183" w:author="PR Preview" w:date="2026-01-01T00:00:00Z">
        <w:r>
          <w:t xml:space="preserve"> </w:t>
        </w:r>
      </w:ins>
      <w:ins w:id="16184" w:author="PR Preview" w:date="2026-01-01T00:00:00Z">
        <w:r>
          <w:rPr>
            <w:b/>
            <w:bCs/>
          </w:rPr>
          <w:t xml:space="preserve">cosine similarity</w:t>
        </w:r>
      </w:ins>
      <w:ins w:id="16185" w:author="PR Preview" w:date="2026-01-01T00:00:00Z">
        <w:r>
          <w:t xml:space="preserve"> </w:t>
        </w:r>
      </w:ins>
      <w:ins w:id="16186" w:author="PR Preview" w:date="2026-01-01T00:00:00Z">
        <w:r>
          <w:t xml:space="preserve">between two nonzero vectors</w:t>
        </w:r>
      </w:ins>
      <w:ins w:id="16187" w:author="PR Preview" w:date="2026-01-01T00:00:00Z">
        <w:r>
          <w:t xml:space="preserve"> </w:t>
        </w:r>
      </w:ins>
      <w:ins w:id="16188" w:author="PR Preview" w:date="2026-01-01T00:00:00Z">
        <w:r>
          <w:t xml:space="preserve">$\mathord{\smash[b]{\underset{\raise.3ex\hbox{$\scriptstyle\sim$}}{x}}\vphantom{x}}, \mathord{\smash[b]{\underset{\raise.3ex\hbox{$\scriptstyle\sim$}}{y}}\vphantom{y}}\in \mathbb{R}^p$</w:t>
        </w:r>
      </w:ins>
      <w:ins w:id="16189" w:author="PR Preview" w:date="2026-01-01T00:00:00Z">
        <w:r>
          <w:t xml:space="preserve"> </w:t>
        </w:r>
      </w:ins>
      <w:ins w:id="16190" w:author="PR Preview" w:date="2026-01-01T00:00:00Z">
        <w:r>
          <w:t xml:space="preserve">is</w:t>
        </w:r>
      </w:ins>
      <w:ins w:id="16191" w:author="PR Preview" w:date="2026-01-01T00:00:00Z">
        <w:r>
          <w:t xml:space="preserve"> </w:t>
        </w:r>
      </w:ins>
      <w:ins w:id="16192" w:author="PR Preview" w:date="2026-01-01T00:00:00Z">
        <w:r>
          <w:t xml:space="preserve">their dot product divided by the product of their lengths:</w:t>
        </w:r>
      </w:ins>
    </w:p>
    <w:p>
      <w:pPr>
        <w:pStyle w:val="BodyText"/>
      </w:pPr>
      <w:ins w:id="16193" w:author="PR Preview" w:date="2026-01-01T00:00:00Z">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ins>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del w:id="16194" w:author="PR Preview" w:date="2026-01-01T00:00:00Z">
        <w:r>
          <w:delText xml:space="preserve">Parallel vectors</w:delText>
        </w:r>
      </w:del>
      <w:del w:id="16195"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t>2</m:t>
        </m:r>
        <m:r>
          <m:rPr>
            <m:sty m:val="p"/>
          </m:rPr>
          <m:t>)</m:t>
        </m:r>
      </m:oMath>
      <w:del w:id="16196" w:author="PR Preview" w:date="2026-01-01T00:00:00Z">
        <w:r>
          <w:delText xml:space="preserve"> </w:delText>
        </w:r>
      </w:del>
      <w:del w:id="16197" w:author="PR Preview" w:date="2026-01-01T00:00:00Z">
        <w:r>
          <w:delText xml:space="preserve">and</w:delText>
        </w:r>
      </w:del>
      <w:del w:id="16198" w:author="PR Preview" w:date="2026-01-01T00:00:00Z">
        <w:r>
          <w:delText xml:space="preserve"> </w:delText>
        </w:r>
      </w:del>
      <m:oMath>
        <m:limLow>
          <m:e>
            <m:r>
              <m:t>y</m:t>
            </m:r>
          </m:e>
          <m:lim>
            <m:r>
              <m:rPr>
                <m:sty m:val="p"/>
              </m:rPr>
              <m:t>∼</m:t>
            </m:r>
          </m:lim>
        </m:limLow>
        <m:r>
          <m:rPr>
            <m:sty m:val="p"/>
          </m:rPr>
          <m:t>=</m:t>
        </m:r>
        <m:r>
          <m:rPr>
            <m:sty m:val="p"/>
          </m:rPr>
          <m:t>(</m:t>
        </m:r>
        <m:r>
          <m:t>2</m:t>
        </m:r>
        <m:r>
          <m:rPr>
            <m:sty m:val="p"/>
          </m:rPr>
          <m:t>,</m:t>
        </m:r>
        <m:r>
          <m:t>4</m:t>
        </m:r>
        <m:r>
          <m:rPr>
            <m:sty m:val="p"/>
          </m:rPr>
          <m:t>)</m:t>
        </m:r>
      </m:oMath>
      <w:del w:id="16199" w:author="PR Preview" w:date="2026-01-01T00:00:00Z">
        <w:r>
          <w:delText xml:space="preserve">:</w:delText>
        </w:r>
      </w:del>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del w:id="16200" w:author="PR Preview" w:date="2026-01-01T00:00:00Z">
        <w:r>
          <w:delText xml:space="preserve">Orthogonal vectors</w:delText>
        </w:r>
      </w:del>
      <w:del w:id="16201"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t>2</m:t>
        </m:r>
        <m:r>
          <m:rPr>
            <m:sty m:val="p"/>
          </m:rPr>
          <m:t>)</m:t>
        </m:r>
      </m:oMath>
      <w:del w:id="16202" w:author="PR Preview" w:date="2026-01-01T00:00:00Z">
        <w:r>
          <w:delText xml:space="preserve"> </w:delText>
        </w:r>
      </w:del>
      <w:del w:id="16203" w:author="PR Preview" w:date="2026-01-01T00:00:00Z">
        <w:r>
          <w:delText xml:space="preserve">and</w:delText>
        </w:r>
      </w:del>
      <w:del w:id="16204" w:author="PR Preview" w:date="2026-01-01T00:00:00Z">
        <w:r>
          <w:delText xml:space="preserve"> </w:delText>
        </w:r>
      </w:del>
      <m:oMath>
        <m:limLow>
          <m:e>
            <m:r>
              <m:t>y</m:t>
            </m:r>
          </m:e>
          <m:lim>
            <m:r>
              <m:rPr>
                <m:sty m:val="p"/>
              </m:rPr>
              <m:t>∼</m:t>
            </m:r>
          </m:lim>
        </m:limLow>
        <m:r>
          <m:rPr>
            <m:sty m:val="p"/>
          </m:rPr>
          <m:t>=</m:t>
        </m:r>
        <m:r>
          <m:rPr>
            <m:sty m:val="p"/>
          </m:rPr>
          <m:t>(</m:t>
        </m:r>
        <m:r>
          <m:rPr>
            <m:sty m:val="p"/>
          </m:rPr>
          <m:t>−</m:t>
        </m:r>
        <m:r>
          <m:t>2</m:t>
        </m:r>
        <m:r>
          <m:rPr>
            <m:sty m:val="p"/>
          </m:rPr>
          <m:t>,</m:t>
        </m:r>
        <m:r>
          <m:t>1</m:t>
        </m:r>
        <m:r>
          <m:rPr>
            <m:sty m:val="p"/>
          </m:rPr>
          <m:t>)</m:t>
        </m:r>
      </m:oMath>
      <w:del w:id="16205" w:author="PR Preview" w:date="2026-01-01T00:00:00Z">
        <w:r>
          <w:delText xml:space="preserve">:</w:delText>
        </w:r>
      </w:del>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del w:id="16206" w:author="PR Preview" w:date="2026-01-01T00:00:00Z">
        <w:r>
          <w:delText xml:space="preserve">Arbitrary vectors</w:delText>
        </w:r>
      </w:del>
      <w:del w:id="16207"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t>0</m:t>
        </m:r>
        <m:r>
          <m:rPr>
            <m:sty m:val="p"/>
          </m:rPr>
          <m:t>)</m:t>
        </m:r>
      </m:oMath>
      <w:del w:id="16208" w:author="PR Preview" w:date="2026-01-01T00:00:00Z">
        <w:r>
          <w:delText xml:space="preserve"> </w:delText>
        </w:r>
      </w:del>
      <w:del w:id="16209" w:author="PR Preview" w:date="2026-01-01T00:00:00Z">
        <w:r>
          <w:delText xml:space="preserve">and</w:delText>
        </w:r>
      </w:del>
      <w:del w:id="16210" w:author="PR Preview" w:date="2026-01-01T00:00:00Z">
        <w:r>
          <w:delText xml:space="preserve"> </w:delText>
        </w:r>
      </w:del>
      <m:oMath>
        <m:limLow>
          <m:e>
            <m:r>
              <m:t>y</m:t>
            </m:r>
          </m:e>
          <m:lim>
            <m:r>
              <m:rPr>
                <m:sty m:val="p"/>
              </m:rPr>
              <m:t>∼</m:t>
            </m:r>
          </m:lim>
        </m:limLow>
        <m:r>
          <m:rPr>
            <m:sty m:val="p"/>
          </m:rPr>
          <m:t>=</m:t>
        </m:r>
        <m:r>
          <m:rPr>
            <m:sty m:val="p"/>
          </m:rPr>
          <m:t>(</m:t>
        </m:r>
        <m:r>
          <m:t>1</m:t>
        </m:r>
        <m:r>
          <m:rPr>
            <m:sty m:val="p"/>
          </m:rPr>
          <m:t>,</m:t>
        </m:r>
        <m:r>
          <m:t>1</m:t>
        </m:r>
        <m:r>
          <m:rPr>
            <m:sty m:val="p"/>
          </m:rPr>
          <m:t>)</m:t>
        </m:r>
      </m:oMath>
      <w:del w:id="16211" w:author="PR Preview" w:date="2026-01-01T00:00:00Z">
        <w:r>
          <w:delText xml:space="preserve">:</w:delText>
        </w:r>
      </w:del>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del w:id="16212" w:author="PR Preview" w:date="2026-01-01T00:00:00Z">
        <w:r>
          <w:delText xml:space="preserve">When both vectors have unit Euclidean norm (</w:delText>
        </w:r>
      </w:del>
      <m:oMath>
        <m:r>
          <m:t>​</m:t>
        </m:r>
        <m:d>
          <m:dPr>
            <m:begChr m:val="∥"/>
            <m:sepChr m:val=""/>
            <m:endChr m:val="∥"/>
            <m:grow/>
          </m:dPr>
          <m:e>
            <m:limLow>
              <m:e>
                <m:r>
                  <m:t>x</m:t>
                </m:r>
              </m:e>
              <m:lim>
                <m:r>
                  <m:rPr>
                    <m:sty m:val="p"/>
                  </m:rPr>
                  <m:t>∼</m:t>
                </m:r>
              </m:lim>
            </m:limLow>
          </m:e>
        </m:d>
        <m:r>
          <m:t>​</m:t>
        </m:r>
        <m:r>
          <m:rPr>
            <m:sty m:val="p"/>
          </m:rPr>
          <m:t>=</m:t>
        </m:r>
        <m:r>
          <m:t>1</m:t>
        </m:r>
      </m:oMath>
      <w:del w:id="16213" w:author="PR Preview" w:date="2026-01-01T00:00:00Z">
        <w:r>
          <w:delText xml:space="preserve"> </w:delText>
        </w:r>
      </w:del>
      <w:del w:id="16214" w:author="PR Preview" w:date="2026-01-01T00:00:00Z">
        <w:r>
          <w:delText xml:space="preserve">and</w:delText>
        </w:r>
      </w:del>
      <w:del w:id="16215" w:author="PR Preview" w:date="2026-01-01T00:00:00Z">
        <w:r>
          <w:delText xml:space="preserve"> </w:delText>
        </w:r>
      </w:del>
      <m:oMath>
        <m:r>
          <m:t>​</m:t>
        </m:r>
        <m:d>
          <m:dPr>
            <m:begChr m:val="∥"/>
            <m:sepChr m:val=""/>
            <m:endChr m:val="∥"/>
            <m:grow/>
          </m:dPr>
          <m:e>
            <m:limLow>
              <m:e>
                <m:r>
                  <m:t>y</m:t>
                </m:r>
              </m:e>
              <m:lim>
                <m:r>
                  <m:rPr>
                    <m:sty m:val="p"/>
                  </m:rPr>
                  <m:t>∼</m:t>
                </m:r>
              </m:lim>
            </m:limLow>
          </m:e>
        </m:d>
        <m:r>
          <m:t>​</m:t>
        </m:r>
        <m:r>
          <m:rPr>
            <m:sty m:val="p"/>
          </m:rPr>
          <m:t>=</m:t>
        </m:r>
        <m:r>
          <m:t>1</m:t>
        </m:r>
      </m:oMath>
      <w:del w:id="16216" w:author="PR Preview" w:date="2026-01-01T00:00:00Z">
        <w:r>
          <w:delText xml:space="preserve">),</w:delText>
        </w:r>
      </w:del>
      <w:del w:id="16217" w:author="PR Preview" w:date="2026-01-01T00:00:00Z">
        <w:r>
          <w:delText xml:space="preserve"> </w:delText>
        </w:r>
      </w:del>
      <w:del w:id="16218" w:author="PR Preview" w:date="2026-01-01T00:00:00Z">
        <w:r>
          <w:delText xml:space="preserve">cosine similarity equals their inner product:</w:delText>
        </w:r>
      </w:del>
      <w:del w:id="16219" w:author="PR Preview" w:date="2026-01-01T00:00:00Z">
        <w:r>
          <w:delText xml:space="preserve"> </w:delText>
        </w:r>
      </w:del>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del w:id="16220" w:author="PR Preview" w:date="2026-01-01T00:00:00Z">
        <w:r>
          <w:delText xml:space="preserve">.</w:delText>
        </w:r>
      </w:del>
    </w:p>
    <w:p>
      <w:pPr>
        <w:pStyle w:val="BodyText"/>
      </w:pPr>
      <w:del w:id="16221" w:author="PR Preview" w:date="2026-01-01T00:00:00Z">
        <w:r>
          <w:rPr>
            <w:b/>
            <w:bCs/>
          </w:rPr>
          <w:delText xml:space="preserve">Corollary 6 (Cosine similarity is the cosine of the angle)</w:delText>
        </w:r>
      </w:del>
      <w:del w:id="16222" w:author="PR Preview" w:date="2026-01-01T00:00:00Z">
        <w:r>
          <w:delText xml:space="preserve"> </w:delText>
        </w:r>
      </w:del>
      <w:del w:id="16223" w:author="PR Preview" w:date="2026-01-01T00:00:00Z">
        <w:r>
          <w:delText xml:space="preserve">For nonzero vectors</w:delText>
        </w:r>
      </w:del>
      <w:del w:id="16224"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del w:id="16225" w:author="PR Preview" w:date="2026-01-01T00:00:00Z">
        <w:r>
          <w:delText xml:space="preserve"> </w:delText>
        </w:r>
      </w:del>
      <w:del w:id="16226" w:author="PR Preview" w:date="2026-01-01T00:00:00Z">
        <w:r>
          <w:delText xml:space="preserve">with angle</w:delText>
        </w:r>
      </w:del>
      <w:del w:id="16227" w:author="PR Preview" w:date="2026-01-01T00:00:00Z">
        <w:r>
          <w:delText xml:space="preserve"> </w:delText>
        </w:r>
      </w:del>
      <m:oMath>
        <m:r>
          <m:t>θ</m:t>
        </m:r>
      </m:oMath>
      <w:del w:id="16228" w:author="PR Preview" w:date="2026-01-01T00:00:00Z">
        <w:r>
          <w:delText xml:space="preserve"> </w:delText>
        </w:r>
      </w:del>
      <w:del w:id="16229" w:author="PR Preview" w:date="2026-01-01T00:00:00Z">
        <w:r>
          <w:delText xml:space="preserve">between them (</w:delText>
        </w:r>
      </w:del>
      <w:hyperlink w:anchor="def-angle">
        <w:del w:id="16230" w:author="PR Preview" w:date="2026-01-01T00:00:00Z">
          <w:r>
            <w:rPr>
              <w:rStyle w:val="Hyperlink"/>
            </w:rPr>
            <w:delText xml:space="preserve">Definition 74</w:delText>
          </w:r>
        </w:del>
      </w:hyperlink>
      <w:del w:id="16231" w:author="PR Preview" w:date="2026-01-01T00:00:00Z">
        <w:r>
          <w:delText xml:space="preserve">),</w:delText>
        </w:r>
      </w:del>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rPr>
              <m:sty m:val="p"/>
            </m:rPr>
            <m:t>cos</m:t>
          </m:r>
          <m:r>
            <m:t>θ</m:t>
          </m:r>
          <m:r>
            <m:rPr>
              <m:sty m:val="p"/>
            </m:rPr>
            <m:t>.</m:t>
          </m:r>
        </m:oMath>
      </m:oMathPara>
    </w:p>
    <w:p>
      <w:pPr>
        <w:pStyle w:val="FirstParagraph"/>
      </w:pPr>
      <w:del w:id="16232" w:author="PR Preview" w:date="2026-01-01T00:00:00Z">
        <w:r>
          <w:rPr>
            <w:i/>
            <w:iCs/>
          </w:rPr>
          <w:delText xml:space="preserve">Proof</w:delText>
        </w:r>
      </w:del>
      <w:del w:id="16233" w:author="PR Preview" w:date="2026-01-01T00:00:00Z">
        <w:r>
          <w:delText xml:space="preserve">. </w:delText>
        </w:r>
      </w:del>
      <w:del w:id="16234" w:author="PR Preview" w:date="2026-01-01T00:00:00Z">
        <w:r>
          <w:delText xml:space="preserve">The ratio that</w:delText>
        </w:r>
      </w:del>
      <w:del w:id="16235" w:author="PR Preview" w:date="2026-01-01T00:00:00Z">
        <w:r>
          <w:delText xml:space="preserve"> </w:delText>
        </w:r>
      </w:del>
      <w:hyperlink w:anchor="def-angle">
        <w:del w:id="16236" w:author="PR Preview" w:date="2026-01-01T00:00:00Z">
          <w:r>
            <w:rPr>
              <w:rStyle w:val="Hyperlink"/>
            </w:rPr>
            <w:delText xml:space="preserve">Definition 74</w:delText>
          </w:r>
        </w:del>
      </w:hyperlink>
      <w:del w:id="16237" w:author="PR Preview" w:date="2026-01-01T00:00:00Z">
        <w:r>
          <w:delText xml:space="preserve"> </w:delText>
        </w:r>
      </w:del>
      <w:del w:id="16238" w:author="PR Preview" w:date="2026-01-01T00:00:00Z">
        <w:r>
          <w:delText xml:space="preserve">sets equal to</w:delText>
        </w:r>
      </w:del>
      <w:del w:id="16239" w:author="PR Preview" w:date="2026-01-01T00:00:00Z">
        <w:r>
          <w:delText xml:space="preserve"> </w:delText>
        </w:r>
      </w:del>
      <m:oMath>
        <m:r>
          <m:rPr>
            <m:sty m:val="p"/>
          </m:rPr>
          <m:t>cos</m:t>
        </m:r>
        <m:r>
          <m:t>θ</m:t>
        </m:r>
      </m:oMath>
      <w:del w:id="16240" w:author="PR Preview" w:date="2026-01-01T00:00:00Z">
        <w:r>
          <w:delText xml:space="preserve"> </w:delText>
        </w:r>
      </w:del>
      <w:del w:id="16241" w:author="PR Preview" w:date="2026-01-01T00:00:00Z">
        <w:r>
          <w:delText xml:space="preserve">is the ratio that</w:delText>
        </w:r>
      </w:del>
      <w:del w:id="16242" w:author="PR Preview" w:date="2026-01-01T00:00:00Z">
        <w:r>
          <w:delText xml:space="preserve"> </w:delText>
        </w:r>
      </w:del>
      <w:hyperlink w:anchor="def-cosine-similarity">
        <w:del w:id="16243" w:author="PR Preview" w:date="2026-01-01T00:00:00Z">
          <w:r>
            <w:rPr>
              <w:rStyle w:val="Hyperlink"/>
            </w:rPr>
            <w:delText xml:space="preserve">Definition 75</w:delText>
          </w:r>
        </w:del>
      </w:hyperlink>
      <w:del w:id="16244" w:author="PR Preview" w:date="2026-01-01T00:00:00Z">
        <w:r>
          <w:delText xml:space="preserve"> </w:delText>
        </w:r>
      </w:del>
      <w:del w:id="16245" w:author="PR Preview" w:date="2026-01-01T00:00:00Z">
        <w:r>
          <w:delText xml:space="preserve">defines as</w:delText>
        </w:r>
      </w:del>
      <w:del w:id="16246" w:author="PR Preview" w:date="2026-01-01T00:00:00Z">
        <w:r>
          <w:delText xml:space="preserve"> </w:delText>
        </w:r>
      </w:del>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oMath>
      <w:del w:id="16247" w:author="PR Preview" w:date="2026-01-01T00:00:00Z">
        <w:r>
          <w:delText xml:space="preserve">.</w:delText>
        </w:r>
      </w:del>
    </w:p>
    <w:p>
      <w:pPr>
        <w:numPr>
          <w:ilvl w:val="0"/>
          <w:numId w:val="1063"/>
        </w:numPr>
      </w:pPr>
      <w:ins w:id="16248" w:author="PR Preview" w:date="2026-01-01T00:00:00Z">
        <w:r>
          <w:t xml:space="preserve">Parallel vectors</w:t>
        </w:r>
      </w:ins>
      <w:ins w:id="16249" w:author="PR Preview" w:date="2026-01-01T00:00:00Z">
        <w:r>
          <w:t xml:space="preserve"> </w:t>
        </w:r>
      </w:ins>
      <w:ins w:id="16250" w:author="PR Preview" w:date="2026-01-01T00:00:00Z">
        <w:r>
          <w:t xml:space="preserve">$\mathord{\smash[b]{\underset{\raise.3ex\hbox{$\scriptstyle\sim$}}{x}}\vphantom{x}}= (1, 2)$</w:t>
        </w:r>
      </w:ins>
      <w:ins w:id="16251" w:author="PR Preview" w:date="2026-01-01T00:00:00Z">
        <w:r>
          <w:t xml:space="preserve"> </w:t>
        </w:r>
      </w:ins>
      <w:ins w:id="16252" w:author="PR Preview" w:date="2026-01-01T00:00:00Z">
        <w:r>
          <w:t xml:space="preserve">and</w:t>
        </w:r>
      </w:ins>
      <w:ins w:id="16253" w:author="PR Preview" w:date="2026-01-01T00:00:00Z">
        <w:r>
          <w:t xml:space="preserve"> </w:t>
        </w:r>
      </w:ins>
      <w:ins w:id="16254" w:author="PR Preview" w:date="2026-01-01T00:00:00Z">
        <w:r>
          <w:t xml:space="preserve">$\mathord{\smash[b]{\underset{\raise.3ex\hbox{$\scriptstyle\sim$}}{y}}\vphantom{y}}= (2, 4)$</w:t>
        </w:r>
      </w:ins>
      <w:ins w:id="16255" w:author="PR Preview" w:date="2026-01-01T00:00:00Z">
        <w:r>
          <w:t xml:space="preserve">:</w:t>
        </w:r>
      </w:ins>
    </w:p>
    <w:p>
      <w:pPr>
        <w:pStyle w:val="BodyText"/>
      </w:pPr>
      <w:ins w:id="16256" w:author="PR Preview" w:date="2026-01-01T00:00:00Z">
        <w:r>
          <w:t xml:space="preserve">$$
    \begin{aligned}
    \operatorname{cossim}(\mathord{\smash[b]{\underset{\raise.3ex\hbox{$\scriptstyle\sim$}}{x}}\vphantom{x}}, \mathord{\smash[b]{\underset{\raise.3ex\hbox{$\scriptstyle\sim$}}{y}}\vphantom{y}}) &amp;= \frac{2 + 8}{\sqrt{5}\,\sqrt{20}} \\
    &amp;= \frac{10}{10} \\
    &amp;= 1.
    \end{aligned}
    $$</w:t>
        </w:r>
      </w:ins>
    </w:p>
    <w:p>
      <w:pPr>
        <w:numPr>
          <w:ilvl w:val="0"/>
          <w:numId w:val="1063"/>
        </w:numPr>
      </w:pPr>
      <w:ins w:id="16257" w:author="PR Preview" w:date="2026-01-01T00:00:00Z">
        <w:r>
          <w:t xml:space="preserve">Orthogonal vectors</w:t>
        </w:r>
      </w:ins>
      <w:ins w:id="16258" w:author="PR Preview" w:date="2026-01-01T00:00:00Z">
        <w:r>
          <w:t xml:space="preserve"> </w:t>
        </w:r>
      </w:ins>
      <w:ins w:id="16259" w:author="PR Preview" w:date="2026-01-01T00:00:00Z">
        <w:r>
          <w:t xml:space="preserve">$\mathord{\smash[b]{\underset{\raise.3ex\hbox{$\scriptstyle\sim$}}{x}}\vphantom{x}}= (1, 2)$</w:t>
        </w:r>
      </w:ins>
      <w:ins w:id="16260" w:author="PR Preview" w:date="2026-01-01T00:00:00Z">
        <w:r>
          <w:t xml:space="preserve"> </w:t>
        </w:r>
      </w:ins>
      <w:ins w:id="16261" w:author="PR Preview" w:date="2026-01-01T00:00:00Z">
        <w:r>
          <w:t xml:space="preserve">and</w:t>
        </w:r>
      </w:ins>
      <w:ins w:id="16262" w:author="PR Preview" w:date="2026-01-01T00:00:00Z">
        <w:r>
          <w:t xml:space="preserve"> </w:t>
        </w:r>
      </w:ins>
      <w:ins w:id="16263" w:author="PR Preview" w:date="2026-01-01T00:00:00Z">
        <w:r>
          <w:t xml:space="preserve">$\mathord{\smash[b]{\underset{\raise.3ex\hbox{$\scriptstyle\sim$}}{y}}\vphantom{y}}= (-2, 1)$</w:t>
        </w:r>
      </w:ins>
      <w:ins w:id="16264" w:author="PR Preview" w:date="2026-01-01T00:00:00Z">
        <w:r>
          <w:t xml:space="preserve">:</w:t>
        </w:r>
      </w:ins>
    </w:p>
    <w:p>
      <w:pPr>
        <w:pStyle w:val="BodyText"/>
      </w:pPr>
      <w:ins w:id="16265" w:author="PR Preview" w:date="2026-01-01T00:00:00Z">
        <w:r>
          <w:t xml:space="preserve">$$
    \begin{aligned}
    \operatorname{cossim}(\mathord{\smash[b]{\underset{\raise.3ex\hbox{$\scriptstyle\sim$}}{x}}\vphantom{x}}, \mathord{\smash[b]{\underset{\raise.3ex\hbox{$\scriptstyle\sim$}}{y}}\vphantom{y}}) &amp;= \frac{-2 + 2}{\sqrt{5}\,\sqrt{5}} \\
    &amp;= \frac{0}{5} \\
    &amp;= 0.
    \end{aligned}
    $$</w:t>
        </w:r>
      </w:ins>
    </w:p>
    <w:p>
      <w:pPr>
        <w:numPr>
          <w:ilvl w:val="0"/>
          <w:numId w:val="1063"/>
        </w:numPr>
      </w:pPr>
      <w:ins w:id="16266" w:author="PR Preview" w:date="2026-01-01T00:00:00Z">
        <w:r>
          <w:t xml:space="preserve">Arbitrary vectors</w:t>
        </w:r>
      </w:ins>
      <w:ins w:id="16267" w:author="PR Preview" w:date="2026-01-01T00:00:00Z">
        <w:r>
          <w:t xml:space="preserve"> </w:t>
        </w:r>
      </w:ins>
      <w:ins w:id="16268" w:author="PR Preview" w:date="2026-01-01T00:00:00Z">
        <w:r>
          <w:t xml:space="preserve">$\mathord{\smash[b]{\underset{\raise.3ex\hbox{$\scriptstyle\sim$}}{x}}\vphantom{x}}= (1, 0)$</w:t>
        </w:r>
      </w:ins>
      <w:ins w:id="16269" w:author="PR Preview" w:date="2026-01-01T00:00:00Z">
        <w:r>
          <w:t xml:space="preserve"> </w:t>
        </w:r>
      </w:ins>
      <w:ins w:id="16270" w:author="PR Preview" w:date="2026-01-01T00:00:00Z">
        <w:r>
          <w:t xml:space="preserve">and</w:t>
        </w:r>
      </w:ins>
      <w:ins w:id="16271" w:author="PR Preview" w:date="2026-01-01T00:00:00Z">
        <w:r>
          <w:t xml:space="preserve"> </w:t>
        </w:r>
      </w:ins>
      <w:ins w:id="16272" w:author="PR Preview" w:date="2026-01-01T00:00:00Z">
        <w:r>
          <w:t xml:space="preserve">$\mathord{\smash[b]{\underset{\raise.3ex\hbox{$\scriptstyle\sim$}}{y}}\vphantom{y}}= (1, 1)$</w:t>
        </w:r>
      </w:ins>
      <w:ins w:id="16273" w:author="PR Preview" w:date="2026-01-01T00:00:00Z">
        <w:r>
          <w:t xml:space="preserve">:</w:t>
        </w:r>
      </w:ins>
    </w:p>
    <w:p>
      <w:pPr>
        <w:pStyle w:val="BodyText"/>
      </w:pPr>
      <w:ins w:id="16274" w:author="PR Preview" w:date="2026-01-01T00:00:00Z">
        <w:r>
          <w:t xml:space="preserve">$$
    \begin{aligned}
    \operatorname{cossim}(\mathord{\smash[b]{\underset{\raise.3ex\hbox{$\scriptstyle\sim$}}{x}}\vphantom{x}}, \mathord{\smash[b]{\underset{\raise.3ex\hbox{$\scriptstyle\sim$}}{y}}\vphantom{y}}) &amp;= \frac{1 \cdot 1 + 0 \cdot 1}{1 \cdot\sqrt{2}} \\
    &amp;= \frac{1}{\sqrt{2}}.
    \end{aligned}
    $$</w:t>
        </w:r>
      </w:ins>
    </w:p>
    <w:p>
      <w:pPr>
        <w:pStyle w:val="FirstParagraph"/>
      </w:pPr>
      <w:ins w:id="16275" w:author="PR Preview" w:date="2026-01-01T00:00:00Z">
        <w:r>
          <w:t xml:space="preserve">When both vectors have unit Euclidean norm (</w:t>
        </w:r>
      </w:ins>
      <w:ins w:id="16276" w:author="PR Preview" w:date="2026-01-01T00:00:00Z">
        <w:r>
          <w:t xml:space="preserve">$\mathopen{}\left\lVert\mathord{\smash[b]{\underset{\raise.3ex\hbox{$\scriptstyle\sim$}}{x}}\vphantom{x}}\right\rVert\mathclose{} = 1$</w:t>
        </w:r>
      </w:ins>
      <w:ins w:id="16277" w:author="PR Preview" w:date="2026-01-01T00:00:00Z">
        <w:r>
          <w:t xml:space="preserve"> </w:t>
        </w:r>
      </w:ins>
      <w:ins w:id="16278" w:author="PR Preview" w:date="2026-01-01T00:00:00Z">
        <w:r>
          <w:t xml:space="preserve">and</w:t>
        </w:r>
      </w:ins>
      <w:ins w:id="16279" w:author="PR Preview" w:date="2026-01-01T00:00:00Z">
        <w:r>
          <w:t xml:space="preserve"> </w:t>
        </w:r>
      </w:ins>
      <w:ins w:id="16280" w:author="PR Preview" w:date="2026-01-01T00:00:00Z">
        <w:r>
          <w:t xml:space="preserve">$\mathopen{}\left\lVert\mathord{\smash[b]{\underset{\raise.3ex\hbox{$\scriptstyle\sim$}}{y}}\vphantom{y}}\right\rVert\mathclose{} = 1$</w:t>
        </w:r>
      </w:ins>
      <w:ins w:id="16281" w:author="PR Preview" w:date="2026-01-01T00:00:00Z">
        <w:r>
          <w:t xml:space="preserve">),</w:t>
        </w:r>
      </w:ins>
      <w:ins w:id="16282" w:author="PR Preview" w:date="2026-01-01T00:00:00Z">
        <w:r>
          <w:t xml:space="preserve"> </w:t>
        </w:r>
      </w:ins>
      <w:ins w:id="16283" w:author="PR Preview" w:date="2026-01-01T00:00:00Z">
        <w:r>
          <w:t xml:space="preserve">cosine similarity equals their inner product:</w:t>
        </w:r>
      </w:ins>
      <w:ins w:id="16284" w:author="PR Preview" w:date="2026-01-01T00:00:00Z">
        <w:r>
          <w:t xml:space="preserve"> </w:t>
        </w:r>
      </w:ins>
      <w:ins w:id="16285" w:author="PR Preview" w:date="2026-01-01T00:00:00Z">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ins>
      <w:ins w:id="16286" w:author="PR Preview" w:date="2026-01-01T00:00:00Z">
        <w:r>
          <w:t xml:space="preserve">.</w:t>
        </w:r>
      </w:ins>
    </w:p>
    <w:bookmarkEnd w:id="379"/>
    <w:bookmarkStart w:id="380" w:name="cor-cosine-similarity-angle"/>
    <w:p>
      <w:pPr>
        <w:pStyle w:val="BodyText"/>
      </w:pPr>
      <w:ins w:id="16287" w:author="PR Preview" w:date="2026-01-01T00:00:00Z">
        <w:r>
          <w:rPr>
            <w:b/>
            <w:bCs/>
          </w:rPr>
          <w:t xml:space="preserve">Corollary 6 (Cosine similarity is the cosine of the angle)</w:t>
        </w:r>
      </w:ins>
      <w:ins w:id="16288" w:author="PR Preview" w:date="2026-01-01T00:00:00Z">
        <w:r>
          <w:t xml:space="preserve"> </w:t>
        </w:r>
      </w:ins>
      <w:ins w:id="16289" w:author="PR Preview" w:date="2026-01-01T00:00:00Z">
        <w:r>
          <w:t xml:space="preserve">For nonzero vectors</w:t>
        </w:r>
      </w:ins>
      <w:ins w:id="16290" w:author="PR Preview" w:date="2026-01-01T00:00:00Z">
        <w:r>
          <w:t xml:space="preserve"> </w:t>
        </w:r>
      </w:ins>
      <w:ins w:id="16291" w:author="PR Preview" w:date="2026-01-01T00:00:00Z">
        <w:r>
          <w:t xml:space="preserve">$\mathord{\smash[b]{\underset{\raise.3ex\hbox{$\scriptstyle\sim$}}{x}}\vphantom{x}}, \mathord{\smash[b]{\underset{\raise.3ex\hbox{$\scriptstyle\sim$}}{y}}\vphantom{y}}\in \mathbb{R}^p$</w:t>
        </w:r>
      </w:ins>
      <w:ins w:id="16292" w:author="PR Preview" w:date="2026-01-01T00:00:00Z">
        <w:r>
          <w:t xml:space="preserve"> </w:t>
        </w:r>
      </w:ins>
      <w:ins w:id="16293" w:author="PR Preview" w:date="2026-01-01T00:00:00Z">
        <w:r>
          <w:t xml:space="preserve">with angle</w:t>
        </w:r>
      </w:ins>
      <w:ins w:id="16294" w:author="PR Preview" w:date="2026-01-01T00:00:00Z">
        <w:r>
          <w:t xml:space="preserve"> </w:t>
        </w:r>
      </w:ins>
      <m:oMath>
        <m:r>
          <m:t>θ</m:t>
        </m:r>
      </m:oMath>
      <w:ins w:id="16295" w:author="PR Preview" w:date="2026-01-01T00:00:00Z">
        <w:r>
          <w:t xml:space="preserve"> </w:t>
        </w:r>
      </w:ins>
      <w:ins w:id="16296" w:author="PR Preview" w:date="2026-01-01T00:00:00Z">
        <w:r>
          <w:t xml:space="preserve">between them (</w:t>
        </w:r>
      </w:ins>
      <w:hyperlink w:anchor="def-angle">
        <w:ins w:id="16297" w:author="PR Preview" w:date="2026-01-01T00:00:00Z">
          <w:r>
            <w:rPr>
              <w:rStyle w:val="Hyperlink"/>
            </w:rPr>
            <w:t xml:space="preserve">Definition 74</w:t>
          </w:r>
        </w:ins>
      </w:hyperlink>
      <w:ins w:id="16298" w:author="PR Preview" w:date="2026-01-01T00:00:00Z">
        <w:r>
          <w:t xml:space="preserve">),</w:t>
        </w:r>
      </w:ins>
    </w:p>
    <w:p>
      <w:pPr>
        <w:pStyle w:val="BodyText"/>
      </w:pPr>
      <w:ins w:id="16299" w:author="PR Preview" w:date="2026-01-01T00:00:00Z">
        <w:r>
          <w:t xml:space="preserve">$$
    \operatorname{cossim}(\mathord{\smash[b]{\underset{\raise.3ex\hbox{$\scriptstyle\sim$}}{x}}\vphantom{x}}, \mathord{\smash[b]{\underset{\raise.3ex\hbox{$\scriptstyle\sim$}}{y}}\vphantom{y}}) = \cos\theta.
    $$</w:t>
        </w:r>
      </w:ins>
    </w:p>
    <w:bookmarkEnd w:id="380"/>
    <w:p>
      <w:pPr>
        <w:pStyle w:val="FirstParagraph"/>
      </w:pPr>
      <w:ins w:id="16300" w:author="PR Preview" w:date="2026-01-01T00:00:00Z">
        <w:r>
          <w:rPr>
            <w:i/>
            <w:iCs/>
          </w:rPr>
          <w:t xml:space="preserve">Proof</w:t>
        </w:r>
      </w:ins>
      <w:ins w:id="16301" w:author="PR Preview" w:date="2026-01-01T00:00:00Z">
        <w:r>
          <w:t xml:space="preserve">. </w:t>
        </w:r>
      </w:ins>
      <w:ins w:id="16302" w:author="PR Preview" w:date="2026-01-01T00:00:00Z">
        <w:r>
          <w:t xml:space="preserve">The ratio that</w:t>
        </w:r>
      </w:ins>
      <w:ins w:id="16303" w:author="PR Preview" w:date="2026-01-01T00:00:00Z">
        <w:r>
          <w:t xml:space="preserve"> </w:t>
        </w:r>
      </w:ins>
      <w:hyperlink w:anchor="def-angle">
        <w:ins w:id="16304" w:author="PR Preview" w:date="2026-01-01T00:00:00Z">
          <w:r>
            <w:rPr>
              <w:rStyle w:val="Hyperlink"/>
            </w:rPr>
            <w:t xml:space="preserve">Definition 74</w:t>
          </w:r>
        </w:ins>
      </w:hyperlink>
      <w:ins w:id="16305" w:author="PR Preview" w:date="2026-01-01T00:00:00Z">
        <w:r>
          <w:t xml:space="preserve"> </w:t>
        </w:r>
      </w:ins>
      <w:ins w:id="16306" w:author="PR Preview" w:date="2026-01-01T00:00:00Z">
        <w:r>
          <w:t xml:space="preserve">sets equal to</w:t>
        </w:r>
      </w:ins>
      <w:ins w:id="16307" w:author="PR Preview" w:date="2026-01-01T00:00:00Z">
        <w:r>
          <w:t xml:space="preserve"> </w:t>
        </w:r>
      </w:ins>
      <m:oMath>
        <m:r>
          <m:rPr>
            <m:sty m:val="p"/>
          </m:rPr>
          <m:t>cos</m:t>
        </m:r>
        <m:r>
          <m:t>θ</m:t>
        </m:r>
      </m:oMath>
      <w:ins w:id="16308" w:author="PR Preview" w:date="2026-01-01T00:00:00Z">
        <w:r>
          <w:t xml:space="preserve"> </w:t>
        </w:r>
      </w:ins>
      <w:ins w:id="16309" w:author="PR Preview" w:date="2026-01-01T00:00:00Z">
        <w:r>
          <w:t xml:space="preserve">is the ratio that</w:t>
        </w:r>
      </w:ins>
      <w:ins w:id="16310" w:author="PR Preview" w:date="2026-01-01T00:00:00Z">
        <w:r>
          <w:t xml:space="preserve"> </w:t>
        </w:r>
      </w:ins>
      <w:hyperlink w:anchor="def-cosine-similarity">
        <w:ins w:id="16311" w:author="PR Preview" w:date="2026-01-01T00:00:00Z">
          <w:r>
            <w:rPr>
              <w:rStyle w:val="Hyperlink"/>
            </w:rPr>
            <w:t xml:space="preserve">Definition 75</w:t>
          </w:r>
        </w:ins>
      </w:hyperlink>
      <w:ins w:id="16312" w:author="PR Preview" w:date="2026-01-01T00:00:00Z">
        <w:r>
          <w:t xml:space="preserve"> </w:t>
        </w:r>
      </w:ins>
      <w:ins w:id="16313" w:author="PR Preview" w:date="2026-01-01T00:00:00Z">
        <w:r>
          <w:t xml:space="preserve">defines as</w:t>
        </w:r>
      </w:ins>
      <w:ins w:id="16314" w:author="PR Preview" w:date="2026-01-01T00:00:00Z">
        <w:r>
          <w:t xml:space="preserve"> </w:t>
        </w:r>
      </w:ins>
      <w:ins w:id="16315" w:author="PR Preview" w:date="2026-01-01T00:00:00Z">
        <w:r>
          <w:t xml:space="preserve">$\operatorname{cossim}(\mathord{\smash[b]{\underset{\raise.3ex\hbox{$\scriptstyle\sim$}}{x}}\vphantom{x}}, \mathord{\smash[b]{\underset{\raise.3ex\hbox{$\scriptstyle\sim$}}{y}}\vphantom{y}})$</w:t>
        </w:r>
      </w:ins>
      <w:ins w:id="16316" w:author="PR Preview" w:date="2026-01-01T00:00:00Z">
        <w:r>
          <w:t xml:space="preserve">.</w:t>
        </w:r>
      </w:ins>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p>
      <w:pPr>
        <w:pStyle w:val="FirstParagraph"/>
      </w:pPr>
      <w:del w:id="16317" w:author="PR Preview" w:date="2026-01-01T00:00:00Z">
        <w:r>
          <w:rPr>
            <w:b/>
            <w:bCs/>
          </w:rPr>
          <w:delText xml:space="preserve">Corollary 7 (Cosine similarity of unit vectors is their inner product)</w:delText>
        </w:r>
      </w:del>
      <w:del w:id="16318" w:author="PR Preview" w:date="2026-01-01T00:00:00Z">
        <w:r>
          <w:delText xml:space="preserve"> </w:delText>
        </w:r>
      </w:del>
      <w:del w:id="16319" w:author="PR Preview" w:date="2026-01-01T00:00:00Z">
        <w:r>
          <w:delText xml:space="preserve">In a real inner product space (</w:delText>
        </w:r>
      </w:del>
      <w:hyperlink w:anchor="def-inner-product-space">
        <w:del w:id="16320" w:author="PR Preview" w:date="2026-01-01T00:00:00Z">
          <w:r>
            <w:rPr>
              <w:rStyle w:val="Hyperlink"/>
            </w:rPr>
            <w:delText xml:space="preserve">Definition 69</w:delText>
          </w:r>
        </w:del>
      </w:hyperlink>
      <w:del w:id="16321" w:author="PR Preview" w:date="2026-01-01T00:00:00Z">
        <w:r>
          <w:delText xml:space="preserve">),</w:delText>
        </w:r>
      </w:del>
      <w:del w:id="16322" w:author="PR Preview" w:date="2026-01-01T00:00:00Z">
        <w:r>
          <w:delText xml:space="preserve"> </w:delText>
        </w:r>
      </w:del>
      <w:del w:id="16323" w:author="PR Preview" w:date="2026-01-01T00:00:00Z">
        <w:r>
          <w:delText xml:space="preserve">for all vectors</w:delText>
        </w:r>
      </w:del>
      <w:del w:id="16324" w:author="PR Preview" w:date="2026-01-01T00:00:00Z">
        <w:r>
          <w:delText xml:space="preserve"> </w:delText>
        </w:r>
      </w:del>
      <m:oMath>
        <m:limLow>
          <m:e>
            <m:r>
              <m:t>x</m:t>
            </m:r>
          </m:e>
          <m:lim>
            <m:r>
              <m:rPr>
                <m:sty m:val="p"/>
              </m:rPr>
              <m:t>∼</m:t>
            </m:r>
          </m:lim>
        </m:limLow>
      </m:oMath>
      <w:del w:id="16325" w:author="PR Preview" w:date="2026-01-01T00:00:00Z">
        <w:r>
          <w:delText xml:space="preserve"> </w:delText>
        </w:r>
      </w:del>
      <w:del w:id="16326" w:author="PR Preview" w:date="2026-01-01T00:00:00Z">
        <w:r>
          <w:delText xml:space="preserve">and</w:delText>
        </w:r>
      </w:del>
      <w:del w:id="16327" w:author="PR Preview" w:date="2026-01-01T00:00:00Z">
        <w:r>
          <w:delText xml:space="preserve"> </w:delText>
        </w:r>
      </w:del>
      <m:oMath>
        <m:limLow>
          <m:e>
            <m:r>
              <m:t>y</m:t>
            </m:r>
          </m:e>
          <m:lim>
            <m:r>
              <m:rPr>
                <m:sty m:val="p"/>
              </m:rPr>
              <m:t>∼</m:t>
            </m:r>
          </m:lim>
        </m:limLow>
      </m:oMath>
      <w:del w:id="16328" w:author="PR Preview" w:date="2026-01-01T00:00:00Z">
        <w:r>
          <w:delText xml:space="preserve"> </w:delText>
        </w:r>
      </w:del>
      <w:del w:id="16329" w:author="PR Preview" w:date="2026-01-01T00:00:00Z">
        <w:r>
          <w:delText xml:space="preserve">with</w:delText>
        </w:r>
      </w:del>
      <w:del w:id="16330" w:author="PR Preview" w:date="2026-01-01T00:00:00Z">
        <w:r>
          <w:delText xml:space="preserve"> </w:delText>
        </w:r>
      </w:del>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r>
          <m:t>1</m:t>
        </m:r>
      </m:oMath>
      <w:del w:id="16331" w:author="PR Preview" w:date="2026-01-01T00:00:00Z">
        <w:r>
          <w:delText xml:space="preserve">,</w:delText>
        </w:r>
      </w:del>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oMath>
      </m:oMathPara>
    </w:p>
    <w:p>
      <w:pPr>
        <w:pStyle w:val="BodyText"/>
      </w:pPr>
      <w:ins w:id="16332" w:author="PR Preview" w:date="2026-01-01T00:00:00Z">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ins>
    </w:p>
    <w:bookmarkEnd w:id="381"/>
    <w:bookmarkStart w:id="382" w:name="cor-cosine-similarity-unit-vectors"/>
    <w:p>
      <w:pPr>
        <w:pStyle w:val="FirstParagraph"/>
      </w:pPr>
      <w:ins w:id="16333" w:author="PR Preview" w:date="2026-01-01T00:00:00Z">
        <w:r>
          <w:rPr>
            <w:b/>
            <w:bCs/>
          </w:rPr>
          <w:t xml:space="preserve">Corollary 7 (Cosine similarity of unit vectors is their inner product)</w:t>
        </w:r>
      </w:ins>
      <w:ins w:id="16334" w:author="PR Preview" w:date="2026-01-01T00:00:00Z">
        <w:r>
          <w:t xml:space="preserve"> </w:t>
        </w:r>
      </w:ins>
      <w:ins w:id="16335" w:author="PR Preview" w:date="2026-01-01T00:00:00Z">
        <w:r>
          <w:t xml:space="preserve">In a real inner product space (</w:t>
        </w:r>
      </w:ins>
      <w:hyperlink w:anchor="def-inner-product-space">
        <w:ins w:id="16336" w:author="PR Preview" w:date="2026-01-01T00:00:00Z">
          <w:r>
            <w:rPr>
              <w:rStyle w:val="Hyperlink"/>
            </w:rPr>
            <w:t xml:space="preserve">Definition 69</w:t>
          </w:r>
        </w:ins>
      </w:hyperlink>
      <w:ins w:id="16337" w:author="PR Preview" w:date="2026-01-01T00:00:00Z">
        <w:r>
          <w:t xml:space="preserve">),</w:t>
        </w:r>
      </w:ins>
      <w:ins w:id="16338" w:author="PR Preview" w:date="2026-01-01T00:00:00Z">
        <w:r>
          <w:t xml:space="preserve"> </w:t>
        </w:r>
      </w:ins>
      <w:ins w:id="16339" w:author="PR Preview" w:date="2026-01-01T00:00:00Z">
        <w:r>
          <w:t xml:space="preserve">for all vectors</w:t>
        </w:r>
      </w:ins>
      <w:ins w:id="16340" w:author="PR Preview" w:date="2026-01-01T00:00:00Z">
        <w:r>
          <w:t xml:space="preserve"> </w:t>
        </w:r>
      </w:ins>
      <w:ins w:id="16341" w:author="PR Preview" w:date="2026-01-01T00:00:00Z">
        <w:r>
          <w:t xml:space="preserve">$\mathord{\smash[b]{\underset{\raise.3ex\hbox{$\scriptstyle\sim$}}{x}}\vphantom{x}}$</w:t>
        </w:r>
      </w:ins>
      <w:ins w:id="16342" w:author="PR Preview" w:date="2026-01-01T00:00:00Z">
        <w:r>
          <w:t xml:space="preserve"> </w:t>
        </w:r>
      </w:ins>
      <w:ins w:id="16343" w:author="PR Preview" w:date="2026-01-01T00:00:00Z">
        <w:r>
          <w:t xml:space="preserve">and</w:t>
        </w:r>
      </w:ins>
      <w:ins w:id="16344" w:author="PR Preview" w:date="2026-01-01T00:00:00Z">
        <w:r>
          <w:t xml:space="preserve"> </w:t>
        </w:r>
      </w:ins>
      <w:ins w:id="16345" w:author="PR Preview" w:date="2026-01-01T00:00:00Z">
        <w:r>
          <w:t xml:space="preserve">$\mathord{\smash[b]{\underset{\raise.3ex\hbox{$\scriptstyle\sim$}}{y}}\vphantom{y}}$</w:t>
        </w:r>
      </w:ins>
      <w:ins w:id="16346" w:author="PR Preview" w:date="2026-01-01T00:00:00Z">
        <w:r>
          <w:t xml:space="preserve"> </w:t>
        </w:r>
      </w:ins>
      <w:ins w:id="16347" w:author="PR Preview" w:date="2026-01-01T00:00:00Z">
        <w:r>
          <w:t xml:space="preserve">with</w:t>
        </w:r>
      </w:ins>
      <w:ins w:id="16348" w:author="PR Preview" w:date="2026-01-01T00:00:00Z">
        <w:r>
          <w:t xml:space="preserve"> </w:t>
        </w:r>
      </w:ins>
      <w:ins w:id="16349" w:author="PR Preview" w:date="2026-01-01T00:00:00Z">
        <w:r>
          <w:t xml:space="preserve">$\mathopen{}\left\lVert\mathord{\smash[b]{\underset{\raise.3ex\hbox{$\scriptstyle\sim$}}{x}}\vphantom{x}}\right\rVert\mathclose{} = \mathopen{}\left\lVert\mathord{\smash[b]{\underset{\raise.3ex\hbox{$\scriptstyle\sim$}}{y}}\vphantom{y}}\right\rVert\mathclose{} = 1$</w:t>
        </w:r>
      </w:ins>
      <w:ins w:id="16350" w:author="PR Preview" w:date="2026-01-01T00:00:00Z">
        <w:r>
          <w:t xml:space="preserve">,</w:t>
        </w:r>
      </w:ins>
    </w:p>
    <w:p>
      <w:pPr>
        <w:pStyle w:val="BodyText"/>
      </w:pPr>
      <w:ins w:id="16351" w:author="PR Preview" w:date="2026-01-01T00:00:00Z">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ins>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1</m:t>
              </m:r>
              <m:r>
                <m:rPr>
                  <m:sty m:val="p"/>
                </m:rPr>
                <m:t>⋅</m:t>
              </m:r>
              <m:r>
                <m:t>1</m:t>
              </m:r>
            </m:den>
          </m:f>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oMath>
      </m:oMathPara>
    </w:p>
    <w:p>
      <w:pPr>
        <w:pStyle w:val="FirstParagraph"/>
      </w:pPr>
      <w:del w:id="16352" w:author="PR Preview" w:date="2026-01-01T00:00:00Z">
        <w:r>
          <w:rPr>
            <w:b/>
            <w:bCs/>
          </w:rPr>
          <w:delText xml:space="preserve">Theorem 61 (Pearson correlation is the cosine similarity of the centered vectors)</w:delText>
        </w:r>
      </w:del>
      <w:del w:id="16353" w:author="PR Preview" w:date="2026-01-01T00:00:00Z">
        <w:r>
          <w:delText xml:space="preserve"> </w:delText>
        </w:r>
      </w:del>
      <w:del w:id="16354" w:author="PR Preview" w:date="2026-01-01T00:00:00Z">
        <w:r>
          <w:delText xml:space="preserve">Let</w:delText>
        </w:r>
      </w:del>
      <w:del w:id="16355"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n</m:t>
            </m:r>
          </m:sup>
        </m:sSup>
      </m:oMath>
      <w:del w:id="16356" w:author="PR Preview" w:date="2026-01-01T00:00:00Z">
        <w:r>
          <w:delText xml:space="preserve"> </w:delText>
        </w:r>
      </w:del>
      <w:del w:id="16357" w:author="PR Preview" w:date="2026-01-01T00:00:00Z">
        <w:r>
          <w:delText xml:space="preserve">be two vectors that are not constant,</w:delText>
        </w:r>
      </w:del>
      <w:del w:id="16358" w:author="PR Preview" w:date="2026-01-01T00:00:00Z">
        <w:r>
          <w:delText xml:space="preserve"> </w:delText>
        </w:r>
      </w:del>
      <w:del w:id="16359" w:author="PR Preview" w:date="2026-01-01T00:00:00Z">
        <w:r>
          <w:delText xml:space="preserve">with means</w:delText>
        </w:r>
      </w:del>
      <w:del w:id="16360" w:author="PR Preview" w:date="2026-01-01T00:00:00Z">
        <w:r>
          <w:delText xml:space="preserve"> </w:delText>
        </w:r>
      </w:del>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del w:id="16361" w:author="PR Preview" w:date="2026-01-01T00:00:00Z">
        <w:r>
          <w:delText xml:space="preserve"> </w:delText>
        </w:r>
      </w:del>
      <w:del w:id="16362" w:author="PR Preview" w:date="2026-01-01T00:00:00Z">
        <w:r>
          <w:delText xml:space="preserve">and</w:delText>
        </w:r>
      </w:del>
      <w:del w:id="16363" w:author="PR Preview" w:date="2026-01-01T00:00:00Z">
        <w:r>
          <w:delText xml:space="preserve"> </w:delText>
        </w:r>
      </w:del>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del w:id="16364" w:author="PR Preview" w:date="2026-01-01T00:00:00Z">
        <w:r>
          <w:delText xml:space="preserve">.</w:delText>
        </w:r>
      </w:del>
      <w:del w:id="16365" w:author="PR Preview" w:date="2026-01-01T00:00:00Z">
        <w:r>
          <w:delText xml:space="preserve"> </w:delText>
        </w:r>
      </w:del>
      <w:del w:id="16366" w:author="PR Preview" w:date="2026-01-01T00:00:00Z">
        <w:r>
          <w:delText xml:space="preserve">Write</w:delText>
        </w:r>
      </w:del>
      <w:del w:id="16367" w:author="PR Preview" w:date="2026-01-01T00:00:00Z">
        <w:r>
          <w:delText xml:space="preserve"> </w:delText>
        </w:r>
      </w:del>
      <m:oMath>
        <m:sSup>
          <m:e>
            <m:limLow>
              <m:e>
                <m:r>
                  <m:t>x</m:t>
                </m:r>
              </m:e>
              <m:lim>
                <m:r>
                  <m:rPr>
                    <m:sty m:val="p"/>
                  </m:rPr>
                  <m:t>∼</m:t>
                </m:r>
              </m:lim>
            </m:limLow>
          </m:e>
          <m:sup>
            <m:r>
              <m:rPr>
                <m:sty m:val="p"/>
              </m:rPr>
              <m:t>c</m:t>
            </m:r>
          </m:sup>
        </m:sSup>
        <m:r>
          <m:rPr>
            <m:sty m:val="p"/>
          </m:rPr>
          <m:t>=</m:t>
        </m:r>
        <m:limLow>
          <m:e>
            <m:r>
              <m:t>x</m:t>
            </m:r>
          </m:e>
          <m:lim>
            <m:r>
              <m:rPr>
                <m:sty m:val="p"/>
              </m:rPr>
              <m:t>∼</m:t>
            </m:r>
          </m:lim>
        </m:limLow>
        <m:r>
          <m:rPr>
            <m:sty m:val="p"/>
          </m:rPr>
          <m:t>−</m:t>
        </m:r>
        <m:acc>
          <m:accPr>
            <m:chr m:val="‾"/>
          </m:accPr>
          <m:e>
            <m:r>
              <m:t>x</m:t>
            </m:r>
          </m:e>
        </m:acc>
        <m:r>
          <m:t> </m:t>
        </m:r>
        <m:limLow>
          <m:e>
            <m:r>
              <m:t>1</m:t>
            </m:r>
          </m:e>
          <m:lim>
            <m:r>
              <m:rPr>
                <m:sty m:val="p"/>
              </m:rPr>
              <m:t>∼</m:t>
            </m:r>
          </m:lim>
        </m:limLow>
      </m:oMath>
      <w:del w:id="16368" w:author="PR Preview" w:date="2026-01-01T00:00:00Z">
        <w:r>
          <w:delText xml:space="preserve"> </w:delText>
        </w:r>
      </w:del>
      <w:del w:id="16369" w:author="PR Preview" w:date="2026-01-01T00:00:00Z">
        <w:r>
          <w:delText xml:space="preserve">and</w:delText>
        </w:r>
      </w:del>
      <w:del w:id="16370" w:author="PR Preview" w:date="2026-01-01T00:00:00Z">
        <w:r>
          <w:delText xml:space="preserve"> </w:delText>
        </w:r>
      </w:del>
      <m:oMath>
        <m:sSup>
          <m:e>
            <m:limLow>
              <m:e>
                <m:r>
                  <m:t>y</m:t>
                </m:r>
              </m:e>
              <m:lim>
                <m:r>
                  <m:rPr>
                    <m:sty m:val="p"/>
                  </m:rPr>
                  <m:t>∼</m:t>
                </m:r>
              </m:lim>
            </m:limLow>
          </m:e>
          <m:sup>
            <m:r>
              <m:rPr>
                <m:sty m:val="p"/>
              </m:rPr>
              <m:t>c</m:t>
            </m:r>
          </m:sup>
        </m:sSup>
        <m:r>
          <m:rPr>
            <m:sty m:val="p"/>
          </m:rPr>
          <m:t>=</m:t>
        </m:r>
        <m:limLow>
          <m:e>
            <m:r>
              <m:t>y</m:t>
            </m:r>
          </m:e>
          <m:lim>
            <m:r>
              <m:rPr>
                <m:sty m:val="p"/>
              </m:rPr>
              <m:t>∼</m:t>
            </m:r>
          </m:lim>
        </m:limLow>
        <m:r>
          <m:rPr>
            <m:sty m:val="p"/>
          </m:rPr>
          <m:t>−</m:t>
        </m:r>
        <m:acc>
          <m:accPr>
            <m:chr m:val="‾"/>
          </m:accPr>
          <m:e>
            <m:r>
              <m:t>y</m:t>
            </m:r>
          </m:e>
        </m:acc>
        <m:r>
          <m:t> </m:t>
        </m:r>
        <m:limLow>
          <m:e>
            <m:r>
              <m:t>1</m:t>
            </m:r>
          </m:e>
          <m:lim>
            <m:r>
              <m:rPr>
                <m:sty m:val="p"/>
              </m:rPr>
              <m:t>∼</m:t>
            </m:r>
          </m:lim>
        </m:limLow>
      </m:oMath>
      <w:del w:id="16371" w:author="PR Preview" w:date="2026-01-01T00:00:00Z">
        <w:r>
          <w:delText xml:space="preserve"> </w:delText>
        </w:r>
      </w:del>
      <w:del w:id="16372" w:author="PR Preview" w:date="2026-01-01T00:00:00Z">
        <w:r>
          <w:delText xml:space="preserve">for the</w:delText>
        </w:r>
      </w:del>
      <w:del w:id="16373" w:author="PR Preview" w:date="2026-01-01T00:00:00Z">
        <w:r>
          <w:delText xml:space="preserve"> </w:delText>
        </w:r>
      </w:del>
      <w:del w:id="16374" w:author="PR Preview" w:date="2026-01-01T00:00:00Z">
        <w:r>
          <w:rPr>
            <w:b/>
            <w:bCs/>
          </w:rPr>
          <w:delText xml:space="preserve">centered</w:delText>
        </w:r>
      </w:del>
      <w:del w:id="16375" w:author="PR Preview" w:date="2026-01-01T00:00:00Z">
        <w:r>
          <w:delText xml:space="preserve"> </w:delText>
        </w:r>
      </w:del>
      <w:del w:id="16376" w:author="PR Preview" w:date="2026-01-01T00:00:00Z">
        <w:r>
          <w:delText xml:space="preserve">vectors, whose means are zero.</w:delText>
        </w:r>
      </w:del>
      <w:del w:id="16377" w:author="PR Preview" w:date="2026-01-01T00:00:00Z">
        <w:r>
          <w:delText xml:space="preserve"> </w:delText>
        </w:r>
      </w:del>
      <w:del w:id="16378" w:author="PR Preview" w:date="2026-01-01T00:00:00Z">
        <w:r>
          <w:delText xml:space="preserve">Then the</w:delText>
        </w:r>
      </w:del>
      <w:del w:id="16379" w:author="PR Preview" w:date="2026-01-01T00:00:00Z">
        <w:r>
          <w:delText xml:space="preserve"> </w:delText>
        </w:r>
      </w:del>
      <w:hyperlink r:id="rId383">
        <w:del w:id="16380" w:author="PR Preview" w:date="2026-01-01T00:00:00Z">
          <w:r>
            <w:rPr>
              <w:rStyle w:val="Hyperlink"/>
            </w:rPr>
            <w:delText xml:space="preserve">Pearson correlation coefficient</w:delText>
          </w:r>
        </w:del>
      </w:hyperlink>
      <w:del w:id="16381" w:author="PR Preview" w:date="2026-01-01T00:00:00Z">
        <w:r>
          <w:delText xml:space="preserve"> </w:delText>
        </w:r>
      </w:del>
      <m:oMath>
        <m:r>
          <m:t>r</m:t>
        </m:r>
      </m:oMath>
      <w:del w:id="16382" w:author="PR Preview" w:date="2026-01-01T00:00:00Z">
        <w:r>
          <w:delText xml:space="preserve"> </w:delText>
        </w:r>
      </w:del>
      <w:del w:id="16383" w:author="PR Preview" w:date="2026-01-01T00:00:00Z">
        <w:r>
          <w:delText xml:space="preserve">of the</w:delText>
        </w:r>
      </w:del>
      <w:del w:id="16384" w:author="PR Preview" w:date="2026-01-01T00:00:00Z">
        <w:r>
          <w:delText xml:space="preserve"> </w:delText>
        </w:r>
      </w:del>
      <m:oMath>
        <m:r>
          <m:t>n</m:t>
        </m:r>
      </m:oMath>
      <w:del w:id="16385" w:author="PR Preview" w:date="2026-01-01T00:00:00Z">
        <w:r>
          <w:delText xml:space="preserve"> </w:delText>
        </w:r>
      </w:del>
      <w:del w:id="16386" w:author="PR Preview" w:date="2026-01-01T00:00:00Z">
        <w:r>
          <w:delText xml:space="preserve">pairs</w:delText>
        </w:r>
      </w:del>
      <w:del w:id="16387" w:author="PR Preview" w:date="2026-01-01T00:00:00Z">
        <w:r>
          <w:delText xml:space="preserve"> </w:delText>
        </w:r>
      </w:del>
      <m:oMath>
        <m:r>
          <m:rPr>
            <m:sty m:val="p"/>
          </m:rPr>
          <m:t>(</m:t>
        </m:r>
        <m:sSub>
          <m:e>
            <m:r>
              <m:t>x</m:t>
            </m:r>
          </m:e>
          <m:sub>
            <m:r>
              <m:t>i</m:t>
            </m:r>
          </m:sub>
        </m:sSub>
        <m:r>
          <m:rPr>
            <m:sty m:val="p"/>
          </m:rPr>
          <m:t>,</m:t>
        </m:r>
        <m:sSub>
          <m:e>
            <m:r>
              <m:t>y</m:t>
            </m:r>
          </m:e>
          <m:sub>
            <m:r>
              <m:t>i</m:t>
            </m:r>
          </m:sub>
        </m:sSub>
        <m:r>
          <m:rPr>
            <m:sty m:val="p"/>
          </m:rPr>
          <m:t>)</m:t>
        </m:r>
      </m:oMath>
      <w:del w:id="16388" w:author="PR Preview" w:date="2026-01-01T00:00:00Z">
        <w:r>
          <w:delText xml:space="preserve"> </w:delText>
        </w:r>
      </w:del>
      <w:del w:id="16389" w:author="PR Preview" w:date="2026-01-01T00:00:00Z">
        <w:r>
          <w:delText xml:space="preserve">is the cosine similarity (</w:delText>
        </w:r>
      </w:del>
      <w:hyperlink w:anchor="def-cosine-similarity">
        <w:del w:id="16390" w:author="PR Preview" w:date="2026-01-01T00:00:00Z">
          <w:r>
            <w:rPr>
              <w:rStyle w:val="Hyperlink"/>
            </w:rPr>
            <w:delText xml:space="preserve">Definition 75</w:delText>
          </w:r>
        </w:del>
      </w:hyperlink>
      <w:del w:id="16391" w:author="PR Preview" w:date="2026-01-01T00:00:00Z">
        <w:r>
          <w:delText xml:space="preserve">) of the centered vectors:</w:delText>
        </w:r>
      </w:del>
    </w:p>
    <w:p>
      <w:pPr>
        <w:pStyle w:val="BodyText"/>
      </w:pPr>
      <m:oMathPara>
        <m:oMathParaPr>
          <m:jc m:val="center"/>
        </m:oMathParaPr>
        <m:oMath>
          <m:r>
            <m:t>r</m:t>
          </m:r>
          <m:r>
            <m:rPr>
              <m:sty m:val="p"/>
            </m:rPr>
            <m:t>=</m:t>
          </m:r>
          <m:r>
            <m:rPr>
              <m:sty m:val="p"/>
            </m:rPr>
            <m:t>cossim</m:t>
          </m:r>
          <m:r>
            <m:rPr>
              <m:sty m:val="p"/>
            </m:rPr>
            <m:t>(</m:t>
          </m:r>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rPr>
              <m:sty m:val="p"/>
            </m:rPr>
            <m:t>)</m:t>
          </m:r>
          <m:r>
            <m:rPr>
              <m:sty m:val="p"/>
            </m:rPr>
            <m:t>.</m:t>
          </m:r>
        </m:oMath>
      </m:oMathPara>
    </w:p>
    <w:p>
      <w:pPr>
        <w:pStyle w:val="FirstParagraph"/>
      </w:pPr>
      <w:del w:id="16392" w:author="PR Preview" w:date="2026-01-01T00:00:00Z">
        <w:r>
          <w:rPr>
            <w:i/>
            <w:iCs/>
          </w:rPr>
          <w:delText xml:space="preserve">Proof</w:delText>
        </w:r>
      </w:del>
      <w:del w:id="16393" w:author="PR Preview" w:date="2026-01-01T00:00:00Z">
        <w:r>
          <w:delText xml:space="preserve">. </w:delText>
        </w:r>
      </w:del>
      <w:del w:id="16394" w:author="PR Preview" w:date="2026-01-01T00:00:00Z">
        <w:r>
          <w:delText xml:space="preserve">Entry</w:delText>
        </w:r>
      </w:del>
      <w:del w:id="16395" w:author="PR Preview" w:date="2026-01-01T00:00:00Z">
        <w:r>
          <w:delText xml:space="preserve"> </w:delText>
        </w:r>
      </w:del>
      <m:oMath>
        <m:r>
          <m:t>i</m:t>
        </m:r>
      </m:oMath>
      <w:del w:id="16396" w:author="PR Preview" w:date="2026-01-01T00:00:00Z">
        <w:r>
          <w:delText xml:space="preserve"> </w:delText>
        </w:r>
      </w:del>
      <w:del w:id="16397" w:author="PR Preview" w:date="2026-01-01T00:00:00Z">
        <w:r>
          <w:delText xml:space="preserve">of</w:delText>
        </w:r>
      </w:del>
      <w:del w:id="16398" w:author="PR Preview" w:date="2026-01-01T00:00:00Z">
        <w:r>
          <w:delText xml:space="preserve"> </w:delText>
        </w:r>
      </w:del>
      <m:oMath>
        <m:sSup>
          <m:e>
            <m:limLow>
              <m:e>
                <m:r>
                  <m:t>x</m:t>
                </m:r>
              </m:e>
              <m:lim>
                <m:r>
                  <m:rPr>
                    <m:sty m:val="p"/>
                  </m:rPr>
                  <m:t>∼</m:t>
                </m:r>
              </m:lim>
            </m:limLow>
          </m:e>
          <m:sup>
            <m:r>
              <m:rPr>
                <m:sty m:val="p"/>
              </m:rPr>
              <m:t>c</m:t>
            </m:r>
          </m:sup>
        </m:sSup>
      </m:oMath>
      <w:del w:id="16399" w:author="PR Preview" w:date="2026-01-01T00:00:00Z">
        <w:r>
          <w:delText xml:space="preserve"> </w:delText>
        </w:r>
      </w:del>
      <w:del w:id="16400" w:author="PR Preview" w:date="2026-01-01T00:00:00Z">
        <w:r>
          <w:delText xml:space="preserve">is</w:delText>
        </w:r>
      </w:del>
      <w:del w:id="16401" w:author="PR Preview" w:date="2026-01-01T00:00:00Z">
        <w:r>
          <w:delText xml:space="preserve"> </w:delText>
        </w:r>
      </w:del>
      <m:oMath>
        <m:sSub>
          <m:e>
            <m:r>
              <m:t>x</m:t>
            </m:r>
          </m:e>
          <m:sub>
            <m:r>
              <m:t>i</m:t>
            </m:r>
          </m:sub>
        </m:sSub>
        <m:r>
          <m:rPr>
            <m:sty m:val="p"/>
          </m:rPr>
          <m:t>−</m:t>
        </m:r>
        <m:acc>
          <m:accPr>
            <m:chr m:val="‾"/>
          </m:accPr>
          <m:e>
            <m:r>
              <m:t>x</m:t>
            </m:r>
          </m:e>
        </m:acc>
      </m:oMath>
      <w:del w:id="16402" w:author="PR Preview" w:date="2026-01-01T00:00:00Z">
        <w:r>
          <w:delText xml:space="preserve">, and entry</w:delText>
        </w:r>
      </w:del>
      <w:del w:id="16403" w:author="PR Preview" w:date="2026-01-01T00:00:00Z">
        <w:r>
          <w:delText xml:space="preserve"> </w:delText>
        </w:r>
      </w:del>
      <m:oMath>
        <m:r>
          <m:t>i</m:t>
        </m:r>
      </m:oMath>
      <w:del w:id="16404" w:author="PR Preview" w:date="2026-01-01T00:00:00Z">
        <w:r>
          <w:delText xml:space="preserve"> </w:delText>
        </w:r>
      </w:del>
      <w:del w:id="16405" w:author="PR Preview" w:date="2026-01-01T00:00:00Z">
        <w:r>
          <w:delText xml:space="preserve">of</w:delText>
        </w:r>
      </w:del>
      <w:del w:id="16406" w:author="PR Preview" w:date="2026-01-01T00:00:00Z">
        <w:r>
          <w:delText xml:space="preserve"> </w:delText>
        </w:r>
      </w:del>
      <m:oMath>
        <m:sSup>
          <m:e>
            <m:limLow>
              <m:e>
                <m:r>
                  <m:t>y</m:t>
                </m:r>
              </m:e>
              <m:lim>
                <m:r>
                  <m:rPr>
                    <m:sty m:val="p"/>
                  </m:rPr>
                  <m:t>∼</m:t>
                </m:r>
              </m:lim>
            </m:limLow>
          </m:e>
          <m:sup>
            <m:r>
              <m:rPr>
                <m:sty m:val="p"/>
              </m:rPr>
              <m:t>c</m:t>
            </m:r>
          </m:sup>
        </m:sSup>
      </m:oMath>
      <w:del w:id="16407" w:author="PR Preview" w:date="2026-01-01T00:00:00Z">
        <w:r>
          <w:delText xml:space="preserve"> </w:delText>
        </w:r>
      </w:del>
      <w:del w:id="16408" w:author="PR Preview" w:date="2026-01-01T00:00:00Z">
        <w:r>
          <w:delText xml:space="preserve">is</w:delText>
        </w:r>
      </w:del>
      <w:del w:id="16409" w:author="PR Preview" w:date="2026-01-01T00:00:00Z">
        <w:r>
          <w:delText xml:space="preserve"> </w:delText>
        </w:r>
      </w:del>
      <m:oMath>
        <m:sSub>
          <m:e>
            <m:r>
              <m:t>y</m:t>
            </m:r>
          </m:e>
          <m:sub>
            <m:r>
              <m:t>i</m:t>
            </m:r>
          </m:sub>
        </m:sSub>
        <m:r>
          <m:rPr>
            <m:sty m:val="p"/>
          </m:rPr>
          <m:t>−</m:t>
        </m:r>
        <m:acc>
          <m:accPr>
            <m:chr m:val="‾"/>
          </m:accPr>
          <m:e>
            <m:r>
              <m:t>y</m:t>
            </m:r>
          </m:e>
        </m:acc>
      </m:oMath>
      <w:del w:id="16410" w:author="PR Preview" w:date="2026-01-01T00:00:00Z">
        <w:r>
          <w:delText xml:space="preserve">.</w:delText>
        </w:r>
      </w:del>
      <w:del w:id="16411" w:author="PR Preview" w:date="2026-01-01T00:00:00Z">
        <w:r>
          <w:delText xml:space="preserve"> </w:delText>
        </w:r>
      </w:del>
      <w:del w:id="16412" w:author="PR Preview" w:date="2026-01-01T00:00:00Z">
        <w:r>
          <w:delText xml:space="preserve">Neither centered vector is zero, because neither</w:delText>
        </w:r>
      </w:del>
      <w:del w:id="16413" w:author="PR Preview" w:date="2026-01-01T00:00:00Z">
        <w:r>
          <w:delText xml:space="preserve"> </w:delText>
        </w:r>
      </w:del>
      <m:oMath>
        <m:limLow>
          <m:e>
            <m:r>
              <m:t>x</m:t>
            </m:r>
          </m:e>
          <m:lim>
            <m:r>
              <m:rPr>
                <m:sty m:val="p"/>
              </m:rPr>
              <m:t>∼</m:t>
            </m:r>
          </m:lim>
        </m:limLow>
      </m:oMath>
      <w:del w:id="16414" w:author="PR Preview" w:date="2026-01-01T00:00:00Z">
        <w:r>
          <w:delText xml:space="preserve"> </w:delText>
        </w:r>
      </w:del>
      <w:del w:id="16415" w:author="PR Preview" w:date="2026-01-01T00:00:00Z">
        <w:r>
          <w:delText xml:space="preserve">nor</w:delText>
        </w:r>
      </w:del>
      <w:del w:id="16416" w:author="PR Preview" w:date="2026-01-01T00:00:00Z">
        <w:r>
          <w:delText xml:space="preserve"> </w:delText>
        </w:r>
      </w:del>
      <m:oMath>
        <m:limLow>
          <m:e>
            <m:r>
              <m:t>y</m:t>
            </m:r>
          </m:e>
          <m:lim>
            <m:r>
              <m:rPr>
                <m:sty m:val="p"/>
              </m:rPr>
              <m:t>∼</m:t>
            </m:r>
          </m:lim>
        </m:limLow>
      </m:oMath>
      <w:del w:id="16417" w:author="PR Preview" w:date="2026-01-01T00:00:00Z">
        <w:r>
          <w:delText xml:space="preserve"> </w:delText>
        </w:r>
      </w:del>
      <w:del w:id="16418" w:author="PR Preview" w:date="2026-01-01T00:00:00Z">
        <w:r>
          <w:delText xml:space="preserve">is constant, so the cosine similarity is defined.</w:delText>
        </w:r>
      </w:del>
      <w:del w:id="16419" w:author="PR Preview" w:date="2026-01-01T00:00:00Z">
        <w:r>
          <w:delText xml:space="preserve"> </w:delText>
        </w:r>
      </w:del>
      <w:del w:id="16420" w:author="PR Preview" w:date="2026-01-01T00:00:00Z">
        <w:r>
          <w:delText xml:space="preserve">The three pieces of the cosine similarity are</w:delText>
        </w:r>
      </w:del>
    </w:p>
    <w:p>
      <w:pPr>
        <w:pStyle w:val="BodyText"/>
      </w:pPr>
      <m:oMathPara>
        <m:oMathParaPr>
          <m:jc m:val="center"/>
        </m:oMathParaPr>
        <m:oMath>
          <m:eqArr>
            <m:e>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sSup>
                    <m:e>
                      <m:limLow>
                        <m:e>
                          <m:r>
                            <m:t>x</m:t>
                          </m:r>
                        </m:e>
                        <m:lim>
                          <m:r>
                            <m:rPr>
                              <m:sty m:val="p"/>
                            </m:rPr>
                            <m:t>∼</m:t>
                          </m:r>
                        </m:lim>
                      </m:limLow>
                    </m:e>
                    <m:sup>
                      <m:r>
                        <m:rPr>
                          <m:sty m:val="p"/>
                        </m:rPr>
                        <m:t>c</m:t>
                      </m:r>
                    </m:sup>
                  </m:sSup>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sSup>
                    <m:e>
                      <m:limLow>
                        <m:e>
                          <m:r>
                            <m:t>y</m:t>
                          </m:r>
                        </m:e>
                        <m:lim>
                          <m:r>
                            <m:rPr>
                              <m:sty m:val="p"/>
                            </m:rPr>
                            <m:t>∼</m:t>
                          </m:r>
                        </m:lim>
                      </m:limLow>
                    </m:e>
                    <m:sup>
                      <m:r>
                        <m:rPr>
                          <m:sty m:val="p"/>
                        </m:rPr>
                        <m:t>c</m:t>
                      </m:r>
                    </m:sup>
                  </m:sSup>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BodyText"/>
      </w:pPr>
      <w:ins w:id="16421" w:author="PR Preview" w:date="2026-01-01T00:00:00Z">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ins>
    </w:p>
    <w:bookmarkStart w:id="384" w:name="thm-pearson-cosine-centered"/>
    <w:p>
      <w:pPr>
        <w:pStyle w:val="FirstParagraph"/>
      </w:pPr>
      <w:ins w:id="16422" w:author="PR Preview" w:date="2026-01-01T00:00:00Z">
        <w:r>
          <w:rPr>
            <w:b/>
            <w:bCs/>
          </w:rPr>
          <w:t xml:space="preserve">Theorem 61 (Pearson correlation is the cosine similarity of the centered vectors)</w:t>
        </w:r>
      </w:ins>
      <w:ins w:id="16423" w:author="PR Preview" w:date="2026-01-01T00:00:00Z">
        <w:r>
          <w:t xml:space="preserve"> </w:t>
        </w:r>
      </w:ins>
      <w:ins w:id="16424" w:author="PR Preview" w:date="2026-01-01T00:00:00Z">
        <w:r>
          <w:t xml:space="preserve">Let</w:t>
        </w:r>
      </w:ins>
      <w:ins w:id="16425" w:author="PR Preview" w:date="2026-01-01T00:00:00Z">
        <w:r>
          <w:t xml:space="preserve"> </w:t>
        </w:r>
      </w:ins>
      <w:ins w:id="16426" w:author="PR Preview" w:date="2026-01-01T00:00:00Z">
        <w:r>
          <w:t xml:space="preserve">$\mathord{\smash[b]{\underset{\raise.3ex\hbox{$\scriptstyle\sim$}}{x}}\vphantom{x}}, \mathord{\smash[b]{\underset{\raise.3ex\hbox{$\scriptstyle\sim$}}{y}}\vphantom{y}}\in \mathbb{R}^n$</w:t>
        </w:r>
      </w:ins>
      <w:ins w:id="16427" w:author="PR Preview" w:date="2026-01-01T00:00:00Z">
        <w:r>
          <w:t xml:space="preserve"> </w:t>
        </w:r>
      </w:ins>
      <w:ins w:id="16428" w:author="PR Preview" w:date="2026-01-01T00:00:00Z">
        <w:r>
          <w:t xml:space="preserve">be two vectors that are not constant,</w:t>
        </w:r>
      </w:ins>
      <w:ins w:id="16429" w:author="PR Preview" w:date="2026-01-01T00:00:00Z">
        <w:r>
          <w:t xml:space="preserve"> </w:t>
        </w:r>
      </w:ins>
      <w:ins w:id="16430" w:author="PR Preview" w:date="2026-01-01T00:00:00Z">
        <w:r>
          <w:t xml:space="preserve">with means</w:t>
        </w:r>
      </w:ins>
      <w:ins w:id="16431" w:author="PR Preview" w:date="2026-01-01T00:00:00Z">
        <w:r>
          <w:t xml:space="preserve"> </w:t>
        </w:r>
      </w:ins>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ins w:id="16432" w:author="PR Preview" w:date="2026-01-01T00:00:00Z">
        <w:r>
          <w:t xml:space="preserve"> </w:t>
        </w:r>
      </w:ins>
      <w:ins w:id="16433" w:author="PR Preview" w:date="2026-01-01T00:00:00Z">
        <w:r>
          <w:t xml:space="preserve">and</w:t>
        </w:r>
      </w:ins>
      <w:ins w:id="16434" w:author="PR Preview" w:date="2026-01-01T00:00:00Z">
        <w:r>
          <w:t xml:space="preserve"> </w:t>
        </w:r>
      </w:ins>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ins w:id="16435" w:author="PR Preview" w:date="2026-01-01T00:00:00Z">
        <w:r>
          <w:t xml:space="preserve">.</w:t>
        </w:r>
      </w:ins>
      <w:ins w:id="16436" w:author="PR Preview" w:date="2026-01-01T00:00:00Z">
        <w:r>
          <w:t xml:space="preserve"> </w:t>
        </w:r>
      </w:ins>
      <w:ins w:id="16437" w:author="PR Preview" w:date="2026-01-01T00:00:00Z">
        <w:r>
          <w:t xml:space="preserve">Write</w:t>
        </w:r>
      </w:ins>
      <w:ins w:id="16438" w:author="PR Preview" w:date="2026-01-01T00:00:00Z">
        <w:r>
          <w:t xml:space="preserve"> </w:t>
        </w:r>
      </w:ins>
      <w:ins w:id="16439" w:author="PR Preview" w:date="2026-01-01T00:00:00Z">
        <w:r>
          <w:t xml:space="preserve">${\mathord{\smash[b]{\underset{\raise.3ex\hbox{$\scriptstyle\sim$}}{x}}\vphantom{x}}}^{\mathrm{c}} = \mathord{\smash[b]{\underset{\raise.3ex\hbox{$\scriptstyle\sim$}}{x}}\vphantom{x}}- \bar{x}\,\mathord{\smash[b]{\underset{\raise.3ex\hbox{$\scriptstyle\sim$}}{1}}\vphantom{1}}$</w:t>
        </w:r>
      </w:ins>
      <w:ins w:id="16440" w:author="PR Preview" w:date="2026-01-01T00:00:00Z">
        <w:r>
          <w:t xml:space="preserve"> </w:t>
        </w:r>
      </w:ins>
      <w:ins w:id="16441" w:author="PR Preview" w:date="2026-01-01T00:00:00Z">
        <w:r>
          <w:t xml:space="preserve">and</w:t>
        </w:r>
      </w:ins>
      <w:ins w:id="16442" w:author="PR Preview" w:date="2026-01-01T00:00:00Z">
        <w:r>
          <w:t xml:space="preserve"> </w:t>
        </w:r>
      </w:ins>
      <w:ins w:id="16443" w:author="PR Preview" w:date="2026-01-01T00:00:00Z">
        <w:r>
          <w:t xml:space="preserve">${\mathord{\smash[b]{\underset{\raise.3ex\hbox{$\scriptstyle\sim$}}{y}}\vphantom{y}}}^{\mathrm{c}} = \mathord{\smash[b]{\underset{\raise.3ex\hbox{$\scriptstyle\sim$}}{y}}\vphantom{y}}- \bar{y}\,\mathord{\smash[b]{\underset{\raise.3ex\hbox{$\scriptstyle\sim$}}{1}}\vphantom{1}}$</w:t>
        </w:r>
      </w:ins>
      <w:ins w:id="16444" w:author="PR Preview" w:date="2026-01-01T00:00:00Z">
        <w:r>
          <w:t xml:space="preserve"> </w:t>
        </w:r>
      </w:ins>
      <w:ins w:id="16445" w:author="PR Preview" w:date="2026-01-01T00:00:00Z">
        <w:r>
          <w:t xml:space="preserve">for the</w:t>
        </w:r>
      </w:ins>
      <w:ins w:id="16446" w:author="PR Preview" w:date="2026-01-01T00:00:00Z">
        <w:r>
          <w:t xml:space="preserve"> </w:t>
        </w:r>
      </w:ins>
      <w:ins w:id="16447" w:author="PR Preview" w:date="2026-01-01T00:00:00Z">
        <w:r>
          <w:rPr>
            <w:b/>
            <w:bCs/>
          </w:rPr>
          <w:t xml:space="preserve">centered</w:t>
        </w:r>
      </w:ins>
      <w:ins w:id="16448" w:author="PR Preview" w:date="2026-01-01T00:00:00Z">
        <w:r>
          <w:t xml:space="preserve"> </w:t>
        </w:r>
      </w:ins>
      <w:ins w:id="16449" w:author="PR Preview" w:date="2026-01-01T00:00:00Z">
        <w:r>
          <w:t xml:space="preserve">vectors, whose means are zero.</w:t>
        </w:r>
      </w:ins>
      <w:ins w:id="16450" w:author="PR Preview" w:date="2026-01-01T00:00:00Z">
        <w:r>
          <w:t xml:space="preserve"> </w:t>
        </w:r>
      </w:ins>
      <w:ins w:id="16451" w:author="PR Preview" w:date="2026-01-01T00:00:00Z">
        <w:r>
          <w:t xml:space="preserve">Then the</w:t>
        </w:r>
      </w:ins>
      <w:ins w:id="16452" w:author="PR Preview" w:date="2026-01-01T00:00:00Z">
        <w:r>
          <w:t xml:space="preserve"> </w:t>
        </w:r>
      </w:ins>
      <w:hyperlink r:id="rId383">
        <w:ins w:id="16453" w:author="PR Preview" w:date="2026-01-01T00:00:00Z">
          <w:r>
            <w:rPr>
              <w:rStyle w:val="Hyperlink"/>
            </w:rPr>
            <w:t xml:space="preserve">Pearson correlation coefficient</w:t>
          </w:r>
        </w:ins>
      </w:hyperlink>
      <w:ins w:id="16454" w:author="PR Preview" w:date="2026-01-01T00:00:00Z">
        <w:r>
          <w:t xml:space="preserve"> </w:t>
        </w:r>
      </w:ins>
      <m:oMath>
        <m:r>
          <m:t>r</m:t>
        </m:r>
      </m:oMath>
      <w:ins w:id="16455" w:author="PR Preview" w:date="2026-01-01T00:00:00Z">
        <w:r>
          <w:t xml:space="preserve"> </w:t>
        </w:r>
      </w:ins>
      <w:ins w:id="16456" w:author="PR Preview" w:date="2026-01-01T00:00:00Z">
        <w:r>
          <w:t xml:space="preserve">of the</w:t>
        </w:r>
      </w:ins>
      <w:ins w:id="16457" w:author="PR Preview" w:date="2026-01-01T00:00:00Z">
        <w:r>
          <w:t xml:space="preserve"> </w:t>
        </w:r>
      </w:ins>
      <m:oMath>
        <m:r>
          <m:t>n</m:t>
        </m:r>
      </m:oMath>
      <w:ins w:id="16458" w:author="PR Preview" w:date="2026-01-01T00:00:00Z">
        <w:r>
          <w:t xml:space="preserve"> </w:t>
        </w:r>
      </w:ins>
      <w:ins w:id="16459" w:author="PR Preview" w:date="2026-01-01T00:00:00Z">
        <w:r>
          <w:t xml:space="preserve">pairs</w:t>
        </w:r>
      </w:ins>
      <w:ins w:id="16460" w:author="PR Preview" w:date="2026-01-01T00:00:00Z">
        <w:r>
          <w:t xml:space="preserve"> </w:t>
        </w:r>
      </w:ins>
      <m:oMath>
        <m:r>
          <m:rPr>
            <m:sty m:val="p"/>
          </m:rPr>
          <m:t>(</m:t>
        </m:r>
        <m:sSub>
          <m:e>
            <m:r>
              <m:t>x</m:t>
            </m:r>
          </m:e>
          <m:sub>
            <m:r>
              <m:t>i</m:t>
            </m:r>
          </m:sub>
        </m:sSub>
        <m:r>
          <m:rPr>
            <m:sty m:val="p"/>
          </m:rPr>
          <m:t>,</m:t>
        </m:r>
        <m:sSub>
          <m:e>
            <m:r>
              <m:t>y</m:t>
            </m:r>
          </m:e>
          <m:sub>
            <m:r>
              <m:t>i</m:t>
            </m:r>
          </m:sub>
        </m:sSub>
        <m:r>
          <m:rPr>
            <m:sty m:val="p"/>
          </m:rPr>
          <m:t>)</m:t>
        </m:r>
      </m:oMath>
      <w:ins w:id="16461" w:author="PR Preview" w:date="2026-01-01T00:00:00Z">
        <w:r>
          <w:t xml:space="preserve"> </w:t>
        </w:r>
      </w:ins>
      <w:ins w:id="16462" w:author="PR Preview" w:date="2026-01-01T00:00:00Z">
        <w:r>
          <w:t xml:space="preserve">is the cosine similarity (</w:t>
        </w:r>
      </w:ins>
      <w:hyperlink w:anchor="def-cosine-similarity">
        <w:ins w:id="16463" w:author="PR Preview" w:date="2026-01-01T00:00:00Z">
          <w:r>
            <w:rPr>
              <w:rStyle w:val="Hyperlink"/>
            </w:rPr>
            <w:t xml:space="preserve">Definition 75</w:t>
          </w:r>
        </w:ins>
      </w:hyperlink>
      <w:ins w:id="16464" w:author="PR Preview" w:date="2026-01-01T00:00:00Z">
        <w:r>
          <w:t xml:space="preserve">) of the centered vectors:</w:t>
        </w:r>
      </w:ins>
    </w:p>
    <w:p>
      <w:pPr>
        <w:pStyle w:val="BodyText"/>
      </w:pPr>
      <w:ins w:id="16465" w:author="PR Preview" w:date="2026-01-01T00:00:00Z">
        <w:r>
          <w:t xml:space="preserve">$$
    r = \operatorname{cossim}({\mathord{\smash[b]{\underset{\raise.3ex\hbox{$\scriptstyle\sim$}}{x}}\vphantom{x}}}^{\mathrm{c}}, {\mathord{\smash[b]{\underset{\raise.3ex\hbox{$\scriptstyle\sim$}}{y}}\vphantom{y}}}^{\mathrm{c}}).
    $$</w:t>
        </w:r>
      </w:ins>
    </w:p>
    <w:bookmarkEnd w:id="384"/>
    <w:p>
      <w:pPr>
        <w:pStyle w:val="FirstParagraph"/>
      </w:pPr>
      <w:ins w:id="16466" w:author="PR Preview" w:date="2026-01-01T00:00:00Z">
        <w:r>
          <w:rPr>
            <w:i/>
            <w:iCs/>
          </w:rPr>
          <w:t xml:space="preserve">Proof</w:t>
        </w:r>
      </w:ins>
      <w:ins w:id="16467" w:author="PR Preview" w:date="2026-01-01T00:00:00Z">
        <w:r>
          <w:t xml:space="preserve">. </w:t>
        </w:r>
      </w:ins>
      <w:ins w:id="16468" w:author="PR Preview" w:date="2026-01-01T00:00:00Z">
        <w:r>
          <w:t xml:space="preserve">Entry</w:t>
        </w:r>
      </w:ins>
      <w:ins w:id="16469" w:author="PR Preview" w:date="2026-01-01T00:00:00Z">
        <w:r>
          <w:t xml:space="preserve"> </w:t>
        </w:r>
      </w:ins>
      <m:oMath>
        <m:r>
          <m:t>i</m:t>
        </m:r>
      </m:oMath>
      <w:ins w:id="16470" w:author="PR Preview" w:date="2026-01-01T00:00:00Z">
        <w:r>
          <w:t xml:space="preserve"> </w:t>
        </w:r>
      </w:ins>
      <w:ins w:id="16471" w:author="PR Preview" w:date="2026-01-01T00:00:00Z">
        <w:r>
          <w:t xml:space="preserve">of</w:t>
        </w:r>
      </w:ins>
      <w:ins w:id="16472" w:author="PR Preview" w:date="2026-01-01T00:00:00Z">
        <w:r>
          <w:t xml:space="preserve"> </w:t>
        </w:r>
      </w:ins>
      <w:ins w:id="16473" w:author="PR Preview" w:date="2026-01-01T00:00:00Z">
        <w:r>
          <w:t xml:space="preserve">${\mathord{\smash[b]{\underset{\raise.3ex\hbox{$\scriptstyle\sim$}}{x}}\vphantom{x}}}^{\mathrm{c}}$</w:t>
        </w:r>
      </w:ins>
      <w:ins w:id="16474" w:author="PR Preview" w:date="2026-01-01T00:00:00Z">
        <w:r>
          <w:t xml:space="preserve"> </w:t>
        </w:r>
      </w:ins>
      <w:ins w:id="16475" w:author="PR Preview" w:date="2026-01-01T00:00:00Z">
        <w:r>
          <w:t xml:space="preserve">is</w:t>
        </w:r>
      </w:ins>
      <w:ins w:id="16476" w:author="PR Preview" w:date="2026-01-01T00:00:00Z">
        <w:r>
          <w:t xml:space="preserve"> </w:t>
        </w:r>
      </w:ins>
      <m:oMath>
        <m:sSub>
          <m:e>
            <m:r>
              <m:t>x</m:t>
            </m:r>
          </m:e>
          <m:sub>
            <m:r>
              <m:t>i</m:t>
            </m:r>
          </m:sub>
        </m:sSub>
        <m:r>
          <m:rPr>
            <m:sty m:val="p"/>
          </m:rPr>
          <m:t>−</m:t>
        </m:r>
        <m:acc>
          <m:accPr>
            <m:chr m:val="‾"/>
          </m:accPr>
          <m:e>
            <m:r>
              <m:t>x</m:t>
            </m:r>
          </m:e>
        </m:acc>
      </m:oMath>
      <w:ins w:id="16477" w:author="PR Preview" w:date="2026-01-01T00:00:00Z">
        <w:r>
          <w:t xml:space="preserve">, and entry</w:t>
        </w:r>
      </w:ins>
      <w:ins w:id="16478" w:author="PR Preview" w:date="2026-01-01T00:00:00Z">
        <w:r>
          <w:t xml:space="preserve"> </w:t>
        </w:r>
      </w:ins>
      <m:oMath>
        <m:r>
          <m:t>i</m:t>
        </m:r>
      </m:oMath>
      <w:ins w:id="16479" w:author="PR Preview" w:date="2026-01-01T00:00:00Z">
        <w:r>
          <w:t xml:space="preserve"> </w:t>
        </w:r>
      </w:ins>
      <w:ins w:id="16480" w:author="PR Preview" w:date="2026-01-01T00:00:00Z">
        <w:r>
          <w:t xml:space="preserve">of</w:t>
        </w:r>
      </w:ins>
      <w:ins w:id="16481" w:author="PR Preview" w:date="2026-01-01T00:00:00Z">
        <w:r>
          <w:t xml:space="preserve"> </w:t>
        </w:r>
      </w:ins>
      <w:ins w:id="16482" w:author="PR Preview" w:date="2026-01-01T00:00:00Z">
        <w:r>
          <w:t xml:space="preserve">${\mathord{\smash[b]{\underset{\raise.3ex\hbox{$\scriptstyle\sim$}}{y}}\vphantom{y}}}^{\mathrm{c}}$</w:t>
        </w:r>
      </w:ins>
      <w:ins w:id="16483" w:author="PR Preview" w:date="2026-01-01T00:00:00Z">
        <w:r>
          <w:t xml:space="preserve"> </w:t>
        </w:r>
      </w:ins>
      <w:ins w:id="16484" w:author="PR Preview" w:date="2026-01-01T00:00:00Z">
        <w:r>
          <w:t xml:space="preserve">is</w:t>
        </w:r>
      </w:ins>
      <w:ins w:id="16485" w:author="PR Preview" w:date="2026-01-01T00:00:00Z">
        <w:r>
          <w:t xml:space="preserve"> </w:t>
        </w:r>
      </w:ins>
      <m:oMath>
        <m:sSub>
          <m:e>
            <m:r>
              <m:t>y</m:t>
            </m:r>
          </m:e>
          <m:sub>
            <m:r>
              <m:t>i</m:t>
            </m:r>
          </m:sub>
        </m:sSub>
        <m:r>
          <m:rPr>
            <m:sty m:val="p"/>
          </m:rPr>
          <m:t>−</m:t>
        </m:r>
        <m:acc>
          <m:accPr>
            <m:chr m:val="‾"/>
          </m:accPr>
          <m:e>
            <m:r>
              <m:t>y</m:t>
            </m:r>
          </m:e>
        </m:acc>
      </m:oMath>
      <w:ins w:id="16486" w:author="PR Preview" w:date="2026-01-01T00:00:00Z">
        <w:r>
          <w:t xml:space="preserve">.</w:t>
        </w:r>
      </w:ins>
      <w:ins w:id="16487" w:author="PR Preview" w:date="2026-01-01T00:00:00Z">
        <w:r>
          <w:t xml:space="preserve"> </w:t>
        </w:r>
      </w:ins>
      <w:ins w:id="16488" w:author="PR Preview" w:date="2026-01-01T00:00:00Z">
        <w:r>
          <w:t xml:space="preserve">Neither centered vector is zero, because neither</w:t>
        </w:r>
      </w:ins>
      <w:ins w:id="16489" w:author="PR Preview" w:date="2026-01-01T00:00:00Z">
        <w:r>
          <w:t xml:space="preserve"> </w:t>
        </w:r>
      </w:ins>
      <w:ins w:id="16490" w:author="PR Preview" w:date="2026-01-01T00:00:00Z">
        <w:r>
          <w:t xml:space="preserve">$\mathord{\smash[b]{\underset{\raise.3ex\hbox{$\scriptstyle\sim$}}{x}}\vphantom{x}}$</w:t>
        </w:r>
      </w:ins>
      <w:ins w:id="16491" w:author="PR Preview" w:date="2026-01-01T00:00:00Z">
        <w:r>
          <w:t xml:space="preserve"> </w:t>
        </w:r>
      </w:ins>
      <w:ins w:id="16492" w:author="PR Preview" w:date="2026-01-01T00:00:00Z">
        <w:r>
          <w:t xml:space="preserve">nor</w:t>
        </w:r>
      </w:ins>
      <w:ins w:id="16493" w:author="PR Preview" w:date="2026-01-01T00:00:00Z">
        <w:r>
          <w:t xml:space="preserve"> </w:t>
        </w:r>
      </w:ins>
      <w:ins w:id="16494" w:author="PR Preview" w:date="2026-01-01T00:00:00Z">
        <w:r>
          <w:t xml:space="preserve">$\mathord{\smash[b]{\underset{\raise.3ex\hbox{$\scriptstyle\sim$}}{y}}\vphantom{y}}$</w:t>
        </w:r>
      </w:ins>
      <w:ins w:id="16495" w:author="PR Preview" w:date="2026-01-01T00:00:00Z">
        <w:r>
          <w:t xml:space="preserve"> </w:t>
        </w:r>
      </w:ins>
      <w:ins w:id="16496" w:author="PR Preview" w:date="2026-01-01T00:00:00Z">
        <w:r>
          <w:t xml:space="preserve">is constant, so the cosine similarity is defined.</w:t>
        </w:r>
      </w:ins>
      <w:ins w:id="16497" w:author="PR Preview" w:date="2026-01-01T00:00:00Z">
        <w:r>
          <w:t xml:space="preserve"> </w:t>
        </w:r>
      </w:ins>
      <w:ins w:id="16498" w:author="PR Preview" w:date="2026-01-01T00:00:00Z">
        <w:r>
          <w:t xml:space="preserve">The three pieces of the cosine similarity are</w:t>
        </w:r>
      </w:ins>
    </w:p>
    <w:p>
      <w:pPr>
        <w:pStyle w:val="BodyText"/>
      </w:pPr>
      <w:ins w:id="16499" w:author="PR Preview" w:date="2026-01-01T00:00:00Z">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ins>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del w:id="16500" w:author="PR Preview" w:date="2026-01-01T00:00:00Z">
        <w:r>
          <w:rPr>
            <w:b/>
            <w:bCs/>
          </w:rPr>
          <w:delText xml:space="preserve">Example 111 (Centering changes the cosine similarity)</w:delText>
        </w:r>
      </w:del>
      <w:del w:id="16501" w:author="PR Preview" w:date="2026-01-01T00:00:00Z">
        <w:r>
          <w:delText xml:space="preserve"> </w:delText>
        </w:r>
      </w:del>
      <w:del w:id="16502" w:author="PR Preview" w:date="2026-01-01T00:00:00Z">
        <w:r>
          <w:delText xml:space="preserve">Take</w:delText>
        </w:r>
      </w:del>
      <w:del w:id="16503"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del w:id="16504" w:author="PR Preview" w:date="2026-01-01T00:00:00Z">
        <w:r>
          <w:delText xml:space="preserve"> </w:delText>
        </w:r>
      </w:del>
      <w:del w:id="16505" w:author="PR Preview" w:date="2026-01-01T00:00:00Z">
        <w:r>
          <w:delText xml:space="preserve">and</w:delText>
        </w:r>
      </w:del>
      <w:del w:id="16506" w:author="PR Preview" w:date="2026-01-01T00:00:00Z">
        <w:r>
          <w:delText xml:space="preserve"> </w:delText>
        </w:r>
      </w:del>
      <m:oMath>
        <m:limLow>
          <m:e>
            <m:r>
              <m:t>y</m:t>
            </m:r>
          </m:e>
          <m:lim>
            <m:r>
              <m:rPr>
                <m:sty m:val="p"/>
              </m:rPr>
              <m:t>∼</m:t>
            </m:r>
          </m:lim>
        </m:limLow>
        <m:r>
          <m:rPr>
            <m:sty m:val="p"/>
          </m:rPr>
          <m:t>=</m:t>
        </m:r>
        <m:r>
          <m:rPr>
            <m:sty m:val="p"/>
          </m:rPr>
          <m:t>(</m:t>
        </m:r>
        <m:r>
          <m:t>1</m:t>
        </m:r>
        <m:r>
          <m:rPr>
            <m:sty m:val="p"/>
          </m:rPr>
          <m:t>,</m:t>
        </m:r>
        <m:r>
          <m:t>3</m:t>
        </m:r>
        <m:r>
          <m:rPr>
            <m:sty m:val="p"/>
          </m:rPr>
          <m:t>,</m:t>
        </m:r>
        <m:r>
          <m:t>2</m:t>
        </m:r>
        <m:r>
          <m:rPr>
            <m:sty m:val="p"/>
          </m:rPr>
          <m:t>)</m:t>
        </m:r>
      </m:oMath>
      <w:del w:id="16507" w:author="PR Preview" w:date="2026-01-01T00:00:00Z">
        <w:r>
          <w:delText xml:space="preserve">.</w:delText>
        </w:r>
      </w:del>
      <w:del w:id="16508" w:author="PR Preview" w:date="2026-01-01T00:00:00Z">
        <w:r>
          <w:delText xml:space="preserve"> </w:delText>
        </w:r>
      </w:del>
      <w:del w:id="16509" w:author="PR Preview" w:date="2026-01-01T00:00:00Z">
        <w:r>
          <w:delText xml:space="preserve">Their means are</w:delText>
        </w:r>
      </w:del>
      <w:del w:id="16510" w:author="PR Preview" w:date="2026-01-01T00:00:00Z">
        <w:r>
          <w:delText xml:space="preserve"> </w:delText>
        </w:r>
      </w:del>
      <m:oMath>
        <m:acc>
          <m:accPr>
            <m:chr m:val="‾"/>
          </m:accPr>
          <m:e>
            <m:r>
              <m:t>x</m:t>
            </m:r>
          </m:e>
        </m:acc>
        <m:r>
          <m:rPr>
            <m:sty m:val="p"/>
          </m:rPr>
          <m:t>=</m:t>
        </m:r>
        <m:acc>
          <m:accPr>
            <m:chr m:val="‾"/>
          </m:accPr>
          <m:e>
            <m:r>
              <m:t>y</m:t>
            </m:r>
          </m:e>
        </m:acc>
        <m:r>
          <m:rPr>
            <m:sty m:val="p"/>
          </m:rPr>
          <m:t>=</m:t>
        </m:r>
        <m:r>
          <m:t>2</m:t>
        </m:r>
      </m:oMath>
      <w:del w:id="16511" w:author="PR Preview" w:date="2026-01-01T00:00:00Z">
        <w:r>
          <w:delText xml:space="preserve">, so</w:delText>
        </w:r>
      </w:del>
      <w:del w:id="16512" w:author="PR Preview" w:date="2026-01-01T00:00:00Z">
        <w:r>
          <w:delText xml:space="preserve"> </w:delText>
        </w:r>
      </w:del>
      <m:oMath>
        <m:sSup>
          <m:e>
            <m:limLow>
              <m:e>
                <m:r>
                  <m:t>x</m:t>
                </m:r>
              </m:e>
              <m:lim>
                <m:r>
                  <m:rPr>
                    <m:sty m:val="p"/>
                  </m:rPr>
                  <m:t>∼</m:t>
                </m:r>
              </m:lim>
            </m:limLow>
          </m:e>
          <m:sup>
            <m:r>
              <m:rPr>
                <m:sty m:val="p"/>
              </m:rPr>
              <m:t>c</m:t>
            </m:r>
          </m:sup>
        </m:sSup>
        <m:r>
          <m:rPr>
            <m:sty m:val="p"/>
          </m:rPr>
          <m:t>=</m:t>
        </m:r>
        <m:r>
          <m:rPr>
            <m:sty m:val="p"/>
          </m:rPr>
          <m:t>(</m:t>
        </m:r>
        <m:r>
          <m:rPr>
            <m:sty m:val="p"/>
          </m:rPr>
          <m:t>−</m:t>
        </m:r>
        <m:r>
          <m:t>1</m:t>
        </m:r>
        <m:r>
          <m:rPr>
            <m:sty m:val="p"/>
          </m:rPr>
          <m:t>,</m:t>
        </m:r>
        <m:r>
          <m:t>0</m:t>
        </m:r>
        <m:r>
          <m:rPr>
            <m:sty m:val="p"/>
          </m:rPr>
          <m:t>,</m:t>
        </m:r>
        <m:r>
          <m:t>1</m:t>
        </m:r>
        <m:r>
          <m:rPr>
            <m:sty m:val="p"/>
          </m:rPr>
          <m:t>)</m:t>
        </m:r>
      </m:oMath>
      <w:del w:id="16513" w:author="PR Preview" w:date="2026-01-01T00:00:00Z">
        <w:r>
          <w:delText xml:space="preserve"> </w:delText>
        </w:r>
      </w:del>
      <w:del w:id="16514" w:author="PR Preview" w:date="2026-01-01T00:00:00Z">
        <w:r>
          <w:delText xml:space="preserve">and</w:delText>
        </w:r>
      </w:del>
      <w:del w:id="16515" w:author="PR Preview" w:date="2026-01-01T00:00:00Z">
        <w:r>
          <w:delText xml:space="preserve"> </w:delText>
        </w:r>
      </w:del>
      <m:oMath>
        <m:sSup>
          <m:e>
            <m:limLow>
              <m:e>
                <m:r>
                  <m:t>y</m:t>
                </m:r>
              </m:e>
              <m:lim>
                <m:r>
                  <m:rPr>
                    <m:sty m:val="p"/>
                  </m:rPr>
                  <m:t>∼</m:t>
                </m:r>
              </m:lim>
            </m:limLow>
          </m:e>
          <m:sup>
            <m:r>
              <m:rPr>
                <m:sty m:val="p"/>
              </m:rPr>
              <m:t>c</m:t>
            </m:r>
          </m:sup>
        </m:sSup>
        <m:r>
          <m:rPr>
            <m:sty m:val="p"/>
          </m:rPr>
          <m:t>=</m:t>
        </m:r>
        <m:r>
          <m:rPr>
            <m:sty m:val="p"/>
          </m:rPr>
          <m:t>(</m:t>
        </m:r>
        <m:r>
          <m:rPr>
            <m:sty m:val="p"/>
          </m:rPr>
          <m:t>−</m:t>
        </m:r>
        <m:r>
          <m:t>1</m:t>
        </m:r>
        <m:r>
          <m:rPr>
            <m:sty m:val="p"/>
          </m:rPr>
          <m:t>,</m:t>
        </m:r>
        <m:r>
          <m:t>1</m:t>
        </m:r>
        <m:r>
          <m:rPr>
            <m:sty m:val="p"/>
          </m:rPr>
          <m:t>,</m:t>
        </m:r>
        <m:r>
          <m:t>0</m:t>
        </m:r>
        <m:r>
          <m:rPr>
            <m:sty m:val="p"/>
          </m:rPr>
          <m:t>)</m:t>
        </m:r>
      </m:oMath>
      <w:del w:id="16516" w:author="PR Preview" w:date="2026-01-01T00:00:00Z">
        <w:r>
          <w:delText xml:space="preserve">.</w:delText>
        </w:r>
      </w:del>
      <w:del w:id="16517" w:author="PR Preview" w:date="2026-01-01T00:00:00Z">
        <w:r>
          <w:delText xml:space="preserve"> </w:delText>
        </w:r>
      </w:del>
      <w:del w:id="16518" w:author="PR Preview" w:date="2026-01-01T00:00:00Z">
        <w:r>
          <w:delText xml:space="preserve">Then</w:delText>
        </w:r>
      </w:del>
    </w:p>
    <w:p>
      <w:pPr>
        <w:pStyle w:val="BodyText"/>
      </w:pPr>
      <m:oMathPara>
        <m:oMathParaPr>
          <m:jc m:val="center"/>
        </m:oMathParaPr>
        <m:oMath>
          <m:eqArr>
            <m:e>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sSup>
                    <m:e>
                      <m:limLow>
                        <m:e>
                          <m:r>
                            <m:t>x</m:t>
                          </m:r>
                        </m:e>
                        <m:lim>
                          <m:r>
                            <m:rPr>
                              <m:sty m:val="p"/>
                            </m:rPr>
                            <m:t>∼</m:t>
                          </m:r>
                        </m:lim>
                      </m:limLow>
                    </m:e>
                    <m:sup>
                      <m:r>
                        <m:rPr>
                          <m:sty m:val="p"/>
                        </m:rPr>
                        <m:t>c</m:t>
                      </m:r>
                    </m:sup>
                  </m:sSup>
                </m:e>
              </m:d>
              <m:r>
                <m:t>​</m:t>
              </m:r>
              <m:r>
                <m:t>&amp;</m:t>
              </m:r>
              <m:r>
                <m:rPr>
                  <m:sty m:val="p"/>
                </m:rPr>
                <m:t>=</m:t>
              </m:r>
              <m:r>
                <m:t>​</m:t>
              </m:r>
              <m:d>
                <m:dPr>
                  <m:begChr m:val="∥"/>
                  <m:sepChr m:val=""/>
                  <m:endChr m:val="∥"/>
                  <m:grow/>
                </m:dPr>
                <m:e>
                  <m:sSup>
                    <m:e>
                      <m:limLow>
                        <m:e>
                          <m:r>
                            <m:t>y</m:t>
                          </m:r>
                        </m:e>
                        <m:lim>
                          <m:r>
                            <m:rPr>
                              <m:sty m:val="p"/>
                            </m:rPr>
                            <m:t>∼</m:t>
                          </m:r>
                        </m:lim>
                      </m:limLow>
                    </m:e>
                    <m:sup>
                      <m:r>
                        <m:rPr>
                          <m:sty m:val="p"/>
                        </m:rPr>
                        <m:t>c</m:t>
                      </m:r>
                    </m:sup>
                  </m:sSup>
                </m:e>
              </m:d>
              <m:r>
                <m:t>​</m:t>
              </m:r>
              <m:r>
                <m:rPr>
                  <m:sty m:val="p"/>
                </m:rPr>
                <m:t>=</m:t>
              </m:r>
              <m:rad>
                <m:radPr>
                  <m:degHide m:val="on"/>
                </m:radPr>
                <m:deg/>
                <m:e>
                  <m:r>
                    <m:t>2</m:t>
                  </m:r>
                </m:e>
              </m:rad>
              <m:r>
                <m:rPr>
                  <m:sty m:val="p"/>
                </m:rPr>
                <m:t>,</m:t>
              </m:r>
            </m:e>
          </m:eqArr>
        </m:oMath>
      </m:oMathPara>
    </w:p>
    <w:p>
      <w:pPr>
        <w:pStyle w:val="FirstParagraph"/>
      </w:pPr>
      <w:del w:id="16519" w:author="PR Preview" w:date="2026-01-01T00:00:00Z">
        <w:r>
          <w:delText xml:space="preserve">so</w:delText>
        </w:r>
      </w:del>
      <w:del w:id="16520" w:author="PR Preview" w:date="2026-01-01T00:00:00Z">
        <w:r>
          <w:delText xml:space="preserve"> </w:delText>
        </w:r>
      </w:del>
      <m:oMath>
        <m:r>
          <m:t>r</m:t>
        </m:r>
        <m:r>
          <m:rPr>
            <m:sty m:val="p"/>
          </m:rPr>
          <m:t>=</m:t>
        </m:r>
        <m:r>
          <m:rPr>
            <m:sty m:val="p"/>
          </m:rPr>
          <m:t>cossim</m:t>
        </m:r>
        <m:r>
          <m:rPr>
            <m:sty m:val="p"/>
          </m:rPr>
          <m:t>(</m:t>
        </m:r>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rPr>
            <m:sty m:val="p"/>
          </m:rPr>
          <m:t>)</m:t>
        </m:r>
        <m:r>
          <m:rPr>
            <m:sty m:val="p"/>
          </m:rPr>
          <m:t>=</m:t>
        </m:r>
        <m:r>
          <m:t>1</m:t>
        </m:r>
        <m:r>
          <m:rPr>
            <m:sty m:val="p"/>
          </m:rPr>
          <m:t>/</m:t>
        </m:r>
        <m:r>
          <m:t>2</m:t>
        </m:r>
      </m:oMath>
      <w:del w:id="16521" w:author="PR Preview" w:date="2026-01-01T00:00:00Z">
        <w:r>
          <w:delText xml:space="preserve">.</w:delText>
        </w:r>
      </w:del>
    </w:p>
    <w:p>
      <w:pPr>
        <w:pStyle w:val="BodyText"/>
      </w:pPr>
      <w:del w:id="16522" w:author="PR Preview" w:date="2026-01-01T00:00:00Z">
        <w:r>
          <w:delText xml:space="preserve">Without centering,</w:delText>
        </w:r>
      </w:del>
      <w:del w:id="16523"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r>
          <m:t>1</m:t>
        </m:r>
        <m:r>
          <m:rPr>
            <m:sty m:val="p"/>
          </m:rPr>
          <m:t>+</m:t>
        </m:r>
        <m:r>
          <m:t>6</m:t>
        </m:r>
        <m:r>
          <m:rPr>
            <m:sty m:val="p"/>
          </m:rPr>
          <m:t>+</m:t>
        </m:r>
        <m:r>
          <m:t>6</m:t>
        </m:r>
        <m:r>
          <m:rPr>
            <m:sty m:val="p"/>
          </m:rPr>
          <m:t>=</m:t>
        </m:r>
        <m:r>
          <m:t>13</m:t>
        </m:r>
      </m:oMath>
      <w:del w:id="16524" w:author="PR Preview" w:date="2026-01-01T00:00:00Z">
        <w:r>
          <w:delText xml:space="preserve"> </w:delText>
        </w:r>
      </w:del>
      <w:del w:id="16525" w:author="PR Preview" w:date="2026-01-01T00:00:00Z">
        <w:r>
          <w:delText xml:space="preserve">and</w:delText>
        </w:r>
      </w:del>
      <w:del w:id="16526" w:author="PR Preview" w:date="2026-01-01T00:00:00Z">
        <w:r>
          <w:delText xml:space="preserve"> </w:delText>
        </w:r>
      </w:del>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rad>
          <m:radPr>
            <m:degHide m:val="on"/>
          </m:radPr>
          <m:deg/>
          <m:e>
            <m:r>
              <m:t>14</m:t>
            </m:r>
          </m:e>
        </m:rad>
      </m:oMath>
      <w:del w:id="16527" w:author="PR Preview" w:date="2026-01-01T00:00:00Z">
        <w:r>
          <w:delText xml:space="preserve">,</w:delText>
        </w:r>
      </w:del>
      <w:del w:id="16528" w:author="PR Preview" w:date="2026-01-01T00:00:00Z">
        <w:r>
          <w:delText xml:space="preserve"> </w:delText>
        </w:r>
      </w:del>
      <w:del w:id="16529" w:author="PR Preview" w:date="2026-01-01T00:00:00Z">
        <w:r>
          <w:delText xml:space="preserve">so</w:delText>
        </w:r>
      </w:del>
      <w:del w:id="16530" w:author="PR Preview" w:date="2026-01-01T00:00:00Z">
        <w:r>
          <w:delText xml:space="preserve"> </w:delText>
        </w:r>
      </w:del>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13</m:t>
        </m:r>
        <m:r>
          <m:rPr>
            <m:sty m:val="p"/>
          </m:rPr>
          <m:t>/</m:t>
        </m:r>
        <m:r>
          <m:t>14</m:t>
        </m:r>
      </m:oMath>
      <w:del w:id="16531" w:author="PR Preview" w:date="2026-01-01T00:00:00Z">
        <w:r>
          <w:delText xml:space="preserve">.</w:delText>
        </w:r>
      </w:del>
      <w:del w:id="16532" w:author="PR Preview" w:date="2026-01-01T00:00:00Z">
        <w:r>
          <w:delText xml:space="preserve"> </w:delText>
        </w:r>
      </w:del>
      <w:del w:id="16533" w:author="PR Preview" w:date="2026-01-01T00:00:00Z">
        <w:r>
          <w:delText xml:space="preserve">The uncentered value is close to</w:delText>
        </w:r>
      </w:del>
      <w:del w:id="16534" w:author="PR Preview" w:date="2026-01-01T00:00:00Z">
        <w:r>
          <w:delText xml:space="preserve"> </w:delText>
        </w:r>
      </w:del>
      <m:oMath>
        <m:r>
          <m:t>1</m:t>
        </m:r>
      </m:oMath>
      <w:del w:id="16535" w:author="PR Preview" w:date="2026-01-01T00:00:00Z">
        <w:r>
          <w:delText xml:space="preserve"> </w:delText>
        </w:r>
      </w:del>
      <w:del w:id="16536" w:author="PR Preview" w:date="2026-01-01T00:00:00Z">
        <w:r>
          <w:delText xml:space="preserve">mostly because both vectors have positive entries and the same mean, not because they move together.</w:delText>
        </w:r>
      </w:del>
    </w:p>
    <w:p>
      <w:pPr>
        <w:pStyle w:val="BodyText"/>
      </w:pPr>
      <w:ins w:id="16537" w:author="PR Preview" w:date="2026-01-01T00:00:00Z">
        <w:r>
          <w:rPr>
            <w:b/>
            <w:bCs/>
          </w:rPr>
          <w:t xml:space="preserve">Example 111 (Centering changes the cosine similarity)</w:t>
        </w:r>
      </w:ins>
      <w:ins w:id="16538" w:author="PR Preview" w:date="2026-01-01T00:00:00Z">
        <w:r>
          <w:t xml:space="preserve"> </w:t>
        </w:r>
      </w:ins>
      <w:ins w:id="16539" w:author="PR Preview" w:date="2026-01-01T00:00:00Z">
        <w:r>
          <w:t xml:space="preserve">Take</w:t>
        </w:r>
      </w:ins>
      <w:ins w:id="16540" w:author="PR Preview" w:date="2026-01-01T00:00:00Z">
        <w:r>
          <w:t xml:space="preserve"> </w:t>
        </w:r>
      </w:ins>
      <w:ins w:id="16541" w:author="PR Preview" w:date="2026-01-01T00:00:00Z">
        <w:r>
          <w:t xml:space="preserve">$\mathord{\smash[b]{\underset{\raise.3ex\hbox{$\scriptstyle\sim$}}{x}}\vphantom{x}}= (1, 2, 3)$</w:t>
        </w:r>
      </w:ins>
      <w:ins w:id="16542" w:author="PR Preview" w:date="2026-01-01T00:00:00Z">
        <w:r>
          <w:t xml:space="preserve"> </w:t>
        </w:r>
      </w:ins>
      <w:ins w:id="16543" w:author="PR Preview" w:date="2026-01-01T00:00:00Z">
        <w:r>
          <w:t xml:space="preserve">and</w:t>
        </w:r>
      </w:ins>
      <w:ins w:id="16544" w:author="PR Preview" w:date="2026-01-01T00:00:00Z">
        <w:r>
          <w:t xml:space="preserve"> </w:t>
        </w:r>
      </w:ins>
      <w:ins w:id="16545" w:author="PR Preview" w:date="2026-01-01T00:00:00Z">
        <w:r>
          <w:t xml:space="preserve">$\mathord{\smash[b]{\underset{\raise.3ex\hbox{$\scriptstyle\sim$}}{y}}\vphantom{y}}= (1, 3, 2)$</w:t>
        </w:r>
      </w:ins>
      <w:ins w:id="16546" w:author="PR Preview" w:date="2026-01-01T00:00:00Z">
        <w:r>
          <w:t xml:space="preserve">.</w:t>
        </w:r>
      </w:ins>
      <w:ins w:id="16547" w:author="PR Preview" w:date="2026-01-01T00:00:00Z">
        <w:r>
          <w:t xml:space="preserve"> </w:t>
        </w:r>
      </w:ins>
      <w:ins w:id="16548" w:author="PR Preview" w:date="2026-01-01T00:00:00Z">
        <w:r>
          <w:t xml:space="preserve">Their means are</w:t>
        </w:r>
      </w:ins>
      <w:ins w:id="16549" w:author="PR Preview" w:date="2026-01-01T00:00:00Z">
        <w:r>
          <w:t xml:space="preserve"> </w:t>
        </w:r>
      </w:ins>
      <m:oMath>
        <m:acc>
          <m:accPr>
            <m:chr m:val="‾"/>
          </m:accPr>
          <m:e>
            <m:r>
              <m:t>x</m:t>
            </m:r>
          </m:e>
        </m:acc>
        <m:r>
          <m:rPr>
            <m:sty m:val="p"/>
          </m:rPr>
          <m:t>=</m:t>
        </m:r>
        <m:acc>
          <m:accPr>
            <m:chr m:val="‾"/>
          </m:accPr>
          <m:e>
            <m:r>
              <m:t>y</m:t>
            </m:r>
          </m:e>
        </m:acc>
        <m:r>
          <m:rPr>
            <m:sty m:val="p"/>
          </m:rPr>
          <m:t>=</m:t>
        </m:r>
        <m:r>
          <m:t>2</m:t>
        </m:r>
      </m:oMath>
      <w:ins w:id="16550" w:author="PR Preview" w:date="2026-01-01T00:00:00Z">
        <w:r>
          <w:t xml:space="preserve">, so</w:t>
        </w:r>
      </w:ins>
      <w:ins w:id="16551" w:author="PR Preview" w:date="2026-01-01T00:00:00Z">
        <w:r>
          <w:t xml:space="preserve"> </w:t>
        </w:r>
      </w:ins>
      <w:ins w:id="16552" w:author="PR Preview" w:date="2026-01-01T00:00:00Z">
        <w:r>
          <w:t xml:space="preserve">${\mathord{\smash[b]{\underset{\raise.3ex\hbox{$\scriptstyle\sim$}}{x}}\vphantom{x}}}^{\mathrm{c}} = (-1, 0, 1)$</w:t>
        </w:r>
      </w:ins>
      <w:ins w:id="16553" w:author="PR Preview" w:date="2026-01-01T00:00:00Z">
        <w:r>
          <w:t xml:space="preserve"> </w:t>
        </w:r>
      </w:ins>
      <w:ins w:id="16554" w:author="PR Preview" w:date="2026-01-01T00:00:00Z">
        <w:r>
          <w:t xml:space="preserve">and</w:t>
        </w:r>
      </w:ins>
      <w:ins w:id="16555" w:author="PR Preview" w:date="2026-01-01T00:00:00Z">
        <w:r>
          <w:t xml:space="preserve"> </w:t>
        </w:r>
      </w:ins>
      <w:ins w:id="16556" w:author="PR Preview" w:date="2026-01-01T00:00:00Z">
        <w:r>
          <w:t xml:space="preserve">${\mathord{\smash[b]{\underset{\raise.3ex\hbox{$\scriptstyle\sim$}}{y}}\vphantom{y}}}^{\mathrm{c}} = (-1, 1, 0)$</w:t>
        </w:r>
      </w:ins>
      <w:ins w:id="16557" w:author="PR Preview" w:date="2026-01-01T00:00:00Z">
        <w:r>
          <w:t xml:space="preserve">.</w:t>
        </w:r>
      </w:ins>
      <w:ins w:id="16558" w:author="PR Preview" w:date="2026-01-01T00:00:00Z">
        <w:r>
          <w:t xml:space="preserve"> </w:t>
        </w:r>
      </w:ins>
      <w:ins w:id="16559" w:author="PR Preview" w:date="2026-01-01T00:00:00Z">
        <w:r>
          <w:t xml:space="preserve">Then</w:t>
        </w:r>
      </w:ins>
    </w:p>
    <w:p>
      <w:pPr>
        <w:pStyle w:val="BodyText"/>
      </w:pPr>
      <w:ins w:id="16560" w:author="PR Preview" w:date="2026-01-01T00:00:00Z">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ins>
    </w:p>
    <w:p>
      <w:pPr>
        <w:pStyle w:val="FirstParagraph"/>
      </w:pPr>
      <w:ins w:id="16561" w:author="PR Preview" w:date="2026-01-01T00:00:00Z">
        <w:r>
          <w:t xml:space="preserve">so</w:t>
        </w:r>
      </w:ins>
      <w:ins w:id="16562" w:author="PR Preview" w:date="2026-01-01T00:00:00Z">
        <w:r>
          <w:t xml:space="preserve"> </w:t>
        </w:r>
      </w:ins>
      <w:ins w:id="16563" w:author="PR Preview" w:date="2026-01-01T00:00:00Z">
        <w:r>
          <w:t xml:space="preserve">$r = \operatorname{cossim}({\mathord{\smash[b]{\underset{\raise.3ex\hbox{$\scriptstyle\sim$}}{x}}\vphantom{x}}}^{\mathrm{c}}, {\mathord{\smash[b]{\underset{\raise.3ex\hbox{$\scriptstyle\sim$}}{y}}\vphantom{y}}}^{\mathrm{c}}) = 1 / 2$</w:t>
        </w:r>
      </w:ins>
      <w:ins w:id="16564" w:author="PR Preview" w:date="2026-01-01T00:00:00Z">
        <w:r>
          <w:t xml:space="preserve">.</w:t>
        </w:r>
      </w:ins>
    </w:p>
    <w:p>
      <w:pPr>
        <w:pStyle w:val="BodyText"/>
      </w:pPr>
      <w:ins w:id="16565" w:author="PR Preview" w:date="2026-01-01T00:00:00Z">
        <w:r>
          <w:t xml:space="preserve">Without centering,</w:t>
        </w:r>
      </w:ins>
      <w:ins w:id="16566" w:author="PR Preview" w:date="2026-01-01T00:00:00Z">
        <w:r>
          <w:t xml:space="preserve"> </w:t>
        </w:r>
      </w:ins>
      <w:ins w:id="16567" w:author="PR Preview" w:date="2026-01-01T00:00:00Z">
        <w:r>
          <w:t xml:space="preserve">$\mathord{\smash[b]{\underset{\raise.3ex\hbox{$\scriptstyle\sim$}}{x}}\vphantom{x}}\cdot \mathord{\smash[b]{\underset{\raise.3ex\hbox{$\scriptstyle\sim$}}{y}}\vphantom{y}}= 1 + 6 + 6 = 13$</w:t>
        </w:r>
      </w:ins>
      <w:ins w:id="16568" w:author="PR Preview" w:date="2026-01-01T00:00:00Z">
        <w:r>
          <w:t xml:space="preserve"> </w:t>
        </w:r>
      </w:ins>
      <w:ins w:id="16569" w:author="PR Preview" w:date="2026-01-01T00:00:00Z">
        <w:r>
          <w:t xml:space="preserve">and</w:t>
        </w:r>
      </w:ins>
      <w:ins w:id="16570" w:author="PR Preview" w:date="2026-01-01T00:00:00Z">
        <w:r>
          <w:t xml:space="preserve"> </w:t>
        </w:r>
      </w:ins>
      <w:ins w:id="16571" w:author="PR Preview" w:date="2026-01-01T00:00:00Z">
        <w:r>
          <w:t xml:space="preserve">$\mathopen{}\left\lVert\mathord{\smash[b]{\underset{\raise.3ex\hbox{$\scriptstyle\sim$}}{x}}\vphantom{x}}\right\rVert\mathclose{} = \mathopen{}\left\lVert\mathord{\smash[b]{\underset{\raise.3ex\hbox{$\scriptstyle\sim$}}{y}}\vphantom{y}}\right\rVert\mathclose{} = \sqrt{14}$</w:t>
        </w:r>
      </w:ins>
      <w:ins w:id="16572" w:author="PR Preview" w:date="2026-01-01T00:00:00Z">
        <w:r>
          <w:t xml:space="preserve">,</w:t>
        </w:r>
      </w:ins>
      <w:ins w:id="16573" w:author="PR Preview" w:date="2026-01-01T00:00:00Z">
        <w:r>
          <w:t xml:space="preserve"> </w:t>
        </w:r>
      </w:ins>
      <w:ins w:id="16574" w:author="PR Preview" w:date="2026-01-01T00:00:00Z">
        <w:r>
          <w:t xml:space="preserve">so</w:t>
        </w:r>
      </w:ins>
      <w:ins w:id="16575" w:author="PR Preview" w:date="2026-01-01T00:00:00Z">
        <w:r>
          <w:t xml:space="preserve"> </w:t>
        </w:r>
      </w:ins>
      <w:ins w:id="16576" w:author="PR Preview" w:date="2026-01-01T00:00:00Z">
        <w:r>
          <w:t xml:space="preserve">$\operatorname{cossim}(\mathord{\smash[b]{\underset{\raise.3ex\hbox{$\scriptstyle\sim$}}{x}}\vphantom{x}}, \mathord{\smash[b]{\underset{\raise.3ex\hbox{$\scriptstyle\sim$}}{y}}\vphantom{y}}) = 13 / 14$</w:t>
        </w:r>
      </w:ins>
      <w:ins w:id="16577" w:author="PR Preview" w:date="2026-01-01T00:00:00Z">
        <w:r>
          <w:t xml:space="preserve">.</w:t>
        </w:r>
      </w:ins>
      <w:ins w:id="16578" w:author="PR Preview" w:date="2026-01-01T00:00:00Z">
        <w:r>
          <w:t xml:space="preserve"> </w:t>
        </w:r>
      </w:ins>
      <w:ins w:id="16579" w:author="PR Preview" w:date="2026-01-01T00:00:00Z">
        <w:r>
          <w:t xml:space="preserve">The uncentered value is close to</w:t>
        </w:r>
      </w:ins>
      <w:ins w:id="16580" w:author="PR Preview" w:date="2026-01-01T00:00:00Z">
        <w:r>
          <w:t xml:space="preserve"> </w:t>
        </w:r>
      </w:ins>
      <m:oMath>
        <m:r>
          <m:t>1</m:t>
        </m:r>
      </m:oMath>
      <w:ins w:id="16581" w:author="PR Preview" w:date="2026-01-01T00:00:00Z">
        <w:r>
          <w:t xml:space="preserve"> </w:t>
        </w:r>
      </w:ins>
      <w:ins w:id="16582" w:author="PR Preview" w:date="2026-01-01T00:00:00Z">
        <w:r>
          <w:t xml:space="preserve">mostly because both vectors have positive entries and the same mean, not because they move together.</w:t>
        </w:r>
      </w:ins>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del w:id="16583" w:author="PR Preview" w:date="2026-01-01T00:00:00Z">
        <w:r>
          <w:rPr>
            <w:b/>
            <w:bCs/>
          </w:rPr>
          <w:delText xml:space="preserve">Theorem 62 (The dot product of a vector with a linear combination)</w:delText>
        </w:r>
      </w:del>
      <w:del w:id="16584" w:author="PR Preview" w:date="2026-01-01T00:00:00Z">
        <w:r>
          <w:delText xml:space="preserve"> </w:delText>
        </w:r>
      </w:del>
      <w:del w:id="16585" w:author="PR Preview" w:date="2026-01-01T00:00:00Z">
        <w:r>
          <w:delText xml:space="preserve">For vectors</w:delText>
        </w:r>
      </w:del>
      <w:del w:id="16586" w:author="PR Preview" w:date="2026-01-01T00:00:00Z">
        <w:r>
          <w:delText xml:space="preserve"> </w:delText>
        </w:r>
      </w:del>
      <m:oMath>
        <m:limLow>
          <m:e>
            <m:r>
              <m:t>x</m:t>
            </m:r>
          </m:e>
          <m:lim>
            <m:r>
              <m:rPr>
                <m:sty m:val="p"/>
              </m:rPr>
              <m:t>∼</m:t>
            </m:r>
          </m:lim>
        </m:limLow>
        <m:r>
          <m:rPr>
            <m:sty m:val="p"/>
          </m:rPr>
          <m:t>,</m:t>
        </m:r>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r>
          <m:rPr>
            <m:sty m:val="p"/>
          </m:rPr>
          <m:t>∈</m:t>
        </m:r>
        <m:sSup>
          <m:e>
            <m:r>
              <m:rPr>
                <m:scr m:val="double-struck"/>
                <m:sty m:val="p"/>
              </m:rPr>
              <m:t>R</m:t>
            </m:r>
          </m:e>
          <m:sup>
            <m:r>
              <m:t>p</m:t>
            </m:r>
          </m:sup>
        </m:sSup>
      </m:oMath>
      <w:del w:id="16587" w:author="PR Preview" w:date="2026-01-01T00:00:00Z">
        <w:r>
          <w:delText xml:space="preserve"> </w:delText>
        </w:r>
      </w:del>
      <w:del w:id="16588" w:author="PR Preview" w:date="2026-01-01T00:00:00Z">
        <w:r>
          <w:delText xml:space="preserve">and numbers</w:delText>
        </w:r>
      </w:del>
      <w:del w:id="16589" w:author="PR Preview" w:date="2026-01-01T00:00:00Z">
        <w:r>
          <w:delText xml:space="preserve"> </w:delText>
        </w:r>
      </w:del>
      <m:oMath>
        <m:sSub>
          <m:e>
            <m:r>
              <m:t>c</m:t>
            </m:r>
          </m:e>
          <m:sub>
            <m:r>
              <m:t>1</m:t>
            </m:r>
          </m:sub>
        </m:sSub>
        <m:r>
          <m:rPr>
            <m:sty m:val="p"/>
          </m:rPr>
          <m:t>,</m:t>
        </m:r>
        <m:r>
          <m:rPr>
            <m:sty m:val="p"/>
          </m:rPr>
          <m:t>…</m:t>
        </m:r>
        <m:r>
          <m:rPr>
            <m:sty m:val="p"/>
          </m:rPr>
          <m:t>,</m:t>
        </m:r>
        <m:sSub>
          <m:e>
            <m:r>
              <m:t>c</m:t>
            </m:r>
          </m:e>
          <m:sub>
            <m:r>
              <m:t>k</m:t>
            </m:r>
          </m:sub>
        </m:sSub>
      </m:oMath>
      <w:del w:id="16590" w:author="PR Preview" w:date="2026-01-01T00:00:00Z">
        <w:r>
          <w:delText xml:space="preserve">, with</w:delText>
        </w:r>
      </w:del>
      <w:del w:id="16591" w:author="PR Preview" w:date="2026-01-01T00:00:00Z">
        <w:r>
          <w:delText xml:space="preserve"> </w:delText>
        </w:r>
      </w:del>
      <m:oMath>
        <m:r>
          <m:t>k</m:t>
        </m:r>
        <m:r>
          <m:rPr>
            <m:sty m:val="p"/>
          </m:rPr>
          <m:t>≥</m:t>
        </m:r>
        <m:r>
          <m:t>1</m:t>
        </m:r>
      </m:oMath>
      <w:del w:id="16592" w:author="PR Preview" w:date="2026-01-01T00:00:00Z">
        <w:r>
          <w:delText xml:space="preserve">,</w:delText>
        </w:r>
      </w:del>
    </w:p>
    <w:p>
      <w:pPr>
        <w:pStyle w:val="BodyText"/>
      </w:pPr>
      <m:oMathPara>
        <m:oMathParaPr>
          <m:jc m:val="center"/>
        </m:oMathParaPr>
        <m:oMath>
          <m:limLow>
            <m:e>
              <m:r>
                <m:t>x</m:t>
              </m:r>
            </m:e>
            <m:lim>
              <m:r>
                <m:rPr>
                  <m:sty m:val="p"/>
                </m:rPr>
                <m:t>∼</m:t>
              </m:r>
            </m:lim>
          </m:limLow>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u</m:t>
                      </m:r>
                    </m:e>
                    <m:lim>
                      <m:r>
                        <m:rPr>
                          <m:sty m:val="p"/>
                        </m:rPr>
                        <m:t>∼</m:t>
                      </m:r>
                    </m:lim>
                  </m:limLow>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limLow>
            <m:e>
              <m:r>
                <m:t>x</m:t>
              </m:r>
            </m:e>
            <m:lim>
              <m:r>
                <m:rPr>
                  <m:sty m:val="p"/>
                </m:rPr>
                <m:t>∼</m:t>
              </m:r>
            </m:lim>
          </m:limLow>
          <m:r>
            <m:rPr>
              <m:sty m:val="p"/>
            </m:rPr>
            <m:t>⋅</m:t>
          </m:r>
          <m:sSub>
            <m:e>
              <m:limLow>
                <m:e>
                  <m:r>
                    <m:t>u</m:t>
                  </m:r>
                </m:e>
                <m:lim>
                  <m:r>
                    <m:rPr>
                      <m:sty m:val="p"/>
                    </m:rPr>
                    <m:t>∼</m:t>
                  </m:r>
                </m:lim>
              </m:limLow>
            </m:e>
            <m:sub>
              <m:r>
                <m:t>j</m:t>
              </m:r>
            </m:sub>
          </m:sSub>
          <m:r>
            <m:rPr>
              <m:sty m:val="p"/>
            </m:rPr>
            <m:t>)</m:t>
          </m:r>
          <m:r>
            <m:rPr>
              <m:sty m:val="p"/>
            </m:rPr>
            <m:t>.</m:t>
          </m:r>
        </m:oMath>
      </m:oMathPara>
    </w:p>
    <w:p>
      <w:pPr>
        <w:pStyle w:val="FirstParagraph"/>
      </w:pPr>
      <w:del w:id="16593" w:author="PR Preview" w:date="2026-01-01T00:00:00Z">
        <w:r>
          <w:rPr>
            <w:i/>
            <w:iCs/>
          </w:rPr>
          <w:delText xml:space="preserve">Proof</w:delText>
        </w:r>
      </w:del>
      <w:del w:id="16594" w:author="PR Preview" w:date="2026-01-01T00:00:00Z">
        <w:r>
          <w:delText xml:space="preserve">. </w:delText>
        </w:r>
      </w:del>
      <w:del w:id="16595" w:author="PR Preview" w:date="2026-01-01T00:00:00Z">
        <w:r>
          <w:delText xml:space="preserve">Write</w:delText>
        </w:r>
      </w:del>
      <w:del w:id="16596" w:author="PR Preview" w:date="2026-01-01T00:00:00Z">
        <w:r>
          <w:delText xml:space="preserve"> </w:delText>
        </w:r>
      </w:del>
      <m:oMath>
        <m:sSub>
          <m:e>
            <m:r>
              <m:t>u</m:t>
            </m:r>
          </m:e>
          <m:sub>
            <m:r>
              <m:t>j</m:t>
            </m:r>
            <m:r>
              <m:t>i</m:t>
            </m:r>
          </m:sub>
        </m:sSub>
      </m:oMath>
      <w:del w:id="16597" w:author="PR Preview" w:date="2026-01-01T00:00:00Z">
        <w:r>
          <w:delText xml:space="preserve"> </w:delText>
        </w:r>
      </w:del>
      <w:del w:id="16598" w:author="PR Preview" w:date="2026-01-01T00:00:00Z">
        <w:r>
          <w:delText xml:space="preserve">for entry</w:delText>
        </w:r>
      </w:del>
      <w:del w:id="16599" w:author="PR Preview" w:date="2026-01-01T00:00:00Z">
        <w:r>
          <w:delText xml:space="preserve"> </w:delText>
        </w:r>
      </w:del>
      <m:oMath>
        <m:r>
          <m:t>i</m:t>
        </m:r>
      </m:oMath>
      <w:del w:id="16600" w:author="PR Preview" w:date="2026-01-01T00:00:00Z">
        <w:r>
          <w:delText xml:space="preserve"> </w:delText>
        </w:r>
      </w:del>
      <w:del w:id="16601" w:author="PR Preview" w:date="2026-01-01T00:00:00Z">
        <w:r>
          <w:delText xml:space="preserve">of</w:delText>
        </w:r>
      </w:del>
      <w:del w:id="16602" w:author="PR Preview" w:date="2026-01-01T00:00:00Z">
        <w:r>
          <w:delText xml:space="preserve"> </w:delText>
        </w:r>
      </w:del>
      <m:oMath>
        <m:sSub>
          <m:e>
            <m:limLow>
              <m:e>
                <m:r>
                  <m:t>u</m:t>
                </m:r>
              </m:e>
              <m:lim>
                <m:r>
                  <m:rPr>
                    <m:sty m:val="p"/>
                  </m:rPr>
                  <m:t>∼</m:t>
                </m:r>
              </m:lim>
            </m:limLow>
          </m:e>
          <m:sub>
            <m:r>
              <m:t>j</m:t>
            </m:r>
          </m:sub>
        </m:sSub>
      </m:oMath>
      <w:del w:id="16603" w:author="PR Preview" w:date="2026-01-01T00:00:00Z">
        <w:r>
          <w:delText xml:space="preserve">. Then</w:delText>
        </w:r>
      </w:del>
    </w:p>
    <w:p>
      <w:pPr>
        <w:pStyle w:val="BodyText"/>
      </w:pPr>
      <m:oMathPara>
        <m:oMathParaPr>
          <m:jc m:val="center"/>
        </m:oMathParaPr>
        <m:oMath>
          <m:eqArr>
            <m:e>
              <m:limLow>
                <m:e>
                  <m:r>
                    <m:t>x</m:t>
                  </m:r>
                </m:e>
                <m:lim>
                  <m:r>
                    <m:rPr>
                      <m:sty m:val="p"/>
                    </m:rPr>
                    <m:t>∼</m:t>
                  </m:r>
                </m:lim>
              </m:limLow>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u</m:t>
                          </m:r>
                        </m:e>
                        <m:lim>
                          <m:r>
                            <m:rPr>
                              <m:sty m:val="p"/>
                            </m:rPr>
                            <m:t>∼</m:t>
                          </m:r>
                        </m:lim>
                      </m:limLow>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limLow>
                <m:e>
                  <m:r>
                    <m:t>x</m:t>
                  </m:r>
                </m:e>
                <m:lim>
                  <m:r>
                    <m:rPr>
                      <m:sty m:val="p"/>
                    </m:rPr>
                    <m:t>∼</m:t>
                  </m:r>
                </m:lim>
              </m:limLow>
              <m:r>
                <m:rPr>
                  <m:sty m:val="p"/>
                </m:rPr>
                <m:t>⋅</m:t>
              </m:r>
              <m:sSub>
                <m:e>
                  <m:limLow>
                    <m:e>
                      <m:r>
                        <m:t>u</m:t>
                      </m:r>
                    </m:e>
                    <m:lim>
                      <m:r>
                        <m:rPr>
                          <m:sty m:val="p"/>
                        </m:rPr>
                        <m:t>∼</m:t>
                      </m:r>
                    </m:lim>
                  </m:limLow>
                </m:e>
                <m:sub>
                  <m:r>
                    <m:t>j</m:t>
                  </m:r>
                </m:sub>
              </m:sSub>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del w:id="16604" w:author="PR Preview" w:date="2026-01-01T00:00:00Z">
        <w:r>
          <w:rPr>
            <w:b/>
            <w:bCs/>
          </w:rPr>
          <w:delText xml:space="preserve">Example 112 (Dotting with a combination of three vectors)</w:delText>
        </w:r>
      </w:del>
      <w:del w:id="16605" w:author="PR Preview" w:date="2026-01-01T00:00:00Z">
        <w:r>
          <w:delText xml:space="preserve"> </w:delText>
        </w:r>
      </w:del>
      <w:del w:id="16606" w:author="PR Preview" w:date="2026-01-01T00:00:00Z">
        <w:r>
          <w:delText xml:space="preserve">Let</w:delText>
        </w:r>
      </w:del>
      <w:del w:id="16607"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del w:id="16608" w:author="PR Preview" w:date="2026-01-01T00:00:00Z">
        <w:r>
          <w:delText xml:space="preserve"> </w:delText>
        </w:r>
      </w:del>
      <w:del w:id="16609" w:author="PR Preview" w:date="2026-01-01T00:00:00Z">
        <w:r>
          <w:delText xml:space="preserve">and take the combination</w:delText>
        </w:r>
      </w:del>
      <w:del w:id="16610" w:author="PR Preview" w:date="2026-01-01T00:00:00Z">
        <w:r>
          <w:delText xml:space="preserve"> </w:delText>
        </w:r>
      </w:del>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del w:id="16611" w:author="PR Preview" w:date="2026-01-01T00:00:00Z">
        <w:r>
          <w:delText xml:space="preserve">.</w:delText>
        </w:r>
      </w:del>
      <w:del w:id="16612" w:author="PR Preview" w:date="2026-01-01T00:00:00Z">
        <w:r>
          <w:delText xml:space="preserve"> </w:delText>
        </w:r>
      </w:del>
      <w:del w:id="16613" w:author="PR Preview" w:date="2026-01-01T00:00:00Z">
        <w:r>
          <w:delText xml:space="preserve">Directly,</w:delText>
        </w:r>
      </w:del>
    </w:p>
    <w:p>
      <w:pPr>
        <w:pStyle w:val="BodyText"/>
      </w:pPr>
      <m:oMathPara>
        <m:oMathParaPr>
          <m:jc m:val="center"/>
        </m:oMathParaPr>
        <m:oMath>
          <m:eqArr>
            <m:e>
              <m:limLow>
                <m:e>
                  <m:r>
                    <m:t>x</m:t>
                  </m:r>
                </m:e>
                <m:lim>
                  <m:r>
                    <m:rPr>
                      <m:sty m:val="p"/>
                    </m:rPr>
                    <m:t>∼</m:t>
                  </m:r>
                </m:lim>
              </m:limLow>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BodyText"/>
      </w:pPr>
      <w:ins w:id="16614" w:author="PR Preview" w:date="2026-01-01T00:00:00Z">
        <w:r>
          <w:rPr>
            <w:b/>
            <w:bCs/>
          </w:rPr>
          <w:t xml:space="preserve">Theorem 62 (The dot product of a vector with a linear combination)</w:t>
        </w:r>
      </w:ins>
      <w:ins w:id="16615" w:author="PR Preview" w:date="2026-01-01T00:00:00Z">
        <w:r>
          <w:t xml:space="preserve"> </w:t>
        </w:r>
      </w:ins>
      <w:ins w:id="16616" w:author="PR Preview" w:date="2026-01-01T00:00:00Z">
        <w:r>
          <w:t xml:space="preserve">For vectors</w:t>
        </w:r>
      </w:ins>
      <w:ins w:id="16617" w:author="PR Preview" w:date="2026-01-01T00:00:00Z">
        <w:r>
          <w:t xml:space="preserve"> </w:t>
        </w:r>
      </w:ins>
      <w:ins w:id="16618" w:author="PR Preview" w:date="2026-01-01T00:00:00Z">
        <w:r>
          <w:t xml:space="preserve">$\mathord{\smash[b]{\underset{\raise.3ex\hbox{$\scriptstyle\sim$}}{x}}\vphantom{x}}, \mathord{\smash[b]{\underset{\raise.3ex\hbox{$\scriptstyle\sim$}}{u}}\vphantom{u}}_1, \ldots, \mathord{\smash[b]{\underset{\raise.3ex\hbox{$\scriptstyle\sim$}}{u}}\vphantom{u}}_k \in \mathbb{R}^p$</w:t>
        </w:r>
      </w:ins>
      <w:ins w:id="16619" w:author="PR Preview" w:date="2026-01-01T00:00:00Z">
        <w:r>
          <w:t xml:space="preserve"> </w:t>
        </w:r>
      </w:ins>
      <w:ins w:id="16620" w:author="PR Preview" w:date="2026-01-01T00:00:00Z">
        <w:r>
          <w:t xml:space="preserve">and numbers</w:t>
        </w:r>
      </w:ins>
      <w:ins w:id="16621" w:author="PR Preview" w:date="2026-01-01T00:00:00Z">
        <w:r>
          <w:t xml:space="preserve"> </w:t>
        </w:r>
      </w:ins>
      <m:oMath>
        <m:sSub>
          <m:e>
            <m:r>
              <m:t>c</m:t>
            </m:r>
          </m:e>
          <m:sub>
            <m:r>
              <m:t>1</m:t>
            </m:r>
          </m:sub>
        </m:sSub>
        <m:r>
          <m:rPr>
            <m:sty m:val="p"/>
          </m:rPr>
          <m:t>,</m:t>
        </m:r>
        <m:r>
          <m:rPr>
            <m:sty m:val="p"/>
          </m:rPr>
          <m:t>…</m:t>
        </m:r>
        <m:r>
          <m:rPr>
            <m:sty m:val="p"/>
          </m:rPr>
          <m:t>,</m:t>
        </m:r>
        <m:sSub>
          <m:e>
            <m:r>
              <m:t>c</m:t>
            </m:r>
          </m:e>
          <m:sub>
            <m:r>
              <m:t>k</m:t>
            </m:r>
          </m:sub>
        </m:sSub>
      </m:oMath>
      <w:ins w:id="16622" w:author="PR Preview" w:date="2026-01-01T00:00:00Z">
        <w:r>
          <w:t xml:space="preserve">, with</w:t>
        </w:r>
      </w:ins>
      <w:ins w:id="16623" w:author="PR Preview" w:date="2026-01-01T00:00:00Z">
        <w:r>
          <w:t xml:space="preserve"> </w:t>
        </w:r>
      </w:ins>
      <m:oMath>
        <m:r>
          <m:t>k</m:t>
        </m:r>
        <m:r>
          <m:rPr>
            <m:sty m:val="p"/>
          </m:rPr>
          <m:t>≥</m:t>
        </m:r>
        <m:r>
          <m:t>1</m:t>
        </m:r>
      </m:oMath>
      <w:ins w:id="16624" w:author="PR Preview" w:date="2026-01-01T00:00:00Z">
        <w:r>
          <w:t xml:space="preserve">,</w:t>
        </w:r>
      </w:ins>
    </w:p>
    <w:p>
      <w:pPr>
        <w:pStyle w:val="BodyText"/>
      </w:pPr>
      <w:ins w:id="16625" w:author="PR Preview" w:date="2026-01-01T00:00:00Z">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ins>
    </w:p>
    <w:bookmarkEnd w:id="389"/>
    <w:p>
      <w:pPr>
        <w:pStyle w:val="FirstParagraph"/>
      </w:pPr>
      <w:ins w:id="16626" w:author="PR Preview" w:date="2026-01-01T00:00:00Z">
        <w:r>
          <w:rPr>
            <w:i/>
            <w:iCs/>
          </w:rPr>
          <w:t xml:space="preserve">Proof</w:t>
        </w:r>
      </w:ins>
      <w:ins w:id="16627" w:author="PR Preview" w:date="2026-01-01T00:00:00Z">
        <w:r>
          <w:t xml:space="preserve">. </w:t>
        </w:r>
      </w:ins>
      <w:ins w:id="16628" w:author="PR Preview" w:date="2026-01-01T00:00:00Z">
        <w:r>
          <w:t xml:space="preserve">Write</w:t>
        </w:r>
      </w:ins>
      <w:ins w:id="16629" w:author="PR Preview" w:date="2026-01-01T00:00:00Z">
        <w:r>
          <w:t xml:space="preserve"> </w:t>
        </w:r>
      </w:ins>
      <m:oMath>
        <m:sSub>
          <m:e>
            <m:r>
              <m:t>u</m:t>
            </m:r>
          </m:e>
          <m:sub>
            <m:r>
              <m:t>j</m:t>
            </m:r>
            <m:r>
              <m:t>i</m:t>
            </m:r>
          </m:sub>
        </m:sSub>
      </m:oMath>
      <w:ins w:id="16630" w:author="PR Preview" w:date="2026-01-01T00:00:00Z">
        <w:r>
          <w:t xml:space="preserve"> </w:t>
        </w:r>
      </w:ins>
      <w:ins w:id="16631" w:author="PR Preview" w:date="2026-01-01T00:00:00Z">
        <w:r>
          <w:t xml:space="preserve">for entry</w:t>
        </w:r>
      </w:ins>
      <w:ins w:id="16632" w:author="PR Preview" w:date="2026-01-01T00:00:00Z">
        <w:r>
          <w:t xml:space="preserve"> </w:t>
        </w:r>
      </w:ins>
      <m:oMath>
        <m:r>
          <m:t>i</m:t>
        </m:r>
      </m:oMath>
      <w:ins w:id="16633" w:author="PR Preview" w:date="2026-01-01T00:00:00Z">
        <w:r>
          <w:t xml:space="preserve"> </w:t>
        </w:r>
      </w:ins>
      <w:ins w:id="16634" w:author="PR Preview" w:date="2026-01-01T00:00:00Z">
        <w:r>
          <w:t xml:space="preserve">of</w:t>
        </w:r>
      </w:ins>
      <w:ins w:id="16635" w:author="PR Preview" w:date="2026-01-01T00:00:00Z">
        <w:r>
          <w:t xml:space="preserve"> </w:t>
        </w:r>
      </w:ins>
      <w:ins w:id="16636" w:author="PR Preview" w:date="2026-01-01T00:00:00Z">
        <w:r>
          <w:t xml:space="preserve">$\mathord{\smash[b]{\underset{\raise.3ex\hbox{$\scriptstyle\sim$}}{u}}\vphantom{u}}_j$</w:t>
        </w:r>
      </w:ins>
      <w:ins w:id="16637" w:author="PR Preview" w:date="2026-01-01T00:00:00Z">
        <w:r>
          <w:t xml:space="preserve">. Then</w:t>
        </w:r>
      </w:ins>
    </w:p>
    <w:p>
      <w:pPr>
        <w:pStyle w:val="BodyText"/>
      </w:pPr>
      <w:ins w:id="16638" w:author="PR Preview" w:date="2026-01-01T00:00:00Z">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ins>
    </w:p>
    <w:bookmarkStart w:id="390" w:name="exm-dot-linear-sum"/>
    <w:p>
      <w:pPr>
        <w:pStyle w:val="FirstParagraph"/>
      </w:pPr>
      <w:ins w:id="16639" w:author="PR Preview" w:date="2026-01-01T00:00:00Z">
        <w:r>
          <w:rPr>
            <w:b/>
            <w:bCs/>
          </w:rPr>
          <w:t xml:space="preserve">Example 112 (Dotting with a combination of three vectors)</w:t>
        </w:r>
      </w:ins>
      <w:ins w:id="16640" w:author="PR Preview" w:date="2026-01-01T00:00:00Z">
        <w:r>
          <w:t xml:space="preserve"> </w:t>
        </w:r>
      </w:ins>
      <w:ins w:id="16641" w:author="PR Preview" w:date="2026-01-01T00:00:00Z">
        <w:r>
          <w:t xml:space="preserve">Let</w:t>
        </w:r>
      </w:ins>
      <w:ins w:id="16642" w:author="PR Preview" w:date="2026-01-01T00:00:00Z">
        <w:r>
          <w:t xml:space="preserve"> </w:t>
        </w:r>
      </w:ins>
      <w:ins w:id="16643" w:author="PR Preview" w:date="2026-01-01T00:00:00Z">
        <w:r>
          <w:t xml:space="preserve">$\mathord{\smash[b]{\underset{\raise.3ex\hbox{$\scriptstyle\sim$}}{x}}\vphantom{x}} = (1, 2, 3)$</w:t>
        </w:r>
      </w:ins>
      <w:ins w:id="16644" w:author="PR Preview" w:date="2026-01-01T00:00:00Z">
        <w:r>
          <w:t xml:space="preserve"> </w:t>
        </w:r>
      </w:ins>
      <w:ins w:id="16645" w:author="PR Preview" w:date="2026-01-01T00:00:00Z">
        <w:r>
          <w:t xml:space="preserve">and take the combination</w:t>
        </w:r>
      </w:ins>
      <w:ins w:id="16646" w:author="PR Preview" w:date="2026-01-01T00:00:00Z">
        <w:r>
          <w:t xml:space="preserve"> </w:t>
        </w:r>
      </w:ins>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ins w:id="16647" w:author="PR Preview" w:date="2026-01-01T00:00:00Z">
        <w:r>
          <w:t xml:space="preserve">.</w:t>
        </w:r>
      </w:ins>
      <w:ins w:id="16648" w:author="PR Preview" w:date="2026-01-01T00:00:00Z">
        <w:r>
          <w:t xml:space="preserve"> </w:t>
        </w:r>
      </w:ins>
      <w:ins w:id="16649" w:author="PR Preview" w:date="2026-01-01T00:00:00Z">
        <w:r>
          <w:t xml:space="preserve">Directly,</w:t>
        </w:r>
      </w:ins>
    </w:p>
    <w:p>
      <w:pPr>
        <w:pStyle w:val="BodyText"/>
      </w:pPr>
      <w:ins w:id="16650" w:author="PR Preview" w:date="2026-01-01T00:00:00Z">
        <w:r>
          <w:t xml:space="preserve">$$
    \begin{aligned}
    \mathord{\smash[b]{\underset{\raise.3ex\hbox{$\scriptstyle\sim$}}{x}}\vphantom{x}} \cdot (2, -1, 4) &amp;= 2 - 2 + 12 \\
    &amp;= 12.
    \end{aligned}
    $$</w:t>
        </w:r>
      </w:ins>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del w:id="16651" w:author="PR Preview" w:date="2026-01-01T00:00:00Z">
        <w:r>
          <w:rPr>
            <w:b/>
            <w:bCs/>
          </w:rPr>
          <w:delText xml:space="preserve">Theorem 63 (Orthonormal vectors are linearly independent)</w:delText>
        </w:r>
      </w:del>
      <w:del w:id="16652" w:author="PR Preview" w:date="2026-01-01T00:00:00Z">
        <w:r>
          <w:delText xml:space="preserve"> </w:delText>
        </w:r>
      </w:del>
      <w:del w:id="16653" w:author="PR Preview" w:date="2026-01-01T00:00:00Z">
        <w:r>
          <w:delText xml:space="preserve">If</w:delText>
        </w:r>
      </w:del>
      <w:del w:id="16654" w:author="PR Preview" w:date="2026-01-01T00:00:00Z">
        <w:r>
          <w:delText xml:space="preserve"> </w:delText>
        </w:r>
      </w:del>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del w:id="16655" w:author="PR Preview" w:date="2026-01-01T00:00:00Z">
        <w:r>
          <w:delText xml:space="preserve"> </w:delText>
        </w:r>
      </w:del>
      <w:del w:id="16656" w:author="PR Preview" w:date="2026-01-01T00:00:00Z">
        <w:r>
          <w:delText xml:space="preserve">are orthonormal (</w:delText>
        </w:r>
      </w:del>
      <w:hyperlink w:anchor="def-orthonormal-vectors">
        <w:del w:id="16657" w:author="PR Preview" w:date="2026-01-01T00:00:00Z">
          <w:r>
            <w:rPr>
              <w:rStyle w:val="Hyperlink"/>
            </w:rPr>
            <w:delText xml:space="preserve">Definition 19</w:delText>
          </w:r>
        </w:del>
      </w:hyperlink>
      <w:del w:id="16658" w:author="PR Preview" w:date="2026-01-01T00:00:00Z">
        <w:r>
          <w:delText xml:space="preserve">),</w:delText>
        </w:r>
      </w:del>
      <w:del w:id="16659" w:author="PR Preview" w:date="2026-01-01T00:00:00Z">
        <w:r>
          <w:delText xml:space="preserve"> </w:delText>
        </w:r>
      </w:del>
      <w:del w:id="16660" w:author="PR Preview" w:date="2026-01-01T00:00:00Z">
        <w:r>
          <w:delText xml:space="preserve">then they are linearly independent (</w:delText>
        </w:r>
      </w:del>
      <w:hyperlink w:anchor="def-linearly-independent">
        <w:del w:id="16661" w:author="PR Preview" w:date="2026-01-01T00:00:00Z">
          <w:r>
            <w:rPr>
              <w:rStyle w:val="Hyperlink"/>
            </w:rPr>
            <w:delText xml:space="preserve">Definition 43</w:delText>
          </w:r>
        </w:del>
      </w:hyperlink>
      <w:del w:id="16662" w:author="PR Preview" w:date="2026-01-01T00:00:00Z">
        <w:r>
          <w:delText xml:space="preserve">).</w:delText>
        </w:r>
      </w:del>
    </w:p>
    <w:p>
      <w:pPr>
        <w:pStyle w:val="BodyText"/>
      </w:pPr>
      <w:del w:id="16663" w:author="PR Preview" w:date="2026-01-01T00:00:00Z">
        <w:r>
          <w:rPr>
            <w:i/>
            <w:iCs/>
          </w:rPr>
          <w:delText xml:space="preserve">Proof</w:delText>
        </w:r>
      </w:del>
      <w:del w:id="16664" w:author="PR Preview" w:date="2026-01-01T00:00:00Z">
        <w:r>
          <w:delText xml:space="preserve">. </w:delText>
        </w:r>
      </w:del>
      <w:del w:id="16665" w:author="PR Preview" w:date="2026-01-01T00:00:00Z">
        <w:r>
          <w:delText xml:space="preserve">Suppose</w:delText>
        </w:r>
      </w:del>
      <w:del w:id="16666" w:author="PR Preview" w:date="2026-01-01T00:00:00Z">
        <w:r>
          <w:delText xml:space="preserve"> </w:delText>
        </w:r>
      </w:del>
      <m:oMath>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r>
          <m:rPr>
            <m:sty m:val="p"/>
          </m:rPr>
          <m:t>=</m:t>
        </m:r>
        <m:limLow>
          <m:e>
            <m:r>
              <m:t>0</m:t>
            </m:r>
          </m:e>
          <m:lim>
            <m:r>
              <m:rPr>
                <m:sty m:val="p"/>
              </m:rPr>
              <m:t>∼</m:t>
            </m:r>
          </m:lim>
        </m:limLow>
      </m:oMath>
      <w:del w:id="16667" w:author="PR Preview" w:date="2026-01-01T00:00:00Z">
        <w:r>
          <w:delText xml:space="preserve">,</w:delText>
        </w:r>
      </w:del>
      <w:del w:id="16668" w:author="PR Preview" w:date="2026-01-01T00:00:00Z">
        <w:r>
          <w:delText xml:space="preserve"> </w:delText>
        </w:r>
      </w:del>
      <w:del w:id="16669" w:author="PR Preview" w:date="2026-01-01T00:00:00Z">
        <w:r>
          <w:delText xml:space="preserve">and fix any</w:delText>
        </w:r>
      </w:del>
      <w:del w:id="16670" w:author="PR Preview" w:date="2026-01-01T00:00:00Z">
        <w:r>
          <w:delText xml:space="preserve"> </w:delText>
        </w:r>
      </w:del>
      <m:oMath>
        <m:r>
          <m:t>i</m:t>
        </m:r>
      </m:oMath>
      <w:del w:id="16671" w:author="PR Preview" w:date="2026-01-01T00:00:00Z">
        <w:r>
          <w:delText xml:space="preserve"> </w:delText>
        </w:r>
      </w:del>
      <w:del w:id="16672" w:author="PR Preview" w:date="2026-01-01T00:00:00Z">
        <w:r>
          <w:delText xml:space="preserve">between</w:delText>
        </w:r>
      </w:del>
      <w:del w:id="16673" w:author="PR Preview" w:date="2026-01-01T00:00:00Z">
        <w:r>
          <w:delText xml:space="preserve"> </w:delText>
        </w:r>
      </w:del>
      <m:oMath>
        <m:r>
          <m:t>1</m:t>
        </m:r>
      </m:oMath>
      <w:del w:id="16674" w:author="PR Preview" w:date="2026-01-01T00:00:00Z">
        <w:r>
          <w:delText xml:space="preserve"> </w:delText>
        </w:r>
      </w:del>
      <w:del w:id="16675" w:author="PR Preview" w:date="2026-01-01T00:00:00Z">
        <w:r>
          <w:delText xml:space="preserve">and</w:delText>
        </w:r>
      </w:del>
      <w:del w:id="16676" w:author="PR Preview" w:date="2026-01-01T00:00:00Z">
        <w:r>
          <w:delText xml:space="preserve"> </w:delText>
        </w:r>
      </w:del>
      <m:oMath>
        <m:r>
          <m:t>k</m:t>
        </m:r>
      </m:oMath>
      <w:del w:id="16677" w:author="PR Preview" w:date="2026-01-01T00:00:00Z">
        <w:r>
          <w:delText xml:space="preserve">. Then</w:delText>
        </w:r>
      </w:del>
    </w:p>
    <w:p>
      <w:pPr>
        <w:pStyle w:val="BodyText"/>
      </w:pPr>
      <m:oMathPara>
        <m:oMathParaPr>
          <m:jc m:val="center"/>
        </m:oMathParaPr>
        <m:oMath>
          <m:eqArr>
            <m:e>
              <m:r>
                <m:t>0</m:t>
              </m:r>
              <m:r>
                <m:t>&amp;</m:t>
              </m:r>
              <m:r>
                <m:rPr>
                  <m:sty m:val="p"/>
                </m:rPr>
                <m:t>=</m:t>
              </m:r>
              <m:sSub>
                <m:e>
                  <m:limLow>
                    <m:e>
                      <m:r>
                        <m:t>q</m:t>
                      </m:r>
                    </m:e>
                    <m:lim>
                      <m:r>
                        <m:rPr>
                          <m:sty m:val="p"/>
                        </m:rPr>
                        <m:t>∼</m:t>
                      </m:r>
                    </m:lim>
                  </m:limLow>
                </m:e>
                <m:sub>
                  <m:r>
                    <m:t>i</m:t>
                  </m:r>
                </m:sub>
              </m:sSub>
              <m:r>
                <m:rPr>
                  <m:sty m:val="p"/>
                </m:rPr>
                <m:t>⋅</m:t>
              </m:r>
              <m:limLow>
                <m:e>
                  <m:r>
                    <m:t>0</m:t>
                  </m:r>
                </m:e>
                <m:lim>
                  <m:r>
                    <m:rPr>
                      <m:sty m:val="p"/>
                    </m:rPr>
                    <m:t>∼</m:t>
                  </m:r>
                </m:lim>
              </m:limLow>
              <m:r>
                <m:t>&amp;</m:t>
              </m:r>
              <m:r>
                <m:t>&amp;</m:t>
              </m:r>
              <m:r>
                <m:rPr>
                  <m:nor/>
                  <m:sty m:val="p"/>
                </m:rPr>
                <m:t>(every term of the dot product is </m:t>
              </m:r>
              <m:r>
                <m:t>0</m:t>
              </m:r>
              <m:r>
                <m:rPr>
                  <m:nor/>
                  <m:sty m:val="p"/>
                </m:rPr>
                <m:t>)</m:t>
              </m:r>
            </m:e>
            <m:e>
              <m:r>
                <m:t>&amp;</m:t>
              </m:r>
              <m:r>
                <m:rPr>
                  <m:sty m:val="p"/>
                </m:rPr>
                <m:t>=</m:t>
              </m:r>
              <m:sSub>
                <m:e>
                  <m:limLow>
                    <m:e>
                      <m:r>
                        <m:t>q</m:t>
                      </m:r>
                    </m:e>
                    <m:lim>
                      <m:r>
                        <m:rPr>
                          <m:sty m:val="p"/>
                        </m:rPr>
                        <m:t>∼</m:t>
                      </m:r>
                    </m:lim>
                  </m:limLow>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BodyText"/>
      </w:pPr>
      <w:ins w:id="16678" w:author="PR Preview" w:date="2026-01-01T00:00:00Z">
        <w:r>
          <w:rPr>
            <w:b/>
            <w:bCs/>
          </w:rPr>
          <w:t xml:space="preserve">Theorem 63 (Orthonormal vectors are linearly independent)</w:t>
        </w:r>
      </w:ins>
      <w:ins w:id="16679" w:author="PR Preview" w:date="2026-01-01T00:00:00Z">
        <w:r>
          <w:t xml:space="preserve"> </w:t>
        </w:r>
      </w:ins>
      <w:ins w:id="16680" w:author="PR Preview" w:date="2026-01-01T00:00:00Z">
        <w:r>
          <w:t xml:space="preserve">If</w:t>
        </w:r>
      </w:ins>
      <w:ins w:id="16681" w:author="PR Preview" w:date="2026-01-01T00:00:00Z">
        <w:r>
          <w:t xml:space="preserve"> </w:t>
        </w:r>
      </w:ins>
      <w:ins w:id="16682" w:author="PR Preview" w:date="2026-01-01T00:00:00Z">
        <w:r>
          <w:t xml:space="preserve">$\mathord{\smash[b]{\underset{\raise.3ex\hbox{$\scriptstyle\sim$}}{q}}\vphantom{q}}_1, \ldots, \mathord{\smash[b]{\underset{\raise.3ex\hbox{$\scriptstyle\sim$}}{q}}\vphantom{q}}_k$</w:t>
        </w:r>
      </w:ins>
      <w:ins w:id="16683" w:author="PR Preview" w:date="2026-01-01T00:00:00Z">
        <w:r>
          <w:t xml:space="preserve"> </w:t>
        </w:r>
      </w:ins>
      <w:ins w:id="16684" w:author="PR Preview" w:date="2026-01-01T00:00:00Z">
        <w:r>
          <w:t xml:space="preserve">are orthonormal (</w:t>
        </w:r>
      </w:ins>
      <w:hyperlink w:anchor="def-orthonormal-vectors">
        <w:ins w:id="16685" w:author="PR Preview" w:date="2026-01-01T00:00:00Z">
          <w:r>
            <w:rPr>
              <w:rStyle w:val="Hyperlink"/>
            </w:rPr>
            <w:t xml:space="preserve">Definition 19</w:t>
          </w:r>
        </w:ins>
      </w:hyperlink>
      <w:ins w:id="16686" w:author="PR Preview" w:date="2026-01-01T00:00:00Z">
        <w:r>
          <w:t xml:space="preserve">),</w:t>
        </w:r>
      </w:ins>
      <w:ins w:id="16687" w:author="PR Preview" w:date="2026-01-01T00:00:00Z">
        <w:r>
          <w:t xml:space="preserve"> </w:t>
        </w:r>
      </w:ins>
      <w:ins w:id="16688" w:author="PR Preview" w:date="2026-01-01T00:00:00Z">
        <w:r>
          <w:t xml:space="preserve">then they are linearly independent (</w:t>
        </w:r>
      </w:ins>
      <w:hyperlink w:anchor="def-linearly-independent">
        <w:ins w:id="16689" w:author="PR Preview" w:date="2026-01-01T00:00:00Z">
          <w:r>
            <w:rPr>
              <w:rStyle w:val="Hyperlink"/>
            </w:rPr>
            <w:t xml:space="preserve">Definition 43</w:t>
          </w:r>
        </w:ins>
      </w:hyperlink>
      <w:ins w:id="16690" w:author="PR Preview" w:date="2026-01-01T00:00:00Z">
        <w:r>
          <w:t xml:space="preserve">).</w:t>
        </w:r>
      </w:ins>
    </w:p>
    <w:bookmarkEnd w:id="391"/>
    <w:p>
      <w:pPr>
        <w:pStyle w:val="BodyText"/>
      </w:pPr>
      <w:ins w:id="16691" w:author="PR Preview" w:date="2026-01-01T00:00:00Z">
        <w:r>
          <w:rPr>
            <w:i/>
            <w:iCs/>
          </w:rPr>
          <w:t xml:space="preserve">Proof</w:t>
        </w:r>
      </w:ins>
      <w:ins w:id="16692" w:author="PR Preview" w:date="2026-01-01T00:00:00Z">
        <w:r>
          <w:t xml:space="preserve">. </w:t>
        </w:r>
      </w:ins>
      <w:ins w:id="16693" w:author="PR Preview" w:date="2026-01-01T00:00:00Z">
        <w:r>
          <w:t xml:space="preserve">Suppose</w:t>
        </w:r>
      </w:ins>
      <w:ins w:id="16694" w:author="PR Preview" w:date="2026-01-01T00:00:00Z">
        <w:r>
          <w:t xml:space="preserve"> </w:t>
        </w:r>
      </w:ins>
      <w:ins w:id="16695" w:author="PR Preview" w:date="2026-01-01T00:00:00Z">
        <w:r>
          <w:t xml:space="preserve">$\sum_{j=1}^{k} c_j \mathord{\smash[b]{\underset{\raise.3ex\hbox{$\scriptstyle\sim$}}{q}}\vphantom{q}}_j = \mathord{\smash[b]{\underset{\raise.3ex\hbox{$\scriptstyle\sim$}}{0}}\vphantom{0}}$</w:t>
        </w:r>
      </w:ins>
      <w:ins w:id="16696" w:author="PR Preview" w:date="2026-01-01T00:00:00Z">
        <w:r>
          <w:t xml:space="preserve">,</w:t>
        </w:r>
      </w:ins>
      <w:ins w:id="16697" w:author="PR Preview" w:date="2026-01-01T00:00:00Z">
        <w:r>
          <w:t xml:space="preserve"> </w:t>
        </w:r>
      </w:ins>
      <w:ins w:id="16698" w:author="PR Preview" w:date="2026-01-01T00:00:00Z">
        <w:r>
          <w:t xml:space="preserve">and fix any</w:t>
        </w:r>
      </w:ins>
      <w:ins w:id="16699" w:author="PR Preview" w:date="2026-01-01T00:00:00Z">
        <w:r>
          <w:t xml:space="preserve"> </w:t>
        </w:r>
      </w:ins>
      <m:oMath>
        <m:r>
          <m:t>i</m:t>
        </m:r>
      </m:oMath>
      <w:ins w:id="16700" w:author="PR Preview" w:date="2026-01-01T00:00:00Z">
        <w:r>
          <w:t xml:space="preserve"> </w:t>
        </w:r>
      </w:ins>
      <w:ins w:id="16701" w:author="PR Preview" w:date="2026-01-01T00:00:00Z">
        <w:r>
          <w:t xml:space="preserve">between</w:t>
        </w:r>
      </w:ins>
      <w:ins w:id="16702" w:author="PR Preview" w:date="2026-01-01T00:00:00Z">
        <w:r>
          <w:t xml:space="preserve"> </w:t>
        </w:r>
      </w:ins>
      <m:oMath>
        <m:r>
          <m:t>1</m:t>
        </m:r>
      </m:oMath>
      <w:ins w:id="16703" w:author="PR Preview" w:date="2026-01-01T00:00:00Z">
        <w:r>
          <w:t xml:space="preserve"> </w:t>
        </w:r>
      </w:ins>
      <w:ins w:id="16704" w:author="PR Preview" w:date="2026-01-01T00:00:00Z">
        <w:r>
          <w:t xml:space="preserve">and</w:t>
        </w:r>
      </w:ins>
      <w:ins w:id="16705" w:author="PR Preview" w:date="2026-01-01T00:00:00Z">
        <w:r>
          <w:t xml:space="preserve"> </w:t>
        </w:r>
      </w:ins>
      <m:oMath>
        <m:r>
          <m:t>k</m:t>
        </m:r>
      </m:oMath>
      <w:ins w:id="16706" w:author="PR Preview" w:date="2026-01-01T00:00:00Z">
        <w:r>
          <w:t xml:space="preserve">. Then</w:t>
        </w:r>
      </w:ins>
    </w:p>
    <w:p>
      <w:pPr>
        <w:pStyle w:val="BodyText"/>
      </w:pPr>
      <w:ins w:id="16707" w:author="PR Preview" w:date="2026-01-01T00:00:00Z">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\text{(}\text{Theorem~62}\text{)}
    \\
    &amp;= c_i.
    &amp;&amp; \text{(} \mathord{\smash[b]{\underset{\raise.3ex\hbox{$\scriptstyle\sim$}}{q}}\vphantom{q}}_i \cdot \mathord{\smash[b]{\underset{\raise.3ex\hbox{$\scriptstyle\sim$}}{q}}\vphantom{q}}_j \text{ is } 1 \text{ if } j = i \text{ and } 0 \text{ otherwise)}
    \end{aligned}
    $$</w:t>
        </w:r>
      </w:ins>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limLow>
                <m:e>
                  <m:r>
                    <m:t>q</m:t>
                  </m:r>
                </m:e>
                <m:lim>
                  <m:r>
                    <m:rPr>
                      <m:sty m:val="p"/>
                    </m:rPr>
                    <m:t>∼</m:t>
                  </m:r>
                </m:lim>
              </m:limLow>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limLow>
                <m:e>
                  <m:r>
                    <m:t>q</m:t>
                  </m:r>
                </m:e>
                <m:lim>
                  <m:r>
                    <m:rPr>
                      <m:sty m:val="p"/>
                    </m:rPr>
                    <m:t>∼</m:t>
                  </m:r>
                </m:lim>
              </m:limLow>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BodyText"/>
      </w:pPr>
      <w:ins w:id="16708" w:author="PR Preview" w:date="2026-01-01T00:00:00Z">
        <w:r>
          <w:t xml:space="preserve">$$
    \mathord{\smash[b]{\underset{\raise.3ex\hbox{$\scriptstyle\sim$}}{q}}\vphantom{q}}_1 = (0, 0, 1), \quad
    \mathord{\smash[b]{\underset{\raise.3ex\hbox{$\scriptstyle\sim$}}{q}}\vphantom{q}}_2 = \tfrac{1}{\sqrt{2}}\,(1, 1, 0), \quad
    \mathord{\smash[b]{\underset{\raise.3ex\hbox{$\scriptstyle\sim$}}{q}}\vphantom{q}}_3 = \tfrac{1}{\sqrt{2}}\,(1, -1, 0).
    $$</w:t>
        </w:r>
      </w:ins>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del w:id="16709" w:author="PR Preview" w:date="2026-01-01T00:00:00Z">
        <w:r>
          <w:delText xml:space="preserve">and likewise for the others.</w:delText>
        </w:r>
      </w:del>
      <w:del w:id="16710" w:author="PR Preview" w:date="2026-01-01T00:00:00Z">
        <w:r>
          <w:delText xml:space="preserve"> </w:delText>
        </w:r>
      </w:del>
      <w:del w:id="16711" w:author="PR Preview" w:date="2026-01-01T00:00:00Z">
        <w:r>
          <w:delText xml:space="preserve">They are mutually orthogonal:</w:delText>
        </w:r>
      </w:del>
      <w:del w:id="16712" w:author="PR Preview" w:date="2026-01-01T00:00:00Z">
        <w:r>
          <w:delText xml:space="preserve"> </w:delText>
        </w:r>
      </w:del>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r>
          <m:t>0</m:t>
        </m:r>
      </m:oMath>
      <w:del w:id="16713" w:author="PR Preview" w:date="2026-01-01T00:00:00Z">
        <w:r>
          <w:delText xml:space="preserve"> </w:delText>
        </w:r>
      </w:del>
      <w:del w:id="16714" w:author="PR Preview" w:date="2026-01-01T00:00:00Z">
        <w:r>
          <w:delText xml:space="preserve">and</w:delText>
        </w:r>
      </w:del>
      <w:del w:id="16715" w:author="PR Preview" w:date="2026-01-01T00:00:00Z">
        <w:r>
          <w:delText xml:space="preserve"> </w:delText>
        </w:r>
      </w:del>
      <m:oMath>
        <m:sSub>
          <m:e>
            <m:limLow>
              <m:e>
                <m:r>
                  <m:t>q</m:t>
                </m:r>
              </m:e>
              <m:lim>
                <m:r>
                  <m:rPr>
                    <m:sty m:val="p"/>
                  </m:rPr>
                  <m:t>∼</m:t>
                </m:r>
              </m:lim>
            </m:limLow>
          </m:e>
          <m:sub>
            <m:r>
              <m:t>1</m:t>
            </m:r>
          </m:sub>
        </m:sSub>
        <m:r>
          <m:rPr>
            <m:sty m:val="p"/>
          </m:rPr>
          <m:t>⋅</m:t>
        </m:r>
        <m:sSub>
          <m:e>
            <m:limLow>
              <m:e>
                <m:r>
                  <m:t>q</m:t>
                </m:r>
              </m:e>
              <m:lim>
                <m:r>
                  <m:rPr>
                    <m:sty m:val="p"/>
                  </m:rPr>
                  <m:t>∼</m:t>
                </m:r>
              </m:lim>
            </m:limLow>
          </m:e>
          <m:sub>
            <m:r>
              <m:t>3</m:t>
            </m:r>
          </m:sub>
        </m:sSub>
        <m:r>
          <m:rPr>
            <m:sty m:val="p"/>
          </m:rPr>
          <m:t>=</m:t>
        </m:r>
        <m:r>
          <m:t>0</m:t>
        </m:r>
      </m:oMath>
      <w:del w:id="16716" w:author="PR Preview" w:date="2026-01-01T00:00:00Z">
        <w:r>
          <w:delText xml:space="preserve">,</w:delText>
        </w:r>
      </w:del>
      <w:del w:id="16717" w:author="PR Preview" w:date="2026-01-01T00:00:00Z">
        <w:r>
          <w:delText xml:space="preserve"> </w:delText>
        </w:r>
      </w:del>
      <w:del w:id="16718" w:author="PR Preview" w:date="2026-01-01T00:00:00Z">
        <w:r>
          <w:delText xml:space="preserve">because</w:delText>
        </w:r>
      </w:del>
      <w:del w:id="16719" w:author="PR Preview" w:date="2026-01-01T00:00:00Z">
        <w:r>
          <w:delText xml:space="preserve"> </w:delText>
        </w:r>
      </w:del>
      <m:oMath>
        <m:sSub>
          <m:e>
            <m:limLow>
              <m:e>
                <m:r>
                  <m:t>q</m:t>
                </m:r>
              </m:e>
              <m:lim>
                <m:r>
                  <m:rPr>
                    <m:sty m:val="p"/>
                  </m:rPr>
                  <m:t>∼</m:t>
                </m:r>
              </m:lim>
            </m:limLow>
          </m:e>
          <m:sub>
            <m:r>
              <m:t>1</m:t>
            </m:r>
          </m:sub>
        </m:sSub>
      </m:oMath>
      <w:del w:id="16720" w:author="PR Preview" w:date="2026-01-01T00:00:00Z">
        <w:r>
          <w:delText xml:space="preserve"> </w:delText>
        </w:r>
      </w:del>
      <w:del w:id="16721" w:author="PR Preview" w:date="2026-01-01T00:00:00Z">
        <w:r>
          <w:delText xml:space="preserve">has its only nonzero entry where the others have</w:delText>
        </w:r>
      </w:del>
      <w:del w:id="16722" w:author="PR Preview" w:date="2026-01-01T00:00:00Z">
        <w:r>
          <w:delText xml:space="preserve"> </w:delText>
        </w:r>
      </w:del>
      <m:oMath>
        <m:r>
          <m:t>0</m:t>
        </m:r>
      </m:oMath>
      <w:del w:id="16723" w:author="PR Preview" w:date="2026-01-01T00:00:00Z">
        <w:r>
          <w:delText xml:space="preserve">,</w:delText>
        </w:r>
      </w:del>
      <w:del w:id="16724" w:author="PR Preview" w:date="2026-01-01T00:00:00Z">
        <w:r>
          <w:delText xml:space="preserve"> </w:delText>
        </w:r>
      </w:del>
      <w:del w:id="16725" w:author="PR Preview" w:date="2026-01-01T00:00:00Z">
        <w:r>
          <w:delText xml:space="preserve">and</w:delText>
        </w:r>
      </w:del>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q</m:t>
                      </m:r>
                    </m:e>
                    <m:lim>
                      <m:r>
                        <m:rPr>
                          <m:sty m:val="p"/>
                        </m:rPr>
                        <m:t>∼</m:t>
                      </m:r>
                    </m:lim>
                  </m:limLow>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del w:id="16726" w:author="PR Preview" w:date="2026-01-01T00:00:00Z">
        <w:r>
          <w:delText xml:space="preserve">So by</w:delText>
        </w:r>
      </w:del>
      <w:del w:id="16727" w:author="PR Preview" w:date="2026-01-01T00:00:00Z">
        <w:r>
          <w:delText xml:space="preserve"> </w:delText>
        </w:r>
      </w:del>
      <w:hyperlink w:anchor="thm-orthonormal-independent">
        <w:del w:id="16728" w:author="PR Preview" w:date="2026-01-01T00:00:00Z">
          <w:r>
            <w:rPr>
              <w:rStyle w:val="Hyperlink"/>
            </w:rPr>
            <w:delText xml:space="preserve">Theorem 63</w:delText>
          </w:r>
        </w:del>
      </w:hyperlink>
      <w:del w:id="16729" w:author="PR Preview" w:date="2026-01-01T00:00:00Z">
        <w:r>
          <w:delText xml:space="preserve"> </w:delText>
        </w:r>
      </w:del>
      <w:del w:id="16730" w:author="PR Preview" w:date="2026-01-01T00:00:00Z">
        <w:r>
          <w:delText xml:space="preserve">they are linearly independent,</w:delText>
        </w:r>
      </w:del>
      <w:del w:id="16731" w:author="PR Preview" w:date="2026-01-01T00:00:00Z">
        <w:r>
          <w:delText xml:space="preserve"> </w:delText>
        </w:r>
      </w:del>
      <w:del w:id="16732" w:author="PR Preview" w:date="2026-01-01T00:00:00Z">
        <w:r>
          <w:delText xml:space="preserve">with no need to solve</w:delText>
        </w:r>
      </w:del>
      <w:del w:id="16733" w:author="PR Preview" w:date="2026-01-01T00:00:00Z">
        <w:r>
          <w:delText xml:space="preserve"> </w:delText>
        </w:r>
      </w:del>
      <m:oMath>
        <m:sSub>
          <m:e>
            <m:r>
              <m:t>c</m:t>
            </m:r>
          </m:e>
          <m:sub>
            <m:r>
              <m:t>1</m:t>
            </m:r>
          </m:sub>
        </m:sSub>
        <m:sSub>
          <m:e>
            <m:limLow>
              <m:e>
                <m:r>
                  <m:t>q</m:t>
                </m:r>
              </m:e>
              <m:lim>
                <m:r>
                  <m:rPr>
                    <m:sty m:val="p"/>
                  </m:rPr>
                  <m:t>∼</m:t>
                </m:r>
              </m:lim>
            </m:limLow>
          </m:e>
          <m:sub>
            <m:r>
              <m:t>1</m:t>
            </m:r>
          </m:sub>
        </m:sSub>
        <m:r>
          <m:rPr>
            <m:sty m:val="p"/>
          </m:rPr>
          <m:t>+</m:t>
        </m:r>
        <m:sSub>
          <m:e>
            <m:r>
              <m:t>c</m:t>
            </m:r>
          </m:e>
          <m:sub>
            <m:r>
              <m:t>2</m:t>
            </m:r>
          </m:sub>
        </m:sSub>
        <m:sSub>
          <m:e>
            <m:limLow>
              <m:e>
                <m:r>
                  <m:t>q</m:t>
                </m:r>
              </m:e>
              <m:lim>
                <m:r>
                  <m:rPr>
                    <m:sty m:val="p"/>
                  </m:rPr>
                  <m:t>∼</m:t>
                </m:r>
              </m:lim>
            </m:limLow>
          </m:e>
          <m:sub>
            <m:r>
              <m:t>2</m:t>
            </m:r>
          </m:sub>
        </m:sSub>
        <m:r>
          <m:rPr>
            <m:sty m:val="p"/>
          </m:rPr>
          <m:t>+</m:t>
        </m:r>
        <m:sSub>
          <m:e>
            <m:r>
              <m:t>c</m:t>
            </m:r>
          </m:e>
          <m:sub>
            <m:r>
              <m:t>3</m:t>
            </m:r>
          </m:sub>
        </m:sSub>
        <m:sSub>
          <m:e>
            <m:limLow>
              <m:e>
                <m:r>
                  <m:t>q</m:t>
                </m:r>
              </m:e>
              <m:lim>
                <m:r>
                  <m:rPr>
                    <m:sty m:val="p"/>
                  </m:rPr>
                  <m:t>∼</m:t>
                </m:r>
              </m:lim>
            </m:limLow>
          </m:e>
          <m:sub>
            <m:r>
              <m:t>3</m:t>
            </m:r>
          </m:sub>
        </m:sSub>
        <m:r>
          <m:rPr>
            <m:sty m:val="p"/>
          </m:rPr>
          <m:t>=</m:t>
        </m:r>
        <m:limLow>
          <m:e>
            <m:r>
              <m:t>0</m:t>
            </m:r>
          </m:e>
          <m:lim>
            <m:r>
              <m:rPr>
                <m:sty m:val="p"/>
              </m:rPr>
              <m:t>∼</m:t>
            </m:r>
          </m:lim>
        </m:limLow>
      </m:oMath>
      <w:del w:id="16734" w:author="PR Preview" w:date="2026-01-01T00:00:00Z">
        <w:r>
          <w:delText xml:space="preserve">.</w:delText>
        </w:r>
      </w:del>
    </w:p>
    <w:p>
      <w:pPr>
        <w:pStyle w:val="BodyText"/>
      </w:pPr>
      <w:del w:id="16735" w:author="PR Preview" w:date="2026-01-01T00:00:00Z">
        <w:r>
          <w:delText xml:space="preserve">The converse fails:</w:delText>
        </w:r>
      </w:del>
      <w:del w:id="16736" w:author="PR Preview" w:date="2026-01-01T00:00:00Z">
        <w:r>
          <w:delText xml:space="preserve"> </w:delText>
        </w:r>
      </w:del>
      <m:oMath>
        <m:r>
          <m:rPr>
            <m:sty m:val="p"/>
          </m:rPr>
          <m:t>(</m:t>
        </m:r>
        <m:r>
          <m:t>1</m:t>
        </m:r>
        <m:r>
          <m:rPr>
            <m:sty m:val="p"/>
          </m:rPr>
          <m:t>,</m:t>
        </m:r>
        <m:r>
          <m:t>0</m:t>
        </m:r>
        <m:r>
          <m:rPr>
            <m:sty m:val="p"/>
          </m:rPr>
          <m:t>)</m:t>
        </m:r>
      </m:oMath>
      <w:del w:id="16737" w:author="PR Preview" w:date="2026-01-01T00:00:00Z">
        <w:r>
          <w:delText xml:space="preserve"> </w:delText>
        </w:r>
      </w:del>
      <w:del w:id="16738" w:author="PR Preview" w:date="2026-01-01T00:00:00Z">
        <w:r>
          <w:delText xml:space="preserve">and</w:delText>
        </w:r>
      </w:del>
      <w:del w:id="16739" w:author="PR Preview" w:date="2026-01-01T00:00:00Z">
        <w:r>
          <w:delText xml:space="preserve"> </w:delText>
        </w:r>
      </w:del>
      <m:oMath>
        <m:r>
          <m:rPr>
            <m:sty m:val="p"/>
          </m:rPr>
          <m:t>(</m:t>
        </m:r>
        <m:r>
          <m:t>1</m:t>
        </m:r>
        <m:r>
          <m:rPr>
            <m:sty m:val="p"/>
          </m:rPr>
          <m:t>,</m:t>
        </m:r>
        <m:r>
          <m:t>1</m:t>
        </m:r>
        <m:r>
          <m:rPr>
            <m:sty m:val="p"/>
          </m:rPr>
          <m:t>)</m:t>
        </m:r>
      </m:oMath>
      <w:del w:id="16740" w:author="PR Preview" w:date="2026-01-01T00:00:00Z">
        <w:r>
          <w:delText xml:space="preserve"> </w:delText>
        </w:r>
      </w:del>
      <w:del w:id="16741" w:author="PR Preview" w:date="2026-01-01T00:00:00Z">
        <w:r>
          <w:delText xml:space="preserve">are linearly independent,</w:delText>
        </w:r>
      </w:del>
      <w:del w:id="16742" w:author="PR Preview" w:date="2026-01-01T00:00:00Z">
        <w:r>
          <w:delText xml:space="preserve"> </w:delText>
        </w:r>
      </w:del>
      <w:del w:id="16743" w:author="PR Preview" w:date="2026-01-01T00:00:00Z">
        <w:r>
          <w:delText xml:space="preserve">since</w:delText>
        </w:r>
      </w:del>
      <w:del w:id="16744" w:author="PR Preview" w:date="2026-01-01T00:00:00Z">
        <w:r>
          <w:delText xml:space="preserve"> </w:delText>
        </w:r>
      </w:del>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del w:id="16745" w:author="PR Preview" w:date="2026-01-01T00:00:00Z">
        <w:r>
          <w:delText xml:space="preserve"> </w:delText>
        </w:r>
      </w:del>
      <w:del w:id="16746" w:author="PR Preview" w:date="2026-01-01T00:00:00Z">
        <w:r>
          <w:delText xml:space="preserve">is</w:delText>
        </w:r>
      </w:del>
      <w:del w:id="16747" w:author="PR Preview" w:date="2026-01-01T00:00:00Z">
        <w:r>
          <w:delText xml:space="preserve"> </w:delText>
        </w:r>
      </w:del>
      <m:oMath>
        <m:limLow>
          <m:e>
            <m:r>
              <m:t>0</m:t>
            </m:r>
          </m:e>
          <m:lim>
            <m:r>
              <m:rPr>
                <m:sty m:val="p"/>
              </m:rPr>
              <m:t>∼</m:t>
            </m:r>
          </m:lim>
        </m:limLow>
      </m:oMath>
      <w:del w:id="16748" w:author="PR Preview" w:date="2026-01-01T00:00:00Z">
        <w:r>
          <w:delText xml:space="preserve"> </w:delText>
        </w:r>
      </w:del>
      <w:del w:id="16749" w:author="PR Preview" w:date="2026-01-01T00:00:00Z">
        <w:r>
          <w:delText xml:space="preserve">only if</w:delText>
        </w:r>
      </w:del>
      <w:del w:id="16750" w:author="PR Preview" w:date="2026-01-01T00:00:00Z">
        <w:r>
          <w:delText xml:space="preserve"> </w:delText>
        </w:r>
      </w:del>
      <m:oMath>
        <m:sSub>
          <m:e>
            <m:r>
              <m:t>c</m:t>
            </m:r>
          </m:e>
          <m:sub>
            <m:r>
              <m:t>2</m:t>
            </m:r>
          </m:sub>
        </m:sSub>
        <m:r>
          <m:rPr>
            <m:sty m:val="p"/>
          </m:rPr>
          <m:t>=</m:t>
        </m:r>
        <m:r>
          <m:t>0</m:t>
        </m:r>
      </m:oMath>
      <w:del w:id="16751" w:author="PR Preview" w:date="2026-01-01T00:00:00Z">
        <w:r>
          <w:delText xml:space="preserve"> </w:delText>
        </w:r>
      </w:del>
      <w:del w:id="16752" w:author="PR Preview" w:date="2026-01-01T00:00:00Z">
        <w:r>
          <w:delText xml:space="preserve">and then</w:delText>
        </w:r>
      </w:del>
      <w:del w:id="16753" w:author="PR Preview" w:date="2026-01-01T00:00:00Z">
        <w:r>
          <w:delText xml:space="preserve"> </w:delText>
        </w:r>
      </w:del>
      <m:oMath>
        <m:sSub>
          <m:e>
            <m:r>
              <m:t>c</m:t>
            </m:r>
          </m:e>
          <m:sub>
            <m:r>
              <m:t>1</m:t>
            </m:r>
          </m:sub>
        </m:sSub>
        <m:r>
          <m:rPr>
            <m:sty m:val="p"/>
          </m:rPr>
          <m:t>=</m:t>
        </m:r>
        <m:r>
          <m:t>0</m:t>
        </m:r>
      </m:oMath>
      <w:del w:id="16754" w:author="PR Preview" w:date="2026-01-01T00:00:00Z">
        <w:r>
          <w:delText xml:space="preserve">,</w:delText>
        </w:r>
      </w:del>
      <w:del w:id="16755" w:author="PR Preview" w:date="2026-01-01T00:00:00Z">
        <w:r>
          <w:delText xml:space="preserve"> </w:delText>
        </w:r>
      </w:del>
      <w:del w:id="16756" w:author="PR Preview" w:date="2026-01-01T00:00:00Z">
        <w:r>
          <w:delText xml:space="preserve">but they are not orthonormal, since</w:delText>
        </w:r>
      </w:del>
      <w:del w:id="16757" w:author="PR Preview" w:date="2026-01-01T00:00:00Z">
        <w:r>
          <w:delText xml:space="preserve"> </w:delText>
        </w:r>
      </w:del>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del w:id="16758" w:author="PR Preview" w:date="2026-01-01T00:00:00Z">
        <w:r>
          <w:delText xml:space="preserve">.</w:delText>
        </w:r>
      </w:del>
    </w:p>
    <w:p>
      <w:pPr>
        <w:pStyle w:val="BodyText"/>
      </w:pPr>
      <w:ins w:id="16759" w:author="PR Preview" w:date="2026-01-01T00:00:00Z">
        <w:r>
          <w:t xml:space="preserve">$$
    \begin{aligned}
    \mathopen{}\left\lVert\mathord{\smash[b]{\underset{\raise.3ex\hbox{$\scriptstyle\sim$}}{q}}\vphantom{q}}_2\right\rVert\mathclose{}^2 &amp;= \tfrac{1}{2}\,(1 + 1 + 0) \\
    &amp;= 1,
    \end{aligned}
    $$</w:t>
        </w:r>
      </w:ins>
    </w:p>
    <w:p>
      <w:pPr>
        <w:pStyle w:val="FirstParagraph"/>
      </w:pPr>
      <w:ins w:id="16760" w:author="PR Preview" w:date="2026-01-01T00:00:00Z">
        <w:r>
          <w:t xml:space="preserve">and likewise for the others.</w:t>
        </w:r>
      </w:ins>
      <w:ins w:id="16761" w:author="PR Preview" w:date="2026-01-01T00:00:00Z">
        <w:r>
          <w:t xml:space="preserve"> </w:t>
        </w:r>
      </w:ins>
      <w:ins w:id="16762" w:author="PR Preview" w:date="2026-01-01T00:00:00Z">
        <w:r>
          <w:t xml:space="preserve">They are mutually orthogonal:</w:t>
        </w:r>
      </w:ins>
      <w:ins w:id="16763" w:author="PR Preview" w:date="2026-01-01T00:00:00Z">
        <w:r>
          <w:t xml:space="preserve"> </w:t>
        </w:r>
      </w:ins>
      <w:ins w:id="16764" w:author="PR Preview" w:date="2026-01-01T00:00:00Z">
        <w:r>
          <w:t xml:space="preserve">$\mathord{\smash[b]{\underset{\raise.3ex\hbox{$\scriptstyle\sim$}}{q}}\vphantom{q}}_1 \cdot \mathord{\smash[b]{\underset{\raise.3ex\hbox{$\scriptstyle\sim$}}{q}}\vphantom{q}}_2 = 0$</w:t>
        </w:r>
      </w:ins>
      <w:ins w:id="16765" w:author="PR Preview" w:date="2026-01-01T00:00:00Z">
        <w:r>
          <w:t xml:space="preserve"> </w:t>
        </w:r>
      </w:ins>
      <w:ins w:id="16766" w:author="PR Preview" w:date="2026-01-01T00:00:00Z">
        <w:r>
          <w:t xml:space="preserve">and</w:t>
        </w:r>
      </w:ins>
      <w:ins w:id="16767" w:author="PR Preview" w:date="2026-01-01T00:00:00Z">
        <w:r>
          <w:t xml:space="preserve"> </w:t>
        </w:r>
      </w:ins>
      <w:ins w:id="16768" w:author="PR Preview" w:date="2026-01-01T00:00:00Z">
        <w:r>
          <w:t xml:space="preserve">$\mathord{\smash[b]{\underset{\raise.3ex\hbox{$\scriptstyle\sim$}}{q}}\vphantom{q}}_1 \cdot \mathord{\smash[b]{\underset{\raise.3ex\hbox{$\scriptstyle\sim$}}{q}}\vphantom{q}}_3 = 0$</w:t>
        </w:r>
      </w:ins>
      <w:ins w:id="16769" w:author="PR Preview" w:date="2026-01-01T00:00:00Z">
        <w:r>
          <w:t xml:space="preserve">,</w:t>
        </w:r>
      </w:ins>
      <w:ins w:id="16770" w:author="PR Preview" w:date="2026-01-01T00:00:00Z">
        <w:r>
          <w:t xml:space="preserve"> </w:t>
        </w:r>
      </w:ins>
      <w:ins w:id="16771" w:author="PR Preview" w:date="2026-01-01T00:00:00Z">
        <w:r>
          <w:t xml:space="preserve">because</w:t>
        </w:r>
      </w:ins>
      <w:ins w:id="16772" w:author="PR Preview" w:date="2026-01-01T00:00:00Z">
        <w:r>
          <w:t xml:space="preserve"> </w:t>
        </w:r>
      </w:ins>
      <w:ins w:id="16773" w:author="PR Preview" w:date="2026-01-01T00:00:00Z">
        <w:r>
          <w:t xml:space="preserve">$\mathord{\smash[b]{\underset{\raise.3ex\hbox{$\scriptstyle\sim$}}{q}}\vphantom{q}}_1$</w:t>
        </w:r>
      </w:ins>
      <w:ins w:id="16774" w:author="PR Preview" w:date="2026-01-01T00:00:00Z">
        <w:r>
          <w:t xml:space="preserve"> </w:t>
        </w:r>
      </w:ins>
      <w:ins w:id="16775" w:author="PR Preview" w:date="2026-01-01T00:00:00Z">
        <w:r>
          <w:t xml:space="preserve">has its only nonzero entry where the others have</w:t>
        </w:r>
      </w:ins>
      <w:ins w:id="16776" w:author="PR Preview" w:date="2026-01-01T00:00:00Z">
        <w:r>
          <w:t xml:space="preserve"> </w:t>
        </w:r>
      </w:ins>
      <m:oMath>
        <m:r>
          <m:t>0</m:t>
        </m:r>
      </m:oMath>
      <w:ins w:id="16777" w:author="PR Preview" w:date="2026-01-01T00:00:00Z">
        <w:r>
          <w:t xml:space="preserve">,</w:t>
        </w:r>
      </w:ins>
      <w:ins w:id="16778" w:author="PR Preview" w:date="2026-01-01T00:00:00Z">
        <w:r>
          <w:t xml:space="preserve"> </w:t>
        </w:r>
      </w:ins>
      <w:ins w:id="16779" w:author="PR Preview" w:date="2026-01-01T00:00:00Z">
        <w:r>
          <w:t xml:space="preserve">and</w:t>
        </w:r>
      </w:ins>
    </w:p>
    <w:p>
      <w:pPr>
        <w:pStyle w:val="BodyText"/>
      </w:pPr>
      <w:ins w:id="16780" w:author="PR Preview" w:date="2026-01-01T00:00:00Z">
        <w:r>
          <w:t xml:space="preserve">$$
    \begin{aligned}
    \mathord{\smash[b]{\underset{\raise.3ex\hbox{$\scriptstyle\sim$}}{q}}\vphantom{q}}_2 \cdot \mathord{\smash[b]{\underset{\raise.3ex\hbox{$\scriptstyle\sim$}}{q}}\vphantom{q}}_3 &amp;= \tfrac{1}{2}\,(1 - 1 + 0) \\
    &amp;= 0.
    \end{aligned}
    $$</w:t>
        </w:r>
      </w:ins>
    </w:p>
    <w:p>
      <w:pPr>
        <w:pStyle w:val="FirstParagraph"/>
      </w:pPr>
      <w:ins w:id="16781" w:author="PR Preview" w:date="2026-01-01T00:00:00Z">
        <w:r>
          <w:t xml:space="preserve">So by</w:t>
        </w:r>
      </w:ins>
      <w:ins w:id="16782" w:author="PR Preview" w:date="2026-01-01T00:00:00Z">
        <w:r>
          <w:t xml:space="preserve"> </w:t>
        </w:r>
      </w:ins>
      <w:hyperlink w:anchor="thm-orthonormal-independent">
        <w:ins w:id="16783" w:author="PR Preview" w:date="2026-01-01T00:00:00Z">
          <w:r>
            <w:rPr>
              <w:rStyle w:val="Hyperlink"/>
            </w:rPr>
            <w:t xml:space="preserve">Theorem 63</w:t>
          </w:r>
        </w:ins>
      </w:hyperlink>
      <w:ins w:id="16784" w:author="PR Preview" w:date="2026-01-01T00:00:00Z">
        <w:r>
          <w:t xml:space="preserve"> </w:t>
        </w:r>
      </w:ins>
      <w:ins w:id="16785" w:author="PR Preview" w:date="2026-01-01T00:00:00Z">
        <w:r>
          <w:t xml:space="preserve">they are linearly independent,</w:t>
        </w:r>
      </w:ins>
      <w:ins w:id="16786" w:author="PR Preview" w:date="2026-01-01T00:00:00Z">
        <w:r>
          <w:t xml:space="preserve"> </w:t>
        </w:r>
      </w:ins>
      <w:ins w:id="16787" w:author="PR Preview" w:date="2026-01-01T00:00:00Z">
        <w:r>
          <w:t xml:space="preserve">with no need to solve</w:t>
        </w:r>
      </w:ins>
      <w:ins w:id="16788" w:author="PR Preview" w:date="2026-01-01T00:00:00Z">
        <w:r>
          <w:t xml:space="preserve"> </w:t>
        </w:r>
      </w:ins>
      <w:ins w:id="16789" w:author="PR Preview" w:date="2026-01-01T00:00:00Z">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ins>
      <w:ins w:id="16790" w:author="PR Preview" w:date="2026-01-01T00:00:00Z">
        <w:r>
          <w:t xml:space="preserve">.</w:t>
        </w:r>
      </w:ins>
    </w:p>
    <w:p>
      <w:pPr>
        <w:pStyle w:val="BodyText"/>
      </w:pPr>
      <w:ins w:id="16791" w:author="PR Preview" w:date="2026-01-01T00:00:00Z">
        <w:r>
          <w:t xml:space="preserve">The converse fails:</w:t>
        </w:r>
      </w:ins>
      <w:ins w:id="16792" w:author="PR Preview" w:date="2026-01-01T00:00:00Z">
        <w:r>
          <w:t xml:space="preserve"> </w:t>
        </w:r>
      </w:ins>
      <m:oMath>
        <m:r>
          <m:rPr>
            <m:sty m:val="p"/>
          </m:rPr>
          <m:t>(</m:t>
        </m:r>
        <m:r>
          <m:t>1</m:t>
        </m:r>
        <m:r>
          <m:rPr>
            <m:sty m:val="p"/>
          </m:rPr>
          <m:t>,</m:t>
        </m:r>
        <m:r>
          <m:t>0</m:t>
        </m:r>
        <m:r>
          <m:rPr>
            <m:sty m:val="p"/>
          </m:rPr>
          <m:t>)</m:t>
        </m:r>
      </m:oMath>
      <w:ins w:id="16793" w:author="PR Preview" w:date="2026-01-01T00:00:00Z">
        <w:r>
          <w:t xml:space="preserve"> </w:t>
        </w:r>
      </w:ins>
      <w:ins w:id="16794" w:author="PR Preview" w:date="2026-01-01T00:00:00Z">
        <w:r>
          <w:t xml:space="preserve">and</w:t>
        </w:r>
      </w:ins>
      <w:ins w:id="16795" w:author="PR Preview" w:date="2026-01-01T00:00:00Z">
        <w:r>
          <w:t xml:space="preserve"> </w:t>
        </w:r>
      </w:ins>
      <m:oMath>
        <m:r>
          <m:rPr>
            <m:sty m:val="p"/>
          </m:rPr>
          <m:t>(</m:t>
        </m:r>
        <m:r>
          <m:t>1</m:t>
        </m:r>
        <m:r>
          <m:rPr>
            <m:sty m:val="p"/>
          </m:rPr>
          <m:t>,</m:t>
        </m:r>
        <m:r>
          <m:t>1</m:t>
        </m:r>
        <m:r>
          <m:rPr>
            <m:sty m:val="p"/>
          </m:rPr>
          <m:t>)</m:t>
        </m:r>
      </m:oMath>
      <w:ins w:id="16796" w:author="PR Preview" w:date="2026-01-01T00:00:00Z">
        <w:r>
          <w:t xml:space="preserve"> </w:t>
        </w:r>
      </w:ins>
      <w:ins w:id="16797" w:author="PR Preview" w:date="2026-01-01T00:00:00Z">
        <w:r>
          <w:t xml:space="preserve">are linearly independent,</w:t>
        </w:r>
      </w:ins>
      <w:ins w:id="16798" w:author="PR Preview" w:date="2026-01-01T00:00:00Z">
        <w:r>
          <w:t xml:space="preserve"> </w:t>
        </w:r>
      </w:ins>
      <w:ins w:id="16799" w:author="PR Preview" w:date="2026-01-01T00:00:00Z">
        <w:r>
          <w:t xml:space="preserve">since</w:t>
        </w:r>
      </w:ins>
      <w:ins w:id="16800" w:author="PR Preview" w:date="2026-01-01T00:00:00Z">
        <w:r>
          <w:t xml:space="preserve"> </w:t>
        </w:r>
      </w:ins>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ins w:id="16801" w:author="PR Preview" w:date="2026-01-01T00:00:00Z">
        <w:r>
          <w:t xml:space="preserve"> </w:t>
        </w:r>
      </w:ins>
      <w:ins w:id="16802" w:author="PR Preview" w:date="2026-01-01T00:00:00Z">
        <w:r>
          <w:t xml:space="preserve">is</w:t>
        </w:r>
      </w:ins>
      <w:ins w:id="16803" w:author="PR Preview" w:date="2026-01-01T00:00:00Z">
        <w:r>
          <w:t xml:space="preserve"> </w:t>
        </w:r>
      </w:ins>
      <w:ins w:id="16804" w:author="PR Preview" w:date="2026-01-01T00:00:00Z">
        <w:r>
          <w:t xml:space="preserve">$\mathord{\smash[b]{\underset{\raise.3ex\hbox{$\scriptstyle\sim$}}{0}}\vphantom{0}}$</w:t>
        </w:r>
      </w:ins>
      <w:ins w:id="16805" w:author="PR Preview" w:date="2026-01-01T00:00:00Z">
        <w:r>
          <w:t xml:space="preserve"> </w:t>
        </w:r>
      </w:ins>
      <w:ins w:id="16806" w:author="PR Preview" w:date="2026-01-01T00:00:00Z">
        <w:r>
          <w:t xml:space="preserve">only if</w:t>
        </w:r>
      </w:ins>
      <w:ins w:id="16807" w:author="PR Preview" w:date="2026-01-01T00:00:00Z">
        <w:r>
          <w:t xml:space="preserve"> </w:t>
        </w:r>
      </w:ins>
      <m:oMath>
        <m:sSub>
          <m:e>
            <m:r>
              <m:t>c</m:t>
            </m:r>
          </m:e>
          <m:sub>
            <m:r>
              <m:t>2</m:t>
            </m:r>
          </m:sub>
        </m:sSub>
        <m:r>
          <m:rPr>
            <m:sty m:val="p"/>
          </m:rPr>
          <m:t>=</m:t>
        </m:r>
        <m:r>
          <m:t>0</m:t>
        </m:r>
      </m:oMath>
      <w:ins w:id="16808" w:author="PR Preview" w:date="2026-01-01T00:00:00Z">
        <w:r>
          <w:t xml:space="preserve"> </w:t>
        </w:r>
      </w:ins>
      <w:ins w:id="16809" w:author="PR Preview" w:date="2026-01-01T00:00:00Z">
        <w:r>
          <w:t xml:space="preserve">and then</w:t>
        </w:r>
      </w:ins>
      <w:ins w:id="16810" w:author="PR Preview" w:date="2026-01-01T00:00:00Z">
        <w:r>
          <w:t xml:space="preserve"> </w:t>
        </w:r>
      </w:ins>
      <m:oMath>
        <m:sSub>
          <m:e>
            <m:r>
              <m:t>c</m:t>
            </m:r>
          </m:e>
          <m:sub>
            <m:r>
              <m:t>1</m:t>
            </m:r>
          </m:sub>
        </m:sSub>
        <m:r>
          <m:rPr>
            <m:sty m:val="p"/>
          </m:rPr>
          <m:t>=</m:t>
        </m:r>
        <m:r>
          <m:t>0</m:t>
        </m:r>
      </m:oMath>
      <w:ins w:id="16811" w:author="PR Preview" w:date="2026-01-01T00:00:00Z">
        <w:r>
          <w:t xml:space="preserve">,</w:t>
        </w:r>
      </w:ins>
      <w:ins w:id="16812" w:author="PR Preview" w:date="2026-01-01T00:00:00Z">
        <w:r>
          <w:t xml:space="preserve"> </w:t>
        </w:r>
      </w:ins>
      <w:ins w:id="16813" w:author="PR Preview" w:date="2026-01-01T00:00:00Z">
        <w:r>
          <w:t xml:space="preserve">but they are not orthonormal, since</w:t>
        </w:r>
      </w:ins>
      <w:ins w:id="16814" w:author="PR Preview" w:date="2026-01-01T00:00:00Z">
        <w:r>
          <w:t xml:space="preserve"> </w:t>
        </w:r>
      </w:ins>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ins w:id="16815" w:author="PR Preview" w:date="2026-01-01T00:00:00Z">
        <w:r>
          <w:t xml:space="preserve">.</w:t>
        </w:r>
      </w:ins>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del w:id="16816" w:author="PR Preview" w:date="2026-01-01T00:00:00Z">
        <w:r>
          <w:delText xml:space="preserve">The indicator vectors</w:delText>
        </w:r>
      </w:del>
      <w:del w:id="16817" w:author="PR Preview" w:date="2026-01-01T00:00:00Z">
        <w:r>
          <w:delText xml:space="preserve"> </w:delText>
        </w:r>
      </w:del>
      <m:oMath>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sSub>
          <m:e>
            <m:limLow>
              <m:e>
                <m:r>
                  <m:t>e</m:t>
                </m:r>
              </m:e>
              <m:lim>
                <m:r>
                  <m:rPr>
                    <m:sty m:val="p"/>
                  </m:rPr>
                  <m:t>∼</m:t>
                </m:r>
              </m:lim>
            </m:limLow>
          </m:e>
          <m:sub>
            <m:r>
              <m:t>3</m:t>
            </m:r>
          </m:sub>
        </m:sSub>
      </m:oMath>
      <w:del w:id="16818" w:author="PR Preview" w:date="2026-01-01T00:00:00Z">
        <w:r>
          <w:delText xml:space="preserve"> </w:delText>
        </w:r>
      </w:del>
      <w:del w:id="16819" w:author="PR Preview" w:date="2026-01-01T00:00:00Z">
        <w:r>
          <w:delText xml:space="preserve">are orthonormal</w:delText>
        </w:r>
      </w:del>
    </w:p>
    <w:p>
      <w:pPr>
        <w:pStyle w:val="Compact"/>
        <w:numPr>
          <w:ilvl w:val="0"/>
          <w:numId w:val="1064"/>
        </w:numPr>
      </w:pPr>
      <w:ins w:id="16820" w:author="PR Preview" w:date="2026-01-01T00:00:00Z">
        <w:r>
          <w:t xml:space="preserve">The indicator vectors</w:t>
        </w:r>
      </w:ins>
      <w:ins w:id="16821" w:author="PR Preview" w:date="2026-01-01T00:00:00Z">
        <w:r>
          <w:t xml:space="preserve"> </w:t>
        </w:r>
      </w:ins>
      <w:ins w:id="16822" w:author="PR Preview" w:date="2026-01-01T00:00:00Z">
        <w:r>
          <w:t xml:space="preserve">$\mathord{\smash[b]{\underset{\raise.3ex\hbox{$\scriptstyle\sim$}}{e}}\vphantom{e}}_1, \mathord{\smash[b]{\underset{\raise.3ex\hbox{$\scriptstyle\sim$}}{e}}\vphantom{e}}_2, \mathord{\smash[b]{\underset{\raise.3ex\hbox{$\scriptstyle\sim$}}{e}}\vphantom{e}}_3$</w:t>
        </w:r>
      </w:ins>
      <w:ins w:id="16823" w:author="PR Preview" w:date="2026-01-01T00:00:00Z">
        <w:r>
          <w:t xml:space="preserve"> </w:t>
        </w:r>
      </w:ins>
      <w:ins w:id="16824" w:author="PR Preview" w:date="2026-01-01T00:00:00Z">
        <w:r>
          <w:t xml:space="preserve">are orthonormal</w:t>
        </w:r>
      </w:ins>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del w:id="16825" w:author="PR Preview" w:date="2026-01-01T00:00:00Z">
        <w:r>
          <w:delText xml:space="preserve">The vectors</w:delText>
        </w:r>
      </w:del>
      <w:del w:id="16826" w:author="PR Preview" w:date="2026-01-01T00:00:00Z">
        <w:r>
          <w:delText xml:space="preserve"> </w:delText>
        </w:r>
      </w:del>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del w:id="16827" w:author="PR Preview" w:date="2026-01-01T00:00:00Z">
        <w:r>
          <w:delText xml:space="preserve"> </w:delText>
        </w:r>
      </w:del>
      <w:del w:id="16828" w:author="PR Preview" w:date="2026-01-01T00:00:00Z">
        <w:r>
          <w:delText xml:space="preserve">of</w:delText>
        </w:r>
      </w:del>
      <w:del w:id="16829" w:author="PR Preview" w:date="2026-01-01T00:00:00Z">
        <w:r>
          <w:delText xml:space="preserve"> </w:delText>
        </w:r>
      </w:del>
      <w:hyperlink w:anchor="exm-orthonormal-independent">
        <w:del w:id="16830" w:author="PR Preview" w:date="2026-01-01T00:00:00Z">
          <w:r>
            <w:rPr>
              <w:rStyle w:val="Hyperlink"/>
            </w:rPr>
            <w:delText xml:space="preserve">Example 113</w:delText>
          </w:r>
        </w:del>
      </w:hyperlink>
      <w:del w:id="16831" w:author="PR Preview" w:date="2026-01-01T00:00:00Z">
        <w:r>
          <w:delText xml:space="preserve"> </w:delText>
        </w:r>
      </w:del>
      <w:del w:id="16832" w:author="PR Preview" w:date="2026-01-01T00:00:00Z">
        <w:r>
          <w:delText xml:space="preserve">are orthonormal and linearly independent,</w:delText>
        </w:r>
      </w:del>
      <w:del w:id="16833" w:author="PR Preview" w:date="2026-01-01T00:00:00Z">
        <w:r>
          <w:delText xml:space="preserve"> </w:delText>
        </w:r>
      </w:del>
      <w:del w:id="16834" w:author="PR Preview" w:date="2026-01-01T00:00:00Z">
        <w:r>
          <w:delText xml:space="preserve">so they are a basis of their span (</w:delText>
        </w:r>
      </w:del>
      <w:hyperlink w:anchor="def-basis">
        <w:del w:id="16835" w:author="PR Preview" w:date="2026-01-01T00:00:00Z">
          <w:r>
            <w:rPr>
              <w:rStyle w:val="Hyperlink"/>
            </w:rPr>
            <w:delText xml:space="preserve">Definition 48</w:delText>
          </w:r>
        </w:del>
      </w:hyperlink>
      <w:del w:id="16836" w:author="PR Preview" w:date="2026-01-01T00:00:00Z">
        <w:r>
          <w:delText xml:space="preserve">),</w:delText>
        </w:r>
      </w:del>
      <w:del w:id="16837" w:author="PR Preview" w:date="2026-01-01T00:00:00Z">
        <w:r>
          <w:delText xml:space="preserve"> </w:delText>
        </w:r>
      </w:del>
      <w:del w:id="16838" w:author="PR Preview" w:date="2026-01-01T00:00:00Z">
        <w:r>
          <w:delText xml:space="preserve">which therefore has dimension</w:delText>
        </w:r>
      </w:del>
      <w:del w:id="16839" w:author="PR Preview" w:date="2026-01-01T00:00:00Z">
        <w:r>
          <w:delText xml:space="preserve"> </w:delText>
        </w:r>
      </w:del>
      <m:oMath>
        <m:r>
          <m:t>3</m:t>
        </m:r>
      </m:oMath>
      <w:del w:id="16840" w:author="PR Preview" w:date="2026-01-01T00:00:00Z">
        <w:r>
          <w:delText xml:space="preserve"> </w:delText>
        </w:r>
      </w:del>
      <w:del w:id="16841" w:author="PR Preview" w:date="2026-01-01T00:00:00Z">
        <w:r>
          <w:delText xml:space="preserve">(</w:delText>
        </w:r>
      </w:del>
      <w:hyperlink w:anchor="def-dimension">
        <w:del w:id="16842" w:author="PR Preview" w:date="2026-01-01T00:00:00Z">
          <w:r>
            <w:rPr>
              <w:rStyle w:val="Hyperlink"/>
            </w:rPr>
            <w:delText xml:space="preserve">Definition 51</w:delText>
          </w:r>
        </w:del>
      </w:hyperlink>
      <w:del w:id="16843" w:author="PR Preview" w:date="2026-01-01T00:00:00Z">
        <w:r>
          <w:delText xml:space="preserve">)</w:delText>
        </w:r>
      </w:del>
      <w:del w:id="16844" w:author="PR Preview" w:date="2026-01-01T00:00:00Z">
        <w:r>
          <w:delText xml:space="preserve"> </w:delText>
        </w:r>
      </w:del>
      <w:del w:id="16845" w:author="PR Preview" w:date="2026-01-01T00:00:00Z">
        <w:r>
          <w:delText xml:space="preserve">and is all of</w:delText>
        </w:r>
      </w:del>
      <w:del w:id="16846" w:author="PR Preview" w:date="2026-01-01T00:00:00Z">
        <w:r>
          <w:delText xml:space="preserve"> </w:delText>
        </w:r>
      </w:del>
      <m:oMath>
        <m:sSup>
          <m:e>
            <m:r>
              <m:rPr>
                <m:scr m:val="double-struck"/>
                <m:sty m:val="p"/>
              </m:rPr>
              <m:t>R</m:t>
            </m:r>
          </m:e>
          <m:sup>
            <m:r>
              <m:t>3</m:t>
            </m:r>
          </m:sup>
        </m:sSup>
      </m:oMath>
      <w:del w:id="16847" w:author="PR Preview" w:date="2026-01-01T00:00:00Z">
        <w:r>
          <w:delText xml:space="preserve"> </w:delText>
        </w:r>
      </w:del>
      <w:del w:id="16848" w:author="PR Preview" w:date="2026-01-01T00:00:00Z">
        <w:r>
          <w:delText xml:space="preserve">(</w:delText>
        </w:r>
      </w:del>
      <w:hyperlink w:anchor="thm-subspace-equal-dim">
        <w:del w:id="16849" w:author="PR Preview" w:date="2026-01-01T00:00:00Z">
          <w:r>
            <w:rPr>
              <w:rStyle w:val="Hyperlink"/>
            </w:rPr>
            <w:delText xml:space="preserve">Theorem 31</w:delText>
          </w:r>
        </w:del>
      </w:hyperlink>
      <w:del w:id="16850" w:author="PR Preview" w:date="2026-01-01T00:00:00Z">
        <w:r>
          <w:delText xml:space="preserve">,</w:delText>
        </w:r>
      </w:del>
      <w:del w:id="16851" w:author="PR Preview" w:date="2026-01-01T00:00:00Z">
        <w:r>
          <w:delText xml:space="preserve"> </w:delText>
        </w:r>
      </w:del>
      <w:hyperlink w:anchor="exm-dimension">
        <w:del w:id="16852" w:author="PR Preview" w:date="2026-01-01T00:00:00Z">
          <w:r>
            <w:rPr>
              <w:rStyle w:val="Hyperlink"/>
            </w:rPr>
            <w:delText xml:space="preserve">Example 50</w:delText>
          </w:r>
        </w:del>
      </w:hyperlink>
      <w:del w:id="16853" w:author="PR Preview" w:date="2026-01-01T00:00:00Z">
        <w:r>
          <w:delText xml:space="preserve">).</w:delText>
        </w:r>
      </w:del>
      <w:del w:id="16854" w:author="PR Preview" w:date="2026-01-01T00:00:00Z">
        <w:r>
          <w:delText xml:space="preserve"> </w:delText>
        </w:r>
      </w:del>
      <w:del w:id="16855" w:author="PR Preview" w:date="2026-01-01T00:00:00Z">
        <w:r>
          <w:delText xml:space="preserve">So they are an orthonormal basis of</w:delText>
        </w:r>
      </w:del>
      <w:del w:id="16856" w:author="PR Preview" w:date="2026-01-01T00:00:00Z">
        <w:r>
          <w:delText xml:space="preserve"> </w:delText>
        </w:r>
      </w:del>
      <m:oMath>
        <m:sSup>
          <m:e>
            <m:r>
              <m:rPr>
                <m:scr m:val="double-struck"/>
                <m:sty m:val="p"/>
              </m:rPr>
              <m:t>R</m:t>
            </m:r>
          </m:e>
          <m:sup>
            <m:r>
              <m:t>3</m:t>
            </m:r>
          </m:sup>
        </m:sSup>
      </m:oMath>
      <w:del w:id="16857" w:author="PR Preview" w:date="2026-01-01T00:00:00Z">
        <w:r>
          <w:delText xml:space="preserve"> </w:delText>
        </w:r>
      </w:del>
      <w:del w:id="16858" w:author="PR Preview" w:date="2026-01-01T00:00:00Z">
        <w:r>
          <w:delText xml:space="preserve">too.</w:delText>
        </w:r>
      </w:del>
    </w:p>
    <w:p>
      <w:pPr>
        <w:pStyle w:val="Compact"/>
        <w:numPr>
          <w:ilvl w:val="0"/>
          <w:numId w:val="1064"/>
        </w:numPr>
      </w:pPr>
      <w:ins w:id="16859" w:author="PR Preview" w:date="2026-01-01T00:00:00Z">
        <w:r>
          <w:t xml:space="preserve">The vectors</w:t>
        </w:r>
      </w:ins>
      <w:ins w:id="16860" w:author="PR Preview" w:date="2026-01-01T00:00:00Z">
        <w:r>
          <w:t xml:space="preserve"> </w:t>
        </w:r>
      </w:ins>
      <w:ins w:id="16861" w:author="PR Preview" w:date="2026-01-01T00:00:00Z">
        <w:r>
          <w:t xml:space="preserve">$\mathord{\smash[b]{\underset{\raise.3ex\hbox{$\scriptstyle\sim$}}{q}}\vphantom{q}}_1, \mathord{\smash[b]{\underset{\raise.3ex\hbox{$\scriptstyle\sim$}}{q}}\vphantom{q}}_2, \mathord{\smash[b]{\underset{\raise.3ex\hbox{$\scriptstyle\sim$}}{q}}\vphantom{q}}_3$</w:t>
        </w:r>
      </w:ins>
      <w:ins w:id="16862" w:author="PR Preview" w:date="2026-01-01T00:00:00Z">
        <w:r>
          <w:t xml:space="preserve"> </w:t>
        </w:r>
      </w:ins>
      <w:ins w:id="16863" w:author="PR Preview" w:date="2026-01-01T00:00:00Z">
        <w:r>
          <w:t xml:space="preserve">of</w:t>
        </w:r>
      </w:ins>
      <w:ins w:id="16864" w:author="PR Preview" w:date="2026-01-01T00:00:00Z">
        <w:r>
          <w:t xml:space="preserve"> </w:t>
        </w:r>
      </w:ins>
      <w:hyperlink w:anchor="exm-orthonormal-independent">
        <w:ins w:id="16865" w:author="PR Preview" w:date="2026-01-01T00:00:00Z">
          <w:r>
            <w:rPr>
              <w:rStyle w:val="Hyperlink"/>
            </w:rPr>
            <w:t xml:space="preserve">Example 113</w:t>
          </w:r>
        </w:ins>
      </w:hyperlink>
      <w:ins w:id="16866" w:author="PR Preview" w:date="2026-01-01T00:00:00Z">
        <w:r>
          <w:t xml:space="preserve"> </w:t>
        </w:r>
      </w:ins>
      <w:ins w:id="16867" w:author="PR Preview" w:date="2026-01-01T00:00:00Z">
        <w:r>
          <w:t xml:space="preserve">are orthonormal and linearly independent,</w:t>
        </w:r>
      </w:ins>
      <w:ins w:id="16868" w:author="PR Preview" w:date="2026-01-01T00:00:00Z">
        <w:r>
          <w:t xml:space="preserve"> </w:t>
        </w:r>
      </w:ins>
      <w:ins w:id="16869" w:author="PR Preview" w:date="2026-01-01T00:00:00Z">
        <w:r>
          <w:t xml:space="preserve">so they are a basis of their span (</w:t>
        </w:r>
      </w:ins>
      <w:hyperlink w:anchor="def-basis">
        <w:ins w:id="16870" w:author="PR Preview" w:date="2026-01-01T00:00:00Z">
          <w:r>
            <w:rPr>
              <w:rStyle w:val="Hyperlink"/>
            </w:rPr>
            <w:t xml:space="preserve">Definition 48</w:t>
          </w:r>
        </w:ins>
      </w:hyperlink>
      <w:ins w:id="16871" w:author="PR Preview" w:date="2026-01-01T00:00:00Z">
        <w:r>
          <w:t xml:space="preserve">),</w:t>
        </w:r>
      </w:ins>
      <w:ins w:id="16872" w:author="PR Preview" w:date="2026-01-01T00:00:00Z">
        <w:r>
          <w:t xml:space="preserve"> </w:t>
        </w:r>
      </w:ins>
      <w:ins w:id="16873" w:author="PR Preview" w:date="2026-01-01T00:00:00Z">
        <w:r>
          <w:t xml:space="preserve">which therefore has dimension</w:t>
        </w:r>
      </w:ins>
      <w:ins w:id="16874" w:author="PR Preview" w:date="2026-01-01T00:00:00Z">
        <w:r>
          <w:t xml:space="preserve"> </w:t>
        </w:r>
      </w:ins>
      <m:oMath>
        <m:r>
          <m:t>3</m:t>
        </m:r>
      </m:oMath>
      <w:ins w:id="16875" w:author="PR Preview" w:date="2026-01-01T00:00:00Z">
        <w:r>
          <w:t xml:space="preserve"> </w:t>
        </w:r>
      </w:ins>
      <w:ins w:id="16876" w:author="PR Preview" w:date="2026-01-01T00:00:00Z">
        <w:r>
          <w:t xml:space="preserve">(</w:t>
        </w:r>
      </w:ins>
      <w:hyperlink w:anchor="def-dimension">
        <w:ins w:id="16877" w:author="PR Preview" w:date="2026-01-01T00:00:00Z">
          <w:r>
            <w:rPr>
              <w:rStyle w:val="Hyperlink"/>
            </w:rPr>
            <w:t xml:space="preserve">Definition 51</w:t>
          </w:r>
        </w:ins>
      </w:hyperlink>
      <w:ins w:id="16878" w:author="PR Preview" w:date="2026-01-01T00:00:00Z">
        <w:r>
          <w:t xml:space="preserve">)</w:t>
        </w:r>
      </w:ins>
      <w:ins w:id="16879" w:author="PR Preview" w:date="2026-01-01T00:00:00Z">
        <w:r>
          <w:t xml:space="preserve"> </w:t>
        </w:r>
      </w:ins>
      <w:ins w:id="16880" w:author="PR Preview" w:date="2026-01-01T00:00:00Z">
        <w:r>
          <w:t xml:space="preserve">and is all of</w:t>
        </w:r>
      </w:ins>
      <w:ins w:id="16881" w:author="PR Preview" w:date="2026-01-01T00:00:00Z">
        <w:r>
          <w:t xml:space="preserve"> </w:t>
        </w:r>
      </w:ins>
      <m:oMath>
        <m:sSup>
          <m:e>
            <m:r>
              <m:rPr>
                <m:scr m:val="double-struck"/>
                <m:sty m:val="p"/>
              </m:rPr>
              <m:t>R</m:t>
            </m:r>
          </m:e>
          <m:sup>
            <m:r>
              <m:t>3</m:t>
            </m:r>
          </m:sup>
        </m:sSup>
      </m:oMath>
      <w:ins w:id="16882" w:author="PR Preview" w:date="2026-01-01T00:00:00Z">
        <w:r>
          <w:t xml:space="preserve"> </w:t>
        </w:r>
      </w:ins>
      <w:ins w:id="16883" w:author="PR Preview" w:date="2026-01-01T00:00:00Z">
        <w:r>
          <w:t xml:space="preserve">(</w:t>
        </w:r>
      </w:ins>
      <w:hyperlink w:anchor="thm-subspace-equal-dim">
        <w:ins w:id="16884" w:author="PR Preview" w:date="2026-01-01T00:00:00Z">
          <w:r>
            <w:rPr>
              <w:rStyle w:val="Hyperlink"/>
            </w:rPr>
            <w:t xml:space="preserve">Theorem 31</w:t>
          </w:r>
        </w:ins>
      </w:hyperlink>
      <w:ins w:id="16885" w:author="PR Preview" w:date="2026-01-01T00:00:00Z">
        <w:r>
          <w:t xml:space="preserve">,</w:t>
        </w:r>
      </w:ins>
      <w:ins w:id="16886" w:author="PR Preview" w:date="2026-01-01T00:00:00Z">
        <w:r>
          <w:t xml:space="preserve"> </w:t>
        </w:r>
      </w:ins>
      <w:hyperlink w:anchor="exm-dimension">
        <w:ins w:id="16887" w:author="PR Preview" w:date="2026-01-01T00:00:00Z">
          <w:r>
            <w:rPr>
              <w:rStyle w:val="Hyperlink"/>
            </w:rPr>
            <w:t xml:space="preserve">Example 50</w:t>
          </w:r>
        </w:ins>
      </w:hyperlink>
      <w:ins w:id="16888" w:author="PR Preview" w:date="2026-01-01T00:00:00Z">
        <w:r>
          <w:t xml:space="preserve">).</w:t>
        </w:r>
      </w:ins>
      <w:ins w:id="16889" w:author="PR Preview" w:date="2026-01-01T00:00:00Z">
        <w:r>
          <w:t xml:space="preserve"> </w:t>
        </w:r>
      </w:ins>
      <w:ins w:id="16890" w:author="PR Preview" w:date="2026-01-01T00:00:00Z">
        <w:r>
          <w:t xml:space="preserve">So they are an orthonormal basis of</w:t>
        </w:r>
      </w:ins>
      <w:ins w:id="16891" w:author="PR Preview" w:date="2026-01-01T00:00:00Z">
        <w:r>
          <w:t xml:space="preserve"> </w:t>
        </w:r>
      </w:ins>
      <m:oMath>
        <m:sSup>
          <m:e>
            <m:r>
              <m:rPr>
                <m:scr m:val="double-struck"/>
                <m:sty m:val="p"/>
              </m:rPr>
              <m:t>R</m:t>
            </m:r>
          </m:e>
          <m:sup>
            <m:r>
              <m:t>3</m:t>
            </m:r>
          </m:sup>
        </m:sSup>
      </m:oMath>
      <w:ins w:id="16892" w:author="PR Preview" w:date="2026-01-01T00:00:00Z">
        <w:r>
          <w:t xml:space="preserve"> </w:t>
        </w:r>
      </w:ins>
      <w:ins w:id="16893" w:author="PR Preview" w:date="2026-01-01T00:00:00Z">
        <w:r>
          <w:t xml:space="preserve">too.</w:t>
        </w:r>
      </w:ins>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del w:id="16894" w:author="PR Preview" w:date="2026-01-01T00:00:00Z">
        <w:r>
          <w:rPr>
            <w:b/>
            <w:bCs/>
          </w:rPr>
          <w:delText xml:space="preserve">Theorem 64 (Coordinates in an orthonormal basis are dot products)</w:delText>
        </w:r>
      </w:del>
      <w:del w:id="16895" w:author="PR Preview" w:date="2026-01-01T00:00:00Z">
        <w:r>
          <w:delText xml:space="preserve"> </w:delText>
        </w:r>
      </w:del>
      <w:del w:id="16896" w:author="PR Preview" w:date="2026-01-01T00:00:00Z">
        <w:r>
          <w:delText xml:space="preserve">If</w:delText>
        </w:r>
      </w:del>
      <w:del w:id="16897" w:author="PR Preview" w:date="2026-01-01T00:00:00Z">
        <w:r>
          <w:delText xml:space="preserve"> </w:delText>
        </w:r>
      </w:del>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del w:id="16898" w:author="PR Preview" w:date="2026-01-01T00:00:00Z">
        <w:r>
          <w:delText xml:space="preserve"> </w:delText>
        </w:r>
      </w:del>
      <w:del w:id="16899" w:author="PR Preview" w:date="2026-01-01T00:00:00Z">
        <w:r>
          <w:delText xml:space="preserve">is an orthonormal basis of a subspace</w:delText>
        </w:r>
      </w:del>
      <w:del w:id="16900" w:author="PR Preview" w:date="2026-01-01T00:00:00Z">
        <w:r>
          <w:delText xml:space="preserve"> </w:delText>
        </w:r>
      </w:del>
      <m:oMath>
        <m:r>
          <m:rPr>
            <m:scr m:val="script"/>
            <m:sty m:val="p"/>
          </m:rPr>
          <m:t>S</m:t>
        </m:r>
      </m:oMath>
      <w:del w:id="16901" w:author="PR Preview" w:date="2026-01-01T00:00:00Z">
        <w:r>
          <w:delText xml:space="preserve"> </w:delText>
        </w:r>
      </w:del>
      <w:del w:id="16902" w:author="PR Preview" w:date="2026-01-01T00:00:00Z">
        <w:r>
          <w:delText xml:space="preserve">(</w:delText>
        </w:r>
      </w:del>
      <w:hyperlink w:anchor="def-orthonormal-basis">
        <w:del w:id="16903" w:author="PR Preview" w:date="2026-01-01T00:00:00Z">
          <w:r>
            <w:rPr>
              <w:rStyle w:val="Hyperlink"/>
            </w:rPr>
            <w:delText xml:space="preserve">Definition 77</w:delText>
          </w:r>
        </w:del>
      </w:hyperlink>
      <w:del w:id="16904" w:author="PR Preview" w:date="2026-01-01T00:00:00Z">
        <w:r>
          <w:delText xml:space="preserve">), then every</w:delText>
        </w:r>
      </w:del>
      <w:del w:id="16905" w:author="PR Preview" w:date="2026-01-01T00:00:00Z">
        <w:r>
          <w:delText xml:space="preserve"> </w:delText>
        </w:r>
      </w:del>
      <m:oMath>
        <m:limLow>
          <m:e>
            <m:r>
              <m:t>x</m:t>
            </m:r>
          </m:e>
          <m:lim>
            <m:r>
              <m:rPr>
                <m:sty m:val="p"/>
              </m:rPr>
              <m:t>∼</m:t>
            </m:r>
          </m:lim>
        </m:limLow>
        <m:r>
          <m:rPr>
            <m:sty m:val="p"/>
          </m:rPr>
          <m:t>∈</m:t>
        </m:r>
        <m:r>
          <m:rPr>
            <m:scr m:val="script"/>
            <m:sty m:val="p"/>
          </m:rPr>
          <m:t>S</m:t>
        </m:r>
      </m:oMath>
      <w:del w:id="16906" w:author="PR Preview" w:date="2026-01-01T00:00:00Z">
        <w:r>
          <w:delText xml:space="preserve"> </w:delText>
        </w:r>
      </w:del>
      <w:del w:id="16907" w:author="PR Preview" w:date="2026-01-01T00:00:00Z">
        <w:r>
          <w:delText xml:space="preserve">satisfies</w:delText>
        </w:r>
      </w:del>
    </w:p>
    <w:p>
      <w:pPr>
        <w:pStyle w:val="BodyText"/>
      </w:pPr>
      <m:oMathPara>
        <m:oMathParaPr>
          <m:jc m:val="center"/>
        </m:oMathParaPr>
        <m:oMath>
          <m:limLow>
            <m:e>
              <m:r>
                <m:t>x</m:t>
              </m:r>
            </m:e>
            <m:lim>
              <m:r>
                <m:rPr>
                  <m:sty m:val="p"/>
                </m:rPr>
                <m:t>∼</m:t>
              </m:r>
            </m:lim>
          </m:limLow>
          <m:r>
            <m:rPr>
              <m:sty m:val="p"/>
            </m:rPr>
            <m:t>=</m:t>
          </m:r>
          <m:nary>
            <m:naryPr>
              <m:chr m:val="∑"/>
              <m:limLoc m:val="undOvr"/>
              <m:subHide m:val="off"/>
              <m:supHide m:val="off"/>
            </m:naryPr>
            <m:sub>
              <m:r>
                <m:t>i</m:t>
              </m:r>
              <m:r>
                <m:rPr>
                  <m:sty m:val="p"/>
                </m:rPr>
                <m:t>=</m:t>
              </m:r>
              <m:r>
                <m:t>1</m:t>
              </m:r>
            </m:sub>
            <m:sup>
              <m:r>
                <m:t>k</m:t>
              </m:r>
            </m:sup>
            <m:e>
              <m:r>
                <m:rPr>
                  <m:sty m:val="p"/>
                </m:rPr>
                <m:t>(</m:t>
              </m:r>
            </m:e>
          </m:nary>
          <m:sSub>
            <m:e>
              <m:limLow>
                <m:e>
                  <m:r>
                    <m:t>q</m:t>
                  </m:r>
                </m:e>
                <m:lim>
                  <m:r>
                    <m:rPr>
                      <m:sty m:val="p"/>
                    </m:rPr>
                    <m:t>∼</m:t>
                  </m:r>
                </m:lim>
              </m:limLow>
            </m:e>
            <m:sub>
              <m:r>
                <m:t>i</m:t>
              </m:r>
            </m:sub>
          </m:sSub>
          <m:r>
            <m:rPr>
              <m:sty m:val="p"/>
            </m:rPr>
            <m:t>⋅</m:t>
          </m:r>
          <m:limLow>
            <m:e>
              <m:r>
                <m:t>x</m:t>
              </m:r>
            </m:e>
            <m:lim>
              <m:r>
                <m:rPr>
                  <m:sty m:val="p"/>
                </m:rPr>
                <m:t>∼</m:t>
              </m:r>
            </m:lim>
          </m:limLow>
          <m:r>
            <m:rPr>
              <m:sty m:val="p"/>
            </m:rPr>
            <m:t>)</m:t>
          </m:r>
          <m:r>
            <m:t> </m:t>
          </m:r>
          <m:sSub>
            <m:e>
              <m:limLow>
                <m:e>
                  <m:r>
                    <m:t>q</m:t>
                  </m:r>
                </m:e>
                <m:lim>
                  <m:r>
                    <m:rPr>
                      <m:sty m:val="p"/>
                    </m:rPr>
                    <m:t>∼</m:t>
                  </m:r>
                </m:lim>
              </m:limLow>
            </m:e>
            <m:sub>
              <m:r>
                <m:t>i</m:t>
              </m:r>
            </m:sub>
          </m:sSub>
          <m:r>
            <m:rPr>
              <m:sty m:val="p"/>
            </m:rPr>
            <m:t>.</m:t>
          </m:r>
        </m:oMath>
      </m:oMathPara>
    </w:p>
    <w:p>
      <w:pPr>
        <w:pStyle w:val="FirstParagraph"/>
      </w:pPr>
      <w:del w:id="16908" w:author="PR Preview" w:date="2026-01-01T00:00:00Z">
        <w:r>
          <w:rPr>
            <w:i/>
            <w:iCs/>
          </w:rPr>
          <w:delText xml:space="preserve">Proof</w:delText>
        </w:r>
      </w:del>
      <w:del w:id="16909" w:author="PR Preview" w:date="2026-01-01T00:00:00Z">
        <w:r>
          <w:delText xml:space="preserve">. </w:delText>
        </w:r>
      </w:del>
      <w:del w:id="16910" w:author="PR Preview" w:date="2026-01-01T00:00:00Z">
        <w:r>
          <w:delText xml:space="preserve">The basis spans</w:delText>
        </w:r>
      </w:del>
      <w:del w:id="16911" w:author="PR Preview" w:date="2026-01-01T00:00:00Z">
        <w:r>
          <w:delText xml:space="preserve"> </w:delText>
        </w:r>
      </w:del>
      <m:oMath>
        <m:r>
          <m:rPr>
            <m:scr m:val="script"/>
            <m:sty m:val="p"/>
          </m:rPr>
          <m:t>S</m:t>
        </m:r>
      </m:oMath>
      <w:del w:id="16912" w:author="PR Preview" w:date="2026-01-01T00:00:00Z">
        <w:r>
          <w:delText xml:space="preserve">,</w:delText>
        </w:r>
      </w:del>
      <w:del w:id="16913" w:author="PR Preview" w:date="2026-01-01T00:00:00Z">
        <w:r>
          <w:delText xml:space="preserve"> </w:delText>
        </w:r>
      </w:del>
      <w:del w:id="16914" w:author="PR Preview" w:date="2026-01-01T00:00:00Z">
        <w:r>
          <w:delText xml:space="preserve">so</w:delText>
        </w:r>
      </w:del>
      <w:del w:id="16915" w:author="PR Preview" w:date="2026-01-01T00:00:00Z">
        <w:r>
          <w:delText xml:space="preserve"> </w:delText>
        </w:r>
      </w:del>
      <m:oMath>
        <m:limLow>
          <m:e>
            <m:r>
              <m:t>x</m:t>
            </m:r>
          </m:e>
          <m:lim>
            <m:r>
              <m:rPr>
                <m:sty m:val="p"/>
              </m:rPr>
              <m:t>∼</m:t>
            </m:r>
          </m:lim>
        </m:limLow>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oMath>
      <w:del w:id="16916" w:author="PR Preview" w:date="2026-01-01T00:00:00Z">
        <w:r>
          <w:delText xml:space="preserve"> </w:delText>
        </w:r>
      </w:del>
      <w:del w:id="16917" w:author="PR Preview" w:date="2026-01-01T00:00:00Z">
        <w:r>
          <w:delText xml:space="preserve">for some numbers</w:delText>
        </w:r>
      </w:del>
      <w:del w:id="16918" w:author="PR Preview" w:date="2026-01-01T00:00:00Z">
        <w:r>
          <w:delText xml:space="preserve"> </w:delText>
        </w:r>
      </w:del>
      <m:oMath>
        <m:sSub>
          <m:e>
            <m:r>
              <m:t>c</m:t>
            </m:r>
          </m:e>
          <m:sub>
            <m:r>
              <m:t>j</m:t>
            </m:r>
          </m:sub>
        </m:sSub>
      </m:oMath>
      <w:del w:id="16919" w:author="PR Preview" w:date="2026-01-01T00:00:00Z">
        <w:r>
          <w:delText xml:space="preserve">.</w:delText>
        </w:r>
      </w:del>
      <w:del w:id="16920" w:author="PR Preview" w:date="2026-01-01T00:00:00Z">
        <w:r>
          <w:delText xml:space="preserve"> </w:delText>
        </w:r>
      </w:del>
      <w:del w:id="16921" w:author="PR Preview" w:date="2026-01-01T00:00:00Z">
        <w:r>
          <w:delText xml:space="preserve">For each</w:delText>
        </w:r>
      </w:del>
      <w:del w:id="16922" w:author="PR Preview" w:date="2026-01-01T00:00:00Z">
        <w:r>
          <w:delText xml:space="preserve"> </w:delText>
        </w:r>
      </w:del>
      <m:oMath>
        <m:r>
          <m:t>i</m:t>
        </m:r>
      </m:oMath>
      <w:del w:id="16923" w:author="PR Preview" w:date="2026-01-01T00:00:00Z">
        <w:r>
          <w:delText xml:space="preserve">,</w:delText>
        </w:r>
      </w:del>
    </w:p>
    <w:p>
      <w:pPr>
        <w:pStyle w:val="BodyText"/>
      </w:pPr>
      <m:oMathPara>
        <m:oMathParaPr>
          <m:jc m:val="center"/>
        </m:oMathParaPr>
        <m:oMath>
          <m:eqArr>
            <m:e>
              <m:sSub>
                <m:e>
                  <m:limLow>
                    <m:e>
                      <m:r>
                        <m:t>q</m:t>
                      </m:r>
                    </m:e>
                    <m:lim>
                      <m:r>
                        <m:rPr>
                          <m:sty m:val="p"/>
                        </m:rPr>
                        <m:t>∼</m:t>
                      </m:r>
                    </m:lim>
                  </m:limLow>
                </m:e>
                <m:sub>
                  <m:r>
                    <m:t>i</m:t>
                  </m:r>
                </m:sub>
              </m:sSub>
              <m:r>
                <m:rPr>
                  <m:sty m:val="p"/>
                </m:rPr>
                <m:t>⋅</m:t>
              </m:r>
              <m:limLow>
                <m:e>
                  <m:r>
                    <m:t>x</m:t>
                  </m:r>
                </m:e>
                <m:lim>
                  <m:r>
                    <m:rPr>
                      <m:sty m:val="p"/>
                    </m:rPr>
                    <m:t>∼</m:t>
                  </m:r>
                </m:lim>
              </m:limLow>
              <m:r>
                <m:t>&amp;</m:t>
              </m:r>
              <m:r>
                <m:rPr>
                  <m:sty m:val="p"/>
                </m:rPr>
                <m:t>=</m:t>
              </m:r>
              <m:sSub>
                <m:e>
                  <m:limLow>
                    <m:e>
                      <m:r>
                        <m:t>q</m:t>
                      </m:r>
                    </m:e>
                    <m:lim>
                      <m:r>
                        <m:rPr>
                          <m:sty m:val="p"/>
                        </m:rPr>
                        <m:t>∼</m:t>
                      </m:r>
                    </m:lim>
                  </m:limLow>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del w:id="16924" w:author="PR Preview" w:date="2026-01-01T00:00:00Z">
        <w:r>
          <w:delText xml:space="preserve">so each coefficient</w:delText>
        </w:r>
      </w:del>
      <w:del w:id="16925" w:author="PR Preview" w:date="2026-01-01T00:00:00Z">
        <w:r>
          <w:delText xml:space="preserve"> </w:delText>
        </w:r>
      </w:del>
      <m:oMath>
        <m:sSub>
          <m:e>
            <m:r>
              <m:t>c</m:t>
            </m:r>
          </m:e>
          <m:sub>
            <m:r>
              <m:t>i</m:t>
            </m:r>
          </m:sub>
        </m:sSub>
      </m:oMath>
      <w:del w:id="16926" w:author="PR Preview" w:date="2026-01-01T00:00:00Z">
        <w:r>
          <w:delText xml:space="preserve"> </w:delText>
        </w:r>
      </w:del>
      <w:del w:id="16927" w:author="PR Preview" w:date="2026-01-01T00:00:00Z">
        <w:r>
          <w:delText xml:space="preserve">is</w:delText>
        </w:r>
      </w:del>
      <w:del w:id="16928" w:author="PR Preview" w:date="2026-01-01T00:00:00Z">
        <w:r>
          <w:delText xml:space="preserve"> </w:delText>
        </w:r>
      </w:del>
      <m:oMath>
        <m:sSub>
          <m:e>
            <m:limLow>
              <m:e>
                <m:r>
                  <m:t>q</m:t>
                </m:r>
              </m:e>
              <m:lim>
                <m:r>
                  <m:rPr>
                    <m:sty m:val="p"/>
                  </m:rPr>
                  <m:t>∼</m:t>
                </m:r>
              </m:lim>
            </m:limLow>
          </m:e>
          <m:sub>
            <m:r>
              <m:t>i</m:t>
            </m:r>
          </m:sub>
        </m:sSub>
        <m:r>
          <m:rPr>
            <m:sty m:val="p"/>
          </m:rPr>
          <m:t>⋅</m:t>
        </m:r>
        <m:limLow>
          <m:e>
            <m:r>
              <m:t>x</m:t>
            </m:r>
          </m:e>
          <m:lim>
            <m:r>
              <m:rPr>
                <m:sty m:val="p"/>
              </m:rPr>
              <m:t>∼</m:t>
            </m:r>
          </m:lim>
        </m:limLow>
      </m:oMath>
      <w:del w:id="16929" w:author="PR Preview" w:date="2026-01-01T00:00:00Z">
        <w:r>
          <w:delText xml:space="preserve">.</w:delText>
        </w:r>
      </w:del>
    </w:p>
    <w:p>
      <w:pPr>
        <w:pStyle w:val="BodyText"/>
      </w:pPr>
      <w:del w:id="16930" w:author="PR Preview" w:date="2026-01-01T00:00:00Z">
        <w:r>
          <w:rPr>
            <w:b/>
            <w:bCs/>
          </w:rPr>
          <w:delText xml:space="preserve">Example 116 (Expanding a vector in an orthonormal basis)</w:delText>
        </w:r>
      </w:del>
      <w:del w:id="16931" w:author="PR Preview" w:date="2026-01-01T00:00:00Z">
        <w:r>
          <w:delText xml:space="preserve"> </w:delText>
        </w:r>
      </w:del>
      <w:del w:id="16932" w:author="PR Preview" w:date="2026-01-01T00:00:00Z">
        <w:r>
          <w:delText xml:space="preserve">With the orthonormal basis</w:delText>
        </w:r>
      </w:del>
      <w:del w:id="16933" w:author="PR Preview" w:date="2026-01-01T00:00:00Z">
        <w:r>
          <w:delText xml:space="preserve"> </w:delText>
        </w:r>
      </w:del>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del w:id="16934" w:author="PR Preview" w:date="2026-01-01T00:00:00Z">
        <w:r>
          <w:delText xml:space="preserve"> </w:delText>
        </w:r>
      </w:del>
      <w:del w:id="16935" w:author="PR Preview" w:date="2026-01-01T00:00:00Z">
        <w:r>
          <w:delText xml:space="preserve">of</w:delText>
        </w:r>
      </w:del>
      <w:del w:id="16936" w:author="PR Preview" w:date="2026-01-01T00:00:00Z">
        <w:r>
          <w:delText xml:space="preserve"> </w:delText>
        </w:r>
      </w:del>
      <m:oMath>
        <m:sSup>
          <m:e>
            <m:r>
              <m:rPr>
                <m:scr m:val="double-struck"/>
                <m:sty m:val="p"/>
              </m:rPr>
              <m:t>R</m:t>
            </m:r>
          </m:e>
          <m:sup>
            <m:r>
              <m:t>3</m:t>
            </m:r>
          </m:sup>
        </m:sSup>
      </m:oMath>
      <w:del w:id="16937" w:author="PR Preview" w:date="2026-01-01T00:00:00Z">
        <w:r>
          <w:delText xml:space="preserve"> </w:delText>
        </w:r>
      </w:del>
      <w:del w:id="16938" w:author="PR Preview" w:date="2026-01-01T00:00:00Z">
        <w:r>
          <w:delText xml:space="preserve">from</w:delText>
        </w:r>
      </w:del>
      <w:del w:id="16939" w:author="PR Preview" w:date="2026-01-01T00:00:00Z">
        <w:r>
          <w:delText xml:space="preserve"> </w:delText>
        </w:r>
      </w:del>
      <w:hyperlink w:anchor="exm-orthonormal-basis">
        <w:del w:id="16940" w:author="PR Preview" w:date="2026-01-01T00:00:00Z">
          <w:r>
            <w:rPr>
              <w:rStyle w:val="Hyperlink"/>
            </w:rPr>
            <w:delText xml:space="preserve">Example 114</w:delText>
          </w:r>
        </w:del>
      </w:hyperlink>
      <w:del w:id="16941" w:author="PR Preview" w:date="2026-01-01T00:00:00Z">
        <w:r>
          <w:delText xml:space="preserve"> </w:delText>
        </w:r>
      </w:del>
      <w:del w:id="16942" w:author="PR Preview" w:date="2026-01-01T00:00:00Z">
        <w:r>
          <w:delText xml:space="preserve">and</w:delText>
        </w:r>
      </w:del>
      <w:del w:id="16943"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del w:id="16944" w:author="PR Preview" w:date="2026-01-01T00:00:00Z">
        <w:r>
          <w:delText xml:space="preserve">:</w:delText>
        </w:r>
      </w:del>
      <w:del w:id="16945" w:author="PR Preview" w:date="2026-01-01T00:00:00Z">
        <w:r>
          <w:delText xml:space="preserve"> </w:delText>
        </w:r>
      </w:del>
      <m:oMath>
        <m:sSub>
          <m:e>
            <m:limLow>
              <m:e>
                <m:r>
                  <m:t>q</m:t>
                </m:r>
              </m:e>
              <m:lim>
                <m:r>
                  <m:rPr>
                    <m:sty m:val="p"/>
                  </m:rPr>
                  <m:t>∼</m:t>
                </m:r>
              </m:lim>
            </m:limLow>
          </m:e>
          <m:sub>
            <m:r>
              <m:t>1</m:t>
            </m:r>
          </m:sub>
        </m:sSub>
        <m:r>
          <m:rPr>
            <m:sty m:val="p"/>
          </m:rPr>
          <m:t>⋅</m:t>
        </m:r>
        <m:limLow>
          <m:e>
            <m:r>
              <m:t>x</m:t>
            </m:r>
          </m:e>
          <m:lim>
            <m:r>
              <m:rPr>
                <m:sty m:val="p"/>
              </m:rPr>
              <m:t>∼</m:t>
            </m:r>
          </m:lim>
        </m:limLow>
        <m:r>
          <m:rPr>
            <m:sty m:val="p"/>
          </m:rPr>
          <m:t>=</m:t>
        </m:r>
        <m:r>
          <m:t>3</m:t>
        </m:r>
      </m:oMath>
      <w:del w:id="16946" w:author="PR Preview" w:date="2026-01-01T00:00:00Z">
        <w:r>
          <w:delText xml:space="preserve">,</w:delText>
        </w:r>
      </w:del>
    </w:p>
    <w:p>
      <w:pPr>
        <w:pStyle w:val="BodyText"/>
      </w:pPr>
      <m:oMathPara>
        <m:oMathParaPr>
          <m:jc m:val="center"/>
        </m:oMathParaPr>
        <m:oMath>
          <m:eqArr>
            <m:e>
              <m:sSub>
                <m:e>
                  <m:limLow>
                    <m:e>
                      <m:r>
                        <m:t>q</m:t>
                      </m:r>
                    </m:e>
                    <m:lim>
                      <m:r>
                        <m:rPr>
                          <m:sty m:val="p"/>
                        </m:rPr>
                        <m:t>∼</m:t>
                      </m:r>
                    </m:lim>
                  </m:limLow>
                </m:e>
                <m:sub>
                  <m:r>
                    <m:t>2</m:t>
                  </m:r>
                </m:sub>
              </m:sSub>
              <m:r>
                <m:rPr>
                  <m:sty m:val="p"/>
                </m:rPr>
                <m:t>⋅</m:t>
              </m:r>
              <m:limLow>
                <m:e>
                  <m:r>
                    <m:t>x</m:t>
                  </m:r>
                </m:e>
                <m:lim>
                  <m:r>
                    <m:rPr>
                      <m:sty m:val="p"/>
                    </m:rPr>
                    <m:t>∼</m:t>
                  </m:r>
                </m:lim>
              </m:limLow>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ins w:id="16947" w:author="PR Preview" w:date="2026-01-01T00:00:00Z">
        <w:r>
          <w:rPr>
            <w:b/>
            <w:bCs/>
          </w:rPr>
          <w:t xml:space="preserve">Theorem 64 (Coordinates in an orthonormal basis are dot products)</w:t>
        </w:r>
      </w:ins>
      <w:ins w:id="16948" w:author="PR Preview" w:date="2026-01-01T00:00:00Z">
        <w:r>
          <w:t xml:space="preserve"> </w:t>
        </w:r>
      </w:ins>
      <w:ins w:id="16949" w:author="PR Preview" w:date="2026-01-01T00:00:00Z">
        <w:r>
          <w:t xml:space="preserve">If</w:t>
        </w:r>
      </w:ins>
      <w:ins w:id="16950" w:author="PR Preview" w:date="2026-01-01T00:00:00Z">
        <w:r>
          <w:t xml:space="preserve"> </w:t>
        </w:r>
      </w:ins>
      <w:ins w:id="16951" w:author="PR Preview" w:date="2026-01-01T00:00:00Z">
        <w:r>
          <w:t xml:space="preserve">$\mathord{\smash[b]{\underset{\raise.3ex\hbox{$\scriptstyle\sim$}}{q}}\vphantom{q}}_1, \ldots, \mathord{\smash[b]{\underset{\raise.3ex\hbox{$\scriptstyle\sim$}}{q}}\vphantom{q}}_k$</w:t>
        </w:r>
      </w:ins>
      <w:ins w:id="16952" w:author="PR Preview" w:date="2026-01-01T00:00:00Z">
        <w:r>
          <w:t xml:space="preserve"> </w:t>
        </w:r>
      </w:ins>
      <w:ins w:id="16953" w:author="PR Preview" w:date="2026-01-01T00:00:00Z">
        <w:r>
          <w:t xml:space="preserve">is an orthonormal basis of a subspace</w:t>
        </w:r>
      </w:ins>
      <w:ins w:id="16954" w:author="PR Preview" w:date="2026-01-01T00:00:00Z">
        <w:r>
          <w:t xml:space="preserve"> </w:t>
        </w:r>
      </w:ins>
      <m:oMath>
        <m:r>
          <m:rPr>
            <m:scr m:val="script"/>
            <m:sty m:val="p"/>
          </m:rPr>
          <m:t>S</m:t>
        </m:r>
      </m:oMath>
      <w:ins w:id="16955" w:author="PR Preview" w:date="2026-01-01T00:00:00Z">
        <w:r>
          <w:t xml:space="preserve"> </w:t>
        </w:r>
      </w:ins>
      <w:ins w:id="16956" w:author="PR Preview" w:date="2026-01-01T00:00:00Z">
        <w:r>
          <w:t xml:space="preserve">(</w:t>
        </w:r>
      </w:ins>
      <w:hyperlink w:anchor="def-orthonormal-basis">
        <w:ins w:id="16957" w:author="PR Preview" w:date="2026-01-01T00:00:00Z">
          <w:r>
            <w:rPr>
              <w:rStyle w:val="Hyperlink"/>
            </w:rPr>
            <w:t xml:space="preserve">Definition 77</w:t>
          </w:r>
        </w:ins>
      </w:hyperlink>
      <w:ins w:id="16958" w:author="PR Preview" w:date="2026-01-01T00:00:00Z">
        <w:r>
          <w:t xml:space="preserve">), then every</w:t>
        </w:r>
      </w:ins>
      <w:ins w:id="16959" w:author="PR Preview" w:date="2026-01-01T00:00:00Z">
        <w:r>
          <w:t xml:space="preserve"> </w:t>
        </w:r>
      </w:ins>
      <w:ins w:id="16960" w:author="PR Preview" w:date="2026-01-01T00:00:00Z">
        <w:r>
          <w:t xml:space="preserve">$\mathord{\smash[b]{\underset{\raise.3ex\hbox{$\scriptstyle\sim$}}{x}}\vphantom{x}} \in \mathcal{S}$</w:t>
        </w:r>
      </w:ins>
      <w:ins w:id="16961" w:author="PR Preview" w:date="2026-01-01T00:00:00Z">
        <w:r>
          <w:t xml:space="preserve"> </w:t>
        </w:r>
      </w:ins>
      <w:ins w:id="16962" w:author="PR Preview" w:date="2026-01-01T00:00:00Z">
        <w:r>
          <w:t xml:space="preserve">satisfies</w:t>
        </w:r>
      </w:ins>
    </w:p>
    <w:p>
      <w:pPr>
        <w:pStyle w:val="BodyText"/>
      </w:pPr>
      <w:ins w:id="16963" w:author="PR Preview" w:date="2026-01-01T00:00:00Z">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ins>
    </w:p>
    <w:bookmarkEnd w:id="396"/>
    <w:p>
      <w:pPr>
        <w:pStyle w:val="FirstParagraph"/>
      </w:pPr>
      <w:ins w:id="16964" w:author="PR Preview" w:date="2026-01-01T00:00:00Z">
        <w:r>
          <w:rPr>
            <w:i/>
            <w:iCs/>
          </w:rPr>
          <w:t xml:space="preserve">Proof</w:t>
        </w:r>
      </w:ins>
      <w:ins w:id="16965" w:author="PR Preview" w:date="2026-01-01T00:00:00Z">
        <w:r>
          <w:t xml:space="preserve">. </w:t>
        </w:r>
      </w:ins>
      <w:ins w:id="16966" w:author="PR Preview" w:date="2026-01-01T00:00:00Z">
        <w:r>
          <w:t xml:space="preserve">The basis spans</w:t>
        </w:r>
      </w:ins>
      <w:ins w:id="16967" w:author="PR Preview" w:date="2026-01-01T00:00:00Z">
        <w:r>
          <w:t xml:space="preserve"> </w:t>
        </w:r>
      </w:ins>
      <m:oMath>
        <m:r>
          <m:rPr>
            <m:scr m:val="script"/>
            <m:sty m:val="p"/>
          </m:rPr>
          <m:t>S</m:t>
        </m:r>
      </m:oMath>
      <w:ins w:id="16968" w:author="PR Preview" w:date="2026-01-01T00:00:00Z">
        <w:r>
          <w:t xml:space="preserve">,</w:t>
        </w:r>
      </w:ins>
      <w:ins w:id="16969" w:author="PR Preview" w:date="2026-01-01T00:00:00Z">
        <w:r>
          <w:t xml:space="preserve"> </w:t>
        </w:r>
      </w:ins>
      <w:ins w:id="16970" w:author="PR Preview" w:date="2026-01-01T00:00:00Z">
        <w:r>
          <w:t xml:space="preserve">so</w:t>
        </w:r>
      </w:ins>
      <w:ins w:id="16971" w:author="PR Preview" w:date="2026-01-01T00:00:00Z">
        <w:r>
          <w:t xml:space="preserve"> </w:t>
        </w:r>
      </w:ins>
      <w:ins w:id="16972" w:author="PR Preview" w:date="2026-01-01T00:00:00Z">
        <w:r>
          <w:t xml:space="preserve">$\mathord{\smash[b]{\underset{\raise.3ex\hbox{$\scriptstyle\sim$}}{x}}\vphantom{x}} = \sum_{j=1}^{k} c_j \mathord{\smash[b]{\underset{\raise.3ex\hbox{$\scriptstyle\sim$}}{q}}\vphantom{q}}_j$</w:t>
        </w:r>
      </w:ins>
      <w:ins w:id="16973" w:author="PR Preview" w:date="2026-01-01T00:00:00Z">
        <w:r>
          <w:t xml:space="preserve"> </w:t>
        </w:r>
      </w:ins>
      <w:ins w:id="16974" w:author="PR Preview" w:date="2026-01-01T00:00:00Z">
        <w:r>
          <w:t xml:space="preserve">for some numbers</w:t>
        </w:r>
      </w:ins>
      <w:ins w:id="16975" w:author="PR Preview" w:date="2026-01-01T00:00:00Z">
        <w:r>
          <w:t xml:space="preserve"> </w:t>
        </w:r>
      </w:ins>
      <m:oMath>
        <m:sSub>
          <m:e>
            <m:r>
              <m:t>c</m:t>
            </m:r>
          </m:e>
          <m:sub>
            <m:r>
              <m:t>j</m:t>
            </m:r>
          </m:sub>
        </m:sSub>
      </m:oMath>
      <w:ins w:id="16976" w:author="PR Preview" w:date="2026-01-01T00:00:00Z">
        <w:r>
          <w:t xml:space="preserve">.</w:t>
        </w:r>
      </w:ins>
      <w:ins w:id="16977" w:author="PR Preview" w:date="2026-01-01T00:00:00Z">
        <w:r>
          <w:t xml:space="preserve"> </w:t>
        </w:r>
      </w:ins>
      <w:ins w:id="16978" w:author="PR Preview" w:date="2026-01-01T00:00:00Z">
        <w:r>
          <w:t xml:space="preserve">For each</w:t>
        </w:r>
      </w:ins>
      <w:ins w:id="16979" w:author="PR Preview" w:date="2026-01-01T00:00:00Z">
        <w:r>
          <w:t xml:space="preserve"> </w:t>
        </w:r>
      </w:ins>
      <m:oMath>
        <m:r>
          <m:t>i</m:t>
        </m:r>
      </m:oMath>
      <w:ins w:id="16980" w:author="PR Preview" w:date="2026-01-01T00:00:00Z">
        <w:r>
          <w:t xml:space="preserve">,</w:t>
        </w:r>
      </w:ins>
    </w:p>
    <w:p>
      <w:pPr>
        <w:pStyle w:val="BodyText"/>
      </w:pPr>
      <w:ins w:id="16981" w:author="PR Preview" w:date="2026-01-01T00:00:00Z">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\text{(}\text{Theorem~62}\text{)}
    \\
    &amp;= c_i,
    &amp;&amp; \text{(}\text{Definition~19}\text{)}
    \end{aligned}
    $$</w:t>
        </w:r>
      </w:ins>
    </w:p>
    <w:p>
      <w:pPr>
        <w:pStyle w:val="FirstParagraph"/>
      </w:pPr>
      <w:ins w:id="16982" w:author="PR Preview" w:date="2026-01-01T00:00:00Z">
        <w:r>
          <w:t xml:space="preserve">so each coefficient</w:t>
        </w:r>
      </w:ins>
      <w:ins w:id="16983" w:author="PR Preview" w:date="2026-01-01T00:00:00Z">
        <w:r>
          <w:t xml:space="preserve"> </w:t>
        </w:r>
      </w:ins>
      <m:oMath>
        <m:sSub>
          <m:e>
            <m:r>
              <m:t>c</m:t>
            </m:r>
          </m:e>
          <m:sub>
            <m:r>
              <m:t>i</m:t>
            </m:r>
          </m:sub>
        </m:sSub>
      </m:oMath>
      <w:ins w:id="16984" w:author="PR Preview" w:date="2026-01-01T00:00:00Z">
        <w:r>
          <w:t xml:space="preserve"> </w:t>
        </w:r>
      </w:ins>
      <w:ins w:id="16985" w:author="PR Preview" w:date="2026-01-01T00:00:00Z">
        <w:r>
          <w:t xml:space="preserve">is</w:t>
        </w:r>
      </w:ins>
      <w:ins w:id="16986" w:author="PR Preview" w:date="2026-01-01T00:00:00Z">
        <w:r>
          <w:t xml:space="preserve"> </w:t>
        </w:r>
      </w:ins>
      <w:ins w:id="16987" w:author="PR Preview" w:date="2026-01-01T00:00:00Z">
        <w:r>
          <w:t xml:space="preserve">$\mathord{\smash[b]{\underset{\raise.3ex\hbox{$\scriptstyle\sim$}}{q}}\vphantom{q}}_i \cdot \mathord{\smash[b]{\underset{\raise.3ex\hbox{$\scriptstyle\sim$}}{x}}\vphantom{x}}$</w:t>
        </w:r>
      </w:ins>
      <w:ins w:id="16988" w:author="PR Preview" w:date="2026-01-01T00:00:00Z">
        <w:r>
          <w:t xml:space="preserve">.</w:t>
        </w:r>
      </w:ins>
    </w:p>
    <w:bookmarkStart w:id="397" w:name="exm-orthonormal-expansion"/>
    <w:p>
      <w:pPr>
        <w:pStyle w:val="BodyText"/>
      </w:pPr>
      <w:ins w:id="16989" w:author="PR Preview" w:date="2026-01-01T00:00:00Z">
        <w:r>
          <w:rPr>
            <w:b/>
            <w:bCs/>
          </w:rPr>
          <w:t xml:space="preserve">Example 116 (Expanding a vector in an orthonormal basis)</w:t>
        </w:r>
      </w:ins>
      <w:ins w:id="16990" w:author="PR Preview" w:date="2026-01-01T00:00:00Z">
        <w:r>
          <w:t xml:space="preserve"> </w:t>
        </w:r>
      </w:ins>
      <w:ins w:id="16991" w:author="PR Preview" w:date="2026-01-01T00:00:00Z">
        <w:r>
          <w:t xml:space="preserve">With the orthonormal basis</w:t>
        </w:r>
      </w:ins>
      <w:ins w:id="16992" w:author="PR Preview" w:date="2026-01-01T00:00:00Z">
        <w:r>
          <w:t xml:space="preserve"> </w:t>
        </w:r>
      </w:ins>
      <w:ins w:id="16993" w:author="PR Preview" w:date="2026-01-01T00:00:00Z">
        <w:r>
          <w:t xml:space="preserve">$\mathord{\smash[b]{\underset{\raise.3ex\hbox{$\scriptstyle\sim$}}{q}}\vphantom{q}}_1, \mathord{\smash[b]{\underset{\raise.3ex\hbox{$\scriptstyle\sim$}}{q}}\vphantom{q}}_2, \mathord{\smash[b]{\underset{\raise.3ex\hbox{$\scriptstyle\sim$}}{q}}\vphantom{q}}_3$</w:t>
        </w:r>
      </w:ins>
      <w:ins w:id="16994" w:author="PR Preview" w:date="2026-01-01T00:00:00Z">
        <w:r>
          <w:t xml:space="preserve"> </w:t>
        </w:r>
      </w:ins>
      <w:ins w:id="16995" w:author="PR Preview" w:date="2026-01-01T00:00:00Z">
        <w:r>
          <w:t xml:space="preserve">of</w:t>
        </w:r>
      </w:ins>
      <w:ins w:id="16996" w:author="PR Preview" w:date="2026-01-01T00:00:00Z">
        <w:r>
          <w:t xml:space="preserve"> </w:t>
        </w:r>
      </w:ins>
      <m:oMath>
        <m:sSup>
          <m:e>
            <m:r>
              <m:rPr>
                <m:scr m:val="double-struck"/>
                <m:sty m:val="p"/>
              </m:rPr>
              <m:t>R</m:t>
            </m:r>
          </m:e>
          <m:sup>
            <m:r>
              <m:t>3</m:t>
            </m:r>
          </m:sup>
        </m:sSup>
      </m:oMath>
      <w:ins w:id="16997" w:author="PR Preview" w:date="2026-01-01T00:00:00Z">
        <w:r>
          <w:t xml:space="preserve"> </w:t>
        </w:r>
      </w:ins>
      <w:ins w:id="16998" w:author="PR Preview" w:date="2026-01-01T00:00:00Z">
        <w:r>
          <w:t xml:space="preserve">from</w:t>
        </w:r>
      </w:ins>
      <w:ins w:id="16999" w:author="PR Preview" w:date="2026-01-01T00:00:00Z">
        <w:r>
          <w:t xml:space="preserve"> </w:t>
        </w:r>
      </w:ins>
      <w:hyperlink w:anchor="exm-orthonormal-basis">
        <w:ins w:id="17000" w:author="PR Preview" w:date="2026-01-01T00:00:00Z">
          <w:r>
            <w:rPr>
              <w:rStyle w:val="Hyperlink"/>
            </w:rPr>
            <w:t xml:space="preserve">Example 114</w:t>
          </w:r>
        </w:ins>
      </w:hyperlink>
      <w:ins w:id="17001" w:author="PR Preview" w:date="2026-01-01T00:00:00Z">
        <w:r>
          <w:t xml:space="preserve"> </w:t>
        </w:r>
      </w:ins>
      <w:ins w:id="17002" w:author="PR Preview" w:date="2026-01-01T00:00:00Z">
        <w:r>
          <w:t xml:space="preserve">and</w:t>
        </w:r>
      </w:ins>
      <w:ins w:id="17003" w:author="PR Preview" w:date="2026-01-01T00:00:00Z">
        <w:r>
          <w:t xml:space="preserve"> </w:t>
        </w:r>
      </w:ins>
      <w:ins w:id="17004" w:author="PR Preview" w:date="2026-01-01T00:00:00Z">
        <w:r>
          <w:t xml:space="preserve">$\mathord{\smash[b]{\underset{\raise.3ex\hbox{$\scriptstyle\sim$}}{x}}\vphantom{x}} = (1, 2, 3)$</w:t>
        </w:r>
      </w:ins>
      <w:ins w:id="17005" w:author="PR Preview" w:date="2026-01-01T00:00:00Z">
        <w:r>
          <w:t xml:space="preserve">:</w:t>
        </w:r>
      </w:ins>
      <w:ins w:id="17006" w:author="PR Preview" w:date="2026-01-01T00:00:00Z">
        <w:r>
          <w:t xml:space="preserve"> </w:t>
        </w:r>
      </w:ins>
      <w:ins w:id="17007" w:author="PR Preview" w:date="2026-01-01T00:00:00Z">
        <w:r>
          <w:t xml:space="preserve">$\mathord{\smash[b]{\underset{\raise.3ex\hbox{$\scriptstyle\sim$}}{q}}\vphantom{q}}_1 \cdot \mathord{\smash[b]{\underset{\raise.3ex\hbox{$\scriptstyle\sim$}}{x}}\vphantom{x}} = 3$</w:t>
        </w:r>
      </w:ins>
      <w:ins w:id="17008" w:author="PR Preview" w:date="2026-01-01T00:00:00Z">
        <w:r>
          <w:t xml:space="preserve">,</w:t>
        </w:r>
      </w:ins>
    </w:p>
    <w:p>
      <w:pPr>
        <w:pStyle w:val="BodyText"/>
      </w:pPr>
      <w:ins w:id="17009" w:author="PR Preview" w:date="2026-01-01T00:00:00Z">
        <w:r>
          <w:t xml:space="preserve">$$
    \begin{aligned}
    \mathord{\smash[b]{\underset{\raise.3ex\hbox{$\scriptstyle\sim$}}{q}}\vphantom{q}}_2 \cdot \mathord{\smash[b]{\underset{\raise.3ex\hbox{$\scriptstyle\sim$}}{x}}\vphantom{x}} &amp;= \tfrac{1}{\sqrt{2}}\,(1 + 2) \\
    &amp;= \tfrac{3}{\sqrt{2}}
    \end{aligned}
    $$</w:t>
        </w:r>
      </w:ins>
    </w:p>
    <w:p>
      <w:pPr>
        <w:pStyle w:val="FirstParagraph"/>
      </w:pPr>
      <w:r>
        <w:t xml:space="preserve">and</w:t>
      </w:r>
    </w:p>
    <w:p>
      <w:pPr>
        <w:pStyle w:val="BodyText"/>
      </w:pPr>
      <m:oMathPara>
        <m:oMathParaPr>
          <m:jc m:val="center"/>
        </m:oMathParaPr>
        <m:oMath>
          <m:eqArr>
            <m:e>
              <m:sSub>
                <m:e>
                  <m:limLow>
                    <m:e>
                      <m:r>
                        <m:t>q</m:t>
                      </m:r>
                    </m:e>
                    <m:lim>
                      <m:r>
                        <m:rPr>
                          <m:sty m:val="p"/>
                        </m:rPr>
                        <m:t>∼</m:t>
                      </m:r>
                    </m:lim>
                  </m:limLow>
                </m:e>
                <m:sub>
                  <m:r>
                    <m:t>3</m:t>
                  </m:r>
                </m:sub>
              </m:sSub>
              <m:r>
                <m:rPr>
                  <m:sty m:val="p"/>
                </m:rPr>
                <m:t>⋅</m:t>
              </m:r>
              <m:limLow>
                <m:e>
                  <m:r>
                    <m:t>x</m:t>
                  </m:r>
                </m:e>
                <m:lim>
                  <m:r>
                    <m:rPr>
                      <m:sty m:val="p"/>
                    </m:rPr>
                    <m:t>∼</m:t>
                  </m:r>
                </m:lim>
              </m:limLow>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BodyText"/>
      </w:pPr>
      <w:ins w:id="17010" w:author="PR Preview" w:date="2026-01-01T00:00:00Z">
        <w:r>
          <w:t xml:space="preserve">$$
    \begin{aligned}
    \mathord{\smash[b]{\underset{\raise.3ex\hbox{$\scriptstyle\sim$}}{q}}\vphantom{q}}_3 \cdot \mathord{\smash[b]{\underset{\raise.3ex\hbox{$\scriptstyle\sim$}}{x}}\vphantom{x}} &amp;= \tfrac{1}{\sqrt{2}}\,(1 - 2) \\
    &amp;= -\tfrac{1}{\sqrt{2}}.
    \end{aligned}
    $$</w:t>
        </w:r>
      </w:ins>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limLow>
                    <m:e>
                      <m:r>
                        <m:t>q</m:t>
                      </m:r>
                    </m:e>
                    <m:lim>
                      <m:r>
                        <m:rPr>
                          <m:sty m:val="p"/>
                        </m:rPr>
                        <m:t>∼</m:t>
                      </m:r>
                    </m:lim>
                  </m:limLow>
                </m:e>
                <m:sub>
                  <m:r>
                    <m:t>i</m:t>
                  </m:r>
                </m:sub>
              </m:sSub>
              <m:r>
                <m:rPr>
                  <m:sty m:val="p"/>
                </m:rPr>
                <m:t>⋅</m:t>
              </m:r>
              <m:limLow>
                <m:e>
                  <m:r>
                    <m:t>x</m:t>
                  </m:r>
                </m:e>
                <m:lim>
                  <m:r>
                    <m:rPr>
                      <m:sty m:val="p"/>
                    </m:rPr>
                    <m:t>∼</m:t>
                  </m:r>
                </m:lim>
              </m:limLow>
              <m:r>
                <m:rPr>
                  <m:sty m:val="p"/>
                </m:rPr>
                <m:t>)</m:t>
              </m:r>
              <m:r>
                <m:t> </m:t>
              </m:r>
              <m:sSub>
                <m:e>
                  <m:limLow>
                    <m:e>
                      <m:r>
                        <m:t>q</m:t>
                      </m:r>
                    </m:e>
                    <m:lim>
                      <m:r>
                        <m:rPr>
                          <m:sty m:val="p"/>
                        </m:rPr>
                        <m:t>∼</m:t>
                      </m:r>
                    </m:lim>
                  </m:limLow>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del w:id="17011" w:author="PR Preview" w:date="2026-01-01T00:00:00Z">
        <w:r>
          <w:delText xml:space="preserve">which is</w:delText>
        </w:r>
      </w:del>
      <w:del w:id="17012" w:author="PR Preview" w:date="2026-01-01T00:00:00Z">
        <w:r>
          <w:delText xml:space="preserve"> </w:delText>
        </w:r>
      </w:del>
      <m:oMath>
        <m:limLow>
          <m:e>
            <m:r>
              <m:t>x</m:t>
            </m:r>
          </m:e>
          <m:lim>
            <m:r>
              <m:rPr>
                <m:sty m:val="p"/>
              </m:rPr>
              <m:t>∼</m:t>
            </m:r>
          </m:lim>
        </m:limLow>
      </m:oMath>
      <w:del w:id="17013" w:author="PR Preview" w:date="2026-01-01T00:00:00Z">
        <w:r>
          <w:delText xml:space="preserve">, as</w:delText>
        </w:r>
      </w:del>
      <w:del w:id="17014" w:author="PR Preview" w:date="2026-01-01T00:00:00Z">
        <w:r>
          <w:delText xml:space="preserve"> </w:delText>
        </w:r>
      </w:del>
      <w:hyperlink w:anchor="thm-orthonormal-expansion">
        <w:del w:id="17015" w:author="PR Preview" w:date="2026-01-01T00:00:00Z">
          <w:r>
            <w:rPr>
              <w:rStyle w:val="Hyperlink"/>
            </w:rPr>
            <w:delText xml:space="preserve">Theorem 64</w:delText>
          </w:r>
        </w:del>
      </w:hyperlink>
      <w:del w:id="17016" w:author="PR Preview" w:date="2026-01-01T00:00:00Z">
        <w:r>
          <w:delText xml:space="preserve"> </w:delText>
        </w:r>
      </w:del>
      <w:del w:id="17017" w:author="PR Preview" w:date="2026-01-01T00:00:00Z">
        <w:r>
          <w:delText xml:space="preserve">says.</w:delText>
        </w:r>
      </w:del>
    </w:p>
    <w:p>
      <w:pPr>
        <w:pStyle w:val="BodyText"/>
      </w:pPr>
      <w:del w:id="17018" w:author="PR Preview" w:date="2026-01-01T00:00:00Z">
        <w:r>
          <w:rPr>
            <w:b/>
            <w:bCs/>
          </w:rPr>
          <w:delText xml:space="preserve">Definition 78 (Gram-Schmidt process)</w:delText>
        </w:r>
      </w:del>
      <w:del w:id="17019" w:author="PR Preview" w:date="2026-01-01T00:00:00Z">
        <w:r>
          <w:delText xml:space="preserve"> </w:delText>
        </w:r>
      </w:del>
      <w:del w:id="17020" w:author="PR Preview" w:date="2026-01-01T00:00:00Z">
        <w:r>
          <w:delText xml:space="preserve">The</w:delText>
        </w:r>
      </w:del>
      <w:del w:id="17021" w:author="PR Preview" w:date="2026-01-01T00:00:00Z">
        <w:r>
          <w:delText xml:space="preserve"> </w:delText>
        </w:r>
      </w:del>
      <w:del w:id="17022" w:author="PR Preview" w:date="2026-01-01T00:00:00Z">
        <w:r>
          <w:rPr>
            <w:b/>
            <w:bCs/>
          </w:rPr>
          <w:delText xml:space="preserve">Gram-Schmidt process</w:delText>
        </w:r>
      </w:del>
      <w:del w:id="17023" w:author="PR Preview" w:date="2026-01-01T00:00:00Z">
        <w:r>
          <w:delText xml:space="preserve"> </w:delText>
        </w:r>
      </w:del>
      <w:del w:id="17024" w:author="PR Preview" w:date="2026-01-01T00:00:00Z">
        <w:r>
          <w:delText xml:space="preserve">takes vectors</w:delText>
        </w:r>
      </w:del>
      <w:del w:id="17025" w:author="PR Preview" w:date="2026-01-01T00:00:00Z">
        <w:r>
          <w:delText xml:space="preserve"> </w:delText>
        </w:r>
      </w:del>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r>
          <m:rPr>
            <m:sty m:val="p"/>
          </m:rPr>
          <m:t>∈</m:t>
        </m:r>
        <m:sSup>
          <m:e>
            <m:r>
              <m:rPr>
                <m:scr m:val="double-struck"/>
                <m:sty m:val="p"/>
              </m:rPr>
              <m:t>R</m:t>
            </m:r>
          </m:e>
          <m:sup>
            <m:r>
              <m:t>p</m:t>
            </m:r>
          </m:sup>
        </m:sSup>
      </m:oMath>
      <w:del w:id="17026" w:author="PR Preview" w:date="2026-01-01T00:00:00Z">
        <w:r>
          <w:delText xml:space="preserve"> </w:delText>
        </w:r>
      </w:del>
      <w:del w:id="17027" w:author="PR Preview" w:date="2026-01-01T00:00:00Z">
        <w:r>
          <w:delText xml:space="preserve">and, for</w:delText>
        </w:r>
      </w:del>
      <w:del w:id="17028" w:author="PR Preview" w:date="2026-01-01T00:00:00Z">
        <w:r>
          <w:delText xml:space="preserve"> </w:delText>
        </w:r>
      </w:del>
      <m:oMath>
        <m:r>
          <m:t>i</m:t>
        </m:r>
        <m:r>
          <m:rPr>
            <m:sty m:val="p"/>
          </m:rPr>
          <m:t>=</m:t>
        </m:r>
        <m:r>
          <m:t>1</m:t>
        </m:r>
        <m:r>
          <m:rPr>
            <m:sty m:val="p"/>
          </m:rPr>
          <m:t>,</m:t>
        </m:r>
        <m:r>
          <m:t>2</m:t>
        </m:r>
        <m:r>
          <m:rPr>
            <m:sty m:val="p"/>
          </m:rPr>
          <m:t>,</m:t>
        </m:r>
        <m:r>
          <m:rPr>
            <m:sty m:val="p"/>
          </m:rPr>
          <m:t>…</m:t>
        </m:r>
        <m:r>
          <m:rPr>
            <m:sty m:val="p"/>
          </m:rPr>
          <m:t>,</m:t>
        </m:r>
        <m:r>
          <m:t>k</m:t>
        </m:r>
      </m:oMath>
      <w:del w:id="17029" w:author="PR Preview" w:date="2026-01-01T00:00:00Z">
        <w:r>
          <w:delText xml:space="preserve"> </w:delText>
        </w:r>
      </w:del>
      <w:del w:id="17030" w:author="PR Preview" w:date="2026-01-01T00:00:00Z">
        <w:r>
          <w:delText xml:space="preserve">in turn:</w:delText>
        </w:r>
      </w:del>
    </w:p>
    <w:p>
      <w:pPr>
        <w:pStyle w:val="Compact"/>
        <w:numPr>
          <w:ilvl w:val="0"/>
          <w:numId w:val="1066"/>
        </w:numPr>
      </w:pPr>
      <w:del w:id="17031" w:author="PR Preview" w:date="2026-01-01T00:00:00Z">
        <w:r>
          <w:rPr>
            <w:b/>
            <w:bCs/>
          </w:rPr>
          <w:delText xml:space="preserve">Orthogonalize:</w:delText>
        </w:r>
      </w:del>
      <w:del w:id="17032" w:author="PR Preview" w:date="2026-01-01T00:00:00Z">
        <w:r>
          <w:delText xml:space="preserve"> </w:delText>
        </w:r>
      </w:del>
      <m:oMath>
        <m:sSubSup>
          <m:e>
            <m:limLow>
              <m:e>
                <m:r>
                  <m:t>q</m:t>
                </m:r>
              </m:e>
              <m:lim>
                <m:r>
                  <m:rPr>
                    <m:sty m:val="p"/>
                  </m:rPr>
                  <m:t>∼</m:t>
                </m:r>
              </m:lim>
            </m:limLow>
          </m:e>
          <m:sub>
            <m:r>
              <m:t>i</m:t>
            </m:r>
          </m:sub>
          <m:sup>
            <m:r>
              <m:rPr>
                <m:sty m:val="p"/>
              </m:rPr>
              <m:t>′</m:t>
            </m:r>
          </m:sup>
        </m:sSubSup>
        <m:limUpp>
          <m:e>
            <m:r>
              <m:rPr>
                <m:sty m:val="p"/>
              </m:rPr>
              <m:t>=</m:t>
            </m:r>
          </m:e>
          <m:lim>
            <m:r>
              <m:rPr>
                <m:nor/>
                <m:sty m:val="p"/>
              </m:rPr>
              <m:t>def</m:t>
            </m:r>
          </m:lim>
        </m:limUpp>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del w:id="17033" w:author="PR Preview" w:date="2026-01-01T00:00:00Z">
        <w:r>
          <w:delText xml:space="preserve"> </w:delText>
        </w:r>
      </w:del>
      <w:del w:id="17034" w:author="PR Preview" w:date="2026-01-01T00:00:00Z">
        <w:r>
          <w:delText xml:space="preserve">(for</w:delText>
        </w:r>
      </w:del>
      <w:del w:id="17035" w:author="PR Preview" w:date="2026-01-01T00:00:00Z">
        <w:r>
          <w:delText xml:space="preserve"> </w:delText>
        </w:r>
      </w:del>
      <m:oMath>
        <m:r>
          <m:t>i</m:t>
        </m:r>
        <m:r>
          <m:rPr>
            <m:sty m:val="p"/>
          </m:rPr>
          <m:t>=</m:t>
        </m:r>
        <m:r>
          <m:t>1</m:t>
        </m:r>
      </m:oMath>
      <w:del w:id="17036" w:author="PR Preview" w:date="2026-01-01T00:00:00Z">
        <w:r>
          <w:delText xml:space="preserve"> </w:delText>
        </w:r>
      </w:del>
      <w:del w:id="17037" w:author="PR Preview" w:date="2026-01-01T00:00:00Z">
        <w:r>
          <w:delText xml:space="preserve">the sum is empty, so</w:delText>
        </w:r>
      </w:del>
      <w:del w:id="17038" w:author="PR Preview" w:date="2026-01-01T00:00:00Z">
        <w:r>
          <w:delText xml:space="preserve"> </w:delText>
        </w:r>
      </w:del>
      <m:oMath>
        <m:sSubSup>
          <m:e>
            <m:limLow>
              <m:e>
                <m:r>
                  <m:t>q</m:t>
                </m:r>
              </m:e>
              <m:lim>
                <m:r>
                  <m:rPr>
                    <m:sty m:val="p"/>
                  </m:rPr>
                  <m:t>∼</m:t>
                </m:r>
              </m:lim>
            </m:limLow>
          </m:e>
          <m:sub>
            <m:r>
              <m:t>1</m:t>
            </m:r>
          </m:sub>
          <m:sup>
            <m:r>
              <m:rPr>
                <m:sty m:val="p"/>
              </m:rPr>
              <m:t>′</m:t>
            </m:r>
          </m:sup>
        </m:sSubSup>
        <m:r>
          <m:rPr>
            <m:sty m:val="p"/>
          </m:rPr>
          <m:t>=</m:t>
        </m:r>
        <m:sSub>
          <m:e>
            <m:limLow>
              <m:e>
                <m:r>
                  <m:t>a</m:t>
                </m:r>
              </m:e>
              <m:lim>
                <m:r>
                  <m:rPr>
                    <m:sty m:val="p"/>
                  </m:rPr>
                  <m:t>∼</m:t>
                </m:r>
              </m:lim>
            </m:limLow>
          </m:e>
          <m:sub>
            <m:r>
              <m:t>1</m:t>
            </m:r>
          </m:sub>
        </m:sSub>
      </m:oMath>
      <w:del w:id="17039" w:author="PR Preview" w:date="2026-01-01T00:00:00Z">
        <w:r>
          <w:delText xml:space="preserve">);</w:delText>
        </w:r>
      </w:del>
    </w:p>
    <w:p>
      <w:pPr>
        <w:pStyle w:val="Compact"/>
        <w:numPr>
          <w:ilvl w:val="0"/>
          <w:numId w:val="1066"/>
        </w:numPr>
      </w:pPr>
      <w:del w:id="17040" w:author="PR Preview" w:date="2026-01-01T00:00:00Z">
        <w:r>
          <w:rPr>
            <w:b/>
            <w:bCs/>
          </w:rPr>
          <w:delText xml:space="preserve">Test:</w:delText>
        </w:r>
      </w:del>
      <w:del w:id="17041" w:author="PR Preview" w:date="2026-01-01T00:00:00Z">
        <w:r>
          <w:delText xml:space="preserve"> </w:delText>
        </w:r>
      </w:del>
      <w:del w:id="17042" w:author="PR Preview" w:date="2026-01-01T00:00:00Z">
        <w:r>
          <w:delText xml:space="preserve">if</w:delText>
        </w:r>
      </w:del>
      <w:del w:id="17043" w:author="PR Preview" w:date="2026-01-01T00:00:00Z">
        <w:r>
          <w:delText xml:space="preserve"> </w:delText>
        </w:r>
      </w:del>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del w:id="17044" w:author="PR Preview" w:date="2026-01-01T00:00:00Z">
        <w:r>
          <w:delText xml:space="preserve">, stop;</w:delText>
        </w:r>
      </w:del>
    </w:p>
    <w:p>
      <w:pPr>
        <w:pStyle w:val="Compact"/>
        <w:numPr>
          <w:ilvl w:val="0"/>
          <w:numId w:val="1066"/>
        </w:numPr>
      </w:pPr>
      <w:del w:id="17045" w:author="PR Preview" w:date="2026-01-01T00:00:00Z">
        <w:r>
          <w:rPr>
            <w:b/>
            <w:bCs/>
          </w:rPr>
          <w:delText xml:space="preserve">Normalize:</w:delText>
        </w:r>
      </w:del>
      <w:del w:id="17046" w:author="PR Preview" w:date="2026-01-01T00:00:00Z">
        <w:r>
          <w:delText xml:space="preserve"> </w:delText>
        </w:r>
      </w:del>
      <m:oMath>
        <m:sSub>
          <m:e>
            <m:limLow>
              <m:e>
                <m:r>
                  <m:t>q</m:t>
                </m:r>
              </m:e>
              <m:lim>
                <m:r>
                  <m:rPr>
                    <m:sty m:val="p"/>
                  </m:rPr>
                  <m:t>∼</m:t>
                </m:r>
              </m:lim>
            </m:limLow>
          </m:e>
          <m:sub>
            <m:r>
              <m:t>i</m:t>
            </m:r>
          </m:sub>
        </m:sSub>
        <m:limUpp>
          <m:e>
            <m:r>
              <m:rPr>
                <m:sty m:val="p"/>
              </m:rPr>
              <m:t>=</m:t>
            </m:r>
          </m:e>
          <m:lim>
            <m:r>
              <m:rPr>
                <m:nor/>
                <m:sty m:val="p"/>
              </m:rPr>
              <m:t>def</m:t>
            </m:r>
          </m:lim>
        </m:limUpp>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del w:id="17047" w:author="PR Preview" w:date="2026-01-01T00:00:00Z">
        <w:r>
          <w:delText xml:space="preserve">.</w:delText>
        </w:r>
      </w:del>
    </w:p>
    <w:p>
      <w:pPr>
        <w:pStyle w:val="FirstParagraph"/>
      </w:pPr>
      <w:del w:id="17048" w:author="PR Preview" w:date="2026-01-01T00:00:00Z">
        <w:r>
          <w:delText xml:space="preserve">The output is the list</w:delText>
        </w:r>
      </w:del>
      <w:del w:id="17049" w:author="PR Preview" w:date="2026-01-01T00:00:00Z">
        <w:r>
          <w:delText xml:space="preserve"> </w:delText>
        </w:r>
      </w:del>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r>
          <m:rPr>
            <m:sty m:val="p"/>
          </m:rPr>
          <m:t>…</m:t>
        </m:r>
      </m:oMath>
      <w:del w:id="17050" w:author="PR Preview" w:date="2026-01-01T00:00:00Z">
        <w:r>
          <w:delText xml:space="preserve"> </w:delText>
        </w:r>
      </w:del>
      <w:del w:id="17051" w:author="PR Preview" w:date="2026-01-01T00:00:00Z">
        <w:r>
          <w:delText xml:space="preserve">produced before the process stops,</w:delText>
        </w:r>
      </w:del>
      <w:del w:id="17052" w:author="PR Preview" w:date="2026-01-01T00:00:00Z">
        <w:r>
          <w:delText xml:space="preserve"> </w:delText>
        </w:r>
      </w:del>
      <w:del w:id="17053" w:author="PR Preview" w:date="2026-01-01T00:00:00Z">
        <w:r>
          <w:delText xml:space="preserve">or all</w:delText>
        </w:r>
      </w:del>
      <w:del w:id="17054" w:author="PR Preview" w:date="2026-01-01T00:00:00Z">
        <w:r>
          <w:delText xml:space="preserve"> </w:delText>
        </w:r>
      </w:del>
      <m:oMath>
        <m:r>
          <m:t>k</m:t>
        </m:r>
      </m:oMath>
      <w:del w:id="17055" w:author="PR Preview" w:date="2026-01-01T00:00:00Z">
        <w:r>
          <w:delText xml:space="preserve"> </w:delText>
        </w:r>
      </w:del>
      <w:del w:id="17056" w:author="PR Preview" w:date="2026-01-01T00:00:00Z">
        <w:r>
          <w:delText xml:space="preserve">of them if it never stops.</w:delText>
        </w:r>
      </w:del>
    </w:p>
    <w:p>
      <w:pPr>
        <w:pStyle w:val="BodyText"/>
      </w:pPr>
      <w:del w:id="17057" w:author="PR Preview" w:date="2026-01-01T00:00:00Z">
        <w:r>
          <w:rPr>
            <w:b/>
            <w:bCs/>
          </w:rPr>
          <w:delText xml:space="preserve">Example 117 (Two steps of Gram-Schmidt in</w:delText>
        </w:r>
      </w:del>
      <w:del w:id="17058" w:author="PR Preview" w:date="2026-01-01T00:00:00Z">
        <w:r>
          <w:rPr>
            <w:b/>
            <w:bCs/>
          </w:rPr>
          <w:delText xml:space="preserve"> </w:delText>
        </w:r>
      </w:del>
      <m:oMath>
        <m:sSup>
          <m:e>
            <m:r>
              <m:rPr>
                <m:scr m:val="double-struck"/>
                <m:sty m:val="p"/>
              </m:rPr>
              <m:t>R</m:t>
            </m:r>
          </m:e>
          <m:sup>
            <m:r>
              <m:t>3</m:t>
            </m:r>
          </m:sup>
        </m:sSup>
      </m:oMath>
      <w:del w:id="17059" w:author="PR Preview" w:date="2026-01-01T00:00:00Z">
        <w:r>
          <w:rPr>
            <w:b/>
            <w:bCs/>
          </w:rPr>
          <w:delText xml:space="preserve">)</w:delText>
        </w:r>
      </w:del>
      <w:del w:id="17060" w:author="PR Preview" w:date="2026-01-01T00:00:00Z">
        <w:r>
          <w:delText xml:space="preserve"> </w:delText>
        </w:r>
      </w:del>
      <w:del w:id="17061" w:author="PR Preview" w:date="2026-01-01T00:00:00Z">
        <w:r>
          <w:delText xml:space="preserve">Let</w:delText>
        </w:r>
      </w:del>
      <w:del w:id="17062" w:author="PR Preview" w:date="2026-01-01T00:00:00Z">
        <w:r>
          <w:delText xml:space="preserve"> </w:delText>
        </w:r>
      </w:del>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del w:id="17063" w:author="PR Preview" w:date="2026-01-01T00:00:00Z">
        <w:r>
          <w:delText xml:space="preserve"> </w:delText>
        </w:r>
      </w:del>
      <w:del w:id="17064" w:author="PR Preview" w:date="2026-01-01T00:00:00Z">
        <w:r>
          <w:delText xml:space="preserve">and</w:delText>
        </w:r>
      </w:del>
      <w:del w:id="17065" w:author="PR Preview" w:date="2026-01-01T00:00:00Z">
        <w:r>
          <w:delText xml:space="preserve"> </w:delText>
        </w:r>
      </w:del>
      <m:oMath>
        <m:sSub>
          <m:e>
            <m:limLow>
              <m:e>
                <m:r>
                  <m:t>a</m:t>
                </m:r>
              </m:e>
              <m:lim>
                <m:r>
                  <m:rPr>
                    <m:sty m:val="p"/>
                  </m:rPr>
                  <m:t>∼</m:t>
                </m:r>
              </m:lim>
            </m:limLow>
          </m:e>
          <m:sub>
            <m:r>
              <m:t>2</m:t>
            </m:r>
          </m:sub>
        </m:sSub>
        <m:r>
          <m:rPr>
            <m:sty m:val="p"/>
          </m:rPr>
          <m:t>=</m:t>
        </m:r>
        <m:r>
          <m:rPr>
            <m:sty m:val="p"/>
          </m:rPr>
          <m:t>(</m:t>
        </m:r>
        <m:r>
          <m:t>1</m:t>
        </m:r>
        <m:r>
          <m:rPr>
            <m:sty m:val="p"/>
          </m:rPr>
          <m:t>,</m:t>
        </m:r>
        <m:r>
          <m:t>0</m:t>
        </m:r>
        <m:r>
          <m:rPr>
            <m:sty m:val="p"/>
          </m:rPr>
          <m:t>,</m:t>
        </m:r>
        <m:r>
          <m:t>1</m:t>
        </m:r>
        <m:r>
          <m:rPr>
            <m:sty m:val="p"/>
          </m:rPr>
          <m:t>)</m:t>
        </m:r>
      </m:oMath>
      <w:del w:id="17066" w:author="PR Preview" w:date="2026-01-01T00:00:00Z">
        <w:r>
          <w:delText xml:space="preserve">.</w:delText>
        </w:r>
      </w:del>
    </w:p>
    <w:p>
      <w:pPr>
        <w:numPr>
          <w:ilvl w:val="0"/>
          <w:numId w:val="1067"/>
        </w:numPr>
      </w:pPr>
      <w:del w:id="17067" w:author="PR Preview" w:date="2026-01-01T00:00:00Z">
        <w:r>
          <w:rPr>
            <w:b/>
            <w:bCs/>
          </w:rPr>
          <w:delText xml:space="preserve">Step 1.</w:delText>
        </w:r>
      </w:del>
      <w:del w:id="17068" w:author="PR Preview" w:date="2026-01-01T00:00:00Z">
        <w:r>
          <w:delText xml:space="preserve"> </w:delText>
        </w:r>
      </w:del>
      <m:oMath>
        <m:sSubSup>
          <m:e>
            <m:limLow>
              <m:e>
                <m:r>
                  <m:t>q</m:t>
                </m:r>
              </m:e>
              <m:lim>
                <m:r>
                  <m:rPr>
                    <m:sty m:val="p"/>
                  </m:rPr>
                  <m:t>∼</m:t>
                </m:r>
              </m:lim>
            </m:limLow>
          </m:e>
          <m:sub>
            <m:r>
              <m:t>1</m:t>
            </m:r>
          </m:sub>
          <m:sup>
            <m:r>
              <m:rPr>
                <m:sty m:val="p"/>
              </m:rPr>
              <m:t>′</m:t>
            </m:r>
          </m:sup>
        </m:sSubSup>
        <m:r>
          <m:rPr>
            <m:sty m:val="p"/>
          </m:rPr>
          <m:t>=</m:t>
        </m:r>
        <m:r>
          <m:rPr>
            <m:sty m:val="p"/>
          </m:rPr>
          <m:t>(</m:t>
        </m:r>
        <m:r>
          <m:t>1</m:t>
        </m:r>
        <m:r>
          <m:rPr>
            <m:sty m:val="p"/>
          </m:rPr>
          <m:t>,</m:t>
        </m:r>
        <m:r>
          <m:t>1</m:t>
        </m:r>
        <m:r>
          <m:rPr>
            <m:sty m:val="p"/>
          </m:rPr>
          <m:t>,</m:t>
        </m:r>
        <m:r>
          <m:t>0</m:t>
        </m:r>
        <m:r>
          <m:rPr>
            <m:sty m:val="p"/>
          </m:rPr>
          <m:t>)</m:t>
        </m:r>
      </m:oMath>
      <w:del w:id="17069" w:author="PR Preview" w:date="2026-01-01T00:00:00Z">
        <w:r>
          <w:delText xml:space="preserve">, with norm</w:delText>
        </w:r>
      </w:del>
      <w:del w:id="17070" w:author="PR Preview" w:date="2026-01-01T00:00:00Z">
        <w:r>
          <w:delText xml:space="preserve"> </w:delText>
        </w:r>
      </w:del>
      <m:oMath>
        <m:rad>
          <m:radPr>
            <m:degHide m:val="on"/>
          </m:radPr>
          <m:deg/>
          <m:e>
            <m:r>
              <m:t>2</m:t>
            </m:r>
          </m:e>
        </m:rad>
      </m:oMath>
      <w:del w:id="17071" w:author="PR Preview" w:date="2026-01-01T00:00:00Z">
        <w:r>
          <w:delText xml:space="preserve">,</w:delText>
        </w:r>
      </w:del>
      <w:del w:id="17072" w:author="PR Preview" w:date="2026-01-01T00:00:00Z">
        <w:r>
          <w:delText xml:space="preserve"> </w:delText>
        </w:r>
      </w:del>
      <w:del w:id="17073" w:author="PR Preview" w:date="2026-01-01T00:00:00Z">
        <w:r>
          <w:delText xml:space="preserve">so</w:delText>
        </w:r>
      </w:del>
      <w:del w:id="17074" w:author="PR Preview" w:date="2026-01-01T00:00:00Z">
        <w:r>
          <w:delText xml:space="preserve"> </w:delText>
        </w:r>
      </w:del>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del w:id="17075" w:author="PR Preview" w:date="2026-01-01T00:00:00Z">
        <w:r>
          <w:delText xml:space="preserve">.</w:delText>
        </w:r>
      </w:del>
    </w:p>
    <w:p>
      <w:pPr>
        <w:pStyle w:val="BodyText"/>
      </w:pPr>
      <w:ins w:id="17076" w:author="PR Preview" w:date="2026-01-01T00:00:00Z">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ins>
    </w:p>
    <w:p>
      <w:pPr>
        <w:pStyle w:val="FirstParagraph"/>
      </w:pPr>
      <w:ins w:id="17077" w:author="PR Preview" w:date="2026-01-01T00:00:00Z">
        <w:r>
          <w:t xml:space="preserve">which is</w:t>
        </w:r>
      </w:ins>
      <w:ins w:id="17078" w:author="PR Preview" w:date="2026-01-01T00:00:00Z">
        <w:r>
          <w:t xml:space="preserve"> </w:t>
        </w:r>
      </w:ins>
      <w:ins w:id="17079" w:author="PR Preview" w:date="2026-01-01T00:00:00Z">
        <w:r>
          <w:t xml:space="preserve">$\mathord{\smash[b]{\underset{\raise.3ex\hbox{$\scriptstyle\sim$}}{x}}\vphantom{x}}$</w:t>
        </w:r>
      </w:ins>
      <w:ins w:id="17080" w:author="PR Preview" w:date="2026-01-01T00:00:00Z">
        <w:r>
          <w:t xml:space="preserve">, as</w:t>
        </w:r>
      </w:ins>
      <w:ins w:id="17081" w:author="PR Preview" w:date="2026-01-01T00:00:00Z">
        <w:r>
          <w:t xml:space="preserve"> </w:t>
        </w:r>
      </w:ins>
      <w:hyperlink w:anchor="thm-orthonormal-expansion">
        <w:ins w:id="17082" w:author="PR Preview" w:date="2026-01-01T00:00:00Z">
          <w:r>
            <w:rPr>
              <w:rStyle w:val="Hyperlink"/>
            </w:rPr>
            <w:t xml:space="preserve">Theorem 64</w:t>
          </w:r>
        </w:ins>
      </w:hyperlink>
      <w:ins w:id="17083" w:author="PR Preview" w:date="2026-01-01T00:00:00Z">
        <w:r>
          <w:t xml:space="preserve"> </w:t>
        </w:r>
      </w:ins>
      <w:ins w:id="17084" w:author="PR Preview" w:date="2026-01-01T00:00:00Z">
        <w:r>
          <w:t xml:space="preserve">says.</w:t>
        </w:r>
      </w:ins>
    </w:p>
    <w:bookmarkEnd w:id="397"/>
    <w:bookmarkStart w:id="398" w:name="def-gram-schmidt"/>
    <w:p>
      <w:pPr>
        <w:pStyle w:val="BodyText"/>
      </w:pPr>
      <w:ins w:id="17085" w:author="PR Preview" w:date="2026-01-01T00:00:00Z">
        <w:r>
          <w:rPr>
            <w:b/>
            <w:bCs/>
          </w:rPr>
          <w:t xml:space="preserve">Definition 78 (Gram-Schmidt process)</w:t>
        </w:r>
      </w:ins>
      <w:ins w:id="17086" w:author="PR Preview" w:date="2026-01-01T00:00:00Z">
        <w:r>
          <w:t xml:space="preserve"> </w:t>
        </w:r>
      </w:ins>
      <w:ins w:id="17087" w:author="PR Preview" w:date="2026-01-01T00:00:00Z">
        <w:r>
          <w:t xml:space="preserve">The</w:t>
        </w:r>
      </w:ins>
      <w:ins w:id="17088" w:author="PR Preview" w:date="2026-01-01T00:00:00Z">
        <w:r>
          <w:t xml:space="preserve"> </w:t>
        </w:r>
      </w:ins>
      <w:ins w:id="17089" w:author="PR Preview" w:date="2026-01-01T00:00:00Z">
        <w:r>
          <w:rPr>
            <w:b/>
            <w:bCs/>
          </w:rPr>
          <w:t xml:space="preserve">Gram-Schmidt process</w:t>
        </w:r>
      </w:ins>
      <w:ins w:id="17090" w:author="PR Preview" w:date="2026-01-01T00:00:00Z">
        <w:r>
          <w:t xml:space="preserve"> </w:t>
        </w:r>
      </w:ins>
      <w:ins w:id="17091" w:author="PR Preview" w:date="2026-01-01T00:00:00Z">
        <w:r>
          <w:t xml:space="preserve">takes vectors</w:t>
        </w:r>
      </w:ins>
      <w:ins w:id="17092" w:author="PR Preview" w:date="2026-01-01T00:00:00Z">
        <w:r>
          <w:t xml:space="preserve"> </w:t>
        </w:r>
      </w:ins>
      <w:ins w:id="17093" w:author="PR Preview" w:date="2026-01-01T00:00:00Z">
        <w:r>
          <w:t xml:space="preserve">$\mathord{\smash[b]{\underset{\raise.3ex\hbox{$\scriptstyle\sim$}}{a}}\vphantom{a}}_1, \ldots, \mathord{\smash[b]{\underset{\raise.3ex\hbox{$\scriptstyle\sim$}}{a}}\vphantom{a}}_k \in \mathbb{R}^p$</w:t>
        </w:r>
      </w:ins>
      <w:ins w:id="17094" w:author="PR Preview" w:date="2026-01-01T00:00:00Z">
        <w:r>
          <w:t xml:space="preserve"> </w:t>
        </w:r>
      </w:ins>
      <w:ins w:id="17095" w:author="PR Preview" w:date="2026-01-01T00:00:00Z">
        <w:r>
          <w:t xml:space="preserve">and, for</w:t>
        </w:r>
      </w:ins>
      <w:ins w:id="17096" w:author="PR Preview" w:date="2026-01-01T00:00:00Z">
        <w:r>
          <w:t xml:space="preserve"> </w:t>
        </w:r>
      </w:ins>
      <m:oMath>
        <m:r>
          <m:t>i</m:t>
        </m:r>
        <m:r>
          <m:rPr>
            <m:sty m:val="p"/>
          </m:rPr>
          <m:t>=</m:t>
        </m:r>
        <m:r>
          <m:t>1</m:t>
        </m:r>
        <m:r>
          <m:rPr>
            <m:sty m:val="p"/>
          </m:rPr>
          <m:t>,</m:t>
        </m:r>
        <m:r>
          <m:t>2</m:t>
        </m:r>
        <m:r>
          <m:rPr>
            <m:sty m:val="p"/>
          </m:rPr>
          <m:t>,</m:t>
        </m:r>
        <m:r>
          <m:rPr>
            <m:sty m:val="p"/>
          </m:rPr>
          <m:t>…</m:t>
        </m:r>
        <m:r>
          <m:rPr>
            <m:sty m:val="p"/>
          </m:rPr>
          <m:t>,</m:t>
        </m:r>
        <m:r>
          <m:t>k</m:t>
        </m:r>
      </m:oMath>
      <w:ins w:id="17097" w:author="PR Preview" w:date="2026-01-01T00:00:00Z">
        <w:r>
          <w:t xml:space="preserve"> </w:t>
        </w:r>
      </w:ins>
      <w:ins w:id="17098" w:author="PR Preview" w:date="2026-01-01T00:00:00Z">
        <w:r>
          <w:t xml:space="preserve">in turn:</w:t>
        </w:r>
      </w:ins>
    </w:p>
    <w:p>
      <w:pPr>
        <w:pStyle w:val="Compact"/>
        <w:numPr>
          <w:ilvl w:val="0"/>
          <w:numId w:val="1066"/>
        </w:numPr>
      </w:pPr>
      <w:ins w:id="17099" w:author="PR Preview" w:date="2026-01-01T00:00:00Z">
        <w:r>
          <w:rPr>
            <w:b/>
            <w:bCs/>
          </w:rPr>
          <w:t xml:space="preserve">Orthogonalize:</w:t>
        </w:r>
      </w:ins>
      <w:ins w:id="17100" w:author="PR Preview" w:date="2026-01-01T00:00:00Z">
        <w:r>
          <w:t xml:space="preserve"> </w:t>
        </w:r>
      </w:ins>
      <w:ins w:id="17101" w:author="PR Preview" w:date="2026-01-01T00:00:00Z">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ins>
      <w:ins w:id="17102" w:author="PR Preview" w:date="2026-01-01T00:00:00Z">
        <w:r>
          <w:t xml:space="preserve"> </w:t>
        </w:r>
      </w:ins>
      <w:ins w:id="17103" w:author="PR Preview" w:date="2026-01-01T00:00:00Z">
        <w:r>
          <w:t xml:space="preserve">(for</w:t>
        </w:r>
      </w:ins>
      <w:ins w:id="17104" w:author="PR Preview" w:date="2026-01-01T00:00:00Z">
        <w:r>
          <w:t xml:space="preserve"> </w:t>
        </w:r>
      </w:ins>
      <m:oMath>
        <m:r>
          <m:t>i</m:t>
        </m:r>
        <m:r>
          <m:rPr>
            <m:sty m:val="p"/>
          </m:rPr>
          <m:t>=</m:t>
        </m:r>
        <m:r>
          <m:t>1</m:t>
        </m:r>
      </m:oMath>
      <w:ins w:id="17105" w:author="PR Preview" w:date="2026-01-01T00:00:00Z">
        <w:r>
          <w:t xml:space="preserve"> </w:t>
        </w:r>
      </w:ins>
      <w:ins w:id="17106" w:author="PR Preview" w:date="2026-01-01T00:00:00Z">
        <w:r>
          <w:t xml:space="preserve">the sum is empty, so</w:t>
        </w:r>
      </w:ins>
      <w:ins w:id="17107" w:author="PR Preview" w:date="2026-01-01T00:00:00Z">
        <w:r>
          <w:t xml:space="preserve"> </w:t>
        </w:r>
      </w:ins>
      <w:ins w:id="17108" w:author="PR Preview" w:date="2026-01-01T00:00:00Z">
        <w:r>
          <w:t xml:space="preserve">$\mathord{\smash[b]{\underset{\raise.3ex\hbox{$\scriptstyle\sim$}}{q}}\vphantom{q}}'_1 = \mathord{\smash[b]{\underset{\raise.3ex\hbox{$\scriptstyle\sim$}}{a}}\vphantom{a}}_1$</w:t>
        </w:r>
      </w:ins>
      <w:ins w:id="17109" w:author="PR Preview" w:date="2026-01-01T00:00:00Z">
        <w:r>
          <w:t xml:space="preserve">);</w:t>
        </w:r>
      </w:ins>
    </w:p>
    <w:p>
      <w:pPr>
        <w:pStyle w:val="Compact"/>
        <w:numPr>
          <w:ilvl w:val="0"/>
          <w:numId w:val="1066"/>
        </w:numPr>
      </w:pPr>
      <w:ins w:id="17110" w:author="PR Preview" w:date="2026-01-01T00:00:00Z">
        <w:r>
          <w:rPr>
            <w:b/>
            <w:bCs/>
          </w:rPr>
          <w:t xml:space="preserve">Test:</w:t>
        </w:r>
      </w:ins>
      <w:ins w:id="17111" w:author="PR Preview" w:date="2026-01-01T00:00:00Z">
        <w:r>
          <w:t xml:space="preserve"> </w:t>
        </w:r>
      </w:ins>
      <w:ins w:id="17112" w:author="PR Preview" w:date="2026-01-01T00:00:00Z">
        <w:r>
          <w:t xml:space="preserve">if</w:t>
        </w:r>
      </w:ins>
      <w:ins w:id="17113" w:author="PR Preview" w:date="2026-01-01T00:00:00Z">
        <w:r>
          <w:t xml:space="preserve"> </w:t>
        </w:r>
      </w:ins>
      <w:ins w:id="17114" w:author="PR Preview" w:date="2026-01-01T00:00:00Z">
        <w:r>
          <w:t xml:space="preserve">$\mathord{\smash[b]{\underset{\raise.3ex\hbox{$\scriptstyle\sim$}}{q}}\vphantom{q}}'_i = \mathord{\smash[b]{\underset{\raise.3ex\hbox{$\scriptstyle\sim$}}{0}}\vphantom{0}}$</w:t>
        </w:r>
      </w:ins>
      <w:ins w:id="17115" w:author="PR Preview" w:date="2026-01-01T00:00:00Z">
        <w:r>
          <w:t xml:space="preserve">, stop;</w:t>
        </w:r>
      </w:ins>
    </w:p>
    <w:p>
      <w:pPr>
        <w:pStyle w:val="Compact"/>
        <w:numPr>
          <w:ilvl w:val="0"/>
          <w:numId w:val="1066"/>
        </w:numPr>
      </w:pPr>
      <w:ins w:id="17116" w:author="PR Preview" w:date="2026-01-01T00:00:00Z">
        <w:r>
          <w:rPr>
            <w:b/>
            <w:bCs/>
          </w:rPr>
          <w:t xml:space="preserve">Normalize:</w:t>
        </w:r>
      </w:ins>
      <w:ins w:id="17117" w:author="PR Preview" w:date="2026-01-01T00:00:00Z">
        <w:r>
          <w:t xml:space="preserve"> </w:t>
        </w:r>
      </w:ins>
      <w:ins w:id="17118" w:author="PR Preview" w:date="2026-01-01T00:00:00Z">
        <w:r>
          <w:t xml:space="preserve">$\mathord{\smash[b]{\underset{\raise.3ex\hbox{$\scriptstyle\sim$}}{q}}\vphantom{q}}_i \stackrel{\text{def}}{=}\mathord{\smash[b]{\underset{\raise.3ex\hbox{$\scriptstyle\sim$}}{q}}\vphantom{q}}'_i / \mathopen{}\left\lVert\mathord{\smash[b]{\underset{\raise.3ex\hbox{$\scriptstyle\sim$}}{q}}\vphantom{q}}'_i\right\rVert\mathclose{}$</w:t>
        </w:r>
      </w:ins>
      <w:ins w:id="17119" w:author="PR Preview" w:date="2026-01-01T00:00:00Z">
        <w:r>
          <w:t xml:space="preserve">.</w:t>
        </w:r>
      </w:ins>
    </w:p>
    <w:p>
      <w:pPr>
        <w:pStyle w:val="FirstParagraph"/>
      </w:pPr>
      <w:ins w:id="17120" w:author="PR Preview" w:date="2026-01-01T00:00:00Z">
        <w:r>
          <w:t xml:space="preserve">The output is the list</w:t>
        </w:r>
      </w:ins>
      <w:ins w:id="17121" w:author="PR Preview" w:date="2026-01-01T00:00:00Z">
        <w:r>
          <w:t xml:space="preserve"> </w:t>
        </w:r>
      </w:ins>
      <w:ins w:id="17122" w:author="PR Preview" w:date="2026-01-01T00:00:00Z">
        <w:r>
          <w:t xml:space="preserve">$\mathord{\smash[b]{\underset{\raise.3ex\hbox{$\scriptstyle\sim$}}{q}}\vphantom{q}}_1, \mathord{\smash[b]{\underset{\raise.3ex\hbox{$\scriptstyle\sim$}}{q}}\vphantom{q}}_2, \ldots$</w:t>
        </w:r>
      </w:ins>
      <w:ins w:id="17123" w:author="PR Preview" w:date="2026-01-01T00:00:00Z">
        <w:r>
          <w:t xml:space="preserve"> </w:t>
        </w:r>
      </w:ins>
      <w:ins w:id="17124" w:author="PR Preview" w:date="2026-01-01T00:00:00Z">
        <w:r>
          <w:t xml:space="preserve">produced before the process stops,</w:t>
        </w:r>
      </w:ins>
      <w:ins w:id="17125" w:author="PR Preview" w:date="2026-01-01T00:00:00Z">
        <w:r>
          <w:t xml:space="preserve"> </w:t>
        </w:r>
      </w:ins>
      <w:ins w:id="17126" w:author="PR Preview" w:date="2026-01-01T00:00:00Z">
        <w:r>
          <w:t xml:space="preserve">or all</w:t>
        </w:r>
      </w:ins>
      <w:ins w:id="17127" w:author="PR Preview" w:date="2026-01-01T00:00:00Z">
        <w:r>
          <w:t xml:space="preserve"> </w:t>
        </w:r>
      </w:ins>
      <m:oMath>
        <m:r>
          <m:t>k</m:t>
        </m:r>
      </m:oMath>
      <w:ins w:id="17128" w:author="PR Preview" w:date="2026-01-01T00:00:00Z">
        <w:r>
          <w:t xml:space="preserve"> </w:t>
        </w:r>
      </w:ins>
      <w:ins w:id="17129" w:author="PR Preview" w:date="2026-01-01T00:00:00Z">
        <w:r>
          <w:t xml:space="preserve">of them if it never stops.</w:t>
        </w:r>
      </w:ins>
    </w:p>
    <w:bookmarkEnd w:id="398"/>
    <w:bookmarkStart w:id="399" w:name="exm-gram-schmidt"/>
    <w:p>
      <w:pPr>
        <w:pStyle w:val="BodyText"/>
      </w:pPr>
      <w:ins w:id="17130" w:author="PR Preview" w:date="2026-01-01T00:00:00Z">
        <w:r>
          <w:rPr>
            <w:b/>
            <w:bCs/>
          </w:rPr>
          <w:t xml:space="preserve">Example 117 (Two steps of Gram-Schmidt in</w:t>
        </w:r>
      </w:ins>
      <w:ins w:id="17131" w:author="PR Preview" w:date="2026-01-01T00:00:00Z">
        <w:r>
          <w:rPr>
            <w:b/>
            <w:bCs/>
          </w:rPr>
          <w:t xml:space="preserve"> </w:t>
        </w:r>
      </w:ins>
      <m:oMath>
        <m:sSup>
          <m:e>
            <m:r>
              <m:rPr>
                <m:scr m:val="double-struck"/>
                <m:sty m:val="p"/>
              </m:rPr>
              <m:t>R</m:t>
            </m:r>
          </m:e>
          <m:sup>
            <m:r>
              <m:t>3</m:t>
            </m:r>
          </m:sup>
        </m:sSup>
      </m:oMath>
      <w:ins w:id="17132" w:author="PR Preview" w:date="2026-01-01T00:00:00Z">
        <w:r>
          <w:rPr>
            <w:b/>
            <w:bCs/>
          </w:rPr>
          <w:t xml:space="preserve">)</w:t>
        </w:r>
      </w:ins>
      <w:ins w:id="17133" w:author="PR Preview" w:date="2026-01-01T00:00:00Z">
        <w:r>
          <w:t xml:space="preserve"> </w:t>
        </w:r>
      </w:ins>
      <w:ins w:id="17134" w:author="PR Preview" w:date="2026-01-01T00:00:00Z">
        <w:r>
          <w:t xml:space="preserve">Let</w:t>
        </w:r>
      </w:ins>
      <w:ins w:id="17135" w:author="PR Preview" w:date="2026-01-01T00:00:00Z">
        <w:r>
          <w:t xml:space="preserve"> </w:t>
        </w:r>
      </w:ins>
      <w:ins w:id="17136" w:author="PR Preview" w:date="2026-01-01T00:00:00Z">
        <w:r>
          <w:t xml:space="preserve">$\mathord{\smash[b]{\underset{\raise.3ex\hbox{$\scriptstyle\sim$}}{a}}\vphantom{a}}_1 = (1, 1, 0)$</w:t>
        </w:r>
      </w:ins>
      <w:ins w:id="17137" w:author="PR Preview" w:date="2026-01-01T00:00:00Z">
        <w:r>
          <w:t xml:space="preserve"> </w:t>
        </w:r>
      </w:ins>
      <w:ins w:id="17138" w:author="PR Preview" w:date="2026-01-01T00:00:00Z">
        <w:r>
          <w:t xml:space="preserve">and</w:t>
        </w:r>
      </w:ins>
      <w:ins w:id="17139" w:author="PR Preview" w:date="2026-01-01T00:00:00Z">
        <w:r>
          <w:t xml:space="preserve"> </w:t>
        </w:r>
      </w:ins>
      <w:ins w:id="17140" w:author="PR Preview" w:date="2026-01-01T00:00:00Z">
        <w:r>
          <w:t xml:space="preserve">$\mathord{\smash[b]{\underset{\raise.3ex\hbox{$\scriptstyle\sim$}}{a}}\vphantom{a}}_2 = (1, 0, 1)$</w:t>
        </w:r>
      </w:ins>
      <w:ins w:id="17141" w:author="PR Preview" w:date="2026-01-01T00:00:00Z">
        <w:r>
          <w:t xml:space="preserve">.</w:t>
        </w:r>
      </w:ins>
    </w:p>
    <w:p>
      <w:pPr>
        <w:numPr>
          <w:ilvl w:val="0"/>
          <w:numId w:val="1067"/>
        </w:numPr>
      </w:pPr>
      <w:ins w:id="17142" w:author="PR Preview" w:date="2026-01-01T00:00:00Z">
        <w:r>
          <w:rPr>
            <w:b/>
            <w:bCs/>
          </w:rPr>
          <w:t xml:space="preserve">Step 1.</w:t>
        </w:r>
      </w:ins>
      <w:ins w:id="17143" w:author="PR Preview" w:date="2026-01-01T00:00:00Z">
        <w:r>
          <w:t xml:space="preserve"> </w:t>
        </w:r>
      </w:ins>
      <w:ins w:id="17144" w:author="PR Preview" w:date="2026-01-01T00:00:00Z">
        <w:r>
          <w:t xml:space="preserve">$\mathord{\smash[b]{\underset{\raise.3ex\hbox{$\scriptstyle\sim$}}{q}}\vphantom{q}}'_1 = (1, 1, 0)$</w:t>
        </w:r>
      </w:ins>
      <w:ins w:id="17145" w:author="PR Preview" w:date="2026-01-01T00:00:00Z">
        <w:r>
          <w:t xml:space="preserve">, with norm</w:t>
        </w:r>
      </w:ins>
      <w:ins w:id="17146" w:author="PR Preview" w:date="2026-01-01T00:00:00Z">
        <w:r>
          <w:t xml:space="preserve"> </w:t>
        </w:r>
      </w:ins>
      <m:oMath>
        <m:rad>
          <m:radPr>
            <m:degHide m:val="on"/>
          </m:radPr>
          <m:deg/>
          <m:e>
            <m:r>
              <m:t>2</m:t>
            </m:r>
          </m:e>
        </m:rad>
      </m:oMath>
      <w:ins w:id="17147" w:author="PR Preview" w:date="2026-01-01T00:00:00Z">
        <w:r>
          <w:t xml:space="preserve">,</w:t>
        </w:r>
      </w:ins>
      <w:ins w:id="17148" w:author="PR Preview" w:date="2026-01-01T00:00:00Z">
        <w:r>
          <w:t xml:space="preserve"> </w:t>
        </w:r>
      </w:ins>
      <w:ins w:id="17149" w:author="PR Preview" w:date="2026-01-01T00:00:00Z">
        <w:r>
          <w:t xml:space="preserve">so</w:t>
        </w:r>
      </w:ins>
      <w:ins w:id="17150" w:author="PR Preview" w:date="2026-01-01T00:00:00Z">
        <w:r>
          <w:t xml:space="preserve"> </w:t>
        </w:r>
      </w:ins>
      <w:ins w:id="17151" w:author="PR Preview" w:date="2026-01-01T00:00:00Z">
        <w:r>
          <w:t xml:space="preserve">$\mathord{\smash[b]{\underset{\raise.3ex\hbox{$\scriptstyle\sim$}}{q}}\vphantom{q}}_1 = \tfrac{1}{\sqrt{2}}\,(1, 1, 0)$</w:t>
        </w:r>
      </w:ins>
      <w:ins w:id="17152" w:author="PR Preview" w:date="2026-01-01T00:00:00Z">
        <w:r>
          <w:t xml:space="preserve">.</w:t>
        </w:r>
      </w:ins>
    </w:p>
    <w:p>
      <w:pPr>
        <w:numPr>
          <w:ilvl w:val="0"/>
          <w:numId w:val="1067"/>
        </w:numPr>
      </w:pPr>
      <w:r>
        <w:rPr>
          <w:b/>
          <w:bCs/>
        </w:rPr>
        <w:t xml:space="preserve">Step 2.</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BodyText"/>
      </w:pPr>
      <w:ins w:id="17153" w:author="PR Preview" w:date="2026-01-01T00:00:00Z">
        <w:r>
          <w:t xml:space="preserve">$$
    \begin{aligned}
    \mathord{\smash[b]{\underset{\raise.3ex\hbox{$\scriptstyle\sim$}}{q}}\vphantom{q}}_1 \cdot \mathord{\smash[b]{\underset{\raise.3ex\hbox{$\scriptstyle\sim$}}{a}}\vphantom{a}}_2 &amp;= \tfrac{1}{\sqrt{2}}\,(1 + 0 + 0) \\
    &amp;= \tfrac{1}{\sqrt{2}},
    \end{aligned}
    $$</w:t>
        </w:r>
      </w:ins>
    </w:p>
    <w:p>
      <w:pPr>
        <w:numPr>
          <w:ilvl w:val="0"/>
          <w:numId w:val="1000"/>
        </w:numPr>
      </w:pPr>
      <w:r>
        <w:t xml:space="preserve">so</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pStyle w:val="BodyText"/>
      </w:pPr>
      <w:ins w:id="17154" w:author="PR Preview" w:date="2026-01-01T00:00:00Z">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ins>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limLow>
                    <m:e>
                      <m:r>
                        <m:t>q</m:t>
                      </m:r>
                    </m:e>
                    <m:lim>
                      <m:r>
                        <m:rPr>
                          <m:sty m:val="p"/>
                        </m:rPr>
                        <m:t>∼</m:t>
                      </m:r>
                    </m:lim>
                  </m:limLow>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BodyText"/>
      </w:pPr>
      <w:ins w:id="17155" w:author="PR Preview" w:date="2026-01-01T00:00:00Z">
        <w:r>
          <w:t xml:space="preserve">$$
    \begin{aligned}
    \mathord{\smash[b]{\underset{\raise.3ex\hbox{$\scriptstyle\sim$}}{q}}\vphantom{q}}_2 &amp;= \sqrt{\tfrac{2}{3}}\,\mathopen{}\left(\tfrac{1}{2}, -\tfrac{1}{2}, 1\right)\mathclose{} \\
    &amp;= \tfrac{1}{\sqrt{6}}\,(1, -1, 2).
    \end{aligned}
    $$</w:t>
        </w:r>
      </w:ins>
    </w:p>
    <w:p>
      <w:pPr>
        <w:pStyle w:val="FirstParagraph"/>
      </w:pPr>
      <w:r>
        <w:t xml:space="preserve">As a check,</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q</m:t>
                      </m:r>
                    </m:e>
                    <m:lim>
                      <m:r>
                        <m:rPr>
                          <m:sty m:val="p"/>
                        </m:rPr>
                        <m:t>∼</m:t>
                      </m:r>
                    </m:lim>
                  </m:limLow>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del w:id="17156" w:author="PR Preview" w:date="2026-01-01T00:00:00Z">
        <w:r>
          <w:rPr>
            <w:b/>
            <w:bCs/>
          </w:rPr>
          <w:delText xml:space="preserve">Example 118 (Gram-Schmidt stops on dependent vectors)</w:delText>
        </w:r>
      </w:del>
      <w:del w:id="17157" w:author="PR Preview" w:date="2026-01-01T00:00:00Z">
        <w:r>
          <w:delText xml:space="preserve"> </w:delText>
        </w:r>
      </w:del>
      <w:del w:id="17158" w:author="PR Preview" w:date="2026-01-01T00:00:00Z">
        <w:r>
          <w:delText xml:space="preserve">Let</w:delText>
        </w:r>
      </w:del>
      <w:del w:id="17159" w:author="PR Preview" w:date="2026-01-01T00:00:00Z">
        <w:r>
          <w:delText xml:space="preserve"> </w:delText>
        </w:r>
      </w:del>
      <m:oMath>
        <m:sSub>
          <m:e>
            <m:limLow>
              <m:e>
                <m:r>
                  <m:t>a</m:t>
                </m:r>
              </m:e>
              <m:lim>
                <m:r>
                  <m:rPr>
                    <m:sty m:val="p"/>
                  </m:rPr>
                  <m:t>∼</m:t>
                </m:r>
              </m:lim>
            </m:limLow>
          </m:e>
          <m:sub>
            <m:r>
              <m:t>1</m:t>
            </m:r>
          </m:sub>
        </m:sSub>
        <m:r>
          <m:rPr>
            <m:sty m:val="p"/>
          </m:rPr>
          <m:t>=</m:t>
        </m:r>
        <m:r>
          <m:rPr>
            <m:sty m:val="p"/>
          </m:rPr>
          <m:t>(</m:t>
        </m:r>
        <m:r>
          <m:t>1</m:t>
        </m:r>
        <m:r>
          <m:rPr>
            <m:sty m:val="p"/>
          </m:rPr>
          <m:t>,</m:t>
        </m:r>
        <m:r>
          <m:t>2</m:t>
        </m:r>
        <m:r>
          <m:rPr>
            <m:sty m:val="p"/>
          </m:rPr>
          <m:t>)</m:t>
        </m:r>
      </m:oMath>
      <w:del w:id="17160" w:author="PR Preview" w:date="2026-01-01T00:00:00Z">
        <w:r>
          <w:delText xml:space="preserve"> </w:delText>
        </w:r>
      </w:del>
      <w:del w:id="17161" w:author="PR Preview" w:date="2026-01-01T00:00:00Z">
        <w:r>
          <w:delText xml:space="preserve">and</w:delText>
        </w:r>
      </w:del>
      <w:del w:id="17162" w:author="PR Preview" w:date="2026-01-01T00:00:00Z">
        <w:r>
          <w:delText xml:space="preserve"> </w:delText>
        </w:r>
      </w:del>
      <m:oMath>
        <m:sSub>
          <m:e>
            <m:limLow>
              <m:e>
                <m:r>
                  <m:t>a</m:t>
                </m:r>
              </m:e>
              <m:lim>
                <m:r>
                  <m:rPr>
                    <m:sty m:val="p"/>
                  </m:rPr>
                  <m:t>∼</m:t>
                </m:r>
              </m:lim>
            </m:limLow>
          </m:e>
          <m:sub>
            <m:r>
              <m:t>2</m:t>
            </m:r>
          </m:sub>
        </m:sSub>
        <m:r>
          <m:rPr>
            <m:sty m:val="p"/>
          </m:rPr>
          <m:t>=</m:t>
        </m:r>
        <m:r>
          <m:rPr>
            <m:sty m:val="p"/>
          </m:rPr>
          <m:t>(</m:t>
        </m:r>
        <m:r>
          <m:t>2</m:t>
        </m:r>
        <m:r>
          <m:rPr>
            <m:sty m:val="p"/>
          </m:rPr>
          <m:t>,</m:t>
        </m:r>
        <m:r>
          <m:t>4</m:t>
        </m:r>
        <m:r>
          <m:rPr>
            <m:sty m:val="p"/>
          </m:rPr>
          <m:t>)</m:t>
        </m:r>
      </m:oMath>
      <w:del w:id="17163" w:author="PR Preview" w:date="2026-01-01T00:00:00Z">
        <w:r>
          <w:delText xml:space="preserve">.</w:delText>
        </w:r>
      </w:del>
      <w:del w:id="17164" w:author="PR Preview" w:date="2026-01-01T00:00:00Z">
        <w:r>
          <w:delText xml:space="preserve"> </w:delText>
        </w:r>
      </w:del>
      <w:del w:id="17165" w:author="PR Preview" w:date="2026-01-01T00:00:00Z">
        <w:r>
          <w:delText xml:space="preserve">Step 1 gives</w:delText>
        </w:r>
      </w:del>
      <w:del w:id="17166" w:author="PR Preview" w:date="2026-01-01T00:00:00Z">
        <w:r>
          <w:delText xml:space="preserve"> </w:delText>
        </w:r>
      </w:del>
      <m:oMath>
        <m:sSub>
          <m:e>
            <m:limLow>
              <m:e>
                <m:r>
                  <m:t>q</m:t>
                </m:r>
              </m:e>
              <m:lim>
                <m:r>
                  <m:rPr>
                    <m:sty m:val="p"/>
                  </m:rPr>
                  <m:t>∼</m:t>
                </m:r>
              </m:lim>
            </m:limLow>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del w:id="17167" w:author="PR Preview" w:date="2026-01-01T00:00:00Z">
        <w:r>
          <w:delText xml:space="preserve">.</w:delText>
        </w:r>
      </w:del>
      <w:del w:id="17168" w:author="PR Preview" w:date="2026-01-01T00:00:00Z">
        <w:r>
          <w:delText xml:space="preserve"> </w:delText>
        </w:r>
      </w:del>
      <w:del w:id="17169" w:author="PR Preview" w:date="2026-01-01T00:00:00Z">
        <w:r>
          <w:delText xml:space="preserve">In step 2,</w:delText>
        </w:r>
      </w:del>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BodyText"/>
      </w:pPr>
      <w:ins w:id="17170" w:author="PR Preview" w:date="2026-01-01T00:00:00Z">
        <w:r>
          <w:t xml:space="preserve">$$
    \begin{aligned}
    \mathord{\smash[b]{\underset{\raise.3ex\hbox{$\scriptstyle\sim$}}{q}}\vphantom{q}}_1 \cdot \mathord{\smash[b]{\underset{\raise.3ex\hbox{$\scriptstyle\sim$}}{q}}\vphantom{q}}_2 &amp;= \tfrac{1}{\sqrt{12}}\,(1 - 1 + 0) \\
    &amp;= 0.
    \end{aligned}
    $$</w:t>
        </w:r>
      </w:ins>
    </w:p>
    <w:bookmarkEnd w:id="399"/>
    <w:bookmarkStart w:id="400" w:name="exm-gram-schmidt-stops"/>
    <w:p>
      <w:pPr>
        <w:pStyle w:val="FirstParagraph"/>
      </w:pPr>
      <w:ins w:id="17171" w:author="PR Preview" w:date="2026-01-01T00:00:00Z">
        <w:r>
          <w:rPr>
            <w:b/>
            <w:bCs/>
          </w:rPr>
          <w:t xml:space="preserve">Example 118 (Gram-Schmidt stops on dependent vectors)</w:t>
        </w:r>
      </w:ins>
      <w:ins w:id="17172" w:author="PR Preview" w:date="2026-01-01T00:00:00Z">
        <w:r>
          <w:t xml:space="preserve"> </w:t>
        </w:r>
      </w:ins>
      <w:ins w:id="17173" w:author="PR Preview" w:date="2026-01-01T00:00:00Z">
        <w:r>
          <w:t xml:space="preserve">Let</w:t>
        </w:r>
      </w:ins>
      <w:ins w:id="17174" w:author="PR Preview" w:date="2026-01-01T00:00:00Z">
        <w:r>
          <w:t xml:space="preserve"> </w:t>
        </w:r>
      </w:ins>
      <w:ins w:id="17175" w:author="PR Preview" w:date="2026-01-01T00:00:00Z">
        <w:r>
          <w:t xml:space="preserve">$\mathord{\smash[b]{\underset{\raise.3ex\hbox{$\scriptstyle\sim$}}{a}}\vphantom{a}}_1 = (1, 2)$</w:t>
        </w:r>
      </w:ins>
      <w:ins w:id="17176" w:author="PR Preview" w:date="2026-01-01T00:00:00Z">
        <w:r>
          <w:t xml:space="preserve"> </w:t>
        </w:r>
      </w:ins>
      <w:ins w:id="17177" w:author="PR Preview" w:date="2026-01-01T00:00:00Z">
        <w:r>
          <w:t xml:space="preserve">and</w:t>
        </w:r>
      </w:ins>
      <w:ins w:id="17178" w:author="PR Preview" w:date="2026-01-01T00:00:00Z">
        <w:r>
          <w:t xml:space="preserve"> </w:t>
        </w:r>
      </w:ins>
      <w:ins w:id="17179" w:author="PR Preview" w:date="2026-01-01T00:00:00Z">
        <w:r>
          <w:t xml:space="preserve">$\mathord{\smash[b]{\underset{\raise.3ex\hbox{$\scriptstyle\sim$}}{a}}\vphantom{a}}_2 = (2, 4)$</w:t>
        </w:r>
      </w:ins>
      <w:ins w:id="17180" w:author="PR Preview" w:date="2026-01-01T00:00:00Z">
        <w:r>
          <w:t xml:space="preserve">.</w:t>
        </w:r>
      </w:ins>
      <w:ins w:id="17181" w:author="PR Preview" w:date="2026-01-01T00:00:00Z">
        <w:r>
          <w:t xml:space="preserve"> </w:t>
        </w:r>
      </w:ins>
      <w:ins w:id="17182" w:author="PR Preview" w:date="2026-01-01T00:00:00Z">
        <w:r>
          <w:t xml:space="preserve">Step 1 gives</w:t>
        </w:r>
      </w:ins>
      <w:ins w:id="17183" w:author="PR Preview" w:date="2026-01-01T00:00:00Z">
        <w:r>
          <w:t xml:space="preserve"> </w:t>
        </w:r>
      </w:ins>
      <w:ins w:id="17184" w:author="PR Preview" w:date="2026-01-01T00:00:00Z">
        <w:r>
          <w:t xml:space="preserve">$\mathord{\smash[b]{\underset{\raise.3ex\hbox{$\scriptstyle\sim$}}{q}}\vphantom{q}}_1 = \tfrac{1}{\sqrt{5}}\,(1, 2)$</w:t>
        </w:r>
      </w:ins>
      <w:ins w:id="17185" w:author="PR Preview" w:date="2026-01-01T00:00:00Z">
        <w:r>
          <w:t xml:space="preserve">.</w:t>
        </w:r>
      </w:ins>
      <w:ins w:id="17186" w:author="PR Preview" w:date="2026-01-01T00:00:00Z">
        <w:r>
          <w:t xml:space="preserve"> </w:t>
        </w:r>
      </w:ins>
      <w:ins w:id="17187" w:author="PR Preview" w:date="2026-01-01T00:00:00Z">
        <w:r>
          <w:t xml:space="preserve">In step 2,</w:t>
        </w:r>
      </w:ins>
    </w:p>
    <w:p>
      <w:pPr>
        <w:pStyle w:val="BodyText"/>
      </w:pPr>
      <w:ins w:id="17188" w:author="PR Preview" w:date="2026-01-01T00:00:00Z">
        <w:r>
          <w:t xml:space="preserve">$$
    \begin{aligned}
    \mathord{\smash[b]{\underset{\raise.3ex\hbox{$\scriptstyle\sim$}}{q}}\vphantom{q}}_1 \cdot \mathord{\smash[b]{\underset{\raise.3ex\hbox{$\scriptstyle\sim$}}{a}}\vphantom{a}}_2 &amp;= \tfrac{1}{\sqrt{5}}\,(2 + 8) \\
    &amp;= \tfrac{10}{\sqrt{5}},
    \end{aligned}
    $$</w:t>
        </w:r>
      </w:ins>
    </w:p>
    <w:p>
      <w:pPr>
        <w:pStyle w:val="FirstParagraph"/>
      </w:pPr>
      <w:r>
        <w:t xml:space="preserve">and</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limLow>
                <m:e>
                  <m:r>
                    <m:t>0</m:t>
                  </m:r>
                </m:e>
                <m:lim>
                  <m:r>
                    <m:rPr>
                      <m:sty m:val="p"/>
                    </m:rPr>
                    <m:t>∼</m:t>
                  </m:r>
                </m:lim>
              </m:limLow>
              <m:r>
                <m:rPr>
                  <m:sty m:val="p"/>
                </m:rPr>
                <m:t>,</m:t>
              </m:r>
            </m:e>
          </m:eqArr>
        </m:oMath>
      </m:oMathPara>
    </w:p>
    <w:p>
      <w:pPr>
        <w:pStyle w:val="FirstParagraph"/>
      </w:pPr>
      <w:del w:id="17189" w:author="PR Preview" w:date="2026-01-01T00:00:00Z">
        <w:r>
          <w:delText xml:space="preserve">so the process stops:</w:delText>
        </w:r>
      </w:del>
      <w:del w:id="17190" w:author="PR Preview" w:date="2026-01-01T00:00:00Z">
        <w:r>
          <w:delText xml:space="preserve"> </w:delText>
        </w:r>
      </w:del>
      <m:oMath>
        <m:sSub>
          <m:e>
            <m:limLow>
              <m:e>
                <m:r>
                  <m:t>a</m:t>
                </m:r>
              </m:e>
              <m:lim>
                <m:r>
                  <m:rPr>
                    <m:sty m:val="p"/>
                  </m:rPr>
                  <m:t>∼</m:t>
                </m:r>
              </m:lim>
            </m:limLow>
          </m:e>
          <m:sub>
            <m:r>
              <m:t>2</m:t>
            </m:r>
          </m:sub>
        </m:sSub>
      </m:oMath>
      <w:del w:id="17191" w:author="PR Preview" w:date="2026-01-01T00:00:00Z">
        <w:r>
          <w:delText xml:space="preserve"> </w:delText>
        </w:r>
      </w:del>
      <w:del w:id="17192" w:author="PR Preview" w:date="2026-01-01T00:00:00Z">
        <w:r>
          <w:delText xml:space="preserve">is a multiple of</w:delText>
        </w:r>
      </w:del>
      <w:del w:id="17193" w:author="PR Preview" w:date="2026-01-01T00:00:00Z">
        <w:r>
          <w:delText xml:space="preserve"> </w:delText>
        </w:r>
      </w:del>
      <m:oMath>
        <m:sSub>
          <m:e>
            <m:limLow>
              <m:e>
                <m:r>
                  <m:t>a</m:t>
                </m:r>
              </m:e>
              <m:lim>
                <m:r>
                  <m:rPr>
                    <m:sty m:val="p"/>
                  </m:rPr>
                  <m:t>∼</m:t>
                </m:r>
              </m:lim>
            </m:limLow>
          </m:e>
          <m:sub>
            <m:r>
              <m:t>1</m:t>
            </m:r>
          </m:sub>
        </m:sSub>
      </m:oMath>
      <w:del w:id="17194" w:author="PR Preview" w:date="2026-01-01T00:00:00Z">
        <w:r>
          <w:delText xml:space="preserve">.</w:delText>
        </w:r>
      </w:del>
    </w:p>
    <w:p>
      <w:pPr>
        <w:pStyle w:val="BodyText"/>
      </w:pPr>
      <w:del w:id="17195" w:author="PR Preview" w:date="2026-01-01T00:00:00Z">
        <w:r>
          <w:rPr>
            <w:b/>
            <w:bCs/>
          </w:rPr>
          <w:delText xml:space="preserve">Theorem 65 (What Gram-Schmidt produces)</w:delText>
        </w:r>
      </w:del>
      <w:del w:id="17196" w:author="PR Preview" w:date="2026-01-01T00:00:00Z">
        <w:r>
          <w:delText xml:space="preserve"> </w:delText>
        </w:r>
      </w:del>
      <w:del w:id="17197" w:author="PR Preview" w:date="2026-01-01T00:00:00Z">
        <w:r>
          <w:delText xml:space="preserve">Run the Gram-Schmidt process (</w:delText>
        </w:r>
      </w:del>
      <w:hyperlink w:anchor="def-gram-schmidt">
        <w:del w:id="17198" w:author="PR Preview" w:date="2026-01-01T00:00:00Z">
          <w:r>
            <w:rPr>
              <w:rStyle w:val="Hyperlink"/>
            </w:rPr>
            <w:delText xml:space="preserve">Definition 78</w:delText>
          </w:r>
        </w:del>
      </w:hyperlink>
      <w:del w:id="17199" w:author="PR Preview" w:date="2026-01-01T00:00:00Z">
        <w:r>
          <w:delText xml:space="preserve">) on</w:delText>
        </w:r>
      </w:del>
      <w:del w:id="17200" w:author="PR Preview" w:date="2026-01-01T00:00:00Z">
        <w:r>
          <w:delText xml:space="preserve"> </w:delText>
        </w:r>
      </w:del>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r>
          <m:rPr>
            <m:sty m:val="p"/>
          </m:rPr>
          <m:t>∈</m:t>
        </m:r>
        <m:sSup>
          <m:e>
            <m:r>
              <m:rPr>
                <m:scr m:val="double-struck"/>
                <m:sty m:val="p"/>
              </m:rPr>
              <m:t>R</m:t>
            </m:r>
          </m:e>
          <m:sup>
            <m:r>
              <m:t>p</m:t>
            </m:r>
          </m:sup>
        </m:sSup>
      </m:oMath>
      <w:del w:id="17201" w:author="PR Preview" w:date="2026-01-01T00:00:00Z">
        <w:r>
          <w:delText xml:space="preserve">.</w:delText>
        </w:r>
      </w:del>
    </w:p>
    <w:p>
      <w:pPr>
        <w:pStyle w:val="Compact"/>
        <w:numPr>
          <w:ilvl w:val="0"/>
          <w:numId w:val="1068"/>
        </w:numPr>
      </w:pPr>
      <w:del w:id="17202" w:author="PR Preview" w:date="2026-01-01T00:00:00Z">
        <w:r>
          <w:delText xml:space="preserve">If it has produced</w:delText>
        </w:r>
      </w:del>
      <w:del w:id="17203" w:author="PR Preview" w:date="2026-01-01T00:00:00Z">
        <w:r>
          <w:delText xml:space="preserve"> </w:delText>
        </w:r>
      </w:del>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del w:id="17204" w:author="PR Preview" w:date="2026-01-01T00:00:00Z">
        <w:r>
          <w:delText xml:space="preserve"> </w:delText>
        </w:r>
      </w:del>
      <w:del w:id="17205" w:author="PR Preview" w:date="2026-01-01T00:00:00Z">
        <w:r>
          <w:delText xml:space="preserve">without stopping,</w:delText>
        </w:r>
      </w:del>
      <w:del w:id="17206" w:author="PR Preview" w:date="2026-01-01T00:00:00Z">
        <w:r>
          <w:delText xml:space="preserve"> </w:delText>
        </w:r>
      </w:del>
      <w:del w:id="17207" w:author="PR Preview" w:date="2026-01-01T00:00:00Z">
        <w:r>
          <w:delText xml:space="preserve">then</w:delText>
        </w:r>
      </w:del>
      <w:del w:id="17208" w:author="PR Preview" w:date="2026-01-01T00:00:00Z">
        <w:r>
          <w:delText xml:space="preserve"> </w:delText>
        </w:r>
      </w:del>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del w:id="17209" w:author="PR Preview" w:date="2026-01-01T00:00:00Z">
        <w:r>
          <w:delText xml:space="preserve"> </w:delText>
        </w:r>
      </w:del>
      <w:del w:id="17210" w:author="PR Preview" w:date="2026-01-01T00:00:00Z">
        <w:r>
          <w:delText xml:space="preserve">are orthonormal</w:delText>
        </w:r>
      </w:del>
      <w:del w:id="17211" w:author="PR Preview" w:date="2026-01-01T00:00:00Z">
        <w:r>
          <w:delText xml:space="preserve"> </w:delText>
        </w:r>
      </w:del>
      <w:del w:id="17212" w:author="PR Preview" w:date="2026-01-01T00:00:00Z">
        <w:r>
          <w:delText xml:space="preserve">and</w:delText>
        </w:r>
      </w:del>
      <w:del w:id="17213" w:author="PR Preview" w:date="2026-01-01T00:00:00Z">
        <w:r>
          <w:delText xml:space="preserve"> </w:delText>
        </w:r>
      </w:del>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sub>
            </m:sSub>
          </m:e>
        </m:d>
        <m:r>
          <m:t>​</m:t>
        </m:r>
      </m:oMath>
      <w:del w:id="17214" w:author="PR Preview" w:date="2026-01-01T00:00:00Z">
        <w:r>
          <w:delText xml:space="preserve">.</w:delText>
        </w:r>
      </w:del>
    </w:p>
    <w:p>
      <w:pPr>
        <w:pStyle w:val="Compact"/>
        <w:numPr>
          <w:ilvl w:val="0"/>
          <w:numId w:val="1068"/>
        </w:numPr>
      </w:pPr>
      <w:del w:id="17215" w:author="PR Preview" w:date="2026-01-01T00:00:00Z">
        <w:r>
          <w:delText xml:space="preserve">If it reaches step</w:delText>
        </w:r>
      </w:del>
      <w:del w:id="17216" w:author="PR Preview" w:date="2026-01-01T00:00:00Z">
        <w:r>
          <w:delText xml:space="preserve"> </w:delText>
        </w:r>
      </w:del>
      <m:oMath>
        <m:r>
          <m:t>i</m:t>
        </m:r>
      </m:oMath>
      <w:del w:id="17217" w:author="PR Preview" w:date="2026-01-01T00:00:00Z">
        <w:r>
          <w:delText xml:space="preserve"> </w:delText>
        </w:r>
      </w:del>
      <w:del w:id="17218" w:author="PR Preview" w:date="2026-01-01T00:00:00Z">
        <w:r>
          <w:delText xml:space="preserve">(that is, it did not stop at steps</w:delText>
        </w:r>
      </w:del>
      <w:del w:id="17219" w:author="PR Preview" w:date="2026-01-01T00:00:00Z">
        <w:r>
          <w:delText xml:space="preserve"> </w:delText>
        </w:r>
      </w:del>
      <m:oMath>
        <m:r>
          <m:t>1</m:t>
        </m:r>
        <m:r>
          <m:rPr>
            <m:sty m:val="p"/>
          </m:rPr>
          <m:t>,</m:t>
        </m:r>
        <m:r>
          <m:rPr>
            <m:sty m:val="p"/>
          </m:rPr>
          <m:t>…</m:t>
        </m:r>
        <m:r>
          <m:rPr>
            <m:sty m:val="p"/>
          </m:rPr>
          <m:t>,</m:t>
        </m:r>
        <m:r>
          <m:t>i</m:t>
        </m:r>
        <m:r>
          <m:rPr>
            <m:sty m:val="p"/>
          </m:rPr>
          <m:t>−</m:t>
        </m:r>
        <m:r>
          <m:t>1</m:t>
        </m:r>
      </m:oMath>
      <w:del w:id="17220" w:author="PR Preview" w:date="2026-01-01T00:00:00Z">
        <w:r>
          <w:delText xml:space="preserve">),</w:delText>
        </w:r>
      </w:del>
      <w:del w:id="17221" w:author="PR Preview" w:date="2026-01-01T00:00:00Z">
        <w:r>
          <w:delText xml:space="preserve"> </w:delText>
        </w:r>
      </w:del>
      <w:del w:id="17222" w:author="PR Preview" w:date="2026-01-01T00:00:00Z">
        <w:r>
          <w:delText xml:space="preserve">it stops there</w:delText>
        </w:r>
      </w:del>
      <w:del w:id="17223" w:author="PR Preview" w:date="2026-01-01T00:00:00Z">
        <w:r>
          <w:delText xml:space="preserve"> </w:delText>
        </w:r>
      </w:del>
      <w:del w:id="17224" w:author="PR Preview" w:date="2026-01-01T00:00:00Z">
        <w:r>
          <w:delText xml:space="preserve">exactly when</w:delText>
        </w:r>
      </w:del>
      <w:del w:id="17225" w:author="PR Preview" w:date="2026-01-01T00:00:00Z">
        <w:r>
          <w:delText xml:space="preserve"> </w:delText>
        </w:r>
      </w:del>
      <m:oMath>
        <m:sSub>
          <m:e>
            <m:limLow>
              <m:e>
                <m:r>
                  <m:t>a</m:t>
                </m:r>
              </m:e>
              <m:lim>
                <m:r>
                  <m:rPr>
                    <m:sty m:val="p"/>
                  </m:rPr>
                  <m:t>∼</m:t>
                </m:r>
              </m:lim>
            </m:limLow>
          </m:e>
          <m:sub>
            <m:r>
              <m:t>i</m:t>
            </m:r>
          </m:sub>
        </m:sSub>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oMath>
      <w:del w:id="17226" w:author="PR Preview" w:date="2026-01-01T00:00:00Z">
        <w:r>
          <w:delText xml:space="preserve">.</w:delText>
        </w:r>
      </w:del>
    </w:p>
    <w:p>
      <w:pPr>
        <w:pStyle w:val="Compact"/>
        <w:numPr>
          <w:ilvl w:val="0"/>
          <w:numId w:val="1068"/>
        </w:numPr>
      </w:pPr>
      <w:del w:id="17227" w:author="PR Preview" w:date="2026-01-01T00:00:00Z">
        <w:r>
          <w:delText xml:space="preserve">It completes all</w:delText>
        </w:r>
      </w:del>
      <w:del w:id="17228" w:author="PR Preview" w:date="2026-01-01T00:00:00Z">
        <w:r>
          <w:delText xml:space="preserve"> </w:delText>
        </w:r>
      </w:del>
      <m:oMath>
        <m:r>
          <m:t>k</m:t>
        </m:r>
      </m:oMath>
      <w:del w:id="17229" w:author="PR Preview" w:date="2026-01-01T00:00:00Z">
        <w:r>
          <w:delText xml:space="preserve"> </w:delText>
        </w:r>
      </w:del>
      <w:del w:id="17230" w:author="PR Preview" w:date="2026-01-01T00:00:00Z">
        <w:r>
          <w:delText xml:space="preserve">steps</w:delText>
        </w:r>
      </w:del>
      <w:del w:id="17231" w:author="PR Preview" w:date="2026-01-01T00:00:00Z">
        <w:r>
          <w:delText xml:space="preserve"> </w:delText>
        </w:r>
      </w:del>
      <w:del w:id="17232" w:author="PR Preview" w:date="2026-01-01T00:00:00Z">
        <w:r>
          <w:delText xml:space="preserve">exactly when</w:delText>
        </w:r>
      </w:del>
      <w:del w:id="17233" w:author="PR Preview" w:date="2026-01-01T00:00:00Z">
        <w:r>
          <w:delText xml:space="preserve"> </w:delText>
        </w:r>
      </w:del>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del w:id="17234" w:author="PR Preview" w:date="2026-01-01T00:00:00Z">
        <w:r>
          <w:delText xml:space="preserve"> </w:delText>
        </w:r>
      </w:del>
      <w:del w:id="17235" w:author="PR Preview" w:date="2026-01-01T00:00:00Z">
        <w:r>
          <w:delText xml:space="preserve">are linearly independent;</w:delText>
        </w:r>
      </w:del>
      <w:del w:id="17236" w:author="PR Preview" w:date="2026-01-01T00:00:00Z">
        <w:r>
          <w:delText xml:space="preserve"> </w:delText>
        </w:r>
      </w:del>
      <w:del w:id="17237" w:author="PR Preview" w:date="2026-01-01T00:00:00Z">
        <w:r>
          <w:delText xml:space="preserve">then</w:delText>
        </w:r>
      </w:del>
      <w:del w:id="17238" w:author="PR Preview" w:date="2026-01-01T00:00:00Z">
        <w:r>
          <w:delText xml:space="preserve"> </w:delText>
        </w:r>
      </w:del>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del w:id="17239" w:author="PR Preview" w:date="2026-01-01T00:00:00Z">
        <w:r>
          <w:delText xml:space="preserve"> </w:delText>
        </w:r>
      </w:del>
      <w:del w:id="17240" w:author="PR Preview" w:date="2026-01-01T00:00:00Z">
        <w:r>
          <w:delText xml:space="preserve">is an orthonormal basis</w:delText>
        </w:r>
      </w:del>
      <w:del w:id="17241" w:author="PR Preview" w:date="2026-01-01T00:00:00Z">
        <w:r>
          <w:delText xml:space="preserve"> </w:delText>
        </w:r>
      </w:del>
      <w:del w:id="17242" w:author="PR Preview" w:date="2026-01-01T00:00:00Z">
        <w:r>
          <w:delText xml:space="preserve">of</w:delText>
        </w:r>
      </w:del>
      <w:del w:id="17243" w:author="PR Preview" w:date="2026-01-01T00:00:00Z">
        <w:r>
          <w:delText xml:space="preserve"> </w:delText>
        </w:r>
      </w:del>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e>
        </m:d>
        <m:r>
          <m:t>​</m:t>
        </m:r>
      </m:oMath>
      <w:del w:id="17244" w:author="PR Preview" w:date="2026-01-01T00:00:00Z">
        <w:r>
          <w:delText xml:space="preserve"> </w:delText>
        </w:r>
      </w:del>
      <w:del w:id="17245" w:author="PR Preview" w:date="2026-01-01T00:00:00Z">
        <w:r>
          <w:delText xml:space="preserve">(</w:delText>
        </w:r>
      </w:del>
      <w:hyperlink w:anchor="def-orthonormal-basis">
        <w:del w:id="17246" w:author="PR Preview" w:date="2026-01-01T00:00:00Z">
          <w:r>
            <w:rPr>
              <w:rStyle w:val="Hyperlink"/>
            </w:rPr>
            <w:delText xml:space="preserve">Definition 77</w:delText>
          </w:r>
        </w:del>
      </w:hyperlink>
      <w:del w:id="17247" w:author="PR Preview" w:date="2026-01-01T00:00:00Z">
        <w:r>
          <w:delText xml:space="preserve">).</w:delText>
        </w:r>
      </w:del>
    </w:p>
    <w:p>
      <w:pPr>
        <w:pStyle w:val="FirstParagraph"/>
      </w:pPr>
      <w:del w:id="17248" w:author="PR Preview" w:date="2026-01-01T00:00:00Z">
        <w:r>
          <w:rPr>
            <w:i/>
            <w:iCs/>
          </w:rPr>
          <w:delText xml:space="preserve">Proof</w:delText>
        </w:r>
      </w:del>
      <w:del w:id="17249" w:author="PR Preview" w:date="2026-01-01T00:00:00Z">
        <w:r>
          <w:delText xml:space="preserve">. </w:delText>
        </w:r>
      </w:del>
      <w:del w:id="17250" w:author="PR Preview" w:date="2026-01-01T00:00:00Z">
        <w:r>
          <w:rPr>
            <w:b/>
            <w:bCs/>
          </w:rPr>
          <w:delText xml:space="preserve">Parts 1 and 2, by</w:delText>
        </w:r>
      </w:del>
      <w:del w:id="17251" w:author="PR Preview" w:date="2026-01-01T00:00:00Z">
        <w:r>
          <w:rPr>
            <w:b/>
            <w:bCs/>
          </w:rPr>
          <w:delText xml:space="preserve"> </w:delText>
        </w:r>
      </w:del>
      <w:hyperlink r:id="rId142">
        <w:del w:id="17252" w:author="PR Preview" w:date="2026-01-01T00:00:00Z">
          <w:r>
            <w:rPr>
              <w:rStyle w:val="Hyperlink"/>
              <w:b/>
              <w:bCs/>
            </w:rPr>
            <w:delText xml:space="preserve">induction</w:delText>
          </w:r>
        </w:del>
      </w:hyperlink>
      <w:del w:id="17253" w:author="PR Preview" w:date="2026-01-01T00:00:00Z">
        <w:r>
          <w:rPr>
            <w:b/>
            <w:bCs/>
          </w:rPr>
          <w:delText xml:space="preserve"> </w:delText>
        </w:r>
      </w:del>
      <w:del w:id="17254" w:author="PR Preview" w:date="2026-01-01T00:00:00Z">
        <w:r>
          <w:rPr>
            <w:b/>
            <w:bCs/>
          </w:rPr>
          <w:delText xml:space="preserve">on</w:delText>
        </w:r>
      </w:del>
      <w:del w:id="17255" w:author="PR Preview" w:date="2026-01-01T00:00:00Z">
        <w:r>
          <w:rPr>
            <w:b/>
            <w:bCs/>
          </w:rPr>
          <w:delText xml:space="preserve"> </w:delText>
        </w:r>
      </w:del>
      <m:oMath>
        <m:r>
          <m:t>i</m:t>
        </m:r>
      </m:oMath>
      <w:del w:id="17256" w:author="PR Preview" w:date="2026-01-01T00:00:00Z">
        <w:r>
          <w:rPr>
            <w:b/>
            <w:bCs/>
          </w:rPr>
          <w:delText xml:space="preserve">.</w:delText>
        </w:r>
      </w:del>
      <w:del w:id="17257" w:author="PR Preview" w:date="2026-01-01T00:00:00Z">
        <w:r>
          <w:delText xml:space="preserve"> </w:delText>
        </w:r>
      </w:del>
      <w:del w:id="17258" w:author="PR Preview" w:date="2026-01-01T00:00:00Z">
        <w:r>
          <w:delText xml:space="preserve">Before step</w:delText>
        </w:r>
      </w:del>
      <w:del w:id="17259" w:author="PR Preview" w:date="2026-01-01T00:00:00Z">
        <w:r>
          <w:delText xml:space="preserve"> </w:delText>
        </w:r>
      </w:del>
      <m:oMath>
        <m:r>
          <m:t>1</m:t>
        </m:r>
      </m:oMath>
      <w:del w:id="17260" w:author="PR Preview" w:date="2026-01-01T00:00:00Z">
        <w:r>
          <w:delText xml:space="preserve">, the list of</w:delText>
        </w:r>
      </w:del>
      <w:del w:id="17261" w:author="PR Preview" w:date="2026-01-01T00:00:00Z">
        <w:r>
          <w:delText xml:space="preserve"> </w:delText>
        </w:r>
      </w:del>
      <m:oMath>
        <m:limLow>
          <m:e>
            <m:r>
              <m:t>q</m:t>
            </m:r>
          </m:e>
          <m:lim>
            <m:r>
              <m:rPr>
                <m:sty m:val="p"/>
              </m:rPr>
              <m:t>∼</m:t>
            </m:r>
          </m:lim>
        </m:limLow>
      </m:oMath>
      <w:del w:id="17262" w:author="PR Preview" w:date="2026-01-01T00:00:00Z">
        <w:r>
          <w:delText xml:space="preserve">’s is empty,</w:delText>
        </w:r>
      </w:del>
      <w:del w:id="17263" w:author="PR Preview" w:date="2026-01-01T00:00:00Z">
        <w:r>
          <w:delText xml:space="preserve"> </w:delText>
        </w:r>
      </w:del>
      <w:del w:id="17264" w:author="PR Preview" w:date="2026-01-01T00:00:00Z">
        <w:r>
          <w:delText xml:space="preserve">which is orthonormal, and both spans are</w:delText>
        </w:r>
      </w:del>
      <w:del w:id="17265" w:author="PR Preview" w:date="2026-01-01T00:00:00Z">
        <w:r>
          <w:delText xml:space="preserve"> </w:delText>
        </w:r>
      </w:del>
      <m:oMath>
        <m:r>
          <m:t>​</m:t>
        </m:r>
        <m:d>
          <m:dPr>
            <m:begChr m:val="{"/>
            <m:sepChr m:val=""/>
            <m:endChr m:val="}"/>
            <m:grow/>
          </m:dPr>
          <m:e>
            <m:limLow>
              <m:e>
                <m:r>
                  <m:t>0</m:t>
                </m:r>
              </m:e>
              <m:lim>
                <m:r>
                  <m:rPr>
                    <m:sty m:val="p"/>
                  </m:rPr>
                  <m:t>∼</m:t>
                </m:r>
              </m:lim>
            </m:limLow>
          </m:e>
        </m:d>
        <m:r>
          <m:t>​</m:t>
        </m:r>
      </m:oMath>
      <w:del w:id="17266" w:author="PR Preview" w:date="2026-01-01T00:00:00Z">
        <w:r>
          <w:delText xml:space="preserve"> </w:delText>
        </w:r>
      </w:del>
      <w:del w:id="17267" w:author="PR Preview" w:date="2026-01-01T00:00:00Z">
        <w:r>
          <w:delText xml:space="preserve">(</w:delText>
        </w:r>
      </w:del>
      <w:hyperlink w:anchor="def-span">
        <w:del w:id="17268" w:author="PR Preview" w:date="2026-01-01T00:00:00Z">
          <w:r>
            <w:rPr>
              <w:rStyle w:val="Hyperlink"/>
            </w:rPr>
            <w:delText xml:space="preserve">Definition 47</w:delText>
          </w:r>
        </w:del>
      </w:hyperlink>
      <w:del w:id="17269" w:author="PR Preview" w:date="2026-01-01T00:00:00Z">
        <w:r>
          <w:delText xml:space="preserve">).</w:delText>
        </w:r>
      </w:del>
      <w:del w:id="17270" w:author="PR Preview" w:date="2026-01-01T00:00:00Z">
        <w:r>
          <w:delText xml:space="preserve"> </w:delText>
        </w:r>
      </w:del>
      <w:del w:id="17271" w:author="PR Preview" w:date="2026-01-01T00:00:00Z">
        <w:r>
          <w:delText xml:space="preserve">Suppose part 1 holds after step</w:delText>
        </w:r>
      </w:del>
      <w:del w:id="17272" w:author="PR Preview" w:date="2026-01-01T00:00:00Z">
        <w:r>
          <w:delText xml:space="preserve"> </w:delText>
        </w:r>
      </w:del>
      <m:oMath>
        <m:r>
          <m:t>i</m:t>
        </m:r>
        <m:r>
          <m:rPr>
            <m:sty m:val="p"/>
          </m:rPr>
          <m:t>−</m:t>
        </m:r>
        <m:r>
          <m:t>1</m:t>
        </m:r>
      </m:oMath>
      <w:del w:id="17273" w:author="PR Preview" w:date="2026-01-01T00:00:00Z">
        <w:r>
          <w:delText xml:space="preserve">,</w:delText>
        </w:r>
      </w:del>
      <w:del w:id="17274" w:author="PR Preview" w:date="2026-01-01T00:00:00Z">
        <w:r>
          <w:delText xml:space="preserve"> </w:delText>
        </w:r>
      </w:del>
      <w:del w:id="17275" w:author="PR Preview" w:date="2026-01-01T00:00:00Z">
        <w:r>
          <w:delText xml:space="preserve">and write</w:delText>
        </w:r>
      </w:del>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e>
            <m:e>
              <m:r>
                <m:t>&amp;</m:t>
              </m:r>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e>
              </m:d>
              <m:r>
                <m:t>​</m:t>
              </m:r>
              <m:r>
                <m:rPr>
                  <m:sty m:val="p"/>
                </m:rPr>
                <m:t>.</m:t>
              </m:r>
            </m:e>
          </m:eqArr>
        </m:oMath>
      </m:oMathPara>
    </w:p>
    <w:p>
      <w:pPr>
        <w:pStyle w:val="FirstParagraph"/>
      </w:pPr>
      <w:del w:id="17276" w:author="PR Preview" w:date="2026-01-01T00:00:00Z">
        <w:r>
          <w:delText xml:space="preserve">The orthonormal vectors</w:delText>
        </w:r>
      </w:del>
      <w:del w:id="17277" w:author="PR Preview" w:date="2026-01-01T00:00:00Z">
        <w:r>
          <w:delText xml:space="preserve"> </w:delText>
        </w:r>
      </w:del>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oMath>
      <w:del w:id="17278" w:author="PR Preview" w:date="2026-01-01T00:00:00Z">
        <w:r>
          <w:delText xml:space="preserve"> </w:delText>
        </w:r>
      </w:del>
      <w:del w:id="17279" w:author="PR Preview" w:date="2026-01-01T00:00:00Z">
        <w:r>
          <w:delText xml:space="preserve">are linearly independent</w:delText>
        </w:r>
      </w:del>
      <w:del w:id="17280" w:author="PR Preview" w:date="2026-01-01T00:00:00Z">
        <w:r>
          <w:delText xml:space="preserve"> </w:delText>
        </w:r>
      </w:del>
      <w:del w:id="17281" w:author="PR Preview" w:date="2026-01-01T00:00:00Z">
        <w:r>
          <w:delText xml:space="preserve">(</w:delText>
        </w:r>
      </w:del>
      <w:hyperlink w:anchor="thm-orthonormal-independent">
        <w:del w:id="17282" w:author="PR Preview" w:date="2026-01-01T00:00:00Z">
          <w:r>
            <w:rPr>
              <w:rStyle w:val="Hyperlink"/>
            </w:rPr>
            <w:delText xml:space="preserve">Theorem 63</w:delText>
          </w:r>
        </w:del>
      </w:hyperlink>
      <w:del w:id="17283" w:author="PR Preview" w:date="2026-01-01T00:00:00Z">
        <w:r>
          <w:delText xml:space="preserve">) and span</w:delText>
        </w:r>
      </w:del>
      <w:del w:id="17284" w:author="PR Preview" w:date="2026-01-01T00:00:00Z">
        <w:r>
          <w:delText xml:space="preserve"> </w:delText>
        </w:r>
      </w:del>
      <m:oMath>
        <m:sSub>
          <m:e>
            <m:r>
              <m:rPr>
                <m:scr m:val="script"/>
                <m:sty m:val="p"/>
              </m:rPr>
              <m:t>S</m:t>
            </m:r>
          </m:e>
          <m:sub>
            <m:r>
              <m:t>i</m:t>
            </m:r>
            <m:r>
              <m:rPr>
                <m:sty m:val="p"/>
              </m:rPr>
              <m:t>−</m:t>
            </m:r>
            <m:r>
              <m:t>1</m:t>
            </m:r>
          </m:sub>
        </m:sSub>
      </m:oMath>
      <w:del w:id="17285" w:author="PR Preview" w:date="2026-01-01T00:00:00Z">
        <w:r>
          <w:delText xml:space="preserve">,</w:delText>
        </w:r>
      </w:del>
      <w:del w:id="17286" w:author="PR Preview" w:date="2026-01-01T00:00:00Z">
        <w:r>
          <w:delText xml:space="preserve"> </w:delText>
        </w:r>
      </w:del>
      <w:del w:id="17287" w:author="PR Preview" w:date="2026-01-01T00:00:00Z">
        <w:r>
          <w:delText xml:space="preserve">so they are an orthonormal basis of it.</w:delText>
        </w:r>
      </w:del>
    </w:p>
    <w:p>
      <w:pPr>
        <w:pStyle w:val="BodyText"/>
      </w:pPr>
      <m:oMath>
        <m:sSubSup>
          <m:e>
            <m:limLow>
              <m:e>
                <m:r>
                  <m:t>q</m:t>
                </m:r>
              </m:e>
              <m:lim>
                <m:r>
                  <m:rPr>
                    <m:sty m:val="p"/>
                  </m:rPr>
                  <m:t>∼</m:t>
                </m:r>
              </m:lim>
            </m:limLow>
          </m:e>
          <m:sub>
            <m:r>
              <m:t>i</m:t>
            </m:r>
          </m:sub>
          <m:sup>
            <m:r>
              <m:rPr>
                <m:sty m:val="p"/>
              </m:rPr>
              <m:t>′</m:t>
            </m:r>
          </m:sup>
        </m:sSubSup>
      </m:oMath>
      <w:del w:id="17288" w:author="PR Preview" w:date="2026-01-01T00:00:00Z">
        <w:r>
          <w:rPr>
            <w:i/>
            <w:iCs/>
          </w:rPr>
          <w:delText xml:space="preserve"> </w:delText>
        </w:r>
      </w:del>
      <w:del w:id="17289" w:author="PR Preview" w:date="2026-01-01T00:00:00Z">
        <w:r>
          <w:rPr>
            <w:i/>
            <w:iCs/>
          </w:rPr>
          <w:delText xml:space="preserve">is orthogonal to the earlier</w:delText>
        </w:r>
      </w:del>
      <w:del w:id="17290" w:author="PR Preview" w:date="2026-01-01T00:00:00Z">
        <w:r>
          <w:rPr>
            <w:i/>
            <w:iCs/>
          </w:rPr>
          <w:delText xml:space="preserve"> </w:delText>
        </w:r>
      </w:del>
      <m:oMath>
        <m:limLow>
          <m:e>
            <m:r>
              <m:t>q</m:t>
            </m:r>
          </m:e>
          <m:lim>
            <m:r>
              <m:rPr>
                <m:sty m:val="p"/>
              </m:rPr>
              <m:t>∼</m:t>
            </m:r>
          </m:lim>
        </m:limLow>
      </m:oMath>
      <w:del w:id="17291" w:author="PR Preview" w:date="2026-01-01T00:00:00Z">
        <w:r>
          <w:rPr>
            <w:i/>
            <w:iCs/>
          </w:rPr>
          <w:delText xml:space="preserve">’s.</w:delText>
        </w:r>
      </w:del>
      <w:del w:id="17292" w:author="PR Preview" w:date="2026-01-01T00:00:00Z">
        <w:r>
          <w:delText xml:space="preserve"> </w:delText>
        </w:r>
      </w:del>
      <w:del w:id="17293" w:author="PR Preview" w:date="2026-01-01T00:00:00Z">
        <w:r>
          <w:delText xml:space="preserve">For each</w:delText>
        </w:r>
      </w:del>
      <w:del w:id="17294" w:author="PR Preview" w:date="2026-01-01T00:00:00Z">
        <w:r>
          <w:delText xml:space="preserve"> </w:delText>
        </w:r>
      </w:del>
      <m:oMath>
        <m:r>
          <m:t>l</m:t>
        </m:r>
        <m:r>
          <m:rPr>
            <m:sty m:val="p"/>
          </m:rPr>
          <m:t>&lt;</m:t>
        </m:r>
        <m:r>
          <m:t>i</m:t>
        </m:r>
      </m:oMath>
      <w:del w:id="17295" w:author="PR Preview" w:date="2026-01-01T00:00:00Z">
        <w:r>
          <w:delText xml:space="preserve">,</w:delText>
        </w:r>
      </w:del>
    </w:p>
    <w:p>
      <w:pPr>
        <w:pStyle w:val="BodyText"/>
      </w:pPr>
      <m:oMathPara>
        <m:oMathParaPr>
          <m:jc m:val="center"/>
        </m:oMathParaPr>
        <m:oMath>
          <m:eqArr>
            <m:e>
              <m:sSub>
                <m:e>
                  <m:limLow>
                    <m:e>
                      <m:r>
                        <m:t>q</m:t>
                      </m:r>
                    </m:e>
                    <m:lim>
                      <m:r>
                        <m:rPr>
                          <m:sty m:val="p"/>
                        </m:rPr>
                        <m:t>∼</m:t>
                      </m:r>
                    </m:lim>
                  </m:limLow>
                </m:e>
                <m:sub>
                  <m:r>
                    <m:t>l</m:t>
                  </m:r>
                </m:sub>
              </m:sSub>
              <m:r>
                <m:rPr>
                  <m:sty m:val="p"/>
                </m:rPr>
                <m:t>⋅</m:t>
              </m:r>
              <m:sSubSup>
                <m:e>
                  <m:limLow>
                    <m:e>
                      <m:r>
                        <m:t>q</m:t>
                      </m:r>
                    </m:e>
                    <m:lim>
                      <m:r>
                        <m:rPr>
                          <m:sty m:val="p"/>
                        </m:rPr>
                        <m:t>∼</m:t>
                      </m:r>
                    </m:lim>
                  </m:limLow>
                </m:e>
                <m:sub>
                  <m:r>
                    <m:t>i</m:t>
                  </m:r>
                </m:sub>
                <m:sup>
                  <m:r>
                    <m:rPr>
                      <m:sty m:val="p"/>
                    </m:rPr>
                    <m:t>′</m:t>
                  </m:r>
                </m:sup>
              </m:sSubSup>
              <m:r>
                <m:t>&amp;</m:t>
              </m:r>
              <m:r>
                <m:rPr>
                  <m:sty m:val="p"/>
                </m:rPr>
                <m:t>=</m:t>
              </m:r>
              <m:sSub>
                <m:e>
                  <m:limLow>
                    <m:e>
                      <m:r>
                        <m:t>q</m:t>
                      </m:r>
                    </m:e>
                    <m:lim>
                      <m:r>
                        <m:rPr>
                          <m:sty m:val="p"/>
                        </m:rPr>
                        <m:t>∼</m:t>
                      </m:r>
                    </m:lim>
                  </m:limLow>
                </m:e>
                <m:sub>
                  <m:r>
                    <m:t>l</m:t>
                  </m:r>
                </m:sub>
              </m:sSub>
              <m:r>
                <m:rPr>
                  <m:sty m:val="p"/>
                </m:rPr>
                <m:t>⋅</m:t>
              </m:r>
              <m:r>
                <m:t>​</m:t>
              </m:r>
              <m:d>
                <m:dPr>
                  <m:begChr m:val="("/>
                  <m:sepChr m:val=""/>
                  <m:endChr m:val=")"/>
                  <m:grow/>
                </m:dPr>
                <m:e>
                  <m:r>
                    <m:t>1</m:t>
                  </m:r>
                  <m:r>
                    <m:t> </m:t>
                  </m:r>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e>
                  </m:d>
                  <m:r>
                    <m:t>​</m:t>
                  </m:r>
                  <m:r>
                    <m:t> </m:t>
                  </m:r>
                  <m:sSub>
                    <m:e>
                      <m:limLow>
                        <m:e>
                          <m:r>
                            <m:t>q</m:t>
                          </m:r>
                        </m:e>
                        <m:lim>
                          <m:r>
                            <m:rPr>
                              <m:sty m:val="p"/>
                            </m:rPr>
                            <m:t>∼</m:t>
                          </m:r>
                        </m:lim>
                      </m:limLow>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e>
              </m:d>
              <m:r>
                <m:t>​</m:t>
              </m:r>
              <m:r>
                <m:t> </m:t>
              </m:r>
              <m:r>
                <m:rPr>
                  <m:sty m:val="p"/>
                </m:rPr>
                <m:t>(</m:t>
              </m:r>
              <m:sSub>
                <m:e>
                  <m:limLow>
                    <m:e>
                      <m:r>
                        <m:t>q</m:t>
                      </m:r>
                    </m:e>
                    <m:lim>
                      <m:r>
                        <m:rPr>
                          <m:sty m:val="p"/>
                        </m:rPr>
                        <m:t>∼</m:t>
                      </m:r>
                    </m:lim>
                  </m:limLow>
                </m:e>
                <m:sub>
                  <m:r>
                    <m:t>l</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r>
                <m:rPr>
                  <m:sty m:val="p"/>
                </m:rPr>
                <m:t>(</m:t>
              </m:r>
              <m:sSub>
                <m:e>
                  <m:limLow>
                    <m:e>
                      <m:r>
                        <m:t>q</m:t>
                      </m:r>
                    </m:e>
                    <m:lim>
                      <m:r>
                        <m:rPr>
                          <m:sty m:val="p"/>
                        </m:rPr>
                        <m:t>∼</m:t>
                      </m:r>
                    </m:lim>
                  </m:limLow>
                </m:e>
                <m:sub>
                  <m:r>
                    <m:t>l</m:t>
                  </m:r>
                </m:sub>
              </m:sSub>
              <m:r>
                <m:rPr>
                  <m:sty m:val="p"/>
                </m:rPr>
                <m:t>⋅</m:t>
              </m:r>
              <m:sSub>
                <m:e>
                  <m:limLow>
                    <m:e>
                      <m:r>
                        <m:t>q</m:t>
                      </m:r>
                    </m:e>
                    <m:lim>
                      <m:r>
                        <m:rPr>
                          <m:sty m:val="p"/>
                        </m:rPr>
                        <m:t>∼</m:t>
                      </m:r>
                    </m:lim>
                  </m:limLow>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del w:id="17296" w:author="PR Preview" w:date="2026-01-01T00:00:00Z">
        <w:r>
          <w:rPr>
            <w:i/>
            <w:iCs/>
          </w:rPr>
          <w:delText xml:space="preserve">Part 2 at step</w:delText>
        </w:r>
      </w:del>
      <w:del w:id="17297" w:author="PR Preview" w:date="2026-01-01T00:00:00Z">
        <w:r>
          <w:rPr>
            <w:i/>
            <w:iCs/>
          </w:rPr>
          <w:delText xml:space="preserve"> </w:delText>
        </w:r>
      </w:del>
      <m:oMath>
        <m:r>
          <m:t>i</m:t>
        </m:r>
      </m:oMath>
      <w:del w:id="17298" w:author="PR Preview" w:date="2026-01-01T00:00:00Z">
        <w:r>
          <w:rPr>
            <w:i/>
            <w:iCs/>
          </w:rPr>
          <w:delText xml:space="preserve">.</w:delText>
        </w:r>
      </w:del>
      <w:del w:id="17299" w:author="PR Preview" w:date="2026-01-01T00:00:00Z">
        <w:r>
          <w:delText xml:space="preserve"> </w:delText>
        </w:r>
      </w:del>
      <w:del w:id="17300" w:author="PR Preview" w:date="2026-01-01T00:00:00Z">
        <w:r>
          <w:delText xml:space="preserve">If</w:delText>
        </w:r>
      </w:del>
      <w:del w:id="17301" w:author="PR Preview" w:date="2026-01-01T00:00:00Z">
        <w:r>
          <w:delText xml:space="preserve"> </w:delText>
        </w:r>
      </w:del>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del w:id="17302" w:author="PR Preview" w:date="2026-01-01T00:00:00Z">
        <w:r>
          <w:delText xml:space="preserve">, then</w:delText>
        </w:r>
      </w:del>
      <w:del w:id="17303" w:author="PR Preview" w:date="2026-01-01T00:00:00Z">
        <w:r>
          <w:delText xml:space="preserve"> </w:delText>
        </w:r>
      </w:del>
      <m:oMath>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rPr>
            <m:sty m:val="p"/>
          </m:rPr>
          <m:t>∈</m:t>
        </m:r>
        <m:sSub>
          <m:e>
            <m:r>
              <m:rPr>
                <m:scr m:val="script"/>
                <m:sty m:val="p"/>
              </m:rPr>
              <m:t>S</m:t>
            </m:r>
          </m:e>
          <m:sub>
            <m:r>
              <m:t>i</m:t>
            </m:r>
            <m:r>
              <m:rPr>
                <m:sty m:val="p"/>
              </m:rPr>
              <m:t>−</m:t>
            </m:r>
            <m:r>
              <m:t>1</m:t>
            </m:r>
          </m:sub>
        </m:sSub>
      </m:oMath>
      <w:del w:id="17304" w:author="PR Preview" w:date="2026-01-01T00:00:00Z">
        <w:r>
          <w:delText xml:space="preserve">.</w:delText>
        </w:r>
      </w:del>
      <w:del w:id="17305" w:author="PR Preview" w:date="2026-01-01T00:00:00Z">
        <w:r>
          <w:delText xml:space="preserve"> </w:delText>
        </w:r>
      </w:del>
      <w:del w:id="17306" w:author="PR Preview" w:date="2026-01-01T00:00:00Z">
        <w:r>
          <w:delText xml:space="preserve">Conversely, if</w:delText>
        </w:r>
      </w:del>
      <w:del w:id="17307" w:author="PR Preview" w:date="2026-01-01T00:00:00Z">
        <w:r>
          <w:delText xml:space="preserve"> </w:delText>
        </w:r>
      </w:del>
      <m:oMath>
        <m:sSub>
          <m:e>
            <m:limLow>
              <m:e>
                <m:r>
                  <m:t>a</m:t>
                </m:r>
              </m:e>
              <m:lim>
                <m:r>
                  <m:rPr>
                    <m:sty m:val="p"/>
                  </m:rPr>
                  <m:t>∼</m:t>
                </m:r>
              </m:lim>
            </m:limLow>
          </m:e>
          <m:sub>
            <m:r>
              <m:t>i</m:t>
            </m:r>
          </m:sub>
        </m:sSub>
        <m:r>
          <m:rPr>
            <m:sty m:val="p"/>
          </m:rPr>
          <m:t>∈</m:t>
        </m:r>
        <m:sSub>
          <m:e>
            <m:r>
              <m:rPr>
                <m:scr m:val="script"/>
                <m:sty m:val="p"/>
              </m:rPr>
              <m:t>S</m:t>
            </m:r>
          </m:e>
          <m:sub>
            <m:r>
              <m:t>i</m:t>
            </m:r>
            <m:r>
              <m:rPr>
                <m:sty m:val="p"/>
              </m:rPr>
              <m:t>−</m:t>
            </m:r>
            <m:r>
              <m:t>1</m:t>
            </m:r>
          </m:sub>
        </m:sSub>
      </m:oMath>
      <w:del w:id="17308" w:author="PR Preview" w:date="2026-01-01T00:00:00Z">
        <w:r>
          <w:delText xml:space="preserve">, then</w:delText>
        </w:r>
      </w:del>
      <w:del w:id="17309" w:author="PR Preview" w:date="2026-01-01T00:00:00Z">
        <w:r>
          <w:delText xml:space="preserve"> </w:delText>
        </w:r>
      </w:del>
      <m:oMath>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del w:id="17310" w:author="PR Preview" w:date="2026-01-01T00:00:00Z">
        <w:r>
          <w:delText xml:space="preserve"> </w:delText>
        </w:r>
      </w:del>
      <w:del w:id="17311" w:author="PR Preview" w:date="2026-01-01T00:00:00Z">
        <w:r>
          <w:delText xml:space="preserve">(</w:delText>
        </w:r>
      </w:del>
      <w:hyperlink w:anchor="thm-orthonormal-expansion">
        <w:del w:id="17312" w:author="PR Preview" w:date="2026-01-01T00:00:00Z">
          <w:r>
            <w:rPr>
              <w:rStyle w:val="Hyperlink"/>
            </w:rPr>
            <w:delText xml:space="preserve">Theorem 64</w:delText>
          </w:r>
        </w:del>
      </w:hyperlink>
      <w:del w:id="17313" w:author="PR Preview" w:date="2026-01-01T00:00:00Z">
        <w:r>
          <w:delText xml:space="preserve">), so</w:delText>
        </w:r>
      </w:del>
      <w:del w:id="17314" w:author="PR Preview" w:date="2026-01-01T00:00:00Z">
        <w:r>
          <w:delText xml:space="preserve"> </w:delText>
        </w:r>
      </w:del>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del w:id="17315" w:author="PR Preview" w:date="2026-01-01T00:00:00Z">
        <w:r>
          <w:delText xml:space="preserve">.</w:delText>
        </w:r>
      </w:del>
    </w:p>
    <w:p>
      <w:pPr>
        <w:pStyle w:val="BodyText"/>
      </w:pPr>
      <w:del w:id="17316" w:author="PR Preview" w:date="2026-01-01T00:00:00Z">
        <w:r>
          <w:rPr>
            <w:i/>
            <w:iCs/>
          </w:rPr>
          <w:delText xml:space="preserve">Part 1 at step</w:delText>
        </w:r>
      </w:del>
      <w:del w:id="17317" w:author="PR Preview" w:date="2026-01-01T00:00:00Z">
        <w:r>
          <w:rPr>
            <w:i/>
            <w:iCs/>
          </w:rPr>
          <w:delText xml:space="preserve"> </w:delText>
        </w:r>
      </w:del>
      <m:oMath>
        <m:r>
          <m:t>i</m:t>
        </m:r>
      </m:oMath>
      <w:del w:id="17318" w:author="PR Preview" w:date="2026-01-01T00:00:00Z">
        <w:r>
          <w:rPr>
            <w:i/>
            <w:iCs/>
          </w:rPr>
          <w:delText xml:space="preserve">, if the process does not stop.</w:delText>
        </w:r>
      </w:del>
      <w:del w:id="17319" w:author="PR Preview" w:date="2026-01-01T00:00:00Z">
        <w:r>
          <w:delText xml:space="preserve"> </w:delText>
        </w:r>
      </w:del>
      <w:del w:id="17320" w:author="PR Preview" w:date="2026-01-01T00:00:00Z">
        <w:r>
          <w:delText xml:space="preserve">Then</w:delText>
        </w:r>
      </w:del>
      <w:del w:id="17321" w:author="PR Preview" w:date="2026-01-01T00:00:00Z">
        <w:r>
          <w:delText xml:space="preserve"> </w:delText>
        </w:r>
      </w:del>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del w:id="17322" w:author="PR Preview" w:date="2026-01-01T00:00:00Z">
        <w:r>
          <w:delText xml:space="preserve">, so</w:delText>
        </w:r>
      </w:del>
      <w:del w:id="17323" w:author="PR Preview" w:date="2026-01-01T00:00:00Z">
        <w:r>
          <w:delText xml:space="preserve"> </w:delText>
        </w:r>
      </w:del>
      <m:oMath>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&gt;</m:t>
        </m:r>
        <m:r>
          <m:t>0</m:t>
        </m:r>
      </m:oMath>
      <w:del w:id="17324" w:author="PR Preview" w:date="2026-01-01T00:00:00Z">
        <w:r>
          <w:delText xml:space="preserve">,</w:delText>
        </w:r>
      </w:del>
      <w:del w:id="17325" w:author="PR Preview" w:date="2026-01-01T00:00:00Z">
        <w:r>
          <w:delText xml:space="preserve"> </w:delText>
        </w:r>
      </w:del>
      <w:del w:id="17326" w:author="PR Preview" w:date="2026-01-01T00:00:00Z">
        <w:r>
          <w:delText xml:space="preserve">and</w:delText>
        </w:r>
      </w:del>
      <w:del w:id="17327" w:author="PR Preview" w:date="2026-01-01T00:00:00Z">
        <w:r>
          <w:delText xml:space="preserve"> </w:delText>
        </w:r>
      </w:del>
      <m:oMath>
        <m:sSub>
          <m:e>
            <m:limLow>
              <m:e>
                <m:r>
                  <m:t>q</m:t>
                </m:r>
              </m:e>
              <m:lim>
                <m:r>
                  <m:rPr>
                    <m:sty m:val="p"/>
                  </m:rPr>
                  <m:t>∼</m:t>
                </m:r>
              </m:lim>
            </m:limLow>
          </m:e>
          <m:sub>
            <m:r>
              <m:t>i</m:t>
            </m:r>
          </m:sub>
        </m:sSub>
        <m:r>
          <m:rPr>
            <m:sty m:val="p"/>
          </m:rPr>
          <m:t>=</m:t>
        </m:r>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del w:id="17328" w:author="PR Preview" w:date="2026-01-01T00:00:00Z">
        <w:r>
          <w:delText xml:space="preserve"> </w:delText>
        </w:r>
      </w:del>
      <w:del w:id="17329" w:author="PR Preview" w:date="2026-01-01T00:00:00Z">
        <w:r>
          <w:delText xml:space="preserve">has</w:delText>
        </w:r>
      </w:del>
      <w:del w:id="17330" w:author="PR Preview" w:date="2026-01-01T00:00:00Z">
        <w:r>
          <w:delText xml:space="preserve"> </w:delText>
        </w:r>
      </w:del>
      <w:del w:id="17331" w:author="PR Preview" w:date="2026-01-01T00:00:00Z">
        <w:r>
          <w:delText xml:space="preserve">norm</w:delText>
        </w:r>
      </w:del>
      <w:del w:id="17332" w:author="PR Preview" w:date="2026-01-01T00:00:00Z">
        <w:r>
          <w:delText xml:space="preserve"> </w:delText>
        </w:r>
      </w:del>
      <m:oMath>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m:t>
        </m:r>
        <m:r>
          <m:t>1</m:t>
        </m:r>
      </m:oMath>
      <w:del w:id="17333" w:author="PR Preview" w:date="2026-01-01T00:00:00Z">
        <w:r>
          <w:delText xml:space="preserve"> </w:delText>
        </w:r>
      </w:del>
      <w:del w:id="17334" w:author="PR Preview" w:date="2026-01-01T00:00:00Z">
        <w:r>
          <w:delText xml:space="preserve">(</w:delText>
        </w:r>
      </w:del>
      <w:hyperlink w:anchor="thm-norm-properties">
        <w:del w:id="17335" w:author="PR Preview" w:date="2026-01-01T00:00:00Z">
          <w:r>
            <w:rPr>
              <w:rStyle w:val="Hyperlink"/>
            </w:rPr>
            <w:delText xml:space="preserve">Theorem 56</w:delText>
          </w:r>
        </w:del>
      </w:hyperlink>
      <w:del w:id="17336" w:author="PR Preview" w:date="2026-01-01T00:00:00Z">
        <w:r>
          <w:delText xml:space="preserve">)</w:delText>
        </w:r>
      </w:del>
      <w:del w:id="17337" w:author="PR Preview" w:date="2026-01-01T00:00:00Z">
        <w:r>
          <w:delText xml:space="preserve"> </w:delText>
        </w:r>
      </w:del>
      <w:del w:id="17338" w:author="PR Preview" w:date="2026-01-01T00:00:00Z">
        <w:r>
          <w:delText xml:space="preserve">and for</w:delText>
        </w:r>
      </w:del>
      <w:del w:id="17339" w:author="PR Preview" w:date="2026-01-01T00:00:00Z">
        <w:r>
          <w:delText xml:space="preserve"> </w:delText>
        </w:r>
      </w:del>
      <m:oMath>
        <m:r>
          <m:t>l</m:t>
        </m:r>
        <m:r>
          <m:rPr>
            <m:sty m:val="p"/>
          </m:rPr>
          <m:t>&lt;</m:t>
        </m:r>
        <m:r>
          <m:t>i</m:t>
        </m:r>
      </m:oMath>
    </w:p>
    <w:p>
      <w:pPr>
        <w:pStyle w:val="BodyText"/>
      </w:pPr>
      <m:oMathPara>
        <m:oMathParaPr>
          <m:jc m:val="center"/>
        </m:oMathParaPr>
        <m:oMath>
          <m:eqArr>
            <m:e>
              <m:sSub>
                <m:e>
                  <m:limLow>
                    <m:e>
                      <m:r>
                        <m:t>q</m:t>
                      </m:r>
                    </m:e>
                    <m:lim>
                      <m:r>
                        <m:rPr>
                          <m:sty m:val="p"/>
                        </m:rPr>
                        <m:t>∼</m:t>
                      </m:r>
                    </m:lim>
                  </m:limLow>
                </m:e>
                <m:sub>
                  <m:r>
                    <m:t>l</m:t>
                  </m:r>
                </m:sub>
              </m:sSub>
              <m:r>
                <m:rPr>
                  <m:sty m:val="p"/>
                </m:rPr>
                <m:t>⋅</m:t>
              </m:r>
              <m:sSub>
                <m:e>
                  <m:limLow>
                    <m:e>
                      <m:r>
                        <m:t>q</m:t>
                      </m:r>
                    </m:e>
                    <m:lim>
                      <m:r>
                        <m:rPr>
                          <m:sty m:val="p"/>
                        </m:rPr>
                        <m:t>∼</m:t>
                      </m:r>
                    </m:lim>
                  </m:limLow>
                </m:e>
                <m:sub>
                  <m:r>
                    <m:t>i</m:t>
                  </m:r>
                </m:sub>
              </m:sSub>
              <m:r>
                <m:t>&amp;</m:t>
              </m:r>
              <m:r>
                <m:rPr>
                  <m:sty m:val="p"/>
                </m:rPr>
                <m:t>=</m:t>
              </m:r>
              <m:f>
                <m:fPr>
                  <m:type m:val="bar"/>
                </m:fPr>
                <m:num>
                  <m:r>
                    <m:t>1</m:t>
                  </m:r>
                </m:num>
                <m:den>
                  <m:r>
                    <m:t>​</m:t>
                  </m:r>
                  <m:d>
                    <m:dPr>
                      <m:begChr m:val="∥"/>
                      <m:sepChr m:val=""/>
                      <m:endChr m:val="∥"/>
                      <m:grow/>
                    </m:dPr>
                    <m:e>
                      <m:sSubSup>
                        <m:e>
                          <m:limLow>
                            <m:e>
                              <m:r>
                                <m:t>q</m:t>
                              </m:r>
                            </m:e>
                            <m:lim>
                              <m:r>
                                <m:rPr>
                                  <m:sty m:val="p"/>
                                </m:rPr>
                                <m:t>∼</m:t>
                              </m:r>
                            </m:lim>
                          </m:limLow>
                        </m:e>
                        <m:sub>
                          <m:r>
                            <m:t>i</m:t>
                          </m:r>
                        </m:sub>
                        <m:sup>
                          <m:r>
                            <m:rPr>
                              <m:sty m:val="p"/>
                            </m:rPr>
                            <m:t>′</m:t>
                          </m:r>
                        </m:sup>
                      </m:sSubSup>
                    </m:e>
                  </m:d>
                  <m:r>
                    <m:t>​</m:t>
                  </m:r>
                </m:den>
              </m:f>
              <m:r>
                <m:t> </m:t>
              </m:r>
              <m:r>
                <m:rPr>
                  <m:sty m:val="p"/>
                </m:rPr>
                <m:t>(</m:t>
              </m:r>
              <m:sSub>
                <m:e>
                  <m:limLow>
                    <m:e>
                      <m:r>
                        <m:t>q</m:t>
                      </m:r>
                    </m:e>
                    <m:lim>
                      <m:r>
                        <m:rPr>
                          <m:sty m:val="p"/>
                        </m:rPr>
                        <m:t>∼</m:t>
                      </m:r>
                    </m:lim>
                  </m:limLow>
                </m:e>
                <m:sub>
                  <m:r>
                    <m:t>l</m:t>
                  </m:r>
                </m:sub>
              </m:sSub>
              <m:r>
                <m:rPr>
                  <m:sty m:val="p"/>
                </m:rPr>
                <m:t>⋅</m:t>
              </m:r>
              <m:sSubSup>
                <m:e>
                  <m:limLow>
                    <m:e>
                      <m:r>
                        <m:t>q</m:t>
                      </m:r>
                    </m:e>
                    <m:lim>
                      <m:r>
                        <m:rPr>
                          <m:sty m:val="p"/>
                        </m:rPr>
                        <m:t>∼</m:t>
                      </m:r>
                    </m:lim>
                  </m:limLow>
                </m:e>
                <m:sub>
                  <m:r>
                    <m:t>i</m:t>
                  </m:r>
                </m:sub>
                <m:sup>
                  <m:r>
                    <m:rPr>
                      <m:sty m:val="p"/>
                    </m:rPr>
                    <m:t>′</m:t>
                  </m:r>
                </m:sup>
              </m:sSubSup>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Sup>
                <m:e>
                  <m:limLow>
                    <m:e>
                      <m:r>
                        <m:t>q</m:t>
                      </m:r>
                    </m:e>
                    <m:lim>
                      <m:r>
                        <m:rPr>
                          <m:sty m:val="p"/>
                        </m:rPr>
                        <m:t>∼</m:t>
                      </m:r>
                    </m:lim>
                  </m:limLow>
                </m:e>
                <m:sub>
                  <m:r>
                    <m:t>i</m:t>
                  </m:r>
                </m:sub>
                <m:sup>
                  <m:r>
                    <m:rPr>
                      <m:sty m:val="p"/>
                    </m:rPr>
                    <m:t>′</m:t>
                  </m:r>
                </m:sup>
              </m:sSubSup>
              <m:r>
                <m:rPr>
                  <m:nor/>
                  <m:sty m:val="p"/>
                </m:rPr>
                <m:t> is orthogonal to </m:t>
              </m:r>
              <m:sSub>
                <m:e>
                  <m:limLow>
                    <m:e>
                      <m:r>
                        <m:t>q</m:t>
                      </m:r>
                    </m:e>
                    <m:lim>
                      <m:r>
                        <m:rPr>
                          <m:sty m:val="p"/>
                        </m:rPr>
                        <m:t>∼</m:t>
                      </m:r>
                    </m:lim>
                  </m:limLow>
                </m:e>
                <m:sub>
                  <m:r>
                    <m:t>l</m:t>
                  </m:r>
                </m:sub>
              </m:sSub>
              <m:r>
                <m:rPr>
                  <m:nor/>
                  <m:sty m:val="p"/>
                </m:rPr>
                <m:t>)</m:t>
              </m:r>
            </m:e>
          </m:eqArr>
        </m:oMath>
      </m:oMathPara>
    </w:p>
    <w:p>
      <w:pPr>
        <w:pStyle w:val="FirstParagraph"/>
      </w:pPr>
      <w:del w:id="17340" w:author="PR Preview" w:date="2026-01-01T00:00:00Z">
        <w:r>
          <w:delText xml:space="preserve">and</w:delText>
        </w:r>
      </w:del>
      <w:del w:id="17341" w:author="PR Preview" w:date="2026-01-01T00:00:00Z">
        <w:r>
          <w:delText xml:space="preserve"> </w:delText>
        </w:r>
      </w:del>
      <m:oMath>
        <m:sSub>
          <m:e>
            <m:limLow>
              <m:e>
                <m:r>
                  <m:t>q</m:t>
                </m:r>
              </m:e>
              <m:lim>
                <m:r>
                  <m:rPr>
                    <m:sty m:val="p"/>
                  </m:rPr>
                  <m:t>∼</m:t>
                </m:r>
              </m:lim>
            </m:limLow>
          </m:e>
          <m:sub>
            <m:r>
              <m:t>i</m:t>
            </m:r>
          </m:sub>
        </m:sSub>
        <m:r>
          <m:rPr>
            <m:sty m:val="p"/>
          </m:rPr>
          <m:t>⋅</m:t>
        </m:r>
        <m:sSub>
          <m:e>
            <m:limLow>
              <m:e>
                <m:r>
                  <m:t>q</m:t>
                </m:r>
              </m:e>
              <m:lim>
                <m:r>
                  <m:rPr>
                    <m:sty m:val="p"/>
                  </m:rPr>
                  <m:t>∼</m:t>
                </m:r>
              </m:lim>
            </m:limLow>
          </m:e>
          <m:sub>
            <m:r>
              <m:t>l</m:t>
            </m:r>
          </m:sub>
        </m:sSub>
        <m:r>
          <m:rPr>
            <m:sty m:val="p"/>
          </m:rPr>
          <m:t>=</m:t>
        </m:r>
        <m:r>
          <m:t>0</m:t>
        </m:r>
      </m:oMath>
      <w:del w:id="17342" w:author="PR Preview" w:date="2026-01-01T00:00:00Z">
        <w:r>
          <w:delText xml:space="preserve"> </w:delText>
        </w:r>
      </w:del>
      <w:del w:id="17343" w:author="PR Preview" w:date="2026-01-01T00:00:00Z">
        <w:r>
          <w:delText xml:space="preserve">too (</w:delText>
        </w:r>
      </w:del>
      <w:hyperlink w:anchor="thm-lincom-symmetric">
        <w:del w:id="17344" w:author="PR Preview" w:date="2026-01-01T00:00:00Z">
          <w:r>
            <w:rPr>
              <w:rStyle w:val="Hyperlink"/>
            </w:rPr>
            <w:delText xml:space="preserve">Theorem 1</w:delText>
          </w:r>
        </w:del>
      </w:hyperlink>
      <w:del w:id="17345" w:author="PR Preview" w:date="2026-01-01T00:00:00Z">
        <w:r>
          <w:delText xml:space="preserve">).</w:delText>
        </w:r>
      </w:del>
      <w:del w:id="17346" w:author="PR Preview" w:date="2026-01-01T00:00:00Z">
        <w:r>
          <w:delText xml:space="preserve"> </w:delText>
        </w:r>
      </w:del>
      <w:del w:id="17347" w:author="PR Preview" w:date="2026-01-01T00:00:00Z">
        <w:r>
          <w:delText xml:space="preserve">So</w:delText>
        </w:r>
      </w:del>
      <w:del w:id="17348" w:author="PR Preview" w:date="2026-01-01T00:00:00Z">
        <w:r>
          <w:delText xml:space="preserve"> </w:delText>
        </w:r>
      </w:del>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del w:id="17349" w:author="PR Preview" w:date="2026-01-01T00:00:00Z">
        <w:r>
          <w:delText xml:space="preserve"> </w:delText>
        </w:r>
      </w:del>
      <w:del w:id="17350" w:author="PR Preview" w:date="2026-01-01T00:00:00Z">
        <w:r>
          <w:delText xml:space="preserve">are orthonormal.</w:delText>
        </w:r>
      </w:del>
      <w:del w:id="17351" w:author="PR Preview" w:date="2026-01-01T00:00:00Z">
        <w:r>
          <w:delText xml:space="preserve"> </w:delText>
        </w:r>
      </w:del>
      <w:del w:id="17352" w:author="PR Preview" w:date="2026-01-01T00:00:00Z">
        <w:r>
          <w:delText xml:space="preserve">For the spans:</w:delText>
        </w:r>
      </w:del>
    </w:p>
    <w:p>
      <w:pPr>
        <w:pStyle w:val="Compact"/>
        <w:numPr>
          <w:ilvl w:val="0"/>
          <w:numId w:val="1069"/>
        </w:numPr>
      </w:pPr>
      <m:oMath>
        <m:sSub>
          <m:e>
            <m:limLow>
              <m:e>
                <m:r>
                  <m:t>a</m:t>
                </m:r>
              </m:e>
              <m:lim>
                <m:r>
                  <m:rPr>
                    <m:sty m:val="p"/>
                  </m:rPr>
                  <m:t>∼</m:t>
                </m:r>
              </m:lim>
            </m:limLow>
          </m:e>
          <m:sub>
            <m:r>
              <m:t>i</m:t>
            </m:r>
          </m:sub>
        </m:sSub>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del w:id="17353" w:author="PR Preview" w:date="2026-01-01T00:00:00Z">
        <w:r>
          <w:delText xml:space="preserve"> </w:delText>
        </w:r>
      </w:del>
      <w:del w:id="17354" w:author="PR Preview" w:date="2026-01-01T00:00:00Z">
        <w:r>
          <w:delText xml:space="preserve">is in</w:delText>
        </w:r>
      </w:del>
      <w:del w:id="17355" w:author="PR Preview" w:date="2026-01-01T00:00:00Z">
        <w:r>
          <w:delText xml:space="preserve"> </w:delText>
        </w:r>
      </w:del>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oMath>
      <w:del w:id="17356" w:author="PR Preview" w:date="2026-01-01T00:00:00Z">
        <w:r>
          <w:delText xml:space="preserve">,</w:delText>
        </w:r>
      </w:del>
      <w:del w:id="17357" w:author="PR Preview" w:date="2026-01-01T00:00:00Z">
        <w:r>
          <w:delText xml:space="preserve"> </w:delText>
        </w:r>
      </w:del>
      <w:del w:id="17358" w:author="PR Preview" w:date="2026-01-01T00:00:00Z">
        <w:r>
          <w:delText xml:space="preserve">and so is each of</w:delText>
        </w:r>
      </w:del>
      <w:del w:id="17359" w:author="PR Preview" w:date="2026-01-01T00:00:00Z">
        <w:r>
          <w:delText xml:space="preserve"> </w:delText>
        </w:r>
      </w:del>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oMath>
      <w:del w:id="17360" w:author="PR Preview" w:date="2026-01-01T00:00:00Z">
        <w:r>
          <w:delText xml:space="preserve">, which lie in</w:delText>
        </w:r>
      </w:del>
      <w:del w:id="17361" w:author="PR Preview" w:date="2026-01-01T00:00:00Z">
        <w:r>
          <w:delText xml:space="preserve"> </w:delText>
        </w:r>
      </w:del>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e>
        </m:d>
        <m:r>
          <m:t>​</m:t>
        </m:r>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oMath>
      <w:del w:id="17362" w:author="PR Preview" w:date="2026-01-01T00:00:00Z">
        <w:r>
          <w:delText xml:space="preserve">.</w:delText>
        </w:r>
      </w:del>
    </w:p>
    <w:p>
      <w:pPr>
        <w:pStyle w:val="Compact"/>
        <w:numPr>
          <w:ilvl w:val="0"/>
          <w:numId w:val="1069"/>
        </w:numPr>
      </w:pPr>
      <m:oMath>
        <m:sSub>
          <m:e>
            <m:limLow>
              <m:e>
                <m:r>
                  <m:t>q</m:t>
                </m:r>
              </m:e>
              <m:lim>
                <m:r>
                  <m:rPr>
                    <m:sty m:val="p"/>
                  </m:rPr>
                  <m:t>∼</m:t>
                </m:r>
              </m:lim>
            </m:limLow>
          </m:e>
          <m:sub>
            <m:r>
              <m:t>i</m:t>
            </m:r>
          </m:sub>
        </m:sSub>
        <m:r>
          <m:rPr>
            <m:sty m:val="p"/>
          </m:rPr>
          <m:t>=</m:t>
        </m:r>
        <m:r>
          <m:t>​</m:t>
        </m:r>
        <m:d>
          <m:dPr>
            <m:begChr m:val="("/>
            <m:sepChr m:val=""/>
            <m:endChr m:val=")"/>
            <m:grow/>
          </m:dPr>
          <m:e>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e>
        </m:d>
        <m:r>
          <m:t>​</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del w:id="17363" w:author="PR Preview" w:date="2026-01-01T00:00:00Z">
        <w:r>
          <w:delText xml:space="preserve"> </w:delText>
        </w:r>
      </w:del>
      <w:del w:id="17364" w:author="PR Preview" w:date="2026-01-01T00:00:00Z">
        <w:r>
          <w:delText xml:space="preserve">is in</w:delText>
        </w:r>
      </w:del>
      <w:del w:id="17365" w:author="PR Preview" w:date="2026-01-01T00:00:00Z">
        <w:r>
          <w:delText xml:space="preserve"> </w:delText>
        </w:r>
      </w:del>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sub>
            </m:sSub>
          </m:e>
        </m:d>
        <m:r>
          <m:t>​</m:t>
        </m:r>
      </m:oMath>
      <w:del w:id="17366" w:author="PR Preview" w:date="2026-01-01T00:00:00Z">
        <w:r>
          <w:delText xml:space="preserve">,</w:delText>
        </w:r>
      </w:del>
      <w:del w:id="17367" w:author="PR Preview" w:date="2026-01-01T00:00:00Z">
        <w:r>
          <w:delText xml:space="preserve"> </w:delText>
        </w:r>
      </w:del>
      <w:del w:id="17368" w:author="PR Preview" w:date="2026-01-01T00:00:00Z">
        <w:r>
          <w:delText xml:space="preserve">because each</w:delText>
        </w:r>
      </w:del>
      <w:del w:id="17369" w:author="PR Preview" w:date="2026-01-01T00:00:00Z">
        <w:r>
          <w:delText xml:space="preserve"> </w:delText>
        </w:r>
      </w:del>
      <m:oMath>
        <m:sSub>
          <m:e>
            <m:limLow>
              <m:e>
                <m:r>
                  <m:t>q</m:t>
                </m:r>
              </m:e>
              <m:lim>
                <m:r>
                  <m:rPr>
                    <m:sty m:val="p"/>
                  </m:rPr>
                  <m:t>∼</m:t>
                </m:r>
              </m:lim>
            </m:limLow>
          </m:e>
          <m:sub>
            <m:r>
              <m:t>j</m:t>
            </m:r>
          </m:sub>
        </m:sSub>
      </m:oMath>
      <w:del w:id="17370" w:author="PR Preview" w:date="2026-01-01T00:00:00Z">
        <w:r>
          <w:delText xml:space="preserve"> </w:delText>
        </w:r>
      </w:del>
      <w:del w:id="17371" w:author="PR Preview" w:date="2026-01-01T00:00:00Z">
        <w:r>
          <w:delText xml:space="preserve">with</w:delText>
        </w:r>
      </w:del>
      <w:del w:id="17372" w:author="PR Preview" w:date="2026-01-01T00:00:00Z">
        <w:r>
          <w:delText xml:space="preserve"> </w:delText>
        </w:r>
      </w:del>
      <m:oMath>
        <m:r>
          <m:t>j</m:t>
        </m:r>
        <m:r>
          <m:rPr>
            <m:sty m:val="p"/>
          </m:rPr>
          <m:t>&lt;</m:t>
        </m:r>
        <m:r>
          <m:t>i</m:t>
        </m:r>
      </m:oMath>
      <w:del w:id="17373" w:author="PR Preview" w:date="2026-01-01T00:00:00Z">
        <w:r>
          <w:delText xml:space="preserve"> </w:delText>
        </w:r>
      </w:del>
      <w:del w:id="17374" w:author="PR Preview" w:date="2026-01-01T00:00:00Z">
        <w:r>
          <w:delText xml:space="preserve">lies in</w:delText>
        </w:r>
      </w:del>
      <w:del w:id="17375" w:author="PR Preview" w:date="2026-01-01T00:00:00Z">
        <w:r>
          <w:delText xml:space="preserve"> </w:delText>
        </w:r>
      </w:del>
      <m:oMath>
        <m:sSub>
          <m:e>
            <m:r>
              <m:rPr>
                <m:scr m:val="script"/>
                <m:sty m:val="p"/>
              </m:rPr>
              <m:t>S</m:t>
            </m:r>
          </m:e>
          <m:sub>
            <m:r>
              <m:t>i</m:t>
            </m:r>
            <m:r>
              <m:rPr>
                <m:sty m:val="p"/>
              </m:rPr>
              <m:t>−</m:t>
            </m:r>
            <m:r>
              <m:t>1</m:t>
            </m:r>
          </m:sub>
        </m:sSub>
      </m:oMath>
      <w:del w:id="17376" w:author="PR Preview" w:date="2026-01-01T00:00:00Z">
        <w:r>
          <w:delText xml:space="preserve">;</w:delText>
        </w:r>
      </w:del>
      <w:del w:id="17377" w:author="PR Preview" w:date="2026-01-01T00:00:00Z">
        <w:r>
          <w:delText xml:space="preserve"> </w:delText>
        </w:r>
      </w:del>
      <w:del w:id="17378" w:author="PR Preview" w:date="2026-01-01T00:00:00Z">
        <w:r>
          <w:delText xml:space="preserve">and so is each of</w:delText>
        </w:r>
      </w:del>
      <w:del w:id="17379" w:author="PR Preview" w:date="2026-01-01T00:00:00Z">
        <w:r>
          <w:delText xml:space="preserve"> </w:delText>
        </w:r>
      </w:del>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oMath>
      <w:del w:id="17380" w:author="PR Preview" w:date="2026-01-01T00:00:00Z">
        <w:r>
          <w:delText xml:space="preserve">.</w:delText>
        </w:r>
      </w:del>
    </w:p>
    <w:p>
      <w:pPr>
        <w:pStyle w:val="BodyText"/>
      </w:pPr>
      <w:ins w:id="17381" w:author="PR Preview" w:date="2026-01-01T00:00:00Z">
        <w:r>
          <w:t xml:space="preserve">$$
    \begin{aligned}
    \mathord{\smash[b]{\underset{\raise.3ex\hbox{$\scriptstyle\sim$}}{q}}\vphantom{q}}'_2
    &amp;= (2, 4) - \tfrac{10}{\sqrt{5}} \cdot\tfrac{1}{\sqrt{5}}\,(1, 2) \\
    &amp;= (2, 4) - 2\,(1, 2) \\
    &amp;= \mathord{\smash[b]{\underset{\raise.3ex\hbox{$\scriptstyle\sim$}}{0}}\vphantom{0}},
    \end{aligned}
    $$</w:t>
        </w:r>
      </w:ins>
    </w:p>
    <w:p>
      <w:pPr>
        <w:pStyle w:val="FirstParagraph"/>
      </w:pPr>
      <w:ins w:id="17382" w:author="PR Preview" w:date="2026-01-01T00:00:00Z">
        <w:r>
          <w:t xml:space="preserve">so the process stops:</w:t>
        </w:r>
      </w:ins>
      <w:ins w:id="17383" w:author="PR Preview" w:date="2026-01-01T00:00:00Z">
        <w:r>
          <w:t xml:space="preserve"> </w:t>
        </w:r>
      </w:ins>
      <w:ins w:id="17384" w:author="PR Preview" w:date="2026-01-01T00:00:00Z">
        <w:r>
          <w:t xml:space="preserve">$\mathord{\smash[b]{\underset{\raise.3ex\hbox{$\scriptstyle\sim$}}{a}}\vphantom{a}}_2$</w:t>
        </w:r>
      </w:ins>
      <w:ins w:id="17385" w:author="PR Preview" w:date="2026-01-01T00:00:00Z">
        <w:r>
          <w:t xml:space="preserve"> </w:t>
        </w:r>
      </w:ins>
      <w:ins w:id="17386" w:author="PR Preview" w:date="2026-01-01T00:00:00Z">
        <w:r>
          <w:t xml:space="preserve">is a multiple of</w:t>
        </w:r>
      </w:ins>
      <w:ins w:id="17387" w:author="PR Preview" w:date="2026-01-01T00:00:00Z">
        <w:r>
          <w:t xml:space="preserve"> </w:t>
        </w:r>
      </w:ins>
      <w:ins w:id="17388" w:author="PR Preview" w:date="2026-01-01T00:00:00Z">
        <w:r>
          <w:t xml:space="preserve">$\mathord{\smash[b]{\underset{\raise.3ex\hbox{$\scriptstyle\sim$}}{a}}\vphantom{a}}_1$</w:t>
        </w:r>
      </w:ins>
      <w:ins w:id="17389" w:author="PR Preview" w:date="2026-01-01T00:00:00Z">
        <w:r>
          <w:t xml:space="preserve">.</w:t>
        </w:r>
      </w:ins>
    </w:p>
    <w:bookmarkEnd w:id="400"/>
    <w:bookmarkStart w:id="401" w:name="thm-gram-schmidt"/>
    <w:p>
      <w:pPr>
        <w:pStyle w:val="BodyText"/>
      </w:pPr>
      <w:ins w:id="17390" w:author="PR Preview" w:date="2026-01-01T00:00:00Z">
        <w:r>
          <w:rPr>
            <w:b/>
            <w:bCs/>
          </w:rPr>
          <w:t xml:space="preserve">Theorem 65 (What Gram-Schmidt produces)</w:t>
        </w:r>
      </w:ins>
      <w:ins w:id="17391" w:author="PR Preview" w:date="2026-01-01T00:00:00Z">
        <w:r>
          <w:t xml:space="preserve"> </w:t>
        </w:r>
      </w:ins>
      <w:ins w:id="17392" w:author="PR Preview" w:date="2026-01-01T00:00:00Z">
        <w:r>
          <w:t xml:space="preserve">Run the Gram-Schmidt process (</w:t>
        </w:r>
      </w:ins>
      <w:hyperlink w:anchor="def-gram-schmidt">
        <w:ins w:id="17393" w:author="PR Preview" w:date="2026-01-01T00:00:00Z">
          <w:r>
            <w:rPr>
              <w:rStyle w:val="Hyperlink"/>
            </w:rPr>
            <w:t xml:space="preserve">Definition 78</w:t>
          </w:r>
        </w:ins>
      </w:hyperlink>
      <w:ins w:id="17394" w:author="PR Preview" w:date="2026-01-01T00:00:00Z">
        <w:r>
          <w:t xml:space="preserve">) on</w:t>
        </w:r>
      </w:ins>
      <w:ins w:id="17395" w:author="PR Preview" w:date="2026-01-01T00:00:00Z">
        <w:r>
          <w:t xml:space="preserve"> </w:t>
        </w:r>
      </w:ins>
      <w:ins w:id="17396" w:author="PR Preview" w:date="2026-01-01T00:00:00Z">
        <w:r>
          <w:t xml:space="preserve">$\mathord{\smash[b]{\underset{\raise.3ex\hbox{$\scriptstyle\sim$}}{a}}\vphantom{a}}_1, \ldots, \mathord{\smash[b]{\underset{\raise.3ex\hbox{$\scriptstyle\sim$}}{a}}\vphantom{a}}_k \in \mathbb{R}^p$</w:t>
        </w:r>
      </w:ins>
      <w:ins w:id="17397" w:author="PR Preview" w:date="2026-01-01T00:00:00Z">
        <w:r>
          <w:t xml:space="preserve">.</w:t>
        </w:r>
      </w:ins>
    </w:p>
    <w:p>
      <w:pPr>
        <w:pStyle w:val="Compact"/>
        <w:numPr>
          <w:ilvl w:val="0"/>
          <w:numId w:val="1068"/>
        </w:numPr>
      </w:pPr>
      <w:ins w:id="17398" w:author="PR Preview" w:date="2026-01-01T00:00:00Z">
        <w:r>
          <w:t xml:space="preserve">If it has produced</w:t>
        </w:r>
      </w:ins>
      <w:ins w:id="17399" w:author="PR Preview" w:date="2026-01-01T00:00:00Z">
        <w:r>
          <w:t xml:space="preserve"> </w:t>
        </w:r>
      </w:ins>
      <w:ins w:id="17400" w:author="PR Preview" w:date="2026-01-01T00:00:00Z">
        <w:r>
          <w:t xml:space="preserve">$\mathord{\smash[b]{\underset{\raise.3ex\hbox{$\scriptstyle\sim$}}{q}}\vphantom{q}}_1, \ldots, \mathord{\smash[b]{\underset{\raise.3ex\hbox{$\scriptstyle\sim$}}{q}}\vphantom{q}}_i$</w:t>
        </w:r>
      </w:ins>
      <w:ins w:id="17401" w:author="PR Preview" w:date="2026-01-01T00:00:00Z">
        <w:r>
          <w:t xml:space="preserve"> </w:t>
        </w:r>
      </w:ins>
      <w:ins w:id="17402" w:author="PR Preview" w:date="2026-01-01T00:00:00Z">
        <w:r>
          <w:t xml:space="preserve">without stopping,</w:t>
        </w:r>
      </w:ins>
      <w:ins w:id="17403" w:author="PR Preview" w:date="2026-01-01T00:00:00Z">
        <w:r>
          <w:t xml:space="preserve"> </w:t>
        </w:r>
      </w:ins>
      <w:ins w:id="17404" w:author="PR Preview" w:date="2026-01-01T00:00:00Z">
        <w:r>
          <w:t xml:space="preserve">then</w:t>
        </w:r>
      </w:ins>
      <w:ins w:id="17405" w:author="PR Preview" w:date="2026-01-01T00:00:00Z">
        <w:r>
          <w:t xml:space="preserve"> </w:t>
        </w:r>
      </w:ins>
      <w:ins w:id="17406" w:author="PR Preview" w:date="2026-01-01T00:00:00Z">
        <w:r>
          <w:t xml:space="preserve">$\mathord{\smash[b]{\underset{\raise.3ex\hbox{$\scriptstyle\sim$}}{q}}\vphantom{q}}_1, \ldots, \mathord{\smash[b]{\underset{\raise.3ex\hbox{$\scriptstyle\sim$}}{q}}\vphantom{q}}_i$</w:t>
        </w:r>
      </w:ins>
      <w:ins w:id="17407" w:author="PR Preview" w:date="2026-01-01T00:00:00Z">
        <w:r>
          <w:t xml:space="preserve"> </w:t>
        </w:r>
      </w:ins>
      <w:ins w:id="17408" w:author="PR Preview" w:date="2026-01-01T00:00:00Z">
        <w:r>
          <w:t xml:space="preserve">are orthonormal</w:t>
        </w:r>
      </w:ins>
      <w:ins w:id="17409" w:author="PR Preview" w:date="2026-01-01T00:00:00Z">
        <w:r>
          <w:t xml:space="preserve"> </w:t>
        </w:r>
      </w:ins>
      <w:ins w:id="17410" w:author="PR Preview" w:date="2026-01-01T00:00:00Z">
        <w:r>
          <w:t xml:space="preserve">and</w:t>
        </w:r>
      </w:ins>
      <w:ins w:id="17411" w:author="PR Preview" w:date="2026-01-01T00:00:00Z">
        <w:r>
          <w:t xml:space="preserve"> </w:t>
        </w:r>
      </w:ins>
      <w:ins w:id="17412" w:author="PR Preview" w:date="2026-01-01T00:00:00Z">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ins>
      <w:ins w:id="17413" w:author="PR Preview" w:date="2026-01-01T00:00:00Z">
        <w:r>
          <w:t xml:space="preserve">.</w:t>
        </w:r>
      </w:ins>
    </w:p>
    <w:p>
      <w:pPr>
        <w:pStyle w:val="Compact"/>
        <w:numPr>
          <w:ilvl w:val="0"/>
          <w:numId w:val="1068"/>
        </w:numPr>
      </w:pPr>
      <w:ins w:id="17414" w:author="PR Preview" w:date="2026-01-01T00:00:00Z">
        <w:r>
          <w:t xml:space="preserve">If it reaches step</w:t>
        </w:r>
      </w:ins>
      <w:ins w:id="17415" w:author="PR Preview" w:date="2026-01-01T00:00:00Z">
        <w:r>
          <w:t xml:space="preserve"> </w:t>
        </w:r>
      </w:ins>
      <m:oMath>
        <m:r>
          <m:t>i</m:t>
        </m:r>
      </m:oMath>
      <w:ins w:id="17416" w:author="PR Preview" w:date="2026-01-01T00:00:00Z">
        <w:r>
          <w:t xml:space="preserve"> </w:t>
        </w:r>
      </w:ins>
      <w:ins w:id="17417" w:author="PR Preview" w:date="2026-01-01T00:00:00Z">
        <w:r>
          <w:t xml:space="preserve">(that is, it did not stop at steps</w:t>
        </w:r>
      </w:ins>
      <w:ins w:id="17418" w:author="PR Preview" w:date="2026-01-01T00:00:00Z">
        <w:r>
          <w:t xml:space="preserve"> </w:t>
        </w:r>
      </w:ins>
      <m:oMath>
        <m:r>
          <m:t>1</m:t>
        </m:r>
        <m:r>
          <m:rPr>
            <m:sty m:val="p"/>
          </m:rPr>
          <m:t>,</m:t>
        </m:r>
        <m:r>
          <m:rPr>
            <m:sty m:val="p"/>
          </m:rPr>
          <m:t>…</m:t>
        </m:r>
        <m:r>
          <m:rPr>
            <m:sty m:val="p"/>
          </m:rPr>
          <m:t>,</m:t>
        </m:r>
        <m:r>
          <m:t>i</m:t>
        </m:r>
        <m:r>
          <m:rPr>
            <m:sty m:val="p"/>
          </m:rPr>
          <m:t>−</m:t>
        </m:r>
        <m:r>
          <m:t>1</m:t>
        </m:r>
      </m:oMath>
      <w:ins w:id="17419" w:author="PR Preview" w:date="2026-01-01T00:00:00Z">
        <w:r>
          <w:t xml:space="preserve">),</w:t>
        </w:r>
      </w:ins>
      <w:ins w:id="17420" w:author="PR Preview" w:date="2026-01-01T00:00:00Z">
        <w:r>
          <w:t xml:space="preserve"> </w:t>
        </w:r>
      </w:ins>
      <w:ins w:id="17421" w:author="PR Preview" w:date="2026-01-01T00:00:00Z">
        <w:r>
          <w:t xml:space="preserve">it stops there</w:t>
        </w:r>
      </w:ins>
      <w:ins w:id="17422" w:author="PR Preview" w:date="2026-01-01T00:00:00Z">
        <w:r>
          <w:t xml:space="preserve"> </w:t>
        </w:r>
      </w:ins>
      <w:ins w:id="17423" w:author="PR Preview" w:date="2026-01-01T00:00:00Z">
        <w:r>
          <w:t xml:space="preserve">exactly when</w:t>
        </w:r>
      </w:ins>
      <w:ins w:id="17424" w:author="PR Preview" w:date="2026-01-01T00:00:00Z">
        <w:r>
          <w:t xml:space="preserve"> </w:t>
        </w:r>
      </w:ins>
      <w:ins w:id="17425" w:author="PR Preview" w:date="2026-01-01T00:00:00Z">
        <w:r>
          <w:t xml:space="preserve">$\mathord{\smash[b]{\underset{\raise.3ex\hbox{$\scriptstyle\sim$}}{a}}\vphantom{a}}_i \in \operatorname{span}\mathopen{}\left\{\mathord{\smash[b]{\underset{\raise.3ex\hbox{$\scriptstyle\sim$}}{a}}\vphantom{a}}_1, \ldots, \mathord{\smash[b]{\underset{\raise.3ex\hbox{$\scriptstyle\sim$}}{a}}\vphantom{a}}_{i-1}\right\}\mathclose{}$</w:t>
        </w:r>
      </w:ins>
      <w:ins w:id="17426" w:author="PR Preview" w:date="2026-01-01T00:00:00Z">
        <w:r>
          <w:t xml:space="preserve">.</w:t>
        </w:r>
      </w:ins>
    </w:p>
    <w:p>
      <w:pPr>
        <w:pStyle w:val="Compact"/>
        <w:numPr>
          <w:ilvl w:val="0"/>
          <w:numId w:val="1068"/>
        </w:numPr>
      </w:pPr>
      <w:ins w:id="17427" w:author="PR Preview" w:date="2026-01-01T00:00:00Z">
        <w:r>
          <w:t xml:space="preserve">It completes all</w:t>
        </w:r>
      </w:ins>
      <w:ins w:id="17428" w:author="PR Preview" w:date="2026-01-01T00:00:00Z">
        <w:r>
          <w:t xml:space="preserve"> </w:t>
        </w:r>
      </w:ins>
      <m:oMath>
        <m:r>
          <m:t>k</m:t>
        </m:r>
      </m:oMath>
      <w:ins w:id="17429" w:author="PR Preview" w:date="2026-01-01T00:00:00Z">
        <w:r>
          <w:t xml:space="preserve"> </w:t>
        </w:r>
      </w:ins>
      <w:ins w:id="17430" w:author="PR Preview" w:date="2026-01-01T00:00:00Z">
        <w:r>
          <w:t xml:space="preserve">steps</w:t>
        </w:r>
      </w:ins>
      <w:ins w:id="17431" w:author="PR Preview" w:date="2026-01-01T00:00:00Z">
        <w:r>
          <w:t xml:space="preserve"> </w:t>
        </w:r>
      </w:ins>
      <w:ins w:id="17432" w:author="PR Preview" w:date="2026-01-01T00:00:00Z">
        <w:r>
          <w:t xml:space="preserve">exactly when</w:t>
        </w:r>
      </w:ins>
      <w:ins w:id="17433" w:author="PR Preview" w:date="2026-01-01T00:00:00Z">
        <w:r>
          <w:t xml:space="preserve"> </w:t>
        </w:r>
      </w:ins>
      <w:ins w:id="17434" w:author="PR Preview" w:date="2026-01-01T00:00:00Z">
        <w:r>
          <w:t xml:space="preserve">$\mathord{\smash[b]{\underset{\raise.3ex\hbox{$\scriptstyle\sim$}}{a}}\vphantom{a}}_1, \ldots, \mathord{\smash[b]{\underset{\raise.3ex\hbox{$\scriptstyle\sim$}}{a}}\vphantom{a}}_k$</w:t>
        </w:r>
      </w:ins>
      <w:ins w:id="17435" w:author="PR Preview" w:date="2026-01-01T00:00:00Z">
        <w:r>
          <w:t xml:space="preserve"> </w:t>
        </w:r>
      </w:ins>
      <w:ins w:id="17436" w:author="PR Preview" w:date="2026-01-01T00:00:00Z">
        <w:r>
          <w:t xml:space="preserve">are linearly independent;</w:t>
        </w:r>
      </w:ins>
      <w:ins w:id="17437" w:author="PR Preview" w:date="2026-01-01T00:00:00Z">
        <w:r>
          <w:t xml:space="preserve"> </w:t>
        </w:r>
      </w:ins>
      <w:ins w:id="17438" w:author="PR Preview" w:date="2026-01-01T00:00:00Z">
        <w:r>
          <w:t xml:space="preserve">then</w:t>
        </w:r>
      </w:ins>
      <w:ins w:id="17439" w:author="PR Preview" w:date="2026-01-01T00:00:00Z">
        <w:r>
          <w:t xml:space="preserve"> </w:t>
        </w:r>
      </w:ins>
      <w:ins w:id="17440" w:author="PR Preview" w:date="2026-01-01T00:00:00Z">
        <w:r>
          <w:t xml:space="preserve">$\mathord{\smash[b]{\underset{\raise.3ex\hbox{$\scriptstyle\sim$}}{q}}\vphantom{q}}_1, \ldots, \mathord{\smash[b]{\underset{\raise.3ex\hbox{$\scriptstyle\sim$}}{q}}\vphantom{q}}_k$</w:t>
        </w:r>
      </w:ins>
      <w:ins w:id="17441" w:author="PR Preview" w:date="2026-01-01T00:00:00Z">
        <w:r>
          <w:t xml:space="preserve"> </w:t>
        </w:r>
      </w:ins>
      <w:ins w:id="17442" w:author="PR Preview" w:date="2026-01-01T00:00:00Z">
        <w:r>
          <w:t xml:space="preserve">is an orthonormal basis</w:t>
        </w:r>
      </w:ins>
      <w:ins w:id="17443" w:author="PR Preview" w:date="2026-01-01T00:00:00Z">
        <w:r>
          <w:t xml:space="preserve"> </w:t>
        </w:r>
      </w:ins>
      <w:ins w:id="17444" w:author="PR Preview" w:date="2026-01-01T00:00:00Z">
        <w:r>
          <w:t xml:space="preserve">of</w:t>
        </w:r>
      </w:ins>
      <w:ins w:id="17445" w:author="PR Preview" w:date="2026-01-01T00:00:00Z">
        <w:r>
          <w:t xml:space="preserve"> </w:t>
        </w:r>
      </w:ins>
      <w:ins w:id="17446" w:author="PR Preview" w:date="2026-01-01T00:00:00Z">
        <w:r>
          <w:t xml:space="preserve">$\operatorname{span}\mathopen{}\left\{\mathord{\smash[b]{\underset{\raise.3ex\hbox{$\scriptstyle\sim$}}{a}}\vphantom{a}}_1, \ldots, \mathord{\smash[b]{\underset{\raise.3ex\hbox{$\scriptstyle\sim$}}{a}}\vphantom{a}}_k\right\}\mathclose{}$</w:t>
        </w:r>
      </w:ins>
      <w:ins w:id="17447" w:author="PR Preview" w:date="2026-01-01T00:00:00Z">
        <w:r>
          <w:t xml:space="preserve"> </w:t>
        </w:r>
      </w:ins>
      <w:ins w:id="17448" w:author="PR Preview" w:date="2026-01-01T00:00:00Z">
        <w:r>
          <w:t xml:space="preserve">(</w:t>
        </w:r>
      </w:ins>
      <w:hyperlink w:anchor="def-orthonormal-basis">
        <w:ins w:id="17449" w:author="PR Preview" w:date="2026-01-01T00:00:00Z">
          <w:r>
            <w:rPr>
              <w:rStyle w:val="Hyperlink"/>
            </w:rPr>
            <w:t xml:space="preserve">Definition 77</w:t>
          </w:r>
        </w:ins>
      </w:hyperlink>
      <w:ins w:id="17450" w:author="PR Preview" w:date="2026-01-01T00:00:00Z">
        <w:r>
          <w:t xml:space="preserve">).</w:t>
        </w:r>
      </w:ins>
    </w:p>
    <w:bookmarkEnd w:id="401"/>
    <w:p>
      <w:pPr>
        <w:pStyle w:val="FirstParagraph"/>
      </w:pPr>
      <w:ins w:id="17451" w:author="PR Preview" w:date="2026-01-01T00:00:00Z">
        <w:r>
          <w:rPr>
            <w:i/>
            <w:iCs/>
          </w:rPr>
          <w:t xml:space="preserve">Proof</w:t>
        </w:r>
      </w:ins>
      <w:ins w:id="17452" w:author="PR Preview" w:date="2026-01-01T00:00:00Z">
        <w:r>
          <w:t xml:space="preserve">. </w:t>
        </w:r>
      </w:ins>
      <w:ins w:id="17453" w:author="PR Preview" w:date="2026-01-01T00:00:00Z">
        <w:r>
          <w:rPr>
            <w:b/>
            <w:bCs/>
          </w:rPr>
          <w:t xml:space="preserve">Parts 1 and 2, by</w:t>
        </w:r>
      </w:ins>
      <w:ins w:id="17454" w:author="PR Preview" w:date="2026-01-01T00:00:00Z">
        <w:r>
          <w:rPr>
            <w:b/>
            <w:bCs/>
          </w:rPr>
          <w:t xml:space="preserve"> </w:t>
        </w:r>
      </w:ins>
      <w:hyperlink r:id="rId142">
        <w:ins w:id="17455" w:author="PR Preview" w:date="2026-01-01T00:00:00Z">
          <w:r>
            <w:rPr>
              <w:rStyle w:val="Hyperlink"/>
              <w:b/>
              <w:bCs/>
            </w:rPr>
            <w:t xml:space="preserve">induction</w:t>
          </w:r>
        </w:ins>
      </w:hyperlink>
      <w:ins w:id="17456" w:author="PR Preview" w:date="2026-01-01T00:00:00Z">
        <w:r>
          <w:rPr>
            <w:b/>
            <w:bCs/>
          </w:rPr>
          <w:t xml:space="preserve"> </w:t>
        </w:r>
      </w:ins>
      <w:ins w:id="17457" w:author="PR Preview" w:date="2026-01-01T00:00:00Z">
        <w:r>
          <w:rPr>
            <w:b/>
            <w:bCs/>
          </w:rPr>
          <w:t xml:space="preserve">on</w:t>
        </w:r>
      </w:ins>
      <w:ins w:id="17458" w:author="PR Preview" w:date="2026-01-01T00:00:00Z">
        <w:r>
          <w:rPr>
            <w:b/>
            <w:bCs/>
          </w:rPr>
          <w:t xml:space="preserve"> </w:t>
        </w:r>
      </w:ins>
      <m:oMath>
        <m:r>
          <m:t>i</m:t>
        </m:r>
      </m:oMath>
      <w:ins w:id="17459" w:author="PR Preview" w:date="2026-01-01T00:00:00Z">
        <w:r>
          <w:rPr>
            <w:b/>
            <w:bCs/>
          </w:rPr>
          <w:t xml:space="preserve">.</w:t>
        </w:r>
      </w:ins>
      <w:ins w:id="17460" w:author="PR Preview" w:date="2026-01-01T00:00:00Z">
        <w:r>
          <w:t xml:space="preserve"> </w:t>
        </w:r>
      </w:ins>
      <w:ins w:id="17461" w:author="PR Preview" w:date="2026-01-01T00:00:00Z">
        <w:r>
          <w:t xml:space="preserve">Before step</w:t>
        </w:r>
      </w:ins>
      <w:ins w:id="17462" w:author="PR Preview" w:date="2026-01-01T00:00:00Z">
        <w:r>
          <w:t xml:space="preserve"> </w:t>
        </w:r>
      </w:ins>
      <m:oMath>
        <m:r>
          <m:t>1</m:t>
        </m:r>
      </m:oMath>
      <w:ins w:id="17463" w:author="PR Preview" w:date="2026-01-01T00:00:00Z">
        <w:r>
          <w:t xml:space="preserve">, the list of</w:t>
        </w:r>
      </w:ins>
      <w:ins w:id="17464" w:author="PR Preview" w:date="2026-01-01T00:00:00Z">
        <w:r>
          <w:t xml:space="preserve"> </w:t>
        </w:r>
      </w:ins>
      <w:ins w:id="17465" w:author="PR Preview" w:date="2026-01-01T00:00:00Z">
        <w:r>
          <w:t xml:space="preserve">$\mathord{\smash[b]{\underset{\raise.3ex\hbox{$\scriptstyle\sim$}}{q}}\vphantom{q}}$</w:t>
        </w:r>
      </w:ins>
      <w:ins w:id="17466" w:author="PR Preview" w:date="2026-01-01T00:00:00Z">
        <w:r>
          <w:t xml:space="preserve">’s is empty,</w:t>
        </w:r>
      </w:ins>
      <w:ins w:id="17467" w:author="PR Preview" w:date="2026-01-01T00:00:00Z">
        <w:r>
          <w:t xml:space="preserve"> </w:t>
        </w:r>
      </w:ins>
      <w:ins w:id="17468" w:author="PR Preview" w:date="2026-01-01T00:00:00Z">
        <w:r>
          <w:t xml:space="preserve">which is orthonormal, and both spans are</w:t>
        </w:r>
      </w:ins>
      <w:ins w:id="17469" w:author="PR Preview" w:date="2026-01-01T00:00:00Z">
        <w:r>
          <w:t xml:space="preserve"> </w:t>
        </w:r>
      </w:ins>
      <w:ins w:id="17470" w:author="PR Preview" w:date="2026-01-01T00:00:00Z">
        <w:r>
          <w:t xml:space="preserve">$\mathopen{}\left\{\mathord{\smash[b]{\underset{\raise.3ex\hbox{$\scriptstyle\sim$}}{0}}\vphantom{0}}\right\}\mathclose{}$</w:t>
        </w:r>
      </w:ins>
      <w:ins w:id="17471" w:author="PR Preview" w:date="2026-01-01T00:00:00Z">
        <w:r>
          <w:t xml:space="preserve"> </w:t>
        </w:r>
      </w:ins>
      <w:ins w:id="17472" w:author="PR Preview" w:date="2026-01-01T00:00:00Z">
        <w:r>
          <w:t xml:space="preserve">(</w:t>
        </w:r>
      </w:ins>
      <w:hyperlink w:anchor="def-span">
        <w:ins w:id="17473" w:author="PR Preview" w:date="2026-01-01T00:00:00Z">
          <w:r>
            <w:rPr>
              <w:rStyle w:val="Hyperlink"/>
            </w:rPr>
            <w:t xml:space="preserve">Definition 47</w:t>
          </w:r>
        </w:ins>
      </w:hyperlink>
      <w:ins w:id="17474" w:author="PR Preview" w:date="2026-01-01T00:00:00Z">
        <w:r>
          <w:t xml:space="preserve">).</w:t>
        </w:r>
      </w:ins>
      <w:ins w:id="17475" w:author="PR Preview" w:date="2026-01-01T00:00:00Z">
        <w:r>
          <w:t xml:space="preserve"> </w:t>
        </w:r>
      </w:ins>
      <w:ins w:id="17476" w:author="PR Preview" w:date="2026-01-01T00:00:00Z">
        <w:r>
          <w:t xml:space="preserve">Suppose part 1 holds after step</w:t>
        </w:r>
      </w:ins>
      <w:ins w:id="17477" w:author="PR Preview" w:date="2026-01-01T00:00:00Z">
        <w:r>
          <w:t xml:space="preserve"> </w:t>
        </w:r>
      </w:ins>
      <m:oMath>
        <m:r>
          <m:t>i</m:t>
        </m:r>
        <m:r>
          <m:rPr>
            <m:sty m:val="p"/>
          </m:rPr>
          <m:t>−</m:t>
        </m:r>
        <m:r>
          <m:t>1</m:t>
        </m:r>
      </m:oMath>
      <w:ins w:id="17478" w:author="PR Preview" w:date="2026-01-01T00:00:00Z">
        <w:r>
          <w:t xml:space="preserve">,</w:t>
        </w:r>
      </w:ins>
      <w:ins w:id="17479" w:author="PR Preview" w:date="2026-01-01T00:00:00Z">
        <w:r>
          <w:t xml:space="preserve"> </w:t>
        </w:r>
      </w:ins>
      <w:ins w:id="17480" w:author="PR Preview" w:date="2026-01-01T00:00:00Z">
        <w:r>
          <w:t xml:space="preserve">and write</w:t>
        </w:r>
      </w:ins>
    </w:p>
    <w:p>
      <w:pPr>
        <w:pStyle w:val="BodyText"/>
      </w:pPr>
      <w:ins w:id="17481" w:author="PR Preview" w:date="2026-01-01T00:00:00Z">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ins>
    </w:p>
    <w:p>
      <w:pPr>
        <w:pStyle w:val="FirstParagraph"/>
      </w:pPr>
      <w:ins w:id="17482" w:author="PR Preview" w:date="2026-01-01T00:00:00Z">
        <w:r>
          <w:t xml:space="preserve">The orthonormal vectors</w:t>
        </w:r>
      </w:ins>
      <w:ins w:id="17483" w:author="PR Preview" w:date="2026-01-01T00:00:00Z">
        <w:r>
          <w:t xml:space="preserve"> </w:t>
        </w:r>
      </w:ins>
      <w:ins w:id="17484" w:author="PR Preview" w:date="2026-01-01T00:00:00Z">
        <w:r>
          <w:t xml:space="preserve">$\mathord{\smash[b]{\underset{\raise.3ex\hbox{$\scriptstyle\sim$}}{q}}\vphantom{q}}_1, \ldots, \mathord{\smash[b]{\underset{\raise.3ex\hbox{$\scriptstyle\sim$}}{q}}\vphantom{q}}_{i-1}$</w:t>
        </w:r>
      </w:ins>
      <w:ins w:id="17485" w:author="PR Preview" w:date="2026-01-01T00:00:00Z">
        <w:r>
          <w:t xml:space="preserve"> </w:t>
        </w:r>
      </w:ins>
      <w:ins w:id="17486" w:author="PR Preview" w:date="2026-01-01T00:00:00Z">
        <w:r>
          <w:t xml:space="preserve">are linearly independent</w:t>
        </w:r>
      </w:ins>
      <w:ins w:id="17487" w:author="PR Preview" w:date="2026-01-01T00:00:00Z">
        <w:r>
          <w:t xml:space="preserve"> </w:t>
        </w:r>
      </w:ins>
      <w:ins w:id="17488" w:author="PR Preview" w:date="2026-01-01T00:00:00Z">
        <w:r>
          <w:t xml:space="preserve">(</w:t>
        </w:r>
      </w:ins>
      <w:hyperlink w:anchor="thm-orthonormal-independent">
        <w:ins w:id="17489" w:author="PR Preview" w:date="2026-01-01T00:00:00Z">
          <w:r>
            <w:rPr>
              <w:rStyle w:val="Hyperlink"/>
            </w:rPr>
            <w:t xml:space="preserve">Theorem 63</w:t>
          </w:r>
        </w:ins>
      </w:hyperlink>
      <w:ins w:id="17490" w:author="PR Preview" w:date="2026-01-01T00:00:00Z">
        <w:r>
          <w:t xml:space="preserve">) and span</w:t>
        </w:r>
      </w:ins>
      <w:ins w:id="17491" w:author="PR Preview" w:date="2026-01-01T00:00:00Z">
        <w:r>
          <w:t xml:space="preserve"> </w:t>
        </w:r>
      </w:ins>
      <m:oMath>
        <m:sSub>
          <m:e>
            <m:r>
              <m:rPr>
                <m:scr m:val="script"/>
                <m:sty m:val="p"/>
              </m:rPr>
              <m:t>S</m:t>
            </m:r>
          </m:e>
          <m:sub>
            <m:r>
              <m:t>i</m:t>
            </m:r>
            <m:r>
              <m:rPr>
                <m:sty m:val="p"/>
              </m:rPr>
              <m:t>−</m:t>
            </m:r>
            <m:r>
              <m:t>1</m:t>
            </m:r>
          </m:sub>
        </m:sSub>
      </m:oMath>
      <w:ins w:id="17492" w:author="PR Preview" w:date="2026-01-01T00:00:00Z">
        <w:r>
          <w:t xml:space="preserve">,</w:t>
        </w:r>
      </w:ins>
      <w:ins w:id="17493" w:author="PR Preview" w:date="2026-01-01T00:00:00Z">
        <w:r>
          <w:t xml:space="preserve"> </w:t>
        </w:r>
      </w:ins>
      <w:ins w:id="17494" w:author="PR Preview" w:date="2026-01-01T00:00:00Z">
        <w:r>
          <w:t xml:space="preserve">so they are an orthonormal basis of it.</w:t>
        </w:r>
      </w:ins>
    </w:p>
    <w:p>
      <w:pPr>
        <w:pStyle w:val="BodyText"/>
      </w:pPr>
      <w:ins w:id="17495" w:author="PR Preview" w:date="2026-01-01T00:00:00Z">
        <w:r>
          <w:rPr>
            <w:i/>
            <w:iCs/>
          </w:rPr>
          <w:t xml:space="preserve">$\mathord{\smash[b]{\underset{\raise.3ex\hbox{$\scriptstyle\sim$}}{q}}\vphantom{q}}'_i$</w:t>
        </w:r>
      </w:ins>
      <w:ins w:id="17496" w:author="PR Preview" w:date="2026-01-01T00:00:00Z">
        <w:r>
          <w:rPr>
            <w:i/>
            <w:iCs/>
          </w:rPr>
          <w:t xml:space="preserve"> </w:t>
        </w:r>
      </w:ins>
      <w:ins w:id="17497" w:author="PR Preview" w:date="2026-01-01T00:00:00Z">
        <w:r>
          <w:rPr>
            <w:i/>
            <w:iCs/>
          </w:rPr>
          <w:t xml:space="preserve">is orthogonal to the earlier</w:t>
        </w:r>
      </w:ins>
      <w:ins w:id="17498" w:author="PR Preview" w:date="2026-01-01T00:00:00Z">
        <w:r>
          <w:rPr>
            <w:i/>
            <w:iCs/>
          </w:rPr>
          <w:t xml:space="preserve"> </w:t>
        </w:r>
      </w:ins>
      <w:ins w:id="17499" w:author="PR Preview" w:date="2026-01-01T00:00:00Z">
        <w:r>
          <w:rPr>
            <w:i/>
            <w:iCs/>
          </w:rPr>
          <w:t xml:space="preserve">$\mathord{\smash[b]{\underset{\raise.3ex\hbox{$\scriptstyle\sim$}}{q}}\vphantom{q}}$</w:t>
        </w:r>
      </w:ins>
      <w:ins w:id="17500" w:author="PR Preview" w:date="2026-01-01T00:00:00Z">
        <w:r>
          <w:rPr>
            <w:i/>
            <w:iCs/>
          </w:rPr>
          <w:t xml:space="preserve">’s.</w:t>
        </w:r>
      </w:ins>
      <w:ins w:id="17501" w:author="PR Preview" w:date="2026-01-01T00:00:00Z">
        <w:r>
          <w:t xml:space="preserve"> </w:t>
        </w:r>
      </w:ins>
      <w:ins w:id="17502" w:author="PR Preview" w:date="2026-01-01T00:00:00Z">
        <w:r>
          <w:t xml:space="preserve">For each</w:t>
        </w:r>
      </w:ins>
      <w:ins w:id="17503" w:author="PR Preview" w:date="2026-01-01T00:00:00Z">
        <w:r>
          <w:t xml:space="preserve"> </w:t>
        </w:r>
      </w:ins>
      <m:oMath>
        <m:r>
          <m:t>l</m:t>
        </m:r>
        <m:r>
          <m:rPr>
            <m:sty m:val="p"/>
          </m:rPr>
          <m:t>&lt;</m:t>
        </m:r>
        <m:r>
          <m:t>i</m:t>
        </m:r>
      </m:oMath>
      <w:ins w:id="17504" w:author="PR Preview" w:date="2026-01-01T00:00:00Z">
        <w:r>
          <w:t xml:space="preserve">,</w:t>
        </w:r>
      </w:ins>
    </w:p>
    <w:p>
      <w:pPr>
        <w:pStyle w:val="BodyText"/>
      </w:pPr>
      <w:ins w:id="17505" w:author="PR Preview" w:date="2026-01-01T00:00:00Z">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\text{(}\text{Theorem~62}\text{)}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ins>
    </w:p>
    <w:p>
      <w:pPr>
        <w:pStyle w:val="FirstParagraph"/>
      </w:pPr>
      <w:ins w:id="17506" w:author="PR Preview" w:date="2026-01-01T00:00:00Z">
        <w:r>
          <w:rPr>
            <w:i/>
            <w:iCs/>
          </w:rPr>
          <w:t xml:space="preserve">Part 2 at step</w:t>
        </w:r>
      </w:ins>
      <w:ins w:id="17507" w:author="PR Preview" w:date="2026-01-01T00:00:00Z">
        <w:r>
          <w:rPr>
            <w:i/>
            <w:iCs/>
          </w:rPr>
          <w:t xml:space="preserve"> </w:t>
        </w:r>
      </w:ins>
      <m:oMath>
        <m:r>
          <m:t>i</m:t>
        </m:r>
      </m:oMath>
      <w:ins w:id="17508" w:author="PR Preview" w:date="2026-01-01T00:00:00Z">
        <w:r>
          <w:rPr>
            <w:i/>
            <w:iCs/>
          </w:rPr>
          <w:t xml:space="preserve">.</w:t>
        </w:r>
      </w:ins>
      <w:ins w:id="17509" w:author="PR Preview" w:date="2026-01-01T00:00:00Z">
        <w:r>
          <w:t xml:space="preserve"> </w:t>
        </w:r>
      </w:ins>
      <w:ins w:id="17510" w:author="PR Preview" w:date="2026-01-01T00:00:00Z">
        <w:r>
          <w:t xml:space="preserve">If</w:t>
        </w:r>
      </w:ins>
      <w:ins w:id="17511" w:author="PR Preview" w:date="2026-01-01T00:00:00Z">
        <w:r>
          <w:t xml:space="preserve"> </w:t>
        </w:r>
      </w:ins>
      <w:ins w:id="17512" w:author="PR Preview" w:date="2026-01-01T00:00:00Z">
        <w:r>
          <w:t xml:space="preserve">$\mathord{\smash[b]{\underset{\raise.3ex\hbox{$\scriptstyle\sim$}}{q}}\vphantom{q}}'_i = \mathord{\smash[b]{\underset{\raise.3ex\hbox{$\scriptstyle\sim$}}{0}}\vphantom{0}}$</w:t>
        </w:r>
      </w:ins>
      <w:ins w:id="17513" w:author="PR Preview" w:date="2026-01-01T00:00:00Z">
        <w:r>
          <w:t xml:space="preserve">, then</w:t>
        </w:r>
      </w:ins>
      <w:ins w:id="17514" w:author="PR Preview" w:date="2026-01-01T00:00:00Z">
        <w:r>
          <w:t xml:space="preserve"> </w:t>
        </w:r>
      </w:ins>
      <w:ins w:id="17515" w:author="PR Preview" w:date="2026-01-01T00:00:00Z">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ins>
      <w:ins w:id="17516" w:author="PR Preview" w:date="2026-01-01T00:00:00Z">
        <w:r>
          <w:t xml:space="preserve">.</w:t>
        </w:r>
      </w:ins>
      <w:ins w:id="17517" w:author="PR Preview" w:date="2026-01-01T00:00:00Z">
        <w:r>
          <w:t xml:space="preserve"> </w:t>
        </w:r>
      </w:ins>
      <w:ins w:id="17518" w:author="PR Preview" w:date="2026-01-01T00:00:00Z">
        <w:r>
          <w:t xml:space="preserve">Conversely, if</w:t>
        </w:r>
      </w:ins>
      <w:ins w:id="17519" w:author="PR Preview" w:date="2026-01-01T00:00:00Z">
        <w:r>
          <w:t xml:space="preserve"> </w:t>
        </w:r>
      </w:ins>
      <w:ins w:id="17520" w:author="PR Preview" w:date="2026-01-01T00:00:00Z">
        <w:r>
          <w:t xml:space="preserve">$\mathord{\smash[b]{\underset{\raise.3ex\hbox{$\scriptstyle\sim$}}{a}}\vphantom{a}}_i \in \mathcal{S}_{i-1}$</w:t>
        </w:r>
      </w:ins>
      <w:ins w:id="17521" w:author="PR Preview" w:date="2026-01-01T00:00:00Z">
        <w:r>
          <w:t xml:space="preserve">, then</w:t>
        </w:r>
      </w:ins>
      <w:ins w:id="17522" w:author="PR Preview" w:date="2026-01-01T00:00:00Z">
        <w:r>
          <w:t xml:space="preserve"> </w:t>
        </w:r>
      </w:ins>
      <w:ins w:id="17523" w:author="PR Preview" w:date="2026-01-01T00:00:00Z">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ins>
      <w:ins w:id="17524" w:author="PR Preview" w:date="2026-01-01T00:00:00Z">
        <w:r>
          <w:t xml:space="preserve"> </w:t>
        </w:r>
      </w:ins>
      <w:ins w:id="17525" w:author="PR Preview" w:date="2026-01-01T00:00:00Z">
        <w:r>
          <w:t xml:space="preserve">(</w:t>
        </w:r>
      </w:ins>
      <w:hyperlink w:anchor="thm-orthonormal-expansion">
        <w:ins w:id="17526" w:author="PR Preview" w:date="2026-01-01T00:00:00Z">
          <w:r>
            <w:rPr>
              <w:rStyle w:val="Hyperlink"/>
            </w:rPr>
            <w:t xml:space="preserve">Theorem 64</w:t>
          </w:r>
        </w:ins>
      </w:hyperlink>
      <w:ins w:id="17527" w:author="PR Preview" w:date="2026-01-01T00:00:00Z">
        <w:r>
          <w:t xml:space="preserve">), so</w:t>
        </w:r>
      </w:ins>
      <w:ins w:id="17528" w:author="PR Preview" w:date="2026-01-01T00:00:00Z">
        <w:r>
          <w:t xml:space="preserve"> </w:t>
        </w:r>
      </w:ins>
      <w:ins w:id="17529" w:author="PR Preview" w:date="2026-01-01T00:00:00Z">
        <w:r>
          <w:t xml:space="preserve">$\mathord{\smash[b]{\underset{\raise.3ex\hbox{$\scriptstyle\sim$}}{q}}\vphantom{q}}'_i = \mathord{\smash[b]{\underset{\raise.3ex\hbox{$\scriptstyle\sim$}}{0}}\vphantom{0}}$</w:t>
        </w:r>
      </w:ins>
      <w:ins w:id="17530" w:author="PR Preview" w:date="2026-01-01T00:00:00Z">
        <w:r>
          <w:t xml:space="preserve">.</w:t>
        </w:r>
      </w:ins>
    </w:p>
    <w:p>
      <w:pPr>
        <w:pStyle w:val="BodyText"/>
      </w:pPr>
      <w:ins w:id="17531" w:author="PR Preview" w:date="2026-01-01T00:00:00Z">
        <w:r>
          <w:rPr>
            <w:i/>
            <w:iCs/>
          </w:rPr>
          <w:t xml:space="preserve">Part 1 at step</w:t>
        </w:r>
      </w:ins>
      <w:ins w:id="17532" w:author="PR Preview" w:date="2026-01-01T00:00:00Z">
        <w:r>
          <w:rPr>
            <w:i/>
            <w:iCs/>
          </w:rPr>
          <w:t xml:space="preserve"> </w:t>
        </w:r>
      </w:ins>
      <m:oMath>
        <m:r>
          <m:t>i</m:t>
        </m:r>
      </m:oMath>
      <w:ins w:id="17533" w:author="PR Preview" w:date="2026-01-01T00:00:00Z">
        <w:r>
          <w:rPr>
            <w:i/>
            <w:iCs/>
          </w:rPr>
          <w:t xml:space="preserve">, if the process does not stop.</w:t>
        </w:r>
      </w:ins>
      <w:ins w:id="17534" w:author="PR Preview" w:date="2026-01-01T00:00:00Z">
        <w:r>
          <w:t xml:space="preserve"> </w:t>
        </w:r>
      </w:ins>
      <w:ins w:id="17535" w:author="PR Preview" w:date="2026-01-01T00:00:00Z">
        <w:r>
          <w:t xml:space="preserve">Then</w:t>
        </w:r>
      </w:ins>
      <w:ins w:id="17536" w:author="PR Preview" w:date="2026-01-01T00:00:00Z">
        <w:r>
          <w:t xml:space="preserve"> </w:t>
        </w:r>
      </w:ins>
      <w:ins w:id="17537" w:author="PR Preview" w:date="2026-01-01T00:00:00Z">
        <w:r>
          <w:t xml:space="preserve">$\mathord{\smash[b]{\underset{\raise.3ex\hbox{$\scriptstyle\sim$}}{q}}\vphantom{q}}'_i \ne \mathord{\smash[b]{\underset{\raise.3ex\hbox{$\scriptstyle\sim$}}{0}}\vphantom{0}}$</w:t>
        </w:r>
      </w:ins>
      <w:ins w:id="17538" w:author="PR Preview" w:date="2026-01-01T00:00:00Z">
        <w:r>
          <w:t xml:space="preserve">, so</w:t>
        </w:r>
      </w:ins>
      <w:ins w:id="17539" w:author="PR Preview" w:date="2026-01-01T00:00:00Z">
        <w:r>
          <w:t xml:space="preserve"> </w:t>
        </w:r>
      </w:ins>
      <w:ins w:id="17540" w:author="PR Preview" w:date="2026-01-01T00:00:00Z">
        <w:r>
          <w:t xml:space="preserve">$\mathopen{}\left\lVert\mathord{\smash[b]{\underset{\raise.3ex\hbox{$\scriptstyle\sim$}}{q}}\vphantom{q}}'_i\right\rVert\mathclose{} &gt; 0$</w:t>
        </w:r>
      </w:ins>
      <w:ins w:id="17541" w:author="PR Preview" w:date="2026-01-01T00:00:00Z">
        <w:r>
          <w:t xml:space="preserve">,</w:t>
        </w:r>
      </w:ins>
      <w:ins w:id="17542" w:author="PR Preview" w:date="2026-01-01T00:00:00Z">
        <w:r>
          <w:t xml:space="preserve"> </w:t>
        </w:r>
      </w:ins>
      <w:ins w:id="17543" w:author="PR Preview" w:date="2026-01-01T00:00:00Z">
        <w:r>
          <w:t xml:space="preserve">and</w:t>
        </w:r>
      </w:ins>
      <w:ins w:id="17544" w:author="PR Preview" w:date="2026-01-01T00:00:00Z">
        <w:r>
          <w:t xml:space="preserve"> </w:t>
        </w:r>
      </w:ins>
      <w:ins w:id="17545" w:author="PR Preview" w:date="2026-01-01T00:00:00Z">
        <w:r>
          <w:t xml:space="preserve">$\mathord{\smash[b]{\underset{\raise.3ex\hbox{$\scriptstyle\sim$}}{q}}\vphantom{q}}_i = \mathord{\smash[b]{\underset{\raise.3ex\hbox{$\scriptstyle\sim$}}{q}}\vphantom{q}}'_i / \mathopen{}\left\lVert\mathord{\smash[b]{\underset{\raise.3ex\hbox{$\scriptstyle\sim$}}{q}}\vphantom{q}}'_i\right\rVert\mathclose{}$</w:t>
        </w:r>
      </w:ins>
      <w:ins w:id="17546" w:author="PR Preview" w:date="2026-01-01T00:00:00Z">
        <w:r>
          <w:t xml:space="preserve"> </w:t>
        </w:r>
      </w:ins>
      <w:ins w:id="17547" w:author="PR Preview" w:date="2026-01-01T00:00:00Z">
        <w:r>
          <w:t xml:space="preserve">has</w:t>
        </w:r>
      </w:ins>
      <w:ins w:id="17548" w:author="PR Preview" w:date="2026-01-01T00:00:00Z">
        <w:r>
          <w:t xml:space="preserve"> </w:t>
        </w:r>
      </w:ins>
      <w:ins w:id="17549" w:author="PR Preview" w:date="2026-01-01T00:00:00Z">
        <w:r>
          <w:t xml:space="preserve">norm</w:t>
        </w:r>
      </w:ins>
      <w:ins w:id="17550" w:author="PR Preview" w:date="2026-01-01T00:00:00Z">
        <w:r>
          <w:t xml:space="preserve"> </w:t>
        </w:r>
      </w:ins>
      <w:ins w:id="17551" w:author="PR Preview" w:date="2026-01-01T00:00:00Z">
        <w:r>
          <w:t xml:space="preserve">$\mathopen{}\left\lVert\mathord{\smash[b]{\underset{\raise.3ex\hbox{$\scriptstyle\sim$}}{q}}\vphantom{q}}'_i\right\rVert\mathclose{} / \mathopen{}\left\lVert\mathord{\smash[b]{\underset{\raise.3ex\hbox{$\scriptstyle\sim$}}{q}}\vphantom{q}}'_i\right\rVert\mathclose{} = 1$</w:t>
        </w:r>
      </w:ins>
      <w:ins w:id="17552" w:author="PR Preview" w:date="2026-01-01T00:00:00Z">
        <w:r>
          <w:t xml:space="preserve"> </w:t>
        </w:r>
      </w:ins>
      <w:ins w:id="17553" w:author="PR Preview" w:date="2026-01-01T00:00:00Z">
        <w:r>
          <w:t xml:space="preserve">(</w:t>
        </w:r>
      </w:ins>
      <w:hyperlink w:anchor="thm-norm-properties">
        <w:ins w:id="17554" w:author="PR Preview" w:date="2026-01-01T00:00:00Z">
          <w:r>
            <w:rPr>
              <w:rStyle w:val="Hyperlink"/>
            </w:rPr>
            <w:t xml:space="preserve">Theorem 56</w:t>
          </w:r>
        </w:ins>
      </w:hyperlink>
      <w:ins w:id="17555" w:author="PR Preview" w:date="2026-01-01T00:00:00Z">
        <w:r>
          <w:t xml:space="preserve">)</w:t>
        </w:r>
      </w:ins>
      <w:ins w:id="17556" w:author="PR Preview" w:date="2026-01-01T00:00:00Z">
        <w:r>
          <w:t xml:space="preserve"> </w:t>
        </w:r>
      </w:ins>
      <w:ins w:id="17557" w:author="PR Preview" w:date="2026-01-01T00:00:00Z">
        <w:r>
          <w:t xml:space="preserve">and for</w:t>
        </w:r>
      </w:ins>
      <w:ins w:id="17558" w:author="PR Preview" w:date="2026-01-01T00:00:00Z">
        <w:r>
          <w:t xml:space="preserve"> </w:t>
        </w:r>
      </w:ins>
      <m:oMath>
        <m:r>
          <m:t>l</m:t>
        </m:r>
        <m:r>
          <m:rPr>
            <m:sty m:val="p"/>
          </m:rPr>
          <m:t>&lt;</m:t>
        </m:r>
        <m:r>
          <m:t>i</m:t>
        </m:r>
      </m:oMath>
    </w:p>
    <w:p>
      <w:pPr>
        <w:pStyle w:val="BodyText"/>
      </w:pPr>
      <w:ins w:id="17559" w:author="PR Preview" w:date="2026-01-01T00:00:00Z">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\text{(}\text{Theorem~50}\text{, special case } b = 0 \text{)}
    \\
    &amp;= 0,
    &amp;&amp; \text{(} \mathord{\smash[b]{\underset{\raise.3ex\hbox{$\scriptstyle\sim$}}{q}}\vphantom{q}}'_i \text{ is orthogonal to } \mathord{\smash[b]{\underset{\raise.3ex\hbox{$\scriptstyle\sim$}}{q}}\vphantom{q}}_l \text{)}
    \end{aligned}
    $$</w:t>
        </w:r>
      </w:ins>
    </w:p>
    <w:p>
      <w:pPr>
        <w:pStyle w:val="FirstParagraph"/>
      </w:pPr>
      <w:ins w:id="17560" w:author="PR Preview" w:date="2026-01-01T00:00:00Z">
        <w:r>
          <w:t xml:space="preserve">and</w:t>
        </w:r>
      </w:ins>
      <w:ins w:id="17561" w:author="PR Preview" w:date="2026-01-01T00:00:00Z">
        <w:r>
          <w:t xml:space="preserve"> </w:t>
        </w:r>
      </w:ins>
      <w:ins w:id="17562" w:author="PR Preview" w:date="2026-01-01T00:00:00Z">
        <w:r>
          <w:t xml:space="preserve">$\mathord{\smash[b]{\underset{\raise.3ex\hbox{$\scriptstyle\sim$}}{q}}\vphantom{q}}_i \cdot \mathord{\smash[b]{\underset{\raise.3ex\hbox{$\scriptstyle\sim$}}{q}}\vphantom{q}}_l = 0$</w:t>
        </w:r>
      </w:ins>
      <w:ins w:id="17563" w:author="PR Preview" w:date="2026-01-01T00:00:00Z">
        <w:r>
          <w:t xml:space="preserve"> </w:t>
        </w:r>
      </w:ins>
      <w:ins w:id="17564" w:author="PR Preview" w:date="2026-01-01T00:00:00Z">
        <w:r>
          <w:t xml:space="preserve">too (</w:t>
        </w:r>
      </w:ins>
      <w:hyperlink w:anchor="thm-lincom-symmetric">
        <w:ins w:id="17565" w:author="PR Preview" w:date="2026-01-01T00:00:00Z">
          <w:r>
            <w:rPr>
              <w:rStyle w:val="Hyperlink"/>
            </w:rPr>
            <w:t xml:space="preserve">Theorem 1</w:t>
          </w:r>
        </w:ins>
      </w:hyperlink>
      <w:ins w:id="17566" w:author="PR Preview" w:date="2026-01-01T00:00:00Z">
        <w:r>
          <w:t xml:space="preserve">).</w:t>
        </w:r>
      </w:ins>
      <w:ins w:id="17567" w:author="PR Preview" w:date="2026-01-01T00:00:00Z">
        <w:r>
          <w:t xml:space="preserve"> </w:t>
        </w:r>
      </w:ins>
      <w:ins w:id="17568" w:author="PR Preview" w:date="2026-01-01T00:00:00Z">
        <w:r>
          <w:t xml:space="preserve">So</w:t>
        </w:r>
      </w:ins>
      <w:ins w:id="17569" w:author="PR Preview" w:date="2026-01-01T00:00:00Z">
        <w:r>
          <w:t xml:space="preserve"> </w:t>
        </w:r>
      </w:ins>
      <w:ins w:id="17570" w:author="PR Preview" w:date="2026-01-01T00:00:00Z">
        <w:r>
          <w:t xml:space="preserve">$\mathord{\smash[b]{\underset{\raise.3ex\hbox{$\scriptstyle\sim$}}{q}}\vphantom{q}}_1, \ldots, \mathord{\smash[b]{\underset{\raise.3ex\hbox{$\scriptstyle\sim$}}{q}}\vphantom{q}}_i$</w:t>
        </w:r>
      </w:ins>
      <w:ins w:id="17571" w:author="PR Preview" w:date="2026-01-01T00:00:00Z">
        <w:r>
          <w:t xml:space="preserve"> </w:t>
        </w:r>
      </w:ins>
      <w:ins w:id="17572" w:author="PR Preview" w:date="2026-01-01T00:00:00Z">
        <w:r>
          <w:t xml:space="preserve">are orthonormal.</w:t>
        </w:r>
      </w:ins>
      <w:ins w:id="17573" w:author="PR Preview" w:date="2026-01-01T00:00:00Z">
        <w:r>
          <w:t xml:space="preserve"> </w:t>
        </w:r>
      </w:ins>
      <w:ins w:id="17574" w:author="PR Preview" w:date="2026-01-01T00:00:00Z">
        <w:r>
          <w:t xml:space="preserve">For the spans:</w:t>
        </w:r>
      </w:ins>
    </w:p>
    <w:p>
      <w:pPr>
        <w:pStyle w:val="Compact"/>
        <w:numPr>
          <w:ilvl w:val="0"/>
          <w:numId w:val="1069"/>
        </w:numPr>
      </w:pPr>
      <w:ins w:id="17575" w:author="PR Preview" w:date="2026-01-01T00:00:00Z">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ins>
      <w:ins w:id="17576" w:author="PR Preview" w:date="2026-01-01T00:00:00Z">
        <w:r>
          <w:t xml:space="preserve"> </w:t>
        </w:r>
      </w:ins>
      <w:ins w:id="17577" w:author="PR Preview" w:date="2026-01-01T00:00:00Z">
        <w:r>
          <w:t xml:space="preserve">is in</w:t>
        </w:r>
      </w:ins>
      <w:ins w:id="17578" w:author="PR Preview" w:date="2026-01-01T00:00:00Z">
        <w:r>
          <w:t xml:space="preserve"> </w:t>
        </w:r>
      </w:ins>
      <w:ins w:id="17579" w:author="PR Preview" w:date="2026-01-01T00:00:00Z">
        <w:r>
          <w:t xml:space="preserve">$\operatorname{span}\mathopen{}\left\{\mathord{\smash[b]{\underset{\raise.3ex\hbox{$\scriptstyle\sim$}}{q}}\vphantom{q}}_1, \ldots, \mathord{\smash[b]{\underset{\raise.3ex\hbox{$\scriptstyle\sim$}}{q}}\vphantom{q}}_i\right\}\mathclose{}$</w:t>
        </w:r>
      </w:ins>
      <w:ins w:id="17580" w:author="PR Preview" w:date="2026-01-01T00:00:00Z">
        <w:r>
          <w:t xml:space="preserve">,</w:t>
        </w:r>
      </w:ins>
      <w:ins w:id="17581" w:author="PR Preview" w:date="2026-01-01T00:00:00Z">
        <w:r>
          <w:t xml:space="preserve"> </w:t>
        </w:r>
      </w:ins>
      <w:ins w:id="17582" w:author="PR Preview" w:date="2026-01-01T00:00:00Z">
        <w:r>
          <w:t xml:space="preserve">and so is each of</w:t>
        </w:r>
      </w:ins>
      <w:ins w:id="17583" w:author="PR Preview" w:date="2026-01-01T00:00:00Z">
        <w:r>
          <w:t xml:space="preserve"> </w:t>
        </w:r>
      </w:ins>
      <w:ins w:id="17584" w:author="PR Preview" w:date="2026-01-01T00:00:00Z">
        <w:r>
          <w:t xml:space="preserve">$\mathord{\smash[b]{\underset{\raise.3ex\hbox{$\scriptstyle\sim$}}{a}}\vphantom{a}}_1, \ldots, \mathord{\smash[b]{\underset{\raise.3ex\hbox{$\scriptstyle\sim$}}{a}}\vphantom{a}}_{i-1}$</w:t>
        </w:r>
      </w:ins>
      <w:ins w:id="17585" w:author="PR Preview" w:date="2026-01-01T00:00:00Z">
        <w:r>
          <w:t xml:space="preserve">, which lie in</w:t>
        </w:r>
      </w:ins>
      <w:ins w:id="17586" w:author="PR Preview" w:date="2026-01-01T00:00:00Z">
        <w:r>
          <w:t xml:space="preserve"> </w:t>
        </w:r>
      </w:ins>
      <w:ins w:id="17587" w:author="PR Preview" w:date="2026-01-01T00:00:00Z">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ins>
      <w:ins w:id="17588" w:author="PR Preview" w:date="2026-01-01T00:00:00Z">
        <w:r>
          <w:t xml:space="preserve">.</w:t>
        </w:r>
      </w:ins>
    </w:p>
    <w:p>
      <w:pPr>
        <w:pStyle w:val="Compact"/>
        <w:numPr>
          <w:ilvl w:val="0"/>
          <w:numId w:val="1069"/>
        </w:numPr>
      </w:pPr>
      <w:ins w:id="17589" w:author="PR Preview" w:date="2026-01-01T00:00:00Z">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ins>
      <w:ins w:id="17590" w:author="PR Preview" w:date="2026-01-01T00:00:00Z">
        <w:r>
          <w:t xml:space="preserve"> </w:t>
        </w:r>
      </w:ins>
      <w:ins w:id="17591" w:author="PR Preview" w:date="2026-01-01T00:00:00Z">
        <w:r>
          <w:t xml:space="preserve">is in</w:t>
        </w:r>
      </w:ins>
      <w:ins w:id="17592" w:author="PR Preview" w:date="2026-01-01T00:00:00Z">
        <w:r>
          <w:t xml:space="preserve"> </w:t>
        </w:r>
      </w:ins>
      <w:ins w:id="17593" w:author="PR Preview" w:date="2026-01-01T00:00:00Z">
        <w:r>
          <w:t xml:space="preserve">$\operatorname{span}\mathopen{}\left\{\mathord{\smash[b]{\underset{\raise.3ex\hbox{$\scriptstyle\sim$}}{a}}\vphantom{a}}_1, \ldots, \mathord{\smash[b]{\underset{\raise.3ex\hbox{$\scriptstyle\sim$}}{a}}\vphantom{a}}_i\right\}\mathclose{}$</w:t>
        </w:r>
      </w:ins>
      <w:ins w:id="17594" w:author="PR Preview" w:date="2026-01-01T00:00:00Z">
        <w:r>
          <w:t xml:space="preserve">,</w:t>
        </w:r>
      </w:ins>
      <w:ins w:id="17595" w:author="PR Preview" w:date="2026-01-01T00:00:00Z">
        <w:r>
          <w:t xml:space="preserve"> </w:t>
        </w:r>
      </w:ins>
      <w:ins w:id="17596" w:author="PR Preview" w:date="2026-01-01T00:00:00Z">
        <w:r>
          <w:t xml:space="preserve">because each</w:t>
        </w:r>
      </w:ins>
      <w:ins w:id="17597" w:author="PR Preview" w:date="2026-01-01T00:00:00Z">
        <w:r>
          <w:t xml:space="preserve"> </w:t>
        </w:r>
      </w:ins>
      <w:ins w:id="17598" w:author="PR Preview" w:date="2026-01-01T00:00:00Z">
        <w:r>
          <w:t xml:space="preserve">$\mathord{\smash[b]{\underset{\raise.3ex\hbox{$\scriptstyle\sim$}}{q}}\vphantom{q}}_j$</w:t>
        </w:r>
      </w:ins>
      <w:ins w:id="17599" w:author="PR Preview" w:date="2026-01-01T00:00:00Z">
        <w:r>
          <w:t xml:space="preserve"> </w:t>
        </w:r>
      </w:ins>
      <w:ins w:id="17600" w:author="PR Preview" w:date="2026-01-01T00:00:00Z">
        <w:r>
          <w:t xml:space="preserve">with</w:t>
        </w:r>
      </w:ins>
      <w:ins w:id="17601" w:author="PR Preview" w:date="2026-01-01T00:00:00Z">
        <w:r>
          <w:t xml:space="preserve"> </w:t>
        </w:r>
      </w:ins>
      <m:oMath>
        <m:r>
          <m:t>j</m:t>
        </m:r>
        <m:r>
          <m:rPr>
            <m:sty m:val="p"/>
          </m:rPr>
          <m:t>&lt;</m:t>
        </m:r>
        <m:r>
          <m:t>i</m:t>
        </m:r>
      </m:oMath>
      <w:ins w:id="17602" w:author="PR Preview" w:date="2026-01-01T00:00:00Z">
        <w:r>
          <w:t xml:space="preserve"> </w:t>
        </w:r>
      </w:ins>
      <w:ins w:id="17603" w:author="PR Preview" w:date="2026-01-01T00:00:00Z">
        <w:r>
          <w:t xml:space="preserve">lies in</w:t>
        </w:r>
      </w:ins>
      <w:ins w:id="17604" w:author="PR Preview" w:date="2026-01-01T00:00:00Z">
        <w:r>
          <w:t xml:space="preserve"> </w:t>
        </w:r>
      </w:ins>
      <m:oMath>
        <m:sSub>
          <m:e>
            <m:r>
              <m:rPr>
                <m:scr m:val="script"/>
                <m:sty m:val="p"/>
              </m:rPr>
              <m:t>S</m:t>
            </m:r>
          </m:e>
          <m:sub>
            <m:r>
              <m:t>i</m:t>
            </m:r>
            <m:r>
              <m:rPr>
                <m:sty m:val="p"/>
              </m:rPr>
              <m:t>−</m:t>
            </m:r>
            <m:r>
              <m:t>1</m:t>
            </m:r>
          </m:sub>
        </m:sSub>
      </m:oMath>
      <w:ins w:id="17605" w:author="PR Preview" w:date="2026-01-01T00:00:00Z">
        <w:r>
          <w:t xml:space="preserve">;</w:t>
        </w:r>
      </w:ins>
      <w:ins w:id="17606" w:author="PR Preview" w:date="2026-01-01T00:00:00Z">
        <w:r>
          <w:t xml:space="preserve"> </w:t>
        </w:r>
      </w:ins>
      <w:ins w:id="17607" w:author="PR Preview" w:date="2026-01-01T00:00:00Z">
        <w:r>
          <w:t xml:space="preserve">and so is each of</w:t>
        </w:r>
      </w:ins>
      <w:ins w:id="17608" w:author="PR Preview" w:date="2026-01-01T00:00:00Z">
        <w:r>
          <w:t xml:space="preserve"> </w:t>
        </w:r>
      </w:ins>
      <w:ins w:id="17609" w:author="PR Preview" w:date="2026-01-01T00:00:00Z">
        <w:r>
          <w:t xml:space="preserve">$\mathord{\smash[b]{\underset{\raise.3ex\hbox{$\scriptstyle\sim$}}{q}}\vphantom{q}}_1, \ldots, \mathord{\smash[b]{\underset{\raise.3ex\hbox{$\scriptstyle\sim$}}{q}}\vphantom{q}}_{i-1}$</w:t>
        </w:r>
      </w:ins>
      <w:ins w:id="17610" w:author="PR Preview" w:date="2026-01-01T00:00:00Z">
        <w:r>
          <w:t xml:space="preserve">.</w:t>
        </w:r>
      </w:ins>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del w:id="17611" w:author="PR Preview" w:date="2026-01-01T00:00:00Z">
        <w:r>
          <w:rPr>
            <w:b/>
            <w:bCs/>
          </w:rPr>
          <w:delText xml:space="preserve">Part 3.</w:delText>
        </w:r>
      </w:del>
      <w:del w:id="17612" w:author="PR Preview" w:date="2026-01-01T00:00:00Z">
        <w:r>
          <w:delText xml:space="preserve"> </w:delText>
        </w:r>
      </w:del>
      <w:del w:id="17613" w:author="PR Preview" w:date="2026-01-01T00:00:00Z">
        <w:r>
          <w:delText xml:space="preserve">If the process completes, then</w:delText>
        </w:r>
      </w:del>
      <w:del w:id="17614" w:author="PR Preview" w:date="2026-01-01T00:00:00Z">
        <w:r>
          <w:delText xml:space="preserve"> </w:delText>
        </w:r>
      </w:del>
      <m:oMath>
        <m:sSub>
          <m:e>
            <m:limLow>
              <m:e>
                <m:r>
                  <m:t>a</m:t>
                </m:r>
              </m:e>
              <m:lim>
                <m:r>
                  <m:rPr>
                    <m:sty m:val="p"/>
                  </m:rPr>
                  <m:t>∼</m:t>
                </m:r>
              </m:lim>
            </m:limLow>
          </m:e>
          <m:sub>
            <m:r>
              <m:t>1</m:t>
            </m:r>
          </m:sub>
        </m:sSub>
        <m:r>
          <m:rPr>
            <m:sty m:val="p"/>
          </m:rPr>
          <m:t>∉</m:t>
        </m:r>
        <m:r>
          <m:rPr>
            <m:sty m:val="p"/>
          </m:rPr>
          <m:t>span</m:t>
        </m:r>
      </m:oMath>
      <w:del w:id="17615" w:author="PR Preview" w:date="2026-01-01T00:00:00Z">
        <w:r>
          <w:delText xml:space="preserve"> </w:delText>
        </w:r>
      </w:del>
      <w:del w:id="17616" w:author="PR Preview" w:date="2026-01-01T00:00:00Z">
        <w:r>
          <w:delText xml:space="preserve">of the empty list,</w:delText>
        </w:r>
      </w:del>
      <w:del w:id="17617" w:author="PR Preview" w:date="2026-01-01T00:00:00Z">
        <w:r>
          <w:delText xml:space="preserve"> </w:delText>
        </w:r>
      </w:del>
      <w:del w:id="17618" w:author="PR Preview" w:date="2026-01-01T00:00:00Z">
        <w:r>
          <w:delText xml:space="preserve">and for each</w:delText>
        </w:r>
      </w:del>
      <w:del w:id="17619" w:author="PR Preview" w:date="2026-01-01T00:00:00Z">
        <w:r>
          <w:delText xml:space="preserve"> </w:delText>
        </w:r>
      </w:del>
      <m:oMath>
        <m:r>
          <m:t>i</m:t>
        </m:r>
        <m:r>
          <m:rPr>
            <m:sty m:val="p"/>
          </m:rPr>
          <m:t>≥</m:t>
        </m:r>
        <m:r>
          <m:t>2</m:t>
        </m:r>
      </m:oMath>
      <w:del w:id="17620" w:author="PR Preview" w:date="2026-01-01T00:00:00Z">
        <w:r>
          <w:delText xml:space="preserve">,</w:delText>
        </w:r>
      </w:del>
      <w:del w:id="17621" w:author="PR Preview" w:date="2026-01-01T00:00:00Z">
        <w:r>
          <w:delText xml:space="preserve"> </w:delText>
        </w:r>
      </w:del>
      <m:oMath>
        <m:sSub>
          <m:e>
            <m:limLow>
              <m:e>
                <m:r>
                  <m:t>a</m:t>
                </m:r>
              </m:e>
              <m:lim>
                <m:r>
                  <m:rPr>
                    <m:sty m:val="p"/>
                  </m:rPr>
                  <m:t>∼</m:t>
                </m:r>
              </m:lim>
            </m:limLow>
          </m:e>
          <m:sub>
            <m:r>
              <m:t>i</m:t>
            </m:r>
          </m:sub>
        </m:sSub>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oMath>
      <w:del w:id="17622" w:author="PR Preview" w:date="2026-01-01T00:00:00Z">
        <w:r>
          <w:delText xml:space="preserve"> </w:delText>
        </w:r>
      </w:del>
      <w:del w:id="17623" w:author="PR Preview" w:date="2026-01-01T00:00:00Z">
        <w:r>
          <w:delText xml:space="preserve">(part 2).</w:delText>
        </w:r>
      </w:del>
      <w:del w:id="17624" w:author="PR Preview" w:date="2026-01-01T00:00:00Z">
        <w:r>
          <w:delText xml:space="preserve"> </w:delText>
        </w:r>
      </w:del>
      <w:del w:id="17625" w:author="PR Preview" w:date="2026-01-01T00:00:00Z">
        <w:r>
          <w:delText xml:space="preserve">Applying</w:delText>
        </w:r>
      </w:del>
      <w:del w:id="17626" w:author="PR Preview" w:date="2026-01-01T00:00:00Z">
        <w:r>
          <w:delText xml:space="preserve"> </w:delText>
        </w:r>
      </w:del>
      <w:hyperlink w:anchor="thm-add-outside-span">
        <w:del w:id="17627" w:author="PR Preview" w:date="2026-01-01T00:00:00Z">
          <w:r>
            <w:rPr>
              <w:rStyle w:val="Hyperlink"/>
            </w:rPr>
            <w:delText xml:space="preserve">Theorem 28</w:delText>
          </w:r>
        </w:del>
      </w:hyperlink>
      <w:del w:id="17628" w:author="PR Preview" w:date="2026-01-01T00:00:00Z">
        <w:r>
          <w:delText xml:space="preserve"> </w:delText>
        </w:r>
      </w:del>
      <m:oMath>
        <m:r>
          <m:t>k</m:t>
        </m:r>
      </m:oMath>
      <w:del w:id="17629" w:author="PR Preview" w:date="2026-01-01T00:00:00Z">
        <w:r>
          <w:delText xml:space="preserve"> </w:delText>
        </w:r>
      </w:del>
      <w:del w:id="17630" w:author="PR Preview" w:date="2026-01-01T00:00:00Z">
        <w:r>
          <w:delText xml:space="preserve">times, starting from the empty list,</w:delText>
        </w:r>
      </w:del>
      <w:del w:id="17631" w:author="PR Preview" w:date="2026-01-01T00:00:00Z">
        <w:r>
          <w:delText xml:space="preserve"> </w:delText>
        </w:r>
      </w:del>
      <w:del w:id="17632" w:author="PR Preview" w:date="2026-01-01T00:00:00Z">
        <w:r>
          <w:delText xml:space="preserve">shows that</w:delText>
        </w:r>
      </w:del>
      <w:del w:id="17633" w:author="PR Preview" w:date="2026-01-01T00:00:00Z">
        <w:r>
          <w:delText xml:space="preserve"> </w:delText>
        </w:r>
      </w:del>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del w:id="17634" w:author="PR Preview" w:date="2026-01-01T00:00:00Z">
        <w:r>
          <w:delText xml:space="preserve"> </w:delText>
        </w:r>
      </w:del>
      <w:del w:id="17635" w:author="PR Preview" w:date="2026-01-01T00:00:00Z">
        <w:r>
          <w:delText xml:space="preserve">are linearly independent.</w:delText>
        </w:r>
      </w:del>
      <w:del w:id="17636" w:author="PR Preview" w:date="2026-01-01T00:00:00Z">
        <w:r>
          <w:delText xml:space="preserve"> </w:delText>
        </w:r>
      </w:del>
      <w:del w:id="17637" w:author="PR Preview" w:date="2026-01-01T00:00:00Z">
        <w:r>
          <w:delText xml:space="preserve">Conversely, if they are linearly independent,</w:delText>
        </w:r>
      </w:del>
      <w:del w:id="17638" w:author="PR Preview" w:date="2026-01-01T00:00:00Z">
        <w:r>
          <w:delText xml:space="preserve"> </w:delText>
        </w:r>
      </w:del>
      <w:del w:id="17639" w:author="PR Preview" w:date="2026-01-01T00:00:00Z">
        <w:r>
          <w:delText xml:space="preserve">no</w:delText>
        </w:r>
      </w:del>
      <w:del w:id="17640" w:author="PR Preview" w:date="2026-01-01T00:00:00Z">
        <w:r>
          <w:delText xml:space="preserve"> </w:delText>
        </w:r>
      </w:del>
      <m:oMath>
        <m:sSub>
          <m:e>
            <m:limLow>
              <m:e>
                <m:r>
                  <m:t>a</m:t>
                </m:r>
              </m:e>
              <m:lim>
                <m:r>
                  <m:rPr>
                    <m:sty m:val="p"/>
                  </m:rPr>
                  <m:t>∼</m:t>
                </m:r>
              </m:lim>
            </m:limLow>
          </m:e>
          <m:sub>
            <m:r>
              <m:t>i</m:t>
            </m:r>
          </m:sub>
        </m:sSub>
      </m:oMath>
      <w:del w:id="17641" w:author="PR Preview" w:date="2026-01-01T00:00:00Z">
        <w:r>
          <w:delText xml:space="preserve"> </w:delText>
        </w:r>
      </w:del>
      <w:del w:id="17642" w:author="PR Preview" w:date="2026-01-01T00:00:00Z">
        <w:r>
          <w:delText xml:space="preserve">is a linear combination</w:delText>
        </w:r>
      </w:del>
      <w:del w:id="17643" w:author="PR Preview" w:date="2026-01-01T00:00:00Z">
        <w:r>
          <w:delText xml:space="preserve"> </w:delText>
        </w:r>
      </w:del>
      <m:oMath>
        <m:nary>
          <m:naryPr>
            <m:chr m:val="∑"/>
            <m:limLoc m:val="undOvr"/>
            <m:subHide m:val="off"/>
            <m:supHide m:val="on"/>
          </m:naryPr>
          <m:sub>
            <m:r>
              <m:t>j</m:t>
            </m:r>
            <m:r>
              <m:rPr>
                <m:sty m:val="p"/>
              </m:rPr>
              <m:t>&lt;</m:t>
            </m:r>
            <m:r>
              <m:t>i</m:t>
            </m:r>
          </m:sub>
          <m:sup>
            <m:r>
              <m:t>​</m:t>
            </m:r>
          </m:sup>
          <m:e>
            <m:sSub>
              <m:e>
                <m:r>
                  <m:t>c</m:t>
                </m:r>
              </m:e>
              <m:sub>
                <m:r>
                  <m:t>j</m:t>
                </m:r>
              </m:sub>
            </m:sSub>
          </m:e>
        </m:nary>
        <m:sSub>
          <m:e>
            <m:limLow>
              <m:e>
                <m:r>
                  <m:t>a</m:t>
                </m:r>
              </m:e>
              <m:lim>
                <m:r>
                  <m:rPr>
                    <m:sty m:val="p"/>
                  </m:rPr>
                  <m:t>∼</m:t>
                </m:r>
              </m:lim>
            </m:limLow>
          </m:e>
          <m:sub>
            <m:r>
              <m:t>j</m:t>
            </m:r>
          </m:sub>
        </m:sSub>
      </m:oMath>
      <w:del w:id="17644" w:author="PR Preview" w:date="2026-01-01T00:00:00Z">
        <w:r>
          <w:delText xml:space="preserve"> </w:delText>
        </w:r>
      </w:del>
      <w:del w:id="17645" w:author="PR Preview" w:date="2026-01-01T00:00:00Z">
        <w:r>
          <w:delText xml:space="preserve">of the earlier ones,</w:delText>
        </w:r>
      </w:del>
      <w:del w:id="17646" w:author="PR Preview" w:date="2026-01-01T00:00:00Z">
        <w:r>
          <w:delText xml:space="preserve"> </w:delText>
        </w:r>
      </w:del>
      <w:del w:id="17647" w:author="PR Preview" w:date="2026-01-01T00:00:00Z">
        <w:r>
          <w:delText xml:space="preserve">because then</w:delText>
        </w:r>
      </w:del>
      <w:del w:id="17648" w:author="PR Preview" w:date="2026-01-01T00:00:00Z">
        <w:r>
          <w:delText xml:space="preserve"> </w:delText>
        </w:r>
      </w:del>
      <m:oMath>
        <m:nary>
          <m:naryPr>
            <m:chr m:val="∑"/>
            <m:limLoc m:val="undOvr"/>
            <m:subHide m:val="off"/>
            <m:supHide m:val="on"/>
          </m:naryPr>
          <m:sub>
            <m:r>
              <m:t>j</m:t>
            </m:r>
            <m:r>
              <m:rPr>
                <m:sty m:val="p"/>
              </m:rPr>
              <m:t>&lt;</m:t>
            </m:r>
            <m:r>
              <m:t>i</m:t>
            </m:r>
          </m:sub>
          <m:sup>
            <m:r>
              <m:t>​</m:t>
            </m:r>
          </m:sup>
          <m:e>
            <m:sSub>
              <m:e>
                <m:r>
                  <m:t>c</m:t>
                </m:r>
              </m:e>
              <m:sub>
                <m:r>
                  <m:t>j</m:t>
                </m:r>
              </m:sub>
            </m:sSub>
          </m:e>
        </m:nary>
        <m:sSub>
          <m:e>
            <m:limLow>
              <m:e>
                <m:r>
                  <m:t>a</m:t>
                </m:r>
              </m:e>
              <m:lim>
                <m:r>
                  <m:rPr>
                    <m:sty m:val="p"/>
                  </m:rPr>
                  <m:t>∼</m:t>
                </m:r>
              </m:lim>
            </m:limLow>
          </m:e>
          <m:sub>
            <m:r>
              <m:t>j</m:t>
            </m:r>
          </m:sub>
        </m:sSub>
        <m:r>
          <m:rPr>
            <m:sty m:val="p"/>
          </m:rPr>
          <m:t>−</m:t>
        </m:r>
        <m:sSub>
          <m:e>
            <m:limLow>
              <m:e>
                <m:r>
                  <m:t>a</m:t>
                </m:r>
              </m:e>
              <m:lim>
                <m:r>
                  <m:rPr>
                    <m:sty m:val="p"/>
                  </m:rPr>
                  <m:t>∼</m:t>
                </m:r>
              </m:lim>
            </m:limLow>
          </m:e>
          <m:sub>
            <m:r>
              <m:t>i</m:t>
            </m:r>
          </m:sub>
        </m:sSub>
        <m:r>
          <m:rPr>
            <m:sty m:val="p"/>
          </m:rPr>
          <m:t>=</m:t>
        </m:r>
        <m:limLow>
          <m:e>
            <m:r>
              <m:t>0</m:t>
            </m:r>
          </m:e>
          <m:lim>
            <m:r>
              <m:rPr>
                <m:sty m:val="p"/>
              </m:rPr>
              <m:t>∼</m:t>
            </m:r>
          </m:lim>
        </m:limLow>
      </m:oMath>
      <w:del w:id="17649" w:author="PR Preview" w:date="2026-01-01T00:00:00Z">
        <w:r>
          <w:delText xml:space="preserve"> </w:delText>
        </w:r>
      </w:del>
      <w:del w:id="17650" w:author="PR Preview" w:date="2026-01-01T00:00:00Z">
        <w:r>
          <w:delText xml:space="preserve">would be a combination with a nonzero coefficient;</w:delText>
        </w:r>
      </w:del>
      <w:del w:id="17651" w:author="PR Preview" w:date="2026-01-01T00:00:00Z">
        <w:r>
          <w:delText xml:space="preserve"> </w:delText>
        </w:r>
      </w:del>
      <w:del w:id="17652" w:author="PR Preview" w:date="2026-01-01T00:00:00Z">
        <w:r>
          <w:delText xml:space="preserve">so by part 2 the process never stops.</w:delText>
        </w:r>
      </w:del>
      <w:del w:id="17653" w:author="PR Preview" w:date="2026-01-01T00:00:00Z">
        <w:r>
          <w:delText xml:space="preserve"> </w:delText>
        </w:r>
      </w:del>
      <w:del w:id="17654" w:author="PR Preview" w:date="2026-01-01T00:00:00Z">
        <w:r>
          <w:delText xml:space="preserve">When it completes,</w:delText>
        </w:r>
      </w:del>
      <w:del w:id="17655" w:author="PR Preview" w:date="2026-01-01T00:00:00Z">
        <w:r>
          <w:delText xml:space="preserve"> </w:delText>
        </w:r>
      </w:del>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del w:id="17656" w:author="PR Preview" w:date="2026-01-01T00:00:00Z">
        <w:r>
          <w:delText xml:space="preserve"> </w:delText>
        </w:r>
      </w:del>
      <w:del w:id="17657" w:author="PR Preview" w:date="2026-01-01T00:00:00Z">
        <w:r>
          <w:delText xml:space="preserve">are orthonormal, hence linearly independent</w:delText>
        </w:r>
      </w:del>
      <w:del w:id="17658" w:author="PR Preview" w:date="2026-01-01T00:00:00Z">
        <w:r>
          <w:delText xml:space="preserve"> </w:delText>
        </w:r>
      </w:del>
      <w:del w:id="17659" w:author="PR Preview" w:date="2026-01-01T00:00:00Z">
        <w:r>
          <w:delText xml:space="preserve">(</w:delText>
        </w:r>
      </w:del>
      <w:hyperlink w:anchor="thm-orthonormal-independent">
        <w:del w:id="17660" w:author="PR Preview" w:date="2026-01-01T00:00:00Z">
          <w:r>
            <w:rPr>
              <w:rStyle w:val="Hyperlink"/>
            </w:rPr>
            <w:delText xml:space="preserve">Theorem 63</w:delText>
          </w:r>
        </w:del>
      </w:hyperlink>
      <w:del w:id="17661" w:author="PR Preview" w:date="2026-01-01T00:00:00Z">
        <w:r>
          <w:delText xml:space="preserve">),</w:delText>
        </w:r>
      </w:del>
      <w:del w:id="17662" w:author="PR Preview" w:date="2026-01-01T00:00:00Z">
        <w:r>
          <w:delText xml:space="preserve"> </w:delText>
        </w:r>
      </w:del>
      <w:del w:id="17663" w:author="PR Preview" w:date="2026-01-01T00:00:00Z">
        <w:r>
          <w:delText xml:space="preserve">and span</w:delText>
        </w:r>
      </w:del>
      <w:del w:id="17664" w:author="PR Preview" w:date="2026-01-01T00:00:00Z">
        <w:r>
          <w:delText xml:space="preserve"> </w:delText>
        </w:r>
      </w:del>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e>
        </m:d>
        <m:r>
          <m:t>​</m:t>
        </m:r>
      </m:oMath>
      <w:del w:id="17665" w:author="PR Preview" w:date="2026-01-01T00:00:00Z">
        <w:r>
          <w:delText xml:space="preserve"> </w:delText>
        </w:r>
      </w:del>
      <w:del w:id="17666" w:author="PR Preview" w:date="2026-01-01T00:00:00Z">
        <w:r>
          <w:delText xml:space="preserve">(part 1),</w:delText>
        </w:r>
      </w:del>
      <w:del w:id="17667" w:author="PR Preview" w:date="2026-01-01T00:00:00Z">
        <w:r>
          <w:delText xml:space="preserve"> </w:delText>
        </w:r>
      </w:del>
      <w:del w:id="17668" w:author="PR Preview" w:date="2026-01-01T00:00:00Z">
        <w:r>
          <w:delText xml:space="preserve">so they are an orthonormal basis of it.</w:delText>
        </w:r>
      </w:del>
    </w:p>
    <w:p>
      <w:pPr>
        <w:pStyle w:val="BodyText"/>
      </w:pPr>
      <w:del w:id="17669" w:author="PR Preview" w:date="2026-01-01T00:00:00Z">
        <w:r>
          <w:rPr>
            <w:b/>
            <w:bCs/>
          </w:rPr>
          <w:delText xml:space="preserve">Example 119 (Finishing an orthonormal basis of</w:delText>
        </w:r>
      </w:del>
      <w:del w:id="17670" w:author="PR Preview" w:date="2026-01-01T00:00:00Z">
        <w:r>
          <w:rPr>
            <w:b/>
            <w:bCs/>
          </w:rPr>
          <w:delText xml:space="preserve"> </w:delText>
        </w:r>
      </w:del>
      <m:oMath>
        <m:sSup>
          <m:e>
            <m:r>
              <m:rPr>
                <m:scr m:val="double-struck"/>
                <m:sty m:val="p"/>
              </m:rPr>
              <m:t>R</m:t>
            </m:r>
          </m:e>
          <m:sup>
            <m:r>
              <m:t>3</m:t>
            </m:r>
          </m:sup>
        </m:sSup>
      </m:oMath>
      <w:del w:id="17671" w:author="PR Preview" w:date="2026-01-01T00:00:00Z">
        <w:r>
          <w:rPr>
            <w:b/>
            <w:bCs/>
          </w:rPr>
          <w:delText xml:space="preserve">)</w:delText>
        </w:r>
      </w:del>
      <w:del w:id="17672" w:author="PR Preview" w:date="2026-01-01T00:00:00Z">
        <w:r>
          <w:delText xml:space="preserve"> </w:delText>
        </w:r>
      </w:del>
      <w:del w:id="17673" w:author="PR Preview" w:date="2026-01-01T00:00:00Z">
        <w:r>
          <w:delText xml:space="preserve">Continue</w:delText>
        </w:r>
      </w:del>
      <w:del w:id="17674" w:author="PR Preview" w:date="2026-01-01T00:00:00Z">
        <w:r>
          <w:delText xml:space="preserve"> </w:delText>
        </w:r>
      </w:del>
      <w:hyperlink w:anchor="exm-gram-schmidt">
        <w:del w:id="17675" w:author="PR Preview" w:date="2026-01-01T00:00:00Z">
          <w:r>
            <w:rPr>
              <w:rStyle w:val="Hyperlink"/>
            </w:rPr>
            <w:delText xml:space="preserve">Example 117</w:delText>
          </w:r>
        </w:del>
      </w:hyperlink>
      <w:del w:id="17676" w:author="PR Preview" w:date="2026-01-01T00:00:00Z">
        <w:r>
          <w:delText xml:space="preserve"> </w:delText>
        </w:r>
      </w:del>
      <w:del w:id="17677" w:author="PR Preview" w:date="2026-01-01T00:00:00Z">
        <w:r>
          <w:delText xml:space="preserve">with</w:delText>
        </w:r>
      </w:del>
      <w:del w:id="17678" w:author="PR Preview" w:date="2026-01-01T00:00:00Z">
        <w:r>
          <w:delText xml:space="preserve"> </w:delText>
        </w:r>
      </w:del>
      <m:oMath>
        <m:sSub>
          <m:e>
            <m:limLow>
              <m:e>
                <m:r>
                  <m:t>a</m:t>
                </m:r>
              </m:e>
              <m:lim>
                <m:r>
                  <m:rPr>
                    <m:sty m:val="p"/>
                  </m:rPr>
                  <m:t>∼</m:t>
                </m:r>
              </m:lim>
            </m:limLow>
          </m:e>
          <m:sub>
            <m:r>
              <m:t>3</m:t>
            </m:r>
          </m:sub>
        </m:sSub>
        <m:r>
          <m:rPr>
            <m:sty m:val="p"/>
          </m:rPr>
          <m:t>=</m:t>
        </m:r>
        <m:r>
          <m:rPr>
            <m:sty m:val="p"/>
          </m:rPr>
          <m:t>(</m:t>
        </m:r>
        <m:r>
          <m:t>0</m:t>
        </m:r>
        <m:r>
          <m:rPr>
            <m:sty m:val="p"/>
          </m:rPr>
          <m:t>,</m:t>
        </m:r>
        <m:r>
          <m:t>1</m:t>
        </m:r>
        <m:r>
          <m:rPr>
            <m:sty m:val="p"/>
          </m:rPr>
          <m:t>,</m:t>
        </m:r>
        <m:r>
          <m:t>1</m:t>
        </m:r>
        <m:r>
          <m:rPr>
            <m:sty m:val="p"/>
          </m:rPr>
          <m:t>)</m:t>
        </m:r>
      </m:oMath>
      <w:del w:id="17679" w:author="PR Preview" w:date="2026-01-01T00:00:00Z">
        <w:r>
          <w:delText xml:space="preserve">.</w:delText>
        </w:r>
      </w:del>
      <w:del w:id="17680" w:author="PR Preview" w:date="2026-01-01T00:00:00Z">
        <w:r>
          <w:delText xml:space="preserve"> </w:delText>
        </w:r>
      </w:del>
      <m:oMath>
        <m:sSub>
          <m:e>
            <m:limLow>
              <m:e>
                <m:r>
                  <m:t>q</m:t>
                </m:r>
              </m:e>
              <m:lim>
                <m:r>
                  <m:rPr>
                    <m:sty m:val="p"/>
                  </m:rPr>
                  <m:t>∼</m:t>
                </m:r>
              </m:lim>
            </m:limLow>
          </m:e>
          <m:sub>
            <m:r>
              <m:t>1</m:t>
            </m:r>
          </m:sub>
        </m:sSub>
        <m:r>
          <m:rPr>
            <m:sty m:val="p"/>
          </m:rPr>
          <m:t>⋅</m:t>
        </m:r>
        <m:sSub>
          <m:e>
            <m:limLow>
              <m:e>
                <m:r>
                  <m:t>a</m:t>
                </m:r>
              </m:e>
              <m:lim>
                <m:r>
                  <m:rPr>
                    <m:sty m:val="p"/>
                  </m:rPr>
                  <m:t>∼</m:t>
                </m:r>
              </m:lim>
            </m:limLow>
          </m:e>
          <m:sub>
            <m:r>
              <m:t>3</m:t>
            </m:r>
          </m:sub>
        </m:sSub>
        <m:r>
          <m:rPr>
            <m:sty m:val="p"/>
          </m:rPr>
          <m:t>=</m:t>
        </m:r>
        <m:f>
          <m:fPr>
            <m:type m:val="lin"/>
          </m:fPr>
          <m:num>
            <m:r>
              <m:t>1</m:t>
            </m:r>
          </m:num>
          <m:den>
            <m:rad>
              <m:radPr>
                <m:degHide m:val="on"/>
              </m:radPr>
              <m:deg/>
              <m:e>
                <m:r>
                  <m:t>2</m:t>
                </m:r>
              </m:e>
            </m:rad>
          </m:den>
        </m:f>
      </m:oMath>
      <w:del w:id="17681" w:author="PR Preview" w:date="2026-01-01T00:00:00Z">
        <w:r>
          <w:delText xml:space="preserve"> </w:delText>
        </w:r>
      </w:del>
      <w:del w:id="17682" w:author="PR Preview" w:date="2026-01-01T00:00:00Z">
        <w:r>
          <w:delText xml:space="preserve">and</w:delText>
        </w:r>
      </w:del>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a</m:t>
                      </m:r>
                    </m:e>
                    <m:lim>
                      <m:r>
                        <m:rPr>
                          <m:sty m:val="p"/>
                        </m:rPr>
                        <m:t>∼</m:t>
                      </m:r>
                    </m:lim>
                  </m:limLow>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BodyText"/>
      </w:pPr>
      <w:ins w:id="17683" w:author="PR Preview" w:date="2026-01-01T00:00:00Z">
        <w:r>
          <w:rPr>
            <w:b/>
            <w:bCs/>
          </w:rPr>
          <w:t xml:space="preserve">Part 3.</w:t>
        </w:r>
      </w:ins>
      <w:ins w:id="17684" w:author="PR Preview" w:date="2026-01-01T00:00:00Z">
        <w:r>
          <w:t xml:space="preserve"> </w:t>
        </w:r>
      </w:ins>
      <w:ins w:id="17685" w:author="PR Preview" w:date="2026-01-01T00:00:00Z">
        <w:r>
          <w:t xml:space="preserve">If the process completes, then</w:t>
        </w:r>
      </w:ins>
      <w:ins w:id="17686" w:author="PR Preview" w:date="2026-01-01T00:00:00Z">
        <w:r>
          <w:t xml:space="preserve"> </w:t>
        </w:r>
      </w:ins>
      <w:ins w:id="17687" w:author="PR Preview" w:date="2026-01-01T00:00:00Z">
        <w:r>
          <w:t xml:space="preserve">$\mathord{\smash[b]{\underset{\raise.3ex\hbox{$\scriptstyle\sim$}}{a}}\vphantom{a}}_1 \notin \operatorname{span}$</w:t>
        </w:r>
      </w:ins>
      <w:ins w:id="17688" w:author="PR Preview" w:date="2026-01-01T00:00:00Z">
        <w:r>
          <w:t xml:space="preserve"> </w:t>
        </w:r>
      </w:ins>
      <w:ins w:id="17689" w:author="PR Preview" w:date="2026-01-01T00:00:00Z">
        <w:r>
          <w:t xml:space="preserve">of the empty list,</w:t>
        </w:r>
      </w:ins>
      <w:ins w:id="17690" w:author="PR Preview" w:date="2026-01-01T00:00:00Z">
        <w:r>
          <w:t xml:space="preserve"> </w:t>
        </w:r>
      </w:ins>
      <w:ins w:id="17691" w:author="PR Preview" w:date="2026-01-01T00:00:00Z">
        <w:r>
          <w:t xml:space="preserve">and for each</w:t>
        </w:r>
      </w:ins>
      <w:ins w:id="17692" w:author="PR Preview" w:date="2026-01-01T00:00:00Z">
        <w:r>
          <w:t xml:space="preserve"> </w:t>
        </w:r>
      </w:ins>
      <m:oMath>
        <m:r>
          <m:t>i</m:t>
        </m:r>
        <m:r>
          <m:rPr>
            <m:sty m:val="p"/>
          </m:rPr>
          <m:t>≥</m:t>
        </m:r>
        <m:r>
          <m:t>2</m:t>
        </m:r>
      </m:oMath>
      <w:ins w:id="17693" w:author="PR Preview" w:date="2026-01-01T00:00:00Z">
        <w:r>
          <w:t xml:space="preserve">,</w:t>
        </w:r>
      </w:ins>
      <w:ins w:id="17694" w:author="PR Preview" w:date="2026-01-01T00:00:00Z">
        <w:r>
          <w:t xml:space="preserve"> </w:t>
        </w:r>
      </w:ins>
      <w:ins w:id="17695" w:author="PR Preview" w:date="2026-01-01T00:00:00Z">
        <w:r>
          <w:t xml:space="preserve">$\mathord{\smash[b]{\underset{\raise.3ex\hbox{$\scriptstyle\sim$}}{a}}\vphantom{a}}_i \notin \operatorname{span}\mathopen{}\left\{\mathord{\smash[b]{\underset{\raise.3ex\hbox{$\scriptstyle\sim$}}{a}}\vphantom{a}}_1, \ldots, \mathord{\smash[b]{\underset{\raise.3ex\hbox{$\scriptstyle\sim$}}{a}}\vphantom{a}}_{i-1}\right\}\mathclose{}$</w:t>
        </w:r>
      </w:ins>
      <w:ins w:id="17696" w:author="PR Preview" w:date="2026-01-01T00:00:00Z">
        <w:r>
          <w:t xml:space="preserve"> </w:t>
        </w:r>
      </w:ins>
      <w:ins w:id="17697" w:author="PR Preview" w:date="2026-01-01T00:00:00Z">
        <w:r>
          <w:t xml:space="preserve">(part 2).</w:t>
        </w:r>
      </w:ins>
      <w:ins w:id="17698" w:author="PR Preview" w:date="2026-01-01T00:00:00Z">
        <w:r>
          <w:t xml:space="preserve"> </w:t>
        </w:r>
      </w:ins>
      <w:ins w:id="17699" w:author="PR Preview" w:date="2026-01-01T00:00:00Z">
        <w:r>
          <w:t xml:space="preserve">Applying</w:t>
        </w:r>
      </w:ins>
      <w:ins w:id="17700" w:author="PR Preview" w:date="2026-01-01T00:00:00Z">
        <w:r>
          <w:t xml:space="preserve"> </w:t>
        </w:r>
      </w:ins>
      <w:hyperlink w:anchor="thm-add-outside-span">
        <w:ins w:id="17701" w:author="PR Preview" w:date="2026-01-01T00:00:00Z">
          <w:r>
            <w:rPr>
              <w:rStyle w:val="Hyperlink"/>
            </w:rPr>
            <w:t xml:space="preserve">Theorem 28</w:t>
          </w:r>
        </w:ins>
      </w:hyperlink>
      <w:ins w:id="17702" w:author="PR Preview" w:date="2026-01-01T00:00:00Z">
        <w:r>
          <w:t xml:space="preserve"> </w:t>
        </w:r>
      </w:ins>
      <m:oMath>
        <m:r>
          <m:t>k</m:t>
        </m:r>
      </m:oMath>
      <w:ins w:id="17703" w:author="PR Preview" w:date="2026-01-01T00:00:00Z">
        <w:r>
          <w:t xml:space="preserve"> </w:t>
        </w:r>
      </w:ins>
      <w:ins w:id="17704" w:author="PR Preview" w:date="2026-01-01T00:00:00Z">
        <w:r>
          <w:t xml:space="preserve">times, starting from the empty list,</w:t>
        </w:r>
      </w:ins>
      <w:ins w:id="17705" w:author="PR Preview" w:date="2026-01-01T00:00:00Z">
        <w:r>
          <w:t xml:space="preserve"> </w:t>
        </w:r>
      </w:ins>
      <w:ins w:id="17706" w:author="PR Preview" w:date="2026-01-01T00:00:00Z">
        <w:r>
          <w:t xml:space="preserve">shows that</w:t>
        </w:r>
      </w:ins>
      <w:ins w:id="17707" w:author="PR Preview" w:date="2026-01-01T00:00:00Z">
        <w:r>
          <w:t xml:space="preserve"> </w:t>
        </w:r>
      </w:ins>
      <w:ins w:id="17708" w:author="PR Preview" w:date="2026-01-01T00:00:00Z">
        <w:r>
          <w:t xml:space="preserve">$\mathord{\smash[b]{\underset{\raise.3ex\hbox{$\scriptstyle\sim$}}{a}}\vphantom{a}}_1, \ldots, \mathord{\smash[b]{\underset{\raise.3ex\hbox{$\scriptstyle\sim$}}{a}}\vphantom{a}}_k$</w:t>
        </w:r>
      </w:ins>
      <w:ins w:id="17709" w:author="PR Preview" w:date="2026-01-01T00:00:00Z">
        <w:r>
          <w:t xml:space="preserve"> </w:t>
        </w:r>
      </w:ins>
      <w:ins w:id="17710" w:author="PR Preview" w:date="2026-01-01T00:00:00Z">
        <w:r>
          <w:t xml:space="preserve">are linearly independent.</w:t>
        </w:r>
      </w:ins>
      <w:ins w:id="17711" w:author="PR Preview" w:date="2026-01-01T00:00:00Z">
        <w:r>
          <w:t xml:space="preserve"> </w:t>
        </w:r>
      </w:ins>
      <w:ins w:id="17712" w:author="PR Preview" w:date="2026-01-01T00:00:00Z">
        <w:r>
          <w:t xml:space="preserve">Conversely, if they are linearly independent,</w:t>
        </w:r>
      </w:ins>
      <w:ins w:id="17713" w:author="PR Preview" w:date="2026-01-01T00:00:00Z">
        <w:r>
          <w:t xml:space="preserve"> </w:t>
        </w:r>
      </w:ins>
      <w:ins w:id="17714" w:author="PR Preview" w:date="2026-01-01T00:00:00Z">
        <w:r>
          <w:t xml:space="preserve">no</w:t>
        </w:r>
      </w:ins>
      <w:ins w:id="17715" w:author="PR Preview" w:date="2026-01-01T00:00:00Z">
        <w:r>
          <w:t xml:space="preserve"> </w:t>
        </w:r>
      </w:ins>
      <w:ins w:id="17716" w:author="PR Preview" w:date="2026-01-01T00:00:00Z">
        <w:r>
          <w:t xml:space="preserve">$\mathord{\smash[b]{\underset{\raise.3ex\hbox{$\scriptstyle\sim$}}{a}}\vphantom{a}}_i$</w:t>
        </w:r>
      </w:ins>
      <w:ins w:id="17717" w:author="PR Preview" w:date="2026-01-01T00:00:00Z">
        <w:r>
          <w:t xml:space="preserve"> </w:t>
        </w:r>
      </w:ins>
      <w:ins w:id="17718" w:author="PR Preview" w:date="2026-01-01T00:00:00Z">
        <w:r>
          <w:t xml:space="preserve">is a linear combination</w:t>
        </w:r>
      </w:ins>
      <w:ins w:id="17719" w:author="PR Preview" w:date="2026-01-01T00:00:00Z">
        <w:r>
          <w:t xml:space="preserve"> </w:t>
        </w:r>
      </w:ins>
      <w:ins w:id="17720" w:author="PR Preview" w:date="2026-01-01T00:00:00Z">
        <w:r>
          <w:t xml:space="preserve">$\sum_{j&lt;i} c_j \mathord{\smash[b]{\underset{\raise.3ex\hbox{$\scriptstyle\sim$}}{a}}\vphantom{a}}_j$</w:t>
        </w:r>
      </w:ins>
      <w:ins w:id="17721" w:author="PR Preview" w:date="2026-01-01T00:00:00Z">
        <w:r>
          <w:t xml:space="preserve"> </w:t>
        </w:r>
      </w:ins>
      <w:ins w:id="17722" w:author="PR Preview" w:date="2026-01-01T00:00:00Z">
        <w:r>
          <w:t xml:space="preserve">of the earlier ones,</w:t>
        </w:r>
      </w:ins>
      <w:ins w:id="17723" w:author="PR Preview" w:date="2026-01-01T00:00:00Z">
        <w:r>
          <w:t xml:space="preserve"> </w:t>
        </w:r>
      </w:ins>
      <w:ins w:id="17724" w:author="PR Preview" w:date="2026-01-01T00:00:00Z">
        <w:r>
          <w:t xml:space="preserve">because then</w:t>
        </w:r>
      </w:ins>
      <w:ins w:id="17725" w:author="PR Preview" w:date="2026-01-01T00:00:00Z">
        <w:r>
          <w:t xml:space="preserve"> </w:t>
        </w:r>
      </w:ins>
      <w:ins w:id="17726" w:author="PR Preview" w:date="2026-01-01T00:00:00Z">
        <w:r>
          <w:t xml:space="preserve">$\sum_{j&lt;i} c_j \mathord{\smash[b]{\underset{\raise.3ex\hbox{$\scriptstyle\sim$}}{a}}\vphantom{a}}_j - \mathord{\smash[b]{\underset{\raise.3ex\hbox{$\scriptstyle\sim$}}{a}}\vphantom{a}}_i = \mathord{\smash[b]{\underset{\raise.3ex\hbox{$\scriptstyle\sim$}}{0}}\vphantom{0}}$</w:t>
        </w:r>
      </w:ins>
      <w:ins w:id="17727" w:author="PR Preview" w:date="2026-01-01T00:00:00Z">
        <w:r>
          <w:t xml:space="preserve"> </w:t>
        </w:r>
      </w:ins>
      <w:ins w:id="17728" w:author="PR Preview" w:date="2026-01-01T00:00:00Z">
        <w:r>
          <w:t xml:space="preserve">would be a combination with a nonzero coefficient;</w:t>
        </w:r>
      </w:ins>
      <w:ins w:id="17729" w:author="PR Preview" w:date="2026-01-01T00:00:00Z">
        <w:r>
          <w:t xml:space="preserve"> </w:t>
        </w:r>
      </w:ins>
      <w:ins w:id="17730" w:author="PR Preview" w:date="2026-01-01T00:00:00Z">
        <w:r>
          <w:t xml:space="preserve">so by part 2 the process never stops.</w:t>
        </w:r>
      </w:ins>
      <w:ins w:id="17731" w:author="PR Preview" w:date="2026-01-01T00:00:00Z">
        <w:r>
          <w:t xml:space="preserve"> </w:t>
        </w:r>
      </w:ins>
      <w:ins w:id="17732" w:author="PR Preview" w:date="2026-01-01T00:00:00Z">
        <w:r>
          <w:t xml:space="preserve">When it completes,</w:t>
        </w:r>
      </w:ins>
      <w:ins w:id="17733" w:author="PR Preview" w:date="2026-01-01T00:00:00Z">
        <w:r>
          <w:t xml:space="preserve"> </w:t>
        </w:r>
      </w:ins>
      <w:ins w:id="17734" w:author="PR Preview" w:date="2026-01-01T00:00:00Z">
        <w:r>
          <w:t xml:space="preserve">$\mathord{\smash[b]{\underset{\raise.3ex\hbox{$\scriptstyle\sim$}}{q}}\vphantom{q}}_1, \ldots, \mathord{\smash[b]{\underset{\raise.3ex\hbox{$\scriptstyle\sim$}}{q}}\vphantom{q}}_k$</w:t>
        </w:r>
      </w:ins>
      <w:ins w:id="17735" w:author="PR Preview" w:date="2026-01-01T00:00:00Z">
        <w:r>
          <w:t xml:space="preserve"> </w:t>
        </w:r>
      </w:ins>
      <w:ins w:id="17736" w:author="PR Preview" w:date="2026-01-01T00:00:00Z">
        <w:r>
          <w:t xml:space="preserve">are orthonormal, hence linearly independent</w:t>
        </w:r>
      </w:ins>
      <w:ins w:id="17737" w:author="PR Preview" w:date="2026-01-01T00:00:00Z">
        <w:r>
          <w:t xml:space="preserve"> </w:t>
        </w:r>
      </w:ins>
      <w:ins w:id="17738" w:author="PR Preview" w:date="2026-01-01T00:00:00Z">
        <w:r>
          <w:t xml:space="preserve">(</w:t>
        </w:r>
      </w:ins>
      <w:hyperlink w:anchor="thm-orthonormal-independent">
        <w:ins w:id="17739" w:author="PR Preview" w:date="2026-01-01T00:00:00Z">
          <w:r>
            <w:rPr>
              <w:rStyle w:val="Hyperlink"/>
            </w:rPr>
            <w:t xml:space="preserve">Theorem 63</w:t>
          </w:r>
        </w:ins>
      </w:hyperlink>
      <w:ins w:id="17740" w:author="PR Preview" w:date="2026-01-01T00:00:00Z">
        <w:r>
          <w:t xml:space="preserve">),</w:t>
        </w:r>
      </w:ins>
      <w:ins w:id="17741" w:author="PR Preview" w:date="2026-01-01T00:00:00Z">
        <w:r>
          <w:t xml:space="preserve"> </w:t>
        </w:r>
      </w:ins>
      <w:ins w:id="17742" w:author="PR Preview" w:date="2026-01-01T00:00:00Z">
        <w:r>
          <w:t xml:space="preserve">and span</w:t>
        </w:r>
      </w:ins>
      <w:ins w:id="17743" w:author="PR Preview" w:date="2026-01-01T00:00:00Z">
        <w:r>
          <w:t xml:space="preserve"> </w:t>
        </w:r>
      </w:ins>
      <w:ins w:id="17744" w:author="PR Preview" w:date="2026-01-01T00:00:00Z">
        <w:r>
          <w:t xml:space="preserve">$\operatorname{span}\mathopen{}\left\{\mathord{\smash[b]{\underset{\raise.3ex\hbox{$\scriptstyle\sim$}}{a}}\vphantom{a}}_1, \ldots, \mathord{\smash[b]{\underset{\raise.3ex\hbox{$\scriptstyle\sim$}}{a}}\vphantom{a}}_k\right\}\mathclose{}$</w:t>
        </w:r>
      </w:ins>
      <w:ins w:id="17745" w:author="PR Preview" w:date="2026-01-01T00:00:00Z">
        <w:r>
          <w:t xml:space="preserve"> </w:t>
        </w:r>
      </w:ins>
      <w:ins w:id="17746" w:author="PR Preview" w:date="2026-01-01T00:00:00Z">
        <w:r>
          <w:t xml:space="preserve">(part 1),</w:t>
        </w:r>
      </w:ins>
      <w:ins w:id="17747" w:author="PR Preview" w:date="2026-01-01T00:00:00Z">
        <w:r>
          <w:t xml:space="preserve"> </w:t>
        </w:r>
      </w:ins>
      <w:ins w:id="17748" w:author="PR Preview" w:date="2026-01-01T00:00:00Z">
        <w:r>
          <w:t xml:space="preserve">so they are an orthonormal basis of it.</w:t>
        </w:r>
      </w:ins>
    </w:p>
    <w:bookmarkStart w:id="402" w:name="exm-thm-gram-schmidt"/>
    <w:p>
      <w:pPr>
        <w:pStyle w:val="BodyText"/>
      </w:pPr>
      <w:ins w:id="17749" w:author="PR Preview" w:date="2026-01-01T00:00:00Z">
        <w:r>
          <w:rPr>
            <w:b/>
            <w:bCs/>
          </w:rPr>
          <w:t xml:space="preserve">Example 119 (Finishing an orthonormal basis of</w:t>
        </w:r>
      </w:ins>
      <w:ins w:id="17750" w:author="PR Preview" w:date="2026-01-01T00:00:00Z">
        <w:r>
          <w:rPr>
            <w:b/>
            <w:bCs/>
          </w:rPr>
          <w:t xml:space="preserve"> </w:t>
        </w:r>
      </w:ins>
      <m:oMath>
        <m:sSup>
          <m:e>
            <m:r>
              <m:rPr>
                <m:scr m:val="double-struck"/>
                <m:sty m:val="p"/>
              </m:rPr>
              <m:t>R</m:t>
            </m:r>
          </m:e>
          <m:sup>
            <m:r>
              <m:t>3</m:t>
            </m:r>
          </m:sup>
        </m:sSup>
      </m:oMath>
      <w:ins w:id="17751" w:author="PR Preview" w:date="2026-01-01T00:00:00Z">
        <w:r>
          <w:rPr>
            <w:b/>
            <w:bCs/>
          </w:rPr>
          <w:t xml:space="preserve">)</w:t>
        </w:r>
      </w:ins>
      <w:ins w:id="17752" w:author="PR Preview" w:date="2026-01-01T00:00:00Z">
        <w:r>
          <w:t xml:space="preserve"> </w:t>
        </w:r>
      </w:ins>
      <w:ins w:id="17753" w:author="PR Preview" w:date="2026-01-01T00:00:00Z">
        <w:r>
          <w:t xml:space="preserve">Continue</w:t>
        </w:r>
      </w:ins>
      <w:ins w:id="17754" w:author="PR Preview" w:date="2026-01-01T00:00:00Z">
        <w:r>
          <w:t xml:space="preserve"> </w:t>
        </w:r>
      </w:ins>
      <w:hyperlink w:anchor="exm-gram-schmidt">
        <w:ins w:id="17755" w:author="PR Preview" w:date="2026-01-01T00:00:00Z">
          <w:r>
            <w:rPr>
              <w:rStyle w:val="Hyperlink"/>
            </w:rPr>
            <w:t xml:space="preserve">Example 117</w:t>
          </w:r>
        </w:ins>
      </w:hyperlink>
      <w:ins w:id="17756" w:author="PR Preview" w:date="2026-01-01T00:00:00Z">
        <w:r>
          <w:t xml:space="preserve"> </w:t>
        </w:r>
      </w:ins>
      <w:ins w:id="17757" w:author="PR Preview" w:date="2026-01-01T00:00:00Z">
        <w:r>
          <w:t xml:space="preserve">with</w:t>
        </w:r>
      </w:ins>
      <w:ins w:id="17758" w:author="PR Preview" w:date="2026-01-01T00:00:00Z">
        <w:r>
          <w:t xml:space="preserve"> </w:t>
        </w:r>
      </w:ins>
      <w:ins w:id="17759" w:author="PR Preview" w:date="2026-01-01T00:00:00Z">
        <w:r>
          <w:t xml:space="preserve">$\mathord{\smash[b]{\underset{\raise.3ex\hbox{$\scriptstyle\sim$}}{a}}\vphantom{a}}_3 = (0, 1, 1)$</w:t>
        </w:r>
      </w:ins>
      <w:ins w:id="17760" w:author="PR Preview" w:date="2026-01-01T00:00:00Z">
        <w:r>
          <w:t xml:space="preserve">.</w:t>
        </w:r>
      </w:ins>
      <w:ins w:id="17761" w:author="PR Preview" w:date="2026-01-01T00:00:00Z">
        <w:r>
          <w:t xml:space="preserve"> </w:t>
        </w:r>
      </w:ins>
      <w:ins w:id="17762" w:author="PR Preview" w:date="2026-01-01T00:00:00Z">
        <w:r>
          <w:t xml:space="preserve">$\mathord{\smash[b]{\underset{\raise.3ex\hbox{$\scriptstyle\sim$}}{q}}\vphantom{q}}_1 \cdot \mathord{\smash[b]{\underset{\raise.3ex\hbox{$\scriptstyle\sim$}}{a}}\vphantom{a}}_3 = \tfrac{1}{\sqrt{2}}$</w:t>
        </w:r>
      </w:ins>
      <w:ins w:id="17763" w:author="PR Preview" w:date="2026-01-01T00:00:00Z">
        <w:r>
          <w:t xml:space="preserve"> </w:t>
        </w:r>
      </w:ins>
      <w:ins w:id="17764" w:author="PR Preview" w:date="2026-01-01T00:00:00Z">
        <w:r>
          <w:t xml:space="preserve">and</w:t>
        </w:r>
      </w:ins>
    </w:p>
    <w:p>
      <w:pPr>
        <w:pStyle w:val="BodyText"/>
      </w:pPr>
      <w:ins w:id="17765" w:author="PR Preview" w:date="2026-01-01T00:00:00Z">
        <w:r>
          <w:t xml:space="preserve">$$
    \begin{aligned}
    \mathord{\smash[b]{\underset{\raise.3ex\hbox{$\scriptstyle\sim$}}{q}}\vphantom{q}}_2 \cdot \mathord{\smash[b]{\underset{\raise.3ex\hbox{$\scriptstyle\sim$}}{a}}\vphantom{a}}_3 &amp;= \tfrac{1}{\sqrt{6}}\,(0 - 1 + 2) \\
    &amp;= \tfrac{1}{\sqrt{6}},
    \end{aligned}
    $$</w:t>
        </w:r>
      </w:ins>
    </w:p>
    <w:p>
      <w:pPr>
        <w:pStyle w:val="FirstParagraph"/>
      </w:pPr>
      <w:r>
        <w:t xml:space="preserve">so</w:t>
      </w:r>
    </w:p>
    <w:p>
      <w:pPr>
        <w:pStyle w:val="BodyText"/>
      </w:pPr>
      <m:oMathPara>
        <m:oMathParaPr>
          <m:jc m:val="center"/>
        </m:oMathParaPr>
        <m:oMath>
          <m:eqArr>
            <m:e>
              <m:sSubSup>
                <m:e>
                  <m:limLow>
                    <m:e>
                      <m:r>
                        <m:t>q</m:t>
                      </m:r>
                    </m:e>
                    <m:lim>
                      <m:r>
                        <m:rPr>
                          <m:sty m:val="p"/>
                        </m:rPr>
                        <m:t>∼</m:t>
                      </m:r>
                    </m:lim>
                  </m:limLow>
                </m:e>
                <m:sub>
                  <m:r>
                    <m:t>3</m:t>
                  </m:r>
                </m:sub>
                <m:sup>
                  <m:r>
                    <m:rPr>
                      <m:sty m:val="p"/>
                    </m:rPr>
                    <m:t>′</m:t>
                  </m:r>
                </m:sup>
              </m:sSubSup>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del w:id="17766" w:author="PR Preview" w:date="2026-01-01T00:00:00Z">
        <w:r>
          <w:delText xml:space="preserve">with norm</w:delText>
        </w:r>
      </w:del>
      <w:del w:id="17767" w:author="PR Preview" w:date="2026-01-01T00:00:00Z">
        <w:r>
          <w:delText xml:space="preserve"> </w:delText>
        </w:r>
      </w:del>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del w:id="17768" w:author="PR Preview" w:date="2026-01-01T00:00:00Z">
        <w:r>
          <w:delText xml:space="preserve">,</w:delText>
        </w:r>
      </w:del>
      <w:del w:id="17769" w:author="PR Preview" w:date="2026-01-01T00:00:00Z">
        <w:r>
          <w:delText xml:space="preserve"> </w:delText>
        </w:r>
      </w:del>
      <w:del w:id="17770" w:author="PR Preview" w:date="2026-01-01T00:00:00Z">
        <w:r>
          <w:delText xml:space="preserve">so</w:delText>
        </w:r>
      </w:del>
      <w:del w:id="17771" w:author="PR Preview" w:date="2026-01-01T00:00:00Z">
        <w:r>
          <w:delText xml:space="preserve"> </w:delText>
        </w:r>
      </w:del>
      <m:oMath>
        <m:sSub>
          <m:e>
            <m:limLow>
              <m:e>
                <m:r>
                  <m:t>q</m:t>
                </m:r>
              </m:e>
              <m:lim>
                <m:r>
                  <m:rPr>
                    <m:sty m:val="p"/>
                  </m:rPr>
                  <m:t>∼</m:t>
                </m:r>
              </m:lim>
            </m:limLow>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del w:id="17772" w:author="PR Preview" w:date="2026-01-01T00:00:00Z">
        <w:r>
          <w:delText xml:space="preserve">.</w:delText>
        </w:r>
      </w:del>
      <w:del w:id="17773" w:author="PR Preview" w:date="2026-01-01T00:00:00Z">
        <w:r>
          <w:delText xml:space="preserve"> </w:delText>
        </w:r>
      </w:del>
      <w:del w:id="17774" w:author="PR Preview" w:date="2026-01-01T00:00:00Z">
        <w:r>
          <w:delText xml:space="preserve">The process did not stop,</w:delText>
        </w:r>
      </w:del>
      <w:del w:id="17775" w:author="PR Preview" w:date="2026-01-01T00:00:00Z">
        <w:r>
          <w:delText xml:space="preserve"> </w:delText>
        </w:r>
      </w:del>
      <w:del w:id="17776" w:author="PR Preview" w:date="2026-01-01T00:00:00Z">
        <w:r>
          <w:delText xml:space="preserve">so by</w:delText>
        </w:r>
      </w:del>
      <w:del w:id="17777" w:author="PR Preview" w:date="2026-01-01T00:00:00Z">
        <w:r>
          <w:delText xml:space="preserve"> </w:delText>
        </w:r>
      </w:del>
      <w:hyperlink w:anchor="thm-gram-schmidt">
        <w:del w:id="17778" w:author="PR Preview" w:date="2026-01-01T00:00:00Z">
          <w:r>
            <w:rPr>
              <w:rStyle w:val="Hyperlink"/>
            </w:rPr>
            <w:delText xml:space="preserve">Theorem 65</w:delText>
          </w:r>
        </w:del>
      </w:hyperlink>
      <w:del w:id="17779" w:author="PR Preview" w:date="2026-01-01T00:00:00Z">
        <w:r>
          <w:delText xml:space="preserve"> </w:delText>
        </w:r>
      </w:del>
      <m:oMath>
        <m:sSub>
          <m:e>
            <m:limLow>
              <m:e>
                <m:r>
                  <m:t>a</m:t>
                </m:r>
              </m:e>
              <m:lim>
                <m:r>
                  <m:rPr>
                    <m:sty m:val="p"/>
                  </m:rPr>
                  <m:t>∼</m:t>
                </m:r>
              </m:lim>
            </m:limLow>
          </m:e>
          <m:sub>
            <m:r>
              <m:t>1</m:t>
            </m:r>
          </m:sub>
        </m:sSub>
        <m:r>
          <m:rPr>
            <m:sty m:val="p"/>
          </m:rPr>
          <m:t>,</m:t>
        </m:r>
        <m:sSub>
          <m:e>
            <m:limLow>
              <m:e>
                <m:r>
                  <m:t>a</m:t>
                </m:r>
              </m:e>
              <m:lim>
                <m:r>
                  <m:rPr>
                    <m:sty m:val="p"/>
                  </m:rPr>
                  <m:t>∼</m:t>
                </m:r>
              </m:lim>
            </m:limLow>
          </m:e>
          <m:sub>
            <m:r>
              <m:t>2</m:t>
            </m:r>
          </m:sub>
        </m:sSub>
        <m:r>
          <m:rPr>
            <m:sty m:val="p"/>
          </m:rPr>
          <m:t>,</m:t>
        </m:r>
        <m:sSub>
          <m:e>
            <m:limLow>
              <m:e>
                <m:r>
                  <m:t>a</m:t>
                </m:r>
              </m:e>
              <m:lim>
                <m:r>
                  <m:rPr>
                    <m:sty m:val="p"/>
                  </m:rPr>
                  <m:t>∼</m:t>
                </m:r>
              </m:lim>
            </m:limLow>
          </m:e>
          <m:sub>
            <m:r>
              <m:t>3</m:t>
            </m:r>
          </m:sub>
        </m:sSub>
      </m:oMath>
      <w:del w:id="17780" w:author="PR Preview" w:date="2026-01-01T00:00:00Z">
        <w:r>
          <w:delText xml:space="preserve"> </w:delText>
        </w:r>
      </w:del>
      <w:del w:id="17781" w:author="PR Preview" w:date="2026-01-01T00:00:00Z">
        <w:r>
          <w:delText xml:space="preserve">are linearly independent</w:delText>
        </w:r>
      </w:del>
      <w:del w:id="17782" w:author="PR Preview" w:date="2026-01-01T00:00:00Z">
        <w:r>
          <w:delText xml:space="preserve"> </w:delText>
        </w:r>
      </w:del>
      <w:del w:id="17783" w:author="PR Preview" w:date="2026-01-01T00:00:00Z">
        <w:r>
          <w:delText xml:space="preserve">and</w:delText>
        </w:r>
      </w:del>
      <w:del w:id="17784" w:author="PR Preview" w:date="2026-01-01T00:00:00Z">
        <w:r>
          <w:delText xml:space="preserve"> </w:delText>
        </w:r>
      </w:del>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del w:id="17785" w:author="PR Preview" w:date="2026-01-01T00:00:00Z">
        <w:r>
          <w:delText xml:space="preserve"> </w:delText>
        </w:r>
      </w:del>
      <w:del w:id="17786" w:author="PR Preview" w:date="2026-01-01T00:00:00Z">
        <w:r>
          <w:delText xml:space="preserve">is an orthonormal basis of their span.</w:delText>
        </w:r>
      </w:del>
      <w:del w:id="17787" w:author="PR Preview" w:date="2026-01-01T00:00:00Z">
        <w:r>
          <w:delText xml:space="preserve"> </w:delText>
        </w:r>
      </w:del>
      <w:del w:id="17788" w:author="PR Preview" w:date="2026-01-01T00:00:00Z">
        <w:r>
          <w:delText xml:space="preserve">That span therefore has dimension</w:delText>
        </w:r>
      </w:del>
      <w:del w:id="17789" w:author="PR Preview" w:date="2026-01-01T00:00:00Z">
        <w:r>
          <w:delText xml:space="preserve"> </w:delText>
        </w:r>
      </w:del>
      <m:oMath>
        <m:r>
          <m:t>3</m:t>
        </m:r>
      </m:oMath>
      <w:del w:id="17790" w:author="PR Preview" w:date="2026-01-01T00:00:00Z">
        <w:r>
          <w:delText xml:space="preserve"> </w:delText>
        </w:r>
      </w:del>
      <w:del w:id="17791" w:author="PR Preview" w:date="2026-01-01T00:00:00Z">
        <w:r>
          <w:delText xml:space="preserve">(</w:delText>
        </w:r>
      </w:del>
      <w:hyperlink w:anchor="def-dimension">
        <w:del w:id="17792" w:author="PR Preview" w:date="2026-01-01T00:00:00Z">
          <w:r>
            <w:rPr>
              <w:rStyle w:val="Hyperlink"/>
            </w:rPr>
            <w:delText xml:space="preserve">Definition 51</w:delText>
          </w:r>
        </w:del>
      </w:hyperlink>
      <w:del w:id="17793" w:author="PR Preview" w:date="2026-01-01T00:00:00Z">
        <w:r>
          <w:delText xml:space="preserve">),</w:delText>
        </w:r>
      </w:del>
      <w:del w:id="17794" w:author="PR Preview" w:date="2026-01-01T00:00:00Z">
        <w:r>
          <w:delText xml:space="preserve"> </w:delText>
        </w:r>
      </w:del>
      <w:del w:id="17795" w:author="PR Preview" w:date="2026-01-01T00:00:00Z">
        <w:r>
          <w:delText xml:space="preserve">so it is</w:delText>
        </w:r>
      </w:del>
      <w:del w:id="17796" w:author="PR Preview" w:date="2026-01-01T00:00:00Z">
        <w:r>
          <w:delText xml:space="preserve"> </w:delText>
        </w:r>
      </w:del>
      <m:oMath>
        <m:sSup>
          <m:e>
            <m:r>
              <m:rPr>
                <m:scr m:val="double-struck"/>
                <m:sty m:val="p"/>
              </m:rPr>
              <m:t>R</m:t>
            </m:r>
          </m:e>
          <m:sup>
            <m:r>
              <m:t>3</m:t>
            </m:r>
          </m:sup>
        </m:sSup>
      </m:oMath>
      <w:del w:id="17797" w:author="PR Preview" w:date="2026-01-01T00:00:00Z">
        <w:r>
          <w:delText xml:space="preserve"> </w:delText>
        </w:r>
      </w:del>
      <w:del w:id="17798" w:author="PR Preview" w:date="2026-01-01T00:00:00Z">
        <w:r>
          <w:delText xml:space="preserve">(</w:delText>
        </w:r>
      </w:del>
      <w:hyperlink w:anchor="thm-subspace-equal-dim">
        <w:del w:id="17799" w:author="PR Preview" w:date="2026-01-01T00:00:00Z">
          <w:r>
            <w:rPr>
              <w:rStyle w:val="Hyperlink"/>
            </w:rPr>
            <w:delText xml:space="preserve">Theorem 31</w:delText>
          </w:r>
        </w:del>
      </w:hyperlink>
      <w:del w:id="17800" w:author="PR Preview" w:date="2026-01-01T00:00:00Z">
        <w:r>
          <w:delText xml:space="preserve">,</w:delText>
        </w:r>
      </w:del>
      <w:del w:id="17801" w:author="PR Preview" w:date="2026-01-01T00:00:00Z">
        <w:r>
          <w:delText xml:space="preserve"> </w:delText>
        </w:r>
      </w:del>
      <w:hyperlink w:anchor="exm-dimension">
        <w:del w:id="17802" w:author="PR Preview" w:date="2026-01-01T00:00:00Z">
          <w:r>
            <w:rPr>
              <w:rStyle w:val="Hyperlink"/>
            </w:rPr>
            <w:delText xml:space="preserve">Example 50</w:delText>
          </w:r>
        </w:del>
      </w:hyperlink>
      <w:del w:id="17803" w:author="PR Preview" w:date="2026-01-01T00:00:00Z">
        <w:r>
          <w:delText xml:space="preserve">).</w:delText>
        </w:r>
      </w:del>
      <w:del w:id="17804" w:author="PR Preview" w:date="2026-01-01T00:00:00Z">
        <w:r>
          <w:delText xml:space="preserve"> </w:delText>
        </w:r>
      </w:del>
      <w:del w:id="17805" w:author="PR Preview" w:date="2026-01-01T00:00:00Z">
        <w:r>
          <w:delText xml:space="preserve">As a check,</w:delText>
        </w:r>
      </w:del>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q</m:t>
                      </m:r>
                    </m:e>
                    <m:lim>
                      <m:r>
                        <m:rPr>
                          <m:sty m:val="p"/>
                        </m:rPr>
                        <m:t>∼</m:t>
                      </m:r>
                    </m:lim>
                  </m:limLow>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BodyText"/>
      </w:pPr>
      <w:ins w:id="17806" w:author="PR Preview" w:date="2026-01-01T00:00:00Z">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ins>
    </w:p>
    <w:p>
      <w:pPr>
        <w:pStyle w:val="FirstParagraph"/>
      </w:pPr>
      <w:ins w:id="17807" w:author="PR Preview" w:date="2026-01-01T00:00:00Z">
        <w:r>
          <w:t xml:space="preserve">with norm</w:t>
        </w:r>
      </w:ins>
      <w:ins w:id="17808" w:author="PR Preview" w:date="2026-01-01T00:00:00Z">
        <w:r>
          <w:t xml:space="preserve"> </w:t>
        </w:r>
      </w:ins>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ins w:id="17809" w:author="PR Preview" w:date="2026-01-01T00:00:00Z">
        <w:r>
          <w:t xml:space="preserve">,</w:t>
        </w:r>
      </w:ins>
      <w:ins w:id="17810" w:author="PR Preview" w:date="2026-01-01T00:00:00Z">
        <w:r>
          <w:t xml:space="preserve"> </w:t>
        </w:r>
      </w:ins>
      <w:ins w:id="17811" w:author="PR Preview" w:date="2026-01-01T00:00:00Z">
        <w:r>
          <w:t xml:space="preserve">so</w:t>
        </w:r>
      </w:ins>
      <w:ins w:id="17812" w:author="PR Preview" w:date="2026-01-01T00:00:00Z">
        <w:r>
          <w:t xml:space="preserve"> </w:t>
        </w:r>
      </w:ins>
      <w:ins w:id="17813" w:author="PR Preview" w:date="2026-01-01T00:00:00Z">
        <w:r>
          <w:t xml:space="preserve">$\mathord{\smash[b]{\underset{\raise.3ex\hbox{$\scriptstyle\sim$}}{q}}\vphantom{q}}_3 = \tfrac{1}{\sqrt{3}}\,(-1, 1, 1)$</w:t>
        </w:r>
      </w:ins>
      <w:ins w:id="17814" w:author="PR Preview" w:date="2026-01-01T00:00:00Z">
        <w:r>
          <w:t xml:space="preserve">.</w:t>
        </w:r>
      </w:ins>
      <w:ins w:id="17815" w:author="PR Preview" w:date="2026-01-01T00:00:00Z">
        <w:r>
          <w:t xml:space="preserve"> </w:t>
        </w:r>
      </w:ins>
      <w:ins w:id="17816" w:author="PR Preview" w:date="2026-01-01T00:00:00Z">
        <w:r>
          <w:t xml:space="preserve">The process did not stop,</w:t>
        </w:r>
      </w:ins>
      <w:ins w:id="17817" w:author="PR Preview" w:date="2026-01-01T00:00:00Z">
        <w:r>
          <w:t xml:space="preserve"> </w:t>
        </w:r>
      </w:ins>
      <w:ins w:id="17818" w:author="PR Preview" w:date="2026-01-01T00:00:00Z">
        <w:r>
          <w:t xml:space="preserve">so by</w:t>
        </w:r>
      </w:ins>
      <w:ins w:id="17819" w:author="PR Preview" w:date="2026-01-01T00:00:00Z">
        <w:r>
          <w:t xml:space="preserve"> </w:t>
        </w:r>
      </w:ins>
      <w:hyperlink w:anchor="thm-gram-schmidt">
        <w:ins w:id="17820" w:author="PR Preview" w:date="2026-01-01T00:00:00Z">
          <w:r>
            <w:rPr>
              <w:rStyle w:val="Hyperlink"/>
            </w:rPr>
            <w:t xml:space="preserve">Theorem 65</w:t>
          </w:r>
        </w:ins>
      </w:hyperlink>
      <w:ins w:id="17821" w:author="PR Preview" w:date="2026-01-01T00:00:00Z">
        <w:r>
          <w:t xml:space="preserve"> </w:t>
        </w:r>
      </w:ins>
      <w:ins w:id="17822" w:author="PR Preview" w:date="2026-01-01T00:00:00Z">
        <w:r>
          <w:t xml:space="preserve">$\mathord{\smash[b]{\underset{\raise.3ex\hbox{$\scriptstyle\sim$}}{a}}\vphantom{a}}_1, \mathord{\smash[b]{\underset{\raise.3ex\hbox{$\scriptstyle\sim$}}{a}}\vphantom{a}}_2, \mathord{\smash[b]{\underset{\raise.3ex\hbox{$\scriptstyle\sim$}}{a}}\vphantom{a}}_3$</w:t>
        </w:r>
      </w:ins>
      <w:ins w:id="17823" w:author="PR Preview" w:date="2026-01-01T00:00:00Z">
        <w:r>
          <w:t xml:space="preserve"> </w:t>
        </w:r>
      </w:ins>
      <w:ins w:id="17824" w:author="PR Preview" w:date="2026-01-01T00:00:00Z">
        <w:r>
          <w:t xml:space="preserve">are linearly independent</w:t>
        </w:r>
      </w:ins>
      <w:ins w:id="17825" w:author="PR Preview" w:date="2026-01-01T00:00:00Z">
        <w:r>
          <w:t xml:space="preserve"> </w:t>
        </w:r>
      </w:ins>
      <w:ins w:id="17826" w:author="PR Preview" w:date="2026-01-01T00:00:00Z">
        <w:r>
          <w:t xml:space="preserve">and</w:t>
        </w:r>
      </w:ins>
      <w:ins w:id="17827" w:author="PR Preview" w:date="2026-01-01T00:00:00Z">
        <w:r>
          <w:t xml:space="preserve"> </w:t>
        </w:r>
      </w:ins>
      <w:ins w:id="17828" w:author="PR Preview" w:date="2026-01-01T00:00:00Z">
        <w:r>
          <w:t xml:space="preserve">$\mathord{\smash[b]{\underset{\raise.3ex\hbox{$\scriptstyle\sim$}}{q}}\vphantom{q}}_1, \mathord{\smash[b]{\underset{\raise.3ex\hbox{$\scriptstyle\sim$}}{q}}\vphantom{q}}_2, \mathord{\smash[b]{\underset{\raise.3ex\hbox{$\scriptstyle\sim$}}{q}}\vphantom{q}}_3$</w:t>
        </w:r>
      </w:ins>
      <w:ins w:id="17829" w:author="PR Preview" w:date="2026-01-01T00:00:00Z">
        <w:r>
          <w:t xml:space="preserve"> </w:t>
        </w:r>
      </w:ins>
      <w:ins w:id="17830" w:author="PR Preview" w:date="2026-01-01T00:00:00Z">
        <w:r>
          <w:t xml:space="preserve">is an orthonormal basis of their span.</w:t>
        </w:r>
      </w:ins>
      <w:ins w:id="17831" w:author="PR Preview" w:date="2026-01-01T00:00:00Z">
        <w:r>
          <w:t xml:space="preserve"> </w:t>
        </w:r>
      </w:ins>
      <w:ins w:id="17832" w:author="PR Preview" w:date="2026-01-01T00:00:00Z">
        <w:r>
          <w:t xml:space="preserve">That span therefore has dimension</w:t>
        </w:r>
      </w:ins>
      <w:ins w:id="17833" w:author="PR Preview" w:date="2026-01-01T00:00:00Z">
        <w:r>
          <w:t xml:space="preserve"> </w:t>
        </w:r>
      </w:ins>
      <m:oMath>
        <m:r>
          <m:t>3</m:t>
        </m:r>
      </m:oMath>
      <w:ins w:id="17834" w:author="PR Preview" w:date="2026-01-01T00:00:00Z">
        <w:r>
          <w:t xml:space="preserve"> </w:t>
        </w:r>
      </w:ins>
      <w:ins w:id="17835" w:author="PR Preview" w:date="2026-01-01T00:00:00Z">
        <w:r>
          <w:t xml:space="preserve">(</w:t>
        </w:r>
      </w:ins>
      <w:hyperlink w:anchor="def-dimension">
        <w:ins w:id="17836" w:author="PR Preview" w:date="2026-01-01T00:00:00Z">
          <w:r>
            <w:rPr>
              <w:rStyle w:val="Hyperlink"/>
            </w:rPr>
            <w:t xml:space="preserve">Definition 51</w:t>
          </w:r>
        </w:ins>
      </w:hyperlink>
      <w:ins w:id="17837" w:author="PR Preview" w:date="2026-01-01T00:00:00Z">
        <w:r>
          <w:t xml:space="preserve">),</w:t>
        </w:r>
      </w:ins>
      <w:ins w:id="17838" w:author="PR Preview" w:date="2026-01-01T00:00:00Z">
        <w:r>
          <w:t xml:space="preserve"> </w:t>
        </w:r>
      </w:ins>
      <w:ins w:id="17839" w:author="PR Preview" w:date="2026-01-01T00:00:00Z">
        <w:r>
          <w:t xml:space="preserve">so it is</w:t>
        </w:r>
      </w:ins>
      <w:ins w:id="17840" w:author="PR Preview" w:date="2026-01-01T00:00:00Z">
        <w:r>
          <w:t xml:space="preserve"> </w:t>
        </w:r>
      </w:ins>
      <m:oMath>
        <m:sSup>
          <m:e>
            <m:r>
              <m:rPr>
                <m:scr m:val="double-struck"/>
                <m:sty m:val="p"/>
              </m:rPr>
              <m:t>R</m:t>
            </m:r>
          </m:e>
          <m:sup>
            <m:r>
              <m:t>3</m:t>
            </m:r>
          </m:sup>
        </m:sSup>
      </m:oMath>
      <w:ins w:id="17841" w:author="PR Preview" w:date="2026-01-01T00:00:00Z">
        <w:r>
          <w:t xml:space="preserve"> </w:t>
        </w:r>
      </w:ins>
      <w:ins w:id="17842" w:author="PR Preview" w:date="2026-01-01T00:00:00Z">
        <w:r>
          <w:t xml:space="preserve">(</w:t>
        </w:r>
      </w:ins>
      <w:hyperlink w:anchor="thm-subspace-equal-dim">
        <w:ins w:id="17843" w:author="PR Preview" w:date="2026-01-01T00:00:00Z">
          <w:r>
            <w:rPr>
              <w:rStyle w:val="Hyperlink"/>
            </w:rPr>
            <w:t xml:space="preserve">Theorem 31</w:t>
          </w:r>
        </w:ins>
      </w:hyperlink>
      <w:ins w:id="17844" w:author="PR Preview" w:date="2026-01-01T00:00:00Z">
        <w:r>
          <w:t xml:space="preserve">,</w:t>
        </w:r>
      </w:ins>
      <w:ins w:id="17845" w:author="PR Preview" w:date="2026-01-01T00:00:00Z">
        <w:r>
          <w:t xml:space="preserve"> </w:t>
        </w:r>
      </w:ins>
      <w:hyperlink w:anchor="exm-dimension">
        <w:ins w:id="17846" w:author="PR Preview" w:date="2026-01-01T00:00:00Z">
          <w:r>
            <w:rPr>
              <w:rStyle w:val="Hyperlink"/>
            </w:rPr>
            <w:t xml:space="preserve">Example 50</w:t>
          </w:r>
        </w:ins>
      </w:hyperlink>
      <w:ins w:id="17847" w:author="PR Preview" w:date="2026-01-01T00:00:00Z">
        <w:r>
          <w:t xml:space="preserve">).</w:t>
        </w:r>
      </w:ins>
      <w:ins w:id="17848" w:author="PR Preview" w:date="2026-01-01T00:00:00Z">
        <w:r>
          <w:t xml:space="preserve"> </w:t>
        </w:r>
      </w:ins>
      <w:ins w:id="17849" w:author="PR Preview" w:date="2026-01-01T00:00:00Z">
        <w:r>
          <w:t xml:space="preserve">As a check,</w:t>
        </w:r>
      </w:ins>
    </w:p>
    <w:p>
      <w:pPr>
        <w:pStyle w:val="BodyText"/>
      </w:pPr>
      <w:ins w:id="17850" w:author="PR Preview" w:date="2026-01-01T00:00:00Z">
        <w:r>
          <w:t xml:space="preserve">$$
    \begin{aligned}
    \mathord{\smash[b]{\underset{\raise.3ex\hbox{$\scriptstyle\sim$}}{q}}\vphantom{q}}_1 \cdot \mathord{\smash[b]{\underset{\raise.3ex\hbox{$\scriptstyle\sim$}}{q}}\vphantom{q}}_3 &amp;= \tfrac{1}{\sqrt{6}}\,(-1 + 1 + 0) \\
    &amp;= 0
    \end{aligned}
    $$</w:t>
        </w:r>
      </w:ins>
    </w:p>
    <w:p>
      <w:pPr>
        <w:pStyle w:val="FirstParagraph"/>
      </w:pP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q</m:t>
                      </m:r>
                    </m:e>
                    <m:lim>
                      <m:r>
                        <m:rPr>
                          <m:sty m:val="p"/>
                        </m:rPr>
                        <m:t>∼</m:t>
                      </m:r>
                    </m:lim>
                  </m:limLow>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p>
      <w:pPr>
        <w:pStyle w:val="BodyText"/>
      </w:pPr>
      <w:ins w:id="17851" w:author="PR Preview" w:date="2026-01-01T00:00:00Z">
        <w:r>
          <w:t xml:space="preserve">$$
    \begin{aligned}
    \mathord{\smash[b]{\underset{\raise.3ex\hbox{$\scriptstyle\sim$}}{q}}\vphantom{q}}_2 \cdot \mathord{\smash[b]{\underset{\raise.3ex\hbox{$\scriptstyle\sim$}}{q}}\vphantom{q}}_3 &amp;= \tfrac{1}{\sqrt{18}}\,(-1 - 1 + 2) \\
    &amp;= 0.
    \end{aligned}
    $$</w:t>
        </w:r>
      </w:ins>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del w:id="17852" w:author="PR Preview" w:date="2026-01-01T00:00:00Z">
        <w:r>
          <w:rPr>
            <w:i/>
            <w:iCs/>
          </w:rPr>
          <w:delText xml:space="preserve">Proof</w:delText>
        </w:r>
      </w:del>
      <w:del w:id="17853" w:author="PR Preview" w:date="2026-01-01T00:00:00Z">
        <w:r>
          <w:delText xml:space="preserve">. </w:delText>
        </w:r>
      </w:del>
      <w:del w:id="17854" w:author="PR Preview" w:date="2026-01-01T00:00:00Z">
        <w:r>
          <w:delText xml:space="preserve">Let</w:delText>
        </w:r>
      </w:del>
      <w:del w:id="17855" w:author="PR Preview" w:date="2026-01-01T00:00:00Z">
        <w:r>
          <w:delText xml:space="preserve"> </w:delText>
        </w:r>
      </w:del>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r>
          <m:rPr>
            <m:sty m:val="p"/>
          </m:rPr>
          <m:t>∈</m:t>
        </m:r>
        <m:r>
          <m:rPr>
            <m:scr m:val="script"/>
            <m:sty m:val="p"/>
          </m:rPr>
          <m:t>S</m:t>
        </m:r>
      </m:oMath>
      <w:del w:id="17856" w:author="PR Preview" w:date="2026-01-01T00:00:00Z">
        <w:r>
          <w:delText xml:space="preserve"> </w:delText>
        </w:r>
      </w:del>
      <w:del w:id="17857" w:author="PR Preview" w:date="2026-01-01T00:00:00Z">
        <w:r>
          <w:delText xml:space="preserve">be orthonormal.</w:delText>
        </w:r>
      </w:del>
      <w:del w:id="17858" w:author="PR Preview" w:date="2026-01-01T00:00:00Z">
        <w:r>
          <w:delText xml:space="preserve"> </w:delText>
        </w:r>
      </w:del>
      <w:del w:id="17859" w:author="PR Preview" w:date="2026-01-01T00:00:00Z">
        <w:r>
          <w:delText xml:space="preserve">They are linearly independent (</w:delText>
        </w:r>
      </w:del>
      <w:hyperlink w:anchor="thm-orthonormal-independent">
        <w:del w:id="17860" w:author="PR Preview" w:date="2026-01-01T00:00:00Z">
          <w:r>
            <w:rPr>
              <w:rStyle w:val="Hyperlink"/>
            </w:rPr>
            <w:delText xml:space="preserve">Theorem 63</w:delText>
          </w:r>
        </w:del>
      </w:hyperlink>
      <w:del w:id="17861" w:author="PR Preview" w:date="2026-01-01T00:00:00Z">
        <w:r>
          <w:delText xml:space="preserve">),</w:delText>
        </w:r>
      </w:del>
      <w:del w:id="17862" w:author="PR Preview" w:date="2026-01-01T00:00:00Z">
        <w:r>
          <w:delText xml:space="preserve"> </w:delText>
        </w:r>
      </w:del>
      <w:del w:id="17863" w:author="PR Preview" w:date="2026-01-01T00:00:00Z">
        <w:r>
          <w:delText xml:space="preserve">so they extend to a basis</w:delText>
        </w:r>
      </w:del>
      <w:del w:id="17864" w:author="PR Preview" w:date="2026-01-01T00:00:00Z">
        <w:r>
          <w:delText xml:space="preserve"> </w:delText>
        </w:r>
      </w:del>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r>
          <m:rPr>
            <m:sty m:val="p"/>
          </m:rPr>
          <m:t>,</m:t>
        </m:r>
        <m:sSub>
          <m:e>
            <m:limLow>
              <m:e>
                <m:r>
                  <m:t>a</m:t>
                </m:r>
              </m:e>
              <m:lim>
                <m:r>
                  <m:rPr>
                    <m:sty m:val="p"/>
                  </m:rPr>
                  <m:t>∼</m:t>
                </m:r>
              </m:lim>
            </m:limLow>
          </m:e>
          <m:sub>
            <m:r>
              <m:t>r</m:t>
            </m:r>
            <m:r>
              <m:rPr>
                <m:sty m:val="p"/>
              </m:rPr>
              <m:t>+</m:t>
            </m:r>
            <m:r>
              <m:t>1</m:t>
            </m:r>
          </m:sub>
        </m:sSub>
        <m:r>
          <m:rPr>
            <m:sty m:val="p"/>
          </m:rPr>
          <m:t>,</m:t>
        </m:r>
        <m:r>
          <m:rPr>
            <m:sty m:val="p"/>
          </m:rPr>
          <m:t>…</m:t>
        </m:r>
        <m:r>
          <m:rPr>
            <m:sty m:val="p"/>
          </m:rPr>
          <m:t>,</m:t>
        </m:r>
        <m:sSub>
          <m:e>
            <m:limLow>
              <m:e>
                <m:r>
                  <m:t>a</m:t>
                </m:r>
              </m:e>
              <m:lim>
                <m:r>
                  <m:rPr>
                    <m:sty m:val="p"/>
                  </m:rPr>
                  <m:t>∼</m:t>
                </m:r>
              </m:lim>
            </m:limLow>
          </m:e>
          <m:sub>
            <m:r>
              <m:t>d</m:t>
            </m:r>
          </m:sub>
        </m:sSub>
      </m:oMath>
      <w:del w:id="17865" w:author="PR Preview" w:date="2026-01-01T00:00:00Z">
        <w:r>
          <w:delText xml:space="preserve"> </w:delText>
        </w:r>
      </w:del>
      <w:del w:id="17866" w:author="PR Preview" w:date="2026-01-01T00:00:00Z">
        <w:r>
          <w:delText xml:space="preserve">of</w:delText>
        </w:r>
      </w:del>
      <w:del w:id="17867" w:author="PR Preview" w:date="2026-01-01T00:00:00Z">
        <w:r>
          <w:delText xml:space="preserve"> </w:delText>
        </w:r>
      </w:del>
      <m:oMath>
        <m:r>
          <m:rPr>
            <m:scr m:val="script"/>
            <m:sty m:val="p"/>
          </m:rPr>
          <m:t>S</m:t>
        </m:r>
      </m:oMath>
      <w:del w:id="17868" w:author="PR Preview" w:date="2026-01-01T00:00:00Z">
        <w:r>
          <w:delText xml:space="preserve"> </w:delText>
        </w:r>
      </w:del>
      <w:del w:id="17869" w:author="PR Preview" w:date="2026-01-01T00:00:00Z">
        <w:r>
          <w:delText xml:space="preserve">(</w:delText>
        </w:r>
      </w:del>
      <w:hyperlink w:anchor="thm-extend-basis">
        <w:del w:id="17870" w:author="PR Preview" w:date="2026-01-01T00:00:00Z">
          <w:r>
            <w:rPr>
              <w:rStyle w:val="Hyperlink"/>
            </w:rPr>
            <w:delText xml:space="preserve">Theorem 29</w:delText>
          </w:r>
        </w:del>
      </w:hyperlink>
      <w:del w:id="17871" w:author="PR Preview" w:date="2026-01-01T00:00:00Z">
        <w:r>
          <w:delText xml:space="preserve">).</w:delText>
        </w:r>
      </w:del>
      <w:del w:id="17872" w:author="PR Preview" w:date="2026-01-01T00:00:00Z">
        <w:r>
          <w:delText xml:space="preserve"> </w:delText>
        </w:r>
      </w:del>
      <w:del w:id="17873" w:author="PR Preview" w:date="2026-01-01T00:00:00Z">
        <w:r>
          <w:delText xml:space="preserve">Run the Gram-Schmidt process on this basis.</w:delText>
        </w:r>
      </w:del>
      <w:del w:id="17874" w:author="PR Preview" w:date="2026-01-01T00:00:00Z">
        <w:r>
          <w:delText xml:space="preserve"> </w:delText>
        </w:r>
      </w:del>
      <w:del w:id="17875" w:author="PR Preview" w:date="2026-01-01T00:00:00Z">
        <w:r>
          <w:delText xml:space="preserve">It is linearly independent, so the process completes,</w:delText>
        </w:r>
      </w:del>
      <w:del w:id="17876" w:author="PR Preview" w:date="2026-01-01T00:00:00Z">
        <w:r>
          <w:delText xml:space="preserve"> </w:delText>
        </w:r>
      </w:del>
      <w:del w:id="17877" w:author="PR Preview" w:date="2026-01-01T00:00:00Z">
        <w:r>
          <w:delText xml:space="preserve">and the output is an orthonormal basis of its span, which is</w:delText>
        </w:r>
      </w:del>
      <w:del w:id="17878" w:author="PR Preview" w:date="2026-01-01T00:00:00Z">
        <w:r>
          <w:delText xml:space="preserve"> </w:delText>
        </w:r>
      </w:del>
      <m:oMath>
        <m:r>
          <m:rPr>
            <m:scr m:val="script"/>
            <m:sty m:val="p"/>
          </m:rPr>
          <m:t>S</m:t>
        </m:r>
      </m:oMath>
      <w:del w:id="17879" w:author="PR Preview" w:date="2026-01-01T00:00:00Z">
        <w:r>
          <w:delText xml:space="preserve"> </w:delText>
        </w:r>
      </w:del>
      <w:del w:id="17880" w:author="PR Preview" w:date="2026-01-01T00:00:00Z">
        <w:r>
          <w:delText xml:space="preserve">(</w:delText>
        </w:r>
      </w:del>
      <w:hyperlink w:anchor="thm-gram-schmidt">
        <w:del w:id="17881" w:author="PR Preview" w:date="2026-01-01T00:00:00Z">
          <w:r>
            <w:rPr>
              <w:rStyle w:val="Hyperlink"/>
            </w:rPr>
            <w:delText xml:space="preserve">Theorem 65</w:delText>
          </w:r>
        </w:del>
      </w:hyperlink>
      <w:del w:id="17882" w:author="PR Preview" w:date="2026-01-01T00:00:00Z">
        <w:r>
          <w:delText xml:space="preserve">, part 3).</w:delText>
        </w:r>
      </w:del>
    </w:p>
    <w:p>
      <w:pPr>
        <w:pStyle w:val="BodyText"/>
      </w:pPr>
      <w:del w:id="17883" w:author="PR Preview" w:date="2026-01-01T00:00:00Z">
        <w:r>
          <w:delText xml:space="preserve">The first</w:delText>
        </w:r>
      </w:del>
      <w:del w:id="17884" w:author="PR Preview" w:date="2026-01-01T00:00:00Z">
        <w:r>
          <w:delText xml:space="preserve"> </w:delText>
        </w:r>
      </w:del>
      <m:oMath>
        <m:r>
          <m:t>r</m:t>
        </m:r>
      </m:oMath>
      <w:del w:id="17885" w:author="PR Preview" w:date="2026-01-01T00:00:00Z">
        <w:r>
          <w:delText xml:space="preserve"> </w:delText>
        </w:r>
      </w:del>
      <w:del w:id="17886" w:author="PR Preview" w:date="2026-01-01T00:00:00Z">
        <w:r>
          <w:delText xml:space="preserve">outputs are</w:delText>
        </w:r>
      </w:del>
      <w:del w:id="17887" w:author="PR Preview" w:date="2026-01-01T00:00:00Z">
        <w:r>
          <w:delText xml:space="preserve"> </w:delText>
        </w:r>
      </w:del>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oMath>
      <w:del w:id="17888" w:author="PR Preview" w:date="2026-01-01T00:00:00Z">
        <w:r>
          <w:delText xml:space="preserve"> </w:delText>
        </w:r>
      </w:del>
      <w:del w:id="17889" w:author="PR Preview" w:date="2026-01-01T00:00:00Z">
        <w:r>
          <w:delText xml:space="preserve">themselves,</w:delText>
        </w:r>
      </w:del>
      <w:del w:id="17890" w:author="PR Preview" w:date="2026-01-01T00:00:00Z">
        <w:r>
          <w:delText xml:space="preserve"> </w:delText>
        </w:r>
      </w:del>
      <w:del w:id="17891" w:author="PR Preview" w:date="2026-01-01T00:00:00Z">
        <w:r>
          <w:delText xml:space="preserve">by</w:delText>
        </w:r>
      </w:del>
      <w:del w:id="17892" w:author="PR Preview" w:date="2026-01-01T00:00:00Z">
        <w:r>
          <w:delText xml:space="preserve"> </w:delText>
        </w:r>
      </w:del>
      <w:hyperlink r:id="rId142">
        <w:del w:id="17893" w:author="PR Preview" w:date="2026-01-01T00:00:00Z">
          <w:r>
            <w:rPr>
              <w:rStyle w:val="Hyperlink"/>
            </w:rPr>
            <w:delText xml:space="preserve">induction</w:delText>
          </w:r>
        </w:del>
      </w:hyperlink>
      <w:del w:id="17894" w:author="PR Preview" w:date="2026-01-01T00:00:00Z">
        <w:r>
          <w:delText xml:space="preserve"> </w:delText>
        </w:r>
      </w:del>
      <w:del w:id="17895" w:author="PR Preview" w:date="2026-01-01T00:00:00Z">
        <w:r>
          <w:delText xml:space="preserve">on</w:delText>
        </w:r>
      </w:del>
      <w:del w:id="17896" w:author="PR Preview" w:date="2026-01-01T00:00:00Z">
        <w:r>
          <w:delText xml:space="preserve"> </w:delText>
        </w:r>
      </w:del>
      <m:oMath>
        <m:r>
          <m:t>i</m:t>
        </m:r>
        <m:r>
          <m:rPr>
            <m:sty m:val="p"/>
          </m:rPr>
          <m:t>≤</m:t>
        </m:r>
        <m:r>
          <m:t>r</m:t>
        </m:r>
      </m:oMath>
      <w:del w:id="17897" w:author="PR Preview" w:date="2026-01-01T00:00:00Z">
        <w:r>
          <w:delText xml:space="preserve">.</w:delText>
        </w:r>
      </w:del>
      <w:del w:id="17898" w:author="PR Preview" w:date="2026-01-01T00:00:00Z">
        <w:r>
          <w:delText xml:space="preserve"> </w:delText>
        </w:r>
      </w:del>
      <w:del w:id="17899" w:author="PR Preview" w:date="2026-01-01T00:00:00Z">
        <w:r>
          <w:delText xml:space="preserve">Suppose the outputs before step</w:delText>
        </w:r>
      </w:del>
      <w:del w:id="17900" w:author="PR Preview" w:date="2026-01-01T00:00:00Z">
        <w:r>
          <w:delText xml:space="preserve"> </w:delText>
        </w:r>
      </w:del>
      <m:oMath>
        <m:r>
          <m:t>i</m:t>
        </m:r>
      </m:oMath>
      <w:del w:id="17901" w:author="PR Preview" w:date="2026-01-01T00:00:00Z">
        <w:r>
          <w:delText xml:space="preserve"> </w:delText>
        </w:r>
      </w:del>
      <w:del w:id="17902" w:author="PR Preview" w:date="2026-01-01T00:00:00Z">
        <w:r>
          <w:delText xml:space="preserve">are</w:delText>
        </w:r>
      </w:del>
      <w:del w:id="17903" w:author="PR Preview" w:date="2026-01-01T00:00:00Z">
        <w:r>
          <w:delText xml:space="preserve"> </w:delText>
        </w:r>
      </w:del>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i</m:t>
            </m:r>
            <m:r>
              <m:rPr>
                <m:sty m:val="p"/>
              </m:rPr>
              <m:t>−</m:t>
            </m:r>
            <m:r>
              <m:t>1</m:t>
            </m:r>
          </m:sub>
        </m:sSub>
      </m:oMath>
      <w:del w:id="17904" w:author="PR Preview" w:date="2026-01-01T00:00:00Z">
        <w:r>
          <w:delText xml:space="preserve"> </w:delText>
        </w:r>
      </w:del>
      <w:del w:id="17905" w:author="PR Preview" w:date="2026-01-01T00:00:00Z">
        <w:r>
          <w:delText xml:space="preserve">(for</w:delText>
        </w:r>
      </w:del>
      <w:del w:id="17906" w:author="PR Preview" w:date="2026-01-01T00:00:00Z">
        <w:r>
          <w:delText xml:space="preserve"> </w:delText>
        </w:r>
      </w:del>
      <m:oMath>
        <m:r>
          <m:t>i</m:t>
        </m:r>
        <m:r>
          <m:rPr>
            <m:sty m:val="p"/>
          </m:rPr>
          <m:t>=</m:t>
        </m:r>
        <m:r>
          <m:t>1</m:t>
        </m:r>
      </m:oMath>
      <w:del w:id="17907" w:author="PR Preview" w:date="2026-01-01T00:00:00Z">
        <w:r>
          <w:delText xml:space="preserve"> </w:delText>
        </w:r>
      </w:del>
      <w:del w:id="17908" w:author="PR Preview" w:date="2026-01-01T00:00:00Z">
        <w:r>
          <w:delText xml:space="preserve">there are none, and the sum below is empty). Then</w:delText>
        </w:r>
      </w:del>
    </w:p>
    <w:p>
      <w:pPr>
        <w:pStyle w:val="BodyText"/>
      </w:pPr>
      <m:oMathPara>
        <m:oMathParaPr>
          <m:jc m:val="center"/>
        </m:oMathParaPr>
        <m:oMath>
          <m:eqArr>
            <m:e>
              <m:sSubSup>
                <m:e>
                  <m:limLow>
                    <m:e>
                      <m:r>
                        <m:t>q</m:t>
                      </m:r>
                    </m:e>
                    <m:lim>
                      <m:r>
                        <m:rPr>
                          <m:sty m:val="p"/>
                        </m:rPr>
                        <m:t>∼</m:t>
                      </m:r>
                    </m:lim>
                  </m:limLow>
                </m:e>
                <m:sub>
                  <m:r>
                    <m:t>i</m:t>
                  </m:r>
                </m:sub>
                <m:sup>
                  <m:r>
                    <m:rPr>
                      <m:sty m:val="p"/>
                    </m:rPr>
                    <m:t>′</m:t>
                  </m:r>
                </m:sup>
              </m:sSubSup>
              <m:r>
                <m:t>&amp;</m:t>
              </m:r>
              <m:r>
                <m:rPr>
                  <m:sty m:val="p"/>
                </m:rPr>
                <m:t>=</m:t>
              </m:r>
              <m:sSub>
                <m:e>
                  <m:limLow>
                    <m:e>
                      <m:r>
                        <m:t>u</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u</m:t>
                      </m:r>
                    </m:e>
                    <m:lim>
                      <m:r>
                        <m:rPr>
                          <m:sty m:val="p"/>
                        </m:rPr>
                        <m:t>∼</m:t>
                      </m:r>
                    </m:lim>
                  </m:limLow>
                </m:e>
                <m:sub>
                  <m:r>
                    <m:t>j</m:t>
                  </m:r>
                </m:sub>
              </m:sSub>
              <m:r>
                <m:rPr>
                  <m:sty m:val="p"/>
                </m:rPr>
                <m:t>⋅</m:t>
              </m:r>
              <m:sSub>
                <m:e>
                  <m:limLow>
                    <m:e>
                      <m:r>
                        <m:t>u</m:t>
                      </m:r>
                    </m:e>
                    <m:lim>
                      <m:r>
                        <m:rPr>
                          <m:sty m:val="p"/>
                        </m:rPr>
                        <m:t>∼</m:t>
                      </m:r>
                    </m:lim>
                  </m:limLow>
                </m:e>
                <m:sub>
                  <m:r>
                    <m:t>i</m:t>
                  </m:r>
                </m:sub>
              </m:sSub>
              <m:r>
                <m:rPr>
                  <m:sty m:val="p"/>
                </m:rPr>
                <m:t>)</m:t>
              </m:r>
              <m:r>
                <m:t> </m:t>
              </m:r>
              <m:sSub>
                <m:e>
                  <m:limLow>
                    <m:e>
                      <m:r>
                        <m:t>u</m:t>
                      </m:r>
                    </m:e>
                    <m:lim>
                      <m:r>
                        <m:rPr>
                          <m:sty m:val="p"/>
                        </m:rPr>
                        <m:t>∼</m:t>
                      </m:r>
                    </m:lim>
                  </m:limLow>
                </m:e>
                <m:sub>
                  <m:r>
                    <m:t>j</m:t>
                  </m:r>
                </m:sub>
              </m:sSub>
            </m:e>
            <m:e>
              <m:r>
                <m:t>&amp;</m:t>
              </m:r>
              <m:r>
                <m:rPr>
                  <m:sty m:val="p"/>
                </m:rPr>
                <m:t>=</m:t>
              </m:r>
              <m:sSub>
                <m:e>
                  <m:limLow>
                    <m:e>
                      <m:r>
                        <m:t>u</m:t>
                      </m:r>
                    </m:e>
                    <m:lim>
                      <m:r>
                        <m:rPr>
                          <m:sty m:val="p"/>
                        </m:rPr>
                        <m:t>∼</m:t>
                      </m:r>
                    </m:lim>
                  </m:limLow>
                </m:e>
                <m:sub>
                  <m:r>
                    <m:t>i</m:t>
                  </m:r>
                </m:sub>
              </m:sSub>
              <m:r>
                <m:rPr>
                  <m:sty m:val="p"/>
                </m:rPr>
                <m:t>,</m:t>
              </m:r>
            </m:e>
          </m:eqArr>
        </m:oMath>
      </m:oMathPara>
    </w:p>
    <w:p>
      <w:pPr>
        <w:pStyle w:val="FirstParagraph"/>
      </w:pPr>
      <w:del w:id="17909" w:author="PR Preview" w:date="2026-01-01T00:00:00Z">
        <w:r>
          <w:delText xml:space="preserve">because each</w:delText>
        </w:r>
      </w:del>
      <w:del w:id="17910" w:author="PR Preview" w:date="2026-01-01T00:00:00Z">
        <w:r>
          <w:delText xml:space="preserve"> </w:delText>
        </w:r>
      </w:del>
      <m:oMath>
        <m:sSub>
          <m:e>
            <m:limLow>
              <m:e>
                <m:r>
                  <m:t>u</m:t>
                </m:r>
              </m:e>
              <m:lim>
                <m:r>
                  <m:rPr>
                    <m:sty m:val="p"/>
                  </m:rPr>
                  <m:t>∼</m:t>
                </m:r>
              </m:lim>
            </m:limLow>
          </m:e>
          <m:sub>
            <m:r>
              <m:t>j</m:t>
            </m:r>
          </m:sub>
        </m:sSub>
        <m:r>
          <m:rPr>
            <m:sty m:val="p"/>
          </m:rPr>
          <m:t>⋅</m:t>
        </m:r>
        <m:sSub>
          <m:e>
            <m:limLow>
              <m:e>
                <m:r>
                  <m:t>u</m:t>
                </m:r>
              </m:e>
              <m:lim>
                <m:r>
                  <m:rPr>
                    <m:sty m:val="p"/>
                  </m:rPr>
                  <m:t>∼</m:t>
                </m:r>
              </m:lim>
            </m:limLow>
          </m:e>
          <m:sub>
            <m:r>
              <m:t>i</m:t>
            </m:r>
          </m:sub>
        </m:sSub>
        <m:r>
          <m:rPr>
            <m:sty m:val="p"/>
          </m:rPr>
          <m:t>=</m:t>
        </m:r>
        <m:r>
          <m:t>0</m:t>
        </m:r>
      </m:oMath>
      <w:del w:id="17911" w:author="PR Preview" w:date="2026-01-01T00:00:00Z">
        <w:r>
          <w:delText xml:space="preserve">;</w:delText>
        </w:r>
      </w:del>
      <w:del w:id="17912" w:author="PR Preview" w:date="2026-01-01T00:00:00Z">
        <w:r>
          <w:delText xml:space="preserve"> </w:delText>
        </w:r>
      </w:del>
      <m:oMath>
        <m:sSubSup>
          <m:e>
            <m:limLow>
              <m:e>
                <m:r>
                  <m:t>q</m:t>
                </m:r>
              </m:e>
              <m:lim>
                <m:r>
                  <m:rPr>
                    <m:sty m:val="p"/>
                  </m:rPr>
                  <m:t>∼</m:t>
                </m:r>
              </m:lim>
            </m:limLow>
          </m:e>
          <m:sub>
            <m:r>
              <m:t>i</m:t>
            </m:r>
          </m:sub>
          <m:sup>
            <m:r>
              <m:rPr>
                <m:sty m:val="p"/>
              </m:rPr>
              <m:t>′</m:t>
            </m:r>
          </m:sup>
        </m:sSubSup>
        <m:r>
          <m:rPr>
            <m:sty m:val="p"/>
          </m:rPr>
          <m:t>=</m:t>
        </m:r>
        <m:sSub>
          <m:e>
            <m:limLow>
              <m:e>
                <m:r>
                  <m:t>u</m:t>
                </m:r>
              </m:e>
              <m:lim>
                <m:r>
                  <m:rPr>
                    <m:sty m:val="p"/>
                  </m:rPr>
                  <m:t>∼</m:t>
                </m:r>
              </m:lim>
            </m:limLow>
          </m:e>
          <m:sub>
            <m:r>
              <m:t>i</m:t>
            </m:r>
          </m:sub>
        </m:sSub>
        <m:r>
          <m:rPr>
            <m:sty m:val="p"/>
          </m:rPr>
          <m:t>≠</m:t>
        </m:r>
        <m:limLow>
          <m:e>
            <m:r>
              <m:t>0</m:t>
            </m:r>
          </m:e>
          <m:lim>
            <m:r>
              <m:rPr>
                <m:sty m:val="p"/>
              </m:rPr>
              <m:t>∼</m:t>
            </m:r>
          </m:lim>
        </m:limLow>
      </m:oMath>
      <w:del w:id="17913" w:author="PR Preview" w:date="2026-01-01T00:00:00Z">
        <w:r>
          <w:delText xml:space="preserve">, because</w:delText>
        </w:r>
      </w:del>
      <w:del w:id="17914" w:author="PR Preview" w:date="2026-01-01T00:00:00Z">
        <w:r>
          <w:delText xml:space="preserve"> </w:delText>
        </w:r>
      </w:del>
      <m:oMath>
        <m:r>
          <m:t>​</m:t>
        </m:r>
        <m:d>
          <m:dPr>
            <m:begChr m:val="∥"/>
            <m:sepChr m:val=""/>
            <m:endChr m:val="∥"/>
            <m:grow/>
          </m:dPr>
          <m:e>
            <m:sSub>
              <m:e>
                <m:limLow>
                  <m:e>
                    <m:r>
                      <m:t>u</m:t>
                    </m:r>
                  </m:e>
                  <m:lim>
                    <m:r>
                      <m:rPr>
                        <m:sty m:val="p"/>
                      </m:rPr>
                      <m:t>∼</m:t>
                    </m:r>
                  </m:lim>
                </m:limLow>
              </m:e>
              <m:sub>
                <m:r>
                  <m:t>i</m:t>
                </m:r>
              </m:sub>
            </m:sSub>
          </m:e>
        </m:d>
        <m:r>
          <m:t>​</m:t>
        </m:r>
        <m:r>
          <m:rPr>
            <m:sty m:val="p"/>
          </m:rPr>
          <m:t>=</m:t>
        </m:r>
        <m:r>
          <m:t>1</m:t>
        </m:r>
      </m:oMath>
      <w:del w:id="17915" w:author="PR Preview" w:date="2026-01-01T00:00:00Z">
        <w:r>
          <w:delText xml:space="preserve">,</w:delText>
        </w:r>
      </w:del>
      <w:del w:id="17916" w:author="PR Preview" w:date="2026-01-01T00:00:00Z">
        <w:r>
          <w:delText xml:space="preserve"> </w:delText>
        </w:r>
      </w:del>
      <w:del w:id="17917" w:author="PR Preview" w:date="2026-01-01T00:00:00Z">
        <w:r>
          <w:delText xml:space="preserve">so the process does not stop;</w:delText>
        </w:r>
      </w:del>
      <w:del w:id="17918" w:author="PR Preview" w:date="2026-01-01T00:00:00Z">
        <w:r>
          <w:delText xml:space="preserve"> </w:delText>
        </w:r>
      </w:del>
      <w:del w:id="17919" w:author="PR Preview" w:date="2026-01-01T00:00:00Z">
        <w:r>
          <w:delText xml:space="preserve">and</w:delText>
        </w:r>
      </w:del>
    </w:p>
    <w:p>
      <w:pPr>
        <w:pStyle w:val="BodyText"/>
      </w:pPr>
      <m:oMathPara>
        <m:oMathParaPr>
          <m:jc m:val="center"/>
        </m:oMathParaPr>
        <m:oMath>
          <m:eqArr>
            <m:e>
              <m:sSub>
                <m:e>
                  <m:limLow>
                    <m:e>
                      <m:r>
                        <m:t>q</m:t>
                      </m:r>
                    </m:e>
                    <m:lim>
                      <m:r>
                        <m:rPr>
                          <m:sty m:val="p"/>
                        </m:rPr>
                        <m:t>∼</m:t>
                      </m:r>
                    </m:lim>
                  </m:limLow>
                </m:e>
                <m:sub>
                  <m:r>
                    <m:t>i</m:t>
                  </m:r>
                </m:sub>
              </m:sSub>
              <m:r>
                <m:t>&amp;</m:t>
              </m:r>
              <m:r>
                <m:rPr>
                  <m:sty m:val="p"/>
                </m:rPr>
                <m:t>=</m:t>
              </m:r>
              <m:sSub>
                <m:e>
                  <m:limLow>
                    <m:e>
                      <m:r>
                        <m:t>u</m:t>
                      </m:r>
                    </m:e>
                    <m:lim>
                      <m:r>
                        <m:rPr>
                          <m:sty m:val="p"/>
                        </m:rPr>
                        <m:t>∼</m:t>
                      </m:r>
                    </m:lim>
                  </m:limLow>
                </m:e>
                <m:sub>
                  <m:r>
                    <m:t>i</m:t>
                  </m:r>
                </m:sub>
              </m:sSub>
              <m:r>
                <m:rPr>
                  <m:sty m:val="p"/>
                </m:rPr>
                <m:t>/</m:t>
              </m:r>
              <m:r>
                <m:t>​</m:t>
              </m:r>
              <m:d>
                <m:dPr>
                  <m:begChr m:val="∥"/>
                  <m:sepChr m:val=""/>
                  <m:endChr m:val="∥"/>
                  <m:grow/>
                </m:dPr>
                <m:e>
                  <m:sSub>
                    <m:e>
                      <m:limLow>
                        <m:e>
                          <m:r>
                            <m:t>u</m:t>
                          </m:r>
                        </m:e>
                        <m:lim>
                          <m:r>
                            <m:rPr>
                              <m:sty m:val="p"/>
                            </m:rPr>
                            <m:t>∼</m:t>
                          </m:r>
                        </m:lim>
                      </m:limLow>
                    </m:e>
                    <m:sub>
                      <m:r>
                        <m:t>i</m:t>
                      </m:r>
                    </m:sub>
                  </m:sSub>
                </m:e>
              </m:d>
              <m:r>
                <m:t>​</m:t>
              </m:r>
            </m:e>
            <m:e>
              <m:r>
                <m:t>&amp;</m:t>
              </m:r>
              <m:r>
                <m:rPr>
                  <m:sty m:val="p"/>
                </m:rPr>
                <m:t>=</m:t>
              </m:r>
              <m:sSub>
                <m:e>
                  <m:limLow>
                    <m:e>
                      <m:r>
                        <m:t>u</m:t>
                      </m:r>
                    </m:e>
                    <m:lim>
                      <m:r>
                        <m:rPr>
                          <m:sty m:val="p"/>
                        </m:rPr>
                        <m:t>∼</m:t>
                      </m:r>
                    </m:lim>
                  </m:limLow>
                </m:e>
                <m:sub>
                  <m:r>
                    <m:t>i</m:t>
                  </m:r>
                </m:sub>
              </m:sSub>
              <m:r>
                <m:rPr>
                  <m:sty m:val="p"/>
                </m:rPr>
                <m:t>.</m:t>
              </m:r>
            </m:e>
          </m:eqArr>
        </m:oMath>
      </m:oMathPara>
    </w:p>
    <w:p>
      <w:pPr>
        <w:pStyle w:val="BodyText"/>
      </w:pPr>
      <w:ins w:id="17920" w:author="PR Preview" w:date="2026-01-01T00:00:00Z">
        <w:r>
          <w:rPr>
            <w:i/>
            <w:iCs/>
          </w:rPr>
          <w:t xml:space="preserve">Proof</w:t>
        </w:r>
      </w:ins>
      <w:ins w:id="17921" w:author="PR Preview" w:date="2026-01-01T00:00:00Z">
        <w:r>
          <w:t xml:space="preserve">. </w:t>
        </w:r>
      </w:ins>
      <w:ins w:id="17922" w:author="PR Preview" w:date="2026-01-01T00:00:00Z">
        <w:r>
          <w:t xml:space="preserve">Let</w:t>
        </w:r>
      </w:ins>
      <w:ins w:id="17923" w:author="PR Preview" w:date="2026-01-01T00:00:00Z">
        <w:r>
          <w:t xml:space="preserve"> </w:t>
        </w:r>
      </w:ins>
      <w:ins w:id="17924" w:author="PR Preview" w:date="2026-01-01T00:00:00Z">
        <w:r>
          <w:t xml:space="preserve">$\mathord{\smash[b]{\underset{\raise.3ex\hbox{$\scriptstyle\sim$}}{u}}\vphantom{u}}_1, \ldots, \mathord{\smash[b]{\underset{\raise.3ex\hbox{$\scriptstyle\sim$}}{u}}\vphantom{u}}_r \in \mathcal{S}$</w:t>
        </w:r>
      </w:ins>
      <w:ins w:id="17925" w:author="PR Preview" w:date="2026-01-01T00:00:00Z">
        <w:r>
          <w:t xml:space="preserve"> </w:t>
        </w:r>
      </w:ins>
      <w:ins w:id="17926" w:author="PR Preview" w:date="2026-01-01T00:00:00Z">
        <w:r>
          <w:t xml:space="preserve">be orthonormal.</w:t>
        </w:r>
      </w:ins>
      <w:ins w:id="17927" w:author="PR Preview" w:date="2026-01-01T00:00:00Z">
        <w:r>
          <w:t xml:space="preserve"> </w:t>
        </w:r>
      </w:ins>
      <w:ins w:id="17928" w:author="PR Preview" w:date="2026-01-01T00:00:00Z">
        <w:r>
          <w:t xml:space="preserve">They are linearly independent (</w:t>
        </w:r>
      </w:ins>
      <w:hyperlink w:anchor="thm-orthonormal-independent">
        <w:ins w:id="17929" w:author="PR Preview" w:date="2026-01-01T00:00:00Z">
          <w:r>
            <w:rPr>
              <w:rStyle w:val="Hyperlink"/>
            </w:rPr>
            <w:t xml:space="preserve">Theorem 63</w:t>
          </w:r>
        </w:ins>
      </w:hyperlink>
      <w:ins w:id="17930" w:author="PR Preview" w:date="2026-01-01T00:00:00Z">
        <w:r>
          <w:t xml:space="preserve">),</w:t>
        </w:r>
      </w:ins>
      <w:ins w:id="17931" w:author="PR Preview" w:date="2026-01-01T00:00:00Z">
        <w:r>
          <w:t xml:space="preserve"> </w:t>
        </w:r>
      </w:ins>
      <w:ins w:id="17932" w:author="PR Preview" w:date="2026-01-01T00:00:00Z">
        <w:r>
          <w:t xml:space="preserve">so they extend to a basis</w:t>
        </w:r>
      </w:ins>
      <w:ins w:id="17933" w:author="PR Preview" w:date="2026-01-01T00:00:00Z">
        <w:r>
          <w:t xml:space="preserve"> </w:t>
        </w:r>
      </w:ins>
      <w:ins w:id="17934" w:author="PR Preview" w:date="2026-01-01T00:00:00Z">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ins>
      <w:ins w:id="17935" w:author="PR Preview" w:date="2026-01-01T00:00:00Z">
        <w:r>
          <w:t xml:space="preserve"> </w:t>
        </w:r>
      </w:ins>
      <w:ins w:id="17936" w:author="PR Preview" w:date="2026-01-01T00:00:00Z">
        <w:r>
          <w:t xml:space="preserve">of</w:t>
        </w:r>
      </w:ins>
      <w:ins w:id="17937" w:author="PR Preview" w:date="2026-01-01T00:00:00Z">
        <w:r>
          <w:t xml:space="preserve"> </w:t>
        </w:r>
      </w:ins>
      <m:oMath>
        <m:r>
          <m:rPr>
            <m:scr m:val="script"/>
            <m:sty m:val="p"/>
          </m:rPr>
          <m:t>S</m:t>
        </m:r>
      </m:oMath>
      <w:ins w:id="17938" w:author="PR Preview" w:date="2026-01-01T00:00:00Z">
        <w:r>
          <w:t xml:space="preserve"> </w:t>
        </w:r>
      </w:ins>
      <w:ins w:id="17939" w:author="PR Preview" w:date="2026-01-01T00:00:00Z">
        <w:r>
          <w:t xml:space="preserve">(</w:t>
        </w:r>
      </w:ins>
      <w:hyperlink w:anchor="thm-extend-basis">
        <w:ins w:id="17940" w:author="PR Preview" w:date="2026-01-01T00:00:00Z">
          <w:r>
            <w:rPr>
              <w:rStyle w:val="Hyperlink"/>
            </w:rPr>
            <w:t xml:space="preserve">Theorem 29</w:t>
          </w:r>
        </w:ins>
      </w:hyperlink>
      <w:ins w:id="17941" w:author="PR Preview" w:date="2026-01-01T00:00:00Z">
        <w:r>
          <w:t xml:space="preserve">).</w:t>
        </w:r>
      </w:ins>
      <w:ins w:id="17942" w:author="PR Preview" w:date="2026-01-01T00:00:00Z">
        <w:r>
          <w:t xml:space="preserve"> </w:t>
        </w:r>
      </w:ins>
      <w:ins w:id="17943" w:author="PR Preview" w:date="2026-01-01T00:00:00Z">
        <w:r>
          <w:t xml:space="preserve">Run the Gram-Schmidt process on this basis.</w:t>
        </w:r>
      </w:ins>
      <w:ins w:id="17944" w:author="PR Preview" w:date="2026-01-01T00:00:00Z">
        <w:r>
          <w:t xml:space="preserve"> </w:t>
        </w:r>
      </w:ins>
      <w:ins w:id="17945" w:author="PR Preview" w:date="2026-01-01T00:00:00Z">
        <w:r>
          <w:t xml:space="preserve">It is linearly independent, so the process completes,</w:t>
        </w:r>
      </w:ins>
      <w:ins w:id="17946" w:author="PR Preview" w:date="2026-01-01T00:00:00Z">
        <w:r>
          <w:t xml:space="preserve"> </w:t>
        </w:r>
      </w:ins>
      <w:ins w:id="17947" w:author="PR Preview" w:date="2026-01-01T00:00:00Z">
        <w:r>
          <w:t xml:space="preserve">and the output is an orthonormal basis of its span, which is</w:t>
        </w:r>
      </w:ins>
      <w:ins w:id="17948" w:author="PR Preview" w:date="2026-01-01T00:00:00Z">
        <w:r>
          <w:t xml:space="preserve"> </w:t>
        </w:r>
      </w:ins>
      <m:oMath>
        <m:r>
          <m:rPr>
            <m:scr m:val="script"/>
            <m:sty m:val="p"/>
          </m:rPr>
          <m:t>S</m:t>
        </m:r>
      </m:oMath>
      <w:ins w:id="17949" w:author="PR Preview" w:date="2026-01-01T00:00:00Z">
        <w:r>
          <w:t xml:space="preserve"> </w:t>
        </w:r>
      </w:ins>
      <w:ins w:id="17950" w:author="PR Preview" w:date="2026-01-01T00:00:00Z">
        <w:r>
          <w:t xml:space="preserve">(</w:t>
        </w:r>
      </w:ins>
      <w:hyperlink w:anchor="thm-gram-schmidt">
        <w:ins w:id="17951" w:author="PR Preview" w:date="2026-01-01T00:00:00Z">
          <w:r>
            <w:rPr>
              <w:rStyle w:val="Hyperlink"/>
            </w:rPr>
            <w:t xml:space="preserve">Theorem 65</w:t>
          </w:r>
        </w:ins>
      </w:hyperlink>
      <w:ins w:id="17952" w:author="PR Preview" w:date="2026-01-01T00:00:00Z">
        <w:r>
          <w:t xml:space="preserve">, part 3).</w:t>
        </w:r>
      </w:ins>
    </w:p>
    <w:p>
      <w:pPr>
        <w:pStyle w:val="BodyText"/>
      </w:pPr>
      <w:ins w:id="17953" w:author="PR Preview" w:date="2026-01-01T00:00:00Z">
        <w:r>
          <w:t xml:space="preserve">The first</w:t>
        </w:r>
      </w:ins>
      <w:ins w:id="17954" w:author="PR Preview" w:date="2026-01-01T00:00:00Z">
        <w:r>
          <w:t xml:space="preserve"> </w:t>
        </w:r>
      </w:ins>
      <m:oMath>
        <m:r>
          <m:t>r</m:t>
        </m:r>
      </m:oMath>
      <w:ins w:id="17955" w:author="PR Preview" w:date="2026-01-01T00:00:00Z">
        <w:r>
          <w:t xml:space="preserve"> </w:t>
        </w:r>
      </w:ins>
      <w:ins w:id="17956" w:author="PR Preview" w:date="2026-01-01T00:00:00Z">
        <w:r>
          <w:t xml:space="preserve">outputs are</w:t>
        </w:r>
      </w:ins>
      <w:ins w:id="17957" w:author="PR Preview" w:date="2026-01-01T00:00:00Z">
        <w:r>
          <w:t xml:space="preserve"> </w:t>
        </w:r>
      </w:ins>
      <w:ins w:id="17958" w:author="PR Preview" w:date="2026-01-01T00:00:00Z">
        <w:r>
          <w:t xml:space="preserve">$\mathord{\smash[b]{\underset{\raise.3ex\hbox{$\scriptstyle\sim$}}{u}}\vphantom{u}}_1, \ldots, \mathord{\smash[b]{\underset{\raise.3ex\hbox{$\scriptstyle\sim$}}{u}}\vphantom{u}}_r$</w:t>
        </w:r>
      </w:ins>
      <w:ins w:id="17959" w:author="PR Preview" w:date="2026-01-01T00:00:00Z">
        <w:r>
          <w:t xml:space="preserve"> </w:t>
        </w:r>
      </w:ins>
      <w:ins w:id="17960" w:author="PR Preview" w:date="2026-01-01T00:00:00Z">
        <w:r>
          <w:t xml:space="preserve">themselves,</w:t>
        </w:r>
      </w:ins>
      <w:ins w:id="17961" w:author="PR Preview" w:date="2026-01-01T00:00:00Z">
        <w:r>
          <w:t xml:space="preserve"> </w:t>
        </w:r>
      </w:ins>
      <w:ins w:id="17962" w:author="PR Preview" w:date="2026-01-01T00:00:00Z">
        <w:r>
          <w:t xml:space="preserve">by</w:t>
        </w:r>
      </w:ins>
      <w:ins w:id="17963" w:author="PR Preview" w:date="2026-01-01T00:00:00Z">
        <w:r>
          <w:t xml:space="preserve"> </w:t>
        </w:r>
      </w:ins>
      <w:hyperlink r:id="rId142">
        <w:ins w:id="17964" w:author="PR Preview" w:date="2026-01-01T00:00:00Z">
          <w:r>
            <w:rPr>
              <w:rStyle w:val="Hyperlink"/>
            </w:rPr>
            <w:t xml:space="preserve">induction</w:t>
          </w:r>
        </w:ins>
      </w:hyperlink>
      <w:ins w:id="17965" w:author="PR Preview" w:date="2026-01-01T00:00:00Z">
        <w:r>
          <w:t xml:space="preserve"> </w:t>
        </w:r>
      </w:ins>
      <w:ins w:id="17966" w:author="PR Preview" w:date="2026-01-01T00:00:00Z">
        <w:r>
          <w:t xml:space="preserve">on</w:t>
        </w:r>
      </w:ins>
      <w:ins w:id="17967" w:author="PR Preview" w:date="2026-01-01T00:00:00Z">
        <w:r>
          <w:t xml:space="preserve"> </w:t>
        </w:r>
      </w:ins>
      <m:oMath>
        <m:r>
          <m:t>i</m:t>
        </m:r>
        <m:r>
          <m:rPr>
            <m:sty m:val="p"/>
          </m:rPr>
          <m:t>≤</m:t>
        </m:r>
        <m:r>
          <m:t>r</m:t>
        </m:r>
      </m:oMath>
      <w:ins w:id="17968" w:author="PR Preview" w:date="2026-01-01T00:00:00Z">
        <w:r>
          <w:t xml:space="preserve">.</w:t>
        </w:r>
      </w:ins>
      <w:ins w:id="17969" w:author="PR Preview" w:date="2026-01-01T00:00:00Z">
        <w:r>
          <w:t xml:space="preserve"> </w:t>
        </w:r>
      </w:ins>
      <w:ins w:id="17970" w:author="PR Preview" w:date="2026-01-01T00:00:00Z">
        <w:r>
          <w:t xml:space="preserve">Suppose the outputs before step</w:t>
        </w:r>
      </w:ins>
      <w:ins w:id="17971" w:author="PR Preview" w:date="2026-01-01T00:00:00Z">
        <w:r>
          <w:t xml:space="preserve"> </w:t>
        </w:r>
      </w:ins>
      <m:oMath>
        <m:r>
          <m:t>i</m:t>
        </m:r>
      </m:oMath>
      <w:ins w:id="17972" w:author="PR Preview" w:date="2026-01-01T00:00:00Z">
        <w:r>
          <w:t xml:space="preserve"> </w:t>
        </w:r>
      </w:ins>
      <w:ins w:id="17973" w:author="PR Preview" w:date="2026-01-01T00:00:00Z">
        <w:r>
          <w:t xml:space="preserve">are</w:t>
        </w:r>
      </w:ins>
      <w:ins w:id="17974" w:author="PR Preview" w:date="2026-01-01T00:00:00Z">
        <w:r>
          <w:t xml:space="preserve"> </w:t>
        </w:r>
      </w:ins>
      <w:ins w:id="17975" w:author="PR Preview" w:date="2026-01-01T00:00:00Z">
        <w:r>
          <w:t xml:space="preserve">$\mathord{\smash[b]{\underset{\raise.3ex\hbox{$\scriptstyle\sim$}}{u}}\vphantom{u}}_1, \ldots, \mathord{\smash[b]{\underset{\raise.3ex\hbox{$\scriptstyle\sim$}}{u}}\vphantom{u}}_{i-1}$</w:t>
        </w:r>
      </w:ins>
      <w:ins w:id="17976" w:author="PR Preview" w:date="2026-01-01T00:00:00Z">
        <w:r>
          <w:t xml:space="preserve"> </w:t>
        </w:r>
      </w:ins>
      <w:ins w:id="17977" w:author="PR Preview" w:date="2026-01-01T00:00:00Z">
        <w:r>
          <w:t xml:space="preserve">(for</w:t>
        </w:r>
      </w:ins>
      <w:ins w:id="17978" w:author="PR Preview" w:date="2026-01-01T00:00:00Z">
        <w:r>
          <w:t xml:space="preserve"> </w:t>
        </w:r>
      </w:ins>
      <m:oMath>
        <m:r>
          <m:t>i</m:t>
        </m:r>
        <m:r>
          <m:rPr>
            <m:sty m:val="p"/>
          </m:rPr>
          <m:t>=</m:t>
        </m:r>
        <m:r>
          <m:t>1</m:t>
        </m:r>
      </m:oMath>
      <w:ins w:id="17979" w:author="PR Preview" w:date="2026-01-01T00:00:00Z">
        <w:r>
          <w:t xml:space="preserve"> </w:t>
        </w:r>
      </w:ins>
      <w:ins w:id="17980" w:author="PR Preview" w:date="2026-01-01T00:00:00Z">
        <w:r>
          <w:t xml:space="preserve">there are none, and the sum below is empty). Then</w:t>
        </w:r>
      </w:ins>
    </w:p>
    <w:p>
      <w:pPr>
        <w:pStyle w:val="BodyText"/>
      </w:pPr>
      <w:ins w:id="17981" w:author="PR Preview" w:date="2026-01-01T00:00:00Z">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ins>
    </w:p>
    <w:p>
      <w:pPr>
        <w:pStyle w:val="FirstParagraph"/>
      </w:pPr>
      <w:ins w:id="17982" w:author="PR Preview" w:date="2026-01-01T00:00:00Z">
        <w:r>
          <w:t xml:space="preserve">because each</w:t>
        </w:r>
      </w:ins>
      <w:ins w:id="17983" w:author="PR Preview" w:date="2026-01-01T00:00:00Z">
        <w:r>
          <w:t xml:space="preserve"> </w:t>
        </w:r>
      </w:ins>
      <w:ins w:id="17984" w:author="PR Preview" w:date="2026-01-01T00:00:00Z">
        <w:r>
          <w:t xml:space="preserve">$\mathord{\smash[b]{\underset{\raise.3ex\hbox{$\scriptstyle\sim$}}{u}}\vphantom{u}}_j \cdot \mathord{\smash[b]{\underset{\raise.3ex\hbox{$\scriptstyle\sim$}}{u}}\vphantom{u}}_i = 0$</w:t>
        </w:r>
      </w:ins>
      <w:ins w:id="17985" w:author="PR Preview" w:date="2026-01-01T00:00:00Z">
        <w:r>
          <w:t xml:space="preserve">;</w:t>
        </w:r>
      </w:ins>
      <w:ins w:id="17986" w:author="PR Preview" w:date="2026-01-01T00:00:00Z">
        <w:r>
          <w:t xml:space="preserve"> </w:t>
        </w:r>
      </w:ins>
      <w:ins w:id="17987" w:author="PR Preview" w:date="2026-01-01T00:00:00Z">
        <w:r>
          <w:t xml:space="preserve">$\mathord{\smash[b]{\underset{\raise.3ex\hbox{$\scriptstyle\sim$}}{q}}\vphantom{q}}'_i = \mathord{\smash[b]{\underset{\raise.3ex\hbox{$\scriptstyle\sim$}}{u}}\vphantom{u}}_i \ne \mathord{\smash[b]{\underset{\raise.3ex\hbox{$\scriptstyle\sim$}}{0}}\vphantom{0}}$</w:t>
        </w:r>
      </w:ins>
      <w:ins w:id="17988" w:author="PR Preview" w:date="2026-01-01T00:00:00Z">
        <w:r>
          <w:t xml:space="preserve">, because</w:t>
        </w:r>
      </w:ins>
      <w:ins w:id="17989" w:author="PR Preview" w:date="2026-01-01T00:00:00Z">
        <w:r>
          <w:t xml:space="preserve"> </w:t>
        </w:r>
      </w:ins>
      <w:ins w:id="17990" w:author="PR Preview" w:date="2026-01-01T00:00:00Z">
        <w:r>
          <w:t xml:space="preserve">$\mathopen{}\left\lVert\mathord{\smash[b]{\underset{\raise.3ex\hbox{$\scriptstyle\sim$}}{u}}\vphantom{u}}_i\right\rVert\mathclose{} = 1$</w:t>
        </w:r>
      </w:ins>
      <w:ins w:id="17991" w:author="PR Preview" w:date="2026-01-01T00:00:00Z">
        <w:r>
          <w:t xml:space="preserve">,</w:t>
        </w:r>
      </w:ins>
      <w:ins w:id="17992" w:author="PR Preview" w:date="2026-01-01T00:00:00Z">
        <w:r>
          <w:t xml:space="preserve"> </w:t>
        </w:r>
      </w:ins>
      <w:ins w:id="17993" w:author="PR Preview" w:date="2026-01-01T00:00:00Z">
        <w:r>
          <w:t xml:space="preserve">so the process does not stop;</w:t>
        </w:r>
      </w:ins>
      <w:ins w:id="17994" w:author="PR Preview" w:date="2026-01-01T00:00:00Z">
        <w:r>
          <w:t xml:space="preserve"> </w:t>
        </w:r>
      </w:ins>
      <w:ins w:id="17995" w:author="PR Preview" w:date="2026-01-01T00:00:00Z">
        <w:r>
          <w:t xml:space="preserve">and</w:t>
        </w:r>
      </w:ins>
    </w:p>
    <w:p>
      <w:pPr>
        <w:pStyle w:val="BodyText"/>
      </w:pPr>
      <w:ins w:id="17996" w:author="PR Preview" w:date="2026-01-01T00:00:00Z">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ins>
    </w:p>
    <w:p>
      <w:pPr>
        <w:pStyle w:val="FirstParagraph"/>
      </w:pPr>
      <w:r>
        <w:t xml:space="preserve">So the orthonormal basis contains the starting list.</w:t>
      </w:r>
    </w:p>
    <w:bookmarkStart w:id="404" w:name="exm-orthonormal-basis-exists"/>
    <w:p>
      <w:pPr>
        <w:pStyle w:val="BodyText"/>
      </w:pPr>
      <w:del w:id="17997" w:author="PR Preview" w:date="2026-01-01T00:00:00Z">
        <w:r>
          <w:rPr>
            <w:b/>
            <w:bCs/>
          </w:rPr>
          <w:delText xml:space="preserve">Example 120 (Extending one unit vector to an orthonormal basis of</w:delText>
        </w:r>
      </w:del>
      <w:del w:id="17998" w:author="PR Preview" w:date="2026-01-01T00:00:00Z">
        <w:r>
          <w:rPr>
            <w:b/>
            <w:bCs/>
          </w:rPr>
          <w:delText xml:space="preserve"> </w:delText>
        </w:r>
      </w:del>
      <m:oMath>
        <m:sSup>
          <m:e>
            <m:r>
              <m:rPr>
                <m:scr m:val="double-struck"/>
                <m:sty m:val="p"/>
              </m:rPr>
              <m:t>R</m:t>
            </m:r>
          </m:e>
          <m:sup>
            <m:r>
              <m:t>3</m:t>
            </m:r>
          </m:sup>
        </m:sSup>
      </m:oMath>
      <w:del w:id="17999" w:author="PR Preview" w:date="2026-01-01T00:00:00Z">
        <w:r>
          <w:rPr>
            <w:b/>
            <w:bCs/>
          </w:rPr>
          <w:delText xml:space="preserve">)</w:delText>
        </w:r>
      </w:del>
      <w:del w:id="18000" w:author="PR Preview" w:date="2026-01-01T00:00:00Z">
        <w:r>
          <w:delText xml:space="preserve"> </w:delText>
        </w:r>
      </w:del>
      <w:del w:id="18001" w:author="PR Preview" w:date="2026-01-01T00:00:00Z">
        <w:r>
          <w:delText xml:space="preserve">Start from the unit vector</w:delText>
        </w:r>
      </w:del>
      <w:del w:id="18002" w:author="PR Preview" w:date="2026-01-01T00:00:00Z">
        <w:r>
          <w:delText xml:space="preserve"> </w:delText>
        </w:r>
      </w:del>
      <m:oMath>
        <m:sSub>
          <m:e>
            <m:limLow>
              <m:e>
                <m:r>
                  <m:t>u</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del w:id="18003" w:author="PR Preview" w:date="2026-01-01T00:00:00Z">
        <w:r>
          <w:delText xml:space="preserve">.</w:delText>
        </w:r>
      </w:del>
      <w:del w:id="18004" w:author="PR Preview" w:date="2026-01-01T00:00:00Z">
        <w:r>
          <w:delText xml:space="preserve"> </w:delText>
        </w:r>
      </w:del>
      <w:del w:id="18005" w:author="PR Preview" w:date="2026-01-01T00:00:00Z">
        <w:r>
          <w:delText xml:space="preserve">Extend it to a basis of</w:delText>
        </w:r>
      </w:del>
      <w:del w:id="18006" w:author="PR Preview" w:date="2026-01-01T00:00:00Z">
        <w:r>
          <w:delText xml:space="preserve"> </w:delText>
        </w:r>
      </w:del>
      <m:oMath>
        <m:sSup>
          <m:e>
            <m:r>
              <m:rPr>
                <m:scr m:val="double-struck"/>
                <m:sty m:val="p"/>
              </m:rPr>
              <m:t>R</m:t>
            </m:r>
          </m:e>
          <m:sup>
            <m:r>
              <m:t>3</m:t>
            </m:r>
          </m:sup>
        </m:sSup>
      </m:oMath>
      <w:del w:id="18007" w:author="PR Preview" w:date="2026-01-01T00:00:00Z">
        <w:r>
          <w:delText xml:space="preserve"> </w:delText>
        </w:r>
      </w:del>
      <w:del w:id="18008" w:author="PR Preview" w:date="2026-01-01T00:00:00Z">
        <w:r>
          <w:delText xml:space="preserve">as in</w:delText>
        </w:r>
      </w:del>
      <w:del w:id="18009" w:author="PR Preview" w:date="2026-01-01T00:00:00Z">
        <w:r>
          <w:delText xml:space="preserve"> </w:delText>
        </w:r>
      </w:del>
      <w:hyperlink w:anchor="exm-extend-basis">
        <w:del w:id="18010" w:author="PR Preview" w:date="2026-01-01T00:00:00Z">
          <w:r>
            <w:rPr>
              <w:rStyle w:val="Hyperlink"/>
            </w:rPr>
            <w:delText xml:space="preserve">Example 52</w:delText>
          </w:r>
        </w:del>
      </w:hyperlink>
      <w:del w:id="18011" w:author="PR Preview" w:date="2026-01-01T00:00:00Z">
        <w:r>
          <w:delText xml:space="preserve">,</w:delText>
        </w:r>
      </w:del>
      <w:del w:id="18012" w:author="PR Preview" w:date="2026-01-01T00:00:00Z">
        <w:r>
          <w:delText xml:space="preserve"> </w:delText>
        </w:r>
      </w:del>
      <w:del w:id="18013" w:author="PR Preview" w:date="2026-01-01T00:00:00Z">
        <w:r>
          <w:delText xml:space="preserve">starting from the empty list:</w:delText>
        </w:r>
      </w:del>
      <w:del w:id="18014" w:author="PR Preview" w:date="2026-01-01T00:00:00Z">
        <w:r>
          <w:delText xml:space="preserve"> </w:delText>
        </w:r>
      </w:del>
      <m:oMath>
        <m:sSub>
          <m:e>
            <m:limLow>
              <m:e>
                <m:r>
                  <m:t>u</m:t>
                </m:r>
              </m:e>
              <m:lim>
                <m:r>
                  <m:rPr>
                    <m:sty m:val="p"/>
                  </m:rPr>
                  <m:t>∼</m:t>
                </m:r>
              </m:lim>
            </m:limLow>
          </m:e>
          <m:sub>
            <m:r>
              <m:t>1</m:t>
            </m:r>
          </m:sub>
        </m:sSub>
      </m:oMath>
      <w:del w:id="18015" w:author="PR Preview" w:date="2026-01-01T00:00:00Z">
        <w:r>
          <w:delText xml:space="preserve"> </w:delText>
        </w:r>
      </w:del>
      <w:del w:id="18016" w:author="PR Preview" w:date="2026-01-01T00:00:00Z">
        <w:r>
          <w:delText xml:space="preserve">is not in the span of the empty list,</w:delText>
        </w:r>
      </w:del>
      <w:del w:id="18017" w:author="PR Preview" w:date="2026-01-01T00:00:00Z">
        <w:r>
          <w:delText xml:space="preserve"> </w:delText>
        </w:r>
      </w:del>
      <m:oMath>
        <m:r>
          <m:t>​</m:t>
        </m:r>
        <m:d>
          <m:dPr>
            <m:begChr m:val="{"/>
            <m:sepChr m:val=""/>
            <m:endChr m:val="}"/>
            <m:grow/>
          </m:dPr>
          <m:e>
            <m:limLow>
              <m:e>
                <m:r>
                  <m:t>0</m:t>
                </m:r>
              </m:e>
              <m:lim>
                <m:r>
                  <m:rPr>
                    <m:sty m:val="p"/>
                  </m:rPr>
                  <m:t>∼</m:t>
                </m:r>
              </m:lim>
            </m:limLow>
          </m:e>
        </m:d>
        <m:r>
          <m:t>​</m:t>
        </m:r>
      </m:oMath>
      <w:del w:id="18018" w:author="PR Preview" w:date="2026-01-01T00:00:00Z">
        <w:r>
          <w:delText xml:space="preserve">, because</w:delText>
        </w:r>
      </w:del>
      <w:del w:id="18019" w:author="PR Preview" w:date="2026-01-01T00:00:00Z">
        <w:r>
          <w:delText xml:space="preserve"> </w:delText>
        </w:r>
      </w:del>
      <m:oMath>
        <m:r>
          <m:t>​</m:t>
        </m:r>
        <m:d>
          <m:dPr>
            <m:begChr m:val="∥"/>
            <m:sepChr m:val=""/>
            <m:endChr m:val="∥"/>
            <m:grow/>
          </m:dPr>
          <m:e>
            <m:sSub>
              <m:e>
                <m:limLow>
                  <m:e>
                    <m:r>
                      <m:t>u</m:t>
                    </m:r>
                  </m:e>
                  <m:lim>
                    <m:r>
                      <m:rPr>
                        <m:sty m:val="p"/>
                      </m:rPr>
                      <m:t>∼</m:t>
                    </m:r>
                  </m:lim>
                </m:limLow>
              </m:e>
              <m:sub>
                <m:r>
                  <m:t>1</m:t>
                </m:r>
              </m:sub>
            </m:sSub>
          </m:e>
        </m:d>
        <m:r>
          <m:t>​</m:t>
        </m:r>
        <m:r>
          <m:rPr>
            <m:sty m:val="p"/>
          </m:rPr>
          <m:t>=</m:t>
        </m:r>
        <m:r>
          <m:t>1</m:t>
        </m:r>
      </m:oMath>
      <w:del w:id="18020" w:author="PR Preview" w:date="2026-01-01T00:00:00Z">
        <w:r>
          <w:delText xml:space="preserve">;</w:delText>
        </w:r>
      </w:del>
      <w:del w:id="18021" w:author="PR Preview" w:date="2026-01-01T00:00:00Z">
        <w:r>
          <w:delText xml:space="preserve"> </w:delText>
        </w:r>
      </w:del>
      <m:oMath>
        <m:r>
          <m:rPr>
            <m:sty m:val="p"/>
          </m:rPr>
          <m:t>(</m:t>
        </m:r>
        <m:r>
          <m:t>1</m:t>
        </m:r>
        <m:r>
          <m:rPr>
            <m:sty m:val="p"/>
          </m:rPr>
          <m:t>,</m:t>
        </m:r>
        <m:r>
          <m:t>0</m:t>
        </m:r>
        <m:r>
          <m:rPr>
            <m:sty m:val="p"/>
          </m:rPr>
          <m:t>,</m:t>
        </m:r>
        <m:r>
          <m:t>0</m:t>
        </m:r>
        <m:r>
          <m:rPr>
            <m:sty m:val="p"/>
          </m:rPr>
          <m:t>)</m:t>
        </m:r>
      </m:oMath>
      <w:del w:id="18022" w:author="PR Preview" w:date="2026-01-01T00:00:00Z">
        <w:r>
          <w:delText xml:space="preserve"> </w:delText>
        </w:r>
      </w:del>
      <w:del w:id="18023" w:author="PR Preview" w:date="2026-01-01T00:00:00Z">
        <w:r>
          <w:delText xml:space="preserve">is not in</w:delText>
        </w:r>
      </w:del>
      <w:del w:id="18024" w:author="PR Preview" w:date="2026-01-01T00:00:00Z">
        <w:r>
          <w:delText xml:space="preserve"> </w:delText>
        </w:r>
      </w:del>
      <m:oMath>
        <m:r>
          <m:rPr>
            <m:sty m:val="p"/>
          </m:rPr>
          <m:t>span</m:t>
        </m:r>
        <m:r>
          <m:t>​</m:t>
        </m:r>
        <m:d>
          <m:dPr>
            <m:begChr m:val="{"/>
            <m:sepChr m:val=""/>
            <m:endChr m:val="}"/>
            <m:grow/>
          </m:dPr>
          <m:e>
            <m:sSub>
              <m:e>
                <m:limLow>
                  <m:e>
                    <m:r>
                      <m:t>u</m:t>
                    </m:r>
                  </m:e>
                  <m:lim>
                    <m:r>
                      <m:rPr>
                        <m:sty m:val="p"/>
                      </m:rPr>
                      <m:t>∼</m:t>
                    </m:r>
                  </m:lim>
                </m:limLow>
              </m:e>
              <m:sub>
                <m:r>
                  <m:t>1</m:t>
                </m:r>
              </m:sub>
            </m:sSub>
          </m:e>
        </m:d>
        <m:r>
          <m:t>​</m:t>
        </m:r>
      </m:oMath>
      <w:del w:id="18025" w:author="PR Preview" w:date="2026-01-01T00:00:00Z">
        <w:r>
          <w:delText xml:space="preserve">,</w:delText>
        </w:r>
      </w:del>
      <w:del w:id="18026" w:author="PR Preview" w:date="2026-01-01T00:00:00Z">
        <w:r>
          <w:delText xml:space="preserve"> </w:delText>
        </w:r>
      </w:del>
      <w:del w:id="18027" w:author="PR Preview" w:date="2026-01-01T00:00:00Z">
        <w:r>
          <w:delText xml:space="preserve">because every multiple of</w:delText>
        </w:r>
      </w:del>
      <w:del w:id="18028" w:author="PR Preview" w:date="2026-01-01T00:00:00Z">
        <w:r>
          <w:delText xml:space="preserve"> </w:delText>
        </w:r>
      </w:del>
      <m:oMath>
        <m:sSub>
          <m:e>
            <m:limLow>
              <m:e>
                <m:r>
                  <m:t>u</m:t>
                </m:r>
              </m:e>
              <m:lim>
                <m:r>
                  <m:rPr>
                    <m:sty m:val="p"/>
                  </m:rPr>
                  <m:t>∼</m:t>
                </m:r>
              </m:lim>
            </m:limLow>
          </m:e>
          <m:sub>
            <m:r>
              <m:t>1</m:t>
            </m:r>
          </m:sub>
        </m:sSub>
      </m:oMath>
      <w:del w:id="18029" w:author="PR Preview" w:date="2026-01-01T00:00:00Z">
        <w:r>
          <w:delText xml:space="preserve"> </w:delText>
        </w:r>
      </w:del>
      <w:del w:id="18030" w:author="PR Preview" w:date="2026-01-01T00:00:00Z">
        <w:r>
          <w:delText xml:space="preserve">has equal first and second entries,</w:delText>
        </w:r>
      </w:del>
      <w:del w:id="18031" w:author="PR Preview" w:date="2026-01-01T00:00:00Z">
        <w:r>
          <w:delText xml:space="preserve"> </w:delText>
        </w:r>
      </w:del>
      <w:del w:id="18032" w:author="PR Preview" w:date="2026-01-01T00:00:00Z">
        <w:r>
          <w:delText xml:space="preserve">and</w:delText>
        </w:r>
      </w:del>
      <w:del w:id="18033" w:author="PR Preview" w:date="2026-01-01T00:00:00Z">
        <w:r>
          <w:delText xml:space="preserve"> </w:delText>
        </w:r>
      </w:del>
      <m:oMath>
        <m:r>
          <m:rPr>
            <m:sty m:val="p"/>
          </m:rPr>
          <m:t>(</m:t>
        </m:r>
        <m:r>
          <m:t>0</m:t>
        </m:r>
        <m:r>
          <m:rPr>
            <m:sty m:val="p"/>
          </m:rPr>
          <m:t>,</m:t>
        </m:r>
        <m:r>
          <m:t>0</m:t>
        </m:r>
        <m:r>
          <m:rPr>
            <m:sty m:val="p"/>
          </m:rPr>
          <m:t>,</m:t>
        </m:r>
        <m:r>
          <m:t>1</m:t>
        </m:r>
        <m:r>
          <m:rPr>
            <m:sty m:val="p"/>
          </m:rPr>
          <m:t>)</m:t>
        </m:r>
      </m:oMath>
      <w:del w:id="18034" w:author="PR Preview" w:date="2026-01-01T00:00:00Z">
        <w:r>
          <w:delText xml:space="preserve"> </w:delText>
        </w:r>
      </w:del>
      <w:del w:id="18035" w:author="PR Preview" w:date="2026-01-01T00:00:00Z">
        <w:r>
          <w:delText xml:space="preserve">is not in</w:delText>
        </w:r>
      </w:del>
      <w:del w:id="18036" w:author="PR Preview" w:date="2026-01-01T00:00:00Z">
        <w:r>
          <w:delText xml:space="preserve"> </w:delText>
        </w:r>
      </w:del>
      <m:oMath>
        <m:r>
          <m:rPr>
            <m:sty m:val="p"/>
          </m:rPr>
          <m:t>span</m:t>
        </m:r>
        <m:r>
          <m:t>​</m:t>
        </m:r>
        <m:d>
          <m:dPr>
            <m:begChr m:val="{"/>
            <m:sepChr m:val=""/>
            <m:endChr m:val="}"/>
            <m:grow/>
          </m:dPr>
          <m:e>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e>
        </m:d>
        <m:r>
          <m:t>​</m:t>
        </m:r>
      </m:oMath>
      <w:del w:id="18037" w:author="PR Preview" w:date="2026-01-01T00:00:00Z">
        <w:r>
          <w:delText xml:space="preserve">,</w:delText>
        </w:r>
      </w:del>
      <w:del w:id="18038" w:author="PR Preview" w:date="2026-01-01T00:00:00Z">
        <w:r>
          <w:delText xml:space="preserve"> </w:delText>
        </w:r>
      </w:del>
      <w:del w:id="18039" w:author="PR Preview" w:date="2026-01-01T00:00:00Z">
        <w:r>
          <w:delText xml:space="preserve">because every combination of those two vectors has third entry</w:delText>
        </w:r>
      </w:del>
      <w:del w:id="18040" w:author="PR Preview" w:date="2026-01-01T00:00:00Z">
        <w:r>
          <w:delText xml:space="preserve"> </w:delText>
        </w:r>
      </w:del>
      <m:oMath>
        <m:r>
          <m:t>0</m:t>
        </m:r>
      </m:oMath>
      <w:del w:id="18041" w:author="PR Preview" w:date="2026-01-01T00:00:00Z">
        <w:r>
          <w:delText xml:space="preserve">.</w:delText>
        </w:r>
      </w:del>
      <w:del w:id="18042" w:author="PR Preview" w:date="2026-01-01T00:00:00Z">
        <w:r>
          <w:delText xml:space="preserve"> </w:delText>
        </w:r>
      </w:del>
      <w:del w:id="18043" w:author="PR Preview" w:date="2026-01-01T00:00:00Z">
        <w:r>
          <w:delText xml:space="preserve">So</w:delText>
        </w:r>
      </w:del>
      <w:del w:id="18044" w:author="PR Preview" w:date="2026-01-01T00:00:00Z">
        <w:r>
          <w:delText xml:space="preserve"> </w:delText>
        </w:r>
      </w:del>
      <m:oMath>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del w:id="18045" w:author="PR Preview" w:date="2026-01-01T00:00:00Z">
        <w:r>
          <w:delText xml:space="preserve"> </w:delText>
        </w:r>
      </w:del>
      <w:del w:id="18046" w:author="PR Preview" w:date="2026-01-01T00:00:00Z">
        <w:r>
          <w:delText xml:space="preserve">are linearly independent (</w:delText>
        </w:r>
      </w:del>
      <w:hyperlink w:anchor="thm-add-outside-span">
        <w:del w:id="18047" w:author="PR Preview" w:date="2026-01-01T00:00:00Z">
          <w:r>
            <w:rPr>
              <w:rStyle w:val="Hyperlink"/>
            </w:rPr>
            <w:delText xml:space="preserve">Theorem 28</w:delText>
          </w:r>
        </w:del>
      </w:hyperlink>
      <w:del w:id="18048" w:author="PR Preview" w:date="2026-01-01T00:00:00Z">
        <w:r>
          <w:delText xml:space="preserve">),</w:delText>
        </w:r>
      </w:del>
      <w:del w:id="18049" w:author="PR Preview" w:date="2026-01-01T00:00:00Z">
        <w:r>
          <w:delText xml:space="preserve"> </w:delText>
        </w:r>
      </w:del>
      <w:del w:id="18050" w:author="PR Preview" w:date="2026-01-01T00:00:00Z">
        <w:r>
          <w:delText xml:space="preserve">and three linearly independent vectors in</w:delText>
        </w:r>
      </w:del>
      <w:del w:id="18051" w:author="PR Preview" w:date="2026-01-01T00:00:00Z">
        <w:r>
          <w:delText xml:space="preserve"> </w:delText>
        </w:r>
      </w:del>
      <m:oMath>
        <m:sSup>
          <m:e>
            <m:r>
              <m:rPr>
                <m:scr m:val="double-struck"/>
                <m:sty m:val="p"/>
              </m:rPr>
              <m:t>R</m:t>
            </m:r>
          </m:e>
          <m:sup>
            <m:r>
              <m:t>3</m:t>
            </m:r>
          </m:sup>
        </m:sSup>
      </m:oMath>
      <w:del w:id="18052" w:author="PR Preview" w:date="2026-01-01T00:00:00Z">
        <w:r>
          <w:delText xml:space="preserve"> </w:delText>
        </w:r>
      </w:del>
      <w:del w:id="18053" w:author="PR Preview" w:date="2026-01-01T00:00:00Z">
        <w:r>
          <w:delText xml:space="preserve">are a basis of it</w:delText>
        </w:r>
      </w:del>
      <w:del w:id="18054" w:author="PR Preview" w:date="2026-01-01T00:00:00Z">
        <w:r>
          <w:delText xml:space="preserve"> </w:delText>
        </w:r>
      </w:del>
      <w:del w:id="18055" w:author="PR Preview" w:date="2026-01-01T00:00:00Z">
        <w:r>
          <w:delText xml:space="preserve">(they are a basis of their span, which has dimension</w:delText>
        </w:r>
      </w:del>
      <w:del w:id="18056" w:author="PR Preview" w:date="2026-01-01T00:00:00Z">
        <w:r>
          <w:delText xml:space="preserve"> </w:delText>
        </w:r>
      </w:del>
      <m:oMath>
        <m:r>
          <m:t>3</m:t>
        </m:r>
      </m:oMath>
      <w:del w:id="18057" w:author="PR Preview" w:date="2026-01-01T00:00:00Z">
        <w:r>
          <w:delText xml:space="preserve"> </w:delText>
        </w:r>
      </w:del>
      <w:del w:id="18058" w:author="PR Preview" w:date="2026-01-01T00:00:00Z">
        <w:r>
          <w:delText xml:space="preserve">(</w:delText>
        </w:r>
      </w:del>
      <w:hyperlink w:anchor="def-dimension">
        <w:del w:id="18059" w:author="PR Preview" w:date="2026-01-01T00:00:00Z">
          <w:r>
            <w:rPr>
              <w:rStyle w:val="Hyperlink"/>
            </w:rPr>
            <w:delText xml:space="preserve">Definition 51</w:delText>
          </w:r>
        </w:del>
      </w:hyperlink>
      <w:del w:id="18060" w:author="PR Preview" w:date="2026-01-01T00:00:00Z">
        <w:r>
          <w:delText xml:space="preserve">)</w:delText>
        </w:r>
      </w:del>
      <w:del w:id="18061" w:author="PR Preview" w:date="2026-01-01T00:00:00Z">
        <w:r>
          <w:delText xml:space="preserve"> </w:delText>
        </w:r>
      </w:del>
      <w:del w:id="18062" w:author="PR Preview" w:date="2026-01-01T00:00:00Z">
        <w:r>
          <w:delText xml:space="preserve">and so is</w:delText>
        </w:r>
      </w:del>
      <w:del w:id="18063" w:author="PR Preview" w:date="2026-01-01T00:00:00Z">
        <w:r>
          <w:delText xml:space="preserve"> </w:delText>
        </w:r>
      </w:del>
      <m:oMath>
        <m:sSup>
          <m:e>
            <m:r>
              <m:rPr>
                <m:scr m:val="double-struck"/>
                <m:sty m:val="p"/>
              </m:rPr>
              <m:t>R</m:t>
            </m:r>
          </m:e>
          <m:sup>
            <m:r>
              <m:t>3</m:t>
            </m:r>
          </m:sup>
        </m:sSup>
      </m:oMath>
      <w:del w:id="18064" w:author="PR Preview" w:date="2026-01-01T00:00:00Z">
        <w:r>
          <w:delText xml:space="preserve"> </w:delText>
        </w:r>
      </w:del>
      <w:del w:id="18065" w:author="PR Preview" w:date="2026-01-01T00:00:00Z">
        <w:r>
          <w:delText xml:space="preserve">(</w:delText>
        </w:r>
      </w:del>
      <w:hyperlink w:anchor="thm-subspace-equal-dim">
        <w:del w:id="18066" w:author="PR Preview" w:date="2026-01-01T00:00:00Z">
          <w:r>
            <w:rPr>
              <w:rStyle w:val="Hyperlink"/>
            </w:rPr>
            <w:delText xml:space="preserve">Theorem 31</w:delText>
          </w:r>
        </w:del>
      </w:hyperlink>
      <w:del w:id="18067" w:author="PR Preview" w:date="2026-01-01T00:00:00Z">
        <w:r>
          <w:delText xml:space="preserve">,</w:delText>
        </w:r>
      </w:del>
      <w:del w:id="18068" w:author="PR Preview" w:date="2026-01-01T00:00:00Z">
        <w:r>
          <w:delText xml:space="preserve"> </w:delText>
        </w:r>
      </w:del>
      <w:hyperlink w:anchor="exm-dimension">
        <w:del w:id="18069" w:author="PR Preview" w:date="2026-01-01T00:00:00Z">
          <w:r>
            <w:rPr>
              <w:rStyle w:val="Hyperlink"/>
            </w:rPr>
            <w:delText xml:space="preserve">Example 50</w:delText>
          </w:r>
        </w:del>
      </w:hyperlink>
      <w:del w:id="18070" w:author="PR Preview" w:date="2026-01-01T00:00:00Z">
        <w:r>
          <w:delText xml:space="preserve">)).</w:delText>
        </w:r>
      </w:del>
      <w:del w:id="18071" w:author="PR Preview" w:date="2026-01-01T00:00:00Z">
        <w:r>
          <w:delText xml:space="preserve"> </w:delText>
        </w:r>
      </w:del>
      <w:del w:id="18072" w:author="PR Preview" w:date="2026-01-01T00:00:00Z">
        <w:r>
          <w:delText xml:space="preserve">Gram-Schmidt on</w:delText>
        </w:r>
      </w:del>
      <w:del w:id="18073" w:author="PR Preview" w:date="2026-01-01T00:00:00Z">
        <w:r>
          <w:delText xml:space="preserve"> </w:delText>
        </w:r>
      </w:del>
      <m:oMath>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del w:id="18074" w:author="PR Preview" w:date="2026-01-01T00:00:00Z">
        <w:r>
          <w:delText xml:space="preserve">:</w:delText>
        </w:r>
      </w:del>
    </w:p>
    <w:p>
      <w:pPr>
        <w:numPr>
          <w:ilvl w:val="0"/>
          <w:numId w:val="1070"/>
        </w:numPr>
      </w:pPr>
      <m:oMath>
        <m:sSub>
          <m:e>
            <m:limLow>
              <m:e>
                <m:r>
                  <m:t>q</m:t>
                </m:r>
              </m:e>
              <m:lim>
                <m:r>
                  <m:rPr>
                    <m:sty m:val="p"/>
                  </m:rPr>
                  <m:t>∼</m:t>
                </m:r>
              </m:lim>
            </m:limLow>
          </m:e>
          <m:sub>
            <m:r>
              <m:t>1</m:t>
            </m:r>
          </m:sub>
        </m:sSub>
        <m:r>
          <m:rPr>
            <m:sty m:val="p"/>
          </m:rPr>
          <m:t>=</m:t>
        </m:r>
        <m:sSub>
          <m:e>
            <m:limLow>
              <m:e>
                <m:r>
                  <m:t>u</m:t>
                </m:r>
              </m:e>
              <m:lim>
                <m:r>
                  <m:rPr>
                    <m:sty m:val="p"/>
                  </m:rPr>
                  <m:t>∼</m:t>
                </m:r>
              </m:lim>
            </m:limLow>
          </m:e>
          <m:sub>
            <m:r>
              <m:t>1</m:t>
            </m:r>
          </m:sub>
        </m:sSub>
      </m:oMath>
      <w:del w:id="18075" w:author="PR Preview" w:date="2026-01-01T00:00:00Z">
        <w:r>
          <w:delText xml:space="preserve">.</w:delText>
        </w:r>
      </w:del>
    </w:p>
    <w:p>
      <w:pPr>
        <w:numPr>
          <w:ilvl w:val="0"/>
          <w:numId w:val="1070"/>
        </w:numPr>
      </w:pPr>
      <m:oMath>
        <m:sSub>
          <m:e>
            <m:limLow>
              <m:e>
                <m:r>
                  <m:t>q</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del w:id="18076" w:author="PR Preview" w:date="2026-01-01T00:00:00Z">
        <w:r>
          <w:delText xml:space="preserve">, so</w:delText>
        </w:r>
      </w:del>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del w:id="18077" w:author="PR Preview" w:date="2026-01-01T00:00:00Z">
        <w:r>
          <w:delText xml:space="preserve">with norm</w:delText>
        </w:r>
      </w:del>
      <w:del w:id="18078" w:author="PR Preview" w:date="2026-01-01T00:00:00Z">
        <w:r>
          <w:delText xml:space="preserve"> </w:delText>
        </w:r>
      </w:del>
      <m:oMath>
        <m:f>
          <m:fPr>
            <m:type m:val="lin"/>
          </m:fPr>
          <m:num>
            <m:r>
              <m:t>1</m:t>
            </m:r>
          </m:num>
          <m:den>
            <m:rad>
              <m:radPr>
                <m:degHide m:val="on"/>
              </m:radPr>
              <m:deg/>
              <m:e>
                <m:r>
                  <m:t>2</m:t>
                </m:r>
              </m:e>
            </m:rad>
          </m:den>
        </m:f>
      </m:oMath>
      <w:del w:id="18079" w:author="PR Preview" w:date="2026-01-01T00:00:00Z">
        <w:r>
          <w:delText xml:space="preserve">, and</w:delText>
        </w:r>
      </w:del>
      <w:del w:id="18080" w:author="PR Preview" w:date="2026-01-01T00:00:00Z">
        <w:r>
          <w:delText xml:space="preserve"> </w:delText>
        </w:r>
      </w:del>
      <m:oMath>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del w:id="18081" w:author="PR Preview" w:date="2026-01-01T00:00:00Z">
        <w:r>
          <w:delText xml:space="preserve">.</w:delText>
        </w:r>
      </w:del>
    </w:p>
    <w:p>
      <w:pPr>
        <w:numPr>
          <w:ilvl w:val="0"/>
          <w:numId w:val="1070"/>
        </w:numPr>
      </w:pPr>
      <m:oMath>
        <m:r>
          <m:rPr>
            <m:sty m:val="p"/>
          </m:rPr>
          <m:t>(</m:t>
        </m:r>
        <m:r>
          <m:t>0</m:t>
        </m:r>
        <m:r>
          <m:rPr>
            <m:sty m:val="p"/>
          </m:rPr>
          <m:t>,</m:t>
        </m:r>
        <m:r>
          <m:t>0</m:t>
        </m:r>
        <m:r>
          <m:rPr>
            <m:sty m:val="p"/>
          </m:rPr>
          <m:t>,</m:t>
        </m:r>
        <m:r>
          <m:t>1</m:t>
        </m:r>
        <m:r>
          <m:rPr>
            <m:sty m:val="p"/>
          </m:rPr>
          <m:t>)</m:t>
        </m:r>
      </m:oMath>
      <w:del w:id="18082" w:author="PR Preview" w:date="2026-01-01T00:00:00Z">
        <w:r>
          <w:delText xml:space="preserve"> </w:delText>
        </w:r>
      </w:del>
      <w:del w:id="18083" w:author="PR Preview" w:date="2026-01-01T00:00:00Z">
        <w:r>
          <w:delText xml:space="preserve">is orthogonal to</w:delText>
        </w:r>
      </w:del>
      <w:del w:id="18084" w:author="PR Preview" w:date="2026-01-01T00:00:00Z">
        <w:r>
          <w:delText xml:space="preserve"> </w:delText>
        </w:r>
      </w:del>
      <m:oMath>
        <m:sSub>
          <m:e>
            <m:limLow>
              <m:e>
                <m:r>
                  <m:t>q</m:t>
                </m:r>
              </m:e>
              <m:lim>
                <m:r>
                  <m:rPr>
                    <m:sty m:val="p"/>
                  </m:rPr>
                  <m:t>∼</m:t>
                </m:r>
              </m:lim>
            </m:limLow>
          </m:e>
          <m:sub>
            <m:r>
              <m:t>1</m:t>
            </m:r>
          </m:sub>
        </m:sSub>
      </m:oMath>
      <w:del w:id="18085" w:author="PR Preview" w:date="2026-01-01T00:00:00Z">
        <w:r>
          <w:delText xml:space="preserve"> </w:delText>
        </w:r>
      </w:del>
      <w:del w:id="18086" w:author="PR Preview" w:date="2026-01-01T00:00:00Z">
        <w:r>
          <w:delText xml:space="preserve">and</w:delText>
        </w:r>
      </w:del>
      <w:del w:id="18087" w:author="PR Preview" w:date="2026-01-01T00:00:00Z">
        <w:r>
          <w:delText xml:space="preserve"> </w:delText>
        </w:r>
      </w:del>
      <m:oMath>
        <m:sSub>
          <m:e>
            <m:limLow>
              <m:e>
                <m:r>
                  <m:t>q</m:t>
                </m:r>
              </m:e>
              <m:lim>
                <m:r>
                  <m:rPr>
                    <m:sty m:val="p"/>
                  </m:rPr>
                  <m:t>∼</m:t>
                </m:r>
              </m:lim>
            </m:limLow>
          </m:e>
          <m:sub>
            <m:r>
              <m:t>2</m:t>
            </m:r>
          </m:sub>
        </m:sSub>
      </m:oMath>
      <w:del w:id="18088" w:author="PR Preview" w:date="2026-01-01T00:00:00Z">
        <w:r>
          <w:delText xml:space="preserve">, so</w:delText>
        </w:r>
      </w:del>
      <w:del w:id="18089" w:author="PR Preview" w:date="2026-01-01T00:00:00Z">
        <w:r>
          <w:delText xml:space="preserve"> </w:delText>
        </w:r>
      </w:del>
      <m:oMath>
        <m:sSubSup>
          <m:e>
            <m:limLow>
              <m:e>
                <m:r>
                  <m:t>q</m:t>
                </m:r>
              </m:e>
              <m:lim>
                <m:r>
                  <m:rPr>
                    <m:sty m:val="p"/>
                  </m:rPr>
                  <m:t>∼</m:t>
                </m:r>
              </m:lim>
            </m:limLow>
          </m:e>
          <m:sub>
            <m:r>
              <m:t>3</m:t>
            </m:r>
          </m:sub>
          <m:sup>
            <m:r>
              <m:rPr>
                <m:sty m:val="p"/>
              </m:rPr>
              <m:t>′</m:t>
            </m:r>
          </m:sup>
        </m:sSubSup>
        <m:r>
          <m:rPr>
            <m:sty m:val="p"/>
          </m:rPr>
          <m:t>=</m:t>
        </m:r>
        <m:r>
          <m:rPr>
            <m:sty m:val="p"/>
          </m:rPr>
          <m:t>(</m:t>
        </m:r>
        <m:r>
          <m:t>0</m:t>
        </m:r>
        <m:r>
          <m:rPr>
            <m:sty m:val="p"/>
          </m:rPr>
          <m:t>,</m:t>
        </m:r>
        <m:r>
          <m:t>0</m:t>
        </m:r>
        <m:r>
          <m:rPr>
            <m:sty m:val="p"/>
          </m:rPr>
          <m:t>,</m:t>
        </m:r>
        <m:r>
          <m:t>1</m:t>
        </m:r>
        <m:r>
          <m:rPr>
            <m:sty m:val="p"/>
          </m:rPr>
          <m:t>)</m:t>
        </m:r>
      </m:oMath>
      <w:del w:id="18090" w:author="PR Preview" w:date="2026-01-01T00:00:00Z">
        <w:r>
          <w:delText xml:space="preserve">, which already has norm</w:delText>
        </w:r>
      </w:del>
      <w:del w:id="18091" w:author="PR Preview" w:date="2026-01-01T00:00:00Z">
        <w:r>
          <w:delText xml:space="preserve"> </w:delText>
        </w:r>
      </w:del>
      <m:oMath>
        <m:r>
          <m:t>1</m:t>
        </m:r>
      </m:oMath>
      <w:del w:id="18092" w:author="PR Preview" w:date="2026-01-01T00:00:00Z">
        <w:r>
          <w:delText xml:space="preserve">, and</w:delText>
        </w:r>
      </w:del>
      <w:del w:id="18093" w:author="PR Preview" w:date="2026-01-01T00:00:00Z">
        <w:r>
          <w:delText xml:space="preserve"> </w:delText>
        </w:r>
      </w:del>
      <m:oMath>
        <m:sSub>
          <m:e>
            <m:limLow>
              <m:e>
                <m:r>
                  <m:t>q</m:t>
                </m:r>
              </m:e>
              <m:lim>
                <m:r>
                  <m:rPr>
                    <m:sty m:val="p"/>
                  </m:rPr>
                  <m:t>∼</m:t>
                </m:r>
              </m:lim>
            </m:limLow>
          </m:e>
          <m:sub>
            <m:r>
              <m:t>3</m:t>
            </m:r>
          </m:sub>
        </m:sSub>
        <m:r>
          <m:rPr>
            <m:sty m:val="p"/>
          </m:rPr>
          <m:t>=</m:t>
        </m:r>
        <m:r>
          <m:rPr>
            <m:sty m:val="p"/>
          </m:rPr>
          <m:t>(</m:t>
        </m:r>
        <m:r>
          <m:t>0</m:t>
        </m:r>
        <m:r>
          <m:rPr>
            <m:sty m:val="p"/>
          </m:rPr>
          <m:t>,</m:t>
        </m:r>
        <m:r>
          <m:t>0</m:t>
        </m:r>
        <m:r>
          <m:rPr>
            <m:sty m:val="p"/>
          </m:rPr>
          <m:t>,</m:t>
        </m:r>
        <m:r>
          <m:t>1</m:t>
        </m:r>
        <m:r>
          <m:rPr>
            <m:sty m:val="p"/>
          </m:rPr>
          <m:t>)</m:t>
        </m:r>
      </m:oMath>
      <w:del w:id="18094" w:author="PR Preview" w:date="2026-01-01T00:00:00Z">
        <w:r>
          <w:delText xml:space="preserve">.</w:delText>
        </w:r>
      </w:del>
    </w:p>
    <w:p>
      <w:pPr>
        <w:pStyle w:val="BodyText"/>
      </w:pPr>
      <w:ins w:id="18095" w:author="PR Preview" w:date="2026-01-01T00:00:00Z">
        <w:r>
          <w:rPr>
            <w:b/>
            <w:bCs/>
          </w:rPr>
          <w:t xml:space="preserve">Example 120 (Extending one unit vector to an orthonormal basis of</w:t>
        </w:r>
      </w:ins>
      <w:ins w:id="18096" w:author="PR Preview" w:date="2026-01-01T00:00:00Z">
        <w:r>
          <w:rPr>
            <w:b/>
            <w:bCs/>
          </w:rPr>
          <w:t xml:space="preserve"> </w:t>
        </w:r>
      </w:ins>
      <m:oMath>
        <m:sSup>
          <m:e>
            <m:r>
              <m:rPr>
                <m:scr m:val="double-struck"/>
                <m:sty m:val="p"/>
              </m:rPr>
              <m:t>R</m:t>
            </m:r>
          </m:e>
          <m:sup>
            <m:r>
              <m:t>3</m:t>
            </m:r>
          </m:sup>
        </m:sSup>
      </m:oMath>
      <w:ins w:id="18097" w:author="PR Preview" w:date="2026-01-01T00:00:00Z">
        <w:r>
          <w:rPr>
            <w:b/>
            <w:bCs/>
          </w:rPr>
          <w:t xml:space="preserve">)</w:t>
        </w:r>
      </w:ins>
      <w:ins w:id="18098" w:author="PR Preview" w:date="2026-01-01T00:00:00Z">
        <w:r>
          <w:t xml:space="preserve"> </w:t>
        </w:r>
      </w:ins>
      <w:ins w:id="18099" w:author="PR Preview" w:date="2026-01-01T00:00:00Z">
        <w:r>
          <w:t xml:space="preserve">Start from the unit vector</w:t>
        </w:r>
      </w:ins>
      <w:ins w:id="18100" w:author="PR Preview" w:date="2026-01-01T00:00:00Z">
        <w:r>
          <w:t xml:space="preserve"> </w:t>
        </w:r>
      </w:ins>
      <w:ins w:id="18101" w:author="PR Preview" w:date="2026-01-01T00:00:00Z">
        <w:r>
          <w:t xml:space="preserve">$\mathord{\smash[b]{\underset{\raise.3ex\hbox{$\scriptstyle\sim$}}{u}}\vphantom{u}}_1 = \tfrac{1}{\sqrt{2}}\,(1, 1, 0)$</w:t>
        </w:r>
      </w:ins>
      <w:ins w:id="18102" w:author="PR Preview" w:date="2026-01-01T00:00:00Z">
        <w:r>
          <w:t xml:space="preserve">.</w:t>
        </w:r>
      </w:ins>
      <w:ins w:id="18103" w:author="PR Preview" w:date="2026-01-01T00:00:00Z">
        <w:r>
          <w:t xml:space="preserve"> </w:t>
        </w:r>
      </w:ins>
      <w:ins w:id="18104" w:author="PR Preview" w:date="2026-01-01T00:00:00Z">
        <w:r>
          <w:t xml:space="preserve">Extend it to a basis of</w:t>
        </w:r>
      </w:ins>
      <w:ins w:id="18105" w:author="PR Preview" w:date="2026-01-01T00:00:00Z">
        <w:r>
          <w:t xml:space="preserve"> </w:t>
        </w:r>
      </w:ins>
      <m:oMath>
        <m:sSup>
          <m:e>
            <m:r>
              <m:rPr>
                <m:scr m:val="double-struck"/>
                <m:sty m:val="p"/>
              </m:rPr>
              <m:t>R</m:t>
            </m:r>
          </m:e>
          <m:sup>
            <m:r>
              <m:t>3</m:t>
            </m:r>
          </m:sup>
        </m:sSup>
      </m:oMath>
      <w:ins w:id="18106" w:author="PR Preview" w:date="2026-01-01T00:00:00Z">
        <w:r>
          <w:t xml:space="preserve"> </w:t>
        </w:r>
      </w:ins>
      <w:ins w:id="18107" w:author="PR Preview" w:date="2026-01-01T00:00:00Z">
        <w:r>
          <w:t xml:space="preserve">as in</w:t>
        </w:r>
      </w:ins>
      <w:ins w:id="18108" w:author="PR Preview" w:date="2026-01-01T00:00:00Z">
        <w:r>
          <w:t xml:space="preserve"> </w:t>
        </w:r>
      </w:ins>
      <w:hyperlink w:anchor="exm-extend-basis">
        <w:ins w:id="18109" w:author="PR Preview" w:date="2026-01-01T00:00:00Z">
          <w:r>
            <w:rPr>
              <w:rStyle w:val="Hyperlink"/>
            </w:rPr>
            <w:t xml:space="preserve">Example 52</w:t>
          </w:r>
        </w:ins>
      </w:hyperlink>
      <w:ins w:id="18110" w:author="PR Preview" w:date="2026-01-01T00:00:00Z">
        <w:r>
          <w:t xml:space="preserve">,</w:t>
        </w:r>
      </w:ins>
      <w:ins w:id="18111" w:author="PR Preview" w:date="2026-01-01T00:00:00Z">
        <w:r>
          <w:t xml:space="preserve"> </w:t>
        </w:r>
      </w:ins>
      <w:ins w:id="18112" w:author="PR Preview" w:date="2026-01-01T00:00:00Z">
        <w:r>
          <w:t xml:space="preserve">starting from the empty list:</w:t>
        </w:r>
      </w:ins>
      <w:ins w:id="18113" w:author="PR Preview" w:date="2026-01-01T00:00:00Z">
        <w:r>
          <w:t xml:space="preserve"> </w:t>
        </w:r>
      </w:ins>
      <w:ins w:id="18114" w:author="PR Preview" w:date="2026-01-01T00:00:00Z">
        <w:r>
          <w:t xml:space="preserve">$\mathord{\smash[b]{\underset{\raise.3ex\hbox{$\scriptstyle\sim$}}{u}}\vphantom{u}}_1$</w:t>
        </w:r>
      </w:ins>
      <w:ins w:id="18115" w:author="PR Preview" w:date="2026-01-01T00:00:00Z">
        <w:r>
          <w:t xml:space="preserve"> </w:t>
        </w:r>
      </w:ins>
      <w:ins w:id="18116" w:author="PR Preview" w:date="2026-01-01T00:00:00Z">
        <w:r>
          <w:t xml:space="preserve">is not in the span of the empty list,</w:t>
        </w:r>
      </w:ins>
      <w:ins w:id="18117" w:author="PR Preview" w:date="2026-01-01T00:00:00Z">
        <w:r>
          <w:t xml:space="preserve"> </w:t>
        </w:r>
      </w:ins>
      <w:ins w:id="18118" w:author="PR Preview" w:date="2026-01-01T00:00:00Z">
        <w:r>
          <w:t xml:space="preserve">$\mathopen{}\left\{\mathord{\smash[b]{\underset{\raise.3ex\hbox{$\scriptstyle\sim$}}{0}}\vphantom{0}}\right\}\mathclose{}$</w:t>
        </w:r>
      </w:ins>
      <w:ins w:id="18119" w:author="PR Preview" w:date="2026-01-01T00:00:00Z">
        <w:r>
          <w:t xml:space="preserve">, because</w:t>
        </w:r>
      </w:ins>
      <w:ins w:id="18120" w:author="PR Preview" w:date="2026-01-01T00:00:00Z">
        <w:r>
          <w:t xml:space="preserve"> </w:t>
        </w:r>
      </w:ins>
      <w:ins w:id="18121" w:author="PR Preview" w:date="2026-01-01T00:00:00Z">
        <w:r>
          <w:t xml:space="preserve">$\mathopen{}\left\lVert\mathord{\smash[b]{\underset{\raise.3ex\hbox{$\scriptstyle\sim$}}{u}}\vphantom{u}}_1\right\rVert\mathclose{} = 1$</w:t>
        </w:r>
      </w:ins>
      <w:ins w:id="18122" w:author="PR Preview" w:date="2026-01-01T00:00:00Z">
        <w:r>
          <w:t xml:space="preserve">;</w:t>
        </w:r>
      </w:ins>
      <w:ins w:id="18123" w:author="PR Preview" w:date="2026-01-01T00:00:00Z">
        <w:r>
          <w:t xml:space="preserve"> </w:t>
        </w:r>
      </w:ins>
      <m:oMath>
        <m:r>
          <m:rPr>
            <m:sty m:val="p"/>
          </m:rPr>
          <m:t>(</m:t>
        </m:r>
        <m:r>
          <m:t>1</m:t>
        </m:r>
        <m:r>
          <m:rPr>
            <m:sty m:val="p"/>
          </m:rPr>
          <m:t>,</m:t>
        </m:r>
        <m:r>
          <m:t>0</m:t>
        </m:r>
        <m:r>
          <m:rPr>
            <m:sty m:val="p"/>
          </m:rPr>
          <m:t>,</m:t>
        </m:r>
        <m:r>
          <m:t>0</m:t>
        </m:r>
        <m:r>
          <m:rPr>
            <m:sty m:val="p"/>
          </m:rPr>
          <m:t>)</m:t>
        </m:r>
      </m:oMath>
      <w:ins w:id="18124" w:author="PR Preview" w:date="2026-01-01T00:00:00Z">
        <w:r>
          <w:t xml:space="preserve"> </w:t>
        </w:r>
      </w:ins>
      <w:ins w:id="18125" w:author="PR Preview" w:date="2026-01-01T00:00:00Z">
        <w:r>
          <w:t xml:space="preserve">is not in</w:t>
        </w:r>
      </w:ins>
      <w:ins w:id="18126" w:author="PR Preview" w:date="2026-01-01T00:00:00Z">
        <w:r>
          <w:t xml:space="preserve"> </w:t>
        </w:r>
      </w:ins>
      <w:ins w:id="18127" w:author="PR Preview" w:date="2026-01-01T00:00:00Z">
        <w:r>
          <w:t xml:space="preserve">$\operatorname{span}\mathopen{}\left\{\mathord{\smash[b]{\underset{\raise.3ex\hbox{$\scriptstyle\sim$}}{u}}\vphantom{u}}_1\right\}\mathclose{}$</w:t>
        </w:r>
      </w:ins>
      <w:ins w:id="18128" w:author="PR Preview" w:date="2026-01-01T00:00:00Z">
        <w:r>
          <w:t xml:space="preserve">,</w:t>
        </w:r>
      </w:ins>
      <w:ins w:id="18129" w:author="PR Preview" w:date="2026-01-01T00:00:00Z">
        <w:r>
          <w:t xml:space="preserve"> </w:t>
        </w:r>
      </w:ins>
      <w:ins w:id="18130" w:author="PR Preview" w:date="2026-01-01T00:00:00Z">
        <w:r>
          <w:t xml:space="preserve">because every multiple of</w:t>
        </w:r>
      </w:ins>
      <w:ins w:id="18131" w:author="PR Preview" w:date="2026-01-01T00:00:00Z">
        <w:r>
          <w:t xml:space="preserve"> </w:t>
        </w:r>
      </w:ins>
      <w:ins w:id="18132" w:author="PR Preview" w:date="2026-01-01T00:00:00Z">
        <w:r>
          <w:t xml:space="preserve">$\mathord{\smash[b]{\underset{\raise.3ex\hbox{$\scriptstyle\sim$}}{u}}\vphantom{u}}_1$</w:t>
        </w:r>
      </w:ins>
      <w:ins w:id="18133" w:author="PR Preview" w:date="2026-01-01T00:00:00Z">
        <w:r>
          <w:t xml:space="preserve"> </w:t>
        </w:r>
      </w:ins>
      <w:ins w:id="18134" w:author="PR Preview" w:date="2026-01-01T00:00:00Z">
        <w:r>
          <w:t xml:space="preserve">has equal first and second entries,</w:t>
        </w:r>
      </w:ins>
      <w:ins w:id="18135" w:author="PR Preview" w:date="2026-01-01T00:00:00Z">
        <w:r>
          <w:t xml:space="preserve"> </w:t>
        </w:r>
      </w:ins>
      <w:ins w:id="18136" w:author="PR Preview" w:date="2026-01-01T00:00:00Z">
        <w:r>
          <w:t xml:space="preserve">and</w:t>
        </w:r>
      </w:ins>
      <w:ins w:id="18137" w:author="PR Preview" w:date="2026-01-01T00:00:00Z">
        <w:r>
          <w:t xml:space="preserve"> </w:t>
        </w:r>
      </w:ins>
      <m:oMath>
        <m:r>
          <m:rPr>
            <m:sty m:val="p"/>
          </m:rPr>
          <m:t>(</m:t>
        </m:r>
        <m:r>
          <m:t>0</m:t>
        </m:r>
        <m:r>
          <m:rPr>
            <m:sty m:val="p"/>
          </m:rPr>
          <m:t>,</m:t>
        </m:r>
        <m:r>
          <m:t>0</m:t>
        </m:r>
        <m:r>
          <m:rPr>
            <m:sty m:val="p"/>
          </m:rPr>
          <m:t>,</m:t>
        </m:r>
        <m:r>
          <m:t>1</m:t>
        </m:r>
        <m:r>
          <m:rPr>
            <m:sty m:val="p"/>
          </m:rPr>
          <m:t>)</m:t>
        </m:r>
      </m:oMath>
      <w:ins w:id="18138" w:author="PR Preview" w:date="2026-01-01T00:00:00Z">
        <w:r>
          <w:t xml:space="preserve"> </w:t>
        </w:r>
      </w:ins>
      <w:ins w:id="18139" w:author="PR Preview" w:date="2026-01-01T00:00:00Z">
        <w:r>
          <w:t xml:space="preserve">is not in</w:t>
        </w:r>
      </w:ins>
      <w:ins w:id="18140" w:author="PR Preview" w:date="2026-01-01T00:00:00Z">
        <w:r>
          <w:t xml:space="preserve"> </w:t>
        </w:r>
      </w:ins>
      <w:ins w:id="18141" w:author="PR Preview" w:date="2026-01-01T00:00:00Z">
        <w:r>
          <w:t xml:space="preserve">$\operatorname{span}\mathopen{}\left\{\mathord{\smash[b]{\underset{\raise.3ex\hbox{$\scriptstyle\sim$}}{u}}\vphantom{u}}_1, (1, 0, 0)\right\}\mathclose{}$</w:t>
        </w:r>
      </w:ins>
      <w:ins w:id="18142" w:author="PR Preview" w:date="2026-01-01T00:00:00Z">
        <w:r>
          <w:t xml:space="preserve">,</w:t>
        </w:r>
      </w:ins>
      <w:ins w:id="18143" w:author="PR Preview" w:date="2026-01-01T00:00:00Z">
        <w:r>
          <w:t xml:space="preserve"> </w:t>
        </w:r>
      </w:ins>
      <w:ins w:id="18144" w:author="PR Preview" w:date="2026-01-01T00:00:00Z">
        <w:r>
          <w:t xml:space="preserve">because every combination of those two vectors has third entry</w:t>
        </w:r>
      </w:ins>
      <w:ins w:id="18145" w:author="PR Preview" w:date="2026-01-01T00:00:00Z">
        <w:r>
          <w:t xml:space="preserve"> </w:t>
        </w:r>
      </w:ins>
      <m:oMath>
        <m:r>
          <m:t>0</m:t>
        </m:r>
      </m:oMath>
      <w:ins w:id="18146" w:author="PR Preview" w:date="2026-01-01T00:00:00Z">
        <w:r>
          <w:t xml:space="preserve">.</w:t>
        </w:r>
      </w:ins>
      <w:ins w:id="18147" w:author="PR Preview" w:date="2026-01-01T00:00:00Z">
        <w:r>
          <w:t xml:space="preserve"> </w:t>
        </w:r>
      </w:ins>
      <w:ins w:id="18148" w:author="PR Preview" w:date="2026-01-01T00:00:00Z">
        <w:r>
          <w:t xml:space="preserve">So</w:t>
        </w:r>
      </w:ins>
      <w:ins w:id="18149" w:author="PR Preview" w:date="2026-01-01T00:00:00Z">
        <w:r>
          <w:t xml:space="preserve"> </w:t>
        </w:r>
      </w:ins>
      <w:ins w:id="18150" w:author="PR Preview" w:date="2026-01-01T00:00:00Z">
        <w:r>
          <w:t xml:space="preserve">$\mathord{\smash[b]{\underset{\raise.3ex\hbox{$\scriptstyle\sim$}}{u}}\vphantom{u}}_1, (1, 0, 0), (0, 0, 1)$</w:t>
        </w:r>
      </w:ins>
      <w:ins w:id="18151" w:author="PR Preview" w:date="2026-01-01T00:00:00Z">
        <w:r>
          <w:t xml:space="preserve"> </w:t>
        </w:r>
      </w:ins>
      <w:ins w:id="18152" w:author="PR Preview" w:date="2026-01-01T00:00:00Z">
        <w:r>
          <w:t xml:space="preserve">are linearly independent (</w:t>
        </w:r>
      </w:ins>
      <w:hyperlink w:anchor="thm-add-outside-span">
        <w:ins w:id="18153" w:author="PR Preview" w:date="2026-01-01T00:00:00Z">
          <w:r>
            <w:rPr>
              <w:rStyle w:val="Hyperlink"/>
            </w:rPr>
            <w:t xml:space="preserve">Theorem 28</w:t>
          </w:r>
        </w:ins>
      </w:hyperlink>
      <w:ins w:id="18154" w:author="PR Preview" w:date="2026-01-01T00:00:00Z">
        <w:r>
          <w:t xml:space="preserve">),</w:t>
        </w:r>
      </w:ins>
      <w:ins w:id="18155" w:author="PR Preview" w:date="2026-01-01T00:00:00Z">
        <w:r>
          <w:t xml:space="preserve"> </w:t>
        </w:r>
      </w:ins>
      <w:ins w:id="18156" w:author="PR Preview" w:date="2026-01-01T00:00:00Z">
        <w:r>
          <w:t xml:space="preserve">and three linearly independent vectors in</w:t>
        </w:r>
      </w:ins>
      <w:ins w:id="18157" w:author="PR Preview" w:date="2026-01-01T00:00:00Z">
        <w:r>
          <w:t xml:space="preserve"> </w:t>
        </w:r>
      </w:ins>
      <m:oMath>
        <m:sSup>
          <m:e>
            <m:r>
              <m:rPr>
                <m:scr m:val="double-struck"/>
                <m:sty m:val="p"/>
              </m:rPr>
              <m:t>R</m:t>
            </m:r>
          </m:e>
          <m:sup>
            <m:r>
              <m:t>3</m:t>
            </m:r>
          </m:sup>
        </m:sSup>
      </m:oMath>
      <w:ins w:id="18158" w:author="PR Preview" w:date="2026-01-01T00:00:00Z">
        <w:r>
          <w:t xml:space="preserve"> </w:t>
        </w:r>
      </w:ins>
      <w:ins w:id="18159" w:author="PR Preview" w:date="2026-01-01T00:00:00Z">
        <w:r>
          <w:t xml:space="preserve">are a basis of it</w:t>
        </w:r>
      </w:ins>
      <w:ins w:id="18160" w:author="PR Preview" w:date="2026-01-01T00:00:00Z">
        <w:r>
          <w:t xml:space="preserve"> </w:t>
        </w:r>
      </w:ins>
      <w:ins w:id="18161" w:author="PR Preview" w:date="2026-01-01T00:00:00Z">
        <w:r>
          <w:t xml:space="preserve">(they are a basis of their span, which has dimension</w:t>
        </w:r>
      </w:ins>
      <w:ins w:id="18162" w:author="PR Preview" w:date="2026-01-01T00:00:00Z">
        <w:r>
          <w:t xml:space="preserve"> </w:t>
        </w:r>
      </w:ins>
      <m:oMath>
        <m:r>
          <m:t>3</m:t>
        </m:r>
      </m:oMath>
      <w:ins w:id="18163" w:author="PR Preview" w:date="2026-01-01T00:00:00Z">
        <w:r>
          <w:t xml:space="preserve"> </w:t>
        </w:r>
      </w:ins>
      <w:ins w:id="18164" w:author="PR Preview" w:date="2026-01-01T00:00:00Z">
        <w:r>
          <w:t xml:space="preserve">(</w:t>
        </w:r>
      </w:ins>
      <w:hyperlink w:anchor="def-dimension">
        <w:ins w:id="18165" w:author="PR Preview" w:date="2026-01-01T00:00:00Z">
          <w:r>
            <w:rPr>
              <w:rStyle w:val="Hyperlink"/>
            </w:rPr>
            <w:t xml:space="preserve">Definition 51</w:t>
          </w:r>
        </w:ins>
      </w:hyperlink>
      <w:ins w:id="18166" w:author="PR Preview" w:date="2026-01-01T00:00:00Z">
        <w:r>
          <w:t xml:space="preserve">)</w:t>
        </w:r>
      </w:ins>
      <w:ins w:id="18167" w:author="PR Preview" w:date="2026-01-01T00:00:00Z">
        <w:r>
          <w:t xml:space="preserve"> </w:t>
        </w:r>
      </w:ins>
      <w:ins w:id="18168" w:author="PR Preview" w:date="2026-01-01T00:00:00Z">
        <w:r>
          <w:t xml:space="preserve">and so is</w:t>
        </w:r>
      </w:ins>
      <w:ins w:id="18169" w:author="PR Preview" w:date="2026-01-01T00:00:00Z">
        <w:r>
          <w:t xml:space="preserve"> </w:t>
        </w:r>
      </w:ins>
      <m:oMath>
        <m:sSup>
          <m:e>
            <m:r>
              <m:rPr>
                <m:scr m:val="double-struck"/>
                <m:sty m:val="p"/>
              </m:rPr>
              <m:t>R</m:t>
            </m:r>
          </m:e>
          <m:sup>
            <m:r>
              <m:t>3</m:t>
            </m:r>
          </m:sup>
        </m:sSup>
      </m:oMath>
      <w:ins w:id="18170" w:author="PR Preview" w:date="2026-01-01T00:00:00Z">
        <w:r>
          <w:t xml:space="preserve"> </w:t>
        </w:r>
      </w:ins>
      <w:ins w:id="18171" w:author="PR Preview" w:date="2026-01-01T00:00:00Z">
        <w:r>
          <w:t xml:space="preserve">(</w:t>
        </w:r>
      </w:ins>
      <w:hyperlink w:anchor="thm-subspace-equal-dim">
        <w:ins w:id="18172" w:author="PR Preview" w:date="2026-01-01T00:00:00Z">
          <w:r>
            <w:rPr>
              <w:rStyle w:val="Hyperlink"/>
            </w:rPr>
            <w:t xml:space="preserve">Theorem 31</w:t>
          </w:r>
        </w:ins>
      </w:hyperlink>
      <w:ins w:id="18173" w:author="PR Preview" w:date="2026-01-01T00:00:00Z">
        <w:r>
          <w:t xml:space="preserve">,</w:t>
        </w:r>
      </w:ins>
      <w:ins w:id="18174" w:author="PR Preview" w:date="2026-01-01T00:00:00Z">
        <w:r>
          <w:t xml:space="preserve"> </w:t>
        </w:r>
      </w:ins>
      <w:hyperlink w:anchor="exm-dimension">
        <w:ins w:id="18175" w:author="PR Preview" w:date="2026-01-01T00:00:00Z">
          <w:r>
            <w:rPr>
              <w:rStyle w:val="Hyperlink"/>
            </w:rPr>
            <w:t xml:space="preserve">Example 50</w:t>
          </w:r>
        </w:ins>
      </w:hyperlink>
      <w:ins w:id="18176" w:author="PR Preview" w:date="2026-01-01T00:00:00Z">
        <w:r>
          <w:t xml:space="preserve">)).</w:t>
        </w:r>
      </w:ins>
      <w:ins w:id="18177" w:author="PR Preview" w:date="2026-01-01T00:00:00Z">
        <w:r>
          <w:t xml:space="preserve"> </w:t>
        </w:r>
      </w:ins>
      <w:ins w:id="18178" w:author="PR Preview" w:date="2026-01-01T00:00:00Z">
        <w:r>
          <w:t xml:space="preserve">Gram-Schmidt on</w:t>
        </w:r>
      </w:ins>
      <w:ins w:id="18179" w:author="PR Preview" w:date="2026-01-01T00:00:00Z">
        <w:r>
          <w:t xml:space="preserve"> </w:t>
        </w:r>
      </w:ins>
      <w:ins w:id="18180" w:author="PR Preview" w:date="2026-01-01T00:00:00Z">
        <w:r>
          <w:t xml:space="preserve">$\mathord{\smash[b]{\underset{\raise.3ex\hbox{$\scriptstyle\sim$}}{u}}\vphantom{u}}_1, (1, 0, 0), (0, 0, 1)$</w:t>
        </w:r>
      </w:ins>
      <w:ins w:id="18181" w:author="PR Preview" w:date="2026-01-01T00:00:00Z">
        <w:r>
          <w:t xml:space="preserve">:</w:t>
        </w:r>
      </w:ins>
    </w:p>
    <w:p>
      <w:pPr>
        <w:numPr>
          <w:ilvl w:val="0"/>
          <w:numId w:val="1070"/>
        </w:numPr>
      </w:pPr>
      <w:ins w:id="18182" w:author="PR Preview" w:date="2026-01-01T00:00:00Z">
        <w:r>
          <w:t xml:space="preserve">$\mathord{\smash[b]{\underset{\raise.3ex\hbox{$\scriptstyle\sim$}}{q}}\vphantom{q}}_1 = \mathord{\smash[b]{\underset{\raise.3ex\hbox{$\scriptstyle\sim$}}{u}}\vphantom{u}}_1$</w:t>
        </w:r>
      </w:ins>
      <w:ins w:id="18183" w:author="PR Preview" w:date="2026-01-01T00:00:00Z">
        <w:r>
          <w:t xml:space="preserve">.</w:t>
        </w:r>
      </w:ins>
    </w:p>
    <w:p>
      <w:pPr>
        <w:numPr>
          <w:ilvl w:val="0"/>
          <w:numId w:val="1070"/>
        </w:numPr>
      </w:pPr>
      <w:ins w:id="18184" w:author="PR Preview" w:date="2026-01-01T00:00:00Z">
        <w:r>
          <w:t xml:space="preserve">$\mathord{\smash[b]{\underset{\raise.3ex\hbox{$\scriptstyle\sim$}}{q}}\vphantom{q}}_1 \cdot (1, 0, 0) = \tfrac{1}{\sqrt{2}}$</w:t>
        </w:r>
      </w:ins>
      <w:ins w:id="18185" w:author="PR Preview" w:date="2026-01-01T00:00:00Z">
        <w:r>
          <w:t xml:space="preserve">, so</w:t>
        </w:r>
      </w:ins>
    </w:p>
    <w:p>
      <w:pPr>
        <w:pStyle w:val="BodyText"/>
      </w:pPr>
      <w:ins w:id="18186" w:author="PR Preview" w:date="2026-01-01T00:00:00Z">
        <w:r>
          <w:t xml:space="preserve">$$
    \begin{aligned}
    \mathord{\smash[b]{\underset{\raise.3ex\hbox{$\scriptstyle\sim$}}{q}}\vphantom{q}}'_2 &amp;= (1, 0, 0) - \tfrac{1}{2}\,(1, 1, 0) \\
    &amp;= \mathopen{}\left(\tfrac{1}{2}, -\tfrac{1}{2}, 0\right)\mathclose{},
    \end{aligned}
    $$</w:t>
        </w:r>
      </w:ins>
    </w:p>
    <w:p>
      <w:pPr>
        <w:numPr>
          <w:ilvl w:val="0"/>
          <w:numId w:val="1000"/>
        </w:numPr>
      </w:pPr>
      <w:ins w:id="18187" w:author="PR Preview" w:date="2026-01-01T00:00:00Z">
        <w:r>
          <w:t xml:space="preserve">with norm</w:t>
        </w:r>
      </w:ins>
      <w:ins w:id="18188" w:author="PR Preview" w:date="2026-01-01T00:00:00Z">
        <w:r>
          <w:t xml:space="preserve"> </w:t>
        </w:r>
      </w:ins>
      <m:oMath>
        <m:f>
          <m:fPr>
            <m:type m:val="lin"/>
          </m:fPr>
          <m:num>
            <m:r>
              <m:t>1</m:t>
            </m:r>
          </m:num>
          <m:den>
            <m:rad>
              <m:radPr>
                <m:degHide m:val="on"/>
              </m:radPr>
              <m:deg/>
              <m:e>
                <m:r>
                  <m:t>2</m:t>
                </m:r>
              </m:e>
            </m:rad>
          </m:den>
        </m:f>
      </m:oMath>
      <w:ins w:id="18189" w:author="PR Preview" w:date="2026-01-01T00:00:00Z">
        <w:r>
          <w:t xml:space="preserve">, and</w:t>
        </w:r>
      </w:ins>
      <w:ins w:id="18190" w:author="PR Preview" w:date="2026-01-01T00:00:00Z">
        <w:r>
          <w:t xml:space="preserve"> </w:t>
        </w:r>
      </w:ins>
      <w:ins w:id="18191" w:author="PR Preview" w:date="2026-01-01T00:00:00Z">
        <w:r>
          <w:t xml:space="preserve">$\mathord{\smash[b]{\underset{\raise.3ex\hbox{$\scriptstyle\sim$}}{q}}\vphantom{q}}_2 = \tfrac{1}{\sqrt{2}}\,(1, -1, 0)$</w:t>
        </w:r>
      </w:ins>
      <w:ins w:id="18192" w:author="PR Preview" w:date="2026-01-01T00:00:00Z">
        <w:r>
          <w:t xml:space="preserve">.</w:t>
        </w:r>
      </w:ins>
    </w:p>
    <w:p>
      <w:pPr>
        <w:numPr>
          <w:ilvl w:val="0"/>
          <w:numId w:val="1070"/>
        </w:numPr>
      </w:pPr>
      <m:oMath>
        <m:r>
          <m:rPr>
            <m:sty m:val="p"/>
          </m:rPr>
          <m:t>(</m:t>
        </m:r>
        <m:r>
          <m:t>0</m:t>
        </m:r>
        <m:r>
          <m:rPr>
            <m:sty m:val="p"/>
          </m:rPr>
          <m:t>,</m:t>
        </m:r>
        <m:r>
          <m:t>0</m:t>
        </m:r>
        <m:r>
          <m:rPr>
            <m:sty m:val="p"/>
          </m:rPr>
          <m:t>,</m:t>
        </m:r>
        <m:r>
          <m:t>1</m:t>
        </m:r>
        <m:r>
          <m:rPr>
            <m:sty m:val="p"/>
          </m:rPr>
          <m:t>)</m:t>
        </m:r>
      </m:oMath>
      <w:ins w:id="18193" w:author="PR Preview" w:date="2026-01-01T00:00:00Z">
        <w:r>
          <w:t xml:space="preserve"> </w:t>
        </w:r>
      </w:ins>
      <w:ins w:id="18194" w:author="PR Preview" w:date="2026-01-01T00:00:00Z">
        <w:r>
          <w:t xml:space="preserve">is orthogonal to</w:t>
        </w:r>
      </w:ins>
      <w:ins w:id="18195" w:author="PR Preview" w:date="2026-01-01T00:00:00Z">
        <w:r>
          <w:t xml:space="preserve"> </w:t>
        </w:r>
      </w:ins>
      <w:ins w:id="18196" w:author="PR Preview" w:date="2026-01-01T00:00:00Z">
        <w:r>
          <w:t xml:space="preserve">$\mathord{\smash[b]{\underset{\raise.3ex\hbox{$\scriptstyle\sim$}}{q}}\vphantom{q}}_1$</w:t>
        </w:r>
      </w:ins>
      <w:ins w:id="18197" w:author="PR Preview" w:date="2026-01-01T00:00:00Z">
        <w:r>
          <w:t xml:space="preserve"> </w:t>
        </w:r>
      </w:ins>
      <w:ins w:id="18198" w:author="PR Preview" w:date="2026-01-01T00:00:00Z">
        <w:r>
          <w:t xml:space="preserve">and</w:t>
        </w:r>
      </w:ins>
      <w:ins w:id="18199" w:author="PR Preview" w:date="2026-01-01T00:00:00Z">
        <w:r>
          <w:t xml:space="preserve"> </w:t>
        </w:r>
      </w:ins>
      <w:ins w:id="18200" w:author="PR Preview" w:date="2026-01-01T00:00:00Z">
        <w:r>
          <w:t xml:space="preserve">$\mathord{\smash[b]{\underset{\raise.3ex\hbox{$\scriptstyle\sim$}}{q}}\vphantom{q}}_2$</w:t>
        </w:r>
      </w:ins>
      <w:ins w:id="18201" w:author="PR Preview" w:date="2026-01-01T00:00:00Z">
        <w:r>
          <w:t xml:space="preserve">, so</w:t>
        </w:r>
      </w:ins>
      <w:ins w:id="18202" w:author="PR Preview" w:date="2026-01-01T00:00:00Z">
        <w:r>
          <w:t xml:space="preserve"> </w:t>
        </w:r>
      </w:ins>
      <w:ins w:id="18203" w:author="PR Preview" w:date="2026-01-01T00:00:00Z">
        <w:r>
          <w:t xml:space="preserve">$\mathord{\smash[b]{\underset{\raise.3ex\hbox{$\scriptstyle\sim$}}{q}}\vphantom{q}}'_3 = (0, 0, 1)$</w:t>
        </w:r>
      </w:ins>
      <w:ins w:id="18204" w:author="PR Preview" w:date="2026-01-01T00:00:00Z">
        <w:r>
          <w:t xml:space="preserve">, which already has norm</w:t>
        </w:r>
      </w:ins>
      <w:ins w:id="18205" w:author="PR Preview" w:date="2026-01-01T00:00:00Z">
        <w:r>
          <w:t xml:space="preserve"> </w:t>
        </w:r>
      </w:ins>
      <m:oMath>
        <m:r>
          <m:t>1</m:t>
        </m:r>
      </m:oMath>
      <w:ins w:id="18206" w:author="PR Preview" w:date="2026-01-01T00:00:00Z">
        <w:r>
          <w:t xml:space="preserve">, and</w:t>
        </w:r>
      </w:ins>
      <w:ins w:id="18207" w:author="PR Preview" w:date="2026-01-01T00:00:00Z">
        <w:r>
          <w:t xml:space="preserve"> </w:t>
        </w:r>
      </w:ins>
      <w:ins w:id="18208" w:author="PR Preview" w:date="2026-01-01T00:00:00Z">
        <w:r>
          <w:t xml:space="preserve">$\mathord{\smash[b]{\underset{\raise.3ex\hbox{$\scriptstyle\sim$}}{q}}\vphantom{q}}_3 = (0, 0, 1)$</w:t>
        </w:r>
      </w:ins>
      <w:ins w:id="18209" w:author="PR Preview" w:date="2026-01-01T00:00:00Z">
        <w:r>
          <w:t xml:space="preserve">.</w:t>
        </w:r>
      </w:ins>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del w:id="18210" w:author="PR Preview" w:date="2026-01-01T00:00:00Z">
        <w:r>
          <w:rPr>
            <w:b/>
            <w:bCs/>
          </w:rPr>
          <w:delText xml:space="preserve">Definition 79 (Outer product)</w:delText>
        </w:r>
      </w:del>
      <w:del w:id="18211" w:author="PR Preview" w:date="2026-01-01T00:00:00Z">
        <w:r>
          <w:delText xml:space="preserve"> </w:delText>
        </w:r>
      </w:del>
      <w:del w:id="18212" w:author="PR Preview" w:date="2026-01-01T00:00:00Z">
        <w:r>
          <w:delText xml:space="preserve">The</w:delText>
        </w:r>
      </w:del>
      <w:del w:id="18213" w:author="PR Preview" w:date="2026-01-01T00:00:00Z">
        <w:r>
          <w:delText xml:space="preserve"> </w:delText>
        </w:r>
      </w:del>
      <w:del w:id="18214" w:author="PR Preview" w:date="2026-01-01T00:00:00Z">
        <w:r>
          <w:rPr>
            <w:b/>
            <w:bCs/>
          </w:rPr>
          <w:delText xml:space="preserve">outer product</w:delText>
        </w:r>
      </w:del>
      <w:del w:id="18215" w:author="PR Preview" w:date="2026-01-01T00:00:00Z">
        <w:r>
          <w:delText xml:space="preserve"> </w:delText>
        </w:r>
      </w:del>
      <w:del w:id="18216" w:author="PR Preview" w:date="2026-01-01T00:00:00Z">
        <w:r>
          <w:delText xml:space="preserve">of a vector</w:delText>
        </w:r>
      </w:del>
      <w:del w:id="18217" w:author="PR Preview" w:date="2026-01-01T00:00:00Z">
        <w:r>
          <w:delText xml:space="preserve"> </w:delText>
        </w:r>
      </w:del>
      <m:oMath>
        <m:limLow>
          <m:e>
            <m:r>
              <m:t>u</m:t>
            </m:r>
          </m:e>
          <m:lim>
            <m:r>
              <m:rPr>
                <m:sty m:val="p"/>
              </m:rPr>
              <m:t>∼</m:t>
            </m:r>
          </m:lim>
        </m:limLow>
      </m:oMath>
      <w:del w:id="18218" w:author="PR Preview" w:date="2026-01-01T00:00:00Z">
        <w:r>
          <w:delText xml:space="preserve"> </w:delText>
        </w:r>
      </w:del>
      <w:del w:id="18219" w:author="PR Preview" w:date="2026-01-01T00:00:00Z">
        <w:r>
          <w:delText xml:space="preserve">of length</w:delText>
        </w:r>
      </w:del>
      <w:del w:id="18220" w:author="PR Preview" w:date="2026-01-01T00:00:00Z">
        <w:r>
          <w:delText xml:space="preserve"> </w:delText>
        </w:r>
      </w:del>
      <m:oMath>
        <m:r>
          <m:t>m</m:t>
        </m:r>
      </m:oMath>
      <w:del w:id="18221" w:author="PR Preview" w:date="2026-01-01T00:00:00Z">
        <w:r>
          <w:delText xml:space="preserve"> </w:delText>
        </w:r>
      </w:del>
      <w:del w:id="18222" w:author="PR Preview" w:date="2026-01-01T00:00:00Z">
        <w:r>
          <w:delText xml:space="preserve">and a vector</w:delText>
        </w:r>
      </w:del>
      <w:del w:id="18223" w:author="PR Preview" w:date="2026-01-01T00:00:00Z">
        <w:r>
          <w:delText xml:space="preserve"> </w:delText>
        </w:r>
      </w:del>
      <m:oMath>
        <m:limLow>
          <m:e>
            <m:r>
              <m:t>v</m:t>
            </m:r>
          </m:e>
          <m:lim>
            <m:r>
              <m:rPr>
                <m:sty m:val="p"/>
              </m:rPr>
              <m:t>∼</m:t>
            </m:r>
          </m:lim>
        </m:limLow>
      </m:oMath>
      <w:del w:id="18224" w:author="PR Preview" w:date="2026-01-01T00:00:00Z">
        <w:r>
          <w:delText xml:space="preserve"> </w:delText>
        </w:r>
      </w:del>
      <w:del w:id="18225" w:author="PR Preview" w:date="2026-01-01T00:00:00Z">
        <w:r>
          <w:delText xml:space="preserve">of length</w:delText>
        </w:r>
      </w:del>
      <w:del w:id="18226" w:author="PR Preview" w:date="2026-01-01T00:00:00Z">
        <w:r>
          <w:delText xml:space="preserve"> </w:delText>
        </w:r>
      </w:del>
      <m:oMath>
        <m:r>
          <m:t>n</m:t>
        </m:r>
      </m:oMath>
      <w:del w:id="18227" w:author="PR Preview" w:date="2026-01-01T00:00:00Z">
        <w:r>
          <w:delText xml:space="preserve"> </w:delText>
        </w:r>
      </w:del>
      <w:del w:id="18228" w:author="PR Preview" w:date="2026-01-01T00:00:00Z">
        <w:r>
          <w:delText xml:space="preserve">is the</w:delText>
        </w:r>
      </w:del>
      <w:del w:id="18229" w:author="PR Preview" w:date="2026-01-01T00:00:00Z">
        <w:r>
          <w:delText xml:space="preserve"> </w:delText>
        </w:r>
      </w:del>
      <m:oMath>
        <m:r>
          <m:t>m</m:t>
        </m:r>
        <m:r>
          <m:rPr>
            <m:sty m:val="p"/>
          </m:rPr>
          <m:t>×</m:t>
        </m:r>
        <m:r>
          <m:t>n</m:t>
        </m:r>
      </m:oMath>
      <w:del w:id="18230" w:author="PR Preview" w:date="2026-01-01T00:00:00Z">
        <w:r>
          <w:delText xml:space="preserve"> </w:delText>
        </w:r>
      </w:del>
      <w:del w:id="18231" w:author="PR Preview" w:date="2026-01-01T00:00:00Z">
        <w:r>
          <w:delText xml:space="preserve">matrix product (4)</w:delText>
        </w:r>
      </w:del>
      <w:del w:id="18232" w:author="PR Preview" w:date="2026-01-01T00:00:00Z">
        <w:r>
          <w:delText xml:space="preserve"> </w:delText>
        </w:r>
      </w:del>
      <m:oMath>
        <m:limLow>
          <m:e>
            <m:r>
              <m:t>u</m:t>
            </m:r>
          </m:e>
          <m:lim>
            <m:r>
              <m:rPr>
                <m:sty m:val="p"/>
              </m:rPr>
              <m:t>∼</m:t>
            </m:r>
          </m:lim>
        </m:limLow>
        <m:r>
          <m:t> </m:t>
        </m:r>
        <m:sSup>
          <m:e>
            <m:limLow>
              <m:e>
                <m:r>
                  <m:t>v</m:t>
                </m:r>
              </m:e>
              <m:lim>
                <m:r>
                  <m:rPr>
                    <m:sty m:val="p"/>
                  </m:rPr>
                  <m:t>∼</m:t>
                </m:r>
              </m:lim>
            </m:limLow>
          </m:e>
          <m:sup>
            <m:r>
              <m:rPr>
                <m:sty m:val="p"/>
              </m:rPr>
              <m:t>⊤</m:t>
            </m:r>
          </m:sup>
        </m:sSup>
      </m:oMath>
      <w:del w:id="18233" w:author="PR Preview" w:date="2026-01-01T00:00:00Z">
        <w:r>
          <w:delText xml:space="preserve"> </w:delText>
        </w:r>
      </w:del>
      <w:del w:id="18234" w:author="PR Preview" w:date="2026-01-01T00:00:00Z">
        <w:r>
          <w:delText xml:space="preserve">of the column vector</w:delText>
        </w:r>
      </w:del>
      <w:del w:id="18235" w:author="PR Preview" w:date="2026-01-01T00:00:00Z">
        <w:r>
          <w:delText xml:space="preserve"> </w:delText>
        </w:r>
      </w:del>
      <m:oMath>
        <m:limLow>
          <m:e>
            <m:r>
              <m:t>u</m:t>
            </m:r>
          </m:e>
          <m:lim>
            <m:r>
              <m:rPr>
                <m:sty m:val="p"/>
              </m:rPr>
              <m:t>∼</m:t>
            </m:r>
          </m:lim>
        </m:limLow>
      </m:oMath>
      <w:del w:id="18236" w:author="PR Preview" w:date="2026-01-01T00:00:00Z">
        <w:r>
          <w:delText xml:space="preserve"> </w:delText>
        </w:r>
      </w:del>
      <w:del w:id="18237" w:author="PR Preview" w:date="2026-01-01T00:00:00Z">
        <w:r>
          <w:delText xml:space="preserve">with the row vector</w:delText>
        </w:r>
      </w:del>
      <w:del w:id="18238" w:author="PR Preview" w:date="2026-01-01T00:00:00Z">
        <w:r>
          <w:delText xml:space="preserve"> </w:delText>
        </w:r>
      </w:del>
      <m:oMath>
        <m:sSup>
          <m:e>
            <m:limLow>
              <m:e>
                <m:r>
                  <m:t>v</m:t>
                </m:r>
              </m:e>
              <m:lim>
                <m:r>
                  <m:rPr>
                    <m:sty m:val="p"/>
                  </m:rPr>
                  <m:t>∼</m:t>
                </m:r>
              </m:lim>
            </m:limLow>
          </m:e>
          <m:sup>
            <m:r>
              <m:rPr>
                <m:sty m:val="p"/>
              </m:rPr>
              <m:t>⊤</m:t>
            </m:r>
          </m:sup>
        </m:sSup>
      </m:oMath>
      <w:del w:id="18239" w:author="PR Preview" w:date="2026-01-01T00:00:00Z">
        <w:r>
          <w:delText xml:space="preserve">.</w:delText>
        </w:r>
      </w:del>
      <w:del w:id="18240" w:author="PR Preview" w:date="2026-01-01T00:00:00Z">
        <w:r>
          <w:delText xml:space="preserve"> </w:delText>
        </w:r>
      </w:del>
      <w:del w:id="18241" w:author="PR Preview" w:date="2026-01-01T00:00:00Z">
        <w:r>
          <w:delText xml:space="preserve">Its entries are</w:delText>
        </w:r>
      </w:del>
    </w:p>
    <w:p>
      <w:pPr>
        <w:pStyle w:val="BodyText"/>
      </w:pPr>
      <m:oMathPara>
        <m:oMathParaPr>
          <m:jc m:val="center"/>
        </m:oMathParaPr>
        <m:oMath>
          <m:r>
            <m:t>​</m:t>
          </m:r>
          <m:d>
            <m:dPr>
              <m:begChr m:val="("/>
              <m:sepChr m:val=""/>
              <m:endChr m:val=")"/>
              <m:grow/>
            </m:dPr>
            <m:e>
              <m:limLow>
                <m:e>
                  <m:limLow>
                    <m:e>
                      <m:limLow>
                        <m:e>
                          <m:r>
                            <m:t>u</m:t>
                          </m:r>
                        </m:e>
                        <m:lim>
                          <m:r>
                            <m:rPr>
                              <m:sty m:val="p"/>
                            </m:rPr>
                            <m:t>∼</m:t>
                          </m:r>
                        </m:lim>
                      </m:limLow>
                    </m:e>
                    <m:lim>
                      <m:r>
                        <m:rPr>
                          <m:sty m:val="p"/>
                        </m:rPr>
                        <m:t>⏟</m:t>
                      </m:r>
                    </m:lim>
                  </m:limLow>
                </m:e>
                <m:lim>
                  <m:r>
                    <m:t>m</m:t>
                  </m:r>
                  <m:r>
                    <m:rPr>
                      <m:sty m:val="p"/>
                    </m:rPr>
                    <m:t>×</m:t>
                  </m:r>
                  <m:r>
                    <m:t>1</m:t>
                  </m:r>
                </m:lim>
              </m:limLow>
              <m:r>
                <m:t> </m:t>
              </m:r>
              <m:limLow>
                <m:e>
                  <m:limLow>
                    <m:e>
                      <m:sSup>
                        <m:e>
                          <m:limLow>
                            <m:e>
                              <m:r>
                                <m:t>v</m:t>
                              </m:r>
                            </m:e>
                            <m:lim>
                              <m:r>
                                <m:rPr>
                                  <m:sty m:val="p"/>
                                </m:rPr>
                                <m:t>∼</m:t>
                              </m:r>
                            </m:lim>
                          </m:limLow>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p>
      <w:pPr>
        <w:pStyle w:val="FirstParagraph"/>
      </w:pPr>
      <w:del w:id="18242" w:author="PR Preview" w:date="2026-01-01T00:00:00Z">
        <w:r>
          <w:rPr>
            <w:b/>
            <w:bCs/>
          </w:rPr>
          <w:delText xml:space="preserve">Example 121 (An outer product)</w:delText>
        </w:r>
      </w:del>
      <w:del w:id="18243" w:author="PR Preview" w:date="2026-01-01T00:00:00Z">
        <w:r>
          <w:delText xml:space="preserve"> </w:delText>
        </w:r>
      </w:del>
      <w:del w:id="18244" w:author="PR Preview" w:date="2026-01-01T00:00:00Z">
        <w:r>
          <w:delText xml:space="preserve">For</w:delText>
        </w:r>
      </w:del>
      <w:del w:id="18245" w:author="PR Preview" w:date="2026-01-01T00:00:00Z">
        <w:r>
          <w:delText xml:space="preserve"> </w:delText>
        </w:r>
      </w:del>
      <m:oMath>
        <m:limLow>
          <m:e>
            <m:r>
              <m:t>u</m:t>
            </m:r>
          </m:e>
          <m:lim>
            <m:r>
              <m:rPr>
                <m:sty m:val="p"/>
              </m:rPr>
              <m:t>∼</m:t>
            </m:r>
          </m:lim>
        </m:limLow>
        <m:r>
          <m:rPr>
            <m:sty m:val="p"/>
          </m:rPr>
          <m:t>=</m:t>
        </m:r>
        <m:r>
          <m:rPr>
            <m:sty m:val="p"/>
          </m:rPr>
          <m:t>(</m:t>
        </m:r>
        <m:r>
          <m:t>1</m:t>
        </m:r>
        <m:r>
          <m:rPr>
            <m:sty m:val="p"/>
          </m:rPr>
          <m:t>,</m:t>
        </m:r>
        <m:r>
          <m:t>2</m:t>
        </m:r>
        <m:r>
          <m:rPr>
            <m:sty m:val="p"/>
          </m:rPr>
          <m:t>,</m:t>
        </m:r>
        <m:r>
          <m:t>3</m:t>
        </m:r>
        <m:r>
          <m:rPr>
            <m:sty m:val="p"/>
          </m:rPr>
          <m:t>)</m:t>
        </m:r>
      </m:oMath>
      <w:del w:id="18246" w:author="PR Preview" w:date="2026-01-01T00:00:00Z">
        <w:r>
          <w:delText xml:space="preserve"> </w:delText>
        </w:r>
      </w:del>
      <w:del w:id="18247" w:author="PR Preview" w:date="2026-01-01T00:00:00Z">
        <w:r>
          <w:delText xml:space="preserve">and</w:delText>
        </w:r>
      </w:del>
      <w:del w:id="18248" w:author="PR Preview" w:date="2026-01-01T00:00:00Z">
        <w:r>
          <w:delText xml:space="preserve"> </w:delText>
        </w:r>
      </w:del>
      <m:oMath>
        <m:limLow>
          <m:e>
            <m:r>
              <m:t>v</m:t>
            </m:r>
          </m:e>
          <m:lim>
            <m:r>
              <m:rPr>
                <m:sty m:val="p"/>
              </m:rPr>
              <m:t>∼</m:t>
            </m:r>
          </m:lim>
        </m:limLow>
        <m:r>
          <m:rPr>
            <m:sty m:val="p"/>
          </m:rPr>
          <m:t>=</m:t>
        </m:r>
        <m:r>
          <m:rPr>
            <m:sty m:val="p"/>
          </m:rPr>
          <m:t>(</m:t>
        </m:r>
        <m:r>
          <m:t>4</m:t>
        </m:r>
        <m:r>
          <m:rPr>
            <m:sty m:val="p"/>
          </m:rPr>
          <m:t>,</m:t>
        </m:r>
        <m:r>
          <m:t>5</m:t>
        </m:r>
        <m:r>
          <m:rPr>
            <m:sty m:val="p"/>
          </m:rPr>
          <m:t>)</m:t>
        </m:r>
      </m:oMath>
      <w:del w:id="18249" w:author="PR Preview" w:date="2026-01-01T00:00:00Z">
        <w:r>
          <w:delText xml:space="preserve">:</w:delText>
        </w:r>
      </w:del>
    </w:p>
    <w:p>
      <w:pPr>
        <w:pStyle w:val="BodyText"/>
      </w:pPr>
      <m:oMathPara>
        <m:oMathParaPr>
          <m:jc m:val="center"/>
        </m:oMathParaPr>
        <m:oMath>
          <m:eqArr>
            <m:e>
              <m:limLow>
                <m:e>
                  <m:r>
                    <m:t>u</m:t>
                  </m:r>
                </m:e>
                <m:lim>
                  <m:r>
                    <m:rPr>
                      <m:sty m:val="p"/>
                    </m:rPr>
                    <m:t>∼</m:t>
                  </m:r>
                </m:lim>
              </m:limLow>
              <m:r>
                <m:t> </m:t>
              </m:r>
              <m:sSup>
                <m:e>
                  <m:limLow>
                    <m:e>
                      <m:r>
                        <m:t>v</m:t>
                      </m:r>
                    </m:e>
                    <m:lim>
                      <m:r>
                        <m:rPr>
                          <m:sty m:val="p"/>
                        </m:rPr>
                        <m:t>∼</m:t>
                      </m:r>
                    </m:lim>
                  </m:limLow>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p>
      <w:pPr>
        <w:pStyle w:val="FirstParagraph"/>
      </w:pPr>
      <w:del w:id="18250" w:author="PR Preview" w:date="2026-01-01T00:00:00Z">
        <w:r>
          <w:rPr>
            <w:i/>
            <w:iCs/>
          </w:rPr>
          <w:delText xml:space="preserve">Remark 25</w:delText>
        </w:r>
      </w:del>
      <w:del w:id="18251" w:author="PR Preview" w:date="2026-01-01T00:00:00Z">
        <w:r>
          <w:delText xml:space="preserve"> (Outer product and dot product). </w:delText>
        </w:r>
      </w:del>
      <w:del w:id="18252" w:author="PR Preview" w:date="2026-01-01T00:00:00Z">
        <w:r>
          <w:delText xml:space="preserve">The dot product</w:delText>
        </w:r>
      </w:del>
      <w:del w:id="18253" w:author="PR Preview" w:date="2026-01-01T00:00:00Z">
        <w:r>
          <w:delText xml:space="preserve"> </w:delText>
        </w:r>
      </w:del>
      <m:oMath>
        <m:sSup>
          <m:e>
            <m:limLow>
              <m:e>
                <m:r>
                  <m:t>u</m:t>
                </m:r>
              </m:e>
              <m:lim>
                <m:r>
                  <m:rPr>
                    <m:sty m:val="p"/>
                  </m:rPr>
                  <m:t>∼</m:t>
                </m:r>
              </m:lim>
            </m:limLow>
          </m:e>
          <m:sup>
            <m:r>
              <m:rPr>
                <m:sty m:val="p"/>
              </m:rPr>
              <m:t>⊤</m:t>
            </m:r>
          </m:sup>
        </m:sSup>
        <m:limLow>
          <m:e>
            <m:r>
              <m:t>v</m:t>
            </m:r>
          </m:e>
          <m:lim>
            <m:r>
              <m:rPr>
                <m:sty m:val="p"/>
              </m:rPr>
              <m:t>∼</m:t>
            </m:r>
          </m:lim>
        </m:limLow>
      </m:oMath>
      <w:del w:id="18254" w:author="PR Preview" w:date="2026-01-01T00:00:00Z">
        <w:r>
          <w:delText xml:space="preserve"> </w:delText>
        </w:r>
      </w:del>
      <w:del w:id="18255" w:author="PR Preview" w:date="2026-01-01T00:00:00Z">
        <w:r>
          <w:delText xml:space="preserve">(</w:delText>
        </w:r>
      </w:del>
      <w:hyperlink w:anchor="exm-dot-product-matmul">
        <w:del w:id="18256" w:author="PR Preview" w:date="2026-01-01T00:00:00Z">
          <w:r>
            <w:rPr>
              <w:rStyle w:val="Hyperlink"/>
            </w:rPr>
            <w:delText xml:space="preserve">Example 20</w:delText>
          </w:r>
        </w:del>
      </w:hyperlink>
      <w:del w:id="18257" w:author="PR Preview" w:date="2026-01-01T00:00:00Z">
        <w:r>
          <w:delText xml:space="preserve">)</w:delText>
        </w:r>
      </w:del>
      <w:del w:id="18258" w:author="PR Preview" w:date="2026-01-01T00:00:00Z">
        <w:r>
          <w:delText xml:space="preserve"> </w:delText>
        </w:r>
      </w:del>
      <w:del w:id="18259" w:author="PR Preview" w:date="2026-01-01T00:00:00Z">
        <w:r>
          <w:delText xml:space="preserve">needs two vectors of the same length and gives a number.</w:delText>
        </w:r>
      </w:del>
      <w:del w:id="18260" w:author="PR Preview" w:date="2026-01-01T00:00:00Z">
        <w:r>
          <w:delText xml:space="preserve"> </w:delText>
        </w:r>
      </w:del>
      <w:del w:id="18261" w:author="PR Preview" w:date="2026-01-01T00:00:00Z">
        <w:r>
          <w:delText xml:space="preserve">The outer product</w:delText>
        </w:r>
      </w:del>
      <w:del w:id="18262" w:author="PR Preview" w:date="2026-01-01T00:00:00Z">
        <w:r>
          <w:delText xml:space="preserve"> </w:delText>
        </w:r>
      </w:del>
      <m:oMath>
        <m:limLow>
          <m:e>
            <m:r>
              <m:t>u</m:t>
            </m:r>
          </m:e>
          <m:lim>
            <m:r>
              <m:rPr>
                <m:sty m:val="p"/>
              </m:rPr>
              <m:t>∼</m:t>
            </m:r>
          </m:lim>
        </m:limLow>
        <m:r>
          <m:t> </m:t>
        </m:r>
        <m:sSup>
          <m:e>
            <m:limLow>
              <m:e>
                <m:r>
                  <m:t>v</m:t>
                </m:r>
              </m:e>
              <m:lim>
                <m:r>
                  <m:rPr>
                    <m:sty m:val="p"/>
                  </m:rPr>
                  <m:t>∼</m:t>
                </m:r>
              </m:lim>
            </m:limLow>
          </m:e>
          <m:sup>
            <m:r>
              <m:rPr>
                <m:sty m:val="p"/>
              </m:rPr>
              <m:t>⊤</m:t>
            </m:r>
          </m:sup>
        </m:sSup>
      </m:oMath>
      <w:del w:id="18263" w:author="PR Preview" w:date="2026-01-01T00:00:00Z">
        <w:r>
          <w:delText xml:space="preserve"> </w:delText>
        </w:r>
      </w:del>
      <w:del w:id="18264" w:author="PR Preview" w:date="2026-01-01T00:00:00Z">
        <w:r>
          <w:delText xml:space="preserve">takes vectors of any two lengths and gives a matrix</w:delText>
        </w:r>
      </w:del>
      <w:del w:id="18265" w:author="PR Preview" w:date="2026-01-01T00:00:00Z">
        <w:r>
          <w:delText xml:space="preserve"> </w:delText>
        </w:r>
      </w:del>
      <w:del w:id="18266" w:author="PR Preview" w:date="2026-01-01T00:00:00Z">
        <w:r>
          <w:delText xml:space="preserve">(Banerjee and Roy 2014, chap. 1, p. 11)</w:delText>
        </w:r>
      </w:del>
      <w:del w:id="18267" w:author="PR Preview" w:date="2026-01-01T00:00:00Z">
        <w:r>
          <w:delText xml:space="preserve">.</w:delText>
        </w:r>
      </w:del>
    </w:p>
    <w:p>
      <w:pPr>
        <w:pStyle w:val="BodyText"/>
      </w:pPr>
      <w:del w:id="18268" w:author="PR Preview" w:date="2026-01-01T00:00:00Z">
        <w:r>
          <w:delText xml:space="preserve">For example,</w:delText>
        </w:r>
      </w:del>
      <w:del w:id="18269" w:author="PR Preview" w:date="2026-01-01T00:00:00Z">
        <w:r>
          <w:delText xml:space="preserve"> </w:delText>
        </w:r>
      </w:del>
      <m:oMath>
        <m:limLow>
          <m:e>
            <m:r>
              <m:t>u</m:t>
            </m:r>
          </m:e>
          <m:lim>
            <m:r>
              <m:rPr>
                <m:sty m:val="p"/>
              </m:rPr>
              <m:t>∼</m:t>
            </m:r>
          </m:lim>
        </m:limLow>
        <m:r>
          <m:rPr>
            <m:sty m:val="p"/>
          </m:rPr>
          <m:t>=</m:t>
        </m:r>
        <m:r>
          <m:rPr>
            <m:sty m:val="p"/>
          </m:rPr>
          <m:t>(</m:t>
        </m:r>
        <m:r>
          <m:t>1</m:t>
        </m:r>
        <m:r>
          <m:rPr>
            <m:sty m:val="p"/>
          </m:rPr>
          <m:t>,</m:t>
        </m:r>
        <m:r>
          <m:t>2</m:t>
        </m:r>
        <m:r>
          <m:rPr>
            <m:sty m:val="p"/>
          </m:rPr>
          <m:t>,</m:t>
        </m:r>
        <m:r>
          <m:t>3</m:t>
        </m:r>
        <m:r>
          <m:rPr>
            <m:sty m:val="p"/>
          </m:rPr>
          <m:t>)</m:t>
        </m:r>
      </m:oMath>
      <w:del w:id="18270" w:author="PR Preview" w:date="2026-01-01T00:00:00Z">
        <w:r>
          <w:delText xml:space="preserve"> </w:delText>
        </w:r>
      </w:del>
      <w:del w:id="18271" w:author="PR Preview" w:date="2026-01-01T00:00:00Z">
        <w:r>
          <w:delText xml:space="preserve">and</w:delText>
        </w:r>
      </w:del>
      <w:del w:id="18272" w:author="PR Preview" w:date="2026-01-01T00:00:00Z">
        <w:r>
          <w:delText xml:space="preserve"> </w:delText>
        </w:r>
      </w:del>
      <m:oMath>
        <m:limLow>
          <m:e>
            <m:r>
              <m:t>v</m:t>
            </m:r>
          </m:e>
          <m:lim>
            <m:r>
              <m:rPr>
                <m:sty m:val="p"/>
              </m:rPr>
              <m:t>∼</m:t>
            </m:r>
          </m:lim>
        </m:limLow>
        <m:r>
          <m:rPr>
            <m:sty m:val="p"/>
          </m:rPr>
          <m:t>=</m:t>
        </m:r>
        <m:r>
          <m:rPr>
            <m:sty m:val="p"/>
          </m:rPr>
          <m:t>(</m:t>
        </m:r>
        <m:r>
          <m:t>4</m:t>
        </m:r>
        <m:r>
          <m:rPr>
            <m:sty m:val="p"/>
          </m:rPr>
          <m:t>,</m:t>
        </m:r>
        <m:r>
          <m:t>5</m:t>
        </m:r>
        <m:r>
          <m:rPr>
            <m:sty m:val="p"/>
          </m:rPr>
          <m:t>)</m:t>
        </m:r>
      </m:oMath>
      <w:del w:id="18273" w:author="PR Preview" w:date="2026-01-01T00:00:00Z">
        <w:r>
          <w:delText xml:space="preserve"> </w:delText>
        </w:r>
      </w:del>
      <w:del w:id="18274" w:author="PR Preview" w:date="2026-01-01T00:00:00Z">
        <w:r>
          <w:delText xml:space="preserve">in</w:delText>
        </w:r>
      </w:del>
      <w:del w:id="18275" w:author="PR Preview" w:date="2026-01-01T00:00:00Z">
        <w:r>
          <w:delText xml:space="preserve"> </w:delText>
        </w:r>
      </w:del>
      <w:hyperlink w:anchor="exm-outer-product">
        <w:del w:id="18276" w:author="PR Preview" w:date="2026-01-01T00:00:00Z">
          <w:r>
            <w:rPr>
              <w:rStyle w:val="Hyperlink"/>
            </w:rPr>
            <w:delText xml:space="preserve">Example 121</w:delText>
          </w:r>
        </w:del>
      </w:hyperlink>
      <w:del w:id="18277" w:author="PR Preview" w:date="2026-01-01T00:00:00Z">
        <w:r>
          <w:delText xml:space="preserve"> </w:delText>
        </w:r>
      </w:del>
      <w:del w:id="18278" w:author="PR Preview" w:date="2026-01-01T00:00:00Z">
        <w:r>
          <w:delText xml:space="preserve">have different lengths,</w:delText>
        </w:r>
      </w:del>
      <w:del w:id="18279" w:author="PR Preview" w:date="2026-01-01T00:00:00Z">
        <w:r>
          <w:delText xml:space="preserve"> </w:delText>
        </w:r>
      </w:del>
      <w:del w:id="18280" w:author="PR Preview" w:date="2026-01-01T00:00:00Z">
        <w:r>
          <w:delText xml:space="preserve">so they have no dot product,</w:delText>
        </w:r>
      </w:del>
      <w:del w:id="18281" w:author="PR Preview" w:date="2026-01-01T00:00:00Z">
        <w:r>
          <w:delText xml:space="preserve"> </w:delText>
        </w:r>
      </w:del>
      <w:del w:id="18282" w:author="PR Preview" w:date="2026-01-01T00:00:00Z">
        <w:r>
          <w:delText xml:space="preserve">but their outer product is a</w:delText>
        </w:r>
      </w:del>
      <w:del w:id="18283" w:author="PR Preview" w:date="2026-01-01T00:00:00Z">
        <w:r>
          <w:delText xml:space="preserve"> </w:delText>
        </w:r>
      </w:del>
      <m:oMath>
        <m:r>
          <m:t>3</m:t>
        </m:r>
        <m:r>
          <m:rPr>
            <m:sty m:val="p"/>
          </m:rPr>
          <m:t>×</m:t>
        </m:r>
        <m:r>
          <m:t>2</m:t>
        </m:r>
      </m:oMath>
      <w:del w:id="18284" w:author="PR Preview" w:date="2026-01-01T00:00:00Z">
        <w:r>
          <w:delText xml:space="preserve"> </w:delText>
        </w:r>
      </w:del>
      <w:del w:id="18285" w:author="PR Preview" w:date="2026-01-01T00:00:00Z">
        <w:r>
          <w:delText xml:space="preserve">matrix.</w:delText>
        </w:r>
      </w:del>
      <w:del w:id="18286" w:author="PR Preview" w:date="2026-01-01T00:00:00Z">
        <w:r>
          <w:delText xml:space="preserve"> </w:delText>
        </w:r>
      </w:del>
      <w:del w:id="18287" w:author="PR Preview" w:date="2026-01-01T00:00:00Z">
        <w:r>
          <w:delText xml:space="preserve">For</w:delText>
        </w:r>
      </w:del>
      <w:del w:id="18288" w:author="PR Preview" w:date="2026-01-01T00:00:00Z">
        <w:r>
          <w:delText xml:space="preserve"> </w:delText>
        </w:r>
      </w:del>
      <m:oMath>
        <m:limLow>
          <m:e>
            <m:r>
              <m:t>a</m:t>
            </m:r>
          </m:e>
          <m:lim>
            <m:r>
              <m:rPr>
                <m:sty m:val="p"/>
              </m:rPr>
              <m:t>∼</m:t>
            </m:r>
          </m:lim>
        </m:limLow>
        <m:r>
          <m:rPr>
            <m:sty m:val="p"/>
          </m:rPr>
          <m:t>=</m:t>
        </m:r>
        <m:r>
          <m:rPr>
            <m:sty m:val="p"/>
          </m:rPr>
          <m:t>(</m:t>
        </m:r>
        <m:r>
          <m:t>1</m:t>
        </m:r>
        <m:r>
          <m:rPr>
            <m:sty m:val="p"/>
          </m:rPr>
          <m:t>,</m:t>
        </m:r>
        <m:r>
          <m:t>2</m:t>
        </m:r>
        <m:r>
          <m:rPr>
            <m:sty m:val="p"/>
          </m:rPr>
          <m:t>)</m:t>
        </m:r>
      </m:oMath>
      <w:del w:id="18289" w:author="PR Preview" w:date="2026-01-01T00:00:00Z">
        <w:r>
          <w:delText xml:space="preserve"> </w:delText>
        </w:r>
      </w:del>
      <w:del w:id="18290" w:author="PR Preview" w:date="2026-01-01T00:00:00Z">
        <w:r>
          <w:delText xml:space="preserve">and</w:delText>
        </w:r>
      </w:del>
      <w:del w:id="18291" w:author="PR Preview" w:date="2026-01-01T00:00:00Z">
        <w:r>
          <w:delText xml:space="preserve"> </w:delText>
        </w:r>
      </w:del>
      <m:oMath>
        <m:limLow>
          <m:e>
            <m:r>
              <m:t>b</m:t>
            </m:r>
          </m:e>
          <m:lim>
            <m:r>
              <m:rPr>
                <m:sty m:val="p"/>
              </m:rPr>
              <m:t>∼</m:t>
            </m:r>
          </m:lim>
        </m:limLow>
        <m:r>
          <m:rPr>
            <m:sty m:val="p"/>
          </m:rPr>
          <m:t>=</m:t>
        </m:r>
        <m:r>
          <m:rPr>
            <m:sty m:val="p"/>
          </m:rPr>
          <m:t>(</m:t>
        </m:r>
        <m:r>
          <m:t>3</m:t>
        </m:r>
        <m:r>
          <m:rPr>
            <m:sty m:val="p"/>
          </m:rPr>
          <m:t>,</m:t>
        </m:r>
        <m:r>
          <m:t>4</m:t>
        </m:r>
        <m:r>
          <m:rPr>
            <m:sty m:val="p"/>
          </m:rPr>
          <m:t>)</m:t>
        </m:r>
      </m:oMath>
      <w:del w:id="18292" w:author="PR Preview" w:date="2026-01-01T00:00:00Z">
        <w:r>
          <w:delText xml:space="preserve">,</w:delText>
        </w:r>
      </w:del>
      <w:del w:id="18293" w:author="PR Preview" w:date="2026-01-01T00:00:00Z">
        <w:r>
          <w:delText xml:space="preserve"> </w:delText>
        </w:r>
      </w:del>
      <w:del w:id="18294" w:author="PR Preview" w:date="2026-01-01T00:00:00Z">
        <w:r>
          <w:delText xml:space="preserve">which have the same length, both products exist:</w:delText>
        </w:r>
      </w:del>
    </w:p>
    <w:p>
      <w:pPr>
        <w:pStyle w:val="BodyText"/>
      </w:pPr>
      <m:oMathPara>
        <m:oMathParaPr>
          <m:jc m:val="center"/>
        </m:oMathParaPr>
        <m:oMath>
          <m:eqArr>
            <m:e>
              <m:sSup>
                <m:e>
                  <m:limLow>
                    <m:e>
                      <m:r>
                        <m:t>a</m:t>
                      </m:r>
                    </m:e>
                    <m:lim>
                      <m:r>
                        <m:rPr>
                          <m:sty m:val="p"/>
                        </m:rPr>
                        <m:t>∼</m:t>
                      </m:r>
                    </m:lim>
                  </m:limLow>
                </m:e>
                <m:sup>
                  <m:r>
                    <m:rPr>
                      <m:sty m:val="p"/>
                    </m:rPr>
                    <m:t>⊤</m:t>
                  </m:r>
                </m:sup>
              </m:sSup>
              <m:limLow>
                <m:e>
                  <m:r>
                    <m:t>b</m:t>
                  </m:r>
                </m:e>
                <m:lim>
                  <m:r>
                    <m:rPr>
                      <m:sty m:val="p"/>
                    </m:rPr>
                    <m:t>∼</m:t>
                  </m:r>
                </m:lim>
              </m:limLow>
              <m:r>
                <m:t>&amp;</m:t>
              </m:r>
              <m:r>
                <m:rPr>
                  <m:sty m:val="p"/>
                </m:rPr>
                <m:t>=</m:t>
              </m:r>
              <m:r>
                <m:t>1</m:t>
              </m:r>
              <m:r>
                <m:rPr>
                  <m:sty m:val="p"/>
                </m:rPr>
                <m:t>⋅</m:t>
              </m:r>
              <m:r>
                <m:t>3</m:t>
              </m:r>
              <m:r>
                <m:rPr>
                  <m:sty m:val="p"/>
                </m:rPr>
                <m:t>+</m:t>
              </m:r>
              <m:r>
                <m:t>2</m:t>
              </m:r>
              <m:r>
                <m:rPr>
                  <m:sty m:val="p"/>
                </m:rPr>
                <m:t>⋅</m:t>
              </m:r>
              <m:r>
                <m:t>4</m:t>
              </m:r>
            </m:e>
            <m:e>
              <m:r>
                <m:t>&amp;</m:t>
              </m:r>
              <m:r>
                <m:rPr>
                  <m:sty m:val="p"/>
                </m:rPr>
                <m:t>=</m:t>
              </m:r>
              <m:r>
                <m:t>11</m:t>
              </m:r>
            </m:e>
            <m:e>
              <m:limLow>
                <m:e>
                  <m:r>
                    <m:t>a</m:t>
                  </m:r>
                </m:e>
                <m:lim>
                  <m:r>
                    <m:rPr>
                      <m:sty m:val="p"/>
                    </m:rPr>
                    <m:t>∼</m:t>
                  </m:r>
                </m:lim>
              </m:limLow>
              <m:r>
                <m:t> </m:t>
              </m:r>
              <m:sSup>
                <m:e>
                  <m:limLow>
                    <m:e>
                      <m:r>
                        <m:t>b</m:t>
                      </m:r>
                    </m:e>
                    <m:lim>
                      <m:r>
                        <m:rPr>
                          <m:sty m:val="p"/>
                        </m:rPr>
                        <m:t>∼</m:t>
                      </m:r>
                    </m:lim>
                  </m:limLow>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p>
      <w:pPr>
        <w:pStyle w:val="FirstParagraph"/>
      </w:pPr>
      <w:del w:id="18295" w:author="PR Preview" w:date="2026-01-01T00:00:00Z">
        <w:r>
          <w:rPr>
            <w:b/>
            <w:bCs/>
          </w:rPr>
          <w:delText xml:space="preserve">Theorem 66 (An outer product has rank one)</w:delText>
        </w:r>
      </w:del>
      <w:del w:id="18296" w:author="PR Preview" w:date="2026-01-01T00:00:00Z">
        <w:r>
          <w:delText xml:space="preserve"> </w:delText>
        </w:r>
      </w:del>
      <w:del w:id="18297" w:author="PR Preview" w:date="2026-01-01T00:00:00Z">
        <w:r>
          <w:delText xml:space="preserve">If</w:delText>
        </w:r>
      </w:del>
      <w:del w:id="18298" w:author="PR Preview" w:date="2026-01-01T00:00:00Z">
        <w:r>
          <w:delText xml:space="preserve"> </w:delText>
        </w:r>
      </w:del>
      <m:oMath>
        <m:limLow>
          <m:e>
            <m:r>
              <m:t>u</m:t>
            </m:r>
          </m:e>
          <m:lim>
            <m:r>
              <m:rPr>
                <m:sty m:val="p"/>
              </m:rPr>
              <m:t>∼</m:t>
            </m:r>
          </m:lim>
        </m:limLow>
      </m:oMath>
      <w:del w:id="18299" w:author="PR Preview" w:date="2026-01-01T00:00:00Z">
        <w:r>
          <w:delText xml:space="preserve"> </w:delText>
        </w:r>
      </w:del>
      <w:del w:id="18300" w:author="PR Preview" w:date="2026-01-01T00:00:00Z">
        <w:r>
          <w:delText xml:space="preserve">is a nonzero vector of length</w:delText>
        </w:r>
      </w:del>
      <w:del w:id="18301" w:author="PR Preview" w:date="2026-01-01T00:00:00Z">
        <w:r>
          <w:delText xml:space="preserve"> </w:delText>
        </w:r>
      </w:del>
      <m:oMath>
        <m:r>
          <m:t>m</m:t>
        </m:r>
      </m:oMath>
      <w:del w:id="18302" w:author="PR Preview" w:date="2026-01-01T00:00:00Z">
        <w:r>
          <w:delText xml:space="preserve"> </w:delText>
        </w:r>
      </w:del>
      <w:del w:id="18303" w:author="PR Preview" w:date="2026-01-01T00:00:00Z">
        <w:r>
          <w:delText xml:space="preserve">and</w:delText>
        </w:r>
      </w:del>
      <w:del w:id="18304" w:author="PR Preview" w:date="2026-01-01T00:00:00Z">
        <w:r>
          <w:delText xml:space="preserve"> </w:delText>
        </w:r>
      </w:del>
      <m:oMath>
        <m:limLow>
          <m:e>
            <m:r>
              <m:t>v</m:t>
            </m:r>
          </m:e>
          <m:lim>
            <m:r>
              <m:rPr>
                <m:sty m:val="p"/>
              </m:rPr>
              <m:t>∼</m:t>
            </m:r>
          </m:lim>
        </m:limLow>
      </m:oMath>
      <w:del w:id="18305" w:author="PR Preview" w:date="2026-01-01T00:00:00Z">
        <w:r>
          <w:delText xml:space="preserve"> </w:delText>
        </w:r>
      </w:del>
      <w:del w:id="18306" w:author="PR Preview" w:date="2026-01-01T00:00:00Z">
        <w:r>
          <w:delText xml:space="preserve">is a nonzero vector of length</w:delText>
        </w:r>
      </w:del>
      <w:del w:id="18307" w:author="PR Preview" w:date="2026-01-01T00:00:00Z">
        <w:r>
          <w:delText xml:space="preserve"> </w:delText>
        </w:r>
      </w:del>
      <m:oMath>
        <m:r>
          <m:t>n</m:t>
        </m:r>
      </m:oMath>
      <w:del w:id="18308" w:author="PR Preview" w:date="2026-01-01T00:00:00Z">
        <w:r>
          <w:delText xml:space="preserve">,</w:delText>
        </w:r>
      </w:del>
      <w:del w:id="18309" w:author="PR Preview" w:date="2026-01-01T00:00:00Z">
        <w:r>
          <w:delText xml:space="preserve"> </w:delText>
        </w:r>
      </w:del>
      <w:del w:id="18310" w:author="PR Preview" w:date="2026-01-01T00:00:00Z">
        <w:r>
          <w:delText xml:space="preserve">then</w:delText>
        </w:r>
      </w:del>
      <w:del w:id="18311" w:author="PR Preview" w:date="2026-01-01T00:00:00Z">
        <w:r>
          <w:delText xml:space="preserve"> </w:delText>
        </w:r>
      </w:del>
      <m:oMath>
        <m:r>
          <m:rPr>
            <m:sty m:val="p"/>
          </m:rPr>
          <m:t>rank</m:t>
        </m:r>
        <m:r>
          <m:rPr>
            <m:sty m:val="p"/>
          </m:rPr>
          <m:t>(</m:t>
        </m:r>
        <m:limLow>
          <m:e>
            <m:r>
              <m:t>u</m:t>
            </m:r>
          </m:e>
          <m:lim>
            <m:r>
              <m:rPr>
                <m:sty m:val="p"/>
              </m:rPr>
              <m:t>∼</m:t>
            </m:r>
          </m:lim>
        </m:limLow>
        <m:r>
          <m:t> </m:t>
        </m:r>
        <m:sSup>
          <m:e>
            <m:limLow>
              <m:e>
                <m:r>
                  <m:t>v</m:t>
                </m:r>
              </m:e>
              <m:lim>
                <m:r>
                  <m:rPr>
                    <m:sty m:val="p"/>
                  </m:rPr>
                  <m:t>∼</m:t>
                </m:r>
              </m:lim>
            </m:limLow>
          </m:e>
          <m:sup>
            <m:r>
              <m:rPr>
                <m:sty m:val="p"/>
              </m:rPr>
              <m:t>⊤</m:t>
            </m:r>
          </m:sup>
        </m:sSup>
        <m:r>
          <m:rPr>
            <m:sty m:val="p"/>
          </m:rPr>
          <m:t>)</m:t>
        </m:r>
        <m:r>
          <m:rPr>
            <m:sty m:val="p"/>
          </m:rPr>
          <m:t>=</m:t>
        </m:r>
        <m:r>
          <m:t>1</m:t>
        </m:r>
      </m:oMath>
      <w:del w:id="18312" w:author="PR Preview" w:date="2026-01-01T00:00:00Z">
        <w:r>
          <w:delText xml:space="preserve"> </w:delText>
        </w:r>
      </w:del>
      <w:del w:id="18313" w:author="PR Preview" w:date="2026-01-01T00:00:00Z">
        <w:r>
          <w:delText xml:space="preserve">(</w:delText>
        </w:r>
      </w:del>
      <w:hyperlink w:anchor="def-rank">
        <w:del w:id="18314" w:author="PR Preview" w:date="2026-01-01T00:00:00Z">
          <w:r>
            <w:rPr>
              <w:rStyle w:val="Hyperlink"/>
            </w:rPr>
            <w:delText xml:space="preserve">Definition 44</w:delText>
          </w:r>
        </w:del>
      </w:hyperlink>
      <w:del w:id="18315" w:author="PR Preview" w:date="2026-01-01T00:00:00Z">
        <w:r>
          <w:delText xml:space="preserve">).</w:delText>
        </w:r>
      </w:del>
    </w:p>
    <w:p>
      <w:pPr>
        <w:pStyle w:val="BodyText"/>
      </w:pPr>
      <w:del w:id="18316" w:author="PR Preview" w:date="2026-01-01T00:00:00Z">
        <w:r>
          <w:rPr>
            <w:i/>
            <w:iCs/>
          </w:rPr>
          <w:delText xml:space="preserve">Proof</w:delText>
        </w:r>
      </w:del>
      <w:del w:id="18317" w:author="PR Preview" w:date="2026-01-01T00:00:00Z">
        <w:r>
          <w:delText xml:space="preserve">. </w:delText>
        </w:r>
      </w:del>
      <w:del w:id="18318" w:author="PR Preview" w:date="2026-01-01T00:00:00Z">
        <w:r>
          <w:delText xml:space="preserve">Column</w:delText>
        </w:r>
      </w:del>
      <w:del w:id="18319" w:author="PR Preview" w:date="2026-01-01T00:00:00Z">
        <w:r>
          <w:delText xml:space="preserve"> </w:delText>
        </w:r>
      </w:del>
      <m:oMath>
        <m:r>
          <m:t>j</m:t>
        </m:r>
      </m:oMath>
      <w:del w:id="18320" w:author="PR Preview" w:date="2026-01-01T00:00:00Z">
        <w:r>
          <w:delText xml:space="preserve"> </w:delText>
        </w:r>
      </w:del>
      <w:del w:id="18321" w:author="PR Preview" w:date="2026-01-01T00:00:00Z">
        <w:r>
          <w:delText xml:space="preserve">of</w:delText>
        </w:r>
      </w:del>
      <w:del w:id="18322" w:author="PR Preview" w:date="2026-01-01T00:00:00Z">
        <w:r>
          <w:delText xml:space="preserve"> </w:delText>
        </w:r>
      </w:del>
      <m:oMath>
        <m:limLow>
          <m:e>
            <m:r>
              <m:t>u</m:t>
            </m:r>
          </m:e>
          <m:lim>
            <m:r>
              <m:rPr>
                <m:sty m:val="p"/>
              </m:rPr>
              <m:t>∼</m:t>
            </m:r>
          </m:lim>
        </m:limLow>
        <m:r>
          <m:t> </m:t>
        </m:r>
        <m:sSup>
          <m:e>
            <m:limLow>
              <m:e>
                <m:r>
                  <m:t>v</m:t>
                </m:r>
              </m:e>
              <m:lim>
                <m:r>
                  <m:rPr>
                    <m:sty m:val="p"/>
                  </m:rPr>
                  <m:t>∼</m:t>
                </m:r>
              </m:lim>
            </m:limLow>
          </m:e>
          <m:sup>
            <m:r>
              <m:rPr>
                <m:sty m:val="p"/>
              </m:rPr>
              <m:t>⊤</m:t>
            </m:r>
          </m:sup>
        </m:sSup>
      </m:oMath>
      <w:del w:id="18323" w:author="PR Preview" w:date="2026-01-01T00:00:00Z">
        <w:r>
          <w:delText xml:space="preserve"> </w:delText>
        </w:r>
      </w:del>
      <w:del w:id="18324" w:author="PR Preview" w:date="2026-01-01T00:00:00Z">
        <w:r>
          <w:delText xml:space="preserve">has entries</w:delText>
        </w:r>
      </w:del>
      <w:del w:id="18325" w:author="PR Preview" w:date="2026-01-01T00:00:00Z">
        <w:r>
          <w:delText xml:space="preserve"> </w:delText>
        </w:r>
      </w:del>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del w:id="18326" w:author="PR Preview" w:date="2026-01-01T00:00:00Z">
        <w:r>
          <w:delText xml:space="preserve">,</w:delText>
        </w:r>
      </w:del>
      <w:del w:id="18327" w:author="PR Preview" w:date="2026-01-01T00:00:00Z">
        <w:r>
          <w:delText xml:space="preserve"> </w:delText>
        </w:r>
      </w:del>
      <w:del w:id="18328" w:author="PR Preview" w:date="2026-01-01T00:00:00Z">
        <w:r>
          <w:delText xml:space="preserve">so it is the vector</w:delText>
        </w:r>
      </w:del>
      <w:del w:id="18329" w:author="PR Preview" w:date="2026-01-01T00:00:00Z">
        <w:r>
          <w:delText xml:space="preserve"> </w:delText>
        </w:r>
      </w:del>
      <m:oMath>
        <m:sSub>
          <m:e>
            <m:r>
              <m:t>v</m:t>
            </m:r>
          </m:e>
          <m:sub>
            <m:r>
              <m:t>j</m:t>
            </m:r>
          </m:sub>
        </m:sSub>
        <m:limLow>
          <m:e>
            <m:r>
              <m:t>u</m:t>
            </m:r>
          </m:e>
          <m:lim>
            <m:r>
              <m:rPr>
                <m:sty m:val="p"/>
              </m:rPr>
              <m:t>∼</m:t>
            </m:r>
          </m:lim>
        </m:limLow>
      </m:oMath>
      <w:del w:id="18330" w:author="PR Preview" w:date="2026-01-01T00:00:00Z">
        <w:r>
          <w:delText xml:space="preserve">.</w:delText>
        </w:r>
      </w:del>
    </w:p>
    <w:p>
      <w:pPr>
        <w:pStyle w:val="BodyText"/>
      </w:pPr>
      <w:del w:id="18331" w:author="PR Preview" w:date="2026-01-01T00:00:00Z">
        <w:r>
          <w:rPr>
            <w:b/>
            <w:bCs/>
          </w:rPr>
          <w:delText xml:space="preserve">The rank is at least one.</w:delText>
        </w:r>
      </w:del>
      <w:del w:id="18332" w:author="PR Preview" w:date="2026-01-01T00:00:00Z">
        <w:r>
          <w:delText xml:space="preserve"> </w:delText>
        </w:r>
      </w:del>
      <w:del w:id="18333" w:author="PR Preview" w:date="2026-01-01T00:00:00Z">
        <w:r>
          <w:delText xml:space="preserve">Because</w:delText>
        </w:r>
      </w:del>
      <w:del w:id="18334" w:author="PR Preview" w:date="2026-01-01T00:00:00Z">
        <w:r>
          <w:delText xml:space="preserve"> </w:delText>
        </w:r>
      </w:del>
      <m:oMath>
        <m:limLow>
          <m:e>
            <m:r>
              <m:t>v</m:t>
            </m:r>
          </m:e>
          <m:lim>
            <m:r>
              <m:rPr>
                <m:sty m:val="p"/>
              </m:rPr>
              <m:t>∼</m:t>
            </m:r>
          </m:lim>
        </m:limLow>
        <m:r>
          <m:rPr>
            <m:sty m:val="p"/>
          </m:rPr>
          <m:t>≠</m:t>
        </m:r>
        <m:limLow>
          <m:e>
            <m:r>
              <m:t>0</m:t>
            </m:r>
          </m:e>
          <m:lim>
            <m:r>
              <m:rPr>
                <m:sty m:val="p"/>
              </m:rPr>
              <m:t>∼</m:t>
            </m:r>
          </m:lim>
        </m:limLow>
      </m:oMath>
      <w:del w:id="18335" w:author="PR Preview" w:date="2026-01-01T00:00:00Z">
        <w:r>
          <w:delText xml:space="preserve">, some entry</w:delText>
        </w:r>
      </w:del>
      <w:del w:id="18336" w:author="PR Preview" w:date="2026-01-01T00:00:00Z">
        <w:r>
          <w:delText xml:space="preserve"> </w:delText>
        </w:r>
      </w:del>
      <m:oMath>
        <m:sSub>
          <m:e>
            <m:r>
              <m:t>v</m:t>
            </m:r>
          </m:e>
          <m:sub>
            <m:r>
              <m:t>j</m:t>
            </m:r>
          </m:sub>
        </m:sSub>
      </m:oMath>
      <w:del w:id="18337" w:author="PR Preview" w:date="2026-01-01T00:00:00Z">
        <w:r>
          <w:delText xml:space="preserve"> </w:delText>
        </w:r>
      </w:del>
      <w:del w:id="18338" w:author="PR Preview" w:date="2026-01-01T00:00:00Z">
        <w:r>
          <w:delText xml:space="preserve">is nonzero.</w:delText>
        </w:r>
      </w:del>
      <w:del w:id="18339" w:author="PR Preview" w:date="2026-01-01T00:00:00Z">
        <w:r>
          <w:delText xml:space="preserve"> </w:delText>
        </w:r>
      </w:del>
      <w:del w:id="18340" w:author="PR Preview" w:date="2026-01-01T00:00:00Z">
        <w:r>
          <w:delText xml:space="preserve">Then column</w:delText>
        </w:r>
      </w:del>
      <w:del w:id="18341" w:author="PR Preview" w:date="2026-01-01T00:00:00Z">
        <w:r>
          <w:delText xml:space="preserve"> </w:delText>
        </w:r>
      </w:del>
      <m:oMath>
        <m:r>
          <m:t>j</m:t>
        </m:r>
      </m:oMath>
      <w:del w:id="18342" w:author="PR Preview" w:date="2026-01-01T00:00:00Z">
        <w:r>
          <w:delText xml:space="preserve">,</w:delText>
        </w:r>
      </w:del>
      <w:del w:id="18343" w:author="PR Preview" w:date="2026-01-01T00:00:00Z">
        <w:r>
          <w:delText xml:space="preserve"> </w:delText>
        </w:r>
      </w:del>
      <m:oMath>
        <m:sSub>
          <m:e>
            <m:r>
              <m:t>v</m:t>
            </m:r>
          </m:e>
          <m:sub>
            <m:r>
              <m:t>j</m:t>
            </m:r>
          </m:sub>
        </m:sSub>
        <m:limLow>
          <m:e>
            <m:r>
              <m:t>u</m:t>
            </m:r>
          </m:e>
          <m:lim>
            <m:r>
              <m:rPr>
                <m:sty m:val="p"/>
              </m:rPr>
              <m:t>∼</m:t>
            </m:r>
          </m:lim>
        </m:limLow>
      </m:oMath>
      <w:del w:id="18344" w:author="PR Preview" w:date="2026-01-01T00:00:00Z">
        <w:r>
          <w:delText xml:space="preserve">, is a nonzero vector,</w:delText>
        </w:r>
      </w:del>
      <w:del w:id="18345" w:author="PR Preview" w:date="2026-01-01T00:00:00Z">
        <w:r>
          <w:delText xml:space="preserve"> </w:delText>
        </w:r>
      </w:del>
      <w:del w:id="18346" w:author="PR Preview" w:date="2026-01-01T00:00:00Z">
        <w:r>
          <w:delText xml:space="preserve">and a single nonzero vector is linearly independent (</w:delText>
        </w:r>
      </w:del>
      <w:hyperlink w:anchor="def-linearly-independent">
        <w:del w:id="18347" w:author="PR Preview" w:date="2026-01-01T00:00:00Z">
          <w:r>
            <w:rPr>
              <w:rStyle w:val="Hyperlink"/>
            </w:rPr>
            <w:delText xml:space="preserve">Definition 43</w:delText>
          </w:r>
        </w:del>
      </w:hyperlink>
      <w:del w:id="18348" w:author="PR Preview" w:date="2026-01-01T00:00:00Z">
        <w:r>
          <w:delText xml:space="preserve">):</w:delText>
        </w:r>
      </w:del>
      <w:del w:id="18349" w:author="PR Preview" w:date="2026-01-01T00:00:00Z">
        <w:r>
          <w:delText xml:space="preserve"> </w:delText>
        </w:r>
      </w:del>
      <m:oMath>
        <m:r>
          <m:t>c</m:t>
        </m:r>
        <m:r>
          <m:t> </m:t>
        </m:r>
        <m:r>
          <m:rPr>
            <m:sty m:val="p"/>
          </m:rPr>
          <m:t>(</m:t>
        </m:r>
        <m:sSub>
          <m:e>
            <m:r>
              <m:t>v</m:t>
            </m:r>
          </m:e>
          <m:sub>
            <m:r>
              <m:t>j</m:t>
            </m:r>
          </m:sub>
        </m:sSub>
        <m:limLow>
          <m:e>
            <m:r>
              <m:t>u</m:t>
            </m:r>
          </m:e>
          <m:lim>
            <m:r>
              <m:rPr>
                <m:sty m:val="p"/>
              </m:rPr>
              <m:t>∼</m:t>
            </m:r>
          </m:lim>
        </m:limLow>
        <m:r>
          <m:rPr>
            <m:sty m:val="p"/>
          </m:rPr>
          <m:t>)</m:t>
        </m:r>
        <m:r>
          <m:rPr>
            <m:sty m:val="p"/>
          </m:rPr>
          <m:t>=</m:t>
        </m:r>
        <m:limLow>
          <m:e>
            <m:r>
              <m:t>0</m:t>
            </m:r>
          </m:e>
          <m:lim>
            <m:r>
              <m:rPr>
                <m:sty m:val="p"/>
              </m:rPr>
              <m:t>∼</m:t>
            </m:r>
          </m:lim>
        </m:limLow>
      </m:oMath>
      <w:del w:id="18350" w:author="PR Preview" w:date="2026-01-01T00:00:00Z">
        <w:r>
          <w:delText xml:space="preserve"> </w:delText>
        </w:r>
      </w:del>
      <w:del w:id="18351" w:author="PR Preview" w:date="2026-01-01T00:00:00Z">
        <w:r>
          <w:delText xml:space="preserve">forces</w:delText>
        </w:r>
      </w:del>
      <w:del w:id="18352" w:author="PR Preview" w:date="2026-01-01T00:00:00Z">
        <w:r>
          <w:delText xml:space="preserve"> </w:delText>
        </w:r>
      </w:del>
      <m:oMath>
        <m:r>
          <m:t>c</m:t>
        </m:r>
        <m:r>
          <m:rPr>
            <m:sty m:val="p"/>
          </m:rPr>
          <m:t>=</m:t>
        </m:r>
        <m:r>
          <m:t>0</m:t>
        </m:r>
      </m:oMath>
      <w:del w:id="18353" w:author="PR Preview" w:date="2026-01-01T00:00:00Z">
        <w:r>
          <w:delText xml:space="preserve">.</w:delText>
        </w:r>
      </w:del>
    </w:p>
    <w:p>
      <w:pPr>
        <w:pStyle w:val="FirstParagraph"/>
      </w:pPr>
      <w:ins w:id="18354" w:author="PR Preview" w:date="2026-01-01T00:00:00Z">
        <w:r>
          <w:rPr>
            <w:b/>
            <w:bCs/>
          </w:rPr>
          <w:t xml:space="preserve">Definition 79 (Outer product)</w:t>
        </w:r>
      </w:ins>
      <w:ins w:id="18355" w:author="PR Preview" w:date="2026-01-01T00:00:00Z">
        <w:r>
          <w:t xml:space="preserve"> </w:t>
        </w:r>
      </w:ins>
      <w:ins w:id="18356" w:author="PR Preview" w:date="2026-01-01T00:00:00Z">
        <w:r>
          <w:t xml:space="preserve">The</w:t>
        </w:r>
      </w:ins>
      <w:ins w:id="18357" w:author="PR Preview" w:date="2026-01-01T00:00:00Z">
        <w:r>
          <w:t xml:space="preserve"> </w:t>
        </w:r>
      </w:ins>
      <w:ins w:id="18358" w:author="PR Preview" w:date="2026-01-01T00:00:00Z">
        <w:r>
          <w:rPr>
            <w:b/>
            <w:bCs/>
          </w:rPr>
          <w:t xml:space="preserve">outer product</w:t>
        </w:r>
      </w:ins>
      <w:ins w:id="18359" w:author="PR Preview" w:date="2026-01-01T00:00:00Z">
        <w:r>
          <w:t xml:space="preserve"> </w:t>
        </w:r>
      </w:ins>
      <w:ins w:id="18360" w:author="PR Preview" w:date="2026-01-01T00:00:00Z">
        <w:r>
          <w:t xml:space="preserve">of a vector</w:t>
        </w:r>
      </w:ins>
      <w:ins w:id="18361" w:author="PR Preview" w:date="2026-01-01T00:00:00Z">
        <w:r>
          <w:t xml:space="preserve"> </w:t>
        </w:r>
      </w:ins>
      <w:ins w:id="18362" w:author="PR Preview" w:date="2026-01-01T00:00:00Z">
        <w:r>
          <w:t xml:space="preserve">$\mathord{\smash[b]{\underset{\raise.3ex\hbox{$\scriptstyle\sim$}}{u}}\vphantom{u}}$</w:t>
        </w:r>
      </w:ins>
      <w:ins w:id="18363" w:author="PR Preview" w:date="2026-01-01T00:00:00Z">
        <w:r>
          <w:t xml:space="preserve"> </w:t>
        </w:r>
      </w:ins>
      <w:ins w:id="18364" w:author="PR Preview" w:date="2026-01-01T00:00:00Z">
        <w:r>
          <w:t xml:space="preserve">of length</w:t>
        </w:r>
      </w:ins>
      <w:ins w:id="18365" w:author="PR Preview" w:date="2026-01-01T00:00:00Z">
        <w:r>
          <w:t xml:space="preserve"> </w:t>
        </w:r>
      </w:ins>
      <m:oMath>
        <m:r>
          <m:t>m</m:t>
        </m:r>
      </m:oMath>
      <w:ins w:id="18366" w:author="PR Preview" w:date="2026-01-01T00:00:00Z">
        <w:r>
          <w:t xml:space="preserve"> </w:t>
        </w:r>
      </w:ins>
      <w:ins w:id="18367" w:author="PR Preview" w:date="2026-01-01T00:00:00Z">
        <w:r>
          <w:t xml:space="preserve">and a vector</w:t>
        </w:r>
      </w:ins>
      <w:ins w:id="18368" w:author="PR Preview" w:date="2026-01-01T00:00:00Z">
        <w:r>
          <w:t xml:space="preserve"> </w:t>
        </w:r>
      </w:ins>
      <w:ins w:id="18369" w:author="PR Preview" w:date="2026-01-01T00:00:00Z">
        <w:r>
          <w:t xml:space="preserve">$\mathord{\smash[b]{\underset{\raise.3ex\hbox{$\scriptstyle\sim$}}{v}}\vphantom{v}}$</w:t>
        </w:r>
      </w:ins>
      <w:ins w:id="18370" w:author="PR Preview" w:date="2026-01-01T00:00:00Z">
        <w:r>
          <w:t xml:space="preserve"> </w:t>
        </w:r>
      </w:ins>
      <w:ins w:id="18371" w:author="PR Preview" w:date="2026-01-01T00:00:00Z">
        <w:r>
          <w:t xml:space="preserve">of length</w:t>
        </w:r>
      </w:ins>
      <w:ins w:id="18372" w:author="PR Preview" w:date="2026-01-01T00:00:00Z">
        <w:r>
          <w:t xml:space="preserve"> </w:t>
        </w:r>
      </w:ins>
      <m:oMath>
        <m:r>
          <m:t>n</m:t>
        </m:r>
      </m:oMath>
      <w:ins w:id="18373" w:author="PR Preview" w:date="2026-01-01T00:00:00Z">
        <w:r>
          <w:t xml:space="preserve"> </w:t>
        </w:r>
      </w:ins>
      <w:ins w:id="18374" w:author="PR Preview" w:date="2026-01-01T00:00:00Z">
        <w:r>
          <w:t xml:space="preserve">is the</w:t>
        </w:r>
      </w:ins>
      <w:ins w:id="18375" w:author="PR Preview" w:date="2026-01-01T00:00:00Z">
        <w:r>
          <w:t xml:space="preserve"> </w:t>
        </w:r>
      </w:ins>
      <m:oMath>
        <m:r>
          <m:t>m</m:t>
        </m:r>
        <m:r>
          <m:rPr>
            <m:sty m:val="p"/>
          </m:rPr>
          <m:t>×</m:t>
        </m:r>
        <m:r>
          <m:t>n</m:t>
        </m:r>
      </m:oMath>
      <w:ins w:id="18376" w:author="PR Preview" w:date="2026-01-01T00:00:00Z">
        <w:r>
          <w:t xml:space="preserve"> </w:t>
        </w:r>
      </w:ins>
      <w:ins w:id="18377" w:author="PR Preview" w:date="2026-01-01T00:00:00Z">
        <w:r>
          <w:t xml:space="preserve">matrix product (4)</w:t>
        </w:r>
      </w:ins>
      <w:ins w:id="18378" w:author="PR Preview" w:date="2026-01-01T00:00:00Z">
        <w:r>
          <w:t xml:space="preserve"> </w:t>
        </w:r>
      </w:ins>
      <w:ins w:id="18379" w:author="PR Preview" w:date="2026-01-01T00:00:00Z">
        <w:r>
          <w:t xml:space="preserve">$\mathord{\smash[b]{\underset{\raise.3ex\hbox{$\scriptstyle\sim$}}{u}}\vphantom{u}}\,{\mathord{\smash[b]{\underset{\raise.3ex\hbox{$\scriptstyle\sim$}}{v}}\vphantom{v}}}^{\top}$</w:t>
        </w:r>
      </w:ins>
      <w:ins w:id="18380" w:author="PR Preview" w:date="2026-01-01T00:00:00Z">
        <w:r>
          <w:t xml:space="preserve"> </w:t>
        </w:r>
      </w:ins>
      <w:ins w:id="18381" w:author="PR Preview" w:date="2026-01-01T00:00:00Z">
        <w:r>
          <w:t xml:space="preserve">of the column vector</w:t>
        </w:r>
      </w:ins>
      <w:ins w:id="18382" w:author="PR Preview" w:date="2026-01-01T00:00:00Z">
        <w:r>
          <w:t xml:space="preserve"> </w:t>
        </w:r>
      </w:ins>
      <w:ins w:id="18383" w:author="PR Preview" w:date="2026-01-01T00:00:00Z">
        <w:r>
          <w:t xml:space="preserve">$\mathord{\smash[b]{\underset{\raise.3ex\hbox{$\scriptstyle\sim$}}{u}}\vphantom{u}}$</w:t>
        </w:r>
      </w:ins>
      <w:ins w:id="18384" w:author="PR Preview" w:date="2026-01-01T00:00:00Z">
        <w:r>
          <w:t xml:space="preserve"> </w:t>
        </w:r>
      </w:ins>
      <w:ins w:id="18385" w:author="PR Preview" w:date="2026-01-01T00:00:00Z">
        <w:r>
          <w:t xml:space="preserve">with the row vector</w:t>
        </w:r>
      </w:ins>
      <w:ins w:id="18386" w:author="PR Preview" w:date="2026-01-01T00:00:00Z">
        <w:r>
          <w:t xml:space="preserve"> </w:t>
        </w:r>
      </w:ins>
      <w:ins w:id="18387" w:author="PR Preview" w:date="2026-01-01T00:00:00Z">
        <w:r>
          <w:t xml:space="preserve">${\mathord{\smash[b]{\underset{\raise.3ex\hbox{$\scriptstyle\sim$}}{v}}\vphantom{v}}}^{\top}$</w:t>
        </w:r>
      </w:ins>
      <w:ins w:id="18388" w:author="PR Preview" w:date="2026-01-01T00:00:00Z">
        <w:r>
          <w:t xml:space="preserve">.</w:t>
        </w:r>
      </w:ins>
      <w:ins w:id="18389" w:author="PR Preview" w:date="2026-01-01T00:00:00Z">
        <w:r>
          <w:t xml:space="preserve"> </w:t>
        </w:r>
      </w:ins>
      <w:ins w:id="18390" w:author="PR Preview" w:date="2026-01-01T00:00:00Z">
        <w:r>
          <w:t xml:space="preserve">Its entries are</w:t>
        </w:r>
      </w:ins>
    </w:p>
    <w:p>
      <w:pPr>
        <w:pStyle w:val="BodyText"/>
      </w:pPr>
      <w:ins w:id="18391" w:author="PR Preview" w:date="2026-01-01T00:00:00Z">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ins>
    </w:p>
    <w:bookmarkEnd w:id="406"/>
    <w:bookmarkStart w:id="407" w:name="exm-outer-product"/>
    <w:p>
      <w:pPr>
        <w:pStyle w:val="FirstParagraph"/>
      </w:pPr>
      <w:ins w:id="18392" w:author="PR Preview" w:date="2026-01-01T00:00:00Z">
        <w:r>
          <w:rPr>
            <w:b/>
            <w:bCs/>
          </w:rPr>
          <w:t xml:space="preserve">Example 121 (An outer product)</w:t>
        </w:r>
      </w:ins>
      <w:ins w:id="18393" w:author="PR Preview" w:date="2026-01-01T00:00:00Z">
        <w:r>
          <w:t xml:space="preserve"> </w:t>
        </w:r>
      </w:ins>
      <w:ins w:id="18394" w:author="PR Preview" w:date="2026-01-01T00:00:00Z">
        <w:r>
          <w:t xml:space="preserve">For</w:t>
        </w:r>
      </w:ins>
      <w:ins w:id="18395" w:author="PR Preview" w:date="2026-01-01T00:00:00Z">
        <w:r>
          <w:t xml:space="preserve"> </w:t>
        </w:r>
      </w:ins>
      <w:ins w:id="18396" w:author="PR Preview" w:date="2026-01-01T00:00:00Z">
        <w:r>
          <w:t xml:space="preserve">$\mathord{\smash[b]{\underset{\raise.3ex\hbox{$\scriptstyle\sim$}}{u}}\vphantom{u}} = (1, 2, 3)$</w:t>
        </w:r>
      </w:ins>
      <w:ins w:id="18397" w:author="PR Preview" w:date="2026-01-01T00:00:00Z">
        <w:r>
          <w:t xml:space="preserve"> </w:t>
        </w:r>
      </w:ins>
      <w:ins w:id="18398" w:author="PR Preview" w:date="2026-01-01T00:00:00Z">
        <w:r>
          <w:t xml:space="preserve">and</w:t>
        </w:r>
      </w:ins>
      <w:ins w:id="18399" w:author="PR Preview" w:date="2026-01-01T00:00:00Z">
        <w:r>
          <w:t xml:space="preserve"> </w:t>
        </w:r>
      </w:ins>
      <w:ins w:id="18400" w:author="PR Preview" w:date="2026-01-01T00:00:00Z">
        <w:r>
          <w:t xml:space="preserve">$\mathord{\smash[b]{\underset{\raise.3ex\hbox{$\scriptstyle\sim$}}{v}}\vphantom{v}} = (4, 5)$</w:t>
        </w:r>
      </w:ins>
      <w:ins w:id="18401" w:author="PR Preview" w:date="2026-01-01T00:00:00Z">
        <w:r>
          <w:t xml:space="preserve">:</w:t>
        </w:r>
      </w:ins>
    </w:p>
    <w:p>
      <w:pPr>
        <w:pStyle w:val="BodyText"/>
      </w:pPr>
      <w:ins w:id="18402" w:author="PR Preview" w:date="2026-01-01T00:00:00Z">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ins>
    </w:p>
    <w:bookmarkEnd w:id="407"/>
    <w:bookmarkStart w:id="408" w:name="rem-outer-vs-dot-product"/>
    <w:p>
      <w:pPr>
        <w:pStyle w:val="FirstParagraph"/>
      </w:pPr>
      <w:ins w:id="18403" w:author="PR Preview" w:date="2026-01-01T00:00:00Z">
        <w:r>
          <w:rPr>
            <w:i/>
            <w:iCs/>
          </w:rPr>
          <w:t xml:space="preserve">Remark 25</w:t>
        </w:r>
      </w:ins>
      <w:ins w:id="18404" w:author="PR Preview" w:date="2026-01-01T00:00:00Z">
        <w:r>
          <w:t xml:space="preserve"> (Outer product and dot product). </w:t>
        </w:r>
      </w:ins>
      <w:ins w:id="18405" w:author="PR Preview" w:date="2026-01-01T00:00:00Z">
        <w:r>
          <w:t xml:space="preserve">The dot product</w:t>
        </w:r>
      </w:ins>
      <w:ins w:id="18406" w:author="PR Preview" w:date="2026-01-01T00:00:00Z">
        <w:r>
          <w:t xml:space="preserve"> </w:t>
        </w:r>
      </w:ins>
      <w:ins w:id="18407" w:author="PR Preview" w:date="2026-01-01T00:00:00Z">
        <w:r>
          <w:t xml:space="preserve">${\mathord{\smash[b]{\underset{\raise.3ex\hbox{$\scriptstyle\sim$}}{u}}\vphantom{u}}}^{\top}\mathord{\smash[b]{\underset{\raise.3ex\hbox{$\scriptstyle\sim$}}{v}}\vphantom{v}}$</w:t>
        </w:r>
      </w:ins>
      <w:ins w:id="18408" w:author="PR Preview" w:date="2026-01-01T00:00:00Z">
        <w:r>
          <w:t xml:space="preserve"> </w:t>
        </w:r>
      </w:ins>
      <w:ins w:id="18409" w:author="PR Preview" w:date="2026-01-01T00:00:00Z">
        <w:r>
          <w:t xml:space="preserve">(</w:t>
        </w:r>
      </w:ins>
      <w:hyperlink w:anchor="exm-dot-product-matmul">
        <w:ins w:id="18410" w:author="PR Preview" w:date="2026-01-01T00:00:00Z">
          <w:r>
            <w:rPr>
              <w:rStyle w:val="Hyperlink"/>
            </w:rPr>
            <w:t xml:space="preserve">Example 20</w:t>
          </w:r>
        </w:ins>
      </w:hyperlink>
      <w:ins w:id="18411" w:author="PR Preview" w:date="2026-01-01T00:00:00Z">
        <w:r>
          <w:t xml:space="preserve">)</w:t>
        </w:r>
      </w:ins>
      <w:ins w:id="18412" w:author="PR Preview" w:date="2026-01-01T00:00:00Z">
        <w:r>
          <w:t xml:space="preserve"> </w:t>
        </w:r>
      </w:ins>
      <w:ins w:id="18413" w:author="PR Preview" w:date="2026-01-01T00:00:00Z">
        <w:r>
          <w:t xml:space="preserve">needs two vectors of the same length and gives a number.</w:t>
        </w:r>
      </w:ins>
      <w:ins w:id="18414" w:author="PR Preview" w:date="2026-01-01T00:00:00Z">
        <w:r>
          <w:t xml:space="preserve"> </w:t>
        </w:r>
      </w:ins>
      <w:ins w:id="18415" w:author="PR Preview" w:date="2026-01-01T00:00:00Z">
        <w:r>
          <w:t xml:space="preserve">The outer product</w:t>
        </w:r>
      </w:ins>
      <w:ins w:id="18416" w:author="PR Preview" w:date="2026-01-01T00:00:00Z">
        <w:r>
          <w:t xml:space="preserve"> </w:t>
        </w:r>
      </w:ins>
      <w:ins w:id="18417" w:author="PR Preview" w:date="2026-01-01T00:00:00Z">
        <w:r>
          <w:t xml:space="preserve">$\mathord{\smash[b]{\underset{\raise.3ex\hbox{$\scriptstyle\sim$}}{u}}\vphantom{u}}\,{\mathord{\smash[b]{\underset{\raise.3ex\hbox{$\scriptstyle\sim$}}{v}}\vphantom{v}}}^{\top}$</w:t>
        </w:r>
      </w:ins>
      <w:ins w:id="18418" w:author="PR Preview" w:date="2026-01-01T00:00:00Z">
        <w:r>
          <w:t xml:space="preserve"> </w:t>
        </w:r>
      </w:ins>
      <w:ins w:id="18419" w:author="PR Preview" w:date="2026-01-01T00:00:00Z">
        <w:r>
          <w:t xml:space="preserve">takes vectors of any two lengths and gives a matrix</w:t>
        </w:r>
      </w:ins>
      <w:ins w:id="18420" w:author="PR Preview" w:date="2026-01-01T00:00:00Z">
        <w:r>
          <w:t xml:space="preserve"> </w:t>
        </w:r>
      </w:ins>
      <w:ins w:id="18421" w:author="PR Preview" w:date="2026-01-01T00:00:00Z">
        <w:r>
          <w:t xml:space="preserve">(Banerjee and Roy 2014, chap. 1, p. 11)</w:t>
        </w:r>
      </w:ins>
      <w:ins w:id="18422" w:author="PR Preview" w:date="2026-01-01T00:00:00Z">
        <w:r>
          <w:t xml:space="preserve">.</w:t>
        </w:r>
      </w:ins>
    </w:p>
    <w:p>
      <w:pPr>
        <w:pStyle w:val="BodyText"/>
      </w:pPr>
      <w:ins w:id="18423" w:author="PR Preview" w:date="2026-01-01T00:00:00Z">
        <w:r>
          <w:t xml:space="preserve">For example,</w:t>
        </w:r>
      </w:ins>
      <w:ins w:id="18424" w:author="PR Preview" w:date="2026-01-01T00:00:00Z">
        <w:r>
          <w:t xml:space="preserve"> </w:t>
        </w:r>
      </w:ins>
      <w:ins w:id="18425" w:author="PR Preview" w:date="2026-01-01T00:00:00Z">
        <w:r>
          <w:t xml:space="preserve">$\mathord{\smash[b]{\underset{\raise.3ex\hbox{$\scriptstyle\sim$}}{u}}\vphantom{u}} = (1, 2, 3)$</w:t>
        </w:r>
      </w:ins>
      <w:ins w:id="18426" w:author="PR Preview" w:date="2026-01-01T00:00:00Z">
        <w:r>
          <w:t xml:space="preserve"> </w:t>
        </w:r>
      </w:ins>
      <w:ins w:id="18427" w:author="PR Preview" w:date="2026-01-01T00:00:00Z">
        <w:r>
          <w:t xml:space="preserve">and</w:t>
        </w:r>
      </w:ins>
      <w:ins w:id="18428" w:author="PR Preview" w:date="2026-01-01T00:00:00Z">
        <w:r>
          <w:t xml:space="preserve"> </w:t>
        </w:r>
      </w:ins>
      <w:ins w:id="18429" w:author="PR Preview" w:date="2026-01-01T00:00:00Z">
        <w:r>
          <w:t xml:space="preserve">$\mathord{\smash[b]{\underset{\raise.3ex\hbox{$\scriptstyle\sim$}}{v}}\vphantom{v}} = (4, 5)$</w:t>
        </w:r>
      </w:ins>
      <w:ins w:id="18430" w:author="PR Preview" w:date="2026-01-01T00:00:00Z">
        <w:r>
          <w:t xml:space="preserve"> </w:t>
        </w:r>
      </w:ins>
      <w:ins w:id="18431" w:author="PR Preview" w:date="2026-01-01T00:00:00Z">
        <w:r>
          <w:t xml:space="preserve">in</w:t>
        </w:r>
      </w:ins>
      <w:ins w:id="18432" w:author="PR Preview" w:date="2026-01-01T00:00:00Z">
        <w:r>
          <w:t xml:space="preserve"> </w:t>
        </w:r>
      </w:ins>
      <w:hyperlink w:anchor="exm-outer-product">
        <w:ins w:id="18433" w:author="PR Preview" w:date="2026-01-01T00:00:00Z">
          <w:r>
            <w:rPr>
              <w:rStyle w:val="Hyperlink"/>
            </w:rPr>
            <w:t xml:space="preserve">Example 121</w:t>
          </w:r>
        </w:ins>
      </w:hyperlink>
      <w:ins w:id="18434" w:author="PR Preview" w:date="2026-01-01T00:00:00Z">
        <w:r>
          <w:t xml:space="preserve"> </w:t>
        </w:r>
      </w:ins>
      <w:ins w:id="18435" w:author="PR Preview" w:date="2026-01-01T00:00:00Z">
        <w:r>
          <w:t xml:space="preserve">have different lengths,</w:t>
        </w:r>
      </w:ins>
      <w:ins w:id="18436" w:author="PR Preview" w:date="2026-01-01T00:00:00Z">
        <w:r>
          <w:t xml:space="preserve"> </w:t>
        </w:r>
      </w:ins>
      <w:ins w:id="18437" w:author="PR Preview" w:date="2026-01-01T00:00:00Z">
        <w:r>
          <w:t xml:space="preserve">so they have no dot product,</w:t>
        </w:r>
      </w:ins>
      <w:ins w:id="18438" w:author="PR Preview" w:date="2026-01-01T00:00:00Z">
        <w:r>
          <w:t xml:space="preserve"> </w:t>
        </w:r>
      </w:ins>
      <w:ins w:id="18439" w:author="PR Preview" w:date="2026-01-01T00:00:00Z">
        <w:r>
          <w:t xml:space="preserve">but their outer product is a</w:t>
        </w:r>
      </w:ins>
      <w:ins w:id="18440" w:author="PR Preview" w:date="2026-01-01T00:00:00Z">
        <w:r>
          <w:t xml:space="preserve"> </w:t>
        </w:r>
      </w:ins>
      <m:oMath>
        <m:r>
          <m:t>3</m:t>
        </m:r>
        <m:r>
          <m:rPr>
            <m:sty m:val="p"/>
          </m:rPr>
          <m:t>×</m:t>
        </m:r>
        <m:r>
          <m:t>2</m:t>
        </m:r>
      </m:oMath>
      <w:ins w:id="18441" w:author="PR Preview" w:date="2026-01-01T00:00:00Z">
        <w:r>
          <w:t xml:space="preserve"> </w:t>
        </w:r>
      </w:ins>
      <w:ins w:id="18442" w:author="PR Preview" w:date="2026-01-01T00:00:00Z">
        <w:r>
          <w:t xml:space="preserve">matrix.</w:t>
        </w:r>
      </w:ins>
      <w:ins w:id="18443" w:author="PR Preview" w:date="2026-01-01T00:00:00Z">
        <w:r>
          <w:t xml:space="preserve"> </w:t>
        </w:r>
      </w:ins>
      <w:ins w:id="18444" w:author="PR Preview" w:date="2026-01-01T00:00:00Z">
        <w:r>
          <w:t xml:space="preserve">For</w:t>
        </w:r>
      </w:ins>
      <w:ins w:id="18445" w:author="PR Preview" w:date="2026-01-01T00:00:00Z">
        <w:r>
          <w:t xml:space="preserve"> </w:t>
        </w:r>
      </w:ins>
      <w:ins w:id="18446" w:author="PR Preview" w:date="2026-01-01T00:00:00Z">
        <w:r>
          <w:t xml:space="preserve">$\mathord{\smash[b]{\underset{\raise.3ex\hbox{$\scriptstyle\sim$}}{a}}\vphantom{a}} = (1, 2)$</w:t>
        </w:r>
      </w:ins>
      <w:ins w:id="18447" w:author="PR Preview" w:date="2026-01-01T00:00:00Z">
        <w:r>
          <w:t xml:space="preserve"> </w:t>
        </w:r>
      </w:ins>
      <w:ins w:id="18448" w:author="PR Preview" w:date="2026-01-01T00:00:00Z">
        <w:r>
          <w:t xml:space="preserve">and</w:t>
        </w:r>
      </w:ins>
      <w:ins w:id="18449" w:author="PR Preview" w:date="2026-01-01T00:00:00Z">
        <w:r>
          <w:t xml:space="preserve"> </w:t>
        </w:r>
      </w:ins>
      <w:ins w:id="18450" w:author="PR Preview" w:date="2026-01-01T00:00:00Z">
        <w:r>
          <w:t xml:space="preserve">$\mathord{\smash[b]{\underset{\raise.3ex\hbox{$\scriptstyle\sim$}}{b}}\vphantom{b}} = (3, 4)$</w:t>
        </w:r>
      </w:ins>
      <w:ins w:id="18451" w:author="PR Preview" w:date="2026-01-01T00:00:00Z">
        <w:r>
          <w:t xml:space="preserve">,</w:t>
        </w:r>
      </w:ins>
      <w:ins w:id="18452" w:author="PR Preview" w:date="2026-01-01T00:00:00Z">
        <w:r>
          <w:t xml:space="preserve"> </w:t>
        </w:r>
      </w:ins>
      <w:ins w:id="18453" w:author="PR Preview" w:date="2026-01-01T00:00:00Z">
        <w:r>
          <w:t xml:space="preserve">which have the same length, both products exist:</w:t>
        </w:r>
      </w:ins>
    </w:p>
    <w:p>
      <w:pPr>
        <w:pStyle w:val="BodyText"/>
      </w:pPr>
      <w:ins w:id="18454" w:author="PR Preview" w:date="2026-01-01T00:00:00Z">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ins>
    </w:p>
    <w:bookmarkEnd w:id="408"/>
    <w:bookmarkStart w:id="409" w:name="thm-outer-product-rank"/>
    <w:p>
      <w:pPr>
        <w:pStyle w:val="FirstParagraph"/>
      </w:pPr>
      <w:ins w:id="18455" w:author="PR Preview" w:date="2026-01-01T00:00:00Z">
        <w:r>
          <w:rPr>
            <w:b/>
            <w:bCs/>
          </w:rPr>
          <w:t xml:space="preserve">Theorem 66 (An outer product has rank one)</w:t>
        </w:r>
      </w:ins>
      <w:ins w:id="18456" w:author="PR Preview" w:date="2026-01-01T00:00:00Z">
        <w:r>
          <w:t xml:space="preserve"> </w:t>
        </w:r>
      </w:ins>
      <w:ins w:id="18457" w:author="PR Preview" w:date="2026-01-01T00:00:00Z">
        <w:r>
          <w:t xml:space="preserve">If</w:t>
        </w:r>
      </w:ins>
      <w:ins w:id="18458" w:author="PR Preview" w:date="2026-01-01T00:00:00Z">
        <w:r>
          <w:t xml:space="preserve"> </w:t>
        </w:r>
      </w:ins>
      <w:ins w:id="18459" w:author="PR Preview" w:date="2026-01-01T00:00:00Z">
        <w:r>
          <w:t xml:space="preserve">$\mathord{\smash[b]{\underset{\raise.3ex\hbox{$\scriptstyle\sim$}}{u}}\vphantom{u}}$</w:t>
        </w:r>
      </w:ins>
      <w:ins w:id="18460" w:author="PR Preview" w:date="2026-01-01T00:00:00Z">
        <w:r>
          <w:t xml:space="preserve"> </w:t>
        </w:r>
      </w:ins>
      <w:ins w:id="18461" w:author="PR Preview" w:date="2026-01-01T00:00:00Z">
        <w:r>
          <w:t xml:space="preserve">is a nonzero vector of length</w:t>
        </w:r>
      </w:ins>
      <w:ins w:id="18462" w:author="PR Preview" w:date="2026-01-01T00:00:00Z">
        <w:r>
          <w:t xml:space="preserve"> </w:t>
        </w:r>
      </w:ins>
      <m:oMath>
        <m:r>
          <m:t>m</m:t>
        </m:r>
      </m:oMath>
      <w:ins w:id="18463" w:author="PR Preview" w:date="2026-01-01T00:00:00Z">
        <w:r>
          <w:t xml:space="preserve"> </w:t>
        </w:r>
      </w:ins>
      <w:ins w:id="18464" w:author="PR Preview" w:date="2026-01-01T00:00:00Z">
        <w:r>
          <w:t xml:space="preserve">and</w:t>
        </w:r>
      </w:ins>
      <w:ins w:id="18465" w:author="PR Preview" w:date="2026-01-01T00:00:00Z">
        <w:r>
          <w:t xml:space="preserve"> </w:t>
        </w:r>
      </w:ins>
      <w:ins w:id="18466" w:author="PR Preview" w:date="2026-01-01T00:00:00Z">
        <w:r>
          <w:t xml:space="preserve">$\mathord{\smash[b]{\underset{\raise.3ex\hbox{$\scriptstyle\sim$}}{v}}\vphantom{v}}$</w:t>
        </w:r>
      </w:ins>
      <w:ins w:id="18467" w:author="PR Preview" w:date="2026-01-01T00:00:00Z">
        <w:r>
          <w:t xml:space="preserve"> </w:t>
        </w:r>
      </w:ins>
      <w:ins w:id="18468" w:author="PR Preview" w:date="2026-01-01T00:00:00Z">
        <w:r>
          <w:t xml:space="preserve">is a nonzero vector of length</w:t>
        </w:r>
      </w:ins>
      <w:ins w:id="18469" w:author="PR Preview" w:date="2026-01-01T00:00:00Z">
        <w:r>
          <w:t xml:space="preserve"> </w:t>
        </w:r>
      </w:ins>
      <m:oMath>
        <m:r>
          <m:t>n</m:t>
        </m:r>
      </m:oMath>
      <w:ins w:id="18470" w:author="PR Preview" w:date="2026-01-01T00:00:00Z">
        <w:r>
          <w:t xml:space="preserve">,</w:t>
        </w:r>
      </w:ins>
      <w:ins w:id="18471" w:author="PR Preview" w:date="2026-01-01T00:00:00Z">
        <w:r>
          <w:t xml:space="preserve"> </w:t>
        </w:r>
      </w:ins>
      <w:ins w:id="18472" w:author="PR Preview" w:date="2026-01-01T00:00:00Z">
        <w:r>
          <w:t xml:space="preserve">then</w:t>
        </w:r>
      </w:ins>
      <w:ins w:id="18473" w:author="PR Preview" w:date="2026-01-01T00:00:00Z">
        <w:r>
          <w:t xml:space="preserve"> </w:t>
        </w:r>
      </w:ins>
      <w:ins w:id="18474" w:author="PR Preview" w:date="2026-01-01T00:00:00Z">
        <w:r>
          <w:t xml:space="preserve">$\operatorname{rank}(\mathord{\smash[b]{\underset{\raise.3ex\hbox{$\scriptstyle\sim$}}{u}}\vphantom{u}}\,{\mathord{\smash[b]{\underset{\raise.3ex\hbox{$\scriptstyle\sim$}}{v}}\vphantom{v}}}^{\top}) = 1$</w:t>
        </w:r>
      </w:ins>
      <w:ins w:id="18475" w:author="PR Preview" w:date="2026-01-01T00:00:00Z">
        <w:r>
          <w:t xml:space="preserve"> </w:t>
        </w:r>
      </w:ins>
      <w:ins w:id="18476" w:author="PR Preview" w:date="2026-01-01T00:00:00Z">
        <w:r>
          <w:t xml:space="preserve">(</w:t>
        </w:r>
      </w:ins>
      <w:hyperlink w:anchor="def-rank">
        <w:ins w:id="18477" w:author="PR Preview" w:date="2026-01-01T00:00:00Z">
          <w:r>
            <w:rPr>
              <w:rStyle w:val="Hyperlink"/>
            </w:rPr>
            <w:t xml:space="preserve">Definition 44</w:t>
          </w:r>
        </w:ins>
      </w:hyperlink>
      <w:ins w:id="18478" w:author="PR Preview" w:date="2026-01-01T00:00:00Z">
        <w:r>
          <w:t xml:space="preserve">).</w:t>
        </w:r>
      </w:ins>
    </w:p>
    <w:bookmarkEnd w:id="409"/>
    <w:p>
      <w:pPr>
        <w:pStyle w:val="BodyText"/>
      </w:pPr>
      <w:ins w:id="18479" w:author="PR Preview" w:date="2026-01-01T00:00:00Z">
        <w:r>
          <w:rPr>
            <w:i/>
            <w:iCs/>
          </w:rPr>
          <w:t xml:space="preserve">Proof</w:t>
        </w:r>
      </w:ins>
      <w:ins w:id="18480" w:author="PR Preview" w:date="2026-01-01T00:00:00Z">
        <w:r>
          <w:t xml:space="preserve">. </w:t>
        </w:r>
      </w:ins>
      <w:ins w:id="18481" w:author="PR Preview" w:date="2026-01-01T00:00:00Z">
        <w:r>
          <w:t xml:space="preserve">Column</w:t>
        </w:r>
      </w:ins>
      <w:ins w:id="18482" w:author="PR Preview" w:date="2026-01-01T00:00:00Z">
        <w:r>
          <w:t xml:space="preserve"> </w:t>
        </w:r>
      </w:ins>
      <m:oMath>
        <m:r>
          <m:t>j</m:t>
        </m:r>
      </m:oMath>
      <w:ins w:id="18483" w:author="PR Preview" w:date="2026-01-01T00:00:00Z">
        <w:r>
          <w:t xml:space="preserve"> </w:t>
        </w:r>
      </w:ins>
      <w:ins w:id="18484" w:author="PR Preview" w:date="2026-01-01T00:00:00Z">
        <w:r>
          <w:t xml:space="preserve">of</w:t>
        </w:r>
      </w:ins>
      <w:ins w:id="18485" w:author="PR Preview" w:date="2026-01-01T00:00:00Z">
        <w:r>
          <w:t xml:space="preserve"> </w:t>
        </w:r>
      </w:ins>
      <w:ins w:id="18486" w:author="PR Preview" w:date="2026-01-01T00:00:00Z">
        <w:r>
          <w:t xml:space="preserve">$\mathord{\smash[b]{\underset{\raise.3ex\hbox{$\scriptstyle\sim$}}{u}}\vphantom{u}}\,{\mathord{\smash[b]{\underset{\raise.3ex\hbox{$\scriptstyle\sim$}}{v}}\vphantom{v}}}^{\top}$</w:t>
        </w:r>
      </w:ins>
      <w:ins w:id="18487" w:author="PR Preview" w:date="2026-01-01T00:00:00Z">
        <w:r>
          <w:t xml:space="preserve"> </w:t>
        </w:r>
      </w:ins>
      <w:ins w:id="18488" w:author="PR Preview" w:date="2026-01-01T00:00:00Z">
        <w:r>
          <w:t xml:space="preserve">has entries</w:t>
        </w:r>
      </w:ins>
      <w:ins w:id="18489" w:author="PR Preview" w:date="2026-01-01T00:00:00Z">
        <w:r>
          <w:t xml:space="preserve"> </w:t>
        </w:r>
      </w:ins>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ins w:id="18490" w:author="PR Preview" w:date="2026-01-01T00:00:00Z">
        <w:r>
          <w:t xml:space="preserve">,</w:t>
        </w:r>
      </w:ins>
      <w:ins w:id="18491" w:author="PR Preview" w:date="2026-01-01T00:00:00Z">
        <w:r>
          <w:t xml:space="preserve"> </w:t>
        </w:r>
      </w:ins>
      <w:ins w:id="18492" w:author="PR Preview" w:date="2026-01-01T00:00:00Z">
        <w:r>
          <w:t xml:space="preserve">so it is the vector</w:t>
        </w:r>
      </w:ins>
      <w:ins w:id="18493" w:author="PR Preview" w:date="2026-01-01T00:00:00Z">
        <w:r>
          <w:t xml:space="preserve"> </w:t>
        </w:r>
      </w:ins>
      <w:ins w:id="18494" w:author="PR Preview" w:date="2026-01-01T00:00:00Z">
        <w:r>
          <w:t xml:space="preserve">$v_j \mathord{\smash[b]{\underset{\raise.3ex\hbox{$\scriptstyle\sim$}}{u}}\vphantom{u}}$</w:t>
        </w:r>
      </w:ins>
      <w:ins w:id="18495" w:author="PR Preview" w:date="2026-01-01T00:00:00Z">
        <w:r>
          <w:t xml:space="preserve">.</w:t>
        </w:r>
      </w:ins>
    </w:p>
    <w:p>
      <w:pPr>
        <w:pStyle w:val="BodyText"/>
      </w:pPr>
      <w:ins w:id="18496" w:author="PR Preview" w:date="2026-01-01T00:00:00Z">
        <w:r>
          <w:rPr>
            <w:b/>
            <w:bCs/>
          </w:rPr>
          <w:t xml:space="preserve">The rank is at least one.</w:t>
        </w:r>
      </w:ins>
      <w:ins w:id="18497" w:author="PR Preview" w:date="2026-01-01T00:00:00Z">
        <w:r>
          <w:t xml:space="preserve"> </w:t>
        </w:r>
      </w:ins>
      <w:ins w:id="18498" w:author="PR Preview" w:date="2026-01-01T00:00:00Z">
        <w:r>
          <w:t xml:space="preserve">Because</w:t>
        </w:r>
      </w:ins>
      <w:ins w:id="18499" w:author="PR Preview" w:date="2026-01-01T00:00:00Z">
        <w:r>
          <w:t xml:space="preserve"> </w:t>
        </w:r>
      </w:ins>
      <w:ins w:id="18500" w:author="PR Preview" w:date="2026-01-01T00:00:00Z">
        <w:r>
          <w:t xml:space="preserve">$\mathord{\smash[b]{\underset{\raise.3ex\hbox{$\scriptstyle\sim$}}{v}}\vphantom{v}} \neq \mathord{\smash[b]{\underset{\raise.3ex\hbox{$\scriptstyle\sim$}}{0}}\vphantom{0}}$</w:t>
        </w:r>
      </w:ins>
      <w:ins w:id="18501" w:author="PR Preview" w:date="2026-01-01T00:00:00Z">
        <w:r>
          <w:t xml:space="preserve">, some entry</w:t>
        </w:r>
      </w:ins>
      <w:ins w:id="18502" w:author="PR Preview" w:date="2026-01-01T00:00:00Z">
        <w:r>
          <w:t xml:space="preserve"> </w:t>
        </w:r>
      </w:ins>
      <m:oMath>
        <m:sSub>
          <m:e>
            <m:r>
              <m:t>v</m:t>
            </m:r>
          </m:e>
          <m:sub>
            <m:r>
              <m:t>j</m:t>
            </m:r>
          </m:sub>
        </m:sSub>
      </m:oMath>
      <w:ins w:id="18503" w:author="PR Preview" w:date="2026-01-01T00:00:00Z">
        <w:r>
          <w:t xml:space="preserve"> </w:t>
        </w:r>
      </w:ins>
      <w:ins w:id="18504" w:author="PR Preview" w:date="2026-01-01T00:00:00Z">
        <w:r>
          <w:t xml:space="preserve">is nonzero.</w:t>
        </w:r>
      </w:ins>
      <w:ins w:id="18505" w:author="PR Preview" w:date="2026-01-01T00:00:00Z">
        <w:r>
          <w:t xml:space="preserve"> </w:t>
        </w:r>
      </w:ins>
      <w:ins w:id="18506" w:author="PR Preview" w:date="2026-01-01T00:00:00Z">
        <w:r>
          <w:t xml:space="preserve">Then column</w:t>
        </w:r>
      </w:ins>
      <w:ins w:id="18507" w:author="PR Preview" w:date="2026-01-01T00:00:00Z">
        <w:r>
          <w:t xml:space="preserve"> </w:t>
        </w:r>
      </w:ins>
      <m:oMath>
        <m:r>
          <m:t>j</m:t>
        </m:r>
      </m:oMath>
      <w:ins w:id="18508" w:author="PR Preview" w:date="2026-01-01T00:00:00Z">
        <w:r>
          <w:t xml:space="preserve">,</w:t>
        </w:r>
      </w:ins>
      <w:ins w:id="18509" w:author="PR Preview" w:date="2026-01-01T00:00:00Z">
        <w:r>
          <w:t xml:space="preserve"> </w:t>
        </w:r>
      </w:ins>
      <w:ins w:id="18510" w:author="PR Preview" w:date="2026-01-01T00:00:00Z">
        <w:r>
          <w:t xml:space="preserve">$v_j \mathord{\smash[b]{\underset{\raise.3ex\hbox{$\scriptstyle\sim$}}{u}}\vphantom{u}}$</w:t>
        </w:r>
      </w:ins>
      <w:ins w:id="18511" w:author="PR Preview" w:date="2026-01-01T00:00:00Z">
        <w:r>
          <w:t xml:space="preserve">, is a nonzero vector,</w:t>
        </w:r>
      </w:ins>
      <w:ins w:id="18512" w:author="PR Preview" w:date="2026-01-01T00:00:00Z">
        <w:r>
          <w:t xml:space="preserve"> </w:t>
        </w:r>
      </w:ins>
      <w:ins w:id="18513" w:author="PR Preview" w:date="2026-01-01T00:00:00Z">
        <w:r>
          <w:t xml:space="preserve">and a single nonzero vector is linearly independent (</w:t>
        </w:r>
      </w:ins>
      <w:hyperlink w:anchor="def-linearly-independent">
        <w:ins w:id="18514" w:author="PR Preview" w:date="2026-01-01T00:00:00Z">
          <w:r>
            <w:rPr>
              <w:rStyle w:val="Hyperlink"/>
            </w:rPr>
            <w:t xml:space="preserve">Definition 43</w:t>
          </w:r>
        </w:ins>
      </w:hyperlink>
      <w:ins w:id="18515" w:author="PR Preview" w:date="2026-01-01T00:00:00Z">
        <w:r>
          <w:t xml:space="preserve">):</w:t>
        </w:r>
      </w:ins>
      <w:ins w:id="18516" w:author="PR Preview" w:date="2026-01-01T00:00:00Z">
        <w:r>
          <w:t xml:space="preserve"> </w:t>
        </w:r>
      </w:ins>
      <w:ins w:id="18517" w:author="PR Preview" w:date="2026-01-01T00:00:00Z">
        <w:r>
          <w:t xml:space="preserve">$c\,(v_j \mathord{\smash[b]{\underset{\raise.3ex\hbox{$\scriptstyle\sim$}}{u}}\vphantom{u}}) = \mathord{\smash[b]{\underset{\raise.3ex\hbox{$\scriptstyle\sim$}}{0}}\vphantom{0}}$</w:t>
        </w:r>
      </w:ins>
      <w:ins w:id="18518" w:author="PR Preview" w:date="2026-01-01T00:00:00Z">
        <w:r>
          <w:t xml:space="preserve"> </w:t>
        </w:r>
      </w:ins>
      <w:ins w:id="18519" w:author="PR Preview" w:date="2026-01-01T00:00:00Z">
        <w:r>
          <w:t xml:space="preserve">forces</w:t>
        </w:r>
      </w:ins>
      <w:ins w:id="18520" w:author="PR Preview" w:date="2026-01-01T00:00:00Z">
        <w:r>
          <w:t xml:space="preserve"> </w:t>
        </w:r>
      </w:ins>
      <m:oMath>
        <m:r>
          <m:t>c</m:t>
        </m:r>
        <m:r>
          <m:rPr>
            <m:sty m:val="p"/>
          </m:rPr>
          <m:t>=</m:t>
        </m:r>
        <m:r>
          <m:t>0</m:t>
        </m:r>
      </m:oMath>
      <w:ins w:id="18521" w:author="PR Preview" w:date="2026-01-01T00:00:00Z">
        <w:r>
          <w:t xml:space="preserve">.</w:t>
        </w:r>
      </w:ins>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del w:id="18522" w:author="PR Preview" w:date="2026-01-01T00:00:00Z">
        <w:r>
          <w:delText xml:space="preserve">both columns are</w:delText>
        </w:r>
      </w:del>
      <w:del w:id="18523" w:author="PR Preview" w:date="2026-01-01T00:00:00Z">
        <w:r>
          <w:delText xml:space="preserve"> </w:delText>
        </w:r>
      </w:del>
      <m:oMath>
        <m:limLow>
          <m:e>
            <m:r>
              <m:t>0</m:t>
            </m:r>
          </m:e>
          <m:lim>
            <m:r>
              <m:rPr>
                <m:sty m:val="p"/>
              </m:rPr>
              <m:t>∼</m:t>
            </m:r>
          </m:lim>
        </m:limLow>
      </m:oMath>
      <w:del w:id="18524" w:author="PR Preview" w:date="2026-01-01T00:00:00Z">
        <w:r>
          <w:delText xml:space="preserve">,</w:delText>
        </w:r>
      </w:del>
      <w:del w:id="18525" w:author="PR Preview" w:date="2026-01-01T00:00:00Z">
        <w:r>
          <w:delText xml:space="preserve"> </w:delText>
        </w:r>
      </w:del>
      <w:del w:id="18526" w:author="PR Preview" w:date="2026-01-01T00:00:00Z">
        <w:r>
          <w:delText xml:space="preserve">and</w:delText>
        </w:r>
      </w:del>
      <w:del w:id="18527" w:author="PR Preview" w:date="2026-01-01T00:00:00Z">
        <w:r>
          <w:delText xml:space="preserve"> </w:delText>
        </w:r>
      </w:del>
      <m:oMath>
        <m:r>
          <m:t>1</m:t>
        </m:r>
        <m:r>
          <m:rPr>
            <m:sty m:val="p"/>
          </m:rPr>
          <m:t>⋅</m:t>
        </m:r>
        <m:r>
          <m:rPr>
            <m:sty m:val="p"/>
          </m:rPr>
          <m:t>(</m:t>
        </m:r>
        <m:sSub>
          <m:e>
            <m:r>
              <m:t>v</m:t>
            </m:r>
          </m:e>
          <m:sub>
            <m:r>
              <m:t>j</m:t>
            </m:r>
          </m:sub>
        </m:sSub>
        <m:limLow>
          <m:e>
            <m:r>
              <m:t>u</m:t>
            </m:r>
          </m:e>
          <m:lim>
            <m:r>
              <m:rPr>
                <m:sty m:val="p"/>
              </m:rPr>
              <m:t>∼</m:t>
            </m:r>
          </m:lim>
        </m:limLow>
        <m:r>
          <m:rPr>
            <m:sty m:val="p"/>
          </m:rPr>
          <m:t>)</m:t>
        </m:r>
        <m:r>
          <m:rPr>
            <m:sty m:val="p"/>
          </m:rPr>
          <m:t>+</m:t>
        </m:r>
        <m:r>
          <m:t>1</m:t>
        </m:r>
        <m:r>
          <m:rPr>
            <m:sty m:val="p"/>
          </m:rPr>
          <m:t>⋅</m:t>
        </m:r>
        <m:r>
          <m:rPr>
            <m:sty m:val="p"/>
          </m:rPr>
          <m:t>(</m:t>
        </m:r>
        <m:sSub>
          <m:e>
            <m:r>
              <m:t>v</m:t>
            </m:r>
          </m:e>
          <m:sub>
            <m:r>
              <m:t>k</m:t>
            </m:r>
          </m:sub>
        </m:sSub>
        <m:limLow>
          <m:e>
            <m:r>
              <m:t>u</m:t>
            </m:r>
          </m:e>
          <m:lim>
            <m:r>
              <m:rPr>
                <m:sty m:val="p"/>
              </m:rPr>
              <m:t>∼</m:t>
            </m:r>
          </m:lim>
        </m:limLow>
        <m:r>
          <m:rPr>
            <m:sty m:val="p"/>
          </m:rPr>
          <m:t>)</m:t>
        </m:r>
        <m:r>
          <m:rPr>
            <m:sty m:val="p"/>
          </m:rPr>
          <m:t>=</m:t>
        </m:r>
        <m:limLow>
          <m:e>
            <m:r>
              <m:t>0</m:t>
            </m:r>
          </m:e>
          <m:lim>
            <m:r>
              <m:rPr>
                <m:sty m:val="p"/>
              </m:rPr>
              <m:t>∼</m:t>
            </m:r>
          </m:lim>
        </m:limLow>
      </m:oMath>
      <w:del w:id="18528" w:author="PR Preview" w:date="2026-01-01T00:00:00Z">
        <w:r>
          <w:delText xml:space="preserve">.</w:delText>
        </w:r>
      </w:del>
      <w:del w:id="18529" w:author="PR Preview" w:date="2026-01-01T00:00:00Z">
        <w:r>
          <w:delText xml:space="preserve"> </w:delText>
        </w:r>
      </w:del>
      <w:del w:id="18530" w:author="PR Preview" w:date="2026-01-01T00:00:00Z">
        <w:r>
          <w:delText xml:space="preserve">Otherwise, use the coefficients</w:delText>
        </w:r>
      </w:del>
      <w:del w:id="18531" w:author="PR Preview" w:date="2026-01-01T00:00:00Z">
        <w:r>
          <w:delText xml:space="preserve"> </w:delText>
        </w:r>
      </w:del>
      <m:oMath>
        <m:sSub>
          <m:e>
            <m:r>
              <m:t>c</m:t>
            </m:r>
          </m:e>
          <m:sub>
            <m:r>
              <m:t>j</m:t>
            </m:r>
          </m:sub>
        </m:sSub>
        <m:r>
          <m:rPr>
            <m:sty m:val="p"/>
          </m:rPr>
          <m:t>=</m:t>
        </m:r>
        <m:sSub>
          <m:e>
            <m:r>
              <m:t>v</m:t>
            </m:r>
          </m:e>
          <m:sub>
            <m:r>
              <m:t>k</m:t>
            </m:r>
          </m:sub>
        </m:sSub>
      </m:oMath>
      <w:del w:id="18532" w:author="PR Preview" w:date="2026-01-01T00:00:00Z">
        <w:r>
          <w:delText xml:space="preserve"> </w:delText>
        </w:r>
      </w:del>
      <w:del w:id="18533" w:author="PR Preview" w:date="2026-01-01T00:00:00Z">
        <w:r>
          <w:delText xml:space="preserve">and</w:delText>
        </w:r>
      </w:del>
      <w:del w:id="18534" w:author="PR Preview" w:date="2026-01-01T00:00:00Z">
        <w:r>
          <w:delText xml:space="preserve"> </w:delText>
        </w:r>
      </w:del>
      <m:oMath>
        <m:sSub>
          <m:e>
            <m:r>
              <m:t>c</m:t>
            </m:r>
          </m:e>
          <m:sub>
            <m:r>
              <m:t>k</m:t>
            </m:r>
          </m:sub>
        </m:sSub>
        <m:r>
          <m:rPr>
            <m:sty m:val="p"/>
          </m:rPr>
          <m:t>=</m:t>
        </m:r>
        <m:r>
          <m:rPr>
            <m:sty m:val="p"/>
          </m:rPr>
          <m:t>−</m:t>
        </m:r>
        <m:sSub>
          <m:e>
            <m:r>
              <m:t>v</m:t>
            </m:r>
          </m:e>
          <m:sub>
            <m:r>
              <m:t>j</m:t>
            </m:r>
          </m:sub>
        </m:sSub>
      </m:oMath>
      <w:del w:id="18535" w:author="PR Preview" w:date="2026-01-01T00:00:00Z">
        <w:r>
          <w:delText xml:space="preserve">,</w:delText>
        </w:r>
      </w:del>
      <w:del w:id="18536" w:author="PR Preview" w:date="2026-01-01T00:00:00Z">
        <w:r>
          <w:delText xml:space="preserve"> </w:delText>
        </w:r>
      </w:del>
      <w:del w:id="18537" w:author="PR Preview" w:date="2026-01-01T00:00:00Z">
        <w:r>
          <w:delText xml:space="preserve">which are not both zero:</w:delText>
        </w:r>
      </w:del>
    </w:p>
    <w:p>
      <w:pPr>
        <w:pStyle w:val="BodyText"/>
      </w:pPr>
      <m:oMathPara>
        <m:oMathParaPr>
          <m:jc m:val="center"/>
        </m:oMathParaPr>
        <m:oMath>
          <m:eqArr>
            <m:e>
              <m:sSub>
                <m:e>
                  <m:r>
                    <m:t>v</m:t>
                  </m:r>
                </m:e>
                <m:sub>
                  <m:r>
                    <m:t>k</m:t>
                  </m:r>
                </m:sub>
              </m:sSub>
              <m:r>
                <m:t> </m:t>
              </m:r>
              <m:r>
                <m:rPr>
                  <m:sty m:val="p"/>
                </m:rPr>
                <m:t>(</m:t>
              </m:r>
              <m:sSub>
                <m:e>
                  <m:r>
                    <m:t>v</m:t>
                  </m:r>
                </m:e>
                <m:sub>
                  <m:r>
                    <m:t>j</m:t>
                  </m:r>
                </m:sub>
              </m:sSub>
              <m:limLow>
                <m:e>
                  <m:r>
                    <m:t>u</m:t>
                  </m:r>
                </m:e>
                <m:lim>
                  <m:r>
                    <m:rPr>
                      <m:sty m:val="p"/>
                    </m:rPr>
                    <m:t>∼</m:t>
                  </m:r>
                </m:lim>
              </m:limLow>
              <m:r>
                <m:rPr>
                  <m:sty m:val="p"/>
                </m:rPr>
                <m:t>)</m:t>
              </m:r>
              <m:r>
                <m:rPr>
                  <m:sty m:val="p"/>
                </m:rPr>
                <m:t>−</m:t>
              </m:r>
              <m:sSub>
                <m:e>
                  <m:r>
                    <m:t>v</m:t>
                  </m:r>
                </m:e>
                <m:sub>
                  <m:r>
                    <m:t>j</m:t>
                  </m:r>
                </m:sub>
              </m:sSub>
              <m:r>
                <m:t> </m:t>
              </m:r>
              <m:r>
                <m:rPr>
                  <m:sty m:val="p"/>
                </m:rPr>
                <m:t>(</m:t>
              </m:r>
              <m:sSub>
                <m:e>
                  <m:r>
                    <m:t>v</m:t>
                  </m:r>
                </m:e>
                <m:sub>
                  <m:r>
                    <m:t>k</m:t>
                  </m:r>
                </m:sub>
              </m:sSub>
              <m:limLow>
                <m:e>
                  <m:r>
                    <m:t>u</m:t>
                  </m:r>
                </m:e>
                <m:lim>
                  <m:r>
                    <m:rPr>
                      <m:sty m:val="p"/>
                    </m:rPr>
                    <m:t>∼</m:t>
                  </m:r>
                </m:lim>
              </m:limLow>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limLow>
                <m:e>
                  <m:r>
                    <m:t>u</m:t>
                  </m:r>
                </m:e>
                <m:lim>
                  <m:r>
                    <m:rPr>
                      <m:sty m:val="p"/>
                    </m:rPr>
                    <m:t>∼</m:t>
                  </m:r>
                </m:lim>
              </m:limLow>
              <m:r>
                <m:t>&amp;</m:t>
              </m:r>
              <m:r>
                <m:t>&amp;</m:t>
              </m:r>
              <m:r>
                <m:rPr>
                  <m:nor/>
                  <m:sty m:val="p"/>
                </m:rPr>
                <m:t>(collect the scalar multiples of </m:t>
              </m:r>
              <m:limLow>
                <m:e>
                  <m:r>
                    <m:t>u</m:t>
                  </m:r>
                </m:e>
                <m:lim>
                  <m:r>
                    <m:rPr>
                      <m:sty m:val="p"/>
                    </m:rPr>
                    <m:t>∼</m:t>
                  </m:r>
                </m:lim>
              </m:limLow>
              <m:r>
                <m:rPr>
                  <m:nor/>
                  <m:sty m:val="p"/>
                </m:rPr>
                <m:t>)</m:t>
              </m:r>
            </m:e>
            <m:e>
              <m:r>
                <m:t>&amp;</m:t>
              </m:r>
              <m:r>
                <m:rPr>
                  <m:sty m:val="p"/>
                </m:rPr>
                <m:t>=</m:t>
              </m:r>
              <m:r>
                <m:t>0</m:t>
              </m:r>
              <m:r>
                <m:rPr>
                  <m:sty m:val="p"/>
                </m:rPr>
                <m:t>⋅</m:t>
              </m:r>
              <m:limLow>
                <m:e>
                  <m:r>
                    <m:t>u</m:t>
                  </m:r>
                </m:e>
                <m:lim>
                  <m:r>
                    <m:rPr>
                      <m:sty m:val="p"/>
                    </m:rPr>
                    <m:t>∼</m:t>
                  </m:r>
                </m:lim>
              </m:limLow>
              <m:r>
                <m:t>&amp;</m:t>
              </m:r>
              <m:r>
                <m:t>&amp;</m:t>
              </m:r>
              <m:r>
                <m:rPr>
                  <m:nor/>
                  <m:sty m:val="p"/>
                </m:rPr>
                <m:t>(multiplication of numbers is commutative)</m:t>
              </m:r>
            </m:e>
            <m:e>
              <m:r>
                <m:t>&amp;</m:t>
              </m:r>
              <m:r>
                <m:rPr>
                  <m:sty m:val="p"/>
                </m:rPr>
                <m:t>=</m:t>
              </m:r>
              <m:limLow>
                <m:e>
                  <m:r>
                    <m:t>0</m:t>
                  </m:r>
                </m:e>
                <m:lim>
                  <m:r>
                    <m:rPr>
                      <m:sty m:val="p"/>
                    </m:rPr>
                    <m:t>∼</m:t>
                  </m:r>
                </m:lim>
              </m:limLow>
              <m:r>
                <m:t>&amp;</m:t>
              </m:r>
              <m:r>
                <m:t>&amp;</m:t>
              </m:r>
              <m:r>
                <m:rPr>
                  <m:nor/>
                  <m:sty m:val="p"/>
                </m:rPr>
                <m:t>(a zero multiple of a vector is </m:t>
              </m:r>
              <m:limLow>
                <m:e>
                  <m:r>
                    <m:t>0</m:t>
                  </m:r>
                </m:e>
                <m:lim>
                  <m:r>
                    <m:rPr>
                      <m:sty m:val="p"/>
                    </m:rPr>
                    <m:t>∼</m:t>
                  </m:r>
                </m:lim>
              </m:limLow>
              <m:r>
                <m:rPr>
                  <m:nor/>
                  <m:sty m:val="p"/>
                </m:rPr>
                <m:t>)</m:t>
              </m:r>
            </m:e>
          </m:eqArr>
        </m:oMath>
      </m:oMathPara>
    </w:p>
    <w:p>
      <w:pPr>
        <w:pStyle w:val="FirstParagraph"/>
      </w:pPr>
      <w:del w:id="18538" w:author="PR Preview" w:date="2026-01-01T00:00:00Z">
        <w:r>
          <w:delText xml:space="preserve">Either way, every pair of columns has a combination</w:delText>
        </w:r>
      </w:del>
      <w:del w:id="18539" w:author="PR Preview" w:date="2026-01-01T00:00:00Z">
        <w:r>
          <w:delText xml:space="preserve"> </w:delText>
        </w:r>
      </w:del>
      <w:del w:id="18540" w:author="PR Preview" w:date="2026-01-01T00:00:00Z">
        <w:r>
          <w:delText xml:space="preserve">with coefficients that are not all zero and that equals</w:delText>
        </w:r>
      </w:del>
      <w:del w:id="18541" w:author="PR Preview" w:date="2026-01-01T00:00:00Z">
        <w:r>
          <w:delText xml:space="preserve"> </w:delText>
        </w:r>
      </w:del>
      <m:oMath>
        <m:limLow>
          <m:e>
            <m:r>
              <m:t>0</m:t>
            </m:r>
          </m:e>
          <m:lim>
            <m:r>
              <m:rPr>
                <m:sty m:val="p"/>
              </m:rPr>
              <m:t>∼</m:t>
            </m:r>
          </m:lim>
        </m:limLow>
      </m:oMath>
      <w:del w:id="18542" w:author="PR Preview" w:date="2026-01-01T00:00:00Z">
        <w:r>
          <w:delText xml:space="preserve">.</w:delText>
        </w:r>
      </w:del>
      <w:del w:id="18543" w:author="PR Preview" w:date="2026-01-01T00:00:00Z">
        <w:r>
          <w:delText xml:space="preserve"> </w:delText>
        </w:r>
      </w:del>
      <w:del w:id="18544" w:author="PR Preview" w:date="2026-01-01T00:00:00Z">
        <w:r>
          <w:delText xml:space="preserve">Now take any set of two or more columns.</w:delText>
        </w:r>
      </w:del>
      <w:del w:id="18545" w:author="PR Preview" w:date="2026-01-01T00:00:00Z">
        <w:r>
          <w:delText xml:space="preserve"> </w:delText>
        </w:r>
      </w:del>
      <w:del w:id="18546" w:author="PR Preview" w:date="2026-01-01T00:00:00Z">
        <w:r>
          <w:delText xml:space="preserve">It contains a pair</w:delText>
        </w:r>
      </w:del>
      <w:del w:id="18547" w:author="PR Preview" w:date="2026-01-01T00:00:00Z">
        <w:r>
          <w:delText xml:space="preserve"> </w:delText>
        </w:r>
      </w:del>
      <m:oMath>
        <m:r>
          <m:t>j</m:t>
        </m:r>
        <m:r>
          <m:rPr>
            <m:sty m:val="p"/>
          </m:rPr>
          <m:t>≠</m:t>
        </m:r>
        <m:r>
          <m:t>k</m:t>
        </m:r>
      </m:oMath>
      <w:del w:id="18548" w:author="PR Preview" w:date="2026-01-01T00:00:00Z">
        <w:r>
          <w:delText xml:space="preserve">.</w:delText>
        </w:r>
      </w:del>
      <w:del w:id="18549" w:author="PR Preview" w:date="2026-01-01T00:00:00Z">
        <w:r>
          <w:delText xml:space="preserve"> </w:delText>
        </w:r>
      </w:del>
      <w:del w:id="18550" w:author="PR Preview" w:date="2026-01-01T00:00:00Z">
        <w:r>
          <w:delText xml:space="preserve">Use that pair’s coefficients for columns</w:delText>
        </w:r>
      </w:del>
      <w:del w:id="18551" w:author="PR Preview" w:date="2026-01-01T00:00:00Z">
        <w:r>
          <w:delText xml:space="preserve"> </w:delText>
        </w:r>
      </w:del>
      <m:oMath>
        <m:r>
          <m:t>j</m:t>
        </m:r>
      </m:oMath>
      <w:del w:id="18552" w:author="PR Preview" w:date="2026-01-01T00:00:00Z">
        <w:r>
          <w:delText xml:space="preserve"> </w:delText>
        </w:r>
      </w:del>
      <w:del w:id="18553" w:author="PR Preview" w:date="2026-01-01T00:00:00Z">
        <w:r>
          <w:delText xml:space="preserve">and</w:delText>
        </w:r>
      </w:del>
      <w:del w:id="18554" w:author="PR Preview" w:date="2026-01-01T00:00:00Z">
        <w:r>
          <w:delText xml:space="preserve"> </w:delText>
        </w:r>
      </w:del>
      <m:oMath>
        <m:r>
          <m:t>k</m:t>
        </m:r>
      </m:oMath>
      <w:del w:id="18555" w:author="PR Preview" w:date="2026-01-01T00:00:00Z">
        <w:r>
          <w:delText xml:space="preserve">,</w:delText>
        </w:r>
      </w:del>
      <w:del w:id="18556" w:author="PR Preview" w:date="2026-01-01T00:00:00Z">
        <w:r>
          <w:delText xml:space="preserve"> </w:delText>
        </w:r>
      </w:del>
      <w:del w:id="18557" w:author="PR Preview" w:date="2026-01-01T00:00:00Z">
        <w:r>
          <w:delText xml:space="preserve">and the coefficient</w:delText>
        </w:r>
      </w:del>
      <w:del w:id="18558" w:author="PR Preview" w:date="2026-01-01T00:00:00Z">
        <w:r>
          <w:delText xml:space="preserve"> </w:delText>
        </w:r>
      </w:del>
      <m:oMath>
        <m:r>
          <m:t>0</m:t>
        </m:r>
      </m:oMath>
      <w:del w:id="18559" w:author="PR Preview" w:date="2026-01-01T00:00:00Z">
        <w:r>
          <w:delText xml:space="preserve"> </w:delText>
        </w:r>
      </w:del>
      <w:del w:id="18560" w:author="PR Preview" w:date="2026-01-01T00:00:00Z">
        <w:r>
          <w:delText xml:space="preserve">for every other column in the set.</w:delText>
        </w:r>
      </w:del>
      <w:del w:id="18561" w:author="PR Preview" w:date="2026-01-01T00:00:00Z">
        <w:r>
          <w:delText xml:space="preserve"> </w:delText>
        </w:r>
      </w:del>
      <w:del w:id="18562" w:author="PR Preview" w:date="2026-01-01T00:00:00Z">
        <w:r>
          <w:delText xml:space="preserve">This combination equals</w:delText>
        </w:r>
      </w:del>
      <w:del w:id="18563" w:author="PR Preview" w:date="2026-01-01T00:00:00Z">
        <w:r>
          <w:delText xml:space="preserve"> </w:delText>
        </w:r>
      </w:del>
      <m:oMath>
        <m:limLow>
          <m:e>
            <m:r>
              <m:t>0</m:t>
            </m:r>
          </m:e>
          <m:lim>
            <m:r>
              <m:rPr>
                <m:sty m:val="p"/>
              </m:rPr>
              <m:t>∼</m:t>
            </m:r>
          </m:lim>
        </m:limLow>
      </m:oMath>
      <w:del w:id="18564" w:author="PR Preview" w:date="2026-01-01T00:00:00Z">
        <w:r>
          <w:delText xml:space="preserve">,</w:delText>
        </w:r>
      </w:del>
      <w:del w:id="18565" w:author="PR Preview" w:date="2026-01-01T00:00:00Z">
        <w:r>
          <w:delText xml:space="preserve"> </w:delText>
        </w:r>
      </w:del>
      <w:del w:id="18566" w:author="PR Preview" w:date="2026-01-01T00:00:00Z">
        <w:r>
          <w:delText xml:space="preserve">and its coefficients are not all zero,</w:delText>
        </w:r>
      </w:del>
      <w:del w:id="18567" w:author="PR Preview" w:date="2026-01-01T00:00:00Z">
        <w:r>
          <w:delText xml:space="preserve"> </w:delText>
        </w:r>
      </w:del>
      <w:del w:id="18568" w:author="PR Preview" w:date="2026-01-01T00:00:00Z">
        <w:r>
          <w:delText xml:space="preserve">so the set is not linearly independent (</w:delText>
        </w:r>
      </w:del>
      <w:hyperlink w:anchor="def-linearly-independent">
        <w:del w:id="18569" w:author="PR Preview" w:date="2026-01-01T00:00:00Z">
          <w:r>
            <w:rPr>
              <w:rStyle w:val="Hyperlink"/>
            </w:rPr>
            <w:delText xml:space="preserve">Definition 43</w:delText>
          </w:r>
        </w:del>
      </w:hyperlink>
      <w:del w:id="18570" w:author="PR Preview" w:date="2026-01-01T00:00:00Z">
        <w:r>
          <w:delText xml:space="preserve">).</w:delText>
        </w:r>
      </w:del>
      <w:del w:id="18571" w:author="PR Preview" w:date="2026-01-01T00:00:00Z">
        <w:r>
          <w:delText xml:space="preserve"> </w:delText>
        </w:r>
      </w:del>
      <w:del w:id="18572" w:author="PR Preview" w:date="2026-01-01T00:00:00Z">
        <w:r>
          <w:delText xml:space="preserve">The largest linearly independent set of columns therefore has one column.</w:delText>
        </w:r>
      </w:del>
    </w:p>
    <w:p>
      <w:pPr>
        <w:pStyle w:val="BodyText"/>
      </w:pPr>
      <w:del w:id="18573" w:author="PR Preview" w:date="2026-01-01T00:00:00Z">
        <w:r>
          <w:rPr>
            <w:b/>
            <w:bCs/>
          </w:rPr>
          <w:delText xml:space="preserve">Example 122 (The rank of an outer product)</w:delText>
        </w:r>
      </w:del>
      <w:del w:id="18574" w:author="PR Preview" w:date="2026-01-01T00:00:00Z">
        <w:r>
          <w:delText xml:space="preserve"> </w:delText>
        </w:r>
      </w:del>
      <w:del w:id="18575" w:author="PR Preview" w:date="2026-01-01T00:00:00Z">
        <w:r>
          <w:delText xml:space="preserve">In</w:delText>
        </w:r>
      </w:del>
      <w:del w:id="18576" w:author="PR Preview" w:date="2026-01-01T00:00:00Z">
        <w:r>
          <w:delText xml:space="preserve"> </w:delText>
        </w:r>
      </w:del>
      <w:hyperlink w:anchor="exm-outer-product">
        <w:del w:id="18577" w:author="PR Preview" w:date="2026-01-01T00:00:00Z">
          <w:r>
            <w:rPr>
              <w:rStyle w:val="Hyperlink"/>
            </w:rPr>
            <w:delText xml:space="preserve">Example 121</w:delText>
          </w:r>
        </w:del>
      </w:hyperlink>
      <w:del w:id="18578" w:author="PR Preview" w:date="2026-01-01T00:00:00Z">
        <w:r>
          <w:delText xml:space="preserve">,</w:delText>
        </w:r>
      </w:del>
      <w:del w:id="18579" w:author="PR Preview" w:date="2026-01-01T00:00:00Z">
        <w:r>
          <w:delText xml:space="preserve"> </w:delText>
        </w:r>
      </w:del>
      <w:del w:id="18580" w:author="PR Preview" w:date="2026-01-01T00:00:00Z">
        <w:r>
          <w:delText xml:space="preserve">the second column</w:delText>
        </w:r>
      </w:del>
      <w:del w:id="18581" w:author="PR Preview" w:date="2026-01-01T00:00:00Z">
        <w:r>
          <w:delText xml:space="preserve"> </w:delText>
        </w:r>
      </w:del>
      <m:oMath>
        <m:r>
          <m:rPr>
            <m:sty m:val="p"/>
          </m:rPr>
          <m:t>(</m:t>
        </m:r>
        <m:r>
          <m:t>5</m:t>
        </m:r>
        <m:r>
          <m:rPr>
            <m:sty m:val="p"/>
          </m:rPr>
          <m:t>,</m:t>
        </m:r>
        <m:r>
          <m:t>10</m:t>
        </m:r>
        <m:r>
          <m:rPr>
            <m:sty m:val="p"/>
          </m:rPr>
          <m:t>,</m:t>
        </m:r>
        <m:r>
          <m:t>15</m:t>
        </m:r>
        <m:r>
          <m:rPr>
            <m:sty m:val="p"/>
          </m:rPr>
          <m:t>)</m:t>
        </m:r>
      </m:oMath>
      <w:del w:id="18582" w:author="PR Preview" w:date="2026-01-01T00:00:00Z">
        <w:r>
          <w:delText xml:space="preserve"> </w:delText>
        </w:r>
      </w:del>
      <w:del w:id="18583" w:author="PR Preview" w:date="2026-01-01T00:00:00Z">
        <w:r>
          <w:delText xml:space="preserve">of</w:delText>
        </w:r>
      </w:del>
      <w:del w:id="18584" w:author="PR Preview" w:date="2026-01-01T00:00:00Z">
        <w:r>
          <w:delText xml:space="preserve"> </w:delText>
        </w:r>
      </w:del>
      <m:oMath>
        <m:limLow>
          <m:e>
            <m:r>
              <m:t>u</m:t>
            </m:r>
          </m:e>
          <m:lim>
            <m:r>
              <m:rPr>
                <m:sty m:val="p"/>
              </m:rPr>
              <m:t>∼</m:t>
            </m:r>
          </m:lim>
        </m:limLow>
        <m:r>
          <m:t> </m:t>
        </m:r>
        <m:sSup>
          <m:e>
            <m:limLow>
              <m:e>
                <m:r>
                  <m:t>v</m:t>
                </m:r>
              </m:e>
              <m:lim>
                <m:r>
                  <m:rPr>
                    <m:sty m:val="p"/>
                  </m:rPr>
                  <m:t>∼</m:t>
                </m:r>
              </m:lim>
            </m:limLow>
          </m:e>
          <m:sup>
            <m:r>
              <m:rPr>
                <m:sty m:val="p"/>
              </m:rPr>
              <m:t>⊤</m:t>
            </m:r>
          </m:sup>
        </m:sSup>
      </m:oMath>
      <w:del w:id="18585" w:author="PR Preview" w:date="2026-01-01T00:00:00Z">
        <w:r>
          <w:delText xml:space="preserve"> </w:delText>
        </w:r>
      </w:del>
      <w:del w:id="18586" w:author="PR Preview" w:date="2026-01-01T00:00:00Z">
        <w:r>
          <w:delText xml:space="preserve">is</w:delText>
        </w:r>
      </w:del>
      <w:del w:id="18587" w:author="PR Preview" w:date="2026-01-01T00:00:00Z">
        <w:r>
          <w:delText xml:space="preserve"> </w:delText>
        </w:r>
      </w:del>
      <m:oMath>
        <m:f>
          <m:fPr>
            <m:type m:val="bar"/>
          </m:fPr>
          <m:num>
            <m:r>
              <m:t>5</m:t>
            </m:r>
          </m:num>
          <m:den>
            <m:r>
              <m:t>4</m:t>
            </m:r>
          </m:den>
        </m:f>
      </m:oMath>
      <w:del w:id="18588" w:author="PR Preview" w:date="2026-01-01T00:00:00Z">
        <w:r>
          <w:delText xml:space="preserve"> </w:delText>
        </w:r>
      </w:del>
      <w:del w:id="18589" w:author="PR Preview" w:date="2026-01-01T00:00:00Z">
        <w:r>
          <w:delText xml:space="preserve">times the first column</w:delText>
        </w:r>
      </w:del>
      <w:del w:id="18590" w:author="PR Preview" w:date="2026-01-01T00:00:00Z">
        <w:r>
          <w:delText xml:space="preserve"> </w:delText>
        </w:r>
      </w:del>
      <m:oMath>
        <m:r>
          <m:rPr>
            <m:sty m:val="p"/>
          </m:rPr>
          <m:t>(</m:t>
        </m:r>
        <m:r>
          <m:t>4</m:t>
        </m:r>
        <m:r>
          <m:rPr>
            <m:sty m:val="p"/>
          </m:rPr>
          <m:t>,</m:t>
        </m:r>
        <m:r>
          <m:t>8</m:t>
        </m:r>
        <m:r>
          <m:rPr>
            <m:sty m:val="p"/>
          </m:rPr>
          <m:t>,</m:t>
        </m:r>
        <m:r>
          <m:t>12</m:t>
        </m:r>
        <m:r>
          <m:rPr>
            <m:sty m:val="p"/>
          </m:rPr>
          <m:t>)</m:t>
        </m:r>
      </m:oMath>
      <w:del w:id="18591" w:author="PR Preview" w:date="2026-01-01T00:00:00Z">
        <w:r>
          <w:delText xml:space="preserve">,</w:delText>
        </w:r>
      </w:del>
      <w:del w:id="18592" w:author="PR Preview" w:date="2026-01-01T00:00:00Z">
        <w:r>
          <w:delText xml:space="preserve"> </w:delText>
        </w:r>
      </w:del>
      <w:del w:id="18593" w:author="PR Preview" w:date="2026-01-01T00:00:00Z">
        <w:r>
          <w:delText xml:space="preserve">because the columns are</w:delText>
        </w:r>
      </w:del>
      <w:del w:id="18594" w:author="PR Preview" w:date="2026-01-01T00:00:00Z">
        <w:r>
          <w:delText xml:space="preserve"> </w:delText>
        </w:r>
      </w:del>
      <m:oMath>
        <m:sSub>
          <m:e>
            <m:r>
              <m:t>v</m:t>
            </m:r>
          </m:e>
          <m:sub>
            <m:r>
              <m:t>1</m:t>
            </m:r>
          </m:sub>
        </m:sSub>
        <m:limLow>
          <m:e>
            <m:r>
              <m:t>u</m:t>
            </m:r>
          </m:e>
          <m:lim>
            <m:r>
              <m:rPr>
                <m:sty m:val="p"/>
              </m:rPr>
              <m:t>∼</m:t>
            </m:r>
          </m:lim>
        </m:limLow>
        <m:r>
          <m:rPr>
            <m:sty m:val="p"/>
          </m:rPr>
          <m:t>=</m:t>
        </m:r>
        <m:r>
          <m:t>4</m:t>
        </m:r>
        <m:limLow>
          <m:e>
            <m:r>
              <m:t>u</m:t>
            </m:r>
          </m:e>
          <m:lim>
            <m:r>
              <m:rPr>
                <m:sty m:val="p"/>
              </m:rPr>
              <m:t>∼</m:t>
            </m:r>
          </m:lim>
        </m:limLow>
      </m:oMath>
      <w:del w:id="18595" w:author="PR Preview" w:date="2026-01-01T00:00:00Z">
        <w:r>
          <w:delText xml:space="preserve"> </w:delText>
        </w:r>
      </w:del>
      <w:del w:id="18596" w:author="PR Preview" w:date="2026-01-01T00:00:00Z">
        <w:r>
          <w:delText xml:space="preserve">and</w:delText>
        </w:r>
      </w:del>
      <w:del w:id="18597" w:author="PR Preview" w:date="2026-01-01T00:00:00Z">
        <w:r>
          <w:delText xml:space="preserve"> </w:delText>
        </w:r>
      </w:del>
      <m:oMath>
        <m:sSub>
          <m:e>
            <m:r>
              <m:t>v</m:t>
            </m:r>
          </m:e>
          <m:sub>
            <m:r>
              <m:t>2</m:t>
            </m:r>
          </m:sub>
        </m:sSub>
        <m:limLow>
          <m:e>
            <m:r>
              <m:t>u</m:t>
            </m:r>
          </m:e>
          <m:lim>
            <m:r>
              <m:rPr>
                <m:sty m:val="p"/>
              </m:rPr>
              <m:t>∼</m:t>
            </m:r>
          </m:lim>
        </m:limLow>
        <m:r>
          <m:rPr>
            <m:sty m:val="p"/>
          </m:rPr>
          <m:t>=</m:t>
        </m:r>
        <m:r>
          <m:t>5</m:t>
        </m:r>
        <m:limLow>
          <m:e>
            <m:r>
              <m:t>u</m:t>
            </m:r>
          </m:e>
          <m:lim>
            <m:r>
              <m:rPr>
                <m:sty m:val="p"/>
              </m:rPr>
              <m:t>∼</m:t>
            </m:r>
          </m:lim>
        </m:limLow>
      </m:oMath>
      <w:del w:id="18598" w:author="PR Preview" w:date="2026-01-01T00:00:00Z">
        <w:r>
          <w:delText xml:space="preserve">.</w:delText>
        </w:r>
      </w:del>
      <w:del w:id="18599" w:author="PR Preview" w:date="2026-01-01T00:00:00Z">
        <w:r>
          <w:delText xml:space="preserve"> </w:delText>
        </w:r>
      </w:del>
      <w:del w:id="18600" w:author="PR Preview" w:date="2026-01-01T00:00:00Z">
        <w:r>
          <w:delText xml:space="preserve">So the two columns are not linearly independent,</w:delText>
        </w:r>
      </w:del>
      <w:del w:id="18601" w:author="PR Preview" w:date="2026-01-01T00:00:00Z">
        <w:r>
          <w:delText xml:space="preserve"> </w:delText>
        </w:r>
      </w:del>
      <w:del w:id="18602" w:author="PR Preview" w:date="2026-01-01T00:00:00Z">
        <w:r>
          <w:delText xml:space="preserve">and the</w:delText>
        </w:r>
      </w:del>
      <w:del w:id="18603" w:author="PR Preview" w:date="2026-01-01T00:00:00Z">
        <w:r>
          <w:delText xml:space="preserve"> </w:delText>
        </w:r>
      </w:del>
      <m:oMath>
        <m:r>
          <m:t>3</m:t>
        </m:r>
        <m:r>
          <m:rPr>
            <m:sty m:val="p"/>
          </m:rPr>
          <m:t>×</m:t>
        </m:r>
        <m:r>
          <m:t>2</m:t>
        </m:r>
      </m:oMath>
      <w:del w:id="18604" w:author="PR Preview" w:date="2026-01-01T00:00:00Z">
        <w:r>
          <w:delText xml:space="preserve"> </w:delText>
        </w:r>
      </w:del>
      <w:del w:id="18605" w:author="PR Preview" w:date="2026-01-01T00:00:00Z">
        <w:r>
          <w:delText xml:space="preserve">matrix has rank</w:delText>
        </w:r>
      </w:del>
      <w:del w:id="18606" w:author="PR Preview" w:date="2026-01-01T00:00:00Z">
        <w:r>
          <w:delText xml:space="preserve"> </w:delText>
        </w:r>
      </w:del>
      <m:oMath>
        <m:r>
          <m:t>1</m:t>
        </m:r>
      </m:oMath>
      <w:del w:id="18607" w:author="PR Preview" w:date="2026-01-01T00:00:00Z">
        <w:r>
          <w:delText xml:space="preserve">.</w:delText>
        </w:r>
      </w:del>
    </w:p>
    <w:p>
      <w:pPr>
        <w:pStyle w:val="FirstParagraph"/>
      </w:pPr>
      <w:ins w:id="18608" w:author="PR Preview" w:date="2026-01-01T00:00:00Z">
        <w:r>
          <w:t xml:space="preserve">both columns are</w:t>
        </w:r>
      </w:ins>
      <w:ins w:id="18609" w:author="PR Preview" w:date="2026-01-01T00:00:00Z">
        <w:r>
          <w:t xml:space="preserve"> </w:t>
        </w:r>
      </w:ins>
      <w:ins w:id="18610" w:author="PR Preview" w:date="2026-01-01T00:00:00Z">
        <w:r>
          <w:t xml:space="preserve">$\mathord{\smash[b]{\underset{\raise.3ex\hbox{$\scriptstyle\sim$}}{0}}\vphantom{0}}$</w:t>
        </w:r>
      </w:ins>
      <w:ins w:id="18611" w:author="PR Preview" w:date="2026-01-01T00:00:00Z">
        <w:r>
          <w:t xml:space="preserve">,</w:t>
        </w:r>
      </w:ins>
      <w:ins w:id="18612" w:author="PR Preview" w:date="2026-01-01T00:00:00Z">
        <w:r>
          <w:t xml:space="preserve"> </w:t>
        </w:r>
      </w:ins>
      <w:ins w:id="18613" w:author="PR Preview" w:date="2026-01-01T00:00:00Z">
        <w:r>
          <w:t xml:space="preserve">and</w:t>
        </w:r>
      </w:ins>
      <w:ins w:id="18614" w:author="PR Preview" w:date="2026-01-01T00:00:00Z">
        <w:r>
          <w:t xml:space="preserve"> </w:t>
        </w:r>
      </w:ins>
      <w:ins w:id="18615" w:author="PR Preview" w:date="2026-01-01T00:00:00Z">
        <w:r>
          <w:t xml:space="preserve">$1 \cdot(v_j \mathord{\smash[b]{\underset{\raise.3ex\hbox{$\scriptstyle\sim$}}{u}}\vphantom{u}}) + 1 \cdot(v_k \mathord{\smash[b]{\underset{\raise.3ex\hbox{$\scriptstyle\sim$}}{u}}\vphantom{u}}) = \mathord{\smash[b]{\underset{\raise.3ex\hbox{$\scriptstyle\sim$}}{0}}\vphantom{0}}$</w:t>
        </w:r>
      </w:ins>
      <w:ins w:id="18616" w:author="PR Preview" w:date="2026-01-01T00:00:00Z">
        <w:r>
          <w:t xml:space="preserve">.</w:t>
        </w:r>
      </w:ins>
      <w:ins w:id="18617" w:author="PR Preview" w:date="2026-01-01T00:00:00Z">
        <w:r>
          <w:t xml:space="preserve"> </w:t>
        </w:r>
      </w:ins>
      <w:ins w:id="18618" w:author="PR Preview" w:date="2026-01-01T00:00:00Z">
        <w:r>
          <w:t xml:space="preserve">Otherwise, use the coefficients</w:t>
        </w:r>
      </w:ins>
      <w:ins w:id="18619" w:author="PR Preview" w:date="2026-01-01T00:00:00Z">
        <w:r>
          <w:t xml:space="preserve"> </w:t>
        </w:r>
      </w:ins>
      <m:oMath>
        <m:sSub>
          <m:e>
            <m:r>
              <m:t>c</m:t>
            </m:r>
          </m:e>
          <m:sub>
            <m:r>
              <m:t>j</m:t>
            </m:r>
          </m:sub>
        </m:sSub>
        <m:r>
          <m:rPr>
            <m:sty m:val="p"/>
          </m:rPr>
          <m:t>=</m:t>
        </m:r>
        <m:sSub>
          <m:e>
            <m:r>
              <m:t>v</m:t>
            </m:r>
          </m:e>
          <m:sub>
            <m:r>
              <m:t>k</m:t>
            </m:r>
          </m:sub>
        </m:sSub>
      </m:oMath>
      <w:ins w:id="18620" w:author="PR Preview" w:date="2026-01-01T00:00:00Z">
        <w:r>
          <w:t xml:space="preserve"> </w:t>
        </w:r>
      </w:ins>
      <w:ins w:id="18621" w:author="PR Preview" w:date="2026-01-01T00:00:00Z">
        <w:r>
          <w:t xml:space="preserve">and</w:t>
        </w:r>
      </w:ins>
      <w:ins w:id="18622" w:author="PR Preview" w:date="2026-01-01T00:00:00Z">
        <w:r>
          <w:t xml:space="preserve"> </w:t>
        </w:r>
      </w:ins>
      <m:oMath>
        <m:sSub>
          <m:e>
            <m:r>
              <m:t>c</m:t>
            </m:r>
          </m:e>
          <m:sub>
            <m:r>
              <m:t>k</m:t>
            </m:r>
          </m:sub>
        </m:sSub>
        <m:r>
          <m:rPr>
            <m:sty m:val="p"/>
          </m:rPr>
          <m:t>=</m:t>
        </m:r>
        <m:r>
          <m:rPr>
            <m:sty m:val="p"/>
          </m:rPr>
          <m:t>−</m:t>
        </m:r>
        <m:sSub>
          <m:e>
            <m:r>
              <m:t>v</m:t>
            </m:r>
          </m:e>
          <m:sub>
            <m:r>
              <m:t>j</m:t>
            </m:r>
          </m:sub>
        </m:sSub>
      </m:oMath>
      <w:ins w:id="18623" w:author="PR Preview" w:date="2026-01-01T00:00:00Z">
        <w:r>
          <w:t xml:space="preserve">,</w:t>
        </w:r>
      </w:ins>
      <w:ins w:id="18624" w:author="PR Preview" w:date="2026-01-01T00:00:00Z">
        <w:r>
          <w:t xml:space="preserve"> </w:t>
        </w:r>
      </w:ins>
      <w:ins w:id="18625" w:author="PR Preview" w:date="2026-01-01T00:00:00Z">
        <w:r>
          <w:t xml:space="preserve">which are not both zero:</w:t>
        </w:r>
      </w:ins>
    </w:p>
    <w:p>
      <w:pPr>
        <w:pStyle w:val="BodyText"/>
      </w:pPr>
      <w:ins w:id="18626" w:author="PR Preview" w:date="2026-01-01T00:00:00Z">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ins>
    </w:p>
    <w:p>
      <w:pPr>
        <w:pStyle w:val="FirstParagraph"/>
      </w:pPr>
      <w:ins w:id="18627" w:author="PR Preview" w:date="2026-01-01T00:00:00Z">
        <w:r>
          <w:t xml:space="preserve">Either way, every pair of columns has a combination</w:t>
        </w:r>
      </w:ins>
      <w:ins w:id="18628" w:author="PR Preview" w:date="2026-01-01T00:00:00Z">
        <w:r>
          <w:t xml:space="preserve"> </w:t>
        </w:r>
      </w:ins>
      <w:ins w:id="18629" w:author="PR Preview" w:date="2026-01-01T00:00:00Z">
        <w:r>
          <w:t xml:space="preserve">with coefficients that are not all zero and that equals</w:t>
        </w:r>
      </w:ins>
      <w:ins w:id="18630" w:author="PR Preview" w:date="2026-01-01T00:00:00Z">
        <w:r>
          <w:t xml:space="preserve"> </w:t>
        </w:r>
      </w:ins>
      <w:ins w:id="18631" w:author="PR Preview" w:date="2026-01-01T00:00:00Z">
        <w:r>
          <w:t xml:space="preserve">$\mathord{\smash[b]{\underset{\raise.3ex\hbox{$\scriptstyle\sim$}}{0}}\vphantom{0}}$</w:t>
        </w:r>
      </w:ins>
      <w:ins w:id="18632" w:author="PR Preview" w:date="2026-01-01T00:00:00Z">
        <w:r>
          <w:t xml:space="preserve">.</w:t>
        </w:r>
      </w:ins>
      <w:ins w:id="18633" w:author="PR Preview" w:date="2026-01-01T00:00:00Z">
        <w:r>
          <w:t xml:space="preserve"> </w:t>
        </w:r>
      </w:ins>
      <w:ins w:id="18634" w:author="PR Preview" w:date="2026-01-01T00:00:00Z">
        <w:r>
          <w:t xml:space="preserve">Now take any set of two or more columns.</w:t>
        </w:r>
      </w:ins>
      <w:ins w:id="18635" w:author="PR Preview" w:date="2026-01-01T00:00:00Z">
        <w:r>
          <w:t xml:space="preserve"> </w:t>
        </w:r>
      </w:ins>
      <w:ins w:id="18636" w:author="PR Preview" w:date="2026-01-01T00:00:00Z">
        <w:r>
          <w:t xml:space="preserve">It contains a pair</w:t>
        </w:r>
      </w:ins>
      <w:ins w:id="18637" w:author="PR Preview" w:date="2026-01-01T00:00:00Z">
        <w:r>
          <w:t xml:space="preserve"> </w:t>
        </w:r>
      </w:ins>
      <m:oMath>
        <m:r>
          <m:t>j</m:t>
        </m:r>
        <m:r>
          <m:rPr>
            <m:sty m:val="p"/>
          </m:rPr>
          <m:t>≠</m:t>
        </m:r>
        <m:r>
          <m:t>k</m:t>
        </m:r>
      </m:oMath>
      <w:ins w:id="18638" w:author="PR Preview" w:date="2026-01-01T00:00:00Z">
        <w:r>
          <w:t xml:space="preserve">.</w:t>
        </w:r>
      </w:ins>
      <w:ins w:id="18639" w:author="PR Preview" w:date="2026-01-01T00:00:00Z">
        <w:r>
          <w:t xml:space="preserve"> </w:t>
        </w:r>
      </w:ins>
      <w:ins w:id="18640" w:author="PR Preview" w:date="2026-01-01T00:00:00Z">
        <w:r>
          <w:t xml:space="preserve">Use that pair’s coefficients for columns</w:t>
        </w:r>
      </w:ins>
      <w:ins w:id="18641" w:author="PR Preview" w:date="2026-01-01T00:00:00Z">
        <w:r>
          <w:t xml:space="preserve"> </w:t>
        </w:r>
      </w:ins>
      <m:oMath>
        <m:r>
          <m:t>j</m:t>
        </m:r>
      </m:oMath>
      <w:ins w:id="18642" w:author="PR Preview" w:date="2026-01-01T00:00:00Z">
        <w:r>
          <w:t xml:space="preserve"> </w:t>
        </w:r>
      </w:ins>
      <w:ins w:id="18643" w:author="PR Preview" w:date="2026-01-01T00:00:00Z">
        <w:r>
          <w:t xml:space="preserve">and</w:t>
        </w:r>
      </w:ins>
      <w:ins w:id="18644" w:author="PR Preview" w:date="2026-01-01T00:00:00Z">
        <w:r>
          <w:t xml:space="preserve"> </w:t>
        </w:r>
      </w:ins>
      <m:oMath>
        <m:r>
          <m:t>k</m:t>
        </m:r>
      </m:oMath>
      <w:ins w:id="18645" w:author="PR Preview" w:date="2026-01-01T00:00:00Z">
        <w:r>
          <w:t xml:space="preserve">,</w:t>
        </w:r>
      </w:ins>
      <w:ins w:id="18646" w:author="PR Preview" w:date="2026-01-01T00:00:00Z">
        <w:r>
          <w:t xml:space="preserve"> </w:t>
        </w:r>
      </w:ins>
      <w:ins w:id="18647" w:author="PR Preview" w:date="2026-01-01T00:00:00Z">
        <w:r>
          <w:t xml:space="preserve">and the coefficient</w:t>
        </w:r>
      </w:ins>
      <w:ins w:id="18648" w:author="PR Preview" w:date="2026-01-01T00:00:00Z">
        <w:r>
          <w:t xml:space="preserve"> </w:t>
        </w:r>
      </w:ins>
      <m:oMath>
        <m:r>
          <m:t>0</m:t>
        </m:r>
      </m:oMath>
      <w:ins w:id="18649" w:author="PR Preview" w:date="2026-01-01T00:00:00Z">
        <w:r>
          <w:t xml:space="preserve"> </w:t>
        </w:r>
      </w:ins>
      <w:ins w:id="18650" w:author="PR Preview" w:date="2026-01-01T00:00:00Z">
        <w:r>
          <w:t xml:space="preserve">for every other column in the set.</w:t>
        </w:r>
      </w:ins>
      <w:ins w:id="18651" w:author="PR Preview" w:date="2026-01-01T00:00:00Z">
        <w:r>
          <w:t xml:space="preserve"> </w:t>
        </w:r>
      </w:ins>
      <w:ins w:id="18652" w:author="PR Preview" w:date="2026-01-01T00:00:00Z">
        <w:r>
          <w:t xml:space="preserve">This combination equals</w:t>
        </w:r>
      </w:ins>
      <w:ins w:id="18653" w:author="PR Preview" w:date="2026-01-01T00:00:00Z">
        <w:r>
          <w:t xml:space="preserve"> </w:t>
        </w:r>
      </w:ins>
      <w:ins w:id="18654" w:author="PR Preview" w:date="2026-01-01T00:00:00Z">
        <w:r>
          <w:t xml:space="preserve">$\mathord{\smash[b]{\underset{\raise.3ex\hbox{$\scriptstyle\sim$}}{0}}\vphantom{0}}$</w:t>
        </w:r>
      </w:ins>
      <w:ins w:id="18655" w:author="PR Preview" w:date="2026-01-01T00:00:00Z">
        <w:r>
          <w:t xml:space="preserve">,</w:t>
        </w:r>
      </w:ins>
      <w:ins w:id="18656" w:author="PR Preview" w:date="2026-01-01T00:00:00Z">
        <w:r>
          <w:t xml:space="preserve"> </w:t>
        </w:r>
      </w:ins>
      <w:ins w:id="18657" w:author="PR Preview" w:date="2026-01-01T00:00:00Z">
        <w:r>
          <w:t xml:space="preserve">and its coefficients are not all zero,</w:t>
        </w:r>
      </w:ins>
      <w:ins w:id="18658" w:author="PR Preview" w:date="2026-01-01T00:00:00Z">
        <w:r>
          <w:t xml:space="preserve"> </w:t>
        </w:r>
      </w:ins>
      <w:ins w:id="18659" w:author="PR Preview" w:date="2026-01-01T00:00:00Z">
        <w:r>
          <w:t xml:space="preserve">so the set is not linearly independent (</w:t>
        </w:r>
      </w:ins>
      <w:hyperlink w:anchor="def-linearly-independent">
        <w:ins w:id="18660" w:author="PR Preview" w:date="2026-01-01T00:00:00Z">
          <w:r>
            <w:rPr>
              <w:rStyle w:val="Hyperlink"/>
            </w:rPr>
            <w:t xml:space="preserve">Definition 43</w:t>
          </w:r>
        </w:ins>
      </w:hyperlink>
      <w:ins w:id="18661" w:author="PR Preview" w:date="2026-01-01T00:00:00Z">
        <w:r>
          <w:t xml:space="preserve">).</w:t>
        </w:r>
      </w:ins>
      <w:ins w:id="18662" w:author="PR Preview" w:date="2026-01-01T00:00:00Z">
        <w:r>
          <w:t xml:space="preserve"> </w:t>
        </w:r>
      </w:ins>
      <w:ins w:id="18663" w:author="PR Preview" w:date="2026-01-01T00:00:00Z">
        <w:r>
          <w:t xml:space="preserve">The largest linearly independent set of columns therefore has one column.</w:t>
        </w:r>
      </w:ins>
    </w:p>
    <w:bookmarkStart w:id="410" w:name="exm-outer-product-rank"/>
    <w:p>
      <w:pPr>
        <w:pStyle w:val="BodyText"/>
      </w:pPr>
      <w:ins w:id="18664" w:author="PR Preview" w:date="2026-01-01T00:00:00Z">
        <w:r>
          <w:rPr>
            <w:b/>
            <w:bCs/>
          </w:rPr>
          <w:t xml:space="preserve">Example 122 (The rank of an outer product)</w:t>
        </w:r>
      </w:ins>
      <w:ins w:id="18665" w:author="PR Preview" w:date="2026-01-01T00:00:00Z">
        <w:r>
          <w:t xml:space="preserve"> </w:t>
        </w:r>
      </w:ins>
      <w:ins w:id="18666" w:author="PR Preview" w:date="2026-01-01T00:00:00Z">
        <w:r>
          <w:t xml:space="preserve">In</w:t>
        </w:r>
      </w:ins>
      <w:ins w:id="18667" w:author="PR Preview" w:date="2026-01-01T00:00:00Z">
        <w:r>
          <w:t xml:space="preserve"> </w:t>
        </w:r>
      </w:ins>
      <w:hyperlink w:anchor="exm-outer-product">
        <w:ins w:id="18668" w:author="PR Preview" w:date="2026-01-01T00:00:00Z">
          <w:r>
            <w:rPr>
              <w:rStyle w:val="Hyperlink"/>
            </w:rPr>
            <w:t xml:space="preserve">Example 121</w:t>
          </w:r>
        </w:ins>
      </w:hyperlink>
      <w:ins w:id="18669" w:author="PR Preview" w:date="2026-01-01T00:00:00Z">
        <w:r>
          <w:t xml:space="preserve">,</w:t>
        </w:r>
      </w:ins>
      <w:ins w:id="18670" w:author="PR Preview" w:date="2026-01-01T00:00:00Z">
        <w:r>
          <w:t xml:space="preserve"> </w:t>
        </w:r>
      </w:ins>
      <w:ins w:id="18671" w:author="PR Preview" w:date="2026-01-01T00:00:00Z">
        <w:r>
          <w:t xml:space="preserve">the second column</w:t>
        </w:r>
      </w:ins>
      <w:ins w:id="18672" w:author="PR Preview" w:date="2026-01-01T00:00:00Z">
        <w:r>
          <w:t xml:space="preserve"> </w:t>
        </w:r>
      </w:ins>
      <m:oMath>
        <m:r>
          <m:rPr>
            <m:sty m:val="p"/>
          </m:rPr>
          <m:t>(</m:t>
        </m:r>
        <m:r>
          <m:t>5</m:t>
        </m:r>
        <m:r>
          <m:rPr>
            <m:sty m:val="p"/>
          </m:rPr>
          <m:t>,</m:t>
        </m:r>
        <m:r>
          <m:t>10</m:t>
        </m:r>
        <m:r>
          <m:rPr>
            <m:sty m:val="p"/>
          </m:rPr>
          <m:t>,</m:t>
        </m:r>
        <m:r>
          <m:t>15</m:t>
        </m:r>
        <m:r>
          <m:rPr>
            <m:sty m:val="p"/>
          </m:rPr>
          <m:t>)</m:t>
        </m:r>
      </m:oMath>
      <w:ins w:id="18673" w:author="PR Preview" w:date="2026-01-01T00:00:00Z">
        <w:r>
          <w:t xml:space="preserve"> </w:t>
        </w:r>
      </w:ins>
      <w:ins w:id="18674" w:author="PR Preview" w:date="2026-01-01T00:00:00Z">
        <w:r>
          <w:t xml:space="preserve">of</w:t>
        </w:r>
      </w:ins>
      <w:ins w:id="18675" w:author="PR Preview" w:date="2026-01-01T00:00:00Z">
        <w:r>
          <w:t xml:space="preserve"> </w:t>
        </w:r>
      </w:ins>
      <w:ins w:id="18676" w:author="PR Preview" w:date="2026-01-01T00:00:00Z">
        <w:r>
          <w:t xml:space="preserve">$\mathord{\smash[b]{\underset{\raise.3ex\hbox{$\scriptstyle\sim$}}{u}}\vphantom{u}}\,{\mathord{\smash[b]{\underset{\raise.3ex\hbox{$\scriptstyle\sim$}}{v}}\vphantom{v}}}^{\top}$</w:t>
        </w:r>
      </w:ins>
      <w:ins w:id="18677" w:author="PR Preview" w:date="2026-01-01T00:00:00Z">
        <w:r>
          <w:t xml:space="preserve"> </w:t>
        </w:r>
      </w:ins>
      <w:ins w:id="18678" w:author="PR Preview" w:date="2026-01-01T00:00:00Z">
        <w:r>
          <w:t xml:space="preserve">is</w:t>
        </w:r>
      </w:ins>
      <w:ins w:id="18679" w:author="PR Preview" w:date="2026-01-01T00:00:00Z">
        <w:r>
          <w:t xml:space="preserve"> </w:t>
        </w:r>
      </w:ins>
      <m:oMath>
        <m:f>
          <m:fPr>
            <m:type m:val="bar"/>
          </m:fPr>
          <m:num>
            <m:r>
              <m:t>5</m:t>
            </m:r>
          </m:num>
          <m:den>
            <m:r>
              <m:t>4</m:t>
            </m:r>
          </m:den>
        </m:f>
      </m:oMath>
      <w:ins w:id="18680" w:author="PR Preview" w:date="2026-01-01T00:00:00Z">
        <w:r>
          <w:t xml:space="preserve"> </w:t>
        </w:r>
      </w:ins>
      <w:ins w:id="18681" w:author="PR Preview" w:date="2026-01-01T00:00:00Z">
        <w:r>
          <w:t xml:space="preserve">times the first column</w:t>
        </w:r>
      </w:ins>
      <w:ins w:id="18682" w:author="PR Preview" w:date="2026-01-01T00:00:00Z">
        <w:r>
          <w:t xml:space="preserve"> </w:t>
        </w:r>
      </w:ins>
      <m:oMath>
        <m:r>
          <m:rPr>
            <m:sty m:val="p"/>
          </m:rPr>
          <m:t>(</m:t>
        </m:r>
        <m:r>
          <m:t>4</m:t>
        </m:r>
        <m:r>
          <m:rPr>
            <m:sty m:val="p"/>
          </m:rPr>
          <m:t>,</m:t>
        </m:r>
        <m:r>
          <m:t>8</m:t>
        </m:r>
        <m:r>
          <m:rPr>
            <m:sty m:val="p"/>
          </m:rPr>
          <m:t>,</m:t>
        </m:r>
        <m:r>
          <m:t>12</m:t>
        </m:r>
        <m:r>
          <m:rPr>
            <m:sty m:val="p"/>
          </m:rPr>
          <m:t>)</m:t>
        </m:r>
      </m:oMath>
      <w:ins w:id="18683" w:author="PR Preview" w:date="2026-01-01T00:00:00Z">
        <w:r>
          <w:t xml:space="preserve">,</w:t>
        </w:r>
      </w:ins>
      <w:ins w:id="18684" w:author="PR Preview" w:date="2026-01-01T00:00:00Z">
        <w:r>
          <w:t xml:space="preserve"> </w:t>
        </w:r>
      </w:ins>
      <w:ins w:id="18685" w:author="PR Preview" w:date="2026-01-01T00:00:00Z">
        <w:r>
          <w:t xml:space="preserve">because the columns are</w:t>
        </w:r>
      </w:ins>
      <w:ins w:id="18686" w:author="PR Preview" w:date="2026-01-01T00:00:00Z">
        <w:r>
          <w:t xml:space="preserve"> </w:t>
        </w:r>
      </w:ins>
      <w:ins w:id="18687" w:author="PR Preview" w:date="2026-01-01T00:00:00Z">
        <w:r>
          <w:t xml:space="preserve">$v_1 \mathord{\smash[b]{\underset{\raise.3ex\hbox{$\scriptstyle\sim$}}{u}}\vphantom{u}} = 4\mathord{\smash[b]{\underset{\raise.3ex\hbox{$\scriptstyle\sim$}}{u}}\vphantom{u}}$</w:t>
        </w:r>
      </w:ins>
      <w:ins w:id="18688" w:author="PR Preview" w:date="2026-01-01T00:00:00Z">
        <w:r>
          <w:t xml:space="preserve"> </w:t>
        </w:r>
      </w:ins>
      <w:ins w:id="18689" w:author="PR Preview" w:date="2026-01-01T00:00:00Z">
        <w:r>
          <w:t xml:space="preserve">and</w:t>
        </w:r>
      </w:ins>
      <w:ins w:id="18690" w:author="PR Preview" w:date="2026-01-01T00:00:00Z">
        <w:r>
          <w:t xml:space="preserve"> </w:t>
        </w:r>
      </w:ins>
      <w:ins w:id="18691" w:author="PR Preview" w:date="2026-01-01T00:00:00Z">
        <w:r>
          <w:t xml:space="preserve">$v_2 \mathord{\smash[b]{\underset{\raise.3ex\hbox{$\scriptstyle\sim$}}{u}}\vphantom{u}} = 5\mathord{\smash[b]{\underset{\raise.3ex\hbox{$\scriptstyle\sim$}}{u}}\vphantom{u}}$</w:t>
        </w:r>
      </w:ins>
      <w:ins w:id="18692" w:author="PR Preview" w:date="2026-01-01T00:00:00Z">
        <w:r>
          <w:t xml:space="preserve">.</w:t>
        </w:r>
      </w:ins>
      <w:ins w:id="18693" w:author="PR Preview" w:date="2026-01-01T00:00:00Z">
        <w:r>
          <w:t xml:space="preserve"> </w:t>
        </w:r>
      </w:ins>
      <w:ins w:id="18694" w:author="PR Preview" w:date="2026-01-01T00:00:00Z">
        <w:r>
          <w:t xml:space="preserve">So the two columns are not linearly independent,</w:t>
        </w:r>
      </w:ins>
      <w:ins w:id="18695" w:author="PR Preview" w:date="2026-01-01T00:00:00Z">
        <w:r>
          <w:t xml:space="preserve"> </w:t>
        </w:r>
      </w:ins>
      <w:ins w:id="18696" w:author="PR Preview" w:date="2026-01-01T00:00:00Z">
        <w:r>
          <w:t xml:space="preserve">and the</w:t>
        </w:r>
      </w:ins>
      <w:ins w:id="18697" w:author="PR Preview" w:date="2026-01-01T00:00:00Z">
        <w:r>
          <w:t xml:space="preserve"> </w:t>
        </w:r>
      </w:ins>
      <m:oMath>
        <m:r>
          <m:t>3</m:t>
        </m:r>
        <m:r>
          <m:rPr>
            <m:sty m:val="p"/>
          </m:rPr>
          <m:t>×</m:t>
        </m:r>
        <m:r>
          <m:t>2</m:t>
        </m:r>
      </m:oMath>
      <w:ins w:id="18698" w:author="PR Preview" w:date="2026-01-01T00:00:00Z">
        <w:r>
          <w:t xml:space="preserve"> </w:t>
        </w:r>
      </w:ins>
      <w:ins w:id="18699" w:author="PR Preview" w:date="2026-01-01T00:00:00Z">
        <w:r>
          <w:t xml:space="preserve">matrix has rank</w:t>
        </w:r>
      </w:ins>
      <w:ins w:id="18700" w:author="PR Preview" w:date="2026-01-01T00:00:00Z">
        <w:r>
          <w:t xml:space="preserve"> </w:t>
        </w:r>
      </w:ins>
      <m:oMath>
        <m:r>
          <m:t>1</m:t>
        </m:r>
      </m:oMath>
      <w:ins w:id="18701" w:author="PR Preview" w:date="2026-01-01T00:00:00Z">
        <w:r>
          <w:t xml:space="preserve">.</w:t>
        </w:r>
      </w:ins>
    </w:p>
    <w:bookmarkEnd w:id="410"/>
    <w:bookmarkEnd w:id="411"/>
    <w:bookmarkStart w:id="451"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del w:id="18702" w:author="PR Preview" w:date="2026-01-01T00:00:00Z">
        <w:r>
          <w:rPr>
            <w:i/>
            <w:iCs/>
          </w:rPr>
          <w:delText xml:space="preserve">Remark 26</w:delText>
        </w:r>
      </w:del>
      <w:del w:id="18703" w:author="PR Preview" w:date="2026-01-01T00:00:00Z">
        <w:r>
          <w:delText xml:space="preserve"> (Symmetric matrices in statistics). </w:delText>
        </w:r>
      </w:del>
      <w:del w:id="18704" w:author="PR Preview" w:date="2026-01-01T00:00:00Z">
        <w:r>
          <w:delText xml:space="preserve">Covariance matrices are symmetric:</w:delText>
        </w:r>
      </w:del>
      <w:del w:id="18705" w:author="PR Preview" w:date="2026-01-01T00:00:00Z">
        <w:r>
          <w:delText xml:space="preserve"> </w:delText>
        </w:r>
      </w:del>
      <w:del w:id="18706" w:author="PR Preview" w:date="2026-01-01T00:00:00Z">
        <w:r>
          <w:delText xml:space="preserve">entry</w:delText>
        </w:r>
      </w:del>
      <w:del w:id="18707" w:author="PR Preview" w:date="2026-01-01T00:00:00Z">
        <w:r>
          <w:delText xml:space="preserve"> </w:delText>
        </w:r>
      </w:del>
      <m:oMath>
        <m:r>
          <m:rPr>
            <m:sty m:val="p"/>
          </m:rPr>
          <m:t>(</m:t>
        </m:r>
        <m:r>
          <m:t>i</m:t>
        </m:r>
        <m:r>
          <m:rPr>
            <m:sty m:val="p"/>
          </m:rPr>
          <m:t>,</m:t>
        </m:r>
        <m:r>
          <m:t>j</m:t>
        </m:r>
        <m:r>
          <m:rPr>
            <m:sty m:val="p"/>
          </m:rPr>
          <m:t>)</m:t>
        </m:r>
      </m:oMath>
      <w:del w:id="18708" w:author="PR Preview" w:date="2026-01-01T00:00:00Z">
        <w:r>
          <w:delText xml:space="preserve"> </w:delText>
        </w:r>
      </w:del>
      <w:del w:id="18709" w:author="PR Preview" w:date="2026-01-01T00:00:00Z">
        <w:r>
          <w:delText xml:space="preserve">of the covariance matrix of a random vector</w:delText>
        </w:r>
      </w:del>
      <w:del w:id="18710" w:author="PR Preview" w:date="2026-01-01T00:00:00Z">
        <w:r>
          <w:delText xml:space="preserve"> </w:delText>
        </w:r>
      </w:del>
      <m:oMath>
        <m:limLow>
          <m:e>
            <m:r>
              <m:t>Y</m:t>
            </m:r>
          </m:e>
          <m:lim>
            <m:r>
              <m:rPr>
                <m:sty m:val="p"/>
              </m:rPr>
              <m:t>∼</m:t>
            </m:r>
          </m:lim>
        </m:limLow>
      </m:oMath>
      <w:del w:id="18711" w:author="PR Preview" w:date="2026-01-01T00:00:00Z">
        <w:r>
          <w:delText xml:space="preserve"> </w:delText>
        </w:r>
      </w:del>
      <w:del w:id="18712" w:author="PR Preview" w:date="2026-01-01T00:00:00Z">
        <w:r>
          <w:delText xml:space="preserve">is</w:delText>
        </w:r>
      </w:del>
      <w:del w:id="18713" w:author="PR Preview" w:date="2026-01-01T00:00:00Z">
        <w:r>
          <w:delText xml:space="preserve"> </w:delText>
        </w:r>
      </w:del>
      <m:oMath>
        <m:r>
          <m:rPr>
            <m:sty m:val="p"/>
          </m:rPr>
          <m:t>Cov</m:t>
        </m:r>
        <m:r>
          <m:t>​</m:t>
        </m:r>
        <m:d>
          <m:dPr>
            <m:begChr m:val="("/>
            <m:sepChr m:val=""/>
            <m:endChr m:val=")"/>
            <m:grow/>
          </m:dPr>
          <m:e>
            <m:sSub>
              <m:e>
                <m:r>
                  <m:t>Y</m:t>
                </m:r>
              </m:e>
              <m:sub>
                <m:r>
                  <m:t>i</m:t>
                </m:r>
              </m:sub>
            </m:sSub>
            <m:r>
              <m:rPr>
                <m:sty m:val="p"/>
              </m:rPr>
              <m:t>,</m:t>
            </m:r>
            <m:sSub>
              <m:e>
                <m:r>
                  <m:t>Y</m:t>
                </m:r>
              </m:e>
              <m:sub>
                <m:r>
                  <m:t>j</m:t>
                </m:r>
              </m:sub>
            </m:sSub>
          </m:e>
        </m:d>
        <m:r>
          <m:t>​</m:t>
        </m:r>
      </m:oMath>
      <w:del w:id="18714" w:author="PR Preview" w:date="2026-01-01T00:00:00Z">
        <w:r>
          <w:delText xml:space="preserve">,</w:delText>
        </w:r>
      </w:del>
      <w:del w:id="18715" w:author="PR Preview" w:date="2026-01-01T00:00:00Z">
        <w:r>
          <w:delText xml:space="preserve"> </w:delText>
        </w:r>
      </w:del>
      <w:del w:id="18716" w:author="PR Preview" w:date="2026-01-01T00:00:00Z">
        <w:r>
          <w:delText xml:space="preserve">and</w:delText>
        </w:r>
      </w:del>
      <w:del w:id="18717" w:author="PR Preview" w:date="2026-01-01T00:00:00Z">
        <w:r>
          <w:delText xml:space="preserve"> </w:delText>
        </w:r>
      </w:del>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del w:id="18718" w:author="PR Preview" w:date="2026-01-01T00:00:00Z">
        <w:r>
          <w:delText xml:space="preserve">.</w:delText>
        </w:r>
      </w:del>
      <w:del w:id="18719" w:author="PR Preview" w:date="2026-01-01T00:00:00Z">
        <w:r>
          <w:delText xml:space="preserve"> </w:delText>
        </w:r>
      </w:del>
      <w:del w:id="18720" w:author="PR Preview" w:date="2026-01-01T00:00:00Z">
        <w:r>
          <w:delText xml:space="preserve">For example, if</w:delText>
        </w:r>
      </w:del>
      <w:del w:id="18721" w:author="PR Preview" w:date="2026-01-01T00:00:00Z">
        <w:r>
          <w:delText xml:space="preserve"> </w:delText>
        </w:r>
      </w:del>
      <m:oMath>
        <m:r>
          <m:rPr>
            <m:sty m:val="p"/>
          </m:rPr>
          <m:t>Var</m:t>
        </m:r>
        <m:r>
          <m:t>​</m:t>
        </m:r>
        <m:d>
          <m:dPr>
            <m:begChr m:val="("/>
            <m:sepChr m:val=""/>
            <m:endChr m:val=")"/>
            <m:grow/>
          </m:dPr>
          <m:e>
            <m:sSub>
              <m:e>
                <m:r>
                  <m:t>Y</m:t>
                </m:r>
              </m:e>
              <m:sub>
                <m:r>
                  <m:t>1</m:t>
                </m:r>
              </m:sub>
            </m:sSub>
          </m:e>
        </m:d>
        <m:r>
          <m:t>​</m:t>
        </m:r>
        <m:r>
          <m:rPr>
            <m:sty m:val="p"/>
          </m:rPr>
          <m:t>=</m:t>
        </m:r>
        <m:r>
          <m:t>4</m:t>
        </m:r>
      </m:oMath>
      <w:del w:id="18722" w:author="PR Preview" w:date="2026-01-01T00:00:00Z">
        <w:r>
          <w:delText xml:space="preserve">,</w:delText>
        </w:r>
      </w:del>
      <w:del w:id="18723" w:author="PR Preview" w:date="2026-01-01T00:00:00Z">
        <w:r>
          <w:delText xml:space="preserve"> </w:delText>
        </w:r>
      </w:del>
      <m:oMath>
        <m:r>
          <m:rPr>
            <m:sty m:val="p"/>
          </m:rPr>
          <m:t>Var</m:t>
        </m:r>
        <m:r>
          <m:t>​</m:t>
        </m:r>
        <m:d>
          <m:dPr>
            <m:begChr m:val="("/>
            <m:sepChr m:val=""/>
            <m:endChr m:val=")"/>
            <m:grow/>
          </m:dPr>
          <m:e>
            <m:sSub>
              <m:e>
                <m:r>
                  <m:t>Y</m:t>
                </m:r>
              </m:e>
              <m:sub>
                <m:r>
                  <m:t>2</m:t>
                </m:r>
              </m:sub>
            </m:sSub>
          </m:e>
        </m:d>
        <m:r>
          <m:t>​</m:t>
        </m:r>
        <m:r>
          <m:rPr>
            <m:sty m:val="p"/>
          </m:rPr>
          <m:t>=</m:t>
        </m:r>
        <m:r>
          <m:t>9</m:t>
        </m:r>
      </m:oMath>
      <w:del w:id="18724" w:author="PR Preview" w:date="2026-01-01T00:00:00Z">
        <w:r>
          <w:delText xml:space="preserve">, and</w:delText>
        </w:r>
      </w:del>
      <w:del w:id="18725" w:author="PR Preview" w:date="2026-01-01T00:00:00Z">
        <w:r>
          <w:delText xml:space="preserve"> </w:delText>
        </w:r>
      </w:del>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del w:id="18726" w:author="PR Preview" w:date="2026-01-01T00:00:00Z">
        <w:r>
          <w:delText xml:space="preserve">,</w:delText>
        </w:r>
      </w:del>
      <w:del w:id="18727" w:author="PR Preview" w:date="2026-01-01T00:00:00Z">
        <w:r>
          <w:delText xml:space="preserve"> </w:delText>
        </w:r>
      </w:del>
      <w:del w:id="18728" w:author="PR Preview" w:date="2026-01-01T00:00:00Z">
        <w:r>
          <w:delText xml:space="preserve">the covariance matrix of</w:delText>
        </w:r>
      </w:del>
      <w:del w:id="18729" w:author="PR Preview" w:date="2026-01-01T00:00:00Z">
        <w:r>
          <w:delText xml:space="preserve"> </w:delText>
        </w:r>
      </w:del>
      <m:oMath>
        <m:r>
          <m:rPr>
            <m:sty m:val="p"/>
          </m:rPr>
          <m:t>(</m:t>
        </m:r>
        <m:sSub>
          <m:e>
            <m:r>
              <m:t>Y</m:t>
            </m:r>
          </m:e>
          <m:sub>
            <m:r>
              <m:t>1</m:t>
            </m:r>
          </m:sub>
        </m:sSub>
        <m:r>
          <m:rPr>
            <m:sty m:val="p"/>
          </m:rPr>
          <m:t>,</m:t>
        </m:r>
        <m:sSub>
          <m:e>
            <m:r>
              <m:t>Y</m:t>
            </m:r>
          </m:e>
          <m:sub>
            <m:r>
              <m:t>2</m:t>
            </m:r>
          </m:sub>
        </m:sSub>
        <m:r>
          <m:rPr>
            <m:sty m:val="p"/>
          </m:rPr>
          <m:t>)</m:t>
        </m:r>
      </m:oMath>
      <w:del w:id="18730" w:author="PR Preview" w:date="2026-01-01T00:00:00Z">
        <w:r>
          <w:delText xml:space="preserve"> </w:delText>
        </w:r>
      </w:del>
      <w:del w:id="18731" w:author="PR Preview" w:date="2026-01-01T00:00:00Z">
        <w:r>
          <w:delText xml:space="preserve">is</w:delText>
        </w:r>
      </w:del>
    </w:p>
    <w:p>
      <w:pPr>
        <w:pStyle w:val="BodyText"/>
      </w:pPr>
      <w:ins w:id="18732" w:author="PR Preview" w:date="2026-01-01T00:00:00Z">
        <w:r>
          <w:rPr>
            <w:i/>
            <w:iCs/>
          </w:rPr>
          <w:t xml:space="preserve">Remark 26</w:t>
        </w:r>
      </w:ins>
      <w:ins w:id="18733" w:author="PR Preview" w:date="2026-01-01T00:00:00Z">
        <w:r>
          <w:t xml:space="preserve"> (Symmetric matrices in statistics). </w:t>
        </w:r>
      </w:ins>
      <w:ins w:id="18734" w:author="PR Preview" w:date="2026-01-01T00:00:00Z">
        <w:r>
          <w:t xml:space="preserve">Covariance matrices are symmetric:</w:t>
        </w:r>
      </w:ins>
      <w:ins w:id="18735" w:author="PR Preview" w:date="2026-01-01T00:00:00Z">
        <w:r>
          <w:t xml:space="preserve"> </w:t>
        </w:r>
      </w:ins>
      <w:ins w:id="18736" w:author="PR Preview" w:date="2026-01-01T00:00:00Z">
        <w:r>
          <w:t xml:space="preserve">entry</w:t>
        </w:r>
      </w:ins>
      <w:ins w:id="18737" w:author="PR Preview" w:date="2026-01-01T00:00:00Z">
        <w:r>
          <w:t xml:space="preserve"> </w:t>
        </w:r>
      </w:ins>
      <m:oMath>
        <m:r>
          <m:rPr>
            <m:sty m:val="p"/>
          </m:rPr>
          <m:t>(</m:t>
        </m:r>
        <m:r>
          <m:t>i</m:t>
        </m:r>
        <m:r>
          <m:rPr>
            <m:sty m:val="p"/>
          </m:rPr>
          <m:t>,</m:t>
        </m:r>
        <m:r>
          <m:t>j</m:t>
        </m:r>
        <m:r>
          <m:rPr>
            <m:sty m:val="p"/>
          </m:rPr>
          <m:t>)</m:t>
        </m:r>
      </m:oMath>
      <w:ins w:id="18738" w:author="PR Preview" w:date="2026-01-01T00:00:00Z">
        <w:r>
          <w:t xml:space="preserve"> </w:t>
        </w:r>
      </w:ins>
      <w:ins w:id="18739" w:author="PR Preview" w:date="2026-01-01T00:00:00Z">
        <w:r>
          <w:t xml:space="preserve">of the covariance matrix of a random vector</w:t>
        </w:r>
      </w:ins>
      <w:ins w:id="18740" w:author="PR Preview" w:date="2026-01-01T00:00:00Z">
        <w:r>
          <w:t xml:space="preserve"> </w:t>
        </w:r>
      </w:ins>
      <w:ins w:id="18741" w:author="PR Preview" w:date="2026-01-01T00:00:00Z">
        <w:r>
          <w:t xml:space="preserve">$\mathord{\smash[b]{\underset{\raise.3ex\hbox{$\scriptstyle\sim$}}{Y}}\vphantom{Y}}$</w:t>
        </w:r>
      </w:ins>
      <w:ins w:id="18742" w:author="PR Preview" w:date="2026-01-01T00:00:00Z">
        <w:r>
          <w:t xml:space="preserve"> </w:t>
        </w:r>
      </w:ins>
      <w:ins w:id="18743" w:author="PR Preview" w:date="2026-01-01T00:00:00Z">
        <w:r>
          <w:t xml:space="preserve">is</w:t>
        </w:r>
      </w:ins>
      <w:ins w:id="18744" w:author="PR Preview" w:date="2026-01-01T00:00:00Z">
        <w:r>
          <w:t xml:space="preserve"> </w:t>
        </w:r>
      </w:ins>
      <m:oMath>
        <m:r>
          <m:rPr>
            <m:sty m:val="p"/>
          </m:rPr>
          <m:t>Cov</m:t>
        </m:r>
        <m:r>
          <m:t>​</m:t>
        </m:r>
        <m:d>
          <m:dPr>
            <m:begChr m:val="("/>
            <m:sepChr m:val=""/>
            <m:endChr m:val=")"/>
            <m:grow/>
          </m:dPr>
          <m:e>
            <m:sSub>
              <m:e>
                <m:r>
                  <m:t>Y</m:t>
                </m:r>
              </m:e>
              <m:sub>
                <m:r>
                  <m:t>i</m:t>
                </m:r>
              </m:sub>
            </m:sSub>
            <m:r>
              <m:rPr>
                <m:sty m:val="p"/>
              </m:rPr>
              <m:t>,</m:t>
            </m:r>
            <m:sSub>
              <m:e>
                <m:r>
                  <m:t>Y</m:t>
                </m:r>
              </m:e>
              <m:sub>
                <m:r>
                  <m:t>j</m:t>
                </m:r>
              </m:sub>
            </m:sSub>
          </m:e>
        </m:d>
        <m:r>
          <m:t>​</m:t>
        </m:r>
      </m:oMath>
      <w:ins w:id="18745" w:author="PR Preview" w:date="2026-01-01T00:00:00Z">
        <w:r>
          <w:t xml:space="preserve">,</w:t>
        </w:r>
      </w:ins>
      <w:ins w:id="18746" w:author="PR Preview" w:date="2026-01-01T00:00:00Z">
        <w:r>
          <w:t xml:space="preserve"> </w:t>
        </w:r>
      </w:ins>
      <w:ins w:id="18747" w:author="PR Preview" w:date="2026-01-01T00:00:00Z">
        <w:r>
          <w:t xml:space="preserve">and</w:t>
        </w:r>
      </w:ins>
      <w:ins w:id="18748" w:author="PR Preview" w:date="2026-01-01T00:00:00Z">
        <w:r>
          <w:t xml:space="preserve"> </w:t>
        </w:r>
      </w:ins>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ins w:id="18749" w:author="PR Preview" w:date="2026-01-01T00:00:00Z">
        <w:r>
          <w:t xml:space="preserve">.</w:t>
        </w:r>
      </w:ins>
      <w:ins w:id="18750" w:author="PR Preview" w:date="2026-01-01T00:00:00Z">
        <w:r>
          <w:t xml:space="preserve"> </w:t>
        </w:r>
      </w:ins>
      <w:ins w:id="18751" w:author="PR Preview" w:date="2026-01-01T00:00:00Z">
        <w:r>
          <w:t xml:space="preserve">For example, if</w:t>
        </w:r>
      </w:ins>
      <w:ins w:id="18752" w:author="PR Preview" w:date="2026-01-01T00:00:00Z">
        <w:r>
          <w:t xml:space="preserve"> </w:t>
        </w:r>
      </w:ins>
      <m:oMath>
        <m:r>
          <m:rPr>
            <m:sty m:val="p"/>
          </m:rPr>
          <m:t>Var</m:t>
        </m:r>
        <m:r>
          <m:t>​</m:t>
        </m:r>
        <m:d>
          <m:dPr>
            <m:begChr m:val="("/>
            <m:sepChr m:val=""/>
            <m:endChr m:val=")"/>
            <m:grow/>
          </m:dPr>
          <m:e>
            <m:sSub>
              <m:e>
                <m:r>
                  <m:t>Y</m:t>
                </m:r>
              </m:e>
              <m:sub>
                <m:r>
                  <m:t>1</m:t>
                </m:r>
              </m:sub>
            </m:sSub>
          </m:e>
        </m:d>
        <m:r>
          <m:t>​</m:t>
        </m:r>
        <m:r>
          <m:rPr>
            <m:sty m:val="p"/>
          </m:rPr>
          <m:t>=</m:t>
        </m:r>
        <m:r>
          <m:t>4</m:t>
        </m:r>
      </m:oMath>
      <w:ins w:id="18753" w:author="PR Preview" w:date="2026-01-01T00:00:00Z">
        <w:r>
          <w:t xml:space="preserve">,</w:t>
        </w:r>
      </w:ins>
      <w:ins w:id="18754" w:author="PR Preview" w:date="2026-01-01T00:00:00Z">
        <w:r>
          <w:t xml:space="preserve"> </w:t>
        </w:r>
      </w:ins>
      <m:oMath>
        <m:r>
          <m:rPr>
            <m:sty m:val="p"/>
          </m:rPr>
          <m:t>Var</m:t>
        </m:r>
        <m:r>
          <m:t>​</m:t>
        </m:r>
        <m:d>
          <m:dPr>
            <m:begChr m:val="("/>
            <m:sepChr m:val=""/>
            <m:endChr m:val=")"/>
            <m:grow/>
          </m:dPr>
          <m:e>
            <m:sSub>
              <m:e>
                <m:r>
                  <m:t>Y</m:t>
                </m:r>
              </m:e>
              <m:sub>
                <m:r>
                  <m:t>2</m:t>
                </m:r>
              </m:sub>
            </m:sSub>
          </m:e>
        </m:d>
        <m:r>
          <m:t>​</m:t>
        </m:r>
        <m:r>
          <m:rPr>
            <m:sty m:val="p"/>
          </m:rPr>
          <m:t>=</m:t>
        </m:r>
        <m:r>
          <m:t>9</m:t>
        </m:r>
      </m:oMath>
      <w:ins w:id="18755" w:author="PR Preview" w:date="2026-01-01T00:00:00Z">
        <w:r>
          <w:t xml:space="preserve">, and</w:t>
        </w:r>
      </w:ins>
      <w:ins w:id="18756" w:author="PR Preview" w:date="2026-01-01T00:00:00Z">
        <w:r>
          <w:t xml:space="preserve"> </w:t>
        </w:r>
      </w:ins>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ins w:id="18757" w:author="PR Preview" w:date="2026-01-01T00:00:00Z">
        <w:r>
          <w:t xml:space="preserve">,</w:t>
        </w:r>
      </w:ins>
      <w:ins w:id="18758" w:author="PR Preview" w:date="2026-01-01T00:00:00Z">
        <w:r>
          <w:t xml:space="preserve"> </w:t>
        </w:r>
      </w:ins>
      <w:ins w:id="18759" w:author="PR Preview" w:date="2026-01-01T00:00:00Z">
        <w:r>
          <w:t xml:space="preserve">the covariance matrix of</w:t>
        </w:r>
      </w:ins>
      <w:ins w:id="18760" w:author="PR Preview" w:date="2026-01-01T00:00:00Z">
        <w:r>
          <w:t xml:space="preserve"> </w:t>
        </w:r>
      </w:ins>
      <m:oMath>
        <m:r>
          <m:rPr>
            <m:sty m:val="p"/>
          </m:rPr>
          <m:t>(</m:t>
        </m:r>
        <m:sSub>
          <m:e>
            <m:r>
              <m:t>Y</m:t>
            </m:r>
          </m:e>
          <m:sub>
            <m:r>
              <m:t>1</m:t>
            </m:r>
          </m:sub>
        </m:sSub>
        <m:r>
          <m:rPr>
            <m:sty m:val="p"/>
          </m:rPr>
          <m:t>,</m:t>
        </m:r>
        <m:sSub>
          <m:e>
            <m:r>
              <m:t>Y</m:t>
            </m:r>
          </m:e>
          <m:sub>
            <m:r>
              <m:t>2</m:t>
            </m:r>
          </m:sub>
        </m:sSub>
        <m:r>
          <m:rPr>
            <m:sty m:val="p"/>
          </m:rPr>
          <m:t>)</m:t>
        </m:r>
      </m:oMath>
      <w:ins w:id="18761" w:author="PR Preview" w:date="2026-01-01T00:00:00Z">
        <w:r>
          <w:t xml:space="preserve"> </w:t>
        </w:r>
      </w:ins>
      <w:ins w:id="18762" w:author="PR Preview" w:date="2026-01-01T00:00:00Z">
        <w:r>
          <w:t xml:space="preserve">is</w:t>
        </w:r>
      </w:ins>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thm-invertible-cancel"/>
    <w:p>
      <w:pPr>
        <w:pStyle w:val="BodyText"/>
      </w:pPr>
      <w:ins w:id="18763" w:author="PR Preview" w:date="2026-01-01T00:00:00Z">
        <w:r>
          <w:rPr>
            <w:b/>
            <w:bCs/>
          </w:rPr>
          <w:t xml:space="preserve">Theorem 69 (An invertible factor can be cancelled)</w:t>
        </w:r>
      </w:ins>
      <w:ins w:id="18764" w:author="PR Preview" w:date="2026-01-01T00:00:00Z">
        <w:r>
          <w:t xml:space="preserve"> </w:t>
        </w:r>
      </w:ins>
      <w:ins w:id="18765" w:author="PR Preview" w:date="2026-01-01T00:00:00Z">
        <w:r>
          <w:t xml:space="preserve">Let</w:t>
        </w:r>
      </w:ins>
      <w:ins w:id="18766" w:author="PR Preview" w:date="2026-01-01T00:00:00Z">
        <w:r>
          <w:t xml:space="preserve"> </w:t>
        </w:r>
      </w:ins>
      <m:oMath>
        <m:r>
          <m:rPr>
            <m:sty m:val="bi"/>
          </m:rPr>
          <m:t>A</m:t>
        </m:r>
      </m:oMath>
      <w:ins w:id="18767" w:author="PR Preview" w:date="2026-01-01T00:00:00Z">
        <w:r>
          <w:t xml:space="preserve"> </w:t>
        </w:r>
      </w:ins>
      <w:ins w:id="18768" w:author="PR Preview" w:date="2026-01-01T00:00:00Z">
        <w:r>
          <w:t xml:space="preserve">be an invertible</w:t>
        </w:r>
      </w:ins>
      <w:ins w:id="18769" w:author="PR Preview" w:date="2026-01-01T00:00:00Z">
        <w:r>
          <w:t xml:space="preserve"> </w:t>
        </w:r>
      </w:ins>
      <m:oMath>
        <m:r>
          <m:t>p</m:t>
        </m:r>
        <m:r>
          <m:rPr>
            <m:sty m:val="p"/>
          </m:rPr>
          <m:t>×</m:t>
        </m:r>
        <m:r>
          <m:t>p</m:t>
        </m:r>
      </m:oMath>
      <w:ins w:id="18770" w:author="PR Preview" w:date="2026-01-01T00:00:00Z">
        <w:r>
          <w:t xml:space="preserve"> </w:t>
        </w:r>
      </w:ins>
      <w:ins w:id="18771" w:author="PR Preview" w:date="2026-01-01T00:00:00Z">
        <w:r>
          <w:t xml:space="preserve">matrix (</w:t>
        </w:r>
      </w:ins>
      <w:hyperlink w:anchor="def-invertible-matrix">
        <w:ins w:id="18772" w:author="PR Preview" w:date="2026-01-01T00:00:00Z">
          <w:r>
            <w:rPr>
              <w:rStyle w:val="Hyperlink"/>
            </w:rPr>
            <w:t xml:space="preserve">Definition 85</w:t>
          </w:r>
        </w:ins>
      </w:hyperlink>
      <w:ins w:id="18773" w:author="PR Preview" w:date="2026-01-01T00:00:00Z">
        <w:r>
          <w:t xml:space="preserve">),</w:t>
        </w:r>
      </w:ins>
      <w:ins w:id="18774" w:author="PR Preview" w:date="2026-01-01T00:00:00Z">
        <w:r>
          <w:t xml:space="preserve"> </w:t>
        </w:r>
      </w:ins>
      <w:ins w:id="18775" w:author="PR Preview" w:date="2026-01-01T00:00:00Z">
        <w:r>
          <w:t xml:space="preserve">and let</w:t>
        </w:r>
      </w:ins>
      <w:ins w:id="18776" w:author="PR Preview" w:date="2026-01-01T00:00:00Z">
        <w:r>
          <w:t xml:space="preserve"> </w:t>
        </w:r>
      </w:ins>
      <m:oMath>
        <m:r>
          <m:rPr>
            <m:sty m:val="bi"/>
          </m:rPr>
          <m:t>B</m:t>
        </m:r>
      </m:oMath>
      <w:ins w:id="18777" w:author="PR Preview" w:date="2026-01-01T00:00:00Z">
        <w:r>
          <w:t xml:space="preserve"> </w:t>
        </w:r>
      </w:ins>
      <w:ins w:id="18778" w:author="PR Preview" w:date="2026-01-01T00:00:00Z">
        <w:r>
          <w:t xml:space="preserve">and</w:t>
        </w:r>
      </w:ins>
      <w:ins w:id="18779" w:author="PR Preview" w:date="2026-01-01T00:00:00Z">
        <w:r>
          <w:t xml:space="preserve"> </w:t>
        </w:r>
      </w:ins>
      <m:oMath>
        <m:r>
          <m:rPr>
            <m:sty m:val="bi"/>
          </m:rPr>
          <m:t>C</m:t>
        </m:r>
      </m:oMath>
      <w:ins w:id="18780" w:author="PR Preview" w:date="2026-01-01T00:00:00Z">
        <w:r>
          <w:t xml:space="preserve"> </w:t>
        </w:r>
      </w:ins>
      <w:ins w:id="18781" w:author="PR Preview" w:date="2026-01-01T00:00:00Z">
        <w:r>
          <w:t xml:space="preserve">be</w:t>
        </w:r>
      </w:ins>
      <w:ins w:id="18782" w:author="PR Preview" w:date="2026-01-01T00:00:00Z">
        <w:r>
          <w:t xml:space="preserve"> </w:t>
        </w:r>
      </w:ins>
      <m:oMath>
        <m:r>
          <m:t>p</m:t>
        </m:r>
        <m:r>
          <m:rPr>
            <m:sty m:val="p"/>
          </m:rPr>
          <m:t>×</m:t>
        </m:r>
        <m:r>
          <m:t>n</m:t>
        </m:r>
      </m:oMath>
      <w:ins w:id="18783" w:author="PR Preview" w:date="2026-01-01T00:00:00Z">
        <w:r>
          <w:t xml:space="preserve"> </w:t>
        </w:r>
      </w:ins>
      <w:ins w:id="18784" w:author="PR Preview" w:date="2026-01-01T00:00:00Z">
        <w:r>
          <w:t xml:space="preserve">matrices.</w:t>
        </w:r>
      </w:ins>
      <w:ins w:id="18785" w:author="PR Preview" w:date="2026-01-01T00:00:00Z">
        <w:r>
          <w:t xml:space="preserve"> </w:t>
        </w:r>
      </w:ins>
      <w:ins w:id="18786" w:author="PR Preview" w:date="2026-01-01T00:00:00Z">
        <w:r>
          <w:t xml:space="preserve">If</w:t>
        </w:r>
      </w:ins>
      <w:ins w:id="18787" w:author="PR Preview" w:date="2026-01-01T00:00:00Z">
        <w:r>
          <w:t xml:space="preserve"> </w:t>
        </w:r>
      </w:ins>
      <m:oMath>
        <m:r>
          <m:rPr>
            <m:sty m:val="bi"/>
          </m:rPr>
          <m:t>A</m:t>
        </m:r>
        <m:r>
          <m:rPr>
            <m:sty m:val="bi"/>
          </m:rPr>
          <m:t>B</m:t>
        </m:r>
        <m:r>
          <m:rPr>
            <m:sty m:val="p"/>
          </m:rPr>
          <m:t>=</m:t>
        </m:r>
        <m:r>
          <m:rPr>
            <m:sty m:val="bi"/>
          </m:rPr>
          <m:t>A</m:t>
        </m:r>
        <m:r>
          <m:rPr>
            <m:sty m:val="bi"/>
          </m:rPr>
          <m:t>C</m:t>
        </m:r>
      </m:oMath>
      <w:ins w:id="18788" w:author="PR Preview" w:date="2026-01-01T00:00:00Z">
        <w:r>
          <w:t xml:space="preserve">, then</w:t>
        </w:r>
      </w:ins>
      <w:ins w:id="18789" w:author="PR Preview" w:date="2026-01-01T00:00:00Z">
        <w:r>
          <w:t xml:space="preserve"> </w:t>
        </w:r>
      </w:ins>
      <m:oMath>
        <m:r>
          <m:rPr>
            <m:sty m:val="bi"/>
          </m:rPr>
          <m:t>B</m:t>
        </m:r>
        <m:r>
          <m:rPr>
            <m:sty m:val="p"/>
          </m:rPr>
          <m:t>=</m:t>
        </m:r>
        <m:r>
          <m:rPr>
            <m:sty m:val="bi"/>
          </m:rPr>
          <m:t>C</m:t>
        </m:r>
      </m:oMath>
      <w:ins w:id="18790" w:author="PR Preview" w:date="2026-01-01T00:00:00Z">
        <w:r>
          <w:t xml:space="preserve">.</w:t>
        </w:r>
      </w:ins>
    </w:p>
    <w:bookmarkEnd w:id="431"/>
    <w:p>
      <w:pPr>
        <w:pStyle w:val="BodyText"/>
      </w:pPr>
      <w:ins w:id="18791" w:author="PR Preview" w:date="2026-01-01T00:00:00Z">
        <w:r>
          <w:rPr>
            <w:i/>
            <w:iCs/>
          </w:rPr>
          <w:t xml:space="preserve">Proof</w:t>
        </w:r>
      </w:ins>
      <w:ins w:id="18792" w:author="PR Preview" w:date="2026-01-01T00:00:00Z">
        <w:r>
          <w:t xml:space="preserve">. </w:t>
        </w:r>
      </w:ins>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10</m:t>
              </m:r>
              <m:r>
                <m:rPr>
                  <m:nor/>
                  <m:sty m:val="p"/>
                </m:rPr>
                <m:t>)</m:t>
              </m:r>
            </m:e>
          </m:eqArr>
        </m:oMath>
      </m:oMathPara>
    </w:p>
    <w:p>
      <w:pPr>
        <w:pStyle w:val="FirstParagraph"/>
      </w:pPr>
      <m:oMath>
        <m:r>
          <m:rPr>
            <m:sty m:val="p"/>
          </m:rPr>
          <m:t>▫</m:t>
        </m:r>
      </m:oMath>
      <w:ins w:id="18793" w:author="PR Preview" w:date="2026-01-01T00:00:00Z">
        <w:r>
          <w:t xml:space="preserve">​</w:t>
        </w:r>
      </w:ins>
    </w:p>
    <w:bookmarkStart w:id="432" w:name="cor-invertible-cancel-right"/>
    <w:p>
      <w:pPr>
        <w:pStyle w:val="BodyText"/>
      </w:pPr>
      <w:ins w:id="18794" w:author="PR Preview" w:date="2026-01-01T00:00:00Z">
        <w:r>
          <w:rPr>
            <w:b/>
            <w:bCs/>
          </w:rPr>
          <w:t xml:space="preserve">Corollary 10 (An invertible factor can be cancelled on the right)</w:t>
        </w:r>
      </w:ins>
      <w:ins w:id="18795" w:author="PR Preview" w:date="2026-01-01T00:00:00Z">
        <w:r>
          <w:t xml:space="preserve"> </w:t>
        </w:r>
      </w:ins>
      <w:ins w:id="18796" w:author="PR Preview" w:date="2026-01-01T00:00:00Z">
        <w:r>
          <w:t xml:space="preserve">Let</w:t>
        </w:r>
      </w:ins>
      <w:ins w:id="18797" w:author="PR Preview" w:date="2026-01-01T00:00:00Z">
        <w:r>
          <w:t xml:space="preserve"> </w:t>
        </w:r>
      </w:ins>
      <m:oMath>
        <m:r>
          <m:rPr>
            <m:sty m:val="bi"/>
          </m:rPr>
          <m:t>A</m:t>
        </m:r>
      </m:oMath>
      <w:ins w:id="18798" w:author="PR Preview" w:date="2026-01-01T00:00:00Z">
        <w:r>
          <w:t xml:space="preserve"> </w:t>
        </w:r>
      </w:ins>
      <w:ins w:id="18799" w:author="PR Preview" w:date="2026-01-01T00:00:00Z">
        <w:r>
          <w:t xml:space="preserve">be an invertible</w:t>
        </w:r>
      </w:ins>
      <w:ins w:id="18800" w:author="PR Preview" w:date="2026-01-01T00:00:00Z">
        <w:r>
          <w:t xml:space="preserve"> </w:t>
        </w:r>
      </w:ins>
      <m:oMath>
        <m:r>
          <m:t>p</m:t>
        </m:r>
        <m:r>
          <m:rPr>
            <m:sty m:val="p"/>
          </m:rPr>
          <m:t>×</m:t>
        </m:r>
        <m:r>
          <m:t>p</m:t>
        </m:r>
      </m:oMath>
      <w:ins w:id="18801" w:author="PR Preview" w:date="2026-01-01T00:00:00Z">
        <w:r>
          <w:t xml:space="preserve"> </w:t>
        </w:r>
      </w:ins>
      <w:ins w:id="18802" w:author="PR Preview" w:date="2026-01-01T00:00:00Z">
        <w:r>
          <w:t xml:space="preserve">matrix,</w:t>
        </w:r>
      </w:ins>
      <w:ins w:id="18803" w:author="PR Preview" w:date="2026-01-01T00:00:00Z">
        <w:r>
          <w:t xml:space="preserve"> </w:t>
        </w:r>
      </w:ins>
      <w:ins w:id="18804" w:author="PR Preview" w:date="2026-01-01T00:00:00Z">
        <w:r>
          <w:t xml:space="preserve">and let</w:t>
        </w:r>
      </w:ins>
      <w:ins w:id="18805" w:author="PR Preview" w:date="2026-01-01T00:00:00Z">
        <w:r>
          <w:t xml:space="preserve"> </w:t>
        </w:r>
      </w:ins>
      <m:oMath>
        <m:r>
          <m:rPr>
            <m:sty m:val="bi"/>
          </m:rPr>
          <m:t>B</m:t>
        </m:r>
      </m:oMath>
      <w:ins w:id="18806" w:author="PR Preview" w:date="2026-01-01T00:00:00Z">
        <w:r>
          <w:t xml:space="preserve"> </w:t>
        </w:r>
      </w:ins>
      <w:ins w:id="18807" w:author="PR Preview" w:date="2026-01-01T00:00:00Z">
        <w:r>
          <w:t xml:space="preserve">and</w:t>
        </w:r>
      </w:ins>
      <w:ins w:id="18808" w:author="PR Preview" w:date="2026-01-01T00:00:00Z">
        <w:r>
          <w:t xml:space="preserve"> </w:t>
        </w:r>
      </w:ins>
      <m:oMath>
        <m:r>
          <m:rPr>
            <m:sty m:val="bi"/>
          </m:rPr>
          <m:t>C</m:t>
        </m:r>
      </m:oMath>
      <w:ins w:id="18809" w:author="PR Preview" w:date="2026-01-01T00:00:00Z">
        <w:r>
          <w:t xml:space="preserve"> </w:t>
        </w:r>
      </w:ins>
      <w:ins w:id="18810" w:author="PR Preview" w:date="2026-01-01T00:00:00Z">
        <w:r>
          <w:t xml:space="preserve">be</w:t>
        </w:r>
      </w:ins>
      <w:ins w:id="18811" w:author="PR Preview" w:date="2026-01-01T00:00:00Z">
        <w:r>
          <w:t xml:space="preserve"> </w:t>
        </w:r>
      </w:ins>
      <m:oMath>
        <m:r>
          <m:t>n</m:t>
        </m:r>
        <m:r>
          <m:rPr>
            <m:sty m:val="p"/>
          </m:rPr>
          <m:t>×</m:t>
        </m:r>
        <m:r>
          <m:t>p</m:t>
        </m:r>
      </m:oMath>
      <w:ins w:id="18812" w:author="PR Preview" w:date="2026-01-01T00:00:00Z">
        <w:r>
          <w:t xml:space="preserve"> </w:t>
        </w:r>
      </w:ins>
      <w:ins w:id="18813" w:author="PR Preview" w:date="2026-01-01T00:00:00Z">
        <w:r>
          <w:t xml:space="preserve">matrices.</w:t>
        </w:r>
      </w:ins>
      <w:ins w:id="18814" w:author="PR Preview" w:date="2026-01-01T00:00:00Z">
        <w:r>
          <w:t xml:space="preserve"> </w:t>
        </w:r>
      </w:ins>
      <w:ins w:id="18815" w:author="PR Preview" w:date="2026-01-01T00:00:00Z">
        <w:r>
          <w:t xml:space="preserve">If</w:t>
        </w:r>
      </w:ins>
      <w:ins w:id="18816" w:author="PR Preview" w:date="2026-01-01T00:00:00Z">
        <w:r>
          <w:t xml:space="preserve"> </w:t>
        </w:r>
      </w:ins>
      <m:oMath>
        <m:r>
          <m:rPr>
            <m:sty m:val="bi"/>
          </m:rPr>
          <m:t>B</m:t>
        </m:r>
        <m:r>
          <m:rPr>
            <m:sty m:val="bi"/>
          </m:rPr>
          <m:t>A</m:t>
        </m:r>
        <m:r>
          <m:rPr>
            <m:sty m:val="p"/>
          </m:rPr>
          <m:t>=</m:t>
        </m:r>
        <m:r>
          <m:rPr>
            <m:sty m:val="bi"/>
          </m:rPr>
          <m:t>C</m:t>
        </m:r>
        <m:r>
          <m:rPr>
            <m:sty m:val="bi"/>
          </m:rPr>
          <m:t>A</m:t>
        </m:r>
      </m:oMath>
      <w:ins w:id="18817" w:author="PR Preview" w:date="2026-01-01T00:00:00Z">
        <w:r>
          <w:t xml:space="preserve">, then</w:t>
        </w:r>
      </w:ins>
      <w:ins w:id="18818" w:author="PR Preview" w:date="2026-01-01T00:00:00Z">
        <w:r>
          <w:t xml:space="preserve"> </w:t>
        </w:r>
      </w:ins>
      <m:oMath>
        <m:r>
          <m:rPr>
            <m:sty m:val="bi"/>
          </m:rPr>
          <m:t>B</m:t>
        </m:r>
        <m:r>
          <m:rPr>
            <m:sty m:val="p"/>
          </m:rPr>
          <m:t>=</m:t>
        </m:r>
        <m:r>
          <m:rPr>
            <m:sty m:val="bi"/>
          </m:rPr>
          <m:t>C</m:t>
        </m:r>
      </m:oMath>
      <w:ins w:id="18819" w:author="PR Preview" w:date="2026-01-01T00:00:00Z">
        <w:r>
          <w:t xml:space="preserve">.</w:t>
        </w:r>
      </w:ins>
    </w:p>
    <w:p>
      <w:pPr>
        <w:pStyle w:val="BodyText"/>
      </w:pPr>
      <w:ins w:id="18820" w:author="PR Preview" w:date="2026-01-01T00:00:00Z">
        <w:r>
          <w:t xml:space="preserve">The proof of</w:t>
        </w:r>
      </w:ins>
      <w:ins w:id="18821" w:author="PR Preview" w:date="2026-01-01T00:00:00Z">
        <w:r>
          <w:t xml:space="preserve"> </w:t>
        </w:r>
      </w:ins>
      <w:hyperlink w:anchor="thm-invertible-cancel">
        <w:ins w:id="18822" w:author="PR Preview" w:date="2026-01-01T00:00:00Z">
          <w:r>
            <w:rPr>
              <w:rStyle w:val="Hyperlink"/>
            </w:rPr>
            <w:t xml:space="preserve">Theorem 69</w:t>
          </w:r>
        </w:ins>
      </w:hyperlink>
      <w:ins w:id="18823" w:author="PR Preview" w:date="2026-01-01T00:00:00Z">
        <w:r>
          <w:t xml:space="preserve"> </w:t>
        </w:r>
      </w:ins>
      <w:ins w:id="18824" w:author="PR Preview" w:date="2026-01-01T00:00:00Z">
        <w:r>
          <w:t xml:space="preserve">works with every product reversed:</w:t>
        </w:r>
      </w:ins>
      <w:ins w:id="18825" w:author="PR Preview" w:date="2026-01-01T00:00:00Z">
        <w:r>
          <w:t xml:space="preserve"> </w:t>
        </w:r>
      </w:ins>
      <w:ins w:id="18826" w:author="PR Preview" w:date="2026-01-01T00:00:00Z">
        <w:r>
          <w:t xml:space="preserve">multiply both sides on the right by</w:t>
        </w:r>
      </w:ins>
      <w:ins w:id="18827" w:author="PR Preview" w:date="2026-01-01T00:00:00Z">
        <w:r>
          <w:t xml:space="preserve"> </w:t>
        </w:r>
      </w:ins>
      <m:oMath>
        <m:sSup>
          <m:e>
            <m:r>
              <m:rPr>
                <m:sty m:val="bi"/>
              </m:rPr>
              <m:t>A</m:t>
            </m:r>
          </m:e>
          <m:sup>
            <m:r>
              <m:rPr>
                <m:sty m:val="p"/>
              </m:rPr>
              <m:t>−</m:t>
            </m:r>
            <m:r>
              <m:t>1</m:t>
            </m:r>
          </m:sup>
        </m:sSup>
      </m:oMath>
      <w:ins w:id="18828" w:author="PR Preview" w:date="2026-01-01T00:00:00Z">
        <w:r>
          <w:t xml:space="preserve">.</w:t>
        </w:r>
      </w:ins>
    </w:p>
    <w:bookmarkEnd w:id="432"/>
    <w:bookmarkStart w:id="433" w:name="exm-invertible-cancel"/>
    <w:p>
      <w:pPr>
        <w:pStyle w:val="BodyText"/>
      </w:pPr>
      <w:ins w:id="18829" w:author="PR Preview" w:date="2026-01-01T00:00:00Z">
        <w:r>
          <w:rPr>
            <w:b/>
            <w:bCs/>
          </w:rPr>
          <w:t xml:space="preserve">Example 130 (Solving for a matrix by cancelling an invertible factor)</w:t>
        </w:r>
      </w:ins>
      <w:ins w:id="18830" w:author="PR Preview" w:date="2026-01-01T00:00:00Z">
        <w:r>
          <w:t xml:space="preserve"> </w:t>
        </w:r>
      </w:ins>
      <w:ins w:id="18831" w:author="PR Preview" w:date="2026-01-01T00:00:00Z">
        <w:r>
          <w:t xml:space="preserve">Let</w:t>
        </w:r>
      </w:ins>
      <w:ins w:id="18832"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18833" w:author="PR Preview" w:date="2026-01-01T00:00:00Z">
        <w:r>
          <w:t xml:space="preserve">,</w:t>
        </w:r>
      </w:ins>
      <w:ins w:id="18834" w:author="PR Preview" w:date="2026-01-01T00:00:00Z">
        <w:r>
          <w:t xml:space="preserve"> </w:t>
        </w:r>
      </w:ins>
      <w:ins w:id="18835" w:author="PR Preview" w:date="2026-01-01T00:00:00Z">
        <w:r>
          <w:t xml:space="preserve">which is invertible with</w:t>
        </w:r>
      </w:ins>
      <w:ins w:id="18836" w:author="PR Preview" w:date="2026-01-01T00:00:00Z">
        <w:r>
          <w:t xml:space="preserve"> </w:t>
        </w:r>
      </w:ins>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ins w:id="18837" w:author="PR Preview" w:date="2026-01-01T00:00:00Z">
        <w:r>
          <w:t xml:space="preserve"> </w:t>
        </w:r>
      </w:ins>
      <w:ins w:id="18838" w:author="PR Preview" w:date="2026-01-01T00:00:00Z">
        <w:r>
          <w:t xml:space="preserve">(</w:t>
        </w:r>
      </w:ins>
      <w:hyperlink w:anchor="exm-invertible-matrix">
        <w:ins w:id="18839" w:author="PR Preview" w:date="2026-01-01T00:00:00Z">
          <w:r>
            <w:rPr>
              <w:rStyle w:val="Hyperlink"/>
            </w:rPr>
            <w:t xml:space="preserve">Example 127</w:t>
          </w:r>
        </w:ins>
      </w:hyperlink>
      <w:ins w:id="18840" w:author="PR Preview" w:date="2026-01-01T00:00:00Z">
        <w:r>
          <w:t xml:space="preserve">).</w:t>
        </w:r>
      </w:ins>
      <w:ins w:id="18841" w:author="PR Preview" w:date="2026-01-01T00:00:00Z">
        <w:r>
          <w:t xml:space="preserve"> </w:t>
        </w:r>
      </w:ins>
      <w:ins w:id="18842" w:author="PR Preview" w:date="2026-01-01T00:00:00Z">
        <w:r>
          <w:t xml:space="preserve">If</w:t>
        </w:r>
      </w:ins>
      <w:ins w:id="18843" w:author="PR Preview" w:date="2026-01-01T00:00:00Z">
        <w:r>
          <w:t xml:space="preserve"> </w:t>
        </w:r>
      </w:ins>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ins w:id="18844" w:author="PR Preview" w:date="2026-01-01T00:00:00Z">
        <w:r>
          <w:t xml:space="preserve"> </w:t>
        </w:r>
      </w:ins>
      <w:ins w:id="18845" w:author="PR Preview" w:date="2026-01-01T00:00:00Z">
        <w:r>
          <w:t xml:space="preserve">for a</w:t>
        </w:r>
      </w:ins>
      <w:ins w:id="18846" w:author="PR Preview" w:date="2026-01-01T00:00:00Z">
        <w:r>
          <w:t xml:space="preserve"> </w:t>
        </w:r>
      </w:ins>
      <m:oMath>
        <m:r>
          <m:t>2</m:t>
        </m:r>
        <m:r>
          <m:rPr>
            <m:sty m:val="p"/>
          </m:rPr>
          <m:t>×</m:t>
        </m:r>
        <m:r>
          <m:t>1</m:t>
        </m:r>
      </m:oMath>
      <w:ins w:id="18847" w:author="PR Preview" w:date="2026-01-01T00:00:00Z">
        <w:r>
          <w:t xml:space="preserve"> </w:t>
        </w:r>
      </w:ins>
      <w:ins w:id="18848" w:author="PR Preview" w:date="2026-01-01T00:00:00Z">
        <w:r>
          <w:t xml:space="preserve">matrix</w:t>
        </w:r>
      </w:ins>
      <w:ins w:id="18849" w:author="PR Preview" w:date="2026-01-01T00:00:00Z">
        <w:r>
          <w:t xml:space="preserve"> </w:t>
        </w:r>
      </w:ins>
      <m:oMath>
        <m:r>
          <m:rPr>
            <m:sty m:val="bi"/>
          </m:rPr>
          <m:t>B</m:t>
        </m:r>
      </m:oMath>
      <w:ins w:id="18850" w:author="PR Preview" w:date="2026-01-01T00:00:00Z">
        <w:r>
          <w:t xml:space="preserve">,</w:t>
        </w:r>
      </w:ins>
      <w:ins w:id="18851" w:author="PR Preview" w:date="2026-01-01T00:00:00Z">
        <w:r>
          <w:t xml:space="preserve"> </w:t>
        </w:r>
      </w:ins>
      <w:ins w:id="18852" w:author="PR Preview" w:date="2026-01-01T00:00:00Z">
        <w:r>
          <w:t xml:space="preserve">then multiplying both sides on the left by</w:t>
        </w:r>
      </w:ins>
      <w:ins w:id="18853" w:author="PR Preview" w:date="2026-01-01T00:00:00Z">
        <w:r>
          <w:t xml:space="preserve"> </w:t>
        </w:r>
      </w:ins>
      <m:oMath>
        <m:sSup>
          <m:e>
            <m:r>
              <m:rPr>
                <m:sty m:val="bi"/>
              </m:rPr>
              <m:t>A</m:t>
            </m:r>
          </m:e>
          <m:sup>
            <m:r>
              <m:rPr>
                <m:sty m:val="p"/>
              </m:rPr>
              <m:t>−</m:t>
            </m:r>
            <m:r>
              <m:t>1</m:t>
            </m:r>
          </m:sup>
        </m:sSup>
      </m:oMath>
      <w:ins w:id="18854" w:author="PR Preview" w:date="2026-01-01T00:00:00Z">
        <w:r>
          <w:t xml:space="preserve">,</w:t>
        </w:r>
      </w:ins>
      <w:ins w:id="18855" w:author="PR Preview" w:date="2026-01-01T00:00:00Z">
        <w:r>
          <w:t xml:space="preserve"> </w:t>
        </w:r>
      </w:ins>
      <w:ins w:id="18856" w:author="PR Preview" w:date="2026-01-01T00:00:00Z">
        <w:r>
          <w:t xml:space="preserve">as in the proof of</w:t>
        </w:r>
      </w:ins>
      <w:ins w:id="18857" w:author="PR Preview" w:date="2026-01-01T00:00:00Z">
        <w:r>
          <w:t xml:space="preserve"> </w:t>
        </w:r>
      </w:ins>
      <w:hyperlink w:anchor="thm-invertible-cancel">
        <w:ins w:id="18858" w:author="PR Preview" w:date="2026-01-01T00:00:00Z">
          <w:r>
            <w:rPr>
              <w:rStyle w:val="Hyperlink"/>
            </w:rPr>
            <w:t xml:space="preserve">Theorem 69</w:t>
          </w:r>
        </w:ins>
      </w:hyperlink>
      <w:ins w:id="18859" w:author="PR Preview" w:date="2026-01-01T00:00:00Z">
        <w:r>
          <w:t xml:space="preserve">,</w:t>
        </w:r>
      </w:ins>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ins w:id="18860" w:author="PR Preview" w:date="2026-01-01T00:00:00Z">
        <w:r>
          <w:t xml:space="preserve">Check:</w:t>
        </w:r>
      </w:ins>
      <w:ins w:id="18861" w:author="PR Preview" w:date="2026-01-01T00:00:00Z">
        <w:r>
          <w:t xml:space="preserve"> </w:t>
        </w:r>
      </w:ins>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ins w:id="18862" w:author="PR Preview" w:date="2026-01-01T00:00:00Z">
        <w:r>
          <w:t xml:space="preserve">.</w:t>
        </w:r>
      </w:ins>
    </w:p>
    <w:bookmarkEnd w:id="433"/>
    <w:bookmarkStart w:id="434" w:name="exm-matmul-zero-divisors"/>
    <w:p>
      <w:pPr>
        <w:pStyle w:val="BodyText"/>
      </w:pPr>
      <w:ins w:id="18863" w:author="PR Preview" w:date="2026-01-01T00:00:00Z">
        <w:r>
          <w:rPr>
            <w:b/>
            <w:bCs/>
          </w:rPr>
          <w:t xml:space="preserve">Example 131 (A product of two nonzero matrices can be the zero matrix)</w:t>
        </w:r>
      </w:ins>
      <w:ins w:id="18864" w:author="PR Preview" w:date="2026-01-01T00:00:00Z">
        <w:r>
          <w:t xml:space="preserve"> </w:t>
        </w:r>
      </w:ins>
      <w:ins w:id="18865" w:author="PR Preview" w:date="2026-01-01T00:00:00Z">
        <w:r>
          <w:t xml:space="preserve">With</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ins w:id="18866" w:author="PR Preview" w:date="2026-01-01T00:00:00Z">
        <w:r>
          <w:t xml:space="preserve">neither matrix is the zero matrix (</w:t>
        </w:r>
      </w:ins>
      <w:hyperlink w:anchor="def-zero-matrix">
        <w:ins w:id="18867" w:author="PR Preview" w:date="2026-01-01T00:00:00Z">
          <w:r>
            <w:rPr>
              <w:rStyle w:val="Hyperlink"/>
            </w:rPr>
            <w:t xml:space="preserve">Definition 23</w:t>
          </w:r>
        </w:ins>
      </w:hyperlink>
      <w:ins w:id="18868" w:author="PR Preview" w:date="2026-01-01T00:00:00Z">
        <w:r>
          <w:t xml:space="preserve">), but</w:t>
        </w:r>
      </w:ins>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ins w:id="18869" w:author="PR Preview" w:date="2026-01-01T00:00:00Z">
        <w:r>
          <w:t xml:space="preserve">For numbers,</w:t>
        </w:r>
      </w:ins>
      <w:ins w:id="18870" w:author="PR Preview" w:date="2026-01-01T00:00:00Z">
        <w:r>
          <w:t xml:space="preserve"> </w:t>
        </w:r>
      </w:ins>
      <m:oMath>
        <m:r>
          <m:t>a</m:t>
        </m:r>
        <m:r>
          <m:t>b</m:t>
        </m:r>
        <m:r>
          <m:rPr>
            <m:sty m:val="p"/>
          </m:rPr>
          <m:t>=</m:t>
        </m:r>
        <m:r>
          <m:t>0</m:t>
        </m:r>
      </m:oMath>
      <w:ins w:id="18871" w:author="PR Preview" w:date="2026-01-01T00:00:00Z">
        <w:r>
          <w:t xml:space="preserve"> </w:t>
        </w:r>
      </w:ins>
      <w:ins w:id="18872" w:author="PR Preview" w:date="2026-01-01T00:00:00Z">
        <w:r>
          <w:t xml:space="preserve">forces</w:t>
        </w:r>
      </w:ins>
      <w:ins w:id="18873" w:author="PR Preview" w:date="2026-01-01T00:00:00Z">
        <w:r>
          <w:t xml:space="preserve"> </w:t>
        </w:r>
      </w:ins>
      <m:oMath>
        <m:r>
          <m:t>a</m:t>
        </m:r>
        <m:r>
          <m:rPr>
            <m:sty m:val="p"/>
          </m:rPr>
          <m:t>=</m:t>
        </m:r>
        <m:r>
          <m:t>0</m:t>
        </m:r>
      </m:oMath>
      <w:ins w:id="18874" w:author="PR Preview" w:date="2026-01-01T00:00:00Z">
        <w:r>
          <w:t xml:space="preserve"> </w:t>
        </w:r>
      </w:ins>
      <w:ins w:id="18875" w:author="PR Preview" w:date="2026-01-01T00:00:00Z">
        <w:r>
          <w:t xml:space="preserve">or</w:t>
        </w:r>
      </w:ins>
      <w:ins w:id="18876" w:author="PR Preview" w:date="2026-01-01T00:00:00Z">
        <w:r>
          <w:t xml:space="preserve"> </w:t>
        </w:r>
      </w:ins>
      <m:oMath>
        <m:r>
          <m:t>b</m:t>
        </m:r>
        <m:r>
          <m:rPr>
            <m:sty m:val="p"/>
          </m:rPr>
          <m:t>=</m:t>
        </m:r>
        <m:r>
          <m:t>0</m:t>
        </m:r>
      </m:oMath>
      <w:ins w:id="18877" w:author="PR Preview" w:date="2026-01-01T00:00:00Z">
        <w:r>
          <w:t xml:space="preserve">.</w:t>
        </w:r>
      </w:ins>
      <w:ins w:id="18878" w:author="PR Preview" w:date="2026-01-01T00:00:00Z">
        <w:r>
          <w:t xml:space="preserve"> </w:t>
        </w:r>
      </w:ins>
      <w:ins w:id="18879" w:author="PR Preview" w:date="2026-01-01T00:00:00Z">
        <w:r>
          <w:t xml:space="preserve">For matrices it does not.</w:t>
        </w:r>
      </w:ins>
    </w:p>
    <w:p>
      <w:pPr>
        <w:pStyle w:val="BodyText"/>
      </w:pPr>
      <w:ins w:id="18880" w:author="PR Preview" w:date="2026-01-01T00:00:00Z">
        <w:r>
          <w:t xml:space="preserve">Because</w:t>
        </w:r>
      </w:ins>
      <w:ins w:id="18881" w:author="PR Preview" w:date="2026-01-01T00:00:00Z">
        <w:r>
          <w:t xml:space="preserve"> </w:t>
        </w:r>
      </w:ins>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ins w:id="18882" w:author="PR Preview" w:date="2026-01-01T00:00:00Z">
        <w:r>
          <w:t xml:space="preserve"> </w:t>
        </w:r>
      </w:ins>
      <w:ins w:id="18883" w:author="PR Preview" w:date="2026-01-01T00:00:00Z">
        <w:r>
          <w:t xml:space="preserve">while</w:t>
        </w:r>
      </w:ins>
      <w:ins w:id="18884" w:author="PR Preview" w:date="2026-01-01T00:00:00Z">
        <w:r>
          <w:t xml:space="preserve"> </w:t>
        </w:r>
      </w:ins>
      <m:oMath>
        <m:r>
          <m:rPr>
            <m:sty m:val="bi"/>
          </m:rPr>
          <m:t>B</m:t>
        </m:r>
        <m:r>
          <m:rPr>
            <m:sty m:val="p"/>
          </m:rPr>
          <m:t>≠</m:t>
        </m:r>
        <m:sSub>
          <m:e>
            <m:r>
              <m:rPr>
                <m:sty m:val="b"/>
              </m:rPr>
              <m:t>0</m:t>
            </m:r>
          </m:e>
          <m:sub>
            <m:r>
              <m:t>2</m:t>
            </m:r>
            <m:r>
              <m:rPr>
                <m:sty m:val="p"/>
              </m:rPr>
              <m:t>×</m:t>
            </m:r>
            <m:r>
              <m:t>2</m:t>
            </m:r>
          </m:sub>
        </m:sSub>
      </m:oMath>
      <w:ins w:id="18885" w:author="PR Preview" w:date="2026-01-01T00:00:00Z">
        <w:r>
          <w:t xml:space="preserve">,</w:t>
        </w:r>
      </w:ins>
      <w:ins w:id="18886" w:author="PR Preview" w:date="2026-01-01T00:00:00Z">
        <w:r>
          <w:t xml:space="preserve"> </w:t>
        </w:r>
      </w:ins>
      <w:ins w:id="18887" w:author="PR Preview" w:date="2026-01-01T00:00:00Z">
        <w:r>
          <w:t xml:space="preserve">the factor</w:t>
        </w:r>
      </w:ins>
      <w:ins w:id="18888" w:author="PR Preview" w:date="2026-01-01T00:00:00Z">
        <w:r>
          <w:t xml:space="preserve"> </w:t>
        </w:r>
      </w:ins>
      <m:oMath>
        <m:r>
          <m:rPr>
            <m:sty m:val="bi"/>
          </m:rPr>
          <m:t>A</m:t>
        </m:r>
      </m:oMath>
      <w:ins w:id="18889" w:author="PR Preview" w:date="2026-01-01T00:00:00Z">
        <w:r>
          <w:t xml:space="preserve"> </w:t>
        </w:r>
      </w:ins>
      <w:ins w:id="18890" w:author="PR Preview" w:date="2026-01-01T00:00:00Z">
        <w:r>
          <w:t xml:space="preserve">cannot be cancelled from</w:t>
        </w:r>
      </w:ins>
      <w:ins w:id="18891" w:author="PR Preview" w:date="2026-01-01T00:00:00Z">
        <w:r>
          <w:t xml:space="preserve"> </w:t>
        </w:r>
      </w:ins>
      <m:oMath>
        <m:r>
          <m:rPr>
            <m:sty m:val="bi"/>
          </m:rPr>
          <m:t>A</m:t>
        </m:r>
        <m:r>
          <m:rPr>
            <m:sty m:val="bi"/>
          </m:rPr>
          <m:t>B</m:t>
        </m:r>
        <m:r>
          <m:rPr>
            <m:sty m:val="p"/>
          </m:rPr>
          <m:t>=</m:t>
        </m:r>
        <m:r>
          <m:rPr>
            <m:sty m:val="bi"/>
          </m:rPr>
          <m:t>A</m:t>
        </m:r>
        <m:sSub>
          <m:e>
            <m:r>
              <m:rPr>
                <m:sty m:val="b"/>
              </m:rPr>
              <m:t>0</m:t>
            </m:r>
          </m:e>
          <m:sub>
            <m:r>
              <m:t>2</m:t>
            </m:r>
            <m:r>
              <m:rPr>
                <m:sty m:val="p"/>
              </m:rPr>
              <m:t>×</m:t>
            </m:r>
            <m:r>
              <m:t>2</m:t>
            </m:r>
          </m:sub>
        </m:sSub>
      </m:oMath>
      <w:ins w:id="18892" w:author="PR Preview" w:date="2026-01-01T00:00:00Z">
        <w:r>
          <w:t xml:space="preserve">.</w:t>
        </w:r>
      </w:ins>
      <w:ins w:id="18893" w:author="PR Preview" w:date="2026-01-01T00:00:00Z">
        <w:r>
          <w:t xml:space="preserve"> </w:t>
        </w:r>
      </w:ins>
      <w:ins w:id="18894" w:author="PR Preview" w:date="2026-01-01T00:00:00Z">
        <w:r>
          <w:t xml:space="preserve">This does not contradict</w:t>
        </w:r>
      </w:ins>
      <w:ins w:id="18895" w:author="PR Preview" w:date="2026-01-01T00:00:00Z">
        <w:r>
          <w:t xml:space="preserve"> </w:t>
        </w:r>
      </w:ins>
      <w:hyperlink w:anchor="thm-invertible-cancel">
        <w:ins w:id="18896" w:author="PR Preview" w:date="2026-01-01T00:00:00Z">
          <w:r>
            <w:rPr>
              <w:rStyle w:val="Hyperlink"/>
            </w:rPr>
            <w:t xml:space="preserve">Theorem 69</w:t>
          </w:r>
        </w:ins>
      </w:hyperlink>
      <w:ins w:id="18897" w:author="PR Preview" w:date="2026-01-01T00:00:00Z">
        <w:r>
          <w:t xml:space="preserve">,</w:t>
        </w:r>
      </w:ins>
      <w:ins w:id="18898" w:author="PR Preview" w:date="2026-01-01T00:00:00Z">
        <w:r>
          <w:t xml:space="preserve"> </w:t>
        </w:r>
      </w:ins>
      <w:ins w:id="18899" w:author="PR Preview" w:date="2026-01-01T00:00:00Z">
        <w:r>
          <w:t xml:space="preserve">because</w:t>
        </w:r>
      </w:ins>
      <w:ins w:id="18900" w:author="PR Preview" w:date="2026-01-01T00:00:00Z">
        <w:r>
          <w:t xml:space="preserve"> </w:t>
        </w:r>
      </w:ins>
      <m:oMath>
        <m:r>
          <m:rPr>
            <m:sty m:val="bi"/>
          </m:rPr>
          <m:t>A</m:t>
        </m:r>
      </m:oMath>
      <w:ins w:id="18901" w:author="PR Preview" w:date="2026-01-01T00:00:00Z">
        <w:r>
          <w:t xml:space="preserve"> </w:t>
        </w:r>
      </w:ins>
      <w:ins w:id="18902" w:author="PR Preview" w:date="2026-01-01T00:00:00Z">
        <w:r>
          <w:t xml:space="preserve">is singular:</w:t>
        </w:r>
      </w:ins>
      <w:ins w:id="18903" w:author="PR Preview" w:date="2026-01-01T00:00:00Z">
        <w:r>
          <w:t xml:space="preserve"> </w:t>
        </w:r>
      </w:ins>
      <w:ins w:id="18904" w:author="PR Preview" w:date="2026-01-01T00:00:00Z">
        <w:r>
          <w:t xml:space="preserve">its second row is zero, so</w:t>
        </w:r>
      </w:ins>
      <w:ins w:id="18905" w:author="PR Preview" w:date="2026-01-01T00:00:00Z">
        <w:r>
          <w:t xml:space="preserve"> </w:t>
        </w:r>
      </w:ins>
      <m:oMath>
        <m:r>
          <m:rPr>
            <m:sty m:val="bi"/>
          </m:rPr>
          <m:t>A</m:t>
        </m:r>
        <m:r>
          <m:rPr>
            <m:sty m:val="bi"/>
          </m:rPr>
          <m:t>C</m:t>
        </m:r>
      </m:oMath>
      <w:ins w:id="18906" w:author="PR Preview" w:date="2026-01-01T00:00:00Z">
        <w:r>
          <w:t xml:space="preserve"> </w:t>
        </w:r>
      </w:ins>
      <w:ins w:id="18907" w:author="PR Preview" w:date="2026-01-01T00:00:00Z">
        <w:r>
          <w:t xml:space="preserve">has a zero second row for every</w:t>
        </w:r>
      </w:ins>
      <w:ins w:id="18908" w:author="PR Preview" w:date="2026-01-01T00:00:00Z">
        <w:r>
          <w:t xml:space="preserve"> </w:t>
        </w:r>
      </w:ins>
      <m:oMath>
        <m:r>
          <m:t>2</m:t>
        </m:r>
        <m:r>
          <m:rPr>
            <m:sty m:val="p"/>
          </m:rPr>
          <m:t>×</m:t>
        </m:r>
        <m:r>
          <m:t>2</m:t>
        </m:r>
      </m:oMath>
      <w:ins w:id="18909" w:author="PR Preview" w:date="2026-01-01T00:00:00Z">
        <w:r>
          <w:t xml:space="preserve"> </w:t>
        </w:r>
      </w:ins>
      <w:ins w:id="18910" w:author="PR Preview" w:date="2026-01-01T00:00:00Z">
        <w:r>
          <w:t xml:space="preserve">matrix</w:t>
        </w:r>
      </w:ins>
      <w:ins w:id="18911" w:author="PR Preview" w:date="2026-01-01T00:00:00Z">
        <w:r>
          <w:t xml:space="preserve"> </w:t>
        </w:r>
      </w:ins>
      <m:oMath>
        <m:r>
          <m:rPr>
            <m:sty m:val="bi"/>
          </m:rPr>
          <m:t>C</m:t>
        </m:r>
      </m:oMath>
      <w:ins w:id="18912" w:author="PR Preview" w:date="2026-01-01T00:00:00Z">
        <w:r>
          <w:t xml:space="preserve">,</w:t>
        </w:r>
      </w:ins>
      <w:ins w:id="18913" w:author="PR Preview" w:date="2026-01-01T00:00:00Z">
        <w:r>
          <w:t xml:space="preserve"> </w:t>
        </w:r>
      </w:ins>
      <w:ins w:id="18914" w:author="PR Preview" w:date="2026-01-01T00:00:00Z">
        <w:r>
          <w:t xml:space="preserve">and</w:t>
        </w:r>
      </w:ins>
      <w:ins w:id="18915" w:author="PR Preview" w:date="2026-01-01T00:00:00Z">
        <w:r>
          <w:t xml:space="preserve"> </w:t>
        </w:r>
      </w:ins>
      <m:oMath>
        <m:r>
          <m:rPr>
            <m:sty m:val="bi"/>
          </m:rPr>
          <m:t>A</m:t>
        </m:r>
        <m:r>
          <m:rPr>
            <m:sty m:val="bi"/>
          </m:rPr>
          <m:t>C</m:t>
        </m:r>
      </m:oMath>
      <w:ins w:id="18916" w:author="PR Preview" w:date="2026-01-01T00:00:00Z">
        <w:r>
          <w:t xml:space="preserve"> </w:t>
        </w:r>
      </w:ins>
      <w:ins w:id="18917" w:author="PR Preview" w:date="2026-01-01T00:00:00Z">
        <w:r>
          <w:t xml:space="preserve">can never be</w:t>
        </w:r>
      </w:ins>
      <w:ins w:id="18918" w:author="PR Preview" w:date="2026-01-01T00:00:00Z">
        <w:r>
          <w:t xml:space="preserve"> </w:t>
        </w:r>
      </w:ins>
      <m:oMath>
        <m:sSub>
          <m:e>
            <m:r>
              <m:rPr>
                <m:sty m:val="bi"/>
              </m:rPr>
              <m:t>I</m:t>
            </m:r>
          </m:e>
          <m:sub>
            <m:r>
              <m:t>2</m:t>
            </m:r>
          </m:sub>
        </m:sSub>
      </m:oMath>
      <w:ins w:id="18919" w:author="PR Preview" w:date="2026-01-01T00:00:00Z">
        <w:r>
          <w:t xml:space="preserve">.</w:t>
        </w:r>
      </w:ins>
    </w:p>
    <w:bookmarkEnd w:id="434"/>
    <w:bookmarkStart w:id="435" w:name="rem-matrix-vs-scalar-arithmetic"/>
    <w:p>
      <w:pPr>
        <w:pStyle w:val="BodyText"/>
      </w:pPr>
      <w:ins w:id="18920" w:author="PR Preview" w:date="2026-01-01T00:00:00Z">
        <w:r>
          <w:rPr>
            <w:i/>
            <w:iCs/>
          </w:rPr>
          <w:t xml:space="preserve">Remark 29</w:t>
        </w:r>
      </w:ins>
      <w:ins w:id="18921" w:author="PR Preview" w:date="2026-01-01T00:00:00Z">
        <w:r>
          <w:t xml:space="preserve"> (Matrix arithmetic compared with scalar arithmetic). </w:t>
        </w:r>
      </w:ins>
      <w:ins w:id="18922" w:author="PR Preview" w:date="2026-01-01T00:00:00Z">
        <w:r>
          <w:rPr>
            <w:b/>
            <w:bCs/>
          </w:rPr>
          <w:t xml:space="preserve">Sums and differences.</w:t>
        </w:r>
      </w:ins>
      <w:ins w:id="18923" w:author="PR Preview" w:date="2026-01-01T00:00:00Z">
        <w:r>
          <w:t xml:space="preserve"> </w:t>
        </w:r>
      </w:ins>
      <w:ins w:id="18924" w:author="PR Preview" w:date="2026-01-01T00:00:00Z">
        <w:r>
          <w:t xml:space="preserve">Matrix addition has every property that addition of numbers has:</w:t>
        </w:r>
      </w:ins>
      <w:ins w:id="18925" w:author="PR Preview" w:date="2026-01-01T00:00:00Z">
        <w:r>
          <w:t xml:space="preserve"> </w:t>
        </w:r>
      </w:ins>
      <w:ins w:id="18926" w:author="PR Preview" w:date="2026-01-01T00:00:00Z">
        <w:r>
          <w:t xml:space="preserve">it is commutative (</w:t>
        </w:r>
      </w:ins>
      <w:hyperlink w:anchor="thm-matadd-commutative">
        <w:ins w:id="18927" w:author="PR Preview" w:date="2026-01-01T00:00:00Z">
          <w:r>
            <w:rPr>
              <w:rStyle w:val="Hyperlink"/>
            </w:rPr>
            <w:t xml:space="preserve">Theorem 4</w:t>
          </w:r>
        </w:ins>
      </w:hyperlink>
      <w:ins w:id="18928" w:author="PR Preview" w:date="2026-01-01T00:00:00Z">
        <w:r>
          <w:t xml:space="preserve">),</w:t>
        </w:r>
      </w:ins>
      <w:ins w:id="18929" w:author="PR Preview" w:date="2026-01-01T00:00:00Z">
        <w:r>
          <w:t xml:space="preserve"> </w:t>
        </w:r>
      </w:ins>
      <w:ins w:id="18930" w:author="PR Preview" w:date="2026-01-01T00:00:00Z">
        <w:r>
          <w:t xml:space="preserve">associative (</w:t>
        </w:r>
      </w:ins>
      <w:hyperlink w:anchor="thm-matadd-assoc">
        <w:ins w:id="18931" w:author="PR Preview" w:date="2026-01-01T00:00:00Z">
          <w:r>
            <w:rPr>
              <w:rStyle w:val="Hyperlink"/>
            </w:rPr>
            <w:t xml:space="preserve">Theorem 5</w:t>
          </w:r>
        </w:ins>
      </w:hyperlink>
      <w:ins w:id="18932" w:author="PR Preview" w:date="2026-01-01T00:00:00Z">
        <w:r>
          <w:t xml:space="preserve">),</w:t>
        </w:r>
      </w:ins>
      <w:ins w:id="18933" w:author="PR Preview" w:date="2026-01-01T00:00:00Z">
        <w:r>
          <w:t xml:space="preserve"> </w:t>
        </w:r>
      </w:ins>
      <w:ins w:id="18934" w:author="PR Preview" w:date="2026-01-01T00:00:00Z">
        <w:r>
          <w:t xml:space="preserve">has the zero matrix as its identity (</w:t>
        </w:r>
      </w:ins>
      <w:hyperlink w:anchor="thm-matadd-identity">
        <w:ins w:id="18935" w:author="PR Preview" w:date="2026-01-01T00:00:00Z">
          <w:r>
            <w:rPr>
              <w:rStyle w:val="Hyperlink"/>
            </w:rPr>
            <w:t xml:space="preserve">Theorem 6</w:t>
          </w:r>
        </w:ins>
      </w:hyperlink>
      <w:ins w:id="18936" w:author="PR Preview" w:date="2026-01-01T00:00:00Z">
        <w:r>
          <w:t xml:space="preserve">),</w:t>
        </w:r>
      </w:ins>
      <w:ins w:id="18937" w:author="PR Preview" w:date="2026-01-01T00:00:00Z">
        <w:r>
          <w:t xml:space="preserve"> </w:t>
        </w:r>
      </w:ins>
      <w:ins w:id="18938" w:author="PR Preview" w:date="2026-01-01T00:00:00Z">
        <w:r>
          <w:t xml:space="preserve">and gives each matrix a negative (</w:t>
        </w:r>
      </w:ins>
      <w:hyperlink w:anchor="thm-matadd-inverse">
        <w:ins w:id="18939" w:author="PR Preview" w:date="2026-01-01T00:00:00Z">
          <w:r>
            <w:rPr>
              <w:rStyle w:val="Hyperlink"/>
            </w:rPr>
            <w:t xml:space="preserve">Theorem 7</w:t>
          </w:r>
        </w:ins>
      </w:hyperlink>
      <w:ins w:id="18940" w:author="PR Preview" w:date="2026-01-01T00:00:00Z">
        <w:r>
          <w:t xml:space="preserve">).</w:t>
        </w:r>
      </w:ins>
      <w:ins w:id="18941" w:author="PR Preview" w:date="2026-01-01T00:00:00Z">
        <w:r>
          <w:t xml:space="preserve"> </w:t>
        </w:r>
      </w:ins>
      <w:ins w:id="18942" w:author="PR Preview" w:date="2026-01-01T00:00:00Z">
        <w:r>
          <w:t xml:space="preserve">The only new condition is that</w:t>
        </w:r>
      </w:ins>
      <w:ins w:id="18943" w:author="PR Preview" w:date="2026-01-01T00:00:00Z">
        <w:r>
          <w:t xml:space="preserve"> </w:t>
        </w:r>
      </w:ins>
      <m:oMath>
        <m:r>
          <m:rPr>
            <m:sty m:val="bi"/>
          </m:rPr>
          <m:t>A</m:t>
        </m:r>
        <m:r>
          <m:rPr>
            <m:sty m:val="p"/>
          </m:rPr>
          <m:t>+</m:t>
        </m:r>
        <m:r>
          <m:rPr>
            <m:sty m:val="bi"/>
          </m:rPr>
          <m:t>B</m:t>
        </m:r>
      </m:oMath>
      <w:ins w:id="18944" w:author="PR Preview" w:date="2026-01-01T00:00:00Z">
        <w:r>
          <w:t xml:space="preserve"> </w:t>
        </w:r>
      </w:ins>
      <w:ins w:id="18945" w:author="PR Preview" w:date="2026-01-01T00:00:00Z">
        <w:r>
          <w:t xml:space="preserve">is defined only when</w:t>
        </w:r>
      </w:ins>
      <w:ins w:id="18946" w:author="PR Preview" w:date="2026-01-01T00:00:00Z">
        <w:r>
          <w:t xml:space="preserve"> </w:t>
        </w:r>
      </w:ins>
      <m:oMath>
        <m:r>
          <m:rPr>
            <m:sty m:val="bi"/>
          </m:rPr>
          <m:t>A</m:t>
        </m:r>
      </m:oMath>
      <w:ins w:id="18947" w:author="PR Preview" w:date="2026-01-01T00:00:00Z">
        <w:r>
          <w:t xml:space="preserve"> </w:t>
        </w:r>
      </w:ins>
      <w:ins w:id="18948" w:author="PR Preview" w:date="2026-01-01T00:00:00Z">
        <w:r>
          <w:t xml:space="preserve">and</w:t>
        </w:r>
      </w:ins>
      <w:ins w:id="18949" w:author="PR Preview" w:date="2026-01-01T00:00:00Z">
        <w:r>
          <w:t xml:space="preserve"> </w:t>
        </w:r>
      </w:ins>
      <m:oMath>
        <m:r>
          <m:rPr>
            <m:sty m:val="bi"/>
          </m:rPr>
          <m:t>B</m:t>
        </m:r>
      </m:oMath>
      <w:ins w:id="18950" w:author="PR Preview" w:date="2026-01-01T00:00:00Z">
        <w:r>
          <w:t xml:space="preserve"> </w:t>
        </w:r>
      </w:ins>
      <w:ins w:id="18951" w:author="PR Preview" w:date="2026-01-01T00:00:00Z">
        <w:r>
          <w:t xml:space="preserve">have the same dimensions.</w:t>
        </w:r>
      </w:ins>
    </w:p>
    <w:p>
      <w:pPr>
        <w:pStyle w:val="BodyText"/>
      </w:pPr>
      <w:ins w:id="18952" w:author="PR Preview" w:date="2026-01-01T00:00:00Z">
        <w:r>
          <w:rPr>
            <w:b/>
            <w:bCs/>
          </w:rPr>
          <w:t xml:space="preserve">Products.</w:t>
        </w:r>
      </w:ins>
      <w:ins w:id="18953" w:author="PR Preview" w:date="2026-01-01T00:00:00Z">
        <w:r>
          <w:t xml:space="preserve"> </w:t>
        </w:r>
      </w:ins>
      <w:ins w:id="18954" w:author="PR Preview" w:date="2026-01-01T00:00:00Z">
        <w:r>
          <w:t xml:space="preserve">Matrix multiplication keeps three properties of multiplication of numbers:</w:t>
        </w:r>
      </w:ins>
      <w:ins w:id="18955" w:author="PR Preview" w:date="2026-01-01T00:00:00Z">
        <w:r>
          <w:t xml:space="preserve"> </w:t>
        </w:r>
      </w:ins>
      <w:ins w:id="18956" w:author="PR Preview" w:date="2026-01-01T00:00:00Z">
        <w:r>
          <w:t xml:space="preserve">it is associative (</w:t>
        </w:r>
      </w:ins>
      <w:hyperlink w:anchor="thm-matmul-assoc">
        <w:ins w:id="18957" w:author="PR Preview" w:date="2026-01-01T00:00:00Z">
          <w:r>
            <w:rPr>
              <w:rStyle w:val="Hyperlink"/>
            </w:rPr>
            <w:t xml:space="preserve">Theorem 8</w:t>
          </w:r>
        </w:ins>
      </w:hyperlink>
      <w:ins w:id="18958" w:author="PR Preview" w:date="2026-01-01T00:00:00Z">
        <w:r>
          <w:t xml:space="preserve">),</w:t>
        </w:r>
      </w:ins>
      <w:ins w:id="18959" w:author="PR Preview" w:date="2026-01-01T00:00:00Z">
        <w:r>
          <w:t xml:space="preserve"> </w:t>
        </w:r>
      </w:ins>
      <w:ins w:id="18960" w:author="PR Preview" w:date="2026-01-01T00:00:00Z">
        <w:r>
          <w:t xml:space="preserve">it is distributive over addition (</w:t>
        </w:r>
      </w:ins>
      <w:hyperlink w:anchor="thm-matmul-distrib">
        <w:ins w:id="18961" w:author="PR Preview" w:date="2026-01-01T00:00:00Z">
          <w:r>
            <w:rPr>
              <w:rStyle w:val="Hyperlink"/>
            </w:rPr>
            <w:t xml:space="preserve">Theorem 9</w:t>
          </w:r>
        </w:ins>
      </w:hyperlink>
      <w:ins w:id="18962" w:author="PR Preview" w:date="2026-01-01T00:00:00Z">
        <w:r>
          <w:t xml:space="preserve">),</w:t>
        </w:r>
      </w:ins>
      <w:ins w:id="18963" w:author="PR Preview" w:date="2026-01-01T00:00:00Z">
        <w:r>
          <w:t xml:space="preserve"> </w:t>
        </w:r>
      </w:ins>
      <w:ins w:id="18964" w:author="PR Preview" w:date="2026-01-01T00:00:00Z">
        <w:r>
          <w:t xml:space="preserve">and it has an identity,</w:t>
        </w:r>
      </w:ins>
      <w:ins w:id="18965" w:author="PR Preview" w:date="2026-01-01T00:00:00Z">
        <w:r>
          <w:t xml:space="preserve"> </w:t>
        </w:r>
      </w:ins>
      <m:oMath>
        <m:sSub>
          <m:e>
            <m:r>
              <m:rPr>
                <m:sty m:val="bi"/>
              </m:rPr>
              <m:t>I</m:t>
            </m:r>
          </m:e>
          <m:sub>
            <m:r>
              <m:t>p</m:t>
            </m:r>
          </m:sub>
        </m:sSub>
      </m:oMath>
      <w:ins w:id="18966" w:author="PR Preview" w:date="2026-01-01T00:00:00Z">
        <w:r>
          <w:t xml:space="preserve"> </w:t>
        </w:r>
      </w:ins>
      <w:ins w:id="18967" w:author="PR Preview" w:date="2026-01-01T00:00:00Z">
        <w:r>
          <w:t xml:space="preserve">(</w:t>
        </w:r>
      </w:ins>
      <w:hyperlink w:anchor="thm-identity">
        <w:ins w:id="18968" w:author="PR Preview" w:date="2026-01-01T00:00:00Z">
          <w:r>
            <w:rPr>
              <w:rStyle w:val="Hyperlink"/>
            </w:rPr>
            <w:t xml:space="preserve">Theorem 10</w:t>
          </w:r>
        </w:ins>
      </w:hyperlink>
      <w:ins w:id="18969" w:author="PR Preview" w:date="2026-01-01T00:00:00Z">
        <w:r>
          <w:t xml:space="preserve">).</w:t>
        </w:r>
      </w:ins>
      <w:ins w:id="18970" w:author="PR Preview" w:date="2026-01-01T00:00:00Z">
        <w:r>
          <w:t xml:space="preserve"> </w:t>
        </w:r>
      </w:ins>
      <w:ins w:id="18971" w:author="PR Preview" w:date="2026-01-01T00:00:00Z">
        <w:r>
          <w:t xml:space="preserve">It differs from multiplication of numbers in four ways:</w:t>
        </w:r>
      </w:ins>
    </w:p>
    <w:p>
      <w:pPr>
        <w:pStyle w:val="Compact"/>
        <w:numPr>
          <w:ilvl w:val="0"/>
          <w:numId w:val="1072"/>
        </w:numPr>
      </w:pPr>
      <m:oMath>
        <m:r>
          <m:rPr>
            <m:sty m:val="bi"/>
          </m:rPr>
          <m:t>A</m:t>
        </m:r>
        <m:r>
          <m:rPr>
            <m:sty m:val="bi"/>
          </m:rPr>
          <m:t>B</m:t>
        </m:r>
      </m:oMath>
      <w:ins w:id="18972" w:author="PR Preview" w:date="2026-01-01T00:00:00Z">
        <w:r>
          <w:t xml:space="preserve"> </w:t>
        </w:r>
      </w:ins>
      <w:ins w:id="18973" w:author="PR Preview" w:date="2026-01-01T00:00:00Z">
        <w:r>
          <w:t xml:space="preserve">is defined only when the number of columns of</w:t>
        </w:r>
      </w:ins>
      <w:ins w:id="18974" w:author="PR Preview" w:date="2026-01-01T00:00:00Z">
        <w:r>
          <w:t xml:space="preserve"> </w:t>
        </w:r>
      </w:ins>
      <m:oMath>
        <m:r>
          <m:rPr>
            <m:sty m:val="bi"/>
          </m:rPr>
          <m:t>A</m:t>
        </m:r>
      </m:oMath>
      <w:ins w:id="18975" w:author="PR Preview" w:date="2026-01-01T00:00:00Z">
        <w:r>
          <w:t xml:space="preserve"> </w:t>
        </w:r>
      </w:ins>
      <w:ins w:id="18976" w:author="PR Preview" w:date="2026-01-01T00:00:00Z">
        <w:r>
          <w:t xml:space="preserve">equals the number of rows of</w:t>
        </w:r>
      </w:ins>
      <w:ins w:id="18977" w:author="PR Preview" w:date="2026-01-01T00:00:00Z">
        <w:r>
          <w:t xml:space="preserve"> </w:t>
        </w:r>
      </w:ins>
      <m:oMath>
        <m:r>
          <m:rPr>
            <m:sty m:val="bi"/>
          </m:rPr>
          <m:t>B</m:t>
        </m:r>
      </m:oMath>
      <w:ins w:id="18978" w:author="PR Preview" w:date="2026-01-01T00:00:00Z">
        <w:r>
          <w:t xml:space="preserve"> </w:t>
        </w:r>
      </w:ins>
      <w:ins w:id="18979" w:author="PR Preview" w:date="2026-01-01T00:00:00Z">
        <w:r>
          <w:t xml:space="preserve">(4).</w:t>
        </w:r>
      </w:ins>
    </w:p>
    <w:p>
      <w:pPr>
        <w:pStyle w:val="Compact"/>
        <w:numPr>
          <w:ilvl w:val="0"/>
          <w:numId w:val="1072"/>
        </w:numPr>
      </w:pPr>
      <w:ins w:id="18980" w:author="PR Preview" w:date="2026-01-01T00:00:00Z">
        <w:r>
          <w:t xml:space="preserve">It is not commutative:</w:t>
        </w:r>
      </w:ins>
      <w:ins w:id="18981" w:author="PR Preview" w:date="2026-01-01T00:00:00Z">
        <w:r>
          <w:t xml:space="preserve"> </w:t>
        </w:r>
      </w:ins>
      <m:oMath>
        <m:r>
          <m:rPr>
            <m:sty m:val="bi"/>
          </m:rPr>
          <m:t>A</m:t>
        </m:r>
        <m:r>
          <m:rPr>
            <m:sty m:val="bi"/>
          </m:rPr>
          <m:t>B</m:t>
        </m:r>
        <m:r>
          <m:rPr>
            <m:sty m:val="p"/>
          </m:rPr>
          <m:t>≠</m:t>
        </m:r>
        <m:r>
          <m:rPr>
            <m:sty m:val="bi"/>
          </m:rPr>
          <m:t>B</m:t>
        </m:r>
        <m:r>
          <m:rPr>
            <m:sty m:val="bi"/>
          </m:rPr>
          <m:t>A</m:t>
        </m:r>
      </m:oMath>
      <w:ins w:id="18982" w:author="PR Preview" w:date="2026-01-01T00:00:00Z">
        <w:r>
          <w:t xml:space="preserve"> </w:t>
        </w:r>
      </w:ins>
      <w:ins w:id="18983" w:author="PR Preview" w:date="2026-01-01T00:00:00Z">
        <w:r>
          <w:t xml:space="preserve">in general (</w:t>
        </w:r>
      </w:ins>
      <w:hyperlink w:anchor="rem-matmul-not-commutative">
        <w:ins w:id="18984" w:author="PR Preview" w:date="2026-01-01T00:00:00Z">
          <w:r>
            <w:rPr>
              <w:rStyle w:val="Hyperlink"/>
            </w:rPr>
            <w:t xml:space="preserve">Remark 11</w:t>
          </w:r>
        </w:ins>
      </w:hyperlink>
      <w:ins w:id="18985" w:author="PR Preview" w:date="2026-01-01T00:00:00Z">
        <w:r>
          <w:t xml:space="preserve">).</w:t>
        </w:r>
      </w:ins>
    </w:p>
    <w:p>
      <w:pPr>
        <w:pStyle w:val="Compact"/>
        <w:numPr>
          <w:ilvl w:val="0"/>
          <w:numId w:val="1072"/>
        </w:numPr>
      </w:pPr>
      <w:ins w:id="18986" w:author="PR Preview" w:date="2026-01-01T00:00:00Z">
        <w:r>
          <w:t xml:space="preserve">A nonzero square matrix need not have an inverse (</w:t>
        </w:r>
      </w:ins>
      <w:hyperlink w:anchor="exm-invertible-matrix">
        <w:ins w:id="18987" w:author="PR Preview" w:date="2026-01-01T00:00:00Z">
          <w:r>
            <w:rPr>
              <w:rStyle w:val="Hyperlink"/>
            </w:rPr>
            <w:t xml:space="preserve">Example 127</w:t>
          </w:r>
        </w:ins>
      </w:hyperlink>
      <w:ins w:id="18988" w:author="PR Preview" w:date="2026-01-01T00:00:00Z">
        <w:r>
          <w:t xml:space="preserve">).</w:t>
        </w:r>
      </w:ins>
    </w:p>
    <w:p>
      <w:pPr>
        <w:pStyle w:val="Compact"/>
        <w:numPr>
          <w:ilvl w:val="0"/>
          <w:numId w:val="1072"/>
        </w:numPr>
      </w:pPr>
      <m:oMath>
        <m:r>
          <m:rPr>
            <m:sty m:val="bi"/>
          </m:rPr>
          <m:t>A</m:t>
        </m:r>
        <m:r>
          <m:rPr>
            <m:sty m:val="bi"/>
          </m:rPr>
          <m:t>B</m:t>
        </m:r>
        <m:r>
          <m:rPr>
            <m:sty m:val="p"/>
          </m:rPr>
          <m:t>=</m:t>
        </m:r>
        <m:r>
          <m:rPr>
            <m:sty m:val="b"/>
          </m:rPr>
          <m:t>0</m:t>
        </m:r>
      </m:oMath>
      <w:ins w:id="18989" w:author="PR Preview" w:date="2026-01-01T00:00:00Z">
        <w:r>
          <w:t xml:space="preserve"> </w:t>
        </w:r>
      </w:ins>
      <w:ins w:id="18990" w:author="PR Preview" w:date="2026-01-01T00:00:00Z">
        <w:r>
          <w:t xml:space="preserve">can hold with</w:t>
        </w:r>
      </w:ins>
      <w:ins w:id="18991" w:author="PR Preview" w:date="2026-01-01T00:00:00Z">
        <w:r>
          <w:t xml:space="preserve"> </w:t>
        </w:r>
      </w:ins>
      <m:oMath>
        <m:r>
          <m:rPr>
            <m:sty m:val="bi"/>
          </m:rPr>
          <m:t>A</m:t>
        </m:r>
        <m:r>
          <m:rPr>
            <m:sty m:val="p"/>
          </m:rPr>
          <m:t>≠</m:t>
        </m:r>
        <m:r>
          <m:rPr>
            <m:sty m:val="b"/>
          </m:rPr>
          <m:t>0</m:t>
        </m:r>
      </m:oMath>
      <w:ins w:id="18992" w:author="PR Preview" w:date="2026-01-01T00:00:00Z">
        <w:r>
          <w:t xml:space="preserve"> </w:t>
        </w:r>
      </w:ins>
      <w:ins w:id="18993" w:author="PR Preview" w:date="2026-01-01T00:00:00Z">
        <w:r>
          <w:t xml:space="preserve">and</w:t>
        </w:r>
      </w:ins>
      <w:ins w:id="18994" w:author="PR Preview" w:date="2026-01-01T00:00:00Z">
        <w:r>
          <w:t xml:space="preserve"> </w:t>
        </w:r>
      </w:ins>
      <m:oMath>
        <m:r>
          <m:rPr>
            <m:sty m:val="bi"/>
          </m:rPr>
          <m:t>B</m:t>
        </m:r>
        <m:r>
          <m:rPr>
            <m:sty m:val="p"/>
          </m:rPr>
          <m:t>≠</m:t>
        </m:r>
        <m:r>
          <m:rPr>
            <m:sty m:val="b"/>
          </m:rPr>
          <m:t>0</m:t>
        </m:r>
      </m:oMath>
      <w:ins w:id="18995" w:author="PR Preview" w:date="2026-01-01T00:00:00Z">
        <w:r>
          <w:t xml:space="preserve"> </w:t>
        </w:r>
      </w:ins>
      <w:ins w:id="18996" w:author="PR Preview" w:date="2026-01-01T00:00:00Z">
        <w:r>
          <w:t xml:space="preserve">(</w:t>
        </w:r>
      </w:ins>
      <w:hyperlink w:anchor="exm-matmul-zero-divisors">
        <w:ins w:id="18997" w:author="PR Preview" w:date="2026-01-01T00:00:00Z">
          <w:r>
            <w:rPr>
              <w:rStyle w:val="Hyperlink"/>
            </w:rPr>
            <w:t xml:space="preserve">Example 131</w:t>
          </w:r>
        </w:ins>
      </w:hyperlink>
      <w:ins w:id="18998" w:author="PR Preview" w:date="2026-01-01T00:00:00Z">
        <w:r>
          <w:t xml:space="preserve">),</w:t>
        </w:r>
      </w:ins>
      <w:ins w:id="18999" w:author="PR Preview" w:date="2026-01-01T00:00:00Z">
        <w:r>
          <w:t xml:space="preserve"> </w:t>
        </w:r>
      </w:ins>
      <w:ins w:id="19000" w:author="PR Preview" w:date="2026-01-01T00:00:00Z">
        <w:r>
          <w:t xml:space="preserve">so a factor cannot be cancelled from</w:t>
        </w:r>
      </w:ins>
      <w:ins w:id="19001" w:author="PR Preview" w:date="2026-01-01T00:00:00Z">
        <w:r>
          <w:t xml:space="preserve"> </w:t>
        </w:r>
      </w:ins>
      <m:oMath>
        <m:r>
          <m:rPr>
            <m:sty m:val="bi"/>
          </m:rPr>
          <m:t>A</m:t>
        </m:r>
        <m:r>
          <m:rPr>
            <m:sty m:val="bi"/>
          </m:rPr>
          <m:t>B</m:t>
        </m:r>
        <m:r>
          <m:rPr>
            <m:sty m:val="p"/>
          </m:rPr>
          <m:t>=</m:t>
        </m:r>
        <m:r>
          <m:rPr>
            <m:sty m:val="bi"/>
          </m:rPr>
          <m:t>A</m:t>
        </m:r>
        <m:r>
          <m:rPr>
            <m:sty m:val="bi"/>
          </m:rPr>
          <m:t>C</m:t>
        </m:r>
      </m:oMath>
      <w:ins w:id="19002" w:author="PR Preview" w:date="2026-01-01T00:00:00Z">
        <w:r>
          <w:t xml:space="preserve"> </w:t>
        </w:r>
      </w:ins>
      <w:ins w:id="19003" w:author="PR Preview" w:date="2026-01-01T00:00:00Z">
        <w:r>
          <w:t xml:space="preserve">unless it is invertible (</w:t>
        </w:r>
      </w:ins>
      <w:hyperlink w:anchor="thm-invertible-cancel">
        <w:ins w:id="19004" w:author="PR Preview" w:date="2026-01-01T00:00:00Z">
          <w:r>
            <w:rPr>
              <w:rStyle w:val="Hyperlink"/>
            </w:rPr>
            <w:t xml:space="preserve">Theorem 69</w:t>
          </w:r>
        </w:ins>
      </w:hyperlink>
      <w:ins w:id="19005" w:author="PR Preview" w:date="2026-01-01T00:00:00Z">
        <w:r>
          <w:t xml:space="preserve">).</w:t>
        </w:r>
      </w:ins>
    </w:p>
    <w:bookmarkEnd w:id="435"/>
    <w:bookmarkStart w:id="436"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6"/>
    <w:bookmarkStart w:id="437" w:name="exm-idempotent"/>
    <w:p>
      <w:pPr>
        <w:pStyle w:val="FirstParagraph"/>
      </w:pPr>
      <w:del w:id="19006" w:author="PR Preview" w:date="2026-01-01T00:00:00Z">
        <w:r>
          <w:rPr>
            <w:b/>
            <w:bCs/>
          </w:rPr>
          <w:delText xml:space="preserve">Example 130 (An idempotent matrix)</w:delText>
        </w:r>
      </w:del>
      <w:del w:id="19007" w:author="PR Preview" w:date="2026-01-01T00:00:00Z">
        <w:r>
          <w:delText xml:space="preserve"> </w:delText>
        </w:r>
      </w:del>
      <w:del w:id="19008" w:author="PR Preview" w:date="2026-01-01T00:00:00Z">
        <w:r>
          <w:delText xml:space="preserve">For</w:delText>
        </w:r>
      </w:del>
      <w:del w:id="19009" w:author="PR Preview" w:date="2026-01-01T00:00:00Z">
        <w:r>
          <w:delText xml:space="preserve"> </w:delText>
        </w:r>
      </w:del>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19010" w:author="PR Preview" w:date="2026-01-01T00:00:00Z">
        <w:r>
          <w:delText xml:space="preserve">,</w:delText>
        </w:r>
      </w:del>
    </w:p>
    <w:p>
      <w:pPr>
        <w:pStyle w:val="FirstParagraph"/>
      </w:pPr>
      <w:ins w:id="19011" w:author="PR Preview" w:date="2026-01-01T00:00:00Z">
        <w:r>
          <w:rPr>
            <w:b/>
            <w:bCs/>
          </w:rPr>
          <w:t xml:space="preserve">Example 132 (An idempotent matrix)</w:t>
        </w:r>
      </w:ins>
      <w:ins w:id="19012" w:author="PR Preview" w:date="2026-01-01T00:00:00Z">
        <w:r>
          <w:t xml:space="preserve"> </w:t>
        </w:r>
      </w:ins>
      <w:ins w:id="19013" w:author="PR Preview" w:date="2026-01-01T00:00:00Z">
        <w:r>
          <w:t xml:space="preserve">For</w:t>
        </w:r>
      </w:ins>
      <w:ins w:id="19014" w:author="PR Preview" w:date="2026-01-01T00:00:00Z">
        <w:r>
          <w:t xml:space="preserve"> </w:t>
        </w:r>
      </w:ins>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19015" w:author="PR Preview" w:date="2026-01-01T00:00:00Z">
        <w:r>
          <w:t xml:space="preserve">,</w:t>
        </w:r>
      </w:ins>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7"/>
    <w:bookmarkStart w:id="438" w:name="exm-not-idempotent"/>
    <w:p>
      <w:pPr>
        <w:pStyle w:val="BodyText"/>
      </w:pPr>
      <w:del w:id="19016" w:author="PR Preview" w:date="2026-01-01T00:00:00Z">
        <w:r>
          <w:rPr>
            <w:b/>
            <w:bCs/>
          </w:rPr>
          <w:delText xml:space="preserve">Example 131 (A matrix that is not idempotent)</w:delText>
        </w:r>
      </w:del>
      <w:del w:id="19017" w:author="PR Preview" w:date="2026-01-01T00:00:00Z">
        <w:r>
          <w:delText xml:space="preserve"> </w:delText>
        </w:r>
      </w:del>
      <w:del w:id="19018" w:author="PR Preview" w:date="2026-01-01T00:00:00Z">
        <w:r>
          <w:delText xml:space="preserve">For</w:delText>
        </w:r>
      </w:del>
      <w:del w:id="1901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del w:id="19020" w:author="PR Preview" w:date="2026-01-01T00:00:00Z">
        <w:r>
          <w:delText xml:space="preserve">,</w:delText>
        </w:r>
      </w:del>
    </w:p>
    <w:p>
      <w:pPr>
        <w:pStyle w:val="BodyText"/>
      </w:pPr>
      <w:ins w:id="19021" w:author="PR Preview" w:date="2026-01-01T00:00:00Z">
        <w:r>
          <w:rPr>
            <w:b/>
            <w:bCs/>
          </w:rPr>
          <w:t xml:space="preserve">Example 133 (A matrix that is not idempotent)</w:t>
        </w:r>
      </w:ins>
      <w:ins w:id="19022" w:author="PR Preview" w:date="2026-01-01T00:00:00Z">
        <w:r>
          <w:t xml:space="preserve"> </w:t>
        </w:r>
      </w:ins>
      <w:ins w:id="19023" w:author="PR Preview" w:date="2026-01-01T00:00:00Z">
        <w:r>
          <w:t xml:space="preserve">For</w:t>
        </w:r>
      </w:ins>
      <w:ins w:id="19024"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ins w:id="19025" w:author="PR Preview" w:date="2026-01-01T00:00:00Z">
        <w:r>
          <w:t xml:space="preserve">,</w:t>
        </w:r>
      </w:ins>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8"/>
    <w:bookmarkStart w:id="439"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9"/>
    <w:bookmarkStart w:id="440"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0"/>
    <w:bookmarkStart w:id="441" w:name="exm-projection-matrix"/>
    <w:p>
      <w:pPr>
        <w:pStyle w:val="BodyText"/>
      </w:pPr>
      <w:del w:id="19026" w:author="PR Preview" w:date="2026-01-01T00:00:00Z">
        <w:r>
          <w:rPr>
            <w:b/>
            <w:bCs/>
          </w:rPr>
          <w:delText xml:space="preserve">Example 132 (An orthogonal projection and an oblique one)</w:delText>
        </w:r>
      </w:del>
      <w:del w:id="19027" w:author="PR Preview" w:date="2026-01-01T00:00:00Z">
        <w:r>
          <w:delText xml:space="preserve"> </w:delText>
        </w:r>
      </w:del>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19028" w:author="PR Preview" w:date="2026-01-01T00:00:00Z">
        <w:r>
          <w:delText xml:space="preserve"> </w:delText>
        </w:r>
      </w:del>
      <w:del w:id="19029" w:author="PR Preview" w:date="2026-01-01T00:00:00Z">
        <w:r>
          <w:delText xml:space="preserve">is symmetric, and</w:delText>
        </w:r>
      </w:del>
      <w:del w:id="19030" w:author="PR Preview" w:date="2026-01-01T00:00:00Z">
        <w:r>
          <w:delText xml:space="preserve"> </w:delText>
        </w:r>
      </w:del>
      <m:oMath>
        <m:sSup>
          <m:e>
            <m:r>
              <m:rPr>
                <m:sty m:val="bi"/>
              </m:rPr>
              <m:t>P</m:t>
            </m:r>
          </m:e>
          <m:sup>
            <m:r>
              <m:t>2</m:t>
            </m:r>
          </m:sup>
        </m:sSup>
        <m:r>
          <m:rPr>
            <m:sty m:val="p"/>
          </m:rPr>
          <m:t>=</m:t>
        </m:r>
        <m:r>
          <m:rPr>
            <m:sty m:val="bi"/>
          </m:rPr>
          <m:t>P</m:t>
        </m:r>
      </m:oMath>
      <w:del w:id="19031" w:author="PR Preview" w:date="2026-01-01T00:00:00Z">
        <w:r>
          <w:delText xml:space="preserve">,</w:delText>
        </w:r>
      </w:del>
      <w:del w:id="19032" w:author="PR Preview" w:date="2026-01-01T00:00:00Z">
        <w:r>
          <w:delText xml:space="preserve"> </w:delText>
        </w:r>
      </w:del>
      <w:del w:id="19033" w:author="PR Preview" w:date="2026-01-01T00:00:00Z">
        <w:r>
          <w:delText xml:space="preserve">so</w:delText>
        </w:r>
      </w:del>
      <w:del w:id="19034" w:author="PR Preview" w:date="2026-01-01T00:00:00Z">
        <w:r>
          <w:delText xml:space="preserve"> </w:delText>
        </w:r>
      </w:del>
      <m:oMath>
        <m:r>
          <m:rPr>
            <m:sty m:val="bi"/>
          </m:rPr>
          <m:t>P</m:t>
        </m:r>
      </m:oMath>
      <w:del w:id="19035" w:author="PR Preview" w:date="2026-01-01T00:00:00Z">
        <w:r>
          <w:delText xml:space="preserve"> </w:delText>
        </w:r>
      </w:del>
      <w:del w:id="19036" w:author="PR Preview" w:date="2026-01-01T00:00:00Z">
        <w:r>
          <w:delText xml:space="preserve">is an orthogonal projection matrix;</w:delText>
        </w:r>
      </w:del>
      <w:del w:id="19037" w:author="PR Preview" w:date="2026-01-01T00:00:00Z">
        <w:r>
          <w:delText xml:space="preserve"> </w:delText>
        </w:r>
      </w:del>
      <w:del w:id="19038" w:author="PR Preview" w:date="2026-01-01T00:00:00Z">
        <w:r>
          <w:delText xml:space="preserve">it maps</w:delText>
        </w:r>
      </w:del>
      <w:del w:id="19039" w:author="PR Preview" w:date="2026-01-01T00:00:00Z">
        <w:r>
          <w:delText xml:space="preserve"> </w:delText>
        </w:r>
      </w:del>
      <m:oMath>
        <m:r>
          <m:rPr>
            <m:sty m:val="p"/>
          </m:rPr>
          <m:t>(</m:t>
        </m:r>
        <m:sSub>
          <m:e>
            <m:r>
              <m:t>v</m:t>
            </m:r>
          </m:e>
          <m:sub>
            <m:r>
              <m:t>1</m:t>
            </m:r>
          </m:sub>
        </m:sSub>
        <m:r>
          <m:rPr>
            <m:sty m:val="p"/>
          </m:rPr>
          <m:t>,</m:t>
        </m:r>
        <m:sSub>
          <m:e>
            <m:r>
              <m:t>v</m:t>
            </m:r>
          </m:e>
          <m:sub>
            <m:r>
              <m:t>2</m:t>
            </m:r>
          </m:sub>
        </m:sSub>
        <m:r>
          <m:rPr>
            <m:sty m:val="p"/>
          </m:rPr>
          <m:t>)</m:t>
        </m:r>
      </m:oMath>
      <w:del w:id="19040" w:author="PR Preview" w:date="2026-01-01T00:00:00Z">
        <w:r>
          <w:delText xml:space="preserve"> </w:delText>
        </w:r>
      </w:del>
      <w:del w:id="19041" w:author="PR Preview" w:date="2026-01-01T00:00:00Z">
        <w:r>
          <w:delText xml:space="preserve">to</w:delText>
        </w:r>
      </w:del>
      <w:del w:id="19042" w:author="PR Preview" w:date="2026-01-01T00:00:00Z">
        <w:r>
          <w:delText xml:space="preserve"> </w:delText>
        </w:r>
      </w:del>
      <m:oMath>
        <m:r>
          <m:rPr>
            <m:sty m:val="p"/>
          </m:rPr>
          <m:t>(</m:t>
        </m:r>
        <m:sSub>
          <m:e>
            <m:r>
              <m:t>v</m:t>
            </m:r>
          </m:e>
          <m:sub>
            <m:r>
              <m:t>1</m:t>
            </m:r>
          </m:sub>
        </m:sSub>
        <m:r>
          <m:rPr>
            <m:sty m:val="p"/>
          </m:rPr>
          <m:t>,</m:t>
        </m:r>
        <m:r>
          <m:t>0</m:t>
        </m:r>
        <m:r>
          <m:rPr>
            <m:sty m:val="p"/>
          </m:rPr>
          <m:t>)</m:t>
        </m:r>
      </m:oMath>
      <w:del w:id="19043" w:author="PR Preview" w:date="2026-01-01T00:00:00Z">
        <w:r>
          <w:delText xml:space="preserve">.</w:delText>
        </w:r>
      </w:del>
    </w:p>
    <w:p>
      <w:pPr>
        <w:pStyle w:val="BodyText"/>
      </w:pPr>
      <w:ins w:id="19044" w:author="PR Preview" w:date="2026-01-01T00:00:00Z">
        <w:r>
          <w:rPr>
            <w:b/>
            <w:bCs/>
          </w:rPr>
          <w:t xml:space="preserve">Example 134 (An orthogonal projection and an oblique one)</w:t>
        </w:r>
      </w:ins>
      <w:ins w:id="19045" w:author="PR Preview" w:date="2026-01-01T00:00:00Z">
        <w:r>
          <w:t xml:space="preserve"> </w:t>
        </w:r>
      </w:ins>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19046" w:author="PR Preview" w:date="2026-01-01T00:00:00Z">
        <w:r>
          <w:t xml:space="preserve"> </w:t>
        </w:r>
      </w:ins>
      <w:ins w:id="19047" w:author="PR Preview" w:date="2026-01-01T00:00:00Z">
        <w:r>
          <w:t xml:space="preserve">is symmetric, and</w:t>
        </w:r>
      </w:ins>
      <w:ins w:id="19048" w:author="PR Preview" w:date="2026-01-01T00:00:00Z">
        <w:r>
          <w:t xml:space="preserve"> </w:t>
        </w:r>
      </w:ins>
      <m:oMath>
        <m:sSup>
          <m:e>
            <m:r>
              <m:rPr>
                <m:sty m:val="bi"/>
              </m:rPr>
              <m:t>P</m:t>
            </m:r>
          </m:e>
          <m:sup>
            <m:r>
              <m:t>2</m:t>
            </m:r>
          </m:sup>
        </m:sSup>
        <m:r>
          <m:rPr>
            <m:sty m:val="p"/>
          </m:rPr>
          <m:t>=</m:t>
        </m:r>
        <m:r>
          <m:rPr>
            <m:sty m:val="bi"/>
          </m:rPr>
          <m:t>P</m:t>
        </m:r>
      </m:oMath>
      <w:ins w:id="19049" w:author="PR Preview" w:date="2026-01-01T00:00:00Z">
        <w:r>
          <w:t xml:space="preserve">,</w:t>
        </w:r>
      </w:ins>
      <w:ins w:id="19050" w:author="PR Preview" w:date="2026-01-01T00:00:00Z">
        <w:r>
          <w:t xml:space="preserve"> </w:t>
        </w:r>
      </w:ins>
      <w:ins w:id="19051" w:author="PR Preview" w:date="2026-01-01T00:00:00Z">
        <w:r>
          <w:t xml:space="preserve">so</w:t>
        </w:r>
      </w:ins>
      <w:ins w:id="19052" w:author="PR Preview" w:date="2026-01-01T00:00:00Z">
        <w:r>
          <w:t xml:space="preserve"> </w:t>
        </w:r>
      </w:ins>
      <m:oMath>
        <m:r>
          <m:rPr>
            <m:sty m:val="bi"/>
          </m:rPr>
          <m:t>P</m:t>
        </m:r>
      </m:oMath>
      <w:ins w:id="19053" w:author="PR Preview" w:date="2026-01-01T00:00:00Z">
        <w:r>
          <w:t xml:space="preserve"> </w:t>
        </w:r>
      </w:ins>
      <w:ins w:id="19054" w:author="PR Preview" w:date="2026-01-01T00:00:00Z">
        <w:r>
          <w:t xml:space="preserve">is an orthogonal projection matrix;</w:t>
        </w:r>
      </w:ins>
      <w:ins w:id="19055" w:author="PR Preview" w:date="2026-01-01T00:00:00Z">
        <w:r>
          <w:t xml:space="preserve"> </w:t>
        </w:r>
      </w:ins>
      <w:ins w:id="19056" w:author="PR Preview" w:date="2026-01-01T00:00:00Z">
        <w:r>
          <w:t xml:space="preserve">it maps</w:t>
        </w:r>
      </w:ins>
      <w:ins w:id="19057" w:author="PR Preview" w:date="2026-01-01T00:00:00Z">
        <w:r>
          <w:t xml:space="preserve"> </w:t>
        </w:r>
      </w:ins>
      <m:oMath>
        <m:r>
          <m:rPr>
            <m:sty m:val="p"/>
          </m:rPr>
          <m:t>(</m:t>
        </m:r>
        <m:sSub>
          <m:e>
            <m:r>
              <m:t>v</m:t>
            </m:r>
          </m:e>
          <m:sub>
            <m:r>
              <m:t>1</m:t>
            </m:r>
          </m:sub>
        </m:sSub>
        <m:r>
          <m:rPr>
            <m:sty m:val="p"/>
          </m:rPr>
          <m:t>,</m:t>
        </m:r>
        <m:sSub>
          <m:e>
            <m:r>
              <m:t>v</m:t>
            </m:r>
          </m:e>
          <m:sub>
            <m:r>
              <m:t>2</m:t>
            </m:r>
          </m:sub>
        </m:sSub>
        <m:r>
          <m:rPr>
            <m:sty m:val="p"/>
          </m:rPr>
          <m:t>)</m:t>
        </m:r>
      </m:oMath>
      <w:ins w:id="19058" w:author="PR Preview" w:date="2026-01-01T00:00:00Z">
        <w:r>
          <w:t xml:space="preserve"> </w:t>
        </w:r>
      </w:ins>
      <w:ins w:id="19059" w:author="PR Preview" w:date="2026-01-01T00:00:00Z">
        <w:r>
          <w:t xml:space="preserve">to</w:t>
        </w:r>
      </w:ins>
      <w:ins w:id="19060" w:author="PR Preview" w:date="2026-01-01T00:00:00Z">
        <w:r>
          <w:t xml:space="preserve"> </w:t>
        </w:r>
      </w:ins>
      <m:oMath>
        <m:r>
          <m:rPr>
            <m:sty m:val="p"/>
          </m:rPr>
          <m:t>(</m:t>
        </m:r>
        <m:sSub>
          <m:e>
            <m:r>
              <m:t>v</m:t>
            </m:r>
          </m:e>
          <m:sub>
            <m:r>
              <m:t>1</m:t>
            </m:r>
          </m:sub>
        </m:sSub>
        <m:r>
          <m:rPr>
            <m:sty m:val="p"/>
          </m:rPr>
          <m:t>,</m:t>
        </m:r>
        <m:r>
          <m:t>0</m:t>
        </m:r>
        <m:r>
          <m:rPr>
            <m:sty m:val="p"/>
          </m:rPr>
          <m:t>)</m:t>
        </m:r>
      </m:oMath>
      <w:ins w:id="19061" w:author="PR Preview" w:date="2026-01-01T00:00:00Z">
        <w:r>
          <w:t xml:space="preserve">.</w:t>
        </w:r>
      </w:ins>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1"/>
    <w:bookmarkStart w:id="442" w:name="rem-projection-matrix-terminology"/>
    <w:p>
      <w:pPr>
        <w:pStyle w:val="BodyText"/>
      </w:pPr>
      <w:del w:id="19062" w:author="PR Preview" w:date="2026-01-01T00:00:00Z">
        <w:r>
          <w:rPr>
            <w:i/>
            <w:iCs/>
          </w:rPr>
          <w:delText xml:space="preserve">Remark 29</w:delText>
        </w:r>
      </w:del>
      <w:del w:id="19063" w:author="PR Preview" w:date="2026-01-01T00:00:00Z">
        <w:r>
          <w:delText xml:space="preserve"> (What</w:delText>
        </w:r>
      </w:del>
      <w:del w:id="19064" w:author="PR Preview" w:date="2026-01-01T00:00:00Z">
        <w:r>
          <w:delText xml:space="preserve"> </w:delText>
        </w:r>
      </w:del>
      <w:del w:id="19065" w:author="PR Preview" w:date="2026-01-01T00:00:00Z">
        <w:r>
          <w:delText xml:space="preserve">“projection matrix”</w:delText>
        </w:r>
      </w:del>
      <w:del w:id="19066" w:author="PR Preview" w:date="2026-01-01T00:00:00Z">
        <w:r>
          <w:delText xml:space="preserve"> </w:delText>
        </w:r>
      </w:del>
      <w:del w:id="19067" w:author="PR Preview" w:date="2026-01-01T00:00:00Z">
        <w:r>
          <w:delText xml:space="preserve">means in these notes). </w:delText>
        </w:r>
      </w:del>
      <w:del w:id="19068" w:author="PR Preview" w:date="2026-01-01T00:00:00Z">
        <w:r>
          <w:delText xml:space="preserve">Some texts call any idempotent matrix a projection matrix,</w:delText>
        </w:r>
      </w:del>
      <w:del w:id="19069" w:author="PR Preview" w:date="2026-01-01T00:00:00Z">
        <w:r>
          <w:delText xml:space="preserve"> </w:delText>
        </w:r>
      </w:del>
      <w:del w:id="19070" w:author="PR Preview" w:date="2026-01-01T00:00:00Z">
        <w:r>
          <w:delText xml:space="preserve">so that both</w:delText>
        </w:r>
      </w:del>
      <w:del w:id="19071" w:author="PR Preview" w:date="2026-01-01T00:00:00Z">
        <w:r>
          <w:delText xml:space="preserve"> </w:delText>
        </w:r>
      </w:del>
      <m:oMath>
        <m:r>
          <m:rPr>
            <m:sty m:val="bi"/>
          </m:rPr>
          <m:t>P</m:t>
        </m:r>
      </m:oMath>
      <w:del w:id="19072" w:author="PR Preview" w:date="2026-01-01T00:00:00Z">
        <w:r>
          <w:delText xml:space="preserve"> </w:delText>
        </w:r>
      </w:del>
      <w:del w:id="19073" w:author="PR Preview" w:date="2026-01-01T00:00:00Z">
        <w:r>
          <w:delText xml:space="preserve">and</w:delText>
        </w:r>
      </w:del>
      <w:del w:id="19074" w:author="PR Preview" w:date="2026-01-01T00:00:00Z">
        <w:r>
          <w:delText xml:space="preserve"> </w:delText>
        </w:r>
      </w:del>
      <m:oMath>
        <m:r>
          <m:rPr>
            <m:sty m:val="bi"/>
          </m:rPr>
          <m:t>Q</m:t>
        </m:r>
      </m:oMath>
      <w:del w:id="19075" w:author="PR Preview" w:date="2026-01-01T00:00:00Z">
        <w:r>
          <w:delText xml:space="preserve"> </w:delText>
        </w:r>
      </w:del>
      <w:del w:id="19076" w:author="PR Preview" w:date="2026-01-01T00:00:00Z">
        <w:r>
          <w:delText xml:space="preserve">in</w:delText>
        </w:r>
      </w:del>
      <w:del w:id="19077" w:author="PR Preview" w:date="2026-01-01T00:00:00Z">
        <w:r>
          <w:delText xml:space="preserve"> </w:delText>
        </w:r>
      </w:del>
      <w:hyperlink w:anchor="exm-projection-matrix">
        <w:del w:id="19078" w:author="PR Preview" w:date="2026-01-01T00:00:00Z">
          <w:r>
            <w:rPr>
              <w:rStyle w:val="Hyperlink"/>
            </w:rPr>
            <w:delText xml:space="preserve">Example 132</w:delText>
          </w:r>
        </w:del>
      </w:hyperlink>
      <w:del w:id="19079" w:author="PR Preview" w:date="2026-01-01T00:00:00Z">
        <w:r>
          <w:delText xml:space="preserve"> </w:delText>
        </w:r>
      </w:del>
      <w:del w:id="19080" w:author="PR Preview" w:date="2026-01-01T00:00:00Z">
        <w:r>
          <w:delText xml:space="preserve">would count as one.</w:delText>
        </w:r>
      </w:del>
      <w:del w:id="19081" w:author="PR Preview" w:date="2026-01-01T00:00:00Z">
        <w:r>
          <w:delText xml:space="preserve"> </w:delText>
        </w:r>
      </w:del>
      <w:del w:id="19082" w:author="PR Preview" w:date="2026-01-01T00:00:00Z">
        <w:r>
          <w:delText xml:space="preserve">Regression texts often say</w:delText>
        </w:r>
      </w:del>
      <w:del w:id="19083" w:author="PR Preview" w:date="2026-01-01T00:00:00Z">
        <w:r>
          <w:delText xml:space="preserve"> </w:delText>
        </w:r>
      </w:del>
      <w:del w:id="19084" w:author="PR Preview" w:date="2026-01-01T00:00:00Z">
        <w:r>
          <w:delText xml:space="preserve">“projection matrix”</w:delText>
        </w:r>
      </w:del>
      <w:del w:id="19085" w:author="PR Preview" w:date="2026-01-01T00:00:00Z">
        <w:r>
          <w:delText xml:space="preserve"> </w:delText>
        </w:r>
      </w:del>
      <w:del w:id="19086" w:author="PR Preview" w:date="2026-01-01T00:00:00Z">
        <w:r>
          <w:delText xml:space="preserve">when they mean an orthogonal one.</w:delText>
        </w:r>
      </w:del>
      <w:del w:id="19087" w:author="PR Preview" w:date="2026-01-01T00:00:00Z">
        <w:r>
          <w:delText xml:space="preserve"> </w:delText>
        </w:r>
      </w:del>
      <w:del w:id="19088" w:author="PR Preview" w:date="2026-01-01T00:00:00Z">
        <w:r>
          <w:delText xml:space="preserve">In these notes,</w:delText>
        </w:r>
      </w:del>
      <w:del w:id="19089" w:author="PR Preview" w:date="2026-01-01T00:00:00Z">
        <w:r>
          <w:delText xml:space="preserve"> </w:delText>
        </w:r>
      </w:del>
      <w:del w:id="19090" w:author="PR Preview" w:date="2026-01-01T00:00:00Z">
        <w:r>
          <w:delText xml:space="preserve">“projection matrix”</w:delText>
        </w:r>
      </w:del>
      <w:del w:id="19091" w:author="PR Preview" w:date="2026-01-01T00:00:00Z">
        <w:r>
          <w:delText xml:space="preserve"> </w:delText>
        </w:r>
      </w:del>
      <w:del w:id="19092" w:author="PR Preview" w:date="2026-01-01T00:00:00Z">
        <w:r>
          <w:delText xml:space="preserve">always means</w:delText>
        </w:r>
      </w:del>
      <w:del w:id="19093" w:author="PR Preview" w:date="2026-01-01T00:00:00Z">
        <w:r>
          <w:delText xml:space="preserve"> </w:delText>
        </w:r>
      </w:del>
      <w:del w:id="19094" w:author="PR Preview" w:date="2026-01-01T00:00:00Z">
        <w:r>
          <w:delText xml:space="preserve">an orthogonal projection matrix in the sense of</w:delText>
        </w:r>
      </w:del>
      <w:del w:id="19095" w:author="PR Preview" w:date="2026-01-01T00:00:00Z">
        <w:r>
          <w:delText xml:space="preserve"> </w:delText>
        </w:r>
      </w:del>
      <w:hyperlink w:anchor="def-projection-matrix">
        <w:del w:id="19096" w:author="PR Preview" w:date="2026-01-01T00:00:00Z">
          <w:r>
            <w:rPr>
              <w:rStyle w:val="Hyperlink"/>
            </w:rPr>
            <w:delText xml:space="preserve">Definition 87</w:delText>
          </w:r>
        </w:del>
      </w:hyperlink>
      <w:del w:id="19097" w:author="PR Preview" w:date="2026-01-01T00:00:00Z">
        <w:r>
          <w:delText xml:space="preserve">,</w:delText>
        </w:r>
      </w:del>
      <w:del w:id="19098" w:author="PR Preview" w:date="2026-01-01T00:00:00Z">
        <w:r>
          <w:delText xml:space="preserve"> </w:delText>
        </w:r>
      </w:del>
      <w:del w:id="19099" w:author="PR Preview" w:date="2026-01-01T00:00:00Z">
        <w:r>
          <w:delText xml:space="preserve">such as</w:delText>
        </w:r>
      </w:del>
      <w:del w:id="19100" w:author="PR Preview" w:date="2026-01-01T00:00:00Z">
        <w:r>
          <w:delText xml:space="preserve"> </w:delText>
        </w:r>
      </w:del>
      <m:oMath>
        <m:r>
          <m:rPr>
            <m:sty m:val="bi"/>
          </m:rPr>
          <m:t>P</m:t>
        </m:r>
      </m:oMath>
      <w:del w:id="19101" w:author="PR Preview" w:date="2026-01-01T00:00:00Z">
        <w:r>
          <w:delText xml:space="preserve"> </w:delText>
        </w:r>
      </w:del>
      <w:del w:id="19102" w:author="PR Preview" w:date="2026-01-01T00:00:00Z">
        <w:r>
          <w:delText xml:space="preserve">in</w:delText>
        </w:r>
      </w:del>
      <w:del w:id="19103" w:author="PR Preview" w:date="2026-01-01T00:00:00Z">
        <w:r>
          <w:delText xml:space="preserve"> </w:delText>
        </w:r>
      </w:del>
      <w:hyperlink w:anchor="exm-projection-matrix">
        <w:del w:id="19104" w:author="PR Preview" w:date="2026-01-01T00:00:00Z">
          <w:r>
            <w:rPr>
              <w:rStyle w:val="Hyperlink"/>
            </w:rPr>
            <w:delText xml:space="preserve">Example 132</w:delText>
          </w:r>
        </w:del>
      </w:hyperlink>
      <w:del w:id="19105" w:author="PR Preview" w:date="2026-01-01T00:00:00Z">
        <w:r>
          <w:delText xml:space="preserve">,</w:delText>
        </w:r>
      </w:del>
      <w:del w:id="19106" w:author="PR Preview" w:date="2026-01-01T00:00:00Z">
        <w:r>
          <w:delText xml:space="preserve"> </w:delText>
        </w:r>
      </w:del>
      <w:del w:id="19107" w:author="PR Preview" w:date="2026-01-01T00:00:00Z">
        <w:r>
          <w:delText xml:space="preserve">and never an oblique projection (</w:delText>
        </w:r>
      </w:del>
      <w:hyperlink w:anchor="def-oblique-projection">
        <w:del w:id="19108" w:author="PR Preview" w:date="2026-01-01T00:00:00Z">
          <w:r>
            <w:rPr>
              <w:rStyle w:val="Hyperlink"/>
            </w:rPr>
            <w:delText xml:space="preserve">Definition 88</w:delText>
          </w:r>
        </w:del>
      </w:hyperlink>
      <w:del w:id="19109" w:author="PR Preview" w:date="2026-01-01T00:00:00Z">
        <w:r>
          <w:delText xml:space="preserve">)</w:delText>
        </w:r>
      </w:del>
      <w:del w:id="19110" w:author="PR Preview" w:date="2026-01-01T00:00:00Z">
        <w:r>
          <w:delText xml:space="preserve"> </w:delText>
        </w:r>
      </w:del>
      <w:del w:id="19111" w:author="PR Preview" w:date="2026-01-01T00:00:00Z">
        <w:r>
          <w:delText xml:space="preserve">such as</w:delText>
        </w:r>
      </w:del>
      <w:del w:id="19112" w:author="PR Preview" w:date="2026-01-01T00:00:00Z">
        <w:r>
          <w:delText xml:space="preserve"> </w:delText>
        </w:r>
      </w:del>
      <m:oMath>
        <m:r>
          <m:rPr>
            <m:sty m:val="bi"/>
          </m:rPr>
          <m:t>Q</m:t>
        </m:r>
      </m:oMath>
      <w:del w:id="19113" w:author="PR Preview" w:date="2026-01-01T00:00:00Z">
        <w:r>
          <w:delText xml:space="preserve">.</w:delText>
        </w:r>
      </w:del>
    </w:p>
    <w:p>
      <w:pPr>
        <w:pStyle w:val="BodyText"/>
      </w:pPr>
      <w:del w:id="19114" w:author="PR Preview" w:date="2026-01-01T00:00:00Z">
        <w:r>
          <w:rPr>
            <w:b/>
            <w:bCs/>
          </w:rPr>
          <w:delText xml:space="preserve">Theorem 69 (Complement of a projection matrix)</w:delText>
        </w:r>
      </w:del>
      <w:del w:id="19115" w:author="PR Preview" w:date="2026-01-01T00:00:00Z">
        <w:r>
          <w:delText xml:space="preserve"> </w:delText>
        </w:r>
      </w:del>
      <w:del w:id="19116" w:author="PR Preview" w:date="2026-01-01T00:00:00Z">
        <w:r>
          <w:delText xml:space="preserve">If</w:delText>
        </w:r>
      </w:del>
      <w:del w:id="19117" w:author="PR Preview" w:date="2026-01-01T00:00:00Z">
        <w:r>
          <w:delText xml:space="preserve"> </w:delText>
        </w:r>
      </w:del>
      <m:oMath>
        <m:r>
          <m:rPr>
            <m:sty m:val="bi"/>
          </m:rPr>
          <m:t>P</m:t>
        </m:r>
      </m:oMath>
      <w:del w:id="19118" w:author="PR Preview" w:date="2026-01-01T00:00:00Z">
        <w:r>
          <w:delText xml:space="preserve"> </w:delText>
        </w:r>
      </w:del>
      <w:del w:id="19119" w:author="PR Preview" w:date="2026-01-01T00:00:00Z">
        <w:r>
          <w:delText xml:space="preserve">is a</w:delText>
        </w:r>
      </w:del>
      <w:del w:id="19120" w:author="PR Preview" w:date="2026-01-01T00:00:00Z">
        <w:r>
          <w:delText xml:space="preserve"> </w:delText>
        </w:r>
      </w:del>
      <m:oMath>
        <m:r>
          <m:t>p</m:t>
        </m:r>
        <m:r>
          <m:rPr>
            <m:sty m:val="p"/>
          </m:rPr>
          <m:t>×</m:t>
        </m:r>
        <m:r>
          <m:t>p</m:t>
        </m:r>
      </m:oMath>
      <w:del w:id="19121" w:author="PR Preview" w:date="2026-01-01T00:00:00Z">
        <w:r>
          <w:delText xml:space="preserve"> </w:delText>
        </w:r>
      </w:del>
      <w:del w:id="19122" w:author="PR Preview" w:date="2026-01-01T00:00:00Z">
        <w:r>
          <w:delText xml:space="preserve">orthogonal projection matrix (</w:delText>
        </w:r>
      </w:del>
      <w:hyperlink w:anchor="def-projection-matrix">
        <w:del w:id="19123" w:author="PR Preview" w:date="2026-01-01T00:00:00Z">
          <w:r>
            <w:rPr>
              <w:rStyle w:val="Hyperlink"/>
            </w:rPr>
            <w:delText xml:space="preserve">Definition 87</w:delText>
          </w:r>
        </w:del>
      </w:hyperlink>
      <w:del w:id="19124" w:author="PR Preview" w:date="2026-01-01T00:00:00Z">
        <w:r>
          <w:delText xml:space="preserve">),</w:delText>
        </w:r>
      </w:del>
      <w:del w:id="19125" w:author="PR Preview" w:date="2026-01-01T00:00:00Z">
        <w:r>
          <w:delText xml:space="preserve"> </w:delText>
        </w:r>
      </w:del>
      <w:del w:id="19126" w:author="PR Preview" w:date="2026-01-01T00:00:00Z">
        <w:r>
          <w:delText xml:space="preserve">then</w:delText>
        </w:r>
      </w:del>
      <w:del w:id="19127" w:author="PR Preview" w:date="2026-01-01T00:00:00Z">
        <w:r>
          <w:delText xml:space="preserve"> </w:delText>
        </w:r>
      </w:del>
      <m:oMath>
        <m:sSub>
          <m:e>
            <m:r>
              <m:rPr>
                <m:sty m:val="bi"/>
              </m:rPr>
              <m:t>I</m:t>
            </m:r>
          </m:e>
          <m:sub>
            <m:r>
              <m:t>p</m:t>
            </m:r>
          </m:sub>
        </m:sSub>
        <m:r>
          <m:rPr>
            <m:sty m:val="p"/>
          </m:rPr>
          <m:t>−</m:t>
        </m:r>
        <m:r>
          <m:rPr>
            <m:sty m:val="bi"/>
          </m:rPr>
          <m:t>P</m:t>
        </m:r>
      </m:oMath>
      <w:del w:id="19128" w:author="PR Preview" w:date="2026-01-01T00:00:00Z">
        <w:r>
          <w:delText xml:space="preserve"> </w:delText>
        </w:r>
      </w:del>
      <w:del w:id="19129" w:author="PR Preview" w:date="2026-01-01T00:00:00Z">
        <w:r>
          <w:delText xml:space="preserve">is also an orthogonal projection matrix.</w:delText>
        </w:r>
      </w:del>
    </w:p>
    <w:p>
      <w:pPr>
        <w:pStyle w:val="BodyText"/>
      </w:pPr>
      <w:ins w:id="19130" w:author="PR Preview" w:date="2026-01-01T00:00:00Z">
        <w:r>
          <w:rPr>
            <w:i/>
            <w:iCs/>
          </w:rPr>
          <w:t xml:space="preserve">Remark 30</w:t>
        </w:r>
      </w:ins>
      <w:ins w:id="19131" w:author="PR Preview" w:date="2026-01-01T00:00:00Z">
        <w:r>
          <w:t xml:space="preserve"> (What</w:t>
        </w:r>
      </w:ins>
      <w:ins w:id="19132" w:author="PR Preview" w:date="2026-01-01T00:00:00Z">
        <w:r>
          <w:t xml:space="preserve"> </w:t>
        </w:r>
      </w:ins>
      <w:ins w:id="19133" w:author="PR Preview" w:date="2026-01-01T00:00:00Z">
        <w:r>
          <w:t xml:space="preserve">“projection matrix”</w:t>
        </w:r>
      </w:ins>
      <w:ins w:id="19134" w:author="PR Preview" w:date="2026-01-01T00:00:00Z">
        <w:r>
          <w:t xml:space="preserve"> </w:t>
        </w:r>
      </w:ins>
      <w:ins w:id="19135" w:author="PR Preview" w:date="2026-01-01T00:00:00Z">
        <w:r>
          <w:t xml:space="preserve">means in these notes). </w:t>
        </w:r>
      </w:ins>
      <w:ins w:id="19136" w:author="PR Preview" w:date="2026-01-01T00:00:00Z">
        <w:r>
          <w:t xml:space="preserve">Some texts call any idempotent matrix a projection matrix,</w:t>
        </w:r>
      </w:ins>
      <w:ins w:id="19137" w:author="PR Preview" w:date="2026-01-01T00:00:00Z">
        <w:r>
          <w:t xml:space="preserve"> </w:t>
        </w:r>
      </w:ins>
      <w:ins w:id="19138" w:author="PR Preview" w:date="2026-01-01T00:00:00Z">
        <w:r>
          <w:t xml:space="preserve">so that both</w:t>
        </w:r>
      </w:ins>
      <w:ins w:id="19139" w:author="PR Preview" w:date="2026-01-01T00:00:00Z">
        <w:r>
          <w:t xml:space="preserve"> </w:t>
        </w:r>
      </w:ins>
      <m:oMath>
        <m:r>
          <m:rPr>
            <m:sty m:val="bi"/>
          </m:rPr>
          <m:t>P</m:t>
        </m:r>
      </m:oMath>
      <w:ins w:id="19140" w:author="PR Preview" w:date="2026-01-01T00:00:00Z">
        <w:r>
          <w:t xml:space="preserve"> </w:t>
        </w:r>
      </w:ins>
      <w:ins w:id="19141" w:author="PR Preview" w:date="2026-01-01T00:00:00Z">
        <w:r>
          <w:t xml:space="preserve">and</w:t>
        </w:r>
      </w:ins>
      <w:ins w:id="19142" w:author="PR Preview" w:date="2026-01-01T00:00:00Z">
        <w:r>
          <w:t xml:space="preserve"> </w:t>
        </w:r>
      </w:ins>
      <m:oMath>
        <m:r>
          <m:rPr>
            <m:sty m:val="bi"/>
          </m:rPr>
          <m:t>Q</m:t>
        </m:r>
      </m:oMath>
      <w:ins w:id="19143" w:author="PR Preview" w:date="2026-01-01T00:00:00Z">
        <w:r>
          <w:t xml:space="preserve"> </w:t>
        </w:r>
      </w:ins>
      <w:ins w:id="19144" w:author="PR Preview" w:date="2026-01-01T00:00:00Z">
        <w:r>
          <w:t xml:space="preserve">in</w:t>
        </w:r>
      </w:ins>
      <w:ins w:id="19145" w:author="PR Preview" w:date="2026-01-01T00:00:00Z">
        <w:r>
          <w:t xml:space="preserve"> </w:t>
        </w:r>
      </w:ins>
      <w:hyperlink w:anchor="exm-projection-matrix">
        <w:ins w:id="19146" w:author="PR Preview" w:date="2026-01-01T00:00:00Z">
          <w:r>
            <w:rPr>
              <w:rStyle w:val="Hyperlink"/>
            </w:rPr>
            <w:t xml:space="preserve">Example 134</w:t>
          </w:r>
        </w:ins>
      </w:hyperlink>
      <w:ins w:id="19147" w:author="PR Preview" w:date="2026-01-01T00:00:00Z">
        <w:r>
          <w:t xml:space="preserve"> </w:t>
        </w:r>
      </w:ins>
      <w:ins w:id="19148" w:author="PR Preview" w:date="2026-01-01T00:00:00Z">
        <w:r>
          <w:t xml:space="preserve">would count as one.</w:t>
        </w:r>
      </w:ins>
      <w:ins w:id="19149" w:author="PR Preview" w:date="2026-01-01T00:00:00Z">
        <w:r>
          <w:t xml:space="preserve"> </w:t>
        </w:r>
      </w:ins>
      <w:ins w:id="19150" w:author="PR Preview" w:date="2026-01-01T00:00:00Z">
        <w:r>
          <w:t xml:space="preserve">Regression texts often say</w:t>
        </w:r>
      </w:ins>
      <w:ins w:id="19151" w:author="PR Preview" w:date="2026-01-01T00:00:00Z">
        <w:r>
          <w:t xml:space="preserve"> </w:t>
        </w:r>
      </w:ins>
      <w:ins w:id="19152" w:author="PR Preview" w:date="2026-01-01T00:00:00Z">
        <w:r>
          <w:t xml:space="preserve">“projection matrix”</w:t>
        </w:r>
      </w:ins>
      <w:ins w:id="19153" w:author="PR Preview" w:date="2026-01-01T00:00:00Z">
        <w:r>
          <w:t xml:space="preserve"> </w:t>
        </w:r>
      </w:ins>
      <w:ins w:id="19154" w:author="PR Preview" w:date="2026-01-01T00:00:00Z">
        <w:r>
          <w:t xml:space="preserve">when they mean an orthogonal one.</w:t>
        </w:r>
      </w:ins>
      <w:ins w:id="19155" w:author="PR Preview" w:date="2026-01-01T00:00:00Z">
        <w:r>
          <w:t xml:space="preserve"> </w:t>
        </w:r>
      </w:ins>
      <w:ins w:id="19156" w:author="PR Preview" w:date="2026-01-01T00:00:00Z">
        <w:r>
          <w:t xml:space="preserve">In these notes,</w:t>
        </w:r>
      </w:ins>
      <w:ins w:id="19157" w:author="PR Preview" w:date="2026-01-01T00:00:00Z">
        <w:r>
          <w:t xml:space="preserve"> </w:t>
        </w:r>
      </w:ins>
      <w:ins w:id="19158" w:author="PR Preview" w:date="2026-01-01T00:00:00Z">
        <w:r>
          <w:t xml:space="preserve">“projection matrix”</w:t>
        </w:r>
      </w:ins>
      <w:ins w:id="19159" w:author="PR Preview" w:date="2026-01-01T00:00:00Z">
        <w:r>
          <w:t xml:space="preserve"> </w:t>
        </w:r>
      </w:ins>
      <w:ins w:id="19160" w:author="PR Preview" w:date="2026-01-01T00:00:00Z">
        <w:r>
          <w:t xml:space="preserve">always means</w:t>
        </w:r>
      </w:ins>
      <w:ins w:id="19161" w:author="PR Preview" w:date="2026-01-01T00:00:00Z">
        <w:r>
          <w:t xml:space="preserve"> </w:t>
        </w:r>
      </w:ins>
      <w:ins w:id="19162" w:author="PR Preview" w:date="2026-01-01T00:00:00Z">
        <w:r>
          <w:t xml:space="preserve">an orthogonal projection matrix in the sense of</w:t>
        </w:r>
      </w:ins>
      <w:ins w:id="19163" w:author="PR Preview" w:date="2026-01-01T00:00:00Z">
        <w:r>
          <w:t xml:space="preserve"> </w:t>
        </w:r>
      </w:ins>
      <w:hyperlink w:anchor="def-projection-matrix">
        <w:ins w:id="19164" w:author="PR Preview" w:date="2026-01-01T00:00:00Z">
          <w:r>
            <w:rPr>
              <w:rStyle w:val="Hyperlink"/>
            </w:rPr>
            <w:t xml:space="preserve">Definition 87</w:t>
          </w:r>
        </w:ins>
      </w:hyperlink>
      <w:ins w:id="19165" w:author="PR Preview" w:date="2026-01-01T00:00:00Z">
        <w:r>
          <w:t xml:space="preserve">,</w:t>
        </w:r>
      </w:ins>
      <w:ins w:id="19166" w:author="PR Preview" w:date="2026-01-01T00:00:00Z">
        <w:r>
          <w:t xml:space="preserve"> </w:t>
        </w:r>
      </w:ins>
      <w:ins w:id="19167" w:author="PR Preview" w:date="2026-01-01T00:00:00Z">
        <w:r>
          <w:t xml:space="preserve">such as</w:t>
        </w:r>
      </w:ins>
      <w:ins w:id="19168" w:author="PR Preview" w:date="2026-01-01T00:00:00Z">
        <w:r>
          <w:t xml:space="preserve"> </w:t>
        </w:r>
      </w:ins>
      <m:oMath>
        <m:r>
          <m:rPr>
            <m:sty m:val="bi"/>
          </m:rPr>
          <m:t>P</m:t>
        </m:r>
      </m:oMath>
      <w:ins w:id="19169" w:author="PR Preview" w:date="2026-01-01T00:00:00Z">
        <w:r>
          <w:t xml:space="preserve"> </w:t>
        </w:r>
      </w:ins>
      <w:ins w:id="19170" w:author="PR Preview" w:date="2026-01-01T00:00:00Z">
        <w:r>
          <w:t xml:space="preserve">in</w:t>
        </w:r>
      </w:ins>
      <w:ins w:id="19171" w:author="PR Preview" w:date="2026-01-01T00:00:00Z">
        <w:r>
          <w:t xml:space="preserve"> </w:t>
        </w:r>
      </w:ins>
      <w:hyperlink w:anchor="exm-projection-matrix">
        <w:ins w:id="19172" w:author="PR Preview" w:date="2026-01-01T00:00:00Z">
          <w:r>
            <w:rPr>
              <w:rStyle w:val="Hyperlink"/>
            </w:rPr>
            <w:t xml:space="preserve">Example 134</w:t>
          </w:r>
        </w:ins>
      </w:hyperlink>
      <w:ins w:id="19173" w:author="PR Preview" w:date="2026-01-01T00:00:00Z">
        <w:r>
          <w:t xml:space="preserve">,</w:t>
        </w:r>
      </w:ins>
      <w:ins w:id="19174" w:author="PR Preview" w:date="2026-01-01T00:00:00Z">
        <w:r>
          <w:t xml:space="preserve"> </w:t>
        </w:r>
      </w:ins>
      <w:ins w:id="19175" w:author="PR Preview" w:date="2026-01-01T00:00:00Z">
        <w:r>
          <w:t xml:space="preserve">and never an oblique projection (</w:t>
        </w:r>
      </w:ins>
      <w:hyperlink w:anchor="def-oblique-projection">
        <w:ins w:id="19176" w:author="PR Preview" w:date="2026-01-01T00:00:00Z">
          <w:r>
            <w:rPr>
              <w:rStyle w:val="Hyperlink"/>
            </w:rPr>
            <w:t xml:space="preserve">Definition 88</w:t>
          </w:r>
        </w:ins>
      </w:hyperlink>
      <w:ins w:id="19177" w:author="PR Preview" w:date="2026-01-01T00:00:00Z">
        <w:r>
          <w:t xml:space="preserve">)</w:t>
        </w:r>
      </w:ins>
      <w:ins w:id="19178" w:author="PR Preview" w:date="2026-01-01T00:00:00Z">
        <w:r>
          <w:t xml:space="preserve"> </w:t>
        </w:r>
      </w:ins>
      <w:ins w:id="19179" w:author="PR Preview" w:date="2026-01-01T00:00:00Z">
        <w:r>
          <w:t xml:space="preserve">such as</w:t>
        </w:r>
      </w:ins>
      <w:ins w:id="19180" w:author="PR Preview" w:date="2026-01-01T00:00:00Z">
        <w:r>
          <w:t xml:space="preserve"> </w:t>
        </w:r>
      </w:ins>
      <m:oMath>
        <m:r>
          <m:rPr>
            <m:sty m:val="bi"/>
          </m:rPr>
          <m:t>Q</m:t>
        </m:r>
      </m:oMath>
      <w:ins w:id="19181" w:author="PR Preview" w:date="2026-01-01T00:00:00Z">
        <w:r>
          <w:t xml:space="preserve">.</w:t>
        </w:r>
      </w:ins>
    </w:p>
    <w:bookmarkEnd w:id="442"/>
    <w:bookmarkStart w:id="443" w:name="thm-projection-complement"/>
    <w:p>
      <w:pPr>
        <w:pStyle w:val="BodyText"/>
      </w:pPr>
      <w:ins w:id="19182" w:author="PR Preview" w:date="2026-01-01T00:00:00Z">
        <w:r>
          <w:rPr>
            <w:b/>
            <w:bCs/>
          </w:rPr>
          <w:t xml:space="preserve">Theorem 70 (Complement of a projection matrix)</w:t>
        </w:r>
      </w:ins>
      <w:ins w:id="19183" w:author="PR Preview" w:date="2026-01-01T00:00:00Z">
        <w:r>
          <w:t xml:space="preserve"> </w:t>
        </w:r>
      </w:ins>
      <w:ins w:id="19184" w:author="PR Preview" w:date="2026-01-01T00:00:00Z">
        <w:r>
          <w:t xml:space="preserve">If</w:t>
        </w:r>
      </w:ins>
      <w:ins w:id="19185" w:author="PR Preview" w:date="2026-01-01T00:00:00Z">
        <w:r>
          <w:t xml:space="preserve"> </w:t>
        </w:r>
      </w:ins>
      <m:oMath>
        <m:r>
          <m:rPr>
            <m:sty m:val="bi"/>
          </m:rPr>
          <m:t>P</m:t>
        </m:r>
      </m:oMath>
      <w:ins w:id="19186" w:author="PR Preview" w:date="2026-01-01T00:00:00Z">
        <w:r>
          <w:t xml:space="preserve"> </w:t>
        </w:r>
      </w:ins>
      <w:ins w:id="19187" w:author="PR Preview" w:date="2026-01-01T00:00:00Z">
        <w:r>
          <w:t xml:space="preserve">is a</w:t>
        </w:r>
      </w:ins>
      <w:ins w:id="19188" w:author="PR Preview" w:date="2026-01-01T00:00:00Z">
        <w:r>
          <w:t xml:space="preserve"> </w:t>
        </w:r>
      </w:ins>
      <m:oMath>
        <m:r>
          <m:t>p</m:t>
        </m:r>
        <m:r>
          <m:rPr>
            <m:sty m:val="p"/>
          </m:rPr>
          <m:t>×</m:t>
        </m:r>
        <m:r>
          <m:t>p</m:t>
        </m:r>
      </m:oMath>
      <w:ins w:id="19189" w:author="PR Preview" w:date="2026-01-01T00:00:00Z">
        <w:r>
          <w:t xml:space="preserve"> </w:t>
        </w:r>
      </w:ins>
      <w:ins w:id="19190" w:author="PR Preview" w:date="2026-01-01T00:00:00Z">
        <w:r>
          <w:t xml:space="preserve">orthogonal projection matrix (</w:t>
        </w:r>
      </w:ins>
      <w:hyperlink w:anchor="def-projection-matrix">
        <w:ins w:id="19191" w:author="PR Preview" w:date="2026-01-01T00:00:00Z">
          <w:r>
            <w:rPr>
              <w:rStyle w:val="Hyperlink"/>
            </w:rPr>
            <w:t xml:space="preserve">Definition 87</w:t>
          </w:r>
        </w:ins>
      </w:hyperlink>
      <w:ins w:id="19192" w:author="PR Preview" w:date="2026-01-01T00:00:00Z">
        <w:r>
          <w:t xml:space="preserve">),</w:t>
        </w:r>
      </w:ins>
      <w:ins w:id="19193" w:author="PR Preview" w:date="2026-01-01T00:00:00Z">
        <w:r>
          <w:t xml:space="preserve"> </w:t>
        </w:r>
      </w:ins>
      <w:ins w:id="19194" w:author="PR Preview" w:date="2026-01-01T00:00:00Z">
        <w:r>
          <w:t xml:space="preserve">then</w:t>
        </w:r>
      </w:ins>
      <w:ins w:id="19195" w:author="PR Preview" w:date="2026-01-01T00:00:00Z">
        <w:r>
          <w:t xml:space="preserve"> </w:t>
        </w:r>
      </w:ins>
      <m:oMath>
        <m:sSub>
          <m:e>
            <m:r>
              <m:rPr>
                <m:sty m:val="bi"/>
              </m:rPr>
              <m:t>I</m:t>
            </m:r>
          </m:e>
          <m:sub>
            <m:r>
              <m:t>p</m:t>
            </m:r>
          </m:sub>
        </m:sSub>
        <m:r>
          <m:rPr>
            <m:sty m:val="p"/>
          </m:rPr>
          <m:t>−</m:t>
        </m:r>
        <m:r>
          <m:rPr>
            <m:sty m:val="bi"/>
          </m:rPr>
          <m:t>P</m:t>
        </m:r>
      </m:oMath>
      <w:ins w:id="19196" w:author="PR Preview" w:date="2026-01-01T00:00:00Z">
        <w:r>
          <w:t xml:space="preserve"> </w:t>
        </w:r>
      </w:ins>
      <w:ins w:id="19197" w:author="PR Preview" w:date="2026-01-01T00:00:00Z">
        <w:r>
          <w:t xml:space="preserve">is also an orthogonal projection matrix.</w:t>
        </w:r>
      </w:ins>
    </w:p>
    <w:bookmarkEnd w:id="443"/>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44" w:name="thm-projection-orthogonal"/>
    <w:p>
      <w:pPr>
        <w:pStyle w:val="FirstParagraph"/>
      </w:pPr>
      <w:del w:id="19198" w:author="PR Preview" w:date="2026-01-01T00:00:00Z">
        <w:r>
          <w:rPr>
            <w:b/>
            <w:bCs/>
          </w:rPr>
          <w:delText xml:space="preserve">Theorem 70 (Projection matrices produce orthogonal decompositions)</w:delText>
        </w:r>
      </w:del>
      <w:del w:id="19199" w:author="PR Preview" w:date="2026-01-01T00:00:00Z">
        <w:r>
          <w:delText xml:space="preserve"> </w:delText>
        </w:r>
      </w:del>
      <w:del w:id="19200" w:author="PR Preview" w:date="2026-01-01T00:00:00Z">
        <w:r>
          <w:delText xml:space="preserve">If</w:delText>
        </w:r>
      </w:del>
      <w:del w:id="19201" w:author="PR Preview" w:date="2026-01-01T00:00:00Z">
        <w:r>
          <w:delText xml:space="preserve"> </w:delText>
        </w:r>
      </w:del>
      <m:oMath>
        <m:r>
          <m:rPr>
            <m:sty m:val="bi"/>
          </m:rPr>
          <m:t>P</m:t>
        </m:r>
      </m:oMath>
      <w:del w:id="19202" w:author="PR Preview" w:date="2026-01-01T00:00:00Z">
        <w:r>
          <w:delText xml:space="preserve"> </w:delText>
        </w:r>
      </w:del>
      <w:del w:id="19203" w:author="PR Preview" w:date="2026-01-01T00:00:00Z">
        <w:r>
          <w:delText xml:space="preserve">is a</w:delText>
        </w:r>
      </w:del>
      <w:del w:id="19204" w:author="PR Preview" w:date="2026-01-01T00:00:00Z">
        <w:r>
          <w:delText xml:space="preserve"> </w:delText>
        </w:r>
      </w:del>
      <m:oMath>
        <m:r>
          <m:t>p</m:t>
        </m:r>
        <m:r>
          <m:rPr>
            <m:sty m:val="p"/>
          </m:rPr>
          <m:t>×</m:t>
        </m:r>
        <m:r>
          <m:t>p</m:t>
        </m:r>
      </m:oMath>
      <w:del w:id="19205" w:author="PR Preview" w:date="2026-01-01T00:00:00Z">
        <w:r>
          <w:delText xml:space="preserve"> </w:delText>
        </w:r>
      </w:del>
      <w:del w:id="19206" w:author="PR Preview" w:date="2026-01-01T00:00:00Z">
        <w:r>
          <w:delText xml:space="preserve">orthogonal projection matrix (</w:delText>
        </w:r>
      </w:del>
      <w:hyperlink w:anchor="def-projection-matrix">
        <w:del w:id="19207" w:author="PR Preview" w:date="2026-01-01T00:00:00Z">
          <w:r>
            <w:rPr>
              <w:rStyle w:val="Hyperlink"/>
            </w:rPr>
            <w:delText xml:space="preserve">Definition 87</w:delText>
          </w:r>
        </w:del>
      </w:hyperlink>
      <w:del w:id="19208" w:author="PR Preview" w:date="2026-01-01T00:00:00Z">
        <w:r>
          <w:delText xml:space="preserve">)</w:delText>
        </w:r>
      </w:del>
      <w:del w:id="19209" w:author="PR Preview" w:date="2026-01-01T00:00:00Z">
        <w:r>
          <w:delText xml:space="preserve"> </w:delText>
        </w:r>
      </w:del>
      <w:del w:id="19210" w:author="PR Preview" w:date="2026-01-01T00:00:00Z">
        <w:r>
          <w:delText xml:space="preserve">and</w:delText>
        </w:r>
      </w:del>
      <w:del w:id="19211" w:author="PR Preview" w:date="2026-01-01T00:00:00Z">
        <w:r>
          <w:delText xml:space="preserve"> </w:delText>
        </w:r>
      </w:del>
      <m:oMath>
        <m:limLow>
          <m:e>
            <m:r>
              <m:t>v</m:t>
            </m:r>
          </m:e>
          <m:lim>
            <m:r>
              <m:rPr>
                <m:sty m:val="p"/>
              </m:rPr>
              <m:t>∼</m:t>
            </m:r>
          </m:lim>
        </m:limLow>
      </m:oMath>
      <w:del w:id="19212" w:author="PR Preview" w:date="2026-01-01T00:00:00Z">
        <w:r>
          <w:delText xml:space="preserve"> </w:delText>
        </w:r>
      </w:del>
      <w:del w:id="19213" w:author="PR Preview" w:date="2026-01-01T00:00:00Z">
        <w:r>
          <w:delText xml:space="preserve">is any vector of length</w:delText>
        </w:r>
      </w:del>
      <w:del w:id="19214" w:author="PR Preview" w:date="2026-01-01T00:00:00Z">
        <w:r>
          <w:delText xml:space="preserve"> </w:delText>
        </w:r>
      </w:del>
      <m:oMath>
        <m:r>
          <m:t>p</m:t>
        </m:r>
      </m:oMath>
      <w:del w:id="19215" w:author="PR Preview" w:date="2026-01-01T00:00:00Z">
        <w:r>
          <w:delText xml:space="preserve">, then</w:delText>
        </w:r>
      </w:del>
      <w:del w:id="19216" w:author="PR Preview" w:date="2026-01-01T00:00:00Z">
        <w:r>
          <w:delText xml:space="preserve"> </w:delText>
        </w:r>
      </w:del>
      <w:del w:id="19217" w:author="PR Preview" w:date="2026-01-01T00:00:00Z">
        <w:r>
          <w:delText xml:space="preserve">the two components of the decomposition</w:delText>
        </w:r>
      </w:del>
    </w:p>
    <w:p>
      <w:pPr>
        <w:pStyle w:val="BodyText"/>
      </w:pPr>
      <m:oMathPara>
        <m:oMathParaPr>
          <m:jc m:val="center"/>
        </m:oMathParaPr>
        <m:oMath>
          <m:limLow>
            <m:e>
              <m:r>
                <m:t>v</m:t>
              </m:r>
            </m:e>
            <m:lim>
              <m:r>
                <m:rPr>
                  <m:sty m:val="p"/>
                </m:rPr>
                <m:t>∼</m:t>
              </m:r>
            </m:lim>
          </m:limLow>
          <m:r>
            <m:rPr>
              <m:sty m:val="p"/>
            </m:rPr>
            <m:t>=</m:t>
          </m:r>
          <m:limLow>
            <m:e>
              <m:limLow>
                <m:e>
                  <m:r>
                    <m:rPr>
                      <m:sty m:val="bi"/>
                    </m:rPr>
                    <m:t>P</m:t>
                  </m:r>
                  <m:limLow>
                    <m:e>
                      <m:r>
                        <m:t>v</m:t>
                      </m:r>
                    </m:e>
                    <m:lim>
                      <m:r>
                        <m:rPr>
                          <m:sty m:val="p"/>
                        </m:rPr>
                        <m:t>∼</m:t>
                      </m:r>
                    </m:lim>
                  </m:limLow>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limLow>
                    <m:e>
                      <m:r>
                        <m:t>v</m:t>
                      </m:r>
                    </m:e>
                    <m:lim>
                      <m:r>
                        <m:rPr>
                          <m:sty m:val="p"/>
                        </m:rPr>
                        <m:t>∼</m:t>
                      </m:r>
                    </m:lim>
                  </m:limLow>
                </m:e>
                <m:lim>
                  <m:r>
                    <m:rPr>
                      <m:sty m:val="p"/>
                    </m:rPr>
                    <m:t>⏟</m:t>
                  </m:r>
                </m:lim>
              </m:limLow>
            </m:e>
            <m:lim>
              <m:r>
                <m:rPr>
                  <m:nor/>
                  <m:sty m:val="p"/>
                </m:rPr>
                <m:t>residual</m:t>
              </m:r>
            </m:lim>
          </m:limLow>
        </m:oMath>
      </m:oMathPara>
    </w:p>
    <w:p>
      <w:pPr>
        <w:pStyle w:val="FirstParagraph"/>
      </w:pPr>
      <w:ins w:id="19218" w:author="PR Preview" w:date="2026-01-01T00:00:00Z">
        <w:r>
          <w:rPr>
            <w:b/>
            <w:bCs/>
          </w:rPr>
          <w:t xml:space="preserve">Theorem 71 (Projection matrices produce orthogonal decompositions)</w:t>
        </w:r>
      </w:ins>
      <w:ins w:id="19219" w:author="PR Preview" w:date="2026-01-01T00:00:00Z">
        <w:r>
          <w:t xml:space="preserve"> </w:t>
        </w:r>
      </w:ins>
      <w:ins w:id="19220" w:author="PR Preview" w:date="2026-01-01T00:00:00Z">
        <w:r>
          <w:t xml:space="preserve">If</w:t>
        </w:r>
      </w:ins>
      <w:ins w:id="19221" w:author="PR Preview" w:date="2026-01-01T00:00:00Z">
        <w:r>
          <w:t xml:space="preserve"> </w:t>
        </w:r>
      </w:ins>
      <m:oMath>
        <m:r>
          <m:rPr>
            <m:sty m:val="bi"/>
          </m:rPr>
          <m:t>P</m:t>
        </m:r>
      </m:oMath>
      <w:ins w:id="19222" w:author="PR Preview" w:date="2026-01-01T00:00:00Z">
        <w:r>
          <w:t xml:space="preserve"> </w:t>
        </w:r>
      </w:ins>
      <w:ins w:id="19223" w:author="PR Preview" w:date="2026-01-01T00:00:00Z">
        <w:r>
          <w:t xml:space="preserve">is a</w:t>
        </w:r>
      </w:ins>
      <w:ins w:id="19224" w:author="PR Preview" w:date="2026-01-01T00:00:00Z">
        <w:r>
          <w:t xml:space="preserve"> </w:t>
        </w:r>
      </w:ins>
      <m:oMath>
        <m:r>
          <m:t>p</m:t>
        </m:r>
        <m:r>
          <m:rPr>
            <m:sty m:val="p"/>
          </m:rPr>
          <m:t>×</m:t>
        </m:r>
        <m:r>
          <m:t>p</m:t>
        </m:r>
      </m:oMath>
      <w:ins w:id="19225" w:author="PR Preview" w:date="2026-01-01T00:00:00Z">
        <w:r>
          <w:t xml:space="preserve"> </w:t>
        </w:r>
      </w:ins>
      <w:ins w:id="19226" w:author="PR Preview" w:date="2026-01-01T00:00:00Z">
        <w:r>
          <w:t xml:space="preserve">orthogonal projection matrix (</w:t>
        </w:r>
      </w:ins>
      <w:hyperlink w:anchor="def-projection-matrix">
        <w:ins w:id="19227" w:author="PR Preview" w:date="2026-01-01T00:00:00Z">
          <w:r>
            <w:rPr>
              <w:rStyle w:val="Hyperlink"/>
            </w:rPr>
            <w:t xml:space="preserve">Definition 87</w:t>
          </w:r>
        </w:ins>
      </w:hyperlink>
      <w:ins w:id="19228" w:author="PR Preview" w:date="2026-01-01T00:00:00Z">
        <w:r>
          <w:t xml:space="preserve">)</w:t>
        </w:r>
      </w:ins>
      <w:ins w:id="19229" w:author="PR Preview" w:date="2026-01-01T00:00:00Z">
        <w:r>
          <w:t xml:space="preserve"> </w:t>
        </w:r>
      </w:ins>
      <w:ins w:id="19230" w:author="PR Preview" w:date="2026-01-01T00:00:00Z">
        <w:r>
          <w:t xml:space="preserve">and</w:t>
        </w:r>
      </w:ins>
      <w:ins w:id="19231" w:author="PR Preview" w:date="2026-01-01T00:00:00Z">
        <w:r>
          <w:t xml:space="preserve"> </w:t>
        </w:r>
      </w:ins>
      <w:ins w:id="19232" w:author="PR Preview" w:date="2026-01-01T00:00:00Z">
        <w:r>
          <w:t xml:space="preserve">$\mathord{\smash[b]{\underset{\raise.3ex\hbox{$\scriptstyle\sim$}}{v}}\vphantom{v}}$</w:t>
        </w:r>
      </w:ins>
      <w:ins w:id="19233" w:author="PR Preview" w:date="2026-01-01T00:00:00Z">
        <w:r>
          <w:t xml:space="preserve"> </w:t>
        </w:r>
      </w:ins>
      <w:ins w:id="19234" w:author="PR Preview" w:date="2026-01-01T00:00:00Z">
        <w:r>
          <w:t xml:space="preserve">is any vector of length</w:t>
        </w:r>
      </w:ins>
      <w:ins w:id="19235" w:author="PR Preview" w:date="2026-01-01T00:00:00Z">
        <w:r>
          <w:t xml:space="preserve"> </w:t>
        </w:r>
      </w:ins>
      <m:oMath>
        <m:r>
          <m:t>p</m:t>
        </m:r>
      </m:oMath>
      <w:ins w:id="19236" w:author="PR Preview" w:date="2026-01-01T00:00:00Z">
        <w:r>
          <w:t xml:space="preserve">, then</w:t>
        </w:r>
      </w:ins>
      <w:ins w:id="19237" w:author="PR Preview" w:date="2026-01-01T00:00:00Z">
        <w:r>
          <w:t xml:space="preserve"> </w:t>
        </w:r>
      </w:ins>
      <w:ins w:id="19238" w:author="PR Preview" w:date="2026-01-01T00:00:00Z">
        <w:r>
          <w:t xml:space="preserve">the two components of the decomposition</w:t>
        </w:r>
      </w:ins>
    </w:p>
    <w:p>
      <w:pPr>
        <w:pStyle w:val="BodyText"/>
      </w:pPr>
      <w:ins w:id="19239" w:author="PR Preview" w:date="2026-01-01T00:00:00Z">
        <w:r>
          <w:t xml:space="preserve">$$\mathord{\smash[b]{\underset{\raise.3ex\hbox{$\scriptstyle\sim$}}{v}}\vphantom{v}} = \underbrace{\mathbf{P}\mathord{\smash[b]{\underset{\raise.3ex\hbox{$\scriptstyle\sim$}}{v}}\vphantom{v}}}_{\text{projected}} + \underbrace{(\mathbf{I}_p - \mathbf{P})\mathord{\smash[b]{\underset{\raise.3ex\hbox{$\scriptstyle\sim$}}{v}}\vphantom{v}}}_{\text{residual}}$$</w:t>
        </w:r>
      </w:ins>
    </w:p>
    <w:p>
      <w:pPr>
        <w:pStyle w:val="FirstParagraph"/>
      </w:pPr>
      <w:r>
        <w:t xml:space="preserve">are orthogonal:</w:t>
      </w:r>
    </w:p>
    <w:p>
      <w:pPr>
        <w:pStyle w:val="BodyText"/>
      </w:pPr>
      <m:oMathPara>
        <m:oMathParaPr>
          <m:jc m:val="center"/>
        </m:oMathParaPr>
        <m:oMath>
          <m:r>
            <m:rPr>
              <m:sty m:val="bi"/>
            </m:rPr>
            <m:t>P</m:t>
          </m:r>
          <m:limLow>
            <m:e>
              <m:r>
                <m:t>v</m:t>
              </m:r>
            </m:e>
            <m:lim>
              <m:r>
                <m:rPr>
                  <m:sty m:val="p"/>
                </m:rPr>
                <m:t>∼</m:t>
              </m:r>
            </m:lim>
          </m:limLow>
          <m:r>
            <m:t> </m:t>
          </m:r>
          <m:r>
            <m:rPr>
              <m:sty m:val="p"/>
            </m:rPr>
            <m:t>⟂</m:t>
          </m:r>
          <m:r>
            <m:t> </m:t>
          </m:r>
          <m:r>
            <m:rPr>
              <m:sty m:val="p"/>
            </m:rPr>
            <m:t>(</m:t>
          </m:r>
          <m:sSub>
            <m:e>
              <m:r>
                <m:rPr>
                  <m:sty m:val="bi"/>
                </m:rPr>
                <m:t>I</m:t>
              </m:r>
            </m:e>
            <m:sub>
              <m:r>
                <m:t>p</m:t>
              </m:r>
            </m:sub>
          </m:sSub>
          <m:r>
            <m:rPr>
              <m:sty m:val="p"/>
            </m:rPr>
            <m:t>−</m:t>
          </m:r>
          <m:r>
            <m:rPr>
              <m:sty m:val="bi"/>
            </m:rPr>
            <m:t>P</m:t>
          </m:r>
          <m:r>
            <m:rPr>
              <m:sty m:val="p"/>
            </m:rPr>
            <m:t>)</m:t>
          </m:r>
          <m:limLow>
            <m:e>
              <m:r>
                <m:t>v</m:t>
              </m:r>
            </m:e>
            <m:lim>
              <m:r>
                <m:rPr>
                  <m:sty m:val="p"/>
                </m:rPr>
                <m:t>∼</m:t>
              </m:r>
            </m:lim>
          </m:limLow>
        </m:oMath>
      </m:oMathPara>
    </w:p>
    <w:p>
      <w:pPr>
        <w:pStyle w:val="BodyText"/>
      </w:pPr>
      <w:ins w:id="19240" w:author="PR Preview" w:date="2026-01-01T00:00:00Z">
        <w:r>
          <w:t xml:space="preserve">$$\mathbf{P}\mathord{\smash[b]{\underset{\raise.3ex\hbox{$\scriptstyle\sim$}}{v}}\vphantom{v}} \;\perp\; (\mathbf{I}_p - \mathbf{P})\mathord{\smash[b]{\underset{\raise.3ex\hbox{$\scriptstyle\sim$}}{v}}\vphantom{v}}$$</w:t>
        </w:r>
      </w:ins>
    </w:p>
    <w:bookmarkEnd w:id="444"/>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limLow>
                    <m:e>
                      <m:r>
                        <m:t>v</m:t>
                      </m:r>
                    </m:e>
                    <m:lim>
                      <m:r>
                        <m:rPr>
                          <m:sty m:val="p"/>
                        </m:rPr>
                        <m:t>∼</m:t>
                      </m:r>
                    </m:lim>
                  </m:limLow>
                  <m:r>
                    <m:rPr>
                      <m:sty m:val="p"/>
                    </m:rPr>
                    <m:t>)</m:t>
                  </m:r>
                </m:e>
                <m:sup>
                  <m:r>
                    <m:rPr>
                      <m:sty m:val="p"/>
                    </m:rPr>
                    <m:t>⊤</m:t>
                  </m:r>
                </m:sup>
              </m:sSup>
              <m:r>
                <m:t> </m:t>
              </m:r>
              <m:r>
                <m:rPr>
                  <m:sty m:val="p"/>
                </m:rPr>
                <m:t>(</m:t>
              </m:r>
              <m:r>
                <m:rPr>
                  <m:sty m:val="bi"/>
                </m:rPr>
                <m:t>I</m:t>
              </m:r>
              <m:r>
                <m:rPr>
                  <m:sty m:val="p"/>
                </m:rPr>
                <m:t>−</m:t>
              </m:r>
              <m:r>
                <m:rPr>
                  <m:sty m:val="bi"/>
                </m:rPr>
                <m:t>P</m:t>
              </m:r>
              <m:r>
                <m:rPr>
                  <m:sty m:val="p"/>
                </m:rPr>
                <m:t>)</m:t>
              </m:r>
              <m:limLow>
                <m:e>
                  <m:r>
                    <m:t>v</m:t>
                  </m:r>
                </m:e>
                <m:lim>
                  <m:r>
                    <m:rPr>
                      <m:sty m:val="p"/>
                    </m:rPr>
                    <m:t>∼</m:t>
                  </m:r>
                </m:lim>
              </m:limLow>
              <m:r>
                <m:t>&amp;</m:t>
              </m:r>
              <m:r>
                <m:rPr>
                  <m:sty m:val="p"/>
                </m:rPr>
                <m:t>=</m:t>
              </m:r>
              <m:sSup>
                <m:e>
                  <m:limLow>
                    <m:e>
                      <m:r>
                        <m:t>v</m:t>
                      </m:r>
                    </m:e>
                    <m:lim>
                      <m:r>
                        <m:rPr>
                          <m:sty m:val="p"/>
                        </m:rPr>
                        <m:t>∼</m:t>
                      </m:r>
                    </m:lim>
                  </m:limLow>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bi"/>
                </m:rPr>
                <m:t>P</m:t>
              </m:r>
              <m:r>
                <m:t> </m:t>
              </m:r>
              <m:r>
                <m:rPr>
                  <m:sty m:val="p"/>
                </m:rPr>
                <m:t>(</m:t>
              </m:r>
              <m:r>
                <m:rPr>
                  <m:sty m:val="bi"/>
                </m:rPr>
                <m:t>I</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p"/>
                </m:rPr>
                <m:t>(</m:t>
              </m:r>
              <m:r>
                <m:rPr>
                  <m:sty m:val="bi"/>
                </m:rPr>
                <m:t>P</m:t>
              </m:r>
              <m:r>
                <m:rPr>
                  <m:sty m:val="p"/>
                </m:rPr>
                <m:t>−</m:t>
              </m:r>
              <m:sSup>
                <m:e>
                  <m:r>
                    <m:rPr>
                      <m:sty m:val="bi"/>
                    </m:rPr>
                    <m:t>P</m:t>
                  </m:r>
                </m:e>
                <m:sup>
                  <m:r>
                    <m:t>2</m:t>
                  </m:r>
                </m:sup>
              </m:sSup>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p"/>
                </m:rPr>
                <m:t>(</m:t>
              </m:r>
              <m:r>
                <m:rPr>
                  <m:sty m:val="bi"/>
                </m:rPr>
                <m:t>P</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b"/>
                </m:rPr>
                <m:t>0</m:t>
              </m:r>
              <m:r>
                <m:t> </m:t>
              </m:r>
              <m:limLow>
                <m:e>
                  <m:r>
                    <m:t>v</m:t>
                  </m:r>
                </m:e>
                <m:lim>
                  <m:r>
                    <m:rPr>
                      <m:sty m:val="p"/>
                    </m:rPr>
                    <m:t>∼</m:t>
                  </m:r>
                </m:lim>
              </m:limLow>
            </m:e>
            <m:e>
              <m:r>
                <m:t>&amp;</m:t>
              </m:r>
              <m:r>
                <m:rPr>
                  <m:sty m:val="p"/>
                </m:rPr>
                <m:t>=</m:t>
              </m:r>
              <m:r>
                <m:t>0</m:t>
              </m:r>
            </m:e>
          </m:eqArr>
        </m:oMath>
      </m:oMathPara>
    </w:p>
    <w:p>
      <w:pPr>
        <w:pStyle w:val="BodyText"/>
      </w:pPr>
      <w:ins w:id="19241" w:author="PR Preview" w:date="2026-01-01T00:00:00Z">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ins>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5"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5"/>
    <w:bookmarkStart w:id="446" w:name="exm-orthogonal-matrix"/>
    <w:p>
      <w:pPr>
        <w:pStyle w:val="FirstParagraph"/>
      </w:pPr>
      <w:del w:id="19242" w:author="PR Preview" w:date="2026-01-01T00:00:00Z">
        <w:r>
          <w:rPr>
            <w:b/>
            <w:bCs/>
          </w:rPr>
          <w:delText xml:space="preserve">Example 133 (A rotation matrix)</w:delText>
        </w:r>
      </w:del>
      <w:del w:id="19243" w:author="PR Preview" w:date="2026-01-01T00:00:00Z">
        <w:r>
          <w:delText xml:space="preserve"> </w:delText>
        </w:r>
      </w:del>
      <w:del w:id="19244" w:author="PR Preview" w:date="2026-01-01T00:00:00Z">
        <w:r>
          <w:delText xml:space="preserve">The matrix</w:delText>
        </w:r>
      </w:del>
    </w:p>
    <w:p>
      <w:pPr>
        <w:pStyle w:val="FirstParagraph"/>
      </w:pPr>
      <w:ins w:id="19245" w:author="PR Preview" w:date="2026-01-01T00:00:00Z">
        <w:r>
          <w:rPr>
            <w:b/>
            <w:bCs/>
          </w:rPr>
          <w:t xml:space="preserve">Example 135 (A rotation matrix)</w:t>
        </w:r>
      </w:ins>
      <w:ins w:id="19246" w:author="PR Preview" w:date="2026-01-01T00:00:00Z">
        <w:r>
          <w:t xml:space="preserve"> </w:t>
        </w:r>
      </w:ins>
      <w:ins w:id="19247" w:author="PR Preview" w:date="2026-01-01T00:00:00Z">
        <w:r>
          <w:t xml:space="preserve">The matrix</w:t>
        </w:r>
      </w:ins>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6"/>
    <w:bookmarkStart w:id="447" w:name="exm-not-orthogonal-matrix"/>
    <w:p>
      <w:pPr>
        <w:pStyle w:val="FirstParagraph"/>
      </w:pPr>
      <w:del w:id="19248" w:author="PR Preview" w:date="2026-01-01T00:00:00Z">
        <w:r>
          <w:rPr>
            <w:b/>
            <w:bCs/>
          </w:rPr>
          <w:delText xml:space="preserve">Example 134 (Orthogonal columns are not enough)</w:delText>
        </w:r>
      </w:del>
      <w:del w:id="19249" w:author="PR Preview" w:date="2026-01-01T00:00:00Z">
        <w:r>
          <w:delText xml:space="preserve"> </w:delText>
        </w:r>
      </w:del>
      <m:oMath>
        <m:r>
          <m:rPr>
            <m:sty m:val="bi"/>
          </m:rPr>
          <m:t>Q</m:t>
        </m:r>
        <m:r>
          <m:rPr>
            <m:sty m:val="p"/>
          </m:rPr>
          <m:t>=</m:t>
        </m:r>
        <m:r>
          <m:t>2</m:t>
        </m:r>
        <m:sSub>
          <m:e>
            <m:r>
              <m:rPr>
                <m:sty m:val="bi"/>
              </m:rPr>
              <m:t>I</m:t>
            </m:r>
          </m:e>
          <m:sub>
            <m:r>
              <m:t>2</m:t>
            </m:r>
          </m:sub>
        </m:sSub>
      </m:oMath>
      <w:del w:id="19250" w:author="PR Preview" w:date="2026-01-01T00:00:00Z">
        <w:r>
          <w:delText xml:space="preserve"> </w:delText>
        </w:r>
      </w:del>
      <w:del w:id="19251" w:author="PR Preview" w:date="2026-01-01T00:00:00Z">
        <w:r>
          <w:delText xml:space="preserve">has orthogonal columns</w:delText>
        </w:r>
      </w:del>
      <w:del w:id="19252" w:author="PR Preview" w:date="2026-01-01T00:00:00Z">
        <w:r>
          <w:delText xml:space="preserve"> </w:delText>
        </w:r>
      </w:del>
      <m:oMath>
        <m:r>
          <m:rPr>
            <m:sty m:val="p"/>
          </m:rPr>
          <m:t>(</m:t>
        </m:r>
        <m:r>
          <m:t>2</m:t>
        </m:r>
        <m:r>
          <m:rPr>
            <m:sty m:val="p"/>
          </m:rPr>
          <m:t>,</m:t>
        </m:r>
        <m:r>
          <m:t>0</m:t>
        </m:r>
        <m:r>
          <m:rPr>
            <m:sty m:val="p"/>
          </m:rPr>
          <m:t>)</m:t>
        </m:r>
      </m:oMath>
      <w:del w:id="19253" w:author="PR Preview" w:date="2026-01-01T00:00:00Z">
        <w:r>
          <w:delText xml:space="preserve"> </w:delText>
        </w:r>
      </w:del>
      <w:del w:id="19254" w:author="PR Preview" w:date="2026-01-01T00:00:00Z">
        <w:r>
          <w:delText xml:space="preserve">and</w:delText>
        </w:r>
      </w:del>
      <w:del w:id="19255" w:author="PR Preview" w:date="2026-01-01T00:00:00Z">
        <w:r>
          <w:delText xml:space="preserve"> </w:delText>
        </w:r>
      </w:del>
      <m:oMath>
        <m:r>
          <m:rPr>
            <m:sty m:val="p"/>
          </m:rPr>
          <m:t>(</m:t>
        </m:r>
        <m:r>
          <m:t>0</m:t>
        </m:r>
        <m:r>
          <m:rPr>
            <m:sty m:val="p"/>
          </m:rPr>
          <m:t>,</m:t>
        </m:r>
        <m:r>
          <m:t>2</m:t>
        </m:r>
        <m:r>
          <m:rPr>
            <m:sty m:val="p"/>
          </m:rPr>
          <m:t>)</m:t>
        </m:r>
      </m:oMath>
      <w:del w:id="19256" w:author="PR Preview" w:date="2026-01-01T00:00:00Z">
        <w:r>
          <w:delText xml:space="preserve">, but</w:delText>
        </w:r>
      </w:del>
    </w:p>
    <w:p>
      <w:pPr>
        <w:pStyle w:val="FirstParagraph"/>
      </w:pPr>
      <w:ins w:id="19257" w:author="PR Preview" w:date="2026-01-01T00:00:00Z">
        <w:r>
          <w:rPr>
            <w:b/>
            <w:bCs/>
          </w:rPr>
          <w:t xml:space="preserve">Example 136 (Orthogonal columns are not enough)</w:t>
        </w:r>
      </w:ins>
      <w:ins w:id="19258" w:author="PR Preview" w:date="2026-01-01T00:00:00Z">
        <w:r>
          <w:t xml:space="preserve"> </w:t>
        </w:r>
      </w:ins>
      <m:oMath>
        <m:r>
          <m:rPr>
            <m:sty m:val="bi"/>
          </m:rPr>
          <m:t>Q</m:t>
        </m:r>
        <m:r>
          <m:rPr>
            <m:sty m:val="p"/>
          </m:rPr>
          <m:t>=</m:t>
        </m:r>
        <m:r>
          <m:t>2</m:t>
        </m:r>
        <m:sSub>
          <m:e>
            <m:r>
              <m:rPr>
                <m:sty m:val="bi"/>
              </m:rPr>
              <m:t>I</m:t>
            </m:r>
          </m:e>
          <m:sub>
            <m:r>
              <m:t>2</m:t>
            </m:r>
          </m:sub>
        </m:sSub>
      </m:oMath>
      <w:ins w:id="19259" w:author="PR Preview" w:date="2026-01-01T00:00:00Z">
        <w:r>
          <w:t xml:space="preserve"> </w:t>
        </w:r>
      </w:ins>
      <w:ins w:id="19260" w:author="PR Preview" w:date="2026-01-01T00:00:00Z">
        <w:r>
          <w:t xml:space="preserve">has orthogonal columns</w:t>
        </w:r>
      </w:ins>
      <w:ins w:id="19261" w:author="PR Preview" w:date="2026-01-01T00:00:00Z">
        <w:r>
          <w:t xml:space="preserve"> </w:t>
        </w:r>
      </w:ins>
      <m:oMath>
        <m:r>
          <m:rPr>
            <m:sty m:val="p"/>
          </m:rPr>
          <m:t>(</m:t>
        </m:r>
        <m:r>
          <m:t>2</m:t>
        </m:r>
        <m:r>
          <m:rPr>
            <m:sty m:val="p"/>
          </m:rPr>
          <m:t>,</m:t>
        </m:r>
        <m:r>
          <m:t>0</m:t>
        </m:r>
        <m:r>
          <m:rPr>
            <m:sty m:val="p"/>
          </m:rPr>
          <m:t>)</m:t>
        </m:r>
      </m:oMath>
      <w:ins w:id="19262" w:author="PR Preview" w:date="2026-01-01T00:00:00Z">
        <w:r>
          <w:t xml:space="preserve"> </w:t>
        </w:r>
      </w:ins>
      <w:ins w:id="19263" w:author="PR Preview" w:date="2026-01-01T00:00:00Z">
        <w:r>
          <w:t xml:space="preserve">and</w:t>
        </w:r>
      </w:ins>
      <w:ins w:id="19264" w:author="PR Preview" w:date="2026-01-01T00:00:00Z">
        <w:r>
          <w:t xml:space="preserve"> </w:t>
        </w:r>
      </w:ins>
      <m:oMath>
        <m:r>
          <m:rPr>
            <m:sty m:val="p"/>
          </m:rPr>
          <m:t>(</m:t>
        </m:r>
        <m:r>
          <m:t>0</m:t>
        </m:r>
        <m:r>
          <m:rPr>
            <m:sty m:val="p"/>
          </m:rPr>
          <m:t>,</m:t>
        </m:r>
        <m:r>
          <m:t>2</m:t>
        </m:r>
        <m:r>
          <m:rPr>
            <m:sty m:val="p"/>
          </m:rPr>
          <m:t>)</m:t>
        </m:r>
      </m:oMath>
      <w:ins w:id="19265" w:author="PR Preview" w:date="2026-01-01T00:00:00Z">
        <w:r>
          <w:t xml:space="preserve">, but</w:t>
        </w:r>
      </w:ins>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7"/>
    <w:bookmarkStart w:id="448" w:name="rem-orthogonal-matrix-columns"/>
    <w:p>
      <w:pPr>
        <w:pStyle w:val="BodyText"/>
      </w:pPr>
      <w:del w:id="19266" w:author="PR Preview" w:date="2026-01-01T00:00:00Z">
        <w:r>
          <w:rPr>
            <w:i/>
            <w:iCs/>
          </w:rPr>
          <w:delText xml:space="preserve">Remark 30</w:delText>
        </w:r>
      </w:del>
      <w:del w:id="19267" w:author="PR Preview" w:date="2026-01-01T00:00:00Z">
        <w:r>
          <w:delText xml:space="preserve"> (The columns of an orthogonal matrix are orthonormal). </w:delText>
        </w:r>
      </w:del>
      <w:del w:id="19268" w:author="PR Preview" w:date="2026-01-01T00:00:00Z">
        <w:r>
          <w:delText xml:space="preserve">Entry</w:delText>
        </w:r>
      </w:del>
      <w:del w:id="19269" w:author="PR Preview" w:date="2026-01-01T00:00:00Z">
        <w:r>
          <w:delText xml:space="preserve"> </w:delText>
        </w:r>
      </w:del>
      <m:oMath>
        <m:r>
          <m:rPr>
            <m:sty m:val="p"/>
          </m:rPr>
          <m:t>(</m:t>
        </m:r>
        <m:r>
          <m:t>i</m:t>
        </m:r>
        <m:r>
          <m:rPr>
            <m:sty m:val="p"/>
          </m:rPr>
          <m:t>,</m:t>
        </m:r>
        <m:r>
          <m:t>j</m:t>
        </m:r>
        <m:r>
          <m:rPr>
            <m:sty m:val="p"/>
          </m:rPr>
          <m:t>)</m:t>
        </m:r>
      </m:oMath>
      <w:del w:id="19270" w:author="PR Preview" w:date="2026-01-01T00:00:00Z">
        <w:r>
          <w:delText xml:space="preserve"> </w:delText>
        </w:r>
      </w:del>
      <w:del w:id="19271" w:author="PR Preview" w:date="2026-01-01T00:00:00Z">
        <w:r>
          <w:delText xml:space="preserve">of</w:delText>
        </w:r>
      </w:del>
      <w:del w:id="19272" w:author="PR Preview" w:date="2026-01-01T00:00:00Z">
        <w:r>
          <w:delText xml:space="preserve"> </w:delText>
        </w:r>
      </w:del>
      <m:oMath>
        <m:sSup>
          <m:e>
            <m:r>
              <m:rPr>
                <m:sty m:val="bi"/>
              </m:rPr>
              <m:t>Q</m:t>
            </m:r>
          </m:e>
          <m:sup>
            <m:r>
              <m:rPr>
                <m:sty m:val="p"/>
              </m:rPr>
              <m:t>⊤</m:t>
            </m:r>
          </m:sup>
        </m:sSup>
        <m:r>
          <m:rPr>
            <m:sty m:val="bi"/>
          </m:rPr>
          <m:t>Q</m:t>
        </m:r>
      </m:oMath>
      <w:del w:id="19273" w:author="PR Preview" w:date="2026-01-01T00:00:00Z">
        <w:r>
          <w:delText xml:space="preserve"> </w:delText>
        </w:r>
      </w:del>
      <w:del w:id="19274" w:author="PR Preview" w:date="2026-01-01T00:00:00Z">
        <w:r>
          <w:delText xml:space="preserve">is the dot product of</w:delText>
        </w:r>
      </w:del>
      <w:del w:id="19275" w:author="PR Preview" w:date="2026-01-01T00:00:00Z">
        <w:r>
          <w:delText xml:space="preserve"> </w:delText>
        </w:r>
      </w:del>
      <w:del w:id="19276" w:author="PR Preview" w:date="2026-01-01T00:00:00Z">
        <w:r>
          <w:delText xml:space="preserve">column</w:delText>
        </w:r>
      </w:del>
      <w:del w:id="19277" w:author="PR Preview" w:date="2026-01-01T00:00:00Z">
        <w:r>
          <w:delText xml:space="preserve"> </w:delText>
        </w:r>
      </w:del>
      <m:oMath>
        <m:r>
          <m:t>i</m:t>
        </m:r>
      </m:oMath>
      <w:del w:id="19278" w:author="PR Preview" w:date="2026-01-01T00:00:00Z">
        <w:r>
          <w:delText xml:space="preserve"> </w:delText>
        </w:r>
      </w:del>
      <w:del w:id="19279" w:author="PR Preview" w:date="2026-01-01T00:00:00Z">
        <w:r>
          <w:delText xml:space="preserve">and column</w:delText>
        </w:r>
      </w:del>
      <w:del w:id="19280" w:author="PR Preview" w:date="2026-01-01T00:00:00Z">
        <w:r>
          <w:delText xml:space="preserve"> </w:delText>
        </w:r>
      </w:del>
      <m:oMath>
        <m:r>
          <m:t>j</m:t>
        </m:r>
      </m:oMath>
      <w:del w:id="19281" w:author="PR Preview" w:date="2026-01-01T00:00:00Z">
        <w:r>
          <w:delText xml:space="preserve"> </w:delText>
        </w:r>
      </w:del>
      <w:del w:id="19282" w:author="PR Preview" w:date="2026-01-01T00:00:00Z">
        <w:r>
          <w:delText xml:space="preserve">of</w:delText>
        </w:r>
      </w:del>
      <w:del w:id="19283" w:author="PR Preview" w:date="2026-01-01T00:00:00Z">
        <w:r>
          <w:delText xml:space="preserve"> </w:delText>
        </w:r>
      </w:del>
      <m:oMath>
        <m:r>
          <m:rPr>
            <m:sty m:val="bi"/>
          </m:rPr>
          <m:t>Q</m:t>
        </m:r>
      </m:oMath>
      <w:del w:id="19284" w:author="PR Preview" w:date="2026-01-01T00:00:00Z">
        <w:r>
          <w:delText xml:space="preserve">,</w:delText>
        </w:r>
      </w:del>
      <w:del w:id="19285" w:author="PR Preview" w:date="2026-01-01T00:00:00Z">
        <w:r>
          <w:delText xml:space="preserve"> </w:delText>
        </w:r>
      </w:del>
      <w:del w:id="19286" w:author="PR Preview" w:date="2026-01-01T00:00:00Z">
        <w:r>
          <w:delText xml:space="preserve">so</w:delText>
        </w:r>
      </w:del>
      <w:del w:id="19287" w:author="PR Preview" w:date="2026-01-01T00:00:00Z">
        <w:r>
          <w:delText xml:space="preserve"> </w:delText>
        </w:r>
      </w:del>
      <m:oMath>
        <m:sSup>
          <m:e>
            <m:r>
              <m:rPr>
                <m:sty m:val="bi"/>
              </m:rPr>
              <m:t>Q</m:t>
            </m:r>
          </m:e>
          <m:sup>
            <m:r>
              <m:rPr>
                <m:sty m:val="p"/>
              </m:rPr>
              <m:t>⊤</m:t>
            </m:r>
          </m:sup>
        </m:sSup>
        <m:r>
          <m:rPr>
            <m:sty m:val="bi"/>
          </m:rPr>
          <m:t>Q</m:t>
        </m:r>
        <m:r>
          <m:rPr>
            <m:sty m:val="p"/>
          </m:rPr>
          <m:t>=</m:t>
        </m:r>
        <m:sSub>
          <m:e>
            <m:r>
              <m:rPr>
                <m:sty m:val="bi"/>
              </m:rPr>
              <m:t>I</m:t>
            </m:r>
          </m:e>
          <m:sub>
            <m:r>
              <m:t>p</m:t>
            </m:r>
          </m:sub>
        </m:sSub>
      </m:oMath>
      <w:del w:id="19288" w:author="PR Preview" w:date="2026-01-01T00:00:00Z">
        <w:r>
          <w:delText xml:space="preserve"> </w:delText>
        </w:r>
      </w:del>
      <w:del w:id="19289" w:author="PR Preview" w:date="2026-01-01T00:00:00Z">
        <w:r>
          <w:delText xml:space="preserve">says that</w:delText>
        </w:r>
      </w:del>
      <w:del w:id="19290" w:author="PR Preview" w:date="2026-01-01T00:00:00Z">
        <w:r>
          <w:delText xml:space="preserve"> </w:delText>
        </w:r>
      </w:del>
      <w:del w:id="19291" w:author="PR Preview" w:date="2026-01-01T00:00:00Z">
        <w:r>
          <w:delText xml:space="preserve">the columns of</w:delText>
        </w:r>
      </w:del>
      <w:del w:id="19292" w:author="PR Preview" w:date="2026-01-01T00:00:00Z">
        <w:r>
          <w:delText xml:space="preserve"> </w:delText>
        </w:r>
      </w:del>
      <m:oMath>
        <m:r>
          <m:rPr>
            <m:sty m:val="bi"/>
          </m:rPr>
          <m:t>Q</m:t>
        </m:r>
      </m:oMath>
      <w:del w:id="19293" w:author="PR Preview" w:date="2026-01-01T00:00:00Z">
        <w:r>
          <w:delText xml:space="preserve"> </w:delText>
        </w:r>
      </w:del>
      <w:del w:id="19294" w:author="PR Preview" w:date="2026-01-01T00:00:00Z">
        <w:r>
          <w:delText xml:space="preserve">are orthonormal (</w:delText>
        </w:r>
      </w:del>
      <w:hyperlink w:anchor="def-orthonormal-vectors">
        <w:del w:id="19295" w:author="PR Preview" w:date="2026-01-01T00:00:00Z">
          <w:r>
            <w:rPr>
              <w:rStyle w:val="Hyperlink"/>
            </w:rPr>
            <w:delText xml:space="preserve">Definition 19</w:delText>
          </w:r>
        </w:del>
      </w:hyperlink>
      <w:del w:id="19296" w:author="PR Preview" w:date="2026-01-01T00:00:00Z">
        <w:r>
          <w:delText xml:space="preserve">).</w:delText>
        </w:r>
      </w:del>
      <w:del w:id="19297" w:author="PR Preview" w:date="2026-01-01T00:00:00Z">
        <w:r>
          <w:delText xml:space="preserve"> </w:delText>
        </w:r>
      </w:del>
      <w:del w:id="19298" w:author="PR Preview" w:date="2026-01-01T00:00:00Z">
        <w:r>
          <w:delText xml:space="preserve">For a square matrix,</w:delText>
        </w:r>
      </w:del>
      <w:del w:id="19299" w:author="PR Preview" w:date="2026-01-01T00:00:00Z">
        <w:r>
          <w:delText xml:space="preserve"> </w:delText>
        </w:r>
      </w:del>
      <m:oMath>
        <m:sSup>
          <m:e>
            <m:r>
              <m:rPr>
                <m:sty m:val="bi"/>
              </m:rPr>
              <m:t>Q</m:t>
            </m:r>
          </m:e>
          <m:sup>
            <m:r>
              <m:rPr>
                <m:sty m:val="p"/>
              </m:rPr>
              <m:t>⊤</m:t>
            </m:r>
          </m:sup>
        </m:sSup>
        <m:r>
          <m:rPr>
            <m:sty m:val="bi"/>
          </m:rPr>
          <m:t>Q</m:t>
        </m:r>
        <m:r>
          <m:rPr>
            <m:sty m:val="p"/>
          </m:rPr>
          <m:t>=</m:t>
        </m:r>
        <m:sSub>
          <m:e>
            <m:r>
              <m:rPr>
                <m:sty m:val="bi"/>
              </m:rPr>
              <m:t>I</m:t>
            </m:r>
          </m:e>
          <m:sub>
            <m:r>
              <m:t>p</m:t>
            </m:r>
          </m:sub>
        </m:sSub>
      </m:oMath>
      <w:del w:id="19300" w:author="PR Preview" w:date="2026-01-01T00:00:00Z">
        <w:r>
          <w:delText xml:space="preserve"> </w:delText>
        </w:r>
      </w:del>
      <w:del w:id="19301" w:author="PR Preview" w:date="2026-01-01T00:00:00Z">
        <w:r>
          <w:delText xml:space="preserve">also implies</w:delText>
        </w:r>
      </w:del>
      <w:del w:id="19302" w:author="PR Preview" w:date="2026-01-01T00:00:00Z">
        <w:r>
          <w:delText xml:space="preserve"> </w:delText>
        </w:r>
      </w:del>
      <m:oMath>
        <m:r>
          <m:rPr>
            <m:sty m:val="bi"/>
          </m:rPr>
          <m:t>Q</m:t>
        </m:r>
        <m:sSup>
          <m:e>
            <m:r>
              <m:rPr>
                <m:sty m:val="bi"/>
              </m:rPr>
              <m:t>Q</m:t>
            </m:r>
          </m:e>
          <m:sup>
            <m:r>
              <m:rPr>
                <m:sty m:val="p"/>
              </m:rPr>
              <m:t>⊤</m:t>
            </m:r>
          </m:sup>
        </m:sSup>
        <m:r>
          <m:rPr>
            <m:sty m:val="p"/>
          </m:rPr>
          <m:t>=</m:t>
        </m:r>
        <m:sSub>
          <m:e>
            <m:r>
              <m:rPr>
                <m:sty m:val="bi"/>
              </m:rPr>
              <m:t>I</m:t>
            </m:r>
          </m:e>
          <m:sub>
            <m:r>
              <m:t>p</m:t>
            </m:r>
          </m:sub>
        </m:sSub>
      </m:oMath>
      <w:del w:id="19303" w:author="PR Preview" w:date="2026-01-01T00:00:00Z">
        <w:r>
          <w:delText xml:space="preserve">,</w:delText>
        </w:r>
      </w:del>
      <w:del w:id="19304" w:author="PR Preview" w:date="2026-01-01T00:00:00Z">
        <w:r>
          <w:delText xml:space="preserve"> </w:delText>
        </w:r>
      </w:del>
      <w:del w:id="19305" w:author="PR Preview" w:date="2026-01-01T00:00:00Z">
        <w:r>
          <w:delText xml:space="preserve">so</w:delText>
        </w:r>
      </w:del>
      <w:del w:id="19306" w:author="PR Preview" w:date="2026-01-01T00:00:00Z">
        <w:r>
          <w:delText xml:space="preserve"> </w:delText>
        </w:r>
      </w:del>
      <m:oMath>
        <m:sSup>
          <m:e>
            <m:r>
              <m:rPr>
                <m:sty m:val="bi"/>
              </m:rPr>
              <m:t>Q</m:t>
            </m:r>
          </m:e>
          <m:sup>
            <m:r>
              <m:rPr>
                <m:sty m:val="p"/>
              </m:rPr>
              <m:t>−</m:t>
            </m:r>
            <m:r>
              <m:t>1</m:t>
            </m:r>
          </m:sup>
        </m:sSup>
        <m:r>
          <m:rPr>
            <m:sty m:val="p"/>
          </m:rPr>
          <m:t>=</m:t>
        </m:r>
        <m:sSup>
          <m:e>
            <m:r>
              <m:rPr>
                <m:sty m:val="bi"/>
              </m:rPr>
              <m:t>Q</m:t>
            </m:r>
          </m:e>
          <m:sup>
            <m:r>
              <m:rPr>
                <m:sty m:val="p"/>
              </m:rPr>
              <m:t>⊤</m:t>
            </m:r>
          </m:sup>
        </m:sSup>
      </m:oMath>
      <w:del w:id="19307" w:author="PR Preview" w:date="2026-01-01T00:00:00Z">
        <w:r>
          <w:delText xml:space="preserve"> </w:delText>
        </w:r>
      </w:del>
      <w:del w:id="19308" w:author="PR Preview" w:date="2026-01-01T00:00:00Z">
        <w:r>
          <w:delText xml:space="preserve">(5)</w:delText>
        </w:r>
      </w:del>
      <w:del w:id="19309" w:author="PR Preview" w:date="2026-01-01T00:00:00Z">
        <w:r>
          <w:delText xml:space="preserve"> </w:delText>
        </w:r>
      </w:del>
      <w:del w:id="19310" w:author="PR Preview" w:date="2026-01-01T00:00:00Z">
        <w:r>
          <w:delText xml:space="preserve">(Banerjee and Roy 2014, chap. 8, Theorem 8.1 and Definition 8.1, p. 209)</w:delText>
        </w:r>
      </w:del>
      <w:del w:id="19311" w:author="PR Preview" w:date="2026-01-01T00:00:00Z">
        <w:r>
          <w:delText xml:space="preserve">.</w:delText>
        </w:r>
      </w:del>
    </w:p>
    <w:p>
      <w:pPr>
        <w:pStyle w:val="BodyText"/>
      </w:pPr>
      <w:del w:id="19312" w:author="PR Preview" w:date="2026-01-01T00:00:00Z">
        <w:r>
          <w:delText xml:space="preserve">For example, the columns of</w:delText>
        </w:r>
      </w:del>
      <w:del w:id="19313" w:author="PR Preview" w:date="2026-01-01T00:00:00Z">
        <w:r>
          <w:delText xml:space="preserve"> </w:delText>
        </w:r>
      </w:del>
      <m:oMath>
        <m:r>
          <m:rPr>
            <m:sty m:val="bi"/>
          </m:rPr>
          <m:t>Q</m:t>
        </m:r>
      </m:oMath>
      <w:del w:id="19314" w:author="PR Preview" w:date="2026-01-01T00:00:00Z">
        <w:r>
          <w:delText xml:space="preserve"> </w:delText>
        </w:r>
      </w:del>
      <w:del w:id="19315" w:author="PR Preview" w:date="2026-01-01T00:00:00Z">
        <w:r>
          <w:delText xml:space="preserve">in</w:delText>
        </w:r>
      </w:del>
      <w:del w:id="19316" w:author="PR Preview" w:date="2026-01-01T00:00:00Z">
        <w:r>
          <w:delText xml:space="preserve"> </w:delText>
        </w:r>
      </w:del>
      <w:hyperlink w:anchor="exm-orthogonal-matrix">
        <w:del w:id="19317" w:author="PR Preview" w:date="2026-01-01T00:00:00Z">
          <w:r>
            <w:rPr>
              <w:rStyle w:val="Hyperlink"/>
            </w:rPr>
            <w:delText xml:space="preserve">Example 133</w:delText>
          </w:r>
        </w:del>
      </w:hyperlink>
      <w:del w:id="19318" w:author="PR Preview" w:date="2026-01-01T00:00:00Z">
        <w:r>
          <w:delText xml:space="preserve"> </w:delText>
        </w:r>
      </w:del>
      <w:del w:id="19319" w:author="PR Preview" w:date="2026-01-01T00:00:00Z">
        <w:r>
          <w:delText xml:space="preserve">are</w:delText>
        </w:r>
      </w:del>
      <w:del w:id="19320" w:author="PR Preview" w:date="2026-01-01T00:00:00Z">
        <w:r>
          <w:delText xml:space="preserve"> </w:delText>
        </w:r>
      </w:del>
      <m:oMath>
        <m:r>
          <m:rPr>
            <m:sty m:val="p"/>
          </m:rPr>
          <m:t>(</m:t>
        </m:r>
        <m:r>
          <m:t>0.6</m:t>
        </m:r>
        <m:r>
          <m:rPr>
            <m:sty m:val="p"/>
          </m:rPr>
          <m:t>,</m:t>
        </m:r>
        <m:r>
          <m:t>0.8</m:t>
        </m:r>
        <m:r>
          <m:rPr>
            <m:sty m:val="p"/>
          </m:rPr>
          <m:t>)</m:t>
        </m:r>
      </m:oMath>
      <w:del w:id="19321" w:author="PR Preview" w:date="2026-01-01T00:00:00Z">
        <w:r>
          <w:delText xml:space="preserve"> </w:delText>
        </w:r>
      </w:del>
      <w:del w:id="19322" w:author="PR Preview" w:date="2026-01-01T00:00:00Z">
        <w:r>
          <w:delText xml:space="preserve">and</w:delText>
        </w:r>
      </w:del>
      <w:del w:id="19323" w:author="PR Preview" w:date="2026-01-01T00:00:00Z">
        <w:r>
          <w:delText xml:space="preserve"> </w:delText>
        </w:r>
      </w:del>
      <m:oMath>
        <m:r>
          <m:rPr>
            <m:sty m:val="p"/>
          </m:rPr>
          <m:t>(</m:t>
        </m:r>
        <m:r>
          <m:rPr>
            <m:sty m:val="p"/>
          </m:rPr>
          <m:t>−</m:t>
        </m:r>
        <m:r>
          <m:t>0.8</m:t>
        </m:r>
        <m:r>
          <m:rPr>
            <m:sty m:val="p"/>
          </m:rPr>
          <m:t>,</m:t>
        </m:r>
        <m:r>
          <m:t>0.6</m:t>
        </m:r>
        <m:r>
          <m:rPr>
            <m:sty m:val="p"/>
          </m:rPr>
          <m:t>)</m:t>
        </m:r>
      </m:oMath>
      <w:del w:id="19324" w:author="PR Preview" w:date="2026-01-01T00:00:00Z">
        <w:r>
          <w:delText xml:space="preserve">.</w:delText>
        </w:r>
      </w:del>
      <w:del w:id="19325" w:author="PR Preview" w:date="2026-01-01T00:00:00Z">
        <w:r>
          <w:delText xml:space="preserve"> </w:delText>
        </w:r>
      </w:del>
      <w:del w:id="19326" w:author="PR Preview" w:date="2026-01-01T00:00:00Z">
        <w:r>
          <w:delText xml:space="preserve">The diagonal entries</w:delText>
        </w:r>
      </w:del>
      <w:del w:id="19327" w:author="PR Preview" w:date="2026-01-01T00:00:00Z">
        <w:r>
          <w:delText xml:space="preserve"> </w:delText>
        </w:r>
      </w:del>
      <m:oMath>
        <m:r>
          <m:t>0.36</m:t>
        </m:r>
        <m:r>
          <m:rPr>
            <m:sty m:val="p"/>
          </m:rPr>
          <m:t>+</m:t>
        </m:r>
        <m:r>
          <m:t>0.64</m:t>
        </m:r>
        <m:r>
          <m:rPr>
            <m:sty m:val="p"/>
          </m:rPr>
          <m:t>=</m:t>
        </m:r>
        <m:r>
          <m:t>1</m:t>
        </m:r>
      </m:oMath>
      <w:del w:id="19328" w:author="PR Preview" w:date="2026-01-01T00:00:00Z">
        <w:r>
          <w:delText xml:space="preserve"> </w:delText>
        </w:r>
      </w:del>
      <w:del w:id="19329" w:author="PR Preview" w:date="2026-01-01T00:00:00Z">
        <w:r>
          <w:delText xml:space="preserve">of</w:delText>
        </w:r>
      </w:del>
      <w:del w:id="19330" w:author="PR Preview" w:date="2026-01-01T00:00:00Z">
        <w:r>
          <w:delText xml:space="preserve"> </w:delText>
        </w:r>
      </w:del>
      <m:oMath>
        <m:sSup>
          <m:e>
            <m:r>
              <m:rPr>
                <m:sty m:val="bi"/>
              </m:rPr>
              <m:t>Q</m:t>
            </m:r>
          </m:e>
          <m:sup>
            <m:r>
              <m:rPr>
                <m:sty m:val="p"/>
              </m:rPr>
              <m:t>⊤</m:t>
            </m:r>
          </m:sup>
        </m:sSup>
        <m:r>
          <m:rPr>
            <m:sty m:val="bi"/>
          </m:rPr>
          <m:t>Q</m:t>
        </m:r>
      </m:oMath>
      <w:del w:id="19331" w:author="PR Preview" w:date="2026-01-01T00:00:00Z">
        <w:r>
          <w:delText xml:space="preserve"> </w:delText>
        </w:r>
      </w:del>
      <w:del w:id="19332" w:author="PR Preview" w:date="2026-01-01T00:00:00Z">
        <w:r>
          <w:delText xml:space="preserve">are their squared norms,</w:delText>
        </w:r>
      </w:del>
      <w:del w:id="19333" w:author="PR Preview" w:date="2026-01-01T00:00:00Z">
        <w:r>
          <w:delText xml:space="preserve"> </w:delText>
        </w:r>
      </w:del>
      <w:del w:id="19334" w:author="PR Preview" w:date="2026-01-01T00:00:00Z">
        <w:r>
          <w:delText xml:space="preserve">and the off-diagonal entries</w:delText>
        </w:r>
      </w:del>
      <w:del w:id="19335" w:author="PR Preview" w:date="2026-01-01T00:00:00Z">
        <w:r>
          <w:delText xml:space="preserve"> </w:delText>
        </w:r>
      </w:del>
      <m:oMath>
        <m:r>
          <m:rPr>
            <m:sty m:val="p"/>
          </m:rPr>
          <m:t>−</m:t>
        </m:r>
        <m:r>
          <m:t>0.48</m:t>
        </m:r>
        <m:r>
          <m:rPr>
            <m:sty m:val="p"/>
          </m:rPr>
          <m:t>+</m:t>
        </m:r>
        <m:r>
          <m:t>0.48</m:t>
        </m:r>
        <m:r>
          <m:rPr>
            <m:sty m:val="p"/>
          </m:rPr>
          <m:t>=</m:t>
        </m:r>
        <m:r>
          <m:t>0</m:t>
        </m:r>
      </m:oMath>
      <w:del w:id="19336" w:author="PR Preview" w:date="2026-01-01T00:00:00Z">
        <w:r>
          <w:delText xml:space="preserve"> </w:delText>
        </w:r>
      </w:del>
      <w:del w:id="19337" w:author="PR Preview" w:date="2026-01-01T00:00:00Z">
        <w:r>
          <w:delText xml:space="preserve">are their dot product.</w:delText>
        </w:r>
      </w:del>
      <w:del w:id="19338" w:author="PR Preview" w:date="2026-01-01T00:00:00Z">
        <w:r>
          <w:delText xml:space="preserve"> </w:delText>
        </w:r>
      </w:del>
      <w:del w:id="19339" w:author="PR Preview" w:date="2026-01-01T00:00:00Z">
        <w:r>
          <w:delText xml:space="preserve">Multiplying in the other order also gives</w:delText>
        </w:r>
      </w:del>
      <w:del w:id="19340" w:author="PR Preview" w:date="2026-01-01T00:00:00Z">
        <w:r>
          <w:delText xml:space="preserve"> </w:delText>
        </w:r>
      </w:del>
      <m:oMath>
        <m:sSub>
          <m:e>
            <m:r>
              <m:rPr>
                <m:sty m:val="bi"/>
              </m:rPr>
              <m:t>I</m:t>
            </m:r>
          </m:e>
          <m:sub>
            <m:r>
              <m:t>2</m:t>
            </m:r>
          </m:sub>
        </m:sSub>
      </m:oMath>
      <w:del w:id="19341" w:author="PR Preview" w:date="2026-01-01T00:00:00Z">
        <w:r>
          <w:delText xml:space="preserve">:</w:delText>
        </w:r>
      </w:del>
    </w:p>
    <w:p>
      <w:pPr>
        <w:pStyle w:val="BodyText"/>
      </w:pPr>
      <w:ins w:id="19342" w:author="PR Preview" w:date="2026-01-01T00:00:00Z">
        <w:r>
          <w:rPr>
            <w:i/>
            <w:iCs/>
          </w:rPr>
          <w:t xml:space="preserve">Remark 31</w:t>
        </w:r>
      </w:ins>
      <w:ins w:id="19343" w:author="PR Preview" w:date="2026-01-01T00:00:00Z">
        <w:r>
          <w:t xml:space="preserve"> (The columns of an orthogonal matrix are orthonormal). </w:t>
        </w:r>
      </w:ins>
      <w:ins w:id="19344" w:author="PR Preview" w:date="2026-01-01T00:00:00Z">
        <w:r>
          <w:t xml:space="preserve">Entry</w:t>
        </w:r>
      </w:ins>
      <w:ins w:id="19345" w:author="PR Preview" w:date="2026-01-01T00:00:00Z">
        <w:r>
          <w:t xml:space="preserve"> </w:t>
        </w:r>
      </w:ins>
      <m:oMath>
        <m:r>
          <m:rPr>
            <m:sty m:val="p"/>
          </m:rPr>
          <m:t>(</m:t>
        </m:r>
        <m:r>
          <m:t>i</m:t>
        </m:r>
        <m:r>
          <m:rPr>
            <m:sty m:val="p"/>
          </m:rPr>
          <m:t>,</m:t>
        </m:r>
        <m:r>
          <m:t>j</m:t>
        </m:r>
        <m:r>
          <m:rPr>
            <m:sty m:val="p"/>
          </m:rPr>
          <m:t>)</m:t>
        </m:r>
      </m:oMath>
      <w:ins w:id="19346" w:author="PR Preview" w:date="2026-01-01T00:00:00Z">
        <w:r>
          <w:t xml:space="preserve"> </w:t>
        </w:r>
      </w:ins>
      <w:ins w:id="19347" w:author="PR Preview" w:date="2026-01-01T00:00:00Z">
        <w:r>
          <w:t xml:space="preserve">of</w:t>
        </w:r>
      </w:ins>
      <w:ins w:id="19348" w:author="PR Preview" w:date="2026-01-01T00:00:00Z">
        <w:r>
          <w:t xml:space="preserve"> </w:t>
        </w:r>
      </w:ins>
      <m:oMath>
        <m:sSup>
          <m:e>
            <m:r>
              <m:rPr>
                <m:sty m:val="bi"/>
              </m:rPr>
              <m:t>Q</m:t>
            </m:r>
          </m:e>
          <m:sup>
            <m:r>
              <m:rPr>
                <m:sty m:val="p"/>
              </m:rPr>
              <m:t>⊤</m:t>
            </m:r>
          </m:sup>
        </m:sSup>
        <m:r>
          <m:rPr>
            <m:sty m:val="bi"/>
          </m:rPr>
          <m:t>Q</m:t>
        </m:r>
      </m:oMath>
      <w:ins w:id="19349" w:author="PR Preview" w:date="2026-01-01T00:00:00Z">
        <w:r>
          <w:t xml:space="preserve"> </w:t>
        </w:r>
      </w:ins>
      <w:ins w:id="19350" w:author="PR Preview" w:date="2026-01-01T00:00:00Z">
        <w:r>
          <w:t xml:space="preserve">is the dot product of</w:t>
        </w:r>
      </w:ins>
      <w:ins w:id="19351" w:author="PR Preview" w:date="2026-01-01T00:00:00Z">
        <w:r>
          <w:t xml:space="preserve"> </w:t>
        </w:r>
      </w:ins>
      <w:ins w:id="19352" w:author="PR Preview" w:date="2026-01-01T00:00:00Z">
        <w:r>
          <w:t xml:space="preserve">column</w:t>
        </w:r>
      </w:ins>
      <w:ins w:id="19353" w:author="PR Preview" w:date="2026-01-01T00:00:00Z">
        <w:r>
          <w:t xml:space="preserve"> </w:t>
        </w:r>
      </w:ins>
      <m:oMath>
        <m:r>
          <m:t>i</m:t>
        </m:r>
      </m:oMath>
      <w:ins w:id="19354" w:author="PR Preview" w:date="2026-01-01T00:00:00Z">
        <w:r>
          <w:t xml:space="preserve"> </w:t>
        </w:r>
      </w:ins>
      <w:ins w:id="19355" w:author="PR Preview" w:date="2026-01-01T00:00:00Z">
        <w:r>
          <w:t xml:space="preserve">and column</w:t>
        </w:r>
      </w:ins>
      <w:ins w:id="19356" w:author="PR Preview" w:date="2026-01-01T00:00:00Z">
        <w:r>
          <w:t xml:space="preserve"> </w:t>
        </w:r>
      </w:ins>
      <m:oMath>
        <m:r>
          <m:t>j</m:t>
        </m:r>
      </m:oMath>
      <w:ins w:id="19357" w:author="PR Preview" w:date="2026-01-01T00:00:00Z">
        <w:r>
          <w:t xml:space="preserve"> </w:t>
        </w:r>
      </w:ins>
      <w:ins w:id="19358" w:author="PR Preview" w:date="2026-01-01T00:00:00Z">
        <w:r>
          <w:t xml:space="preserve">of</w:t>
        </w:r>
      </w:ins>
      <w:ins w:id="19359" w:author="PR Preview" w:date="2026-01-01T00:00:00Z">
        <w:r>
          <w:t xml:space="preserve"> </w:t>
        </w:r>
      </w:ins>
      <m:oMath>
        <m:r>
          <m:rPr>
            <m:sty m:val="bi"/>
          </m:rPr>
          <m:t>Q</m:t>
        </m:r>
      </m:oMath>
      <w:ins w:id="19360" w:author="PR Preview" w:date="2026-01-01T00:00:00Z">
        <w:r>
          <w:t xml:space="preserve">,</w:t>
        </w:r>
      </w:ins>
      <w:ins w:id="19361" w:author="PR Preview" w:date="2026-01-01T00:00:00Z">
        <w:r>
          <w:t xml:space="preserve"> </w:t>
        </w:r>
      </w:ins>
      <w:ins w:id="19362" w:author="PR Preview" w:date="2026-01-01T00:00:00Z">
        <w:r>
          <w:t xml:space="preserve">so</w:t>
        </w:r>
      </w:ins>
      <w:ins w:id="19363" w:author="PR Preview" w:date="2026-01-01T00:00:00Z">
        <w:r>
          <w:t xml:space="preserve"> </w:t>
        </w:r>
      </w:ins>
      <m:oMath>
        <m:sSup>
          <m:e>
            <m:r>
              <m:rPr>
                <m:sty m:val="bi"/>
              </m:rPr>
              <m:t>Q</m:t>
            </m:r>
          </m:e>
          <m:sup>
            <m:r>
              <m:rPr>
                <m:sty m:val="p"/>
              </m:rPr>
              <m:t>⊤</m:t>
            </m:r>
          </m:sup>
        </m:sSup>
        <m:r>
          <m:rPr>
            <m:sty m:val="bi"/>
          </m:rPr>
          <m:t>Q</m:t>
        </m:r>
        <m:r>
          <m:rPr>
            <m:sty m:val="p"/>
          </m:rPr>
          <m:t>=</m:t>
        </m:r>
        <m:sSub>
          <m:e>
            <m:r>
              <m:rPr>
                <m:sty m:val="bi"/>
              </m:rPr>
              <m:t>I</m:t>
            </m:r>
          </m:e>
          <m:sub>
            <m:r>
              <m:t>p</m:t>
            </m:r>
          </m:sub>
        </m:sSub>
      </m:oMath>
      <w:ins w:id="19364" w:author="PR Preview" w:date="2026-01-01T00:00:00Z">
        <w:r>
          <w:t xml:space="preserve"> </w:t>
        </w:r>
      </w:ins>
      <w:ins w:id="19365" w:author="PR Preview" w:date="2026-01-01T00:00:00Z">
        <w:r>
          <w:t xml:space="preserve">says that</w:t>
        </w:r>
      </w:ins>
      <w:ins w:id="19366" w:author="PR Preview" w:date="2026-01-01T00:00:00Z">
        <w:r>
          <w:t xml:space="preserve"> </w:t>
        </w:r>
      </w:ins>
      <w:ins w:id="19367" w:author="PR Preview" w:date="2026-01-01T00:00:00Z">
        <w:r>
          <w:t xml:space="preserve">the columns of</w:t>
        </w:r>
      </w:ins>
      <w:ins w:id="19368" w:author="PR Preview" w:date="2026-01-01T00:00:00Z">
        <w:r>
          <w:t xml:space="preserve"> </w:t>
        </w:r>
      </w:ins>
      <m:oMath>
        <m:r>
          <m:rPr>
            <m:sty m:val="bi"/>
          </m:rPr>
          <m:t>Q</m:t>
        </m:r>
      </m:oMath>
      <w:ins w:id="19369" w:author="PR Preview" w:date="2026-01-01T00:00:00Z">
        <w:r>
          <w:t xml:space="preserve"> </w:t>
        </w:r>
      </w:ins>
      <w:ins w:id="19370" w:author="PR Preview" w:date="2026-01-01T00:00:00Z">
        <w:r>
          <w:t xml:space="preserve">are orthonormal (</w:t>
        </w:r>
      </w:ins>
      <w:hyperlink w:anchor="def-orthonormal-vectors">
        <w:ins w:id="19371" w:author="PR Preview" w:date="2026-01-01T00:00:00Z">
          <w:r>
            <w:rPr>
              <w:rStyle w:val="Hyperlink"/>
            </w:rPr>
            <w:t xml:space="preserve">Definition 19</w:t>
          </w:r>
        </w:ins>
      </w:hyperlink>
      <w:ins w:id="19372" w:author="PR Preview" w:date="2026-01-01T00:00:00Z">
        <w:r>
          <w:t xml:space="preserve">).</w:t>
        </w:r>
      </w:ins>
      <w:ins w:id="19373" w:author="PR Preview" w:date="2026-01-01T00:00:00Z">
        <w:r>
          <w:t xml:space="preserve"> </w:t>
        </w:r>
      </w:ins>
      <w:ins w:id="19374" w:author="PR Preview" w:date="2026-01-01T00:00:00Z">
        <w:r>
          <w:t xml:space="preserve">For a square matrix,</w:t>
        </w:r>
      </w:ins>
      <w:ins w:id="19375" w:author="PR Preview" w:date="2026-01-01T00:00:00Z">
        <w:r>
          <w:t xml:space="preserve"> </w:t>
        </w:r>
      </w:ins>
      <m:oMath>
        <m:sSup>
          <m:e>
            <m:r>
              <m:rPr>
                <m:sty m:val="bi"/>
              </m:rPr>
              <m:t>Q</m:t>
            </m:r>
          </m:e>
          <m:sup>
            <m:r>
              <m:rPr>
                <m:sty m:val="p"/>
              </m:rPr>
              <m:t>⊤</m:t>
            </m:r>
          </m:sup>
        </m:sSup>
        <m:r>
          <m:rPr>
            <m:sty m:val="bi"/>
          </m:rPr>
          <m:t>Q</m:t>
        </m:r>
        <m:r>
          <m:rPr>
            <m:sty m:val="p"/>
          </m:rPr>
          <m:t>=</m:t>
        </m:r>
        <m:sSub>
          <m:e>
            <m:r>
              <m:rPr>
                <m:sty m:val="bi"/>
              </m:rPr>
              <m:t>I</m:t>
            </m:r>
          </m:e>
          <m:sub>
            <m:r>
              <m:t>p</m:t>
            </m:r>
          </m:sub>
        </m:sSub>
      </m:oMath>
      <w:ins w:id="19376" w:author="PR Preview" w:date="2026-01-01T00:00:00Z">
        <w:r>
          <w:t xml:space="preserve"> </w:t>
        </w:r>
      </w:ins>
      <w:ins w:id="19377" w:author="PR Preview" w:date="2026-01-01T00:00:00Z">
        <w:r>
          <w:t xml:space="preserve">also implies</w:t>
        </w:r>
      </w:ins>
      <w:ins w:id="19378" w:author="PR Preview" w:date="2026-01-01T00:00:00Z">
        <w:r>
          <w:t xml:space="preserve"> </w:t>
        </w:r>
      </w:ins>
      <m:oMath>
        <m:r>
          <m:rPr>
            <m:sty m:val="bi"/>
          </m:rPr>
          <m:t>Q</m:t>
        </m:r>
        <m:sSup>
          <m:e>
            <m:r>
              <m:rPr>
                <m:sty m:val="bi"/>
              </m:rPr>
              <m:t>Q</m:t>
            </m:r>
          </m:e>
          <m:sup>
            <m:r>
              <m:rPr>
                <m:sty m:val="p"/>
              </m:rPr>
              <m:t>⊤</m:t>
            </m:r>
          </m:sup>
        </m:sSup>
        <m:r>
          <m:rPr>
            <m:sty m:val="p"/>
          </m:rPr>
          <m:t>=</m:t>
        </m:r>
        <m:sSub>
          <m:e>
            <m:r>
              <m:rPr>
                <m:sty m:val="bi"/>
              </m:rPr>
              <m:t>I</m:t>
            </m:r>
          </m:e>
          <m:sub>
            <m:r>
              <m:t>p</m:t>
            </m:r>
          </m:sub>
        </m:sSub>
      </m:oMath>
      <w:ins w:id="19379" w:author="PR Preview" w:date="2026-01-01T00:00:00Z">
        <w:r>
          <w:t xml:space="preserve">,</w:t>
        </w:r>
      </w:ins>
      <w:ins w:id="19380" w:author="PR Preview" w:date="2026-01-01T00:00:00Z">
        <w:r>
          <w:t xml:space="preserve"> </w:t>
        </w:r>
      </w:ins>
      <w:ins w:id="19381" w:author="PR Preview" w:date="2026-01-01T00:00:00Z">
        <w:r>
          <w:t xml:space="preserve">so</w:t>
        </w:r>
      </w:ins>
      <w:ins w:id="19382" w:author="PR Preview" w:date="2026-01-01T00:00:00Z">
        <w:r>
          <w:t xml:space="preserve"> </w:t>
        </w:r>
      </w:ins>
      <m:oMath>
        <m:sSup>
          <m:e>
            <m:r>
              <m:rPr>
                <m:sty m:val="bi"/>
              </m:rPr>
              <m:t>Q</m:t>
            </m:r>
          </m:e>
          <m:sup>
            <m:r>
              <m:rPr>
                <m:sty m:val="p"/>
              </m:rPr>
              <m:t>−</m:t>
            </m:r>
            <m:r>
              <m:t>1</m:t>
            </m:r>
          </m:sup>
        </m:sSup>
        <m:r>
          <m:rPr>
            <m:sty m:val="p"/>
          </m:rPr>
          <m:t>=</m:t>
        </m:r>
        <m:sSup>
          <m:e>
            <m:r>
              <m:rPr>
                <m:sty m:val="bi"/>
              </m:rPr>
              <m:t>Q</m:t>
            </m:r>
          </m:e>
          <m:sup>
            <m:r>
              <m:rPr>
                <m:sty m:val="p"/>
              </m:rPr>
              <m:t>⊤</m:t>
            </m:r>
          </m:sup>
        </m:sSup>
      </m:oMath>
      <w:ins w:id="19383" w:author="PR Preview" w:date="2026-01-01T00:00:00Z">
        <w:r>
          <w:t xml:space="preserve"> </w:t>
        </w:r>
      </w:ins>
      <w:ins w:id="19384" w:author="PR Preview" w:date="2026-01-01T00:00:00Z">
        <w:r>
          <w:t xml:space="preserve">(5)</w:t>
        </w:r>
      </w:ins>
      <w:ins w:id="19385" w:author="PR Preview" w:date="2026-01-01T00:00:00Z">
        <w:r>
          <w:t xml:space="preserve"> </w:t>
        </w:r>
      </w:ins>
      <w:ins w:id="19386" w:author="PR Preview" w:date="2026-01-01T00:00:00Z">
        <w:r>
          <w:t xml:space="preserve">(Banerjee and Roy 2014, chap. 8, Theorem 8.1 and Definition 8.1, p. 209)</w:t>
        </w:r>
      </w:ins>
      <w:ins w:id="19387" w:author="PR Preview" w:date="2026-01-01T00:00:00Z">
        <w:r>
          <w:t xml:space="preserve">.</w:t>
        </w:r>
      </w:ins>
    </w:p>
    <w:p>
      <w:pPr>
        <w:pStyle w:val="BodyText"/>
      </w:pPr>
      <w:ins w:id="19388" w:author="PR Preview" w:date="2026-01-01T00:00:00Z">
        <w:r>
          <w:t xml:space="preserve">For example, the columns of</w:t>
        </w:r>
      </w:ins>
      <w:ins w:id="19389" w:author="PR Preview" w:date="2026-01-01T00:00:00Z">
        <w:r>
          <w:t xml:space="preserve"> </w:t>
        </w:r>
      </w:ins>
      <m:oMath>
        <m:r>
          <m:rPr>
            <m:sty m:val="bi"/>
          </m:rPr>
          <m:t>Q</m:t>
        </m:r>
      </m:oMath>
      <w:ins w:id="19390" w:author="PR Preview" w:date="2026-01-01T00:00:00Z">
        <w:r>
          <w:t xml:space="preserve"> </w:t>
        </w:r>
      </w:ins>
      <w:ins w:id="19391" w:author="PR Preview" w:date="2026-01-01T00:00:00Z">
        <w:r>
          <w:t xml:space="preserve">in</w:t>
        </w:r>
      </w:ins>
      <w:ins w:id="19392" w:author="PR Preview" w:date="2026-01-01T00:00:00Z">
        <w:r>
          <w:t xml:space="preserve"> </w:t>
        </w:r>
      </w:ins>
      <w:hyperlink w:anchor="exm-orthogonal-matrix">
        <w:ins w:id="19393" w:author="PR Preview" w:date="2026-01-01T00:00:00Z">
          <w:r>
            <w:rPr>
              <w:rStyle w:val="Hyperlink"/>
            </w:rPr>
            <w:t xml:space="preserve">Example 135</w:t>
          </w:r>
        </w:ins>
      </w:hyperlink>
      <w:ins w:id="19394" w:author="PR Preview" w:date="2026-01-01T00:00:00Z">
        <w:r>
          <w:t xml:space="preserve"> </w:t>
        </w:r>
      </w:ins>
      <w:ins w:id="19395" w:author="PR Preview" w:date="2026-01-01T00:00:00Z">
        <w:r>
          <w:t xml:space="preserve">are</w:t>
        </w:r>
      </w:ins>
      <w:ins w:id="19396" w:author="PR Preview" w:date="2026-01-01T00:00:00Z">
        <w:r>
          <w:t xml:space="preserve"> </w:t>
        </w:r>
      </w:ins>
      <m:oMath>
        <m:r>
          <m:rPr>
            <m:sty m:val="p"/>
          </m:rPr>
          <m:t>(</m:t>
        </m:r>
        <m:r>
          <m:t>0.6</m:t>
        </m:r>
        <m:r>
          <m:rPr>
            <m:sty m:val="p"/>
          </m:rPr>
          <m:t>,</m:t>
        </m:r>
        <m:r>
          <m:t>0.8</m:t>
        </m:r>
        <m:r>
          <m:rPr>
            <m:sty m:val="p"/>
          </m:rPr>
          <m:t>)</m:t>
        </m:r>
      </m:oMath>
      <w:ins w:id="19397" w:author="PR Preview" w:date="2026-01-01T00:00:00Z">
        <w:r>
          <w:t xml:space="preserve"> </w:t>
        </w:r>
      </w:ins>
      <w:ins w:id="19398" w:author="PR Preview" w:date="2026-01-01T00:00:00Z">
        <w:r>
          <w:t xml:space="preserve">and</w:t>
        </w:r>
      </w:ins>
      <w:ins w:id="19399" w:author="PR Preview" w:date="2026-01-01T00:00:00Z">
        <w:r>
          <w:t xml:space="preserve"> </w:t>
        </w:r>
      </w:ins>
      <m:oMath>
        <m:r>
          <m:rPr>
            <m:sty m:val="p"/>
          </m:rPr>
          <m:t>(</m:t>
        </m:r>
        <m:r>
          <m:rPr>
            <m:sty m:val="p"/>
          </m:rPr>
          <m:t>−</m:t>
        </m:r>
        <m:r>
          <m:t>0.8</m:t>
        </m:r>
        <m:r>
          <m:rPr>
            <m:sty m:val="p"/>
          </m:rPr>
          <m:t>,</m:t>
        </m:r>
        <m:r>
          <m:t>0.6</m:t>
        </m:r>
        <m:r>
          <m:rPr>
            <m:sty m:val="p"/>
          </m:rPr>
          <m:t>)</m:t>
        </m:r>
      </m:oMath>
      <w:ins w:id="19400" w:author="PR Preview" w:date="2026-01-01T00:00:00Z">
        <w:r>
          <w:t xml:space="preserve">.</w:t>
        </w:r>
      </w:ins>
      <w:ins w:id="19401" w:author="PR Preview" w:date="2026-01-01T00:00:00Z">
        <w:r>
          <w:t xml:space="preserve"> </w:t>
        </w:r>
      </w:ins>
      <w:ins w:id="19402" w:author="PR Preview" w:date="2026-01-01T00:00:00Z">
        <w:r>
          <w:t xml:space="preserve">The diagonal entries</w:t>
        </w:r>
      </w:ins>
      <w:ins w:id="19403" w:author="PR Preview" w:date="2026-01-01T00:00:00Z">
        <w:r>
          <w:t xml:space="preserve"> </w:t>
        </w:r>
      </w:ins>
      <m:oMath>
        <m:r>
          <m:t>0.36</m:t>
        </m:r>
        <m:r>
          <m:rPr>
            <m:sty m:val="p"/>
          </m:rPr>
          <m:t>+</m:t>
        </m:r>
        <m:r>
          <m:t>0.64</m:t>
        </m:r>
        <m:r>
          <m:rPr>
            <m:sty m:val="p"/>
          </m:rPr>
          <m:t>=</m:t>
        </m:r>
        <m:r>
          <m:t>1</m:t>
        </m:r>
      </m:oMath>
      <w:ins w:id="19404" w:author="PR Preview" w:date="2026-01-01T00:00:00Z">
        <w:r>
          <w:t xml:space="preserve"> </w:t>
        </w:r>
      </w:ins>
      <w:ins w:id="19405" w:author="PR Preview" w:date="2026-01-01T00:00:00Z">
        <w:r>
          <w:t xml:space="preserve">of</w:t>
        </w:r>
      </w:ins>
      <w:ins w:id="19406" w:author="PR Preview" w:date="2026-01-01T00:00:00Z">
        <w:r>
          <w:t xml:space="preserve"> </w:t>
        </w:r>
      </w:ins>
      <m:oMath>
        <m:sSup>
          <m:e>
            <m:r>
              <m:rPr>
                <m:sty m:val="bi"/>
              </m:rPr>
              <m:t>Q</m:t>
            </m:r>
          </m:e>
          <m:sup>
            <m:r>
              <m:rPr>
                <m:sty m:val="p"/>
              </m:rPr>
              <m:t>⊤</m:t>
            </m:r>
          </m:sup>
        </m:sSup>
        <m:r>
          <m:rPr>
            <m:sty m:val="bi"/>
          </m:rPr>
          <m:t>Q</m:t>
        </m:r>
      </m:oMath>
      <w:ins w:id="19407" w:author="PR Preview" w:date="2026-01-01T00:00:00Z">
        <w:r>
          <w:t xml:space="preserve"> </w:t>
        </w:r>
      </w:ins>
      <w:ins w:id="19408" w:author="PR Preview" w:date="2026-01-01T00:00:00Z">
        <w:r>
          <w:t xml:space="preserve">are their squared norms,</w:t>
        </w:r>
      </w:ins>
      <w:ins w:id="19409" w:author="PR Preview" w:date="2026-01-01T00:00:00Z">
        <w:r>
          <w:t xml:space="preserve"> </w:t>
        </w:r>
      </w:ins>
      <w:ins w:id="19410" w:author="PR Preview" w:date="2026-01-01T00:00:00Z">
        <w:r>
          <w:t xml:space="preserve">and the off-diagonal entries</w:t>
        </w:r>
      </w:ins>
      <w:ins w:id="19411" w:author="PR Preview" w:date="2026-01-01T00:00:00Z">
        <w:r>
          <w:t xml:space="preserve"> </w:t>
        </w:r>
      </w:ins>
      <m:oMath>
        <m:r>
          <m:rPr>
            <m:sty m:val="p"/>
          </m:rPr>
          <m:t>−</m:t>
        </m:r>
        <m:r>
          <m:t>0.48</m:t>
        </m:r>
        <m:r>
          <m:rPr>
            <m:sty m:val="p"/>
          </m:rPr>
          <m:t>+</m:t>
        </m:r>
        <m:r>
          <m:t>0.48</m:t>
        </m:r>
        <m:r>
          <m:rPr>
            <m:sty m:val="p"/>
          </m:rPr>
          <m:t>=</m:t>
        </m:r>
        <m:r>
          <m:t>0</m:t>
        </m:r>
      </m:oMath>
      <w:ins w:id="19412" w:author="PR Preview" w:date="2026-01-01T00:00:00Z">
        <w:r>
          <w:t xml:space="preserve"> </w:t>
        </w:r>
      </w:ins>
      <w:ins w:id="19413" w:author="PR Preview" w:date="2026-01-01T00:00:00Z">
        <w:r>
          <w:t xml:space="preserve">are their dot product.</w:t>
        </w:r>
      </w:ins>
      <w:ins w:id="19414" w:author="PR Preview" w:date="2026-01-01T00:00:00Z">
        <w:r>
          <w:t xml:space="preserve"> </w:t>
        </w:r>
      </w:ins>
      <w:ins w:id="19415" w:author="PR Preview" w:date="2026-01-01T00:00:00Z">
        <w:r>
          <w:t xml:space="preserve">Multiplying in the other order also gives</w:t>
        </w:r>
      </w:ins>
      <w:ins w:id="19416" w:author="PR Preview" w:date="2026-01-01T00:00:00Z">
        <w:r>
          <w:t xml:space="preserve"> </w:t>
        </w:r>
      </w:ins>
      <m:oMath>
        <m:sSub>
          <m:e>
            <m:r>
              <m:rPr>
                <m:sty m:val="bi"/>
              </m:rPr>
              <m:t>I</m:t>
            </m:r>
          </m:e>
          <m:sub>
            <m:r>
              <m:t>2</m:t>
            </m:r>
          </m:sub>
        </m:sSub>
      </m:oMath>
      <w:ins w:id="19417" w:author="PR Preview" w:date="2026-01-01T00:00:00Z">
        <w:r>
          <w:t xml:space="preserve">:</w:t>
        </w:r>
      </w:ins>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8"/>
    <w:bookmarkStart w:id="449" w:name="thm-orthogonal-norm"/>
    <w:p>
      <w:pPr>
        <w:pStyle w:val="BodyText"/>
      </w:pPr>
      <w:del w:id="19418" w:author="PR Preview" w:date="2026-01-01T00:00:00Z">
        <w:r>
          <w:rPr>
            <w:b/>
            <w:bCs/>
          </w:rPr>
          <w:delText xml:space="preserve">Theorem 71 (Orthogonal matrices preserve length)</w:delText>
        </w:r>
      </w:del>
      <w:del w:id="19419" w:author="PR Preview" w:date="2026-01-01T00:00:00Z">
        <w:r>
          <w:delText xml:space="preserve"> </w:delText>
        </w:r>
      </w:del>
      <w:del w:id="19420" w:author="PR Preview" w:date="2026-01-01T00:00:00Z">
        <w:r>
          <w:delText xml:space="preserve">If</w:delText>
        </w:r>
      </w:del>
      <w:del w:id="19421" w:author="PR Preview" w:date="2026-01-01T00:00:00Z">
        <w:r>
          <w:delText xml:space="preserve"> </w:delText>
        </w:r>
      </w:del>
      <m:oMath>
        <m:r>
          <m:rPr>
            <m:sty m:val="bi"/>
          </m:rPr>
          <m:t>Q</m:t>
        </m:r>
      </m:oMath>
      <w:del w:id="19422" w:author="PR Preview" w:date="2026-01-01T00:00:00Z">
        <w:r>
          <w:delText xml:space="preserve"> </w:delText>
        </w:r>
      </w:del>
      <w:del w:id="19423" w:author="PR Preview" w:date="2026-01-01T00:00:00Z">
        <w:r>
          <w:delText xml:space="preserve">is a</w:delText>
        </w:r>
      </w:del>
      <w:del w:id="19424" w:author="PR Preview" w:date="2026-01-01T00:00:00Z">
        <w:r>
          <w:delText xml:space="preserve"> </w:delText>
        </w:r>
      </w:del>
      <m:oMath>
        <m:r>
          <m:t>p</m:t>
        </m:r>
        <m:r>
          <m:rPr>
            <m:sty m:val="p"/>
          </m:rPr>
          <m:t>×</m:t>
        </m:r>
        <m:r>
          <m:t>p</m:t>
        </m:r>
      </m:oMath>
      <w:del w:id="19425" w:author="PR Preview" w:date="2026-01-01T00:00:00Z">
        <w:r>
          <w:delText xml:space="preserve"> </w:delText>
        </w:r>
      </w:del>
      <w:del w:id="19426" w:author="PR Preview" w:date="2026-01-01T00:00:00Z">
        <w:r>
          <w:delText xml:space="preserve">orthogonal matrix (</w:delText>
        </w:r>
      </w:del>
      <w:hyperlink w:anchor="def-orthogonal-matrix">
        <w:del w:id="19427" w:author="PR Preview" w:date="2026-01-01T00:00:00Z">
          <w:r>
            <w:rPr>
              <w:rStyle w:val="Hyperlink"/>
            </w:rPr>
            <w:delText xml:space="preserve">Definition 89</w:delText>
          </w:r>
        </w:del>
      </w:hyperlink>
      <w:del w:id="19428" w:author="PR Preview" w:date="2026-01-01T00:00:00Z">
        <w:r>
          <w:delText xml:space="preserve">)</w:delText>
        </w:r>
      </w:del>
      <w:del w:id="19429" w:author="PR Preview" w:date="2026-01-01T00:00:00Z">
        <w:r>
          <w:delText xml:space="preserve"> </w:delText>
        </w:r>
      </w:del>
      <w:del w:id="19430" w:author="PR Preview" w:date="2026-01-01T00:00:00Z">
        <w:r>
          <w:delText xml:space="preserve">and</w:delText>
        </w:r>
      </w:del>
      <w:del w:id="19431" w:author="PR Preview" w:date="2026-01-01T00:00:00Z">
        <w:r>
          <w:delText xml:space="preserve"> </w:delText>
        </w:r>
      </w:del>
      <m:oMath>
        <m:limLow>
          <m:e>
            <m:r>
              <m:t>x</m:t>
            </m:r>
          </m:e>
          <m:lim>
            <m:r>
              <m:rPr>
                <m:sty m:val="p"/>
              </m:rPr>
              <m:t>∼</m:t>
            </m:r>
          </m:lim>
        </m:limLow>
      </m:oMath>
      <w:del w:id="19432" w:author="PR Preview" w:date="2026-01-01T00:00:00Z">
        <w:r>
          <w:delText xml:space="preserve"> </w:delText>
        </w:r>
      </w:del>
      <w:del w:id="19433" w:author="PR Preview" w:date="2026-01-01T00:00:00Z">
        <w:r>
          <w:delText xml:space="preserve">is a vector of length</w:delText>
        </w:r>
      </w:del>
      <w:del w:id="19434" w:author="PR Preview" w:date="2026-01-01T00:00:00Z">
        <w:r>
          <w:delText xml:space="preserve"> </w:delText>
        </w:r>
      </w:del>
      <m:oMath>
        <m:r>
          <m:t>p</m:t>
        </m:r>
      </m:oMath>
      <w:del w:id="19435" w:author="PR Preview" w:date="2026-01-01T00:00:00Z">
        <w:r>
          <w:delText xml:space="preserve">, then</w:delText>
        </w:r>
      </w:del>
    </w:p>
    <w:p>
      <w:pPr>
        <w:pStyle w:val="BodyText"/>
      </w:pPr>
      <m:oMathPara>
        <m:oMathParaPr>
          <m:jc m:val="center"/>
        </m:oMathParaPr>
        <m:oMath>
          <m:r>
            <m:t>​</m:t>
          </m:r>
          <m:d>
            <m:dPr>
              <m:begChr m:val="∥"/>
              <m:sepChr m:val=""/>
              <m:endChr m:val="∥"/>
              <m:grow/>
            </m:dPr>
            <m:e>
              <m:r>
                <m:rPr>
                  <m:sty m:val="bi"/>
                </m:rPr>
                <m:t>Q</m:t>
              </m:r>
              <m:limLow>
                <m:e>
                  <m:r>
                    <m:t>x</m:t>
                  </m:r>
                </m:e>
                <m:lim>
                  <m:r>
                    <m:rPr>
                      <m:sty m:val="p"/>
                    </m:rPr>
                    <m:t>∼</m:t>
                  </m:r>
                </m:lim>
              </m:limLow>
            </m:e>
          </m:d>
          <m:r>
            <m:t>​</m:t>
          </m:r>
          <m:r>
            <m:rPr>
              <m:sty m:val="p"/>
            </m:rPr>
            <m:t>=</m:t>
          </m:r>
          <m:r>
            <m:t>​</m:t>
          </m:r>
          <m:d>
            <m:dPr>
              <m:begChr m:val="∥"/>
              <m:sepChr m:val=""/>
              <m:endChr m:val="∥"/>
              <m:grow/>
            </m:dPr>
            <m:e>
              <m:limLow>
                <m:e>
                  <m:r>
                    <m:t>x</m:t>
                  </m:r>
                </m:e>
                <m:lim>
                  <m:r>
                    <m:rPr>
                      <m:sty m:val="p"/>
                    </m:rPr>
                    <m:t>∼</m:t>
                  </m:r>
                </m:lim>
              </m:limLow>
            </m:e>
          </m:d>
          <m:r>
            <m:t>​</m:t>
          </m:r>
        </m:oMath>
      </m:oMathPara>
    </w:p>
    <w:p>
      <w:pPr>
        <w:pStyle w:val="BodyText"/>
      </w:pPr>
      <w:ins w:id="19436" w:author="PR Preview" w:date="2026-01-01T00:00:00Z">
        <w:r>
          <w:rPr>
            <w:b/>
            <w:bCs/>
          </w:rPr>
          <w:t xml:space="preserve">Theorem 72 (Orthogonal matrices preserve length)</w:t>
        </w:r>
      </w:ins>
      <w:ins w:id="19437" w:author="PR Preview" w:date="2026-01-01T00:00:00Z">
        <w:r>
          <w:t xml:space="preserve"> </w:t>
        </w:r>
      </w:ins>
      <w:ins w:id="19438" w:author="PR Preview" w:date="2026-01-01T00:00:00Z">
        <w:r>
          <w:t xml:space="preserve">If</w:t>
        </w:r>
      </w:ins>
      <w:ins w:id="19439" w:author="PR Preview" w:date="2026-01-01T00:00:00Z">
        <w:r>
          <w:t xml:space="preserve"> </w:t>
        </w:r>
      </w:ins>
      <m:oMath>
        <m:r>
          <m:rPr>
            <m:sty m:val="bi"/>
          </m:rPr>
          <m:t>Q</m:t>
        </m:r>
      </m:oMath>
      <w:ins w:id="19440" w:author="PR Preview" w:date="2026-01-01T00:00:00Z">
        <w:r>
          <w:t xml:space="preserve"> </w:t>
        </w:r>
      </w:ins>
      <w:ins w:id="19441" w:author="PR Preview" w:date="2026-01-01T00:00:00Z">
        <w:r>
          <w:t xml:space="preserve">is a</w:t>
        </w:r>
      </w:ins>
      <w:ins w:id="19442" w:author="PR Preview" w:date="2026-01-01T00:00:00Z">
        <w:r>
          <w:t xml:space="preserve"> </w:t>
        </w:r>
      </w:ins>
      <m:oMath>
        <m:r>
          <m:t>p</m:t>
        </m:r>
        <m:r>
          <m:rPr>
            <m:sty m:val="p"/>
          </m:rPr>
          <m:t>×</m:t>
        </m:r>
        <m:r>
          <m:t>p</m:t>
        </m:r>
      </m:oMath>
      <w:ins w:id="19443" w:author="PR Preview" w:date="2026-01-01T00:00:00Z">
        <w:r>
          <w:t xml:space="preserve"> </w:t>
        </w:r>
      </w:ins>
      <w:ins w:id="19444" w:author="PR Preview" w:date="2026-01-01T00:00:00Z">
        <w:r>
          <w:t xml:space="preserve">orthogonal matrix (</w:t>
        </w:r>
      </w:ins>
      <w:hyperlink w:anchor="def-orthogonal-matrix">
        <w:ins w:id="19445" w:author="PR Preview" w:date="2026-01-01T00:00:00Z">
          <w:r>
            <w:rPr>
              <w:rStyle w:val="Hyperlink"/>
            </w:rPr>
            <w:t xml:space="preserve">Definition 89</w:t>
          </w:r>
        </w:ins>
      </w:hyperlink>
      <w:ins w:id="19446" w:author="PR Preview" w:date="2026-01-01T00:00:00Z">
        <w:r>
          <w:t xml:space="preserve">)</w:t>
        </w:r>
      </w:ins>
      <w:ins w:id="19447" w:author="PR Preview" w:date="2026-01-01T00:00:00Z">
        <w:r>
          <w:t xml:space="preserve"> </w:t>
        </w:r>
      </w:ins>
      <w:ins w:id="19448" w:author="PR Preview" w:date="2026-01-01T00:00:00Z">
        <w:r>
          <w:t xml:space="preserve">and</w:t>
        </w:r>
      </w:ins>
      <w:ins w:id="19449" w:author="PR Preview" w:date="2026-01-01T00:00:00Z">
        <w:r>
          <w:t xml:space="preserve"> </w:t>
        </w:r>
      </w:ins>
      <w:ins w:id="19450" w:author="PR Preview" w:date="2026-01-01T00:00:00Z">
        <w:r>
          <w:t xml:space="preserve">$\mathord{\smash[b]{\underset{\raise.3ex\hbox{$\scriptstyle\sim$}}{x}}\vphantom{x}}$</w:t>
        </w:r>
      </w:ins>
      <w:ins w:id="19451" w:author="PR Preview" w:date="2026-01-01T00:00:00Z">
        <w:r>
          <w:t xml:space="preserve"> </w:t>
        </w:r>
      </w:ins>
      <w:ins w:id="19452" w:author="PR Preview" w:date="2026-01-01T00:00:00Z">
        <w:r>
          <w:t xml:space="preserve">is a vector of length</w:t>
        </w:r>
      </w:ins>
      <w:ins w:id="19453" w:author="PR Preview" w:date="2026-01-01T00:00:00Z">
        <w:r>
          <w:t xml:space="preserve"> </w:t>
        </w:r>
      </w:ins>
      <m:oMath>
        <m:r>
          <m:t>p</m:t>
        </m:r>
      </m:oMath>
      <w:ins w:id="19454" w:author="PR Preview" w:date="2026-01-01T00:00:00Z">
        <w:r>
          <w:t xml:space="preserve">, then</w:t>
        </w:r>
      </w:ins>
    </w:p>
    <w:p>
      <w:pPr>
        <w:pStyle w:val="BodyText"/>
      </w:pPr>
      <w:ins w:id="19455" w:author="PR Preview" w:date="2026-01-01T00:00:00Z">
        <w:r>
          <w:t xml:space="preserve">$$
    \mathopen{}\left\lVert\mathbf{Q}\mathord{\smash[b]{\underset{\raise.3ex\hbox{$\scriptstyle\sim$}}{x}}\vphantom{x}}\right\rVert\mathclose{} = \mathopen{}\left\lVert\mathord{\smash[b]{\underset{\raise.3ex\hbox{$\scriptstyle\sim$}}{x}}\vphantom{x}}\right\rVert\mathclose{}
    $$</w:t>
        </w:r>
      </w:ins>
    </w:p>
    <w:bookmarkEnd w:id="449"/>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limLow>
                    <m:e>
                      <m:r>
                        <m:t>x</m:t>
                      </m:r>
                    </m:e>
                    <m:lim>
                      <m:r>
                        <m:rPr>
                          <m:sty m:val="p"/>
                        </m:rPr>
                        <m:t>∼</m:t>
                      </m:r>
                    </m:lim>
                  </m:limLow>
                </m:e>
              </m:d>
              <m:sSup>
                <m:e>
                  <m:r>
                    <m:t>​</m:t>
                  </m:r>
                </m:e>
                <m:sup>
                  <m:r>
                    <m:t>2</m:t>
                  </m:r>
                </m:sup>
              </m:sSup>
              <m:r>
                <m:t>&amp;</m:t>
              </m:r>
              <m:r>
                <m:rPr>
                  <m:sty m:val="p"/>
                </m:rPr>
                <m:t>=</m:t>
              </m:r>
              <m:r>
                <m:rPr>
                  <m:sty m:val="p"/>
                </m:rPr>
                <m:t>(</m:t>
              </m:r>
              <m:r>
                <m:rPr>
                  <m:sty m:val="bi"/>
                </m:rPr>
                <m:t>Q</m:t>
              </m:r>
              <m:limLow>
                <m:e>
                  <m:r>
                    <m:t>x</m:t>
                  </m:r>
                </m:e>
                <m:lim>
                  <m:r>
                    <m:rPr>
                      <m:sty m:val="p"/>
                    </m:rPr>
                    <m:t>∼</m:t>
                  </m:r>
                </m:lim>
              </m:limLow>
              <m:r>
                <m:rPr>
                  <m:sty m:val="p"/>
                </m:rPr>
                <m:t>)</m:t>
              </m:r>
              <m:r>
                <m:rPr>
                  <m:sty m:val="p"/>
                </m:rPr>
                <m:t>⋅</m:t>
              </m:r>
              <m:r>
                <m:rPr>
                  <m:sty m:val="p"/>
                </m:rPr>
                <m:t>(</m:t>
              </m:r>
              <m:r>
                <m:rPr>
                  <m:sty m:val="bi"/>
                </m:rPr>
                <m:t>Q</m:t>
              </m:r>
              <m:limLow>
                <m:e>
                  <m:r>
                    <m:t>x</m:t>
                  </m:r>
                </m:e>
                <m:lim>
                  <m:r>
                    <m:rPr>
                      <m:sty m:val="p"/>
                    </m:rPr>
                    <m:t>∼</m:t>
                  </m:r>
                </m:lim>
              </m:limLow>
              <m:r>
                <m:rPr>
                  <m:sty m:val="p"/>
                </m:rPr>
                <m:t>)</m:t>
              </m:r>
              <m:r>
                <m:t>&amp;</m:t>
              </m:r>
              <m:r>
                <m:t>&amp;</m:t>
              </m:r>
              <m:r>
                <m:rPr>
                  <m:nor/>
                  <m:sty m:val="p"/>
                </m:rPr>
                <m:t>(definition of the Euclidean norm)</m:t>
              </m:r>
            </m:e>
            <m:e>
              <m:r>
                <m:t>&amp;</m:t>
              </m:r>
              <m:r>
                <m:rPr>
                  <m:sty m:val="p"/>
                </m:rPr>
                <m:t>=</m:t>
              </m:r>
              <m:sSup>
                <m:e>
                  <m:r>
                    <m:rPr>
                      <m:sty m:val="p"/>
                    </m:rPr>
                    <m:t>(</m:t>
                  </m:r>
                  <m:r>
                    <m:rPr>
                      <m:sty m:val="bi"/>
                    </m:rPr>
                    <m:t>Q</m:t>
                  </m:r>
                  <m:limLow>
                    <m:e>
                      <m:r>
                        <m:t>x</m:t>
                      </m:r>
                    </m:e>
                    <m:lim>
                      <m:r>
                        <m:rPr>
                          <m:sty m:val="p"/>
                        </m:rPr>
                        <m:t>∼</m:t>
                      </m:r>
                    </m:lim>
                  </m:limLow>
                  <m:r>
                    <m:rPr>
                      <m:sty m:val="p"/>
                    </m:rPr>
                    <m:t>)</m:t>
                  </m:r>
                </m:e>
                <m:sup>
                  <m:r>
                    <m:rPr>
                      <m:sty m:val="p"/>
                    </m:rPr>
                    <m:t>⊤</m:t>
                  </m:r>
                </m:sup>
              </m:sSup>
              <m:r>
                <m:t> </m:t>
              </m:r>
              <m:r>
                <m:rPr>
                  <m:sty m:val="p"/>
                </m:rPr>
                <m:t>(</m:t>
              </m:r>
              <m:r>
                <m:rPr>
                  <m:sty m:val="bi"/>
                </m:rPr>
                <m:t>Q</m:t>
              </m:r>
              <m:limLow>
                <m:e>
                  <m:r>
                    <m:t>x</m:t>
                  </m:r>
                </m:e>
                <m:lim>
                  <m:r>
                    <m:rPr>
                      <m:sty m:val="p"/>
                    </m:rPr>
                    <m:t>∼</m:t>
                  </m:r>
                </m:lim>
              </m:limLow>
              <m:r>
                <m:rPr>
                  <m:sty m:val="p"/>
                </m:rPr>
                <m:t>)</m:t>
              </m:r>
              <m:r>
                <m:t>&amp;</m:t>
              </m:r>
              <m:r>
                <m:t>&amp;</m:t>
              </m:r>
              <m:r>
                <m:rPr>
                  <m:nor/>
                  <m:sty m:val="p"/>
                </m:rPr>
                <m:t>(dot product as a matrix product)</m:t>
              </m:r>
            </m:e>
            <m:e>
              <m:r>
                <m:t>&amp;</m:t>
              </m:r>
              <m:r>
                <m:rPr>
                  <m:sty m:val="p"/>
                </m:rPr>
                <m:t>=</m:t>
              </m:r>
              <m:sSup>
                <m:e>
                  <m:limLow>
                    <m:e>
                      <m:r>
                        <m:t>x</m:t>
                      </m:r>
                    </m:e>
                    <m:lim>
                      <m:r>
                        <m:rPr>
                          <m:sty m:val="p"/>
                        </m:rPr>
                        <m:t>∼</m:t>
                      </m:r>
                    </m:lim>
                  </m:limLow>
                </m:e>
                <m:sup>
                  <m:r>
                    <m:rPr>
                      <m:sty m:val="p"/>
                    </m:rPr>
                    <m:t>⊤</m:t>
                  </m:r>
                </m:sup>
              </m:sSup>
              <m:r>
                <m:t> </m:t>
              </m:r>
              <m:sSup>
                <m:e>
                  <m:r>
                    <m:rPr>
                      <m:sty m:val="bi"/>
                    </m:rPr>
                    <m:t>Q</m:t>
                  </m:r>
                </m:e>
                <m:sup>
                  <m:r>
                    <m:rPr>
                      <m:sty m:val="p"/>
                    </m:rPr>
                    <m:t>⊤</m:t>
                  </m:r>
                </m:sup>
              </m:sSup>
              <m:r>
                <m:t> </m:t>
              </m:r>
              <m:r>
                <m:rPr>
                  <m:sty m:val="p"/>
                </m:rPr>
                <m:t>(</m:t>
              </m:r>
              <m:r>
                <m:rPr>
                  <m:sty m:val="bi"/>
                </m:rPr>
                <m:t>Q</m:t>
              </m:r>
              <m:limLow>
                <m:e>
                  <m:r>
                    <m:t>x</m:t>
                  </m:r>
                </m:e>
                <m:lim>
                  <m:r>
                    <m:rPr>
                      <m:sty m:val="p"/>
                    </m:rPr>
                    <m:t>∼</m:t>
                  </m:r>
                </m:lim>
              </m:limLow>
              <m:r>
                <m:rPr>
                  <m:sty m:val="p"/>
                </m:rPr>
                <m:t>)</m:t>
              </m:r>
              <m:r>
                <m:t>&amp;</m:t>
              </m:r>
              <m:r>
                <m:t>&amp;</m:t>
              </m:r>
              <m:r>
                <m:rPr>
                  <m:nor/>
                  <m:sty m:val="p"/>
                </m:rPr>
                <m:t>(transpose of a product)</m:t>
              </m:r>
            </m:e>
            <m:e>
              <m:r>
                <m:t>&amp;</m:t>
              </m:r>
              <m:r>
                <m:rPr>
                  <m:sty m:val="p"/>
                </m:rPr>
                <m:t>=</m:t>
              </m:r>
              <m:sSup>
                <m:e>
                  <m:limLow>
                    <m:e>
                      <m:r>
                        <m:t>x</m:t>
                      </m:r>
                    </m:e>
                    <m:lim>
                      <m:r>
                        <m:rPr>
                          <m:sty m:val="p"/>
                        </m:rPr>
                        <m:t>∼</m:t>
                      </m:r>
                    </m:lim>
                  </m:limLow>
                </m:e>
                <m:sup>
                  <m:r>
                    <m:rPr>
                      <m:sty m:val="p"/>
                    </m:rPr>
                    <m:t>⊤</m:t>
                  </m:r>
                </m:sup>
              </m:sSup>
              <m:r>
                <m:t> </m:t>
              </m:r>
              <m:r>
                <m:rPr>
                  <m:sty m:val="p"/>
                </m:rPr>
                <m:t>(</m:t>
              </m:r>
              <m:sSup>
                <m:e>
                  <m:r>
                    <m:rPr>
                      <m:sty m:val="bi"/>
                    </m:rPr>
                    <m:t>Q</m:t>
                  </m:r>
                </m:e>
                <m:sup>
                  <m:r>
                    <m:rPr>
                      <m:sty m:val="p"/>
                    </m:rPr>
                    <m:t>⊤</m:t>
                  </m:r>
                </m:sup>
              </m:sSup>
              <m:r>
                <m:rPr>
                  <m:sty m:val="bi"/>
                </m:rPr>
                <m:t>Q</m:t>
              </m:r>
              <m:r>
                <m:rPr>
                  <m:sty m:val="p"/>
                </m:rPr>
                <m:t>)</m:t>
              </m:r>
              <m:r>
                <m:t> </m:t>
              </m:r>
              <m:limLow>
                <m:e>
                  <m:r>
                    <m:t>x</m:t>
                  </m:r>
                </m:e>
                <m:lim>
                  <m:r>
                    <m:rPr>
                      <m:sty m:val="p"/>
                    </m:rPr>
                    <m:t>∼</m:t>
                  </m:r>
                </m:lim>
              </m:limLow>
              <m:r>
                <m:t>&amp;</m:t>
              </m:r>
              <m:r>
                <m:t>&amp;</m:t>
              </m:r>
              <m:r>
                <m:rPr>
                  <m:nor/>
                  <m:sty m:val="p"/>
                </m:rPr>
                <m:t>(regroup; matrix multiplication is associative)</m:t>
              </m:r>
            </m:e>
            <m:e>
              <m:r>
                <m:t>&amp;</m:t>
              </m:r>
              <m:r>
                <m:rPr>
                  <m:sty m:val="p"/>
                </m:rPr>
                <m:t>=</m:t>
              </m:r>
              <m:sSup>
                <m:e>
                  <m:limLow>
                    <m:e>
                      <m:r>
                        <m:t>x</m:t>
                      </m:r>
                    </m:e>
                    <m:lim>
                      <m:r>
                        <m:rPr>
                          <m:sty m:val="p"/>
                        </m:rPr>
                        <m:t>∼</m:t>
                      </m:r>
                    </m:lim>
                  </m:limLow>
                </m:e>
                <m:sup>
                  <m:r>
                    <m:rPr>
                      <m:sty m:val="p"/>
                    </m:rPr>
                    <m:t>⊤</m:t>
                  </m:r>
                </m:sup>
              </m:sSup>
              <m:r>
                <m:t> </m:t>
              </m:r>
              <m:sSub>
                <m:e>
                  <m:r>
                    <m:rPr>
                      <m:sty m:val="bi"/>
                    </m:rPr>
                    <m:t>I</m:t>
                  </m:r>
                </m:e>
                <m:sub>
                  <m:r>
                    <m:t>p</m:t>
                  </m:r>
                </m:sub>
              </m:sSub>
              <m:r>
                <m:t> </m:t>
              </m:r>
              <m:limLow>
                <m:e>
                  <m:r>
                    <m:t>x</m:t>
                  </m:r>
                </m:e>
                <m:lim>
                  <m:r>
                    <m:rPr>
                      <m:sty m:val="p"/>
                    </m:rPr>
                    <m:t>∼</m:t>
                  </m:r>
                </m:lim>
              </m:limLow>
              <m:r>
                <m:t>&amp;</m:t>
              </m:r>
              <m:r>
                <m:t>&amp;</m:t>
              </m:r>
              <m:r>
                <m:rPr>
                  <m:nor/>
                  <m:sty m:val="p"/>
                </m:rPr>
                <m:t>(definition of an orthogonal matrix)</m:t>
              </m:r>
            </m:e>
            <m:e>
              <m:r>
                <m:t>&amp;</m:t>
              </m:r>
              <m:r>
                <m:rPr>
                  <m:sty m:val="p"/>
                </m:rPr>
                <m:t>=</m:t>
              </m:r>
              <m:sSup>
                <m:e>
                  <m:limLow>
                    <m:e>
                      <m:r>
                        <m:t>x</m:t>
                      </m:r>
                    </m:e>
                    <m:lim>
                      <m:r>
                        <m:rPr>
                          <m:sty m:val="p"/>
                        </m:rPr>
                        <m:t>∼</m:t>
                      </m:r>
                    </m:lim>
                  </m:limLow>
                </m:e>
                <m:sup>
                  <m:r>
                    <m:rPr>
                      <m:sty m:val="p"/>
                    </m:rPr>
                    <m:t>⊤</m:t>
                  </m:r>
                </m:sup>
              </m:sSup>
              <m:r>
                <m:t> </m:t>
              </m:r>
              <m:limLow>
                <m:e>
                  <m:r>
                    <m:t>x</m:t>
                  </m:r>
                </m:e>
                <m:lim>
                  <m:r>
                    <m:rPr>
                      <m:sty m:val="p"/>
                    </m:rPr>
                    <m:t>∼</m:t>
                  </m:r>
                </m:lim>
              </m:limLow>
              <m:r>
                <m:t>&amp;</m:t>
              </m:r>
              <m:r>
                <m:t>&amp;</m:t>
              </m:r>
              <m:r>
                <m:rPr>
                  <m:nor/>
                  <m:sty m:val="p"/>
                </m:rPr>
                <m:t>(identity matrix)</m:t>
              </m:r>
            </m:e>
            <m:e>
              <m:r>
                <m:t>&amp;</m:t>
              </m:r>
              <m:r>
                <m:rPr>
                  <m:sty m:val="p"/>
                </m:rPr>
                <m:t>=</m:t>
              </m:r>
              <m:r>
                <m:t>​</m:t>
              </m:r>
              <m:d>
                <m:dPr>
                  <m:begChr m:val="∥"/>
                  <m:sepChr m:val=""/>
                  <m:endChr m:val="∥"/>
                  <m:grow/>
                </m:dPr>
                <m:e>
                  <m:limLow>
                    <m:e>
                      <m:r>
                        <m:t>x</m:t>
                      </m:r>
                    </m:e>
                    <m:lim>
                      <m:r>
                        <m:rPr>
                          <m:sty m:val="p"/>
                        </m:rPr>
                        <m:t>∼</m:t>
                      </m:r>
                    </m:lim>
                  </m:limLow>
                </m:e>
              </m:d>
              <m:sSup>
                <m:e>
                  <m:r>
                    <m:t>​</m:t>
                  </m:r>
                </m:e>
                <m:sup>
                  <m:r>
                    <m:t>2</m:t>
                  </m:r>
                </m:sup>
              </m:sSup>
              <m:r>
                <m:t>&amp;</m:t>
              </m:r>
              <m:r>
                <m:t>&amp;</m:t>
              </m:r>
              <m:r>
                <m:rPr>
                  <m:nor/>
                  <m:sty m:val="p"/>
                </m:rPr>
                <m:t>(definition of the Euclidean norm)</m:t>
              </m:r>
            </m:e>
          </m:eqArr>
        </m:oMath>
      </m:oMathPara>
    </w:p>
    <w:p>
      <w:pPr>
        <w:pStyle w:val="FirstParagraph"/>
      </w:pPr>
      <w:del w:id="19456" w:author="PR Preview" w:date="2026-01-01T00:00:00Z">
        <w:r>
          <w:delText xml:space="preserve">Both norms are nonnegative square roots,</w:delText>
        </w:r>
      </w:del>
      <w:del w:id="19457" w:author="PR Preview" w:date="2026-01-01T00:00:00Z">
        <w:r>
          <w:delText xml:space="preserve"> </w:delText>
        </w:r>
      </w:del>
      <w:del w:id="19458" w:author="PR Preview" w:date="2026-01-01T00:00:00Z">
        <w:r>
          <w:delText xml:space="preserve">so equal squares give</w:delText>
        </w:r>
      </w:del>
      <w:del w:id="19459" w:author="PR Preview" w:date="2026-01-01T00:00:00Z">
        <w:r>
          <w:delText xml:space="preserve"> </w:delText>
        </w:r>
      </w:del>
      <m:oMath>
        <m:r>
          <m:t>​</m:t>
        </m:r>
        <m:d>
          <m:dPr>
            <m:begChr m:val="∥"/>
            <m:sepChr m:val=""/>
            <m:endChr m:val="∥"/>
            <m:grow/>
          </m:dPr>
          <m:e>
            <m:r>
              <m:rPr>
                <m:sty m:val="bi"/>
              </m:rPr>
              <m:t>Q</m:t>
            </m:r>
            <m:limLow>
              <m:e>
                <m:r>
                  <m:t>x</m:t>
                </m:r>
              </m:e>
              <m:lim>
                <m:r>
                  <m:rPr>
                    <m:sty m:val="p"/>
                  </m:rPr>
                  <m:t>∼</m:t>
                </m:r>
              </m:lim>
            </m:limLow>
          </m:e>
        </m:d>
        <m:r>
          <m:t>​</m:t>
        </m:r>
        <m:r>
          <m:rPr>
            <m:sty m:val="p"/>
          </m:rPr>
          <m:t>=</m:t>
        </m:r>
        <m:r>
          <m:t>​</m:t>
        </m:r>
        <m:d>
          <m:dPr>
            <m:begChr m:val="∥"/>
            <m:sepChr m:val=""/>
            <m:endChr m:val="∥"/>
            <m:grow/>
          </m:dPr>
          <m:e>
            <m:limLow>
              <m:e>
                <m:r>
                  <m:t>x</m:t>
                </m:r>
              </m:e>
              <m:lim>
                <m:r>
                  <m:rPr>
                    <m:sty m:val="p"/>
                  </m:rPr>
                  <m:t>∼</m:t>
                </m:r>
              </m:lim>
            </m:limLow>
          </m:e>
        </m:d>
        <m:r>
          <m:t>​</m:t>
        </m:r>
      </m:oMath>
      <w:del w:id="19460" w:author="PR Preview" w:date="2026-01-01T00:00:00Z">
        <w:r>
          <w:delText xml:space="preserve">.</w:delText>
        </w:r>
      </w:del>
      <w:del w:id="19461" w:author="PR Preview" w:date="2026-01-01T00:00:00Z">
        <w:r>
          <w:delText xml:space="preserve"> </w:delText>
        </w:r>
      </w:del>
      <w:del w:id="19462" w:author="PR Preview" w:date="2026-01-01T00:00:00Z">
        <w:r>
          <w:delText xml:space="preserve">The second step is</w:delText>
        </w:r>
      </w:del>
      <w:del w:id="19463" w:author="PR Preview" w:date="2026-01-01T00:00:00Z">
        <w:r>
          <w:delText xml:space="preserve"> </w:delText>
        </w:r>
      </w:del>
      <w:hyperlink w:anchor="exm-dot-product-matmul">
        <w:del w:id="19464" w:author="PR Preview" w:date="2026-01-01T00:00:00Z">
          <w:r>
            <w:rPr>
              <w:rStyle w:val="Hyperlink"/>
            </w:rPr>
            <w:delText xml:space="preserve">Example 20</w:delText>
          </w:r>
        </w:del>
      </w:hyperlink>
      <w:del w:id="19465" w:author="PR Preview" w:date="2026-01-01T00:00:00Z">
        <w:r>
          <w:delText xml:space="preserve">,</w:delText>
        </w:r>
      </w:del>
      <w:del w:id="19466" w:author="PR Preview" w:date="2026-01-01T00:00:00Z">
        <w:r>
          <w:delText xml:space="preserve"> </w:delText>
        </w:r>
      </w:del>
      <w:del w:id="19467" w:author="PR Preview" w:date="2026-01-01T00:00:00Z">
        <w:r>
          <w:delText xml:space="preserve">the third is</w:delText>
        </w:r>
      </w:del>
      <w:del w:id="19468" w:author="PR Preview" w:date="2026-01-01T00:00:00Z">
        <w:r>
          <w:delText xml:space="preserve"> </w:delText>
        </w:r>
      </w:del>
      <w:hyperlink w:anchor="thm-transpose-product">
        <w:del w:id="19469" w:author="PR Preview" w:date="2026-01-01T00:00:00Z">
          <w:r>
            <w:rPr>
              <w:rStyle w:val="Hyperlink"/>
            </w:rPr>
            <w:delText xml:space="preserve">Theorem 19</w:delText>
          </w:r>
        </w:del>
      </w:hyperlink>
      <w:del w:id="19470" w:author="PR Preview" w:date="2026-01-01T00:00:00Z">
        <w:r>
          <w:delText xml:space="preserve">,</w:delText>
        </w:r>
      </w:del>
      <w:del w:id="19471" w:author="PR Preview" w:date="2026-01-01T00:00:00Z">
        <w:r>
          <w:delText xml:space="preserve"> </w:delText>
        </w:r>
      </w:del>
      <w:del w:id="19472" w:author="PR Preview" w:date="2026-01-01T00:00:00Z">
        <w:r>
          <w:delText xml:space="preserve">and the fourth is</w:delText>
        </w:r>
      </w:del>
      <w:del w:id="19473" w:author="PR Preview" w:date="2026-01-01T00:00:00Z">
        <w:r>
          <w:delText xml:space="preserve"> </w:delText>
        </w:r>
      </w:del>
      <w:hyperlink w:anchor="thm-matmul-assoc">
        <w:del w:id="19474" w:author="PR Preview" w:date="2026-01-01T00:00:00Z">
          <w:r>
            <w:rPr>
              <w:rStyle w:val="Hyperlink"/>
            </w:rPr>
            <w:delText xml:space="preserve">Theorem 8</w:delText>
          </w:r>
        </w:del>
      </w:hyperlink>
      <w:del w:id="19475" w:author="PR Preview" w:date="2026-01-01T00:00:00Z">
        <w:r>
          <w:delText xml:space="preserve">.</w:delText>
        </w:r>
      </w:del>
    </w:p>
    <w:p>
      <w:pPr>
        <w:pStyle w:val="BodyText"/>
      </w:pPr>
      <w:del w:id="19476" w:author="PR Preview" w:date="2026-01-01T00:00:00Z">
        <w:r>
          <w:rPr>
            <w:b/>
            <w:bCs/>
          </w:rPr>
          <w:delText xml:space="preserve">Example 135 (Rotating a vector keeps its length)</w:delText>
        </w:r>
      </w:del>
      <w:del w:id="19477" w:author="PR Preview" w:date="2026-01-01T00:00:00Z">
        <w:r>
          <w:delText xml:space="preserve"> </w:delText>
        </w:r>
      </w:del>
      <w:del w:id="19478" w:author="PR Preview" w:date="2026-01-01T00:00:00Z">
        <w:r>
          <w:delText xml:space="preserve">With</w:delText>
        </w:r>
      </w:del>
      <w:del w:id="19479" w:author="PR Preview" w:date="2026-01-01T00:00:00Z">
        <w:r>
          <w:delText xml:space="preserve"> </w:delText>
        </w:r>
      </w:del>
      <m:oMath>
        <m:r>
          <m:rPr>
            <m:sty m:val="bi"/>
          </m:rPr>
          <m:t>Q</m:t>
        </m:r>
      </m:oMath>
      <w:del w:id="19480" w:author="PR Preview" w:date="2026-01-01T00:00:00Z">
        <w:r>
          <w:delText xml:space="preserve"> </w:delText>
        </w:r>
      </w:del>
      <w:del w:id="19481" w:author="PR Preview" w:date="2026-01-01T00:00:00Z">
        <w:r>
          <w:delText xml:space="preserve">from</w:delText>
        </w:r>
      </w:del>
      <w:del w:id="19482" w:author="PR Preview" w:date="2026-01-01T00:00:00Z">
        <w:r>
          <w:delText xml:space="preserve"> </w:delText>
        </w:r>
      </w:del>
      <w:hyperlink w:anchor="exm-orthogonal-matrix">
        <w:del w:id="19483" w:author="PR Preview" w:date="2026-01-01T00:00:00Z">
          <w:r>
            <w:rPr>
              <w:rStyle w:val="Hyperlink"/>
            </w:rPr>
            <w:delText xml:space="preserve">Example 133</w:delText>
          </w:r>
        </w:del>
      </w:hyperlink>
      <w:del w:id="19484" w:author="PR Preview" w:date="2026-01-01T00:00:00Z">
        <w:r>
          <w:delText xml:space="preserve"> </w:delText>
        </w:r>
      </w:del>
      <w:del w:id="19485" w:author="PR Preview" w:date="2026-01-01T00:00:00Z">
        <w:r>
          <w:delText xml:space="preserve">and</w:delText>
        </w:r>
      </w:del>
      <w:del w:id="19486" w:author="PR Preview" w:date="2026-01-01T00:00:00Z">
        <w:r>
          <w:delText xml:space="preserve"> </w:delText>
        </w:r>
      </w:del>
      <m:oMath>
        <m:limLow>
          <m:e>
            <m:r>
              <m:t>x</m:t>
            </m:r>
          </m:e>
          <m:lim>
            <m:r>
              <m:rPr>
                <m:sty m:val="p"/>
              </m:rPr>
              <m:t>∼</m:t>
            </m:r>
          </m:lim>
        </m:limLow>
        <m:r>
          <m:rPr>
            <m:sty m:val="p"/>
          </m:rPr>
          <m:t>=</m:t>
        </m:r>
        <m:r>
          <m:rPr>
            <m:sty m:val="p"/>
          </m:rPr>
          <m:t>(</m:t>
        </m:r>
        <m:r>
          <m:t>3</m:t>
        </m:r>
        <m:r>
          <m:rPr>
            <m:sty m:val="p"/>
          </m:rPr>
          <m:t>,</m:t>
        </m:r>
        <m:r>
          <m:t>4</m:t>
        </m:r>
        <m:r>
          <m:rPr>
            <m:sty m:val="p"/>
          </m:rPr>
          <m:t>)</m:t>
        </m:r>
      </m:oMath>
      <w:del w:id="19487" w:author="PR Preview" w:date="2026-01-01T00:00:00Z">
        <w:r>
          <w:delText xml:space="preserve"> </w:delText>
        </w:r>
      </w:del>
      <w:del w:id="19488" w:author="PR Preview" w:date="2026-01-01T00:00:00Z">
        <w:r>
          <w:delText xml:space="preserve">from</w:delText>
        </w:r>
      </w:del>
      <w:del w:id="19489" w:author="PR Preview" w:date="2026-01-01T00:00:00Z">
        <w:r>
          <w:delText xml:space="preserve"> </w:delText>
        </w:r>
      </w:del>
      <w:hyperlink w:anchor="exm-euclidean-norm">
        <w:del w:id="19490" w:author="PR Preview" w:date="2026-01-01T00:00:00Z">
          <w:r>
            <w:rPr>
              <w:rStyle w:val="Hyperlink"/>
            </w:rPr>
            <w:delText xml:space="preserve">Example 11</w:delText>
          </w:r>
        </w:del>
      </w:hyperlink>
      <w:del w:id="19491" w:author="PR Preview" w:date="2026-01-01T00:00:00Z">
        <w:r>
          <w:delText xml:space="preserve">:</w:delText>
        </w:r>
      </w:del>
    </w:p>
    <w:p>
      <w:pPr>
        <w:pStyle w:val="BodyText"/>
      </w:pPr>
      <m:oMathPara>
        <m:oMathParaPr>
          <m:jc m:val="center"/>
        </m:oMathParaPr>
        <m:oMath>
          <m:eqArr>
            <m:e>
              <m:r>
                <m:rPr>
                  <m:sty m:val="bi"/>
                </m:rPr>
                <m:t>Q</m:t>
              </m:r>
              <m:limLow>
                <m:e>
                  <m:r>
                    <m:t>x</m:t>
                  </m:r>
                </m:e>
                <m:lim>
                  <m:r>
                    <m:rPr>
                      <m:sty m:val="p"/>
                    </m:rPr>
                    <m:t>∼</m:t>
                  </m:r>
                </m:lim>
              </m:limLow>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limLow>
                    <m:e>
                      <m:r>
                        <m:t>x</m:t>
                      </m:r>
                    </m:e>
                    <m:lim>
                      <m:r>
                        <m:rPr>
                          <m:sty m:val="p"/>
                        </m:rPr>
                        <m:t>∼</m:t>
                      </m:r>
                    </m:lim>
                  </m:limLow>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del w:id="19492" w:author="PR Preview" w:date="2026-01-01T00:00:00Z">
        <w:r>
          <w:delText xml:space="preserve">which is</w:delText>
        </w:r>
      </w:del>
      <w:del w:id="19493" w:author="PR Preview" w:date="2026-01-01T00:00:00Z">
        <w:r>
          <w:delText xml:space="preserve"> </w:delText>
        </w:r>
      </w:del>
      <m:oMath>
        <m:r>
          <m:t>​</m:t>
        </m:r>
        <m:d>
          <m:dPr>
            <m:begChr m:val="∥"/>
            <m:sepChr m:val=""/>
            <m:endChr m:val="∥"/>
            <m:grow/>
          </m:dPr>
          <m:e>
            <m:limLow>
              <m:e>
                <m:r>
                  <m:t>x</m:t>
                </m:r>
              </m:e>
              <m:lim>
                <m:r>
                  <m:rPr>
                    <m:sty m:val="p"/>
                  </m:rPr>
                  <m:t>∼</m:t>
                </m:r>
              </m:lim>
            </m:limLow>
          </m:e>
        </m:d>
        <m:r>
          <m:t>​</m:t>
        </m:r>
        <m:r>
          <m:rPr>
            <m:sty m:val="p"/>
          </m:rPr>
          <m:t>=</m:t>
        </m:r>
        <m:r>
          <m:t>5</m:t>
        </m:r>
      </m:oMath>
      <w:del w:id="19494" w:author="PR Preview" w:date="2026-01-01T00:00:00Z">
        <w:r>
          <w:delText xml:space="preserve">.</w:delText>
        </w:r>
      </w:del>
    </w:p>
    <w:p>
      <w:pPr>
        <w:pStyle w:val="BodyText"/>
      </w:pPr>
      <w:ins w:id="19495" w:author="PR Preview" w:date="2026-01-01T00:00:00Z">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ins>
    </w:p>
    <w:p>
      <w:pPr>
        <w:pStyle w:val="FirstParagraph"/>
      </w:pPr>
      <w:ins w:id="19496" w:author="PR Preview" w:date="2026-01-01T00:00:00Z">
        <w:r>
          <w:t xml:space="preserve">Both norms are nonnegative square roots,</w:t>
        </w:r>
      </w:ins>
      <w:ins w:id="19497" w:author="PR Preview" w:date="2026-01-01T00:00:00Z">
        <w:r>
          <w:t xml:space="preserve"> </w:t>
        </w:r>
      </w:ins>
      <w:ins w:id="19498" w:author="PR Preview" w:date="2026-01-01T00:00:00Z">
        <w:r>
          <w:t xml:space="preserve">so equal squares give</w:t>
        </w:r>
      </w:ins>
      <w:ins w:id="19499" w:author="PR Preview" w:date="2026-01-01T00:00:00Z">
        <w:r>
          <w:t xml:space="preserve"> </w:t>
        </w:r>
      </w:ins>
      <w:ins w:id="19500" w:author="PR Preview" w:date="2026-01-01T00:00:00Z">
        <w:r>
          <w:t xml:space="preserve">$\mathopen{}\left\lVert\mathbf{Q}\mathord{\smash[b]{\underset{\raise.3ex\hbox{$\scriptstyle\sim$}}{x}}\vphantom{x}}\right\rVert\mathclose{} = \mathopen{}\left\lVert\mathord{\smash[b]{\underset{\raise.3ex\hbox{$\scriptstyle\sim$}}{x}}\vphantom{x}}\right\rVert\mathclose{}$</w:t>
        </w:r>
      </w:ins>
      <w:ins w:id="19501" w:author="PR Preview" w:date="2026-01-01T00:00:00Z">
        <w:r>
          <w:t xml:space="preserve">.</w:t>
        </w:r>
      </w:ins>
      <w:ins w:id="19502" w:author="PR Preview" w:date="2026-01-01T00:00:00Z">
        <w:r>
          <w:t xml:space="preserve"> </w:t>
        </w:r>
      </w:ins>
      <w:ins w:id="19503" w:author="PR Preview" w:date="2026-01-01T00:00:00Z">
        <w:r>
          <w:t xml:space="preserve">The second step is</w:t>
        </w:r>
      </w:ins>
      <w:ins w:id="19504" w:author="PR Preview" w:date="2026-01-01T00:00:00Z">
        <w:r>
          <w:t xml:space="preserve"> </w:t>
        </w:r>
      </w:ins>
      <w:hyperlink w:anchor="exm-dot-product-matmul">
        <w:ins w:id="19505" w:author="PR Preview" w:date="2026-01-01T00:00:00Z">
          <w:r>
            <w:rPr>
              <w:rStyle w:val="Hyperlink"/>
            </w:rPr>
            <w:t xml:space="preserve">Example 20</w:t>
          </w:r>
        </w:ins>
      </w:hyperlink>
      <w:ins w:id="19506" w:author="PR Preview" w:date="2026-01-01T00:00:00Z">
        <w:r>
          <w:t xml:space="preserve">,</w:t>
        </w:r>
      </w:ins>
      <w:ins w:id="19507" w:author="PR Preview" w:date="2026-01-01T00:00:00Z">
        <w:r>
          <w:t xml:space="preserve"> </w:t>
        </w:r>
      </w:ins>
      <w:ins w:id="19508" w:author="PR Preview" w:date="2026-01-01T00:00:00Z">
        <w:r>
          <w:t xml:space="preserve">the third is</w:t>
        </w:r>
      </w:ins>
      <w:ins w:id="19509" w:author="PR Preview" w:date="2026-01-01T00:00:00Z">
        <w:r>
          <w:t xml:space="preserve"> </w:t>
        </w:r>
      </w:ins>
      <w:hyperlink w:anchor="thm-transpose-product">
        <w:ins w:id="19510" w:author="PR Preview" w:date="2026-01-01T00:00:00Z">
          <w:r>
            <w:rPr>
              <w:rStyle w:val="Hyperlink"/>
            </w:rPr>
            <w:t xml:space="preserve">Theorem 19</w:t>
          </w:r>
        </w:ins>
      </w:hyperlink>
      <w:ins w:id="19511" w:author="PR Preview" w:date="2026-01-01T00:00:00Z">
        <w:r>
          <w:t xml:space="preserve">,</w:t>
        </w:r>
      </w:ins>
      <w:ins w:id="19512" w:author="PR Preview" w:date="2026-01-01T00:00:00Z">
        <w:r>
          <w:t xml:space="preserve"> </w:t>
        </w:r>
      </w:ins>
      <w:ins w:id="19513" w:author="PR Preview" w:date="2026-01-01T00:00:00Z">
        <w:r>
          <w:t xml:space="preserve">and the fourth is</w:t>
        </w:r>
      </w:ins>
      <w:ins w:id="19514" w:author="PR Preview" w:date="2026-01-01T00:00:00Z">
        <w:r>
          <w:t xml:space="preserve"> </w:t>
        </w:r>
      </w:ins>
      <w:hyperlink w:anchor="thm-matmul-assoc">
        <w:ins w:id="19515" w:author="PR Preview" w:date="2026-01-01T00:00:00Z">
          <w:r>
            <w:rPr>
              <w:rStyle w:val="Hyperlink"/>
            </w:rPr>
            <w:t xml:space="preserve">Theorem 8</w:t>
          </w:r>
        </w:ins>
      </w:hyperlink>
      <w:ins w:id="19516" w:author="PR Preview" w:date="2026-01-01T00:00:00Z">
        <w:r>
          <w:t xml:space="preserve">.</w:t>
        </w:r>
      </w:ins>
    </w:p>
    <w:bookmarkStart w:id="450" w:name="exm-orthogonal-norm"/>
    <w:p>
      <w:pPr>
        <w:pStyle w:val="BodyText"/>
      </w:pPr>
      <w:ins w:id="19517" w:author="PR Preview" w:date="2026-01-01T00:00:00Z">
        <w:r>
          <w:rPr>
            <w:b/>
            <w:bCs/>
          </w:rPr>
          <w:t xml:space="preserve">Example 137 (Rotating a vector keeps its length)</w:t>
        </w:r>
      </w:ins>
      <w:ins w:id="19518" w:author="PR Preview" w:date="2026-01-01T00:00:00Z">
        <w:r>
          <w:t xml:space="preserve"> </w:t>
        </w:r>
      </w:ins>
      <w:ins w:id="19519" w:author="PR Preview" w:date="2026-01-01T00:00:00Z">
        <w:r>
          <w:t xml:space="preserve">With</w:t>
        </w:r>
      </w:ins>
      <w:ins w:id="19520" w:author="PR Preview" w:date="2026-01-01T00:00:00Z">
        <w:r>
          <w:t xml:space="preserve"> </w:t>
        </w:r>
      </w:ins>
      <m:oMath>
        <m:r>
          <m:rPr>
            <m:sty m:val="bi"/>
          </m:rPr>
          <m:t>Q</m:t>
        </m:r>
      </m:oMath>
      <w:ins w:id="19521" w:author="PR Preview" w:date="2026-01-01T00:00:00Z">
        <w:r>
          <w:t xml:space="preserve"> </w:t>
        </w:r>
      </w:ins>
      <w:ins w:id="19522" w:author="PR Preview" w:date="2026-01-01T00:00:00Z">
        <w:r>
          <w:t xml:space="preserve">from</w:t>
        </w:r>
      </w:ins>
      <w:ins w:id="19523" w:author="PR Preview" w:date="2026-01-01T00:00:00Z">
        <w:r>
          <w:t xml:space="preserve"> </w:t>
        </w:r>
      </w:ins>
      <w:hyperlink w:anchor="exm-orthogonal-matrix">
        <w:ins w:id="19524" w:author="PR Preview" w:date="2026-01-01T00:00:00Z">
          <w:r>
            <w:rPr>
              <w:rStyle w:val="Hyperlink"/>
            </w:rPr>
            <w:t xml:space="preserve">Example 135</w:t>
          </w:r>
        </w:ins>
      </w:hyperlink>
      <w:ins w:id="19525" w:author="PR Preview" w:date="2026-01-01T00:00:00Z">
        <w:r>
          <w:t xml:space="preserve"> </w:t>
        </w:r>
      </w:ins>
      <w:ins w:id="19526" w:author="PR Preview" w:date="2026-01-01T00:00:00Z">
        <w:r>
          <w:t xml:space="preserve">and</w:t>
        </w:r>
      </w:ins>
      <w:ins w:id="19527" w:author="PR Preview" w:date="2026-01-01T00:00:00Z">
        <w:r>
          <w:t xml:space="preserve"> </w:t>
        </w:r>
      </w:ins>
      <w:ins w:id="19528" w:author="PR Preview" w:date="2026-01-01T00:00:00Z">
        <w:r>
          <w:t xml:space="preserve">$\mathord{\smash[b]{\underset{\raise.3ex\hbox{$\scriptstyle\sim$}}{x}}\vphantom{x}}= (3, 4)$</w:t>
        </w:r>
      </w:ins>
      <w:ins w:id="19529" w:author="PR Preview" w:date="2026-01-01T00:00:00Z">
        <w:r>
          <w:t xml:space="preserve"> </w:t>
        </w:r>
      </w:ins>
      <w:ins w:id="19530" w:author="PR Preview" w:date="2026-01-01T00:00:00Z">
        <w:r>
          <w:t xml:space="preserve">from</w:t>
        </w:r>
      </w:ins>
      <w:ins w:id="19531" w:author="PR Preview" w:date="2026-01-01T00:00:00Z">
        <w:r>
          <w:t xml:space="preserve"> </w:t>
        </w:r>
      </w:ins>
      <w:hyperlink w:anchor="exm-euclidean-norm">
        <w:ins w:id="19532" w:author="PR Preview" w:date="2026-01-01T00:00:00Z">
          <w:r>
            <w:rPr>
              <w:rStyle w:val="Hyperlink"/>
            </w:rPr>
            <w:t xml:space="preserve">Example 11</w:t>
          </w:r>
        </w:ins>
      </w:hyperlink>
      <w:ins w:id="19533" w:author="PR Preview" w:date="2026-01-01T00:00:00Z">
        <w:r>
          <w:t xml:space="preserve">:</w:t>
        </w:r>
      </w:ins>
    </w:p>
    <w:p>
      <w:pPr>
        <w:pStyle w:val="BodyText"/>
      </w:pPr>
      <w:ins w:id="19534" w:author="PR Preview" w:date="2026-01-01T00:00:00Z">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ins>
    </w:p>
    <w:p>
      <w:pPr>
        <w:pStyle w:val="FirstParagraph"/>
      </w:pPr>
      <w:ins w:id="19535" w:author="PR Preview" w:date="2026-01-01T00:00:00Z">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ins>
    </w:p>
    <w:p>
      <w:pPr>
        <w:pStyle w:val="FirstParagraph"/>
      </w:pPr>
      <w:ins w:id="19536" w:author="PR Preview" w:date="2026-01-01T00:00:00Z">
        <w:r>
          <w:t xml:space="preserve">which is</w:t>
        </w:r>
      </w:ins>
      <w:ins w:id="19537" w:author="PR Preview" w:date="2026-01-01T00:00:00Z">
        <w:r>
          <w:t xml:space="preserve"> </w:t>
        </w:r>
      </w:ins>
      <w:ins w:id="19538" w:author="PR Preview" w:date="2026-01-01T00:00:00Z">
        <w:r>
          <w:t xml:space="preserve">$\mathopen{}\left\lVert\mathord{\smash[b]{\underset{\raise.3ex\hbox{$\scriptstyle\sim$}}{x}}\vphantom{x}}\right\rVert\mathclose{} = 5$</w:t>
        </w:r>
      </w:ins>
      <w:ins w:id="19539" w:author="PR Preview" w:date="2026-01-01T00:00:00Z">
        <w:r>
          <w:t xml:space="preserve">.</w:t>
        </w:r>
      </w:ins>
    </w:p>
    <w:bookmarkEnd w:id="450"/>
    <w:bookmarkEnd w:id="451"/>
    <w:bookmarkStart w:id="462" w:name="quadratic-forms"/>
    <w:p>
      <w:pPr>
        <w:pStyle w:val="Heading2"/>
      </w:pPr>
      <w:r>
        <w:t xml:space="preserve">15 Quadratic Forms</w:t>
      </w:r>
    </w:p>
    <w:bookmarkStart w:id="452"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limLow>
                <m:e>
                  <m:r>
                    <m:t>x</m:t>
                  </m:r>
                </m:e>
                <m:lim>
                  <m:r>
                    <m:rPr>
                      <m:sty m:val="p"/>
                    </m:rPr>
                    <m:t>∼</m:t>
                  </m:r>
                </m:lim>
              </m:limLow>
            </m:e>
            <m:sup>
              <m:r>
                <m:rPr>
                  <m:sty m:val="p"/>
                </m:rPr>
                <m:t>⊤</m:t>
              </m:r>
            </m:sup>
          </m:sSup>
          <m:r>
            <m:t> </m:t>
          </m:r>
          <m:r>
            <m:rPr>
              <m:sty m:val="bi"/>
            </m:rPr>
            <m:t>S</m:t>
          </m:r>
          <m:r>
            <m:t> </m:t>
          </m:r>
          <m:limLow>
            <m:e>
              <m:r>
                <m:t>x</m:t>
              </m:r>
            </m:e>
            <m:lim>
              <m:r>
                <m:rPr>
                  <m:sty m:val="p"/>
                </m:rPr>
                <m:t>∼</m:t>
              </m:r>
            </m:lim>
          </m:limLow>
        </m:oMath>
      </m:oMathPara>
    </w:p>
    <w:p>
      <w:pPr>
        <w:pStyle w:val="FirstParagraph"/>
      </w:pPr>
      <w:del w:id="19540" w:author="PR Preview" w:date="2026-01-01T00:00:00Z">
        <w:r>
          <w:delText xml:space="preserve">where</w:delText>
        </w:r>
      </w:del>
      <w:del w:id="19541" w:author="PR Preview" w:date="2026-01-01T00:00:00Z">
        <w:r>
          <w:delText xml:space="preserve"> </w:delText>
        </w:r>
      </w:del>
      <m:oMath>
        <m:limLow>
          <m:e>
            <m:r>
              <m:t>x</m:t>
            </m:r>
          </m:e>
          <m:lim>
            <m:r>
              <m:rPr>
                <m:sty m:val="p"/>
              </m:rPr>
              <m:t>∼</m:t>
            </m:r>
          </m:lim>
        </m:limLow>
      </m:oMath>
      <w:del w:id="19542" w:author="PR Preview" w:date="2026-01-01T00:00:00Z">
        <w:r>
          <w:delText xml:space="preserve"> </w:delText>
        </w:r>
      </w:del>
      <w:del w:id="19543" w:author="PR Preview" w:date="2026-01-01T00:00:00Z">
        <w:r>
          <w:delText xml:space="preserve">is a</w:delText>
        </w:r>
      </w:del>
      <w:del w:id="19544" w:author="PR Preview" w:date="2026-01-01T00:00:00Z">
        <w:r>
          <w:delText xml:space="preserve"> </w:delText>
        </w:r>
      </w:del>
      <m:oMath>
        <m:r>
          <m:t>p</m:t>
        </m:r>
        <m:r>
          <m:rPr>
            <m:sty m:val="p"/>
          </m:rPr>
          <m:t>×</m:t>
        </m:r>
        <m:r>
          <m:t>1</m:t>
        </m:r>
      </m:oMath>
      <w:del w:id="19545" w:author="PR Preview" w:date="2026-01-01T00:00:00Z">
        <w:r>
          <w:delText xml:space="preserve"> </w:delText>
        </w:r>
      </w:del>
      <w:del w:id="19546" w:author="PR Preview" w:date="2026-01-01T00:00:00Z">
        <w:r>
          <w:delText xml:space="preserve">vector</w:delText>
        </w:r>
      </w:del>
      <w:del w:id="19547" w:author="PR Preview" w:date="2026-01-01T00:00:00Z">
        <w:r>
          <w:delText xml:space="preserve"> </w:delText>
        </w:r>
      </w:del>
      <w:del w:id="19548" w:author="PR Preview" w:date="2026-01-01T00:00:00Z">
        <w:r>
          <w:delText xml:space="preserve">and</w:delText>
        </w:r>
      </w:del>
      <w:del w:id="19549" w:author="PR Preview" w:date="2026-01-01T00:00:00Z">
        <w:r>
          <w:delText xml:space="preserve"> </w:delText>
        </w:r>
      </w:del>
      <m:oMath>
        <m:r>
          <m:rPr>
            <m:sty m:val="bi"/>
          </m:rPr>
          <m:t>S</m:t>
        </m:r>
      </m:oMath>
      <w:del w:id="19550" w:author="PR Preview" w:date="2026-01-01T00:00:00Z">
        <w:r>
          <w:delText xml:space="preserve"> </w:delText>
        </w:r>
      </w:del>
      <w:del w:id="19551" w:author="PR Preview" w:date="2026-01-01T00:00:00Z">
        <w:r>
          <w:delText xml:space="preserve">is a</w:delText>
        </w:r>
      </w:del>
      <w:del w:id="19552" w:author="PR Preview" w:date="2026-01-01T00:00:00Z">
        <w:r>
          <w:delText xml:space="preserve"> </w:delText>
        </w:r>
      </w:del>
      <m:oMath>
        <m:r>
          <m:t>p</m:t>
        </m:r>
        <m:r>
          <m:rPr>
            <m:sty m:val="p"/>
          </m:rPr>
          <m:t>×</m:t>
        </m:r>
        <m:r>
          <m:t>p</m:t>
        </m:r>
      </m:oMath>
      <w:del w:id="19553" w:author="PR Preview" w:date="2026-01-01T00:00:00Z">
        <w:r>
          <w:delText xml:space="preserve"> </w:delText>
        </w:r>
      </w:del>
      <w:del w:id="19554" w:author="PR Preview" w:date="2026-01-01T00:00:00Z">
        <w:r>
          <w:delText xml:space="preserve">matrix.</w:delText>
        </w:r>
      </w:del>
    </w:p>
    <w:p>
      <w:pPr>
        <w:pStyle w:val="BodyText"/>
      </w:pPr>
      <w:del w:id="19555" w:author="PR Preview" w:date="2026-01-01T00:00:00Z">
        <w:r>
          <w:rPr>
            <w:i/>
            <w:iCs/>
          </w:rPr>
          <w:delText xml:space="preserve">Remark 31</w:delText>
        </w:r>
      </w:del>
      <w:del w:id="19556" w:author="PR Preview" w:date="2026-01-01T00:00:00Z">
        <w:r>
          <w:delText xml:space="preserve"> (Quadratic forms in statistics). </w:delText>
        </w:r>
      </w:del>
      <w:del w:id="19557" w:author="PR Preview" w:date="2026-01-01T00:00:00Z">
        <w:r>
          <w:delText xml:space="preserve">A quadratic form extends the scalar expression</w:delText>
        </w:r>
      </w:del>
      <w:del w:id="19558" w:author="PR Preview" w:date="2026-01-01T00:00:00Z">
        <w:r>
          <w:delText xml:space="preserve"> </w:delText>
        </w:r>
      </w:del>
      <m:oMath>
        <m:r>
          <m:t>c</m:t>
        </m:r>
        <m:sSup>
          <m:e>
            <m:r>
              <m:t>x</m:t>
            </m:r>
          </m:e>
          <m:sup>
            <m:r>
              <m:t>2</m:t>
            </m:r>
          </m:sup>
        </m:sSup>
      </m:oMath>
      <w:del w:id="19559" w:author="PR Preview" w:date="2026-01-01T00:00:00Z">
        <w:r>
          <w:delText xml:space="preserve"> </w:delText>
        </w:r>
      </w:del>
      <w:del w:id="19560" w:author="PR Preview" w:date="2026-01-01T00:00:00Z">
        <w:r>
          <w:delText xml:space="preserve">to vectors:</w:delText>
        </w:r>
      </w:del>
      <w:del w:id="19561" w:author="PR Preview" w:date="2026-01-01T00:00:00Z">
        <w:r>
          <w:delText xml:space="preserve"> </w:delText>
        </w:r>
      </w:del>
      <w:del w:id="19562" w:author="PR Preview" w:date="2026-01-01T00:00:00Z">
        <w:r>
          <w:delText xml:space="preserve">with</w:delText>
        </w:r>
      </w:del>
      <w:del w:id="19563" w:author="PR Preview" w:date="2026-01-01T00:00:00Z">
        <w:r>
          <w:delText xml:space="preserve"> </w:delText>
        </w:r>
      </w:del>
      <m:oMath>
        <m:r>
          <m:t>p</m:t>
        </m:r>
        <m:r>
          <m:rPr>
            <m:sty m:val="p"/>
          </m:rPr>
          <m:t>=</m:t>
        </m:r>
        <m:r>
          <m:t>1</m:t>
        </m:r>
      </m:oMath>
      <w:del w:id="19564" w:author="PR Preview" w:date="2026-01-01T00:00:00Z">
        <w:r>
          <w:delText xml:space="preserve"> </w:delText>
        </w:r>
      </w:del>
      <w:del w:id="19565" w:author="PR Preview" w:date="2026-01-01T00:00:00Z">
        <w:r>
          <w:delText xml:space="preserve">and</w:delText>
        </w:r>
      </w:del>
      <w:del w:id="19566" w:author="PR Preview" w:date="2026-01-01T00:00:00Z">
        <w:r>
          <w:delText xml:space="preserve"> </w:delText>
        </w:r>
      </w:del>
      <m:oMath>
        <m:r>
          <m:rPr>
            <m:sty m:val="bi"/>
          </m:rPr>
          <m:t>S</m:t>
        </m:r>
        <m:r>
          <m:rPr>
            <m:sty m:val="p"/>
          </m:rPr>
          <m:t>=</m:t>
        </m:r>
        <m:r>
          <m:rPr>
            <m:sty m:val="p"/>
          </m:rPr>
          <m:t>[</m:t>
        </m:r>
        <m:r>
          <m:t>c</m:t>
        </m:r>
        <m:r>
          <m:rPr>
            <m:sty m:val="p"/>
          </m:rPr>
          <m:t>]</m:t>
        </m:r>
      </m:oMath>
      <w:del w:id="19567" w:author="PR Preview" w:date="2026-01-01T00:00:00Z">
        <w:r>
          <w:delText xml:space="preserve">,</w:delText>
        </w:r>
      </w:del>
      <w:del w:id="19568" w:author="PR Preview" w:date="2026-01-01T00:00:00Z">
        <w:r>
          <w:delText xml:space="preserve"> </w:delText>
        </w:r>
      </w:del>
      <m:oMath>
        <m:sSup>
          <m:e>
            <m:limLow>
              <m:e>
                <m:r>
                  <m:t>x</m:t>
                </m:r>
              </m:e>
              <m:lim>
                <m:r>
                  <m:rPr>
                    <m:sty m:val="p"/>
                  </m:rPr>
                  <m:t>∼</m:t>
                </m:r>
              </m:lim>
            </m:limLow>
          </m:e>
          <m:sup>
            <m:r>
              <m:rPr>
                <m:sty m:val="p"/>
              </m:rPr>
              <m:t>⊤</m:t>
            </m:r>
          </m:sup>
        </m:sSup>
        <m:r>
          <m:t> </m:t>
        </m:r>
        <m:r>
          <m:rPr>
            <m:sty m:val="bi"/>
          </m:rPr>
          <m:t>S</m:t>
        </m:r>
        <m:r>
          <m:t> </m:t>
        </m:r>
        <m:limLow>
          <m:e>
            <m:r>
              <m:t>x</m:t>
            </m:r>
          </m:e>
          <m:lim>
            <m:r>
              <m:rPr>
                <m:sty m:val="p"/>
              </m:rPr>
              <m:t>∼</m:t>
            </m:r>
          </m:lim>
        </m:limLow>
        <m:r>
          <m:rPr>
            <m:sty m:val="p"/>
          </m:rPr>
          <m:t>=</m:t>
        </m:r>
        <m:r>
          <m:t>c</m:t>
        </m:r>
        <m:sSup>
          <m:e>
            <m:r>
              <m:t>x</m:t>
            </m:r>
          </m:e>
          <m:sup>
            <m:r>
              <m:t>2</m:t>
            </m:r>
          </m:sup>
        </m:sSup>
      </m:oMath>
      <w:del w:id="19569" w:author="PR Preview" w:date="2026-01-01T00:00:00Z">
        <w:r>
          <w:delText xml:space="preserve">.</w:delText>
        </w:r>
      </w:del>
      <w:del w:id="19570" w:author="PR Preview" w:date="2026-01-01T00:00:00Z">
        <w:r>
          <w:delText xml:space="preserve"> </w:delText>
        </w:r>
      </w:del>
      <w:del w:id="19571" w:author="PR Preview" w:date="2026-01-01T00:00:00Z">
        <w:r>
          <w:delText xml:space="preserve">With</w:delText>
        </w:r>
      </w:del>
      <w:del w:id="19572" w:author="PR Preview" w:date="2026-01-01T00:00:00Z">
        <w:r>
          <w:delText xml:space="preserve"> </w:delText>
        </w:r>
      </w:del>
      <m:oMath>
        <m:r>
          <m:t>p</m:t>
        </m:r>
        <m:r>
          <m:rPr>
            <m:sty m:val="p"/>
          </m:rPr>
          <m:t>=</m:t>
        </m:r>
        <m:r>
          <m:t>2</m:t>
        </m:r>
      </m:oMath>
      <w:del w:id="19573" w:author="PR Preview" w:date="2026-01-01T00:00:00Z">
        <w:r>
          <w:delText xml:space="preserve">,</w:delText>
        </w:r>
      </w:del>
    </w:p>
    <w:p>
      <w:pPr>
        <w:pStyle w:val="BodyText"/>
      </w:pPr>
      <m:oMathPara>
        <m:oMathParaPr>
          <m:jc m:val="center"/>
        </m:oMathParaPr>
        <m:oMath>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limLow>
            <m:e>
              <m:r>
                <m:t>x</m:t>
              </m:r>
            </m:e>
            <m:lim>
              <m:r>
                <m:rPr>
                  <m:sty m:val="p"/>
                </m:rPr>
                <m:t>∼</m:t>
              </m:r>
            </m:lim>
          </m:limLow>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del w:id="19574" w:author="PR Preview" w:date="2026-01-01T00:00:00Z">
        <w:r>
          <w:delText xml:space="preserve">which is</w:delText>
        </w:r>
      </w:del>
      <w:del w:id="19575" w:author="PR Preview" w:date="2026-01-01T00:00:00Z">
        <w:r>
          <w:delText xml:space="preserve"> </w:delText>
        </w:r>
      </w:del>
      <m:oMath>
        <m:r>
          <m:t>1</m:t>
        </m:r>
        <m:r>
          <m:rPr>
            <m:sty m:val="p"/>
          </m:rPr>
          <m:t>+</m:t>
        </m:r>
        <m:r>
          <m:t>4</m:t>
        </m:r>
        <m:r>
          <m:rPr>
            <m:sty m:val="p"/>
          </m:rPr>
          <m:t>+</m:t>
        </m:r>
        <m:r>
          <m:t>12</m:t>
        </m:r>
        <m:r>
          <m:rPr>
            <m:sty m:val="p"/>
          </m:rPr>
          <m:t>=</m:t>
        </m:r>
        <m:r>
          <m:t>17</m:t>
        </m:r>
      </m:oMath>
      <w:del w:id="19576" w:author="PR Preview" w:date="2026-01-01T00:00:00Z">
        <w:r>
          <w:delText xml:space="preserve"> </w:delText>
        </w:r>
      </w:del>
      <w:del w:id="19577" w:author="PR Preview" w:date="2026-01-01T00:00:00Z">
        <w:r>
          <w:delText xml:space="preserve">at</w:delText>
        </w:r>
      </w:del>
      <w:del w:id="19578"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t>2</m:t>
        </m:r>
        <m:r>
          <m:rPr>
            <m:sty m:val="p"/>
          </m:rPr>
          <m:t>)</m:t>
        </m:r>
      </m:oMath>
      <w:del w:id="19579" w:author="PR Preview" w:date="2026-01-01T00:00:00Z">
        <w:r>
          <w:delText xml:space="preserve">.</w:delText>
        </w:r>
      </w:del>
    </w:p>
    <w:p>
      <w:pPr>
        <w:pStyle w:val="BodyText"/>
      </w:pPr>
      <w:ins w:id="19580" w:author="PR Preview" w:date="2026-01-01T00:00:00Z">
        <w:r>
          <w:t xml:space="preserve">$${\mathord{\smash[b]{\underset{\raise.3ex\hbox{$\scriptstyle\sim$}}{x}}\vphantom{x}}}^{\top}\, \mathbf{S}\, \mathord{\smash[b]{\underset{\raise.3ex\hbox{$\scriptstyle\sim$}}{x}}\vphantom{x}}$$</w:t>
        </w:r>
      </w:ins>
    </w:p>
    <w:p>
      <w:pPr>
        <w:pStyle w:val="FirstParagraph"/>
      </w:pPr>
      <w:ins w:id="19581" w:author="PR Preview" w:date="2026-01-01T00:00:00Z">
        <w:r>
          <w:t xml:space="preserve">where</w:t>
        </w:r>
      </w:ins>
      <w:ins w:id="19582" w:author="PR Preview" w:date="2026-01-01T00:00:00Z">
        <w:r>
          <w:t xml:space="preserve"> </w:t>
        </w:r>
      </w:ins>
      <w:ins w:id="19583" w:author="PR Preview" w:date="2026-01-01T00:00:00Z">
        <w:r>
          <w:t xml:space="preserve">$\mathord{\smash[b]{\underset{\raise.3ex\hbox{$\scriptstyle\sim$}}{x}}\vphantom{x}}$</w:t>
        </w:r>
      </w:ins>
      <w:ins w:id="19584" w:author="PR Preview" w:date="2026-01-01T00:00:00Z">
        <w:r>
          <w:t xml:space="preserve"> </w:t>
        </w:r>
      </w:ins>
      <w:ins w:id="19585" w:author="PR Preview" w:date="2026-01-01T00:00:00Z">
        <w:r>
          <w:t xml:space="preserve">is a</w:t>
        </w:r>
      </w:ins>
      <w:ins w:id="19586" w:author="PR Preview" w:date="2026-01-01T00:00:00Z">
        <w:r>
          <w:t xml:space="preserve"> </w:t>
        </w:r>
      </w:ins>
      <m:oMath>
        <m:r>
          <m:t>p</m:t>
        </m:r>
        <m:r>
          <m:rPr>
            <m:sty m:val="p"/>
          </m:rPr>
          <m:t>×</m:t>
        </m:r>
        <m:r>
          <m:t>1</m:t>
        </m:r>
      </m:oMath>
      <w:ins w:id="19587" w:author="PR Preview" w:date="2026-01-01T00:00:00Z">
        <w:r>
          <w:t xml:space="preserve"> </w:t>
        </w:r>
      </w:ins>
      <w:ins w:id="19588" w:author="PR Preview" w:date="2026-01-01T00:00:00Z">
        <w:r>
          <w:t xml:space="preserve">vector</w:t>
        </w:r>
      </w:ins>
      <w:ins w:id="19589" w:author="PR Preview" w:date="2026-01-01T00:00:00Z">
        <w:r>
          <w:t xml:space="preserve"> </w:t>
        </w:r>
      </w:ins>
      <w:ins w:id="19590" w:author="PR Preview" w:date="2026-01-01T00:00:00Z">
        <w:r>
          <w:t xml:space="preserve">and</w:t>
        </w:r>
      </w:ins>
      <w:ins w:id="19591" w:author="PR Preview" w:date="2026-01-01T00:00:00Z">
        <w:r>
          <w:t xml:space="preserve"> </w:t>
        </w:r>
      </w:ins>
      <m:oMath>
        <m:r>
          <m:rPr>
            <m:sty m:val="bi"/>
          </m:rPr>
          <m:t>S</m:t>
        </m:r>
      </m:oMath>
      <w:ins w:id="19592" w:author="PR Preview" w:date="2026-01-01T00:00:00Z">
        <w:r>
          <w:t xml:space="preserve"> </w:t>
        </w:r>
      </w:ins>
      <w:ins w:id="19593" w:author="PR Preview" w:date="2026-01-01T00:00:00Z">
        <w:r>
          <w:t xml:space="preserve">is a</w:t>
        </w:r>
      </w:ins>
      <w:ins w:id="19594" w:author="PR Preview" w:date="2026-01-01T00:00:00Z">
        <w:r>
          <w:t xml:space="preserve"> </w:t>
        </w:r>
      </w:ins>
      <m:oMath>
        <m:r>
          <m:t>p</m:t>
        </m:r>
        <m:r>
          <m:rPr>
            <m:sty m:val="p"/>
          </m:rPr>
          <m:t>×</m:t>
        </m:r>
        <m:r>
          <m:t>p</m:t>
        </m:r>
      </m:oMath>
      <w:ins w:id="19595" w:author="PR Preview" w:date="2026-01-01T00:00:00Z">
        <w:r>
          <w:t xml:space="preserve"> </w:t>
        </w:r>
      </w:ins>
      <w:ins w:id="19596" w:author="PR Preview" w:date="2026-01-01T00:00:00Z">
        <w:r>
          <w:t xml:space="preserve">matrix.</w:t>
        </w:r>
      </w:ins>
    </w:p>
    <w:bookmarkEnd w:id="452"/>
    <w:bookmarkStart w:id="455" w:name="rem-quadratic-forms-in-statistics"/>
    <w:p>
      <w:pPr>
        <w:pStyle w:val="BodyText"/>
      </w:pPr>
      <w:ins w:id="19597" w:author="PR Preview" w:date="2026-01-01T00:00:00Z">
        <w:r>
          <w:rPr>
            <w:i/>
            <w:iCs/>
          </w:rPr>
          <w:t xml:space="preserve">Remark 32</w:t>
        </w:r>
      </w:ins>
      <w:ins w:id="19598" w:author="PR Preview" w:date="2026-01-01T00:00:00Z">
        <w:r>
          <w:t xml:space="preserve"> (Quadratic forms in statistics). </w:t>
        </w:r>
      </w:ins>
      <w:ins w:id="19599" w:author="PR Preview" w:date="2026-01-01T00:00:00Z">
        <w:r>
          <w:t xml:space="preserve">A quadratic form extends the scalar expression</w:t>
        </w:r>
      </w:ins>
      <w:ins w:id="19600" w:author="PR Preview" w:date="2026-01-01T00:00:00Z">
        <w:r>
          <w:t xml:space="preserve"> </w:t>
        </w:r>
      </w:ins>
      <m:oMath>
        <m:r>
          <m:t>c</m:t>
        </m:r>
        <m:sSup>
          <m:e>
            <m:r>
              <m:t>x</m:t>
            </m:r>
          </m:e>
          <m:sup>
            <m:r>
              <m:t>2</m:t>
            </m:r>
          </m:sup>
        </m:sSup>
      </m:oMath>
      <w:ins w:id="19601" w:author="PR Preview" w:date="2026-01-01T00:00:00Z">
        <w:r>
          <w:t xml:space="preserve"> </w:t>
        </w:r>
      </w:ins>
      <w:ins w:id="19602" w:author="PR Preview" w:date="2026-01-01T00:00:00Z">
        <w:r>
          <w:t xml:space="preserve">to vectors:</w:t>
        </w:r>
      </w:ins>
      <w:ins w:id="19603" w:author="PR Preview" w:date="2026-01-01T00:00:00Z">
        <w:r>
          <w:t xml:space="preserve"> </w:t>
        </w:r>
      </w:ins>
      <w:ins w:id="19604" w:author="PR Preview" w:date="2026-01-01T00:00:00Z">
        <w:r>
          <w:t xml:space="preserve">with</w:t>
        </w:r>
      </w:ins>
      <w:ins w:id="19605" w:author="PR Preview" w:date="2026-01-01T00:00:00Z">
        <w:r>
          <w:t xml:space="preserve"> </w:t>
        </w:r>
      </w:ins>
      <m:oMath>
        <m:r>
          <m:t>p</m:t>
        </m:r>
        <m:r>
          <m:rPr>
            <m:sty m:val="p"/>
          </m:rPr>
          <m:t>=</m:t>
        </m:r>
        <m:r>
          <m:t>1</m:t>
        </m:r>
      </m:oMath>
      <w:ins w:id="19606" w:author="PR Preview" w:date="2026-01-01T00:00:00Z">
        <w:r>
          <w:t xml:space="preserve"> </w:t>
        </w:r>
      </w:ins>
      <w:ins w:id="19607" w:author="PR Preview" w:date="2026-01-01T00:00:00Z">
        <w:r>
          <w:t xml:space="preserve">and</w:t>
        </w:r>
      </w:ins>
      <w:ins w:id="19608" w:author="PR Preview" w:date="2026-01-01T00:00:00Z">
        <w:r>
          <w:t xml:space="preserve"> </w:t>
        </w:r>
      </w:ins>
      <m:oMath>
        <m:r>
          <m:rPr>
            <m:sty m:val="bi"/>
          </m:rPr>
          <m:t>S</m:t>
        </m:r>
        <m:r>
          <m:rPr>
            <m:sty m:val="p"/>
          </m:rPr>
          <m:t>=</m:t>
        </m:r>
        <m:r>
          <m:rPr>
            <m:sty m:val="p"/>
          </m:rPr>
          <m:t>[</m:t>
        </m:r>
        <m:r>
          <m:t>c</m:t>
        </m:r>
        <m:r>
          <m:rPr>
            <m:sty m:val="p"/>
          </m:rPr>
          <m:t>]</m:t>
        </m:r>
      </m:oMath>
      <w:ins w:id="19609" w:author="PR Preview" w:date="2026-01-01T00:00:00Z">
        <w:r>
          <w:t xml:space="preserve">,</w:t>
        </w:r>
      </w:ins>
      <w:ins w:id="19610" w:author="PR Preview" w:date="2026-01-01T00:00:00Z">
        <w:r>
          <w:t xml:space="preserve"> </w:t>
        </w:r>
      </w:ins>
      <w:ins w:id="19611" w:author="PR Preview" w:date="2026-01-01T00:00:00Z">
        <w:r>
          <w:t xml:space="preserve">${\mathord{\smash[b]{\underset{\raise.3ex\hbox{$\scriptstyle\sim$}}{x}}\vphantom{x}}}^{\top}\,\mathbf{S}\,\mathord{\smash[b]{\underset{\raise.3ex\hbox{$\scriptstyle\sim$}}{x}}\vphantom{x}}= c x^2$</w:t>
        </w:r>
      </w:ins>
      <w:ins w:id="19612" w:author="PR Preview" w:date="2026-01-01T00:00:00Z">
        <w:r>
          <w:t xml:space="preserve">.</w:t>
        </w:r>
      </w:ins>
      <w:ins w:id="19613" w:author="PR Preview" w:date="2026-01-01T00:00:00Z">
        <w:r>
          <w:t xml:space="preserve"> </w:t>
        </w:r>
      </w:ins>
      <w:ins w:id="19614" w:author="PR Preview" w:date="2026-01-01T00:00:00Z">
        <w:r>
          <w:t xml:space="preserve">With</w:t>
        </w:r>
      </w:ins>
      <w:ins w:id="19615" w:author="PR Preview" w:date="2026-01-01T00:00:00Z">
        <w:r>
          <w:t xml:space="preserve"> </w:t>
        </w:r>
      </w:ins>
      <m:oMath>
        <m:r>
          <m:t>p</m:t>
        </m:r>
        <m:r>
          <m:rPr>
            <m:sty m:val="p"/>
          </m:rPr>
          <m:t>=</m:t>
        </m:r>
        <m:r>
          <m:t>2</m:t>
        </m:r>
      </m:oMath>
      <w:ins w:id="19616" w:author="PR Preview" w:date="2026-01-01T00:00:00Z">
        <w:r>
          <w:t xml:space="preserve">,</w:t>
        </w:r>
      </w:ins>
    </w:p>
    <w:p>
      <w:pPr>
        <w:pStyle w:val="BodyText"/>
      </w:pPr>
      <w:ins w:id="19617" w:author="PR Preview" w:date="2026-01-01T00:00:00Z">
        <w:r>
          <w:t xml:space="preserve">$$
    {\mathord{\smash[b]{\underset{\raise.3ex\hbox{$\scriptstyle\sim$}}{x}}\vphantom{x}}}^{\top}
    \begin{bmatrix} 1 &amp; 2 \\ 0 &amp; 3 \end{bmatrix}
    \mathord{\smash[b]{\underset{\raise.3ex\hbox{$\scriptstyle\sim$}}{x}}\vphantom{x}}
    = x_1^2 + 2 x_1 x_2 + 3 x_2^2,
    $$</w:t>
        </w:r>
      </w:ins>
    </w:p>
    <w:p>
      <w:pPr>
        <w:pStyle w:val="FirstParagraph"/>
      </w:pPr>
      <w:ins w:id="19618" w:author="PR Preview" w:date="2026-01-01T00:00:00Z">
        <w:r>
          <w:t xml:space="preserve">which is</w:t>
        </w:r>
      </w:ins>
      <w:ins w:id="19619" w:author="PR Preview" w:date="2026-01-01T00:00:00Z">
        <w:r>
          <w:t xml:space="preserve"> </w:t>
        </w:r>
      </w:ins>
      <m:oMath>
        <m:r>
          <m:t>1</m:t>
        </m:r>
        <m:r>
          <m:rPr>
            <m:sty m:val="p"/>
          </m:rPr>
          <m:t>+</m:t>
        </m:r>
        <m:r>
          <m:t>4</m:t>
        </m:r>
        <m:r>
          <m:rPr>
            <m:sty m:val="p"/>
          </m:rPr>
          <m:t>+</m:t>
        </m:r>
        <m:r>
          <m:t>12</m:t>
        </m:r>
        <m:r>
          <m:rPr>
            <m:sty m:val="p"/>
          </m:rPr>
          <m:t>=</m:t>
        </m:r>
        <m:r>
          <m:t>17</m:t>
        </m:r>
      </m:oMath>
      <w:ins w:id="19620" w:author="PR Preview" w:date="2026-01-01T00:00:00Z">
        <w:r>
          <w:t xml:space="preserve"> </w:t>
        </w:r>
      </w:ins>
      <w:ins w:id="19621" w:author="PR Preview" w:date="2026-01-01T00:00:00Z">
        <w:r>
          <w:t xml:space="preserve">at</w:t>
        </w:r>
      </w:ins>
      <w:ins w:id="19622" w:author="PR Preview" w:date="2026-01-01T00:00:00Z">
        <w:r>
          <w:t xml:space="preserve"> </w:t>
        </w:r>
      </w:ins>
      <w:ins w:id="19623" w:author="PR Preview" w:date="2026-01-01T00:00:00Z">
        <w:r>
          <w:t xml:space="preserve">$\mathord{\smash[b]{\underset{\raise.3ex\hbox{$\scriptstyle\sim$}}{x}}\vphantom{x}}= (1, 2)$</w:t>
        </w:r>
      </w:ins>
      <w:ins w:id="19624" w:author="PR Preview" w:date="2026-01-01T00:00:00Z">
        <w:r>
          <w:t xml:space="preserve">.</w:t>
        </w:r>
      </w:ins>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53">
        <w:r>
          <w:rPr>
            <w:rStyle w:val="Hyperlink"/>
          </w:rPr>
          <w:t xml:space="preserve">Vector Calculus</w:t>
        </w:r>
      </w:hyperlink>
      <w:r>
        <w:t xml:space="preserve">)</w:t>
      </w:r>
      <w:r>
        <w:t xml:space="preserve"> </w:t>
      </w:r>
      <w:r>
        <w:t xml:space="preserve">is a quadratic form.</w:t>
      </w:r>
    </w:p>
    <w:p>
      <w:pPr>
        <w:pStyle w:val="Compact"/>
        <w:numPr>
          <w:ilvl w:val="0"/>
          <w:numId w:val="1072"/>
        </w:numPr>
      </w:pPr>
      <w:del w:id="19625" w:author="PR Preview" w:date="2026-01-01T00:00:00Z">
        <w:r>
          <w:delText xml:space="preserve">The variance of a linear combination of estimates</w:delText>
        </w:r>
      </w:del>
      <w:del w:id="19626" w:author="PR Preview" w:date="2026-01-01T00:00:00Z">
        <w:r>
          <w:delText xml:space="preserve"> </w:delText>
        </w:r>
      </w:del>
      <w:del w:id="19627" w:author="PR Preview" w:date="2026-01-01T00:00:00Z">
        <w:r>
          <w:delText xml:space="preserve">(see</w:delText>
        </w:r>
      </w:del>
      <w:del w:id="19628" w:author="PR Preview" w:date="2026-01-01T00:00:00Z">
        <w:r>
          <w:delText xml:space="preserve"> </w:delText>
        </w:r>
      </w:del>
      <w:hyperlink r:id="rId454">
        <w:del w:id="19629" w:author="PR Preview" w:date="2026-01-01T00:00:00Z">
          <w:r>
            <w:rPr>
              <w:rStyle w:val="Hyperlink"/>
            </w:rPr>
            <w:delText xml:space="preserve">Inference about Gaussian Linear Regression Models</w:delText>
          </w:r>
        </w:del>
      </w:hyperlink>
      <w:del w:id="19630" w:author="PR Preview" w:date="2026-01-01T00:00:00Z">
        <w:r>
          <w:delText xml:space="preserve">)</w:delText>
        </w:r>
      </w:del>
      <w:del w:id="19631" w:author="PR Preview" w:date="2026-01-01T00:00:00Z">
        <w:r>
          <w:delText xml:space="preserve"> </w:delText>
        </w:r>
      </w:del>
      <w:del w:id="19632" w:author="PR Preview" w:date="2026-01-01T00:00:00Z">
        <w:r>
          <w:delText xml:space="preserve">is a quadratic form:</w:delText>
        </w:r>
      </w:del>
      <w:del w:id="19633" w:author="PR Preview" w:date="2026-01-01T00:00:00Z">
        <w:r>
          <w:delText xml:space="preserve"> </w:delText>
        </w:r>
      </w:del>
      <m:oMath>
        <m:r>
          <m:rPr>
            <m:sty m:val="p"/>
          </m:rPr>
          <m:t>Var</m:t>
        </m:r>
        <m:r>
          <m:t>​</m:t>
        </m:r>
        <m:d>
          <m:dPr>
            <m:begChr m:val="("/>
            <m:sepChr m:val=""/>
            <m:endChr m:val=")"/>
            <m:grow/>
          </m:dPr>
          <m:e>
            <m:limLow>
              <m:e>
                <m:r>
                  <m:t>x</m:t>
                </m:r>
              </m:e>
              <m:lim>
                <m:r>
                  <m:rPr>
                    <m:sty m:val="p"/>
                  </m:rPr>
                  <m:t>∼</m:t>
                </m:r>
              </m:lim>
            </m:limLow>
            <m:r>
              <m:rPr>
                <m:sty m:val="p"/>
              </m:rPr>
              <m:t>⋅</m:t>
            </m:r>
            <m:acc>
              <m:accPr>
                <m:chr m:val="̂"/>
              </m:accPr>
              <m:e>
                <m:limLow>
                  <m:e>
                    <m:r>
                      <m:t>β</m:t>
                    </m:r>
                  </m:e>
                  <m:lim>
                    <m:r>
                      <m:rPr>
                        <m:sty m:val="p"/>
                      </m:rPr>
                      <m:t>∼</m:t>
                    </m:r>
                  </m:lim>
                </m:limLow>
              </m:e>
            </m:acc>
          </m:e>
        </m:d>
        <m:r>
          <m:t>​</m:t>
        </m:r>
        <m:r>
          <m:rPr>
            <m:sty m:val="p"/>
          </m:rPr>
          <m:t>=</m:t>
        </m:r>
        <m:sSup>
          <m:e>
            <m:limLow>
              <m:e>
                <m:r>
                  <m:t>x</m:t>
                </m:r>
              </m:e>
              <m:lim>
                <m:r>
                  <m:rPr>
                    <m:sty m:val="p"/>
                  </m:rPr>
                  <m:t>∼</m:t>
                </m:r>
              </m:lim>
            </m:limLow>
          </m:e>
          <m:sup>
            <m:r>
              <m:rPr>
                <m:sty m:val="p"/>
              </m:rPr>
              <m:t>⊤</m:t>
            </m:r>
          </m:sup>
        </m:sSup>
        <m:r>
          <m:t> </m:t>
        </m:r>
        <m:r>
          <m:rPr>
            <m:sty m:val="p"/>
          </m:rPr>
          <m:t>Var</m:t>
        </m:r>
        <m:r>
          <m:t>​</m:t>
        </m:r>
        <m:d>
          <m:dPr>
            <m:begChr m:val="("/>
            <m:sepChr m:val=""/>
            <m:endChr m:val=")"/>
            <m:grow/>
          </m:dPr>
          <m:e>
            <m:acc>
              <m:accPr>
                <m:chr m:val="̂"/>
              </m:accPr>
              <m:e>
                <m:limLow>
                  <m:e>
                    <m:r>
                      <m:t>β</m:t>
                    </m:r>
                  </m:e>
                  <m:lim>
                    <m:r>
                      <m:rPr>
                        <m:sty m:val="p"/>
                      </m:rPr>
                      <m:t>∼</m:t>
                    </m:r>
                  </m:lim>
                </m:limLow>
              </m:e>
            </m:acc>
          </m:e>
        </m:d>
        <m:r>
          <m:t>​</m:t>
        </m:r>
        <m:r>
          <m:t> </m:t>
        </m:r>
        <m:limLow>
          <m:e>
            <m:r>
              <m:t>x</m:t>
            </m:r>
          </m:e>
          <m:lim>
            <m:r>
              <m:rPr>
                <m:sty m:val="p"/>
              </m:rPr>
              <m:t>∼</m:t>
            </m:r>
          </m:lim>
        </m:limLow>
      </m:oMath>
      <w:del w:id="19634" w:author="PR Preview" w:date="2026-01-01T00:00:00Z">
        <w:r>
          <w:delText xml:space="preserve">.</w:delText>
        </w:r>
      </w:del>
    </w:p>
    <w:p>
      <w:pPr>
        <w:pStyle w:val="FirstParagraph"/>
      </w:pPr>
      <w:del w:id="19635" w:author="PR Preview" w:date="2026-01-01T00:00:00Z">
        <w:r>
          <w:rPr>
            <w:b/>
            <w:bCs/>
          </w:rPr>
          <w:delText xml:space="preserve">Theorem 72 (A quadratic form is additive in its matrix)</w:delText>
        </w:r>
      </w:del>
      <w:del w:id="19636" w:author="PR Preview" w:date="2026-01-01T00:00:00Z">
        <w:r>
          <w:delText xml:space="preserve"> </w:delText>
        </w:r>
      </w:del>
      <w:del w:id="19637" w:author="PR Preview" w:date="2026-01-01T00:00:00Z">
        <w:r>
          <w:delText xml:space="preserve">If</w:delText>
        </w:r>
      </w:del>
      <w:del w:id="19638" w:author="PR Preview" w:date="2026-01-01T00:00:00Z">
        <w:r>
          <w:delText xml:space="preserve"> </w:delText>
        </w:r>
      </w:del>
      <m:oMath>
        <m:r>
          <m:rPr>
            <m:sty m:val="bi"/>
          </m:rPr>
          <m:t>A</m:t>
        </m:r>
      </m:oMath>
      <w:del w:id="19639" w:author="PR Preview" w:date="2026-01-01T00:00:00Z">
        <w:r>
          <w:delText xml:space="preserve"> </w:delText>
        </w:r>
      </w:del>
      <w:del w:id="19640" w:author="PR Preview" w:date="2026-01-01T00:00:00Z">
        <w:r>
          <w:delText xml:space="preserve">and</w:delText>
        </w:r>
      </w:del>
      <w:del w:id="19641" w:author="PR Preview" w:date="2026-01-01T00:00:00Z">
        <w:r>
          <w:delText xml:space="preserve"> </w:delText>
        </w:r>
      </w:del>
      <m:oMath>
        <m:r>
          <m:rPr>
            <m:sty m:val="bi"/>
          </m:rPr>
          <m:t>B</m:t>
        </m:r>
      </m:oMath>
      <w:del w:id="19642" w:author="PR Preview" w:date="2026-01-01T00:00:00Z">
        <w:r>
          <w:delText xml:space="preserve"> </w:delText>
        </w:r>
      </w:del>
      <w:del w:id="19643" w:author="PR Preview" w:date="2026-01-01T00:00:00Z">
        <w:r>
          <w:delText xml:space="preserve">are</w:delText>
        </w:r>
      </w:del>
      <w:del w:id="19644" w:author="PR Preview" w:date="2026-01-01T00:00:00Z">
        <w:r>
          <w:delText xml:space="preserve"> </w:delText>
        </w:r>
      </w:del>
      <m:oMath>
        <m:r>
          <m:t>p</m:t>
        </m:r>
        <m:r>
          <m:rPr>
            <m:sty m:val="p"/>
          </m:rPr>
          <m:t>×</m:t>
        </m:r>
        <m:r>
          <m:t>p</m:t>
        </m:r>
      </m:oMath>
      <w:del w:id="19645" w:author="PR Preview" w:date="2026-01-01T00:00:00Z">
        <w:r>
          <w:delText xml:space="preserve"> </w:delText>
        </w:r>
      </w:del>
      <w:del w:id="19646" w:author="PR Preview" w:date="2026-01-01T00:00:00Z">
        <w:r>
          <w:delText xml:space="preserve">matrices,</w:delText>
        </w:r>
      </w:del>
      <w:del w:id="19647" w:author="PR Preview" w:date="2026-01-01T00:00:00Z">
        <w:r>
          <w:delText xml:space="preserve"> </w:delText>
        </w:r>
      </w:del>
      <m:oMath>
        <m:r>
          <m:t>c</m:t>
        </m:r>
      </m:oMath>
      <w:del w:id="19648" w:author="PR Preview" w:date="2026-01-01T00:00:00Z">
        <w:r>
          <w:delText xml:space="preserve"> </w:delText>
        </w:r>
      </w:del>
      <w:del w:id="19649" w:author="PR Preview" w:date="2026-01-01T00:00:00Z">
        <w:r>
          <w:delText xml:space="preserve">is a number and</w:delText>
        </w:r>
      </w:del>
      <w:del w:id="19650" w:author="PR Preview" w:date="2026-01-01T00:00:00Z">
        <w:r>
          <w:delText xml:space="preserve"> </w:delText>
        </w:r>
      </w:del>
      <m:oMath>
        <m:limLow>
          <m:e>
            <m:r>
              <m:t>x</m:t>
            </m:r>
          </m:e>
          <m:lim>
            <m:r>
              <m:rPr>
                <m:sty m:val="p"/>
              </m:rPr>
              <m:t>∼</m:t>
            </m:r>
          </m:lim>
        </m:limLow>
      </m:oMath>
      <w:del w:id="19651" w:author="PR Preview" w:date="2026-01-01T00:00:00Z">
        <w:r>
          <w:delText xml:space="preserve"> </w:delText>
        </w:r>
      </w:del>
      <w:del w:id="19652" w:author="PR Preview" w:date="2026-01-01T00:00:00Z">
        <w:r>
          <w:delText xml:space="preserve">is a vector of length</w:delText>
        </w:r>
      </w:del>
      <w:del w:id="19653" w:author="PR Preview" w:date="2026-01-01T00:00:00Z">
        <w:r>
          <w:delText xml:space="preserve"> </w:delText>
        </w:r>
      </w:del>
      <m:oMath>
        <m:r>
          <m:t>p</m:t>
        </m:r>
      </m:oMath>
      <w:del w:id="19654" w:author="PR Preview" w:date="2026-01-01T00:00:00Z">
        <w:r>
          <w:delText xml:space="preserve">, then</w:delText>
        </w:r>
      </w:del>
    </w:p>
    <w:p>
      <w:pPr>
        <w:pStyle w:val="BodyText"/>
      </w:pPr>
      <m:oMathPara>
        <m:oMathParaPr>
          <m:jc m:val="center"/>
        </m:oMathParaPr>
        <m:oMath>
          <m:eqArr>
            <m:e>
              <m:sSup>
                <m:e>
                  <m:limLow>
                    <m:e>
                      <m:r>
                        <m:t>x</m:t>
                      </m:r>
                    </m:e>
                    <m:lim>
                      <m:r>
                        <m:rPr>
                          <m:sty m:val="p"/>
                        </m:rPr>
                        <m:t>∼</m:t>
                      </m:r>
                    </m:lim>
                  </m:limLow>
                </m:e>
                <m:sup>
                  <m:r>
                    <m:rPr>
                      <m:sty m:val="p"/>
                    </m:rPr>
                    <m:t>⊤</m:t>
                  </m:r>
                </m:sup>
              </m:sSup>
              <m:r>
                <m:rPr>
                  <m:sty m:val="p"/>
                </m:rPr>
                <m:t>(</m:t>
              </m:r>
              <m:r>
                <m:rPr>
                  <m:sty m:val="bi"/>
                </m:rPr>
                <m:t>A</m:t>
              </m:r>
              <m:r>
                <m:rPr>
                  <m:sty m:val="p"/>
                </m:rPr>
                <m:t>+</m:t>
              </m:r>
              <m:r>
                <m:rPr>
                  <m:sty m:val="bi"/>
                </m:rPr>
                <m:t>B</m:t>
              </m:r>
              <m:r>
                <m:rPr>
                  <m:sty m:val="p"/>
                </m:rPr>
                <m:t>)</m:t>
              </m:r>
              <m:limLow>
                <m:e>
                  <m:r>
                    <m:t>x</m:t>
                  </m:r>
                </m:e>
                <m:lim>
                  <m:r>
                    <m:rPr>
                      <m:sty m:val="p"/>
                    </m:rPr>
                    <m:t>∼</m:t>
                  </m:r>
                </m:lim>
              </m:limLow>
              <m:r>
                <m:t>&amp;</m:t>
              </m:r>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sSup>
                <m:e>
                  <m:limLow>
                    <m:e>
                      <m:r>
                        <m:t>x</m:t>
                      </m:r>
                    </m:e>
                    <m:lim>
                      <m:r>
                        <m:rPr>
                          <m:sty m:val="p"/>
                        </m:rPr>
                        <m:t>∼</m:t>
                      </m:r>
                    </m:lim>
                  </m:limLow>
                </m:e>
                <m:sup>
                  <m:r>
                    <m:rPr>
                      <m:sty m:val="p"/>
                    </m:rPr>
                    <m:t>⊤</m:t>
                  </m:r>
                </m:sup>
              </m:sSup>
              <m:r>
                <m:rPr>
                  <m:sty m:val="bi"/>
                </m:rPr>
                <m:t>B</m:t>
              </m:r>
              <m:limLow>
                <m:e>
                  <m:r>
                    <m:t>x</m:t>
                  </m:r>
                </m:e>
                <m:lim>
                  <m:r>
                    <m:rPr>
                      <m:sty m:val="p"/>
                    </m:rPr>
                    <m:t>∼</m:t>
                  </m:r>
                </m:lim>
              </m:limLow>
              <m:r>
                <m:rPr>
                  <m:sty m:val="p"/>
                </m:rPr>
                <m:t>,</m:t>
              </m:r>
            </m:e>
            <m:e>
              <m:sSup>
                <m:e>
                  <m:limLow>
                    <m:e>
                      <m:r>
                        <m:t>x</m:t>
                      </m:r>
                    </m:e>
                    <m:lim>
                      <m:r>
                        <m:rPr>
                          <m:sty m:val="p"/>
                        </m:rPr>
                        <m:t>∼</m:t>
                      </m:r>
                    </m:lim>
                  </m:limLow>
                </m:e>
                <m:sup>
                  <m:r>
                    <m:rPr>
                      <m:sty m:val="p"/>
                    </m:rPr>
                    <m:t>⊤</m:t>
                  </m:r>
                </m:sup>
              </m:sSup>
              <m:r>
                <m:rPr>
                  <m:sty m:val="p"/>
                </m:rPr>
                <m:t>(</m:t>
              </m:r>
              <m:r>
                <m:t>c</m:t>
              </m:r>
              <m:r>
                <m:t> </m:t>
              </m:r>
              <m:r>
                <m:rPr>
                  <m:sty m:val="bi"/>
                </m:rPr>
                <m:t>A</m:t>
              </m:r>
              <m:r>
                <m:rPr>
                  <m:sty m:val="p"/>
                </m:rPr>
                <m:t>)</m:t>
              </m:r>
              <m:limLow>
                <m:e>
                  <m:r>
                    <m:t>x</m:t>
                  </m:r>
                </m:e>
                <m:lim>
                  <m:r>
                    <m:rPr>
                      <m:sty m:val="p"/>
                    </m:rPr>
                    <m:t>∼</m:t>
                  </m:r>
                </m:lim>
              </m:limLow>
              <m:r>
                <m:t>&amp;</m:t>
              </m:r>
              <m:r>
                <m:rPr>
                  <m:sty m:val="p"/>
                </m:rPr>
                <m:t>=</m:t>
              </m:r>
              <m:r>
                <m:t>c</m:t>
              </m:r>
              <m:r>
                <m:t> </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e>
          </m:eqArr>
        </m:oMath>
      </m:oMathPara>
    </w:p>
    <w:p>
      <w:pPr>
        <w:pStyle w:val="FirstParagraph"/>
      </w:pPr>
      <w:del w:id="19655" w:author="PR Preview" w:date="2026-01-01T00:00:00Z">
        <w:r>
          <w:delText xml:space="preserve">So for a fixed</w:delText>
        </w:r>
      </w:del>
      <w:del w:id="19656" w:author="PR Preview" w:date="2026-01-01T00:00:00Z">
        <w:r>
          <w:delText xml:space="preserve"> </w:delText>
        </w:r>
      </w:del>
      <m:oMath>
        <m:limLow>
          <m:e>
            <m:r>
              <m:t>x</m:t>
            </m:r>
          </m:e>
          <m:lim>
            <m:r>
              <m:rPr>
                <m:sty m:val="p"/>
              </m:rPr>
              <m:t>∼</m:t>
            </m:r>
          </m:lim>
        </m:limLow>
      </m:oMath>
      <w:del w:id="19657" w:author="PR Preview" w:date="2026-01-01T00:00:00Z">
        <w:r>
          <w:delText xml:space="preserve">, the map</w:delText>
        </w:r>
      </w:del>
      <w:del w:id="19658" w:author="PR Preview" w:date="2026-01-01T00:00:00Z">
        <w:r>
          <w:delText xml:space="preserve"> </w:delText>
        </w:r>
      </w:del>
      <m:oMath>
        <m:r>
          <m:rPr>
            <m:sty m:val="bi"/>
          </m:rPr>
          <m:t>S</m:t>
        </m:r>
        <m:r>
          <m:rPr>
            <m:sty m:val="p"/>
          </m:rPr>
          <m:t>↦</m:t>
        </m:r>
        <m:sSup>
          <m:e>
            <m:limLow>
              <m:e>
                <m:r>
                  <m:t>x</m:t>
                </m:r>
              </m:e>
              <m:lim>
                <m:r>
                  <m:rPr>
                    <m:sty m:val="p"/>
                  </m:rPr>
                  <m:t>∼</m:t>
                </m:r>
              </m:lim>
            </m:limLow>
          </m:e>
          <m:sup>
            <m:r>
              <m:rPr>
                <m:sty m:val="p"/>
              </m:rPr>
              <m:t>⊤</m:t>
            </m:r>
          </m:sup>
        </m:sSup>
        <m:r>
          <m:rPr>
            <m:sty m:val="bi"/>
          </m:rPr>
          <m:t>S</m:t>
        </m:r>
        <m:limLow>
          <m:e>
            <m:r>
              <m:t>x</m:t>
            </m:r>
          </m:e>
          <m:lim>
            <m:r>
              <m:rPr>
                <m:sty m:val="p"/>
              </m:rPr>
              <m:t>∼</m:t>
            </m:r>
          </m:lim>
        </m:limLow>
      </m:oMath>
      <w:del w:id="19659" w:author="PR Preview" w:date="2026-01-01T00:00:00Z">
        <w:r>
          <w:delText xml:space="preserve"> </w:delText>
        </w:r>
      </w:del>
      <w:del w:id="19660" w:author="PR Preview" w:date="2026-01-01T00:00:00Z">
        <w:r>
          <w:delText xml:space="preserve">is linear in</w:delText>
        </w:r>
      </w:del>
      <w:del w:id="19661" w:author="PR Preview" w:date="2026-01-01T00:00:00Z">
        <w:r>
          <w:delText xml:space="preserve"> </w:delText>
        </w:r>
      </w:del>
      <m:oMath>
        <m:r>
          <m:rPr>
            <m:sty m:val="bi"/>
          </m:rPr>
          <m:t>S</m:t>
        </m:r>
      </m:oMath>
      <w:del w:id="19662" w:author="PR Preview" w:date="2026-01-01T00:00:00Z">
        <w:r>
          <w:delText xml:space="preserve">.</w:delText>
        </w:r>
      </w:del>
    </w:p>
    <w:p>
      <w:pPr>
        <w:pStyle w:val="Compact"/>
        <w:numPr>
          <w:ilvl w:val="0"/>
          <w:numId w:val="1073"/>
        </w:numPr>
      </w:pPr>
      <w:ins w:id="19663" w:author="PR Preview" w:date="2026-01-01T00:00:00Z">
        <w:r>
          <w:t xml:space="preserve">The variance of a linear combination of estimates</w:t>
        </w:r>
      </w:ins>
      <w:ins w:id="19664" w:author="PR Preview" w:date="2026-01-01T00:00:00Z">
        <w:r>
          <w:t xml:space="preserve"> </w:t>
        </w:r>
      </w:ins>
      <w:ins w:id="19665" w:author="PR Preview" w:date="2026-01-01T00:00:00Z">
        <w:r>
          <w:t xml:space="preserve">(see</w:t>
        </w:r>
      </w:ins>
      <w:ins w:id="19666" w:author="PR Preview" w:date="2026-01-01T00:00:00Z">
        <w:r>
          <w:t xml:space="preserve"> </w:t>
        </w:r>
      </w:ins>
      <w:hyperlink r:id="rId454">
        <w:ins w:id="19667" w:author="PR Preview" w:date="2026-01-01T00:00:00Z">
          <w:r>
            <w:rPr>
              <w:rStyle w:val="Hyperlink"/>
            </w:rPr>
            <w:t xml:space="preserve">Inference about Gaussian Linear Regression Models</w:t>
          </w:r>
        </w:ins>
      </w:hyperlink>
      <w:ins w:id="19668" w:author="PR Preview" w:date="2026-01-01T00:00:00Z">
        <w:r>
          <w:t xml:space="preserve">)</w:t>
        </w:r>
      </w:ins>
      <w:ins w:id="19669" w:author="PR Preview" w:date="2026-01-01T00:00:00Z">
        <w:r>
          <w:t xml:space="preserve"> </w:t>
        </w:r>
      </w:ins>
      <w:ins w:id="19670" w:author="PR Preview" w:date="2026-01-01T00:00:00Z">
        <w:r>
          <w:t xml:space="preserve">is a quadratic form:</w:t>
        </w:r>
      </w:ins>
      <w:ins w:id="19671" w:author="PR Preview" w:date="2026-01-01T00:00:00Z">
        <w:r>
          <w:t xml:space="preserve"> </w:t>
        </w:r>
      </w:ins>
      <w:ins w:id="19672" w:author="PR Preview" w:date="2026-01-01T00:00:00Z">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ins>
      <w:ins w:id="19673" w:author="PR Preview" w:date="2026-01-01T00:00:00Z">
        <w:r>
          <w:t xml:space="preserve">.</w:t>
        </w:r>
      </w:ins>
    </w:p>
    <w:bookmarkEnd w:id="455"/>
    <w:bookmarkStart w:id="456" w:name="thm-quadratic-form-additive"/>
    <w:p>
      <w:pPr>
        <w:pStyle w:val="FirstParagraph"/>
      </w:pPr>
      <w:ins w:id="19674" w:author="PR Preview" w:date="2026-01-01T00:00:00Z">
        <w:r>
          <w:rPr>
            <w:b/>
            <w:bCs/>
          </w:rPr>
          <w:t xml:space="preserve">Theorem 73 (A quadratic form is additive in its matrix)</w:t>
        </w:r>
      </w:ins>
      <w:ins w:id="19675" w:author="PR Preview" w:date="2026-01-01T00:00:00Z">
        <w:r>
          <w:t xml:space="preserve"> </w:t>
        </w:r>
      </w:ins>
      <w:ins w:id="19676" w:author="PR Preview" w:date="2026-01-01T00:00:00Z">
        <w:r>
          <w:t xml:space="preserve">If</w:t>
        </w:r>
      </w:ins>
      <w:ins w:id="19677" w:author="PR Preview" w:date="2026-01-01T00:00:00Z">
        <w:r>
          <w:t xml:space="preserve"> </w:t>
        </w:r>
      </w:ins>
      <m:oMath>
        <m:r>
          <m:rPr>
            <m:sty m:val="bi"/>
          </m:rPr>
          <m:t>A</m:t>
        </m:r>
      </m:oMath>
      <w:ins w:id="19678" w:author="PR Preview" w:date="2026-01-01T00:00:00Z">
        <w:r>
          <w:t xml:space="preserve"> </w:t>
        </w:r>
      </w:ins>
      <w:ins w:id="19679" w:author="PR Preview" w:date="2026-01-01T00:00:00Z">
        <w:r>
          <w:t xml:space="preserve">and</w:t>
        </w:r>
      </w:ins>
      <w:ins w:id="19680" w:author="PR Preview" w:date="2026-01-01T00:00:00Z">
        <w:r>
          <w:t xml:space="preserve"> </w:t>
        </w:r>
      </w:ins>
      <m:oMath>
        <m:r>
          <m:rPr>
            <m:sty m:val="bi"/>
          </m:rPr>
          <m:t>B</m:t>
        </m:r>
      </m:oMath>
      <w:ins w:id="19681" w:author="PR Preview" w:date="2026-01-01T00:00:00Z">
        <w:r>
          <w:t xml:space="preserve"> </w:t>
        </w:r>
      </w:ins>
      <w:ins w:id="19682" w:author="PR Preview" w:date="2026-01-01T00:00:00Z">
        <w:r>
          <w:t xml:space="preserve">are</w:t>
        </w:r>
      </w:ins>
      <w:ins w:id="19683" w:author="PR Preview" w:date="2026-01-01T00:00:00Z">
        <w:r>
          <w:t xml:space="preserve"> </w:t>
        </w:r>
      </w:ins>
      <m:oMath>
        <m:r>
          <m:t>p</m:t>
        </m:r>
        <m:r>
          <m:rPr>
            <m:sty m:val="p"/>
          </m:rPr>
          <m:t>×</m:t>
        </m:r>
        <m:r>
          <m:t>p</m:t>
        </m:r>
      </m:oMath>
      <w:ins w:id="19684" w:author="PR Preview" w:date="2026-01-01T00:00:00Z">
        <w:r>
          <w:t xml:space="preserve"> </w:t>
        </w:r>
      </w:ins>
      <w:ins w:id="19685" w:author="PR Preview" w:date="2026-01-01T00:00:00Z">
        <w:r>
          <w:t xml:space="preserve">matrices,</w:t>
        </w:r>
      </w:ins>
      <w:ins w:id="19686" w:author="PR Preview" w:date="2026-01-01T00:00:00Z">
        <w:r>
          <w:t xml:space="preserve"> </w:t>
        </w:r>
      </w:ins>
      <m:oMath>
        <m:r>
          <m:t>c</m:t>
        </m:r>
      </m:oMath>
      <w:ins w:id="19687" w:author="PR Preview" w:date="2026-01-01T00:00:00Z">
        <w:r>
          <w:t xml:space="preserve"> </w:t>
        </w:r>
      </w:ins>
      <w:ins w:id="19688" w:author="PR Preview" w:date="2026-01-01T00:00:00Z">
        <w:r>
          <w:t xml:space="preserve">is a number and</w:t>
        </w:r>
      </w:ins>
      <w:ins w:id="19689" w:author="PR Preview" w:date="2026-01-01T00:00:00Z">
        <w:r>
          <w:t xml:space="preserve"> </w:t>
        </w:r>
      </w:ins>
      <w:ins w:id="19690" w:author="PR Preview" w:date="2026-01-01T00:00:00Z">
        <w:r>
          <w:t xml:space="preserve">$\mathord{\smash[b]{\underset{\raise.3ex\hbox{$\scriptstyle\sim$}}{x}}\vphantom{x}}$</w:t>
        </w:r>
      </w:ins>
      <w:ins w:id="19691" w:author="PR Preview" w:date="2026-01-01T00:00:00Z">
        <w:r>
          <w:t xml:space="preserve"> </w:t>
        </w:r>
      </w:ins>
      <w:ins w:id="19692" w:author="PR Preview" w:date="2026-01-01T00:00:00Z">
        <w:r>
          <w:t xml:space="preserve">is a vector of length</w:t>
        </w:r>
      </w:ins>
      <w:ins w:id="19693" w:author="PR Preview" w:date="2026-01-01T00:00:00Z">
        <w:r>
          <w:t xml:space="preserve"> </w:t>
        </w:r>
      </w:ins>
      <m:oMath>
        <m:r>
          <m:t>p</m:t>
        </m:r>
      </m:oMath>
      <w:ins w:id="19694" w:author="PR Preview" w:date="2026-01-01T00:00:00Z">
        <w:r>
          <w:t xml:space="preserve">, then</w:t>
        </w:r>
      </w:ins>
    </w:p>
    <w:p>
      <w:pPr>
        <w:pStyle w:val="BodyText"/>
      </w:pPr>
      <w:ins w:id="19695" w:author="PR Preview" w:date="2026-01-01T00:00:00Z">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ins>
    </w:p>
    <w:p>
      <w:pPr>
        <w:pStyle w:val="FirstParagraph"/>
      </w:pPr>
      <w:ins w:id="19696" w:author="PR Preview" w:date="2026-01-01T00:00:00Z">
        <w:r>
          <w:t xml:space="preserve">So for a fixed</w:t>
        </w:r>
      </w:ins>
      <w:ins w:id="19697" w:author="PR Preview" w:date="2026-01-01T00:00:00Z">
        <w:r>
          <w:t xml:space="preserve"> </w:t>
        </w:r>
      </w:ins>
      <w:ins w:id="19698" w:author="PR Preview" w:date="2026-01-01T00:00:00Z">
        <w:r>
          <w:t xml:space="preserve">$\mathord{\smash[b]{\underset{\raise.3ex\hbox{$\scriptstyle\sim$}}{x}}\vphantom{x}}$</w:t>
        </w:r>
      </w:ins>
      <w:ins w:id="19699" w:author="PR Preview" w:date="2026-01-01T00:00:00Z">
        <w:r>
          <w:t xml:space="preserve">, the map</w:t>
        </w:r>
      </w:ins>
      <w:ins w:id="19700" w:author="PR Preview" w:date="2026-01-01T00:00:00Z">
        <w:r>
          <w:t xml:space="preserve"> </w:t>
        </w:r>
      </w:ins>
      <w:ins w:id="19701" w:author="PR Preview" w:date="2026-01-01T00:00:00Z">
        <w:r>
          <w:t xml:space="preserve">$\mathbf{S} \mapsto {\mathord{\smash[b]{\underset{\raise.3ex\hbox{$\scriptstyle\sim$}}{x}}\vphantom{x}}}^{\top} \mathbf{S} \mathord{\smash[b]{\underset{\raise.3ex\hbox{$\scriptstyle\sim$}}{x}}\vphantom{x}}$</w:t>
        </w:r>
      </w:ins>
      <w:ins w:id="19702" w:author="PR Preview" w:date="2026-01-01T00:00:00Z">
        <w:r>
          <w:t xml:space="preserve"> </w:t>
        </w:r>
      </w:ins>
      <w:ins w:id="19703" w:author="PR Preview" w:date="2026-01-01T00:00:00Z">
        <w:r>
          <w:t xml:space="preserve">is linear in</w:t>
        </w:r>
      </w:ins>
      <w:ins w:id="19704" w:author="PR Preview" w:date="2026-01-01T00:00:00Z">
        <w:r>
          <w:t xml:space="preserve"> </w:t>
        </w:r>
      </w:ins>
      <m:oMath>
        <m:r>
          <m:rPr>
            <m:sty m:val="bi"/>
          </m:rPr>
          <m:t>S</m:t>
        </m:r>
      </m:oMath>
      <w:ins w:id="19705" w:author="PR Preview" w:date="2026-01-01T00:00:00Z">
        <w:r>
          <w:t xml:space="preserve">.</w:t>
        </w:r>
      </w:ins>
    </w:p>
    <w:bookmarkEnd w:id="456"/>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limLow>
                    <m:e>
                      <m:r>
                        <m:t>x</m:t>
                      </m:r>
                    </m:e>
                    <m:lim>
                      <m:r>
                        <m:rPr>
                          <m:sty m:val="p"/>
                        </m:rPr>
                        <m:t>∼</m:t>
                      </m:r>
                    </m:lim>
                  </m:limLow>
                </m:e>
                <m:sup>
                  <m:r>
                    <m:rPr>
                      <m:sty m:val="p"/>
                    </m:rPr>
                    <m:t>⊤</m:t>
                  </m:r>
                </m:sup>
              </m:sSup>
              <m:r>
                <m:rPr>
                  <m:sty m:val="p"/>
                </m:rPr>
                <m:t>(</m:t>
              </m:r>
              <m:r>
                <m:rPr>
                  <m:sty m:val="bi"/>
                </m:rPr>
                <m:t>A</m:t>
              </m:r>
              <m:r>
                <m:rPr>
                  <m:sty m:val="p"/>
                </m:rPr>
                <m:t>+</m:t>
              </m:r>
              <m:r>
                <m:rPr>
                  <m:sty m:val="bi"/>
                </m:rPr>
                <m:t>B</m:t>
              </m:r>
              <m:r>
                <m:rPr>
                  <m:sty m:val="p"/>
                </m:rPr>
                <m:t>)</m:t>
              </m:r>
              <m:limLow>
                <m:e>
                  <m:r>
                    <m:t>x</m:t>
                  </m:r>
                </m:e>
                <m:lim>
                  <m:r>
                    <m:rPr>
                      <m:sty m:val="p"/>
                    </m:rPr>
                    <m:t>∼</m:t>
                  </m:r>
                </m:lim>
              </m:limLow>
              <m:r>
                <m:t>&amp;</m:t>
              </m:r>
              <m:r>
                <m:rPr>
                  <m:sty m:val="p"/>
                </m:rPr>
                <m:t>=</m:t>
              </m:r>
              <m:r>
                <m:t>​</m:t>
              </m:r>
              <m:d>
                <m:dPr>
                  <m:begChr m:val="("/>
                  <m:sepChr m:val=""/>
                  <m:endChr m:val=")"/>
                  <m:grow/>
                </m:dPr>
                <m:e>
                  <m:sSup>
                    <m:e>
                      <m:limLow>
                        <m:e>
                          <m:r>
                            <m:t>x</m:t>
                          </m:r>
                        </m:e>
                        <m:lim>
                          <m:r>
                            <m:rPr>
                              <m:sty m:val="p"/>
                            </m:rPr>
                            <m:t>∼</m:t>
                          </m:r>
                        </m:lim>
                      </m:limLow>
                    </m:e>
                    <m:sup>
                      <m:r>
                        <m:rPr>
                          <m:sty m:val="p"/>
                        </m:rPr>
                        <m:t>⊤</m:t>
                      </m:r>
                    </m:sup>
                  </m:sSup>
                  <m:r>
                    <m:rPr>
                      <m:sty m:val="bi"/>
                    </m:rPr>
                    <m:t>A</m:t>
                  </m:r>
                  <m:r>
                    <m:rPr>
                      <m:sty m:val="p"/>
                    </m:rPr>
                    <m:t>+</m:t>
                  </m:r>
                  <m:sSup>
                    <m:e>
                      <m:limLow>
                        <m:e>
                          <m:r>
                            <m:t>x</m:t>
                          </m:r>
                        </m:e>
                        <m:lim>
                          <m:r>
                            <m:rPr>
                              <m:sty m:val="p"/>
                            </m:rPr>
                            <m:t>∼</m:t>
                          </m:r>
                        </m:lim>
                      </m:limLow>
                    </m:e>
                    <m:sup>
                      <m:r>
                        <m:rPr>
                          <m:sty m:val="p"/>
                        </m:rPr>
                        <m:t>⊤</m:t>
                      </m:r>
                    </m:sup>
                  </m:sSup>
                  <m:r>
                    <m:rPr>
                      <m:sty m:val="bi"/>
                    </m:rPr>
                    <m:t>B</m:t>
                  </m:r>
                </m:e>
              </m:d>
              <m:r>
                <m:t>​</m:t>
              </m:r>
              <m:limLow>
                <m:e>
                  <m:r>
                    <m:t>x</m:t>
                  </m:r>
                </m:e>
                <m:lim>
                  <m:r>
                    <m:rPr>
                      <m:sty m:val="p"/>
                    </m:rPr>
                    <m:t>∼</m:t>
                  </m:r>
                </m:lim>
              </m:limLow>
              <m:r>
                <m:t>&amp;</m:t>
              </m:r>
              <m:r>
                <m:t>&amp;</m:t>
              </m:r>
              <m:r>
                <m:rPr>
                  <m:nor/>
                  <m:sty m:val="p"/>
                </m:rPr>
                <m:t>(distribute </m:t>
              </m:r>
              <m:sSup>
                <m:e>
                  <m:limLow>
                    <m:e>
                      <m:r>
                        <m:t>x</m:t>
                      </m:r>
                    </m:e>
                    <m:lim>
                      <m:r>
                        <m:rPr>
                          <m:sty m:val="p"/>
                        </m:rPr>
                        <m:t>∼</m:t>
                      </m:r>
                    </m:lim>
                  </m:limLow>
                </m:e>
                <m:sup>
                  <m:r>
                    <m:rPr>
                      <m:sty m:val="p"/>
                    </m:rPr>
                    <m:t>⊤</m:t>
                  </m:r>
                </m:sup>
              </m:sSup>
              <m:r>
                <m:rPr>
                  <m:nor/>
                  <m:sty m:val="p"/>
                </m:rPr>
                <m:t> over the sum)</m:t>
              </m:r>
            </m:e>
            <m:e>
              <m:r>
                <m:t>&amp;</m:t>
              </m:r>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sSup>
                <m:e>
                  <m:limLow>
                    <m:e>
                      <m:r>
                        <m:t>x</m:t>
                      </m:r>
                    </m:e>
                    <m:lim>
                      <m:r>
                        <m:rPr>
                          <m:sty m:val="p"/>
                        </m:rPr>
                        <m:t>∼</m:t>
                      </m:r>
                    </m:lim>
                  </m:limLow>
                </m:e>
                <m:sup>
                  <m:r>
                    <m:rPr>
                      <m:sty m:val="p"/>
                    </m:rPr>
                    <m:t>⊤</m:t>
                  </m:r>
                </m:sup>
              </m:sSup>
              <m:r>
                <m:rPr>
                  <m:sty m:val="bi"/>
                </m:rPr>
                <m:t>B</m:t>
              </m:r>
              <m:limLow>
                <m:e>
                  <m:r>
                    <m:t>x</m:t>
                  </m:r>
                </m:e>
                <m:lim>
                  <m:r>
                    <m:rPr>
                      <m:sty m:val="p"/>
                    </m:rPr>
                    <m:t>∼</m:t>
                  </m:r>
                </m:lim>
              </m:limLow>
              <m:r>
                <m:t>&amp;</m:t>
              </m:r>
              <m:r>
                <m:t>&amp;</m:t>
              </m:r>
              <m:r>
                <m:rPr>
                  <m:nor/>
                  <m:sty m:val="p"/>
                </m:rPr>
                <m:t>(distribute </m:t>
              </m:r>
              <m:limLow>
                <m:e>
                  <m:r>
                    <m:t>x</m:t>
                  </m:r>
                </m:e>
                <m:lim>
                  <m:r>
                    <m:rPr>
                      <m:sty m:val="p"/>
                    </m:rPr>
                    <m:t>∼</m:t>
                  </m:r>
                </m:lim>
              </m:limLow>
              <m:r>
                <m:rPr>
                  <m:nor/>
                  <m:sty m:val="p"/>
                </m:rPr>
                <m:t> over the sum)</m:t>
              </m:r>
            </m:e>
          </m:eqArr>
        </m:oMath>
      </m:oMathPara>
    </w:p>
    <w:p>
      <w:pPr>
        <w:pStyle w:val="FirstParagraph"/>
      </w:pPr>
      <w:del w:id="19706" w:author="PR Preview" w:date="2026-01-01T00:00:00Z">
        <w:r>
          <w:delText xml:space="preserve">For the scalar, a number can be moved out of any product, so</w:delText>
        </w:r>
      </w:del>
      <w:del w:id="19707" w:author="PR Preview" w:date="2026-01-01T00:00:00Z">
        <w:r>
          <w:delText xml:space="preserve"> </w:delText>
        </w:r>
      </w:del>
      <m:oMath>
        <m:sSup>
          <m:e>
            <m:limLow>
              <m:e>
                <m:r>
                  <m:t>x</m:t>
                </m:r>
              </m:e>
              <m:lim>
                <m:r>
                  <m:rPr>
                    <m:sty m:val="p"/>
                  </m:rPr>
                  <m:t>∼</m:t>
                </m:r>
              </m:lim>
            </m:limLow>
          </m:e>
          <m:sup>
            <m:r>
              <m:rPr>
                <m:sty m:val="p"/>
              </m:rPr>
              <m:t>⊤</m:t>
            </m:r>
          </m:sup>
        </m:sSup>
        <m:r>
          <m:rPr>
            <m:sty m:val="p"/>
          </m:rPr>
          <m:t>(</m:t>
        </m:r>
        <m:r>
          <m:t>c</m:t>
        </m:r>
        <m:r>
          <m:t> </m:t>
        </m:r>
        <m:r>
          <m:rPr>
            <m:sty m:val="bi"/>
          </m:rPr>
          <m:t>A</m:t>
        </m:r>
        <m:r>
          <m:rPr>
            <m:sty m:val="p"/>
          </m:rPr>
          <m:t>)</m:t>
        </m:r>
        <m:limLow>
          <m:e>
            <m:r>
              <m:t>x</m:t>
            </m:r>
          </m:e>
          <m:lim>
            <m:r>
              <m:rPr>
                <m:sty m:val="p"/>
              </m:rPr>
              <m:t>∼</m:t>
            </m:r>
          </m:lim>
        </m:limLow>
        <m:r>
          <m:rPr>
            <m:sty m:val="p"/>
          </m:rPr>
          <m:t>=</m:t>
        </m:r>
        <m:r>
          <m:t>c</m:t>
        </m:r>
        <m:r>
          <m:t> </m:t>
        </m:r>
        <m:sSup>
          <m:e>
            <m:limLow>
              <m:e>
                <m:r>
                  <m:t>x</m:t>
                </m:r>
              </m:e>
              <m:lim>
                <m:r>
                  <m:rPr>
                    <m:sty m:val="p"/>
                  </m:rPr>
                  <m:t>∼</m:t>
                </m:r>
              </m:lim>
            </m:limLow>
          </m:e>
          <m:sup>
            <m:r>
              <m:rPr>
                <m:sty m:val="p"/>
              </m:rPr>
              <m:t>⊤</m:t>
            </m:r>
          </m:sup>
        </m:sSup>
        <m:r>
          <m:rPr>
            <m:sty m:val="bi"/>
          </m:rPr>
          <m:t>A</m:t>
        </m:r>
        <m:limLow>
          <m:e>
            <m:r>
              <m:t>x</m:t>
            </m:r>
          </m:e>
          <m:lim>
            <m:r>
              <m:rPr>
                <m:sty m:val="p"/>
              </m:rPr>
              <m:t>∼</m:t>
            </m:r>
          </m:lim>
        </m:limLow>
      </m:oMath>
      <w:del w:id="19708" w:author="PR Preview" w:date="2026-01-01T00:00:00Z">
        <w:r>
          <w:delText xml:space="preserve">.</w:delText>
        </w:r>
      </w:del>
    </w:p>
    <w:p>
      <w:pPr>
        <w:pStyle w:val="BodyText"/>
      </w:pPr>
      <w:del w:id="19709" w:author="PR Preview" w:date="2026-01-01T00:00:00Z">
        <w:r>
          <w:rPr>
            <w:b/>
            <w:bCs/>
          </w:rPr>
          <w:delText xml:space="preserve">Example 136 (Combining two quadratic forms into one)</w:delText>
        </w:r>
      </w:del>
      <w:del w:id="19710" w:author="PR Preview" w:date="2026-01-01T00:00:00Z">
        <w:r>
          <w:delText xml:space="preserve"> </w:delText>
        </w:r>
      </w:del>
      <w:del w:id="19711" w:author="PR Preview" w:date="2026-01-01T00:00:00Z">
        <w:r>
          <w:delText xml:space="preserve">Take</w:delText>
        </w:r>
      </w:del>
      <w:del w:id="19712"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del w:id="19713" w:author="PR Preview" w:date="2026-01-01T00:00:00Z">
        <w:r>
          <w:delText xml:space="preserve">,</w:delText>
        </w:r>
      </w:del>
      <w:del w:id="19714" w:author="PR Preview" w:date="2026-01-01T00:00:00Z">
        <w:r>
          <w:delText xml:space="preserve"> </w:delText>
        </w:r>
      </w:del>
      <m:oMath>
        <m:r>
          <m:rPr>
            <m:sty m:val="bi"/>
          </m:rPr>
          <m:t>B</m:t>
        </m:r>
        <m:r>
          <m:rPr>
            <m:sty m:val="p"/>
          </m:rPr>
          <m:t>=</m:t>
        </m:r>
        <m:r>
          <m:rPr>
            <m:sty m:val="bi"/>
          </m:rPr>
          <m:t>I</m:t>
        </m:r>
      </m:oMath>
      <w:del w:id="19715" w:author="PR Preview" w:date="2026-01-01T00:00:00Z">
        <w:r>
          <w:delText xml:space="preserve"> </w:delText>
        </w:r>
      </w:del>
      <w:del w:id="19716" w:author="PR Preview" w:date="2026-01-01T00:00:00Z">
        <w:r>
          <w:delText xml:space="preserve">and</w:delText>
        </w:r>
      </w:del>
      <w:del w:id="19717"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t>2</m:t>
        </m:r>
        <m:r>
          <m:rPr>
            <m:sty m:val="p"/>
          </m:rPr>
          <m:t>)</m:t>
        </m:r>
      </m:oMath>
      <w:del w:id="19718" w:author="PR Preview" w:date="2026-01-01T00:00:00Z">
        <w:r>
          <w:delText xml:space="preserve">.</w:delText>
        </w:r>
      </w:del>
      <w:del w:id="19719" w:author="PR Preview" w:date="2026-01-01T00:00:00Z">
        <w:r>
          <w:delText xml:space="preserve"> </w:delText>
        </w:r>
      </w:del>
      <w:del w:id="19720" w:author="PR Preview" w:date="2026-01-01T00:00:00Z">
        <w:r>
          <w:delText xml:space="preserve">Then</w:delText>
        </w:r>
      </w:del>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r>
                <m:t>1</m:t>
              </m:r>
              <m:r>
                <m:rPr>
                  <m:sty m:val="p"/>
                </m:rPr>
                <m:t>+</m:t>
              </m:r>
              <m:r>
                <m:t>4</m:t>
              </m:r>
              <m:r>
                <m:rPr>
                  <m:sty m:val="p"/>
                </m:rPr>
                <m:t>+</m:t>
              </m:r>
              <m:r>
                <m:t>12</m:t>
              </m:r>
              <m:r>
                <m:rPr>
                  <m:sty m:val="p"/>
                </m:rPr>
                <m:t>=</m:t>
              </m:r>
              <m:r>
                <m:t>17</m:t>
              </m:r>
              <m:r>
                <m:rPr>
                  <m:sty m:val="p"/>
                </m:rPr>
                <m:t>,</m:t>
              </m:r>
            </m:e>
            <m:e>
              <m:sSup>
                <m:e>
                  <m:limLow>
                    <m:e>
                      <m:r>
                        <m:t>x</m:t>
                      </m:r>
                    </m:e>
                    <m:lim>
                      <m:r>
                        <m:rPr>
                          <m:sty m:val="p"/>
                        </m:rPr>
                        <m:t>∼</m:t>
                      </m:r>
                    </m:lim>
                  </m:limLow>
                </m:e>
                <m:sup>
                  <m:r>
                    <m:rPr>
                      <m:sty m:val="p"/>
                    </m:rPr>
                    <m:t>⊤</m:t>
                  </m:r>
                </m:sup>
              </m:sSup>
              <m:r>
                <m:rPr>
                  <m:sty m:val="bi"/>
                </m:rPr>
                <m:t>I</m:t>
              </m:r>
              <m:limLow>
                <m:e>
                  <m:r>
                    <m:t>x</m:t>
                  </m:r>
                </m:e>
                <m:lim>
                  <m:r>
                    <m:rPr>
                      <m:sty m:val="p"/>
                    </m:rPr>
                    <m:t>∼</m:t>
                  </m:r>
                </m:lim>
              </m:limLow>
              <m:r>
                <m:t>&amp;</m:t>
              </m:r>
              <m:r>
                <m:rPr>
                  <m:sty m:val="p"/>
                </m:rPr>
                <m:t>=</m:t>
              </m:r>
              <m:r>
                <m:t>1</m:t>
              </m:r>
              <m:r>
                <m:rPr>
                  <m:sty m:val="p"/>
                </m:rPr>
                <m:t>+</m:t>
              </m:r>
              <m:r>
                <m:t>4</m:t>
              </m:r>
              <m:r>
                <m:rPr>
                  <m:sty m:val="p"/>
                </m:rPr>
                <m:t>=</m:t>
              </m:r>
              <m:r>
                <m:t>5</m:t>
              </m:r>
              <m:r>
                <m:rPr>
                  <m:sty m:val="p"/>
                </m:rPr>
                <m:t>,</m:t>
              </m:r>
            </m:e>
            <m:e>
              <m:sSup>
                <m:e>
                  <m:limLow>
                    <m:e>
                      <m:r>
                        <m:t>x</m:t>
                      </m:r>
                    </m:e>
                    <m:lim>
                      <m:r>
                        <m:rPr>
                          <m:sty m:val="p"/>
                        </m:rPr>
                        <m:t>∼</m:t>
                      </m:r>
                    </m:lim>
                  </m:limLow>
                </m:e>
                <m:sup>
                  <m:r>
                    <m:rPr>
                      <m:sty m:val="p"/>
                    </m:rPr>
                    <m:t>⊤</m:t>
                  </m:r>
                </m:sup>
              </m:sSup>
              <m:r>
                <m:rPr>
                  <m:sty m:val="p"/>
                </m:rPr>
                <m:t>(</m:t>
              </m:r>
              <m:r>
                <m:rPr>
                  <m:sty m:val="bi"/>
                </m:rPr>
                <m:t>A</m:t>
              </m:r>
              <m:r>
                <m:rPr>
                  <m:sty m:val="p"/>
                </m:rPr>
                <m:t>+</m:t>
              </m:r>
              <m:r>
                <m:rPr>
                  <m:sty m:val="bi"/>
                </m:rPr>
                <m:t>I</m:t>
              </m:r>
              <m:r>
                <m:rPr>
                  <m:sty m:val="p"/>
                </m:rPr>
                <m:t>)</m:t>
              </m:r>
              <m:limLow>
                <m:e>
                  <m:r>
                    <m:t>x</m:t>
                  </m:r>
                </m:e>
                <m:lim>
                  <m:r>
                    <m:rPr>
                      <m:sty m:val="p"/>
                    </m:rPr>
                    <m:t>∼</m:t>
                  </m:r>
                </m:lim>
              </m:limLow>
              <m:r>
                <m:t>&amp;</m:t>
              </m:r>
              <m:r>
                <m:rPr>
                  <m:sty m:val="p"/>
                </m:rPr>
                <m:t>=</m:t>
              </m:r>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limLow>
                <m:e>
                  <m:r>
                    <m:t>x</m:t>
                  </m:r>
                </m:e>
                <m:lim>
                  <m:r>
                    <m:rPr>
                      <m:sty m:val="p"/>
                    </m:rPr>
                    <m:t>∼</m:t>
                  </m:r>
                </m:lim>
              </m:limLow>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del w:id="19721" w:author="PR Preview" w:date="2026-01-01T00:00:00Z">
        <w:r>
          <w:delText xml:space="preserve">which equals</w:delText>
        </w:r>
      </w:del>
      <w:del w:id="19722" w:author="PR Preview" w:date="2026-01-01T00:00:00Z">
        <w:r>
          <w:delText xml:space="preserve"> </w:delText>
        </w:r>
      </w:del>
      <m:oMath>
        <m:r>
          <m:t>17</m:t>
        </m:r>
        <m:r>
          <m:rPr>
            <m:sty m:val="p"/>
          </m:rPr>
          <m:t>+</m:t>
        </m:r>
        <m:r>
          <m:t>5</m:t>
        </m:r>
      </m:oMath>
      <w:del w:id="19723" w:author="PR Preview" w:date="2026-01-01T00:00:00Z">
        <w:r>
          <w:delText xml:space="preserve">.</w:delText>
        </w:r>
      </w:del>
      <w:del w:id="19724" w:author="PR Preview" w:date="2026-01-01T00:00:00Z">
        <w:r>
          <w:delText xml:space="preserve"> </w:delText>
        </w:r>
      </w:del>
      <w:del w:id="19725" w:author="PR Preview" w:date="2026-01-01T00:00:00Z">
        <w:r>
          <w:delText xml:space="preserve">In particular,</w:delText>
        </w:r>
      </w:del>
      <w:del w:id="19726" w:author="PR Preview" w:date="2026-01-01T00:00:00Z">
        <w:r>
          <w:delText xml:space="preserve"> </w:delText>
        </w:r>
      </w:del>
      <m:oMath>
        <m:sSup>
          <m:e>
            <m:limLow>
              <m:e>
                <m:r>
                  <m:t>x</m:t>
                </m:r>
              </m:e>
              <m:lim>
                <m:r>
                  <m:rPr>
                    <m:sty m:val="p"/>
                  </m:rPr>
                  <m:t>∼</m:t>
                </m:r>
              </m:lim>
            </m:limLow>
          </m:e>
          <m:sup>
            <m:r>
              <m:rPr>
                <m:sty m:val="p"/>
              </m:rPr>
              <m:t>⊤</m:t>
            </m:r>
          </m:sup>
        </m:sSup>
        <m:r>
          <m:rPr>
            <m:sty m:val="p"/>
          </m:rPr>
          <m:t>(</m:t>
        </m:r>
        <m:r>
          <m:rPr>
            <m:sty m:val="bi"/>
          </m:rPr>
          <m:t>A</m:t>
        </m:r>
        <m:r>
          <m:rPr>
            <m:sty m:val="p"/>
          </m:rPr>
          <m:t>+</m:t>
        </m:r>
        <m:r>
          <m:t>c</m:t>
        </m:r>
        <m:r>
          <m:t> </m:t>
        </m:r>
        <m:r>
          <m:rPr>
            <m:sty m:val="bi"/>
          </m:rPr>
          <m:t>I</m:t>
        </m:r>
        <m:r>
          <m:rPr>
            <m:sty m:val="p"/>
          </m:rPr>
          <m:t>)</m:t>
        </m:r>
        <m:limLow>
          <m:e>
            <m:r>
              <m:t>x</m:t>
            </m:r>
          </m:e>
          <m:lim>
            <m:r>
              <m:rPr>
                <m:sty m:val="p"/>
              </m:rPr>
              <m:t>∼</m:t>
            </m:r>
          </m:lim>
        </m:limLow>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c</m:t>
        </m:r>
        <m:r>
          <m:t> </m:t>
        </m:r>
        <m:r>
          <m:t>​</m:t>
        </m:r>
        <m:d>
          <m:dPr>
            <m:begChr m:val="∥"/>
            <m:sepChr m:val=""/>
            <m:endChr m:val="∥"/>
            <m:grow/>
          </m:dPr>
          <m:e>
            <m:limLow>
              <m:e>
                <m:r>
                  <m:t>x</m:t>
                </m:r>
              </m:e>
              <m:lim>
                <m:r>
                  <m:rPr>
                    <m:sty m:val="p"/>
                  </m:rPr>
                  <m:t>∼</m:t>
                </m:r>
              </m:lim>
            </m:limLow>
          </m:e>
        </m:d>
        <m:sSup>
          <m:e>
            <m:r>
              <m:t>​</m:t>
            </m:r>
          </m:e>
          <m:sup>
            <m:r>
              <m:t>2</m:t>
            </m:r>
          </m:sup>
        </m:sSup>
      </m:oMath>
      <w:del w:id="19727" w:author="PR Preview" w:date="2026-01-01T00:00:00Z">
        <w:r>
          <w:delText xml:space="preserve"> </w:delText>
        </w:r>
      </w:del>
      <w:del w:id="19728" w:author="PR Preview" w:date="2026-01-01T00:00:00Z">
        <w:r>
          <w:delText xml:space="preserve">for every number</w:delText>
        </w:r>
      </w:del>
      <w:del w:id="19729" w:author="PR Preview" w:date="2026-01-01T00:00:00Z">
        <w:r>
          <w:delText xml:space="preserve"> </w:delText>
        </w:r>
      </w:del>
      <m:oMath>
        <m:r>
          <m:t>c</m:t>
        </m:r>
      </m:oMath>
      <w:del w:id="19730" w:author="PR Preview" w:date="2026-01-01T00:00:00Z">
        <w:r>
          <w:delText xml:space="preserve">, because</w:delText>
        </w:r>
      </w:del>
      <w:del w:id="19731" w:author="PR Preview" w:date="2026-01-01T00:00:00Z">
        <w:r>
          <w:delText xml:space="preserve"> </w:delText>
        </w:r>
      </w:del>
      <m:oMath>
        <m:sSup>
          <m:e>
            <m:limLow>
              <m:e>
                <m:r>
                  <m:t>x</m:t>
                </m:r>
              </m:e>
              <m:lim>
                <m:r>
                  <m:rPr>
                    <m:sty m:val="p"/>
                  </m:rPr>
                  <m:t>∼</m:t>
                </m:r>
              </m:lim>
            </m:limLow>
          </m:e>
          <m:sup>
            <m:r>
              <m:rPr>
                <m:sty m:val="p"/>
              </m:rPr>
              <m:t>⊤</m:t>
            </m:r>
          </m:sup>
        </m:sSup>
        <m:r>
          <m:rPr>
            <m:sty m:val="bi"/>
          </m:rPr>
          <m:t>I</m:t>
        </m:r>
        <m:limLow>
          <m:e>
            <m:r>
              <m:t>x</m:t>
            </m:r>
          </m:e>
          <m:lim>
            <m:r>
              <m:rPr>
                <m:sty m:val="p"/>
              </m:rPr>
              <m:t>∼</m:t>
            </m:r>
          </m:lim>
        </m:limLow>
        <m:r>
          <m:rPr>
            <m:sty m:val="p"/>
          </m:rPr>
          <m:t>=</m:t>
        </m:r>
        <m:sSup>
          <m:e>
            <m:limLow>
              <m:e>
                <m:r>
                  <m:t>x</m:t>
                </m:r>
              </m:e>
              <m:lim>
                <m:r>
                  <m:rPr>
                    <m:sty m:val="p"/>
                  </m:rPr>
                  <m:t>∼</m:t>
                </m:r>
              </m:lim>
            </m:limLow>
          </m:e>
          <m:sup>
            <m:r>
              <m:rPr>
                <m:sty m:val="p"/>
              </m:rPr>
              <m:t>⊤</m:t>
            </m:r>
          </m:sup>
        </m:sSup>
        <m:limLow>
          <m:e>
            <m:r>
              <m:t>x</m:t>
            </m:r>
          </m:e>
          <m:lim>
            <m:r>
              <m:rPr>
                <m:sty m:val="p"/>
              </m:rPr>
              <m:t>∼</m:t>
            </m:r>
          </m:lim>
        </m:limLow>
        <m:r>
          <m:rPr>
            <m:sty m:val="p"/>
          </m:rPr>
          <m:t>=</m:t>
        </m:r>
        <m:r>
          <m:t>​</m:t>
        </m:r>
        <m:d>
          <m:dPr>
            <m:begChr m:val="∥"/>
            <m:sepChr m:val=""/>
            <m:endChr m:val="∥"/>
            <m:grow/>
          </m:dPr>
          <m:e>
            <m:limLow>
              <m:e>
                <m:r>
                  <m:t>x</m:t>
                </m:r>
              </m:e>
              <m:lim>
                <m:r>
                  <m:rPr>
                    <m:sty m:val="p"/>
                  </m:rPr>
                  <m:t>∼</m:t>
                </m:r>
              </m:lim>
            </m:limLow>
          </m:e>
        </m:d>
        <m:sSup>
          <m:e>
            <m:r>
              <m:t>​</m:t>
            </m:r>
          </m:e>
          <m:sup>
            <m:r>
              <m:t>2</m:t>
            </m:r>
          </m:sup>
        </m:sSup>
      </m:oMath>
      <w:del w:id="19732" w:author="PR Preview" w:date="2026-01-01T00:00:00Z">
        <w:r>
          <w:delText xml:space="preserve">.</w:delText>
        </w:r>
      </w:del>
      <w:del w:id="19733" w:author="PR Preview" w:date="2026-01-01T00:00:00Z">
        <w:r>
          <w:delText xml:space="preserve"> </w:delText>
        </w:r>
      </w:del>
      <w:del w:id="19734" w:author="PR Preview" w:date="2026-01-01T00:00:00Z">
        <w:r>
          <w:delText xml:space="preserve">This is how two quadratic terms in the same vector combine into a single quadratic form.</w:delText>
        </w:r>
      </w:del>
    </w:p>
    <w:p>
      <w:pPr>
        <w:pStyle w:val="BodyText"/>
      </w:pPr>
      <w:ins w:id="19735" w:author="PR Preview" w:date="2026-01-01T00:00:00Z">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ins>
    </w:p>
    <w:p>
      <w:pPr>
        <w:pStyle w:val="FirstParagraph"/>
      </w:pPr>
      <w:ins w:id="19736" w:author="PR Preview" w:date="2026-01-01T00:00:00Z">
        <w:r>
          <w:t xml:space="preserve">For the scalar, a number can be moved out of any product, so</w:t>
        </w:r>
      </w:ins>
      <w:ins w:id="19737" w:author="PR Preview" w:date="2026-01-01T00:00:00Z">
        <w:r>
          <w:t xml:space="preserve"> </w:t>
        </w:r>
      </w:ins>
      <w:ins w:id="19738" w:author="PR Preview" w:date="2026-01-01T00:00:00Z">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ins>
      <w:ins w:id="19739" w:author="PR Preview" w:date="2026-01-01T00:00:00Z">
        <w:r>
          <w:t xml:space="preserve">.</w:t>
        </w:r>
      </w:ins>
    </w:p>
    <w:bookmarkStart w:id="457" w:name="exm-quadratic-form-additive"/>
    <w:p>
      <w:pPr>
        <w:pStyle w:val="BodyText"/>
      </w:pPr>
      <w:ins w:id="19740" w:author="PR Preview" w:date="2026-01-01T00:00:00Z">
        <w:r>
          <w:rPr>
            <w:b/>
            <w:bCs/>
          </w:rPr>
          <w:t xml:space="preserve">Example 138 (Combining two quadratic forms into one)</w:t>
        </w:r>
      </w:ins>
      <w:ins w:id="19741" w:author="PR Preview" w:date="2026-01-01T00:00:00Z">
        <w:r>
          <w:t xml:space="preserve"> </w:t>
        </w:r>
      </w:ins>
      <w:ins w:id="19742" w:author="PR Preview" w:date="2026-01-01T00:00:00Z">
        <w:r>
          <w:t xml:space="preserve">Take</w:t>
        </w:r>
      </w:ins>
      <w:ins w:id="19743"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ins w:id="19744" w:author="PR Preview" w:date="2026-01-01T00:00:00Z">
        <w:r>
          <w:t xml:space="preserve">,</w:t>
        </w:r>
      </w:ins>
      <w:ins w:id="19745" w:author="PR Preview" w:date="2026-01-01T00:00:00Z">
        <w:r>
          <w:t xml:space="preserve"> </w:t>
        </w:r>
      </w:ins>
      <m:oMath>
        <m:r>
          <m:rPr>
            <m:sty m:val="bi"/>
          </m:rPr>
          <m:t>B</m:t>
        </m:r>
        <m:r>
          <m:rPr>
            <m:sty m:val="p"/>
          </m:rPr>
          <m:t>=</m:t>
        </m:r>
        <m:r>
          <m:rPr>
            <m:sty m:val="bi"/>
          </m:rPr>
          <m:t>I</m:t>
        </m:r>
      </m:oMath>
      <w:ins w:id="19746" w:author="PR Preview" w:date="2026-01-01T00:00:00Z">
        <w:r>
          <w:t xml:space="preserve"> </w:t>
        </w:r>
      </w:ins>
      <w:ins w:id="19747" w:author="PR Preview" w:date="2026-01-01T00:00:00Z">
        <w:r>
          <w:t xml:space="preserve">and</w:t>
        </w:r>
      </w:ins>
      <w:ins w:id="19748" w:author="PR Preview" w:date="2026-01-01T00:00:00Z">
        <w:r>
          <w:t xml:space="preserve"> </w:t>
        </w:r>
      </w:ins>
      <w:ins w:id="19749" w:author="PR Preview" w:date="2026-01-01T00:00:00Z">
        <w:r>
          <w:t xml:space="preserve">$\mathord{\smash[b]{\underset{\raise.3ex\hbox{$\scriptstyle\sim$}}{x}}\vphantom{x}}= (1, 2)$</w:t>
        </w:r>
      </w:ins>
      <w:ins w:id="19750" w:author="PR Preview" w:date="2026-01-01T00:00:00Z">
        <w:r>
          <w:t xml:space="preserve">.</w:t>
        </w:r>
      </w:ins>
      <w:ins w:id="19751" w:author="PR Preview" w:date="2026-01-01T00:00:00Z">
        <w:r>
          <w:t xml:space="preserve"> </w:t>
        </w:r>
      </w:ins>
      <w:ins w:id="19752" w:author="PR Preview" w:date="2026-01-01T00:00:00Z">
        <w:r>
          <w:t xml:space="preserve">Then</w:t>
        </w:r>
      </w:ins>
    </w:p>
    <w:p>
      <w:pPr>
        <w:pStyle w:val="BodyText"/>
      </w:pPr>
      <w:ins w:id="19753" w:author="PR Preview" w:date="2026-01-01T00:00:00Z">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ins>
    </w:p>
    <w:p>
      <w:pPr>
        <w:pStyle w:val="FirstParagraph"/>
      </w:pPr>
      <w:ins w:id="19754" w:author="PR Preview" w:date="2026-01-01T00:00:00Z">
        <w:r>
          <w:t xml:space="preserve">which equals</w:t>
        </w:r>
      </w:ins>
      <w:ins w:id="19755" w:author="PR Preview" w:date="2026-01-01T00:00:00Z">
        <w:r>
          <w:t xml:space="preserve"> </w:t>
        </w:r>
      </w:ins>
      <m:oMath>
        <m:r>
          <m:t>17</m:t>
        </m:r>
        <m:r>
          <m:rPr>
            <m:sty m:val="p"/>
          </m:rPr>
          <m:t>+</m:t>
        </m:r>
        <m:r>
          <m:t>5</m:t>
        </m:r>
      </m:oMath>
      <w:ins w:id="19756" w:author="PR Preview" w:date="2026-01-01T00:00:00Z">
        <w:r>
          <w:t xml:space="preserve">.</w:t>
        </w:r>
      </w:ins>
      <w:ins w:id="19757" w:author="PR Preview" w:date="2026-01-01T00:00:00Z">
        <w:r>
          <w:t xml:space="preserve"> </w:t>
        </w:r>
      </w:ins>
      <w:ins w:id="19758" w:author="PR Preview" w:date="2026-01-01T00:00:00Z">
        <w:r>
          <w:t xml:space="preserve">In particular,</w:t>
        </w:r>
      </w:ins>
      <w:ins w:id="19759" w:author="PR Preview" w:date="2026-01-01T00:00:00Z">
        <w:r>
          <w:t xml:space="preserve"> </w:t>
        </w:r>
      </w:ins>
      <w:ins w:id="19760" w:author="PR Preview" w:date="2026-01-01T00:00:00Z">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ins>
      <w:ins w:id="19761" w:author="PR Preview" w:date="2026-01-01T00:00:00Z">
        <w:r>
          <w:t xml:space="preserve"> </w:t>
        </w:r>
      </w:ins>
      <w:ins w:id="19762" w:author="PR Preview" w:date="2026-01-01T00:00:00Z">
        <w:r>
          <w:t xml:space="preserve">for every number</w:t>
        </w:r>
      </w:ins>
      <w:ins w:id="19763" w:author="PR Preview" w:date="2026-01-01T00:00:00Z">
        <w:r>
          <w:t xml:space="preserve"> </w:t>
        </w:r>
      </w:ins>
      <m:oMath>
        <m:r>
          <m:t>c</m:t>
        </m:r>
      </m:oMath>
      <w:ins w:id="19764" w:author="PR Preview" w:date="2026-01-01T00:00:00Z">
        <w:r>
          <w:t xml:space="preserve">, because</w:t>
        </w:r>
      </w:ins>
      <w:ins w:id="19765" w:author="PR Preview" w:date="2026-01-01T00:00:00Z">
        <w:r>
          <w:t xml:space="preserve"> </w:t>
        </w:r>
      </w:ins>
      <w:ins w:id="19766" w:author="PR Preview" w:date="2026-01-01T00:00:00Z">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ins>
      <w:ins w:id="19767" w:author="PR Preview" w:date="2026-01-01T00:00:00Z">
        <w:r>
          <w:t xml:space="preserve">.</w:t>
        </w:r>
      </w:ins>
      <w:ins w:id="19768" w:author="PR Preview" w:date="2026-01-01T00:00:00Z">
        <w:r>
          <w:t xml:space="preserve"> </w:t>
        </w:r>
      </w:ins>
      <w:ins w:id="19769" w:author="PR Preview" w:date="2026-01-01T00:00:00Z">
        <w:r>
          <w:t xml:space="preserve">This is how two quadratic terms in the same vector combine into a single quadratic form.</w:t>
        </w:r>
      </w:ins>
    </w:p>
    <w:bookmarkEnd w:id="457"/>
    <w:bookmarkStart w:id="458"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8"/>
    <w:bookmarkStart w:id="459" w:name="exm-symmetric-part"/>
    <w:p>
      <w:pPr>
        <w:pStyle w:val="FirstParagraph"/>
      </w:pPr>
      <w:del w:id="19770" w:author="PR Preview" w:date="2026-01-01T00:00:00Z">
        <w:r>
          <w:rPr>
            <w:b/>
            <w:bCs/>
          </w:rPr>
          <w:delText xml:space="preserve">Example 137 (The symmetric part of a</w:delText>
        </w:r>
      </w:del>
      <w:del w:id="19771" w:author="PR Preview" w:date="2026-01-01T00:00:00Z">
        <w:r>
          <w:rPr>
            <w:b/>
            <w:bCs/>
          </w:rPr>
          <w:delText xml:space="preserve"> </w:delText>
        </w:r>
      </w:del>
      <m:oMath>
        <m:r>
          <m:t>2</m:t>
        </m:r>
        <m:r>
          <m:rPr>
            <m:sty m:val="p"/>
          </m:rPr>
          <m:t>×</m:t>
        </m:r>
        <m:r>
          <m:t>2</m:t>
        </m:r>
      </m:oMath>
      <w:del w:id="19772" w:author="PR Preview" w:date="2026-01-01T00:00:00Z">
        <w:r>
          <w:rPr>
            <w:b/>
            <w:bCs/>
          </w:rPr>
          <w:delText xml:space="preserve"> </w:delText>
        </w:r>
      </w:del>
      <w:del w:id="19773" w:author="PR Preview" w:date="2026-01-01T00:00:00Z">
        <w:r>
          <w:rPr>
            <w:b/>
            <w:bCs/>
          </w:rPr>
          <w:delText xml:space="preserve">matrix)</w:delText>
        </w:r>
      </w:del>
      <w:del w:id="19774" w:author="PR Preview" w:date="2026-01-01T00:00:00Z">
        <w:r>
          <w:delText xml:space="preserve"> </w:delText>
        </w:r>
      </w:del>
      <w:del w:id="19775" w:author="PR Preview" w:date="2026-01-01T00:00:00Z">
        <w:r>
          <w:delText xml:space="preserve">For</w:delText>
        </w:r>
      </w:del>
      <w:del w:id="19776" w:author="PR Preview" w:date="2026-01-01T00:00:00Z">
        <w:r>
          <w:delText xml:space="preserve"> </w:delText>
        </w:r>
      </w:del>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del w:id="19777" w:author="PR Preview" w:date="2026-01-01T00:00:00Z">
        <w:r>
          <w:delText xml:space="preserve">,</w:delText>
        </w:r>
      </w:del>
      <w:del w:id="19778" w:author="PR Preview" w:date="2026-01-01T00:00:00Z">
        <w:r>
          <w:delText xml:space="preserve"> </w:delText>
        </w:r>
      </w:del>
      <w:del w:id="19779" w:author="PR Preview" w:date="2026-01-01T00:00:00Z">
        <w:r>
          <w:delText xml:space="preserve">the symmetric part is</w:delText>
        </w:r>
      </w:del>
    </w:p>
    <w:p>
      <w:pPr>
        <w:pStyle w:val="FirstParagraph"/>
      </w:pPr>
      <w:ins w:id="19780" w:author="PR Preview" w:date="2026-01-01T00:00:00Z">
        <w:r>
          <w:rPr>
            <w:b/>
            <w:bCs/>
          </w:rPr>
          <w:t xml:space="preserve">Example 139 (The symmetric part of a</w:t>
        </w:r>
      </w:ins>
      <w:ins w:id="19781" w:author="PR Preview" w:date="2026-01-01T00:00:00Z">
        <w:r>
          <w:rPr>
            <w:b/>
            <w:bCs/>
          </w:rPr>
          <w:t xml:space="preserve"> </w:t>
        </w:r>
      </w:ins>
      <m:oMath>
        <m:r>
          <m:t>2</m:t>
        </m:r>
        <m:r>
          <m:rPr>
            <m:sty m:val="p"/>
          </m:rPr>
          <m:t>×</m:t>
        </m:r>
        <m:r>
          <m:t>2</m:t>
        </m:r>
      </m:oMath>
      <w:ins w:id="19782" w:author="PR Preview" w:date="2026-01-01T00:00:00Z">
        <w:r>
          <w:rPr>
            <w:b/>
            <w:bCs/>
          </w:rPr>
          <w:t xml:space="preserve"> </w:t>
        </w:r>
      </w:ins>
      <w:ins w:id="19783" w:author="PR Preview" w:date="2026-01-01T00:00:00Z">
        <w:r>
          <w:rPr>
            <w:b/>
            <w:bCs/>
          </w:rPr>
          <w:t xml:space="preserve">matrix)</w:t>
        </w:r>
      </w:ins>
      <w:ins w:id="19784" w:author="PR Preview" w:date="2026-01-01T00:00:00Z">
        <w:r>
          <w:t xml:space="preserve"> </w:t>
        </w:r>
      </w:ins>
      <w:ins w:id="19785" w:author="PR Preview" w:date="2026-01-01T00:00:00Z">
        <w:r>
          <w:t xml:space="preserve">For</w:t>
        </w:r>
      </w:ins>
      <w:ins w:id="19786" w:author="PR Preview" w:date="2026-01-01T00:00:00Z">
        <w:r>
          <w:t xml:space="preserve"> </w:t>
        </w:r>
      </w:ins>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ins w:id="19787" w:author="PR Preview" w:date="2026-01-01T00:00:00Z">
        <w:r>
          <w:t xml:space="preserve">,</w:t>
        </w:r>
      </w:ins>
      <w:ins w:id="19788" w:author="PR Preview" w:date="2026-01-01T00:00:00Z">
        <w:r>
          <w:t xml:space="preserve"> </w:t>
        </w:r>
      </w:ins>
      <w:ins w:id="19789" w:author="PR Preview" w:date="2026-01-01T00:00:00Z">
        <w:r>
          <w:t xml:space="preserve">the symmetric part is</w:t>
        </w:r>
      </w:ins>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9"/>
    <w:bookmarkStart w:id="460" w:name="thm-quadratic-form-symmetric"/>
    <w:p>
      <w:pPr>
        <w:pStyle w:val="BodyText"/>
      </w:pPr>
      <w:del w:id="19790" w:author="PR Preview" w:date="2026-01-01T00:00:00Z">
        <w:r>
          <w:rPr>
            <w:b/>
            <w:bCs/>
          </w:rPr>
          <w:delText xml:space="preserve">Theorem 73 (A quadratic form depends only on the symmetric part)</w:delText>
        </w:r>
      </w:del>
      <w:del w:id="19791" w:author="PR Preview" w:date="2026-01-01T00:00:00Z">
        <w:r>
          <w:delText xml:space="preserve"> </w:delText>
        </w:r>
      </w:del>
      <w:del w:id="19792" w:author="PR Preview" w:date="2026-01-01T00:00:00Z">
        <w:r>
          <w:delText xml:space="preserve">If</w:delText>
        </w:r>
      </w:del>
      <w:del w:id="19793" w:author="PR Preview" w:date="2026-01-01T00:00:00Z">
        <w:r>
          <w:delText xml:space="preserve"> </w:delText>
        </w:r>
      </w:del>
      <m:oMath>
        <m:r>
          <m:rPr>
            <m:sty m:val="bi"/>
          </m:rPr>
          <m:t>S</m:t>
        </m:r>
      </m:oMath>
      <w:del w:id="19794" w:author="PR Preview" w:date="2026-01-01T00:00:00Z">
        <w:r>
          <w:delText xml:space="preserve"> </w:delText>
        </w:r>
      </w:del>
      <w:del w:id="19795" w:author="PR Preview" w:date="2026-01-01T00:00:00Z">
        <w:r>
          <w:delText xml:space="preserve">is a</w:delText>
        </w:r>
      </w:del>
      <w:del w:id="19796" w:author="PR Preview" w:date="2026-01-01T00:00:00Z">
        <w:r>
          <w:delText xml:space="preserve"> </w:delText>
        </w:r>
      </w:del>
      <m:oMath>
        <m:r>
          <m:t>p</m:t>
        </m:r>
        <m:r>
          <m:rPr>
            <m:sty m:val="p"/>
          </m:rPr>
          <m:t>×</m:t>
        </m:r>
        <m:r>
          <m:t>p</m:t>
        </m:r>
      </m:oMath>
      <w:del w:id="19797" w:author="PR Preview" w:date="2026-01-01T00:00:00Z">
        <w:r>
          <w:delText xml:space="preserve"> </w:delText>
        </w:r>
      </w:del>
      <w:del w:id="19798" w:author="PR Preview" w:date="2026-01-01T00:00:00Z">
        <w:r>
          <w:delText xml:space="preserve">matrix and</w:delText>
        </w:r>
      </w:del>
      <w:del w:id="19799" w:author="PR Preview" w:date="2026-01-01T00:00:00Z">
        <w:r>
          <w:delText xml:space="preserve"> </w:delText>
        </w:r>
      </w:del>
      <m:oMath>
        <m:limLow>
          <m:e>
            <m:r>
              <m:t>x</m:t>
            </m:r>
          </m:e>
          <m:lim>
            <m:r>
              <m:rPr>
                <m:sty m:val="p"/>
              </m:rPr>
              <m:t>∼</m:t>
            </m:r>
          </m:lim>
        </m:limLow>
      </m:oMath>
      <w:del w:id="19800" w:author="PR Preview" w:date="2026-01-01T00:00:00Z">
        <w:r>
          <w:delText xml:space="preserve"> </w:delText>
        </w:r>
      </w:del>
      <w:del w:id="19801" w:author="PR Preview" w:date="2026-01-01T00:00:00Z">
        <w:r>
          <w:delText xml:space="preserve">is a vector of length</w:delText>
        </w:r>
      </w:del>
      <w:del w:id="19802" w:author="PR Preview" w:date="2026-01-01T00:00:00Z">
        <w:r>
          <w:delText xml:space="preserve"> </w:delText>
        </w:r>
      </w:del>
      <m:oMath>
        <m:r>
          <m:t>p</m:t>
        </m:r>
      </m:oMath>
      <w:del w:id="19803" w:author="PR Preview" w:date="2026-01-01T00:00:00Z">
        <w:r>
          <w:delText xml:space="preserve">, then</w:delText>
        </w:r>
      </w:del>
    </w:p>
    <w:p>
      <w:pPr>
        <w:pStyle w:val="BodyText"/>
      </w:pPr>
      <m:oMathPara>
        <m:oMathParaPr>
          <m:jc m:val="center"/>
        </m:oMathParaPr>
        <m:oMath>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sSup>
            <m:e>
              <m:limLow>
                <m:e>
                  <m:r>
                    <m:t>x</m:t>
                  </m:r>
                </m:e>
                <m:lim>
                  <m:r>
                    <m:rPr>
                      <m:sty m:val="p"/>
                    </m:rPr>
                    <m:t>∼</m:t>
                  </m:r>
                </m:lim>
              </m:limLow>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limLow>
            <m:e>
              <m:r>
                <m:t>x</m:t>
              </m:r>
            </m:e>
            <m:lim>
              <m:r>
                <m:rPr>
                  <m:sty m:val="p"/>
                </m:rPr>
                <m:t>∼</m:t>
              </m:r>
            </m:lim>
          </m:limLow>
          <m:r>
            <m:rPr>
              <m:sty m:val="p"/>
            </m:rPr>
            <m:t>.</m:t>
          </m:r>
        </m:oMath>
      </m:oMathPara>
    </w:p>
    <w:p>
      <w:pPr>
        <w:pStyle w:val="BodyText"/>
      </w:pPr>
      <w:ins w:id="19804" w:author="PR Preview" w:date="2026-01-01T00:00:00Z">
        <w:r>
          <w:rPr>
            <w:b/>
            <w:bCs/>
          </w:rPr>
          <w:t xml:space="preserve">Theorem 74 (A quadratic form depends only on the symmetric part)</w:t>
        </w:r>
      </w:ins>
      <w:ins w:id="19805" w:author="PR Preview" w:date="2026-01-01T00:00:00Z">
        <w:r>
          <w:t xml:space="preserve"> </w:t>
        </w:r>
      </w:ins>
      <w:ins w:id="19806" w:author="PR Preview" w:date="2026-01-01T00:00:00Z">
        <w:r>
          <w:t xml:space="preserve">If</w:t>
        </w:r>
      </w:ins>
      <w:ins w:id="19807" w:author="PR Preview" w:date="2026-01-01T00:00:00Z">
        <w:r>
          <w:t xml:space="preserve"> </w:t>
        </w:r>
      </w:ins>
      <m:oMath>
        <m:r>
          <m:rPr>
            <m:sty m:val="bi"/>
          </m:rPr>
          <m:t>S</m:t>
        </m:r>
      </m:oMath>
      <w:ins w:id="19808" w:author="PR Preview" w:date="2026-01-01T00:00:00Z">
        <w:r>
          <w:t xml:space="preserve"> </w:t>
        </w:r>
      </w:ins>
      <w:ins w:id="19809" w:author="PR Preview" w:date="2026-01-01T00:00:00Z">
        <w:r>
          <w:t xml:space="preserve">is a</w:t>
        </w:r>
      </w:ins>
      <w:ins w:id="19810" w:author="PR Preview" w:date="2026-01-01T00:00:00Z">
        <w:r>
          <w:t xml:space="preserve"> </w:t>
        </w:r>
      </w:ins>
      <m:oMath>
        <m:r>
          <m:t>p</m:t>
        </m:r>
        <m:r>
          <m:rPr>
            <m:sty m:val="p"/>
          </m:rPr>
          <m:t>×</m:t>
        </m:r>
        <m:r>
          <m:t>p</m:t>
        </m:r>
      </m:oMath>
      <w:ins w:id="19811" w:author="PR Preview" w:date="2026-01-01T00:00:00Z">
        <w:r>
          <w:t xml:space="preserve"> </w:t>
        </w:r>
      </w:ins>
      <w:ins w:id="19812" w:author="PR Preview" w:date="2026-01-01T00:00:00Z">
        <w:r>
          <w:t xml:space="preserve">matrix and</w:t>
        </w:r>
      </w:ins>
      <w:ins w:id="19813" w:author="PR Preview" w:date="2026-01-01T00:00:00Z">
        <w:r>
          <w:t xml:space="preserve"> </w:t>
        </w:r>
      </w:ins>
      <w:ins w:id="19814" w:author="PR Preview" w:date="2026-01-01T00:00:00Z">
        <w:r>
          <w:t xml:space="preserve">$\mathord{\smash[b]{\underset{\raise.3ex\hbox{$\scriptstyle\sim$}}{x}}\vphantom{x}}$</w:t>
        </w:r>
      </w:ins>
      <w:ins w:id="19815" w:author="PR Preview" w:date="2026-01-01T00:00:00Z">
        <w:r>
          <w:t xml:space="preserve"> </w:t>
        </w:r>
      </w:ins>
      <w:ins w:id="19816" w:author="PR Preview" w:date="2026-01-01T00:00:00Z">
        <w:r>
          <w:t xml:space="preserve">is a vector of length</w:t>
        </w:r>
      </w:ins>
      <w:ins w:id="19817" w:author="PR Preview" w:date="2026-01-01T00:00:00Z">
        <w:r>
          <w:t xml:space="preserve"> </w:t>
        </w:r>
      </w:ins>
      <m:oMath>
        <m:r>
          <m:t>p</m:t>
        </m:r>
      </m:oMath>
      <w:ins w:id="19818" w:author="PR Preview" w:date="2026-01-01T00:00:00Z">
        <w:r>
          <w:t xml:space="preserve">, then</w:t>
        </w:r>
      </w:ins>
    </w:p>
    <w:p>
      <w:pPr>
        <w:pStyle w:val="BodyText"/>
      </w:pPr>
      <w:ins w:id="19819" w:author="PR Preview" w:date="2026-01-01T00:00:00Z">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ins>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0"/>
    <w:p>
      <w:pPr>
        <w:pStyle w:val="BodyText"/>
      </w:pPr>
      <w:del w:id="19820" w:author="PR Preview" w:date="2026-01-01T00:00:00Z">
        <w:r>
          <w:rPr>
            <w:i/>
            <w:iCs/>
          </w:rPr>
          <w:delText xml:space="preserve">Proof</w:delText>
        </w:r>
      </w:del>
      <w:del w:id="19821" w:author="PR Preview" w:date="2026-01-01T00:00:00Z">
        <w:r>
          <w:delText xml:space="preserve">. </w:delText>
        </w:r>
      </w:del>
      <w:del w:id="19822" w:author="PR Preview" w:date="2026-01-01T00:00:00Z">
        <w:r>
          <w:delText xml:space="preserve">The quadratic form</w:delText>
        </w:r>
      </w:del>
      <w:del w:id="19823" w:author="PR Preview" w:date="2026-01-01T00:00:00Z">
        <w:r>
          <w:delText xml:space="preserve"> </w:delText>
        </w:r>
      </w:del>
      <m:oMath>
        <m:sSup>
          <m:e>
            <m:limLow>
              <m:e>
                <m:r>
                  <m:t>x</m:t>
                </m:r>
              </m:e>
              <m:lim>
                <m:r>
                  <m:rPr>
                    <m:sty m:val="p"/>
                  </m:rPr>
                  <m:t>∼</m:t>
                </m:r>
              </m:lim>
            </m:limLow>
          </m:e>
          <m:sup>
            <m:r>
              <m:rPr>
                <m:sty m:val="p"/>
              </m:rPr>
              <m:t>⊤</m:t>
            </m:r>
          </m:sup>
        </m:sSup>
        <m:r>
          <m:rPr>
            <m:sty m:val="bi"/>
          </m:rPr>
          <m:t>S</m:t>
        </m:r>
        <m:limLow>
          <m:e>
            <m:r>
              <m:t>x</m:t>
            </m:r>
          </m:e>
          <m:lim>
            <m:r>
              <m:rPr>
                <m:sty m:val="p"/>
              </m:rPr>
              <m:t>∼</m:t>
            </m:r>
          </m:lim>
        </m:limLow>
      </m:oMath>
      <w:del w:id="19824" w:author="PR Preview" w:date="2026-01-01T00:00:00Z">
        <w:r>
          <w:delText xml:space="preserve"> </w:delText>
        </w:r>
      </w:del>
      <w:del w:id="19825" w:author="PR Preview" w:date="2026-01-01T00:00:00Z">
        <w:r>
          <w:delText xml:space="preserve">is a</w:delText>
        </w:r>
      </w:del>
      <w:del w:id="19826" w:author="PR Preview" w:date="2026-01-01T00:00:00Z">
        <w:r>
          <w:delText xml:space="preserve"> </w:delText>
        </w:r>
      </w:del>
      <m:oMath>
        <m:r>
          <m:t>1</m:t>
        </m:r>
        <m:r>
          <m:rPr>
            <m:sty m:val="p"/>
          </m:rPr>
          <m:t>×</m:t>
        </m:r>
        <m:r>
          <m:t>1</m:t>
        </m:r>
      </m:oMath>
      <w:del w:id="19827" w:author="PR Preview" w:date="2026-01-01T00:00:00Z">
        <w:r>
          <w:delText xml:space="preserve"> </w:delText>
        </w:r>
      </w:del>
      <w:del w:id="19828" w:author="PR Preview" w:date="2026-01-01T00:00:00Z">
        <w:r>
          <w:delText xml:space="preserve">matrix,</w:delText>
        </w:r>
      </w:del>
      <w:del w:id="19829" w:author="PR Preview" w:date="2026-01-01T00:00:00Z">
        <w:r>
          <w:delText xml:space="preserve"> </w:delText>
        </w:r>
      </w:del>
      <w:del w:id="19830" w:author="PR Preview" w:date="2026-01-01T00:00:00Z">
        <w:r>
          <w:delText xml:space="preserve">so it equals its own transpose:</w:delText>
        </w:r>
      </w:del>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sSup>
                <m:e>
                  <m:r>
                    <m:t>​</m:t>
                  </m:r>
                  <m:d>
                    <m:dPr>
                      <m:begChr m:val="("/>
                      <m:sepChr m:val=""/>
                      <m:endChr m:val=")"/>
                      <m:grow/>
                    </m:dPr>
                    <m:e>
                      <m:sSup>
                        <m:e>
                          <m:limLow>
                            <m:e>
                              <m:r>
                                <m:t>x</m:t>
                              </m:r>
                            </m:e>
                            <m:lim>
                              <m:r>
                                <m:rPr>
                                  <m:sty m:val="p"/>
                                </m:rPr>
                                <m:t>∼</m:t>
                              </m:r>
                            </m:lim>
                          </m:limLow>
                        </m:e>
                        <m:sup>
                          <m:r>
                            <m:rPr>
                              <m:sty m:val="p"/>
                            </m:rPr>
                            <m:t>⊤</m:t>
                          </m:r>
                        </m:sup>
                      </m:sSup>
                      <m:r>
                        <m:rPr>
                          <m:sty m:val="bi"/>
                        </m:rPr>
                        <m:t>S</m:t>
                      </m:r>
                      <m:limLow>
                        <m:e>
                          <m:r>
                            <m:t>x</m:t>
                          </m:r>
                        </m:e>
                        <m:lim>
                          <m:r>
                            <m:rPr>
                              <m:sty m:val="p"/>
                            </m:rPr>
                            <m:t>∼</m:t>
                          </m:r>
                        </m:lim>
                      </m:limLow>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sSup>
                <m:e>
                  <m:r>
                    <m:t>​</m:t>
                  </m:r>
                  <m:d>
                    <m:dPr>
                      <m:begChr m:val="("/>
                      <m:sepChr m:val=""/>
                      <m:endChr m:val=")"/>
                      <m:grow/>
                    </m:dPr>
                    <m:e>
                      <m:sSup>
                        <m:e>
                          <m:limLow>
                            <m:e>
                              <m:r>
                                <m:t>x</m:t>
                              </m:r>
                            </m:e>
                            <m:lim>
                              <m:r>
                                <m:rPr>
                                  <m:sty m:val="p"/>
                                </m:rPr>
                                <m:t>∼</m:t>
                              </m:r>
                            </m:lim>
                          </m:limLow>
                        </m:e>
                        <m:sup>
                          <m:r>
                            <m:rPr>
                              <m:sty m:val="p"/>
                            </m:rPr>
                            <m:t>⊤</m:t>
                          </m:r>
                        </m:sup>
                      </m:sSup>
                    </m:e>
                  </m:d>
                  <m:r>
                    <m:t>​</m:t>
                  </m:r>
                </m:e>
                <m:sup>
                  <m:r>
                    <m:rPr>
                      <m:sty m:val="p"/>
                    </m:rPr>
                    <m:t>⊤</m:t>
                  </m:r>
                </m:sup>
              </m:sSup>
              <m:r>
                <m:t>&amp;</m:t>
              </m:r>
              <m:r>
                <m:t>&amp;</m:t>
              </m:r>
              <m:r>
                <m:rPr>
                  <m:nor/>
                  <m:sty m:val="p"/>
                </m:rPr>
                <m:t>(transpose of a product, twice)</m:t>
              </m:r>
            </m:e>
            <m:e>
              <m:r>
                <m:t>&amp;</m:t>
              </m:r>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limLow>
                <m:e>
                  <m:r>
                    <m:t>x</m:t>
                  </m:r>
                </m:e>
                <m:lim>
                  <m:r>
                    <m:rPr>
                      <m:sty m:val="p"/>
                    </m:rPr>
                    <m:t>∼</m:t>
                  </m:r>
                </m:lim>
              </m:limLow>
              <m:r>
                <m:t>&amp;</m:t>
              </m:r>
              <m:r>
                <m:t>&amp;</m:t>
              </m:r>
              <m:r>
                <m:rPr>
                  <m:nor/>
                  <m:sty m:val="p"/>
                </m:rPr>
                <m:t>(transposing twice changes nothing)</m:t>
              </m:r>
            </m:e>
          </m:eqArr>
        </m:oMath>
      </m:oMathPara>
    </w:p>
    <w:p>
      <w:pPr>
        <w:pStyle w:val="FirstParagraph"/>
      </w:pPr>
      <w:del w:id="19831" w:author="PR Preview" w:date="2026-01-01T00:00:00Z">
        <w:r>
          <w:delText xml:space="preserve">Averaging the two expressions for</w:delText>
        </w:r>
      </w:del>
      <w:del w:id="19832" w:author="PR Preview" w:date="2026-01-01T00:00:00Z">
        <w:r>
          <w:delText xml:space="preserve"> </w:delText>
        </w:r>
      </w:del>
      <m:oMath>
        <m:sSup>
          <m:e>
            <m:limLow>
              <m:e>
                <m:r>
                  <m:t>x</m:t>
                </m:r>
              </m:e>
              <m:lim>
                <m:r>
                  <m:rPr>
                    <m:sty m:val="p"/>
                  </m:rPr>
                  <m:t>∼</m:t>
                </m:r>
              </m:lim>
            </m:limLow>
          </m:e>
          <m:sup>
            <m:r>
              <m:rPr>
                <m:sty m:val="p"/>
              </m:rPr>
              <m:t>⊤</m:t>
            </m:r>
          </m:sup>
        </m:sSup>
        <m:r>
          <m:rPr>
            <m:sty m:val="bi"/>
          </m:rPr>
          <m:t>S</m:t>
        </m:r>
        <m:limLow>
          <m:e>
            <m:r>
              <m:t>x</m:t>
            </m:r>
          </m:e>
          <m:lim>
            <m:r>
              <m:rPr>
                <m:sty m:val="p"/>
              </m:rPr>
              <m:t>∼</m:t>
            </m:r>
          </m:lim>
        </m:limLow>
      </m:oMath>
      <w:del w:id="19833" w:author="PR Preview" w:date="2026-01-01T00:00:00Z">
        <w:r>
          <w:delText xml:space="preserve">:</w:delText>
        </w:r>
      </w:del>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f>
                <m:fPr>
                  <m:type m:val="bar"/>
                </m:fPr>
                <m:num>
                  <m:r>
                    <m:t>1</m:t>
                  </m:r>
                </m:num>
                <m:den>
                  <m:r>
                    <m:t>2</m:t>
                  </m:r>
                </m:den>
              </m:f>
              <m:r>
                <m:t>​</m:t>
              </m:r>
              <m:d>
                <m:dPr>
                  <m:begChr m:val="("/>
                  <m:sepChr m:val=""/>
                  <m:endChr m:val=")"/>
                  <m:grow/>
                </m:dPr>
                <m:e>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limLow>
                    <m:e>
                      <m:r>
                        <m:t>x</m:t>
                      </m:r>
                    </m:e>
                    <m:lim>
                      <m:r>
                        <m:rPr>
                          <m:sty m:val="p"/>
                        </m:rPr>
                        <m:t>∼</m:t>
                      </m:r>
                    </m:lim>
                  </m:limLow>
                </m:e>
              </m:d>
              <m:r>
                <m:t>​</m:t>
              </m:r>
              <m:r>
                <m:t>&amp;</m:t>
              </m:r>
              <m:r>
                <m:t>&amp;</m:t>
              </m:r>
              <m:r>
                <m:rPr>
                  <m:nor/>
                  <m:sty m:val="p"/>
                </m:rPr>
                <m:t>(average of two equal numbers)</m:t>
              </m:r>
            </m:e>
            <m:e>
              <m:r>
                <m:t>&amp;</m:t>
              </m:r>
              <m:r>
                <m:rPr>
                  <m:sty m:val="p"/>
                </m:rPr>
                <m:t>=</m:t>
              </m:r>
              <m:f>
                <m:fPr>
                  <m:type m:val="bar"/>
                </m:fPr>
                <m:num>
                  <m:r>
                    <m:t>1</m:t>
                  </m:r>
                </m:num>
                <m:den>
                  <m:r>
                    <m:t>2</m:t>
                  </m:r>
                </m:den>
              </m:f>
              <m:r>
                <m:t> </m:t>
              </m:r>
              <m:sSup>
                <m:e>
                  <m:limLow>
                    <m:e>
                      <m:r>
                        <m:t>x</m:t>
                      </m:r>
                    </m:e>
                    <m:lim>
                      <m:r>
                        <m:rPr>
                          <m:sty m:val="p"/>
                        </m:rPr>
                        <m:t>∼</m:t>
                      </m:r>
                    </m:lim>
                  </m:limLow>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limLow>
                <m:e>
                  <m:r>
                    <m:t>x</m:t>
                  </m:r>
                </m:e>
                <m:lim>
                  <m:r>
                    <m:rPr>
                      <m:sty m:val="p"/>
                    </m:rPr>
                    <m:t>∼</m:t>
                  </m:r>
                </m:lim>
              </m:limLow>
              <m:r>
                <m:t>&amp;</m:t>
              </m:r>
              <m:r>
                <m:t>&amp;</m:t>
              </m:r>
              <m:r>
                <m:rPr>
                  <m:nor/>
                  <m:sty m:val="p"/>
                </m:rPr>
                <m:t>(distributive law)</m:t>
              </m:r>
            </m:e>
            <m:e>
              <m:r>
                <m:t>&amp;</m:t>
              </m:r>
              <m:r>
                <m:rPr>
                  <m:sty m:val="p"/>
                </m:rPr>
                <m:t>=</m:t>
              </m:r>
              <m:sSup>
                <m:e>
                  <m:limLow>
                    <m:e>
                      <m:r>
                        <m:t>x</m:t>
                      </m:r>
                    </m:e>
                    <m:lim>
                      <m:r>
                        <m:rPr>
                          <m:sty m:val="p"/>
                        </m:rPr>
                        <m:t>∼</m:t>
                      </m:r>
                    </m:lim>
                  </m:limLow>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limLow>
                <m:e>
                  <m:r>
                    <m:t>x</m:t>
                  </m:r>
                </m:e>
                <m:lim>
                  <m:r>
                    <m:rPr>
                      <m:sty m:val="p"/>
                    </m:rPr>
                    <m:t>∼</m:t>
                  </m:r>
                </m:lim>
              </m:limLow>
              <m:r>
                <m:t>&amp;</m:t>
              </m:r>
              <m:r>
                <m:t>&amp;</m:t>
              </m:r>
              <m:r>
                <m:rPr>
                  <m:nor/>
                  <m:sty m:val="p"/>
                </m:rPr>
                <m:t>(move the scalar </m:t>
              </m:r>
              <m:f>
                <m:fPr>
                  <m:type m:val="lin"/>
                </m:fPr>
                <m:num>
                  <m:r>
                    <m:t>1</m:t>
                  </m:r>
                </m:num>
                <m:den>
                  <m:r>
                    <m:t>2</m:t>
                  </m:r>
                </m:den>
              </m:f>
              <m:r>
                <m:rPr>
                  <m:nor/>
                  <m:sty m:val="p"/>
                </m:rPr>
                <m:t> inside)</m:t>
              </m:r>
            </m:e>
          </m:eqArr>
        </m:oMath>
      </m:oMathPara>
    </w:p>
    <w:p>
      <w:pPr>
        <w:pStyle w:val="BodyText"/>
      </w:pPr>
      <w:ins w:id="19834" w:author="PR Preview" w:date="2026-01-01T00:00:00Z">
        <w:r>
          <w:rPr>
            <w:i/>
            <w:iCs/>
          </w:rPr>
          <w:t xml:space="preserve">Proof</w:t>
        </w:r>
      </w:ins>
      <w:ins w:id="19835" w:author="PR Preview" w:date="2026-01-01T00:00:00Z">
        <w:r>
          <w:t xml:space="preserve">. </w:t>
        </w:r>
      </w:ins>
      <w:ins w:id="19836" w:author="PR Preview" w:date="2026-01-01T00:00:00Z">
        <w:r>
          <w:t xml:space="preserve">The quadratic form</w:t>
        </w:r>
      </w:ins>
      <w:ins w:id="19837" w:author="PR Preview" w:date="2026-01-01T00:00:00Z">
        <w:r>
          <w:t xml:space="preserve"> </w:t>
        </w:r>
      </w:ins>
      <w:ins w:id="19838" w:author="PR Preview" w:date="2026-01-01T00:00:00Z">
        <w:r>
          <w:t xml:space="preserve">${\mathord{\smash[b]{\underset{\raise.3ex\hbox{$\scriptstyle\sim$}}{x}}\vphantom{x}}}^{\top} \mathbf{S} \mathord{\smash[b]{\underset{\raise.3ex\hbox{$\scriptstyle\sim$}}{x}}\vphantom{x}}$</w:t>
        </w:r>
      </w:ins>
      <w:ins w:id="19839" w:author="PR Preview" w:date="2026-01-01T00:00:00Z">
        <w:r>
          <w:t xml:space="preserve"> </w:t>
        </w:r>
      </w:ins>
      <w:ins w:id="19840" w:author="PR Preview" w:date="2026-01-01T00:00:00Z">
        <w:r>
          <w:t xml:space="preserve">is a</w:t>
        </w:r>
      </w:ins>
      <w:ins w:id="19841" w:author="PR Preview" w:date="2026-01-01T00:00:00Z">
        <w:r>
          <w:t xml:space="preserve"> </w:t>
        </w:r>
      </w:ins>
      <m:oMath>
        <m:r>
          <m:t>1</m:t>
        </m:r>
        <m:r>
          <m:rPr>
            <m:sty m:val="p"/>
          </m:rPr>
          <m:t>×</m:t>
        </m:r>
        <m:r>
          <m:t>1</m:t>
        </m:r>
      </m:oMath>
      <w:ins w:id="19842" w:author="PR Preview" w:date="2026-01-01T00:00:00Z">
        <w:r>
          <w:t xml:space="preserve"> </w:t>
        </w:r>
      </w:ins>
      <w:ins w:id="19843" w:author="PR Preview" w:date="2026-01-01T00:00:00Z">
        <w:r>
          <w:t xml:space="preserve">matrix,</w:t>
        </w:r>
      </w:ins>
      <w:ins w:id="19844" w:author="PR Preview" w:date="2026-01-01T00:00:00Z">
        <w:r>
          <w:t xml:space="preserve"> </w:t>
        </w:r>
      </w:ins>
      <w:ins w:id="19845" w:author="PR Preview" w:date="2026-01-01T00:00:00Z">
        <w:r>
          <w:t xml:space="preserve">so it equals its own transpose:</w:t>
        </w:r>
      </w:ins>
    </w:p>
    <w:p>
      <w:pPr>
        <w:pStyle w:val="BodyText"/>
      </w:pPr>
      <w:ins w:id="19846" w:author="PR Preview" w:date="2026-01-01T00:00:00Z">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ins>
    </w:p>
    <w:p>
      <w:pPr>
        <w:pStyle w:val="FirstParagraph"/>
      </w:pPr>
      <w:ins w:id="19847" w:author="PR Preview" w:date="2026-01-01T00:00:00Z">
        <w:r>
          <w:t xml:space="preserve">Averaging the two expressions for</w:t>
        </w:r>
      </w:ins>
      <w:ins w:id="19848" w:author="PR Preview" w:date="2026-01-01T00:00:00Z">
        <w:r>
          <w:t xml:space="preserve"> </w:t>
        </w:r>
      </w:ins>
      <w:ins w:id="19849" w:author="PR Preview" w:date="2026-01-01T00:00:00Z">
        <w:r>
          <w:t xml:space="preserve">${\mathord{\smash[b]{\underset{\raise.3ex\hbox{$\scriptstyle\sim$}}{x}}\vphantom{x}}}^{\top} \mathbf{S} \mathord{\smash[b]{\underset{\raise.3ex\hbox{$\scriptstyle\sim$}}{x}}\vphantom{x}}$</w:t>
        </w:r>
      </w:ins>
      <w:ins w:id="19850" w:author="PR Preview" w:date="2026-01-01T00:00:00Z">
        <w:r>
          <w:t xml:space="preserve">:</w:t>
        </w:r>
      </w:ins>
    </w:p>
    <w:p>
      <w:pPr>
        <w:pStyle w:val="BodyText"/>
      </w:pPr>
      <w:ins w:id="19851" w:author="PR Preview" w:date="2026-01-01T00:00:00Z">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ins>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61" w:name="exm-quadratic-form-symmetric"/>
    <w:p>
      <w:pPr>
        <w:pStyle w:val="BodyText"/>
      </w:pPr>
      <w:del w:id="19852" w:author="PR Preview" w:date="2026-01-01T00:00:00Z">
        <w:r>
          <w:rPr>
            <w:b/>
            <w:bCs/>
          </w:rPr>
          <w:delText xml:space="preserve">Example 138 (Replacing a matrix by its symmetric part)</w:delText>
        </w:r>
      </w:del>
      <w:del w:id="19853" w:author="PR Preview" w:date="2026-01-01T00:00:00Z">
        <w:r>
          <w:delText xml:space="preserve"> </w:delText>
        </w:r>
      </w:del>
      <w:del w:id="19854" w:author="PR Preview" w:date="2026-01-01T00:00:00Z">
        <w:r>
          <w:delText xml:space="preserve">With</w:delText>
        </w:r>
      </w:del>
      <w:del w:id="19855" w:author="PR Preview" w:date="2026-01-01T00:00:00Z">
        <w:r>
          <w:delText xml:space="preserve"> </w:delText>
        </w:r>
      </w:del>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del w:id="19856" w:author="PR Preview" w:date="2026-01-01T00:00:00Z">
        <w:r>
          <w:delText xml:space="preserve"> </w:delText>
        </w:r>
      </w:del>
      <w:del w:id="19857" w:author="PR Preview" w:date="2026-01-01T00:00:00Z">
        <w:r>
          <w:delText xml:space="preserve">from</w:delText>
        </w:r>
      </w:del>
      <w:del w:id="19858" w:author="PR Preview" w:date="2026-01-01T00:00:00Z">
        <w:r>
          <w:delText xml:space="preserve"> </w:delText>
        </w:r>
      </w:del>
      <w:hyperlink w:anchor="exm-symmetric-part">
        <w:del w:id="19859" w:author="PR Preview" w:date="2026-01-01T00:00:00Z">
          <w:r>
            <w:rPr>
              <w:rStyle w:val="Hyperlink"/>
            </w:rPr>
            <w:delText xml:space="preserve">Example 137</w:delText>
          </w:r>
        </w:del>
      </w:hyperlink>
      <w:del w:id="19860" w:author="PR Preview" w:date="2026-01-01T00:00:00Z">
        <w:r>
          <w:delText xml:space="preserve"> </w:delText>
        </w:r>
      </w:del>
      <w:del w:id="19861" w:author="PR Preview" w:date="2026-01-01T00:00:00Z">
        <w:r>
          <w:delText xml:space="preserve">and</w:delText>
        </w:r>
      </w:del>
      <w:del w:id="19862"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t>1</m:t>
        </m:r>
        <m:r>
          <m:rPr>
            <m:sty m:val="p"/>
          </m:rPr>
          <m:t>)</m:t>
        </m:r>
      </m:oMath>
      <w:del w:id="19863" w:author="PR Preview" w:date="2026-01-01T00:00:00Z">
        <w:r>
          <w:delText xml:space="preserve">:</w:delText>
        </w:r>
      </w:del>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r>
                <m:t>1</m:t>
              </m:r>
              <m:r>
                <m:rPr>
                  <m:sty m:val="p"/>
                </m:rPr>
                <m:t>+</m:t>
              </m:r>
              <m:r>
                <m:t>2</m:t>
              </m:r>
              <m:r>
                <m:rPr>
                  <m:sty m:val="p"/>
                </m:rPr>
                <m:t>+</m:t>
              </m:r>
              <m:r>
                <m:t>0</m:t>
              </m:r>
              <m:r>
                <m:rPr>
                  <m:sty m:val="p"/>
                </m:rPr>
                <m:t>+</m:t>
              </m:r>
              <m:r>
                <m:t>3</m:t>
              </m:r>
            </m:e>
            <m:e>
              <m:r>
                <m:t>&amp;</m:t>
              </m:r>
              <m:r>
                <m:rPr>
                  <m:sty m:val="p"/>
                </m:rPr>
                <m:t>=</m:t>
              </m:r>
              <m:r>
                <m:t>6</m:t>
              </m:r>
            </m:e>
            <m:e>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limLow>
                <m:e>
                  <m:r>
                    <m:t>x</m:t>
                  </m:r>
                </m:e>
                <m:lim>
                  <m:r>
                    <m:rPr>
                      <m:sty m:val="p"/>
                    </m:rPr>
                    <m:t>∼</m:t>
                  </m:r>
                </m:lim>
              </m:limLow>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del w:id="19864" w:author="PR Preview" w:date="2026-01-01T00:00:00Z">
        <w:r>
          <w:delText xml:space="preserve">Both quadratic forms equal the sum of their matrix’s entries,</w:delText>
        </w:r>
      </w:del>
      <w:del w:id="19865" w:author="PR Preview" w:date="2026-01-01T00:00:00Z">
        <w:r>
          <w:delText xml:space="preserve"> </w:delText>
        </w:r>
      </w:del>
      <w:del w:id="19866" w:author="PR Preview" w:date="2026-01-01T00:00:00Z">
        <w:r>
          <w:delText xml:space="preserve">because every entry of</w:delText>
        </w:r>
      </w:del>
      <w:del w:id="19867" w:author="PR Preview" w:date="2026-01-01T00:00:00Z">
        <w:r>
          <w:delText xml:space="preserve"> </w:delText>
        </w:r>
      </w:del>
      <m:oMath>
        <m:limLow>
          <m:e>
            <m:r>
              <m:t>x</m:t>
            </m:r>
          </m:e>
          <m:lim>
            <m:r>
              <m:rPr>
                <m:sty m:val="p"/>
              </m:rPr>
              <m:t>∼</m:t>
            </m:r>
          </m:lim>
        </m:limLow>
      </m:oMath>
      <w:del w:id="19868" w:author="PR Preview" w:date="2026-01-01T00:00:00Z">
        <w:r>
          <w:delText xml:space="preserve"> </w:delText>
        </w:r>
      </w:del>
      <w:del w:id="19869" w:author="PR Preview" w:date="2026-01-01T00:00:00Z">
        <w:r>
          <w:delText xml:space="preserve">is</w:delText>
        </w:r>
      </w:del>
      <w:del w:id="19870" w:author="PR Preview" w:date="2026-01-01T00:00:00Z">
        <w:r>
          <w:delText xml:space="preserve"> </w:delText>
        </w:r>
      </w:del>
      <m:oMath>
        <m:r>
          <m:t>1</m:t>
        </m:r>
      </m:oMath>
      <w:del w:id="19871" w:author="PR Preview" w:date="2026-01-01T00:00:00Z">
        <w:r>
          <w:delText xml:space="preserve">.</w:delText>
        </w:r>
      </w:del>
    </w:p>
    <w:p>
      <w:pPr>
        <w:pStyle w:val="BodyText"/>
      </w:pPr>
      <w:ins w:id="19872" w:author="PR Preview" w:date="2026-01-01T00:00:00Z">
        <w:r>
          <w:rPr>
            <w:b/>
            <w:bCs/>
          </w:rPr>
          <w:t xml:space="preserve">Example 140 (Replacing a matrix by its symmetric part)</w:t>
        </w:r>
      </w:ins>
      <w:ins w:id="19873" w:author="PR Preview" w:date="2026-01-01T00:00:00Z">
        <w:r>
          <w:t xml:space="preserve"> </w:t>
        </w:r>
      </w:ins>
      <w:ins w:id="19874" w:author="PR Preview" w:date="2026-01-01T00:00:00Z">
        <w:r>
          <w:t xml:space="preserve">With</w:t>
        </w:r>
      </w:ins>
      <w:ins w:id="19875" w:author="PR Preview" w:date="2026-01-01T00:00:00Z">
        <w:r>
          <w:t xml:space="preserve"> </w:t>
        </w:r>
      </w:ins>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ins w:id="19876" w:author="PR Preview" w:date="2026-01-01T00:00:00Z">
        <w:r>
          <w:t xml:space="preserve"> </w:t>
        </w:r>
      </w:ins>
      <w:ins w:id="19877" w:author="PR Preview" w:date="2026-01-01T00:00:00Z">
        <w:r>
          <w:t xml:space="preserve">from</w:t>
        </w:r>
      </w:ins>
      <w:ins w:id="19878" w:author="PR Preview" w:date="2026-01-01T00:00:00Z">
        <w:r>
          <w:t xml:space="preserve"> </w:t>
        </w:r>
      </w:ins>
      <w:hyperlink w:anchor="exm-symmetric-part">
        <w:ins w:id="19879" w:author="PR Preview" w:date="2026-01-01T00:00:00Z">
          <w:r>
            <w:rPr>
              <w:rStyle w:val="Hyperlink"/>
            </w:rPr>
            <w:t xml:space="preserve">Example 139</w:t>
          </w:r>
        </w:ins>
      </w:hyperlink>
      <w:ins w:id="19880" w:author="PR Preview" w:date="2026-01-01T00:00:00Z">
        <w:r>
          <w:t xml:space="preserve"> </w:t>
        </w:r>
      </w:ins>
      <w:ins w:id="19881" w:author="PR Preview" w:date="2026-01-01T00:00:00Z">
        <w:r>
          <w:t xml:space="preserve">and</w:t>
        </w:r>
      </w:ins>
      <w:ins w:id="19882" w:author="PR Preview" w:date="2026-01-01T00:00:00Z">
        <w:r>
          <w:t xml:space="preserve"> </w:t>
        </w:r>
      </w:ins>
      <w:ins w:id="19883" w:author="PR Preview" w:date="2026-01-01T00:00:00Z">
        <w:r>
          <w:t xml:space="preserve">$\mathord{\smash[b]{\underset{\raise.3ex\hbox{$\scriptstyle\sim$}}{x}}\vphantom{x}}= (1, 1)$</w:t>
        </w:r>
      </w:ins>
      <w:ins w:id="19884" w:author="PR Preview" w:date="2026-01-01T00:00:00Z">
        <w:r>
          <w:t xml:space="preserve">:</w:t>
        </w:r>
      </w:ins>
    </w:p>
    <w:p>
      <w:pPr>
        <w:pStyle w:val="BodyText"/>
      </w:pPr>
      <w:ins w:id="19885" w:author="PR Preview" w:date="2026-01-01T00:00:00Z">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ins>
    </w:p>
    <w:p>
      <w:pPr>
        <w:pStyle w:val="FirstParagraph"/>
      </w:pPr>
      <w:ins w:id="19886" w:author="PR Preview" w:date="2026-01-01T00:00:00Z">
        <w:r>
          <w:t xml:space="preserve">Both quadratic forms equal the sum of their matrix’s entries,</w:t>
        </w:r>
      </w:ins>
      <w:ins w:id="19887" w:author="PR Preview" w:date="2026-01-01T00:00:00Z">
        <w:r>
          <w:t xml:space="preserve"> </w:t>
        </w:r>
      </w:ins>
      <w:ins w:id="19888" w:author="PR Preview" w:date="2026-01-01T00:00:00Z">
        <w:r>
          <w:t xml:space="preserve">because every entry of</w:t>
        </w:r>
      </w:ins>
      <w:ins w:id="19889" w:author="PR Preview" w:date="2026-01-01T00:00:00Z">
        <w:r>
          <w:t xml:space="preserve"> </w:t>
        </w:r>
      </w:ins>
      <w:ins w:id="19890" w:author="PR Preview" w:date="2026-01-01T00:00:00Z">
        <w:r>
          <w:t xml:space="preserve">$\mathord{\smash[b]{\underset{\raise.3ex\hbox{$\scriptstyle\sim$}}{x}}\vphantom{x}}$</w:t>
        </w:r>
      </w:ins>
      <w:ins w:id="19891" w:author="PR Preview" w:date="2026-01-01T00:00:00Z">
        <w:r>
          <w:t xml:space="preserve"> </w:t>
        </w:r>
      </w:ins>
      <w:ins w:id="19892" w:author="PR Preview" w:date="2026-01-01T00:00:00Z">
        <w:r>
          <w:t xml:space="preserve">is</w:t>
        </w:r>
      </w:ins>
      <w:ins w:id="19893" w:author="PR Preview" w:date="2026-01-01T00:00:00Z">
        <w:r>
          <w:t xml:space="preserve"> </w:t>
        </w:r>
      </w:ins>
      <m:oMath>
        <m:r>
          <m:t>1</m:t>
        </m:r>
      </m:oMath>
      <w:ins w:id="19894" w:author="PR Preview" w:date="2026-01-01T00:00:00Z">
        <w:r>
          <w:t xml:space="preserve">.</w:t>
        </w:r>
      </w:ins>
    </w:p>
    <w:bookmarkEnd w:id="461"/>
    <w:bookmarkEnd w:id="462"/>
    <w:bookmarkStart w:id="477" w:name="trace-and-matrix-inner-product"/>
    <w:p>
      <w:pPr>
        <w:pStyle w:val="Heading2"/>
      </w:pPr>
      <w:r>
        <w:t xml:space="preserve">16 Trace and Matrix Inner Product</w:t>
      </w:r>
    </w:p>
    <w:bookmarkStart w:id="463"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63"/>
    <w:bookmarkStart w:id="464" w:name="exm-trace"/>
    <w:p>
      <w:pPr>
        <w:pStyle w:val="FirstParagraph"/>
      </w:pPr>
      <w:del w:id="19895" w:author="PR Preview" w:date="2026-01-01T00:00:00Z">
        <w:r>
          <w:rPr>
            <w:b/>
            <w:bCs/>
          </w:rPr>
          <w:delText xml:space="preserve">Example 139 (The trace of a</w:delText>
        </w:r>
      </w:del>
      <w:del w:id="19896" w:author="PR Preview" w:date="2026-01-01T00:00:00Z">
        <w:r>
          <w:rPr>
            <w:b/>
            <w:bCs/>
          </w:rPr>
          <w:delText xml:space="preserve"> </w:delText>
        </w:r>
      </w:del>
      <m:oMath>
        <m:r>
          <m:t>2</m:t>
        </m:r>
        <m:r>
          <m:rPr>
            <m:sty m:val="p"/>
          </m:rPr>
          <m:t>×</m:t>
        </m:r>
        <m:r>
          <m:t>2</m:t>
        </m:r>
      </m:oMath>
      <w:del w:id="19897" w:author="PR Preview" w:date="2026-01-01T00:00:00Z">
        <w:r>
          <w:rPr>
            <w:b/>
            <w:bCs/>
          </w:rPr>
          <w:delText xml:space="preserve"> </w:delText>
        </w:r>
      </w:del>
      <w:del w:id="19898" w:author="PR Preview" w:date="2026-01-01T00:00:00Z">
        <w:r>
          <w:rPr>
            <w:b/>
            <w:bCs/>
          </w:rPr>
          <w:delText xml:space="preserve">matrix)</w:delText>
        </w:r>
      </w:del>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p>
      <w:pPr>
        <w:pStyle w:val="FirstParagraph"/>
      </w:pPr>
      <w:del w:id="19899" w:author="PR Preview" w:date="2026-01-01T00:00:00Z">
        <w:r>
          <w:rPr>
            <w:b/>
            <w:bCs/>
          </w:rPr>
          <w:delText xml:space="preserve">Theorem 74 (The trace of a product does not depend on the order)</w:delText>
        </w:r>
      </w:del>
      <w:del w:id="19900" w:author="PR Preview" w:date="2026-01-01T00:00:00Z">
        <w:r>
          <w:delText xml:space="preserve"> </w:delText>
        </w:r>
      </w:del>
      <w:del w:id="19901" w:author="PR Preview" w:date="2026-01-01T00:00:00Z">
        <w:r>
          <w:delText xml:space="preserve">For an</w:delText>
        </w:r>
      </w:del>
      <w:del w:id="19902" w:author="PR Preview" w:date="2026-01-01T00:00:00Z">
        <w:r>
          <w:delText xml:space="preserve"> </w:delText>
        </w:r>
      </w:del>
      <m:oMath>
        <m:r>
          <m:t>m</m:t>
        </m:r>
        <m:r>
          <m:rPr>
            <m:sty m:val="p"/>
          </m:rPr>
          <m:t>×</m:t>
        </m:r>
        <m:r>
          <m:t>n</m:t>
        </m:r>
      </m:oMath>
      <w:del w:id="19903" w:author="PR Preview" w:date="2026-01-01T00:00:00Z">
        <w:r>
          <w:delText xml:space="preserve"> </w:delText>
        </w:r>
      </w:del>
      <w:del w:id="19904" w:author="PR Preview" w:date="2026-01-01T00:00:00Z">
        <w:r>
          <w:delText xml:space="preserve">matrix</w:delText>
        </w:r>
      </w:del>
      <w:del w:id="19905" w:author="PR Preview" w:date="2026-01-01T00:00:00Z">
        <w:r>
          <w:delText xml:space="preserve"> </w:delText>
        </w:r>
      </w:del>
      <m:oMath>
        <m:r>
          <m:rPr>
            <m:sty m:val="bi"/>
          </m:rPr>
          <m:t>A</m:t>
        </m:r>
      </m:oMath>
      <w:del w:id="19906" w:author="PR Preview" w:date="2026-01-01T00:00:00Z">
        <w:r>
          <w:delText xml:space="preserve"> </w:delText>
        </w:r>
      </w:del>
      <w:del w:id="19907" w:author="PR Preview" w:date="2026-01-01T00:00:00Z">
        <w:r>
          <w:delText xml:space="preserve">and an</w:delText>
        </w:r>
      </w:del>
      <w:del w:id="19908" w:author="PR Preview" w:date="2026-01-01T00:00:00Z">
        <w:r>
          <w:delText xml:space="preserve"> </w:delText>
        </w:r>
      </w:del>
      <m:oMath>
        <m:r>
          <m:t>n</m:t>
        </m:r>
        <m:r>
          <m:rPr>
            <m:sty m:val="p"/>
          </m:rPr>
          <m:t>×</m:t>
        </m:r>
        <m:r>
          <m:t>m</m:t>
        </m:r>
      </m:oMath>
      <w:del w:id="19909" w:author="PR Preview" w:date="2026-01-01T00:00:00Z">
        <w:r>
          <w:delText xml:space="preserve"> </w:delText>
        </w:r>
      </w:del>
      <w:del w:id="19910" w:author="PR Preview" w:date="2026-01-01T00:00:00Z">
        <w:r>
          <w:delText xml:space="preserve">matrix</w:delText>
        </w:r>
      </w:del>
      <w:del w:id="19911" w:author="PR Preview" w:date="2026-01-01T00:00:00Z">
        <w:r>
          <w:delText xml:space="preserve"> </w:delText>
        </w:r>
      </w:del>
      <m:oMath>
        <m:r>
          <m:rPr>
            <m:sty m:val="bi"/>
          </m:rPr>
          <m:t>B</m:t>
        </m:r>
      </m:oMath>
      <w:del w:id="19912" w:author="PR Preview" w:date="2026-01-01T00:00:00Z">
        <w:r>
          <w:delText xml:space="preserve">:</w:delText>
        </w:r>
      </w:del>
    </w:p>
    <w:p>
      <w:pPr>
        <w:pStyle w:val="FirstParagraph"/>
      </w:pPr>
      <w:ins w:id="19913" w:author="PR Preview" w:date="2026-01-01T00:00:00Z">
        <w:r>
          <w:rPr>
            <w:b/>
            <w:bCs/>
          </w:rPr>
          <w:t xml:space="preserve">Example 141 (The trace of a</w:t>
        </w:r>
      </w:ins>
      <w:ins w:id="19914" w:author="PR Preview" w:date="2026-01-01T00:00:00Z">
        <w:r>
          <w:rPr>
            <w:b/>
            <w:bCs/>
          </w:rPr>
          <w:t xml:space="preserve"> </w:t>
        </w:r>
      </w:ins>
      <m:oMath>
        <m:r>
          <m:t>2</m:t>
        </m:r>
        <m:r>
          <m:rPr>
            <m:sty m:val="p"/>
          </m:rPr>
          <m:t>×</m:t>
        </m:r>
        <m:r>
          <m:t>2</m:t>
        </m:r>
      </m:oMath>
      <w:ins w:id="19915" w:author="PR Preview" w:date="2026-01-01T00:00:00Z">
        <w:r>
          <w:rPr>
            <w:b/>
            <w:bCs/>
          </w:rPr>
          <w:t xml:space="preserve"> </w:t>
        </w:r>
      </w:ins>
      <w:ins w:id="19916" w:author="PR Preview" w:date="2026-01-01T00:00:00Z">
        <w:r>
          <w:rPr>
            <w:b/>
            <w:bCs/>
          </w:rPr>
          <w:t xml:space="preserve">matrix)</w:t>
        </w:r>
      </w:ins>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64"/>
    <w:bookmarkStart w:id="465" w:name="thm-trace-cyclic"/>
    <w:p>
      <w:pPr>
        <w:pStyle w:val="FirstParagraph"/>
      </w:pPr>
      <w:ins w:id="19917" w:author="PR Preview" w:date="2026-01-01T00:00:00Z">
        <w:r>
          <w:rPr>
            <w:b/>
            <w:bCs/>
          </w:rPr>
          <w:t xml:space="preserve">Theorem 75 (The trace of a product does not depend on the order)</w:t>
        </w:r>
      </w:ins>
      <w:ins w:id="19918" w:author="PR Preview" w:date="2026-01-01T00:00:00Z">
        <w:r>
          <w:t xml:space="preserve"> </w:t>
        </w:r>
      </w:ins>
      <w:ins w:id="19919" w:author="PR Preview" w:date="2026-01-01T00:00:00Z">
        <w:r>
          <w:t xml:space="preserve">For an</w:t>
        </w:r>
      </w:ins>
      <w:ins w:id="19920" w:author="PR Preview" w:date="2026-01-01T00:00:00Z">
        <w:r>
          <w:t xml:space="preserve"> </w:t>
        </w:r>
      </w:ins>
      <m:oMath>
        <m:r>
          <m:t>m</m:t>
        </m:r>
        <m:r>
          <m:rPr>
            <m:sty m:val="p"/>
          </m:rPr>
          <m:t>×</m:t>
        </m:r>
        <m:r>
          <m:t>n</m:t>
        </m:r>
      </m:oMath>
      <w:ins w:id="19921" w:author="PR Preview" w:date="2026-01-01T00:00:00Z">
        <w:r>
          <w:t xml:space="preserve"> </w:t>
        </w:r>
      </w:ins>
      <w:ins w:id="19922" w:author="PR Preview" w:date="2026-01-01T00:00:00Z">
        <w:r>
          <w:t xml:space="preserve">matrix</w:t>
        </w:r>
      </w:ins>
      <w:ins w:id="19923" w:author="PR Preview" w:date="2026-01-01T00:00:00Z">
        <w:r>
          <w:t xml:space="preserve"> </w:t>
        </w:r>
      </w:ins>
      <m:oMath>
        <m:r>
          <m:rPr>
            <m:sty m:val="bi"/>
          </m:rPr>
          <m:t>A</m:t>
        </m:r>
      </m:oMath>
      <w:ins w:id="19924" w:author="PR Preview" w:date="2026-01-01T00:00:00Z">
        <w:r>
          <w:t xml:space="preserve"> </w:t>
        </w:r>
      </w:ins>
      <w:ins w:id="19925" w:author="PR Preview" w:date="2026-01-01T00:00:00Z">
        <w:r>
          <w:t xml:space="preserve">and an</w:t>
        </w:r>
      </w:ins>
      <w:ins w:id="19926" w:author="PR Preview" w:date="2026-01-01T00:00:00Z">
        <w:r>
          <w:t xml:space="preserve"> </w:t>
        </w:r>
      </w:ins>
      <m:oMath>
        <m:r>
          <m:t>n</m:t>
        </m:r>
        <m:r>
          <m:rPr>
            <m:sty m:val="p"/>
          </m:rPr>
          <m:t>×</m:t>
        </m:r>
        <m:r>
          <m:t>m</m:t>
        </m:r>
      </m:oMath>
      <w:ins w:id="19927" w:author="PR Preview" w:date="2026-01-01T00:00:00Z">
        <w:r>
          <w:t xml:space="preserve"> </w:t>
        </w:r>
      </w:ins>
      <w:ins w:id="19928" w:author="PR Preview" w:date="2026-01-01T00:00:00Z">
        <w:r>
          <w:t xml:space="preserve">matrix</w:t>
        </w:r>
      </w:ins>
      <w:ins w:id="19929" w:author="PR Preview" w:date="2026-01-01T00:00:00Z">
        <w:r>
          <w:t xml:space="preserve"> </w:t>
        </w:r>
      </w:ins>
      <m:oMath>
        <m:r>
          <m:rPr>
            <m:sty m:val="bi"/>
          </m:rPr>
          <m:t>B</m:t>
        </m:r>
      </m:oMath>
      <w:ins w:id="19930" w:author="PR Preview" w:date="2026-01-01T00:00:00Z">
        <w:r>
          <w:t xml:space="preserve">:</w:t>
        </w:r>
      </w:ins>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5"/>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6" w:name="exm-trace-cyclic"/>
    <w:p>
      <w:pPr>
        <w:pStyle w:val="FirstParagraph"/>
      </w:pPr>
      <w:del w:id="19931" w:author="PR Preview" w:date="2026-01-01T00:00:00Z">
        <w:r>
          <w:rPr>
            <w:b/>
            <w:bCs/>
          </w:rPr>
          <w:delText xml:space="preserve">Example 140 (Traces of the two products of a</w:delText>
        </w:r>
      </w:del>
      <w:del w:id="19932" w:author="PR Preview" w:date="2026-01-01T00:00:00Z">
        <w:r>
          <w:rPr>
            <w:b/>
            <w:bCs/>
          </w:rPr>
          <w:delText xml:space="preserve"> </w:delText>
        </w:r>
      </w:del>
      <m:oMath>
        <m:r>
          <m:t>2</m:t>
        </m:r>
        <m:r>
          <m:rPr>
            <m:sty m:val="p"/>
          </m:rPr>
          <m:t>×</m:t>
        </m:r>
        <m:r>
          <m:t>3</m:t>
        </m:r>
      </m:oMath>
      <w:del w:id="19933" w:author="PR Preview" w:date="2026-01-01T00:00:00Z">
        <w:r>
          <w:rPr>
            <w:b/>
            <w:bCs/>
          </w:rPr>
          <w:delText xml:space="preserve"> </w:delText>
        </w:r>
      </w:del>
      <w:del w:id="19934" w:author="PR Preview" w:date="2026-01-01T00:00:00Z">
        <w:r>
          <w:rPr>
            <w:b/>
            <w:bCs/>
          </w:rPr>
          <w:delText xml:space="preserve">and a</w:delText>
        </w:r>
      </w:del>
      <w:del w:id="19935" w:author="PR Preview" w:date="2026-01-01T00:00:00Z">
        <w:r>
          <w:rPr>
            <w:b/>
            <w:bCs/>
          </w:rPr>
          <w:delText xml:space="preserve"> </w:delText>
        </w:r>
      </w:del>
      <m:oMath>
        <m:r>
          <m:t>3</m:t>
        </m:r>
        <m:r>
          <m:rPr>
            <m:sty m:val="p"/>
          </m:rPr>
          <m:t>×</m:t>
        </m:r>
        <m:r>
          <m:t>2</m:t>
        </m:r>
      </m:oMath>
      <w:del w:id="19936" w:author="PR Preview" w:date="2026-01-01T00:00:00Z">
        <w:r>
          <w:rPr>
            <w:b/>
            <w:bCs/>
          </w:rPr>
          <w:delText xml:space="preserve"> </w:delText>
        </w:r>
      </w:del>
      <w:del w:id="19937" w:author="PR Preview" w:date="2026-01-01T00:00:00Z">
        <w:r>
          <w:rPr>
            <w:b/>
            <w:bCs/>
          </w:rPr>
          <w:delText xml:space="preserve">matrix)</w:delText>
        </w:r>
      </w:del>
      <w:del w:id="19938" w:author="PR Preview" w:date="2026-01-01T00:00:00Z">
        <w:r>
          <w:delText xml:space="preserve"> </w:delText>
        </w:r>
      </w:del>
      <w:del w:id="19939" w:author="PR Preview" w:date="2026-01-01T00:00:00Z">
        <w:r>
          <w:delText xml:space="preserve">Let</w:delText>
        </w:r>
      </w:del>
    </w:p>
    <w:p>
      <w:pPr>
        <w:pStyle w:val="FirstParagraph"/>
      </w:pPr>
      <w:ins w:id="19940" w:author="PR Preview" w:date="2026-01-01T00:00:00Z">
        <w:r>
          <w:rPr>
            <w:b/>
            <w:bCs/>
          </w:rPr>
          <w:t xml:space="preserve">Example 142 (Traces of the two products of a</w:t>
        </w:r>
      </w:ins>
      <w:ins w:id="19941" w:author="PR Preview" w:date="2026-01-01T00:00:00Z">
        <w:r>
          <w:rPr>
            <w:b/>
            <w:bCs/>
          </w:rPr>
          <w:t xml:space="preserve"> </w:t>
        </w:r>
      </w:ins>
      <m:oMath>
        <m:r>
          <m:t>2</m:t>
        </m:r>
        <m:r>
          <m:rPr>
            <m:sty m:val="p"/>
          </m:rPr>
          <m:t>×</m:t>
        </m:r>
        <m:r>
          <m:t>3</m:t>
        </m:r>
      </m:oMath>
      <w:ins w:id="19942" w:author="PR Preview" w:date="2026-01-01T00:00:00Z">
        <w:r>
          <w:rPr>
            <w:b/>
            <w:bCs/>
          </w:rPr>
          <w:t xml:space="preserve"> </w:t>
        </w:r>
      </w:ins>
      <w:ins w:id="19943" w:author="PR Preview" w:date="2026-01-01T00:00:00Z">
        <w:r>
          <w:rPr>
            <w:b/>
            <w:bCs/>
          </w:rPr>
          <w:t xml:space="preserve">and a</w:t>
        </w:r>
      </w:ins>
      <w:ins w:id="19944" w:author="PR Preview" w:date="2026-01-01T00:00:00Z">
        <w:r>
          <w:rPr>
            <w:b/>
            <w:bCs/>
          </w:rPr>
          <w:t xml:space="preserve"> </w:t>
        </w:r>
      </w:ins>
      <m:oMath>
        <m:r>
          <m:t>3</m:t>
        </m:r>
        <m:r>
          <m:rPr>
            <m:sty m:val="p"/>
          </m:rPr>
          <m:t>×</m:t>
        </m:r>
        <m:r>
          <m:t>2</m:t>
        </m:r>
      </m:oMath>
      <w:ins w:id="19945" w:author="PR Preview" w:date="2026-01-01T00:00:00Z">
        <w:r>
          <w:rPr>
            <w:b/>
            <w:bCs/>
          </w:rPr>
          <w:t xml:space="preserve"> </w:t>
        </w:r>
      </w:ins>
      <w:ins w:id="19946" w:author="PR Preview" w:date="2026-01-01T00:00:00Z">
        <w:r>
          <w:rPr>
            <w:b/>
            <w:bCs/>
          </w:rPr>
          <w:t xml:space="preserve">matrix)</w:t>
        </w:r>
      </w:ins>
      <w:ins w:id="19947" w:author="PR Preview" w:date="2026-01-01T00:00:00Z">
        <w:r>
          <w:t xml:space="preserve"> </w:t>
        </w:r>
      </w:ins>
      <w:ins w:id="19948" w:author="PR Preview" w:date="2026-01-01T00:00:00Z">
        <w:r>
          <w:t xml:space="preserve">Let</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6"/>
    <w:bookmarkStart w:id="467" w:name="rem-trace-cyclic-triple"/>
    <w:p>
      <w:pPr>
        <w:pStyle w:val="BodyText"/>
      </w:pPr>
      <w:del w:id="19949" w:author="PR Preview" w:date="2026-01-01T00:00:00Z">
        <w:r>
          <w:rPr>
            <w:i/>
            <w:iCs/>
          </w:rPr>
          <w:delText xml:space="preserve">Remark 32</w:delText>
        </w:r>
      </w:del>
      <w:del w:id="19950" w:author="PR Preview" w:date="2026-01-01T00:00:00Z">
        <w:r>
          <w:delText xml:space="preserve"> (Moving a factor of a triple product). </w:delText>
        </w:r>
      </w:del>
      <w:del w:id="19951" w:author="PR Preview" w:date="2026-01-01T00:00:00Z">
        <w:r>
          <w:delText xml:space="preserve">Let</w:delText>
        </w:r>
      </w:del>
      <w:del w:id="19952" w:author="PR Preview" w:date="2026-01-01T00:00:00Z">
        <w:r>
          <w:delText xml:space="preserve"> </w:delText>
        </w:r>
      </w:del>
      <m:oMath>
        <m:r>
          <m:rPr>
            <m:sty m:val="bi"/>
          </m:rPr>
          <m:t>A</m:t>
        </m:r>
      </m:oMath>
      <w:del w:id="19953" w:author="PR Preview" w:date="2026-01-01T00:00:00Z">
        <w:r>
          <w:delText xml:space="preserve"> </w:delText>
        </w:r>
      </w:del>
      <w:del w:id="19954" w:author="PR Preview" w:date="2026-01-01T00:00:00Z">
        <w:r>
          <w:delText xml:space="preserve">be</w:delText>
        </w:r>
      </w:del>
      <w:del w:id="19955" w:author="PR Preview" w:date="2026-01-01T00:00:00Z">
        <w:r>
          <w:delText xml:space="preserve"> </w:delText>
        </w:r>
      </w:del>
      <m:oMath>
        <m:r>
          <m:t>m</m:t>
        </m:r>
        <m:r>
          <m:rPr>
            <m:sty m:val="p"/>
          </m:rPr>
          <m:t>×</m:t>
        </m:r>
        <m:r>
          <m:t>n</m:t>
        </m:r>
      </m:oMath>
      <w:del w:id="19956" w:author="PR Preview" w:date="2026-01-01T00:00:00Z">
        <w:r>
          <w:delText xml:space="preserve">,</w:delText>
        </w:r>
      </w:del>
      <w:del w:id="19957" w:author="PR Preview" w:date="2026-01-01T00:00:00Z">
        <w:r>
          <w:delText xml:space="preserve"> </w:delText>
        </w:r>
      </w:del>
      <m:oMath>
        <m:r>
          <m:rPr>
            <m:sty m:val="bi"/>
          </m:rPr>
          <m:t>B</m:t>
        </m:r>
      </m:oMath>
      <w:del w:id="19958" w:author="PR Preview" w:date="2026-01-01T00:00:00Z">
        <w:r>
          <w:delText xml:space="preserve"> </w:delText>
        </w:r>
      </w:del>
      <w:del w:id="19959" w:author="PR Preview" w:date="2026-01-01T00:00:00Z">
        <w:r>
          <w:delText xml:space="preserve">be</w:delText>
        </w:r>
      </w:del>
      <w:del w:id="19960" w:author="PR Preview" w:date="2026-01-01T00:00:00Z">
        <w:r>
          <w:delText xml:space="preserve"> </w:delText>
        </w:r>
      </w:del>
      <m:oMath>
        <m:r>
          <m:t>n</m:t>
        </m:r>
        <m:r>
          <m:rPr>
            <m:sty m:val="p"/>
          </m:rPr>
          <m:t>×</m:t>
        </m:r>
        <m:r>
          <m:t>k</m:t>
        </m:r>
      </m:oMath>
      <w:del w:id="19961" w:author="PR Preview" w:date="2026-01-01T00:00:00Z">
        <w:r>
          <w:delText xml:space="preserve">,</w:delText>
        </w:r>
      </w:del>
      <w:del w:id="19962" w:author="PR Preview" w:date="2026-01-01T00:00:00Z">
        <w:r>
          <w:delText xml:space="preserve"> </w:delText>
        </w:r>
      </w:del>
      <w:del w:id="19963" w:author="PR Preview" w:date="2026-01-01T00:00:00Z">
        <w:r>
          <w:delText xml:space="preserve">and</w:delText>
        </w:r>
      </w:del>
      <w:del w:id="19964" w:author="PR Preview" w:date="2026-01-01T00:00:00Z">
        <w:r>
          <w:delText xml:space="preserve"> </w:delText>
        </w:r>
      </w:del>
      <m:oMath>
        <m:r>
          <m:rPr>
            <m:sty m:val="bi"/>
          </m:rPr>
          <m:t>C</m:t>
        </m:r>
      </m:oMath>
      <w:del w:id="19965" w:author="PR Preview" w:date="2026-01-01T00:00:00Z">
        <w:r>
          <w:delText xml:space="preserve"> </w:delText>
        </w:r>
      </w:del>
      <w:del w:id="19966" w:author="PR Preview" w:date="2026-01-01T00:00:00Z">
        <w:r>
          <w:delText xml:space="preserve">be</w:delText>
        </w:r>
      </w:del>
      <w:del w:id="19967" w:author="PR Preview" w:date="2026-01-01T00:00:00Z">
        <w:r>
          <w:delText xml:space="preserve"> </w:delText>
        </w:r>
      </w:del>
      <m:oMath>
        <m:r>
          <m:t>k</m:t>
        </m:r>
        <m:r>
          <m:rPr>
            <m:sty m:val="p"/>
          </m:rPr>
          <m:t>×</m:t>
        </m:r>
        <m:r>
          <m:t>m</m:t>
        </m:r>
      </m:oMath>
      <w:del w:id="19968" w:author="PR Preview" w:date="2026-01-01T00:00:00Z">
        <w:r>
          <w:delText xml:space="preserve">,</w:delText>
        </w:r>
      </w:del>
      <w:del w:id="19969" w:author="PR Preview" w:date="2026-01-01T00:00:00Z">
        <w:r>
          <w:delText xml:space="preserve"> </w:delText>
        </w:r>
      </w:del>
      <w:del w:id="19970" w:author="PR Preview" w:date="2026-01-01T00:00:00Z">
        <w:r>
          <w:delText xml:space="preserve">so that</w:delText>
        </w:r>
      </w:del>
      <w:del w:id="19971" w:author="PR Preview" w:date="2026-01-01T00:00:00Z">
        <w:r>
          <w:delText xml:space="preserve"> </w:delText>
        </w:r>
      </w:del>
      <m:oMath>
        <m:r>
          <m:rPr>
            <m:sty m:val="bi"/>
          </m:rPr>
          <m:t>A</m:t>
        </m:r>
        <m:r>
          <m:rPr>
            <m:sty m:val="bi"/>
          </m:rPr>
          <m:t>B</m:t>
        </m:r>
      </m:oMath>
      <w:del w:id="19972" w:author="PR Preview" w:date="2026-01-01T00:00:00Z">
        <w:r>
          <w:delText xml:space="preserve"> </w:delText>
        </w:r>
      </w:del>
      <w:del w:id="19973" w:author="PR Preview" w:date="2026-01-01T00:00:00Z">
        <w:r>
          <w:delText xml:space="preserve">is</w:delText>
        </w:r>
      </w:del>
      <w:del w:id="19974" w:author="PR Preview" w:date="2026-01-01T00:00:00Z">
        <w:r>
          <w:delText xml:space="preserve"> </w:delText>
        </w:r>
      </w:del>
      <m:oMath>
        <m:r>
          <m:t>m</m:t>
        </m:r>
        <m:r>
          <m:rPr>
            <m:sty m:val="p"/>
          </m:rPr>
          <m:t>×</m:t>
        </m:r>
        <m:r>
          <m:t>k</m:t>
        </m:r>
      </m:oMath>
      <w:del w:id="19975" w:author="PR Preview" w:date="2026-01-01T00:00:00Z">
        <w:r>
          <w:delText xml:space="preserve"> </w:delText>
        </w:r>
      </w:del>
      <w:del w:id="19976" w:author="PR Preview" w:date="2026-01-01T00:00:00Z">
        <w:r>
          <w:delText xml:space="preserve">and</w:delText>
        </w:r>
      </w:del>
      <w:del w:id="19977" w:author="PR Preview" w:date="2026-01-01T00:00:00Z">
        <w:r>
          <w:delText xml:space="preserve"> </w:delText>
        </w:r>
      </w:del>
      <m:oMath>
        <m:r>
          <m:rPr>
            <m:sty m:val="bi"/>
          </m:rPr>
          <m:t>A</m:t>
        </m:r>
        <m:r>
          <m:rPr>
            <m:sty m:val="bi"/>
          </m:rPr>
          <m:t>B</m:t>
        </m:r>
        <m:r>
          <m:rPr>
            <m:sty m:val="bi"/>
          </m:rPr>
          <m:t>C</m:t>
        </m:r>
      </m:oMath>
      <w:del w:id="19978" w:author="PR Preview" w:date="2026-01-01T00:00:00Z">
        <w:r>
          <w:delText xml:space="preserve"> </w:delText>
        </w:r>
      </w:del>
      <w:del w:id="19979" w:author="PR Preview" w:date="2026-01-01T00:00:00Z">
        <w:r>
          <w:delText xml:space="preserve">is square.</w:delText>
        </w:r>
      </w:del>
      <w:del w:id="19980" w:author="PR Preview" w:date="2026-01-01T00:00:00Z">
        <w:r>
          <w:delText xml:space="preserve"> </w:delText>
        </w:r>
      </w:del>
      <w:del w:id="19981" w:author="PR Preview" w:date="2026-01-01T00:00:00Z">
        <w:r>
          <w:delText xml:space="preserve">Applying</w:delText>
        </w:r>
      </w:del>
      <w:del w:id="19982" w:author="PR Preview" w:date="2026-01-01T00:00:00Z">
        <w:r>
          <w:delText xml:space="preserve"> </w:delText>
        </w:r>
      </w:del>
      <w:hyperlink w:anchor="thm-trace-cyclic">
        <w:del w:id="19983" w:author="PR Preview" w:date="2026-01-01T00:00:00Z">
          <w:r>
            <w:rPr>
              <w:rStyle w:val="Hyperlink"/>
            </w:rPr>
            <w:delText xml:space="preserve">Theorem 74</w:delText>
          </w:r>
        </w:del>
      </w:hyperlink>
      <w:del w:id="19984" w:author="PR Preview" w:date="2026-01-01T00:00:00Z">
        <w:r>
          <w:delText xml:space="preserve"> </w:delText>
        </w:r>
      </w:del>
      <w:del w:id="19985" w:author="PR Preview" w:date="2026-01-01T00:00:00Z">
        <w:r>
          <w:delText xml:space="preserve">to the</w:delText>
        </w:r>
      </w:del>
      <w:del w:id="19986" w:author="PR Preview" w:date="2026-01-01T00:00:00Z">
        <w:r>
          <w:delText xml:space="preserve"> </w:delText>
        </w:r>
      </w:del>
      <m:oMath>
        <m:r>
          <m:t>m</m:t>
        </m:r>
        <m:r>
          <m:rPr>
            <m:sty m:val="p"/>
          </m:rPr>
          <m:t>×</m:t>
        </m:r>
        <m:r>
          <m:t>k</m:t>
        </m:r>
      </m:oMath>
      <w:del w:id="19987" w:author="PR Preview" w:date="2026-01-01T00:00:00Z">
        <w:r>
          <w:delText xml:space="preserve"> </w:delText>
        </w:r>
      </w:del>
      <w:del w:id="19988" w:author="PR Preview" w:date="2026-01-01T00:00:00Z">
        <w:r>
          <w:delText xml:space="preserve">matrix</w:delText>
        </w:r>
      </w:del>
      <w:del w:id="19989" w:author="PR Preview" w:date="2026-01-01T00:00:00Z">
        <w:r>
          <w:delText xml:space="preserve"> </w:delText>
        </w:r>
      </w:del>
      <m:oMath>
        <m:r>
          <m:rPr>
            <m:sty m:val="bi"/>
          </m:rPr>
          <m:t>A</m:t>
        </m:r>
        <m:r>
          <m:rPr>
            <m:sty m:val="bi"/>
          </m:rPr>
          <m:t>B</m:t>
        </m:r>
      </m:oMath>
      <w:del w:id="19990" w:author="PR Preview" w:date="2026-01-01T00:00:00Z">
        <w:r>
          <w:delText xml:space="preserve"> </w:delText>
        </w:r>
      </w:del>
      <w:del w:id="19991" w:author="PR Preview" w:date="2026-01-01T00:00:00Z">
        <w:r>
          <w:delText xml:space="preserve">and the</w:delText>
        </w:r>
      </w:del>
      <w:del w:id="19992" w:author="PR Preview" w:date="2026-01-01T00:00:00Z">
        <w:r>
          <w:delText xml:space="preserve"> </w:delText>
        </w:r>
      </w:del>
      <m:oMath>
        <m:r>
          <m:t>k</m:t>
        </m:r>
        <m:r>
          <m:rPr>
            <m:sty m:val="p"/>
          </m:rPr>
          <m:t>×</m:t>
        </m:r>
        <m:r>
          <m:t>m</m:t>
        </m:r>
      </m:oMath>
      <w:del w:id="19993" w:author="PR Preview" w:date="2026-01-01T00:00:00Z">
        <w:r>
          <w:delText xml:space="preserve"> </w:delText>
        </w:r>
      </w:del>
      <w:del w:id="19994" w:author="PR Preview" w:date="2026-01-01T00:00:00Z">
        <w:r>
          <w:delText xml:space="preserve">matrix</w:delText>
        </w:r>
      </w:del>
      <w:del w:id="19995" w:author="PR Preview" w:date="2026-01-01T00:00:00Z">
        <w:r>
          <w:delText xml:space="preserve"> </w:delText>
        </w:r>
      </w:del>
      <m:oMath>
        <m:r>
          <m:rPr>
            <m:sty m:val="bi"/>
          </m:rPr>
          <m:t>C</m:t>
        </m:r>
      </m:oMath>
      <w:del w:id="19996" w:author="PR Preview" w:date="2026-01-01T00:00:00Z">
        <w:r>
          <w:delText xml:space="preserve"> </w:delText>
        </w:r>
      </w:del>
      <w:del w:id="19997" w:author="PR Preview" w:date="2026-01-01T00:00:00Z">
        <w:r>
          <w:delText xml:space="preserve">moves the last factor of the triple product to the front</w:delText>
        </w:r>
      </w:del>
      <w:del w:id="19998" w:author="PR Preview" w:date="2026-01-01T00:00:00Z">
        <w:r>
          <w:delText xml:space="preserve"> </w:delText>
        </w:r>
      </w:del>
      <w:del w:id="19999" w:author="PR Preview" w:date="2026-01-01T00:00:00Z">
        <w:r>
          <w:delText xml:space="preserve">(Banerjee and Roy 2014, chap. 1, Theorem 1.5 and eq. 1.17, p. 19)</w:delText>
        </w:r>
      </w:del>
      <w:del w:id="20000" w:author="PR Preview" w:date="2026-01-01T00:00:00Z">
        <w:r>
          <w:delText xml:space="preserve">:</w:delText>
        </w:r>
      </w:del>
    </w:p>
    <w:p>
      <w:pPr>
        <w:pStyle w:val="BodyText"/>
      </w:pPr>
      <w:ins w:id="20001" w:author="PR Preview" w:date="2026-01-01T00:00:00Z">
        <w:r>
          <w:rPr>
            <w:i/>
            <w:iCs/>
          </w:rPr>
          <w:t xml:space="preserve">Remark 33</w:t>
        </w:r>
      </w:ins>
      <w:ins w:id="20002" w:author="PR Preview" w:date="2026-01-01T00:00:00Z">
        <w:r>
          <w:t xml:space="preserve"> (Moving a factor of a triple product). </w:t>
        </w:r>
      </w:ins>
      <w:ins w:id="20003" w:author="PR Preview" w:date="2026-01-01T00:00:00Z">
        <w:r>
          <w:t xml:space="preserve">Let</w:t>
        </w:r>
      </w:ins>
      <w:ins w:id="20004" w:author="PR Preview" w:date="2026-01-01T00:00:00Z">
        <w:r>
          <w:t xml:space="preserve"> </w:t>
        </w:r>
      </w:ins>
      <m:oMath>
        <m:r>
          <m:rPr>
            <m:sty m:val="bi"/>
          </m:rPr>
          <m:t>A</m:t>
        </m:r>
      </m:oMath>
      <w:ins w:id="20005" w:author="PR Preview" w:date="2026-01-01T00:00:00Z">
        <w:r>
          <w:t xml:space="preserve"> </w:t>
        </w:r>
      </w:ins>
      <w:ins w:id="20006" w:author="PR Preview" w:date="2026-01-01T00:00:00Z">
        <w:r>
          <w:t xml:space="preserve">be</w:t>
        </w:r>
      </w:ins>
      <w:ins w:id="20007" w:author="PR Preview" w:date="2026-01-01T00:00:00Z">
        <w:r>
          <w:t xml:space="preserve"> </w:t>
        </w:r>
      </w:ins>
      <m:oMath>
        <m:r>
          <m:t>m</m:t>
        </m:r>
        <m:r>
          <m:rPr>
            <m:sty m:val="p"/>
          </m:rPr>
          <m:t>×</m:t>
        </m:r>
        <m:r>
          <m:t>n</m:t>
        </m:r>
      </m:oMath>
      <w:ins w:id="20008" w:author="PR Preview" w:date="2026-01-01T00:00:00Z">
        <w:r>
          <w:t xml:space="preserve">,</w:t>
        </w:r>
      </w:ins>
      <w:ins w:id="20009" w:author="PR Preview" w:date="2026-01-01T00:00:00Z">
        <w:r>
          <w:t xml:space="preserve"> </w:t>
        </w:r>
      </w:ins>
      <m:oMath>
        <m:r>
          <m:rPr>
            <m:sty m:val="bi"/>
          </m:rPr>
          <m:t>B</m:t>
        </m:r>
      </m:oMath>
      <w:ins w:id="20010" w:author="PR Preview" w:date="2026-01-01T00:00:00Z">
        <w:r>
          <w:t xml:space="preserve"> </w:t>
        </w:r>
      </w:ins>
      <w:ins w:id="20011" w:author="PR Preview" w:date="2026-01-01T00:00:00Z">
        <w:r>
          <w:t xml:space="preserve">be</w:t>
        </w:r>
      </w:ins>
      <w:ins w:id="20012" w:author="PR Preview" w:date="2026-01-01T00:00:00Z">
        <w:r>
          <w:t xml:space="preserve"> </w:t>
        </w:r>
      </w:ins>
      <m:oMath>
        <m:r>
          <m:t>n</m:t>
        </m:r>
        <m:r>
          <m:rPr>
            <m:sty m:val="p"/>
          </m:rPr>
          <m:t>×</m:t>
        </m:r>
        <m:r>
          <m:t>k</m:t>
        </m:r>
      </m:oMath>
      <w:ins w:id="20013" w:author="PR Preview" w:date="2026-01-01T00:00:00Z">
        <w:r>
          <w:t xml:space="preserve">,</w:t>
        </w:r>
      </w:ins>
      <w:ins w:id="20014" w:author="PR Preview" w:date="2026-01-01T00:00:00Z">
        <w:r>
          <w:t xml:space="preserve"> </w:t>
        </w:r>
      </w:ins>
      <w:ins w:id="20015" w:author="PR Preview" w:date="2026-01-01T00:00:00Z">
        <w:r>
          <w:t xml:space="preserve">and</w:t>
        </w:r>
      </w:ins>
      <w:ins w:id="20016" w:author="PR Preview" w:date="2026-01-01T00:00:00Z">
        <w:r>
          <w:t xml:space="preserve"> </w:t>
        </w:r>
      </w:ins>
      <m:oMath>
        <m:r>
          <m:rPr>
            <m:sty m:val="bi"/>
          </m:rPr>
          <m:t>C</m:t>
        </m:r>
      </m:oMath>
      <w:ins w:id="20017" w:author="PR Preview" w:date="2026-01-01T00:00:00Z">
        <w:r>
          <w:t xml:space="preserve"> </w:t>
        </w:r>
      </w:ins>
      <w:ins w:id="20018" w:author="PR Preview" w:date="2026-01-01T00:00:00Z">
        <w:r>
          <w:t xml:space="preserve">be</w:t>
        </w:r>
      </w:ins>
      <w:ins w:id="20019" w:author="PR Preview" w:date="2026-01-01T00:00:00Z">
        <w:r>
          <w:t xml:space="preserve"> </w:t>
        </w:r>
      </w:ins>
      <m:oMath>
        <m:r>
          <m:t>k</m:t>
        </m:r>
        <m:r>
          <m:rPr>
            <m:sty m:val="p"/>
          </m:rPr>
          <m:t>×</m:t>
        </m:r>
        <m:r>
          <m:t>m</m:t>
        </m:r>
      </m:oMath>
      <w:ins w:id="20020" w:author="PR Preview" w:date="2026-01-01T00:00:00Z">
        <w:r>
          <w:t xml:space="preserve">,</w:t>
        </w:r>
      </w:ins>
      <w:ins w:id="20021" w:author="PR Preview" w:date="2026-01-01T00:00:00Z">
        <w:r>
          <w:t xml:space="preserve"> </w:t>
        </w:r>
      </w:ins>
      <w:ins w:id="20022" w:author="PR Preview" w:date="2026-01-01T00:00:00Z">
        <w:r>
          <w:t xml:space="preserve">so that</w:t>
        </w:r>
      </w:ins>
      <w:ins w:id="20023" w:author="PR Preview" w:date="2026-01-01T00:00:00Z">
        <w:r>
          <w:t xml:space="preserve"> </w:t>
        </w:r>
      </w:ins>
      <m:oMath>
        <m:r>
          <m:rPr>
            <m:sty m:val="bi"/>
          </m:rPr>
          <m:t>A</m:t>
        </m:r>
        <m:r>
          <m:rPr>
            <m:sty m:val="bi"/>
          </m:rPr>
          <m:t>B</m:t>
        </m:r>
      </m:oMath>
      <w:ins w:id="20024" w:author="PR Preview" w:date="2026-01-01T00:00:00Z">
        <w:r>
          <w:t xml:space="preserve"> </w:t>
        </w:r>
      </w:ins>
      <w:ins w:id="20025" w:author="PR Preview" w:date="2026-01-01T00:00:00Z">
        <w:r>
          <w:t xml:space="preserve">is</w:t>
        </w:r>
      </w:ins>
      <w:ins w:id="20026" w:author="PR Preview" w:date="2026-01-01T00:00:00Z">
        <w:r>
          <w:t xml:space="preserve"> </w:t>
        </w:r>
      </w:ins>
      <m:oMath>
        <m:r>
          <m:t>m</m:t>
        </m:r>
        <m:r>
          <m:rPr>
            <m:sty m:val="p"/>
          </m:rPr>
          <m:t>×</m:t>
        </m:r>
        <m:r>
          <m:t>k</m:t>
        </m:r>
      </m:oMath>
      <w:ins w:id="20027" w:author="PR Preview" w:date="2026-01-01T00:00:00Z">
        <w:r>
          <w:t xml:space="preserve"> </w:t>
        </w:r>
      </w:ins>
      <w:ins w:id="20028" w:author="PR Preview" w:date="2026-01-01T00:00:00Z">
        <w:r>
          <w:t xml:space="preserve">and</w:t>
        </w:r>
      </w:ins>
      <w:ins w:id="20029" w:author="PR Preview" w:date="2026-01-01T00:00:00Z">
        <w:r>
          <w:t xml:space="preserve"> </w:t>
        </w:r>
      </w:ins>
      <m:oMath>
        <m:r>
          <m:rPr>
            <m:sty m:val="bi"/>
          </m:rPr>
          <m:t>A</m:t>
        </m:r>
        <m:r>
          <m:rPr>
            <m:sty m:val="bi"/>
          </m:rPr>
          <m:t>B</m:t>
        </m:r>
        <m:r>
          <m:rPr>
            <m:sty m:val="bi"/>
          </m:rPr>
          <m:t>C</m:t>
        </m:r>
      </m:oMath>
      <w:ins w:id="20030" w:author="PR Preview" w:date="2026-01-01T00:00:00Z">
        <w:r>
          <w:t xml:space="preserve"> </w:t>
        </w:r>
      </w:ins>
      <w:ins w:id="20031" w:author="PR Preview" w:date="2026-01-01T00:00:00Z">
        <w:r>
          <w:t xml:space="preserve">is square.</w:t>
        </w:r>
      </w:ins>
      <w:ins w:id="20032" w:author="PR Preview" w:date="2026-01-01T00:00:00Z">
        <w:r>
          <w:t xml:space="preserve"> </w:t>
        </w:r>
      </w:ins>
      <w:ins w:id="20033" w:author="PR Preview" w:date="2026-01-01T00:00:00Z">
        <w:r>
          <w:t xml:space="preserve">Applying</w:t>
        </w:r>
      </w:ins>
      <w:ins w:id="20034" w:author="PR Preview" w:date="2026-01-01T00:00:00Z">
        <w:r>
          <w:t xml:space="preserve"> </w:t>
        </w:r>
      </w:ins>
      <w:hyperlink w:anchor="thm-trace-cyclic">
        <w:ins w:id="20035" w:author="PR Preview" w:date="2026-01-01T00:00:00Z">
          <w:r>
            <w:rPr>
              <w:rStyle w:val="Hyperlink"/>
            </w:rPr>
            <w:t xml:space="preserve">Theorem 75</w:t>
          </w:r>
        </w:ins>
      </w:hyperlink>
      <w:ins w:id="20036" w:author="PR Preview" w:date="2026-01-01T00:00:00Z">
        <w:r>
          <w:t xml:space="preserve"> </w:t>
        </w:r>
      </w:ins>
      <w:ins w:id="20037" w:author="PR Preview" w:date="2026-01-01T00:00:00Z">
        <w:r>
          <w:t xml:space="preserve">to the</w:t>
        </w:r>
      </w:ins>
      <w:ins w:id="20038" w:author="PR Preview" w:date="2026-01-01T00:00:00Z">
        <w:r>
          <w:t xml:space="preserve"> </w:t>
        </w:r>
      </w:ins>
      <m:oMath>
        <m:r>
          <m:t>m</m:t>
        </m:r>
        <m:r>
          <m:rPr>
            <m:sty m:val="p"/>
          </m:rPr>
          <m:t>×</m:t>
        </m:r>
        <m:r>
          <m:t>k</m:t>
        </m:r>
      </m:oMath>
      <w:ins w:id="20039" w:author="PR Preview" w:date="2026-01-01T00:00:00Z">
        <w:r>
          <w:t xml:space="preserve"> </w:t>
        </w:r>
      </w:ins>
      <w:ins w:id="20040" w:author="PR Preview" w:date="2026-01-01T00:00:00Z">
        <w:r>
          <w:t xml:space="preserve">matrix</w:t>
        </w:r>
      </w:ins>
      <w:ins w:id="20041" w:author="PR Preview" w:date="2026-01-01T00:00:00Z">
        <w:r>
          <w:t xml:space="preserve"> </w:t>
        </w:r>
      </w:ins>
      <m:oMath>
        <m:r>
          <m:rPr>
            <m:sty m:val="bi"/>
          </m:rPr>
          <m:t>A</m:t>
        </m:r>
        <m:r>
          <m:rPr>
            <m:sty m:val="bi"/>
          </m:rPr>
          <m:t>B</m:t>
        </m:r>
      </m:oMath>
      <w:ins w:id="20042" w:author="PR Preview" w:date="2026-01-01T00:00:00Z">
        <w:r>
          <w:t xml:space="preserve"> </w:t>
        </w:r>
      </w:ins>
      <w:ins w:id="20043" w:author="PR Preview" w:date="2026-01-01T00:00:00Z">
        <w:r>
          <w:t xml:space="preserve">and the</w:t>
        </w:r>
      </w:ins>
      <w:ins w:id="20044" w:author="PR Preview" w:date="2026-01-01T00:00:00Z">
        <w:r>
          <w:t xml:space="preserve"> </w:t>
        </w:r>
      </w:ins>
      <m:oMath>
        <m:r>
          <m:t>k</m:t>
        </m:r>
        <m:r>
          <m:rPr>
            <m:sty m:val="p"/>
          </m:rPr>
          <m:t>×</m:t>
        </m:r>
        <m:r>
          <m:t>m</m:t>
        </m:r>
      </m:oMath>
      <w:ins w:id="20045" w:author="PR Preview" w:date="2026-01-01T00:00:00Z">
        <w:r>
          <w:t xml:space="preserve"> </w:t>
        </w:r>
      </w:ins>
      <w:ins w:id="20046" w:author="PR Preview" w:date="2026-01-01T00:00:00Z">
        <w:r>
          <w:t xml:space="preserve">matrix</w:t>
        </w:r>
      </w:ins>
      <w:ins w:id="20047" w:author="PR Preview" w:date="2026-01-01T00:00:00Z">
        <w:r>
          <w:t xml:space="preserve"> </w:t>
        </w:r>
      </w:ins>
      <m:oMath>
        <m:r>
          <m:rPr>
            <m:sty m:val="bi"/>
          </m:rPr>
          <m:t>C</m:t>
        </m:r>
      </m:oMath>
      <w:ins w:id="20048" w:author="PR Preview" w:date="2026-01-01T00:00:00Z">
        <w:r>
          <w:t xml:space="preserve"> </w:t>
        </w:r>
      </w:ins>
      <w:ins w:id="20049" w:author="PR Preview" w:date="2026-01-01T00:00:00Z">
        <w:r>
          <w:t xml:space="preserve">moves the last factor of the triple product to the front</w:t>
        </w:r>
      </w:ins>
      <w:ins w:id="20050" w:author="PR Preview" w:date="2026-01-01T00:00:00Z">
        <w:r>
          <w:t xml:space="preserve"> </w:t>
        </w:r>
      </w:ins>
      <w:ins w:id="20051" w:author="PR Preview" w:date="2026-01-01T00:00:00Z">
        <w:r>
          <w:t xml:space="preserve">(Banerjee and Roy 2014, chap. 1, Theorem 1.5 and eq. 1.17, p. 19)</w:t>
        </w:r>
      </w:ins>
      <w:ins w:id="20052" w:author="PR Preview" w:date="2026-01-01T00:00:00Z">
        <w:r>
          <w:t xml:space="preserve">:</w:t>
        </w:r>
      </w:ins>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7"/>
    <w:bookmarkStart w:id="468"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8"/>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9" w:name="thm-matrix-inner-product-entries"/>
    <w:p>
      <w:pPr>
        <w:pStyle w:val="BodyText"/>
      </w:pPr>
      <w:del w:id="20053" w:author="PR Preview" w:date="2026-01-01T00:00:00Z">
        <w:r>
          <w:rPr>
            <w:b/>
            <w:bCs/>
          </w:rPr>
          <w:delText xml:space="preserve">Theorem 75 (The matrix inner product multiplies matching entries)</w:delText>
        </w:r>
      </w:del>
      <w:del w:id="20054" w:author="PR Preview" w:date="2026-01-01T00:00:00Z">
        <w:r>
          <w:delText xml:space="preserve"> </w:delText>
        </w:r>
      </w:del>
      <w:del w:id="20055" w:author="PR Preview" w:date="2026-01-01T00:00:00Z">
        <w:r>
          <w:delText xml:space="preserve">For two</w:delText>
        </w:r>
      </w:del>
      <w:del w:id="20056" w:author="PR Preview" w:date="2026-01-01T00:00:00Z">
        <w:r>
          <w:delText xml:space="preserve"> </w:delText>
        </w:r>
      </w:del>
      <m:oMath>
        <m:r>
          <m:t>n</m:t>
        </m:r>
        <m:r>
          <m:rPr>
            <m:sty m:val="p"/>
          </m:rPr>
          <m:t>×</m:t>
        </m:r>
        <m:r>
          <m:t>p</m:t>
        </m:r>
      </m:oMath>
      <w:del w:id="20057" w:author="PR Preview" w:date="2026-01-01T00:00:00Z">
        <w:r>
          <w:delText xml:space="preserve"> </w:delText>
        </w:r>
      </w:del>
      <w:del w:id="20058" w:author="PR Preview" w:date="2026-01-01T00:00:00Z">
        <w:r>
          <w:delText xml:space="preserve">matrices</w:delText>
        </w:r>
      </w:del>
      <w:del w:id="20059" w:author="PR Preview" w:date="2026-01-01T00:00:00Z">
        <w:r>
          <w:delText xml:space="preserve"> </w:delText>
        </w:r>
      </w:del>
      <m:oMath>
        <m:r>
          <m:rPr>
            <m:sty m:val="bi"/>
          </m:rPr>
          <m:t>A</m:t>
        </m:r>
      </m:oMath>
      <w:del w:id="20060" w:author="PR Preview" w:date="2026-01-01T00:00:00Z">
        <w:r>
          <w:delText xml:space="preserve"> </w:delText>
        </w:r>
      </w:del>
      <w:del w:id="20061" w:author="PR Preview" w:date="2026-01-01T00:00:00Z">
        <w:r>
          <w:delText xml:space="preserve">and</w:delText>
        </w:r>
      </w:del>
      <w:del w:id="20062" w:author="PR Preview" w:date="2026-01-01T00:00:00Z">
        <w:r>
          <w:delText xml:space="preserve"> </w:delText>
        </w:r>
      </w:del>
      <m:oMath>
        <m:r>
          <m:rPr>
            <m:sty m:val="bi"/>
          </m:rPr>
          <m:t>B</m:t>
        </m:r>
      </m:oMath>
      <w:del w:id="20063" w:author="PR Preview" w:date="2026-01-01T00:00:00Z">
        <w:r>
          <w:delText xml:space="preserve">:</w:delText>
        </w:r>
      </w:del>
    </w:p>
    <w:p>
      <w:pPr>
        <w:pStyle w:val="BodyText"/>
      </w:pPr>
      <w:ins w:id="20064" w:author="PR Preview" w:date="2026-01-01T00:00:00Z">
        <w:r>
          <w:rPr>
            <w:b/>
            <w:bCs/>
          </w:rPr>
          <w:t xml:space="preserve">Theorem 76 (The matrix inner product multiplies matching entries)</w:t>
        </w:r>
      </w:ins>
      <w:ins w:id="20065" w:author="PR Preview" w:date="2026-01-01T00:00:00Z">
        <w:r>
          <w:t xml:space="preserve"> </w:t>
        </w:r>
      </w:ins>
      <w:ins w:id="20066" w:author="PR Preview" w:date="2026-01-01T00:00:00Z">
        <w:r>
          <w:t xml:space="preserve">For two</w:t>
        </w:r>
      </w:ins>
      <w:ins w:id="20067" w:author="PR Preview" w:date="2026-01-01T00:00:00Z">
        <w:r>
          <w:t xml:space="preserve"> </w:t>
        </w:r>
      </w:ins>
      <m:oMath>
        <m:r>
          <m:t>n</m:t>
        </m:r>
        <m:r>
          <m:rPr>
            <m:sty m:val="p"/>
          </m:rPr>
          <m:t>×</m:t>
        </m:r>
        <m:r>
          <m:t>p</m:t>
        </m:r>
      </m:oMath>
      <w:ins w:id="20068" w:author="PR Preview" w:date="2026-01-01T00:00:00Z">
        <w:r>
          <w:t xml:space="preserve"> </w:t>
        </w:r>
      </w:ins>
      <w:ins w:id="20069" w:author="PR Preview" w:date="2026-01-01T00:00:00Z">
        <w:r>
          <w:t xml:space="preserve">matrices</w:t>
        </w:r>
      </w:ins>
      <w:ins w:id="20070" w:author="PR Preview" w:date="2026-01-01T00:00:00Z">
        <w:r>
          <w:t xml:space="preserve"> </w:t>
        </w:r>
      </w:ins>
      <m:oMath>
        <m:r>
          <m:rPr>
            <m:sty m:val="bi"/>
          </m:rPr>
          <m:t>A</m:t>
        </m:r>
      </m:oMath>
      <w:ins w:id="20071" w:author="PR Preview" w:date="2026-01-01T00:00:00Z">
        <w:r>
          <w:t xml:space="preserve"> </w:t>
        </w:r>
      </w:ins>
      <w:ins w:id="20072" w:author="PR Preview" w:date="2026-01-01T00:00:00Z">
        <w:r>
          <w:t xml:space="preserve">and</w:t>
        </w:r>
      </w:ins>
      <w:ins w:id="20073" w:author="PR Preview" w:date="2026-01-01T00:00:00Z">
        <w:r>
          <w:t xml:space="preserve"> </w:t>
        </w:r>
      </w:ins>
      <m:oMath>
        <m:r>
          <m:rPr>
            <m:sty m:val="bi"/>
          </m:rPr>
          <m:t>B</m:t>
        </m:r>
      </m:oMath>
      <w:ins w:id="20074" w:author="PR Preview" w:date="2026-01-01T00:00:00Z">
        <w:r>
          <w:t xml:space="preserve">:</w:t>
        </w:r>
      </w:ins>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9"/>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0" w:name="exm-matrix-inner-product"/>
    <w:p>
      <w:pPr>
        <w:pStyle w:val="FirstParagraph"/>
      </w:pPr>
      <w:del w:id="20075" w:author="PR Preview" w:date="2026-01-01T00:00:00Z">
        <w:r>
          <w:rPr>
            <w:b/>
            <w:bCs/>
          </w:rPr>
          <w:delText xml:space="preserve">Example 141 (The inner product of two</w:delText>
        </w:r>
      </w:del>
      <w:del w:id="20076" w:author="PR Preview" w:date="2026-01-01T00:00:00Z">
        <w:r>
          <w:rPr>
            <w:b/>
            <w:bCs/>
          </w:rPr>
          <w:delText xml:space="preserve"> </w:delText>
        </w:r>
      </w:del>
      <m:oMath>
        <m:r>
          <m:t>2</m:t>
        </m:r>
        <m:r>
          <m:rPr>
            <m:sty m:val="p"/>
          </m:rPr>
          <m:t>×</m:t>
        </m:r>
        <m:r>
          <m:t>2</m:t>
        </m:r>
      </m:oMath>
      <w:del w:id="20077" w:author="PR Preview" w:date="2026-01-01T00:00:00Z">
        <w:r>
          <w:rPr>
            <w:b/>
            <w:bCs/>
          </w:rPr>
          <w:delText xml:space="preserve"> </w:delText>
        </w:r>
      </w:del>
      <w:del w:id="20078" w:author="PR Preview" w:date="2026-01-01T00:00:00Z">
        <w:r>
          <w:rPr>
            <w:b/>
            <w:bCs/>
          </w:rPr>
          <w:delText xml:space="preserve">matrices)</w:delText>
        </w:r>
      </w:del>
      <w:del w:id="20079" w:author="PR Preview" w:date="2026-01-01T00:00:00Z">
        <w:r>
          <w:delText xml:space="preserve"> </w:delText>
        </w:r>
      </w:del>
      <w:del w:id="20080" w:author="PR Preview" w:date="2026-01-01T00:00:00Z">
        <w:r>
          <w:delText xml:space="preserve">Let</w:delText>
        </w:r>
      </w:del>
    </w:p>
    <w:p>
      <w:pPr>
        <w:pStyle w:val="FirstParagraph"/>
      </w:pPr>
      <w:ins w:id="20081" w:author="PR Preview" w:date="2026-01-01T00:00:00Z">
        <w:r>
          <w:rPr>
            <w:b/>
            <w:bCs/>
          </w:rPr>
          <w:t xml:space="preserve">Example 143 (The inner product of two</w:t>
        </w:r>
      </w:ins>
      <w:ins w:id="20082" w:author="PR Preview" w:date="2026-01-01T00:00:00Z">
        <w:r>
          <w:rPr>
            <w:b/>
            <w:bCs/>
          </w:rPr>
          <w:t xml:space="preserve"> </w:t>
        </w:r>
      </w:ins>
      <m:oMath>
        <m:r>
          <m:t>2</m:t>
        </m:r>
        <m:r>
          <m:rPr>
            <m:sty m:val="p"/>
          </m:rPr>
          <m:t>×</m:t>
        </m:r>
        <m:r>
          <m:t>2</m:t>
        </m:r>
      </m:oMath>
      <w:ins w:id="20083" w:author="PR Preview" w:date="2026-01-01T00:00:00Z">
        <w:r>
          <w:rPr>
            <w:b/>
            <w:bCs/>
          </w:rPr>
          <w:t xml:space="preserve"> </w:t>
        </w:r>
      </w:ins>
      <w:ins w:id="20084" w:author="PR Preview" w:date="2026-01-01T00:00:00Z">
        <w:r>
          <w:rPr>
            <w:b/>
            <w:bCs/>
          </w:rPr>
          <w:t xml:space="preserve">matrices)</w:t>
        </w:r>
      </w:ins>
      <w:ins w:id="20085" w:author="PR Preview" w:date="2026-01-01T00:00:00Z">
        <w:r>
          <w:t xml:space="preserve"> </w:t>
        </w:r>
      </w:ins>
      <w:ins w:id="20086" w:author="PR Preview" w:date="2026-01-01T00:00:00Z">
        <w:r>
          <w:t xml:space="preserve">Let</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del w:id="20087" w:author="PR Preview" w:date="2026-01-01T00:00:00Z">
        <w:r>
          <w:delText xml:space="preserve">From</w:delText>
        </w:r>
      </w:del>
      <w:del w:id="20088" w:author="PR Preview" w:date="2026-01-01T00:00:00Z">
        <w:r>
          <w:delText xml:space="preserve"> </w:delText>
        </w:r>
      </w:del>
      <w:hyperlink w:anchor="thm-matrix-inner-product-entries">
        <w:del w:id="20089" w:author="PR Preview" w:date="2026-01-01T00:00:00Z">
          <w:r>
            <w:rPr>
              <w:rStyle w:val="Hyperlink"/>
            </w:rPr>
            <w:delText xml:space="preserve">Theorem 75</w:delText>
          </w:r>
        </w:del>
      </w:hyperlink>
      <w:del w:id="20090" w:author="PR Preview" w:date="2026-01-01T00:00:00Z">
        <w:r>
          <w:delText xml:space="preserve">:</w:delText>
        </w:r>
      </w:del>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p>
      <w:pPr>
        <w:pStyle w:val="FirstParagraph"/>
      </w:pPr>
      <w:del w:id="20091" w:author="PR Preview" w:date="2026-01-01T00:00:00Z">
        <w:r>
          <w:rPr>
            <w:i/>
            <w:iCs/>
          </w:rPr>
          <w:delText xml:space="preserve">Remark 33</w:delText>
        </w:r>
      </w:del>
      <w:del w:id="20092" w:author="PR Preview" w:date="2026-01-01T00:00:00Z">
        <w:r>
          <w:delText xml:space="preserve"> (The matrix inner product as a dot product). </w:delText>
        </w:r>
      </w:del>
      <w:hyperlink w:anchor="thm-matrix-inner-product-entries">
        <w:del w:id="20093" w:author="PR Preview" w:date="2026-01-01T00:00:00Z">
          <w:r>
            <w:rPr>
              <w:rStyle w:val="Hyperlink"/>
            </w:rPr>
            <w:delText xml:space="preserve">Theorem 75</w:delText>
          </w:r>
        </w:del>
      </w:hyperlink>
      <w:del w:id="20094" w:author="PR Preview" w:date="2026-01-01T00:00:00Z">
        <w:r>
          <w:delText xml:space="preserve"> </w:delText>
        </w:r>
      </w:del>
      <w:del w:id="20095" w:author="PR Preview" w:date="2026-01-01T00:00:00Z">
        <w:r>
          <w:delText xml:space="preserve">says that the matrix inner product</w:delText>
        </w:r>
      </w:del>
      <w:del w:id="20096" w:author="PR Preview" w:date="2026-01-01T00:00:00Z">
        <w:r>
          <w:delText xml:space="preserve"> </w:delText>
        </w:r>
      </w:del>
      <w:del w:id="20097" w:author="PR Preview" w:date="2026-01-01T00:00:00Z">
        <w:r>
          <w:delText xml:space="preserve">is the dot product (2) of the two matrices’</w:delText>
        </w:r>
      </w:del>
      <w:del w:id="20098" w:author="PR Preview" w:date="2026-01-01T00:00:00Z">
        <w:r>
          <w:delText xml:space="preserve"> </w:delText>
        </w:r>
      </w:del>
      <w:del w:id="20099" w:author="PR Preview" w:date="2026-01-01T00:00:00Z">
        <w:r>
          <w:delText xml:space="preserve">entries, each listed as one vector of length</w:delText>
        </w:r>
      </w:del>
      <w:del w:id="20100" w:author="PR Preview" w:date="2026-01-01T00:00:00Z">
        <w:r>
          <w:delText xml:space="preserve"> </w:delText>
        </w:r>
      </w:del>
      <m:oMath>
        <m:r>
          <m:t>n</m:t>
        </m:r>
        <m:r>
          <m:t>p</m:t>
        </m:r>
      </m:oMath>
      <w:del w:id="20101" w:author="PR Preview" w:date="2026-01-01T00:00:00Z">
        <w:r>
          <w:delText xml:space="preserve">,</w:delText>
        </w:r>
      </w:del>
      <w:del w:id="20102" w:author="PR Preview" w:date="2026-01-01T00:00:00Z">
        <w:r>
          <w:delText xml:space="preserve"> </w:delText>
        </w:r>
      </w:del>
      <w:del w:id="20103" w:author="PR Preview" w:date="2026-01-01T00:00:00Z">
        <w:r>
          <w:delText xml:space="preserve">with both matrices’ entries listed in the same order.</w:delText>
        </w:r>
      </w:del>
    </w:p>
    <w:p>
      <w:pPr>
        <w:pStyle w:val="BodyText"/>
      </w:pPr>
      <w:del w:id="20104" w:author="PR Preview" w:date="2026-01-01T00:00:00Z">
        <w:r>
          <w:delText xml:space="preserve">For example, listing the entries of</w:delText>
        </w:r>
      </w:del>
      <w:del w:id="20105" w:author="PR Preview" w:date="2026-01-01T00:00:00Z">
        <w:r>
          <w:delText xml:space="preserve"> </w:delText>
        </w:r>
      </w:del>
      <m:oMath>
        <m:r>
          <m:rPr>
            <m:sty m:val="bi"/>
          </m:rPr>
          <m:t>A</m:t>
        </m:r>
      </m:oMath>
      <w:del w:id="20106" w:author="PR Preview" w:date="2026-01-01T00:00:00Z">
        <w:r>
          <w:delText xml:space="preserve"> </w:delText>
        </w:r>
      </w:del>
      <w:del w:id="20107" w:author="PR Preview" w:date="2026-01-01T00:00:00Z">
        <w:r>
          <w:delText xml:space="preserve">and</w:delText>
        </w:r>
      </w:del>
      <w:del w:id="20108" w:author="PR Preview" w:date="2026-01-01T00:00:00Z">
        <w:r>
          <w:delText xml:space="preserve"> </w:delText>
        </w:r>
      </w:del>
      <m:oMath>
        <m:r>
          <m:rPr>
            <m:sty m:val="bi"/>
          </m:rPr>
          <m:t>B</m:t>
        </m:r>
      </m:oMath>
      <w:del w:id="20109" w:author="PR Preview" w:date="2026-01-01T00:00:00Z">
        <w:r>
          <w:delText xml:space="preserve"> </w:delText>
        </w:r>
      </w:del>
      <w:del w:id="20110" w:author="PR Preview" w:date="2026-01-01T00:00:00Z">
        <w:r>
          <w:delText xml:space="preserve">in</w:delText>
        </w:r>
      </w:del>
      <w:del w:id="20111" w:author="PR Preview" w:date="2026-01-01T00:00:00Z">
        <w:r>
          <w:delText xml:space="preserve"> </w:delText>
        </w:r>
      </w:del>
      <w:hyperlink w:anchor="exm-matrix-inner-product">
        <w:del w:id="20112" w:author="PR Preview" w:date="2026-01-01T00:00:00Z">
          <w:r>
            <w:rPr>
              <w:rStyle w:val="Hyperlink"/>
            </w:rPr>
            <w:delText xml:space="preserve">Example 141</w:delText>
          </w:r>
        </w:del>
      </w:hyperlink>
      <w:del w:id="20113" w:author="PR Preview" w:date="2026-01-01T00:00:00Z">
        <w:r>
          <w:delText xml:space="preserve"> </w:delText>
        </w:r>
      </w:del>
      <w:del w:id="20114" w:author="PR Preview" w:date="2026-01-01T00:00:00Z">
        <w:r>
          <w:delText xml:space="preserve">row by row</w:delText>
        </w:r>
      </w:del>
      <w:del w:id="20115" w:author="PR Preview" w:date="2026-01-01T00:00:00Z">
        <w:r>
          <w:delText xml:space="preserve"> </w:delText>
        </w:r>
      </w:del>
      <w:del w:id="20116" w:author="PR Preview" w:date="2026-01-01T00:00:00Z">
        <w:r>
          <w:delText xml:space="preserve">gives</w:delText>
        </w:r>
      </w:del>
      <w:del w:id="20117" w:author="PR Preview" w:date="2026-01-01T00:00:00Z">
        <w:r>
          <w:delText xml:space="preserve"> </w:delText>
        </w:r>
      </w:del>
      <m:oMath>
        <m:r>
          <m:rPr>
            <m:sty m:val="p"/>
          </m:rPr>
          <m:t>(</m:t>
        </m:r>
        <m:r>
          <m:t>1</m:t>
        </m:r>
        <m:r>
          <m:rPr>
            <m:sty m:val="p"/>
          </m:rPr>
          <m:t>,</m:t>
        </m:r>
        <m:r>
          <m:t>2</m:t>
        </m:r>
        <m:r>
          <m:rPr>
            <m:sty m:val="p"/>
          </m:rPr>
          <m:t>,</m:t>
        </m:r>
        <m:r>
          <m:t>3</m:t>
        </m:r>
        <m:r>
          <m:rPr>
            <m:sty m:val="p"/>
          </m:rPr>
          <m:t>,</m:t>
        </m:r>
        <m:r>
          <m:t>4</m:t>
        </m:r>
        <m:r>
          <m:rPr>
            <m:sty m:val="p"/>
          </m:rPr>
          <m:t>)</m:t>
        </m:r>
      </m:oMath>
      <w:del w:id="20118" w:author="PR Preview" w:date="2026-01-01T00:00:00Z">
        <w:r>
          <w:delText xml:space="preserve"> </w:delText>
        </w:r>
      </w:del>
      <w:del w:id="20119" w:author="PR Preview" w:date="2026-01-01T00:00:00Z">
        <w:r>
          <w:delText xml:space="preserve">and</w:delText>
        </w:r>
      </w:del>
      <w:del w:id="20120" w:author="PR Preview" w:date="2026-01-01T00:00:00Z">
        <w:r>
          <w:delText xml:space="preserve"> </w:delText>
        </w:r>
      </w:del>
      <m:oMath>
        <m:r>
          <m:rPr>
            <m:sty m:val="p"/>
          </m:rPr>
          <m:t>(</m:t>
        </m:r>
        <m:r>
          <m:t>0</m:t>
        </m:r>
        <m:r>
          <m:rPr>
            <m:sty m:val="p"/>
          </m:rPr>
          <m:t>,</m:t>
        </m:r>
        <m:r>
          <m:t>1</m:t>
        </m:r>
        <m:r>
          <m:rPr>
            <m:sty m:val="p"/>
          </m:rPr>
          <m:t>,</m:t>
        </m:r>
        <m:r>
          <m:rPr>
            <m:sty m:val="p"/>
          </m:rPr>
          <m:t>−</m:t>
        </m:r>
        <m:r>
          <m:t>1</m:t>
        </m:r>
        <m:r>
          <m:rPr>
            <m:sty m:val="p"/>
          </m:rPr>
          <m:t>,</m:t>
        </m:r>
        <m:r>
          <m:t>2</m:t>
        </m:r>
        <m:r>
          <m:rPr>
            <m:sty m:val="p"/>
          </m:rPr>
          <m:t>)</m:t>
        </m:r>
      </m:oMath>
      <w:del w:id="20121" w:author="PR Preview" w:date="2026-01-01T00:00:00Z">
        <w:r>
          <w:delText xml:space="preserve">,</w:delText>
        </w:r>
      </w:del>
      <w:del w:id="20122" w:author="PR Preview" w:date="2026-01-01T00:00:00Z">
        <w:r>
          <w:delText xml:space="preserve"> </w:delText>
        </w:r>
      </w:del>
      <w:del w:id="20123" w:author="PR Preview" w:date="2026-01-01T00:00:00Z">
        <w:r>
          <w:delText xml:space="preserve">and</w:delText>
        </w:r>
      </w:del>
    </w:p>
    <w:p>
      <w:pPr>
        <w:pStyle w:val="FirstParagraph"/>
      </w:pPr>
      <w:ins w:id="20124" w:author="PR Preview" w:date="2026-01-01T00:00:00Z">
        <w:r>
          <w:t xml:space="preserve">From</w:t>
        </w:r>
      </w:ins>
      <w:ins w:id="20125" w:author="PR Preview" w:date="2026-01-01T00:00:00Z">
        <w:r>
          <w:t xml:space="preserve"> </w:t>
        </w:r>
      </w:ins>
      <w:hyperlink w:anchor="thm-matrix-inner-product-entries">
        <w:ins w:id="20126" w:author="PR Preview" w:date="2026-01-01T00:00:00Z">
          <w:r>
            <w:rPr>
              <w:rStyle w:val="Hyperlink"/>
            </w:rPr>
            <w:t xml:space="preserve">Theorem 76</w:t>
          </w:r>
        </w:ins>
      </w:hyperlink>
      <w:ins w:id="20127" w:author="PR Preview" w:date="2026-01-01T00:00:00Z">
        <w:r>
          <w:t xml:space="preserve">:</w:t>
        </w:r>
      </w:ins>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0"/>
    <w:bookmarkStart w:id="471" w:name="rem-matrix-inner-product-dot-product"/>
    <w:p>
      <w:pPr>
        <w:pStyle w:val="FirstParagraph"/>
      </w:pPr>
      <w:ins w:id="20128" w:author="PR Preview" w:date="2026-01-01T00:00:00Z">
        <w:r>
          <w:rPr>
            <w:i/>
            <w:iCs/>
          </w:rPr>
          <w:t xml:space="preserve">Remark 34</w:t>
        </w:r>
      </w:ins>
      <w:ins w:id="20129" w:author="PR Preview" w:date="2026-01-01T00:00:00Z">
        <w:r>
          <w:t xml:space="preserve"> (The matrix inner product as a dot product). </w:t>
        </w:r>
      </w:ins>
      <w:hyperlink w:anchor="thm-matrix-inner-product-entries">
        <w:ins w:id="20130" w:author="PR Preview" w:date="2026-01-01T00:00:00Z">
          <w:r>
            <w:rPr>
              <w:rStyle w:val="Hyperlink"/>
            </w:rPr>
            <w:t xml:space="preserve">Theorem 76</w:t>
          </w:r>
        </w:ins>
      </w:hyperlink>
      <w:ins w:id="20131" w:author="PR Preview" w:date="2026-01-01T00:00:00Z">
        <w:r>
          <w:t xml:space="preserve"> </w:t>
        </w:r>
      </w:ins>
      <w:ins w:id="20132" w:author="PR Preview" w:date="2026-01-01T00:00:00Z">
        <w:r>
          <w:t xml:space="preserve">says that the matrix inner product</w:t>
        </w:r>
      </w:ins>
      <w:ins w:id="20133" w:author="PR Preview" w:date="2026-01-01T00:00:00Z">
        <w:r>
          <w:t xml:space="preserve"> </w:t>
        </w:r>
      </w:ins>
      <w:ins w:id="20134" w:author="PR Preview" w:date="2026-01-01T00:00:00Z">
        <w:r>
          <w:t xml:space="preserve">is the dot product (2) of the two matrices’</w:t>
        </w:r>
      </w:ins>
      <w:ins w:id="20135" w:author="PR Preview" w:date="2026-01-01T00:00:00Z">
        <w:r>
          <w:t xml:space="preserve"> </w:t>
        </w:r>
      </w:ins>
      <w:ins w:id="20136" w:author="PR Preview" w:date="2026-01-01T00:00:00Z">
        <w:r>
          <w:t xml:space="preserve">entries, each listed as one vector of length</w:t>
        </w:r>
      </w:ins>
      <w:ins w:id="20137" w:author="PR Preview" w:date="2026-01-01T00:00:00Z">
        <w:r>
          <w:t xml:space="preserve"> </w:t>
        </w:r>
      </w:ins>
      <m:oMath>
        <m:r>
          <m:t>n</m:t>
        </m:r>
        <m:r>
          <m:t>p</m:t>
        </m:r>
      </m:oMath>
      <w:ins w:id="20138" w:author="PR Preview" w:date="2026-01-01T00:00:00Z">
        <w:r>
          <w:t xml:space="preserve">,</w:t>
        </w:r>
      </w:ins>
      <w:ins w:id="20139" w:author="PR Preview" w:date="2026-01-01T00:00:00Z">
        <w:r>
          <w:t xml:space="preserve"> </w:t>
        </w:r>
      </w:ins>
      <w:ins w:id="20140" w:author="PR Preview" w:date="2026-01-01T00:00:00Z">
        <w:r>
          <w:t xml:space="preserve">with both matrices’ entries listed in the same order.</w:t>
        </w:r>
      </w:ins>
    </w:p>
    <w:p>
      <w:pPr>
        <w:pStyle w:val="BodyText"/>
      </w:pPr>
      <w:ins w:id="20141" w:author="PR Preview" w:date="2026-01-01T00:00:00Z">
        <w:r>
          <w:t xml:space="preserve">For example, listing the entries of</w:t>
        </w:r>
      </w:ins>
      <w:ins w:id="20142" w:author="PR Preview" w:date="2026-01-01T00:00:00Z">
        <w:r>
          <w:t xml:space="preserve"> </w:t>
        </w:r>
      </w:ins>
      <m:oMath>
        <m:r>
          <m:rPr>
            <m:sty m:val="bi"/>
          </m:rPr>
          <m:t>A</m:t>
        </m:r>
      </m:oMath>
      <w:ins w:id="20143" w:author="PR Preview" w:date="2026-01-01T00:00:00Z">
        <w:r>
          <w:t xml:space="preserve"> </w:t>
        </w:r>
      </w:ins>
      <w:ins w:id="20144" w:author="PR Preview" w:date="2026-01-01T00:00:00Z">
        <w:r>
          <w:t xml:space="preserve">and</w:t>
        </w:r>
      </w:ins>
      <w:ins w:id="20145" w:author="PR Preview" w:date="2026-01-01T00:00:00Z">
        <w:r>
          <w:t xml:space="preserve"> </w:t>
        </w:r>
      </w:ins>
      <m:oMath>
        <m:r>
          <m:rPr>
            <m:sty m:val="bi"/>
          </m:rPr>
          <m:t>B</m:t>
        </m:r>
      </m:oMath>
      <w:ins w:id="20146" w:author="PR Preview" w:date="2026-01-01T00:00:00Z">
        <w:r>
          <w:t xml:space="preserve"> </w:t>
        </w:r>
      </w:ins>
      <w:ins w:id="20147" w:author="PR Preview" w:date="2026-01-01T00:00:00Z">
        <w:r>
          <w:t xml:space="preserve">in</w:t>
        </w:r>
      </w:ins>
      <w:ins w:id="20148" w:author="PR Preview" w:date="2026-01-01T00:00:00Z">
        <w:r>
          <w:t xml:space="preserve"> </w:t>
        </w:r>
      </w:ins>
      <w:hyperlink w:anchor="exm-matrix-inner-product">
        <w:ins w:id="20149" w:author="PR Preview" w:date="2026-01-01T00:00:00Z">
          <w:r>
            <w:rPr>
              <w:rStyle w:val="Hyperlink"/>
            </w:rPr>
            <w:t xml:space="preserve">Example 143</w:t>
          </w:r>
        </w:ins>
      </w:hyperlink>
      <w:ins w:id="20150" w:author="PR Preview" w:date="2026-01-01T00:00:00Z">
        <w:r>
          <w:t xml:space="preserve"> </w:t>
        </w:r>
      </w:ins>
      <w:ins w:id="20151" w:author="PR Preview" w:date="2026-01-01T00:00:00Z">
        <w:r>
          <w:t xml:space="preserve">row by row</w:t>
        </w:r>
      </w:ins>
      <w:ins w:id="20152" w:author="PR Preview" w:date="2026-01-01T00:00:00Z">
        <w:r>
          <w:t xml:space="preserve"> </w:t>
        </w:r>
      </w:ins>
      <w:ins w:id="20153" w:author="PR Preview" w:date="2026-01-01T00:00:00Z">
        <w:r>
          <w:t xml:space="preserve">gives</w:t>
        </w:r>
      </w:ins>
      <w:ins w:id="20154" w:author="PR Preview" w:date="2026-01-01T00:00:00Z">
        <w:r>
          <w:t xml:space="preserve"> </w:t>
        </w:r>
      </w:ins>
      <m:oMath>
        <m:r>
          <m:rPr>
            <m:sty m:val="p"/>
          </m:rPr>
          <m:t>(</m:t>
        </m:r>
        <m:r>
          <m:t>1</m:t>
        </m:r>
        <m:r>
          <m:rPr>
            <m:sty m:val="p"/>
          </m:rPr>
          <m:t>,</m:t>
        </m:r>
        <m:r>
          <m:t>2</m:t>
        </m:r>
        <m:r>
          <m:rPr>
            <m:sty m:val="p"/>
          </m:rPr>
          <m:t>,</m:t>
        </m:r>
        <m:r>
          <m:t>3</m:t>
        </m:r>
        <m:r>
          <m:rPr>
            <m:sty m:val="p"/>
          </m:rPr>
          <m:t>,</m:t>
        </m:r>
        <m:r>
          <m:t>4</m:t>
        </m:r>
        <m:r>
          <m:rPr>
            <m:sty m:val="p"/>
          </m:rPr>
          <m:t>)</m:t>
        </m:r>
      </m:oMath>
      <w:ins w:id="20155" w:author="PR Preview" w:date="2026-01-01T00:00:00Z">
        <w:r>
          <w:t xml:space="preserve"> </w:t>
        </w:r>
      </w:ins>
      <w:ins w:id="20156" w:author="PR Preview" w:date="2026-01-01T00:00:00Z">
        <w:r>
          <w:t xml:space="preserve">and</w:t>
        </w:r>
      </w:ins>
      <w:ins w:id="20157" w:author="PR Preview" w:date="2026-01-01T00:00:00Z">
        <w:r>
          <w:t xml:space="preserve"> </w:t>
        </w:r>
      </w:ins>
      <m:oMath>
        <m:r>
          <m:rPr>
            <m:sty m:val="p"/>
          </m:rPr>
          <m:t>(</m:t>
        </m:r>
        <m:r>
          <m:t>0</m:t>
        </m:r>
        <m:r>
          <m:rPr>
            <m:sty m:val="p"/>
          </m:rPr>
          <m:t>,</m:t>
        </m:r>
        <m:r>
          <m:t>1</m:t>
        </m:r>
        <m:r>
          <m:rPr>
            <m:sty m:val="p"/>
          </m:rPr>
          <m:t>,</m:t>
        </m:r>
        <m:r>
          <m:rPr>
            <m:sty m:val="p"/>
          </m:rPr>
          <m:t>−</m:t>
        </m:r>
        <m:r>
          <m:t>1</m:t>
        </m:r>
        <m:r>
          <m:rPr>
            <m:sty m:val="p"/>
          </m:rPr>
          <m:t>,</m:t>
        </m:r>
        <m:r>
          <m:t>2</m:t>
        </m:r>
        <m:r>
          <m:rPr>
            <m:sty m:val="p"/>
          </m:rPr>
          <m:t>)</m:t>
        </m:r>
      </m:oMath>
      <w:ins w:id="20158" w:author="PR Preview" w:date="2026-01-01T00:00:00Z">
        <w:r>
          <w:t xml:space="preserve">,</w:t>
        </w:r>
      </w:ins>
      <w:ins w:id="20159" w:author="PR Preview" w:date="2026-01-01T00:00:00Z">
        <w:r>
          <w:t xml:space="preserve"> </w:t>
        </w:r>
      </w:ins>
      <w:ins w:id="20160" w:author="PR Preview" w:date="2026-01-01T00:00:00Z">
        <w:r>
          <w:t xml:space="preserve">and</w:t>
        </w:r>
      </w:ins>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1"/>
    <w:bookmarkStart w:id="472"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72"/>
    <w:bookmarkStart w:id="473" w:name="exm-frobenius-norm"/>
    <w:p>
      <w:pPr>
        <w:pStyle w:val="BodyText"/>
      </w:pPr>
      <w:del w:id="20161" w:author="PR Preview" w:date="2026-01-01T00:00:00Z">
        <w:r>
          <w:rPr>
            <w:b/>
            <w:bCs/>
          </w:rPr>
          <w:delText xml:space="preserve">Example 142 (The Frobenius norm of a</w:delText>
        </w:r>
      </w:del>
      <w:del w:id="20162" w:author="PR Preview" w:date="2026-01-01T00:00:00Z">
        <w:r>
          <w:rPr>
            <w:b/>
            <w:bCs/>
          </w:rPr>
          <w:delText xml:space="preserve"> </w:delText>
        </w:r>
      </w:del>
      <m:oMath>
        <m:r>
          <m:t>2</m:t>
        </m:r>
        <m:r>
          <m:rPr>
            <m:sty m:val="p"/>
          </m:rPr>
          <m:t>×</m:t>
        </m:r>
        <m:r>
          <m:t>2</m:t>
        </m:r>
      </m:oMath>
      <w:del w:id="20163" w:author="PR Preview" w:date="2026-01-01T00:00:00Z">
        <w:r>
          <w:rPr>
            <w:b/>
            <w:bCs/>
          </w:rPr>
          <w:delText xml:space="preserve"> </w:delText>
        </w:r>
      </w:del>
      <w:del w:id="20164" w:author="PR Preview" w:date="2026-01-01T00:00:00Z">
        <w:r>
          <w:rPr>
            <w:b/>
            <w:bCs/>
          </w:rPr>
          <w:delText xml:space="preserve">matrix)</w:delText>
        </w:r>
      </w:del>
      <w:del w:id="20165" w:author="PR Preview" w:date="2026-01-01T00:00:00Z">
        <w:r>
          <w:delText xml:space="preserve"> </w:delText>
        </w:r>
      </w:del>
      <w:del w:id="20166" w:author="PR Preview" w:date="2026-01-01T00:00:00Z">
        <w:r>
          <w:delText xml:space="preserve">For</w:delText>
        </w:r>
      </w:del>
      <w:del w:id="20167"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del w:id="20168" w:author="PR Preview" w:date="2026-01-01T00:00:00Z">
        <w:r>
          <w:delText xml:space="preserve">:</w:delText>
        </w:r>
      </w:del>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del w:id="20169" w:author="PR Preview" w:date="2026-01-01T00:00:00Z">
        <w:r>
          <w:delText xml:space="preserve">The second step is</w:delText>
        </w:r>
      </w:del>
      <w:del w:id="20170" w:author="PR Preview" w:date="2026-01-01T00:00:00Z">
        <w:r>
          <w:delText xml:space="preserve"> </w:delText>
        </w:r>
      </w:del>
      <w:hyperlink w:anchor="thm-matrix-inner-product-entries">
        <w:del w:id="20171" w:author="PR Preview" w:date="2026-01-01T00:00:00Z">
          <w:r>
            <w:rPr>
              <w:rStyle w:val="Hyperlink"/>
            </w:rPr>
            <w:delText xml:space="preserve">Theorem 75</w:delText>
          </w:r>
        </w:del>
      </w:hyperlink>
      <w:del w:id="20172" w:author="PR Preview" w:date="2026-01-01T00:00:00Z">
        <w:r>
          <w:delText xml:space="preserve">.</w:delText>
        </w:r>
      </w:del>
    </w:p>
    <w:p>
      <w:pPr>
        <w:pStyle w:val="BodyText"/>
      </w:pPr>
      <w:del w:id="20173" w:author="PR Preview" w:date="2026-01-01T00:00:00Z">
        <w:r>
          <w:rPr>
            <w:i/>
            <w:iCs/>
          </w:rPr>
          <w:delText xml:space="preserve">Remark 34</w:delText>
        </w:r>
      </w:del>
      <w:del w:id="20174" w:author="PR Preview" w:date="2026-01-01T00:00:00Z">
        <w:r>
          <w:delText xml:space="preserve"> (The Frobenius norm is the Euclidean norm of the entries). </w:delText>
        </w:r>
      </w:del>
      <w:del w:id="20175" w:author="PR Preview" w:date="2026-01-01T00:00:00Z">
        <w:r>
          <w:delText xml:space="preserve">By</w:delText>
        </w:r>
      </w:del>
      <w:del w:id="20176" w:author="PR Preview" w:date="2026-01-01T00:00:00Z">
        <w:r>
          <w:delText xml:space="preserve"> </w:delText>
        </w:r>
      </w:del>
      <w:hyperlink w:anchor="thm-matrix-inner-product-entries">
        <w:del w:id="20177" w:author="PR Preview" w:date="2026-01-01T00:00:00Z">
          <w:r>
            <w:rPr>
              <w:rStyle w:val="Hyperlink"/>
            </w:rPr>
            <w:delText xml:space="preserve">Theorem 75</w:delText>
          </w:r>
        </w:del>
      </w:hyperlink>
      <w:del w:id="20178" w:author="PR Preview" w:date="2026-01-01T00:00:00Z">
        <w:r>
          <w:delText xml:space="preserve">,</w:delText>
        </w:r>
      </w:del>
      <w:del w:id="20179" w:author="PR Preview" w:date="2026-01-01T00:00:00Z">
        <w:r>
          <w:delText xml:space="preserve"> </w:delText>
        </w:r>
      </w:del>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del w:id="20180" w:author="PR Preview" w:date="2026-01-01T00:00:00Z">
        <w:r>
          <w:delText xml:space="preserve">,</w:delText>
        </w:r>
      </w:del>
      <w:del w:id="20181" w:author="PR Preview" w:date="2026-01-01T00:00:00Z">
        <w:r>
          <w:delText xml:space="preserve"> </w:delText>
        </w:r>
      </w:del>
      <w:del w:id="20182" w:author="PR Preview" w:date="2026-01-01T00:00:00Z">
        <w:r>
          <w:delText xml:space="preserve">a sum of squares, so the square root is always defined.</w:delText>
        </w:r>
      </w:del>
      <w:del w:id="20183" w:author="PR Preview" w:date="2026-01-01T00:00:00Z">
        <w:r>
          <w:delText xml:space="preserve"> </w:delText>
        </w:r>
      </w:del>
      <m:oMath>
        <m:r>
          <m:t>​</m:t>
        </m:r>
        <m:d>
          <m:dPr>
            <m:begChr m:val="∥"/>
            <m:sepChr m:val=""/>
            <m:endChr m:val="∥"/>
            <m:grow/>
          </m:dPr>
          <m:e>
            <m:r>
              <m:rPr>
                <m:sty m:val="bi"/>
              </m:rPr>
              <m:t>A</m:t>
            </m:r>
          </m:e>
        </m:d>
        <m:sSub>
          <m:e>
            <m:r>
              <m:t>​</m:t>
            </m:r>
          </m:e>
          <m:sub>
            <m:r>
              <m:t>F</m:t>
            </m:r>
          </m:sub>
        </m:sSub>
      </m:oMath>
      <w:del w:id="20184" w:author="PR Preview" w:date="2026-01-01T00:00:00Z">
        <w:r>
          <w:delText xml:space="preserve"> </w:delText>
        </w:r>
      </w:del>
      <w:del w:id="20185" w:author="PR Preview" w:date="2026-01-01T00:00:00Z">
        <w:r>
          <w:delText xml:space="preserve">is the Euclidean norm (</w:delText>
        </w:r>
      </w:del>
      <w:hyperlink w:anchor="def-euclidean-norm">
        <w:del w:id="20186" w:author="PR Preview" w:date="2026-01-01T00:00:00Z">
          <w:r>
            <w:rPr>
              <w:rStyle w:val="Hyperlink"/>
            </w:rPr>
            <w:delText xml:space="preserve">Definition 16</w:delText>
          </w:r>
        </w:del>
      </w:hyperlink>
      <w:del w:id="20187" w:author="PR Preview" w:date="2026-01-01T00:00:00Z">
        <w:r>
          <w:delText xml:space="preserve">)</w:delText>
        </w:r>
      </w:del>
      <w:del w:id="20188" w:author="PR Preview" w:date="2026-01-01T00:00:00Z">
        <w:r>
          <w:delText xml:space="preserve"> </w:delText>
        </w:r>
      </w:del>
      <w:del w:id="20189" w:author="PR Preview" w:date="2026-01-01T00:00:00Z">
        <w:r>
          <w:delText xml:space="preserve">of the entries of</w:delText>
        </w:r>
      </w:del>
      <w:del w:id="20190" w:author="PR Preview" w:date="2026-01-01T00:00:00Z">
        <w:r>
          <w:delText xml:space="preserve"> </w:delText>
        </w:r>
      </w:del>
      <m:oMath>
        <m:r>
          <m:rPr>
            <m:sty m:val="bi"/>
          </m:rPr>
          <m:t>A</m:t>
        </m:r>
      </m:oMath>
      <w:del w:id="20191" w:author="PR Preview" w:date="2026-01-01T00:00:00Z">
        <w:r>
          <w:delText xml:space="preserve">, listed as one vector of length</w:delText>
        </w:r>
      </w:del>
      <w:del w:id="20192" w:author="PR Preview" w:date="2026-01-01T00:00:00Z">
        <w:r>
          <w:delText xml:space="preserve"> </w:delText>
        </w:r>
      </w:del>
      <m:oMath>
        <m:r>
          <m:t>n</m:t>
        </m:r>
        <m:r>
          <m:t>p</m:t>
        </m:r>
      </m:oMath>
      <w:del w:id="20193" w:author="PR Preview" w:date="2026-01-01T00:00:00Z">
        <w:r>
          <w:delText xml:space="preserve"> </w:delText>
        </w:r>
      </w:del>
      <w:del w:id="20194" w:author="PR Preview" w:date="2026-01-01T00:00:00Z">
        <w:r>
          <w:delText xml:space="preserve">(Banerjee and Roy 2014, chap. 15, Definition 15.4, p. 492)</w:delText>
        </w:r>
      </w:del>
      <w:del w:id="20195" w:author="PR Preview" w:date="2026-01-01T00:00:00Z">
        <w:r>
          <w:delText xml:space="preserve">.</w:delText>
        </w:r>
      </w:del>
    </w:p>
    <w:p>
      <w:pPr>
        <w:pStyle w:val="BodyText"/>
      </w:pPr>
      <w:del w:id="20196" w:author="PR Preview" w:date="2026-01-01T00:00:00Z">
        <w:r>
          <w:delText xml:space="preserve">For example, listing the entries of</w:delText>
        </w:r>
      </w:del>
      <w:del w:id="20197" w:author="PR Preview" w:date="2026-01-01T00:00:00Z">
        <w:r>
          <w:delText xml:space="preserve"> </w:delText>
        </w:r>
      </w:del>
      <m:oMath>
        <m:r>
          <m:rPr>
            <m:sty m:val="bi"/>
          </m:rPr>
          <m:t>A</m:t>
        </m:r>
      </m:oMath>
      <w:del w:id="20198" w:author="PR Preview" w:date="2026-01-01T00:00:00Z">
        <w:r>
          <w:delText xml:space="preserve"> </w:delText>
        </w:r>
      </w:del>
      <w:del w:id="20199" w:author="PR Preview" w:date="2026-01-01T00:00:00Z">
        <w:r>
          <w:delText xml:space="preserve">in</w:delText>
        </w:r>
      </w:del>
      <w:del w:id="20200" w:author="PR Preview" w:date="2026-01-01T00:00:00Z">
        <w:r>
          <w:delText xml:space="preserve"> </w:delText>
        </w:r>
      </w:del>
      <w:hyperlink w:anchor="exm-frobenius-norm">
        <w:del w:id="20201" w:author="PR Preview" w:date="2026-01-01T00:00:00Z">
          <w:r>
            <w:rPr>
              <w:rStyle w:val="Hyperlink"/>
            </w:rPr>
            <w:delText xml:space="preserve">Example 142</w:delText>
          </w:r>
        </w:del>
      </w:hyperlink>
      <w:del w:id="20202" w:author="PR Preview" w:date="2026-01-01T00:00:00Z">
        <w:r>
          <w:delText xml:space="preserve"> </w:delText>
        </w:r>
      </w:del>
      <w:del w:id="20203" w:author="PR Preview" w:date="2026-01-01T00:00:00Z">
        <w:r>
          <w:delText xml:space="preserve">row by row gives the vector</w:delText>
        </w:r>
      </w:del>
      <w:del w:id="20204" w:author="PR Preview" w:date="2026-01-01T00:00:00Z">
        <w:r>
          <w:delText xml:space="preserve"> </w:delText>
        </w:r>
      </w:del>
      <m:oMath>
        <m:r>
          <m:rPr>
            <m:sty m:val="p"/>
          </m:rPr>
          <m:t>(</m:t>
        </m:r>
        <m:r>
          <m:t>1</m:t>
        </m:r>
        <m:r>
          <m:rPr>
            <m:sty m:val="p"/>
          </m:rPr>
          <m:t>,</m:t>
        </m:r>
        <m:r>
          <m:t>2</m:t>
        </m:r>
        <m:r>
          <m:rPr>
            <m:sty m:val="p"/>
          </m:rPr>
          <m:t>,</m:t>
        </m:r>
        <m:r>
          <m:t>3</m:t>
        </m:r>
        <m:r>
          <m:rPr>
            <m:sty m:val="p"/>
          </m:rPr>
          <m:t>,</m:t>
        </m:r>
        <m:r>
          <m:t>4</m:t>
        </m:r>
        <m:r>
          <m:rPr>
            <m:sty m:val="p"/>
          </m:rPr>
          <m:t>)</m:t>
        </m:r>
      </m:oMath>
      <w:del w:id="20205" w:author="PR Preview" w:date="2026-01-01T00:00:00Z">
        <w:r>
          <w:delText xml:space="preserve"> </w:delText>
        </w:r>
      </w:del>
      <w:del w:id="20206" w:author="PR Preview" w:date="2026-01-01T00:00:00Z">
        <w:r>
          <w:delText xml:space="preserve">of length</w:delText>
        </w:r>
      </w:del>
      <w:del w:id="20207" w:author="PR Preview" w:date="2026-01-01T00:00:00Z">
        <w:r>
          <w:delText xml:space="preserve"> </w:delText>
        </w:r>
      </w:del>
      <m:oMath>
        <m:r>
          <m:t>2</m:t>
        </m:r>
        <m:r>
          <m:rPr>
            <m:sty m:val="p"/>
          </m:rPr>
          <m:t>⋅</m:t>
        </m:r>
        <m:r>
          <m:t>2</m:t>
        </m:r>
        <m:r>
          <m:rPr>
            <m:sty m:val="p"/>
          </m:rPr>
          <m:t>=</m:t>
        </m:r>
        <m:r>
          <m:t>4</m:t>
        </m:r>
      </m:oMath>
      <w:del w:id="20208" w:author="PR Preview" w:date="2026-01-01T00:00:00Z">
        <w:r>
          <w:delText xml:space="preserve">,</w:delText>
        </w:r>
      </w:del>
      <w:del w:id="20209" w:author="PR Preview" w:date="2026-01-01T00:00:00Z">
        <w:r>
          <w:delText xml:space="preserve"> </w:delText>
        </w:r>
      </w:del>
      <w:del w:id="20210" w:author="PR Preview" w:date="2026-01-01T00:00:00Z">
        <w:r>
          <w:delText xml:space="preserve">and</w:delText>
        </w:r>
      </w:del>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p>
      <w:pPr>
        <w:pStyle w:val="FirstParagraph"/>
      </w:pPr>
      <w:del w:id="20211" w:author="PR Preview" w:date="2026-01-01T00:00:00Z">
        <w:r>
          <w:rPr>
            <w:b/>
            <w:bCs/>
          </w:rPr>
          <w:delText xml:space="preserve">Theorem 76 (The squared Frobenius norm adds up the squared column norms)</w:delText>
        </w:r>
      </w:del>
      <w:del w:id="20212" w:author="PR Preview" w:date="2026-01-01T00:00:00Z">
        <w:r>
          <w:delText xml:space="preserve"> </w:delText>
        </w:r>
      </w:del>
      <w:del w:id="20213" w:author="PR Preview" w:date="2026-01-01T00:00:00Z">
        <w:r>
          <w:delText xml:space="preserve">If</w:delText>
        </w:r>
      </w:del>
      <w:del w:id="20214" w:author="PR Preview" w:date="2026-01-01T00:00:00Z">
        <w:r>
          <w:delText xml:space="preserve"> </w:delText>
        </w:r>
      </w:del>
      <m:oMath>
        <m:r>
          <m:rPr>
            <m:sty m:val="bi"/>
          </m:rPr>
          <m:t>A</m:t>
        </m:r>
      </m:oMath>
      <w:del w:id="20215" w:author="PR Preview" w:date="2026-01-01T00:00:00Z">
        <w:r>
          <w:delText xml:space="preserve"> </w:delText>
        </w:r>
      </w:del>
      <w:del w:id="20216" w:author="PR Preview" w:date="2026-01-01T00:00:00Z">
        <w:r>
          <w:delText xml:space="preserve">is an</w:delText>
        </w:r>
      </w:del>
      <w:del w:id="20217" w:author="PR Preview" w:date="2026-01-01T00:00:00Z">
        <w:r>
          <w:delText xml:space="preserve"> </w:delText>
        </w:r>
      </w:del>
      <m:oMath>
        <m:r>
          <m:t>n</m:t>
        </m:r>
        <m:r>
          <m:rPr>
            <m:sty m:val="p"/>
          </m:rPr>
          <m:t>×</m:t>
        </m:r>
        <m:r>
          <m:t>p</m:t>
        </m:r>
      </m:oMath>
      <w:del w:id="20218" w:author="PR Preview" w:date="2026-01-01T00:00:00Z">
        <w:r>
          <w:delText xml:space="preserve"> </w:delText>
        </w:r>
      </w:del>
      <w:del w:id="20219" w:author="PR Preview" w:date="2026-01-01T00:00:00Z">
        <w:r>
          <w:delText xml:space="preserve">matrix</w:delText>
        </w:r>
      </w:del>
      <w:del w:id="20220" w:author="PR Preview" w:date="2026-01-01T00:00:00Z">
        <w:r>
          <w:delText xml:space="preserve"> </w:delText>
        </w:r>
      </w:del>
      <w:del w:id="20221" w:author="PR Preview" w:date="2026-01-01T00:00:00Z">
        <w:r>
          <w:delText xml:space="preserve">with columns</w:delText>
        </w:r>
      </w:del>
      <w:del w:id="20222" w:author="PR Preview" w:date="2026-01-01T00:00:00Z">
        <w:r>
          <w:delText xml:space="preserve"> </w:delText>
        </w:r>
      </w:del>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p</m:t>
            </m:r>
          </m:sub>
        </m:sSub>
      </m:oMath>
      <w:del w:id="20223" w:author="PR Preview" w:date="2026-01-01T00:00:00Z">
        <w:r>
          <w:delText xml:space="preserve">, then</w:delText>
        </w:r>
      </w:del>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limLow>
                    <m:e>
                      <m:r>
                        <m:t>a</m:t>
                      </m:r>
                    </m:e>
                    <m:lim>
                      <m:r>
                        <m:rPr>
                          <m:sty m:val="p"/>
                        </m:rPr>
                        <m:t>∼</m:t>
                      </m:r>
                    </m:lim>
                  </m:limLow>
                </m:e>
                <m:sub>
                  <m:r>
                    <m:t>j</m:t>
                  </m:r>
                </m:sub>
              </m:sSub>
            </m:e>
          </m:d>
          <m:sSup>
            <m:e>
              <m:r>
                <m:t>​</m:t>
              </m:r>
            </m:e>
            <m:sup>
              <m:r>
                <m:t>2</m:t>
              </m:r>
            </m:sup>
          </m:sSup>
          <m:r>
            <m:rPr>
              <m:sty m:val="p"/>
            </m:rPr>
            <m:t>.</m:t>
          </m:r>
        </m:oMath>
      </m:oMathPara>
    </w:p>
    <w:p>
      <w:pPr>
        <w:pStyle w:val="FirstParagraph"/>
      </w:pPr>
      <w:del w:id="20224" w:author="PR Preview" w:date="2026-01-01T00:00:00Z">
        <w:r>
          <w:rPr>
            <w:i/>
            <w:iCs/>
          </w:rPr>
          <w:delText xml:space="preserve">Proof</w:delText>
        </w:r>
      </w:del>
      <w:del w:id="20225" w:author="PR Preview" w:date="2026-01-01T00:00:00Z">
        <w:r>
          <w:delText xml:space="preserve">. </w:delText>
        </w:r>
      </w:del>
      <w:del w:id="20226" w:author="PR Preview" w:date="2026-01-01T00:00:00Z">
        <w:r>
          <w:delText xml:space="preserve">Entry</w:delText>
        </w:r>
      </w:del>
      <w:del w:id="20227" w:author="PR Preview" w:date="2026-01-01T00:00:00Z">
        <w:r>
          <w:delText xml:space="preserve"> </w:delText>
        </w:r>
      </w:del>
      <m:oMath>
        <m:r>
          <m:t>i</m:t>
        </m:r>
      </m:oMath>
      <w:del w:id="20228" w:author="PR Preview" w:date="2026-01-01T00:00:00Z">
        <w:r>
          <w:delText xml:space="preserve"> </w:delText>
        </w:r>
      </w:del>
      <w:del w:id="20229" w:author="PR Preview" w:date="2026-01-01T00:00:00Z">
        <w:r>
          <w:delText xml:space="preserve">of</w:delText>
        </w:r>
      </w:del>
      <w:del w:id="20230" w:author="PR Preview" w:date="2026-01-01T00:00:00Z">
        <w:r>
          <w:delText xml:space="preserve"> </w:delText>
        </w:r>
      </w:del>
      <m:oMath>
        <m:sSub>
          <m:e>
            <m:limLow>
              <m:e>
                <m:r>
                  <m:t>a</m:t>
                </m:r>
              </m:e>
              <m:lim>
                <m:r>
                  <m:rPr>
                    <m:sty m:val="p"/>
                  </m:rPr>
                  <m:t>∼</m:t>
                </m:r>
              </m:lim>
            </m:limLow>
          </m:e>
          <m:sub>
            <m:r>
              <m:t>j</m:t>
            </m:r>
          </m:sub>
        </m:sSub>
      </m:oMath>
      <w:del w:id="20231" w:author="PR Preview" w:date="2026-01-01T00:00:00Z">
        <w:r>
          <w:delText xml:space="preserve"> </w:delText>
        </w:r>
      </w:del>
      <w:del w:id="20232" w:author="PR Preview" w:date="2026-01-01T00:00:00Z">
        <w:r>
          <w:delText xml:space="preserve">is</w:delText>
        </w:r>
      </w:del>
      <w:del w:id="20233" w:author="PR Preview" w:date="2026-01-01T00:00:00Z">
        <w:r>
          <w:delText xml:space="preserve"> </w:delText>
        </w:r>
      </w:del>
      <m:oMath>
        <m:sSub>
          <m:e>
            <m:r>
              <m:t>a</m:t>
            </m:r>
          </m:e>
          <m:sub>
            <m:r>
              <m:t>i</m:t>
            </m:r>
            <m:r>
              <m:t>j</m:t>
            </m:r>
          </m:sub>
        </m:sSub>
      </m:oMath>
      <w:del w:id="20234" w:author="PR Preview" w:date="2026-01-01T00:00:00Z">
        <w:r>
          <w:delText xml:space="preserve">, so</w:delText>
        </w:r>
      </w:del>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limLow>
                        <m:e>
                          <m:r>
                            <m:t>a</m:t>
                          </m:r>
                        </m:e>
                        <m:lim>
                          <m:r>
                            <m:rPr>
                              <m:sty m:val="p"/>
                            </m:rPr>
                            <m:t>∼</m:t>
                          </m:r>
                        </m:lim>
                      </m:limLow>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p>
      <w:pPr>
        <w:pStyle w:val="FirstParagraph"/>
      </w:pPr>
      <w:del w:id="20235" w:author="PR Preview" w:date="2026-01-01T00:00:00Z">
        <w:r>
          <w:rPr>
            <w:b/>
            <w:bCs/>
          </w:rPr>
          <w:delText xml:space="preserve">Example 143 (The Frobenius norm of a</w:delText>
        </w:r>
      </w:del>
      <w:del w:id="20236" w:author="PR Preview" w:date="2026-01-01T00:00:00Z">
        <w:r>
          <w:rPr>
            <w:b/>
            <w:bCs/>
          </w:rPr>
          <w:delText xml:space="preserve"> </w:delText>
        </w:r>
      </w:del>
      <m:oMath>
        <m:r>
          <m:t>2</m:t>
        </m:r>
        <m:r>
          <m:rPr>
            <m:sty m:val="p"/>
          </m:rPr>
          <m:t>×</m:t>
        </m:r>
        <m:r>
          <m:t>2</m:t>
        </m:r>
      </m:oMath>
      <w:del w:id="20237" w:author="PR Preview" w:date="2026-01-01T00:00:00Z">
        <w:r>
          <w:rPr>
            <w:b/>
            <w:bCs/>
          </w:rPr>
          <w:delText xml:space="preserve"> </w:delText>
        </w:r>
      </w:del>
      <w:del w:id="20238" w:author="PR Preview" w:date="2026-01-01T00:00:00Z">
        <w:r>
          <w:rPr>
            <w:b/>
            <w:bCs/>
          </w:rPr>
          <w:delText xml:space="preserve">matrix, column by column)</w:delText>
        </w:r>
      </w:del>
      <w:del w:id="20239" w:author="PR Preview" w:date="2026-01-01T00:00:00Z">
        <w:r>
          <w:delText xml:space="preserve"> </w:delText>
        </w:r>
      </w:del>
      <w:del w:id="20240" w:author="PR Preview" w:date="2026-01-01T00:00:00Z">
        <w:r>
          <w:delText xml:space="preserve">The matrix</w:delText>
        </w:r>
      </w:del>
      <w:del w:id="20241"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del w:id="20242" w:author="PR Preview" w:date="2026-01-01T00:00:00Z">
        <w:r>
          <w:delText xml:space="preserve"> </w:delText>
        </w:r>
      </w:del>
      <w:del w:id="20243" w:author="PR Preview" w:date="2026-01-01T00:00:00Z">
        <w:r>
          <w:delText xml:space="preserve">in</w:delText>
        </w:r>
      </w:del>
      <w:del w:id="20244" w:author="PR Preview" w:date="2026-01-01T00:00:00Z">
        <w:r>
          <w:delText xml:space="preserve"> </w:delText>
        </w:r>
      </w:del>
      <w:hyperlink w:anchor="exm-frobenius-norm">
        <w:del w:id="20245" w:author="PR Preview" w:date="2026-01-01T00:00:00Z">
          <w:r>
            <w:rPr>
              <w:rStyle w:val="Hyperlink"/>
            </w:rPr>
            <w:delText xml:space="preserve">Example 142</w:delText>
          </w:r>
        </w:del>
      </w:hyperlink>
      <w:del w:id="20246" w:author="PR Preview" w:date="2026-01-01T00:00:00Z">
        <w:r>
          <w:delText xml:space="preserve"> </w:delText>
        </w:r>
      </w:del>
      <w:del w:id="20247" w:author="PR Preview" w:date="2026-01-01T00:00:00Z">
        <w:r>
          <w:delText xml:space="preserve">has columns</w:delText>
        </w:r>
      </w:del>
      <w:del w:id="20248" w:author="PR Preview" w:date="2026-01-01T00:00:00Z">
        <w:r>
          <w:delText xml:space="preserve"> </w:delText>
        </w:r>
      </w:del>
      <m:oMath>
        <m:sSub>
          <m:e>
            <m:limLow>
              <m:e>
                <m:r>
                  <m:t>a</m:t>
                </m:r>
              </m:e>
              <m:lim>
                <m:r>
                  <m:rPr>
                    <m:sty m:val="p"/>
                  </m:rPr>
                  <m:t>∼</m:t>
                </m:r>
              </m:lim>
            </m:limLow>
          </m:e>
          <m:sub>
            <m:r>
              <m:t>1</m:t>
            </m:r>
          </m:sub>
        </m:sSub>
        <m:r>
          <m:rPr>
            <m:sty m:val="p"/>
          </m:rPr>
          <m:t>=</m:t>
        </m:r>
        <m:r>
          <m:rPr>
            <m:sty m:val="p"/>
          </m:rPr>
          <m:t>(</m:t>
        </m:r>
        <m:r>
          <m:t>1</m:t>
        </m:r>
        <m:r>
          <m:rPr>
            <m:sty m:val="p"/>
          </m:rPr>
          <m:t>,</m:t>
        </m:r>
        <m:r>
          <m:t>3</m:t>
        </m:r>
        <m:r>
          <m:rPr>
            <m:sty m:val="p"/>
          </m:rPr>
          <m:t>)</m:t>
        </m:r>
      </m:oMath>
      <w:del w:id="20249" w:author="PR Preview" w:date="2026-01-01T00:00:00Z">
        <w:r>
          <w:delText xml:space="preserve"> </w:delText>
        </w:r>
      </w:del>
      <w:del w:id="20250" w:author="PR Preview" w:date="2026-01-01T00:00:00Z">
        <w:r>
          <w:delText xml:space="preserve">and</w:delText>
        </w:r>
      </w:del>
      <w:del w:id="20251" w:author="PR Preview" w:date="2026-01-01T00:00:00Z">
        <w:r>
          <w:delText xml:space="preserve"> </w:delText>
        </w:r>
      </w:del>
      <m:oMath>
        <m:sSub>
          <m:e>
            <m:limLow>
              <m:e>
                <m:r>
                  <m:t>a</m:t>
                </m:r>
              </m:e>
              <m:lim>
                <m:r>
                  <m:rPr>
                    <m:sty m:val="p"/>
                  </m:rPr>
                  <m:t>∼</m:t>
                </m:r>
              </m:lim>
            </m:limLow>
          </m:e>
          <m:sub>
            <m:r>
              <m:t>2</m:t>
            </m:r>
          </m:sub>
        </m:sSub>
        <m:r>
          <m:rPr>
            <m:sty m:val="p"/>
          </m:rPr>
          <m:t>=</m:t>
        </m:r>
        <m:r>
          <m:rPr>
            <m:sty m:val="p"/>
          </m:rPr>
          <m:t>(</m:t>
        </m:r>
        <m:r>
          <m:t>2</m:t>
        </m:r>
        <m:r>
          <m:rPr>
            <m:sty m:val="p"/>
          </m:rPr>
          <m:t>,</m:t>
        </m:r>
        <m:r>
          <m:t>4</m:t>
        </m:r>
        <m:r>
          <m:rPr>
            <m:sty m:val="p"/>
          </m:rPr>
          <m:t>)</m:t>
        </m:r>
      </m:oMath>
      <w:del w:id="20252" w:author="PR Preview" w:date="2026-01-01T00:00:00Z">
        <w:r>
          <w:delText xml:space="preserve">, so</w:delText>
        </w:r>
      </w:del>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limLow>
                        <m:e>
                          <m:r>
                            <m:t>a</m:t>
                          </m:r>
                        </m:e>
                        <m:lim>
                          <m:r>
                            <m:rPr>
                              <m:sty m:val="p"/>
                            </m:rPr>
                            <m:t>∼</m:t>
                          </m:r>
                        </m:lim>
                      </m:limLow>
                    </m:e>
                    <m:sub>
                      <m:r>
                        <m:t>1</m:t>
                      </m:r>
                    </m:sub>
                  </m:sSub>
                </m:e>
              </m:d>
              <m:sSup>
                <m:e>
                  <m:r>
                    <m:t>​</m:t>
                  </m:r>
                </m:e>
                <m:sup>
                  <m:r>
                    <m:t>2</m:t>
                  </m:r>
                </m:sup>
              </m:sSup>
              <m:r>
                <m:rPr>
                  <m:sty m:val="p"/>
                </m:rPr>
                <m:t>+</m:t>
              </m:r>
              <m:r>
                <m:t>​</m:t>
              </m:r>
              <m:d>
                <m:dPr>
                  <m:begChr m:val="∥"/>
                  <m:sepChr m:val=""/>
                  <m:endChr m:val="∥"/>
                  <m:grow/>
                </m:dPr>
                <m:e>
                  <m:sSub>
                    <m:e>
                      <m:limLow>
                        <m:e>
                          <m:r>
                            <m:t>a</m:t>
                          </m:r>
                        </m:e>
                        <m:lim>
                          <m:r>
                            <m:rPr>
                              <m:sty m:val="p"/>
                            </m:rPr>
                            <m:t>∼</m:t>
                          </m:r>
                        </m:lim>
                      </m:limLow>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del w:id="20253" w:author="PR Preview" w:date="2026-01-01T00:00:00Z">
        <w:r>
          <w:delText xml:space="preserve">which matches</w:delText>
        </w:r>
      </w:del>
      <w:del w:id="20254" w:author="PR Preview" w:date="2026-01-01T00:00:00Z">
        <w:r>
          <w:delText xml:space="preserve"> </w:delText>
        </w:r>
      </w:del>
      <m:oMath>
        <m:r>
          <m:t>​</m:t>
        </m:r>
        <m:d>
          <m:dPr>
            <m:begChr m:val="∥"/>
            <m:sepChr m:val=""/>
            <m:endChr m:val="∥"/>
            <m:grow/>
          </m:dPr>
          <m:e>
            <m:r>
              <m:rPr>
                <m:sty m:val="bi"/>
              </m:rPr>
              <m:t>A</m:t>
            </m:r>
          </m:e>
        </m:d>
        <m:sSub>
          <m:e>
            <m:r>
              <m:t>​</m:t>
            </m:r>
          </m:e>
          <m:sub>
            <m:r>
              <m:t>F</m:t>
            </m:r>
          </m:sub>
        </m:sSub>
        <m:r>
          <m:rPr>
            <m:sty m:val="p"/>
          </m:rPr>
          <m:t>=</m:t>
        </m:r>
        <m:rad>
          <m:radPr>
            <m:degHide m:val="on"/>
          </m:radPr>
          <m:deg/>
          <m:e>
            <m:r>
              <m:t>30</m:t>
            </m:r>
          </m:e>
        </m:rad>
      </m:oMath>
      <w:del w:id="20255" w:author="PR Preview" w:date="2026-01-01T00:00:00Z">
        <w:r>
          <w:delText xml:space="preserve"> </w:delText>
        </w:r>
      </w:del>
      <w:del w:id="20256" w:author="PR Preview" w:date="2026-01-01T00:00:00Z">
        <w:r>
          <w:delText xml:space="preserve">from</w:delText>
        </w:r>
      </w:del>
      <w:del w:id="20257" w:author="PR Preview" w:date="2026-01-01T00:00:00Z">
        <w:r>
          <w:delText xml:space="preserve"> </w:delText>
        </w:r>
      </w:del>
      <w:hyperlink w:anchor="exm-frobenius-norm">
        <w:del w:id="20258" w:author="PR Preview" w:date="2026-01-01T00:00:00Z">
          <w:r>
            <w:rPr>
              <w:rStyle w:val="Hyperlink"/>
            </w:rPr>
            <w:delText xml:space="preserve">Example 142</w:delText>
          </w:r>
        </w:del>
      </w:hyperlink>
      <w:del w:id="20259" w:author="PR Preview" w:date="2026-01-01T00:00:00Z">
        <w:r>
          <w:delText xml:space="preserve">.</w:delText>
        </w:r>
      </w:del>
    </w:p>
    <w:p>
      <w:pPr>
        <w:pStyle w:val="BodyText"/>
      </w:pPr>
      <w:ins w:id="20260" w:author="PR Preview" w:date="2026-01-01T00:00:00Z">
        <w:r>
          <w:rPr>
            <w:b/>
            <w:bCs/>
          </w:rPr>
          <w:t xml:space="preserve">Example 144 (The Frobenius norm of a</w:t>
        </w:r>
      </w:ins>
      <w:ins w:id="20261" w:author="PR Preview" w:date="2026-01-01T00:00:00Z">
        <w:r>
          <w:rPr>
            <w:b/>
            <w:bCs/>
          </w:rPr>
          <w:t xml:space="preserve"> </w:t>
        </w:r>
      </w:ins>
      <m:oMath>
        <m:r>
          <m:t>2</m:t>
        </m:r>
        <m:r>
          <m:rPr>
            <m:sty m:val="p"/>
          </m:rPr>
          <m:t>×</m:t>
        </m:r>
        <m:r>
          <m:t>2</m:t>
        </m:r>
      </m:oMath>
      <w:ins w:id="20262" w:author="PR Preview" w:date="2026-01-01T00:00:00Z">
        <w:r>
          <w:rPr>
            <w:b/>
            <w:bCs/>
          </w:rPr>
          <w:t xml:space="preserve"> </w:t>
        </w:r>
      </w:ins>
      <w:ins w:id="20263" w:author="PR Preview" w:date="2026-01-01T00:00:00Z">
        <w:r>
          <w:rPr>
            <w:b/>
            <w:bCs/>
          </w:rPr>
          <w:t xml:space="preserve">matrix)</w:t>
        </w:r>
      </w:ins>
      <w:ins w:id="20264" w:author="PR Preview" w:date="2026-01-01T00:00:00Z">
        <w:r>
          <w:t xml:space="preserve"> </w:t>
        </w:r>
      </w:ins>
      <w:ins w:id="20265" w:author="PR Preview" w:date="2026-01-01T00:00:00Z">
        <w:r>
          <w:t xml:space="preserve">For</w:t>
        </w:r>
      </w:ins>
      <w:ins w:id="20266"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ins w:id="20267" w:author="PR Preview" w:date="2026-01-01T00:00:00Z">
        <w:r>
          <w:t xml:space="preserve">:</w:t>
        </w:r>
      </w:ins>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ins w:id="20268" w:author="PR Preview" w:date="2026-01-01T00:00:00Z">
        <w:r>
          <w:t xml:space="preserve">The second step is</w:t>
        </w:r>
      </w:ins>
      <w:ins w:id="20269" w:author="PR Preview" w:date="2026-01-01T00:00:00Z">
        <w:r>
          <w:t xml:space="preserve"> </w:t>
        </w:r>
      </w:ins>
      <w:hyperlink w:anchor="thm-matrix-inner-product-entries">
        <w:ins w:id="20270" w:author="PR Preview" w:date="2026-01-01T00:00:00Z">
          <w:r>
            <w:rPr>
              <w:rStyle w:val="Hyperlink"/>
            </w:rPr>
            <w:t xml:space="preserve">Theorem 76</w:t>
          </w:r>
        </w:ins>
      </w:hyperlink>
      <w:ins w:id="20271" w:author="PR Preview" w:date="2026-01-01T00:00:00Z">
        <w:r>
          <w:t xml:space="preserve">.</w:t>
        </w:r>
      </w:ins>
    </w:p>
    <w:bookmarkEnd w:id="473"/>
    <w:bookmarkStart w:id="474" w:name="rem-frobenius-norm-entries"/>
    <w:p>
      <w:pPr>
        <w:pStyle w:val="BodyText"/>
      </w:pPr>
      <w:ins w:id="20272" w:author="PR Preview" w:date="2026-01-01T00:00:00Z">
        <w:r>
          <w:rPr>
            <w:i/>
            <w:iCs/>
          </w:rPr>
          <w:t xml:space="preserve">Remark 35</w:t>
        </w:r>
      </w:ins>
      <w:ins w:id="20273" w:author="PR Preview" w:date="2026-01-01T00:00:00Z">
        <w:r>
          <w:t xml:space="preserve"> (The Frobenius norm is the Euclidean norm of the entries). </w:t>
        </w:r>
      </w:ins>
      <w:ins w:id="20274" w:author="PR Preview" w:date="2026-01-01T00:00:00Z">
        <w:r>
          <w:t xml:space="preserve">By</w:t>
        </w:r>
      </w:ins>
      <w:ins w:id="20275" w:author="PR Preview" w:date="2026-01-01T00:00:00Z">
        <w:r>
          <w:t xml:space="preserve"> </w:t>
        </w:r>
      </w:ins>
      <w:hyperlink w:anchor="thm-matrix-inner-product-entries">
        <w:ins w:id="20276" w:author="PR Preview" w:date="2026-01-01T00:00:00Z">
          <w:r>
            <w:rPr>
              <w:rStyle w:val="Hyperlink"/>
            </w:rPr>
            <w:t xml:space="preserve">Theorem 76</w:t>
          </w:r>
        </w:ins>
      </w:hyperlink>
      <w:ins w:id="20277" w:author="PR Preview" w:date="2026-01-01T00:00:00Z">
        <w:r>
          <w:t xml:space="preserve">,</w:t>
        </w:r>
      </w:ins>
      <w:ins w:id="20278" w:author="PR Preview" w:date="2026-01-01T00:00:00Z">
        <w:r>
          <w:t xml:space="preserve"> </w:t>
        </w:r>
      </w:ins>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ins w:id="20279" w:author="PR Preview" w:date="2026-01-01T00:00:00Z">
        <w:r>
          <w:t xml:space="preserve">,</w:t>
        </w:r>
      </w:ins>
      <w:ins w:id="20280" w:author="PR Preview" w:date="2026-01-01T00:00:00Z">
        <w:r>
          <w:t xml:space="preserve"> </w:t>
        </w:r>
      </w:ins>
      <w:ins w:id="20281" w:author="PR Preview" w:date="2026-01-01T00:00:00Z">
        <w:r>
          <w:t xml:space="preserve">a sum of squares, so the square root is always defined.</w:t>
        </w:r>
      </w:ins>
      <w:ins w:id="20282" w:author="PR Preview" w:date="2026-01-01T00:00:00Z">
        <w:r>
          <w:t xml:space="preserve"> </w:t>
        </w:r>
      </w:ins>
      <m:oMath>
        <m:r>
          <m:t>​</m:t>
        </m:r>
        <m:d>
          <m:dPr>
            <m:begChr m:val="∥"/>
            <m:sepChr m:val=""/>
            <m:endChr m:val="∥"/>
            <m:grow/>
          </m:dPr>
          <m:e>
            <m:r>
              <m:rPr>
                <m:sty m:val="bi"/>
              </m:rPr>
              <m:t>A</m:t>
            </m:r>
          </m:e>
        </m:d>
        <m:sSub>
          <m:e>
            <m:r>
              <m:t>​</m:t>
            </m:r>
          </m:e>
          <m:sub>
            <m:r>
              <m:t>F</m:t>
            </m:r>
          </m:sub>
        </m:sSub>
      </m:oMath>
      <w:ins w:id="20283" w:author="PR Preview" w:date="2026-01-01T00:00:00Z">
        <w:r>
          <w:t xml:space="preserve"> </w:t>
        </w:r>
      </w:ins>
      <w:ins w:id="20284" w:author="PR Preview" w:date="2026-01-01T00:00:00Z">
        <w:r>
          <w:t xml:space="preserve">is the Euclidean norm (</w:t>
        </w:r>
      </w:ins>
      <w:hyperlink w:anchor="def-euclidean-norm">
        <w:ins w:id="20285" w:author="PR Preview" w:date="2026-01-01T00:00:00Z">
          <w:r>
            <w:rPr>
              <w:rStyle w:val="Hyperlink"/>
            </w:rPr>
            <w:t xml:space="preserve">Definition 16</w:t>
          </w:r>
        </w:ins>
      </w:hyperlink>
      <w:ins w:id="20286" w:author="PR Preview" w:date="2026-01-01T00:00:00Z">
        <w:r>
          <w:t xml:space="preserve">)</w:t>
        </w:r>
      </w:ins>
      <w:ins w:id="20287" w:author="PR Preview" w:date="2026-01-01T00:00:00Z">
        <w:r>
          <w:t xml:space="preserve"> </w:t>
        </w:r>
      </w:ins>
      <w:ins w:id="20288" w:author="PR Preview" w:date="2026-01-01T00:00:00Z">
        <w:r>
          <w:t xml:space="preserve">of the entries of</w:t>
        </w:r>
      </w:ins>
      <w:ins w:id="20289" w:author="PR Preview" w:date="2026-01-01T00:00:00Z">
        <w:r>
          <w:t xml:space="preserve"> </w:t>
        </w:r>
      </w:ins>
      <m:oMath>
        <m:r>
          <m:rPr>
            <m:sty m:val="bi"/>
          </m:rPr>
          <m:t>A</m:t>
        </m:r>
      </m:oMath>
      <w:ins w:id="20290" w:author="PR Preview" w:date="2026-01-01T00:00:00Z">
        <w:r>
          <w:t xml:space="preserve">, listed as one vector of length</w:t>
        </w:r>
      </w:ins>
      <w:ins w:id="20291" w:author="PR Preview" w:date="2026-01-01T00:00:00Z">
        <w:r>
          <w:t xml:space="preserve"> </w:t>
        </w:r>
      </w:ins>
      <m:oMath>
        <m:r>
          <m:t>n</m:t>
        </m:r>
        <m:r>
          <m:t>p</m:t>
        </m:r>
      </m:oMath>
      <w:ins w:id="20292" w:author="PR Preview" w:date="2026-01-01T00:00:00Z">
        <w:r>
          <w:t xml:space="preserve"> </w:t>
        </w:r>
      </w:ins>
      <w:ins w:id="20293" w:author="PR Preview" w:date="2026-01-01T00:00:00Z">
        <w:r>
          <w:t xml:space="preserve">(Banerjee and Roy 2014, chap. 15, Definition 15.4, p. 492)</w:t>
        </w:r>
      </w:ins>
      <w:ins w:id="20294" w:author="PR Preview" w:date="2026-01-01T00:00:00Z">
        <w:r>
          <w:t xml:space="preserve">.</w:t>
        </w:r>
      </w:ins>
    </w:p>
    <w:p>
      <w:pPr>
        <w:pStyle w:val="BodyText"/>
      </w:pPr>
      <w:ins w:id="20295" w:author="PR Preview" w:date="2026-01-01T00:00:00Z">
        <w:r>
          <w:t xml:space="preserve">For example, listing the entries of</w:t>
        </w:r>
      </w:ins>
      <w:ins w:id="20296" w:author="PR Preview" w:date="2026-01-01T00:00:00Z">
        <w:r>
          <w:t xml:space="preserve"> </w:t>
        </w:r>
      </w:ins>
      <m:oMath>
        <m:r>
          <m:rPr>
            <m:sty m:val="bi"/>
          </m:rPr>
          <m:t>A</m:t>
        </m:r>
      </m:oMath>
      <w:ins w:id="20297" w:author="PR Preview" w:date="2026-01-01T00:00:00Z">
        <w:r>
          <w:t xml:space="preserve"> </w:t>
        </w:r>
      </w:ins>
      <w:ins w:id="20298" w:author="PR Preview" w:date="2026-01-01T00:00:00Z">
        <w:r>
          <w:t xml:space="preserve">in</w:t>
        </w:r>
      </w:ins>
      <w:ins w:id="20299" w:author="PR Preview" w:date="2026-01-01T00:00:00Z">
        <w:r>
          <w:t xml:space="preserve"> </w:t>
        </w:r>
      </w:ins>
      <w:hyperlink w:anchor="exm-frobenius-norm">
        <w:ins w:id="20300" w:author="PR Preview" w:date="2026-01-01T00:00:00Z">
          <w:r>
            <w:rPr>
              <w:rStyle w:val="Hyperlink"/>
            </w:rPr>
            <w:t xml:space="preserve">Example 144</w:t>
          </w:r>
        </w:ins>
      </w:hyperlink>
      <w:ins w:id="20301" w:author="PR Preview" w:date="2026-01-01T00:00:00Z">
        <w:r>
          <w:t xml:space="preserve"> </w:t>
        </w:r>
      </w:ins>
      <w:ins w:id="20302" w:author="PR Preview" w:date="2026-01-01T00:00:00Z">
        <w:r>
          <w:t xml:space="preserve">row by row gives the vector</w:t>
        </w:r>
      </w:ins>
      <w:ins w:id="20303" w:author="PR Preview" w:date="2026-01-01T00:00:00Z">
        <w:r>
          <w:t xml:space="preserve"> </w:t>
        </w:r>
      </w:ins>
      <m:oMath>
        <m:r>
          <m:rPr>
            <m:sty m:val="p"/>
          </m:rPr>
          <m:t>(</m:t>
        </m:r>
        <m:r>
          <m:t>1</m:t>
        </m:r>
        <m:r>
          <m:rPr>
            <m:sty m:val="p"/>
          </m:rPr>
          <m:t>,</m:t>
        </m:r>
        <m:r>
          <m:t>2</m:t>
        </m:r>
        <m:r>
          <m:rPr>
            <m:sty m:val="p"/>
          </m:rPr>
          <m:t>,</m:t>
        </m:r>
        <m:r>
          <m:t>3</m:t>
        </m:r>
        <m:r>
          <m:rPr>
            <m:sty m:val="p"/>
          </m:rPr>
          <m:t>,</m:t>
        </m:r>
        <m:r>
          <m:t>4</m:t>
        </m:r>
        <m:r>
          <m:rPr>
            <m:sty m:val="p"/>
          </m:rPr>
          <m:t>)</m:t>
        </m:r>
      </m:oMath>
      <w:ins w:id="20304" w:author="PR Preview" w:date="2026-01-01T00:00:00Z">
        <w:r>
          <w:t xml:space="preserve"> </w:t>
        </w:r>
      </w:ins>
      <w:ins w:id="20305" w:author="PR Preview" w:date="2026-01-01T00:00:00Z">
        <w:r>
          <w:t xml:space="preserve">of length</w:t>
        </w:r>
      </w:ins>
      <w:ins w:id="20306" w:author="PR Preview" w:date="2026-01-01T00:00:00Z">
        <w:r>
          <w:t xml:space="preserve"> </w:t>
        </w:r>
      </w:ins>
      <m:oMath>
        <m:r>
          <m:t>2</m:t>
        </m:r>
        <m:r>
          <m:rPr>
            <m:sty m:val="p"/>
          </m:rPr>
          <m:t>⋅</m:t>
        </m:r>
        <m:r>
          <m:t>2</m:t>
        </m:r>
        <m:r>
          <m:rPr>
            <m:sty m:val="p"/>
          </m:rPr>
          <m:t>=</m:t>
        </m:r>
        <m:r>
          <m:t>4</m:t>
        </m:r>
      </m:oMath>
      <w:ins w:id="20307" w:author="PR Preview" w:date="2026-01-01T00:00:00Z">
        <w:r>
          <w:t xml:space="preserve">,</w:t>
        </w:r>
      </w:ins>
      <w:ins w:id="20308" w:author="PR Preview" w:date="2026-01-01T00:00:00Z">
        <w:r>
          <w:t xml:space="preserve"> </w:t>
        </w:r>
      </w:ins>
      <w:ins w:id="20309" w:author="PR Preview" w:date="2026-01-01T00:00:00Z">
        <w:r>
          <w:t xml:space="preserve">and</w:t>
        </w:r>
      </w:ins>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74"/>
    <w:bookmarkStart w:id="475" w:name="thm-frobenius-norm-columns"/>
    <w:p>
      <w:pPr>
        <w:pStyle w:val="FirstParagraph"/>
      </w:pPr>
      <w:ins w:id="20310" w:author="PR Preview" w:date="2026-01-01T00:00:00Z">
        <w:r>
          <w:rPr>
            <w:b/>
            <w:bCs/>
          </w:rPr>
          <w:t xml:space="preserve">Theorem 77 (The squared Frobenius norm adds up the squared column norms)</w:t>
        </w:r>
      </w:ins>
      <w:ins w:id="20311" w:author="PR Preview" w:date="2026-01-01T00:00:00Z">
        <w:r>
          <w:t xml:space="preserve"> </w:t>
        </w:r>
      </w:ins>
      <w:ins w:id="20312" w:author="PR Preview" w:date="2026-01-01T00:00:00Z">
        <w:r>
          <w:t xml:space="preserve">If</w:t>
        </w:r>
      </w:ins>
      <w:ins w:id="20313" w:author="PR Preview" w:date="2026-01-01T00:00:00Z">
        <w:r>
          <w:t xml:space="preserve"> </w:t>
        </w:r>
      </w:ins>
      <m:oMath>
        <m:r>
          <m:rPr>
            <m:sty m:val="bi"/>
          </m:rPr>
          <m:t>A</m:t>
        </m:r>
      </m:oMath>
      <w:ins w:id="20314" w:author="PR Preview" w:date="2026-01-01T00:00:00Z">
        <w:r>
          <w:t xml:space="preserve"> </w:t>
        </w:r>
      </w:ins>
      <w:ins w:id="20315" w:author="PR Preview" w:date="2026-01-01T00:00:00Z">
        <w:r>
          <w:t xml:space="preserve">is an</w:t>
        </w:r>
      </w:ins>
      <w:ins w:id="20316" w:author="PR Preview" w:date="2026-01-01T00:00:00Z">
        <w:r>
          <w:t xml:space="preserve"> </w:t>
        </w:r>
      </w:ins>
      <m:oMath>
        <m:r>
          <m:t>n</m:t>
        </m:r>
        <m:r>
          <m:rPr>
            <m:sty m:val="p"/>
          </m:rPr>
          <m:t>×</m:t>
        </m:r>
        <m:r>
          <m:t>p</m:t>
        </m:r>
      </m:oMath>
      <w:ins w:id="20317" w:author="PR Preview" w:date="2026-01-01T00:00:00Z">
        <w:r>
          <w:t xml:space="preserve"> </w:t>
        </w:r>
      </w:ins>
      <w:ins w:id="20318" w:author="PR Preview" w:date="2026-01-01T00:00:00Z">
        <w:r>
          <w:t xml:space="preserve">matrix</w:t>
        </w:r>
      </w:ins>
      <w:ins w:id="20319" w:author="PR Preview" w:date="2026-01-01T00:00:00Z">
        <w:r>
          <w:t xml:space="preserve"> </w:t>
        </w:r>
      </w:ins>
      <w:ins w:id="20320" w:author="PR Preview" w:date="2026-01-01T00:00:00Z">
        <w:r>
          <w:t xml:space="preserve">with columns</w:t>
        </w:r>
      </w:ins>
      <w:ins w:id="20321" w:author="PR Preview" w:date="2026-01-01T00:00:00Z">
        <w:r>
          <w:t xml:space="preserve"> </w:t>
        </w:r>
      </w:ins>
      <w:ins w:id="20322" w:author="PR Preview" w:date="2026-01-01T00:00:00Z">
        <w:r>
          <w:t xml:space="preserve">$\mathord{\smash[b]{\underset{\raise.3ex\hbox{$\scriptstyle\sim$}}{a}}\vphantom{a}}_1, \ldots, \mathord{\smash[b]{\underset{\raise.3ex\hbox{$\scriptstyle\sim$}}{a}}\vphantom{a}}_p$</w:t>
        </w:r>
      </w:ins>
      <w:ins w:id="20323" w:author="PR Preview" w:date="2026-01-01T00:00:00Z">
        <w:r>
          <w:t xml:space="preserve">, then</w:t>
        </w:r>
      </w:ins>
    </w:p>
    <w:p>
      <w:pPr>
        <w:pStyle w:val="BodyText"/>
      </w:pPr>
      <w:ins w:id="20324" w:author="PR Preview" w:date="2026-01-01T00:00:00Z">
        <w:r>
          <w:t xml:space="preserve">$$
    \mathopen{}\left\lVert\mathbf{A}\right\rVert\mathclose{}_F^2 = \sum_{j=1}^p\mathopen{}\left\lVert\mathord{\smash[b]{\underset{\raise.3ex\hbox{$\scriptstyle\sim$}}{a}}\vphantom{a}}_j\right\rVert\mathclose{}^2.
    $$</w:t>
        </w:r>
      </w:ins>
    </w:p>
    <w:bookmarkEnd w:id="475"/>
    <w:p>
      <w:pPr>
        <w:pStyle w:val="FirstParagraph"/>
      </w:pPr>
      <w:ins w:id="20325" w:author="PR Preview" w:date="2026-01-01T00:00:00Z">
        <w:r>
          <w:rPr>
            <w:i/>
            <w:iCs/>
          </w:rPr>
          <w:t xml:space="preserve">Proof</w:t>
        </w:r>
      </w:ins>
      <w:ins w:id="20326" w:author="PR Preview" w:date="2026-01-01T00:00:00Z">
        <w:r>
          <w:t xml:space="preserve">. </w:t>
        </w:r>
      </w:ins>
      <w:ins w:id="20327" w:author="PR Preview" w:date="2026-01-01T00:00:00Z">
        <w:r>
          <w:t xml:space="preserve">Entry</w:t>
        </w:r>
      </w:ins>
      <w:ins w:id="20328" w:author="PR Preview" w:date="2026-01-01T00:00:00Z">
        <w:r>
          <w:t xml:space="preserve"> </w:t>
        </w:r>
      </w:ins>
      <m:oMath>
        <m:r>
          <m:t>i</m:t>
        </m:r>
      </m:oMath>
      <w:ins w:id="20329" w:author="PR Preview" w:date="2026-01-01T00:00:00Z">
        <w:r>
          <w:t xml:space="preserve"> </w:t>
        </w:r>
      </w:ins>
      <w:ins w:id="20330" w:author="PR Preview" w:date="2026-01-01T00:00:00Z">
        <w:r>
          <w:t xml:space="preserve">of</w:t>
        </w:r>
      </w:ins>
      <w:ins w:id="20331" w:author="PR Preview" w:date="2026-01-01T00:00:00Z">
        <w:r>
          <w:t xml:space="preserve"> </w:t>
        </w:r>
      </w:ins>
      <w:ins w:id="20332" w:author="PR Preview" w:date="2026-01-01T00:00:00Z">
        <w:r>
          <w:t xml:space="preserve">$\mathord{\smash[b]{\underset{\raise.3ex\hbox{$\scriptstyle\sim$}}{a}}\vphantom{a}}_j$</w:t>
        </w:r>
      </w:ins>
      <w:ins w:id="20333" w:author="PR Preview" w:date="2026-01-01T00:00:00Z">
        <w:r>
          <w:t xml:space="preserve"> </w:t>
        </w:r>
      </w:ins>
      <w:ins w:id="20334" w:author="PR Preview" w:date="2026-01-01T00:00:00Z">
        <w:r>
          <w:t xml:space="preserve">is</w:t>
        </w:r>
      </w:ins>
      <w:ins w:id="20335" w:author="PR Preview" w:date="2026-01-01T00:00:00Z">
        <w:r>
          <w:t xml:space="preserve"> </w:t>
        </w:r>
      </w:ins>
      <m:oMath>
        <m:sSub>
          <m:e>
            <m:r>
              <m:t>a</m:t>
            </m:r>
          </m:e>
          <m:sub>
            <m:r>
              <m:t>i</m:t>
            </m:r>
            <m:r>
              <m:t>j</m:t>
            </m:r>
          </m:sub>
        </m:sSub>
      </m:oMath>
      <w:ins w:id="20336" w:author="PR Preview" w:date="2026-01-01T00:00:00Z">
        <w:r>
          <w:t xml:space="preserve">, so</w:t>
        </w:r>
      </w:ins>
    </w:p>
    <w:p>
      <w:pPr>
        <w:pStyle w:val="BodyText"/>
      </w:pPr>
      <w:ins w:id="20337" w:author="PR Preview" w:date="2026-01-01T00:00:00Z">
        <w:r>
          <w:t xml:space="preserve">$$
    \begin{aligned}
    \mathopen{}\left\lVert\mathbf{A}\right\rVert\mathclose{}_F^2
    &amp;= \sum_{i=1}^n\sum_{j=1}^pa_{ij}^2
    &amp;&amp; \text{(}\text{Remark~35}\text{)}
    \\
    &amp;= \sum_{j=1}^p\sum_{i=1}^na_{ij}^2
    &amp;&amp; \text{(swap the order of two finite sums)}
    \\
    &amp;= \sum_{j=1}^p\mathopen{}\left\lVert\mathord{\smash[b]{\underset{\raise.3ex\hbox{$\scriptstyle\sim$}}{a}}\vphantom{a}}_j\right\rVert\mathclose{}^2
    &amp;&amp; \text{(}\text{Definition~16}\text{, applied to each column)}
    \end{aligned}
    $$</w:t>
        </w:r>
      </w:ins>
    </w:p>
    <w:bookmarkStart w:id="476" w:name="exm-frobenius-norm-columns"/>
    <w:p>
      <w:pPr>
        <w:pStyle w:val="FirstParagraph"/>
      </w:pPr>
      <w:ins w:id="20338" w:author="PR Preview" w:date="2026-01-01T00:00:00Z">
        <w:r>
          <w:rPr>
            <w:b/>
            <w:bCs/>
          </w:rPr>
          <w:t xml:space="preserve">Example 145 (The Frobenius norm of a</w:t>
        </w:r>
      </w:ins>
      <w:ins w:id="20339" w:author="PR Preview" w:date="2026-01-01T00:00:00Z">
        <w:r>
          <w:rPr>
            <w:b/>
            <w:bCs/>
          </w:rPr>
          <w:t xml:space="preserve"> </w:t>
        </w:r>
      </w:ins>
      <m:oMath>
        <m:r>
          <m:t>2</m:t>
        </m:r>
        <m:r>
          <m:rPr>
            <m:sty m:val="p"/>
          </m:rPr>
          <m:t>×</m:t>
        </m:r>
        <m:r>
          <m:t>2</m:t>
        </m:r>
      </m:oMath>
      <w:ins w:id="20340" w:author="PR Preview" w:date="2026-01-01T00:00:00Z">
        <w:r>
          <w:rPr>
            <w:b/>
            <w:bCs/>
          </w:rPr>
          <w:t xml:space="preserve"> </w:t>
        </w:r>
      </w:ins>
      <w:ins w:id="20341" w:author="PR Preview" w:date="2026-01-01T00:00:00Z">
        <w:r>
          <w:rPr>
            <w:b/>
            <w:bCs/>
          </w:rPr>
          <w:t xml:space="preserve">matrix, column by column)</w:t>
        </w:r>
      </w:ins>
      <w:ins w:id="20342" w:author="PR Preview" w:date="2026-01-01T00:00:00Z">
        <w:r>
          <w:t xml:space="preserve"> </w:t>
        </w:r>
      </w:ins>
      <w:ins w:id="20343" w:author="PR Preview" w:date="2026-01-01T00:00:00Z">
        <w:r>
          <w:t xml:space="preserve">The matrix</w:t>
        </w:r>
      </w:ins>
      <w:ins w:id="20344"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ins w:id="20345" w:author="PR Preview" w:date="2026-01-01T00:00:00Z">
        <w:r>
          <w:t xml:space="preserve"> </w:t>
        </w:r>
      </w:ins>
      <w:ins w:id="20346" w:author="PR Preview" w:date="2026-01-01T00:00:00Z">
        <w:r>
          <w:t xml:space="preserve">in</w:t>
        </w:r>
      </w:ins>
      <w:ins w:id="20347" w:author="PR Preview" w:date="2026-01-01T00:00:00Z">
        <w:r>
          <w:t xml:space="preserve"> </w:t>
        </w:r>
      </w:ins>
      <w:hyperlink w:anchor="exm-frobenius-norm">
        <w:ins w:id="20348" w:author="PR Preview" w:date="2026-01-01T00:00:00Z">
          <w:r>
            <w:rPr>
              <w:rStyle w:val="Hyperlink"/>
            </w:rPr>
            <w:t xml:space="preserve">Example 144</w:t>
          </w:r>
        </w:ins>
      </w:hyperlink>
      <w:ins w:id="20349" w:author="PR Preview" w:date="2026-01-01T00:00:00Z">
        <w:r>
          <w:t xml:space="preserve"> </w:t>
        </w:r>
      </w:ins>
      <w:ins w:id="20350" w:author="PR Preview" w:date="2026-01-01T00:00:00Z">
        <w:r>
          <w:t xml:space="preserve">has columns</w:t>
        </w:r>
      </w:ins>
      <w:ins w:id="20351" w:author="PR Preview" w:date="2026-01-01T00:00:00Z">
        <w:r>
          <w:t xml:space="preserve"> </w:t>
        </w:r>
      </w:ins>
      <w:ins w:id="20352" w:author="PR Preview" w:date="2026-01-01T00:00:00Z">
        <w:r>
          <w:t xml:space="preserve">$\mathord{\smash[b]{\underset{\raise.3ex\hbox{$\scriptstyle\sim$}}{a}}\vphantom{a}}_1 = (1, 3)$</w:t>
        </w:r>
      </w:ins>
      <w:ins w:id="20353" w:author="PR Preview" w:date="2026-01-01T00:00:00Z">
        <w:r>
          <w:t xml:space="preserve"> </w:t>
        </w:r>
      </w:ins>
      <w:ins w:id="20354" w:author="PR Preview" w:date="2026-01-01T00:00:00Z">
        <w:r>
          <w:t xml:space="preserve">and</w:t>
        </w:r>
      </w:ins>
      <w:ins w:id="20355" w:author="PR Preview" w:date="2026-01-01T00:00:00Z">
        <w:r>
          <w:t xml:space="preserve"> </w:t>
        </w:r>
      </w:ins>
      <w:ins w:id="20356" w:author="PR Preview" w:date="2026-01-01T00:00:00Z">
        <w:r>
          <w:t xml:space="preserve">$\mathord{\smash[b]{\underset{\raise.3ex\hbox{$\scriptstyle\sim$}}{a}}\vphantom{a}}_2 = (2, 4)$</w:t>
        </w:r>
      </w:ins>
      <w:ins w:id="20357" w:author="PR Preview" w:date="2026-01-01T00:00:00Z">
        <w:r>
          <w:t xml:space="preserve">, so</w:t>
        </w:r>
      </w:ins>
    </w:p>
    <w:p>
      <w:pPr>
        <w:pStyle w:val="BodyText"/>
      </w:pPr>
      <w:ins w:id="20358" w:author="PR Preview" w:date="2026-01-01T00:00:00Z">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\text{(}\text{Theorem~77}\text{)}
    \\
    &amp;= (1^2 + 3^2) + (2^2 + 4^2)
    &amp;&amp; \text{(definition of the norm)}
    \\
    &amp;= 10 + 20
    &amp;&amp; \text{(square and add)}
    \\
    &amp;= 30
    &amp;&amp; \text{(add)}
    \end{aligned}
    $$</w:t>
        </w:r>
      </w:ins>
    </w:p>
    <w:p>
      <w:pPr>
        <w:pStyle w:val="FirstParagraph"/>
      </w:pPr>
      <w:ins w:id="20359" w:author="PR Preview" w:date="2026-01-01T00:00:00Z">
        <w:r>
          <w:t xml:space="preserve">which matches</w:t>
        </w:r>
      </w:ins>
      <w:ins w:id="20360" w:author="PR Preview" w:date="2026-01-01T00:00:00Z">
        <w:r>
          <w:t xml:space="preserve"> </w:t>
        </w:r>
      </w:ins>
      <m:oMath>
        <m:r>
          <m:t>​</m:t>
        </m:r>
        <m:d>
          <m:dPr>
            <m:begChr m:val="∥"/>
            <m:sepChr m:val=""/>
            <m:endChr m:val="∥"/>
            <m:grow/>
          </m:dPr>
          <m:e>
            <m:r>
              <m:rPr>
                <m:sty m:val="bi"/>
              </m:rPr>
              <m:t>A</m:t>
            </m:r>
          </m:e>
        </m:d>
        <m:sSub>
          <m:e>
            <m:r>
              <m:t>​</m:t>
            </m:r>
          </m:e>
          <m:sub>
            <m:r>
              <m:t>F</m:t>
            </m:r>
          </m:sub>
        </m:sSub>
        <m:r>
          <m:rPr>
            <m:sty m:val="p"/>
          </m:rPr>
          <m:t>=</m:t>
        </m:r>
        <m:rad>
          <m:radPr>
            <m:degHide m:val="on"/>
          </m:radPr>
          <m:deg/>
          <m:e>
            <m:r>
              <m:t>30</m:t>
            </m:r>
          </m:e>
        </m:rad>
      </m:oMath>
      <w:ins w:id="20361" w:author="PR Preview" w:date="2026-01-01T00:00:00Z">
        <w:r>
          <w:t xml:space="preserve"> </w:t>
        </w:r>
      </w:ins>
      <w:ins w:id="20362" w:author="PR Preview" w:date="2026-01-01T00:00:00Z">
        <w:r>
          <w:t xml:space="preserve">from</w:t>
        </w:r>
      </w:ins>
      <w:ins w:id="20363" w:author="PR Preview" w:date="2026-01-01T00:00:00Z">
        <w:r>
          <w:t xml:space="preserve"> </w:t>
        </w:r>
      </w:ins>
      <w:hyperlink w:anchor="exm-frobenius-norm">
        <w:ins w:id="20364" w:author="PR Preview" w:date="2026-01-01T00:00:00Z">
          <w:r>
            <w:rPr>
              <w:rStyle w:val="Hyperlink"/>
            </w:rPr>
            <w:t xml:space="preserve">Example 144</w:t>
          </w:r>
        </w:ins>
      </w:hyperlink>
      <w:ins w:id="20365" w:author="PR Preview" w:date="2026-01-01T00:00:00Z">
        <w:r>
          <w:t xml:space="preserve">.</w:t>
        </w:r>
      </w:ins>
    </w:p>
    <w:bookmarkEnd w:id="476"/>
    <w:bookmarkEnd w:id="477"/>
    <w:bookmarkStart w:id="503" w:name="matrix-decompositions"/>
    <w:p>
      <w:pPr>
        <w:pStyle w:val="Heading2"/>
      </w:pPr>
      <w:r>
        <w:t xml:space="preserve">17 Matrix Decompositions</w:t>
      </w:r>
    </w:p>
    <w:bookmarkStart w:id="478" w:name="def-eigenvalue"/>
    <w:p>
      <w:pPr>
        <w:pStyle w:val="FirstParagraph"/>
      </w:pPr>
      <w:del w:id="20366" w:author="PR Preview" w:date="2026-01-01T00:00:00Z">
        <w:r>
          <w:rPr>
            <w:b/>
            <w:bCs/>
          </w:rPr>
          <w:delText xml:space="preserve">Definition 95 (Eigenvalue)</w:delText>
        </w:r>
      </w:del>
      <w:del w:id="20367" w:author="PR Preview" w:date="2026-01-01T00:00:00Z">
        <w:r>
          <w:delText xml:space="preserve"> </w:delText>
        </w:r>
      </w:del>
      <w:del w:id="20368" w:author="PR Preview" w:date="2026-01-01T00:00:00Z">
        <w:r>
          <w:delText xml:space="preserve">Let</w:delText>
        </w:r>
      </w:del>
      <w:del w:id="20369" w:author="PR Preview" w:date="2026-01-01T00:00:00Z">
        <w:r>
          <w:delText xml:space="preserve"> </w:delText>
        </w:r>
      </w:del>
      <m:oMath>
        <m:r>
          <m:rPr>
            <m:sty m:val="bi"/>
          </m:rPr>
          <m:t>A</m:t>
        </m:r>
      </m:oMath>
      <w:del w:id="20370" w:author="PR Preview" w:date="2026-01-01T00:00:00Z">
        <w:r>
          <w:delText xml:space="preserve"> </w:delText>
        </w:r>
      </w:del>
      <w:del w:id="20371" w:author="PR Preview" w:date="2026-01-01T00:00:00Z">
        <w:r>
          <w:delText xml:space="preserve">be a</w:delText>
        </w:r>
      </w:del>
      <w:del w:id="20372" w:author="PR Preview" w:date="2026-01-01T00:00:00Z">
        <w:r>
          <w:delText xml:space="preserve"> </w:delText>
        </w:r>
      </w:del>
      <m:oMath>
        <m:r>
          <m:t>p</m:t>
        </m:r>
        <m:r>
          <m:rPr>
            <m:sty m:val="p"/>
          </m:rPr>
          <m:t>×</m:t>
        </m:r>
        <m:r>
          <m:t>p</m:t>
        </m:r>
      </m:oMath>
      <w:del w:id="20373" w:author="PR Preview" w:date="2026-01-01T00:00:00Z">
        <w:r>
          <w:delText xml:space="preserve"> </w:delText>
        </w:r>
      </w:del>
      <w:del w:id="20374" w:author="PR Preview" w:date="2026-01-01T00:00:00Z">
        <w:r>
          <w:delText xml:space="preserve">matrix.</w:delText>
        </w:r>
      </w:del>
      <w:del w:id="20375" w:author="PR Preview" w:date="2026-01-01T00:00:00Z">
        <w:r>
          <w:delText xml:space="preserve"> </w:delText>
        </w:r>
      </w:del>
      <w:del w:id="20376" w:author="PR Preview" w:date="2026-01-01T00:00:00Z">
        <w:r>
          <w:delText xml:space="preserve">A real number</w:delText>
        </w:r>
      </w:del>
      <w:del w:id="20377" w:author="PR Preview" w:date="2026-01-01T00:00:00Z">
        <w:r>
          <w:delText xml:space="preserve"> </w:delText>
        </w:r>
      </w:del>
      <m:oMath>
        <m:r>
          <m:t>λ</m:t>
        </m:r>
      </m:oMath>
      <w:del w:id="20378" w:author="PR Preview" w:date="2026-01-01T00:00:00Z">
        <w:r>
          <w:delText xml:space="preserve"> </w:delText>
        </w:r>
      </w:del>
      <w:del w:id="20379" w:author="PR Preview" w:date="2026-01-01T00:00:00Z">
        <w:r>
          <w:delText xml:space="preserve">is an</w:delText>
        </w:r>
      </w:del>
      <w:del w:id="20380" w:author="PR Preview" w:date="2026-01-01T00:00:00Z">
        <w:r>
          <w:delText xml:space="preserve"> </w:delText>
        </w:r>
      </w:del>
      <w:del w:id="20381" w:author="PR Preview" w:date="2026-01-01T00:00:00Z">
        <w:r>
          <w:rPr>
            <w:b/>
            <w:bCs/>
          </w:rPr>
          <w:delText xml:space="preserve">eigenvalue</w:delText>
        </w:r>
      </w:del>
      <w:del w:id="20382" w:author="PR Preview" w:date="2026-01-01T00:00:00Z">
        <w:r>
          <w:delText xml:space="preserve"> </w:delText>
        </w:r>
      </w:del>
      <w:del w:id="20383" w:author="PR Preview" w:date="2026-01-01T00:00:00Z">
        <w:r>
          <w:delText xml:space="preserve">of</w:delText>
        </w:r>
      </w:del>
      <w:del w:id="20384" w:author="PR Preview" w:date="2026-01-01T00:00:00Z">
        <w:r>
          <w:delText xml:space="preserve"> </w:delText>
        </w:r>
      </w:del>
      <m:oMath>
        <m:r>
          <m:rPr>
            <m:sty m:val="bi"/>
          </m:rPr>
          <m:t>A</m:t>
        </m:r>
      </m:oMath>
      <w:del w:id="20385" w:author="PR Preview" w:date="2026-01-01T00:00:00Z">
        <w:r>
          <w:delText xml:space="preserve"> </w:delText>
        </w:r>
      </w:del>
      <w:del w:id="20386" w:author="PR Preview" w:date="2026-01-01T00:00:00Z">
        <w:r>
          <w:delText xml:space="preserve">if some real vector</w:delText>
        </w:r>
      </w:del>
      <w:del w:id="20387" w:author="PR Preview" w:date="2026-01-01T00:00:00Z">
        <w:r>
          <w:delText xml:space="preserve"> </w:delText>
        </w:r>
      </w:del>
      <m:oMath>
        <m:limLow>
          <m:e>
            <m:r>
              <m:t>v</m:t>
            </m:r>
          </m:e>
          <m:lim>
            <m:r>
              <m:rPr>
                <m:sty m:val="p"/>
              </m:rPr>
              <m:t>∼</m:t>
            </m:r>
          </m:lim>
        </m:limLow>
        <m:r>
          <m:rPr>
            <m:sty m:val="p"/>
          </m:rPr>
          <m:t>≠</m:t>
        </m:r>
        <m:limLow>
          <m:e>
            <m:r>
              <m:t>0</m:t>
            </m:r>
          </m:e>
          <m:lim>
            <m:r>
              <m:rPr>
                <m:sty m:val="p"/>
              </m:rPr>
              <m:t>∼</m:t>
            </m:r>
          </m:lim>
        </m:limLow>
      </m:oMath>
      <w:del w:id="20388" w:author="PR Preview" w:date="2026-01-01T00:00:00Z">
        <w:r>
          <w:delText xml:space="preserve"> </w:delText>
        </w:r>
      </w:del>
      <w:del w:id="20389" w:author="PR Preview" w:date="2026-01-01T00:00:00Z">
        <w:r>
          <w:delText xml:space="preserve">of length</w:delText>
        </w:r>
      </w:del>
      <w:del w:id="20390" w:author="PR Preview" w:date="2026-01-01T00:00:00Z">
        <w:r>
          <w:delText xml:space="preserve"> </w:delText>
        </w:r>
      </w:del>
      <m:oMath>
        <m:r>
          <m:t>p</m:t>
        </m:r>
      </m:oMath>
      <w:del w:id="20391" w:author="PR Preview" w:date="2026-01-01T00:00:00Z">
        <w:r>
          <w:delText xml:space="preserve"> </w:delText>
        </w:r>
      </w:del>
      <w:del w:id="20392" w:author="PR Preview" w:date="2026-01-01T00:00:00Z">
        <w:r>
          <w:delText xml:space="preserve">satisfies</w:delText>
        </w:r>
      </w:del>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limLow>
                    <m:e>
                      <m:r>
                        <m:t>v</m:t>
                      </m:r>
                    </m:e>
                    <m:lim>
                      <m:r>
                        <m:rPr>
                          <m:sty m:val="p"/>
                        </m:rPr>
                        <m:t>∼</m:t>
                      </m:r>
                    </m:lim>
                  </m:limLow>
                </m:e>
                <m:lim>
                  <m:r>
                    <m:rPr>
                      <m:sty m:val="p"/>
                    </m:rPr>
                    <m:t>⏟</m:t>
                  </m:r>
                </m:lim>
              </m:limLow>
            </m:e>
            <m:lim>
              <m:r>
                <m:t>p</m:t>
              </m:r>
              <m:r>
                <m:rPr>
                  <m:sty m:val="p"/>
                </m:rPr>
                <m:t>×</m:t>
              </m:r>
              <m:r>
                <m:t>1</m:t>
              </m:r>
            </m:lim>
          </m:limLow>
          <m:r>
            <m:rPr>
              <m:sty m:val="p"/>
            </m:rPr>
            <m:t>=</m:t>
          </m:r>
          <m:r>
            <m:t>λ</m:t>
          </m:r>
          <m:r>
            <m:t> </m:t>
          </m:r>
          <m:limLow>
            <m:e>
              <m:limLow>
                <m:e>
                  <m:limLow>
                    <m:e>
                      <m:r>
                        <m:t>v</m:t>
                      </m:r>
                    </m:e>
                    <m:lim>
                      <m:r>
                        <m:rPr>
                          <m:sty m:val="p"/>
                        </m:rPr>
                        <m:t>∼</m:t>
                      </m:r>
                    </m:lim>
                  </m:limLow>
                </m:e>
                <m:lim>
                  <m:r>
                    <m:rPr>
                      <m:sty m:val="p"/>
                    </m:rPr>
                    <m:t>⏟</m:t>
                  </m:r>
                </m:lim>
              </m:limLow>
            </m:e>
            <m:lim>
              <m:r>
                <m:t>p</m:t>
              </m:r>
              <m:r>
                <m:rPr>
                  <m:sty m:val="p"/>
                </m:rPr>
                <m:t>×</m:t>
              </m:r>
              <m:r>
                <m:t>1</m:t>
              </m:r>
            </m:lim>
          </m:limLow>
        </m:oMath>
      </m:oMathPara>
    </w:p>
    <w:p>
      <w:pPr>
        <w:pStyle w:val="FirstParagraph"/>
      </w:pPr>
      <w:del w:id="20393" w:author="PR Preview" w:date="2026-01-01T00:00:00Z">
        <w:r>
          <w:rPr>
            <w:b/>
            <w:bCs/>
          </w:rPr>
          <w:delText xml:space="preserve">Definition 96 (Eigenvector)</w:delText>
        </w:r>
      </w:del>
      <w:del w:id="20394" w:author="PR Preview" w:date="2026-01-01T00:00:00Z">
        <w:r>
          <w:delText xml:space="preserve"> </w:delText>
        </w:r>
      </w:del>
      <w:del w:id="20395" w:author="PR Preview" w:date="2026-01-01T00:00:00Z">
        <w:r>
          <w:delText xml:space="preserve">In</w:delText>
        </w:r>
      </w:del>
      <w:del w:id="20396" w:author="PR Preview" w:date="2026-01-01T00:00:00Z">
        <w:r>
          <w:delText xml:space="preserve"> </w:delText>
        </w:r>
      </w:del>
      <w:hyperlink w:anchor="def-eigenvalue">
        <w:del w:id="20397" w:author="PR Preview" w:date="2026-01-01T00:00:00Z">
          <w:r>
            <w:rPr>
              <w:rStyle w:val="Hyperlink"/>
            </w:rPr>
            <w:delText xml:space="preserve">Definition 95</w:delText>
          </w:r>
        </w:del>
      </w:hyperlink>
      <w:del w:id="20398" w:author="PR Preview" w:date="2026-01-01T00:00:00Z">
        <w:r>
          <w:delText xml:space="preserve">, any such</w:delText>
        </w:r>
      </w:del>
      <w:del w:id="20399" w:author="PR Preview" w:date="2026-01-01T00:00:00Z">
        <w:r>
          <w:delText xml:space="preserve"> </w:delText>
        </w:r>
      </w:del>
      <m:oMath>
        <m:limLow>
          <m:e>
            <m:r>
              <m:t>v</m:t>
            </m:r>
          </m:e>
          <m:lim>
            <m:r>
              <m:rPr>
                <m:sty m:val="p"/>
              </m:rPr>
              <m:t>∼</m:t>
            </m:r>
          </m:lim>
        </m:limLow>
      </m:oMath>
      <w:del w:id="20400" w:author="PR Preview" w:date="2026-01-01T00:00:00Z">
        <w:r>
          <w:delText xml:space="preserve"> </w:delText>
        </w:r>
      </w:del>
      <w:del w:id="20401" w:author="PR Preview" w:date="2026-01-01T00:00:00Z">
        <w:r>
          <w:delText xml:space="preserve">is an</w:delText>
        </w:r>
      </w:del>
      <w:del w:id="20402" w:author="PR Preview" w:date="2026-01-01T00:00:00Z">
        <w:r>
          <w:delText xml:space="preserve"> </w:delText>
        </w:r>
      </w:del>
      <w:del w:id="20403" w:author="PR Preview" w:date="2026-01-01T00:00:00Z">
        <w:r>
          <w:rPr>
            <w:b/>
            <w:bCs/>
          </w:rPr>
          <w:delText xml:space="preserve">eigenvector</w:delText>
        </w:r>
      </w:del>
      <w:del w:id="20404" w:author="PR Preview" w:date="2026-01-01T00:00:00Z">
        <w:r>
          <w:delText xml:space="preserve"> </w:delText>
        </w:r>
      </w:del>
      <w:del w:id="20405" w:author="PR Preview" w:date="2026-01-01T00:00:00Z">
        <w:r>
          <w:delText xml:space="preserve">of</w:delText>
        </w:r>
      </w:del>
      <w:del w:id="20406" w:author="PR Preview" w:date="2026-01-01T00:00:00Z">
        <w:r>
          <w:delText xml:space="preserve"> </w:delText>
        </w:r>
      </w:del>
      <m:oMath>
        <m:r>
          <m:rPr>
            <m:sty m:val="bi"/>
          </m:rPr>
          <m:t>A</m:t>
        </m:r>
      </m:oMath>
      <w:del w:id="20407" w:author="PR Preview" w:date="2026-01-01T00:00:00Z">
        <w:r>
          <w:delText xml:space="preserve"> </w:delText>
        </w:r>
      </w:del>
      <w:del w:id="20408" w:author="PR Preview" w:date="2026-01-01T00:00:00Z">
        <w:r>
          <w:delText xml:space="preserve">for</w:delText>
        </w:r>
      </w:del>
      <w:del w:id="20409" w:author="PR Preview" w:date="2026-01-01T00:00:00Z">
        <w:r>
          <w:delText xml:space="preserve"> </w:delText>
        </w:r>
      </w:del>
      <m:oMath>
        <m:r>
          <m:t>λ</m:t>
        </m:r>
      </m:oMath>
      <w:del w:id="20410" w:author="PR Preview" w:date="2026-01-01T00:00:00Z">
        <w:r>
          <w:delText xml:space="preserve">.</w:delText>
        </w:r>
      </w:del>
    </w:p>
    <w:p>
      <w:pPr>
        <w:pStyle w:val="BodyText"/>
      </w:pPr>
      <w:del w:id="20411" w:author="PR Preview" w:date="2026-01-01T00:00:00Z">
        <w:r>
          <w:rPr>
            <w:b/>
            <w:bCs/>
          </w:rPr>
          <w:delText xml:space="preserve">Example 144 (Eigenvectors of a</w:delText>
        </w:r>
      </w:del>
      <w:del w:id="20412" w:author="PR Preview" w:date="2026-01-01T00:00:00Z">
        <w:r>
          <w:rPr>
            <w:b/>
            <w:bCs/>
          </w:rPr>
          <w:delText xml:space="preserve"> </w:delText>
        </w:r>
      </w:del>
      <m:oMath>
        <m:r>
          <m:t>2</m:t>
        </m:r>
        <m:r>
          <m:rPr>
            <m:sty m:val="p"/>
          </m:rPr>
          <m:t>×</m:t>
        </m:r>
        <m:r>
          <m:t>2</m:t>
        </m:r>
      </m:oMath>
      <w:del w:id="20413" w:author="PR Preview" w:date="2026-01-01T00:00:00Z">
        <w:r>
          <w:rPr>
            <w:b/>
            <w:bCs/>
          </w:rPr>
          <w:delText xml:space="preserve"> </w:delText>
        </w:r>
      </w:del>
      <w:del w:id="20414" w:author="PR Preview" w:date="2026-01-01T00:00:00Z">
        <w:r>
          <w:rPr>
            <w:b/>
            <w:bCs/>
          </w:rPr>
          <w:delText xml:space="preserve">matrix)</w:delText>
        </w:r>
      </w:del>
      <w:del w:id="20415" w:author="PR Preview" w:date="2026-01-01T00:00:00Z">
        <w:r>
          <w:delText xml:space="preserve"> </w:delText>
        </w:r>
      </w:del>
      <w:del w:id="20416" w:author="PR Preview" w:date="2026-01-01T00:00:00Z">
        <w:r>
          <w:delText xml:space="preserve">Let</w:delText>
        </w:r>
      </w:del>
      <w:del w:id="20417"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0418" w:author="PR Preview" w:date="2026-01-01T00:00:00Z">
        <w:r>
          <w:delText xml:space="preserve">.</w:delText>
        </w:r>
      </w:del>
    </w:p>
    <w:p>
      <w:pPr>
        <w:pStyle w:val="FirstParagraph"/>
      </w:pPr>
      <w:ins w:id="20419" w:author="PR Preview" w:date="2026-01-01T00:00:00Z">
        <w:r>
          <w:rPr>
            <w:b/>
            <w:bCs/>
          </w:rPr>
          <w:t xml:space="preserve">Definition 95 (Eigenvalue)</w:t>
        </w:r>
      </w:ins>
      <w:ins w:id="20420" w:author="PR Preview" w:date="2026-01-01T00:00:00Z">
        <w:r>
          <w:t xml:space="preserve"> </w:t>
        </w:r>
      </w:ins>
      <w:ins w:id="20421" w:author="PR Preview" w:date="2026-01-01T00:00:00Z">
        <w:r>
          <w:t xml:space="preserve">Let</w:t>
        </w:r>
      </w:ins>
      <w:ins w:id="20422" w:author="PR Preview" w:date="2026-01-01T00:00:00Z">
        <w:r>
          <w:t xml:space="preserve"> </w:t>
        </w:r>
      </w:ins>
      <m:oMath>
        <m:r>
          <m:rPr>
            <m:sty m:val="bi"/>
          </m:rPr>
          <m:t>A</m:t>
        </m:r>
      </m:oMath>
      <w:ins w:id="20423" w:author="PR Preview" w:date="2026-01-01T00:00:00Z">
        <w:r>
          <w:t xml:space="preserve"> </w:t>
        </w:r>
      </w:ins>
      <w:ins w:id="20424" w:author="PR Preview" w:date="2026-01-01T00:00:00Z">
        <w:r>
          <w:t xml:space="preserve">be a</w:t>
        </w:r>
      </w:ins>
      <w:ins w:id="20425" w:author="PR Preview" w:date="2026-01-01T00:00:00Z">
        <w:r>
          <w:t xml:space="preserve"> </w:t>
        </w:r>
      </w:ins>
      <m:oMath>
        <m:r>
          <m:t>p</m:t>
        </m:r>
        <m:r>
          <m:rPr>
            <m:sty m:val="p"/>
          </m:rPr>
          <m:t>×</m:t>
        </m:r>
        <m:r>
          <m:t>p</m:t>
        </m:r>
      </m:oMath>
      <w:ins w:id="20426" w:author="PR Preview" w:date="2026-01-01T00:00:00Z">
        <w:r>
          <w:t xml:space="preserve"> </w:t>
        </w:r>
      </w:ins>
      <w:ins w:id="20427" w:author="PR Preview" w:date="2026-01-01T00:00:00Z">
        <w:r>
          <w:t xml:space="preserve">matrix.</w:t>
        </w:r>
      </w:ins>
      <w:ins w:id="20428" w:author="PR Preview" w:date="2026-01-01T00:00:00Z">
        <w:r>
          <w:t xml:space="preserve"> </w:t>
        </w:r>
      </w:ins>
      <w:ins w:id="20429" w:author="PR Preview" w:date="2026-01-01T00:00:00Z">
        <w:r>
          <w:t xml:space="preserve">A real number</w:t>
        </w:r>
      </w:ins>
      <w:ins w:id="20430" w:author="PR Preview" w:date="2026-01-01T00:00:00Z">
        <w:r>
          <w:t xml:space="preserve"> </w:t>
        </w:r>
      </w:ins>
      <m:oMath>
        <m:r>
          <m:t>λ</m:t>
        </m:r>
      </m:oMath>
      <w:ins w:id="20431" w:author="PR Preview" w:date="2026-01-01T00:00:00Z">
        <w:r>
          <w:t xml:space="preserve"> </w:t>
        </w:r>
      </w:ins>
      <w:ins w:id="20432" w:author="PR Preview" w:date="2026-01-01T00:00:00Z">
        <w:r>
          <w:t xml:space="preserve">is an</w:t>
        </w:r>
      </w:ins>
      <w:ins w:id="20433" w:author="PR Preview" w:date="2026-01-01T00:00:00Z">
        <w:r>
          <w:t xml:space="preserve"> </w:t>
        </w:r>
      </w:ins>
      <w:ins w:id="20434" w:author="PR Preview" w:date="2026-01-01T00:00:00Z">
        <w:r>
          <w:rPr>
            <w:b/>
            <w:bCs/>
          </w:rPr>
          <w:t xml:space="preserve">eigenvalue</w:t>
        </w:r>
      </w:ins>
      <w:ins w:id="20435" w:author="PR Preview" w:date="2026-01-01T00:00:00Z">
        <w:r>
          <w:t xml:space="preserve"> </w:t>
        </w:r>
      </w:ins>
      <w:ins w:id="20436" w:author="PR Preview" w:date="2026-01-01T00:00:00Z">
        <w:r>
          <w:t xml:space="preserve">of</w:t>
        </w:r>
      </w:ins>
      <w:ins w:id="20437" w:author="PR Preview" w:date="2026-01-01T00:00:00Z">
        <w:r>
          <w:t xml:space="preserve"> </w:t>
        </w:r>
      </w:ins>
      <m:oMath>
        <m:r>
          <m:rPr>
            <m:sty m:val="bi"/>
          </m:rPr>
          <m:t>A</m:t>
        </m:r>
      </m:oMath>
      <w:ins w:id="20438" w:author="PR Preview" w:date="2026-01-01T00:00:00Z">
        <w:r>
          <w:t xml:space="preserve"> </w:t>
        </w:r>
      </w:ins>
      <w:ins w:id="20439" w:author="PR Preview" w:date="2026-01-01T00:00:00Z">
        <w:r>
          <w:t xml:space="preserve">if some real vector</w:t>
        </w:r>
      </w:ins>
      <w:ins w:id="20440" w:author="PR Preview" w:date="2026-01-01T00:00:00Z">
        <w:r>
          <w:t xml:space="preserve"> </w:t>
        </w:r>
      </w:ins>
      <w:ins w:id="20441" w:author="PR Preview" w:date="2026-01-01T00:00:00Z">
        <w:r>
          <w:t xml:space="preserve">$\mathord{\smash[b]{\underset{\raise.3ex\hbox{$\scriptstyle\sim$}}{v}}\vphantom{v}} \neq \mathord{\smash[b]{\underset{\raise.3ex\hbox{$\scriptstyle\sim$}}{0}}\vphantom{0}}$</w:t>
        </w:r>
      </w:ins>
      <w:ins w:id="20442" w:author="PR Preview" w:date="2026-01-01T00:00:00Z">
        <w:r>
          <w:t xml:space="preserve"> </w:t>
        </w:r>
      </w:ins>
      <w:ins w:id="20443" w:author="PR Preview" w:date="2026-01-01T00:00:00Z">
        <w:r>
          <w:t xml:space="preserve">of length</w:t>
        </w:r>
      </w:ins>
      <w:ins w:id="20444" w:author="PR Preview" w:date="2026-01-01T00:00:00Z">
        <w:r>
          <w:t xml:space="preserve"> </w:t>
        </w:r>
      </w:ins>
      <m:oMath>
        <m:r>
          <m:t>p</m:t>
        </m:r>
      </m:oMath>
      <w:ins w:id="20445" w:author="PR Preview" w:date="2026-01-01T00:00:00Z">
        <w:r>
          <w:t xml:space="preserve"> </w:t>
        </w:r>
      </w:ins>
      <w:ins w:id="20446" w:author="PR Preview" w:date="2026-01-01T00:00:00Z">
        <w:r>
          <w:t xml:space="preserve">satisfies</w:t>
        </w:r>
      </w:ins>
    </w:p>
    <w:p>
      <w:pPr>
        <w:pStyle w:val="BodyText"/>
      </w:pPr>
      <w:ins w:id="20447" w:author="PR Preview" w:date="2026-01-01T00:00:00Z">
        <w:r>
          <w:t xml:space="preserve">$$
    \underbrace{\mathbf{A}}_{p \times p}\,\underbrace{\mathord{\smash[b]{\underset{\raise.3ex\hbox{$\scriptstyle\sim$}}{v}}\vphantom{v}}}_{p \times 1}
    = \lambda\,\underbrace{\mathord{\smash[b]{\underset{\raise.3ex\hbox{$\scriptstyle\sim$}}{v}}\vphantom{v}}}_{p \times 1}
    $$</w:t>
        </w:r>
      </w:ins>
    </w:p>
    <w:bookmarkEnd w:id="478"/>
    <w:bookmarkStart w:id="479" w:name="def-eigenvector"/>
    <w:p>
      <w:pPr>
        <w:pStyle w:val="FirstParagraph"/>
      </w:pPr>
      <w:ins w:id="20448" w:author="PR Preview" w:date="2026-01-01T00:00:00Z">
        <w:r>
          <w:rPr>
            <w:b/>
            <w:bCs/>
          </w:rPr>
          <w:t xml:space="preserve">Definition 96 (Eigenvector)</w:t>
        </w:r>
      </w:ins>
      <w:ins w:id="20449" w:author="PR Preview" w:date="2026-01-01T00:00:00Z">
        <w:r>
          <w:t xml:space="preserve"> </w:t>
        </w:r>
      </w:ins>
      <w:ins w:id="20450" w:author="PR Preview" w:date="2026-01-01T00:00:00Z">
        <w:r>
          <w:t xml:space="preserve">In</w:t>
        </w:r>
      </w:ins>
      <w:ins w:id="20451" w:author="PR Preview" w:date="2026-01-01T00:00:00Z">
        <w:r>
          <w:t xml:space="preserve"> </w:t>
        </w:r>
      </w:ins>
      <w:hyperlink w:anchor="def-eigenvalue">
        <w:ins w:id="20452" w:author="PR Preview" w:date="2026-01-01T00:00:00Z">
          <w:r>
            <w:rPr>
              <w:rStyle w:val="Hyperlink"/>
            </w:rPr>
            <w:t xml:space="preserve">Definition 95</w:t>
          </w:r>
        </w:ins>
      </w:hyperlink>
      <w:ins w:id="20453" w:author="PR Preview" w:date="2026-01-01T00:00:00Z">
        <w:r>
          <w:t xml:space="preserve">, any such</w:t>
        </w:r>
      </w:ins>
      <w:ins w:id="20454" w:author="PR Preview" w:date="2026-01-01T00:00:00Z">
        <w:r>
          <w:t xml:space="preserve"> </w:t>
        </w:r>
      </w:ins>
      <w:ins w:id="20455" w:author="PR Preview" w:date="2026-01-01T00:00:00Z">
        <w:r>
          <w:t xml:space="preserve">$\mathord{\smash[b]{\underset{\raise.3ex\hbox{$\scriptstyle\sim$}}{v}}\vphantom{v}}$</w:t>
        </w:r>
      </w:ins>
      <w:ins w:id="20456" w:author="PR Preview" w:date="2026-01-01T00:00:00Z">
        <w:r>
          <w:t xml:space="preserve"> </w:t>
        </w:r>
      </w:ins>
      <w:ins w:id="20457" w:author="PR Preview" w:date="2026-01-01T00:00:00Z">
        <w:r>
          <w:t xml:space="preserve">is an</w:t>
        </w:r>
      </w:ins>
      <w:ins w:id="20458" w:author="PR Preview" w:date="2026-01-01T00:00:00Z">
        <w:r>
          <w:t xml:space="preserve"> </w:t>
        </w:r>
      </w:ins>
      <w:ins w:id="20459" w:author="PR Preview" w:date="2026-01-01T00:00:00Z">
        <w:r>
          <w:rPr>
            <w:b/>
            <w:bCs/>
          </w:rPr>
          <w:t xml:space="preserve">eigenvector</w:t>
        </w:r>
      </w:ins>
      <w:ins w:id="20460" w:author="PR Preview" w:date="2026-01-01T00:00:00Z">
        <w:r>
          <w:t xml:space="preserve"> </w:t>
        </w:r>
      </w:ins>
      <w:ins w:id="20461" w:author="PR Preview" w:date="2026-01-01T00:00:00Z">
        <w:r>
          <w:t xml:space="preserve">of</w:t>
        </w:r>
      </w:ins>
      <w:ins w:id="20462" w:author="PR Preview" w:date="2026-01-01T00:00:00Z">
        <w:r>
          <w:t xml:space="preserve"> </w:t>
        </w:r>
      </w:ins>
      <m:oMath>
        <m:r>
          <m:rPr>
            <m:sty m:val="bi"/>
          </m:rPr>
          <m:t>A</m:t>
        </m:r>
      </m:oMath>
      <w:ins w:id="20463" w:author="PR Preview" w:date="2026-01-01T00:00:00Z">
        <w:r>
          <w:t xml:space="preserve"> </w:t>
        </w:r>
      </w:ins>
      <w:ins w:id="20464" w:author="PR Preview" w:date="2026-01-01T00:00:00Z">
        <w:r>
          <w:t xml:space="preserve">for</w:t>
        </w:r>
      </w:ins>
      <w:ins w:id="20465" w:author="PR Preview" w:date="2026-01-01T00:00:00Z">
        <w:r>
          <w:t xml:space="preserve"> </w:t>
        </w:r>
      </w:ins>
      <m:oMath>
        <m:r>
          <m:t>λ</m:t>
        </m:r>
      </m:oMath>
      <w:ins w:id="20466" w:author="PR Preview" w:date="2026-01-01T00:00:00Z">
        <w:r>
          <w:t xml:space="preserve">.</w:t>
        </w:r>
      </w:ins>
    </w:p>
    <w:bookmarkEnd w:id="479"/>
    <w:bookmarkStart w:id="480" w:name="exm-eigenvalue"/>
    <w:p>
      <w:pPr>
        <w:pStyle w:val="BodyText"/>
      </w:pPr>
      <w:ins w:id="20467" w:author="PR Preview" w:date="2026-01-01T00:00:00Z">
        <w:r>
          <w:rPr>
            <w:b/>
            <w:bCs/>
          </w:rPr>
          <w:t xml:space="preserve">Example 146 (Eigenvectors of a</w:t>
        </w:r>
      </w:ins>
      <w:ins w:id="20468" w:author="PR Preview" w:date="2026-01-01T00:00:00Z">
        <w:r>
          <w:rPr>
            <w:b/>
            <w:bCs/>
          </w:rPr>
          <w:t xml:space="preserve"> </w:t>
        </w:r>
      </w:ins>
      <m:oMath>
        <m:r>
          <m:t>2</m:t>
        </m:r>
        <m:r>
          <m:rPr>
            <m:sty m:val="p"/>
          </m:rPr>
          <m:t>×</m:t>
        </m:r>
        <m:r>
          <m:t>2</m:t>
        </m:r>
      </m:oMath>
      <w:ins w:id="20469" w:author="PR Preview" w:date="2026-01-01T00:00:00Z">
        <w:r>
          <w:rPr>
            <w:b/>
            <w:bCs/>
          </w:rPr>
          <w:t xml:space="preserve"> </w:t>
        </w:r>
      </w:ins>
      <w:ins w:id="20470" w:author="PR Preview" w:date="2026-01-01T00:00:00Z">
        <w:r>
          <w:rPr>
            <w:b/>
            <w:bCs/>
          </w:rPr>
          <w:t xml:space="preserve">matrix)</w:t>
        </w:r>
      </w:ins>
      <w:ins w:id="20471" w:author="PR Preview" w:date="2026-01-01T00:00:00Z">
        <w:r>
          <w:t xml:space="preserve"> </w:t>
        </w:r>
      </w:ins>
      <w:ins w:id="20472" w:author="PR Preview" w:date="2026-01-01T00:00:00Z">
        <w:r>
          <w:t xml:space="preserve">Let</w:t>
        </w:r>
      </w:ins>
      <w:ins w:id="20473"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0474" w:author="PR Preview" w:date="2026-01-01T00:00:00Z">
        <w:r>
          <w:t xml:space="preserve">.</w:t>
        </w:r>
      </w:ins>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0"/>
    <w:bookmarkStart w:id="481" w:name="rem-eigenvector-multiples"/>
    <w:p>
      <w:pPr>
        <w:pStyle w:val="FirstParagraph"/>
      </w:pPr>
      <w:del w:id="20475" w:author="PR Preview" w:date="2026-01-01T00:00:00Z">
        <w:r>
          <w:rPr>
            <w:i/>
            <w:iCs/>
          </w:rPr>
          <w:delText xml:space="preserve">Remark 35</w:delText>
        </w:r>
      </w:del>
      <w:del w:id="20476" w:author="PR Preview" w:date="2026-01-01T00:00:00Z">
        <w:r>
          <w:delText xml:space="preserve"> (Multiples of an eigenvector). </w:delText>
        </w:r>
      </w:del>
      <w:del w:id="20477" w:author="PR Preview" w:date="2026-01-01T00:00:00Z">
        <w:r>
          <w:delText xml:space="preserve">Multiplying by</w:delText>
        </w:r>
      </w:del>
      <w:del w:id="20478" w:author="PR Preview" w:date="2026-01-01T00:00:00Z">
        <w:r>
          <w:delText xml:space="preserve"> </w:delText>
        </w:r>
      </w:del>
      <m:oMath>
        <m:r>
          <m:rPr>
            <m:sty m:val="bi"/>
          </m:rPr>
          <m:t>A</m:t>
        </m:r>
      </m:oMath>
      <w:del w:id="20479" w:author="PR Preview" w:date="2026-01-01T00:00:00Z">
        <w:r>
          <w:delText xml:space="preserve"> </w:delText>
        </w:r>
      </w:del>
      <w:del w:id="20480" w:author="PR Preview" w:date="2026-01-01T00:00:00Z">
        <w:r>
          <w:delText xml:space="preserve">rescales an eigenvector by</w:delText>
        </w:r>
      </w:del>
      <w:del w:id="20481" w:author="PR Preview" w:date="2026-01-01T00:00:00Z">
        <w:r>
          <w:delText xml:space="preserve"> </w:delText>
        </w:r>
      </w:del>
      <m:oMath>
        <m:r>
          <m:t>λ</m:t>
        </m:r>
      </m:oMath>
      <w:del w:id="20482" w:author="PR Preview" w:date="2026-01-01T00:00:00Z">
        <w:r>
          <w:delText xml:space="preserve"> </w:delText>
        </w:r>
      </w:del>
      <w:del w:id="20483" w:author="PR Preview" w:date="2026-01-01T00:00:00Z">
        <w:r>
          <w:delText xml:space="preserve">and does not change the line it lies on.</w:delText>
        </w:r>
      </w:del>
      <w:del w:id="20484" w:author="PR Preview" w:date="2026-01-01T00:00:00Z">
        <w:r>
          <w:delText xml:space="preserve"> </w:delText>
        </w:r>
      </w:del>
      <w:del w:id="20485" w:author="PR Preview" w:date="2026-01-01T00:00:00Z">
        <w:r>
          <w:delText xml:space="preserve">Any nonzero multiple</w:delText>
        </w:r>
      </w:del>
      <w:del w:id="20486" w:author="PR Preview" w:date="2026-01-01T00:00:00Z">
        <w:r>
          <w:delText xml:space="preserve"> </w:delText>
        </w:r>
      </w:del>
      <m:oMath>
        <m:r>
          <m:t>c</m:t>
        </m:r>
        <m:r>
          <m:t> </m:t>
        </m:r>
        <m:limLow>
          <m:e>
            <m:r>
              <m:t>v</m:t>
            </m:r>
          </m:e>
          <m:lim>
            <m:r>
              <m:rPr>
                <m:sty m:val="p"/>
              </m:rPr>
              <m:t>∼</m:t>
            </m:r>
          </m:lim>
        </m:limLow>
      </m:oMath>
      <w:del w:id="20487" w:author="PR Preview" w:date="2026-01-01T00:00:00Z">
        <w:r>
          <w:delText xml:space="preserve"> </w:delText>
        </w:r>
      </w:del>
      <w:del w:id="20488" w:author="PR Preview" w:date="2026-01-01T00:00:00Z">
        <w:r>
          <w:delText xml:space="preserve">of an eigenvector</w:delText>
        </w:r>
      </w:del>
      <w:del w:id="20489" w:author="PR Preview" w:date="2026-01-01T00:00:00Z">
        <w:r>
          <w:delText xml:space="preserve"> </w:delText>
        </w:r>
      </w:del>
      <w:del w:id="20490" w:author="PR Preview" w:date="2026-01-01T00:00:00Z">
        <w:r>
          <w:delText xml:space="preserve">is also an eigenvector for the same</w:delText>
        </w:r>
      </w:del>
      <w:del w:id="20491" w:author="PR Preview" w:date="2026-01-01T00:00:00Z">
        <w:r>
          <w:delText xml:space="preserve"> </w:delText>
        </w:r>
      </w:del>
      <m:oMath>
        <m:r>
          <m:t>λ</m:t>
        </m:r>
      </m:oMath>
      <w:del w:id="20492" w:author="PR Preview" w:date="2026-01-01T00:00:00Z">
        <w:r>
          <w:delText xml:space="preserve">:</w:delText>
        </w:r>
      </w:del>
    </w:p>
    <w:p>
      <w:pPr>
        <w:pStyle w:val="BodyText"/>
      </w:pPr>
      <m:oMathPara>
        <m:oMathParaPr>
          <m:jc m:val="center"/>
        </m:oMathParaPr>
        <m:oMath>
          <m:eqArr>
            <m:e>
              <m:r>
                <m:rPr>
                  <m:sty m:val="bi"/>
                </m:rPr>
                <m:t>A</m:t>
              </m:r>
              <m:r>
                <m:rPr>
                  <m:sty m:val="p"/>
                </m:rPr>
                <m:t>(</m:t>
              </m:r>
              <m:r>
                <m:t>c</m:t>
              </m:r>
              <m:r>
                <m:t> </m:t>
              </m:r>
              <m:limLow>
                <m:e>
                  <m:r>
                    <m:t>v</m:t>
                  </m:r>
                </m:e>
                <m:lim>
                  <m:r>
                    <m:rPr>
                      <m:sty m:val="p"/>
                    </m:rPr>
                    <m:t>∼</m:t>
                  </m:r>
                </m:lim>
              </m:limLow>
              <m:r>
                <m:rPr>
                  <m:sty m:val="p"/>
                </m:rPr>
                <m:t>)</m:t>
              </m:r>
              <m:r>
                <m:t>&amp;</m:t>
              </m:r>
              <m:r>
                <m:rPr>
                  <m:sty m:val="p"/>
                </m:rPr>
                <m:t>=</m:t>
              </m:r>
              <m:r>
                <m:t>c</m:t>
              </m:r>
              <m:r>
                <m:t> </m:t>
              </m:r>
              <m:r>
                <m:rPr>
                  <m:sty m:val="bi"/>
                </m:rPr>
                <m:t>A</m:t>
              </m:r>
              <m:limLow>
                <m:e>
                  <m:r>
                    <m:t>v</m:t>
                  </m:r>
                </m:e>
                <m:lim>
                  <m:r>
                    <m:rPr>
                      <m:sty m:val="p"/>
                    </m:rPr>
                    <m:t>∼</m:t>
                  </m:r>
                </m:lim>
              </m:limLow>
              <m:r>
                <m:t>&amp;</m:t>
              </m:r>
              <m:r>
                <m:t>&amp;</m:t>
              </m:r>
              <m:r>
                <m:rPr>
                  <m:nor/>
                  <m:sty m:val="p"/>
                </m:rPr>
                <m:t>(move the scalar </m:t>
              </m:r>
              <m:r>
                <m:t>c</m:t>
              </m:r>
              <m:r>
                <m:rPr>
                  <m:nor/>
                  <m:sty m:val="p"/>
                </m:rPr>
                <m:t> to the front)</m:t>
              </m:r>
            </m:e>
            <m:e>
              <m:r>
                <m:t>&amp;</m:t>
              </m:r>
              <m:r>
                <m:rPr>
                  <m:sty m:val="p"/>
                </m:rPr>
                <m:t>=</m:t>
              </m:r>
              <m:r>
                <m:t>c</m:t>
              </m:r>
              <m:r>
                <m:t> </m:t>
              </m:r>
              <m:r>
                <m:t>λ</m:t>
              </m:r>
              <m:limLow>
                <m:e>
                  <m:r>
                    <m:t>v</m:t>
                  </m:r>
                </m:e>
                <m:lim>
                  <m:r>
                    <m:rPr>
                      <m:sty m:val="p"/>
                    </m:rPr>
                    <m:t>∼</m:t>
                  </m:r>
                </m:lim>
              </m:limLow>
              <m:r>
                <m:t>&amp;</m:t>
              </m:r>
              <m:r>
                <m:t>&amp;</m:t>
              </m:r>
              <m:r>
                <m:rPr>
                  <m:nor/>
                  <m:sty m:val="p"/>
                </m:rPr>
                <m:t>(</m:t>
              </m:r>
              <m:limLow>
                <m:e>
                  <m:r>
                    <m:t>v</m:t>
                  </m:r>
                </m:e>
                <m:lim>
                  <m:r>
                    <m:rPr>
                      <m:sty m:val="p"/>
                    </m:rPr>
                    <m:t>∼</m:t>
                  </m:r>
                </m:lim>
              </m:limLow>
              <m:r>
                <m:rPr>
                  <m:nor/>
                  <m:sty m:val="p"/>
                </m:rPr>
                <m:t> is an eigenvector for </m:t>
              </m:r>
              <m:r>
                <m:t>λ</m:t>
              </m:r>
              <m:r>
                <m:rPr>
                  <m:nor/>
                  <m:sty m:val="p"/>
                </m:rPr>
                <m:t>)</m:t>
              </m:r>
            </m:e>
            <m:e>
              <m:r>
                <m:t>&amp;</m:t>
              </m:r>
              <m:r>
                <m:rPr>
                  <m:sty m:val="p"/>
                </m:rPr>
                <m:t>=</m:t>
              </m:r>
              <m:r>
                <m:t>λ</m:t>
              </m:r>
              <m:r>
                <m:t> </m:t>
              </m:r>
              <m:r>
                <m:rPr>
                  <m:sty m:val="p"/>
                </m:rPr>
                <m:t>(</m:t>
              </m:r>
              <m:r>
                <m:t>c</m:t>
              </m:r>
              <m:r>
                <m:t> </m:t>
              </m:r>
              <m:limLow>
                <m:e>
                  <m:r>
                    <m:t>v</m:t>
                  </m:r>
                </m:e>
                <m:lim>
                  <m:r>
                    <m:rPr>
                      <m:sty m:val="p"/>
                    </m:rPr>
                    <m:t>∼</m:t>
                  </m:r>
                </m:lim>
              </m:limLow>
              <m:r>
                <m:rPr>
                  <m:sty m:val="p"/>
                </m:rPr>
                <m:t>)</m:t>
              </m:r>
              <m:r>
                <m:t>&amp;</m:t>
              </m:r>
              <m:r>
                <m:t>&amp;</m:t>
              </m:r>
              <m:r>
                <m:rPr>
                  <m:nor/>
                  <m:sty m:val="p"/>
                </m:rPr>
                <m:t>(multiplication of numbers is commutative)</m:t>
              </m:r>
            </m:e>
          </m:eqArr>
        </m:oMath>
      </m:oMathPara>
    </w:p>
    <w:p>
      <w:pPr>
        <w:pStyle w:val="FirstParagraph"/>
      </w:pPr>
      <w:del w:id="20493" w:author="PR Preview" w:date="2026-01-01T00:00:00Z">
        <w:r>
          <w:delText xml:space="preserve">For example, in</w:delText>
        </w:r>
      </w:del>
      <w:del w:id="20494" w:author="PR Preview" w:date="2026-01-01T00:00:00Z">
        <w:r>
          <w:delText xml:space="preserve"> </w:delText>
        </w:r>
      </w:del>
      <w:hyperlink w:anchor="exm-eigenvalue">
        <w:del w:id="20495" w:author="PR Preview" w:date="2026-01-01T00:00:00Z">
          <w:r>
            <w:rPr>
              <w:rStyle w:val="Hyperlink"/>
            </w:rPr>
            <w:delText xml:space="preserve">Example 144</w:delText>
          </w:r>
        </w:del>
      </w:hyperlink>
      <w:del w:id="20496" w:author="PR Preview" w:date="2026-01-01T00:00:00Z">
        <w:r>
          <w:delText xml:space="preserve">,</w:delText>
        </w:r>
      </w:del>
      <w:del w:id="20497" w:author="PR Preview" w:date="2026-01-01T00:00:00Z">
        <w:r>
          <w:delText xml:space="preserve"> </w:delText>
        </w:r>
      </w:del>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del w:id="20498" w:author="PR Preview" w:date="2026-01-01T00:00:00Z">
        <w:r>
          <w:delText xml:space="preserve"> </w:delText>
        </w:r>
      </w:del>
      <w:del w:id="20499" w:author="PR Preview" w:date="2026-01-01T00:00:00Z">
        <w:r>
          <w:delText xml:space="preserve">is also an eigenvector for the eigenvalue</w:delText>
        </w:r>
      </w:del>
      <w:del w:id="20500" w:author="PR Preview" w:date="2026-01-01T00:00:00Z">
        <w:r>
          <w:delText xml:space="preserve"> </w:delText>
        </w:r>
      </w:del>
      <m:oMath>
        <m:r>
          <m:t>3</m:t>
        </m:r>
      </m:oMath>
      <w:del w:id="20501" w:author="PR Preview" w:date="2026-01-01T00:00:00Z">
        <w:r>
          <w:delText xml:space="preserve">:</w:delText>
        </w:r>
      </w:del>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p>
      <w:pPr>
        <w:pStyle w:val="FirstParagraph"/>
      </w:pPr>
      <w:del w:id="20502" w:author="PR Preview" w:date="2026-01-01T00:00:00Z">
        <w:r>
          <w:rPr>
            <w:b/>
            <w:bCs/>
          </w:rPr>
          <w:delText xml:space="preserve">Example 145 (A vector that is not an eigenvector)</w:delText>
        </w:r>
      </w:del>
      <w:del w:id="20503" w:author="PR Preview" w:date="2026-01-01T00:00:00Z">
        <w:r>
          <w:delText xml:space="preserve"> </w:delText>
        </w:r>
      </w:del>
      <w:del w:id="20504" w:author="PR Preview" w:date="2026-01-01T00:00:00Z">
        <w:r>
          <w:delText xml:space="preserve">For the same</w:delText>
        </w:r>
      </w:del>
      <w:del w:id="20505" w:author="PR Preview" w:date="2026-01-01T00:00:00Z">
        <w:r>
          <w:delText xml:space="preserve"> </w:delText>
        </w:r>
      </w:del>
      <m:oMath>
        <m:r>
          <m:rPr>
            <m:sty m:val="bi"/>
          </m:rPr>
          <m:t>A</m:t>
        </m:r>
      </m:oMath>
      <w:del w:id="20506" w:author="PR Preview" w:date="2026-01-01T00:00:00Z">
        <w:r>
          <w:delText xml:space="preserve">,</w:delText>
        </w:r>
      </w:del>
      <w:del w:id="20507" w:author="PR Preview" w:date="2026-01-01T00:00:00Z">
        <w:r>
          <w:delText xml:space="preserve"> </w:delText>
        </w:r>
      </w:del>
      <m:oMath>
        <m:r>
          <m:rPr>
            <m:sty m:val="p"/>
          </m:rPr>
          <m:t>(</m:t>
        </m:r>
        <m:r>
          <m:t>1</m:t>
        </m:r>
        <m:r>
          <m:rPr>
            <m:sty m:val="p"/>
          </m:rPr>
          <m:t>,</m:t>
        </m:r>
        <m:r>
          <m:t>0</m:t>
        </m:r>
        <m:r>
          <m:rPr>
            <m:sty m:val="p"/>
          </m:rPr>
          <m:t>)</m:t>
        </m:r>
      </m:oMath>
      <w:del w:id="20508" w:author="PR Preview" w:date="2026-01-01T00:00:00Z">
        <w:r>
          <w:delText xml:space="preserve"> </w:delText>
        </w:r>
      </w:del>
      <w:del w:id="20509" w:author="PR Preview" w:date="2026-01-01T00:00:00Z">
        <w:r>
          <w:delText xml:space="preserve">is not an eigenvector:</w:delText>
        </w:r>
      </w:del>
    </w:p>
    <w:p>
      <w:pPr>
        <w:pStyle w:val="FirstParagraph"/>
      </w:pPr>
      <w:ins w:id="20510" w:author="PR Preview" w:date="2026-01-01T00:00:00Z">
        <w:r>
          <w:rPr>
            <w:i/>
            <w:iCs/>
          </w:rPr>
          <w:t xml:space="preserve">Remark 36</w:t>
        </w:r>
      </w:ins>
      <w:ins w:id="20511" w:author="PR Preview" w:date="2026-01-01T00:00:00Z">
        <w:r>
          <w:t xml:space="preserve"> (Multiples of an eigenvector). </w:t>
        </w:r>
      </w:ins>
      <w:ins w:id="20512" w:author="PR Preview" w:date="2026-01-01T00:00:00Z">
        <w:r>
          <w:t xml:space="preserve">Multiplying by</w:t>
        </w:r>
      </w:ins>
      <w:ins w:id="20513" w:author="PR Preview" w:date="2026-01-01T00:00:00Z">
        <w:r>
          <w:t xml:space="preserve"> </w:t>
        </w:r>
      </w:ins>
      <m:oMath>
        <m:r>
          <m:rPr>
            <m:sty m:val="bi"/>
          </m:rPr>
          <m:t>A</m:t>
        </m:r>
      </m:oMath>
      <w:ins w:id="20514" w:author="PR Preview" w:date="2026-01-01T00:00:00Z">
        <w:r>
          <w:t xml:space="preserve"> </w:t>
        </w:r>
      </w:ins>
      <w:ins w:id="20515" w:author="PR Preview" w:date="2026-01-01T00:00:00Z">
        <w:r>
          <w:t xml:space="preserve">rescales an eigenvector by</w:t>
        </w:r>
      </w:ins>
      <w:ins w:id="20516" w:author="PR Preview" w:date="2026-01-01T00:00:00Z">
        <w:r>
          <w:t xml:space="preserve"> </w:t>
        </w:r>
      </w:ins>
      <m:oMath>
        <m:r>
          <m:t>λ</m:t>
        </m:r>
      </m:oMath>
      <w:ins w:id="20517" w:author="PR Preview" w:date="2026-01-01T00:00:00Z">
        <w:r>
          <w:t xml:space="preserve"> </w:t>
        </w:r>
      </w:ins>
      <w:ins w:id="20518" w:author="PR Preview" w:date="2026-01-01T00:00:00Z">
        <w:r>
          <w:t xml:space="preserve">and does not change the line it lies on.</w:t>
        </w:r>
      </w:ins>
      <w:ins w:id="20519" w:author="PR Preview" w:date="2026-01-01T00:00:00Z">
        <w:r>
          <w:t xml:space="preserve"> </w:t>
        </w:r>
      </w:ins>
      <w:ins w:id="20520" w:author="PR Preview" w:date="2026-01-01T00:00:00Z">
        <w:r>
          <w:t xml:space="preserve">Any nonzero multiple</w:t>
        </w:r>
      </w:ins>
      <w:ins w:id="20521" w:author="PR Preview" w:date="2026-01-01T00:00:00Z">
        <w:r>
          <w:t xml:space="preserve"> </w:t>
        </w:r>
      </w:ins>
      <w:ins w:id="20522" w:author="PR Preview" w:date="2026-01-01T00:00:00Z">
        <w:r>
          <w:t xml:space="preserve">$c\,\mathord{\smash[b]{\underset{\raise.3ex\hbox{$\scriptstyle\sim$}}{v}}\vphantom{v}}$</w:t>
        </w:r>
      </w:ins>
      <w:ins w:id="20523" w:author="PR Preview" w:date="2026-01-01T00:00:00Z">
        <w:r>
          <w:t xml:space="preserve"> </w:t>
        </w:r>
      </w:ins>
      <w:ins w:id="20524" w:author="PR Preview" w:date="2026-01-01T00:00:00Z">
        <w:r>
          <w:t xml:space="preserve">of an eigenvector</w:t>
        </w:r>
      </w:ins>
      <w:ins w:id="20525" w:author="PR Preview" w:date="2026-01-01T00:00:00Z">
        <w:r>
          <w:t xml:space="preserve"> </w:t>
        </w:r>
      </w:ins>
      <w:ins w:id="20526" w:author="PR Preview" w:date="2026-01-01T00:00:00Z">
        <w:r>
          <w:t xml:space="preserve">is also an eigenvector for the same</w:t>
        </w:r>
      </w:ins>
      <w:ins w:id="20527" w:author="PR Preview" w:date="2026-01-01T00:00:00Z">
        <w:r>
          <w:t xml:space="preserve"> </w:t>
        </w:r>
      </w:ins>
      <m:oMath>
        <m:r>
          <m:t>λ</m:t>
        </m:r>
      </m:oMath>
      <w:ins w:id="20528" w:author="PR Preview" w:date="2026-01-01T00:00:00Z">
        <w:r>
          <w:t xml:space="preserve">:</w:t>
        </w:r>
      </w:ins>
    </w:p>
    <w:p>
      <w:pPr>
        <w:pStyle w:val="BodyText"/>
      </w:pPr>
      <w:ins w:id="20529" w:author="PR Preview" w:date="2026-01-01T00:00:00Z">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ins>
    </w:p>
    <w:p>
      <w:pPr>
        <w:pStyle w:val="FirstParagraph"/>
      </w:pPr>
      <w:ins w:id="20530" w:author="PR Preview" w:date="2026-01-01T00:00:00Z">
        <w:r>
          <w:t xml:space="preserve">For example, in</w:t>
        </w:r>
      </w:ins>
      <w:ins w:id="20531" w:author="PR Preview" w:date="2026-01-01T00:00:00Z">
        <w:r>
          <w:t xml:space="preserve"> </w:t>
        </w:r>
      </w:ins>
      <w:hyperlink w:anchor="exm-eigenvalue">
        <w:ins w:id="20532" w:author="PR Preview" w:date="2026-01-01T00:00:00Z">
          <w:r>
            <w:rPr>
              <w:rStyle w:val="Hyperlink"/>
            </w:rPr>
            <w:t xml:space="preserve">Example 146</w:t>
          </w:r>
        </w:ins>
      </w:hyperlink>
      <w:ins w:id="20533" w:author="PR Preview" w:date="2026-01-01T00:00:00Z">
        <w:r>
          <w:t xml:space="preserve">,</w:t>
        </w:r>
      </w:ins>
      <w:ins w:id="20534" w:author="PR Preview" w:date="2026-01-01T00:00:00Z">
        <w:r>
          <w:t xml:space="preserve"> </w:t>
        </w:r>
      </w:ins>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ins w:id="20535" w:author="PR Preview" w:date="2026-01-01T00:00:00Z">
        <w:r>
          <w:t xml:space="preserve"> </w:t>
        </w:r>
      </w:ins>
      <w:ins w:id="20536" w:author="PR Preview" w:date="2026-01-01T00:00:00Z">
        <w:r>
          <w:t xml:space="preserve">is also an eigenvector for the eigenvalue</w:t>
        </w:r>
      </w:ins>
      <w:ins w:id="20537" w:author="PR Preview" w:date="2026-01-01T00:00:00Z">
        <w:r>
          <w:t xml:space="preserve"> </w:t>
        </w:r>
      </w:ins>
      <m:oMath>
        <m:r>
          <m:t>3</m:t>
        </m:r>
      </m:oMath>
      <w:ins w:id="20538" w:author="PR Preview" w:date="2026-01-01T00:00:00Z">
        <w:r>
          <w:t xml:space="preserve">:</w:t>
        </w:r>
      </w:ins>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1"/>
    <w:bookmarkStart w:id="482" w:name="exm-not-eigenvector"/>
    <w:p>
      <w:pPr>
        <w:pStyle w:val="FirstParagraph"/>
      </w:pPr>
      <w:ins w:id="20539" w:author="PR Preview" w:date="2026-01-01T00:00:00Z">
        <w:r>
          <w:rPr>
            <w:b/>
            <w:bCs/>
          </w:rPr>
          <w:t xml:space="preserve">Example 147 (A vector that is not an eigenvector)</w:t>
        </w:r>
      </w:ins>
      <w:ins w:id="20540" w:author="PR Preview" w:date="2026-01-01T00:00:00Z">
        <w:r>
          <w:t xml:space="preserve"> </w:t>
        </w:r>
      </w:ins>
      <w:ins w:id="20541" w:author="PR Preview" w:date="2026-01-01T00:00:00Z">
        <w:r>
          <w:t xml:space="preserve">For the same</w:t>
        </w:r>
      </w:ins>
      <w:ins w:id="20542" w:author="PR Preview" w:date="2026-01-01T00:00:00Z">
        <w:r>
          <w:t xml:space="preserve"> </w:t>
        </w:r>
      </w:ins>
      <m:oMath>
        <m:r>
          <m:rPr>
            <m:sty m:val="bi"/>
          </m:rPr>
          <m:t>A</m:t>
        </m:r>
      </m:oMath>
      <w:ins w:id="20543" w:author="PR Preview" w:date="2026-01-01T00:00:00Z">
        <w:r>
          <w:t xml:space="preserve">,</w:t>
        </w:r>
      </w:ins>
      <w:ins w:id="20544" w:author="PR Preview" w:date="2026-01-01T00:00:00Z">
        <w:r>
          <w:t xml:space="preserve"> </w:t>
        </w:r>
      </w:ins>
      <m:oMath>
        <m:r>
          <m:rPr>
            <m:sty m:val="p"/>
          </m:rPr>
          <m:t>(</m:t>
        </m:r>
        <m:r>
          <m:t>1</m:t>
        </m:r>
        <m:r>
          <m:rPr>
            <m:sty m:val="p"/>
          </m:rPr>
          <m:t>,</m:t>
        </m:r>
        <m:r>
          <m:t>0</m:t>
        </m:r>
        <m:r>
          <m:rPr>
            <m:sty m:val="p"/>
          </m:rPr>
          <m:t>)</m:t>
        </m:r>
      </m:oMath>
      <w:ins w:id="20545" w:author="PR Preview" w:date="2026-01-01T00:00:00Z">
        <w:r>
          <w:t xml:space="preserve"> </w:t>
        </w:r>
      </w:ins>
      <w:ins w:id="20546" w:author="PR Preview" w:date="2026-01-01T00:00:00Z">
        <w:r>
          <w:t xml:space="preserve">is not an eigenvector:</w:t>
        </w:r>
      </w:ins>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82"/>
    <w:bookmarkStart w:id="484" w:name="rem-real-eigenvalues"/>
    <w:p>
      <w:pPr>
        <w:pStyle w:val="BodyText"/>
      </w:pPr>
      <w:del w:id="20547" w:author="PR Preview" w:date="2026-01-01T00:00:00Z">
        <w:r>
          <w:rPr>
            <w:i/>
            <w:iCs/>
          </w:rPr>
          <w:delText xml:space="preserve">Remark 36</w:delText>
        </w:r>
      </w:del>
      <w:del w:id="20548" w:author="PR Preview" w:date="2026-01-01T00:00:00Z">
        <w:r>
          <w:delText xml:space="preserve"> (Real and complex eigenvalues). </w:delText>
        </w:r>
      </w:del>
      <w:del w:id="20549" w:author="PR Preview" w:date="2026-01-01T00:00:00Z">
        <w:r>
          <w:delText xml:space="preserve">These notes take</w:delText>
        </w:r>
      </w:del>
      <w:del w:id="20550" w:author="PR Preview" w:date="2026-01-01T00:00:00Z">
        <w:r>
          <w:delText xml:space="preserve"> </w:delText>
        </w:r>
      </w:del>
      <m:oMath>
        <m:r>
          <m:t>λ</m:t>
        </m:r>
      </m:oMath>
      <w:del w:id="20551" w:author="PR Preview" w:date="2026-01-01T00:00:00Z">
        <w:r>
          <w:delText xml:space="preserve"> </w:delText>
        </w:r>
      </w:del>
      <w:del w:id="20552" w:author="PR Preview" w:date="2026-01-01T00:00:00Z">
        <w:r>
          <w:delText xml:space="preserve">and</w:delText>
        </w:r>
      </w:del>
      <w:del w:id="20553" w:author="PR Preview" w:date="2026-01-01T00:00:00Z">
        <w:r>
          <w:delText xml:space="preserve"> </w:delText>
        </w:r>
      </w:del>
      <m:oMath>
        <m:limLow>
          <m:e>
            <m:r>
              <m:t>v</m:t>
            </m:r>
          </m:e>
          <m:lim>
            <m:r>
              <m:rPr>
                <m:sty m:val="p"/>
              </m:rPr>
              <m:t>∼</m:t>
            </m:r>
          </m:lim>
        </m:limLow>
      </m:oMath>
      <w:del w:id="20554" w:author="PR Preview" w:date="2026-01-01T00:00:00Z">
        <w:r>
          <w:delText xml:space="preserve"> </w:delText>
        </w:r>
      </w:del>
      <w:del w:id="20555" w:author="PR Preview" w:date="2026-01-01T00:00:00Z">
        <w:r>
          <w:delText xml:space="preserve">to be real.</w:delText>
        </w:r>
      </w:del>
      <w:del w:id="20556" w:author="PR Preview" w:date="2026-01-01T00:00:00Z">
        <w:r>
          <w:delText xml:space="preserve"> </w:delText>
        </w:r>
      </w:del>
      <w:del w:id="20557" w:author="PR Preview" w:date="2026-01-01T00:00:00Z">
        <w:r>
          <w:delText xml:space="preserve">Banerjee and Roy (2014, chap. 11, Definition 11.1, pp. 312-313)</w:delText>
        </w:r>
      </w:del>
      <w:del w:id="20558" w:author="PR Preview" w:date="2026-01-01T00:00:00Z">
        <w:r>
          <w:delText xml:space="preserve"> </w:delText>
        </w:r>
      </w:del>
      <w:del w:id="20559" w:author="PR Preview" w:date="2026-01-01T00:00:00Z">
        <w:r>
          <w:delText xml:space="preserve">also allows</w:delText>
        </w:r>
      </w:del>
      <w:del w:id="20560" w:author="PR Preview" w:date="2026-01-01T00:00:00Z">
        <w:r>
          <w:delText xml:space="preserve"> </w:delText>
        </w:r>
      </w:del>
      <w:hyperlink r:id="rId483">
        <w:del w:id="20561" w:author="PR Preview" w:date="2026-01-01T00:00:00Z">
          <w:r>
            <w:rPr>
              <w:rStyle w:val="Hyperlink"/>
            </w:rPr>
            <w:delText xml:space="preserve">complex</w:delText>
          </w:r>
        </w:del>
      </w:hyperlink>
      <w:del w:id="20562" w:author="PR Preview" w:date="2026-01-01T00:00:00Z">
        <w:r>
          <w:delText xml:space="preserve"> </w:delText>
        </w:r>
      </w:del>
      <w:del w:id="20563" w:author="PR Preview" w:date="2026-01-01T00:00:00Z">
        <w:r>
          <w:delText xml:space="preserve">eigenvalues and eigenvectors,</w:delText>
        </w:r>
      </w:del>
      <w:del w:id="20564" w:author="PR Preview" w:date="2026-01-01T00:00:00Z">
        <w:r>
          <w:delText xml:space="preserve"> </w:delText>
        </w:r>
      </w:del>
      <w:del w:id="20565" w:author="PR Preview" w:date="2026-01-01T00:00:00Z">
        <w:r>
          <w:delText xml:space="preserve">because some real matrices, such as a rotation by</w:delText>
        </w:r>
      </w:del>
      <w:del w:id="20566" w:author="PR Preview" w:date="2026-01-01T00:00:00Z">
        <w:r>
          <w:delText xml:space="preserve"> </w:delText>
        </w:r>
      </w:del>
      <m:oMath>
        <m:r>
          <m:t>90</m:t>
        </m:r>
      </m:oMath>
      <w:del w:id="20567" w:author="PR Preview" w:date="2026-01-01T00:00:00Z">
        <w:r>
          <w:delText xml:space="preserve"> </w:delText>
        </w:r>
      </w:del>
      <w:del w:id="20568" w:author="PR Preview" w:date="2026-01-01T00:00:00Z">
        <w:r>
          <w:delText xml:space="preserve">degrees,</w:delText>
        </w:r>
      </w:del>
      <w:del w:id="20569" w:author="PR Preview" w:date="2026-01-01T00:00:00Z">
        <w:r>
          <w:delText xml:space="preserve"> </w:delText>
        </w:r>
      </w:del>
      <w:del w:id="20570" w:author="PR Preview" w:date="2026-01-01T00:00:00Z">
        <w:r>
          <w:delText xml:space="preserve">have no real eigenvalues</w:delText>
        </w:r>
      </w:del>
      <w:del w:id="20571" w:author="PR Preview" w:date="2026-01-01T00:00:00Z">
        <w:r>
          <w:delText xml:space="preserve"> </w:delText>
        </w:r>
      </w:del>
      <w:del w:id="20572" w:author="PR Preview" w:date="2026-01-01T00:00:00Z">
        <w:r>
          <w:delText xml:space="preserve">(Banerjee and Roy 2014, chap. 11, Example 11.2, p. 312)</w:delText>
        </w:r>
      </w:del>
      <w:del w:id="20573" w:author="PR Preview" w:date="2026-01-01T00:00:00Z">
        <w:r>
          <w:delText xml:space="preserve">.</w:delText>
        </w:r>
      </w:del>
    </w:p>
    <w:p>
      <w:pPr>
        <w:pStyle w:val="BodyText"/>
      </w:pPr>
      <w:del w:id="20574" w:author="PR Preview" w:date="2026-01-01T00:00:00Z">
        <w:r>
          <w:delText xml:space="preserve">For example,</w:delText>
        </w:r>
      </w:del>
      <w:del w:id="20575" w:author="PR Preview" w:date="2026-01-01T00:00:00Z">
        <w:r>
          <w:delText xml:space="preserve"> </w:delText>
        </w:r>
      </w:del>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del w:id="20576" w:author="PR Preview" w:date="2026-01-01T00:00:00Z">
        <w:r>
          <w:delText xml:space="preserve"> </w:delText>
        </w:r>
      </w:del>
      <w:del w:id="20577" w:author="PR Preview" w:date="2026-01-01T00:00:00Z">
        <w:r>
          <w:delText xml:space="preserve">rotates each vector in the plane counterclockwise by</w:delText>
        </w:r>
      </w:del>
      <w:del w:id="20578" w:author="PR Preview" w:date="2026-01-01T00:00:00Z">
        <w:r>
          <w:delText xml:space="preserve"> </w:delText>
        </w:r>
      </w:del>
      <m:oMath>
        <m:r>
          <m:t>90</m:t>
        </m:r>
      </m:oMath>
      <w:del w:id="20579" w:author="PR Preview" w:date="2026-01-01T00:00:00Z">
        <w:r>
          <w:delText xml:space="preserve"> </w:delText>
        </w:r>
      </w:del>
      <w:del w:id="20580" w:author="PR Preview" w:date="2026-01-01T00:00:00Z">
        <w:r>
          <w:delText xml:space="preserve">degrees:</w:delText>
        </w:r>
      </w:del>
      <w:del w:id="20581" w:author="PR Preview" w:date="2026-01-01T00:00:00Z">
        <w:r>
          <w:delText xml:space="preserve"> </w:delText>
        </w:r>
      </w:del>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del w:id="20582" w:author="PR Preview" w:date="2026-01-01T00:00:00Z">
        <w:r>
          <w:delText xml:space="preserve">.</w:delText>
        </w:r>
      </w:del>
      <w:del w:id="20583" w:author="PR Preview" w:date="2026-01-01T00:00:00Z">
        <w:r>
          <w:delText xml:space="preserve"> </w:delText>
        </w:r>
      </w:del>
      <w:del w:id="20584" w:author="PR Preview" w:date="2026-01-01T00:00:00Z">
        <w:r>
          <w:delText xml:space="preserve">Suppose</w:delText>
        </w:r>
      </w:del>
      <w:del w:id="20585" w:author="PR Preview" w:date="2026-01-01T00:00:00Z">
        <w:r>
          <w:delText xml:space="preserve"> </w:delText>
        </w:r>
      </w:del>
      <m:oMath>
        <m:r>
          <m:rPr>
            <m:sty m:val="bi"/>
          </m:rPr>
          <m:t>R</m:t>
        </m:r>
        <m:limLow>
          <m:e>
            <m:r>
              <m:t>v</m:t>
            </m:r>
          </m:e>
          <m:lim>
            <m:r>
              <m:rPr>
                <m:sty m:val="p"/>
              </m:rPr>
              <m:t>∼</m:t>
            </m:r>
          </m:lim>
        </m:limLow>
        <m:r>
          <m:rPr>
            <m:sty m:val="p"/>
          </m:rPr>
          <m:t>=</m:t>
        </m:r>
        <m:r>
          <m:t>λ</m:t>
        </m:r>
        <m:limLow>
          <m:e>
            <m:r>
              <m:t>v</m:t>
            </m:r>
          </m:e>
          <m:lim>
            <m:r>
              <m:rPr>
                <m:sty m:val="p"/>
              </m:rPr>
              <m:t>∼</m:t>
            </m:r>
          </m:lim>
        </m:limLow>
      </m:oMath>
      <w:del w:id="20586" w:author="PR Preview" w:date="2026-01-01T00:00:00Z">
        <w:r>
          <w:delText xml:space="preserve"> </w:delText>
        </w:r>
      </w:del>
      <w:del w:id="20587" w:author="PR Preview" w:date="2026-01-01T00:00:00Z">
        <w:r>
          <w:delText xml:space="preserve">for a real number</w:delText>
        </w:r>
      </w:del>
      <w:del w:id="20588" w:author="PR Preview" w:date="2026-01-01T00:00:00Z">
        <w:r>
          <w:delText xml:space="preserve"> </w:delText>
        </w:r>
      </w:del>
      <m:oMath>
        <m:r>
          <m:t>λ</m:t>
        </m:r>
      </m:oMath>
      <w:del w:id="20589" w:author="PR Preview" w:date="2026-01-01T00:00:00Z">
        <w:r>
          <w:delText xml:space="preserve">.</w:delText>
        </w:r>
      </w:del>
      <w:del w:id="20590" w:author="PR Preview" w:date="2026-01-01T00:00:00Z">
        <w:r>
          <w:delText xml:space="preserve"> </w:delText>
        </w:r>
      </w:del>
      <w:del w:id="20591" w:author="PR Preview" w:date="2026-01-01T00:00:00Z">
        <w:r>
          <w:delText xml:space="preserve">Matching entries gives</w:delText>
        </w:r>
      </w:del>
      <w:del w:id="20592" w:author="PR Preview" w:date="2026-01-01T00:00:00Z">
        <w:r>
          <w:delText xml:space="preserve"> </w:delText>
        </w:r>
      </w:del>
      <m:oMath>
        <m:r>
          <m:rPr>
            <m:sty m:val="p"/>
          </m:rPr>
          <m:t>−</m:t>
        </m:r>
        <m:sSub>
          <m:e>
            <m:r>
              <m:t>v</m:t>
            </m:r>
          </m:e>
          <m:sub>
            <m:r>
              <m:t>2</m:t>
            </m:r>
          </m:sub>
        </m:sSub>
        <m:r>
          <m:rPr>
            <m:sty m:val="p"/>
          </m:rPr>
          <m:t>=</m:t>
        </m:r>
        <m:r>
          <m:t>λ</m:t>
        </m:r>
        <m:sSub>
          <m:e>
            <m:r>
              <m:t>v</m:t>
            </m:r>
          </m:e>
          <m:sub>
            <m:r>
              <m:t>1</m:t>
            </m:r>
          </m:sub>
        </m:sSub>
      </m:oMath>
      <w:del w:id="20593" w:author="PR Preview" w:date="2026-01-01T00:00:00Z">
        <w:r>
          <w:delText xml:space="preserve"> </w:delText>
        </w:r>
      </w:del>
      <w:del w:id="20594" w:author="PR Preview" w:date="2026-01-01T00:00:00Z">
        <w:r>
          <w:delText xml:space="preserve">and</w:delText>
        </w:r>
      </w:del>
      <w:del w:id="20595" w:author="PR Preview" w:date="2026-01-01T00:00:00Z">
        <w:r>
          <w:delText xml:space="preserve"> </w:delText>
        </w:r>
      </w:del>
      <m:oMath>
        <m:sSub>
          <m:e>
            <m:r>
              <m:t>v</m:t>
            </m:r>
          </m:e>
          <m:sub>
            <m:r>
              <m:t>1</m:t>
            </m:r>
          </m:sub>
        </m:sSub>
        <m:r>
          <m:rPr>
            <m:sty m:val="p"/>
          </m:rPr>
          <m:t>=</m:t>
        </m:r>
        <m:r>
          <m:t>λ</m:t>
        </m:r>
        <m:sSub>
          <m:e>
            <m:r>
              <m:t>v</m:t>
            </m:r>
          </m:e>
          <m:sub>
            <m:r>
              <m:t>2</m:t>
            </m:r>
          </m:sub>
        </m:sSub>
      </m:oMath>
      <w:del w:id="20596" w:author="PR Preview" w:date="2026-01-01T00:00:00Z">
        <w:r>
          <w:delText xml:space="preserve">.</w:delText>
        </w:r>
      </w:del>
      <w:del w:id="20597" w:author="PR Preview" w:date="2026-01-01T00:00:00Z">
        <w:r>
          <w:delText xml:space="preserve"> </w:delText>
        </w:r>
      </w:del>
      <w:del w:id="20598" w:author="PR Preview" w:date="2026-01-01T00:00:00Z">
        <w:r>
          <w:delText xml:space="preserve">Substituting the second equation into the first gives</w:delText>
        </w:r>
      </w:del>
      <w:del w:id="20599" w:author="PR Preview" w:date="2026-01-01T00:00:00Z">
        <w:r>
          <w:delText xml:space="preserve"> </w:delText>
        </w:r>
      </w:del>
      <m:oMath>
        <m:r>
          <m:rPr>
            <m:sty m:val="p"/>
          </m:rPr>
          <m:t>−</m:t>
        </m:r>
        <m:sSub>
          <m:e>
            <m:r>
              <m:t>v</m:t>
            </m:r>
          </m:e>
          <m:sub>
            <m:r>
              <m:t>2</m:t>
            </m:r>
          </m:sub>
        </m:sSub>
        <m:r>
          <m:rPr>
            <m:sty m:val="p"/>
          </m:rPr>
          <m:t>=</m:t>
        </m:r>
        <m:sSup>
          <m:e>
            <m:r>
              <m:t>λ</m:t>
            </m:r>
          </m:e>
          <m:sup>
            <m:r>
              <m:t>2</m:t>
            </m:r>
          </m:sup>
        </m:sSup>
        <m:sSub>
          <m:e>
            <m:r>
              <m:t>v</m:t>
            </m:r>
          </m:e>
          <m:sub>
            <m:r>
              <m:t>2</m:t>
            </m:r>
          </m:sub>
        </m:sSub>
      </m:oMath>
      <w:del w:id="20600" w:author="PR Preview" w:date="2026-01-01T00:00:00Z">
        <w:r>
          <w:delText xml:space="preserve">,</w:delText>
        </w:r>
      </w:del>
      <w:del w:id="20601" w:author="PR Preview" w:date="2026-01-01T00:00:00Z">
        <w:r>
          <w:delText xml:space="preserve"> </w:delText>
        </w:r>
      </w:del>
      <w:del w:id="20602" w:author="PR Preview" w:date="2026-01-01T00:00:00Z">
        <w:r>
          <w:delText xml:space="preserve">so</w:delText>
        </w:r>
      </w:del>
      <w:del w:id="20603" w:author="PR Preview" w:date="2026-01-01T00:00:00Z">
        <w:r>
          <w:delText xml:space="preserve"> </w:delText>
        </w:r>
      </w:del>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del w:id="20604" w:author="PR Preview" w:date="2026-01-01T00:00:00Z">
        <w:r>
          <w:delText xml:space="preserve">.</w:delText>
        </w:r>
      </w:del>
      <w:del w:id="20605" w:author="PR Preview" w:date="2026-01-01T00:00:00Z">
        <w:r>
          <w:delText xml:space="preserve"> </w:delText>
        </w:r>
      </w:del>
      <w:del w:id="20606" w:author="PR Preview" w:date="2026-01-01T00:00:00Z">
        <w:r>
          <w:delText xml:space="preserve">Since</w:delText>
        </w:r>
      </w:del>
      <w:del w:id="20607" w:author="PR Preview" w:date="2026-01-01T00:00:00Z">
        <w:r>
          <w:delText xml:space="preserve"> </w:delText>
        </w:r>
      </w:del>
      <m:oMath>
        <m:r>
          <m:t>1</m:t>
        </m:r>
        <m:r>
          <m:rPr>
            <m:sty m:val="p"/>
          </m:rPr>
          <m:t>+</m:t>
        </m:r>
        <m:sSup>
          <m:e>
            <m:r>
              <m:t>λ</m:t>
            </m:r>
          </m:e>
          <m:sup>
            <m:r>
              <m:t>2</m:t>
            </m:r>
          </m:sup>
        </m:sSup>
        <m:r>
          <m:rPr>
            <m:sty m:val="p"/>
          </m:rPr>
          <m:t>&gt;</m:t>
        </m:r>
        <m:r>
          <m:t>0</m:t>
        </m:r>
      </m:oMath>
      <w:del w:id="20608" w:author="PR Preview" w:date="2026-01-01T00:00:00Z">
        <w:r>
          <w:delText xml:space="preserve">,</w:delText>
        </w:r>
      </w:del>
      <w:del w:id="20609" w:author="PR Preview" w:date="2026-01-01T00:00:00Z">
        <w:r>
          <w:delText xml:space="preserve"> </w:delText>
        </w:r>
      </w:del>
      <m:oMath>
        <m:sSub>
          <m:e>
            <m:r>
              <m:t>v</m:t>
            </m:r>
          </m:e>
          <m:sub>
            <m:r>
              <m:t>2</m:t>
            </m:r>
          </m:sub>
        </m:sSub>
        <m:r>
          <m:rPr>
            <m:sty m:val="p"/>
          </m:rPr>
          <m:t>=</m:t>
        </m:r>
        <m:r>
          <m:t>0</m:t>
        </m:r>
      </m:oMath>
      <w:del w:id="20610" w:author="PR Preview" w:date="2026-01-01T00:00:00Z">
        <w:r>
          <w:delText xml:space="preserve">,</w:delText>
        </w:r>
      </w:del>
      <w:del w:id="20611" w:author="PR Preview" w:date="2026-01-01T00:00:00Z">
        <w:r>
          <w:delText xml:space="preserve"> </w:delText>
        </w:r>
      </w:del>
      <w:del w:id="20612" w:author="PR Preview" w:date="2026-01-01T00:00:00Z">
        <w:r>
          <w:delText xml:space="preserve">and then</w:delText>
        </w:r>
      </w:del>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del w:id="20613" w:author="PR Preview" w:date="2026-01-01T00:00:00Z">
        <w:r>
          <w:delText xml:space="preserve">So the only solution is</w:delText>
        </w:r>
      </w:del>
      <w:del w:id="20614" w:author="PR Preview" w:date="2026-01-01T00:00:00Z">
        <w:r>
          <w:delText xml:space="preserve"> </w:delText>
        </w:r>
      </w:del>
      <m:oMath>
        <m:limLow>
          <m:e>
            <m:r>
              <m:t>v</m:t>
            </m:r>
          </m:e>
          <m:lim>
            <m:r>
              <m:rPr>
                <m:sty m:val="p"/>
              </m:rPr>
              <m:t>∼</m:t>
            </m:r>
          </m:lim>
        </m:limLow>
        <m:r>
          <m:rPr>
            <m:sty m:val="p"/>
          </m:rPr>
          <m:t>=</m:t>
        </m:r>
        <m:limLow>
          <m:e>
            <m:r>
              <m:t>0</m:t>
            </m:r>
          </m:e>
          <m:lim>
            <m:r>
              <m:rPr>
                <m:sty m:val="p"/>
              </m:rPr>
              <m:t>∼</m:t>
            </m:r>
          </m:lim>
        </m:limLow>
      </m:oMath>
      <w:del w:id="20615" w:author="PR Preview" w:date="2026-01-01T00:00:00Z">
        <w:r>
          <w:delText xml:space="preserve">,</w:delText>
        </w:r>
      </w:del>
      <w:del w:id="20616" w:author="PR Preview" w:date="2026-01-01T00:00:00Z">
        <w:r>
          <w:delText xml:space="preserve"> </w:delText>
        </w:r>
      </w:del>
      <w:del w:id="20617" w:author="PR Preview" w:date="2026-01-01T00:00:00Z">
        <w:r>
          <w:delText xml:space="preserve">and</w:delText>
        </w:r>
      </w:del>
      <w:del w:id="20618" w:author="PR Preview" w:date="2026-01-01T00:00:00Z">
        <w:r>
          <w:delText xml:space="preserve"> </w:delText>
        </w:r>
      </w:del>
      <m:oMath>
        <m:r>
          <m:rPr>
            <m:sty m:val="bi"/>
          </m:rPr>
          <m:t>R</m:t>
        </m:r>
      </m:oMath>
      <w:del w:id="20619" w:author="PR Preview" w:date="2026-01-01T00:00:00Z">
        <w:r>
          <w:delText xml:space="preserve"> </w:delText>
        </w:r>
      </w:del>
      <w:del w:id="20620" w:author="PR Preview" w:date="2026-01-01T00:00:00Z">
        <w:r>
          <w:delText xml:space="preserve">has no real eigenvalue.</w:delText>
        </w:r>
      </w:del>
    </w:p>
    <w:p>
      <w:pPr>
        <w:pStyle w:val="FirstParagraph"/>
      </w:pPr>
      <w:del w:id="20621" w:author="PR Preview" w:date="2026-01-01T00:00:00Z">
        <w:r>
          <w:rPr>
            <w:b/>
            <w:bCs/>
          </w:rPr>
          <w:delText xml:space="preserve">Theorem 77 (Spectral theorem for symmetric matrices)</w:delText>
        </w:r>
      </w:del>
      <w:del w:id="20622" w:author="PR Preview" w:date="2026-01-01T00:00:00Z">
        <w:r>
          <w:delText xml:space="preserve"> </w:delText>
        </w:r>
      </w:del>
      <w:del w:id="20623" w:author="PR Preview" w:date="2026-01-01T00:00:00Z">
        <w:r>
          <w:delText xml:space="preserve">If</w:delText>
        </w:r>
      </w:del>
      <w:del w:id="20624" w:author="PR Preview" w:date="2026-01-01T00:00:00Z">
        <w:r>
          <w:delText xml:space="preserve"> </w:delText>
        </w:r>
      </w:del>
      <m:oMath>
        <m:r>
          <m:rPr>
            <m:sty m:val="bi"/>
          </m:rPr>
          <m:t>A</m:t>
        </m:r>
      </m:oMath>
      <w:del w:id="20625" w:author="PR Preview" w:date="2026-01-01T00:00:00Z">
        <w:r>
          <w:delText xml:space="preserve"> </w:delText>
        </w:r>
      </w:del>
      <w:del w:id="20626" w:author="PR Preview" w:date="2026-01-01T00:00:00Z">
        <w:r>
          <w:delText xml:space="preserve">is a</w:delText>
        </w:r>
      </w:del>
      <w:del w:id="20627" w:author="PR Preview" w:date="2026-01-01T00:00:00Z">
        <w:r>
          <w:delText xml:space="preserve"> </w:delText>
        </w:r>
      </w:del>
      <m:oMath>
        <m:r>
          <m:t>p</m:t>
        </m:r>
        <m:r>
          <m:rPr>
            <m:sty m:val="p"/>
          </m:rPr>
          <m:t>×</m:t>
        </m:r>
        <m:r>
          <m:t>p</m:t>
        </m:r>
      </m:oMath>
      <w:del w:id="20628" w:author="PR Preview" w:date="2026-01-01T00:00:00Z">
        <w:r>
          <w:delText xml:space="preserve"> </w:delText>
        </w:r>
      </w:del>
      <w:del w:id="20629" w:author="PR Preview" w:date="2026-01-01T00:00:00Z">
        <w:r>
          <w:delText xml:space="preserve">symmetric matrix (</w:delText>
        </w:r>
      </w:del>
      <w:hyperlink w:anchor="def-symmetric-matrix">
        <w:del w:id="20630" w:author="PR Preview" w:date="2026-01-01T00:00:00Z">
          <w:r>
            <w:rPr>
              <w:rStyle w:val="Hyperlink"/>
            </w:rPr>
            <w:delText xml:space="preserve">Definition 82</w:delText>
          </w:r>
        </w:del>
      </w:hyperlink>
      <w:del w:id="20631" w:author="PR Preview" w:date="2026-01-01T00:00:00Z">
        <w:r>
          <w:delText xml:space="preserve">)</w:delText>
        </w:r>
      </w:del>
      <w:del w:id="20632" w:author="PR Preview" w:date="2026-01-01T00:00:00Z">
        <w:r>
          <w:delText xml:space="preserve"> </w:delText>
        </w:r>
      </w:del>
      <w:del w:id="20633" w:author="PR Preview" w:date="2026-01-01T00:00:00Z">
        <w:r>
          <w:delText xml:space="preserve">with real entries,</w:delText>
        </w:r>
      </w:del>
      <w:del w:id="20634" w:author="PR Preview" w:date="2026-01-01T00:00:00Z">
        <w:r>
          <w:delText xml:space="preserve"> </w:delText>
        </w:r>
      </w:del>
      <w:del w:id="20635" w:author="PR Preview" w:date="2026-01-01T00:00:00Z">
        <w:r>
          <w:delText xml:space="preserve">then there are a</w:delText>
        </w:r>
      </w:del>
      <w:del w:id="20636" w:author="PR Preview" w:date="2026-01-01T00:00:00Z">
        <w:r>
          <w:delText xml:space="preserve"> </w:delText>
        </w:r>
      </w:del>
      <m:oMath>
        <m:r>
          <m:t>p</m:t>
        </m:r>
        <m:r>
          <m:rPr>
            <m:sty m:val="p"/>
          </m:rPr>
          <m:t>×</m:t>
        </m:r>
        <m:r>
          <m:t>p</m:t>
        </m:r>
      </m:oMath>
      <w:del w:id="20637" w:author="PR Preview" w:date="2026-01-01T00:00:00Z">
        <w:r>
          <w:delText xml:space="preserve"> </w:delText>
        </w:r>
      </w:del>
      <w:del w:id="20638" w:author="PR Preview" w:date="2026-01-01T00:00:00Z">
        <w:r>
          <w:delText xml:space="preserve">orthogonal matrix</w:delText>
        </w:r>
      </w:del>
      <w:del w:id="20639" w:author="PR Preview" w:date="2026-01-01T00:00:00Z">
        <w:r>
          <w:delText xml:space="preserve"> </w:delText>
        </w:r>
      </w:del>
      <m:oMath>
        <m:r>
          <m:rPr>
            <m:sty m:val="bi"/>
          </m:rPr>
          <m:t>Q</m:t>
        </m:r>
      </m:oMath>
      <w:del w:id="20640" w:author="PR Preview" w:date="2026-01-01T00:00:00Z">
        <w:r>
          <w:delText xml:space="preserve"> </w:delText>
        </w:r>
      </w:del>
      <w:del w:id="20641" w:author="PR Preview" w:date="2026-01-01T00:00:00Z">
        <w:r>
          <w:delText xml:space="preserve">(</w:delText>
        </w:r>
      </w:del>
      <w:hyperlink w:anchor="def-orthogonal-matrix">
        <w:del w:id="20642" w:author="PR Preview" w:date="2026-01-01T00:00:00Z">
          <w:r>
            <w:rPr>
              <w:rStyle w:val="Hyperlink"/>
            </w:rPr>
            <w:delText xml:space="preserve">Definition 89</w:delText>
          </w:r>
        </w:del>
      </w:hyperlink>
      <w:del w:id="20643" w:author="PR Preview" w:date="2026-01-01T00:00:00Z">
        <w:r>
          <w:delText xml:space="preserve">)</w:delText>
        </w:r>
      </w:del>
      <w:del w:id="20644" w:author="PR Preview" w:date="2026-01-01T00:00:00Z">
        <w:r>
          <w:delText xml:space="preserve"> </w:delText>
        </w:r>
      </w:del>
      <w:del w:id="20645" w:author="PR Preview" w:date="2026-01-01T00:00:00Z">
        <w:r>
          <w:delText xml:space="preserve">and a</w:delText>
        </w:r>
      </w:del>
      <w:del w:id="20646" w:author="PR Preview" w:date="2026-01-01T00:00:00Z">
        <w:r>
          <w:delText xml:space="preserve"> </w:delText>
        </w:r>
      </w:del>
      <m:oMath>
        <m:r>
          <m:t>p</m:t>
        </m:r>
        <m:r>
          <m:rPr>
            <m:sty m:val="p"/>
          </m:rPr>
          <m:t>×</m:t>
        </m:r>
        <m:r>
          <m:t>p</m:t>
        </m:r>
      </m:oMath>
      <w:del w:id="20647" w:author="PR Preview" w:date="2026-01-01T00:00:00Z">
        <w:r>
          <w:delText xml:space="preserve"> </w:delText>
        </w:r>
      </w:del>
      <w:del w:id="20648" w:author="PR Preview" w:date="2026-01-01T00:00:00Z">
        <w:r>
          <w:delText xml:space="preserve">diagonal matrix</w:delText>
        </w:r>
      </w:del>
      <w:del w:id="20649" w:author="PR Preview" w:date="2026-01-01T00:00:00Z">
        <w:r>
          <w:delText xml:space="preserve"> </w:delText>
        </w:r>
      </w:del>
      <m:oMath>
        <m:r>
          <m:rPr>
            <m:sty m:val="b"/>
          </m:rPr>
          <m:t>Λ</m:t>
        </m:r>
      </m:oMath>
      <w:del w:id="20650" w:author="PR Preview" w:date="2026-01-01T00:00:00Z">
        <w:r>
          <w:delText xml:space="preserve"> </w:delText>
        </w:r>
      </w:del>
      <w:del w:id="20651" w:author="PR Preview" w:date="2026-01-01T00:00:00Z">
        <w:r>
          <w:delText xml:space="preserve">(</w:delText>
        </w:r>
      </w:del>
      <w:hyperlink w:anchor="def-diagonal-matrix">
        <w:del w:id="20652" w:author="PR Preview" w:date="2026-01-01T00:00:00Z">
          <w:r>
            <w:rPr>
              <w:rStyle w:val="Hyperlink"/>
            </w:rPr>
            <w:delText xml:space="preserve">Definition 83</w:delText>
          </w:r>
        </w:del>
      </w:hyperlink>
      <w:del w:id="20653" w:author="PR Preview" w:date="2026-01-01T00:00:00Z">
        <w:r>
          <w:delText xml:space="preserve">)</w:delText>
        </w:r>
      </w:del>
      <w:del w:id="20654" w:author="PR Preview" w:date="2026-01-01T00:00:00Z">
        <w:r>
          <w:delText xml:space="preserve"> </w:delText>
        </w:r>
      </w:del>
      <w:del w:id="20655" w:author="PR Preview" w:date="2026-01-01T00:00:00Z">
        <w:r>
          <w:delText xml:space="preserve">with real diagonal entries</w:delText>
        </w:r>
      </w:del>
      <w:del w:id="20656" w:author="PR Preview" w:date="2026-01-01T00:00:00Z">
        <w:r>
          <w:delText xml:space="preserve"> </w:delText>
        </w:r>
      </w:del>
      <m:oMath>
        <m:sSub>
          <m:e>
            <m:r>
              <m:t>λ</m:t>
            </m:r>
          </m:e>
          <m:sub>
            <m:r>
              <m:t>1</m:t>
            </m:r>
          </m:sub>
        </m:sSub>
        <m:r>
          <m:rPr>
            <m:sty m:val="p"/>
          </m:rPr>
          <m:t>,</m:t>
        </m:r>
        <m:r>
          <m:rPr>
            <m:sty m:val="p"/>
          </m:rPr>
          <m:t>…</m:t>
        </m:r>
        <m:r>
          <m:rPr>
            <m:sty m:val="p"/>
          </m:rPr>
          <m:t>,</m:t>
        </m:r>
        <m:sSub>
          <m:e>
            <m:r>
              <m:t>λ</m:t>
            </m:r>
          </m:e>
          <m:sub>
            <m:r>
              <m:t>p</m:t>
            </m:r>
          </m:sub>
        </m:sSub>
      </m:oMath>
      <w:del w:id="20657" w:author="PR Preview" w:date="2026-01-01T00:00:00Z">
        <w:r>
          <w:delText xml:space="preserve"> </w:delText>
        </w:r>
      </w:del>
      <w:del w:id="20658" w:author="PR Preview" w:date="2026-01-01T00:00:00Z">
        <w:r>
          <w:delText xml:space="preserve">such that</w:delText>
        </w:r>
      </w:del>
    </w:p>
    <w:p>
      <w:pPr>
        <w:pStyle w:val="BodyText"/>
      </w:pPr>
      <w:ins w:id="20659" w:author="PR Preview" w:date="2026-01-01T00:00:00Z">
        <w:r>
          <w:rPr>
            <w:i/>
            <w:iCs/>
          </w:rPr>
          <w:t xml:space="preserve">Remark 37</w:t>
        </w:r>
      </w:ins>
      <w:ins w:id="20660" w:author="PR Preview" w:date="2026-01-01T00:00:00Z">
        <w:r>
          <w:t xml:space="preserve"> (Real and complex eigenvalues). </w:t>
        </w:r>
      </w:ins>
      <w:ins w:id="20661" w:author="PR Preview" w:date="2026-01-01T00:00:00Z">
        <w:r>
          <w:t xml:space="preserve">These notes take</w:t>
        </w:r>
      </w:ins>
      <w:ins w:id="20662" w:author="PR Preview" w:date="2026-01-01T00:00:00Z">
        <w:r>
          <w:t xml:space="preserve"> </w:t>
        </w:r>
      </w:ins>
      <m:oMath>
        <m:r>
          <m:t>λ</m:t>
        </m:r>
      </m:oMath>
      <w:ins w:id="20663" w:author="PR Preview" w:date="2026-01-01T00:00:00Z">
        <w:r>
          <w:t xml:space="preserve"> </w:t>
        </w:r>
      </w:ins>
      <w:ins w:id="20664" w:author="PR Preview" w:date="2026-01-01T00:00:00Z">
        <w:r>
          <w:t xml:space="preserve">and</w:t>
        </w:r>
      </w:ins>
      <w:ins w:id="20665" w:author="PR Preview" w:date="2026-01-01T00:00:00Z">
        <w:r>
          <w:t xml:space="preserve"> </w:t>
        </w:r>
      </w:ins>
      <w:ins w:id="20666" w:author="PR Preview" w:date="2026-01-01T00:00:00Z">
        <w:r>
          <w:t xml:space="preserve">$\mathord{\smash[b]{\underset{\raise.3ex\hbox{$\scriptstyle\sim$}}{v}}\vphantom{v}}$</w:t>
        </w:r>
      </w:ins>
      <w:ins w:id="20667" w:author="PR Preview" w:date="2026-01-01T00:00:00Z">
        <w:r>
          <w:t xml:space="preserve"> </w:t>
        </w:r>
      </w:ins>
      <w:ins w:id="20668" w:author="PR Preview" w:date="2026-01-01T00:00:00Z">
        <w:r>
          <w:t xml:space="preserve">to be real.</w:t>
        </w:r>
      </w:ins>
      <w:ins w:id="20669" w:author="PR Preview" w:date="2026-01-01T00:00:00Z">
        <w:r>
          <w:t xml:space="preserve"> </w:t>
        </w:r>
      </w:ins>
      <w:ins w:id="20670" w:author="PR Preview" w:date="2026-01-01T00:00:00Z">
        <w:r>
          <w:t xml:space="preserve">Banerjee and Roy (2014, chap. 11, Definition 11.1, pp. 312-313)</w:t>
        </w:r>
      </w:ins>
      <w:ins w:id="20671" w:author="PR Preview" w:date="2026-01-01T00:00:00Z">
        <w:r>
          <w:t xml:space="preserve"> </w:t>
        </w:r>
      </w:ins>
      <w:ins w:id="20672" w:author="PR Preview" w:date="2026-01-01T00:00:00Z">
        <w:r>
          <w:t xml:space="preserve">also allows</w:t>
        </w:r>
      </w:ins>
      <w:ins w:id="20673" w:author="PR Preview" w:date="2026-01-01T00:00:00Z">
        <w:r>
          <w:t xml:space="preserve"> </w:t>
        </w:r>
      </w:ins>
      <w:hyperlink r:id="rId483">
        <w:ins w:id="20674" w:author="PR Preview" w:date="2026-01-01T00:00:00Z">
          <w:r>
            <w:rPr>
              <w:rStyle w:val="Hyperlink"/>
            </w:rPr>
            <w:t xml:space="preserve">complex</w:t>
          </w:r>
        </w:ins>
      </w:hyperlink>
      <w:ins w:id="20675" w:author="PR Preview" w:date="2026-01-01T00:00:00Z">
        <w:r>
          <w:t xml:space="preserve"> </w:t>
        </w:r>
      </w:ins>
      <w:ins w:id="20676" w:author="PR Preview" w:date="2026-01-01T00:00:00Z">
        <w:r>
          <w:t xml:space="preserve">eigenvalues and eigenvectors,</w:t>
        </w:r>
      </w:ins>
      <w:ins w:id="20677" w:author="PR Preview" w:date="2026-01-01T00:00:00Z">
        <w:r>
          <w:t xml:space="preserve"> </w:t>
        </w:r>
      </w:ins>
      <w:ins w:id="20678" w:author="PR Preview" w:date="2026-01-01T00:00:00Z">
        <w:r>
          <w:t xml:space="preserve">because some real matrices, such as a rotation by</w:t>
        </w:r>
      </w:ins>
      <w:ins w:id="20679" w:author="PR Preview" w:date="2026-01-01T00:00:00Z">
        <w:r>
          <w:t xml:space="preserve"> </w:t>
        </w:r>
      </w:ins>
      <m:oMath>
        <m:r>
          <m:t>90</m:t>
        </m:r>
      </m:oMath>
      <w:ins w:id="20680" w:author="PR Preview" w:date="2026-01-01T00:00:00Z">
        <w:r>
          <w:t xml:space="preserve"> </w:t>
        </w:r>
      </w:ins>
      <w:ins w:id="20681" w:author="PR Preview" w:date="2026-01-01T00:00:00Z">
        <w:r>
          <w:t xml:space="preserve">degrees,</w:t>
        </w:r>
      </w:ins>
      <w:ins w:id="20682" w:author="PR Preview" w:date="2026-01-01T00:00:00Z">
        <w:r>
          <w:t xml:space="preserve"> </w:t>
        </w:r>
      </w:ins>
      <w:ins w:id="20683" w:author="PR Preview" w:date="2026-01-01T00:00:00Z">
        <w:r>
          <w:t xml:space="preserve">have no real eigenvalues</w:t>
        </w:r>
      </w:ins>
      <w:ins w:id="20684" w:author="PR Preview" w:date="2026-01-01T00:00:00Z">
        <w:r>
          <w:t xml:space="preserve"> </w:t>
        </w:r>
      </w:ins>
      <w:ins w:id="20685" w:author="PR Preview" w:date="2026-01-01T00:00:00Z">
        <w:r>
          <w:t xml:space="preserve">(Banerjee and Roy 2014, chap. 11, Example 11.2, p. 312)</w:t>
        </w:r>
      </w:ins>
      <w:ins w:id="20686" w:author="PR Preview" w:date="2026-01-01T00:00:00Z">
        <w:r>
          <w:t xml:space="preserve">.</w:t>
        </w:r>
      </w:ins>
    </w:p>
    <w:p>
      <w:pPr>
        <w:pStyle w:val="BodyText"/>
      </w:pPr>
      <w:ins w:id="20687" w:author="PR Preview" w:date="2026-01-01T00:00:00Z">
        <w:r>
          <w:t xml:space="preserve">For example,</w:t>
        </w:r>
      </w:ins>
      <w:ins w:id="20688" w:author="PR Preview" w:date="2026-01-01T00:00:00Z">
        <w:r>
          <w:t xml:space="preserve"> </w:t>
        </w:r>
      </w:ins>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ins w:id="20689" w:author="PR Preview" w:date="2026-01-01T00:00:00Z">
        <w:r>
          <w:t xml:space="preserve"> </w:t>
        </w:r>
      </w:ins>
      <w:ins w:id="20690" w:author="PR Preview" w:date="2026-01-01T00:00:00Z">
        <w:r>
          <w:t xml:space="preserve">rotates each vector in the plane counterclockwise by</w:t>
        </w:r>
      </w:ins>
      <w:ins w:id="20691" w:author="PR Preview" w:date="2026-01-01T00:00:00Z">
        <w:r>
          <w:t xml:space="preserve"> </w:t>
        </w:r>
      </w:ins>
      <m:oMath>
        <m:r>
          <m:t>90</m:t>
        </m:r>
      </m:oMath>
      <w:ins w:id="20692" w:author="PR Preview" w:date="2026-01-01T00:00:00Z">
        <w:r>
          <w:t xml:space="preserve"> </w:t>
        </w:r>
      </w:ins>
      <w:ins w:id="20693" w:author="PR Preview" w:date="2026-01-01T00:00:00Z">
        <w:r>
          <w:t xml:space="preserve">degrees:</w:t>
        </w:r>
      </w:ins>
      <w:ins w:id="20694" w:author="PR Preview" w:date="2026-01-01T00:00:00Z">
        <w:r>
          <w:t xml:space="preserve"> </w:t>
        </w:r>
      </w:ins>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ins w:id="20695" w:author="PR Preview" w:date="2026-01-01T00:00:00Z">
        <w:r>
          <w:t xml:space="preserve">.</w:t>
        </w:r>
      </w:ins>
      <w:ins w:id="20696" w:author="PR Preview" w:date="2026-01-01T00:00:00Z">
        <w:r>
          <w:t xml:space="preserve"> </w:t>
        </w:r>
      </w:ins>
      <w:ins w:id="20697" w:author="PR Preview" w:date="2026-01-01T00:00:00Z">
        <w:r>
          <w:t xml:space="preserve">Suppose</w:t>
        </w:r>
      </w:ins>
      <w:ins w:id="20698" w:author="PR Preview" w:date="2026-01-01T00:00:00Z">
        <w:r>
          <w:t xml:space="preserve"> </w:t>
        </w:r>
      </w:ins>
      <w:ins w:id="20699" w:author="PR Preview" w:date="2026-01-01T00:00:00Z">
        <w:r>
          <w:t xml:space="preserve">$\mathbf{R}\mathord{\smash[b]{\underset{\raise.3ex\hbox{$\scriptstyle\sim$}}{v}}\vphantom{v}} = \lambda\mathord{\smash[b]{\underset{\raise.3ex\hbox{$\scriptstyle\sim$}}{v}}\vphantom{v}}$</w:t>
        </w:r>
      </w:ins>
      <w:ins w:id="20700" w:author="PR Preview" w:date="2026-01-01T00:00:00Z">
        <w:r>
          <w:t xml:space="preserve"> </w:t>
        </w:r>
      </w:ins>
      <w:ins w:id="20701" w:author="PR Preview" w:date="2026-01-01T00:00:00Z">
        <w:r>
          <w:t xml:space="preserve">for a real number</w:t>
        </w:r>
      </w:ins>
      <w:ins w:id="20702" w:author="PR Preview" w:date="2026-01-01T00:00:00Z">
        <w:r>
          <w:t xml:space="preserve"> </w:t>
        </w:r>
      </w:ins>
      <m:oMath>
        <m:r>
          <m:t>λ</m:t>
        </m:r>
      </m:oMath>
      <w:ins w:id="20703" w:author="PR Preview" w:date="2026-01-01T00:00:00Z">
        <w:r>
          <w:t xml:space="preserve">.</w:t>
        </w:r>
      </w:ins>
      <w:ins w:id="20704" w:author="PR Preview" w:date="2026-01-01T00:00:00Z">
        <w:r>
          <w:t xml:space="preserve"> </w:t>
        </w:r>
      </w:ins>
      <w:ins w:id="20705" w:author="PR Preview" w:date="2026-01-01T00:00:00Z">
        <w:r>
          <w:t xml:space="preserve">Matching entries gives</w:t>
        </w:r>
      </w:ins>
      <w:ins w:id="20706" w:author="PR Preview" w:date="2026-01-01T00:00:00Z">
        <w:r>
          <w:t xml:space="preserve"> </w:t>
        </w:r>
      </w:ins>
      <m:oMath>
        <m:r>
          <m:rPr>
            <m:sty m:val="p"/>
          </m:rPr>
          <m:t>−</m:t>
        </m:r>
        <m:sSub>
          <m:e>
            <m:r>
              <m:t>v</m:t>
            </m:r>
          </m:e>
          <m:sub>
            <m:r>
              <m:t>2</m:t>
            </m:r>
          </m:sub>
        </m:sSub>
        <m:r>
          <m:rPr>
            <m:sty m:val="p"/>
          </m:rPr>
          <m:t>=</m:t>
        </m:r>
        <m:r>
          <m:t>λ</m:t>
        </m:r>
        <m:sSub>
          <m:e>
            <m:r>
              <m:t>v</m:t>
            </m:r>
          </m:e>
          <m:sub>
            <m:r>
              <m:t>1</m:t>
            </m:r>
          </m:sub>
        </m:sSub>
      </m:oMath>
      <w:ins w:id="20707" w:author="PR Preview" w:date="2026-01-01T00:00:00Z">
        <w:r>
          <w:t xml:space="preserve"> </w:t>
        </w:r>
      </w:ins>
      <w:ins w:id="20708" w:author="PR Preview" w:date="2026-01-01T00:00:00Z">
        <w:r>
          <w:t xml:space="preserve">and</w:t>
        </w:r>
      </w:ins>
      <w:ins w:id="20709" w:author="PR Preview" w:date="2026-01-01T00:00:00Z">
        <w:r>
          <w:t xml:space="preserve"> </w:t>
        </w:r>
      </w:ins>
      <m:oMath>
        <m:sSub>
          <m:e>
            <m:r>
              <m:t>v</m:t>
            </m:r>
          </m:e>
          <m:sub>
            <m:r>
              <m:t>1</m:t>
            </m:r>
          </m:sub>
        </m:sSub>
        <m:r>
          <m:rPr>
            <m:sty m:val="p"/>
          </m:rPr>
          <m:t>=</m:t>
        </m:r>
        <m:r>
          <m:t>λ</m:t>
        </m:r>
        <m:sSub>
          <m:e>
            <m:r>
              <m:t>v</m:t>
            </m:r>
          </m:e>
          <m:sub>
            <m:r>
              <m:t>2</m:t>
            </m:r>
          </m:sub>
        </m:sSub>
      </m:oMath>
      <w:ins w:id="20710" w:author="PR Preview" w:date="2026-01-01T00:00:00Z">
        <w:r>
          <w:t xml:space="preserve">.</w:t>
        </w:r>
      </w:ins>
      <w:ins w:id="20711" w:author="PR Preview" w:date="2026-01-01T00:00:00Z">
        <w:r>
          <w:t xml:space="preserve"> </w:t>
        </w:r>
      </w:ins>
      <w:ins w:id="20712" w:author="PR Preview" w:date="2026-01-01T00:00:00Z">
        <w:r>
          <w:t xml:space="preserve">Substituting the second equation into the first gives</w:t>
        </w:r>
      </w:ins>
      <w:ins w:id="20713" w:author="PR Preview" w:date="2026-01-01T00:00:00Z">
        <w:r>
          <w:t xml:space="preserve"> </w:t>
        </w:r>
      </w:ins>
      <m:oMath>
        <m:r>
          <m:rPr>
            <m:sty m:val="p"/>
          </m:rPr>
          <m:t>−</m:t>
        </m:r>
        <m:sSub>
          <m:e>
            <m:r>
              <m:t>v</m:t>
            </m:r>
          </m:e>
          <m:sub>
            <m:r>
              <m:t>2</m:t>
            </m:r>
          </m:sub>
        </m:sSub>
        <m:r>
          <m:rPr>
            <m:sty m:val="p"/>
          </m:rPr>
          <m:t>=</m:t>
        </m:r>
        <m:sSup>
          <m:e>
            <m:r>
              <m:t>λ</m:t>
            </m:r>
          </m:e>
          <m:sup>
            <m:r>
              <m:t>2</m:t>
            </m:r>
          </m:sup>
        </m:sSup>
        <m:sSub>
          <m:e>
            <m:r>
              <m:t>v</m:t>
            </m:r>
          </m:e>
          <m:sub>
            <m:r>
              <m:t>2</m:t>
            </m:r>
          </m:sub>
        </m:sSub>
      </m:oMath>
      <w:ins w:id="20714" w:author="PR Preview" w:date="2026-01-01T00:00:00Z">
        <w:r>
          <w:t xml:space="preserve">,</w:t>
        </w:r>
      </w:ins>
      <w:ins w:id="20715" w:author="PR Preview" w:date="2026-01-01T00:00:00Z">
        <w:r>
          <w:t xml:space="preserve"> </w:t>
        </w:r>
      </w:ins>
      <w:ins w:id="20716" w:author="PR Preview" w:date="2026-01-01T00:00:00Z">
        <w:r>
          <w:t xml:space="preserve">so</w:t>
        </w:r>
      </w:ins>
      <w:ins w:id="20717" w:author="PR Preview" w:date="2026-01-01T00:00:00Z">
        <w:r>
          <w:t xml:space="preserve"> </w:t>
        </w:r>
      </w:ins>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ins w:id="20718" w:author="PR Preview" w:date="2026-01-01T00:00:00Z">
        <w:r>
          <w:t xml:space="preserve">.</w:t>
        </w:r>
      </w:ins>
      <w:ins w:id="20719" w:author="PR Preview" w:date="2026-01-01T00:00:00Z">
        <w:r>
          <w:t xml:space="preserve"> </w:t>
        </w:r>
      </w:ins>
      <w:ins w:id="20720" w:author="PR Preview" w:date="2026-01-01T00:00:00Z">
        <w:r>
          <w:t xml:space="preserve">Since</w:t>
        </w:r>
      </w:ins>
      <w:ins w:id="20721" w:author="PR Preview" w:date="2026-01-01T00:00:00Z">
        <w:r>
          <w:t xml:space="preserve"> </w:t>
        </w:r>
      </w:ins>
      <m:oMath>
        <m:r>
          <m:t>1</m:t>
        </m:r>
        <m:r>
          <m:rPr>
            <m:sty m:val="p"/>
          </m:rPr>
          <m:t>+</m:t>
        </m:r>
        <m:sSup>
          <m:e>
            <m:r>
              <m:t>λ</m:t>
            </m:r>
          </m:e>
          <m:sup>
            <m:r>
              <m:t>2</m:t>
            </m:r>
          </m:sup>
        </m:sSup>
        <m:r>
          <m:rPr>
            <m:sty m:val="p"/>
          </m:rPr>
          <m:t>&gt;</m:t>
        </m:r>
        <m:r>
          <m:t>0</m:t>
        </m:r>
      </m:oMath>
      <w:ins w:id="20722" w:author="PR Preview" w:date="2026-01-01T00:00:00Z">
        <w:r>
          <w:t xml:space="preserve">,</w:t>
        </w:r>
      </w:ins>
      <w:ins w:id="20723" w:author="PR Preview" w:date="2026-01-01T00:00:00Z">
        <w:r>
          <w:t xml:space="preserve"> </w:t>
        </w:r>
      </w:ins>
      <m:oMath>
        <m:sSub>
          <m:e>
            <m:r>
              <m:t>v</m:t>
            </m:r>
          </m:e>
          <m:sub>
            <m:r>
              <m:t>2</m:t>
            </m:r>
          </m:sub>
        </m:sSub>
        <m:r>
          <m:rPr>
            <m:sty m:val="p"/>
          </m:rPr>
          <m:t>=</m:t>
        </m:r>
        <m:r>
          <m:t>0</m:t>
        </m:r>
      </m:oMath>
      <w:ins w:id="20724" w:author="PR Preview" w:date="2026-01-01T00:00:00Z">
        <w:r>
          <w:t xml:space="preserve">,</w:t>
        </w:r>
      </w:ins>
      <w:ins w:id="20725" w:author="PR Preview" w:date="2026-01-01T00:00:00Z">
        <w:r>
          <w:t xml:space="preserve"> </w:t>
        </w:r>
      </w:ins>
      <w:ins w:id="20726" w:author="PR Preview" w:date="2026-01-01T00:00:00Z">
        <w:r>
          <w:t xml:space="preserve">and then</w:t>
        </w:r>
      </w:ins>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ins w:id="20727" w:author="PR Preview" w:date="2026-01-01T00:00:00Z">
        <w:r>
          <w:t xml:space="preserve">So the only solution is</w:t>
        </w:r>
      </w:ins>
      <w:ins w:id="20728" w:author="PR Preview" w:date="2026-01-01T00:00:00Z">
        <w:r>
          <w:t xml:space="preserve"> </w:t>
        </w:r>
      </w:ins>
      <w:ins w:id="20729" w:author="PR Preview" w:date="2026-01-01T00:00:00Z">
        <w:r>
          <w:t xml:space="preserve">$\mathord{\smash[b]{\underset{\raise.3ex\hbox{$\scriptstyle\sim$}}{v}}\vphantom{v}} = \mathord{\smash[b]{\underset{\raise.3ex\hbox{$\scriptstyle\sim$}}{0}}\vphantom{0}}$</w:t>
        </w:r>
      </w:ins>
      <w:ins w:id="20730" w:author="PR Preview" w:date="2026-01-01T00:00:00Z">
        <w:r>
          <w:t xml:space="preserve">,</w:t>
        </w:r>
      </w:ins>
      <w:ins w:id="20731" w:author="PR Preview" w:date="2026-01-01T00:00:00Z">
        <w:r>
          <w:t xml:space="preserve"> </w:t>
        </w:r>
      </w:ins>
      <w:ins w:id="20732" w:author="PR Preview" w:date="2026-01-01T00:00:00Z">
        <w:r>
          <w:t xml:space="preserve">and</w:t>
        </w:r>
      </w:ins>
      <w:ins w:id="20733" w:author="PR Preview" w:date="2026-01-01T00:00:00Z">
        <w:r>
          <w:t xml:space="preserve"> </w:t>
        </w:r>
      </w:ins>
      <m:oMath>
        <m:r>
          <m:rPr>
            <m:sty m:val="bi"/>
          </m:rPr>
          <m:t>R</m:t>
        </m:r>
      </m:oMath>
      <w:ins w:id="20734" w:author="PR Preview" w:date="2026-01-01T00:00:00Z">
        <w:r>
          <w:t xml:space="preserve"> </w:t>
        </w:r>
      </w:ins>
      <w:ins w:id="20735" w:author="PR Preview" w:date="2026-01-01T00:00:00Z">
        <w:r>
          <w:t xml:space="preserve">has no real eigenvalue.</w:t>
        </w:r>
      </w:ins>
    </w:p>
    <w:bookmarkEnd w:id="48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5" name="Picture"/>
                  <a:graphic>
                    <a:graphicData uri="http://schemas.openxmlformats.org/drawingml/2006/picture">
                      <pic:pic>
                        <pic:nvPicPr>
                          <pic:cNvPr descr="/opt/quarto/share/formats/docx/tip.png" id="48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87">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8" w:name="thm-spectral"/>
    <w:p>
      <w:pPr>
        <w:pStyle w:val="FirstParagraph"/>
      </w:pPr>
      <w:ins w:id="20736" w:author="PR Preview" w:date="2026-01-01T00:00:00Z">
        <w:r>
          <w:rPr>
            <w:b/>
            <w:bCs/>
          </w:rPr>
          <w:t xml:space="preserve">Theorem 78 (Spectral theorem for symmetric matrices)</w:t>
        </w:r>
      </w:ins>
      <w:ins w:id="20737" w:author="PR Preview" w:date="2026-01-01T00:00:00Z">
        <w:r>
          <w:t xml:space="preserve"> </w:t>
        </w:r>
      </w:ins>
      <w:ins w:id="20738" w:author="PR Preview" w:date="2026-01-01T00:00:00Z">
        <w:r>
          <w:t xml:space="preserve">If</w:t>
        </w:r>
      </w:ins>
      <w:ins w:id="20739" w:author="PR Preview" w:date="2026-01-01T00:00:00Z">
        <w:r>
          <w:t xml:space="preserve"> </w:t>
        </w:r>
      </w:ins>
      <m:oMath>
        <m:r>
          <m:rPr>
            <m:sty m:val="bi"/>
          </m:rPr>
          <m:t>A</m:t>
        </m:r>
      </m:oMath>
      <w:ins w:id="20740" w:author="PR Preview" w:date="2026-01-01T00:00:00Z">
        <w:r>
          <w:t xml:space="preserve"> </w:t>
        </w:r>
      </w:ins>
      <w:ins w:id="20741" w:author="PR Preview" w:date="2026-01-01T00:00:00Z">
        <w:r>
          <w:t xml:space="preserve">is a</w:t>
        </w:r>
      </w:ins>
      <w:ins w:id="20742" w:author="PR Preview" w:date="2026-01-01T00:00:00Z">
        <w:r>
          <w:t xml:space="preserve"> </w:t>
        </w:r>
      </w:ins>
      <m:oMath>
        <m:r>
          <m:t>p</m:t>
        </m:r>
        <m:r>
          <m:rPr>
            <m:sty m:val="p"/>
          </m:rPr>
          <m:t>×</m:t>
        </m:r>
        <m:r>
          <m:t>p</m:t>
        </m:r>
      </m:oMath>
      <w:ins w:id="20743" w:author="PR Preview" w:date="2026-01-01T00:00:00Z">
        <w:r>
          <w:t xml:space="preserve"> </w:t>
        </w:r>
      </w:ins>
      <w:ins w:id="20744" w:author="PR Preview" w:date="2026-01-01T00:00:00Z">
        <w:r>
          <w:t xml:space="preserve">symmetric matrix (</w:t>
        </w:r>
      </w:ins>
      <w:hyperlink w:anchor="def-symmetric-matrix">
        <w:ins w:id="20745" w:author="PR Preview" w:date="2026-01-01T00:00:00Z">
          <w:r>
            <w:rPr>
              <w:rStyle w:val="Hyperlink"/>
            </w:rPr>
            <w:t xml:space="preserve">Definition 82</w:t>
          </w:r>
        </w:ins>
      </w:hyperlink>
      <w:ins w:id="20746" w:author="PR Preview" w:date="2026-01-01T00:00:00Z">
        <w:r>
          <w:t xml:space="preserve">)</w:t>
        </w:r>
      </w:ins>
      <w:ins w:id="20747" w:author="PR Preview" w:date="2026-01-01T00:00:00Z">
        <w:r>
          <w:t xml:space="preserve"> </w:t>
        </w:r>
      </w:ins>
      <w:ins w:id="20748" w:author="PR Preview" w:date="2026-01-01T00:00:00Z">
        <w:r>
          <w:t xml:space="preserve">with real entries,</w:t>
        </w:r>
      </w:ins>
      <w:ins w:id="20749" w:author="PR Preview" w:date="2026-01-01T00:00:00Z">
        <w:r>
          <w:t xml:space="preserve"> </w:t>
        </w:r>
      </w:ins>
      <w:ins w:id="20750" w:author="PR Preview" w:date="2026-01-01T00:00:00Z">
        <w:r>
          <w:t xml:space="preserve">then there are a</w:t>
        </w:r>
      </w:ins>
      <w:ins w:id="20751" w:author="PR Preview" w:date="2026-01-01T00:00:00Z">
        <w:r>
          <w:t xml:space="preserve"> </w:t>
        </w:r>
      </w:ins>
      <m:oMath>
        <m:r>
          <m:t>p</m:t>
        </m:r>
        <m:r>
          <m:rPr>
            <m:sty m:val="p"/>
          </m:rPr>
          <m:t>×</m:t>
        </m:r>
        <m:r>
          <m:t>p</m:t>
        </m:r>
      </m:oMath>
      <w:ins w:id="20752" w:author="PR Preview" w:date="2026-01-01T00:00:00Z">
        <w:r>
          <w:t xml:space="preserve"> </w:t>
        </w:r>
      </w:ins>
      <w:ins w:id="20753" w:author="PR Preview" w:date="2026-01-01T00:00:00Z">
        <w:r>
          <w:t xml:space="preserve">orthogonal matrix</w:t>
        </w:r>
      </w:ins>
      <w:ins w:id="20754" w:author="PR Preview" w:date="2026-01-01T00:00:00Z">
        <w:r>
          <w:t xml:space="preserve"> </w:t>
        </w:r>
      </w:ins>
      <m:oMath>
        <m:r>
          <m:rPr>
            <m:sty m:val="bi"/>
          </m:rPr>
          <m:t>Q</m:t>
        </m:r>
      </m:oMath>
      <w:ins w:id="20755" w:author="PR Preview" w:date="2026-01-01T00:00:00Z">
        <w:r>
          <w:t xml:space="preserve"> </w:t>
        </w:r>
      </w:ins>
      <w:ins w:id="20756" w:author="PR Preview" w:date="2026-01-01T00:00:00Z">
        <w:r>
          <w:t xml:space="preserve">(</w:t>
        </w:r>
      </w:ins>
      <w:hyperlink w:anchor="def-orthogonal-matrix">
        <w:ins w:id="20757" w:author="PR Preview" w:date="2026-01-01T00:00:00Z">
          <w:r>
            <w:rPr>
              <w:rStyle w:val="Hyperlink"/>
            </w:rPr>
            <w:t xml:space="preserve">Definition 89</w:t>
          </w:r>
        </w:ins>
      </w:hyperlink>
      <w:ins w:id="20758" w:author="PR Preview" w:date="2026-01-01T00:00:00Z">
        <w:r>
          <w:t xml:space="preserve">)</w:t>
        </w:r>
      </w:ins>
      <w:ins w:id="20759" w:author="PR Preview" w:date="2026-01-01T00:00:00Z">
        <w:r>
          <w:t xml:space="preserve"> </w:t>
        </w:r>
      </w:ins>
      <w:ins w:id="20760" w:author="PR Preview" w:date="2026-01-01T00:00:00Z">
        <w:r>
          <w:t xml:space="preserve">and a</w:t>
        </w:r>
      </w:ins>
      <w:ins w:id="20761" w:author="PR Preview" w:date="2026-01-01T00:00:00Z">
        <w:r>
          <w:t xml:space="preserve"> </w:t>
        </w:r>
      </w:ins>
      <m:oMath>
        <m:r>
          <m:t>p</m:t>
        </m:r>
        <m:r>
          <m:rPr>
            <m:sty m:val="p"/>
          </m:rPr>
          <m:t>×</m:t>
        </m:r>
        <m:r>
          <m:t>p</m:t>
        </m:r>
      </m:oMath>
      <w:ins w:id="20762" w:author="PR Preview" w:date="2026-01-01T00:00:00Z">
        <w:r>
          <w:t xml:space="preserve"> </w:t>
        </w:r>
      </w:ins>
      <w:ins w:id="20763" w:author="PR Preview" w:date="2026-01-01T00:00:00Z">
        <w:r>
          <w:t xml:space="preserve">diagonal matrix</w:t>
        </w:r>
      </w:ins>
      <w:ins w:id="20764" w:author="PR Preview" w:date="2026-01-01T00:00:00Z">
        <w:r>
          <w:t xml:space="preserve"> </w:t>
        </w:r>
      </w:ins>
      <m:oMath>
        <m:r>
          <m:rPr>
            <m:sty m:val="b"/>
          </m:rPr>
          <m:t>Λ</m:t>
        </m:r>
      </m:oMath>
      <w:ins w:id="20765" w:author="PR Preview" w:date="2026-01-01T00:00:00Z">
        <w:r>
          <w:t xml:space="preserve"> </w:t>
        </w:r>
      </w:ins>
      <w:ins w:id="20766" w:author="PR Preview" w:date="2026-01-01T00:00:00Z">
        <w:r>
          <w:t xml:space="preserve">(</w:t>
        </w:r>
      </w:ins>
      <w:hyperlink w:anchor="def-diagonal-matrix">
        <w:ins w:id="20767" w:author="PR Preview" w:date="2026-01-01T00:00:00Z">
          <w:r>
            <w:rPr>
              <w:rStyle w:val="Hyperlink"/>
            </w:rPr>
            <w:t xml:space="preserve">Definition 83</w:t>
          </w:r>
        </w:ins>
      </w:hyperlink>
      <w:ins w:id="20768" w:author="PR Preview" w:date="2026-01-01T00:00:00Z">
        <w:r>
          <w:t xml:space="preserve">)</w:t>
        </w:r>
      </w:ins>
      <w:ins w:id="20769" w:author="PR Preview" w:date="2026-01-01T00:00:00Z">
        <w:r>
          <w:t xml:space="preserve"> </w:t>
        </w:r>
      </w:ins>
      <w:ins w:id="20770" w:author="PR Preview" w:date="2026-01-01T00:00:00Z">
        <w:r>
          <w:t xml:space="preserve">with real diagonal entries</w:t>
        </w:r>
      </w:ins>
      <w:ins w:id="20771" w:author="PR Preview" w:date="2026-01-01T00:00:00Z">
        <w:r>
          <w:t xml:space="preserve"> </w:t>
        </w:r>
      </w:ins>
      <m:oMath>
        <m:sSub>
          <m:e>
            <m:r>
              <m:t>λ</m:t>
            </m:r>
          </m:e>
          <m:sub>
            <m:r>
              <m:t>1</m:t>
            </m:r>
          </m:sub>
        </m:sSub>
        <m:r>
          <m:rPr>
            <m:sty m:val="p"/>
          </m:rPr>
          <m:t>,</m:t>
        </m:r>
        <m:r>
          <m:rPr>
            <m:sty m:val="p"/>
          </m:rPr>
          <m:t>…</m:t>
        </m:r>
        <m:r>
          <m:rPr>
            <m:sty m:val="p"/>
          </m:rPr>
          <m:t>,</m:t>
        </m:r>
        <m:sSub>
          <m:e>
            <m:r>
              <m:t>λ</m:t>
            </m:r>
          </m:e>
          <m:sub>
            <m:r>
              <m:t>p</m:t>
            </m:r>
          </m:sub>
        </m:sSub>
      </m:oMath>
      <w:ins w:id="20772" w:author="PR Preview" w:date="2026-01-01T00:00:00Z">
        <w:r>
          <w:t xml:space="preserve"> </w:t>
        </w:r>
      </w:ins>
      <w:ins w:id="20773" w:author="PR Preview" w:date="2026-01-01T00:00:00Z">
        <w:r>
          <w:t xml:space="preserve">such that</w:t>
        </w:r>
      </w:ins>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8"/>
    <w:bookmarkStart w:id="489" w:name="rem-spectral-equivalent-form"/>
    <w:p>
      <w:pPr>
        <w:pStyle w:val="BodyText"/>
      </w:pPr>
      <w:del w:id="20774" w:author="PR Preview" w:date="2026-01-01T00:00:00Z">
        <w:r>
          <w:rPr>
            <w:i/>
            <w:iCs/>
          </w:rPr>
          <w:delText xml:space="preserve">Remark 37</w:delText>
        </w:r>
      </w:del>
      <w:del w:id="20775" w:author="PR Preview" w:date="2026-01-01T00:00:00Z">
        <w:r>
          <w:delText xml:space="preserve"> (An equivalent form of the spectral theorem). </w:delText>
        </w:r>
      </w:del>
      <w:del w:id="20776" w:author="PR Preview" w:date="2026-01-01T00:00:00Z">
        <w:r>
          <w:delText xml:space="preserve">The proof, by</w:delText>
        </w:r>
      </w:del>
      <w:del w:id="20777" w:author="PR Preview" w:date="2026-01-01T00:00:00Z">
        <w:r>
          <w:delText xml:space="preserve"> </w:delText>
        </w:r>
      </w:del>
      <w:hyperlink r:id="rId142">
        <w:del w:id="20778" w:author="PR Preview" w:date="2026-01-01T00:00:00Z">
          <w:r>
            <w:rPr>
              <w:rStyle w:val="Hyperlink"/>
            </w:rPr>
            <w:delText xml:space="preserve">induction</w:delText>
          </w:r>
        </w:del>
      </w:hyperlink>
      <w:del w:id="20779" w:author="PR Preview" w:date="2026-01-01T00:00:00Z">
        <w:r>
          <w:delText xml:space="preserve"> </w:delText>
        </w:r>
      </w:del>
      <w:del w:id="20780" w:author="PR Preview" w:date="2026-01-01T00:00:00Z">
        <w:r>
          <w:delText xml:space="preserve">on</w:delText>
        </w:r>
      </w:del>
      <w:del w:id="20781" w:author="PR Preview" w:date="2026-01-01T00:00:00Z">
        <w:r>
          <w:delText xml:space="preserve"> </w:delText>
        </w:r>
      </w:del>
      <m:oMath>
        <m:r>
          <m:t>p</m:t>
        </m:r>
      </m:oMath>
      <w:del w:id="20782" w:author="PR Preview" w:date="2026-01-01T00:00:00Z">
        <w:r>
          <w:delText xml:space="preserve">, is outside the scope of these notes;</w:delText>
        </w:r>
      </w:del>
      <w:del w:id="20783" w:author="PR Preview" w:date="2026-01-01T00:00:00Z">
        <w:r>
          <w:delText xml:space="preserve"> </w:delText>
        </w:r>
      </w:del>
      <w:del w:id="20784" w:author="PR Preview" w:date="2026-01-01T00:00:00Z">
        <w:r>
          <w:delText xml:space="preserve">see</w:delText>
        </w:r>
      </w:del>
      <w:del w:id="20785" w:author="PR Preview" w:date="2026-01-01T00:00:00Z">
        <w:r>
          <w:delText xml:space="preserve"> </w:delText>
        </w:r>
      </w:del>
      <w:del w:id="20786" w:author="PR Preview" w:date="2026-01-01T00:00:00Z">
        <w:r>
          <w:delText xml:space="preserve">Banerjee and Roy (2014, chap. 11, Theorem 11.27, p. 349)</w:delText>
        </w:r>
      </w:del>
      <w:del w:id="20787" w:author="PR Preview" w:date="2026-01-01T00:00:00Z">
        <w:r>
          <w:delText xml:space="preserve">,</w:delText>
        </w:r>
      </w:del>
      <w:del w:id="20788" w:author="PR Preview" w:date="2026-01-01T00:00:00Z">
        <w:r>
          <w:delText xml:space="preserve"> </w:delText>
        </w:r>
      </w:del>
      <w:del w:id="20789" w:author="PR Preview" w:date="2026-01-01T00:00:00Z">
        <w:r>
          <w:delText xml:space="preserve">which states the result in the equivalent form</w:delText>
        </w:r>
      </w:del>
      <w:del w:id="20790" w:author="PR Preview" w:date="2026-01-01T00:00:00Z">
        <w:r>
          <w:delText xml:space="preserve"> </w:delText>
        </w:r>
      </w:del>
      <m:oMath>
        <m:sSup>
          <m:e>
            <m:r>
              <m:rPr>
                <m:sty m:val="bi"/>
              </m:rPr>
              <m:t>Q</m:t>
            </m:r>
          </m:e>
          <m:sup>
            <m:r>
              <m:rPr>
                <m:sty m:val="p"/>
              </m:rPr>
              <m:t>⊤</m:t>
            </m:r>
          </m:sup>
        </m:sSup>
        <m:r>
          <m:rPr>
            <m:sty m:val="bi"/>
          </m:rPr>
          <m:t>A</m:t>
        </m:r>
        <m:r>
          <m:rPr>
            <m:sty m:val="bi"/>
          </m:rPr>
          <m:t>Q</m:t>
        </m:r>
        <m:r>
          <m:rPr>
            <m:sty m:val="p"/>
          </m:rPr>
          <m:t>=</m:t>
        </m:r>
        <m:r>
          <m:rPr>
            <m:sty m:val="b"/>
          </m:rPr>
          <m:t>Λ</m:t>
        </m:r>
      </m:oMath>
      <w:del w:id="20791" w:author="PR Preview" w:date="2026-01-01T00:00:00Z">
        <w:r>
          <w:delText xml:space="preserve">.</w:delText>
        </w:r>
      </w:del>
      <w:del w:id="20792" w:author="PR Preview" w:date="2026-01-01T00:00:00Z">
        <w:r>
          <w:delText xml:space="preserve"> </w:delText>
        </w:r>
      </w:del>
      <w:del w:id="20793" w:author="PR Preview" w:date="2026-01-01T00:00:00Z">
        <w:r>
          <w:delText xml:space="preserve">The two forms are equivalent because</w:delText>
        </w:r>
      </w:del>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del w:id="20794" w:author="PR Preview" w:date="2026-01-01T00:00:00Z">
        <w:r>
          <w:delText xml:space="preserve">(</w:delText>
        </w:r>
      </w:del>
      <w:hyperlink w:anchor="rem-orthogonal-matrix-columns">
        <w:del w:id="20795" w:author="PR Preview" w:date="2026-01-01T00:00:00Z">
          <w:r>
            <w:rPr>
              <w:rStyle w:val="Hyperlink"/>
            </w:rPr>
            <w:delText xml:space="preserve">Remark 30</w:delText>
          </w:r>
        </w:del>
      </w:hyperlink>
      <w:del w:id="20796" w:author="PR Preview" w:date="2026-01-01T00:00:00Z">
        <w:r>
          <w:delText xml:space="preserve">).</w:delText>
        </w:r>
      </w:del>
      <w:del w:id="20797" w:author="PR Preview" w:date="2026-01-01T00:00:00Z">
        <w:r>
          <w:delText xml:space="preserve"> </w:delText>
        </w:r>
      </w:del>
      <w:del w:id="20798" w:author="PR Preview" w:date="2026-01-01T00:00:00Z">
        <w:r>
          <w:delText xml:space="preserve">Multiplying</w:delText>
        </w:r>
      </w:del>
      <w:del w:id="20799" w:author="PR Preview" w:date="2026-01-01T00:00:00Z">
        <w:r>
          <w:delText xml:space="preserve"> </w:delText>
        </w:r>
      </w:del>
      <m:oMath>
        <m:r>
          <m:rPr>
            <m:sty m:val="bi"/>
          </m:rPr>
          <m:t>A</m:t>
        </m:r>
        <m:r>
          <m:rPr>
            <m:sty m:val="p"/>
          </m:rPr>
          <m:t>=</m:t>
        </m:r>
        <m:r>
          <m:rPr>
            <m:sty m:val="bi"/>
          </m:rPr>
          <m:t>Q</m:t>
        </m:r>
        <m:r>
          <m:rPr>
            <m:sty m:val="b"/>
          </m:rPr>
          <m:t>Λ</m:t>
        </m:r>
        <m:sSup>
          <m:e>
            <m:r>
              <m:rPr>
                <m:sty m:val="bi"/>
              </m:rPr>
              <m:t>Q</m:t>
            </m:r>
          </m:e>
          <m:sup>
            <m:r>
              <m:rPr>
                <m:sty m:val="p"/>
              </m:rPr>
              <m:t>⊤</m:t>
            </m:r>
          </m:sup>
        </m:sSup>
      </m:oMath>
      <w:del w:id="20800" w:author="PR Preview" w:date="2026-01-01T00:00:00Z">
        <w:r>
          <w:delText xml:space="preserve"> </w:delText>
        </w:r>
      </w:del>
      <w:del w:id="20801" w:author="PR Preview" w:date="2026-01-01T00:00:00Z">
        <w:r>
          <w:delText xml:space="preserve">by</w:delText>
        </w:r>
      </w:del>
      <w:del w:id="20802" w:author="PR Preview" w:date="2026-01-01T00:00:00Z">
        <w:r>
          <w:delText xml:space="preserve"> </w:delText>
        </w:r>
      </w:del>
      <m:oMath>
        <m:sSup>
          <m:e>
            <m:r>
              <m:rPr>
                <m:sty m:val="bi"/>
              </m:rPr>
              <m:t>Q</m:t>
            </m:r>
          </m:e>
          <m:sup>
            <m:r>
              <m:rPr>
                <m:sty m:val="p"/>
              </m:rPr>
              <m:t>⊤</m:t>
            </m:r>
          </m:sup>
        </m:sSup>
      </m:oMath>
      <w:del w:id="20803" w:author="PR Preview" w:date="2026-01-01T00:00:00Z">
        <w:r>
          <w:delText xml:space="preserve"> </w:delText>
        </w:r>
      </w:del>
      <w:del w:id="20804" w:author="PR Preview" w:date="2026-01-01T00:00:00Z">
        <w:r>
          <w:delText xml:space="preserve">on the left and by</w:delText>
        </w:r>
      </w:del>
      <w:del w:id="20805" w:author="PR Preview" w:date="2026-01-01T00:00:00Z">
        <w:r>
          <w:delText xml:space="preserve"> </w:delText>
        </w:r>
      </w:del>
      <m:oMath>
        <m:r>
          <m:rPr>
            <m:sty m:val="bi"/>
          </m:rPr>
          <m:t>Q</m:t>
        </m:r>
      </m:oMath>
      <w:del w:id="20806" w:author="PR Preview" w:date="2026-01-01T00:00:00Z">
        <w:r>
          <w:delText xml:space="preserve"> </w:delText>
        </w:r>
      </w:del>
      <w:del w:id="20807" w:author="PR Preview" w:date="2026-01-01T00:00:00Z">
        <w:r>
          <w:delText xml:space="preserve">on the right gives</w:delText>
        </w:r>
      </w:del>
    </w:p>
    <w:p>
      <w:pPr>
        <w:pStyle w:val="BodyText"/>
      </w:pPr>
      <w:ins w:id="20808" w:author="PR Preview" w:date="2026-01-01T00:00:00Z">
        <w:r>
          <w:rPr>
            <w:i/>
            <w:iCs/>
          </w:rPr>
          <w:t xml:space="preserve">Remark 38</w:t>
        </w:r>
      </w:ins>
      <w:ins w:id="20809" w:author="PR Preview" w:date="2026-01-01T00:00:00Z">
        <w:r>
          <w:t xml:space="preserve"> (An equivalent form of the spectral theorem). </w:t>
        </w:r>
      </w:ins>
      <w:ins w:id="20810" w:author="PR Preview" w:date="2026-01-01T00:00:00Z">
        <w:r>
          <w:t xml:space="preserve">The proof, by</w:t>
        </w:r>
      </w:ins>
      <w:ins w:id="20811" w:author="PR Preview" w:date="2026-01-01T00:00:00Z">
        <w:r>
          <w:t xml:space="preserve"> </w:t>
        </w:r>
      </w:ins>
      <w:hyperlink r:id="rId142">
        <w:ins w:id="20812" w:author="PR Preview" w:date="2026-01-01T00:00:00Z">
          <w:r>
            <w:rPr>
              <w:rStyle w:val="Hyperlink"/>
            </w:rPr>
            <w:t xml:space="preserve">induction</w:t>
          </w:r>
        </w:ins>
      </w:hyperlink>
      <w:ins w:id="20813" w:author="PR Preview" w:date="2026-01-01T00:00:00Z">
        <w:r>
          <w:t xml:space="preserve"> </w:t>
        </w:r>
      </w:ins>
      <w:ins w:id="20814" w:author="PR Preview" w:date="2026-01-01T00:00:00Z">
        <w:r>
          <w:t xml:space="preserve">on</w:t>
        </w:r>
      </w:ins>
      <w:ins w:id="20815" w:author="PR Preview" w:date="2026-01-01T00:00:00Z">
        <w:r>
          <w:t xml:space="preserve"> </w:t>
        </w:r>
      </w:ins>
      <m:oMath>
        <m:r>
          <m:t>p</m:t>
        </m:r>
      </m:oMath>
      <w:ins w:id="20816" w:author="PR Preview" w:date="2026-01-01T00:00:00Z">
        <w:r>
          <w:t xml:space="preserve">, is outside the scope of these notes;</w:t>
        </w:r>
      </w:ins>
      <w:ins w:id="20817" w:author="PR Preview" w:date="2026-01-01T00:00:00Z">
        <w:r>
          <w:t xml:space="preserve"> </w:t>
        </w:r>
      </w:ins>
      <w:ins w:id="20818" w:author="PR Preview" w:date="2026-01-01T00:00:00Z">
        <w:r>
          <w:t xml:space="preserve">see</w:t>
        </w:r>
      </w:ins>
      <w:ins w:id="20819" w:author="PR Preview" w:date="2026-01-01T00:00:00Z">
        <w:r>
          <w:t xml:space="preserve"> </w:t>
        </w:r>
      </w:ins>
      <w:ins w:id="20820" w:author="PR Preview" w:date="2026-01-01T00:00:00Z">
        <w:r>
          <w:t xml:space="preserve">Banerjee and Roy (2014, chap. 11, Theorem 11.27, p. 349)</w:t>
        </w:r>
      </w:ins>
      <w:ins w:id="20821" w:author="PR Preview" w:date="2026-01-01T00:00:00Z">
        <w:r>
          <w:t xml:space="preserve">,</w:t>
        </w:r>
      </w:ins>
      <w:ins w:id="20822" w:author="PR Preview" w:date="2026-01-01T00:00:00Z">
        <w:r>
          <w:t xml:space="preserve"> </w:t>
        </w:r>
      </w:ins>
      <w:ins w:id="20823" w:author="PR Preview" w:date="2026-01-01T00:00:00Z">
        <w:r>
          <w:t xml:space="preserve">which states the result in the equivalent form</w:t>
        </w:r>
      </w:ins>
      <w:ins w:id="20824" w:author="PR Preview" w:date="2026-01-01T00:00:00Z">
        <w:r>
          <w:t xml:space="preserve"> </w:t>
        </w:r>
      </w:ins>
      <m:oMath>
        <m:sSup>
          <m:e>
            <m:r>
              <m:rPr>
                <m:sty m:val="bi"/>
              </m:rPr>
              <m:t>Q</m:t>
            </m:r>
          </m:e>
          <m:sup>
            <m:r>
              <m:rPr>
                <m:sty m:val="p"/>
              </m:rPr>
              <m:t>⊤</m:t>
            </m:r>
          </m:sup>
        </m:sSup>
        <m:r>
          <m:rPr>
            <m:sty m:val="bi"/>
          </m:rPr>
          <m:t>A</m:t>
        </m:r>
        <m:r>
          <m:rPr>
            <m:sty m:val="bi"/>
          </m:rPr>
          <m:t>Q</m:t>
        </m:r>
        <m:r>
          <m:rPr>
            <m:sty m:val="p"/>
          </m:rPr>
          <m:t>=</m:t>
        </m:r>
        <m:r>
          <m:rPr>
            <m:sty m:val="b"/>
          </m:rPr>
          <m:t>Λ</m:t>
        </m:r>
      </m:oMath>
      <w:ins w:id="20825" w:author="PR Preview" w:date="2026-01-01T00:00:00Z">
        <w:r>
          <w:t xml:space="preserve">.</w:t>
        </w:r>
      </w:ins>
      <w:ins w:id="20826" w:author="PR Preview" w:date="2026-01-01T00:00:00Z">
        <w:r>
          <w:t xml:space="preserve"> </w:t>
        </w:r>
      </w:ins>
      <w:ins w:id="20827" w:author="PR Preview" w:date="2026-01-01T00:00:00Z">
        <w:r>
          <w:t xml:space="preserve">The two forms are equivalent because</w:t>
        </w:r>
      </w:ins>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ins w:id="20828" w:author="PR Preview" w:date="2026-01-01T00:00:00Z">
        <w:r>
          <w:t xml:space="preserve">(</w:t>
        </w:r>
      </w:ins>
      <w:hyperlink w:anchor="rem-orthogonal-matrix-columns">
        <w:ins w:id="20829" w:author="PR Preview" w:date="2026-01-01T00:00:00Z">
          <w:r>
            <w:rPr>
              <w:rStyle w:val="Hyperlink"/>
            </w:rPr>
            <w:t xml:space="preserve">Remark 31</w:t>
          </w:r>
        </w:ins>
      </w:hyperlink>
      <w:ins w:id="20830" w:author="PR Preview" w:date="2026-01-01T00:00:00Z">
        <w:r>
          <w:t xml:space="preserve">).</w:t>
        </w:r>
      </w:ins>
      <w:ins w:id="20831" w:author="PR Preview" w:date="2026-01-01T00:00:00Z">
        <w:r>
          <w:t xml:space="preserve"> </w:t>
        </w:r>
      </w:ins>
      <w:ins w:id="20832" w:author="PR Preview" w:date="2026-01-01T00:00:00Z">
        <w:r>
          <w:t xml:space="preserve">Multiplying</w:t>
        </w:r>
      </w:ins>
      <w:ins w:id="20833" w:author="PR Preview" w:date="2026-01-01T00:00:00Z">
        <w:r>
          <w:t xml:space="preserve"> </w:t>
        </w:r>
      </w:ins>
      <m:oMath>
        <m:r>
          <m:rPr>
            <m:sty m:val="bi"/>
          </m:rPr>
          <m:t>A</m:t>
        </m:r>
        <m:r>
          <m:rPr>
            <m:sty m:val="p"/>
          </m:rPr>
          <m:t>=</m:t>
        </m:r>
        <m:r>
          <m:rPr>
            <m:sty m:val="bi"/>
          </m:rPr>
          <m:t>Q</m:t>
        </m:r>
        <m:r>
          <m:rPr>
            <m:sty m:val="b"/>
          </m:rPr>
          <m:t>Λ</m:t>
        </m:r>
        <m:sSup>
          <m:e>
            <m:r>
              <m:rPr>
                <m:sty m:val="bi"/>
              </m:rPr>
              <m:t>Q</m:t>
            </m:r>
          </m:e>
          <m:sup>
            <m:r>
              <m:rPr>
                <m:sty m:val="p"/>
              </m:rPr>
              <m:t>⊤</m:t>
            </m:r>
          </m:sup>
        </m:sSup>
      </m:oMath>
      <w:ins w:id="20834" w:author="PR Preview" w:date="2026-01-01T00:00:00Z">
        <w:r>
          <w:t xml:space="preserve"> </w:t>
        </w:r>
      </w:ins>
      <w:ins w:id="20835" w:author="PR Preview" w:date="2026-01-01T00:00:00Z">
        <w:r>
          <w:t xml:space="preserve">by</w:t>
        </w:r>
      </w:ins>
      <w:ins w:id="20836" w:author="PR Preview" w:date="2026-01-01T00:00:00Z">
        <w:r>
          <w:t xml:space="preserve"> </w:t>
        </w:r>
      </w:ins>
      <m:oMath>
        <m:sSup>
          <m:e>
            <m:r>
              <m:rPr>
                <m:sty m:val="bi"/>
              </m:rPr>
              <m:t>Q</m:t>
            </m:r>
          </m:e>
          <m:sup>
            <m:r>
              <m:rPr>
                <m:sty m:val="p"/>
              </m:rPr>
              <m:t>⊤</m:t>
            </m:r>
          </m:sup>
        </m:sSup>
      </m:oMath>
      <w:ins w:id="20837" w:author="PR Preview" w:date="2026-01-01T00:00:00Z">
        <w:r>
          <w:t xml:space="preserve"> </w:t>
        </w:r>
      </w:ins>
      <w:ins w:id="20838" w:author="PR Preview" w:date="2026-01-01T00:00:00Z">
        <w:r>
          <w:t xml:space="preserve">on the left and by</w:t>
        </w:r>
      </w:ins>
      <w:ins w:id="20839" w:author="PR Preview" w:date="2026-01-01T00:00:00Z">
        <w:r>
          <w:t xml:space="preserve"> </w:t>
        </w:r>
      </w:ins>
      <m:oMath>
        <m:r>
          <m:rPr>
            <m:sty m:val="bi"/>
          </m:rPr>
          <m:t>Q</m:t>
        </m:r>
      </m:oMath>
      <w:ins w:id="20840" w:author="PR Preview" w:date="2026-01-01T00:00:00Z">
        <w:r>
          <w:t xml:space="preserve"> </w:t>
        </w:r>
      </w:ins>
      <w:ins w:id="20841" w:author="PR Preview" w:date="2026-01-01T00:00:00Z">
        <w:r>
          <w:t xml:space="preserve">on the right gives</w:t>
        </w:r>
      </w:ins>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del w:id="20842" w:author="PR Preview" w:date="2026-01-01T00:00:00Z">
        <w:r>
          <w:delText xml:space="preserve">a diagonal matrix with the eigenvalues</w:delText>
        </w:r>
      </w:del>
      <w:del w:id="20843" w:author="PR Preview" w:date="2026-01-01T00:00:00Z">
        <w:r>
          <w:delText xml:space="preserve"> </w:delText>
        </w:r>
      </w:del>
      <m:oMath>
        <m:r>
          <m:t>3</m:t>
        </m:r>
      </m:oMath>
      <w:del w:id="20844" w:author="PR Preview" w:date="2026-01-01T00:00:00Z">
        <w:r>
          <w:delText xml:space="preserve"> </w:delText>
        </w:r>
      </w:del>
      <w:del w:id="20845" w:author="PR Preview" w:date="2026-01-01T00:00:00Z">
        <w:r>
          <w:delText xml:space="preserve">and</w:delText>
        </w:r>
      </w:del>
      <w:del w:id="20846" w:author="PR Preview" w:date="2026-01-01T00:00:00Z">
        <w:r>
          <w:delText xml:space="preserve"> </w:delText>
        </w:r>
      </w:del>
      <m:oMath>
        <m:r>
          <m:t>1</m:t>
        </m:r>
      </m:oMath>
      <w:del w:id="20847" w:author="PR Preview" w:date="2026-01-01T00:00:00Z">
        <w:r>
          <w:delText xml:space="preserve"> </w:delText>
        </w:r>
      </w:del>
      <w:del w:id="20848" w:author="PR Preview" w:date="2026-01-01T00:00:00Z">
        <w:r>
          <w:delText xml:space="preserve">of</w:delText>
        </w:r>
      </w:del>
      <w:del w:id="20849" w:author="PR Preview" w:date="2026-01-01T00:00:00Z">
        <w:r>
          <w:delText xml:space="preserve"> </w:delText>
        </w:r>
      </w:del>
      <m:oMath>
        <m:r>
          <m:rPr>
            <m:sty m:val="bi"/>
          </m:rPr>
          <m:t>A</m:t>
        </m:r>
      </m:oMath>
      <w:del w:id="20850" w:author="PR Preview" w:date="2026-01-01T00:00:00Z">
        <w:r>
          <w:delText xml:space="preserve"> </w:delText>
        </w:r>
      </w:del>
      <w:del w:id="20851" w:author="PR Preview" w:date="2026-01-01T00:00:00Z">
        <w:r>
          <w:delText xml:space="preserve">from</w:delText>
        </w:r>
      </w:del>
      <w:del w:id="20852" w:author="PR Preview" w:date="2026-01-01T00:00:00Z">
        <w:r>
          <w:delText xml:space="preserve"> </w:delText>
        </w:r>
      </w:del>
      <w:hyperlink w:anchor="exm-eigenvalue">
        <w:del w:id="20853" w:author="PR Preview" w:date="2026-01-01T00:00:00Z">
          <w:r>
            <w:rPr>
              <w:rStyle w:val="Hyperlink"/>
            </w:rPr>
            <w:delText xml:space="preserve">Example 144</w:delText>
          </w:r>
        </w:del>
      </w:hyperlink>
      <w:del w:id="20854" w:author="PR Preview" w:date="2026-01-01T00:00:00Z">
        <w:r>
          <w:delText xml:space="preserve"> </w:delText>
        </w:r>
      </w:del>
      <w:del w:id="20855" w:author="PR Preview" w:date="2026-01-01T00:00:00Z">
        <w:r>
          <w:delText xml:space="preserve">on its diagonal.</w:delText>
        </w:r>
      </w:del>
    </w:p>
    <w:p>
      <w:pPr>
        <w:pStyle w:val="FirstParagraph"/>
      </w:pPr>
      <w:ins w:id="20856" w:author="PR Preview" w:date="2026-01-01T00:00:00Z">
        <w:r>
          <w:t xml:space="preserve">a diagonal matrix with the eigenvalues</w:t>
        </w:r>
      </w:ins>
      <w:ins w:id="20857" w:author="PR Preview" w:date="2026-01-01T00:00:00Z">
        <w:r>
          <w:t xml:space="preserve"> </w:t>
        </w:r>
      </w:ins>
      <m:oMath>
        <m:r>
          <m:t>3</m:t>
        </m:r>
      </m:oMath>
      <w:ins w:id="20858" w:author="PR Preview" w:date="2026-01-01T00:00:00Z">
        <w:r>
          <w:t xml:space="preserve"> </w:t>
        </w:r>
      </w:ins>
      <w:ins w:id="20859" w:author="PR Preview" w:date="2026-01-01T00:00:00Z">
        <w:r>
          <w:t xml:space="preserve">and</w:t>
        </w:r>
      </w:ins>
      <w:ins w:id="20860" w:author="PR Preview" w:date="2026-01-01T00:00:00Z">
        <w:r>
          <w:t xml:space="preserve"> </w:t>
        </w:r>
      </w:ins>
      <m:oMath>
        <m:r>
          <m:t>1</m:t>
        </m:r>
      </m:oMath>
      <w:ins w:id="20861" w:author="PR Preview" w:date="2026-01-01T00:00:00Z">
        <w:r>
          <w:t xml:space="preserve"> </w:t>
        </w:r>
      </w:ins>
      <w:ins w:id="20862" w:author="PR Preview" w:date="2026-01-01T00:00:00Z">
        <w:r>
          <w:t xml:space="preserve">of</w:t>
        </w:r>
      </w:ins>
      <w:ins w:id="20863" w:author="PR Preview" w:date="2026-01-01T00:00:00Z">
        <w:r>
          <w:t xml:space="preserve"> </w:t>
        </w:r>
      </w:ins>
      <m:oMath>
        <m:r>
          <m:rPr>
            <m:sty m:val="bi"/>
          </m:rPr>
          <m:t>A</m:t>
        </m:r>
      </m:oMath>
      <w:ins w:id="20864" w:author="PR Preview" w:date="2026-01-01T00:00:00Z">
        <w:r>
          <w:t xml:space="preserve"> </w:t>
        </w:r>
      </w:ins>
      <w:ins w:id="20865" w:author="PR Preview" w:date="2026-01-01T00:00:00Z">
        <w:r>
          <w:t xml:space="preserve">from</w:t>
        </w:r>
      </w:ins>
      <w:ins w:id="20866" w:author="PR Preview" w:date="2026-01-01T00:00:00Z">
        <w:r>
          <w:t xml:space="preserve"> </w:t>
        </w:r>
      </w:ins>
      <w:hyperlink w:anchor="exm-eigenvalue">
        <w:ins w:id="20867" w:author="PR Preview" w:date="2026-01-01T00:00:00Z">
          <w:r>
            <w:rPr>
              <w:rStyle w:val="Hyperlink"/>
            </w:rPr>
            <w:t xml:space="preserve">Example 146</w:t>
          </w:r>
        </w:ins>
      </w:hyperlink>
      <w:ins w:id="20868" w:author="PR Preview" w:date="2026-01-01T00:00:00Z">
        <w:r>
          <w:t xml:space="preserve"> </w:t>
        </w:r>
      </w:ins>
      <w:ins w:id="20869" w:author="PR Preview" w:date="2026-01-01T00:00:00Z">
        <w:r>
          <w:t xml:space="preserve">on its diagonal.</w:t>
        </w:r>
      </w:ins>
    </w:p>
    <w:bookmarkEnd w:id="489"/>
    <w:bookmarkStart w:id="490"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0"/>
    <w:bookmarkStart w:id="491" w:name="exm-spectral"/>
    <w:p>
      <w:pPr>
        <w:pStyle w:val="BodyText"/>
      </w:pPr>
      <w:del w:id="20870" w:author="PR Preview" w:date="2026-01-01T00:00:00Z">
        <w:r>
          <w:rPr>
            <w:b/>
            <w:bCs/>
          </w:rPr>
          <w:delText xml:space="preserve">Example 146 (An eigendecomposition of a</w:delText>
        </w:r>
      </w:del>
      <w:del w:id="20871" w:author="PR Preview" w:date="2026-01-01T00:00:00Z">
        <w:r>
          <w:rPr>
            <w:b/>
            <w:bCs/>
          </w:rPr>
          <w:delText xml:space="preserve"> </w:delText>
        </w:r>
      </w:del>
      <m:oMath>
        <m:r>
          <m:t>2</m:t>
        </m:r>
        <m:r>
          <m:rPr>
            <m:sty m:val="p"/>
          </m:rPr>
          <m:t>×</m:t>
        </m:r>
        <m:r>
          <m:t>2</m:t>
        </m:r>
      </m:oMath>
      <w:del w:id="20872" w:author="PR Preview" w:date="2026-01-01T00:00:00Z">
        <w:r>
          <w:rPr>
            <w:b/>
            <w:bCs/>
          </w:rPr>
          <w:delText xml:space="preserve"> </w:delText>
        </w:r>
      </w:del>
      <w:del w:id="20873" w:author="PR Preview" w:date="2026-01-01T00:00:00Z">
        <w:r>
          <w:rPr>
            <w:b/>
            <w:bCs/>
          </w:rPr>
          <w:delText xml:space="preserve">symmetric matrix)</w:delText>
        </w:r>
      </w:del>
      <w:del w:id="20874" w:author="PR Preview" w:date="2026-01-01T00:00:00Z">
        <w:r>
          <w:delText xml:space="preserve"> </w:delText>
        </w:r>
      </w:del>
      <w:del w:id="20875" w:author="PR Preview" w:date="2026-01-01T00:00:00Z">
        <w:r>
          <w:delText xml:space="preserve">For</w:delText>
        </w:r>
      </w:del>
      <w:del w:id="20876"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0877" w:author="PR Preview" w:date="2026-01-01T00:00:00Z">
        <w:r>
          <w:delText xml:space="preserve">,</w:delText>
        </w:r>
      </w:del>
      <w:del w:id="20878" w:author="PR Preview" w:date="2026-01-01T00:00:00Z">
        <w:r>
          <w:delText xml:space="preserve"> </w:delText>
        </w:r>
      </w:del>
      <w:hyperlink w:anchor="exm-eigenvalue">
        <w:del w:id="20879" w:author="PR Preview" w:date="2026-01-01T00:00:00Z">
          <w:r>
            <w:rPr>
              <w:rStyle w:val="Hyperlink"/>
            </w:rPr>
            <w:delText xml:space="preserve">Example 144</w:delText>
          </w:r>
        </w:del>
      </w:hyperlink>
      <w:del w:id="20880" w:author="PR Preview" w:date="2026-01-01T00:00:00Z">
        <w:r>
          <w:delText xml:space="preserve"> </w:delText>
        </w:r>
      </w:del>
      <w:del w:id="20881" w:author="PR Preview" w:date="2026-01-01T00:00:00Z">
        <w:r>
          <w:delText xml:space="preserve">found the eigenvectors</w:delText>
        </w:r>
      </w:del>
      <w:del w:id="20882" w:author="PR Preview" w:date="2026-01-01T00:00:00Z">
        <w:r>
          <w:delText xml:space="preserve"> </w:delText>
        </w:r>
      </w:del>
      <m:oMath>
        <m:r>
          <m:rPr>
            <m:sty m:val="p"/>
          </m:rPr>
          <m:t>(</m:t>
        </m:r>
        <m:r>
          <m:t>1</m:t>
        </m:r>
        <m:r>
          <m:rPr>
            <m:sty m:val="p"/>
          </m:rPr>
          <m:t>,</m:t>
        </m:r>
        <m:r>
          <m:t>1</m:t>
        </m:r>
        <m:r>
          <m:rPr>
            <m:sty m:val="p"/>
          </m:rPr>
          <m:t>)</m:t>
        </m:r>
      </m:oMath>
      <w:del w:id="20883" w:author="PR Preview" w:date="2026-01-01T00:00:00Z">
        <w:r>
          <w:delText xml:space="preserve"> </w:delText>
        </w:r>
      </w:del>
      <w:del w:id="20884" w:author="PR Preview" w:date="2026-01-01T00:00:00Z">
        <w:r>
          <w:delText xml:space="preserve">for</w:delText>
        </w:r>
      </w:del>
      <w:del w:id="20885" w:author="PR Preview" w:date="2026-01-01T00:00:00Z">
        <w:r>
          <w:delText xml:space="preserve"> </w:delText>
        </w:r>
      </w:del>
      <m:oMath>
        <m:r>
          <m:t>3</m:t>
        </m:r>
      </m:oMath>
      <w:del w:id="20886" w:author="PR Preview" w:date="2026-01-01T00:00:00Z">
        <w:r>
          <w:delText xml:space="preserve"> </w:delText>
        </w:r>
      </w:del>
      <w:del w:id="20887" w:author="PR Preview" w:date="2026-01-01T00:00:00Z">
        <w:r>
          <w:delText xml:space="preserve">and</w:delText>
        </w:r>
      </w:del>
      <w:del w:id="20888" w:author="PR Preview" w:date="2026-01-01T00:00:00Z">
        <w:r>
          <w:delText xml:space="preserve"> </w:delText>
        </w:r>
      </w:del>
      <m:oMath>
        <m:r>
          <m:rPr>
            <m:sty m:val="p"/>
          </m:rPr>
          <m:t>(</m:t>
        </m:r>
        <m:r>
          <m:t>1</m:t>
        </m:r>
        <m:r>
          <m:rPr>
            <m:sty m:val="p"/>
          </m:rPr>
          <m:t>,</m:t>
        </m:r>
        <m:r>
          <m:rPr>
            <m:sty m:val="p"/>
          </m:rPr>
          <m:t>−</m:t>
        </m:r>
        <m:r>
          <m:t>1</m:t>
        </m:r>
        <m:r>
          <m:rPr>
            <m:sty m:val="p"/>
          </m:rPr>
          <m:t>)</m:t>
        </m:r>
      </m:oMath>
      <w:del w:id="20889" w:author="PR Preview" w:date="2026-01-01T00:00:00Z">
        <w:r>
          <w:delText xml:space="preserve"> </w:delText>
        </w:r>
      </w:del>
      <w:del w:id="20890" w:author="PR Preview" w:date="2026-01-01T00:00:00Z">
        <w:r>
          <w:delText xml:space="preserve">for</w:delText>
        </w:r>
      </w:del>
      <w:del w:id="20891" w:author="PR Preview" w:date="2026-01-01T00:00:00Z">
        <w:r>
          <w:delText xml:space="preserve"> </w:delText>
        </w:r>
      </w:del>
      <m:oMath>
        <m:r>
          <m:t>1</m:t>
        </m:r>
      </m:oMath>
      <w:del w:id="20892" w:author="PR Preview" w:date="2026-01-01T00:00:00Z">
        <w:r>
          <w:delText xml:space="preserve">.</w:delText>
        </w:r>
      </w:del>
      <w:del w:id="20893" w:author="PR Preview" w:date="2026-01-01T00:00:00Z">
        <w:r>
          <w:delText xml:space="preserve"> </w:delText>
        </w:r>
      </w:del>
      <w:del w:id="20894" w:author="PR Preview" w:date="2026-01-01T00:00:00Z">
        <w:r>
          <w:delText xml:space="preserve">They are orthogonal (</w:delText>
        </w:r>
      </w:del>
      <w:hyperlink w:anchor="def-orthogonal-vectors">
        <w:del w:id="20895" w:author="PR Preview" w:date="2026-01-01T00:00:00Z">
          <w:r>
            <w:rPr>
              <w:rStyle w:val="Hyperlink"/>
            </w:rPr>
            <w:delText xml:space="preserve">Definition 15</w:delText>
          </w:r>
        </w:del>
      </w:hyperlink>
      <w:del w:id="20896" w:author="PR Preview" w:date="2026-01-01T00:00:00Z">
        <w:r>
          <w:delText xml:space="preserve">):</w:delText>
        </w:r>
      </w:del>
    </w:p>
    <w:p>
      <w:pPr>
        <w:pStyle w:val="BodyText"/>
      </w:pPr>
      <w:ins w:id="20897" w:author="PR Preview" w:date="2026-01-01T00:00:00Z">
        <w:r>
          <w:rPr>
            <w:b/>
            <w:bCs/>
          </w:rPr>
          <w:t xml:space="preserve">Example 148 (An eigendecomposition of a</w:t>
        </w:r>
      </w:ins>
      <w:ins w:id="20898" w:author="PR Preview" w:date="2026-01-01T00:00:00Z">
        <w:r>
          <w:rPr>
            <w:b/>
            <w:bCs/>
          </w:rPr>
          <w:t xml:space="preserve"> </w:t>
        </w:r>
      </w:ins>
      <m:oMath>
        <m:r>
          <m:t>2</m:t>
        </m:r>
        <m:r>
          <m:rPr>
            <m:sty m:val="p"/>
          </m:rPr>
          <m:t>×</m:t>
        </m:r>
        <m:r>
          <m:t>2</m:t>
        </m:r>
      </m:oMath>
      <w:ins w:id="20899" w:author="PR Preview" w:date="2026-01-01T00:00:00Z">
        <w:r>
          <w:rPr>
            <w:b/>
            <w:bCs/>
          </w:rPr>
          <w:t xml:space="preserve"> </w:t>
        </w:r>
      </w:ins>
      <w:ins w:id="20900" w:author="PR Preview" w:date="2026-01-01T00:00:00Z">
        <w:r>
          <w:rPr>
            <w:b/>
            <w:bCs/>
          </w:rPr>
          <w:t xml:space="preserve">symmetric matrix)</w:t>
        </w:r>
      </w:ins>
      <w:ins w:id="20901" w:author="PR Preview" w:date="2026-01-01T00:00:00Z">
        <w:r>
          <w:t xml:space="preserve"> </w:t>
        </w:r>
      </w:ins>
      <w:ins w:id="20902" w:author="PR Preview" w:date="2026-01-01T00:00:00Z">
        <w:r>
          <w:t xml:space="preserve">For</w:t>
        </w:r>
      </w:ins>
      <w:ins w:id="20903"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0904" w:author="PR Preview" w:date="2026-01-01T00:00:00Z">
        <w:r>
          <w:t xml:space="preserve">,</w:t>
        </w:r>
      </w:ins>
      <w:ins w:id="20905" w:author="PR Preview" w:date="2026-01-01T00:00:00Z">
        <w:r>
          <w:t xml:space="preserve"> </w:t>
        </w:r>
      </w:ins>
      <w:hyperlink w:anchor="exm-eigenvalue">
        <w:ins w:id="20906" w:author="PR Preview" w:date="2026-01-01T00:00:00Z">
          <w:r>
            <w:rPr>
              <w:rStyle w:val="Hyperlink"/>
            </w:rPr>
            <w:t xml:space="preserve">Example 146</w:t>
          </w:r>
        </w:ins>
      </w:hyperlink>
      <w:ins w:id="20907" w:author="PR Preview" w:date="2026-01-01T00:00:00Z">
        <w:r>
          <w:t xml:space="preserve"> </w:t>
        </w:r>
      </w:ins>
      <w:ins w:id="20908" w:author="PR Preview" w:date="2026-01-01T00:00:00Z">
        <w:r>
          <w:t xml:space="preserve">found the eigenvectors</w:t>
        </w:r>
      </w:ins>
      <w:ins w:id="20909" w:author="PR Preview" w:date="2026-01-01T00:00:00Z">
        <w:r>
          <w:t xml:space="preserve"> </w:t>
        </w:r>
      </w:ins>
      <m:oMath>
        <m:r>
          <m:rPr>
            <m:sty m:val="p"/>
          </m:rPr>
          <m:t>(</m:t>
        </m:r>
        <m:r>
          <m:t>1</m:t>
        </m:r>
        <m:r>
          <m:rPr>
            <m:sty m:val="p"/>
          </m:rPr>
          <m:t>,</m:t>
        </m:r>
        <m:r>
          <m:t>1</m:t>
        </m:r>
        <m:r>
          <m:rPr>
            <m:sty m:val="p"/>
          </m:rPr>
          <m:t>)</m:t>
        </m:r>
      </m:oMath>
      <w:ins w:id="20910" w:author="PR Preview" w:date="2026-01-01T00:00:00Z">
        <w:r>
          <w:t xml:space="preserve"> </w:t>
        </w:r>
      </w:ins>
      <w:ins w:id="20911" w:author="PR Preview" w:date="2026-01-01T00:00:00Z">
        <w:r>
          <w:t xml:space="preserve">for</w:t>
        </w:r>
      </w:ins>
      <w:ins w:id="20912" w:author="PR Preview" w:date="2026-01-01T00:00:00Z">
        <w:r>
          <w:t xml:space="preserve"> </w:t>
        </w:r>
      </w:ins>
      <m:oMath>
        <m:r>
          <m:t>3</m:t>
        </m:r>
      </m:oMath>
      <w:ins w:id="20913" w:author="PR Preview" w:date="2026-01-01T00:00:00Z">
        <w:r>
          <w:t xml:space="preserve"> </w:t>
        </w:r>
      </w:ins>
      <w:ins w:id="20914" w:author="PR Preview" w:date="2026-01-01T00:00:00Z">
        <w:r>
          <w:t xml:space="preserve">and</w:t>
        </w:r>
      </w:ins>
      <w:ins w:id="20915" w:author="PR Preview" w:date="2026-01-01T00:00:00Z">
        <w:r>
          <w:t xml:space="preserve"> </w:t>
        </w:r>
      </w:ins>
      <m:oMath>
        <m:r>
          <m:rPr>
            <m:sty m:val="p"/>
          </m:rPr>
          <m:t>(</m:t>
        </m:r>
        <m:r>
          <m:t>1</m:t>
        </m:r>
        <m:r>
          <m:rPr>
            <m:sty m:val="p"/>
          </m:rPr>
          <m:t>,</m:t>
        </m:r>
        <m:r>
          <m:rPr>
            <m:sty m:val="p"/>
          </m:rPr>
          <m:t>−</m:t>
        </m:r>
        <m:r>
          <m:t>1</m:t>
        </m:r>
        <m:r>
          <m:rPr>
            <m:sty m:val="p"/>
          </m:rPr>
          <m:t>)</m:t>
        </m:r>
      </m:oMath>
      <w:ins w:id="20916" w:author="PR Preview" w:date="2026-01-01T00:00:00Z">
        <w:r>
          <w:t xml:space="preserve"> </w:t>
        </w:r>
      </w:ins>
      <w:ins w:id="20917" w:author="PR Preview" w:date="2026-01-01T00:00:00Z">
        <w:r>
          <w:t xml:space="preserve">for</w:t>
        </w:r>
      </w:ins>
      <w:ins w:id="20918" w:author="PR Preview" w:date="2026-01-01T00:00:00Z">
        <w:r>
          <w:t xml:space="preserve"> </w:t>
        </w:r>
      </w:ins>
      <m:oMath>
        <m:r>
          <m:t>1</m:t>
        </m:r>
      </m:oMath>
      <w:ins w:id="20919" w:author="PR Preview" w:date="2026-01-01T00:00:00Z">
        <w:r>
          <w:t xml:space="preserve">.</w:t>
        </w:r>
      </w:ins>
      <w:ins w:id="20920" w:author="PR Preview" w:date="2026-01-01T00:00:00Z">
        <w:r>
          <w:t xml:space="preserve"> </w:t>
        </w:r>
      </w:ins>
      <w:ins w:id="20921" w:author="PR Preview" w:date="2026-01-01T00:00:00Z">
        <w:r>
          <w:t xml:space="preserve">They are orthogonal (</w:t>
        </w:r>
      </w:ins>
      <w:hyperlink w:anchor="def-orthogonal-vectors">
        <w:ins w:id="20922" w:author="PR Preview" w:date="2026-01-01T00:00:00Z">
          <w:r>
            <w:rPr>
              <w:rStyle w:val="Hyperlink"/>
            </w:rPr>
            <w:t xml:space="preserve">Definition 15</w:t>
          </w:r>
        </w:ins>
      </w:hyperlink>
      <w:ins w:id="20923" w:author="PR Preview" w:date="2026-01-01T00:00:00Z">
        <w:r>
          <w:t xml:space="preserve">):</w:t>
        </w:r>
      </w:ins>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1"/>
    <w:bookmarkStart w:id="492" w:name="rem-eigendecomposition-not-unique"/>
    <w:p>
      <w:pPr>
        <w:pStyle w:val="BodyText"/>
      </w:pPr>
      <w:del w:id="20924" w:author="PR Preview" w:date="2026-01-01T00:00:00Z">
        <w:r>
          <w:rPr>
            <w:i/>
            <w:iCs/>
          </w:rPr>
          <w:delText xml:space="preserve">Remark 38</w:delText>
        </w:r>
      </w:del>
      <w:del w:id="20925" w:author="PR Preview" w:date="2026-01-01T00:00:00Z">
        <w:r>
          <w:delText xml:space="preserve"> (An eigendecomposition is not unique). </w:delText>
        </w:r>
      </w:del>
      <w:del w:id="20926" w:author="PR Preview" w:date="2026-01-01T00:00:00Z">
        <w:r>
          <w:delText xml:space="preserve">A symmetric matrix can have more than one eigendecomposition.</w:delText>
        </w:r>
      </w:del>
      <w:del w:id="20927" w:author="PR Preview" w:date="2026-01-01T00:00:00Z">
        <w:r>
          <w:delText xml:space="preserve"> </w:delText>
        </w:r>
      </w:del>
      <w:del w:id="20928" w:author="PR Preview" w:date="2026-01-01T00:00:00Z">
        <w:r>
          <w:delText xml:space="preserve">Reordering the eigenvalues on the diagonal of</w:delText>
        </w:r>
      </w:del>
      <w:del w:id="20929" w:author="PR Preview" w:date="2026-01-01T00:00:00Z">
        <w:r>
          <w:delText xml:space="preserve"> </w:delText>
        </w:r>
      </w:del>
      <m:oMath>
        <m:r>
          <m:rPr>
            <m:sty m:val="b"/>
          </m:rPr>
          <m:t>Λ</m:t>
        </m:r>
      </m:oMath>
      <w:del w:id="20930" w:author="PR Preview" w:date="2026-01-01T00:00:00Z">
        <w:r>
          <w:delText xml:space="preserve">,</w:delText>
        </w:r>
      </w:del>
      <w:del w:id="20931" w:author="PR Preview" w:date="2026-01-01T00:00:00Z">
        <w:r>
          <w:delText xml:space="preserve"> </w:delText>
        </w:r>
      </w:del>
      <w:del w:id="20932" w:author="PR Preview" w:date="2026-01-01T00:00:00Z">
        <w:r>
          <w:delText xml:space="preserve">and the columns of</w:delText>
        </w:r>
      </w:del>
      <w:del w:id="20933" w:author="PR Preview" w:date="2026-01-01T00:00:00Z">
        <w:r>
          <w:delText xml:space="preserve"> </w:delText>
        </w:r>
      </w:del>
      <m:oMath>
        <m:r>
          <m:rPr>
            <m:sty m:val="bi"/>
          </m:rPr>
          <m:t>Q</m:t>
        </m:r>
      </m:oMath>
      <w:del w:id="20934" w:author="PR Preview" w:date="2026-01-01T00:00:00Z">
        <w:r>
          <w:delText xml:space="preserve"> </w:delText>
        </w:r>
      </w:del>
      <w:del w:id="20935" w:author="PR Preview" w:date="2026-01-01T00:00:00Z">
        <w:r>
          <w:delText xml:space="preserve">with them, gives another one,</w:delText>
        </w:r>
      </w:del>
      <w:del w:id="20936" w:author="PR Preview" w:date="2026-01-01T00:00:00Z">
        <w:r>
          <w:delText xml:space="preserve"> </w:delText>
        </w:r>
      </w:del>
      <w:del w:id="20937" w:author="PR Preview" w:date="2026-01-01T00:00:00Z">
        <w:r>
          <w:delText xml:space="preserve">and so does multiplying a column of</w:delText>
        </w:r>
      </w:del>
      <w:del w:id="20938" w:author="PR Preview" w:date="2026-01-01T00:00:00Z">
        <w:r>
          <w:delText xml:space="preserve"> </w:delText>
        </w:r>
      </w:del>
      <m:oMath>
        <m:r>
          <m:rPr>
            <m:sty m:val="bi"/>
          </m:rPr>
          <m:t>Q</m:t>
        </m:r>
      </m:oMath>
      <w:del w:id="20939" w:author="PR Preview" w:date="2026-01-01T00:00:00Z">
        <w:r>
          <w:delText xml:space="preserve"> </w:delText>
        </w:r>
      </w:del>
      <w:del w:id="20940" w:author="PR Preview" w:date="2026-01-01T00:00:00Z">
        <w:r>
          <w:delText xml:space="preserve">by</w:delText>
        </w:r>
      </w:del>
      <w:del w:id="20941" w:author="PR Preview" w:date="2026-01-01T00:00:00Z">
        <w:r>
          <w:delText xml:space="preserve"> </w:delText>
        </w:r>
      </w:del>
      <m:oMath>
        <m:r>
          <m:rPr>
            <m:sty m:val="p"/>
          </m:rPr>
          <m:t>−</m:t>
        </m:r>
        <m:r>
          <m:t>1</m:t>
        </m:r>
      </m:oMath>
      <w:del w:id="20942" w:author="PR Preview" w:date="2026-01-01T00:00:00Z">
        <w:r>
          <w:delText xml:space="preserve">.</w:delText>
        </w:r>
      </w:del>
    </w:p>
    <w:p>
      <w:pPr>
        <w:pStyle w:val="BodyText"/>
      </w:pPr>
      <w:del w:id="20943" w:author="PR Preview" w:date="2026-01-01T00:00:00Z">
        <w:r>
          <w:delText xml:space="preserve">For example, take</w:delText>
        </w:r>
      </w:del>
      <w:del w:id="20944" w:author="PR Preview" w:date="2026-01-01T00:00:00Z">
        <w:r>
          <w:delText xml:space="preserve"> </w:delText>
        </w:r>
      </w:del>
      <m:oMath>
        <m:r>
          <m:rPr>
            <m:sty m:val="bi"/>
          </m:rPr>
          <m:t>A</m:t>
        </m:r>
      </m:oMath>
      <w:del w:id="20945" w:author="PR Preview" w:date="2026-01-01T00:00:00Z">
        <w:r>
          <w:delText xml:space="preserve"> </w:delText>
        </w:r>
      </w:del>
      <w:del w:id="20946" w:author="PR Preview" w:date="2026-01-01T00:00:00Z">
        <w:r>
          <w:delText xml:space="preserve">from</w:delText>
        </w:r>
      </w:del>
      <w:del w:id="20947" w:author="PR Preview" w:date="2026-01-01T00:00:00Z">
        <w:r>
          <w:delText xml:space="preserve"> </w:delText>
        </w:r>
      </w:del>
      <w:hyperlink w:anchor="exm-spectral">
        <w:del w:id="20948" w:author="PR Preview" w:date="2026-01-01T00:00:00Z">
          <w:r>
            <w:rPr>
              <w:rStyle w:val="Hyperlink"/>
            </w:rPr>
            <w:delText xml:space="preserve">Example 146</w:delText>
          </w:r>
        </w:del>
      </w:hyperlink>
      <w:del w:id="20949" w:author="PR Preview" w:date="2026-01-01T00:00:00Z">
        <w:r>
          <w:delText xml:space="preserve">.</w:delText>
        </w:r>
      </w:del>
      <w:del w:id="20950" w:author="PR Preview" w:date="2026-01-01T00:00:00Z">
        <w:r>
          <w:delText xml:space="preserve"> </w:delText>
        </w:r>
      </w:del>
      <w:del w:id="20951" w:author="PR Preview" w:date="2026-01-01T00:00:00Z">
        <w:r>
          <w:delText xml:space="preserve">Swapping the two eigenvalues and the two columns gives</w:delText>
        </w:r>
      </w:del>
    </w:p>
    <w:p>
      <w:pPr>
        <w:pStyle w:val="BodyText"/>
      </w:pPr>
      <w:ins w:id="20952" w:author="PR Preview" w:date="2026-01-01T00:00:00Z">
        <w:r>
          <w:rPr>
            <w:i/>
            <w:iCs/>
          </w:rPr>
          <w:t xml:space="preserve">Remark 39</w:t>
        </w:r>
      </w:ins>
      <w:ins w:id="20953" w:author="PR Preview" w:date="2026-01-01T00:00:00Z">
        <w:r>
          <w:t xml:space="preserve"> (An eigendecomposition is not unique). </w:t>
        </w:r>
      </w:ins>
      <w:ins w:id="20954" w:author="PR Preview" w:date="2026-01-01T00:00:00Z">
        <w:r>
          <w:t xml:space="preserve">A symmetric matrix can have more than one eigendecomposition.</w:t>
        </w:r>
      </w:ins>
      <w:ins w:id="20955" w:author="PR Preview" w:date="2026-01-01T00:00:00Z">
        <w:r>
          <w:t xml:space="preserve"> </w:t>
        </w:r>
      </w:ins>
      <w:ins w:id="20956" w:author="PR Preview" w:date="2026-01-01T00:00:00Z">
        <w:r>
          <w:t xml:space="preserve">Reordering the eigenvalues on the diagonal of</w:t>
        </w:r>
      </w:ins>
      <w:ins w:id="20957" w:author="PR Preview" w:date="2026-01-01T00:00:00Z">
        <w:r>
          <w:t xml:space="preserve"> </w:t>
        </w:r>
      </w:ins>
      <m:oMath>
        <m:r>
          <m:rPr>
            <m:sty m:val="b"/>
          </m:rPr>
          <m:t>Λ</m:t>
        </m:r>
      </m:oMath>
      <w:ins w:id="20958" w:author="PR Preview" w:date="2026-01-01T00:00:00Z">
        <w:r>
          <w:t xml:space="preserve">,</w:t>
        </w:r>
      </w:ins>
      <w:ins w:id="20959" w:author="PR Preview" w:date="2026-01-01T00:00:00Z">
        <w:r>
          <w:t xml:space="preserve"> </w:t>
        </w:r>
      </w:ins>
      <w:ins w:id="20960" w:author="PR Preview" w:date="2026-01-01T00:00:00Z">
        <w:r>
          <w:t xml:space="preserve">and the columns of</w:t>
        </w:r>
      </w:ins>
      <w:ins w:id="20961" w:author="PR Preview" w:date="2026-01-01T00:00:00Z">
        <w:r>
          <w:t xml:space="preserve"> </w:t>
        </w:r>
      </w:ins>
      <m:oMath>
        <m:r>
          <m:rPr>
            <m:sty m:val="bi"/>
          </m:rPr>
          <m:t>Q</m:t>
        </m:r>
      </m:oMath>
      <w:ins w:id="20962" w:author="PR Preview" w:date="2026-01-01T00:00:00Z">
        <w:r>
          <w:t xml:space="preserve"> </w:t>
        </w:r>
      </w:ins>
      <w:ins w:id="20963" w:author="PR Preview" w:date="2026-01-01T00:00:00Z">
        <w:r>
          <w:t xml:space="preserve">with them, gives another one,</w:t>
        </w:r>
      </w:ins>
      <w:ins w:id="20964" w:author="PR Preview" w:date="2026-01-01T00:00:00Z">
        <w:r>
          <w:t xml:space="preserve"> </w:t>
        </w:r>
      </w:ins>
      <w:ins w:id="20965" w:author="PR Preview" w:date="2026-01-01T00:00:00Z">
        <w:r>
          <w:t xml:space="preserve">and so does multiplying a column of</w:t>
        </w:r>
      </w:ins>
      <w:ins w:id="20966" w:author="PR Preview" w:date="2026-01-01T00:00:00Z">
        <w:r>
          <w:t xml:space="preserve"> </w:t>
        </w:r>
      </w:ins>
      <m:oMath>
        <m:r>
          <m:rPr>
            <m:sty m:val="bi"/>
          </m:rPr>
          <m:t>Q</m:t>
        </m:r>
      </m:oMath>
      <w:ins w:id="20967" w:author="PR Preview" w:date="2026-01-01T00:00:00Z">
        <w:r>
          <w:t xml:space="preserve"> </w:t>
        </w:r>
      </w:ins>
      <w:ins w:id="20968" w:author="PR Preview" w:date="2026-01-01T00:00:00Z">
        <w:r>
          <w:t xml:space="preserve">by</w:t>
        </w:r>
      </w:ins>
      <w:ins w:id="20969" w:author="PR Preview" w:date="2026-01-01T00:00:00Z">
        <w:r>
          <w:t xml:space="preserve"> </w:t>
        </w:r>
      </w:ins>
      <m:oMath>
        <m:r>
          <m:rPr>
            <m:sty m:val="p"/>
          </m:rPr>
          <m:t>−</m:t>
        </m:r>
        <m:r>
          <m:t>1</m:t>
        </m:r>
      </m:oMath>
      <w:ins w:id="20970" w:author="PR Preview" w:date="2026-01-01T00:00:00Z">
        <w:r>
          <w:t xml:space="preserve">.</w:t>
        </w:r>
      </w:ins>
    </w:p>
    <w:p>
      <w:pPr>
        <w:pStyle w:val="BodyText"/>
      </w:pPr>
      <w:ins w:id="20971" w:author="PR Preview" w:date="2026-01-01T00:00:00Z">
        <w:r>
          <w:t xml:space="preserve">For example, take</w:t>
        </w:r>
      </w:ins>
      <w:ins w:id="20972" w:author="PR Preview" w:date="2026-01-01T00:00:00Z">
        <w:r>
          <w:t xml:space="preserve"> </w:t>
        </w:r>
      </w:ins>
      <m:oMath>
        <m:r>
          <m:rPr>
            <m:sty m:val="bi"/>
          </m:rPr>
          <m:t>A</m:t>
        </m:r>
      </m:oMath>
      <w:ins w:id="20973" w:author="PR Preview" w:date="2026-01-01T00:00:00Z">
        <w:r>
          <w:t xml:space="preserve"> </w:t>
        </w:r>
      </w:ins>
      <w:ins w:id="20974" w:author="PR Preview" w:date="2026-01-01T00:00:00Z">
        <w:r>
          <w:t xml:space="preserve">from</w:t>
        </w:r>
      </w:ins>
      <w:ins w:id="20975" w:author="PR Preview" w:date="2026-01-01T00:00:00Z">
        <w:r>
          <w:t xml:space="preserve"> </w:t>
        </w:r>
      </w:ins>
      <w:hyperlink w:anchor="exm-spectral">
        <w:ins w:id="20976" w:author="PR Preview" w:date="2026-01-01T00:00:00Z">
          <w:r>
            <w:rPr>
              <w:rStyle w:val="Hyperlink"/>
            </w:rPr>
            <w:t xml:space="preserve">Example 148</w:t>
          </w:r>
        </w:ins>
      </w:hyperlink>
      <w:ins w:id="20977" w:author="PR Preview" w:date="2026-01-01T00:00:00Z">
        <w:r>
          <w:t xml:space="preserve">.</w:t>
        </w:r>
      </w:ins>
      <w:ins w:id="20978" w:author="PR Preview" w:date="2026-01-01T00:00:00Z">
        <w:r>
          <w:t xml:space="preserve"> </w:t>
        </w:r>
      </w:ins>
      <w:ins w:id="20979" w:author="PR Preview" w:date="2026-01-01T00:00:00Z">
        <w:r>
          <w:t xml:space="preserve">Swapping the two eigenvalues and the two columns gives</w:t>
        </w:r>
      </w:ins>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92"/>
    <w:bookmarkStart w:id="493" w:name="thm-svd"/>
    <w:p>
      <w:pPr>
        <w:pStyle w:val="FirstParagraph"/>
      </w:pPr>
      <w:del w:id="20980" w:author="PR Preview" w:date="2026-01-01T00:00:00Z">
        <w:r>
          <w:rPr>
            <w:b/>
            <w:bCs/>
          </w:rPr>
          <w:delText xml:space="preserve">Theorem 78 (Singular value decomposition)</w:delText>
        </w:r>
      </w:del>
      <w:del w:id="20981" w:author="PR Preview" w:date="2026-01-01T00:00:00Z">
        <w:r>
          <w:delText xml:space="preserve"> </w:delText>
        </w:r>
      </w:del>
      <w:del w:id="20982" w:author="PR Preview" w:date="2026-01-01T00:00:00Z">
        <w:r>
          <w:delText xml:space="preserve">Let</w:delText>
        </w:r>
      </w:del>
      <w:del w:id="20983" w:author="PR Preview" w:date="2026-01-01T00:00:00Z">
        <w:r>
          <w:delText xml:space="preserve"> </w:delText>
        </w:r>
      </w:del>
      <m:oMath>
        <m:r>
          <m:rPr>
            <m:sty m:val="bi"/>
          </m:rPr>
          <m:t>A</m:t>
        </m:r>
      </m:oMath>
      <w:del w:id="20984" w:author="PR Preview" w:date="2026-01-01T00:00:00Z">
        <w:r>
          <w:delText xml:space="preserve"> </w:delText>
        </w:r>
      </w:del>
      <w:del w:id="20985" w:author="PR Preview" w:date="2026-01-01T00:00:00Z">
        <w:r>
          <w:delText xml:space="preserve">be an</w:delText>
        </w:r>
      </w:del>
      <w:del w:id="20986" w:author="PR Preview" w:date="2026-01-01T00:00:00Z">
        <w:r>
          <w:delText xml:space="preserve"> </w:delText>
        </w:r>
      </w:del>
      <m:oMath>
        <m:r>
          <m:t>n</m:t>
        </m:r>
        <m:r>
          <m:rPr>
            <m:sty m:val="p"/>
          </m:rPr>
          <m:t>×</m:t>
        </m:r>
        <m:r>
          <m:t>p</m:t>
        </m:r>
      </m:oMath>
      <w:del w:id="20987" w:author="PR Preview" w:date="2026-01-01T00:00:00Z">
        <w:r>
          <w:delText xml:space="preserve"> </w:delText>
        </w:r>
      </w:del>
      <w:del w:id="20988" w:author="PR Preview" w:date="2026-01-01T00:00:00Z">
        <w:r>
          <w:delText xml:space="preserve">matrix with real entries</w:delText>
        </w:r>
      </w:del>
      <w:del w:id="20989" w:author="PR Preview" w:date="2026-01-01T00:00:00Z">
        <w:r>
          <w:delText xml:space="preserve"> </w:delText>
        </w:r>
      </w:del>
      <w:del w:id="20990" w:author="PR Preview" w:date="2026-01-01T00:00:00Z">
        <w:r>
          <w:delText xml:space="preserve">and</w:delText>
        </w:r>
      </w:del>
      <w:del w:id="20991" w:author="PR Preview" w:date="2026-01-01T00:00:00Z">
        <w:r>
          <w:delText xml:space="preserve"> </w:delText>
        </w:r>
      </w:del>
      <m:oMath>
        <m:r>
          <m:rPr>
            <m:sty m:val="p"/>
          </m:rPr>
          <m:t>rank</m:t>
        </m:r>
        <m:r>
          <m:rPr>
            <m:sty m:val="p"/>
          </m:rPr>
          <m:t>(</m:t>
        </m:r>
        <m:r>
          <m:rPr>
            <m:sty m:val="bi"/>
          </m:rPr>
          <m:t>A</m:t>
        </m:r>
        <m:r>
          <m:rPr>
            <m:sty m:val="p"/>
          </m:rPr>
          <m:t>)</m:t>
        </m:r>
        <m:r>
          <m:rPr>
            <m:sty m:val="p"/>
          </m:rPr>
          <m:t>=</m:t>
        </m:r>
        <m:r>
          <m:t>r</m:t>
        </m:r>
      </m:oMath>
      <w:del w:id="20992" w:author="PR Preview" w:date="2026-01-01T00:00:00Z">
        <w:r>
          <w:delText xml:space="preserve"> </w:delText>
        </w:r>
      </w:del>
      <w:del w:id="20993" w:author="PR Preview" w:date="2026-01-01T00:00:00Z">
        <w:r>
          <w:delText xml:space="preserve">(</w:delText>
        </w:r>
      </w:del>
      <w:hyperlink w:anchor="def-rank">
        <w:del w:id="20994" w:author="PR Preview" w:date="2026-01-01T00:00:00Z">
          <w:r>
            <w:rPr>
              <w:rStyle w:val="Hyperlink"/>
            </w:rPr>
            <w:delText xml:space="preserve">Definition 44</w:delText>
          </w:r>
        </w:del>
      </w:hyperlink>
      <w:del w:id="20995" w:author="PR Preview" w:date="2026-01-01T00:00:00Z">
        <w:r>
          <w:delText xml:space="preserve">).</w:delText>
        </w:r>
      </w:del>
      <w:del w:id="20996" w:author="PR Preview" w:date="2026-01-01T00:00:00Z">
        <w:r>
          <w:delText xml:space="preserve"> </w:delText>
        </w:r>
      </w:del>
      <w:del w:id="20997" w:author="PR Preview" w:date="2026-01-01T00:00:00Z">
        <w:r>
          <w:delText xml:space="preserve">Then there are</w:delText>
        </w:r>
      </w:del>
      <w:del w:id="20998" w:author="PR Preview" w:date="2026-01-01T00:00:00Z">
        <w:r>
          <w:delText xml:space="preserve"> </w:delText>
        </w:r>
      </w:del>
      <w:del w:id="20999" w:author="PR Preview" w:date="2026-01-01T00:00:00Z">
        <w:r>
          <w:delText xml:space="preserve">an</w:delText>
        </w:r>
      </w:del>
      <w:del w:id="21000" w:author="PR Preview" w:date="2026-01-01T00:00:00Z">
        <w:r>
          <w:delText xml:space="preserve"> </w:delText>
        </w:r>
      </w:del>
      <m:oMath>
        <m:r>
          <m:t>n</m:t>
        </m:r>
        <m:r>
          <m:rPr>
            <m:sty m:val="p"/>
          </m:rPr>
          <m:t>×</m:t>
        </m:r>
        <m:r>
          <m:t>n</m:t>
        </m:r>
      </m:oMath>
      <w:del w:id="21001" w:author="PR Preview" w:date="2026-01-01T00:00:00Z">
        <w:r>
          <w:delText xml:space="preserve"> </w:delText>
        </w:r>
      </w:del>
      <w:del w:id="21002" w:author="PR Preview" w:date="2026-01-01T00:00:00Z">
        <w:r>
          <w:delText xml:space="preserve">orthogonal matrix</w:delText>
        </w:r>
      </w:del>
      <w:del w:id="21003" w:author="PR Preview" w:date="2026-01-01T00:00:00Z">
        <w:r>
          <w:delText xml:space="preserve"> </w:delText>
        </w:r>
      </w:del>
      <m:oMath>
        <m:r>
          <m:rPr>
            <m:sty m:val="bi"/>
          </m:rPr>
          <m:t>U</m:t>
        </m:r>
      </m:oMath>
      <w:del w:id="21004" w:author="PR Preview" w:date="2026-01-01T00:00:00Z">
        <w:r>
          <w:delText xml:space="preserve">,</w:delText>
        </w:r>
      </w:del>
      <w:del w:id="21005" w:author="PR Preview" w:date="2026-01-01T00:00:00Z">
        <w:r>
          <w:delText xml:space="preserve"> </w:delText>
        </w:r>
      </w:del>
      <w:del w:id="21006" w:author="PR Preview" w:date="2026-01-01T00:00:00Z">
        <w:r>
          <w:delText xml:space="preserve">a</w:delText>
        </w:r>
      </w:del>
      <w:del w:id="21007" w:author="PR Preview" w:date="2026-01-01T00:00:00Z">
        <w:r>
          <w:delText xml:space="preserve"> </w:delText>
        </w:r>
      </w:del>
      <m:oMath>
        <m:r>
          <m:t>p</m:t>
        </m:r>
        <m:r>
          <m:rPr>
            <m:sty m:val="p"/>
          </m:rPr>
          <m:t>×</m:t>
        </m:r>
        <m:r>
          <m:t>p</m:t>
        </m:r>
      </m:oMath>
      <w:del w:id="21008" w:author="PR Preview" w:date="2026-01-01T00:00:00Z">
        <w:r>
          <w:delText xml:space="preserve"> </w:delText>
        </w:r>
      </w:del>
      <w:del w:id="21009" w:author="PR Preview" w:date="2026-01-01T00:00:00Z">
        <w:r>
          <w:delText xml:space="preserve">orthogonal matrix</w:delText>
        </w:r>
      </w:del>
      <w:del w:id="21010" w:author="PR Preview" w:date="2026-01-01T00:00:00Z">
        <w:r>
          <w:delText xml:space="preserve"> </w:delText>
        </w:r>
      </w:del>
      <m:oMath>
        <m:r>
          <m:rPr>
            <m:sty m:val="bi"/>
          </m:rPr>
          <m:t>V</m:t>
        </m:r>
      </m:oMath>
      <w:del w:id="21011" w:author="PR Preview" w:date="2026-01-01T00:00:00Z">
        <w:r>
          <w:delText xml:space="preserve"> </w:delText>
        </w:r>
      </w:del>
      <w:del w:id="21012" w:author="PR Preview" w:date="2026-01-01T00:00:00Z">
        <w:r>
          <w:delText xml:space="preserve">(</w:delText>
        </w:r>
      </w:del>
      <w:hyperlink w:anchor="def-orthogonal-matrix">
        <w:del w:id="21013" w:author="PR Preview" w:date="2026-01-01T00:00:00Z">
          <w:r>
            <w:rPr>
              <w:rStyle w:val="Hyperlink"/>
            </w:rPr>
            <w:delText xml:space="preserve">Definition 89</w:delText>
          </w:r>
        </w:del>
      </w:hyperlink>
      <w:del w:id="21014" w:author="PR Preview" w:date="2026-01-01T00:00:00Z">
        <w:r>
          <w:delText xml:space="preserve">),</w:delText>
        </w:r>
      </w:del>
      <w:del w:id="21015" w:author="PR Preview" w:date="2026-01-01T00:00:00Z">
        <w:r>
          <w:delText xml:space="preserve"> </w:delText>
        </w:r>
      </w:del>
      <w:del w:id="21016" w:author="PR Preview" w:date="2026-01-01T00:00:00Z">
        <w:r>
          <w:delText xml:space="preserve">and numbers</w:delText>
        </w:r>
      </w:del>
      <w:del w:id="21017" w:author="PR Preview" w:date="2026-01-01T00:00:00Z">
        <w:r>
          <w:delText xml:space="preserve"> </w:delText>
        </w:r>
      </w:del>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del w:id="21018" w:author="PR Preview" w:date="2026-01-01T00:00:00Z">
        <w:r>
          <w:delText xml:space="preserve"> </w:delText>
        </w:r>
      </w:del>
      <w:del w:id="21019" w:author="PR Preview" w:date="2026-01-01T00:00:00Z">
        <w:r>
          <w:delText xml:space="preserve">such that</w:delText>
        </w:r>
      </w:del>
    </w:p>
    <w:p>
      <w:pPr>
        <w:pStyle w:val="FirstParagraph"/>
      </w:pPr>
      <w:ins w:id="21020" w:author="PR Preview" w:date="2026-01-01T00:00:00Z">
        <w:r>
          <w:rPr>
            <w:b/>
            <w:bCs/>
          </w:rPr>
          <w:t xml:space="preserve">Theorem 79 (Singular value decomposition)</w:t>
        </w:r>
      </w:ins>
      <w:ins w:id="21021" w:author="PR Preview" w:date="2026-01-01T00:00:00Z">
        <w:r>
          <w:t xml:space="preserve"> </w:t>
        </w:r>
      </w:ins>
      <w:ins w:id="21022" w:author="PR Preview" w:date="2026-01-01T00:00:00Z">
        <w:r>
          <w:t xml:space="preserve">Let</w:t>
        </w:r>
      </w:ins>
      <w:ins w:id="21023" w:author="PR Preview" w:date="2026-01-01T00:00:00Z">
        <w:r>
          <w:t xml:space="preserve"> </w:t>
        </w:r>
      </w:ins>
      <m:oMath>
        <m:r>
          <m:rPr>
            <m:sty m:val="bi"/>
          </m:rPr>
          <m:t>A</m:t>
        </m:r>
      </m:oMath>
      <w:ins w:id="21024" w:author="PR Preview" w:date="2026-01-01T00:00:00Z">
        <w:r>
          <w:t xml:space="preserve"> </w:t>
        </w:r>
      </w:ins>
      <w:ins w:id="21025" w:author="PR Preview" w:date="2026-01-01T00:00:00Z">
        <w:r>
          <w:t xml:space="preserve">be an</w:t>
        </w:r>
      </w:ins>
      <w:ins w:id="21026" w:author="PR Preview" w:date="2026-01-01T00:00:00Z">
        <w:r>
          <w:t xml:space="preserve"> </w:t>
        </w:r>
      </w:ins>
      <m:oMath>
        <m:r>
          <m:t>n</m:t>
        </m:r>
        <m:r>
          <m:rPr>
            <m:sty m:val="p"/>
          </m:rPr>
          <m:t>×</m:t>
        </m:r>
        <m:r>
          <m:t>p</m:t>
        </m:r>
      </m:oMath>
      <w:ins w:id="21027" w:author="PR Preview" w:date="2026-01-01T00:00:00Z">
        <w:r>
          <w:t xml:space="preserve"> </w:t>
        </w:r>
      </w:ins>
      <w:ins w:id="21028" w:author="PR Preview" w:date="2026-01-01T00:00:00Z">
        <w:r>
          <w:t xml:space="preserve">matrix with real entries</w:t>
        </w:r>
      </w:ins>
      <w:ins w:id="21029" w:author="PR Preview" w:date="2026-01-01T00:00:00Z">
        <w:r>
          <w:t xml:space="preserve"> </w:t>
        </w:r>
      </w:ins>
      <w:ins w:id="21030" w:author="PR Preview" w:date="2026-01-01T00:00:00Z">
        <w:r>
          <w:t xml:space="preserve">and</w:t>
        </w:r>
      </w:ins>
      <w:ins w:id="21031" w:author="PR Preview" w:date="2026-01-01T00:00:00Z">
        <w:r>
          <w:t xml:space="preserve"> </w:t>
        </w:r>
      </w:ins>
      <m:oMath>
        <m:r>
          <m:rPr>
            <m:sty m:val="p"/>
          </m:rPr>
          <m:t>rank</m:t>
        </m:r>
        <m:r>
          <m:rPr>
            <m:sty m:val="p"/>
          </m:rPr>
          <m:t>(</m:t>
        </m:r>
        <m:r>
          <m:rPr>
            <m:sty m:val="bi"/>
          </m:rPr>
          <m:t>A</m:t>
        </m:r>
        <m:r>
          <m:rPr>
            <m:sty m:val="p"/>
          </m:rPr>
          <m:t>)</m:t>
        </m:r>
        <m:r>
          <m:rPr>
            <m:sty m:val="p"/>
          </m:rPr>
          <m:t>=</m:t>
        </m:r>
        <m:r>
          <m:t>r</m:t>
        </m:r>
      </m:oMath>
      <w:ins w:id="21032" w:author="PR Preview" w:date="2026-01-01T00:00:00Z">
        <w:r>
          <w:t xml:space="preserve"> </w:t>
        </w:r>
      </w:ins>
      <w:ins w:id="21033" w:author="PR Preview" w:date="2026-01-01T00:00:00Z">
        <w:r>
          <w:t xml:space="preserve">(</w:t>
        </w:r>
      </w:ins>
      <w:hyperlink w:anchor="def-rank">
        <w:ins w:id="21034" w:author="PR Preview" w:date="2026-01-01T00:00:00Z">
          <w:r>
            <w:rPr>
              <w:rStyle w:val="Hyperlink"/>
            </w:rPr>
            <w:t xml:space="preserve">Definition 44</w:t>
          </w:r>
        </w:ins>
      </w:hyperlink>
      <w:ins w:id="21035" w:author="PR Preview" w:date="2026-01-01T00:00:00Z">
        <w:r>
          <w:t xml:space="preserve">).</w:t>
        </w:r>
      </w:ins>
      <w:ins w:id="21036" w:author="PR Preview" w:date="2026-01-01T00:00:00Z">
        <w:r>
          <w:t xml:space="preserve"> </w:t>
        </w:r>
      </w:ins>
      <w:ins w:id="21037" w:author="PR Preview" w:date="2026-01-01T00:00:00Z">
        <w:r>
          <w:t xml:space="preserve">Then there are</w:t>
        </w:r>
      </w:ins>
      <w:ins w:id="21038" w:author="PR Preview" w:date="2026-01-01T00:00:00Z">
        <w:r>
          <w:t xml:space="preserve"> </w:t>
        </w:r>
      </w:ins>
      <w:ins w:id="21039" w:author="PR Preview" w:date="2026-01-01T00:00:00Z">
        <w:r>
          <w:t xml:space="preserve">an</w:t>
        </w:r>
      </w:ins>
      <w:ins w:id="21040" w:author="PR Preview" w:date="2026-01-01T00:00:00Z">
        <w:r>
          <w:t xml:space="preserve"> </w:t>
        </w:r>
      </w:ins>
      <m:oMath>
        <m:r>
          <m:t>n</m:t>
        </m:r>
        <m:r>
          <m:rPr>
            <m:sty m:val="p"/>
          </m:rPr>
          <m:t>×</m:t>
        </m:r>
        <m:r>
          <m:t>n</m:t>
        </m:r>
      </m:oMath>
      <w:ins w:id="21041" w:author="PR Preview" w:date="2026-01-01T00:00:00Z">
        <w:r>
          <w:t xml:space="preserve"> </w:t>
        </w:r>
      </w:ins>
      <w:ins w:id="21042" w:author="PR Preview" w:date="2026-01-01T00:00:00Z">
        <w:r>
          <w:t xml:space="preserve">orthogonal matrix</w:t>
        </w:r>
      </w:ins>
      <w:ins w:id="21043" w:author="PR Preview" w:date="2026-01-01T00:00:00Z">
        <w:r>
          <w:t xml:space="preserve"> </w:t>
        </w:r>
      </w:ins>
      <m:oMath>
        <m:r>
          <m:rPr>
            <m:sty m:val="bi"/>
          </m:rPr>
          <m:t>U</m:t>
        </m:r>
      </m:oMath>
      <w:ins w:id="21044" w:author="PR Preview" w:date="2026-01-01T00:00:00Z">
        <w:r>
          <w:t xml:space="preserve">,</w:t>
        </w:r>
      </w:ins>
      <w:ins w:id="21045" w:author="PR Preview" w:date="2026-01-01T00:00:00Z">
        <w:r>
          <w:t xml:space="preserve"> </w:t>
        </w:r>
      </w:ins>
      <w:ins w:id="21046" w:author="PR Preview" w:date="2026-01-01T00:00:00Z">
        <w:r>
          <w:t xml:space="preserve">a</w:t>
        </w:r>
      </w:ins>
      <w:ins w:id="21047" w:author="PR Preview" w:date="2026-01-01T00:00:00Z">
        <w:r>
          <w:t xml:space="preserve"> </w:t>
        </w:r>
      </w:ins>
      <m:oMath>
        <m:r>
          <m:t>p</m:t>
        </m:r>
        <m:r>
          <m:rPr>
            <m:sty m:val="p"/>
          </m:rPr>
          <m:t>×</m:t>
        </m:r>
        <m:r>
          <m:t>p</m:t>
        </m:r>
      </m:oMath>
      <w:ins w:id="21048" w:author="PR Preview" w:date="2026-01-01T00:00:00Z">
        <w:r>
          <w:t xml:space="preserve"> </w:t>
        </w:r>
      </w:ins>
      <w:ins w:id="21049" w:author="PR Preview" w:date="2026-01-01T00:00:00Z">
        <w:r>
          <w:t xml:space="preserve">orthogonal matrix</w:t>
        </w:r>
      </w:ins>
      <w:ins w:id="21050" w:author="PR Preview" w:date="2026-01-01T00:00:00Z">
        <w:r>
          <w:t xml:space="preserve"> </w:t>
        </w:r>
      </w:ins>
      <m:oMath>
        <m:r>
          <m:rPr>
            <m:sty m:val="bi"/>
          </m:rPr>
          <m:t>V</m:t>
        </m:r>
      </m:oMath>
      <w:ins w:id="21051" w:author="PR Preview" w:date="2026-01-01T00:00:00Z">
        <w:r>
          <w:t xml:space="preserve"> </w:t>
        </w:r>
      </w:ins>
      <w:ins w:id="21052" w:author="PR Preview" w:date="2026-01-01T00:00:00Z">
        <w:r>
          <w:t xml:space="preserve">(</w:t>
        </w:r>
      </w:ins>
      <w:hyperlink w:anchor="def-orthogonal-matrix">
        <w:ins w:id="21053" w:author="PR Preview" w:date="2026-01-01T00:00:00Z">
          <w:r>
            <w:rPr>
              <w:rStyle w:val="Hyperlink"/>
            </w:rPr>
            <w:t xml:space="preserve">Definition 89</w:t>
          </w:r>
        </w:ins>
      </w:hyperlink>
      <w:ins w:id="21054" w:author="PR Preview" w:date="2026-01-01T00:00:00Z">
        <w:r>
          <w:t xml:space="preserve">),</w:t>
        </w:r>
      </w:ins>
      <w:ins w:id="21055" w:author="PR Preview" w:date="2026-01-01T00:00:00Z">
        <w:r>
          <w:t xml:space="preserve"> </w:t>
        </w:r>
      </w:ins>
      <w:ins w:id="21056" w:author="PR Preview" w:date="2026-01-01T00:00:00Z">
        <w:r>
          <w:t xml:space="preserve">and numbers</w:t>
        </w:r>
      </w:ins>
      <w:ins w:id="21057" w:author="PR Preview" w:date="2026-01-01T00:00:00Z">
        <w:r>
          <w:t xml:space="preserve"> </w:t>
        </w:r>
      </w:ins>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ins w:id="21058" w:author="PR Preview" w:date="2026-01-01T00:00:00Z">
        <w:r>
          <w:t xml:space="preserve"> </w:t>
        </w:r>
      </w:ins>
      <w:ins w:id="21059" w:author="PR Preview" w:date="2026-01-01T00:00:00Z">
        <w:r>
          <w:t xml:space="preserve">such that</w:t>
        </w:r>
      </w:ins>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93"/>
    <w:bookmarkStart w:id="494" w:name="rem-svd-any-matrix"/>
    <w:p>
      <w:pPr>
        <w:pStyle w:val="BodyText"/>
      </w:pPr>
      <w:del w:id="21060" w:author="PR Preview" w:date="2026-01-01T00:00:00Z">
        <w:r>
          <w:rPr>
            <w:i/>
            <w:iCs/>
          </w:rPr>
          <w:delText xml:space="preserve">Remark 39</w:delText>
        </w:r>
      </w:del>
      <w:del w:id="21061" w:author="PR Preview" w:date="2026-01-01T00:00:00Z">
        <w:r>
          <w:delText xml:space="preserve"> (The SVD applies to every real matrix). </w:delText>
        </w:r>
      </w:del>
      <w:del w:id="21062" w:author="PR Preview" w:date="2026-01-01T00:00:00Z">
        <w:r>
          <w:delText xml:space="preserve">The proof is outside the scope of these notes;</w:delText>
        </w:r>
      </w:del>
      <w:del w:id="21063" w:author="PR Preview" w:date="2026-01-01T00:00:00Z">
        <w:r>
          <w:delText xml:space="preserve"> </w:delText>
        </w:r>
      </w:del>
      <w:del w:id="21064" w:author="PR Preview" w:date="2026-01-01T00:00:00Z">
        <w:r>
          <w:delText xml:space="preserve">see</w:delText>
        </w:r>
      </w:del>
      <w:del w:id="21065" w:author="PR Preview" w:date="2026-01-01T00:00:00Z">
        <w:r>
          <w:delText xml:space="preserve"> </w:delText>
        </w:r>
      </w:del>
      <w:del w:id="21066" w:author="PR Preview" w:date="2026-01-01T00:00:00Z">
        <w:r>
          <w:delText xml:space="preserve">Banerjee and Roy (2014, chap. 12, Theorem 12.1, p. 373)</w:delText>
        </w:r>
      </w:del>
      <w:del w:id="21067" w:author="PR Preview" w:date="2026-01-01T00:00:00Z">
        <w:r>
          <w:delText xml:space="preserve">.</w:delText>
        </w:r>
      </w:del>
      <w:del w:id="21068" w:author="PR Preview" w:date="2026-01-01T00:00:00Z">
        <w:r>
          <w:delText xml:space="preserve"> </w:delText>
        </w:r>
      </w:del>
      <w:del w:id="21069" w:author="PR Preview" w:date="2026-01-01T00:00:00Z">
        <w:r>
          <w:delText xml:space="preserve">Unlike the spectral theorem (</w:delText>
        </w:r>
      </w:del>
      <w:hyperlink w:anchor="thm-spectral">
        <w:del w:id="21070" w:author="PR Preview" w:date="2026-01-01T00:00:00Z">
          <w:r>
            <w:rPr>
              <w:rStyle w:val="Hyperlink"/>
            </w:rPr>
            <w:delText xml:space="preserve">Theorem 77</w:delText>
          </w:r>
        </w:del>
      </w:hyperlink>
      <w:del w:id="21071" w:author="PR Preview" w:date="2026-01-01T00:00:00Z">
        <w:r>
          <w:delText xml:space="preserve">),</w:delText>
        </w:r>
      </w:del>
      <w:del w:id="21072" w:author="PR Preview" w:date="2026-01-01T00:00:00Z">
        <w:r>
          <w:delText xml:space="preserve"> </w:delText>
        </w:r>
      </w:del>
      <w:hyperlink w:anchor="thm-svd">
        <w:del w:id="21073" w:author="PR Preview" w:date="2026-01-01T00:00:00Z">
          <w:r>
            <w:rPr>
              <w:rStyle w:val="Hyperlink"/>
            </w:rPr>
            <w:delText xml:space="preserve">Theorem 78</w:delText>
          </w:r>
        </w:del>
      </w:hyperlink>
      <w:del w:id="21074" w:author="PR Preview" w:date="2026-01-01T00:00:00Z">
        <w:r>
          <w:delText xml:space="preserve"> </w:delText>
        </w:r>
      </w:del>
      <w:del w:id="21075" w:author="PR Preview" w:date="2026-01-01T00:00:00Z">
        <w:r>
          <w:delText xml:space="preserve">applies to every real matrix,</w:delText>
        </w:r>
      </w:del>
      <w:del w:id="21076" w:author="PR Preview" w:date="2026-01-01T00:00:00Z">
        <w:r>
          <w:delText xml:space="preserve"> </w:delText>
        </w:r>
      </w:del>
      <w:del w:id="21077" w:author="PR Preview" w:date="2026-01-01T00:00:00Z">
        <w:r>
          <w:delText xml:space="preserve">including one that is not square or not symmetric.</w:delText>
        </w:r>
      </w:del>
    </w:p>
    <w:p>
      <w:pPr>
        <w:pStyle w:val="BodyText"/>
      </w:pPr>
      <w:del w:id="21078" w:author="PR Preview" w:date="2026-01-01T00:00:00Z">
        <w:r>
          <w:delText xml:space="preserve">For example, the</w:delText>
        </w:r>
      </w:del>
      <w:del w:id="21079" w:author="PR Preview" w:date="2026-01-01T00:00:00Z">
        <w:r>
          <w:delText xml:space="preserve"> </w:delText>
        </w:r>
      </w:del>
      <m:oMath>
        <m:r>
          <m:t>1</m:t>
        </m:r>
        <m:r>
          <m:rPr>
            <m:sty m:val="p"/>
          </m:rPr>
          <m:t>×</m:t>
        </m:r>
        <m:r>
          <m:t>2</m:t>
        </m:r>
      </m:oMath>
      <w:del w:id="21080" w:author="PR Preview" w:date="2026-01-01T00:00:00Z">
        <w:r>
          <w:delText xml:space="preserve"> </w:delText>
        </w:r>
      </w:del>
      <w:del w:id="21081" w:author="PR Preview" w:date="2026-01-01T00:00:00Z">
        <w:r>
          <w:delText xml:space="preserve">matrix</w:delText>
        </w:r>
      </w:del>
      <w:del w:id="21082"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del w:id="21083" w:author="PR Preview" w:date="2026-01-01T00:00:00Z">
        <w:r>
          <w:delText xml:space="preserve"> </w:delText>
        </w:r>
      </w:del>
      <w:del w:id="21084" w:author="PR Preview" w:date="2026-01-01T00:00:00Z">
        <w:r>
          <w:delText xml:space="preserve">is not square, so</w:delText>
        </w:r>
      </w:del>
      <w:del w:id="21085" w:author="PR Preview" w:date="2026-01-01T00:00:00Z">
        <w:r>
          <w:delText xml:space="preserve"> </w:delText>
        </w:r>
      </w:del>
      <w:hyperlink w:anchor="thm-spectral">
        <w:del w:id="21086" w:author="PR Preview" w:date="2026-01-01T00:00:00Z">
          <w:r>
            <w:rPr>
              <w:rStyle w:val="Hyperlink"/>
            </w:rPr>
            <w:delText xml:space="preserve">Theorem 77</w:delText>
          </w:r>
        </w:del>
      </w:hyperlink>
      <w:del w:id="21087" w:author="PR Preview" w:date="2026-01-01T00:00:00Z">
        <w:r>
          <w:delText xml:space="preserve"> </w:delText>
        </w:r>
      </w:del>
      <w:del w:id="21088" w:author="PR Preview" w:date="2026-01-01T00:00:00Z">
        <w:r>
          <w:delText xml:space="preserve">does not apply to it.</w:delText>
        </w:r>
      </w:del>
      <w:del w:id="21089" w:author="PR Preview" w:date="2026-01-01T00:00:00Z">
        <w:r>
          <w:delText xml:space="preserve"> </w:delText>
        </w:r>
      </w:del>
      <w:del w:id="21090" w:author="PR Preview" w:date="2026-01-01T00:00:00Z">
        <w:r>
          <w:delText xml:space="preserve">It has rank</w:delText>
        </w:r>
      </w:del>
      <w:del w:id="21091" w:author="PR Preview" w:date="2026-01-01T00:00:00Z">
        <w:r>
          <w:delText xml:space="preserve"> </w:delText>
        </w:r>
      </w:del>
      <m:oMath>
        <m:r>
          <m:t>1</m:t>
        </m:r>
      </m:oMath>
      <w:del w:id="21092" w:author="PR Preview" w:date="2026-01-01T00:00:00Z">
        <w:r>
          <w:delText xml:space="preserve">, and</w:delText>
        </w:r>
      </w:del>
      <w:del w:id="21093" w:author="PR Preview" w:date="2026-01-01T00:00:00Z">
        <w:r>
          <w:delText xml:space="preserve"> </w:delText>
        </w:r>
      </w:del>
      <w:hyperlink w:anchor="thm-svd">
        <w:del w:id="21094" w:author="PR Preview" w:date="2026-01-01T00:00:00Z">
          <w:r>
            <w:rPr>
              <w:rStyle w:val="Hyperlink"/>
            </w:rPr>
            <w:delText xml:space="preserve">Theorem 78</w:delText>
          </w:r>
        </w:del>
      </w:hyperlink>
      <w:del w:id="21095" w:author="PR Preview" w:date="2026-01-01T00:00:00Z">
        <w:r>
          <w:delText xml:space="preserve"> </w:delText>
        </w:r>
      </w:del>
      <w:del w:id="21096" w:author="PR Preview" w:date="2026-01-01T00:00:00Z">
        <w:r>
          <w:delText xml:space="preserve">holds with</w:delText>
        </w:r>
      </w:del>
      <w:del w:id="21097" w:author="PR Preview" w:date="2026-01-01T00:00:00Z">
        <w:r>
          <w:delText xml:space="preserve"> </w:delText>
        </w:r>
      </w:del>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del w:id="21098" w:author="PR Preview" w:date="2026-01-01T00:00:00Z">
        <w:r>
          <w:delText xml:space="preserve">,</w:delText>
        </w:r>
      </w:del>
      <w:del w:id="21099" w:author="PR Preview" w:date="2026-01-01T00:00:00Z">
        <w:r>
          <w:delText xml:space="preserve"> </w:delText>
        </w:r>
      </w:del>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del w:id="21100" w:author="PR Preview" w:date="2026-01-01T00:00:00Z">
        <w:r>
          <w:delText xml:space="preserve">,</w:delText>
        </w:r>
      </w:del>
      <w:del w:id="21101" w:author="PR Preview" w:date="2026-01-01T00:00:00Z">
        <w:r>
          <w:delText xml:space="preserve"> </w:delText>
        </w:r>
      </w:del>
      <w:del w:id="21102" w:author="PR Preview" w:date="2026-01-01T00:00:00Z">
        <w:r>
          <w:delText xml:space="preserve">and</w:delText>
        </w:r>
      </w:del>
      <w:del w:id="21103" w:author="PR Preview" w:date="2026-01-01T00:00:00Z">
        <w:r>
          <w:delText xml:space="preserve"> </w:delText>
        </w:r>
      </w:del>
      <m:oMath>
        <m:r>
          <m:rPr>
            <m:sty m:val="bi"/>
          </m:rPr>
          <m:t>V</m:t>
        </m:r>
      </m:oMath>
      <w:del w:id="21104" w:author="PR Preview" w:date="2026-01-01T00:00:00Z">
        <w:r>
          <w:delText xml:space="preserve"> </w:delText>
        </w:r>
      </w:del>
      <w:del w:id="21105" w:author="PR Preview" w:date="2026-01-01T00:00:00Z">
        <w:r>
          <w:delText xml:space="preserve">the orthogonal matrix</w:delText>
        </w:r>
      </w:del>
      <w:del w:id="21106" w:author="PR Preview" w:date="2026-01-01T00:00:00Z">
        <w:r>
          <w:delText xml:space="preserve"> </w:delText>
        </w:r>
      </w:del>
      <m:oMath>
        <m:r>
          <m:rPr>
            <m:sty m:val="bi"/>
          </m:rPr>
          <m:t>Q</m:t>
        </m:r>
      </m:oMath>
      <w:del w:id="21107" w:author="PR Preview" w:date="2026-01-01T00:00:00Z">
        <w:r>
          <w:delText xml:space="preserve"> </w:delText>
        </w:r>
      </w:del>
      <w:del w:id="21108" w:author="PR Preview" w:date="2026-01-01T00:00:00Z">
        <w:r>
          <w:delText xml:space="preserve">from</w:delText>
        </w:r>
      </w:del>
      <w:del w:id="21109" w:author="PR Preview" w:date="2026-01-01T00:00:00Z">
        <w:r>
          <w:delText xml:space="preserve"> </w:delText>
        </w:r>
      </w:del>
      <w:hyperlink w:anchor="exm-spectral">
        <w:del w:id="21110" w:author="PR Preview" w:date="2026-01-01T00:00:00Z">
          <w:r>
            <w:rPr>
              <w:rStyle w:val="Hyperlink"/>
            </w:rPr>
            <w:delText xml:space="preserve">Example 146</w:delText>
          </w:r>
        </w:del>
      </w:hyperlink>
      <w:del w:id="21111" w:author="PR Preview" w:date="2026-01-01T00:00:00Z">
        <w:r>
          <w:delText xml:space="preserve">,</w:delText>
        </w:r>
      </w:del>
      <w:del w:id="21112" w:author="PR Preview" w:date="2026-01-01T00:00:00Z">
        <w:r>
          <w:delText xml:space="preserve"> </w:delText>
        </w:r>
      </w:del>
      <w:del w:id="21113" w:author="PR Preview" w:date="2026-01-01T00:00:00Z">
        <w:r>
          <w:delText xml:space="preserve">which is symmetric, so</w:delText>
        </w:r>
      </w:del>
      <w:del w:id="21114" w:author="PR Preview" w:date="2026-01-01T00:00:00Z">
        <w:r>
          <w:delText xml:space="preserve"> </w:delText>
        </w:r>
      </w:del>
      <m:oMath>
        <m:sSup>
          <m:e>
            <m:r>
              <m:rPr>
                <m:sty m:val="bi"/>
              </m:rPr>
              <m:t>V</m:t>
            </m:r>
          </m:e>
          <m:sup>
            <m:r>
              <m:rPr>
                <m:sty m:val="p"/>
              </m:rPr>
              <m:t>⊤</m:t>
            </m:r>
          </m:sup>
        </m:sSup>
        <m:r>
          <m:rPr>
            <m:sty m:val="p"/>
          </m:rPr>
          <m:t>=</m:t>
        </m:r>
        <m:r>
          <m:rPr>
            <m:sty m:val="bi"/>
          </m:rPr>
          <m:t>V</m:t>
        </m:r>
      </m:oMath>
      <w:del w:id="21115" w:author="PR Preview" w:date="2026-01-01T00:00:00Z">
        <w:r>
          <w:delText xml:space="preserve">:</w:delText>
        </w:r>
      </w:del>
    </w:p>
    <w:p>
      <w:pPr>
        <w:pStyle w:val="BodyText"/>
      </w:pPr>
      <w:ins w:id="21116" w:author="PR Preview" w:date="2026-01-01T00:00:00Z">
        <w:r>
          <w:rPr>
            <w:i/>
            <w:iCs/>
          </w:rPr>
          <w:t xml:space="preserve">Remark 40</w:t>
        </w:r>
      </w:ins>
      <w:ins w:id="21117" w:author="PR Preview" w:date="2026-01-01T00:00:00Z">
        <w:r>
          <w:t xml:space="preserve"> (The SVD applies to every real matrix). </w:t>
        </w:r>
      </w:ins>
      <w:ins w:id="21118" w:author="PR Preview" w:date="2026-01-01T00:00:00Z">
        <w:r>
          <w:t xml:space="preserve">The proof is outside the scope of these notes;</w:t>
        </w:r>
      </w:ins>
      <w:ins w:id="21119" w:author="PR Preview" w:date="2026-01-01T00:00:00Z">
        <w:r>
          <w:t xml:space="preserve"> </w:t>
        </w:r>
      </w:ins>
      <w:ins w:id="21120" w:author="PR Preview" w:date="2026-01-01T00:00:00Z">
        <w:r>
          <w:t xml:space="preserve">see</w:t>
        </w:r>
      </w:ins>
      <w:ins w:id="21121" w:author="PR Preview" w:date="2026-01-01T00:00:00Z">
        <w:r>
          <w:t xml:space="preserve"> </w:t>
        </w:r>
      </w:ins>
      <w:ins w:id="21122" w:author="PR Preview" w:date="2026-01-01T00:00:00Z">
        <w:r>
          <w:t xml:space="preserve">Banerjee and Roy (2014, chap. 12, Theorem 12.1, p. 373)</w:t>
        </w:r>
      </w:ins>
      <w:ins w:id="21123" w:author="PR Preview" w:date="2026-01-01T00:00:00Z">
        <w:r>
          <w:t xml:space="preserve">.</w:t>
        </w:r>
      </w:ins>
      <w:ins w:id="21124" w:author="PR Preview" w:date="2026-01-01T00:00:00Z">
        <w:r>
          <w:t xml:space="preserve"> </w:t>
        </w:r>
      </w:ins>
      <w:ins w:id="21125" w:author="PR Preview" w:date="2026-01-01T00:00:00Z">
        <w:r>
          <w:t xml:space="preserve">Unlike the spectral theorem (</w:t>
        </w:r>
      </w:ins>
      <w:hyperlink w:anchor="thm-spectral">
        <w:ins w:id="21126" w:author="PR Preview" w:date="2026-01-01T00:00:00Z">
          <w:r>
            <w:rPr>
              <w:rStyle w:val="Hyperlink"/>
            </w:rPr>
            <w:t xml:space="preserve">Theorem 78</w:t>
          </w:r>
        </w:ins>
      </w:hyperlink>
      <w:ins w:id="21127" w:author="PR Preview" w:date="2026-01-01T00:00:00Z">
        <w:r>
          <w:t xml:space="preserve">),</w:t>
        </w:r>
      </w:ins>
      <w:ins w:id="21128" w:author="PR Preview" w:date="2026-01-01T00:00:00Z">
        <w:r>
          <w:t xml:space="preserve"> </w:t>
        </w:r>
      </w:ins>
      <w:hyperlink w:anchor="thm-svd">
        <w:ins w:id="21129" w:author="PR Preview" w:date="2026-01-01T00:00:00Z">
          <w:r>
            <w:rPr>
              <w:rStyle w:val="Hyperlink"/>
            </w:rPr>
            <w:t xml:space="preserve">Theorem 79</w:t>
          </w:r>
        </w:ins>
      </w:hyperlink>
      <w:ins w:id="21130" w:author="PR Preview" w:date="2026-01-01T00:00:00Z">
        <w:r>
          <w:t xml:space="preserve"> </w:t>
        </w:r>
      </w:ins>
      <w:ins w:id="21131" w:author="PR Preview" w:date="2026-01-01T00:00:00Z">
        <w:r>
          <w:t xml:space="preserve">applies to every real matrix,</w:t>
        </w:r>
      </w:ins>
      <w:ins w:id="21132" w:author="PR Preview" w:date="2026-01-01T00:00:00Z">
        <w:r>
          <w:t xml:space="preserve"> </w:t>
        </w:r>
      </w:ins>
      <w:ins w:id="21133" w:author="PR Preview" w:date="2026-01-01T00:00:00Z">
        <w:r>
          <w:t xml:space="preserve">including one that is not square or not symmetric.</w:t>
        </w:r>
      </w:ins>
    </w:p>
    <w:p>
      <w:pPr>
        <w:pStyle w:val="BodyText"/>
      </w:pPr>
      <w:ins w:id="21134" w:author="PR Preview" w:date="2026-01-01T00:00:00Z">
        <w:r>
          <w:t xml:space="preserve">For example, the</w:t>
        </w:r>
      </w:ins>
      <w:ins w:id="21135" w:author="PR Preview" w:date="2026-01-01T00:00:00Z">
        <w:r>
          <w:t xml:space="preserve"> </w:t>
        </w:r>
      </w:ins>
      <m:oMath>
        <m:r>
          <m:t>1</m:t>
        </m:r>
        <m:r>
          <m:rPr>
            <m:sty m:val="p"/>
          </m:rPr>
          <m:t>×</m:t>
        </m:r>
        <m:r>
          <m:t>2</m:t>
        </m:r>
      </m:oMath>
      <w:ins w:id="21136" w:author="PR Preview" w:date="2026-01-01T00:00:00Z">
        <w:r>
          <w:t xml:space="preserve"> </w:t>
        </w:r>
      </w:ins>
      <w:ins w:id="21137" w:author="PR Preview" w:date="2026-01-01T00:00:00Z">
        <w:r>
          <w:t xml:space="preserve">matrix</w:t>
        </w:r>
      </w:ins>
      <w:ins w:id="21138"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ins w:id="21139" w:author="PR Preview" w:date="2026-01-01T00:00:00Z">
        <w:r>
          <w:t xml:space="preserve"> </w:t>
        </w:r>
      </w:ins>
      <w:ins w:id="21140" w:author="PR Preview" w:date="2026-01-01T00:00:00Z">
        <w:r>
          <w:t xml:space="preserve">is not square, so</w:t>
        </w:r>
      </w:ins>
      <w:ins w:id="21141" w:author="PR Preview" w:date="2026-01-01T00:00:00Z">
        <w:r>
          <w:t xml:space="preserve"> </w:t>
        </w:r>
      </w:ins>
      <w:hyperlink w:anchor="thm-spectral">
        <w:ins w:id="21142" w:author="PR Preview" w:date="2026-01-01T00:00:00Z">
          <w:r>
            <w:rPr>
              <w:rStyle w:val="Hyperlink"/>
            </w:rPr>
            <w:t xml:space="preserve">Theorem 78</w:t>
          </w:r>
        </w:ins>
      </w:hyperlink>
      <w:ins w:id="21143" w:author="PR Preview" w:date="2026-01-01T00:00:00Z">
        <w:r>
          <w:t xml:space="preserve"> </w:t>
        </w:r>
      </w:ins>
      <w:ins w:id="21144" w:author="PR Preview" w:date="2026-01-01T00:00:00Z">
        <w:r>
          <w:t xml:space="preserve">does not apply to it.</w:t>
        </w:r>
      </w:ins>
      <w:ins w:id="21145" w:author="PR Preview" w:date="2026-01-01T00:00:00Z">
        <w:r>
          <w:t xml:space="preserve"> </w:t>
        </w:r>
      </w:ins>
      <w:ins w:id="21146" w:author="PR Preview" w:date="2026-01-01T00:00:00Z">
        <w:r>
          <w:t xml:space="preserve">It has rank</w:t>
        </w:r>
      </w:ins>
      <w:ins w:id="21147" w:author="PR Preview" w:date="2026-01-01T00:00:00Z">
        <w:r>
          <w:t xml:space="preserve"> </w:t>
        </w:r>
      </w:ins>
      <m:oMath>
        <m:r>
          <m:t>1</m:t>
        </m:r>
      </m:oMath>
      <w:ins w:id="21148" w:author="PR Preview" w:date="2026-01-01T00:00:00Z">
        <w:r>
          <w:t xml:space="preserve">, and</w:t>
        </w:r>
      </w:ins>
      <w:ins w:id="21149" w:author="PR Preview" w:date="2026-01-01T00:00:00Z">
        <w:r>
          <w:t xml:space="preserve"> </w:t>
        </w:r>
      </w:ins>
      <w:hyperlink w:anchor="thm-svd">
        <w:ins w:id="21150" w:author="PR Preview" w:date="2026-01-01T00:00:00Z">
          <w:r>
            <w:rPr>
              <w:rStyle w:val="Hyperlink"/>
            </w:rPr>
            <w:t xml:space="preserve">Theorem 79</w:t>
          </w:r>
        </w:ins>
      </w:hyperlink>
      <w:ins w:id="21151" w:author="PR Preview" w:date="2026-01-01T00:00:00Z">
        <w:r>
          <w:t xml:space="preserve"> </w:t>
        </w:r>
      </w:ins>
      <w:ins w:id="21152" w:author="PR Preview" w:date="2026-01-01T00:00:00Z">
        <w:r>
          <w:t xml:space="preserve">holds with</w:t>
        </w:r>
      </w:ins>
      <w:ins w:id="21153" w:author="PR Preview" w:date="2026-01-01T00:00:00Z">
        <w:r>
          <w:t xml:space="preserve"> </w:t>
        </w:r>
      </w:ins>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ins w:id="21154" w:author="PR Preview" w:date="2026-01-01T00:00:00Z">
        <w:r>
          <w:t xml:space="preserve">,</w:t>
        </w:r>
      </w:ins>
      <w:ins w:id="21155" w:author="PR Preview" w:date="2026-01-01T00:00:00Z">
        <w:r>
          <w:t xml:space="preserve"> </w:t>
        </w:r>
      </w:ins>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ins w:id="21156" w:author="PR Preview" w:date="2026-01-01T00:00:00Z">
        <w:r>
          <w:t xml:space="preserve">,</w:t>
        </w:r>
      </w:ins>
      <w:ins w:id="21157" w:author="PR Preview" w:date="2026-01-01T00:00:00Z">
        <w:r>
          <w:t xml:space="preserve"> </w:t>
        </w:r>
      </w:ins>
      <w:ins w:id="21158" w:author="PR Preview" w:date="2026-01-01T00:00:00Z">
        <w:r>
          <w:t xml:space="preserve">and</w:t>
        </w:r>
      </w:ins>
      <w:ins w:id="21159" w:author="PR Preview" w:date="2026-01-01T00:00:00Z">
        <w:r>
          <w:t xml:space="preserve"> </w:t>
        </w:r>
      </w:ins>
      <m:oMath>
        <m:r>
          <m:rPr>
            <m:sty m:val="bi"/>
          </m:rPr>
          <m:t>V</m:t>
        </m:r>
      </m:oMath>
      <w:ins w:id="21160" w:author="PR Preview" w:date="2026-01-01T00:00:00Z">
        <w:r>
          <w:t xml:space="preserve"> </w:t>
        </w:r>
      </w:ins>
      <w:ins w:id="21161" w:author="PR Preview" w:date="2026-01-01T00:00:00Z">
        <w:r>
          <w:t xml:space="preserve">the orthogonal matrix</w:t>
        </w:r>
      </w:ins>
      <w:ins w:id="21162" w:author="PR Preview" w:date="2026-01-01T00:00:00Z">
        <w:r>
          <w:t xml:space="preserve"> </w:t>
        </w:r>
      </w:ins>
      <m:oMath>
        <m:r>
          <m:rPr>
            <m:sty m:val="bi"/>
          </m:rPr>
          <m:t>Q</m:t>
        </m:r>
      </m:oMath>
      <w:ins w:id="21163" w:author="PR Preview" w:date="2026-01-01T00:00:00Z">
        <w:r>
          <w:t xml:space="preserve"> </w:t>
        </w:r>
      </w:ins>
      <w:ins w:id="21164" w:author="PR Preview" w:date="2026-01-01T00:00:00Z">
        <w:r>
          <w:t xml:space="preserve">from</w:t>
        </w:r>
      </w:ins>
      <w:ins w:id="21165" w:author="PR Preview" w:date="2026-01-01T00:00:00Z">
        <w:r>
          <w:t xml:space="preserve"> </w:t>
        </w:r>
      </w:ins>
      <w:hyperlink w:anchor="exm-spectral">
        <w:ins w:id="21166" w:author="PR Preview" w:date="2026-01-01T00:00:00Z">
          <w:r>
            <w:rPr>
              <w:rStyle w:val="Hyperlink"/>
            </w:rPr>
            <w:t xml:space="preserve">Example 148</w:t>
          </w:r>
        </w:ins>
      </w:hyperlink>
      <w:ins w:id="21167" w:author="PR Preview" w:date="2026-01-01T00:00:00Z">
        <w:r>
          <w:t xml:space="preserve">,</w:t>
        </w:r>
      </w:ins>
      <w:ins w:id="21168" w:author="PR Preview" w:date="2026-01-01T00:00:00Z">
        <w:r>
          <w:t xml:space="preserve"> </w:t>
        </w:r>
      </w:ins>
      <w:ins w:id="21169" w:author="PR Preview" w:date="2026-01-01T00:00:00Z">
        <w:r>
          <w:t xml:space="preserve">which is symmetric, so</w:t>
        </w:r>
      </w:ins>
      <w:ins w:id="21170" w:author="PR Preview" w:date="2026-01-01T00:00:00Z">
        <w:r>
          <w:t xml:space="preserve"> </w:t>
        </w:r>
      </w:ins>
      <m:oMath>
        <m:sSup>
          <m:e>
            <m:r>
              <m:rPr>
                <m:sty m:val="bi"/>
              </m:rPr>
              <m:t>V</m:t>
            </m:r>
          </m:e>
          <m:sup>
            <m:r>
              <m:rPr>
                <m:sty m:val="p"/>
              </m:rPr>
              <m:t>⊤</m:t>
            </m:r>
          </m:sup>
        </m:sSup>
        <m:r>
          <m:rPr>
            <m:sty m:val="p"/>
          </m:rPr>
          <m:t>=</m:t>
        </m:r>
        <m:r>
          <m:rPr>
            <m:sty m:val="bi"/>
          </m:rPr>
          <m:t>V</m:t>
        </m:r>
      </m:oMath>
      <w:ins w:id="21171" w:author="PR Preview" w:date="2026-01-01T00:00:00Z">
        <w:r>
          <w:t xml:space="preserve">:</w:t>
        </w:r>
      </w:ins>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94"/>
    <w:bookmarkStart w:id="495" w:name="def-svd"/>
    <w:p>
      <w:pPr>
        <w:pStyle w:val="BodyText"/>
      </w:pPr>
      <w:del w:id="21172" w:author="PR Preview" w:date="2026-01-01T00:00:00Z">
        <w:r>
          <w:rPr>
            <w:b/>
            <w:bCs/>
          </w:rPr>
          <w:delText xml:space="preserve">Definition 98 (Singular value decomposition)</w:delText>
        </w:r>
      </w:del>
      <w:del w:id="21173" w:author="PR Preview" w:date="2026-01-01T00:00:00Z">
        <w:r>
          <w:delText xml:space="preserve"> </w:delText>
        </w:r>
      </w:del>
      <w:del w:id="21174" w:author="PR Preview" w:date="2026-01-01T00:00:00Z">
        <w:r>
          <w:delText xml:space="preserve">Let</w:delText>
        </w:r>
      </w:del>
      <w:del w:id="21175" w:author="PR Preview" w:date="2026-01-01T00:00:00Z">
        <w:r>
          <w:delText xml:space="preserve"> </w:delText>
        </w:r>
      </w:del>
      <m:oMath>
        <m:r>
          <m:rPr>
            <m:sty m:val="bi"/>
          </m:rPr>
          <m:t>A</m:t>
        </m:r>
      </m:oMath>
      <w:del w:id="21176" w:author="PR Preview" w:date="2026-01-01T00:00:00Z">
        <w:r>
          <w:delText xml:space="preserve"> </w:delText>
        </w:r>
      </w:del>
      <w:del w:id="21177" w:author="PR Preview" w:date="2026-01-01T00:00:00Z">
        <w:r>
          <w:delText xml:space="preserve">be an</w:delText>
        </w:r>
      </w:del>
      <w:del w:id="21178" w:author="PR Preview" w:date="2026-01-01T00:00:00Z">
        <w:r>
          <w:delText xml:space="preserve"> </w:delText>
        </w:r>
      </w:del>
      <m:oMath>
        <m:r>
          <m:t>n</m:t>
        </m:r>
        <m:r>
          <m:rPr>
            <m:sty m:val="p"/>
          </m:rPr>
          <m:t>×</m:t>
        </m:r>
        <m:r>
          <m:t>p</m:t>
        </m:r>
      </m:oMath>
      <w:del w:id="21179" w:author="PR Preview" w:date="2026-01-01T00:00:00Z">
        <w:r>
          <w:delText xml:space="preserve"> </w:delText>
        </w:r>
      </w:del>
      <w:del w:id="21180" w:author="PR Preview" w:date="2026-01-01T00:00:00Z">
        <w:r>
          <w:delText xml:space="preserve">matrix with real entries</w:delText>
        </w:r>
      </w:del>
      <w:del w:id="21181" w:author="PR Preview" w:date="2026-01-01T00:00:00Z">
        <w:r>
          <w:delText xml:space="preserve"> </w:delText>
        </w:r>
      </w:del>
      <w:del w:id="21182" w:author="PR Preview" w:date="2026-01-01T00:00:00Z">
        <w:r>
          <w:delText xml:space="preserve">and</w:delText>
        </w:r>
      </w:del>
      <w:del w:id="21183" w:author="PR Preview" w:date="2026-01-01T00:00:00Z">
        <w:r>
          <w:delText xml:space="preserve"> </w:delText>
        </w:r>
      </w:del>
      <m:oMath>
        <m:r>
          <m:rPr>
            <m:sty m:val="p"/>
          </m:rPr>
          <m:t>rank</m:t>
        </m:r>
        <m:r>
          <m:rPr>
            <m:sty m:val="p"/>
          </m:rPr>
          <m:t>(</m:t>
        </m:r>
        <m:r>
          <m:rPr>
            <m:sty m:val="bi"/>
          </m:rPr>
          <m:t>A</m:t>
        </m:r>
        <m:r>
          <m:rPr>
            <m:sty m:val="p"/>
          </m:rPr>
          <m:t>)</m:t>
        </m:r>
        <m:r>
          <m:rPr>
            <m:sty m:val="p"/>
          </m:rPr>
          <m:t>=</m:t>
        </m:r>
        <m:r>
          <m:t>r</m:t>
        </m:r>
      </m:oMath>
      <w:del w:id="21184" w:author="PR Preview" w:date="2026-01-01T00:00:00Z">
        <w:r>
          <w:delText xml:space="preserve">.</w:delText>
        </w:r>
      </w:del>
      <w:del w:id="21185" w:author="PR Preview" w:date="2026-01-01T00:00:00Z">
        <w:r>
          <w:delText xml:space="preserve"> </w:delText>
        </w:r>
      </w:del>
      <w:del w:id="21186" w:author="PR Preview" w:date="2026-01-01T00:00:00Z">
        <w:r>
          <w:delText xml:space="preserve">A</w:delText>
        </w:r>
      </w:del>
      <w:del w:id="21187" w:author="PR Preview" w:date="2026-01-01T00:00:00Z">
        <w:r>
          <w:delText xml:space="preserve"> </w:delText>
        </w:r>
      </w:del>
      <w:del w:id="21188" w:author="PR Preview" w:date="2026-01-01T00:00:00Z">
        <w:r>
          <w:rPr>
            <w:b/>
            <w:bCs/>
          </w:rPr>
          <w:delText xml:space="preserve">singular value decomposition</w:delText>
        </w:r>
      </w:del>
      <w:del w:id="21189" w:author="PR Preview" w:date="2026-01-01T00:00:00Z">
        <w:r>
          <w:delText xml:space="preserve"> </w:delText>
        </w:r>
      </w:del>
      <w:del w:id="21190" w:author="PR Preview" w:date="2026-01-01T00:00:00Z">
        <w:r>
          <w:delText xml:space="preserve">(SVD) of</w:delText>
        </w:r>
      </w:del>
      <w:del w:id="21191" w:author="PR Preview" w:date="2026-01-01T00:00:00Z">
        <w:r>
          <w:delText xml:space="preserve"> </w:delText>
        </w:r>
      </w:del>
      <m:oMath>
        <m:r>
          <m:rPr>
            <m:sty m:val="bi"/>
          </m:rPr>
          <m:t>A</m:t>
        </m:r>
      </m:oMath>
      <w:del w:id="21192" w:author="PR Preview" w:date="2026-01-01T00:00:00Z">
        <w:r>
          <w:delText xml:space="preserve"> </w:delText>
        </w:r>
      </w:del>
      <w:del w:id="21193" w:author="PR Preview" w:date="2026-01-01T00:00:00Z">
        <w:r>
          <w:delText xml:space="preserve">is a factorization</w:delText>
        </w:r>
      </w:del>
      <w:del w:id="21194" w:author="PR Preview" w:date="2026-01-01T00:00:00Z">
        <w:r>
          <w:delText xml:space="preserve"> </w:delText>
        </w:r>
      </w:del>
      <m:oMath>
        <m:r>
          <m:rPr>
            <m:sty m:val="bi"/>
          </m:rPr>
          <m:t>A</m:t>
        </m:r>
        <m:r>
          <m:rPr>
            <m:sty m:val="p"/>
          </m:rPr>
          <m:t>=</m:t>
        </m:r>
        <m:r>
          <m:rPr>
            <m:sty m:val="bi"/>
          </m:rPr>
          <m:t>U</m:t>
        </m:r>
        <m:r>
          <m:rPr>
            <m:sty m:val="bi"/>
          </m:rPr>
          <m:t>D</m:t>
        </m:r>
        <m:sSup>
          <m:e>
            <m:r>
              <m:rPr>
                <m:sty m:val="bi"/>
              </m:rPr>
              <m:t>V</m:t>
            </m:r>
          </m:e>
          <m:sup>
            <m:r>
              <m:rPr>
                <m:sty m:val="p"/>
              </m:rPr>
              <m:t>⊤</m:t>
            </m:r>
          </m:sup>
        </m:sSup>
      </m:oMath>
      <w:del w:id="21195" w:author="PR Preview" w:date="2026-01-01T00:00:00Z">
        <w:r>
          <w:delText xml:space="preserve"> </w:delText>
        </w:r>
      </w:del>
      <w:del w:id="21196" w:author="PR Preview" w:date="2026-01-01T00:00:00Z">
        <w:r>
          <w:delText xml:space="preserve">with</w:delText>
        </w:r>
      </w:del>
      <w:del w:id="21197" w:author="PR Preview" w:date="2026-01-01T00:00:00Z">
        <w:r>
          <w:delText xml:space="preserve"> </w:delText>
        </w:r>
      </w:del>
      <m:oMath>
        <m:r>
          <m:rPr>
            <m:sty m:val="bi"/>
          </m:rPr>
          <m:t>U</m:t>
        </m:r>
      </m:oMath>
      <w:del w:id="21198" w:author="PR Preview" w:date="2026-01-01T00:00:00Z">
        <w:r>
          <w:delText xml:space="preserve">,</w:delText>
        </w:r>
      </w:del>
      <w:del w:id="21199" w:author="PR Preview" w:date="2026-01-01T00:00:00Z">
        <w:r>
          <w:delText xml:space="preserve"> </w:delText>
        </w:r>
      </w:del>
      <m:oMath>
        <m:r>
          <m:rPr>
            <m:sty m:val="bi"/>
          </m:rPr>
          <m:t>D</m:t>
        </m:r>
      </m:oMath>
      <w:del w:id="21200" w:author="PR Preview" w:date="2026-01-01T00:00:00Z">
        <w:r>
          <w:delText xml:space="preserve"> </w:delText>
        </w:r>
      </w:del>
      <w:del w:id="21201" w:author="PR Preview" w:date="2026-01-01T00:00:00Z">
        <w:r>
          <w:delText xml:space="preserve">and</w:delText>
        </w:r>
      </w:del>
      <w:del w:id="21202" w:author="PR Preview" w:date="2026-01-01T00:00:00Z">
        <w:r>
          <w:delText xml:space="preserve"> </w:delText>
        </w:r>
      </w:del>
      <m:oMath>
        <m:r>
          <m:rPr>
            <m:sty m:val="bi"/>
          </m:rPr>
          <m:t>V</m:t>
        </m:r>
      </m:oMath>
      <w:del w:id="21203" w:author="PR Preview" w:date="2026-01-01T00:00:00Z">
        <w:r>
          <w:delText xml:space="preserve"> </w:delText>
        </w:r>
      </w:del>
      <w:del w:id="21204" w:author="PR Preview" w:date="2026-01-01T00:00:00Z">
        <w:r>
          <w:delText xml:space="preserve">as in</w:delText>
        </w:r>
      </w:del>
      <w:del w:id="21205" w:author="PR Preview" w:date="2026-01-01T00:00:00Z">
        <w:r>
          <w:delText xml:space="preserve"> </w:delText>
        </w:r>
      </w:del>
      <w:hyperlink w:anchor="thm-svd">
        <w:del w:id="21206" w:author="PR Preview" w:date="2026-01-01T00:00:00Z">
          <w:r>
            <w:rPr>
              <w:rStyle w:val="Hyperlink"/>
            </w:rPr>
            <w:delText xml:space="preserve">Theorem 78</w:delText>
          </w:r>
        </w:del>
      </w:hyperlink>
      <w:del w:id="21207" w:author="PR Preview" w:date="2026-01-01T00:00:00Z">
        <w:r>
          <w:delText xml:space="preserve">.</w:delText>
        </w:r>
      </w:del>
    </w:p>
    <w:p>
      <w:pPr>
        <w:pStyle w:val="BodyText"/>
      </w:pPr>
      <w:ins w:id="21208" w:author="PR Preview" w:date="2026-01-01T00:00:00Z">
        <w:r>
          <w:rPr>
            <w:b/>
            <w:bCs/>
          </w:rPr>
          <w:t xml:space="preserve">Definition 98 (Singular value decomposition)</w:t>
        </w:r>
      </w:ins>
      <w:ins w:id="21209" w:author="PR Preview" w:date="2026-01-01T00:00:00Z">
        <w:r>
          <w:t xml:space="preserve"> </w:t>
        </w:r>
      </w:ins>
      <w:ins w:id="21210" w:author="PR Preview" w:date="2026-01-01T00:00:00Z">
        <w:r>
          <w:t xml:space="preserve">Let</w:t>
        </w:r>
      </w:ins>
      <w:ins w:id="21211" w:author="PR Preview" w:date="2026-01-01T00:00:00Z">
        <w:r>
          <w:t xml:space="preserve"> </w:t>
        </w:r>
      </w:ins>
      <m:oMath>
        <m:r>
          <m:rPr>
            <m:sty m:val="bi"/>
          </m:rPr>
          <m:t>A</m:t>
        </m:r>
      </m:oMath>
      <w:ins w:id="21212" w:author="PR Preview" w:date="2026-01-01T00:00:00Z">
        <w:r>
          <w:t xml:space="preserve"> </w:t>
        </w:r>
      </w:ins>
      <w:ins w:id="21213" w:author="PR Preview" w:date="2026-01-01T00:00:00Z">
        <w:r>
          <w:t xml:space="preserve">be an</w:t>
        </w:r>
      </w:ins>
      <w:ins w:id="21214" w:author="PR Preview" w:date="2026-01-01T00:00:00Z">
        <w:r>
          <w:t xml:space="preserve"> </w:t>
        </w:r>
      </w:ins>
      <m:oMath>
        <m:r>
          <m:t>n</m:t>
        </m:r>
        <m:r>
          <m:rPr>
            <m:sty m:val="p"/>
          </m:rPr>
          <m:t>×</m:t>
        </m:r>
        <m:r>
          <m:t>p</m:t>
        </m:r>
      </m:oMath>
      <w:ins w:id="21215" w:author="PR Preview" w:date="2026-01-01T00:00:00Z">
        <w:r>
          <w:t xml:space="preserve"> </w:t>
        </w:r>
      </w:ins>
      <w:ins w:id="21216" w:author="PR Preview" w:date="2026-01-01T00:00:00Z">
        <w:r>
          <w:t xml:space="preserve">matrix with real entries</w:t>
        </w:r>
      </w:ins>
      <w:ins w:id="21217" w:author="PR Preview" w:date="2026-01-01T00:00:00Z">
        <w:r>
          <w:t xml:space="preserve"> </w:t>
        </w:r>
      </w:ins>
      <w:ins w:id="21218" w:author="PR Preview" w:date="2026-01-01T00:00:00Z">
        <w:r>
          <w:t xml:space="preserve">and</w:t>
        </w:r>
      </w:ins>
      <w:ins w:id="21219" w:author="PR Preview" w:date="2026-01-01T00:00:00Z">
        <w:r>
          <w:t xml:space="preserve"> </w:t>
        </w:r>
      </w:ins>
      <m:oMath>
        <m:r>
          <m:rPr>
            <m:sty m:val="p"/>
          </m:rPr>
          <m:t>rank</m:t>
        </m:r>
        <m:r>
          <m:rPr>
            <m:sty m:val="p"/>
          </m:rPr>
          <m:t>(</m:t>
        </m:r>
        <m:r>
          <m:rPr>
            <m:sty m:val="bi"/>
          </m:rPr>
          <m:t>A</m:t>
        </m:r>
        <m:r>
          <m:rPr>
            <m:sty m:val="p"/>
          </m:rPr>
          <m:t>)</m:t>
        </m:r>
        <m:r>
          <m:rPr>
            <m:sty m:val="p"/>
          </m:rPr>
          <m:t>=</m:t>
        </m:r>
        <m:r>
          <m:t>r</m:t>
        </m:r>
      </m:oMath>
      <w:ins w:id="21220" w:author="PR Preview" w:date="2026-01-01T00:00:00Z">
        <w:r>
          <w:t xml:space="preserve">.</w:t>
        </w:r>
      </w:ins>
      <w:ins w:id="21221" w:author="PR Preview" w:date="2026-01-01T00:00:00Z">
        <w:r>
          <w:t xml:space="preserve"> </w:t>
        </w:r>
      </w:ins>
      <w:ins w:id="21222" w:author="PR Preview" w:date="2026-01-01T00:00:00Z">
        <w:r>
          <w:t xml:space="preserve">A</w:t>
        </w:r>
      </w:ins>
      <w:ins w:id="21223" w:author="PR Preview" w:date="2026-01-01T00:00:00Z">
        <w:r>
          <w:t xml:space="preserve"> </w:t>
        </w:r>
      </w:ins>
      <w:ins w:id="21224" w:author="PR Preview" w:date="2026-01-01T00:00:00Z">
        <w:r>
          <w:rPr>
            <w:b/>
            <w:bCs/>
          </w:rPr>
          <w:t xml:space="preserve">singular value decomposition</w:t>
        </w:r>
      </w:ins>
      <w:ins w:id="21225" w:author="PR Preview" w:date="2026-01-01T00:00:00Z">
        <w:r>
          <w:t xml:space="preserve"> </w:t>
        </w:r>
      </w:ins>
      <w:ins w:id="21226" w:author="PR Preview" w:date="2026-01-01T00:00:00Z">
        <w:r>
          <w:t xml:space="preserve">(SVD) of</w:t>
        </w:r>
      </w:ins>
      <w:ins w:id="21227" w:author="PR Preview" w:date="2026-01-01T00:00:00Z">
        <w:r>
          <w:t xml:space="preserve"> </w:t>
        </w:r>
      </w:ins>
      <m:oMath>
        <m:r>
          <m:rPr>
            <m:sty m:val="bi"/>
          </m:rPr>
          <m:t>A</m:t>
        </m:r>
      </m:oMath>
      <w:ins w:id="21228" w:author="PR Preview" w:date="2026-01-01T00:00:00Z">
        <w:r>
          <w:t xml:space="preserve"> </w:t>
        </w:r>
      </w:ins>
      <w:ins w:id="21229" w:author="PR Preview" w:date="2026-01-01T00:00:00Z">
        <w:r>
          <w:t xml:space="preserve">is a factorization</w:t>
        </w:r>
      </w:ins>
      <w:ins w:id="21230" w:author="PR Preview" w:date="2026-01-01T00:00:00Z">
        <w:r>
          <w:t xml:space="preserve"> </w:t>
        </w:r>
      </w:ins>
      <m:oMath>
        <m:r>
          <m:rPr>
            <m:sty m:val="bi"/>
          </m:rPr>
          <m:t>A</m:t>
        </m:r>
        <m:r>
          <m:rPr>
            <m:sty m:val="p"/>
          </m:rPr>
          <m:t>=</m:t>
        </m:r>
        <m:r>
          <m:rPr>
            <m:sty m:val="bi"/>
          </m:rPr>
          <m:t>U</m:t>
        </m:r>
        <m:r>
          <m:rPr>
            <m:sty m:val="bi"/>
          </m:rPr>
          <m:t>D</m:t>
        </m:r>
        <m:sSup>
          <m:e>
            <m:r>
              <m:rPr>
                <m:sty m:val="bi"/>
              </m:rPr>
              <m:t>V</m:t>
            </m:r>
          </m:e>
          <m:sup>
            <m:r>
              <m:rPr>
                <m:sty m:val="p"/>
              </m:rPr>
              <m:t>⊤</m:t>
            </m:r>
          </m:sup>
        </m:sSup>
      </m:oMath>
      <w:ins w:id="21231" w:author="PR Preview" w:date="2026-01-01T00:00:00Z">
        <w:r>
          <w:t xml:space="preserve"> </w:t>
        </w:r>
      </w:ins>
      <w:ins w:id="21232" w:author="PR Preview" w:date="2026-01-01T00:00:00Z">
        <w:r>
          <w:t xml:space="preserve">with</w:t>
        </w:r>
      </w:ins>
      <w:ins w:id="21233" w:author="PR Preview" w:date="2026-01-01T00:00:00Z">
        <w:r>
          <w:t xml:space="preserve"> </w:t>
        </w:r>
      </w:ins>
      <m:oMath>
        <m:r>
          <m:rPr>
            <m:sty m:val="bi"/>
          </m:rPr>
          <m:t>U</m:t>
        </m:r>
      </m:oMath>
      <w:ins w:id="21234" w:author="PR Preview" w:date="2026-01-01T00:00:00Z">
        <w:r>
          <w:t xml:space="preserve">,</w:t>
        </w:r>
      </w:ins>
      <w:ins w:id="21235" w:author="PR Preview" w:date="2026-01-01T00:00:00Z">
        <w:r>
          <w:t xml:space="preserve"> </w:t>
        </w:r>
      </w:ins>
      <m:oMath>
        <m:r>
          <m:rPr>
            <m:sty m:val="bi"/>
          </m:rPr>
          <m:t>D</m:t>
        </m:r>
      </m:oMath>
      <w:ins w:id="21236" w:author="PR Preview" w:date="2026-01-01T00:00:00Z">
        <w:r>
          <w:t xml:space="preserve"> </w:t>
        </w:r>
      </w:ins>
      <w:ins w:id="21237" w:author="PR Preview" w:date="2026-01-01T00:00:00Z">
        <w:r>
          <w:t xml:space="preserve">and</w:t>
        </w:r>
      </w:ins>
      <w:ins w:id="21238" w:author="PR Preview" w:date="2026-01-01T00:00:00Z">
        <w:r>
          <w:t xml:space="preserve"> </w:t>
        </w:r>
      </w:ins>
      <m:oMath>
        <m:r>
          <m:rPr>
            <m:sty m:val="bi"/>
          </m:rPr>
          <m:t>V</m:t>
        </m:r>
      </m:oMath>
      <w:ins w:id="21239" w:author="PR Preview" w:date="2026-01-01T00:00:00Z">
        <w:r>
          <w:t xml:space="preserve"> </w:t>
        </w:r>
      </w:ins>
      <w:ins w:id="21240" w:author="PR Preview" w:date="2026-01-01T00:00:00Z">
        <w:r>
          <w:t xml:space="preserve">as in</w:t>
        </w:r>
      </w:ins>
      <w:ins w:id="21241" w:author="PR Preview" w:date="2026-01-01T00:00:00Z">
        <w:r>
          <w:t xml:space="preserve"> </w:t>
        </w:r>
      </w:ins>
      <w:hyperlink w:anchor="thm-svd">
        <w:ins w:id="21242" w:author="PR Preview" w:date="2026-01-01T00:00:00Z">
          <w:r>
            <w:rPr>
              <w:rStyle w:val="Hyperlink"/>
            </w:rPr>
            <w:t xml:space="preserve">Theorem 79</w:t>
          </w:r>
        </w:ins>
      </w:hyperlink>
      <w:ins w:id="21243" w:author="PR Preview" w:date="2026-01-01T00:00:00Z">
        <w:r>
          <w:t xml:space="preserve">.</w:t>
        </w:r>
      </w:ins>
    </w:p>
    <w:bookmarkEnd w:id="495"/>
    <w:bookmarkStart w:id="496"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6"/>
    <w:bookmarkStart w:id="497" w:name="exm-svd"/>
    <w:p>
      <w:pPr>
        <w:pStyle w:val="BodyText"/>
      </w:pPr>
      <w:del w:id="21244" w:author="PR Preview" w:date="2026-01-01T00:00:00Z">
        <w:r>
          <w:rPr>
            <w:b/>
            <w:bCs/>
          </w:rPr>
          <w:delText xml:space="preserve">Example 147 (An SVD of a</w:delText>
        </w:r>
      </w:del>
      <w:del w:id="21245" w:author="PR Preview" w:date="2026-01-01T00:00:00Z">
        <w:r>
          <w:rPr>
            <w:b/>
            <w:bCs/>
          </w:rPr>
          <w:delText xml:space="preserve"> </w:delText>
        </w:r>
      </w:del>
      <m:oMath>
        <m:r>
          <m:t>3</m:t>
        </m:r>
        <m:r>
          <m:rPr>
            <m:sty m:val="p"/>
          </m:rPr>
          <m:t>×</m:t>
        </m:r>
        <m:r>
          <m:t>2</m:t>
        </m:r>
      </m:oMath>
      <w:del w:id="21246" w:author="PR Preview" w:date="2026-01-01T00:00:00Z">
        <w:r>
          <w:rPr>
            <w:b/>
            <w:bCs/>
          </w:rPr>
          <w:delText xml:space="preserve"> </w:delText>
        </w:r>
      </w:del>
      <w:del w:id="21247" w:author="PR Preview" w:date="2026-01-01T00:00:00Z">
        <w:r>
          <w:rPr>
            <w:b/>
            <w:bCs/>
          </w:rPr>
          <w:delText xml:space="preserve">matrix)</w:delText>
        </w:r>
      </w:del>
      <w:del w:id="21248" w:author="PR Preview" w:date="2026-01-01T00:00:00Z">
        <w:r>
          <w:delText xml:space="preserve"> </w:delText>
        </w:r>
      </w:del>
      <w:del w:id="21249" w:author="PR Preview" w:date="2026-01-01T00:00:00Z">
        <w:r>
          <w:delText xml:space="preserve">Let</w:delText>
        </w:r>
      </w:del>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del w:id="21250" w:author="PR Preview" w:date="2026-01-01T00:00:00Z">
        <w:r>
          <w:delText xml:space="preserve"> </w:delText>
        </w:r>
      </w:del>
      <w:del w:id="21251" w:author="PR Preview" w:date="2026-01-01T00:00:00Z">
        <w:r>
          <w:delText xml:space="preserve">is the orthogonal matrix</w:delText>
        </w:r>
      </w:del>
      <w:del w:id="21252" w:author="PR Preview" w:date="2026-01-01T00:00:00Z">
        <w:r>
          <w:delText xml:space="preserve"> </w:delText>
        </w:r>
      </w:del>
      <m:oMath>
        <m:r>
          <m:rPr>
            <m:sty m:val="bi"/>
          </m:rPr>
          <m:t>Q</m:t>
        </m:r>
      </m:oMath>
      <w:del w:id="21253" w:author="PR Preview" w:date="2026-01-01T00:00:00Z">
        <w:r>
          <w:delText xml:space="preserve"> </w:delText>
        </w:r>
      </w:del>
      <w:del w:id="21254" w:author="PR Preview" w:date="2026-01-01T00:00:00Z">
        <w:r>
          <w:delText xml:space="preserve">from</w:delText>
        </w:r>
      </w:del>
      <w:del w:id="21255" w:author="PR Preview" w:date="2026-01-01T00:00:00Z">
        <w:r>
          <w:delText xml:space="preserve"> </w:delText>
        </w:r>
      </w:del>
      <w:hyperlink w:anchor="exm-spectral">
        <w:del w:id="21256" w:author="PR Preview" w:date="2026-01-01T00:00:00Z">
          <w:r>
            <w:rPr>
              <w:rStyle w:val="Hyperlink"/>
            </w:rPr>
            <w:delText xml:space="preserve">Example 146</w:delText>
          </w:r>
        </w:del>
      </w:hyperlink>
      <w:del w:id="21257" w:author="PR Preview" w:date="2026-01-01T00:00:00Z">
        <w:r>
          <w:delText xml:space="preserve">.</w:delText>
        </w:r>
      </w:del>
      <w:del w:id="21258" w:author="PR Preview" w:date="2026-01-01T00:00:00Z">
        <w:r>
          <w:delText xml:space="preserve"> </w:delText>
        </w:r>
      </w:del>
      <m:oMath>
        <m:r>
          <m:rPr>
            <m:sty m:val="bi"/>
          </m:rPr>
          <m:t>U</m:t>
        </m:r>
      </m:oMath>
      <w:del w:id="21259" w:author="PR Preview" w:date="2026-01-01T00:00:00Z">
        <w:r>
          <w:delText xml:space="preserve"> </w:delText>
        </w:r>
      </w:del>
      <w:del w:id="21260" w:author="PR Preview" w:date="2026-01-01T00:00:00Z">
        <w:r>
          <w:delText xml:space="preserve">is orthogonal too.</w:delText>
        </w:r>
      </w:del>
      <w:del w:id="21261" w:author="PR Preview" w:date="2026-01-01T00:00:00Z">
        <w:r>
          <w:delText xml:space="preserve"> </w:delText>
        </w:r>
      </w:del>
      <w:del w:id="21262" w:author="PR Preview" w:date="2026-01-01T00:00:00Z">
        <w:r>
          <w:delText xml:space="preserve">Entry</w:delText>
        </w:r>
      </w:del>
      <w:del w:id="21263" w:author="PR Preview" w:date="2026-01-01T00:00:00Z">
        <w:r>
          <w:delText xml:space="preserve"> </w:delText>
        </w:r>
      </w:del>
      <m:oMath>
        <m:r>
          <m:rPr>
            <m:sty m:val="p"/>
          </m:rPr>
          <m:t>(</m:t>
        </m:r>
        <m:r>
          <m:t>i</m:t>
        </m:r>
        <m:r>
          <m:rPr>
            <m:sty m:val="p"/>
          </m:rPr>
          <m:t>,</m:t>
        </m:r>
        <m:r>
          <m:t>j</m:t>
        </m:r>
        <m:r>
          <m:rPr>
            <m:sty m:val="p"/>
          </m:rPr>
          <m:t>)</m:t>
        </m:r>
      </m:oMath>
      <w:del w:id="21264" w:author="PR Preview" w:date="2026-01-01T00:00:00Z">
        <w:r>
          <w:delText xml:space="preserve"> </w:delText>
        </w:r>
      </w:del>
      <w:del w:id="21265" w:author="PR Preview" w:date="2026-01-01T00:00:00Z">
        <w:r>
          <w:delText xml:space="preserve">of</w:delText>
        </w:r>
      </w:del>
      <w:del w:id="21266" w:author="PR Preview" w:date="2026-01-01T00:00:00Z">
        <w:r>
          <w:delText xml:space="preserve"> </w:delText>
        </w:r>
      </w:del>
      <m:oMath>
        <m:sSup>
          <m:e>
            <m:r>
              <m:rPr>
                <m:sty m:val="bi"/>
              </m:rPr>
              <m:t>U</m:t>
            </m:r>
          </m:e>
          <m:sup>
            <m:r>
              <m:rPr>
                <m:sty m:val="p"/>
              </m:rPr>
              <m:t>⊤</m:t>
            </m:r>
          </m:sup>
        </m:sSup>
        <m:r>
          <m:rPr>
            <m:sty m:val="bi"/>
          </m:rPr>
          <m:t>U</m:t>
        </m:r>
      </m:oMath>
      <w:del w:id="21267" w:author="PR Preview" w:date="2026-01-01T00:00:00Z">
        <w:r>
          <w:delText xml:space="preserve"> </w:delText>
        </w:r>
      </w:del>
      <w:del w:id="21268" w:author="PR Preview" w:date="2026-01-01T00:00:00Z">
        <w:r>
          <w:delText xml:space="preserve">is the dot product of columns</w:delText>
        </w:r>
      </w:del>
      <w:del w:id="21269" w:author="PR Preview" w:date="2026-01-01T00:00:00Z">
        <w:r>
          <w:delText xml:space="preserve"> </w:delText>
        </w:r>
      </w:del>
      <m:oMath>
        <m:r>
          <m:t>i</m:t>
        </m:r>
      </m:oMath>
      <w:del w:id="21270" w:author="PR Preview" w:date="2026-01-01T00:00:00Z">
        <w:r>
          <w:delText xml:space="preserve"> </w:delText>
        </w:r>
      </w:del>
      <w:del w:id="21271" w:author="PR Preview" w:date="2026-01-01T00:00:00Z">
        <w:r>
          <w:delText xml:space="preserve">and</w:delText>
        </w:r>
      </w:del>
      <w:del w:id="21272" w:author="PR Preview" w:date="2026-01-01T00:00:00Z">
        <w:r>
          <w:delText xml:space="preserve"> </w:delText>
        </w:r>
      </w:del>
      <m:oMath>
        <m:r>
          <m:t>j</m:t>
        </m:r>
      </m:oMath>
      <w:del w:id="21273" w:author="PR Preview" w:date="2026-01-01T00:00:00Z">
        <w:r>
          <w:delText xml:space="preserve"> </w:delText>
        </w:r>
      </w:del>
      <w:del w:id="21274" w:author="PR Preview" w:date="2026-01-01T00:00:00Z">
        <w:r>
          <w:delText xml:space="preserve">of</w:delText>
        </w:r>
      </w:del>
      <w:del w:id="21275" w:author="PR Preview" w:date="2026-01-01T00:00:00Z">
        <w:r>
          <w:delText xml:space="preserve"> </w:delText>
        </w:r>
      </w:del>
      <m:oMath>
        <m:r>
          <m:rPr>
            <m:sty m:val="bi"/>
          </m:rPr>
          <m:t>U</m:t>
        </m:r>
      </m:oMath>
      <w:del w:id="21276" w:author="PR Preview" w:date="2026-01-01T00:00:00Z">
        <w:r>
          <w:delText xml:space="preserve">,</w:delText>
        </w:r>
      </w:del>
      <w:del w:id="21277" w:author="PR Preview" w:date="2026-01-01T00:00:00Z">
        <w:r>
          <w:delText xml:space="preserve"> </w:delText>
        </w:r>
      </w:del>
      <w:del w:id="21278" w:author="PR Preview" w:date="2026-01-01T00:00:00Z">
        <w:r>
          <w:delText xml:space="preserve">and those columns are</w:delText>
        </w:r>
      </w:del>
      <w:del w:id="21279" w:author="PR Preview" w:date="2026-01-01T00:00:00Z">
        <w:r>
          <w:delText xml:space="preserve"> </w:delText>
        </w:r>
      </w:del>
      <m:oMath>
        <m:sSub>
          <m:e>
            <m:limLow>
              <m:e>
                <m:r>
                  <m:t>u</m:t>
                </m:r>
              </m:e>
              <m:lim>
                <m:r>
                  <m:rPr>
                    <m:sty m:val="p"/>
                  </m:rPr>
                  <m:t>∼</m:t>
                </m:r>
              </m:lim>
            </m:limLow>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del w:id="21280" w:author="PR Preview" w:date="2026-01-01T00:00:00Z">
        <w:r>
          <w:delText xml:space="preserve">,</w:delText>
        </w:r>
      </w:del>
      <w:del w:id="21281" w:author="PR Preview" w:date="2026-01-01T00:00:00Z">
        <w:r>
          <w:delText xml:space="preserve"> </w:delText>
        </w:r>
      </w:del>
      <m:oMath>
        <m:sSub>
          <m:e>
            <m:limLow>
              <m:e>
                <m:r>
                  <m:t>u</m:t>
                </m:r>
              </m:e>
              <m:lim>
                <m:r>
                  <m:rPr>
                    <m:sty m:val="p"/>
                  </m:rPr>
                  <m:t>∼</m:t>
                </m:r>
              </m:lim>
            </m:limLow>
          </m:e>
          <m:sub>
            <m:r>
              <m:t>2</m:t>
            </m:r>
          </m:sub>
        </m:sSub>
        <m:r>
          <m:rPr>
            <m:sty m:val="p"/>
          </m:rPr>
          <m:t>=</m:t>
        </m:r>
        <m:r>
          <m:rPr>
            <m:sty m:val="p"/>
          </m:rPr>
          <m:t>(</m:t>
        </m:r>
        <m:r>
          <m:t>0</m:t>
        </m:r>
        <m:r>
          <m:rPr>
            <m:sty m:val="p"/>
          </m:rPr>
          <m:t>,</m:t>
        </m:r>
        <m:r>
          <m:t>1</m:t>
        </m:r>
        <m:r>
          <m:rPr>
            <m:sty m:val="p"/>
          </m:rPr>
          <m:t>,</m:t>
        </m:r>
        <m:r>
          <m:t>0</m:t>
        </m:r>
        <m:r>
          <m:rPr>
            <m:sty m:val="p"/>
          </m:rPr>
          <m:t>)</m:t>
        </m:r>
      </m:oMath>
      <w:del w:id="21282" w:author="PR Preview" w:date="2026-01-01T00:00:00Z">
        <w:r>
          <w:delText xml:space="preserve"> </w:delText>
        </w:r>
      </w:del>
      <w:del w:id="21283" w:author="PR Preview" w:date="2026-01-01T00:00:00Z">
        <w:r>
          <w:delText xml:space="preserve">and</w:delText>
        </w:r>
      </w:del>
      <w:del w:id="21284" w:author="PR Preview" w:date="2026-01-01T00:00:00Z">
        <w:r>
          <w:delText xml:space="preserve"> </w:delText>
        </w:r>
      </w:del>
      <m:oMath>
        <m:sSub>
          <m:e>
            <m:limLow>
              <m:e>
                <m:r>
                  <m:t>u</m:t>
                </m:r>
              </m:e>
              <m:lim>
                <m:r>
                  <m:rPr>
                    <m:sty m:val="p"/>
                  </m:rPr>
                  <m:t>∼</m:t>
                </m:r>
              </m:lim>
            </m:limLow>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del w:id="21285" w:author="PR Preview" w:date="2026-01-01T00:00:00Z">
        <w:r>
          <w:delText xml:space="preserve">:</w:delText>
        </w:r>
      </w:del>
    </w:p>
    <w:p>
      <w:pPr>
        <w:pStyle w:val="BodyText"/>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2</m:t>
                  </m:r>
                </m:sub>
              </m:sSub>
              <m:r>
                <m:rPr>
                  <m:sty m:val="p"/>
                </m:rPr>
                <m:t>⋅</m:t>
              </m:r>
              <m:sSub>
                <m:e>
                  <m:limLow>
                    <m:e>
                      <m:r>
                        <m:t>u</m:t>
                      </m:r>
                    </m:e>
                    <m:lim>
                      <m:r>
                        <m:rPr>
                          <m:sty m:val="p"/>
                        </m:rPr>
                        <m:t>∼</m:t>
                      </m:r>
                    </m:lim>
                  </m:limLow>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3</m:t>
                  </m:r>
                </m:sub>
              </m:sSub>
              <m:r>
                <m:rPr>
                  <m:sty m:val="p"/>
                </m:rPr>
                <m:t>⋅</m:t>
              </m:r>
              <m:sSub>
                <m:e>
                  <m:limLow>
                    <m:e>
                      <m:r>
                        <m:t>u</m:t>
                      </m:r>
                    </m:e>
                    <m:lim>
                      <m:r>
                        <m:rPr>
                          <m:sty m:val="p"/>
                        </m:rPr>
                        <m:t>∼</m:t>
                      </m:r>
                    </m:lim>
                  </m:limLow>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2</m:t>
                  </m:r>
                </m:sub>
              </m:sSub>
              <m:r>
                <m:rPr>
                  <m:sty m:val="p"/>
                </m:rPr>
                <m:t>⋅</m:t>
              </m:r>
              <m:sSub>
                <m:e>
                  <m:limLow>
                    <m:e>
                      <m:r>
                        <m:t>u</m:t>
                      </m:r>
                    </m:e>
                    <m:lim>
                      <m:r>
                        <m:rPr>
                          <m:sty m:val="p"/>
                        </m:rPr>
                        <m:t>∼</m:t>
                      </m:r>
                    </m:lim>
                  </m:limLow>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BodyText"/>
      </w:pPr>
      <w:ins w:id="21286" w:author="PR Preview" w:date="2026-01-01T00:00:00Z">
        <w:r>
          <w:rPr>
            <w:b/>
            <w:bCs/>
          </w:rPr>
          <w:t xml:space="preserve">Example 149 (An SVD of a</w:t>
        </w:r>
      </w:ins>
      <w:ins w:id="21287" w:author="PR Preview" w:date="2026-01-01T00:00:00Z">
        <w:r>
          <w:rPr>
            <w:b/>
            <w:bCs/>
          </w:rPr>
          <w:t xml:space="preserve"> </w:t>
        </w:r>
      </w:ins>
      <m:oMath>
        <m:r>
          <m:t>3</m:t>
        </m:r>
        <m:r>
          <m:rPr>
            <m:sty m:val="p"/>
          </m:rPr>
          <m:t>×</m:t>
        </m:r>
        <m:r>
          <m:t>2</m:t>
        </m:r>
      </m:oMath>
      <w:ins w:id="21288" w:author="PR Preview" w:date="2026-01-01T00:00:00Z">
        <w:r>
          <w:rPr>
            <w:b/>
            <w:bCs/>
          </w:rPr>
          <w:t xml:space="preserve"> </w:t>
        </w:r>
      </w:ins>
      <w:ins w:id="21289" w:author="PR Preview" w:date="2026-01-01T00:00:00Z">
        <w:r>
          <w:rPr>
            <w:b/>
            <w:bCs/>
          </w:rPr>
          <w:t xml:space="preserve">matrix)</w:t>
        </w:r>
      </w:ins>
      <w:ins w:id="21290" w:author="PR Preview" w:date="2026-01-01T00:00:00Z">
        <w:r>
          <w:t xml:space="preserve"> </w:t>
        </w:r>
      </w:ins>
      <w:ins w:id="21291" w:author="PR Preview" w:date="2026-01-01T00:00:00Z">
        <w:r>
          <w:t xml:space="preserve">Let</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ins w:id="21292" w:author="PR Preview" w:date="2026-01-01T00:00:00Z">
        <w:r>
          <w:t xml:space="preserve"> </w:t>
        </w:r>
      </w:ins>
      <w:ins w:id="21293" w:author="PR Preview" w:date="2026-01-01T00:00:00Z">
        <w:r>
          <w:t xml:space="preserve">is the orthogonal matrix</w:t>
        </w:r>
      </w:ins>
      <w:ins w:id="21294" w:author="PR Preview" w:date="2026-01-01T00:00:00Z">
        <w:r>
          <w:t xml:space="preserve"> </w:t>
        </w:r>
      </w:ins>
      <m:oMath>
        <m:r>
          <m:rPr>
            <m:sty m:val="bi"/>
          </m:rPr>
          <m:t>Q</m:t>
        </m:r>
      </m:oMath>
      <w:ins w:id="21295" w:author="PR Preview" w:date="2026-01-01T00:00:00Z">
        <w:r>
          <w:t xml:space="preserve"> </w:t>
        </w:r>
      </w:ins>
      <w:ins w:id="21296" w:author="PR Preview" w:date="2026-01-01T00:00:00Z">
        <w:r>
          <w:t xml:space="preserve">from</w:t>
        </w:r>
      </w:ins>
      <w:ins w:id="21297" w:author="PR Preview" w:date="2026-01-01T00:00:00Z">
        <w:r>
          <w:t xml:space="preserve"> </w:t>
        </w:r>
      </w:ins>
      <w:hyperlink w:anchor="exm-spectral">
        <w:ins w:id="21298" w:author="PR Preview" w:date="2026-01-01T00:00:00Z">
          <w:r>
            <w:rPr>
              <w:rStyle w:val="Hyperlink"/>
            </w:rPr>
            <w:t xml:space="preserve">Example 148</w:t>
          </w:r>
        </w:ins>
      </w:hyperlink>
      <w:ins w:id="21299" w:author="PR Preview" w:date="2026-01-01T00:00:00Z">
        <w:r>
          <w:t xml:space="preserve">.</w:t>
        </w:r>
      </w:ins>
      <w:ins w:id="21300" w:author="PR Preview" w:date="2026-01-01T00:00:00Z">
        <w:r>
          <w:t xml:space="preserve"> </w:t>
        </w:r>
      </w:ins>
      <m:oMath>
        <m:r>
          <m:rPr>
            <m:sty m:val="bi"/>
          </m:rPr>
          <m:t>U</m:t>
        </m:r>
      </m:oMath>
      <w:ins w:id="21301" w:author="PR Preview" w:date="2026-01-01T00:00:00Z">
        <w:r>
          <w:t xml:space="preserve"> </w:t>
        </w:r>
      </w:ins>
      <w:ins w:id="21302" w:author="PR Preview" w:date="2026-01-01T00:00:00Z">
        <w:r>
          <w:t xml:space="preserve">is orthogonal too.</w:t>
        </w:r>
      </w:ins>
      <w:ins w:id="21303" w:author="PR Preview" w:date="2026-01-01T00:00:00Z">
        <w:r>
          <w:t xml:space="preserve"> </w:t>
        </w:r>
      </w:ins>
      <w:ins w:id="21304" w:author="PR Preview" w:date="2026-01-01T00:00:00Z">
        <w:r>
          <w:t xml:space="preserve">Entry</w:t>
        </w:r>
      </w:ins>
      <w:ins w:id="21305" w:author="PR Preview" w:date="2026-01-01T00:00:00Z">
        <w:r>
          <w:t xml:space="preserve"> </w:t>
        </w:r>
      </w:ins>
      <m:oMath>
        <m:r>
          <m:rPr>
            <m:sty m:val="p"/>
          </m:rPr>
          <m:t>(</m:t>
        </m:r>
        <m:r>
          <m:t>i</m:t>
        </m:r>
        <m:r>
          <m:rPr>
            <m:sty m:val="p"/>
          </m:rPr>
          <m:t>,</m:t>
        </m:r>
        <m:r>
          <m:t>j</m:t>
        </m:r>
        <m:r>
          <m:rPr>
            <m:sty m:val="p"/>
          </m:rPr>
          <m:t>)</m:t>
        </m:r>
      </m:oMath>
      <w:ins w:id="21306" w:author="PR Preview" w:date="2026-01-01T00:00:00Z">
        <w:r>
          <w:t xml:space="preserve"> </w:t>
        </w:r>
      </w:ins>
      <w:ins w:id="21307" w:author="PR Preview" w:date="2026-01-01T00:00:00Z">
        <w:r>
          <w:t xml:space="preserve">of</w:t>
        </w:r>
      </w:ins>
      <w:ins w:id="21308" w:author="PR Preview" w:date="2026-01-01T00:00:00Z">
        <w:r>
          <w:t xml:space="preserve"> </w:t>
        </w:r>
      </w:ins>
      <m:oMath>
        <m:sSup>
          <m:e>
            <m:r>
              <m:rPr>
                <m:sty m:val="bi"/>
              </m:rPr>
              <m:t>U</m:t>
            </m:r>
          </m:e>
          <m:sup>
            <m:r>
              <m:rPr>
                <m:sty m:val="p"/>
              </m:rPr>
              <m:t>⊤</m:t>
            </m:r>
          </m:sup>
        </m:sSup>
        <m:r>
          <m:rPr>
            <m:sty m:val="bi"/>
          </m:rPr>
          <m:t>U</m:t>
        </m:r>
      </m:oMath>
      <w:ins w:id="21309" w:author="PR Preview" w:date="2026-01-01T00:00:00Z">
        <w:r>
          <w:t xml:space="preserve"> </w:t>
        </w:r>
      </w:ins>
      <w:ins w:id="21310" w:author="PR Preview" w:date="2026-01-01T00:00:00Z">
        <w:r>
          <w:t xml:space="preserve">is the dot product of columns</w:t>
        </w:r>
      </w:ins>
      <w:ins w:id="21311" w:author="PR Preview" w:date="2026-01-01T00:00:00Z">
        <w:r>
          <w:t xml:space="preserve"> </w:t>
        </w:r>
      </w:ins>
      <m:oMath>
        <m:r>
          <m:t>i</m:t>
        </m:r>
      </m:oMath>
      <w:ins w:id="21312" w:author="PR Preview" w:date="2026-01-01T00:00:00Z">
        <w:r>
          <w:t xml:space="preserve"> </w:t>
        </w:r>
      </w:ins>
      <w:ins w:id="21313" w:author="PR Preview" w:date="2026-01-01T00:00:00Z">
        <w:r>
          <w:t xml:space="preserve">and</w:t>
        </w:r>
      </w:ins>
      <w:ins w:id="21314" w:author="PR Preview" w:date="2026-01-01T00:00:00Z">
        <w:r>
          <w:t xml:space="preserve"> </w:t>
        </w:r>
      </w:ins>
      <m:oMath>
        <m:r>
          <m:t>j</m:t>
        </m:r>
      </m:oMath>
      <w:ins w:id="21315" w:author="PR Preview" w:date="2026-01-01T00:00:00Z">
        <w:r>
          <w:t xml:space="preserve"> </w:t>
        </w:r>
      </w:ins>
      <w:ins w:id="21316" w:author="PR Preview" w:date="2026-01-01T00:00:00Z">
        <w:r>
          <w:t xml:space="preserve">of</w:t>
        </w:r>
      </w:ins>
      <w:ins w:id="21317" w:author="PR Preview" w:date="2026-01-01T00:00:00Z">
        <w:r>
          <w:t xml:space="preserve"> </w:t>
        </w:r>
      </w:ins>
      <m:oMath>
        <m:r>
          <m:rPr>
            <m:sty m:val="bi"/>
          </m:rPr>
          <m:t>U</m:t>
        </m:r>
      </m:oMath>
      <w:ins w:id="21318" w:author="PR Preview" w:date="2026-01-01T00:00:00Z">
        <w:r>
          <w:t xml:space="preserve">,</w:t>
        </w:r>
      </w:ins>
      <w:ins w:id="21319" w:author="PR Preview" w:date="2026-01-01T00:00:00Z">
        <w:r>
          <w:t xml:space="preserve"> </w:t>
        </w:r>
      </w:ins>
      <w:ins w:id="21320" w:author="PR Preview" w:date="2026-01-01T00:00:00Z">
        <w:r>
          <w:t xml:space="preserve">and those columns are</w:t>
        </w:r>
      </w:ins>
      <w:ins w:id="21321" w:author="PR Preview" w:date="2026-01-01T00:00:00Z">
        <w:r>
          <w:t xml:space="preserve"> </w:t>
        </w:r>
      </w:ins>
      <w:ins w:id="21322" w:author="PR Preview" w:date="2026-01-01T00:00:00Z">
        <w:r>
          <w:t xml:space="preserve">$\mathord{\smash[b]{\underset{\raise.3ex\hbox{$\scriptstyle\sim$}}{u}}\vphantom{u}}_1 = (\frac{1}{\sqrt{2}}, 0, \frac{1}{\sqrt{2}})$</w:t>
        </w:r>
      </w:ins>
      <w:ins w:id="21323" w:author="PR Preview" w:date="2026-01-01T00:00:00Z">
        <w:r>
          <w:t xml:space="preserve">,</w:t>
        </w:r>
      </w:ins>
      <w:ins w:id="21324" w:author="PR Preview" w:date="2026-01-01T00:00:00Z">
        <w:r>
          <w:t xml:space="preserve"> </w:t>
        </w:r>
      </w:ins>
      <w:ins w:id="21325" w:author="PR Preview" w:date="2026-01-01T00:00:00Z">
        <w:r>
          <w:t xml:space="preserve">$\mathord{\smash[b]{\underset{\raise.3ex\hbox{$\scriptstyle\sim$}}{u}}\vphantom{u}}_2 = (0, 1, 0)$</w:t>
        </w:r>
      </w:ins>
      <w:ins w:id="21326" w:author="PR Preview" w:date="2026-01-01T00:00:00Z">
        <w:r>
          <w:t xml:space="preserve"> </w:t>
        </w:r>
      </w:ins>
      <w:ins w:id="21327" w:author="PR Preview" w:date="2026-01-01T00:00:00Z">
        <w:r>
          <w:t xml:space="preserve">and</w:t>
        </w:r>
      </w:ins>
      <w:ins w:id="21328" w:author="PR Preview" w:date="2026-01-01T00:00:00Z">
        <w:r>
          <w:t xml:space="preserve"> </w:t>
        </w:r>
      </w:ins>
      <w:ins w:id="21329" w:author="PR Preview" w:date="2026-01-01T00:00:00Z">
        <w:r>
          <w:t xml:space="preserve">$\mathord{\smash[b]{\underset{\raise.3ex\hbox{$\scriptstyle\sim$}}{u}}\vphantom{u}}_3 = (\frac{1}{\sqrt{2}}, 0, -\frac{1}{\sqrt{2}})$</w:t>
        </w:r>
      </w:ins>
      <w:ins w:id="21330" w:author="PR Preview" w:date="2026-01-01T00:00:00Z">
        <w:r>
          <w:t xml:space="preserve">:</w:t>
        </w:r>
      </w:ins>
    </w:p>
    <w:p>
      <w:pPr>
        <w:pStyle w:val="BodyText"/>
      </w:pPr>
      <w:ins w:id="21331" w:author="PR Preview" w:date="2026-01-01T00:00:00Z">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ins>
    </w:p>
    <w:p>
      <w:pPr>
        <w:pStyle w:val="FirstParagraph"/>
      </w:pPr>
      <w:ins w:id="21332" w:author="PR Preview" w:date="2026-01-01T00:00:00Z">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ins>
    </w:p>
    <w:p>
      <w:pPr>
        <w:pStyle w:val="FirstParagraph"/>
      </w:pPr>
      <w:ins w:id="21333" w:author="PR Preview" w:date="2026-01-01T00:00:00Z">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ins>
    </w:p>
    <w:p>
      <w:pPr>
        <w:pStyle w:val="FirstParagraph"/>
      </w:pPr>
      <w:ins w:id="21334" w:author="PR Preview" w:date="2026-01-01T00:00:00Z">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ins>
    </w:p>
    <w:p>
      <w:pPr>
        <w:pStyle w:val="FirstParagraph"/>
      </w:pPr>
      <w:ins w:id="21335" w:author="PR Preview" w:date="2026-01-01T00:00:00Z">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ins>
    </w:p>
    <w:p>
      <w:pPr>
        <w:pStyle w:val="FirstParagraph"/>
      </w:pPr>
      <w:ins w:id="21336" w:author="PR Preview" w:date="2026-01-01T00:00:00Z">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ins>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7"/>
    <w:bookmarkStart w:id="498" w:name="rem-svd-not-unique"/>
    <w:p>
      <w:pPr>
        <w:pStyle w:val="BodyText"/>
      </w:pPr>
      <w:del w:id="21337" w:author="PR Preview" w:date="2026-01-01T00:00:00Z">
        <w:r>
          <w:rPr>
            <w:i/>
            <w:iCs/>
          </w:rPr>
          <w:delText xml:space="preserve">Remark 40</w:delText>
        </w:r>
      </w:del>
      <w:del w:id="21338" w:author="PR Preview" w:date="2026-01-01T00:00:00Z">
        <w:r>
          <w:delText xml:space="preserve"> (An SVD is not unique). </w:delText>
        </w:r>
      </w:del>
      <w:del w:id="21339" w:author="PR Preview" w:date="2026-01-01T00:00:00Z">
        <w:r>
          <w:delText xml:space="preserve">An SVD is not unique</w:delText>
        </w:r>
      </w:del>
      <w:del w:id="21340" w:author="PR Preview" w:date="2026-01-01T00:00:00Z">
        <w:r>
          <w:delText xml:space="preserve"> </w:delText>
        </w:r>
      </w:del>
      <w:del w:id="21341" w:author="PR Preview" w:date="2026-01-01T00:00:00Z">
        <w:r>
          <w:delText xml:space="preserve">(Banerjee and Roy 2014, chap. 12, Examples 12.2 and 12.3, p. 378)</w:delText>
        </w:r>
      </w:del>
      <w:del w:id="21342" w:author="PR Preview" w:date="2026-01-01T00:00:00Z">
        <w:r>
          <w:delText xml:space="preserve">.</w:delText>
        </w:r>
      </w:del>
      <w:del w:id="21343" w:author="PR Preview" w:date="2026-01-01T00:00:00Z">
        <w:r>
          <w:delText xml:space="preserve"> </w:delText>
        </w:r>
      </w:del>
      <w:del w:id="21344" w:author="PR Preview" w:date="2026-01-01T00:00:00Z">
        <w:r>
          <w:delText xml:space="preserve">For any</w:delText>
        </w:r>
      </w:del>
      <w:del w:id="21345" w:author="PR Preview" w:date="2026-01-01T00:00:00Z">
        <w:r>
          <w:delText xml:space="preserve"> </w:delText>
        </w:r>
      </w:del>
      <m:oMath>
        <m:r>
          <m:t>i</m:t>
        </m:r>
        <m:r>
          <m:rPr>
            <m:sty m:val="p"/>
          </m:rPr>
          <m:t>≤</m:t>
        </m:r>
        <m:r>
          <m:t>r</m:t>
        </m:r>
      </m:oMath>
      <w:del w:id="21346" w:author="PR Preview" w:date="2026-01-01T00:00:00Z">
        <w:r>
          <w:delText xml:space="preserve">,</w:delText>
        </w:r>
      </w:del>
      <w:del w:id="21347" w:author="PR Preview" w:date="2026-01-01T00:00:00Z">
        <w:r>
          <w:delText xml:space="preserve"> </w:delText>
        </w:r>
      </w:del>
      <w:del w:id="21348" w:author="PR Preview" w:date="2026-01-01T00:00:00Z">
        <w:r>
          <w:delText xml:space="preserve">multiplying column</w:delText>
        </w:r>
      </w:del>
      <w:del w:id="21349" w:author="PR Preview" w:date="2026-01-01T00:00:00Z">
        <w:r>
          <w:delText xml:space="preserve"> </w:delText>
        </w:r>
      </w:del>
      <m:oMath>
        <m:r>
          <m:t>i</m:t>
        </m:r>
      </m:oMath>
      <w:del w:id="21350" w:author="PR Preview" w:date="2026-01-01T00:00:00Z">
        <w:r>
          <w:delText xml:space="preserve"> </w:delText>
        </w:r>
      </w:del>
      <w:del w:id="21351" w:author="PR Preview" w:date="2026-01-01T00:00:00Z">
        <w:r>
          <w:delText xml:space="preserve">of both</w:delText>
        </w:r>
      </w:del>
      <w:del w:id="21352" w:author="PR Preview" w:date="2026-01-01T00:00:00Z">
        <w:r>
          <w:delText xml:space="preserve"> </w:delText>
        </w:r>
      </w:del>
      <m:oMath>
        <m:r>
          <m:rPr>
            <m:sty m:val="bi"/>
          </m:rPr>
          <m:t>U</m:t>
        </m:r>
      </m:oMath>
      <w:del w:id="21353" w:author="PR Preview" w:date="2026-01-01T00:00:00Z">
        <w:r>
          <w:delText xml:space="preserve"> </w:delText>
        </w:r>
      </w:del>
      <w:del w:id="21354" w:author="PR Preview" w:date="2026-01-01T00:00:00Z">
        <w:r>
          <w:delText xml:space="preserve">and</w:delText>
        </w:r>
      </w:del>
      <w:del w:id="21355" w:author="PR Preview" w:date="2026-01-01T00:00:00Z">
        <w:r>
          <w:delText xml:space="preserve"> </w:delText>
        </w:r>
      </w:del>
      <m:oMath>
        <m:r>
          <m:rPr>
            <m:sty m:val="bi"/>
          </m:rPr>
          <m:t>V</m:t>
        </m:r>
      </m:oMath>
      <w:del w:id="21356" w:author="PR Preview" w:date="2026-01-01T00:00:00Z">
        <w:r>
          <w:delText xml:space="preserve"> </w:delText>
        </w:r>
      </w:del>
      <w:del w:id="21357" w:author="PR Preview" w:date="2026-01-01T00:00:00Z">
        <w:r>
          <w:delText xml:space="preserve">by</w:delText>
        </w:r>
      </w:del>
      <w:del w:id="21358" w:author="PR Preview" w:date="2026-01-01T00:00:00Z">
        <w:r>
          <w:delText xml:space="preserve"> </w:delText>
        </w:r>
      </w:del>
      <m:oMath>
        <m:r>
          <m:rPr>
            <m:sty m:val="p"/>
          </m:rPr>
          <m:t>−</m:t>
        </m:r>
        <m:r>
          <m:t>1</m:t>
        </m:r>
      </m:oMath>
      <w:del w:id="21359" w:author="PR Preview" w:date="2026-01-01T00:00:00Z">
        <w:r>
          <w:delText xml:space="preserve"> </w:delText>
        </w:r>
      </w:del>
      <w:del w:id="21360" w:author="PR Preview" w:date="2026-01-01T00:00:00Z">
        <w:r>
          <w:delText xml:space="preserve">gives another one.</w:delText>
        </w:r>
      </w:del>
      <w:del w:id="21361" w:author="PR Preview" w:date="2026-01-01T00:00:00Z">
        <w:r>
          <w:delText xml:space="preserve"> </w:delText>
        </w:r>
      </w:del>
      <w:del w:id="21362" w:author="PR Preview" w:date="2026-01-01T00:00:00Z">
        <w:r>
          <w:delText xml:space="preserve">The singular values do not depend on which SVD is chosen</w:delText>
        </w:r>
      </w:del>
      <w:del w:id="21363" w:author="PR Preview" w:date="2026-01-01T00:00:00Z">
        <w:r>
          <w:delText xml:space="preserve"> </w:delText>
        </w:r>
      </w:del>
      <w:del w:id="21364" w:author="PR Preview" w:date="2026-01-01T00:00:00Z">
        <w:r>
          <w:delText xml:space="preserve">(Banerjee and Roy 2014, chap. 12, pp. 371 and 378)</w:delText>
        </w:r>
      </w:del>
      <w:del w:id="21365" w:author="PR Preview" w:date="2026-01-01T00:00:00Z">
        <w:r>
          <w:delText xml:space="preserve">.</w:delText>
        </w:r>
      </w:del>
    </w:p>
    <w:p>
      <w:pPr>
        <w:pStyle w:val="BodyText"/>
      </w:pPr>
      <w:del w:id="21366" w:author="PR Preview" w:date="2026-01-01T00:00:00Z">
        <w:r>
          <w:delText xml:space="preserve">For example, in</w:delText>
        </w:r>
      </w:del>
      <w:del w:id="21367" w:author="PR Preview" w:date="2026-01-01T00:00:00Z">
        <w:r>
          <w:delText xml:space="preserve"> </w:delText>
        </w:r>
      </w:del>
      <w:hyperlink w:anchor="exm-svd">
        <w:del w:id="21368" w:author="PR Preview" w:date="2026-01-01T00:00:00Z">
          <w:r>
            <w:rPr>
              <w:rStyle w:val="Hyperlink"/>
            </w:rPr>
            <w:delText xml:space="preserve">Example 147</w:delText>
          </w:r>
        </w:del>
      </w:hyperlink>
      <w:del w:id="21369" w:author="PR Preview" w:date="2026-01-01T00:00:00Z">
        <w:r>
          <w:delText xml:space="preserve">,</w:delText>
        </w:r>
      </w:del>
      <w:del w:id="21370" w:author="PR Preview" w:date="2026-01-01T00:00:00Z">
        <w:r>
          <w:delText xml:space="preserve"> </w:delText>
        </w:r>
      </w:del>
      <w:del w:id="21371" w:author="PR Preview" w:date="2026-01-01T00:00:00Z">
        <w:r>
          <w:delText xml:space="preserve">multiplying the first columns of</w:delText>
        </w:r>
      </w:del>
      <w:del w:id="21372" w:author="PR Preview" w:date="2026-01-01T00:00:00Z">
        <w:r>
          <w:delText xml:space="preserve"> </w:delText>
        </w:r>
      </w:del>
      <m:oMath>
        <m:r>
          <m:rPr>
            <m:sty m:val="bi"/>
          </m:rPr>
          <m:t>U</m:t>
        </m:r>
      </m:oMath>
      <w:del w:id="21373" w:author="PR Preview" w:date="2026-01-01T00:00:00Z">
        <w:r>
          <w:delText xml:space="preserve"> </w:delText>
        </w:r>
      </w:del>
      <w:del w:id="21374" w:author="PR Preview" w:date="2026-01-01T00:00:00Z">
        <w:r>
          <w:delText xml:space="preserve">and</w:delText>
        </w:r>
      </w:del>
      <w:del w:id="21375" w:author="PR Preview" w:date="2026-01-01T00:00:00Z">
        <w:r>
          <w:delText xml:space="preserve"> </w:delText>
        </w:r>
      </w:del>
      <m:oMath>
        <m:r>
          <m:rPr>
            <m:sty m:val="bi"/>
          </m:rPr>
          <m:t>V</m:t>
        </m:r>
      </m:oMath>
      <w:del w:id="21376" w:author="PR Preview" w:date="2026-01-01T00:00:00Z">
        <w:r>
          <w:delText xml:space="preserve"> </w:delText>
        </w:r>
      </w:del>
      <w:del w:id="21377" w:author="PR Preview" w:date="2026-01-01T00:00:00Z">
        <w:r>
          <w:delText xml:space="preserve">by</w:delText>
        </w:r>
      </w:del>
      <w:del w:id="21378" w:author="PR Preview" w:date="2026-01-01T00:00:00Z">
        <w:r>
          <w:delText xml:space="preserve"> </w:delText>
        </w:r>
      </w:del>
      <m:oMath>
        <m:r>
          <m:rPr>
            <m:sty m:val="p"/>
          </m:rPr>
          <m:t>−</m:t>
        </m:r>
        <m:r>
          <m:t>1</m:t>
        </m:r>
      </m:oMath>
      <w:del w:id="21379" w:author="PR Preview" w:date="2026-01-01T00:00:00Z">
        <w:r>
          <w:delText xml:space="preserve"> </w:delText>
        </w:r>
      </w:del>
      <w:del w:id="21380" w:author="PR Preview" w:date="2026-01-01T00:00:00Z">
        <w:r>
          <w:delText xml:space="preserve">gives</w:delText>
        </w:r>
      </w:del>
    </w:p>
    <w:p>
      <w:pPr>
        <w:pStyle w:val="BodyText"/>
      </w:pPr>
      <w:ins w:id="21381" w:author="PR Preview" w:date="2026-01-01T00:00:00Z">
        <w:r>
          <w:rPr>
            <w:i/>
            <w:iCs/>
          </w:rPr>
          <w:t xml:space="preserve">Remark 41</w:t>
        </w:r>
      </w:ins>
      <w:ins w:id="21382" w:author="PR Preview" w:date="2026-01-01T00:00:00Z">
        <w:r>
          <w:t xml:space="preserve"> (An SVD is not unique). </w:t>
        </w:r>
      </w:ins>
      <w:ins w:id="21383" w:author="PR Preview" w:date="2026-01-01T00:00:00Z">
        <w:r>
          <w:t xml:space="preserve">An SVD is not unique</w:t>
        </w:r>
      </w:ins>
      <w:ins w:id="21384" w:author="PR Preview" w:date="2026-01-01T00:00:00Z">
        <w:r>
          <w:t xml:space="preserve"> </w:t>
        </w:r>
      </w:ins>
      <w:ins w:id="21385" w:author="PR Preview" w:date="2026-01-01T00:00:00Z">
        <w:r>
          <w:t xml:space="preserve">(Banerjee and Roy 2014, chap. 12, Examples 12.2 and 12.3, p. 378)</w:t>
        </w:r>
      </w:ins>
      <w:ins w:id="21386" w:author="PR Preview" w:date="2026-01-01T00:00:00Z">
        <w:r>
          <w:t xml:space="preserve">.</w:t>
        </w:r>
      </w:ins>
      <w:ins w:id="21387" w:author="PR Preview" w:date="2026-01-01T00:00:00Z">
        <w:r>
          <w:t xml:space="preserve"> </w:t>
        </w:r>
      </w:ins>
      <w:ins w:id="21388" w:author="PR Preview" w:date="2026-01-01T00:00:00Z">
        <w:r>
          <w:t xml:space="preserve">For any</w:t>
        </w:r>
      </w:ins>
      <w:ins w:id="21389" w:author="PR Preview" w:date="2026-01-01T00:00:00Z">
        <w:r>
          <w:t xml:space="preserve"> </w:t>
        </w:r>
      </w:ins>
      <m:oMath>
        <m:r>
          <m:t>i</m:t>
        </m:r>
        <m:r>
          <m:rPr>
            <m:sty m:val="p"/>
          </m:rPr>
          <m:t>≤</m:t>
        </m:r>
        <m:r>
          <m:t>r</m:t>
        </m:r>
      </m:oMath>
      <w:ins w:id="21390" w:author="PR Preview" w:date="2026-01-01T00:00:00Z">
        <w:r>
          <w:t xml:space="preserve">,</w:t>
        </w:r>
      </w:ins>
      <w:ins w:id="21391" w:author="PR Preview" w:date="2026-01-01T00:00:00Z">
        <w:r>
          <w:t xml:space="preserve"> </w:t>
        </w:r>
      </w:ins>
      <w:ins w:id="21392" w:author="PR Preview" w:date="2026-01-01T00:00:00Z">
        <w:r>
          <w:t xml:space="preserve">multiplying column</w:t>
        </w:r>
      </w:ins>
      <w:ins w:id="21393" w:author="PR Preview" w:date="2026-01-01T00:00:00Z">
        <w:r>
          <w:t xml:space="preserve"> </w:t>
        </w:r>
      </w:ins>
      <m:oMath>
        <m:r>
          <m:t>i</m:t>
        </m:r>
      </m:oMath>
      <w:ins w:id="21394" w:author="PR Preview" w:date="2026-01-01T00:00:00Z">
        <w:r>
          <w:t xml:space="preserve"> </w:t>
        </w:r>
      </w:ins>
      <w:ins w:id="21395" w:author="PR Preview" w:date="2026-01-01T00:00:00Z">
        <w:r>
          <w:t xml:space="preserve">of both</w:t>
        </w:r>
      </w:ins>
      <w:ins w:id="21396" w:author="PR Preview" w:date="2026-01-01T00:00:00Z">
        <w:r>
          <w:t xml:space="preserve"> </w:t>
        </w:r>
      </w:ins>
      <m:oMath>
        <m:r>
          <m:rPr>
            <m:sty m:val="bi"/>
          </m:rPr>
          <m:t>U</m:t>
        </m:r>
      </m:oMath>
      <w:ins w:id="21397" w:author="PR Preview" w:date="2026-01-01T00:00:00Z">
        <w:r>
          <w:t xml:space="preserve"> </w:t>
        </w:r>
      </w:ins>
      <w:ins w:id="21398" w:author="PR Preview" w:date="2026-01-01T00:00:00Z">
        <w:r>
          <w:t xml:space="preserve">and</w:t>
        </w:r>
      </w:ins>
      <w:ins w:id="21399" w:author="PR Preview" w:date="2026-01-01T00:00:00Z">
        <w:r>
          <w:t xml:space="preserve"> </w:t>
        </w:r>
      </w:ins>
      <m:oMath>
        <m:r>
          <m:rPr>
            <m:sty m:val="bi"/>
          </m:rPr>
          <m:t>V</m:t>
        </m:r>
      </m:oMath>
      <w:ins w:id="21400" w:author="PR Preview" w:date="2026-01-01T00:00:00Z">
        <w:r>
          <w:t xml:space="preserve"> </w:t>
        </w:r>
      </w:ins>
      <w:ins w:id="21401" w:author="PR Preview" w:date="2026-01-01T00:00:00Z">
        <w:r>
          <w:t xml:space="preserve">by</w:t>
        </w:r>
      </w:ins>
      <w:ins w:id="21402" w:author="PR Preview" w:date="2026-01-01T00:00:00Z">
        <w:r>
          <w:t xml:space="preserve"> </w:t>
        </w:r>
      </w:ins>
      <m:oMath>
        <m:r>
          <m:rPr>
            <m:sty m:val="p"/>
          </m:rPr>
          <m:t>−</m:t>
        </m:r>
        <m:r>
          <m:t>1</m:t>
        </m:r>
      </m:oMath>
      <w:ins w:id="21403" w:author="PR Preview" w:date="2026-01-01T00:00:00Z">
        <w:r>
          <w:t xml:space="preserve"> </w:t>
        </w:r>
      </w:ins>
      <w:ins w:id="21404" w:author="PR Preview" w:date="2026-01-01T00:00:00Z">
        <w:r>
          <w:t xml:space="preserve">gives another one.</w:t>
        </w:r>
      </w:ins>
      <w:ins w:id="21405" w:author="PR Preview" w:date="2026-01-01T00:00:00Z">
        <w:r>
          <w:t xml:space="preserve"> </w:t>
        </w:r>
      </w:ins>
      <w:ins w:id="21406" w:author="PR Preview" w:date="2026-01-01T00:00:00Z">
        <w:r>
          <w:t xml:space="preserve">The singular values do not depend on which SVD is chosen</w:t>
        </w:r>
      </w:ins>
      <w:ins w:id="21407" w:author="PR Preview" w:date="2026-01-01T00:00:00Z">
        <w:r>
          <w:t xml:space="preserve"> </w:t>
        </w:r>
      </w:ins>
      <w:ins w:id="21408" w:author="PR Preview" w:date="2026-01-01T00:00:00Z">
        <w:r>
          <w:t xml:space="preserve">(Banerjee and Roy 2014, chap. 12, pp. 371 and 378)</w:t>
        </w:r>
      </w:ins>
      <w:ins w:id="21409" w:author="PR Preview" w:date="2026-01-01T00:00:00Z">
        <w:r>
          <w:t xml:space="preserve">.</w:t>
        </w:r>
      </w:ins>
    </w:p>
    <w:p>
      <w:pPr>
        <w:pStyle w:val="BodyText"/>
      </w:pPr>
      <w:ins w:id="21410" w:author="PR Preview" w:date="2026-01-01T00:00:00Z">
        <w:r>
          <w:t xml:space="preserve">For example, in</w:t>
        </w:r>
      </w:ins>
      <w:ins w:id="21411" w:author="PR Preview" w:date="2026-01-01T00:00:00Z">
        <w:r>
          <w:t xml:space="preserve"> </w:t>
        </w:r>
      </w:ins>
      <w:hyperlink w:anchor="exm-svd">
        <w:ins w:id="21412" w:author="PR Preview" w:date="2026-01-01T00:00:00Z">
          <w:r>
            <w:rPr>
              <w:rStyle w:val="Hyperlink"/>
            </w:rPr>
            <w:t xml:space="preserve">Example 149</w:t>
          </w:r>
        </w:ins>
      </w:hyperlink>
      <w:ins w:id="21413" w:author="PR Preview" w:date="2026-01-01T00:00:00Z">
        <w:r>
          <w:t xml:space="preserve">,</w:t>
        </w:r>
      </w:ins>
      <w:ins w:id="21414" w:author="PR Preview" w:date="2026-01-01T00:00:00Z">
        <w:r>
          <w:t xml:space="preserve"> </w:t>
        </w:r>
      </w:ins>
      <w:ins w:id="21415" w:author="PR Preview" w:date="2026-01-01T00:00:00Z">
        <w:r>
          <w:t xml:space="preserve">multiplying the first columns of</w:t>
        </w:r>
      </w:ins>
      <w:ins w:id="21416" w:author="PR Preview" w:date="2026-01-01T00:00:00Z">
        <w:r>
          <w:t xml:space="preserve"> </w:t>
        </w:r>
      </w:ins>
      <m:oMath>
        <m:r>
          <m:rPr>
            <m:sty m:val="bi"/>
          </m:rPr>
          <m:t>U</m:t>
        </m:r>
      </m:oMath>
      <w:ins w:id="21417" w:author="PR Preview" w:date="2026-01-01T00:00:00Z">
        <w:r>
          <w:t xml:space="preserve"> </w:t>
        </w:r>
      </w:ins>
      <w:ins w:id="21418" w:author="PR Preview" w:date="2026-01-01T00:00:00Z">
        <w:r>
          <w:t xml:space="preserve">and</w:t>
        </w:r>
      </w:ins>
      <w:ins w:id="21419" w:author="PR Preview" w:date="2026-01-01T00:00:00Z">
        <w:r>
          <w:t xml:space="preserve"> </w:t>
        </w:r>
      </w:ins>
      <m:oMath>
        <m:r>
          <m:rPr>
            <m:sty m:val="bi"/>
          </m:rPr>
          <m:t>V</m:t>
        </m:r>
      </m:oMath>
      <w:ins w:id="21420" w:author="PR Preview" w:date="2026-01-01T00:00:00Z">
        <w:r>
          <w:t xml:space="preserve"> </w:t>
        </w:r>
      </w:ins>
      <w:ins w:id="21421" w:author="PR Preview" w:date="2026-01-01T00:00:00Z">
        <w:r>
          <w:t xml:space="preserve">by</w:t>
        </w:r>
      </w:ins>
      <w:ins w:id="21422" w:author="PR Preview" w:date="2026-01-01T00:00:00Z">
        <w:r>
          <w:t xml:space="preserve"> </w:t>
        </w:r>
      </w:ins>
      <m:oMath>
        <m:r>
          <m:rPr>
            <m:sty m:val="p"/>
          </m:rPr>
          <m:t>−</m:t>
        </m:r>
        <m:r>
          <m:t>1</m:t>
        </m:r>
      </m:oMath>
      <w:ins w:id="21423" w:author="PR Preview" w:date="2026-01-01T00:00:00Z">
        <w:r>
          <w:t xml:space="preserve"> </w:t>
        </w:r>
      </w:ins>
      <w:ins w:id="21424" w:author="PR Preview" w:date="2026-01-01T00:00:00Z">
        <w:r>
          <w:t xml:space="preserve">gives</w:t>
        </w:r>
      </w:ins>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8"/>
    <w:bookmarkStart w:id="499" w:name="rem-svd-zero-singular-values"/>
    <w:p>
      <w:pPr>
        <w:pStyle w:val="BodyText"/>
      </w:pPr>
      <w:del w:id="21425" w:author="PR Preview" w:date="2026-01-01T00:00:00Z">
        <w:r>
          <w:rPr>
            <w:i/>
            <w:iCs/>
          </w:rPr>
          <w:delText xml:space="preserve">Remark 41</w:delText>
        </w:r>
      </w:del>
      <w:del w:id="21426" w:author="PR Preview" w:date="2026-01-01T00:00:00Z">
        <w:r>
          <w:delText xml:space="preserve"> (Counting zero singular values). </w:delText>
        </w:r>
      </w:del>
      <w:del w:id="21427" w:author="PR Preview" w:date="2026-01-01T00:00:00Z">
        <w:r>
          <w:delText xml:space="preserve">Some texts, and R’s</w:delText>
        </w:r>
      </w:del>
      <w:del w:id="21428" w:author="PR Preview" w:date="2026-01-01T00:00:00Z">
        <w:r>
          <w:delText xml:space="preserve"> </w:delText>
        </w:r>
      </w:del>
      <w:del w:id="21429" w:author="PR Preview" w:date="2026-01-01T00:00:00Z">
        <w:r>
          <w:rPr>
            <w:rStyle w:val="VerbatimChar"/>
          </w:rPr>
          <w:delText xml:space="preserve">svd()</w:delText>
        </w:r>
      </w:del>
      <w:del w:id="21430" w:author="PR Preview" w:date="2026-01-01T00:00:00Z">
        <w:r>
          <w:delText xml:space="preserve">,</w:delText>
        </w:r>
      </w:del>
      <w:del w:id="21431" w:author="PR Preview" w:date="2026-01-01T00:00:00Z">
        <w:r>
          <w:delText xml:space="preserve"> </w:delText>
        </w:r>
      </w:del>
      <w:del w:id="21432" w:author="PR Preview" w:date="2026-01-01T00:00:00Z">
        <w:r>
          <w:delText xml:space="preserve">also count</w:delText>
        </w:r>
      </w:del>
      <w:del w:id="21433" w:author="PR Preview" w:date="2026-01-01T00:00:00Z">
        <w:r>
          <w:delText xml:space="preserve"> </w:delText>
        </w:r>
      </w:del>
      <m:oMath>
        <m:r>
          <m:rPr>
            <m:sty m:val="p"/>
          </m:rPr>
          <m:t>min</m:t>
        </m:r>
        <m:r>
          <m:rPr>
            <m:sty m:val="p"/>
          </m:rPr>
          <m:t>(</m:t>
        </m:r>
        <m:r>
          <m:t>n</m:t>
        </m:r>
        <m:r>
          <m:rPr>
            <m:sty m:val="p"/>
          </m:rPr>
          <m:t>,</m:t>
        </m:r>
        <m:r>
          <m:t>p</m:t>
        </m:r>
        <m:r>
          <m:rPr>
            <m:sty m:val="p"/>
          </m:rPr>
          <m:t>)</m:t>
        </m:r>
        <m:r>
          <m:rPr>
            <m:sty m:val="p"/>
          </m:rPr>
          <m:t>−</m:t>
        </m:r>
        <m:r>
          <m:t>r</m:t>
        </m:r>
      </m:oMath>
      <w:del w:id="21434" w:author="PR Preview" w:date="2026-01-01T00:00:00Z">
        <w:r>
          <w:delText xml:space="preserve"> </w:delText>
        </w:r>
      </w:del>
      <w:del w:id="21435" w:author="PR Preview" w:date="2026-01-01T00:00:00Z">
        <w:r>
          <w:delText xml:space="preserve">singular values equal to</w:delText>
        </w:r>
      </w:del>
      <w:del w:id="21436" w:author="PR Preview" w:date="2026-01-01T00:00:00Z">
        <w:r>
          <w:delText xml:space="preserve"> </w:delText>
        </w:r>
      </w:del>
      <m:oMath>
        <m:r>
          <m:t>0</m:t>
        </m:r>
      </m:oMath>
      <w:del w:id="21437" w:author="PR Preview" w:date="2026-01-01T00:00:00Z">
        <w:r>
          <w:delText xml:space="preserve">,</w:delText>
        </w:r>
      </w:del>
      <w:del w:id="21438" w:author="PR Preview" w:date="2026-01-01T00:00:00Z">
        <w:r>
          <w:delText xml:space="preserve"> </w:delText>
        </w:r>
      </w:del>
      <w:del w:id="21439" w:author="PR Preview" w:date="2026-01-01T00:00:00Z">
        <w:r>
          <w:delText xml:space="preserve">so that every</w:delText>
        </w:r>
      </w:del>
      <w:del w:id="21440" w:author="PR Preview" w:date="2026-01-01T00:00:00Z">
        <w:r>
          <w:delText xml:space="preserve"> </w:delText>
        </w:r>
      </w:del>
      <m:oMath>
        <m:r>
          <m:t>n</m:t>
        </m:r>
        <m:r>
          <m:rPr>
            <m:sty m:val="p"/>
          </m:rPr>
          <m:t>×</m:t>
        </m:r>
        <m:r>
          <m:t>p</m:t>
        </m:r>
      </m:oMath>
      <w:del w:id="21441" w:author="PR Preview" w:date="2026-01-01T00:00:00Z">
        <w:r>
          <w:delText xml:space="preserve"> </w:delText>
        </w:r>
      </w:del>
      <w:del w:id="21442" w:author="PR Preview" w:date="2026-01-01T00:00:00Z">
        <w:r>
          <w:delText xml:space="preserve">matrix has</w:delText>
        </w:r>
      </w:del>
      <w:del w:id="21443" w:author="PR Preview" w:date="2026-01-01T00:00:00Z">
        <w:r>
          <w:delText xml:space="preserve"> </w:delText>
        </w:r>
      </w:del>
      <m:oMath>
        <m:r>
          <m:rPr>
            <m:sty m:val="p"/>
          </m:rPr>
          <m:t>min</m:t>
        </m:r>
        <m:r>
          <m:rPr>
            <m:sty m:val="p"/>
          </m:rPr>
          <m:t>(</m:t>
        </m:r>
        <m:r>
          <m:t>n</m:t>
        </m:r>
        <m:r>
          <m:rPr>
            <m:sty m:val="p"/>
          </m:rPr>
          <m:t>,</m:t>
        </m:r>
        <m:r>
          <m:t>p</m:t>
        </m:r>
        <m:r>
          <m:rPr>
            <m:sty m:val="p"/>
          </m:rPr>
          <m:t>)</m:t>
        </m:r>
      </m:oMath>
      <w:del w:id="21444" w:author="PR Preview" w:date="2026-01-01T00:00:00Z">
        <w:r>
          <w:delText xml:space="preserve"> </w:delText>
        </w:r>
      </w:del>
      <w:del w:id="21445" w:author="PR Preview" w:date="2026-01-01T00:00:00Z">
        <w:r>
          <w:delText xml:space="preserve">singular values.</w:delText>
        </w:r>
      </w:del>
    </w:p>
    <w:p>
      <w:pPr>
        <w:pStyle w:val="BodyText"/>
      </w:pPr>
      <w:ins w:id="21446" w:author="PR Preview" w:date="2026-01-01T00:00:00Z">
        <w:r>
          <w:rPr>
            <w:i/>
            <w:iCs/>
          </w:rPr>
          <w:t xml:space="preserve">Remark 42</w:t>
        </w:r>
      </w:ins>
      <w:ins w:id="21447" w:author="PR Preview" w:date="2026-01-01T00:00:00Z">
        <w:r>
          <w:t xml:space="preserve"> (Counting zero singular values). </w:t>
        </w:r>
      </w:ins>
      <w:ins w:id="21448" w:author="PR Preview" w:date="2026-01-01T00:00:00Z">
        <w:r>
          <w:t xml:space="preserve">Some texts, and R’s</w:t>
        </w:r>
      </w:ins>
      <w:ins w:id="21449" w:author="PR Preview" w:date="2026-01-01T00:00:00Z">
        <w:r>
          <w:t xml:space="preserve"> </w:t>
        </w:r>
      </w:ins>
      <w:ins w:id="21450" w:author="PR Preview" w:date="2026-01-01T00:00:00Z">
        <w:r>
          <w:rPr>
            <w:rStyle w:val="VerbatimChar"/>
          </w:rPr>
          <w:t xml:space="preserve">svd()</w:t>
        </w:r>
      </w:ins>
      <w:ins w:id="21451" w:author="PR Preview" w:date="2026-01-01T00:00:00Z">
        <w:r>
          <w:t xml:space="preserve">,</w:t>
        </w:r>
      </w:ins>
      <w:ins w:id="21452" w:author="PR Preview" w:date="2026-01-01T00:00:00Z">
        <w:r>
          <w:t xml:space="preserve"> </w:t>
        </w:r>
      </w:ins>
      <w:ins w:id="21453" w:author="PR Preview" w:date="2026-01-01T00:00:00Z">
        <w:r>
          <w:t xml:space="preserve">also count</w:t>
        </w:r>
      </w:ins>
      <w:ins w:id="21454" w:author="PR Preview" w:date="2026-01-01T00:00:00Z">
        <w:r>
          <w:t xml:space="preserve"> </w:t>
        </w:r>
      </w:ins>
      <m:oMath>
        <m:r>
          <m:rPr>
            <m:sty m:val="p"/>
          </m:rPr>
          <m:t>min</m:t>
        </m:r>
        <m:r>
          <m:rPr>
            <m:sty m:val="p"/>
          </m:rPr>
          <m:t>(</m:t>
        </m:r>
        <m:r>
          <m:t>n</m:t>
        </m:r>
        <m:r>
          <m:rPr>
            <m:sty m:val="p"/>
          </m:rPr>
          <m:t>,</m:t>
        </m:r>
        <m:r>
          <m:t>p</m:t>
        </m:r>
        <m:r>
          <m:rPr>
            <m:sty m:val="p"/>
          </m:rPr>
          <m:t>)</m:t>
        </m:r>
        <m:r>
          <m:rPr>
            <m:sty m:val="p"/>
          </m:rPr>
          <m:t>−</m:t>
        </m:r>
        <m:r>
          <m:t>r</m:t>
        </m:r>
      </m:oMath>
      <w:ins w:id="21455" w:author="PR Preview" w:date="2026-01-01T00:00:00Z">
        <w:r>
          <w:t xml:space="preserve"> </w:t>
        </w:r>
      </w:ins>
      <w:ins w:id="21456" w:author="PR Preview" w:date="2026-01-01T00:00:00Z">
        <w:r>
          <w:t xml:space="preserve">singular values equal to</w:t>
        </w:r>
      </w:ins>
      <w:ins w:id="21457" w:author="PR Preview" w:date="2026-01-01T00:00:00Z">
        <w:r>
          <w:t xml:space="preserve"> </w:t>
        </w:r>
      </w:ins>
      <m:oMath>
        <m:r>
          <m:t>0</m:t>
        </m:r>
      </m:oMath>
      <w:ins w:id="21458" w:author="PR Preview" w:date="2026-01-01T00:00:00Z">
        <w:r>
          <w:t xml:space="preserve">,</w:t>
        </w:r>
      </w:ins>
      <w:ins w:id="21459" w:author="PR Preview" w:date="2026-01-01T00:00:00Z">
        <w:r>
          <w:t xml:space="preserve"> </w:t>
        </w:r>
      </w:ins>
      <w:ins w:id="21460" w:author="PR Preview" w:date="2026-01-01T00:00:00Z">
        <w:r>
          <w:t xml:space="preserve">so that every</w:t>
        </w:r>
      </w:ins>
      <w:ins w:id="21461" w:author="PR Preview" w:date="2026-01-01T00:00:00Z">
        <w:r>
          <w:t xml:space="preserve"> </w:t>
        </w:r>
      </w:ins>
      <m:oMath>
        <m:r>
          <m:t>n</m:t>
        </m:r>
        <m:r>
          <m:rPr>
            <m:sty m:val="p"/>
          </m:rPr>
          <m:t>×</m:t>
        </m:r>
        <m:r>
          <m:t>p</m:t>
        </m:r>
      </m:oMath>
      <w:ins w:id="21462" w:author="PR Preview" w:date="2026-01-01T00:00:00Z">
        <w:r>
          <w:t xml:space="preserve"> </w:t>
        </w:r>
      </w:ins>
      <w:ins w:id="21463" w:author="PR Preview" w:date="2026-01-01T00:00:00Z">
        <w:r>
          <w:t xml:space="preserve">matrix has</w:t>
        </w:r>
      </w:ins>
      <w:ins w:id="21464" w:author="PR Preview" w:date="2026-01-01T00:00:00Z">
        <w:r>
          <w:t xml:space="preserve"> </w:t>
        </w:r>
      </w:ins>
      <m:oMath>
        <m:r>
          <m:rPr>
            <m:sty m:val="p"/>
          </m:rPr>
          <m:t>min</m:t>
        </m:r>
        <m:r>
          <m:rPr>
            <m:sty m:val="p"/>
          </m:rPr>
          <m:t>(</m:t>
        </m:r>
        <m:r>
          <m:t>n</m:t>
        </m:r>
        <m:r>
          <m:rPr>
            <m:sty m:val="p"/>
          </m:rPr>
          <m:t>,</m:t>
        </m:r>
        <m:r>
          <m:t>p</m:t>
        </m:r>
        <m:r>
          <m:rPr>
            <m:sty m:val="p"/>
          </m:rPr>
          <m:t>)</m:t>
        </m:r>
      </m:oMath>
      <w:ins w:id="21465" w:author="PR Preview" w:date="2026-01-01T00:00:00Z">
        <w:r>
          <w:t xml:space="preserve"> </w:t>
        </w:r>
      </w:ins>
      <w:ins w:id="21466" w:author="PR Preview" w:date="2026-01-01T00:00:00Z">
        <w:r>
          <w:t xml:space="preserve">singular values.</w:t>
        </w:r>
      </w:ins>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9"/>
    <w:bookmarkStart w:id="500" w:name="thm-svd-evd"/>
    <w:p>
      <w:pPr>
        <w:pStyle w:val="BodyText"/>
      </w:pPr>
      <w:del w:id="21467" w:author="PR Preview" w:date="2026-01-01T00:00:00Z">
        <w:r>
          <w:rPr>
            <w:b/>
            <w:bCs/>
          </w:rPr>
          <w:delText xml:space="preserve">Theorem 79 (An SVD gives an eigendecomposition of</w:delText>
        </w:r>
      </w:del>
      <w:del w:id="21468" w:author="PR Preview" w:date="2026-01-01T00:00:00Z">
        <w:r>
          <w:rPr>
            <w:b/>
            <w:bCs/>
          </w:rPr>
          <w:delText xml:space="preserve"> </w:delText>
        </w:r>
      </w:del>
      <m:oMath>
        <m:sSup>
          <m:e>
            <m:r>
              <m:rPr>
                <m:sty m:val="bi"/>
              </m:rPr>
              <m:t>A</m:t>
            </m:r>
          </m:e>
          <m:sup>
            <m:r>
              <m:rPr>
                <m:sty m:val="p"/>
              </m:rPr>
              <m:t>⊤</m:t>
            </m:r>
          </m:sup>
        </m:sSup>
        <m:r>
          <m:rPr>
            <m:sty m:val="bi"/>
          </m:rPr>
          <m:t>A</m:t>
        </m:r>
      </m:oMath>
      <w:del w:id="21469" w:author="PR Preview" w:date="2026-01-01T00:00:00Z">
        <w:r>
          <w:rPr>
            <w:b/>
            <w:bCs/>
          </w:rPr>
          <w:delText xml:space="preserve">)</w:delText>
        </w:r>
      </w:del>
      <w:del w:id="21470" w:author="PR Preview" w:date="2026-01-01T00:00:00Z">
        <w:r>
          <w:delText xml:space="preserve"> </w:delText>
        </w:r>
      </w:del>
      <w:del w:id="21471" w:author="PR Preview" w:date="2026-01-01T00:00:00Z">
        <w:r>
          <w:delText xml:space="preserve">Let</w:delText>
        </w:r>
      </w:del>
      <w:del w:id="21472" w:author="PR Preview" w:date="2026-01-01T00:00:00Z">
        <w:r>
          <w:delText xml:space="preserve"> </w:delText>
        </w:r>
      </w:del>
      <m:oMath>
        <m:r>
          <m:rPr>
            <m:sty m:val="bi"/>
          </m:rPr>
          <m:t>A</m:t>
        </m:r>
        <m:r>
          <m:rPr>
            <m:sty m:val="p"/>
          </m:rPr>
          <m:t>=</m:t>
        </m:r>
        <m:r>
          <m:rPr>
            <m:sty m:val="bi"/>
          </m:rPr>
          <m:t>U</m:t>
        </m:r>
        <m:r>
          <m:rPr>
            <m:sty m:val="bi"/>
          </m:rPr>
          <m:t>D</m:t>
        </m:r>
        <m:sSup>
          <m:e>
            <m:r>
              <m:rPr>
                <m:sty m:val="bi"/>
              </m:rPr>
              <m:t>V</m:t>
            </m:r>
          </m:e>
          <m:sup>
            <m:r>
              <m:rPr>
                <m:sty m:val="p"/>
              </m:rPr>
              <m:t>⊤</m:t>
            </m:r>
          </m:sup>
        </m:sSup>
      </m:oMath>
      <w:del w:id="21473" w:author="PR Preview" w:date="2026-01-01T00:00:00Z">
        <w:r>
          <w:delText xml:space="preserve"> </w:delText>
        </w:r>
      </w:del>
      <w:del w:id="21474" w:author="PR Preview" w:date="2026-01-01T00:00:00Z">
        <w:r>
          <w:delText xml:space="preserve">be a singular value decomposition (</w:delText>
        </w:r>
      </w:del>
      <w:hyperlink w:anchor="def-svd">
        <w:del w:id="21475" w:author="PR Preview" w:date="2026-01-01T00:00:00Z">
          <w:r>
            <w:rPr>
              <w:rStyle w:val="Hyperlink"/>
            </w:rPr>
            <w:delText xml:space="preserve">Definition 98</w:delText>
          </w:r>
        </w:del>
      </w:hyperlink>
      <w:del w:id="21476" w:author="PR Preview" w:date="2026-01-01T00:00:00Z">
        <w:r>
          <w:delText xml:space="preserve">) of an</w:delText>
        </w:r>
      </w:del>
      <w:del w:id="21477" w:author="PR Preview" w:date="2026-01-01T00:00:00Z">
        <w:r>
          <w:delText xml:space="preserve"> </w:delText>
        </w:r>
      </w:del>
      <m:oMath>
        <m:r>
          <m:t>n</m:t>
        </m:r>
        <m:r>
          <m:rPr>
            <m:sty m:val="p"/>
          </m:rPr>
          <m:t>×</m:t>
        </m:r>
        <m:r>
          <m:t>p</m:t>
        </m:r>
      </m:oMath>
      <w:del w:id="21478" w:author="PR Preview" w:date="2026-01-01T00:00:00Z">
        <w:r>
          <w:delText xml:space="preserve"> </w:delText>
        </w:r>
      </w:del>
      <w:del w:id="21479" w:author="PR Preview" w:date="2026-01-01T00:00:00Z">
        <w:r>
          <w:delText xml:space="preserve">matrix</w:delText>
        </w:r>
      </w:del>
      <w:del w:id="21480" w:author="PR Preview" w:date="2026-01-01T00:00:00Z">
        <w:r>
          <w:delText xml:space="preserve"> </w:delText>
        </w:r>
      </w:del>
      <m:oMath>
        <m:r>
          <m:rPr>
            <m:sty m:val="bi"/>
          </m:rPr>
          <m:t>A</m:t>
        </m:r>
      </m:oMath>
      <w:del w:id="21481" w:author="PR Preview" w:date="2026-01-01T00:00:00Z">
        <w:r>
          <w:delText xml:space="preserve"> </w:delText>
        </w:r>
      </w:del>
      <w:del w:id="21482" w:author="PR Preview" w:date="2026-01-01T00:00:00Z">
        <w:r>
          <w:delText xml:space="preserve">with singular values</w:delText>
        </w:r>
      </w:del>
      <w:del w:id="21483" w:author="PR Preview" w:date="2026-01-01T00:00:00Z">
        <w:r>
          <w:delText xml:space="preserve"> </w:delText>
        </w:r>
      </w:del>
      <m:oMath>
        <m:sSub>
          <m:e>
            <m:r>
              <m:t>σ</m:t>
            </m:r>
          </m:e>
          <m:sub>
            <m:r>
              <m:t>1</m:t>
            </m:r>
          </m:sub>
        </m:sSub>
        <m:r>
          <m:rPr>
            <m:sty m:val="p"/>
          </m:rPr>
          <m:t>,</m:t>
        </m:r>
        <m:r>
          <m:rPr>
            <m:sty m:val="p"/>
          </m:rPr>
          <m:t>…</m:t>
        </m:r>
        <m:r>
          <m:rPr>
            <m:sty m:val="p"/>
          </m:rPr>
          <m:t>,</m:t>
        </m:r>
        <m:sSub>
          <m:e>
            <m:r>
              <m:t>σ</m:t>
            </m:r>
          </m:e>
          <m:sub>
            <m:r>
              <m:t>r</m:t>
            </m:r>
          </m:sub>
        </m:sSub>
      </m:oMath>
      <w:del w:id="21484" w:author="PR Preview" w:date="2026-01-01T00:00:00Z">
        <w:r>
          <w:delText xml:space="preserve">.</w:delText>
        </w:r>
      </w:del>
      <w:del w:id="21485" w:author="PR Preview" w:date="2026-01-01T00:00:00Z">
        <w:r>
          <w:delText xml:space="preserve"> </w:delText>
        </w:r>
      </w:del>
      <w:del w:id="21486" w:author="PR Preview" w:date="2026-01-01T00:00:00Z">
        <w:r>
          <w:delText xml:space="preserve">Then</w:delText>
        </w:r>
      </w:del>
      <w:del w:id="21487" w:author="PR Preview" w:date="2026-01-01T00:00:00Z">
        <w:r>
          <w:delText xml:space="preserve"> </w:delText>
        </w:r>
      </w:del>
      <m:oMath>
        <m:sSup>
          <m:e>
            <m:r>
              <m:rPr>
                <m:sty m:val="bi"/>
              </m:rPr>
              <m:t>A</m:t>
            </m:r>
          </m:e>
          <m:sup>
            <m:r>
              <m:rPr>
                <m:sty m:val="p"/>
              </m:rPr>
              <m:t>⊤</m:t>
            </m:r>
          </m:sup>
        </m:sSup>
        <m:r>
          <m:rPr>
            <m:sty m:val="bi"/>
          </m:rPr>
          <m:t>A</m:t>
        </m:r>
      </m:oMath>
      <w:del w:id="21488" w:author="PR Preview" w:date="2026-01-01T00:00:00Z">
        <w:r>
          <w:delText xml:space="preserve"> </w:delText>
        </w:r>
      </w:del>
      <w:del w:id="21489" w:author="PR Preview" w:date="2026-01-01T00:00:00Z">
        <w:r>
          <w:delText xml:space="preserve">is symmetric (</w:delText>
        </w:r>
      </w:del>
      <w:hyperlink w:anchor="def-symmetric-matrix">
        <w:del w:id="21490" w:author="PR Preview" w:date="2026-01-01T00:00:00Z">
          <w:r>
            <w:rPr>
              <w:rStyle w:val="Hyperlink"/>
            </w:rPr>
            <w:delText xml:space="preserve">Definition 82</w:delText>
          </w:r>
        </w:del>
      </w:hyperlink>
      <w:del w:id="21491" w:author="PR Preview" w:date="2026-01-01T00:00:00Z">
        <w:r>
          <w:delText xml:space="preserve">), and</w:delText>
        </w:r>
      </w:del>
    </w:p>
    <w:p>
      <w:pPr>
        <w:pStyle w:val="BodyText"/>
      </w:pPr>
      <w:ins w:id="21492" w:author="PR Preview" w:date="2026-01-01T00:00:00Z">
        <w:r>
          <w:rPr>
            <w:b/>
            <w:bCs/>
          </w:rPr>
          <w:t xml:space="preserve">Theorem 80 (An SVD gives an eigendecomposition of</w:t>
        </w:r>
      </w:ins>
      <w:ins w:id="21493" w:author="PR Preview" w:date="2026-01-01T00:00:00Z">
        <w:r>
          <w:rPr>
            <w:b/>
            <w:bCs/>
          </w:rPr>
          <w:t xml:space="preserve"> </w:t>
        </w:r>
      </w:ins>
      <m:oMath>
        <m:sSup>
          <m:e>
            <m:r>
              <m:rPr>
                <m:sty m:val="bi"/>
              </m:rPr>
              <m:t>A</m:t>
            </m:r>
          </m:e>
          <m:sup>
            <m:r>
              <m:rPr>
                <m:sty m:val="p"/>
              </m:rPr>
              <m:t>⊤</m:t>
            </m:r>
          </m:sup>
        </m:sSup>
        <m:r>
          <m:rPr>
            <m:sty m:val="bi"/>
          </m:rPr>
          <m:t>A</m:t>
        </m:r>
      </m:oMath>
      <w:ins w:id="21494" w:author="PR Preview" w:date="2026-01-01T00:00:00Z">
        <w:r>
          <w:rPr>
            <w:b/>
            <w:bCs/>
          </w:rPr>
          <w:t xml:space="preserve">)</w:t>
        </w:r>
      </w:ins>
      <w:ins w:id="21495" w:author="PR Preview" w:date="2026-01-01T00:00:00Z">
        <w:r>
          <w:t xml:space="preserve"> </w:t>
        </w:r>
      </w:ins>
      <w:ins w:id="21496" w:author="PR Preview" w:date="2026-01-01T00:00:00Z">
        <w:r>
          <w:t xml:space="preserve">Let</w:t>
        </w:r>
      </w:ins>
      <w:ins w:id="21497" w:author="PR Preview" w:date="2026-01-01T00:00:00Z">
        <w:r>
          <w:t xml:space="preserve"> </w:t>
        </w:r>
      </w:ins>
      <m:oMath>
        <m:r>
          <m:rPr>
            <m:sty m:val="bi"/>
          </m:rPr>
          <m:t>A</m:t>
        </m:r>
        <m:r>
          <m:rPr>
            <m:sty m:val="p"/>
          </m:rPr>
          <m:t>=</m:t>
        </m:r>
        <m:r>
          <m:rPr>
            <m:sty m:val="bi"/>
          </m:rPr>
          <m:t>U</m:t>
        </m:r>
        <m:r>
          <m:rPr>
            <m:sty m:val="bi"/>
          </m:rPr>
          <m:t>D</m:t>
        </m:r>
        <m:sSup>
          <m:e>
            <m:r>
              <m:rPr>
                <m:sty m:val="bi"/>
              </m:rPr>
              <m:t>V</m:t>
            </m:r>
          </m:e>
          <m:sup>
            <m:r>
              <m:rPr>
                <m:sty m:val="p"/>
              </m:rPr>
              <m:t>⊤</m:t>
            </m:r>
          </m:sup>
        </m:sSup>
      </m:oMath>
      <w:ins w:id="21498" w:author="PR Preview" w:date="2026-01-01T00:00:00Z">
        <w:r>
          <w:t xml:space="preserve"> </w:t>
        </w:r>
      </w:ins>
      <w:ins w:id="21499" w:author="PR Preview" w:date="2026-01-01T00:00:00Z">
        <w:r>
          <w:t xml:space="preserve">be a singular value decomposition (</w:t>
        </w:r>
      </w:ins>
      <w:hyperlink w:anchor="def-svd">
        <w:ins w:id="21500" w:author="PR Preview" w:date="2026-01-01T00:00:00Z">
          <w:r>
            <w:rPr>
              <w:rStyle w:val="Hyperlink"/>
            </w:rPr>
            <w:t xml:space="preserve">Definition 98</w:t>
          </w:r>
        </w:ins>
      </w:hyperlink>
      <w:ins w:id="21501" w:author="PR Preview" w:date="2026-01-01T00:00:00Z">
        <w:r>
          <w:t xml:space="preserve">) of an</w:t>
        </w:r>
      </w:ins>
      <w:ins w:id="21502" w:author="PR Preview" w:date="2026-01-01T00:00:00Z">
        <w:r>
          <w:t xml:space="preserve"> </w:t>
        </w:r>
      </w:ins>
      <m:oMath>
        <m:r>
          <m:t>n</m:t>
        </m:r>
        <m:r>
          <m:rPr>
            <m:sty m:val="p"/>
          </m:rPr>
          <m:t>×</m:t>
        </m:r>
        <m:r>
          <m:t>p</m:t>
        </m:r>
      </m:oMath>
      <w:ins w:id="21503" w:author="PR Preview" w:date="2026-01-01T00:00:00Z">
        <w:r>
          <w:t xml:space="preserve"> </w:t>
        </w:r>
      </w:ins>
      <w:ins w:id="21504" w:author="PR Preview" w:date="2026-01-01T00:00:00Z">
        <w:r>
          <w:t xml:space="preserve">matrix</w:t>
        </w:r>
      </w:ins>
      <w:ins w:id="21505" w:author="PR Preview" w:date="2026-01-01T00:00:00Z">
        <w:r>
          <w:t xml:space="preserve"> </w:t>
        </w:r>
      </w:ins>
      <m:oMath>
        <m:r>
          <m:rPr>
            <m:sty m:val="bi"/>
          </m:rPr>
          <m:t>A</m:t>
        </m:r>
      </m:oMath>
      <w:ins w:id="21506" w:author="PR Preview" w:date="2026-01-01T00:00:00Z">
        <w:r>
          <w:t xml:space="preserve"> </w:t>
        </w:r>
      </w:ins>
      <w:ins w:id="21507" w:author="PR Preview" w:date="2026-01-01T00:00:00Z">
        <w:r>
          <w:t xml:space="preserve">with singular values</w:t>
        </w:r>
      </w:ins>
      <w:ins w:id="21508" w:author="PR Preview" w:date="2026-01-01T00:00:00Z">
        <w:r>
          <w:t xml:space="preserve"> </w:t>
        </w:r>
      </w:ins>
      <m:oMath>
        <m:sSub>
          <m:e>
            <m:r>
              <m:t>σ</m:t>
            </m:r>
          </m:e>
          <m:sub>
            <m:r>
              <m:t>1</m:t>
            </m:r>
          </m:sub>
        </m:sSub>
        <m:r>
          <m:rPr>
            <m:sty m:val="p"/>
          </m:rPr>
          <m:t>,</m:t>
        </m:r>
        <m:r>
          <m:rPr>
            <m:sty m:val="p"/>
          </m:rPr>
          <m:t>…</m:t>
        </m:r>
        <m:r>
          <m:rPr>
            <m:sty m:val="p"/>
          </m:rPr>
          <m:t>,</m:t>
        </m:r>
        <m:sSub>
          <m:e>
            <m:r>
              <m:t>σ</m:t>
            </m:r>
          </m:e>
          <m:sub>
            <m:r>
              <m:t>r</m:t>
            </m:r>
          </m:sub>
        </m:sSub>
      </m:oMath>
      <w:ins w:id="21509" w:author="PR Preview" w:date="2026-01-01T00:00:00Z">
        <w:r>
          <w:t xml:space="preserve">.</w:t>
        </w:r>
      </w:ins>
      <w:ins w:id="21510" w:author="PR Preview" w:date="2026-01-01T00:00:00Z">
        <w:r>
          <w:t xml:space="preserve"> </w:t>
        </w:r>
      </w:ins>
      <w:ins w:id="21511" w:author="PR Preview" w:date="2026-01-01T00:00:00Z">
        <w:r>
          <w:t xml:space="preserve">Then</w:t>
        </w:r>
      </w:ins>
      <w:ins w:id="21512" w:author="PR Preview" w:date="2026-01-01T00:00:00Z">
        <w:r>
          <w:t xml:space="preserve"> </w:t>
        </w:r>
      </w:ins>
      <m:oMath>
        <m:sSup>
          <m:e>
            <m:r>
              <m:rPr>
                <m:sty m:val="bi"/>
              </m:rPr>
              <m:t>A</m:t>
            </m:r>
          </m:e>
          <m:sup>
            <m:r>
              <m:rPr>
                <m:sty m:val="p"/>
              </m:rPr>
              <m:t>⊤</m:t>
            </m:r>
          </m:sup>
        </m:sSup>
        <m:r>
          <m:rPr>
            <m:sty m:val="bi"/>
          </m:rPr>
          <m:t>A</m:t>
        </m:r>
      </m:oMath>
      <w:ins w:id="21513" w:author="PR Preview" w:date="2026-01-01T00:00:00Z">
        <w:r>
          <w:t xml:space="preserve"> </w:t>
        </w:r>
      </w:ins>
      <w:ins w:id="21514" w:author="PR Preview" w:date="2026-01-01T00:00:00Z">
        <w:r>
          <w:t xml:space="preserve">is symmetric (</w:t>
        </w:r>
      </w:ins>
      <w:hyperlink w:anchor="def-symmetric-matrix">
        <w:ins w:id="21515" w:author="PR Preview" w:date="2026-01-01T00:00:00Z">
          <w:r>
            <w:rPr>
              <w:rStyle w:val="Hyperlink"/>
            </w:rPr>
            <w:t xml:space="preserve">Definition 82</w:t>
          </w:r>
        </w:ins>
      </w:hyperlink>
      <w:ins w:id="21516" w:author="PR Preview" w:date="2026-01-01T00:00:00Z">
        <w:r>
          <w:t xml:space="preserve">), and</w:t>
        </w:r>
      </w:ins>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0"/>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del w:id="21517" w:author="PR Preview" w:date="2026-01-01T00:00:00Z">
        <w:r>
          <w:rPr>
            <w:b/>
            <w:bCs/>
          </w:rPr>
          <w:delText xml:space="preserve">The eigenvectors.</w:delText>
        </w:r>
      </w:del>
      <w:del w:id="21518" w:author="PR Preview" w:date="2026-01-01T00:00:00Z">
        <w:r>
          <w:delText xml:space="preserve"> </w:delText>
        </w:r>
      </w:del>
      <w:del w:id="21519" w:author="PR Preview" w:date="2026-01-01T00:00:00Z">
        <w:r>
          <w:delText xml:space="preserve">Write</w:delText>
        </w:r>
      </w:del>
      <w:del w:id="21520" w:author="PR Preview" w:date="2026-01-01T00:00:00Z">
        <w:r>
          <w:delText xml:space="preserve"> </w:delText>
        </w:r>
      </w:del>
      <m:oMath>
        <m:sSub>
          <m:e>
            <m:limLow>
              <m:e>
                <m:r>
                  <m:t>v</m:t>
                </m:r>
              </m:e>
              <m:lim>
                <m:r>
                  <m:rPr>
                    <m:sty m:val="p"/>
                  </m:rPr>
                  <m:t>∼</m:t>
                </m:r>
              </m:lim>
            </m:limLow>
          </m:e>
          <m:sub>
            <m:r>
              <m:t>i</m:t>
            </m:r>
          </m:sub>
        </m:sSub>
      </m:oMath>
      <w:del w:id="21521" w:author="PR Preview" w:date="2026-01-01T00:00:00Z">
        <w:r>
          <w:delText xml:space="preserve"> </w:delText>
        </w:r>
      </w:del>
      <w:del w:id="21522" w:author="PR Preview" w:date="2026-01-01T00:00:00Z">
        <w:r>
          <w:delText xml:space="preserve">for column</w:delText>
        </w:r>
      </w:del>
      <w:del w:id="21523" w:author="PR Preview" w:date="2026-01-01T00:00:00Z">
        <w:r>
          <w:delText xml:space="preserve"> </w:delText>
        </w:r>
      </w:del>
      <m:oMath>
        <m:r>
          <m:t>i</m:t>
        </m:r>
      </m:oMath>
      <w:del w:id="21524" w:author="PR Preview" w:date="2026-01-01T00:00:00Z">
        <w:r>
          <w:delText xml:space="preserve"> </w:delText>
        </w:r>
      </w:del>
      <w:del w:id="21525" w:author="PR Preview" w:date="2026-01-01T00:00:00Z">
        <w:r>
          <w:delText xml:space="preserve">of</w:delText>
        </w:r>
      </w:del>
      <w:del w:id="21526" w:author="PR Preview" w:date="2026-01-01T00:00:00Z">
        <w:r>
          <w:delText xml:space="preserve"> </w:delText>
        </w:r>
      </w:del>
      <m:oMath>
        <m:r>
          <m:rPr>
            <m:sty m:val="bi"/>
          </m:rPr>
          <m:t>V</m:t>
        </m:r>
      </m:oMath>
      <w:del w:id="21527" w:author="PR Preview" w:date="2026-01-01T00:00:00Z">
        <w:r>
          <w:delText xml:space="preserve">,</w:delText>
        </w:r>
      </w:del>
      <w:del w:id="21528" w:author="PR Preview" w:date="2026-01-01T00:00:00Z">
        <w:r>
          <w:delText xml:space="preserve"> </w:delText>
        </w:r>
      </w:del>
      <w:del w:id="21529" w:author="PR Preview" w:date="2026-01-01T00:00:00Z">
        <w:r>
          <w:delText xml:space="preserve">and</w:delText>
        </w:r>
      </w:del>
      <w:del w:id="21530" w:author="PR Preview" w:date="2026-01-01T00:00:00Z">
        <w:r>
          <w:delText xml:space="preserve"> </w:delText>
        </w:r>
      </w:del>
      <m:oMath>
        <m:sSub>
          <m:e>
            <m:limLow>
              <m:e>
                <m:r>
                  <m:t>e</m:t>
                </m:r>
              </m:e>
              <m:lim>
                <m:r>
                  <m:rPr>
                    <m:sty m:val="p"/>
                  </m:rPr>
                  <m:t>∼</m:t>
                </m:r>
              </m:lim>
            </m:limLow>
          </m:e>
          <m:sub>
            <m:r>
              <m:t>i</m:t>
            </m:r>
          </m:sub>
        </m:sSub>
      </m:oMath>
      <w:del w:id="21531" w:author="PR Preview" w:date="2026-01-01T00:00:00Z">
        <w:r>
          <w:delText xml:space="preserve"> </w:delText>
        </w:r>
      </w:del>
      <w:del w:id="21532" w:author="PR Preview" w:date="2026-01-01T00:00:00Z">
        <w:r>
          <w:delText xml:space="preserve">for the indicator vector (</w:delText>
        </w:r>
      </w:del>
      <w:hyperlink w:anchor="def-indicator-vector">
        <w:del w:id="21533" w:author="PR Preview" w:date="2026-01-01T00:00:00Z">
          <w:r>
            <w:rPr>
              <w:rStyle w:val="Hyperlink"/>
            </w:rPr>
            <w:delText xml:space="preserve">Definition 14</w:delText>
          </w:r>
        </w:del>
      </w:hyperlink>
      <w:del w:id="21534" w:author="PR Preview" w:date="2026-01-01T00:00:00Z">
        <w:r>
          <w:delText xml:space="preserve">) of length</w:delText>
        </w:r>
      </w:del>
      <w:del w:id="21535" w:author="PR Preview" w:date="2026-01-01T00:00:00Z">
        <w:r>
          <w:delText xml:space="preserve"> </w:delText>
        </w:r>
      </w:del>
      <m:oMath>
        <m:r>
          <m:t>p</m:t>
        </m:r>
      </m:oMath>
      <w:del w:id="21536" w:author="PR Preview" w:date="2026-01-01T00:00:00Z">
        <w:r>
          <w:delText xml:space="preserve">.</w:delText>
        </w:r>
      </w:del>
      <w:del w:id="21537" w:author="PR Preview" w:date="2026-01-01T00:00:00Z">
        <w:r>
          <w:delText xml:space="preserve"> </w:delText>
        </w:r>
      </w:del>
      <w:del w:id="21538" w:author="PR Preview" w:date="2026-01-01T00:00:00Z">
        <w:r>
          <w:delText xml:space="preserve">Column</w:delText>
        </w:r>
      </w:del>
      <w:del w:id="21539" w:author="PR Preview" w:date="2026-01-01T00:00:00Z">
        <w:r>
          <w:delText xml:space="preserve"> </w:delText>
        </w:r>
      </w:del>
      <m:oMath>
        <m:r>
          <m:t>i</m:t>
        </m:r>
      </m:oMath>
      <w:del w:id="21540" w:author="PR Preview" w:date="2026-01-01T00:00:00Z">
        <w:r>
          <w:delText xml:space="preserve"> </w:delText>
        </w:r>
      </w:del>
      <w:del w:id="21541" w:author="PR Preview" w:date="2026-01-01T00:00:00Z">
        <w:r>
          <w:delText xml:space="preserve">of</w:delText>
        </w:r>
      </w:del>
      <w:del w:id="21542" w:author="PR Preview" w:date="2026-01-01T00:00:00Z">
        <w:r>
          <w:delText xml:space="preserve"> </w:delText>
        </w:r>
      </w:del>
      <m:oMath>
        <m:sSup>
          <m:e>
            <m:r>
              <m:rPr>
                <m:sty m:val="bi"/>
              </m:rPr>
              <m:t>V</m:t>
            </m:r>
          </m:e>
          <m:sup>
            <m:r>
              <m:rPr>
                <m:sty m:val="p"/>
              </m:rPr>
              <m:t>⊤</m:t>
            </m:r>
          </m:sup>
        </m:sSup>
        <m:r>
          <m:rPr>
            <m:sty m:val="bi"/>
          </m:rPr>
          <m:t>V</m:t>
        </m:r>
        <m:r>
          <m:rPr>
            <m:sty m:val="p"/>
          </m:rPr>
          <m:t>=</m:t>
        </m:r>
        <m:sSub>
          <m:e>
            <m:r>
              <m:rPr>
                <m:sty m:val="bi"/>
              </m:rPr>
              <m:t>I</m:t>
            </m:r>
          </m:e>
          <m:sub>
            <m:r>
              <m:t>p</m:t>
            </m:r>
          </m:sub>
        </m:sSub>
      </m:oMath>
      <w:del w:id="21543" w:author="PR Preview" w:date="2026-01-01T00:00:00Z">
        <w:r>
          <w:delText xml:space="preserve"> </w:delText>
        </w:r>
      </w:del>
      <w:del w:id="21544" w:author="PR Preview" w:date="2026-01-01T00:00:00Z">
        <w:r>
          <w:delText xml:space="preserve">says</w:delText>
        </w:r>
      </w:del>
      <w:del w:id="21545" w:author="PR Preview" w:date="2026-01-01T00:00:00Z">
        <w:r>
          <w:delText xml:space="preserve"> </w:delText>
        </w:r>
      </w:del>
      <m:oMath>
        <m:sSup>
          <m:e>
            <m:r>
              <m:rPr>
                <m:sty m:val="bi"/>
              </m:rPr>
              <m:t>V</m:t>
            </m:r>
          </m:e>
          <m:sup>
            <m:r>
              <m:rPr>
                <m:sty m:val="p"/>
              </m:rPr>
              <m:t>⊤</m:t>
            </m:r>
          </m:sup>
        </m:sSup>
        <m:sSub>
          <m:e>
            <m:limLow>
              <m:e>
                <m:r>
                  <m:t>v</m:t>
                </m:r>
              </m:e>
              <m:lim>
                <m:r>
                  <m:rPr>
                    <m:sty m:val="p"/>
                  </m:rPr>
                  <m:t>∼</m:t>
                </m:r>
              </m:lim>
            </m:limLow>
          </m:e>
          <m:sub>
            <m:r>
              <m:t>i</m:t>
            </m:r>
          </m:sub>
        </m:sSub>
        <m:r>
          <m:rPr>
            <m:sty m:val="p"/>
          </m:rPr>
          <m:t>=</m:t>
        </m:r>
        <m:sSub>
          <m:e>
            <m:limLow>
              <m:e>
                <m:r>
                  <m:t>e</m:t>
                </m:r>
              </m:e>
              <m:lim>
                <m:r>
                  <m:rPr>
                    <m:sty m:val="p"/>
                  </m:rPr>
                  <m:t>∼</m:t>
                </m:r>
              </m:lim>
            </m:limLow>
          </m:e>
          <m:sub>
            <m:r>
              <m:t>i</m:t>
            </m:r>
          </m:sub>
        </m:sSub>
      </m:oMath>
      <w:del w:id="21546" w:author="PR Preview" w:date="2026-01-01T00:00:00Z">
        <w:r>
          <w:delText xml:space="preserve">.</w:delText>
        </w:r>
      </w:del>
      <w:del w:id="21547" w:author="PR Preview" w:date="2026-01-01T00:00:00Z">
        <w:r>
          <w:delText xml:space="preserve"> </w:delText>
        </w:r>
      </w:del>
      <w:del w:id="21548" w:author="PR Preview" w:date="2026-01-01T00:00:00Z">
        <w:r>
          <w:delText xml:space="preserve">Then</w:delText>
        </w:r>
      </w:del>
    </w:p>
    <w:p>
      <w:pPr>
        <w:pStyle w:val="BodyText"/>
      </w:pPr>
      <m:oMathPara>
        <m:oMathParaPr>
          <m:jc m:val="center"/>
        </m:oMathParaPr>
        <m:oMath>
          <m:eqArr>
            <m:e>
              <m:sSup>
                <m:e>
                  <m:r>
                    <m:rPr>
                      <m:sty m:val="bi"/>
                    </m:rPr>
                    <m:t>A</m:t>
                  </m:r>
                </m:e>
                <m:sup>
                  <m:r>
                    <m:rPr>
                      <m:sty m:val="p"/>
                    </m:rPr>
                    <m:t>⊤</m:t>
                  </m:r>
                </m:sup>
              </m:sSup>
              <m:r>
                <m:rPr>
                  <m:sty m:val="bi"/>
                </m:rPr>
                <m:t>A</m:t>
              </m:r>
              <m:r>
                <m:t> </m:t>
              </m:r>
              <m:sSub>
                <m:e>
                  <m:limLow>
                    <m:e>
                      <m:r>
                        <m:t>v</m:t>
                      </m:r>
                    </m:e>
                    <m:lim>
                      <m:r>
                        <m:rPr>
                          <m:sty m:val="p"/>
                        </m:rPr>
                        <m:t>∼</m:t>
                      </m:r>
                    </m:lim>
                  </m:limLow>
                </m:e>
                <m:sub>
                  <m:r>
                    <m:t>i</m:t>
                  </m:r>
                </m:sub>
              </m:sSub>
              <m:r>
                <m:t>&amp;</m:t>
              </m:r>
              <m:r>
                <m:rPr>
                  <m:sty m:val="p"/>
                </m:rPr>
                <m:t>=</m:t>
              </m:r>
              <m:r>
                <m:rPr>
                  <m:sty m:val="bi"/>
                </m:rPr>
                <m:t>V</m:t>
              </m:r>
              <m:r>
                <m:rPr>
                  <m:sty m:val="b"/>
                </m:rPr>
                <m:t>Λ</m:t>
              </m:r>
              <m:r>
                <m:t> </m:t>
              </m:r>
              <m:sSup>
                <m:e>
                  <m:r>
                    <m:rPr>
                      <m:sty m:val="bi"/>
                    </m:rPr>
                    <m:t>V</m:t>
                  </m:r>
                </m:e>
                <m:sup>
                  <m:r>
                    <m:rPr>
                      <m:sty m:val="p"/>
                    </m:rPr>
                    <m:t>⊤</m:t>
                  </m:r>
                </m:sup>
              </m:sSup>
              <m:sSub>
                <m:e>
                  <m:limLow>
                    <m:e>
                      <m:r>
                        <m:t>v</m:t>
                      </m:r>
                    </m:e>
                    <m:lim>
                      <m:r>
                        <m:rPr>
                          <m:sty m:val="p"/>
                        </m:rPr>
                        <m:t>∼</m:t>
                      </m:r>
                    </m:lim>
                  </m:limLow>
                </m:e>
                <m:sub>
                  <m:r>
                    <m:t>i</m:t>
                  </m:r>
                </m:sub>
              </m:sSub>
              <m:r>
                <m:t>&amp;</m:t>
              </m:r>
              <m:r>
                <m:t>&amp;</m:t>
              </m:r>
              <m:r>
                <m:rPr>
                  <m:nor/>
                  <m:sty m:val="p"/>
                </m:rPr>
                <m:t>(the factorization)</m:t>
              </m:r>
            </m:e>
            <m:e>
              <m:r>
                <m:t>&amp;</m:t>
              </m:r>
              <m:r>
                <m:rPr>
                  <m:sty m:val="p"/>
                </m:rPr>
                <m:t>=</m:t>
              </m:r>
              <m:r>
                <m:rPr>
                  <m:sty m:val="bi"/>
                </m:rPr>
                <m:t>V</m:t>
              </m:r>
              <m:r>
                <m:rPr>
                  <m:sty m:val="b"/>
                </m:rPr>
                <m:t>Λ</m:t>
              </m:r>
              <m:r>
                <m:t> </m:t>
              </m:r>
              <m:sSub>
                <m:e>
                  <m:limLow>
                    <m:e>
                      <m:r>
                        <m:t>e</m:t>
                      </m:r>
                    </m:e>
                    <m:lim>
                      <m:r>
                        <m:rPr>
                          <m:sty m:val="p"/>
                        </m:rPr>
                        <m:t>∼</m:t>
                      </m:r>
                    </m:lim>
                  </m:limLow>
                </m:e>
                <m:sub>
                  <m:r>
                    <m:t>i</m:t>
                  </m:r>
                </m:sub>
              </m:sSub>
              <m:r>
                <m:t>&amp;</m:t>
              </m:r>
              <m:r>
                <m:t>&amp;</m:t>
              </m:r>
              <m:r>
                <m:rPr>
                  <m:nor/>
                  <m:sty m:val="p"/>
                </m:rPr>
                <m:t>(</m:t>
              </m:r>
              <m:sSup>
                <m:e>
                  <m:r>
                    <m:rPr>
                      <m:sty m:val="bi"/>
                    </m:rPr>
                    <m:t>V</m:t>
                  </m:r>
                </m:e>
                <m:sup>
                  <m:r>
                    <m:rPr>
                      <m:sty m:val="p"/>
                    </m:rPr>
                    <m:t>⊤</m:t>
                  </m:r>
                </m:sup>
              </m:sSup>
              <m:sSub>
                <m:e>
                  <m:limLow>
                    <m:e>
                      <m:r>
                        <m:t>v</m:t>
                      </m:r>
                    </m:e>
                    <m:lim>
                      <m:r>
                        <m:rPr>
                          <m:sty m:val="p"/>
                        </m:rPr>
                        <m:t>∼</m:t>
                      </m:r>
                    </m:lim>
                  </m:limLow>
                </m:e>
                <m:sub>
                  <m:r>
                    <m:t>i</m:t>
                  </m:r>
                </m:sub>
              </m:sSub>
              <m:r>
                <m:rPr>
                  <m:sty m:val="p"/>
                </m:rPr>
                <m:t>=</m:t>
              </m:r>
              <m:sSub>
                <m:e>
                  <m:limLow>
                    <m:e>
                      <m:r>
                        <m:t>e</m:t>
                      </m:r>
                    </m:e>
                    <m:lim>
                      <m:r>
                        <m:rPr>
                          <m:sty m:val="p"/>
                        </m:rPr>
                        <m:t>∼</m:t>
                      </m:r>
                    </m:lim>
                  </m:limLow>
                </m:e>
                <m:sub>
                  <m:r>
                    <m:t>i</m:t>
                  </m:r>
                </m:sub>
              </m:sSub>
              <m:r>
                <m:rPr>
                  <m:nor/>
                  <m:sty m:val="p"/>
                </m:rPr>
                <m:t>)</m:t>
              </m:r>
            </m:e>
            <m:e>
              <m:r>
                <m:t>&amp;</m:t>
              </m:r>
              <m:r>
                <m:rPr>
                  <m:sty m:val="p"/>
                </m:rPr>
                <m:t>=</m:t>
              </m:r>
              <m:r>
                <m:rPr>
                  <m:sty m:val="bi"/>
                </m:rPr>
                <m:t>V</m:t>
              </m:r>
              <m:r>
                <m:t> </m:t>
              </m:r>
              <m:r>
                <m:rPr>
                  <m:sty m:val="p"/>
                </m:rPr>
                <m:t>(</m:t>
              </m:r>
              <m:sSub>
                <m:e>
                  <m:r>
                    <m:t>λ</m:t>
                  </m:r>
                </m:e>
                <m:sub>
                  <m:r>
                    <m:t>i</m:t>
                  </m:r>
                </m:sub>
              </m:sSub>
              <m:r>
                <m:t> </m:t>
              </m:r>
              <m:sSub>
                <m:e>
                  <m:limLow>
                    <m:e>
                      <m:r>
                        <m:t>e</m:t>
                      </m:r>
                    </m:e>
                    <m:lim>
                      <m:r>
                        <m:rPr>
                          <m:sty m:val="p"/>
                        </m:rPr>
                        <m:t>∼</m:t>
                      </m:r>
                    </m:lim>
                  </m:limLow>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limLow>
                    <m:e>
                      <m:r>
                        <m:t>e</m:t>
                      </m:r>
                    </m:e>
                    <m:lim>
                      <m:r>
                        <m:rPr>
                          <m:sty m:val="p"/>
                        </m:rPr>
                        <m:t>∼</m:t>
                      </m:r>
                    </m:lim>
                  </m:limLow>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limLow>
                    <m:e>
                      <m:r>
                        <m:t>v</m:t>
                      </m:r>
                    </m:e>
                    <m:lim>
                      <m:r>
                        <m:rPr>
                          <m:sty m:val="p"/>
                        </m:rPr>
                        <m:t>∼</m:t>
                      </m:r>
                    </m:lim>
                  </m:limLow>
                </m:e>
                <m:sub>
                  <m:r>
                    <m:t>i</m:t>
                  </m:r>
                </m:sub>
              </m:sSub>
              <m:r>
                <m:t>&amp;</m:t>
              </m:r>
              <m:r>
                <m:t>&amp;</m:t>
              </m:r>
              <m:r>
                <m:rPr>
                  <m:nor/>
                  <m:sty m:val="p"/>
                </m:rPr>
                <m:t>(</m:t>
              </m:r>
              <m:r>
                <m:rPr>
                  <m:sty m:val="bi"/>
                </m:rPr>
                <m:t>V</m:t>
              </m:r>
              <m:sSub>
                <m:e>
                  <m:limLow>
                    <m:e>
                      <m:r>
                        <m:t>e</m:t>
                      </m:r>
                    </m:e>
                    <m:lim>
                      <m:r>
                        <m:rPr>
                          <m:sty m:val="p"/>
                        </m:rPr>
                        <m:t>∼</m:t>
                      </m:r>
                    </m:lim>
                  </m:limLow>
                </m:e>
                <m:sub>
                  <m:r>
                    <m:t>i</m:t>
                  </m:r>
                </m:sub>
              </m:sSub>
              <m:r>
                <m:rPr>
                  <m:nor/>
                  <m:sty m:val="p"/>
                </m:rPr>
                <m:t> is column </m:t>
              </m:r>
              <m:r>
                <m:t>i</m:t>
              </m:r>
              <m:r>
                <m:rPr>
                  <m:nor/>
                  <m:sty m:val="p"/>
                </m:rPr>
                <m:t> of </m:t>
              </m:r>
              <m:r>
                <m:rPr>
                  <m:sty m:val="bi"/>
                </m:rPr>
                <m:t>V</m:t>
              </m:r>
              <m:r>
                <m:rPr>
                  <m:nor/>
                  <m:sty m:val="p"/>
                </m:rPr>
                <m:t>)</m:t>
              </m:r>
            </m:e>
          </m:eqArr>
        </m:oMath>
      </m:oMathPara>
    </w:p>
    <w:p>
      <w:pPr>
        <w:pStyle w:val="FirstParagraph"/>
      </w:pPr>
      <w:del w:id="21549" w:author="PR Preview" w:date="2026-01-01T00:00:00Z">
        <w:r>
          <w:delText xml:space="preserve">and</w:delText>
        </w:r>
      </w:del>
      <w:del w:id="21550" w:author="PR Preview" w:date="2026-01-01T00:00:00Z">
        <w:r>
          <w:delText xml:space="preserve"> </w:delText>
        </w:r>
      </w:del>
      <m:oMath>
        <m:sSub>
          <m:e>
            <m:limLow>
              <m:e>
                <m:r>
                  <m:t>v</m:t>
                </m:r>
              </m:e>
              <m:lim>
                <m:r>
                  <m:rPr>
                    <m:sty m:val="p"/>
                  </m:rPr>
                  <m:t>∼</m:t>
                </m:r>
              </m:lim>
            </m:limLow>
          </m:e>
          <m:sub>
            <m:r>
              <m:t>i</m:t>
            </m:r>
          </m:sub>
        </m:sSub>
        <m:r>
          <m:rPr>
            <m:sty m:val="p"/>
          </m:rPr>
          <m:t>≠</m:t>
        </m:r>
        <m:limLow>
          <m:e>
            <m:r>
              <m:t>0</m:t>
            </m:r>
          </m:e>
          <m:lim>
            <m:r>
              <m:rPr>
                <m:sty m:val="p"/>
              </m:rPr>
              <m:t>∼</m:t>
            </m:r>
          </m:lim>
        </m:limLow>
      </m:oMath>
      <w:del w:id="21551" w:author="PR Preview" w:date="2026-01-01T00:00:00Z">
        <w:r>
          <w:delText xml:space="preserve"> </w:delText>
        </w:r>
      </w:del>
      <w:del w:id="21552" w:author="PR Preview" w:date="2026-01-01T00:00:00Z">
        <w:r>
          <w:delText xml:space="preserve">because it has norm</w:delText>
        </w:r>
      </w:del>
      <w:del w:id="21553" w:author="PR Preview" w:date="2026-01-01T00:00:00Z">
        <w:r>
          <w:delText xml:space="preserve"> </w:delText>
        </w:r>
      </w:del>
      <m:oMath>
        <m:r>
          <m:t>1</m:t>
        </m:r>
      </m:oMath>
      <w:del w:id="21554" w:author="PR Preview" w:date="2026-01-01T00:00:00Z">
        <w:r>
          <w:delText xml:space="preserve">.</w:delText>
        </w:r>
      </w:del>
    </w:p>
    <w:p>
      <w:pPr>
        <w:pStyle w:val="BodyText"/>
      </w:pPr>
      <w:del w:id="21555" w:author="PR Preview" w:date="2026-01-01T00:00:00Z">
        <w:r>
          <w:rPr>
            <w:b/>
            <w:bCs/>
          </w:rPr>
          <w:delText xml:space="preserve">Example 148 (</w:delText>
        </w:r>
      </w:del>
      <m:oMath>
        <m:sSup>
          <m:e>
            <m:r>
              <m:rPr>
                <m:sty m:val="bi"/>
              </m:rPr>
              <m:t>A</m:t>
            </m:r>
          </m:e>
          <m:sup>
            <m:r>
              <m:rPr>
                <m:sty m:val="p"/>
              </m:rPr>
              <m:t>⊤</m:t>
            </m:r>
          </m:sup>
        </m:sSup>
        <m:r>
          <m:rPr>
            <m:sty m:val="bi"/>
          </m:rPr>
          <m:t>A</m:t>
        </m:r>
      </m:oMath>
      <w:del w:id="21556" w:author="PR Preview" w:date="2026-01-01T00:00:00Z">
        <w:r>
          <w:rPr>
            <w:b/>
            <w:bCs/>
          </w:rPr>
          <w:delText xml:space="preserve"> </w:delText>
        </w:r>
      </w:del>
      <w:del w:id="21557" w:author="PR Preview" w:date="2026-01-01T00:00:00Z">
        <w:r>
          <w:rPr>
            <w:b/>
            <w:bCs/>
          </w:rPr>
          <w:delText xml:space="preserve">for the matrix of the SVD example)</w:delText>
        </w:r>
      </w:del>
      <w:del w:id="21558" w:author="PR Preview" w:date="2026-01-01T00:00:00Z">
        <w:r>
          <w:delText xml:space="preserve"> </w:delText>
        </w:r>
      </w:del>
      <w:del w:id="21559" w:author="PR Preview" w:date="2026-01-01T00:00:00Z">
        <w:r>
          <w:delText xml:space="preserve">For</w:delText>
        </w:r>
      </w:del>
      <w:del w:id="21560" w:author="PR Preview" w:date="2026-01-01T00:00:00Z">
        <w:r>
          <w:delText xml:space="preserve"> </w:delText>
        </w:r>
      </w:del>
      <m:oMath>
        <m:r>
          <m:rPr>
            <m:sty m:val="bi"/>
          </m:rPr>
          <m:t>A</m:t>
        </m:r>
      </m:oMath>
      <w:del w:id="21561" w:author="PR Preview" w:date="2026-01-01T00:00:00Z">
        <w:r>
          <w:delText xml:space="preserve"> </w:delText>
        </w:r>
      </w:del>
      <w:del w:id="21562" w:author="PR Preview" w:date="2026-01-01T00:00:00Z">
        <w:r>
          <w:delText xml:space="preserve">in</w:delText>
        </w:r>
      </w:del>
      <w:del w:id="21563" w:author="PR Preview" w:date="2026-01-01T00:00:00Z">
        <w:r>
          <w:delText xml:space="preserve"> </w:delText>
        </w:r>
      </w:del>
      <w:hyperlink w:anchor="exm-svd">
        <w:del w:id="21564" w:author="PR Preview" w:date="2026-01-01T00:00:00Z">
          <w:r>
            <w:rPr>
              <w:rStyle w:val="Hyperlink"/>
            </w:rPr>
            <w:delText xml:space="preserve">Example 147</w:delText>
          </w:r>
        </w:del>
      </w:hyperlink>
      <w:del w:id="21565" w:author="PR Preview" w:date="2026-01-01T00:00:00Z">
        <w:r>
          <w:delText xml:space="preserve">:</w:delText>
        </w:r>
      </w:del>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del w:id="21566" w:author="PR Preview" w:date="2026-01-01T00:00:00Z">
          <w:r>
            <w:rPr>
              <w:rStyle w:val="Hyperlink"/>
            </w:rPr>
            <w:delText xml:space="preserve">Theorem 79</w:delText>
          </w:r>
        </w:del>
      </w:hyperlink>
      <w:del w:id="21567" w:author="PR Preview" w:date="2026-01-01T00:00:00Z">
        <w:r>
          <w:delText xml:space="preserve"> </w:delText>
        </w:r>
      </w:del>
      <w:del w:id="21568" w:author="PR Preview" w:date="2026-01-01T00:00:00Z">
        <w:r>
          <w:delText xml:space="preserve">says its eigenvalues are</w:delText>
        </w:r>
      </w:del>
      <w:del w:id="21569" w:author="PR Preview" w:date="2026-01-01T00:00:00Z">
        <w:r>
          <w:delText xml:space="preserve"> </w:delText>
        </w:r>
      </w:del>
      <m:oMath>
        <m:sSubSup>
          <m:e>
            <m:r>
              <m:t>σ</m:t>
            </m:r>
          </m:e>
          <m:sub>
            <m:r>
              <m:t>1</m:t>
            </m:r>
          </m:sub>
          <m:sup>
            <m:r>
              <m:t>2</m:t>
            </m:r>
          </m:sup>
        </m:sSubSup>
        <m:r>
          <m:rPr>
            <m:sty m:val="p"/>
          </m:rPr>
          <m:t>=</m:t>
        </m:r>
        <m:r>
          <m:t>4</m:t>
        </m:r>
      </m:oMath>
      <w:del w:id="21570" w:author="PR Preview" w:date="2026-01-01T00:00:00Z">
        <w:r>
          <w:delText xml:space="preserve"> </w:delText>
        </w:r>
      </w:del>
      <w:del w:id="21571" w:author="PR Preview" w:date="2026-01-01T00:00:00Z">
        <w:r>
          <w:delText xml:space="preserve">and</w:delText>
        </w:r>
      </w:del>
      <w:del w:id="21572" w:author="PR Preview" w:date="2026-01-01T00:00:00Z">
        <w:r>
          <w:delText xml:space="preserve"> </w:delText>
        </w:r>
      </w:del>
      <m:oMath>
        <m:sSubSup>
          <m:e>
            <m:r>
              <m:t>σ</m:t>
            </m:r>
          </m:e>
          <m:sub>
            <m:r>
              <m:t>2</m:t>
            </m:r>
          </m:sub>
          <m:sup>
            <m:r>
              <m:t>2</m:t>
            </m:r>
          </m:sup>
        </m:sSubSup>
        <m:r>
          <m:rPr>
            <m:sty m:val="p"/>
          </m:rPr>
          <m:t>=</m:t>
        </m:r>
        <m:r>
          <m:t>2</m:t>
        </m:r>
      </m:oMath>
      <w:del w:id="21573" w:author="PR Preview" w:date="2026-01-01T00:00:00Z">
        <w:r>
          <w:delText xml:space="preserve">,</w:delText>
        </w:r>
      </w:del>
      <w:del w:id="21574" w:author="PR Preview" w:date="2026-01-01T00:00:00Z">
        <w:r>
          <w:delText xml:space="preserve"> </w:delText>
        </w:r>
      </w:del>
      <w:del w:id="21575" w:author="PR Preview" w:date="2026-01-01T00:00:00Z">
        <w:r>
          <w:delText xml:space="preserve">with the columns of</w:delText>
        </w:r>
      </w:del>
      <w:del w:id="21576" w:author="PR Preview" w:date="2026-01-01T00:00:00Z">
        <w:r>
          <w:delText xml:space="preserve"> </w:delText>
        </w:r>
      </w:del>
      <m:oMath>
        <m:r>
          <m:rPr>
            <m:sty m:val="bi"/>
          </m:rPr>
          <m:t>V</m:t>
        </m:r>
      </m:oMath>
      <w:del w:id="21577" w:author="PR Preview" w:date="2026-01-01T00:00:00Z">
        <w:r>
          <w:delText xml:space="preserve"> </w:delText>
        </w:r>
      </w:del>
      <w:del w:id="21578" w:author="PR Preview" w:date="2026-01-01T00:00:00Z">
        <w:r>
          <w:delText xml:space="preserve">as eigenvectors.</w:delText>
        </w:r>
      </w:del>
      <w:del w:id="21579" w:author="PR Preview" w:date="2026-01-01T00:00:00Z">
        <w:r>
          <w:delText xml:space="preserve"> </w:delText>
        </w:r>
      </w:del>
      <w:del w:id="21580" w:author="PR Preview" w:date="2026-01-01T00:00:00Z">
        <w:r>
          <w:delText xml:space="preserve">Checking the first column, up to its factor</w:delText>
        </w:r>
      </w:del>
      <w:del w:id="21581" w:author="PR Preview" w:date="2026-01-01T00:00:00Z">
        <w:r>
          <w:delText xml:space="preserve"> </w:delText>
        </w:r>
      </w:del>
      <m:oMath>
        <m:f>
          <m:fPr>
            <m:type m:val="bar"/>
          </m:fPr>
          <m:num>
            <m:r>
              <m:t>1</m:t>
            </m:r>
          </m:num>
          <m:den>
            <m:rad>
              <m:radPr>
                <m:degHide m:val="on"/>
              </m:radPr>
              <m:deg/>
              <m:e>
                <m:r>
                  <m:t>2</m:t>
                </m:r>
              </m:e>
            </m:rad>
          </m:den>
        </m:f>
      </m:oMath>
      <w:del w:id="21582" w:author="PR Preview" w:date="2026-01-01T00:00:00Z">
        <w:r>
          <w:delText xml:space="preserve">:</w:delText>
        </w:r>
      </w:del>
    </w:p>
    <w:p>
      <w:pPr>
        <w:pStyle w:val="BodyText"/>
      </w:pPr>
      <w:ins w:id="21583" w:author="PR Preview" w:date="2026-01-01T00:00:00Z">
        <w:r>
          <w:rPr>
            <w:b/>
            <w:bCs/>
          </w:rPr>
          <w:t xml:space="preserve">The eigenvectors.</w:t>
        </w:r>
      </w:ins>
      <w:ins w:id="21584" w:author="PR Preview" w:date="2026-01-01T00:00:00Z">
        <w:r>
          <w:t xml:space="preserve"> </w:t>
        </w:r>
      </w:ins>
      <w:ins w:id="21585" w:author="PR Preview" w:date="2026-01-01T00:00:00Z">
        <w:r>
          <w:t xml:space="preserve">Write</w:t>
        </w:r>
      </w:ins>
      <w:ins w:id="21586" w:author="PR Preview" w:date="2026-01-01T00:00:00Z">
        <w:r>
          <w:t xml:space="preserve"> </w:t>
        </w:r>
      </w:ins>
      <w:ins w:id="21587" w:author="PR Preview" w:date="2026-01-01T00:00:00Z">
        <w:r>
          <w:t xml:space="preserve">$\mathord{\smash[b]{\underset{\raise.3ex\hbox{$\scriptstyle\sim$}}{v}}\vphantom{v}}_i$</w:t>
        </w:r>
      </w:ins>
      <w:ins w:id="21588" w:author="PR Preview" w:date="2026-01-01T00:00:00Z">
        <w:r>
          <w:t xml:space="preserve"> </w:t>
        </w:r>
      </w:ins>
      <w:ins w:id="21589" w:author="PR Preview" w:date="2026-01-01T00:00:00Z">
        <w:r>
          <w:t xml:space="preserve">for column</w:t>
        </w:r>
      </w:ins>
      <w:ins w:id="21590" w:author="PR Preview" w:date="2026-01-01T00:00:00Z">
        <w:r>
          <w:t xml:space="preserve"> </w:t>
        </w:r>
      </w:ins>
      <m:oMath>
        <m:r>
          <m:t>i</m:t>
        </m:r>
      </m:oMath>
      <w:ins w:id="21591" w:author="PR Preview" w:date="2026-01-01T00:00:00Z">
        <w:r>
          <w:t xml:space="preserve"> </w:t>
        </w:r>
      </w:ins>
      <w:ins w:id="21592" w:author="PR Preview" w:date="2026-01-01T00:00:00Z">
        <w:r>
          <w:t xml:space="preserve">of</w:t>
        </w:r>
      </w:ins>
      <w:ins w:id="21593" w:author="PR Preview" w:date="2026-01-01T00:00:00Z">
        <w:r>
          <w:t xml:space="preserve"> </w:t>
        </w:r>
      </w:ins>
      <m:oMath>
        <m:r>
          <m:rPr>
            <m:sty m:val="bi"/>
          </m:rPr>
          <m:t>V</m:t>
        </m:r>
      </m:oMath>
      <w:ins w:id="21594" w:author="PR Preview" w:date="2026-01-01T00:00:00Z">
        <w:r>
          <w:t xml:space="preserve">,</w:t>
        </w:r>
      </w:ins>
      <w:ins w:id="21595" w:author="PR Preview" w:date="2026-01-01T00:00:00Z">
        <w:r>
          <w:t xml:space="preserve"> </w:t>
        </w:r>
      </w:ins>
      <w:ins w:id="21596" w:author="PR Preview" w:date="2026-01-01T00:00:00Z">
        <w:r>
          <w:t xml:space="preserve">and</w:t>
        </w:r>
      </w:ins>
      <w:ins w:id="21597" w:author="PR Preview" w:date="2026-01-01T00:00:00Z">
        <w:r>
          <w:t xml:space="preserve"> </w:t>
        </w:r>
      </w:ins>
      <w:ins w:id="21598" w:author="PR Preview" w:date="2026-01-01T00:00:00Z">
        <w:r>
          <w:t xml:space="preserve">$\mathord{\smash[b]{\underset{\raise.3ex\hbox{$\scriptstyle\sim$}}{e}}\vphantom{e}}_i$</w:t>
        </w:r>
      </w:ins>
      <w:ins w:id="21599" w:author="PR Preview" w:date="2026-01-01T00:00:00Z">
        <w:r>
          <w:t xml:space="preserve"> </w:t>
        </w:r>
      </w:ins>
      <w:ins w:id="21600" w:author="PR Preview" w:date="2026-01-01T00:00:00Z">
        <w:r>
          <w:t xml:space="preserve">for the indicator vector (</w:t>
        </w:r>
      </w:ins>
      <w:hyperlink w:anchor="def-indicator-vector">
        <w:ins w:id="21601" w:author="PR Preview" w:date="2026-01-01T00:00:00Z">
          <w:r>
            <w:rPr>
              <w:rStyle w:val="Hyperlink"/>
            </w:rPr>
            <w:t xml:space="preserve">Definition 14</w:t>
          </w:r>
        </w:ins>
      </w:hyperlink>
      <w:ins w:id="21602" w:author="PR Preview" w:date="2026-01-01T00:00:00Z">
        <w:r>
          <w:t xml:space="preserve">) of length</w:t>
        </w:r>
      </w:ins>
      <w:ins w:id="21603" w:author="PR Preview" w:date="2026-01-01T00:00:00Z">
        <w:r>
          <w:t xml:space="preserve"> </w:t>
        </w:r>
      </w:ins>
      <m:oMath>
        <m:r>
          <m:t>p</m:t>
        </m:r>
      </m:oMath>
      <w:ins w:id="21604" w:author="PR Preview" w:date="2026-01-01T00:00:00Z">
        <w:r>
          <w:t xml:space="preserve">.</w:t>
        </w:r>
      </w:ins>
      <w:ins w:id="21605" w:author="PR Preview" w:date="2026-01-01T00:00:00Z">
        <w:r>
          <w:t xml:space="preserve"> </w:t>
        </w:r>
      </w:ins>
      <w:ins w:id="21606" w:author="PR Preview" w:date="2026-01-01T00:00:00Z">
        <w:r>
          <w:t xml:space="preserve">Column</w:t>
        </w:r>
      </w:ins>
      <w:ins w:id="21607" w:author="PR Preview" w:date="2026-01-01T00:00:00Z">
        <w:r>
          <w:t xml:space="preserve"> </w:t>
        </w:r>
      </w:ins>
      <m:oMath>
        <m:r>
          <m:t>i</m:t>
        </m:r>
      </m:oMath>
      <w:ins w:id="21608" w:author="PR Preview" w:date="2026-01-01T00:00:00Z">
        <w:r>
          <w:t xml:space="preserve"> </w:t>
        </w:r>
      </w:ins>
      <w:ins w:id="21609" w:author="PR Preview" w:date="2026-01-01T00:00:00Z">
        <w:r>
          <w:t xml:space="preserve">of</w:t>
        </w:r>
      </w:ins>
      <w:ins w:id="21610" w:author="PR Preview" w:date="2026-01-01T00:00:00Z">
        <w:r>
          <w:t xml:space="preserve"> </w:t>
        </w:r>
      </w:ins>
      <m:oMath>
        <m:sSup>
          <m:e>
            <m:r>
              <m:rPr>
                <m:sty m:val="bi"/>
              </m:rPr>
              <m:t>V</m:t>
            </m:r>
          </m:e>
          <m:sup>
            <m:r>
              <m:rPr>
                <m:sty m:val="p"/>
              </m:rPr>
              <m:t>⊤</m:t>
            </m:r>
          </m:sup>
        </m:sSup>
        <m:r>
          <m:rPr>
            <m:sty m:val="bi"/>
          </m:rPr>
          <m:t>V</m:t>
        </m:r>
        <m:r>
          <m:rPr>
            <m:sty m:val="p"/>
          </m:rPr>
          <m:t>=</m:t>
        </m:r>
        <m:sSub>
          <m:e>
            <m:r>
              <m:rPr>
                <m:sty m:val="bi"/>
              </m:rPr>
              <m:t>I</m:t>
            </m:r>
          </m:e>
          <m:sub>
            <m:r>
              <m:t>p</m:t>
            </m:r>
          </m:sub>
        </m:sSub>
      </m:oMath>
      <w:ins w:id="21611" w:author="PR Preview" w:date="2026-01-01T00:00:00Z">
        <w:r>
          <w:t xml:space="preserve"> </w:t>
        </w:r>
      </w:ins>
      <w:ins w:id="21612" w:author="PR Preview" w:date="2026-01-01T00:00:00Z">
        <w:r>
          <w:t xml:space="preserve">says</w:t>
        </w:r>
      </w:ins>
      <w:ins w:id="21613" w:author="PR Preview" w:date="2026-01-01T00:00:00Z">
        <w:r>
          <w:t xml:space="preserve"> </w:t>
        </w:r>
      </w:ins>
      <w:ins w:id="21614" w:author="PR Preview" w:date="2026-01-01T00:00:00Z">
        <w:r>
          <w:t xml:space="preserve">${\mathbf{V}}^{\top}\mathord{\smash[b]{\underset{\raise.3ex\hbox{$\scriptstyle\sim$}}{v}}\vphantom{v}}_i = \mathord{\smash[b]{\underset{\raise.3ex\hbox{$\scriptstyle\sim$}}{e}}\vphantom{e}}_i$</w:t>
        </w:r>
      </w:ins>
      <w:ins w:id="21615" w:author="PR Preview" w:date="2026-01-01T00:00:00Z">
        <w:r>
          <w:t xml:space="preserve">.</w:t>
        </w:r>
      </w:ins>
      <w:ins w:id="21616" w:author="PR Preview" w:date="2026-01-01T00:00:00Z">
        <w:r>
          <w:t xml:space="preserve"> </w:t>
        </w:r>
      </w:ins>
      <w:ins w:id="21617" w:author="PR Preview" w:date="2026-01-01T00:00:00Z">
        <w:r>
          <w:t xml:space="preserve">Then</w:t>
        </w:r>
      </w:ins>
    </w:p>
    <w:p>
      <w:pPr>
        <w:pStyle w:val="BodyText"/>
      </w:pPr>
      <w:ins w:id="21618" w:author="PR Preview" w:date="2026-01-01T00:00:00Z">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ins>
    </w:p>
    <w:p>
      <w:pPr>
        <w:pStyle w:val="FirstParagraph"/>
      </w:pPr>
      <w:ins w:id="21619" w:author="PR Preview" w:date="2026-01-01T00:00:00Z">
        <w:r>
          <w:t xml:space="preserve">and</w:t>
        </w:r>
      </w:ins>
      <w:ins w:id="21620" w:author="PR Preview" w:date="2026-01-01T00:00:00Z">
        <w:r>
          <w:t xml:space="preserve"> </w:t>
        </w:r>
      </w:ins>
      <w:ins w:id="21621" w:author="PR Preview" w:date="2026-01-01T00:00:00Z">
        <w:r>
          <w:t xml:space="preserve">$\mathord{\smash[b]{\underset{\raise.3ex\hbox{$\scriptstyle\sim$}}{v}}\vphantom{v}}_i \neq \mathord{\smash[b]{\underset{\raise.3ex\hbox{$\scriptstyle\sim$}}{0}}\vphantom{0}}$</w:t>
        </w:r>
      </w:ins>
      <w:ins w:id="21622" w:author="PR Preview" w:date="2026-01-01T00:00:00Z">
        <w:r>
          <w:t xml:space="preserve"> </w:t>
        </w:r>
      </w:ins>
      <w:ins w:id="21623" w:author="PR Preview" w:date="2026-01-01T00:00:00Z">
        <w:r>
          <w:t xml:space="preserve">because it has norm</w:t>
        </w:r>
      </w:ins>
      <w:ins w:id="21624" w:author="PR Preview" w:date="2026-01-01T00:00:00Z">
        <w:r>
          <w:t xml:space="preserve"> </w:t>
        </w:r>
      </w:ins>
      <m:oMath>
        <m:r>
          <m:t>1</m:t>
        </m:r>
      </m:oMath>
      <w:ins w:id="21625" w:author="PR Preview" w:date="2026-01-01T00:00:00Z">
        <w:r>
          <w:t xml:space="preserve">.</w:t>
        </w:r>
      </w:ins>
    </w:p>
    <w:bookmarkStart w:id="501" w:name="exm-svd-evd"/>
    <w:p>
      <w:pPr>
        <w:pStyle w:val="BodyText"/>
      </w:pPr>
      <w:ins w:id="21626" w:author="PR Preview" w:date="2026-01-01T00:00:00Z">
        <w:r>
          <w:rPr>
            <w:b/>
            <w:bCs/>
          </w:rPr>
          <w:t xml:space="preserve">Example 150 (</w:t>
        </w:r>
      </w:ins>
      <m:oMath>
        <m:sSup>
          <m:e>
            <m:r>
              <m:rPr>
                <m:sty m:val="bi"/>
              </m:rPr>
              <m:t>A</m:t>
            </m:r>
          </m:e>
          <m:sup>
            <m:r>
              <m:rPr>
                <m:sty m:val="p"/>
              </m:rPr>
              <m:t>⊤</m:t>
            </m:r>
          </m:sup>
        </m:sSup>
        <m:r>
          <m:rPr>
            <m:sty m:val="bi"/>
          </m:rPr>
          <m:t>A</m:t>
        </m:r>
      </m:oMath>
      <w:ins w:id="21627" w:author="PR Preview" w:date="2026-01-01T00:00:00Z">
        <w:r>
          <w:rPr>
            <w:b/>
            <w:bCs/>
          </w:rPr>
          <w:t xml:space="preserve"> </w:t>
        </w:r>
      </w:ins>
      <w:ins w:id="21628" w:author="PR Preview" w:date="2026-01-01T00:00:00Z">
        <w:r>
          <w:rPr>
            <w:b/>
            <w:bCs/>
          </w:rPr>
          <w:t xml:space="preserve">for the matrix of the SVD example)</w:t>
        </w:r>
      </w:ins>
      <w:ins w:id="21629" w:author="PR Preview" w:date="2026-01-01T00:00:00Z">
        <w:r>
          <w:t xml:space="preserve"> </w:t>
        </w:r>
      </w:ins>
      <w:ins w:id="21630" w:author="PR Preview" w:date="2026-01-01T00:00:00Z">
        <w:r>
          <w:t xml:space="preserve">For</w:t>
        </w:r>
      </w:ins>
      <w:ins w:id="21631" w:author="PR Preview" w:date="2026-01-01T00:00:00Z">
        <w:r>
          <w:t xml:space="preserve"> </w:t>
        </w:r>
      </w:ins>
      <m:oMath>
        <m:r>
          <m:rPr>
            <m:sty m:val="bi"/>
          </m:rPr>
          <m:t>A</m:t>
        </m:r>
      </m:oMath>
      <w:ins w:id="21632" w:author="PR Preview" w:date="2026-01-01T00:00:00Z">
        <w:r>
          <w:t xml:space="preserve"> </w:t>
        </w:r>
      </w:ins>
      <w:ins w:id="21633" w:author="PR Preview" w:date="2026-01-01T00:00:00Z">
        <w:r>
          <w:t xml:space="preserve">in</w:t>
        </w:r>
      </w:ins>
      <w:ins w:id="21634" w:author="PR Preview" w:date="2026-01-01T00:00:00Z">
        <w:r>
          <w:t xml:space="preserve"> </w:t>
        </w:r>
      </w:ins>
      <w:hyperlink w:anchor="exm-svd">
        <w:ins w:id="21635" w:author="PR Preview" w:date="2026-01-01T00:00:00Z">
          <w:r>
            <w:rPr>
              <w:rStyle w:val="Hyperlink"/>
            </w:rPr>
            <w:t xml:space="preserve">Example 149</w:t>
          </w:r>
        </w:ins>
      </w:hyperlink>
      <w:ins w:id="21636" w:author="PR Preview" w:date="2026-01-01T00:00:00Z">
        <w:r>
          <w:t xml:space="preserve">:</w:t>
        </w:r>
      </w:ins>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ins w:id="21637" w:author="PR Preview" w:date="2026-01-01T00:00:00Z">
          <w:r>
            <w:rPr>
              <w:rStyle w:val="Hyperlink"/>
            </w:rPr>
            <w:t xml:space="preserve">Theorem 80</w:t>
          </w:r>
        </w:ins>
      </w:hyperlink>
      <w:ins w:id="21638" w:author="PR Preview" w:date="2026-01-01T00:00:00Z">
        <w:r>
          <w:t xml:space="preserve"> </w:t>
        </w:r>
      </w:ins>
      <w:ins w:id="21639" w:author="PR Preview" w:date="2026-01-01T00:00:00Z">
        <w:r>
          <w:t xml:space="preserve">says its eigenvalues are</w:t>
        </w:r>
      </w:ins>
      <w:ins w:id="21640" w:author="PR Preview" w:date="2026-01-01T00:00:00Z">
        <w:r>
          <w:t xml:space="preserve"> </w:t>
        </w:r>
      </w:ins>
      <m:oMath>
        <m:sSubSup>
          <m:e>
            <m:r>
              <m:t>σ</m:t>
            </m:r>
          </m:e>
          <m:sub>
            <m:r>
              <m:t>1</m:t>
            </m:r>
          </m:sub>
          <m:sup>
            <m:r>
              <m:t>2</m:t>
            </m:r>
          </m:sup>
        </m:sSubSup>
        <m:r>
          <m:rPr>
            <m:sty m:val="p"/>
          </m:rPr>
          <m:t>=</m:t>
        </m:r>
        <m:r>
          <m:t>4</m:t>
        </m:r>
      </m:oMath>
      <w:ins w:id="21641" w:author="PR Preview" w:date="2026-01-01T00:00:00Z">
        <w:r>
          <w:t xml:space="preserve"> </w:t>
        </w:r>
      </w:ins>
      <w:ins w:id="21642" w:author="PR Preview" w:date="2026-01-01T00:00:00Z">
        <w:r>
          <w:t xml:space="preserve">and</w:t>
        </w:r>
      </w:ins>
      <w:ins w:id="21643" w:author="PR Preview" w:date="2026-01-01T00:00:00Z">
        <w:r>
          <w:t xml:space="preserve"> </w:t>
        </w:r>
      </w:ins>
      <m:oMath>
        <m:sSubSup>
          <m:e>
            <m:r>
              <m:t>σ</m:t>
            </m:r>
          </m:e>
          <m:sub>
            <m:r>
              <m:t>2</m:t>
            </m:r>
          </m:sub>
          <m:sup>
            <m:r>
              <m:t>2</m:t>
            </m:r>
          </m:sup>
        </m:sSubSup>
        <m:r>
          <m:rPr>
            <m:sty m:val="p"/>
          </m:rPr>
          <m:t>=</m:t>
        </m:r>
        <m:r>
          <m:t>2</m:t>
        </m:r>
      </m:oMath>
      <w:ins w:id="21644" w:author="PR Preview" w:date="2026-01-01T00:00:00Z">
        <w:r>
          <w:t xml:space="preserve">,</w:t>
        </w:r>
      </w:ins>
      <w:ins w:id="21645" w:author="PR Preview" w:date="2026-01-01T00:00:00Z">
        <w:r>
          <w:t xml:space="preserve"> </w:t>
        </w:r>
      </w:ins>
      <w:ins w:id="21646" w:author="PR Preview" w:date="2026-01-01T00:00:00Z">
        <w:r>
          <w:t xml:space="preserve">with the columns of</w:t>
        </w:r>
      </w:ins>
      <w:ins w:id="21647" w:author="PR Preview" w:date="2026-01-01T00:00:00Z">
        <w:r>
          <w:t xml:space="preserve"> </w:t>
        </w:r>
      </w:ins>
      <m:oMath>
        <m:r>
          <m:rPr>
            <m:sty m:val="bi"/>
          </m:rPr>
          <m:t>V</m:t>
        </m:r>
      </m:oMath>
      <w:ins w:id="21648" w:author="PR Preview" w:date="2026-01-01T00:00:00Z">
        <w:r>
          <w:t xml:space="preserve"> </w:t>
        </w:r>
      </w:ins>
      <w:ins w:id="21649" w:author="PR Preview" w:date="2026-01-01T00:00:00Z">
        <w:r>
          <w:t xml:space="preserve">as eigenvectors.</w:t>
        </w:r>
      </w:ins>
      <w:ins w:id="21650" w:author="PR Preview" w:date="2026-01-01T00:00:00Z">
        <w:r>
          <w:t xml:space="preserve"> </w:t>
        </w:r>
      </w:ins>
      <w:ins w:id="21651" w:author="PR Preview" w:date="2026-01-01T00:00:00Z">
        <w:r>
          <w:t xml:space="preserve">Checking the first column, up to its factor</w:t>
        </w:r>
      </w:ins>
      <w:ins w:id="21652" w:author="PR Preview" w:date="2026-01-01T00:00:00Z">
        <w:r>
          <w:t xml:space="preserve"> </w:t>
        </w:r>
      </w:ins>
      <m:oMath>
        <m:f>
          <m:fPr>
            <m:type m:val="bar"/>
          </m:fPr>
          <m:num>
            <m:r>
              <m:t>1</m:t>
            </m:r>
          </m:num>
          <m:den>
            <m:rad>
              <m:radPr>
                <m:degHide m:val="on"/>
              </m:radPr>
              <m:deg/>
              <m:e>
                <m:r>
                  <m:t>2</m:t>
                </m:r>
              </m:e>
            </m:rad>
          </m:den>
        </m:f>
      </m:oMath>
      <w:ins w:id="21653" w:author="PR Preview" w:date="2026-01-01T00:00:00Z">
        <w:r>
          <w:t xml:space="preserve">:</w:t>
        </w:r>
      </w:ins>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1"/>
    <w:bookmarkStart w:id="502" w:name="rem-svd-from-evd"/>
    <w:p>
      <w:pPr>
        <w:pStyle w:val="FirstParagraph"/>
      </w:pPr>
      <w:del w:id="21654" w:author="PR Preview" w:date="2026-01-01T00:00:00Z">
        <w:r>
          <w:rPr>
            <w:i/>
            <w:iCs/>
          </w:rPr>
          <w:delText xml:space="preserve">Remark 42</w:delText>
        </w:r>
      </w:del>
      <w:del w:id="21655" w:author="PR Preview" w:date="2026-01-01T00:00:00Z">
        <w:r>
          <w:delText xml:space="preserve"> (Building an SVD from an eigendecomposition). </w:delText>
        </w:r>
      </w:del>
      <w:hyperlink w:anchor="thm-svd-evd">
        <w:del w:id="21656" w:author="PR Preview" w:date="2026-01-01T00:00:00Z">
          <w:r>
            <w:rPr>
              <w:rStyle w:val="Hyperlink"/>
            </w:rPr>
            <w:delText xml:space="preserve">Theorem 79</w:delText>
          </w:r>
        </w:del>
      </w:hyperlink>
      <w:del w:id="21657" w:author="PR Preview" w:date="2026-01-01T00:00:00Z">
        <w:r>
          <w:delText xml:space="preserve"> </w:delText>
        </w:r>
      </w:del>
      <w:del w:id="21658" w:author="PR Preview" w:date="2026-01-01T00:00:00Z">
        <w:r>
          <w:delText xml:space="preserve">matches</w:delText>
        </w:r>
      </w:del>
      <w:del w:id="21659" w:author="PR Preview" w:date="2026-01-01T00:00:00Z">
        <w:r>
          <w:delText xml:space="preserve"> </w:delText>
        </w:r>
      </w:del>
      <w:del w:id="21660" w:author="PR Preview" w:date="2026-01-01T00:00:00Z">
        <w:r>
          <w:delText xml:space="preserve">Banerjee and Roy (2014, chap. 12, pp. 372-373)</w:delText>
        </w:r>
      </w:del>
      <w:del w:id="21661" w:author="PR Preview" w:date="2026-01-01T00:00:00Z">
        <w:r>
          <w:delText xml:space="preserve">,</w:delText>
        </w:r>
      </w:del>
      <w:del w:id="21662" w:author="PR Preview" w:date="2026-01-01T00:00:00Z">
        <w:r>
          <w:delText xml:space="preserve"> </w:delText>
        </w:r>
      </w:del>
      <w:del w:id="21663" w:author="PR Preview" w:date="2026-01-01T00:00:00Z">
        <w:r>
          <w:delText xml:space="preserve">which works in the other direction:</w:delText>
        </w:r>
      </w:del>
      <w:del w:id="21664" w:author="PR Preview" w:date="2026-01-01T00:00:00Z">
        <w:r>
          <w:delText xml:space="preserve"> </w:delText>
        </w:r>
      </w:del>
      <w:del w:id="21665" w:author="PR Preview" w:date="2026-01-01T00:00:00Z">
        <w:r>
          <w:delText xml:space="preserve">it constructs an SVD from a spectral decomposition of</w:delText>
        </w:r>
      </w:del>
      <w:del w:id="21666" w:author="PR Preview" w:date="2026-01-01T00:00:00Z">
        <w:r>
          <w:delText xml:space="preserve"> </w:delText>
        </w:r>
      </w:del>
      <m:oMath>
        <m:sSup>
          <m:e>
            <m:r>
              <m:rPr>
                <m:sty m:val="bi"/>
              </m:rPr>
              <m:t>A</m:t>
            </m:r>
          </m:e>
          <m:sup>
            <m:r>
              <m:rPr>
                <m:sty m:val="p"/>
              </m:rPr>
              <m:t>⊤</m:t>
            </m:r>
          </m:sup>
        </m:sSup>
        <m:r>
          <m:rPr>
            <m:sty m:val="bi"/>
          </m:rPr>
          <m:t>A</m:t>
        </m:r>
      </m:oMath>
      <w:del w:id="21667" w:author="PR Preview" w:date="2026-01-01T00:00:00Z">
        <w:r>
          <w:delText xml:space="preserve"> </w:delText>
        </w:r>
      </w:del>
      <w:del w:id="21668" w:author="PR Preview" w:date="2026-01-01T00:00:00Z">
        <w:r>
          <w:delText xml:space="preserve">and sets</w:delText>
        </w:r>
      </w:del>
      <w:del w:id="21669" w:author="PR Preview" w:date="2026-01-01T00:00:00Z">
        <w:r>
          <w:delText xml:space="preserve"> </w:delText>
        </w:r>
      </w:del>
      <m:oMath>
        <m:sSub>
          <m:e>
            <m:r>
              <m:t>σ</m:t>
            </m:r>
          </m:e>
          <m:sub>
            <m:r>
              <m:t>i</m:t>
            </m:r>
          </m:sub>
        </m:sSub>
        <m:r>
          <m:rPr>
            <m:sty m:val="p"/>
          </m:rPr>
          <m:t>=</m:t>
        </m:r>
        <m:rad>
          <m:radPr>
            <m:degHide m:val="on"/>
          </m:radPr>
          <m:deg/>
          <m:e>
            <m:sSub>
              <m:e>
                <m:r>
                  <m:t>λ</m:t>
                </m:r>
              </m:e>
              <m:sub>
                <m:r>
                  <m:t>i</m:t>
                </m:r>
              </m:sub>
            </m:sSub>
          </m:e>
        </m:rad>
      </m:oMath>
      <w:del w:id="21670" w:author="PR Preview" w:date="2026-01-01T00:00:00Z">
        <w:r>
          <w:delText xml:space="preserve">.</w:delText>
        </w:r>
      </w:del>
    </w:p>
    <w:p>
      <w:pPr>
        <w:pStyle w:val="BodyText"/>
      </w:pPr>
      <w:del w:id="21671" w:author="PR Preview" w:date="2026-01-01T00:00:00Z">
        <w:r>
          <w:delText xml:space="preserve">For example, in</w:delText>
        </w:r>
      </w:del>
      <w:del w:id="21672" w:author="PR Preview" w:date="2026-01-01T00:00:00Z">
        <w:r>
          <w:delText xml:space="preserve"> </w:delText>
        </w:r>
      </w:del>
      <w:hyperlink w:anchor="exm-svd-evd">
        <w:del w:id="21673" w:author="PR Preview" w:date="2026-01-01T00:00:00Z">
          <w:r>
            <w:rPr>
              <w:rStyle w:val="Hyperlink"/>
            </w:rPr>
            <w:delText xml:space="preserve">Example 148</w:delText>
          </w:r>
        </w:del>
      </w:hyperlink>
      <w:del w:id="21674" w:author="PR Preview" w:date="2026-01-01T00:00:00Z">
        <w:r>
          <w:delText xml:space="preserve"> </w:delText>
        </w:r>
      </w:del>
      <w:del w:id="21675" w:author="PR Preview" w:date="2026-01-01T00:00:00Z">
        <w:r>
          <w:delText xml:space="preserve">the eigenvalues of</w:delText>
        </w:r>
      </w:del>
      <w:del w:id="21676" w:author="PR Preview" w:date="2026-01-01T00:00:00Z">
        <w:r>
          <w:delText xml:space="preserve"> </w:delText>
        </w:r>
      </w:del>
      <m:oMath>
        <m:sSup>
          <m:e>
            <m:r>
              <m:rPr>
                <m:sty m:val="bi"/>
              </m:rPr>
              <m:t>A</m:t>
            </m:r>
          </m:e>
          <m:sup>
            <m:r>
              <m:rPr>
                <m:sty m:val="p"/>
              </m:rPr>
              <m:t>⊤</m:t>
            </m:r>
          </m:sup>
        </m:sSup>
        <m:r>
          <m:rPr>
            <m:sty m:val="bi"/>
          </m:rPr>
          <m:t>A</m:t>
        </m:r>
      </m:oMath>
      <w:del w:id="21677" w:author="PR Preview" w:date="2026-01-01T00:00:00Z">
        <w:r>
          <w:delText xml:space="preserve"> </w:delText>
        </w:r>
      </w:del>
      <w:del w:id="21678" w:author="PR Preview" w:date="2026-01-01T00:00:00Z">
        <w:r>
          <w:delText xml:space="preserve">are</w:delText>
        </w:r>
      </w:del>
      <w:del w:id="21679" w:author="PR Preview" w:date="2026-01-01T00:00:00Z">
        <w:r>
          <w:delText xml:space="preserve"> </w:delText>
        </w:r>
      </w:del>
      <m:oMath>
        <m:r>
          <m:t>4</m:t>
        </m:r>
      </m:oMath>
      <w:del w:id="21680" w:author="PR Preview" w:date="2026-01-01T00:00:00Z">
        <w:r>
          <w:delText xml:space="preserve"> </w:delText>
        </w:r>
      </w:del>
      <w:del w:id="21681" w:author="PR Preview" w:date="2026-01-01T00:00:00Z">
        <w:r>
          <w:delText xml:space="preserve">and</w:delText>
        </w:r>
      </w:del>
      <w:del w:id="21682" w:author="PR Preview" w:date="2026-01-01T00:00:00Z">
        <w:r>
          <w:delText xml:space="preserve"> </w:delText>
        </w:r>
      </w:del>
      <m:oMath>
        <m:r>
          <m:t>2</m:t>
        </m:r>
      </m:oMath>
      <w:del w:id="21683" w:author="PR Preview" w:date="2026-01-01T00:00:00Z">
        <w:r>
          <w:delText xml:space="preserve">,</w:delText>
        </w:r>
      </w:del>
      <w:del w:id="21684" w:author="PR Preview" w:date="2026-01-01T00:00:00Z">
        <w:r>
          <w:delText xml:space="preserve"> </w:delText>
        </w:r>
      </w:del>
      <w:del w:id="21685" w:author="PR Preview" w:date="2026-01-01T00:00:00Z">
        <w:r>
          <w:delText xml:space="preserve">and</w:delText>
        </w:r>
      </w:del>
      <w:del w:id="21686" w:author="PR Preview" w:date="2026-01-01T00:00:00Z">
        <w:r>
          <w:delText xml:space="preserve"> </w:delText>
        </w:r>
      </w:del>
      <m:oMath>
        <m:rad>
          <m:radPr>
            <m:degHide m:val="on"/>
          </m:radPr>
          <m:deg/>
          <m:e>
            <m:r>
              <m:t>4</m:t>
            </m:r>
          </m:e>
        </m:rad>
        <m:r>
          <m:rPr>
            <m:sty m:val="p"/>
          </m:rPr>
          <m:t>=</m:t>
        </m:r>
        <m:r>
          <m:t>2</m:t>
        </m:r>
      </m:oMath>
      <w:del w:id="21687" w:author="PR Preview" w:date="2026-01-01T00:00:00Z">
        <w:r>
          <w:delText xml:space="preserve"> </w:delText>
        </w:r>
      </w:del>
      <w:del w:id="21688" w:author="PR Preview" w:date="2026-01-01T00:00:00Z">
        <w:r>
          <w:delText xml:space="preserve">and</w:delText>
        </w:r>
      </w:del>
      <w:del w:id="21689" w:author="PR Preview" w:date="2026-01-01T00:00:00Z">
        <w:r>
          <w:delText xml:space="preserve"> </w:delText>
        </w:r>
      </w:del>
      <m:oMath>
        <m:rad>
          <m:radPr>
            <m:degHide m:val="on"/>
          </m:radPr>
          <m:deg/>
          <m:e>
            <m:r>
              <m:t>2</m:t>
            </m:r>
          </m:e>
        </m:rad>
      </m:oMath>
      <w:del w:id="21690" w:author="PR Preview" w:date="2026-01-01T00:00:00Z">
        <w:r>
          <w:delText xml:space="preserve"> </w:delText>
        </w:r>
      </w:del>
      <w:del w:id="21691" w:author="PR Preview" w:date="2026-01-01T00:00:00Z">
        <w:r>
          <w:delText xml:space="preserve">are the singular values</w:delText>
        </w:r>
      </w:del>
      <w:del w:id="21692" w:author="PR Preview" w:date="2026-01-01T00:00:00Z">
        <w:r>
          <w:delText xml:space="preserve"> </w:delText>
        </w:r>
      </w:del>
      <m:oMath>
        <m:sSub>
          <m:e>
            <m:r>
              <m:t>σ</m:t>
            </m:r>
          </m:e>
          <m:sub>
            <m:r>
              <m:t>1</m:t>
            </m:r>
          </m:sub>
        </m:sSub>
      </m:oMath>
      <w:del w:id="21693" w:author="PR Preview" w:date="2026-01-01T00:00:00Z">
        <w:r>
          <w:delText xml:space="preserve"> </w:delText>
        </w:r>
      </w:del>
      <w:del w:id="21694" w:author="PR Preview" w:date="2026-01-01T00:00:00Z">
        <w:r>
          <w:delText xml:space="preserve">and</w:delText>
        </w:r>
      </w:del>
      <w:del w:id="21695" w:author="PR Preview" w:date="2026-01-01T00:00:00Z">
        <w:r>
          <w:delText xml:space="preserve"> </w:delText>
        </w:r>
      </w:del>
      <m:oMath>
        <m:sSub>
          <m:e>
            <m:r>
              <m:t>σ</m:t>
            </m:r>
          </m:e>
          <m:sub>
            <m:r>
              <m:t>2</m:t>
            </m:r>
          </m:sub>
        </m:sSub>
      </m:oMath>
      <w:del w:id="21696" w:author="PR Preview" w:date="2026-01-01T00:00:00Z">
        <w:r>
          <w:delText xml:space="preserve"> </w:delText>
        </w:r>
      </w:del>
      <w:del w:id="21697" w:author="PR Preview" w:date="2026-01-01T00:00:00Z">
        <w:r>
          <w:delText xml:space="preserve">of</w:delText>
        </w:r>
      </w:del>
      <w:del w:id="21698" w:author="PR Preview" w:date="2026-01-01T00:00:00Z">
        <w:r>
          <w:delText xml:space="preserve"> </w:delText>
        </w:r>
      </w:del>
      <m:oMath>
        <m:r>
          <m:rPr>
            <m:sty m:val="bi"/>
          </m:rPr>
          <m:t>A</m:t>
        </m:r>
      </m:oMath>
      <w:del w:id="21699" w:author="PR Preview" w:date="2026-01-01T00:00:00Z">
        <w:r>
          <w:delText xml:space="preserve"> </w:delText>
        </w:r>
      </w:del>
      <w:del w:id="21700" w:author="PR Preview" w:date="2026-01-01T00:00:00Z">
        <w:r>
          <w:delText xml:space="preserve">from</w:delText>
        </w:r>
      </w:del>
      <w:del w:id="21701" w:author="PR Preview" w:date="2026-01-01T00:00:00Z">
        <w:r>
          <w:delText xml:space="preserve"> </w:delText>
        </w:r>
      </w:del>
      <w:hyperlink w:anchor="exm-svd">
        <w:del w:id="21702" w:author="PR Preview" w:date="2026-01-01T00:00:00Z">
          <w:r>
            <w:rPr>
              <w:rStyle w:val="Hyperlink"/>
            </w:rPr>
            <w:delText xml:space="preserve">Example 147</w:delText>
          </w:r>
        </w:del>
      </w:hyperlink>
      <w:del w:id="21703" w:author="PR Preview" w:date="2026-01-01T00:00:00Z">
        <w:r>
          <w:delText xml:space="preserve">.</w:delText>
        </w:r>
      </w:del>
    </w:p>
    <w:p>
      <w:pPr>
        <w:pStyle w:val="FirstParagraph"/>
      </w:pPr>
      <w:ins w:id="21704" w:author="PR Preview" w:date="2026-01-01T00:00:00Z">
        <w:r>
          <w:rPr>
            <w:i/>
            <w:iCs/>
          </w:rPr>
          <w:t xml:space="preserve">Remark 43</w:t>
        </w:r>
      </w:ins>
      <w:ins w:id="21705" w:author="PR Preview" w:date="2026-01-01T00:00:00Z">
        <w:r>
          <w:t xml:space="preserve"> (Building an SVD from an eigendecomposition). </w:t>
        </w:r>
      </w:ins>
      <w:hyperlink w:anchor="thm-svd-evd">
        <w:ins w:id="21706" w:author="PR Preview" w:date="2026-01-01T00:00:00Z">
          <w:r>
            <w:rPr>
              <w:rStyle w:val="Hyperlink"/>
            </w:rPr>
            <w:t xml:space="preserve">Theorem 80</w:t>
          </w:r>
        </w:ins>
      </w:hyperlink>
      <w:ins w:id="21707" w:author="PR Preview" w:date="2026-01-01T00:00:00Z">
        <w:r>
          <w:t xml:space="preserve"> </w:t>
        </w:r>
      </w:ins>
      <w:ins w:id="21708" w:author="PR Preview" w:date="2026-01-01T00:00:00Z">
        <w:r>
          <w:t xml:space="preserve">matches</w:t>
        </w:r>
      </w:ins>
      <w:ins w:id="21709" w:author="PR Preview" w:date="2026-01-01T00:00:00Z">
        <w:r>
          <w:t xml:space="preserve"> </w:t>
        </w:r>
      </w:ins>
      <w:ins w:id="21710" w:author="PR Preview" w:date="2026-01-01T00:00:00Z">
        <w:r>
          <w:t xml:space="preserve">Banerjee and Roy (2014, chap. 12, pp. 372-373)</w:t>
        </w:r>
      </w:ins>
      <w:ins w:id="21711" w:author="PR Preview" w:date="2026-01-01T00:00:00Z">
        <w:r>
          <w:t xml:space="preserve">,</w:t>
        </w:r>
      </w:ins>
      <w:ins w:id="21712" w:author="PR Preview" w:date="2026-01-01T00:00:00Z">
        <w:r>
          <w:t xml:space="preserve"> </w:t>
        </w:r>
      </w:ins>
      <w:ins w:id="21713" w:author="PR Preview" w:date="2026-01-01T00:00:00Z">
        <w:r>
          <w:t xml:space="preserve">which works in the other direction:</w:t>
        </w:r>
      </w:ins>
      <w:ins w:id="21714" w:author="PR Preview" w:date="2026-01-01T00:00:00Z">
        <w:r>
          <w:t xml:space="preserve"> </w:t>
        </w:r>
      </w:ins>
      <w:ins w:id="21715" w:author="PR Preview" w:date="2026-01-01T00:00:00Z">
        <w:r>
          <w:t xml:space="preserve">it constructs an SVD from a spectral decomposition of</w:t>
        </w:r>
      </w:ins>
      <w:ins w:id="21716" w:author="PR Preview" w:date="2026-01-01T00:00:00Z">
        <w:r>
          <w:t xml:space="preserve"> </w:t>
        </w:r>
      </w:ins>
      <m:oMath>
        <m:sSup>
          <m:e>
            <m:r>
              <m:rPr>
                <m:sty m:val="bi"/>
              </m:rPr>
              <m:t>A</m:t>
            </m:r>
          </m:e>
          <m:sup>
            <m:r>
              <m:rPr>
                <m:sty m:val="p"/>
              </m:rPr>
              <m:t>⊤</m:t>
            </m:r>
          </m:sup>
        </m:sSup>
        <m:r>
          <m:rPr>
            <m:sty m:val="bi"/>
          </m:rPr>
          <m:t>A</m:t>
        </m:r>
      </m:oMath>
      <w:ins w:id="21717" w:author="PR Preview" w:date="2026-01-01T00:00:00Z">
        <w:r>
          <w:t xml:space="preserve"> </w:t>
        </w:r>
      </w:ins>
      <w:ins w:id="21718" w:author="PR Preview" w:date="2026-01-01T00:00:00Z">
        <w:r>
          <w:t xml:space="preserve">and sets</w:t>
        </w:r>
      </w:ins>
      <w:ins w:id="21719" w:author="PR Preview" w:date="2026-01-01T00:00:00Z">
        <w:r>
          <w:t xml:space="preserve"> </w:t>
        </w:r>
      </w:ins>
      <m:oMath>
        <m:sSub>
          <m:e>
            <m:r>
              <m:t>σ</m:t>
            </m:r>
          </m:e>
          <m:sub>
            <m:r>
              <m:t>i</m:t>
            </m:r>
          </m:sub>
        </m:sSub>
        <m:r>
          <m:rPr>
            <m:sty m:val="p"/>
          </m:rPr>
          <m:t>=</m:t>
        </m:r>
        <m:rad>
          <m:radPr>
            <m:degHide m:val="on"/>
          </m:radPr>
          <m:deg/>
          <m:e>
            <m:sSub>
              <m:e>
                <m:r>
                  <m:t>λ</m:t>
                </m:r>
              </m:e>
              <m:sub>
                <m:r>
                  <m:t>i</m:t>
                </m:r>
              </m:sub>
            </m:sSub>
          </m:e>
        </m:rad>
      </m:oMath>
      <w:ins w:id="21720" w:author="PR Preview" w:date="2026-01-01T00:00:00Z">
        <w:r>
          <w:t xml:space="preserve">.</w:t>
        </w:r>
      </w:ins>
    </w:p>
    <w:p>
      <w:pPr>
        <w:pStyle w:val="BodyText"/>
      </w:pPr>
      <w:ins w:id="21721" w:author="PR Preview" w:date="2026-01-01T00:00:00Z">
        <w:r>
          <w:t xml:space="preserve">For example, in</w:t>
        </w:r>
      </w:ins>
      <w:ins w:id="21722" w:author="PR Preview" w:date="2026-01-01T00:00:00Z">
        <w:r>
          <w:t xml:space="preserve"> </w:t>
        </w:r>
      </w:ins>
      <w:hyperlink w:anchor="exm-svd-evd">
        <w:ins w:id="21723" w:author="PR Preview" w:date="2026-01-01T00:00:00Z">
          <w:r>
            <w:rPr>
              <w:rStyle w:val="Hyperlink"/>
            </w:rPr>
            <w:t xml:space="preserve">Example 150</w:t>
          </w:r>
        </w:ins>
      </w:hyperlink>
      <w:ins w:id="21724" w:author="PR Preview" w:date="2026-01-01T00:00:00Z">
        <w:r>
          <w:t xml:space="preserve"> </w:t>
        </w:r>
      </w:ins>
      <w:ins w:id="21725" w:author="PR Preview" w:date="2026-01-01T00:00:00Z">
        <w:r>
          <w:t xml:space="preserve">the eigenvalues of</w:t>
        </w:r>
      </w:ins>
      <w:ins w:id="21726" w:author="PR Preview" w:date="2026-01-01T00:00:00Z">
        <w:r>
          <w:t xml:space="preserve"> </w:t>
        </w:r>
      </w:ins>
      <m:oMath>
        <m:sSup>
          <m:e>
            <m:r>
              <m:rPr>
                <m:sty m:val="bi"/>
              </m:rPr>
              <m:t>A</m:t>
            </m:r>
          </m:e>
          <m:sup>
            <m:r>
              <m:rPr>
                <m:sty m:val="p"/>
              </m:rPr>
              <m:t>⊤</m:t>
            </m:r>
          </m:sup>
        </m:sSup>
        <m:r>
          <m:rPr>
            <m:sty m:val="bi"/>
          </m:rPr>
          <m:t>A</m:t>
        </m:r>
      </m:oMath>
      <w:ins w:id="21727" w:author="PR Preview" w:date="2026-01-01T00:00:00Z">
        <w:r>
          <w:t xml:space="preserve"> </w:t>
        </w:r>
      </w:ins>
      <w:ins w:id="21728" w:author="PR Preview" w:date="2026-01-01T00:00:00Z">
        <w:r>
          <w:t xml:space="preserve">are</w:t>
        </w:r>
      </w:ins>
      <w:ins w:id="21729" w:author="PR Preview" w:date="2026-01-01T00:00:00Z">
        <w:r>
          <w:t xml:space="preserve"> </w:t>
        </w:r>
      </w:ins>
      <m:oMath>
        <m:r>
          <m:t>4</m:t>
        </m:r>
      </m:oMath>
      <w:ins w:id="21730" w:author="PR Preview" w:date="2026-01-01T00:00:00Z">
        <w:r>
          <w:t xml:space="preserve"> </w:t>
        </w:r>
      </w:ins>
      <w:ins w:id="21731" w:author="PR Preview" w:date="2026-01-01T00:00:00Z">
        <w:r>
          <w:t xml:space="preserve">and</w:t>
        </w:r>
      </w:ins>
      <w:ins w:id="21732" w:author="PR Preview" w:date="2026-01-01T00:00:00Z">
        <w:r>
          <w:t xml:space="preserve"> </w:t>
        </w:r>
      </w:ins>
      <m:oMath>
        <m:r>
          <m:t>2</m:t>
        </m:r>
      </m:oMath>
      <w:ins w:id="21733" w:author="PR Preview" w:date="2026-01-01T00:00:00Z">
        <w:r>
          <w:t xml:space="preserve">,</w:t>
        </w:r>
      </w:ins>
      <w:ins w:id="21734" w:author="PR Preview" w:date="2026-01-01T00:00:00Z">
        <w:r>
          <w:t xml:space="preserve"> </w:t>
        </w:r>
      </w:ins>
      <w:ins w:id="21735" w:author="PR Preview" w:date="2026-01-01T00:00:00Z">
        <w:r>
          <w:t xml:space="preserve">and</w:t>
        </w:r>
      </w:ins>
      <w:ins w:id="21736" w:author="PR Preview" w:date="2026-01-01T00:00:00Z">
        <w:r>
          <w:t xml:space="preserve"> </w:t>
        </w:r>
      </w:ins>
      <m:oMath>
        <m:rad>
          <m:radPr>
            <m:degHide m:val="on"/>
          </m:radPr>
          <m:deg/>
          <m:e>
            <m:r>
              <m:t>4</m:t>
            </m:r>
          </m:e>
        </m:rad>
        <m:r>
          <m:rPr>
            <m:sty m:val="p"/>
          </m:rPr>
          <m:t>=</m:t>
        </m:r>
        <m:r>
          <m:t>2</m:t>
        </m:r>
      </m:oMath>
      <w:ins w:id="21737" w:author="PR Preview" w:date="2026-01-01T00:00:00Z">
        <w:r>
          <w:t xml:space="preserve"> </w:t>
        </w:r>
      </w:ins>
      <w:ins w:id="21738" w:author="PR Preview" w:date="2026-01-01T00:00:00Z">
        <w:r>
          <w:t xml:space="preserve">and</w:t>
        </w:r>
      </w:ins>
      <w:ins w:id="21739" w:author="PR Preview" w:date="2026-01-01T00:00:00Z">
        <w:r>
          <w:t xml:space="preserve"> </w:t>
        </w:r>
      </w:ins>
      <m:oMath>
        <m:rad>
          <m:radPr>
            <m:degHide m:val="on"/>
          </m:radPr>
          <m:deg/>
          <m:e>
            <m:r>
              <m:t>2</m:t>
            </m:r>
          </m:e>
        </m:rad>
      </m:oMath>
      <w:ins w:id="21740" w:author="PR Preview" w:date="2026-01-01T00:00:00Z">
        <w:r>
          <w:t xml:space="preserve"> </w:t>
        </w:r>
      </w:ins>
      <w:ins w:id="21741" w:author="PR Preview" w:date="2026-01-01T00:00:00Z">
        <w:r>
          <w:t xml:space="preserve">are the singular values</w:t>
        </w:r>
      </w:ins>
      <w:ins w:id="21742" w:author="PR Preview" w:date="2026-01-01T00:00:00Z">
        <w:r>
          <w:t xml:space="preserve"> </w:t>
        </w:r>
      </w:ins>
      <m:oMath>
        <m:sSub>
          <m:e>
            <m:r>
              <m:t>σ</m:t>
            </m:r>
          </m:e>
          <m:sub>
            <m:r>
              <m:t>1</m:t>
            </m:r>
          </m:sub>
        </m:sSub>
      </m:oMath>
      <w:ins w:id="21743" w:author="PR Preview" w:date="2026-01-01T00:00:00Z">
        <w:r>
          <w:t xml:space="preserve"> </w:t>
        </w:r>
      </w:ins>
      <w:ins w:id="21744" w:author="PR Preview" w:date="2026-01-01T00:00:00Z">
        <w:r>
          <w:t xml:space="preserve">and</w:t>
        </w:r>
      </w:ins>
      <w:ins w:id="21745" w:author="PR Preview" w:date="2026-01-01T00:00:00Z">
        <w:r>
          <w:t xml:space="preserve"> </w:t>
        </w:r>
      </w:ins>
      <m:oMath>
        <m:sSub>
          <m:e>
            <m:r>
              <m:t>σ</m:t>
            </m:r>
          </m:e>
          <m:sub>
            <m:r>
              <m:t>2</m:t>
            </m:r>
          </m:sub>
        </m:sSub>
      </m:oMath>
      <w:ins w:id="21746" w:author="PR Preview" w:date="2026-01-01T00:00:00Z">
        <w:r>
          <w:t xml:space="preserve"> </w:t>
        </w:r>
      </w:ins>
      <w:ins w:id="21747" w:author="PR Preview" w:date="2026-01-01T00:00:00Z">
        <w:r>
          <w:t xml:space="preserve">of</w:t>
        </w:r>
      </w:ins>
      <w:ins w:id="21748" w:author="PR Preview" w:date="2026-01-01T00:00:00Z">
        <w:r>
          <w:t xml:space="preserve"> </w:t>
        </w:r>
      </w:ins>
      <m:oMath>
        <m:r>
          <m:rPr>
            <m:sty m:val="bi"/>
          </m:rPr>
          <m:t>A</m:t>
        </m:r>
      </m:oMath>
      <w:ins w:id="21749" w:author="PR Preview" w:date="2026-01-01T00:00:00Z">
        <w:r>
          <w:t xml:space="preserve"> </w:t>
        </w:r>
      </w:ins>
      <w:ins w:id="21750" w:author="PR Preview" w:date="2026-01-01T00:00:00Z">
        <w:r>
          <w:t xml:space="preserve">from</w:t>
        </w:r>
      </w:ins>
      <w:ins w:id="21751" w:author="PR Preview" w:date="2026-01-01T00:00:00Z">
        <w:r>
          <w:t xml:space="preserve"> </w:t>
        </w:r>
      </w:ins>
      <w:hyperlink w:anchor="exm-svd">
        <w:ins w:id="21752" w:author="PR Preview" w:date="2026-01-01T00:00:00Z">
          <w:r>
            <w:rPr>
              <w:rStyle w:val="Hyperlink"/>
            </w:rPr>
            <w:t xml:space="preserve">Example 149</w:t>
          </w:r>
        </w:ins>
      </w:hyperlink>
      <w:ins w:id="21753" w:author="PR Preview" w:date="2026-01-01T00:00:00Z">
        <w:r>
          <w:t xml:space="preserve">.</w:t>
        </w:r>
      </w:ins>
    </w:p>
    <w:bookmarkEnd w:id="502"/>
    <w:bookmarkEnd w:id="503"/>
    <w:bookmarkStart w:id="525" w:name="definite-matrices"/>
    <w:p>
      <w:pPr>
        <w:pStyle w:val="Heading2"/>
      </w:pPr>
      <w:r>
        <w:t xml:space="preserve">18 Definite Matrices</w:t>
      </w:r>
    </w:p>
    <w:bookmarkStart w:id="504"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del w:id="21754" w:author="PR Preview" w:date="2026-01-01T00:00:00Z">
        <w:r>
          <w:delText xml:space="preserve">Every quadratic form (</w:delText>
        </w:r>
      </w:del>
      <w:hyperlink w:anchor="def-quadratic-form">
        <w:del w:id="21755" w:author="PR Preview" w:date="2026-01-01T00:00:00Z">
          <w:r>
            <w:rPr>
              <w:rStyle w:val="Hyperlink"/>
            </w:rPr>
            <w:delText xml:space="preserve">Definition 90</w:delText>
          </w:r>
        </w:del>
      </w:hyperlink>
      <w:del w:id="21756" w:author="PR Preview" w:date="2026-01-01T00:00:00Z">
        <w:r>
          <w:delText xml:space="preserve">) in</w:delText>
        </w:r>
      </w:del>
      <w:del w:id="21757" w:author="PR Preview" w:date="2026-01-01T00:00:00Z">
        <w:r>
          <w:delText xml:space="preserve"> </w:delText>
        </w:r>
      </w:del>
      <m:oMath>
        <m:r>
          <m:rPr>
            <m:sty m:val="bi"/>
          </m:rPr>
          <m:t>A</m:t>
        </m:r>
      </m:oMath>
      <w:del w:id="21758" w:author="PR Preview" w:date="2026-01-01T00:00:00Z">
        <w:r>
          <w:delText xml:space="preserve"> </w:delText>
        </w:r>
      </w:del>
      <w:del w:id="21759" w:author="PR Preview" w:date="2026-01-01T00:00:00Z">
        <w:r>
          <w:delText xml:space="preserve">is non-negative:</w:delText>
        </w:r>
      </w:del>
      <w:del w:id="21760" w:author="PR Preview" w:date="2026-01-01T00:00:00Z">
        <w:r>
          <w:delText xml:space="preserve"> </w:delText>
        </w:r>
      </w:del>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del w:id="21761" w:author="PR Preview" w:date="2026-01-01T00:00:00Z">
        <w:r>
          <w:delText xml:space="preserve"> </w:delText>
        </w:r>
      </w:del>
      <w:del w:id="21762" w:author="PR Preview" w:date="2026-01-01T00:00:00Z">
        <w:r>
          <w:delText xml:space="preserve">for every vector</w:delText>
        </w:r>
      </w:del>
      <w:del w:id="21763" w:author="PR Preview" w:date="2026-01-01T00:00:00Z">
        <w:r>
          <w:delText xml:space="preserve"> </w:delText>
        </w:r>
      </w:del>
      <m:oMath>
        <m:limLow>
          <m:e>
            <m:r>
              <m:t>x</m:t>
            </m:r>
          </m:e>
          <m:lim>
            <m:r>
              <m:rPr>
                <m:sty m:val="p"/>
              </m:rPr>
              <m:t>∼</m:t>
            </m:r>
          </m:lim>
        </m:limLow>
      </m:oMath>
      <w:del w:id="21764" w:author="PR Preview" w:date="2026-01-01T00:00:00Z">
        <w:r>
          <w:delText xml:space="preserve"> </w:delText>
        </w:r>
      </w:del>
      <w:del w:id="21765" w:author="PR Preview" w:date="2026-01-01T00:00:00Z">
        <w:r>
          <w:delText xml:space="preserve">of length</w:delText>
        </w:r>
      </w:del>
      <w:del w:id="21766" w:author="PR Preview" w:date="2026-01-01T00:00:00Z">
        <w:r>
          <w:delText xml:space="preserve"> </w:delText>
        </w:r>
      </w:del>
      <m:oMath>
        <m:r>
          <m:t>p</m:t>
        </m:r>
      </m:oMath>
      <w:del w:id="21767" w:author="PR Preview" w:date="2026-01-01T00:00:00Z">
        <w:r>
          <w:delText xml:space="preserve">.</w:delText>
        </w:r>
      </w:del>
    </w:p>
    <w:p>
      <w:pPr>
        <w:pStyle w:val="FirstParagraph"/>
      </w:pPr>
      <w:del w:id="21768" w:author="PR Preview" w:date="2026-01-01T00:00:00Z">
        <w:r>
          <w:rPr>
            <w:b/>
            <w:bCs/>
          </w:rPr>
          <w:delText xml:space="preserve">Example 149 (A positive semidefinite matrix)</w:delText>
        </w:r>
      </w:del>
      <w:del w:id="21769" w:author="PR Preview" w:date="2026-01-01T00:00:00Z">
        <w:r>
          <w:delText xml:space="preserve"> </w:delText>
        </w:r>
      </w:del>
      <w:del w:id="21770" w:author="PR Preview" w:date="2026-01-01T00:00:00Z">
        <w:r>
          <w:delText xml:space="preserve">Let</w:delText>
        </w:r>
      </w:del>
      <w:del w:id="21771"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21772" w:author="PR Preview" w:date="2026-01-01T00:00:00Z">
        <w:r>
          <w:delText xml:space="preserve">,</w:delText>
        </w:r>
      </w:del>
      <w:del w:id="21773" w:author="PR Preview" w:date="2026-01-01T00:00:00Z">
        <w:r>
          <w:delText xml:space="preserve"> </w:delText>
        </w:r>
      </w:del>
      <w:del w:id="21774" w:author="PR Preview" w:date="2026-01-01T00:00:00Z">
        <w:r>
          <w:delText xml:space="preserve">which is symmetric.</w:delText>
        </w:r>
      </w:del>
      <w:del w:id="21775" w:author="PR Preview" w:date="2026-01-01T00:00:00Z">
        <w:r>
          <w:delText xml:space="preserve"> </w:delText>
        </w:r>
      </w:del>
      <w:del w:id="21776" w:author="PR Preview" w:date="2026-01-01T00:00:00Z">
        <w:r>
          <w:delText xml:space="preserve">For any</w:delText>
        </w:r>
      </w:del>
      <w:del w:id="21777" w:author="PR Preview" w:date="2026-01-01T00:00:00Z">
        <w:r>
          <w:delText xml:space="preserve"> </w:delText>
        </w:r>
      </w:del>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del w:id="21778" w:author="PR Preview" w:date="2026-01-01T00:00:00Z">
        <w:r>
          <w:delText xml:space="preserve">:</w:delText>
        </w:r>
      </w:del>
    </w:p>
    <w:p>
      <w:pPr>
        <w:pStyle w:val="BodyText"/>
      </w:pPr>
      <m:oMathPara>
        <m:oMathParaPr>
          <m:jc m:val="center"/>
        </m:oMathParaPr>
        <m:oMath>
          <m:eqArr>
            <m:e>
              <m:sSup>
                <m:e>
                  <m:limLow>
                    <m:e>
                      <m:r>
                        <m:t>x</m:t>
                      </m:r>
                    </m:e>
                    <m:lim>
                      <m:r>
                        <m:rPr>
                          <m:sty m:val="p"/>
                        </m:rPr>
                        <m:t>∼</m:t>
                      </m:r>
                    </m:lim>
                  </m:limLow>
                </m:e>
                <m:sup>
                  <m:r>
                    <m:rPr>
                      <m:sty m:val="p"/>
                    </m:rPr>
                    <m:t>⊤</m:t>
                  </m:r>
                </m:sup>
              </m:sSup>
              <m:r>
                <m:rPr>
                  <m:sty m:val="bi"/>
                </m:rPr>
                <m:t>B</m:t>
              </m:r>
              <m:limLow>
                <m:e>
                  <m:r>
                    <m:t>x</m:t>
                  </m:r>
                </m:e>
                <m:lim>
                  <m:r>
                    <m:rPr>
                      <m:sty m:val="p"/>
                    </m:rPr>
                    <m:t>∼</m:t>
                  </m:r>
                </m:lim>
              </m:limLow>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Compact"/>
        <w:numPr>
          <w:ilvl w:val="0"/>
          <w:numId w:val="1075"/>
        </w:numPr>
      </w:pPr>
      <w:ins w:id="21779" w:author="PR Preview" w:date="2026-01-01T00:00:00Z">
        <w:r>
          <w:t xml:space="preserve">Every quadratic form (</w:t>
        </w:r>
      </w:ins>
      <w:hyperlink w:anchor="def-quadratic-form">
        <w:ins w:id="21780" w:author="PR Preview" w:date="2026-01-01T00:00:00Z">
          <w:r>
            <w:rPr>
              <w:rStyle w:val="Hyperlink"/>
            </w:rPr>
            <w:t xml:space="preserve">Definition 90</w:t>
          </w:r>
        </w:ins>
      </w:hyperlink>
      <w:ins w:id="21781" w:author="PR Preview" w:date="2026-01-01T00:00:00Z">
        <w:r>
          <w:t xml:space="preserve">) in</w:t>
        </w:r>
      </w:ins>
      <w:ins w:id="21782" w:author="PR Preview" w:date="2026-01-01T00:00:00Z">
        <w:r>
          <w:t xml:space="preserve"> </w:t>
        </w:r>
      </w:ins>
      <m:oMath>
        <m:r>
          <m:rPr>
            <m:sty m:val="bi"/>
          </m:rPr>
          <m:t>A</m:t>
        </m:r>
      </m:oMath>
      <w:ins w:id="21783" w:author="PR Preview" w:date="2026-01-01T00:00:00Z">
        <w:r>
          <w:t xml:space="preserve"> </w:t>
        </w:r>
      </w:ins>
      <w:ins w:id="21784" w:author="PR Preview" w:date="2026-01-01T00:00:00Z">
        <w:r>
          <w:t xml:space="preserve">is non-negative:</w:t>
        </w:r>
      </w:ins>
      <w:ins w:id="21785" w:author="PR Preview" w:date="2026-01-01T00:00:00Z">
        <w:r>
          <w:t xml:space="preserve"> </w:t>
        </w:r>
      </w:ins>
      <w:ins w:id="21786" w:author="PR Preview" w:date="2026-01-01T00:00:00Z">
        <w:r>
          <w:t xml:space="preserve">${\mathord{\smash[b]{\underset{\raise.3ex\hbox{$\scriptstyle\sim$}}{x}}\vphantom{x}}}^{\top} \mathbf{A} \mathord{\smash[b]{\underset{\raise.3ex\hbox{$\scriptstyle\sim$}}{x}}\vphantom{x}} \ge 0$</w:t>
        </w:r>
      </w:ins>
      <w:ins w:id="21787" w:author="PR Preview" w:date="2026-01-01T00:00:00Z">
        <w:r>
          <w:t xml:space="preserve"> </w:t>
        </w:r>
      </w:ins>
      <w:ins w:id="21788" w:author="PR Preview" w:date="2026-01-01T00:00:00Z">
        <w:r>
          <w:t xml:space="preserve">for every vector</w:t>
        </w:r>
      </w:ins>
      <w:ins w:id="21789" w:author="PR Preview" w:date="2026-01-01T00:00:00Z">
        <w:r>
          <w:t xml:space="preserve"> </w:t>
        </w:r>
      </w:ins>
      <w:ins w:id="21790" w:author="PR Preview" w:date="2026-01-01T00:00:00Z">
        <w:r>
          <w:t xml:space="preserve">$\mathord{\smash[b]{\underset{\raise.3ex\hbox{$\scriptstyle\sim$}}{x}}\vphantom{x}}$</w:t>
        </w:r>
      </w:ins>
      <w:ins w:id="21791" w:author="PR Preview" w:date="2026-01-01T00:00:00Z">
        <w:r>
          <w:t xml:space="preserve"> </w:t>
        </w:r>
      </w:ins>
      <w:ins w:id="21792" w:author="PR Preview" w:date="2026-01-01T00:00:00Z">
        <w:r>
          <w:t xml:space="preserve">of length</w:t>
        </w:r>
      </w:ins>
      <w:ins w:id="21793" w:author="PR Preview" w:date="2026-01-01T00:00:00Z">
        <w:r>
          <w:t xml:space="preserve"> </w:t>
        </w:r>
      </w:ins>
      <m:oMath>
        <m:r>
          <m:t>p</m:t>
        </m:r>
      </m:oMath>
      <w:ins w:id="21794" w:author="PR Preview" w:date="2026-01-01T00:00:00Z">
        <w:r>
          <w:t xml:space="preserve">.</w:t>
        </w:r>
      </w:ins>
    </w:p>
    <w:bookmarkEnd w:id="504"/>
    <w:bookmarkStart w:id="505" w:name="exm-positive-semidefinite"/>
    <w:p>
      <w:pPr>
        <w:pStyle w:val="FirstParagraph"/>
      </w:pPr>
      <w:ins w:id="21795" w:author="PR Preview" w:date="2026-01-01T00:00:00Z">
        <w:r>
          <w:rPr>
            <w:b/>
            <w:bCs/>
          </w:rPr>
          <w:t xml:space="preserve">Example 151 (A positive semidefinite matrix)</w:t>
        </w:r>
      </w:ins>
      <w:ins w:id="21796" w:author="PR Preview" w:date="2026-01-01T00:00:00Z">
        <w:r>
          <w:t xml:space="preserve"> </w:t>
        </w:r>
      </w:ins>
      <w:ins w:id="21797" w:author="PR Preview" w:date="2026-01-01T00:00:00Z">
        <w:r>
          <w:t xml:space="preserve">Let</w:t>
        </w:r>
      </w:ins>
      <w:ins w:id="21798"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21799" w:author="PR Preview" w:date="2026-01-01T00:00:00Z">
        <w:r>
          <w:t xml:space="preserve">,</w:t>
        </w:r>
      </w:ins>
      <w:ins w:id="21800" w:author="PR Preview" w:date="2026-01-01T00:00:00Z">
        <w:r>
          <w:t xml:space="preserve"> </w:t>
        </w:r>
      </w:ins>
      <w:ins w:id="21801" w:author="PR Preview" w:date="2026-01-01T00:00:00Z">
        <w:r>
          <w:t xml:space="preserve">which is symmetric.</w:t>
        </w:r>
      </w:ins>
      <w:ins w:id="21802" w:author="PR Preview" w:date="2026-01-01T00:00:00Z">
        <w:r>
          <w:t xml:space="preserve"> </w:t>
        </w:r>
      </w:ins>
      <w:ins w:id="21803" w:author="PR Preview" w:date="2026-01-01T00:00:00Z">
        <w:r>
          <w:t xml:space="preserve">For any</w:t>
        </w:r>
      </w:ins>
      <w:ins w:id="21804" w:author="PR Preview" w:date="2026-01-01T00:00:00Z">
        <w:r>
          <w:t xml:space="preserve"> </w:t>
        </w:r>
      </w:ins>
      <w:ins w:id="21805" w:author="PR Preview" w:date="2026-01-01T00:00:00Z">
        <w:r>
          <w:t xml:space="preserve">$\mathord{\smash[b]{\underset{\raise.3ex\hbox{$\scriptstyle\sim$}}{x}}\vphantom{x}}= (x_1, x_2)$</w:t>
        </w:r>
      </w:ins>
      <w:ins w:id="21806" w:author="PR Preview" w:date="2026-01-01T00:00:00Z">
        <w:r>
          <w:t xml:space="preserve">:</w:t>
        </w:r>
      </w:ins>
    </w:p>
    <w:p>
      <w:pPr>
        <w:pStyle w:val="BodyText"/>
      </w:pPr>
      <w:ins w:id="21807" w:author="PR Preview" w:date="2026-01-01T00:00:00Z">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ins>
    </w:p>
    <w:p>
      <w:pPr>
        <w:pStyle w:val="FirstParagraph"/>
      </w:pPr>
      <w:r>
        <w:t xml:space="preserve">So</w:t>
      </w:r>
      <w:r>
        <w:t xml:space="preserve"> </w:t>
      </w:r>
      <m:oMath>
        <m:r>
          <m:rPr>
            <m:sty m:val="bi"/>
          </m:rPr>
          <m:t>B</m:t>
        </m:r>
      </m:oMath>
      <w:r>
        <w:t xml:space="preserve"> </w:t>
      </w:r>
      <w:r>
        <w:t xml:space="preserve">is positive semidefinite.</w:t>
      </w:r>
    </w:p>
    <w:bookmarkEnd w:id="505"/>
    <w:bookmarkStart w:id="506"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del w:id="21808" w:author="PR Preview" w:date="2026-01-01T00:00:00Z">
        <w:r>
          <w:delText xml:space="preserve">Every quadratic form (</w:delText>
        </w:r>
      </w:del>
      <w:hyperlink w:anchor="def-quadratic-form">
        <w:del w:id="21809" w:author="PR Preview" w:date="2026-01-01T00:00:00Z">
          <w:r>
            <w:rPr>
              <w:rStyle w:val="Hyperlink"/>
            </w:rPr>
            <w:delText xml:space="preserve">Definition 90</w:delText>
          </w:r>
        </w:del>
      </w:hyperlink>
      <w:del w:id="21810" w:author="PR Preview" w:date="2026-01-01T00:00:00Z">
        <w:r>
          <w:delText xml:space="preserve">) in</w:delText>
        </w:r>
      </w:del>
      <w:del w:id="21811" w:author="PR Preview" w:date="2026-01-01T00:00:00Z">
        <w:r>
          <w:delText xml:space="preserve"> </w:delText>
        </w:r>
      </w:del>
      <m:oMath>
        <m:r>
          <m:rPr>
            <m:sty m:val="bi"/>
          </m:rPr>
          <m:t>A</m:t>
        </m:r>
      </m:oMath>
      <w:del w:id="21812" w:author="PR Preview" w:date="2026-01-01T00:00:00Z">
        <w:r>
          <w:delText xml:space="preserve"> </w:delText>
        </w:r>
      </w:del>
      <w:del w:id="21813" w:author="PR Preview" w:date="2026-01-01T00:00:00Z">
        <w:r>
          <w:delText xml:space="preserve">at a nonzero vector is positive:</w:delText>
        </w:r>
      </w:del>
      <w:del w:id="21814" w:author="PR Preview" w:date="2026-01-01T00:00:00Z">
        <w:r>
          <w:delText xml:space="preserve"> </w:delText>
        </w:r>
      </w:del>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del w:id="21815" w:author="PR Preview" w:date="2026-01-01T00:00:00Z">
        <w:r>
          <w:delText xml:space="preserve"> </w:delText>
        </w:r>
      </w:del>
      <w:del w:id="21816" w:author="PR Preview" w:date="2026-01-01T00:00:00Z">
        <w:r>
          <w:delText xml:space="preserve">for every vector</w:delText>
        </w:r>
      </w:del>
      <w:del w:id="21817"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21818" w:author="PR Preview" w:date="2026-01-01T00:00:00Z">
        <w:r>
          <w:delText xml:space="preserve"> </w:delText>
        </w:r>
      </w:del>
      <w:del w:id="21819" w:author="PR Preview" w:date="2026-01-01T00:00:00Z">
        <w:r>
          <w:delText xml:space="preserve">of length</w:delText>
        </w:r>
      </w:del>
      <w:del w:id="21820" w:author="PR Preview" w:date="2026-01-01T00:00:00Z">
        <w:r>
          <w:delText xml:space="preserve"> </w:delText>
        </w:r>
      </w:del>
      <m:oMath>
        <m:r>
          <m:t>p</m:t>
        </m:r>
      </m:oMath>
      <w:del w:id="21821" w:author="PR Preview" w:date="2026-01-01T00:00:00Z">
        <w:r>
          <w:delText xml:space="preserve">.</w:delText>
        </w:r>
      </w:del>
    </w:p>
    <w:p>
      <w:pPr>
        <w:pStyle w:val="FirstParagraph"/>
      </w:pPr>
      <w:del w:id="21822" w:author="PR Preview" w:date="2026-01-01T00:00:00Z">
        <w:r>
          <w:rPr>
            <w:b/>
            <w:bCs/>
          </w:rPr>
          <w:delText xml:space="preserve">Example 150 (Positive definite, semidefinite, and neither)</w:delText>
        </w:r>
      </w:del>
      <w:del w:id="21823" w:author="PR Preview" w:date="2026-01-01T00:00:00Z">
        <w:r>
          <w:delText xml:space="preserve"> </w:delText>
        </w:r>
      </w:del>
      <w:del w:id="21824" w:author="PR Preview" w:date="2026-01-01T00:00:00Z">
        <w:r>
          <w:delText xml:space="preserve"> </w:delText>
        </w:r>
      </w:del>
    </w:p>
    <w:p>
      <w:pPr>
        <w:numPr>
          <w:ilvl w:val="0"/>
          <w:numId w:val="1076"/>
        </w:numPr>
      </w:pPr>
      <w:del w:id="21825" w:author="PR Preview" w:date="2026-01-01T00:00:00Z">
        <w:r>
          <w:delText xml:space="preserve">The identity matrix</w:delText>
        </w:r>
      </w:del>
      <w:del w:id="21826" w:author="PR Preview" w:date="2026-01-01T00:00:00Z">
        <w:r>
          <w:delText xml:space="preserve"> </w:delText>
        </w:r>
      </w:del>
      <m:oMath>
        <m:sSub>
          <m:e>
            <m:r>
              <m:rPr>
                <m:sty m:val="bi"/>
              </m:rPr>
              <m:t>I</m:t>
            </m:r>
          </m:e>
          <m:sub>
            <m:r>
              <m:t>p</m:t>
            </m:r>
          </m:sub>
        </m:sSub>
      </m:oMath>
      <w:del w:id="21827" w:author="PR Preview" w:date="2026-01-01T00:00:00Z">
        <w:r>
          <w:delText xml:space="preserve"> </w:delText>
        </w:r>
      </w:del>
      <w:del w:id="21828" w:author="PR Preview" w:date="2026-01-01T00:00:00Z">
        <w:r>
          <w:delText xml:space="preserve">(</w:delText>
        </w:r>
      </w:del>
      <w:hyperlink w:anchor="def-identity-matrix">
        <w:del w:id="21829" w:author="PR Preview" w:date="2026-01-01T00:00:00Z">
          <w:r>
            <w:rPr>
              <w:rStyle w:val="Hyperlink"/>
            </w:rPr>
            <w:delText xml:space="preserve">Definition 31</w:delText>
          </w:r>
        </w:del>
      </w:hyperlink>
      <w:del w:id="21830" w:author="PR Preview" w:date="2026-01-01T00:00:00Z">
        <w:r>
          <w:delText xml:space="preserve">) is positive definite:</w:delText>
        </w:r>
      </w:del>
      <w:del w:id="21831" w:author="PR Preview" w:date="2026-01-01T00:00:00Z">
        <w:r>
          <w:delText xml:space="preserve"> </w:delText>
        </w:r>
      </w:del>
      <m:oMath>
        <m:sSup>
          <m:e>
            <m:limLow>
              <m:e>
                <m:r>
                  <m:t>x</m:t>
                </m:r>
              </m:e>
              <m:lim>
                <m:r>
                  <m:rPr>
                    <m:sty m:val="p"/>
                  </m:rPr>
                  <m:t>∼</m:t>
                </m:r>
              </m:lim>
            </m:limLow>
          </m:e>
          <m:sup>
            <m:r>
              <m:rPr>
                <m:sty m:val="p"/>
              </m:rPr>
              <m:t>⊤</m:t>
            </m:r>
          </m:sup>
        </m:sSup>
        <m:sSub>
          <m:e>
            <m:r>
              <m:rPr>
                <m:sty m:val="bi"/>
              </m:rPr>
              <m:t>I</m:t>
            </m:r>
          </m:e>
          <m:sub>
            <m:r>
              <m:t>p</m:t>
            </m:r>
          </m:sub>
        </m:sSub>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del w:id="21832" w:author="PR Preview" w:date="2026-01-01T00:00:00Z">
        <w:r>
          <w:delText xml:space="preserve">,</w:delText>
        </w:r>
      </w:del>
      <w:del w:id="21833" w:author="PR Preview" w:date="2026-01-01T00:00:00Z">
        <w:r>
          <w:delText xml:space="preserve"> </w:delText>
        </w:r>
      </w:del>
      <w:del w:id="21834" w:author="PR Preview" w:date="2026-01-01T00:00:00Z">
        <w:r>
          <w:delText xml:space="preserve">which is positive unless every</w:delText>
        </w:r>
      </w:del>
      <w:del w:id="21835" w:author="PR Preview" w:date="2026-01-01T00:00:00Z">
        <w:r>
          <w:delText xml:space="preserve"> </w:delText>
        </w:r>
      </w:del>
      <m:oMath>
        <m:sSub>
          <m:e>
            <m:r>
              <m:t>x</m:t>
            </m:r>
          </m:e>
          <m:sub>
            <m:r>
              <m:t>i</m:t>
            </m:r>
          </m:sub>
        </m:sSub>
      </m:oMath>
      <w:del w:id="21836" w:author="PR Preview" w:date="2026-01-01T00:00:00Z">
        <w:r>
          <w:delText xml:space="preserve"> </w:delText>
        </w:r>
      </w:del>
      <w:del w:id="21837" w:author="PR Preview" w:date="2026-01-01T00:00:00Z">
        <w:r>
          <w:delText xml:space="preserve">is</w:delText>
        </w:r>
      </w:del>
      <w:del w:id="21838" w:author="PR Preview" w:date="2026-01-01T00:00:00Z">
        <w:r>
          <w:delText xml:space="preserve"> </w:delText>
        </w:r>
      </w:del>
      <m:oMath>
        <m:r>
          <m:t>0</m:t>
        </m:r>
      </m:oMath>
      <w:del w:id="21839" w:author="PR Preview" w:date="2026-01-01T00:00:00Z">
        <w:r>
          <w:delText xml:space="preserve">.</w:delText>
        </w:r>
      </w:del>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21840" w:author="PR Preview" w:date="2026-01-01T00:00:00Z">
        <w:r>
          <w:delText xml:space="preserve"> </w:delText>
        </w:r>
      </w:del>
      <w:del w:id="21841" w:author="PR Preview" w:date="2026-01-01T00:00:00Z">
        <w:r>
          <w:delText xml:space="preserve">from</w:delText>
        </w:r>
      </w:del>
      <w:del w:id="21842" w:author="PR Preview" w:date="2026-01-01T00:00:00Z">
        <w:r>
          <w:delText xml:space="preserve"> </w:delText>
        </w:r>
      </w:del>
      <w:hyperlink w:anchor="exm-positive-semidefinite">
        <w:del w:id="21843" w:author="PR Preview" w:date="2026-01-01T00:00:00Z">
          <w:r>
            <w:rPr>
              <w:rStyle w:val="Hyperlink"/>
            </w:rPr>
            <w:delText xml:space="preserve">Example 149</w:delText>
          </w:r>
        </w:del>
      </w:hyperlink>
      <w:del w:id="21844" w:author="PR Preview" w:date="2026-01-01T00:00:00Z">
        <w:r>
          <w:delText xml:space="preserve"> </w:delText>
        </w:r>
      </w:del>
      <w:del w:id="21845" w:author="PR Preview" w:date="2026-01-01T00:00:00Z">
        <w:r>
          <w:delText xml:space="preserve">is positive semidefinite</w:delText>
        </w:r>
      </w:del>
      <w:del w:id="21846" w:author="PR Preview" w:date="2026-01-01T00:00:00Z">
        <w:r>
          <w:delText xml:space="preserve"> </w:delText>
        </w:r>
      </w:del>
      <w:del w:id="21847" w:author="PR Preview" w:date="2026-01-01T00:00:00Z">
        <w:r>
          <w:delText xml:space="preserve">but not positive definite:</w:delText>
        </w:r>
      </w:del>
      <w:del w:id="21848" w:author="PR Preview" w:date="2026-01-01T00:00:00Z">
        <w:r>
          <w:delText xml:space="preserve"> </w:delText>
        </w:r>
      </w:del>
      <w:del w:id="21849" w:author="PR Preview" w:date="2026-01-01T00:00:00Z">
        <w:r>
          <w:delText xml:space="preserve">at</w:delText>
        </w:r>
      </w:del>
      <w:del w:id="21850"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rPr>
            <m:sty m:val="p"/>
          </m:rPr>
          <m:t>−</m:t>
        </m:r>
        <m:r>
          <m:t>1</m:t>
        </m:r>
        <m:r>
          <m:rPr>
            <m:sty m:val="p"/>
          </m:rPr>
          <m:t>)</m:t>
        </m:r>
        <m:r>
          <m:rPr>
            <m:sty m:val="p"/>
          </m:rPr>
          <m:t>≠</m:t>
        </m:r>
        <m:limLow>
          <m:e>
            <m:r>
              <m:t>0</m:t>
            </m:r>
          </m:e>
          <m:lim>
            <m:r>
              <m:rPr>
                <m:sty m:val="p"/>
              </m:rPr>
              <m:t>∼</m:t>
            </m:r>
          </m:lim>
        </m:limLow>
      </m:oMath>
      <w:del w:id="21851" w:author="PR Preview" w:date="2026-01-01T00:00:00Z">
        <w:r>
          <w:delText xml:space="preserve">,</w:delText>
        </w:r>
      </w:del>
    </w:p>
    <w:p>
      <w:pPr>
        <w:pStyle w:val="BodyText"/>
      </w:pPr>
      <m:oMathPara>
        <m:oMathParaPr>
          <m:jc m:val="center"/>
        </m:oMathParaPr>
        <m:oMath>
          <m:eqArr>
            <m:e>
              <m:sSup>
                <m:e>
                  <m:limLow>
                    <m:e>
                      <m:r>
                        <m:t>x</m:t>
                      </m:r>
                    </m:e>
                    <m:lim>
                      <m:r>
                        <m:rPr>
                          <m:sty m:val="p"/>
                        </m:rPr>
                        <m:t>∼</m:t>
                      </m:r>
                    </m:lim>
                  </m:limLow>
                </m:e>
                <m:sup>
                  <m:r>
                    <m:rPr>
                      <m:sty m:val="p"/>
                    </m:rPr>
                    <m:t>⊤</m:t>
                  </m:r>
                </m:sup>
              </m:sSup>
              <m:r>
                <m:rPr>
                  <m:sty m:val="bi"/>
                </m:rPr>
                <m:t>B</m:t>
              </m:r>
              <m:limLow>
                <m:e>
                  <m:r>
                    <m:t>x</m:t>
                  </m:r>
                </m:e>
                <m:lim>
                  <m:r>
                    <m:rPr>
                      <m:sty m:val="p"/>
                    </m:rPr>
                    <m:t>∼</m:t>
                  </m:r>
                </m:lim>
              </m:limLow>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del w:id="21852" w:author="PR Preview" w:date="2026-01-01T00:00:00Z">
        <w:r>
          <w:delText xml:space="preserve"> </w:delText>
        </w:r>
      </w:del>
      <w:del w:id="21853" w:author="PR Preview" w:date="2026-01-01T00:00:00Z">
        <w:r>
          <w:delText xml:space="preserve">is symmetric</w:delText>
        </w:r>
      </w:del>
      <w:del w:id="21854" w:author="PR Preview" w:date="2026-01-01T00:00:00Z">
        <w:r>
          <w:delText xml:space="preserve"> </w:delText>
        </w:r>
      </w:del>
      <w:del w:id="21855" w:author="PR Preview" w:date="2026-01-01T00:00:00Z">
        <w:r>
          <w:delText xml:space="preserve">but not positive semidefinite:</w:delText>
        </w:r>
      </w:del>
      <w:del w:id="21856" w:author="PR Preview" w:date="2026-01-01T00:00:00Z">
        <w:r>
          <w:delText xml:space="preserve"> </w:delText>
        </w:r>
      </w:del>
      <w:del w:id="21857" w:author="PR Preview" w:date="2026-01-01T00:00:00Z">
        <w:r>
          <w:delText xml:space="preserve">at</w:delText>
        </w:r>
      </w:del>
      <w:del w:id="21858"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rPr>
            <m:sty m:val="p"/>
          </m:rPr>
          <m:t>−</m:t>
        </m:r>
        <m:r>
          <m:t>1</m:t>
        </m:r>
        <m:r>
          <m:rPr>
            <m:sty m:val="p"/>
          </m:rPr>
          <m:t>)</m:t>
        </m:r>
      </m:oMath>
      <w:del w:id="21859" w:author="PR Preview" w:date="2026-01-01T00:00:00Z">
        <w:r>
          <w:delText xml:space="preserve">,</w:delText>
        </w:r>
      </w:del>
    </w:p>
    <w:p>
      <w:pPr>
        <w:pStyle w:val="BodyText"/>
      </w:pPr>
      <m:oMathPara>
        <m:oMathParaPr>
          <m:jc m:val="center"/>
        </m:oMathParaPr>
        <m:oMath>
          <m:eqArr>
            <m:e>
              <m:sSup>
                <m:e>
                  <m:limLow>
                    <m:e>
                      <m:r>
                        <m:t>x</m:t>
                      </m:r>
                    </m:e>
                    <m:lim>
                      <m:r>
                        <m:rPr>
                          <m:sty m:val="p"/>
                        </m:rPr>
                        <m:t>∼</m:t>
                      </m:r>
                    </m:lim>
                  </m:limLow>
                </m:e>
                <m:sup>
                  <m:r>
                    <m:rPr>
                      <m:sty m:val="p"/>
                    </m:rPr>
                    <m:t>⊤</m:t>
                  </m:r>
                </m:sup>
              </m:sSup>
              <m:r>
                <m:rPr>
                  <m:sty m:val="bi"/>
                </m:rPr>
                <m:t>D</m:t>
              </m:r>
              <m:limLow>
                <m:e>
                  <m:r>
                    <m:t>x</m:t>
                  </m:r>
                </m:e>
                <m:lim>
                  <m:r>
                    <m:rPr>
                      <m:sty m:val="p"/>
                    </m:rPr>
                    <m:t>∼</m:t>
                  </m:r>
                </m:lim>
              </m:limLow>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p>
      <w:pPr>
        <w:pStyle w:val="FirstParagraph"/>
      </w:pPr>
      <w:del w:id="21860" w:author="PR Preview" w:date="2026-01-01T00:00:00Z">
        <w:r>
          <w:rPr>
            <w:i/>
            <w:iCs/>
          </w:rPr>
          <w:delText xml:space="preserve">Remark 43</w:delText>
        </w:r>
      </w:del>
      <w:del w:id="21861" w:author="PR Preview" w:date="2026-01-01T00:00:00Z">
        <w:r>
          <w:delText xml:space="preserve"> (Why the definition requires symmetry). </w:delText>
        </w:r>
      </w:del>
      <w:del w:id="21862" w:author="PR Preview" w:date="2026-01-01T00:00:00Z">
        <w:r>
          <w:delText xml:space="preserve">A positive definite matrix is positive semidefinite</w:delText>
        </w:r>
      </w:del>
      <w:del w:id="21863" w:author="PR Preview" w:date="2026-01-01T00:00:00Z">
        <w:r>
          <w:delText xml:space="preserve"> </w:delText>
        </w:r>
      </w:del>
      <w:del w:id="21864" w:author="PR Preview" w:date="2026-01-01T00:00:00Z">
        <w:r>
          <w:delText xml:space="preserve">(</w:delText>
        </w:r>
      </w:del>
      <w:hyperlink w:anchor="def-positive-semidefinite">
        <w:del w:id="21865" w:author="PR Preview" w:date="2026-01-01T00:00:00Z">
          <w:r>
            <w:rPr>
              <w:rStyle w:val="Hyperlink"/>
            </w:rPr>
            <w:delText xml:space="preserve">Definition 100</w:delText>
          </w:r>
        </w:del>
      </w:hyperlink>
      <w:del w:id="21866" w:author="PR Preview" w:date="2026-01-01T00:00:00Z">
        <w:r>
          <w:delText xml:space="preserve">):</w:delText>
        </w:r>
      </w:del>
      <w:del w:id="21867" w:author="PR Preview" w:date="2026-01-01T00:00:00Z">
        <w:r>
          <w:delText xml:space="preserve"> </w:delText>
        </w:r>
      </w:del>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del w:id="21868" w:author="PR Preview" w:date="2026-01-01T00:00:00Z">
        <w:r>
          <w:delText xml:space="preserve"> </w:delText>
        </w:r>
      </w:del>
      <w:del w:id="21869" w:author="PR Preview" w:date="2026-01-01T00:00:00Z">
        <w:r>
          <w:delText xml:space="preserve">for every</w:delText>
        </w:r>
      </w:del>
      <w:del w:id="21870"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21871" w:author="PR Preview" w:date="2026-01-01T00:00:00Z">
        <w:r>
          <w:delText xml:space="preserve">,</w:delText>
        </w:r>
      </w:del>
      <w:del w:id="21872" w:author="PR Preview" w:date="2026-01-01T00:00:00Z">
        <w:r>
          <w:delText xml:space="preserve"> </w:delText>
        </w:r>
      </w:del>
      <w:del w:id="21873" w:author="PR Preview" w:date="2026-01-01T00:00:00Z">
        <w:r>
          <w:delText xml:space="preserve">and</w:delText>
        </w:r>
      </w:del>
      <w:del w:id="21874" w:author="PR Preview" w:date="2026-01-01T00:00:00Z">
        <w:r>
          <w:delText xml:space="preserve"> </w:delText>
        </w:r>
      </w:del>
      <m:oMath>
        <m:sSup>
          <m:e>
            <m:limLow>
              <m:e>
                <m:r>
                  <m:t>0</m:t>
                </m:r>
              </m:e>
              <m:lim>
                <m:r>
                  <m:rPr>
                    <m:sty m:val="p"/>
                  </m:rPr>
                  <m:t>∼</m:t>
                </m:r>
              </m:lim>
            </m:limLow>
          </m:e>
          <m:sup>
            <m:r>
              <m:rPr>
                <m:sty m:val="p"/>
              </m:rPr>
              <m:t>⊤</m:t>
            </m:r>
          </m:sup>
        </m:sSup>
        <m:r>
          <m:rPr>
            <m:sty m:val="bi"/>
          </m:rPr>
          <m:t>A</m:t>
        </m:r>
        <m:limLow>
          <m:e>
            <m:r>
              <m:t>0</m:t>
            </m:r>
          </m:e>
          <m:lim>
            <m:r>
              <m:rPr>
                <m:sty m:val="p"/>
              </m:rPr>
              <m:t>∼</m:t>
            </m:r>
          </m:lim>
        </m:limLow>
        <m:r>
          <m:rPr>
            <m:sty m:val="p"/>
          </m:rPr>
          <m:t>=</m:t>
        </m:r>
        <m:r>
          <m:t>0</m:t>
        </m:r>
      </m:oMath>
      <w:del w:id="21875" w:author="PR Preview" w:date="2026-01-01T00:00:00Z">
        <w:r>
          <w:delText xml:space="preserve">.</w:delText>
        </w:r>
      </w:del>
      <w:del w:id="21876" w:author="PR Preview" w:date="2026-01-01T00:00:00Z">
        <w:r>
          <w:delText xml:space="preserve"> </w:delText>
        </w:r>
      </w:del>
      <w:del w:id="21877" w:author="PR Preview" w:date="2026-01-01T00:00:00Z">
        <w:r>
          <w:delText xml:space="preserve">For example,</w:delText>
        </w:r>
      </w:del>
      <w:del w:id="21878" w:author="PR Preview" w:date="2026-01-01T00:00:00Z">
        <w:r>
          <w:delText xml:space="preserve"> </w:delText>
        </w:r>
      </w:del>
      <m:oMath>
        <m:sSub>
          <m:e>
            <m:r>
              <m:rPr>
                <m:sty m:val="bi"/>
              </m:rPr>
              <m:t>I</m:t>
            </m:r>
          </m:e>
          <m:sub>
            <m:r>
              <m:t>p</m:t>
            </m:r>
          </m:sub>
        </m:sSub>
      </m:oMath>
      <w:del w:id="21879" w:author="PR Preview" w:date="2026-01-01T00:00:00Z">
        <w:r>
          <w:delText xml:space="preserve"> </w:delText>
        </w:r>
      </w:del>
      <w:del w:id="21880" w:author="PR Preview" w:date="2026-01-01T00:00:00Z">
        <w:r>
          <w:delText xml:space="preserve">in</w:delText>
        </w:r>
      </w:del>
      <w:del w:id="21881" w:author="PR Preview" w:date="2026-01-01T00:00:00Z">
        <w:r>
          <w:delText xml:space="preserve"> </w:delText>
        </w:r>
      </w:del>
      <w:hyperlink w:anchor="exm-positive-definite">
        <w:del w:id="21882" w:author="PR Preview" w:date="2026-01-01T00:00:00Z">
          <w:r>
            <w:rPr>
              <w:rStyle w:val="Hyperlink"/>
            </w:rPr>
            <w:delText xml:space="preserve">Example 150</w:delText>
          </w:r>
        </w:del>
      </w:hyperlink>
      <w:del w:id="21883" w:author="PR Preview" w:date="2026-01-01T00:00:00Z">
        <w:r>
          <w:delText xml:space="preserve"> </w:delText>
        </w:r>
      </w:del>
      <w:del w:id="21884" w:author="PR Preview" w:date="2026-01-01T00:00:00Z">
        <w:r>
          <w:delText xml:space="preserve">is both.</w:delText>
        </w:r>
      </w:del>
    </w:p>
    <w:p>
      <w:pPr>
        <w:pStyle w:val="BodyText"/>
      </w:pPr>
      <w:del w:id="21885" w:author="PR Preview" w:date="2026-01-01T00:00:00Z">
        <w:r>
          <w:delText xml:space="preserve">Some sources drop the symmetry condition from both definitions.</w:delText>
        </w:r>
      </w:del>
      <w:del w:id="21886" w:author="PR Preview" w:date="2026-01-01T00:00:00Z">
        <w:r>
          <w:delText xml:space="preserve"> </w:delText>
        </w:r>
      </w:del>
      <w:del w:id="21887" w:author="PR Preview" w:date="2026-01-01T00:00:00Z">
        <w:r>
          <w:delText xml:space="preserve">These notes keep it,</w:delText>
        </w:r>
      </w:del>
      <w:del w:id="21888" w:author="PR Preview" w:date="2026-01-01T00:00:00Z">
        <w:r>
          <w:delText xml:space="preserve"> </w:delText>
        </w:r>
      </w:del>
      <w:del w:id="21889" w:author="PR Preview" w:date="2026-01-01T00:00:00Z">
        <w:r>
          <w:delText xml:space="preserve">because without it a matrix can pass the quadratic-form condition</w:delText>
        </w:r>
      </w:del>
      <w:del w:id="21890" w:author="PR Preview" w:date="2026-01-01T00:00:00Z">
        <w:r>
          <w:delText xml:space="preserve"> </w:delText>
        </w:r>
      </w:del>
      <w:del w:id="21891" w:author="PR Preview" w:date="2026-01-01T00:00:00Z">
        <w:r>
          <w:delText xml:space="preserve">and still have no real eigenvalues (</w:delText>
        </w:r>
      </w:del>
      <w:hyperlink w:anchor="def-eigenvalue">
        <w:del w:id="21892" w:author="PR Preview" w:date="2026-01-01T00:00:00Z">
          <w:r>
            <w:rPr>
              <w:rStyle w:val="Hyperlink"/>
            </w:rPr>
            <w:delText xml:space="preserve">Definition 95</w:delText>
          </w:r>
        </w:del>
      </w:hyperlink>
      <w:del w:id="21893" w:author="PR Preview" w:date="2026-01-01T00:00:00Z">
        <w:r>
          <w:delText xml:space="preserve">).</w:delText>
        </w:r>
      </w:del>
      <w:del w:id="21894" w:author="PR Preview" w:date="2026-01-01T00:00:00Z">
        <w:r>
          <w:delText xml:space="preserve"> </w:delText>
        </w:r>
      </w:del>
      <w:del w:id="21895" w:author="PR Preview" w:date="2026-01-01T00:00:00Z">
        <w:r>
          <w:delText xml:space="preserve">For example,</w:delText>
        </w:r>
      </w:del>
      <w:del w:id="21896" w:author="PR Preview" w:date="2026-01-01T00:00:00Z">
        <w:r>
          <w:delText xml:space="preserve"> </w:delText>
        </w:r>
      </w:del>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del w:id="21897" w:author="PR Preview" w:date="2026-01-01T00:00:00Z">
        <w:r>
          <w:delText xml:space="preserve"> </w:delText>
        </w:r>
      </w:del>
      <w:del w:id="21898" w:author="PR Preview" w:date="2026-01-01T00:00:00Z">
        <w:r>
          <w:delText xml:space="preserve">is not symmetric, and for any</w:delText>
        </w:r>
      </w:del>
      <w:del w:id="21899" w:author="PR Preview" w:date="2026-01-01T00:00:00Z">
        <w:r>
          <w:delText xml:space="preserve"> </w:delText>
        </w:r>
      </w:del>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del w:id="21900" w:author="PR Preview" w:date="2026-01-01T00:00:00Z">
        <w:r>
          <w:delText xml:space="preserve">:</w:delText>
        </w:r>
      </w:del>
    </w:p>
    <w:p>
      <w:pPr>
        <w:pStyle w:val="BodyText"/>
      </w:pPr>
      <m:oMathPara>
        <m:oMathParaPr>
          <m:jc m:val="center"/>
        </m:oMathParaPr>
        <m:oMath>
          <m:eqArr>
            <m:e>
              <m:sSup>
                <m:e>
                  <m:limLow>
                    <m:e>
                      <m:r>
                        <m:t>x</m:t>
                      </m:r>
                    </m:e>
                    <m:lim>
                      <m:r>
                        <m:rPr>
                          <m:sty m:val="p"/>
                        </m:rPr>
                        <m:t>∼</m:t>
                      </m:r>
                    </m:lim>
                  </m:limLow>
                </m:e>
                <m:sup>
                  <m:r>
                    <m:rPr>
                      <m:sty m:val="p"/>
                    </m:rPr>
                    <m:t>⊤</m:t>
                  </m:r>
                </m:sup>
              </m:sSup>
              <m:r>
                <m:rPr>
                  <m:sty m:val="bi"/>
                </m:rPr>
                <m:t>C</m:t>
              </m:r>
              <m:limLow>
                <m:e>
                  <m:r>
                    <m:t>x</m:t>
                  </m:r>
                </m:e>
                <m:lim>
                  <m:r>
                    <m:rPr>
                      <m:sty m:val="p"/>
                    </m:rPr>
                    <m:t>∼</m:t>
                  </m:r>
                </m:lim>
              </m:limLow>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del w:id="21901" w:author="PR Preview" w:date="2026-01-01T00:00:00Z">
        <w:r>
          <w:delText xml:space="preserve">which is positive for every</w:delText>
        </w:r>
      </w:del>
      <w:del w:id="21902"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21903" w:author="PR Preview" w:date="2026-01-01T00:00:00Z">
        <w:r>
          <w:delText xml:space="preserve">.</w:delText>
        </w:r>
      </w:del>
      <w:del w:id="21904" w:author="PR Preview" w:date="2026-01-01T00:00:00Z">
        <w:r>
          <w:delText xml:space="preserve"> </w:delText>
        </w:r>
      </w:del>
      <w:del w:id="21905" w:author="PR Preview" w:date="2026-01-01T00:00:00Z">
        <w:r>
          <w:delText xml:space="preserve">But suppose</w:delText>
        </w:r>
      </w:del>
      <w:del w:id="21906" w:author="PR Preview" w:date="2026-01-01T00:00:00Z">
        <w:r>
          <w:delText xml:space="preserve"> </w:delText>
        </w:r>
      </w:del>
      <m:oMath>
        <m:r>
          <m:rPr>
            <m:sty m:val="bi"/>
          </m:rPr>
          <m:t>C</m:t>
        </m:r>
        <m:limLow>
          <m:e>
            <m:r>
              <m:t>v</m:t>
            </m:r>
          </m:e>
          <m:lim>
            <m:r>
              <m:rPr>
                <m:sty m:val="p"/>
              </m:rPr>
              <m:t>∼</m:t>
            </m:r>
          </m:lim>
        </m:limLow>
        <m:r>
          <m:rPr>
            <m:sty m:val="p"/>
          </m:rPr>
          <m:t>=</m:t>
        </m:r>
        <m:r>
          <m:t>λ</m:t>
        </m:r>
        <m:limLow>
          <m:e>
            <m:r>
              <m:t>v</m:t>
            </m:r>
          </m:e>
          <m:lim>
            <m:r>
              <m:rPr>
                <m:sty m:val="p"/>
              </m:rPr>
              <m:t>∼</m:t>
            </m:r>
          </m:lim>
        </m:limLow>
      </m:oMath>
      <w:del w:id="21907" w:author="PR Preview" w:date="2026-01-01T00:00:00Z">
        <w:r>
          <w:delText xml:space="preserve"> </w:delText>
        </w:r>
      </w:del>
      <w:del w:id="21908" w:author="PR Preview" w:date="2026-01-01T00:00:00Z">
        <w:r>
          <w:delText xml:space="preserve">for a real number</w:delText>
        </w:r>
      </w:del>
      <w:del w:id="21909" w:author="PR Preview" w:date="2026-01-01T00:00:00Z">
        <w:r>
          <w:delText xml:space="preserve"> </w:delText>
        </w:r>
      </w:del>
      <m:oMath>
        <m:r>
          <m:t>λ</m:t>
        </m:r>
      </m:oMath>
      <w:del w:id="21910" w:author="PR Preview" w:date="2026-01-01T00:00:00Z">
        <w:r>
          <w:delText xml:space="preserve">.</w:delText>
        </w:r>
      </w:del>
      <w:del w:id="21911" w:author="PR Preview" w:date="2026-01-01T00:00:00Z">
        <w:r>
          <w:delText xml:space="preserve"> </w:delText>
        </w:r>
      </w:del>
      <w:del w:id="21912" w:author="PR Preview" w:date="2026-01-01T00:00:00Z">
        <w:r>
          <w:delText xml:space="preserve">Matching entries gives</w:delText>
        </w:r>
      </w:del>
      <w:del w:id="21913" w:author="PR Preview" w:date="2026-01-01T00:00:00Z">
        <w:r>
          <w:delText xml:space="preserve"> </w:delText>
        </w:r>
      </w:del>
      <m:oMath>
        <m:sSub>
          <m:e>
            <m:r>
              <m:t>v</m:t>
            </m:r>
          </m:e>
          <m:sub>
            <m:r>
              <m:t>1</m:t>
            </m:r>
          </m:sub>
        </m:sSub>
        <m:r>
          <m:rPr>
            <m:sty m:val="p"/>
          </m:rPr>
          <m:t>+</m:t>
        </m:r>
        <m:sSub>
          <m:e>
            <m:r>
              <m:t>v</m:t>
            </m:r>
          </m:e>
          <m:sub>
            <m:r>
              <m:t>2</m:t>
            </m:r>
          </m:sub>
        </m:sSub>
        <m:r>
          <m:rPr>
            <m:sty m:val="p"/>
          </m:rPr>
          <m:t>=</m:t>
        </m:r>
        <m:r>
          <m:t>λ</m:t>
        </m:r>
        <m:sSub>
          <m:e>
            <m:r>
              <m:t>v</m:t>
            </m:r>
          </m:e>
          <m:sub>
            <m:r>
              <m:t>1</m:t>
            </m:r>
          </m:sub>
        </m:sSub>
      </m:oMath>
      <w:del w:id="21914" w:author="PR Preview" w:date="2026-01-01T00:00:00Z">
        <w:r>
          <w:delText xml:space="preserve"> </w:delText>
        </w:r>
      </w:del>
      <w:del w:id="21915" w:author="PR Preview" w:date="2026-01-01T00:00:00Z">
        <w:r>
          <w:delText xml:space="preserve">and</w:delText>
        </w:r>
      </w:del>
      <w:del w:id="21916" w:author="PR Preview" w:date="2026-01-01T00:00:00Z">
        <w:r>
          <w:delText xml:space="preserve"> </w:delText>
        </w:r>
      </w:del>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del w:id="21917" w:author="PR Preview" w:date="2026-01-01T00:00:00Z">
        <w:r>
          <w:delText xml:space="preserve">,</w:delText>
        </w:r>
      </w:del>
      <w:del w:id="21918" w:author="PR Preview" w:date="2026-01-01T00:00:00Z">
        <w:r>
          <w:delText xml:space="preserve"> </w:delText>
        </w:r>
      </w:del>
      <w:del w:id="21919" w:author="PR Preview" w:date="2026-01-01T00:00:00Z">
        <w:r>
          <w:delText xml:space="preserve">so</w:delText>
        </w:r>
      </w:del>
      <w:del w:id="21920" w:author="PR Preview" w:date="2026-01-01T00:00:00Z">
        <w:r>
          <w:delText xml:space="preserve"> </w:delText>
        </w:r>
      </w:del>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del w:id="21921" w:author="PR Preview" w:date="2026-01-01T00:00:00Z">
        <w:r>
          <w:delText xml:space="preserve"> </w:delText>
        </w:r>
      </w:del>
      <w:del w:id="21922" w:author="PR Preview" w:date="2026-01-01T00:00:00Z">
        <w:r>
          <w:delText xml:space="preserve">and</w:delText>
        </w:r>
      </w:del>
      <w:del w:id="21923" w:author="PR Preview" w:date="2026-01-01T00:00:00Z">
        <w:r>
          <w:delText xml:space="preserve"> </w:delText>
        </w:r>
      </w:del>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del w:id="21924" w:author="PR Preview" w:date="2026-01-01T00:00:00Z">
        <w:r>
          <w:delText xml:space="preserve">.</w:delText>
        </w:r>
      </w:del>
      <w:del w:id="21925" w:author="PR Preview" w:date="2026-01-01T00:00:00Z">
        <w:r>
          <w:delText xml:space="preserve"> </w:delText>
        </w:r>
      </w:del>
      <w:del w:id="21926" w:author="PR Preview" w:date="2026-01-01T00:00:00Z">
        <w:r>
          <w:delText xml:space="preserve">Substituting the first into the second gives</w:delText>
        </w:r>
      </w:del>
      <w:del w:id="21927" w:author="PR Preview" w:date="2026-01-01T00:00:00Z">
        <w:r>
          <w:delText xml:space="preserve"> </w:delText>
        </w:r>
      </w:del>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del w:id="21928" w:author="PR Preview" w:date="2026-01-01T00:00:00Z">
        <w:r>
          <w:delText xml:space="preserve">,</w:delText>
        </w:r>
      </w:del>
      <w:del w:id="21929" w:author="PR Preview" w:date="2026-01-01T00:00:00Z">
        <w:r>
          <w:delText xml:space="preserve"> </w:delText>
        </w:r>
      </w:del>
      <w:del w:id="21930" w:author="PR Preview" w:date="2026-01-01T00:00:00Z">
        <w:r>
          <w:delText xml:space="preserve">so</w:delText>
        </w:r>
      </w:del>
      <w:del w:id="21931" w:author="PR Preview" w:date="2026-01-01T00:00:00Z">
        <w:r>
          <w:delText xml:space="preserve"> </w:delText>
        </w:r>
      </w:del>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del w:id="21932" w:author="PR Preview" w:date="2026-01-01T00:00:00Z">
        <w:r>
          <w:delText xml:space="preserve">.</w:delText>
        </w:r>
      </w:del>
      <w:del w:id="21933" w:author="PR Preview" w:date="2026-01-01T00:00:00Z">
        <w:r>
          <w:delText xml:space="preserve"> </w:delText>
        </w:r>
      </w:del>
      <w:del w:id="21934" w:author="PR Preview" w:date="2026-01-01T00:00:00Z">
        <w:r>
          <w:delText xml:space="preserve">Since</w:delText>
        </w:r>
      </w:del>
      <w:del w:id="21935" w:author="PR Preview" w:date="2026-01-01T00:00:00Z">
        <w:r>
          <w:delText xml:space="preserve"> </w:delText>
        </w:r>
      </w:del>
      <m:oMath>
        <m:r>
          <m:t>1</m:t>
        </m:r>
        <m:r>
          <m:rPr>
            <m:sty m:val="p"/>
          </m:rPr>
          <m:t>+</m:t>
        </m:r>
        <m:r>
          <m:rPr>
            <m:sty m:val="p"/>
          </m:rPr>
          <m:t>(</m:t>
        </m:r>
        <m:r>
          <m:t>λ</m:t>
        </m:r>
        <m:r>
          <m:rPr>
            <m:sty m:val="p"/>
          </m:rPr>
          <m:t>−</m:t>
        </m:r>
        <m:r>
          <m:t>1</m:t>
        </m:r>
        <m:sSup>
          <m:e>
            <m:r>
              <m:rPr>
                <m:sty m:val="p"/>
              </m:rPr>
              <m:t>)</m:t>
            </m:r>
          </m:e>
          <m:sup>
            <m:r>
              <m:t>2</m:t>
            </m:r>
          </m:sup>
        </m:sSup>
        <m:r>
          <m:rPr>
            <m:sty m:val="p"/>
          </m:rPr>
          <m:t>&gt;</m:t>
        </m:r>
        <m:r>
          <m:t>0</m:t>
        </m:r>
      </m:oMath>
      <w:del w:id="21936" w:author="PR Preview" w:date="2026-01-01T00:00:00Z">
        <w:r>
          <w:delText xml:space="preserve">,</w:delText>
        </w:r>
      </w:del>
      <w:del w:id="21937" w:author="PR Preview" w:date="2026-01-01T00:00:00Z">
        <w:r>
          <w:delText xml:space="preserve"> </w:delText>
        </w:r>
      </w:del>
      <m:oMath>
        <m:sSub>
          <m:e>
            <m:r>
              <m:t>v</m:t>
            </m:r>
          </m:e>
          <m:sub>
            <m:r>
              <m:t>1</m:t>
            </m:r>
          </m:sub>
        </m:sSub>
        <m:r>
          <m:rPr>
            <m:sty m:val="p"/>
          </m:rPr>
          <m:t>=</m:t>
        </m:r>
        <m:r>
          <m:t>0</m:t>
        </m:r>
      </m:oMath>
      <w:del w:id="21938" w:author="PR Preview" w:date="2026-01-01T00:00:00Z">
        <w:r>
          <w:delText xml:space="preserve">,</w:delText>
        </w:r>
      </w:del>
      <w:del w:id="21939" w:author="PR Preview" w:date="2026-01-01T00:00:00Z">
        <w:r>
          <w:delText xml:space="preserve"> </w:delText>
        </w:r>
      </w:del>
      <w:del w:id="21940" w:author="PR Preview" w:date="2026-01-01T00:00:00Z">
        <w:r>
          <w:delText xml:space="preserve">and then</w:delText>
        </w:r>
      </w:del>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del w:id="21941" w:author="PR Preview" w:date="2026-01-01T00:00:00Z">
        <w:r>
          <w:delText xml:space="preserve">So no real</w:delText>
        </w:r>
      </w:del>
      <w:del w:id="21942" w:author="PR Preview" w:date="2026-01-01T00:00:00Z">
        <w:r>
          <w:delText xml:space="preserve"> </w:delText>
        </w:r>
      </w:del>
      <m:oMath>
        <m:r>
          <m:t>λ</m:t>
        </m:r>
      </m:oMath>
      <w:del w:id="21943" w:author="PR Preview" w:date="2026-01-01T00:00:00Z">
        <w:r>
          <w:delText xml:space="preserve"> </w:delText>
        </w:r>
      </w:del>
      <w:del w:id="21944" w:author="PR Preview" w:date="2026-01-01T00:00:00Z">
        <w:r>
          <w:delText xml:space="preserve">has an eigenvector</w:delText>
        </w:r>
      </w:del>
      <w:del w:id="21945" w:author="PR Preview" w:date="2026-01-01T00:00:00Z">
        <w:r>
          <w:delText xml:space="preserve"> </w:delText>
        </w:r>
      </w:del>
      <m:oMath>
        <m:limLow>
          <m:e>
            <m:r>
              <m:t>v</m:t>
            </m:r>
          </m:e>
          <m:lim>
            <m:r>
              <m:rPr>
                <m:sty m:val="p"/>
              </m:rPr>
              <m:t>∼</m:t>
            </m:r>
          </m:lim>
        </m:limLow>
        <m:r>
          <m:rPr>
            <m:sty m:val="p"/>
          </m:rPr>
          <m:t>≠</m:t>
        </m:r>
        <m:limLow>
          <m:e>
            <m:r>
              <m:t>0</m:t>
            </m:r>
          </m:e>
          <m:lim>
            <m:r>
              <m:rPr>
                <m:sty m:val="p"/>
              </m:rPr>
              <m:t>∼</m:t>
            </m:r>
          </m:lim>
        </m:limLow>
      </m:oMath>
      <w:del w:id="21946" w:author="PR Preview" w:date="2026-01-01T00:00:00Z">
        <w:r>
          <w:delText xml:space="preserve">.</w:delText>
        </w:r>
      </w:del>
    </w:p>
    <w:p>
      <w:pPr>
        <w:pStyle w:val="Compact"/>
        <w:numPr>
          <w:ilvl w:val="0"/>
          <w:numId w:val="1076"/>
        </w:numPr>
      </w:pPr>
      <w:ins w:id="21947" w:author="PR Preview" w:date="2026-01-01T00:00:00Z">
        <w:r>
          <w:t xml:space="preserve">Every quadratic form (</w:t>
        </w:r>
      </w:ins>
      <w:hyperlink w:anchor="def-quadratic-form">
        <w:ins w:id="21948" w:author="PR Preview" w:date="2026-01-01T00:00:00Z">
          <w:r>
            <w:rPr>
              <w:rStyle w:val="Hyperlink"/>
            </w:rPr>
            <w:t xml:space="preserve">Definition 90</w:t>
          </w:r>
        </w:ins>
      </w:hyperlink>
      <w:ins w:id="21949" w:author="PR Preview" w:date="2026-01-01T00:00:00Z">
        <w:r>
          <w:t xml:space="preserve">) in</w:t>
        </w:r>
      </w:ins>
      <w:ins w:id="21950" w:author="PR Preview" w:date="2026-01-01T00:00:00Z">
        <w:r>
          <w:t xml:space="preserve"> </w:t>
        </w:r>
      </w:ins>
      <m:oMath>
        <m:r>
          <m:rPr>
            <m:sty m:val="bi"/>
          </m:rPr>
          <m:t>A</m:t>
        </m:r>
      </m:oMath>
      <w:ins w:id="21951" w:author="PR Preview" w:date="2026-01-01T00:00:00Z">
        <w:r>
          <w:t xml:space="preserve"> </w:t>
        </w:r>
      </w:ins>
      <w:ins w:id="21952" w:author="PR Preview" w:date="2026-01-01T00:00:00Z">
        <w:r>
          <w:t xml:space="preserve">at a nonzero vector is positive:</w:t>
        </w:r>
      </w:ins>
      <w:ins w:id="21953" w:author="PR Preview" w:date="2026-01-01T00:00:00Z">
        <w:r>
          <w:t xml:space="preserve"> </w:t>
        </w:r>
      </w:ins>
      <w:ins w:id="21954" w:author="PR Preview" w:date="2026-01-01T00:00:00Z">
        <w:r>
          <w:t xml:space="preserve">${\mathord{\smash[b]{\underset{\raise.3ex\hbox{$\scriptstyle\sim$}}{x}}\vphantom{x}}}^{\top} \mathbf{A} \mathord{\smash[b]{\underset{\raise.3ex\hbox{$\scriptstyle\sim$}}{x}}\vphantom{x}} &gt; 0$</w:t>
        </w:r>
      </w:ins>
      <w:ins w:id="21955" w:author="PR Preview" w:date="2026-01-01T00:00:00Z">
        <w:r>
          <w:t xml:space="preserve"> </w:t>
        </w:r>
      </w:ins>
      <w:ins w:id="21956" w:author="PR Preview" w:date="2026-01-01T00:00:00Z">
        <w:r>
          <w:t xml:space="preserve">for every vector</w:t>
        </w:r>
      </w:ins>
      <w:ins w:id="21957" w:author="PR Preview" w:date="2026-01-01T00:00:00Z">
        <w:r>
          <w:t xml:space="preserve"> </w:t>
        </w:r>
      </w:ins>
      <w:ins w:id="21958" w:author="PR Preview" w:date="2026-01-01T00:00:00Z">
        <w:r>
          <w:t xml:space="preserve">$\mathord{\smash[b]{\underset{\raise.3ex\hbox{$\scriptstyle\sim$}}{x}}\vphantom{x}}\neq \mathord{\smash[b]{\underset{\raise.3ex\hbox{$\scriptstyle\sim$}}{0}}\vphantom{0}}$</w:t>
        </w:r>
      </w:ins>
      <w:ins w:id="21959" w:author="PR Preview" w:date="2026-01-01T00:00:00Z">
        <w:r>
          <w:t xml:space="preserve"> </w:t>
        </w:r>
      </w:ins>
      <w:ins w:id="21960" w:author="PR Preview" w:date="2026-01-01T00:00:00Z">
        <w:r>
          <w:t xml:space="preserve">of length</w:t>
        </w:r>
      </w:ins>
      <w:ins w:id="21961" w:author="PR Preview" w:date="2026-01-01T00:00:00Z">
        <w:r>
          <w:t xml:space="preserve"> </w:t>
        </w:r>
      </w:ins>
      <m:oMath>
        <m:r>
          <m:t>p</m:t>
        </m:r>
      </m:oMath>
      <w:ins w:id="21962" w:author="PR Preview" w:date="2026-01-01T00:00:00Z">
        <w:r>
          <w:t xml:space="preserve">.</w:t>
        </w:r>
      </w:ins>
    </w:p>
    <w:bookmarkEnd w:id="506"/>
    <w:bookmarkStart w:id="507" w:name="exm-positive-definite"/>
    <w:p>
      <w:pPr>
        <w:pStyle w:val="FirstParagraph"/>
      </w:pPr>
      <w:ins w:id="21963" w:author="PR Preview" w:date="2026-01-01T00:00:00Z">
        <w:r>
          <w:rPr>
            <w:b/>
            <w:bCs/>
          </w:rPr>
          <w:t xml:space="preserve">Example 152 (Positive definite, semidefinite, and neither)</w:t>
        </w:r>
      </w:ins>
      <w:ins w:id="21964" w:author="PR Preview" w:date="2026-01-01T00:00:00Z">
        <w:r>
          <w:t xml:space="preserve"> </w:t>
        </w:r>
      </w:ins>
      <w:ins w:id="21965" w:author="PR Preview" w:date="2026-01-01T00:00:00Z">
        <w:r>
          <w:t xml:space="preserve"> </w:t>
        </w:r>
      </w:ins>
    </w:p>
    <w:p>
      <w:pPr>
        <w:numPr>
          <w:ilvl w:val="0"/>
          <w:numId w:val="1077"/>
        </w:numPr>
      </w:pPr>
      <w:ins w:id="21966" w:author="PR Preview" w:date="2026-01-01T00:00:00Z">
        <w:r>
          <w:t xml:space="preserve">The identity matrix</w:t>
        </w:r>
      </w:ins>
      <w:ins w:id="21967" w:author="PR Preview" w:date="2026-01-01T00:00:00Z">
        <w:r>
          <w:t xml:space="preserve"> </w:t>
        </w:r>
      </w:ins>
      <m:oMath>
        <m:sSub>
          <m:e>
            <m:r>
              <m:rPr>
                <m:sty m:val="bi"/>
              </m:rPr>
              <m:t>I</m:t>
            </m:r>
          </m:e>
          <m:sub>
            <m:r>
              <m:t>p</m:t>
            </m:r>
          </m:sub>
        </m:sSub>
      </m:oMath>
      <w:ins w:id="21968" w:author="PR Preview" w:date="2026-01-01T00:00:00Z">
        <w:r>
          <w:t xml:space="preserve"> </w:t>
        </w:r>
      </w:ins>
      <w:ins w:id="21969" w:author="PR Preview" w:date="2026-01-01T00:00:00Z">
        <w:r>
          <w:t xml:space="preserve">(</w:t>
        </w:r>
      </w:ins>
      <w:hyperlink w:anchor="def-identity-matrix">
        <w:ins w:id="21970" w:author="PR Preview" w:date="2026-01-01T00:00:00Z">
          <w:r>
            <w:rPr>
              <w:rStyle w:val="Hyperlink"/>
            </w:rPr>
            <w:t xml:space="preserve">Definition 31</w:t>
          </w:r>
        </w:ins>
      </w:hyperlink>
      <w:ins w:id="21971" w:author="PR Preview" w:date="2026-01-01T00:00:00Z">
        <w:r>
          <w:t xml:space="preserve">) is positive definite:</w:t>
        </w:r>
      </w:ins>
      <w:ins w:id="21972" w:author="PR Preview" w:date="2026-01-01T00:00:00Z">
        <w:r>
          <w:t xml:space="preserve"> </w:t>
        </w:r>
      </w:ins>
      <w:ins w:id="21973" w:author="PR Preview" w:date="2026-01-01T00:00:00Z">
        <w:r>
          <w:t xml:space="preserve">${\mathord{\smash[b]{\underset{\raise.3ex\hbox{$\scriptstyle\sim$}}{x}}\vphantom{x}}}^{\top} \mathbf{I}_p \mathord{\smash[b]{\underset{\raise.3ex\hbox{$\scriptstyle\sim$}}{x}}\vphantom{x}} = \sum_{i=1}^px_i^2$</w:t>
        </w:r>
      </w:ins>
      <w:ins w:id="21974" w:author="PR Preview" w:date="2026-01-01T00:00:00Z">
        <w:r>
          <w:t xml:space="preserve">,</w:t>
        </w:r>
      </w:ins>
      <w:ins w:id="21975" w:author="PR Preview" w:date="2026-01-01T00:00:00Z">
        <w:r>
          <w:t xml:space="preserve"> </w:t>
        </w:r>
      </w:ins>
      <w:ins w:id="21976" w:author="PR Preview" w:date="2026-01-01T00:00:00Z">
        <w:r>
          <w:t xml:space="preserve">which is positive unless every</w:t>
        </w:r>
      </w:ins>
      <w:ins w:id="21977" w:author="PR Preview" w:date="2026-01-01T00:00:00Z">
        <w:r>
          <w:t xml:space="preserve"> </w:t>
        </w:r>
      </w:ins>
      <m:oMath>
        <m:sSub>
          <m:e>
            <m:r>
              <m:t>x</m:t>
            </m:r>
          </m:e>
          <m:sub>
            <m:r>
              <m:t>i</m:t>
            </m:r>
          </m:sub>
        </m:sSub>
      </m:oMath>
      <w:ins w:id="21978" w:author="PR Preview" w:date="2026-01-01T00:00:00Z">
        <w:r>
          <w:t xml:space="preserve"> </w:t>
        </w:r>
      </w:ins>
      <w:ins w:id="21979" w:author="PR Preview" w:date="2026-01-01T00:00:00Z">
        <w:r>
          <w:t xml:space="preserve">is</w:t>
        </w:r>
      </w:ins>
      <w:ins w:id="21980" w:author="PR Preview" w:date="2026-01-01T00:00:00Z">
        <w:r>
          <w:t xml:space="preserve"> </w:t>
        </w:r>
      </w:ins>
      <m:oMath>
        <m:r>
          <m:t>0</m:t>
        </m:r>
      </m:oMath>
      <w:ins w:id="21981" w:author="PR Preview" w:date="2026-01-01T00:00:00Z">
        <w:r>
          <w:t xml:space="preserve">.</w:t>
        </w:r>
      </w:ins>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21982" w:author="PR Preview" w:date="2026-01-01T00:00:00Z">
        <w:r>
          <w:t xml:space="preserve"> </w:t>
        </w:r>
      </w:ins>
      <w:ins w:id="21983" w:author="PR Preview" w:date="2026-01-01T00:00:00Z">
        <w:r>
          <w:t xml:space="preserve">from</w:t>
        </w:r>
      </w:ins>
      <w:ins w:id="21984" w:author="PR Preview" w:date="2026-01-01T00:00:00Z">
        <w:r>
          <w:t xml:space="preserve"> </w:t>
        </w:r>
      </w:ins>
      <w:hyperlink w:anchor="exm-positive-semidefinite">
        <w:ins w:id="21985" w:author="PR Preview" w:date="2026-01-01T00:00:00Z">
          <w:r>
            <w:rPr>
              <w:rStyle w:val="Hyperlink"/>
            </w:rPr>
            <w:t xml:space="preserve">Example 151</w:t>
          </w:r>
        </w:ins>
      </w:hyperlink>
      <w:ins w:id="21986" w:author="PR Preview" w:date="2026-01-01T00:00:00Z">
        <w:r>
          <w:t xml:space="preserve"> </w:t>
        </w:r>
      </w:ins>
      <w:ins w:id="21987" w:author="PR Preview" w:date="2026-01-01T00:00:00Z">
        <w:r>
          <w:t xml:space="preserve">is positive semidefinite</w:t>
        </w:r>
      </w:ins>
      <w:ins w:id="21988" w:author="PR Preview" w:date="2026-01-01T00:00:00Z">
        <w:r>
          <w:t xml:space="preserve"> </w:t>
        </w:r>
      </w:ins>
      <w:ins w:id="21989" w:author="PR Preview" w:date="2026-01-01T00:00:00Z">
        <w:r>
          <w:t xml:space="preserve">but not positive definite:</w:t>
        </w:r>
      </w:ins>
      <w:ins w:id="21990" w:author="PR Preview" w:date="2026-01-01T00:00:00Z">
        <w:r>
          <w:t xml:space="preserve"> </w:t>
        </w:r>
      </w:ins>
      <w:ins w:id="21991" w:author="PR Preview" w:date="2026-01-01T00:00:00Z">
        <w:r>
          <w:t xml:space="preserve">at</w:t>
        </w:r>
      </w:ins>
      <w:ins w:id="21992" w:author="PR Preview" w:date="2026-01-01T00:00:00Z">
        <w:r>
          <w:t xml:space="preserve"> </w:t>
        </w:r>
      </w:ins>
      <w:ins w:id="21993" w:author="PR Preview" w:date="2026-01-01T00:00:00Z">
        <w:r>
          <w:t xml:space="preserve">$\mathord{\smash[b]{\underset{\raise.3ex\hbox{$\scriptstyle\sim$}}{x}}\vphantom{x}}= (1, -1) \neq \mathord{\smash[b]{\underset{\raise.3ex\hbox{$\scriptstyle\sim$}}{0}}\vphantom{0}}$</w:t>
        </w:r>
      </w:ins>
      <w:ins w:id="21994" w:author="PR Preview" w:date="2026-01-01T00:00:00Z">
        <w:r>
          <w:t xml:space="preserve">,</w:t>
        </w:r>
      </w:ins>
    </w:p>
    <w:p>
      <w:pPr>
        <w:pStyle w:val="BodyText"/>
      </w:pPr>
      <w:ins w:id="21995" w:author="PR Preview" w:date="2026-01-01T00:00:00Z">
        <w:r>
          <w:t xml:space="preserve">$$
    \begin{aligned}
    {\mathord{\smash[b]{\underset{\raise.3ex\hbox{$\scriptstyle\sim$}}{x}}\vphantom{x}}}^{\top} \mathbf{B} \mathord{\smash[b]{\underset{\raise.3ex\hbox{$\scriptstyle\sim$}}{x}}\vphantom{x}} &amp;= (1 - 1)^2 \\
    &amp;= 0.
    \end{aligned}
    $$</w:t>
        </w:r>
      </w:ins>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ins w:id="21996" w:author="PR Preview" w:date="2026-01-01T00:00:00Z">
        <w:r>
          <w:t xml:space="preserve"> </w:t>
        </w:r>
      </w:ins>
      <w:ins w:id="21997" w:author="PR Preview" w:date="2026-01-01T00:00:00Z">
        <w:r>
          <w:t xml:space="preserve">is symmetric</w:t>
        </w:r>
      </w:ins>
      <w:ins w:id="21998" w:author="PR Preview" w:date="2026-01-01T00:00:00Z">
        <w:r>
          <w:t xml:space="preserve"> </w:t>
        </w:r>
      </w:ins>
      <w:ins w:id="21999" w:author="PR Preview" w:date="2026-01-01T00:00:00Z">
        <w:r>
          <w:t xml:space="preserve">but not positive semidefinite:</w:t>
        </w:r>
      </w:ins>
      <w:ins w:id="22000" w:author="PR Preview" w:date="2026-01-01T00:00:00Z">
        <w:r>
          <w:t xml:space="preserve"> </w:t>
        </w:r>
      </w:ins>
      <w:ins w:id="22001" w:author="PR Preview" w:date="2026-01-01T00:00:00Z">
        <w:r>
          <w:t xml:space="preserve">at</w:t>
        </w:r>
      </w:ins>
      <w:ins w:id="22002" w:author="PR Preview" w:date="2026-01-01T00:00:00Z">
        <w:r>
          <w:t xml:space="preserve"> </w:t>
        </w:r>
      </w:ins>
      <w:ins w:id="22003" w:author="PR Preview" w:date="2026-01-01T00:00:00Z">
        <w:r>
          <w:t xml:space="preserve">$\mathord{\smash[b]{\underset{\raise.3ex\hbox{$\scriptstyle\sim$}}{x}}\vphantom{x}}= (1, -1)$</w:t>
        </w:r>
      </w:ins>
      <w:ins w:id="22004" w:author="PR Preview" w:date="2026-01-01T00:00:00Z">
        <w:r>
          <w:t xml:space="preserve">,</w:t>
        </w:r>
      </w:ins>
    </w:p>
    <w:p>
      <w:pPr>
        <w:pStyle w:val="BodyText"/>
      </w:pPr>
      <w:ins w:id="22005" w:author="PR Preview" w:date="2026-01-01T00:00:00Z">
        <w:r>
          <w:t xml:space="preserve">$$
    \begin{aligned}
    {\mathord{\smash[b]{\underset{\raise.3ex\hbox{$\scriptstyle\sim$}}{x}}\vphantom{x}}}^{\top} \mathbf{D} \mathord{\smash[b]{\underset{\raise.3ex\hbox{$\scriptstyle\sim$}}{x}}\vphantom{x}} &amp;= 1 - 2 - 2 + 1 \\
    &amp;= -2 \\
    &amp;&lt; 0.
    \end{aligned}
    $$</w:t>
        </w:r>
      </w:ins>
    </w:p>
    <w:bookmarkEnd w:id="507"/>
    <w:bookmarkStart w:id="508" w:name="rem-positive-definite-symmetry"/>
    <w:p>
      <w:pPr>
        <w:pStyle w:val="FirstParagraph"/>
      </w:pPr>
      <w:ins w:id="22006" w:author="PR Preview" w:date="2026-01-01T00:00:00Z">
        <w:r>
          <w:rPr>
            <w:i/>
            <w:iCs/>
          </w:rPr>
          <w:t xml:space="preserve">Remark 44</w:t>
        </w:r>
      </w:ins>
      <w:ins w:id="22007" w:author="PR Preview" w:date="2026-01-01T00:00:00Z">
        <w:r>
          <w:t xml:space="preserve"> (Why the definition requires symmetry). </w:t>
        </w:r>
      </w:ins>
      <w:ins w:id="22008" w:author="PR Preview" w:date="2026-01-01T00:00:00Z">
        <w:r>
          <w:t xml:space="preserve">A positive definite matrix is positive semidefinite</w:t>
        </w:r>
      </w:ins>
      <w:ins w:id="22009" w:author="PR Preview" w:date="2026-01-01T00:00:00Z">
        <w:r>
          <w:t xml:space="preserve"> </w:t>
        </w:r>
      </w:ins>
      <w:ins w:id="22010" w:author="PR Preview" w:date="2026-01-01T00:00:00Z">
        <w:r>
          <w:t xml:space="preserve">(</w:t>
        </w:r>
      </w:ins>
      <w:hyperlink w:anchor="def-positive-semidefinite">
        <w:ins w:id="22011" w:author="PR Preview" w:date="2026-01-01T00:00:00Z">
          <w:r>
            <w:rPr>
              <w:rStyle w:val="Hyperlink"/>
            </w:rPr>
            <w:t xml:space="preserve">Definition 100</w:t>
          </w:r>
        </w:ins>
      </w:hyperlink>
      <w:ins w:id="22012" w:author="PR Preview" w:date="2026-01-01T00:00:00Z">
        <w:r>
          <w:t xml:space="preserve">):</w:t>
        </w:r>
      </w:ins>
      <w:ins w:id="22013" w:author="PR Preview" w:date="2026-01-01T00:00:00Z">
        <w:r>
          <w:t xml:space="preserve"> </w:t>
        </w:r>
      </w:ins>
      <w:ins w:id="22014" w:author="PR Preview" w:date="2026-01-01T00:00:00Z">
        <w:r>
          <w:t xml:space="preserve">${\mathord{\smash[b]{\underset{\raise.3ex\hbox{$\scriptstyle\sim$}}{x}}\vphantom{x}}}^{\top} \mathbf{A} \mathord{\smash[b]{\underset{\raise.3ex\hbox{$\scriptstyle\sim$}}{x}}\vphantom{x}} &gt; 0$</w:t>
        </w:r>
      </w:ins>
      <w:ins w:id="22015" w:author="PR Preview" w:date="2026-01-01T00:00:00Z">
        <w:r>
          <w:t xml:space="preserve"> </w:t>
        </w:r>
      </w:ins>
      <w:ins w:id="22016" w:author="PR Preview" w:date="2026-01-01T00:00:00Z">
        <w:r>
          <w:t xml:space="preserve">for every</w:t>
        </w:r>
      </w:ins>
      <w:ins w:id="22017" w:author="PR Preview" w:date="2026-01-01T00:00:00Z">
        <w:r>
          <w:t xml:space="preserve"> </w:t>
        </w:r>
      </w:ins>
      <w:ins w:id="22018" w:author="PR Preview" w:date="2026-01-01T00:00:00Z">
        <w:r>
          <w:t xml:space="preserve">$\mathord{\smash[b]{\underset{\raise.3ex\hbox{$\scriptstyle\sim$}}{x}}\vphantom{x}}\neq \mathord{\smash[b]{\underset{\raise.3ex\hbox{$\scriptstyle\sim$}}{0}}\vphantom{0}}$</w:t>
        </w:r>
      </w:ins>
      <w:ins w:id="22019" w:author="PR Preview" w:date="2026-01-01T00:00:00Z">
        <w:r>
          <w:t xml:space="preserve">,</w:t>
        </w:r>
      </w:ins>
      <w:ins w:id="22020" w:author="PR Preview" w:date="2026-01-01T00:00:00Z">
        <w:r>
          <w:t xml:space="preserve"> </w:t>
        </w:r>
      </w:ins>
      <w:ins w:id="22021" w:author="PR Preview" w:date="2026-01-01T00:00:00Z">
        <w:r>
          <w:t xml:space="preserve">and</w:t>
        </w:r>
      </w:ins>
      <w:ins w:id="22022" w:author="PR Preview" w:date="2026-01-01T00:00:00Z">
        <w:r>
          <w:t xml:space="preserve"> </w:t>
        </w:r>
      </w:ins>
      <w:ins w:id="22023" w:author="PR Preview" w:date="2026-01-01T00:00:00Z">
        <w:r>
          <w:t xml:space="preserve">${\mathord{\smash[b]{\underset{\raise.3ex\hbox{$\scriptstyle\sim$}}{0}}\vphantom{0}}}^{\top}\mathbf{A}\mathord{\smash[b]{\underset{\raise.3ex\hbox{$\scriptstyle\sim$}}{0}}\vphantom{0}}= 0$</w:t>
        </w:r>
      </w:ins>
      <w:ins w:id="22024" w:author="PR Preview" w:date="2026-01-01T00:00:00Z">
        <w:r>
          <w:t xml:space="preserve">.</w:t>
        </w:r>
      </w:ins>
      <w:ins w:id="22025" w:author="PR Preview" w:date="2026-01-01T00:00:00Z">
        <w:r>
          <w:t xml:space="preserve"> </w:t>
        </w:r>
      </w:ins>
      <w:ins w:id="22026" w:author="PR Preview" w:date="2026-01-01T00:00:00Z">
        <w:r>
          <w:t xml:space="preserve">For example,</w:t>
        </w:r>
      </w:ins>
      <w:ins w:id="22027" w:author="PR Preview" w:date="2026-01-01T00:00:00Z">
        <w:r>
          <w:t xml:space="preserve"> </w:t>
        </w:r>
      </w:ins>
      <m:oMath>
        <m:sSub>
          <m:e>
            <m:r>
              <m:rPr>
                <m:sty m:val="bi"/>
              </m:rPr>
              <m:t>I</m:t>
            </m:r>
          </m:e>
          <m:sub>
            <m:r>
              <m:t>p</m:t>
            </m:r>
          </m:sub>
        </m:sSub>
      </m:oMath>
      <w:ins w:id="22028" w:author="PR Preview" w:date="2026-01-01T00:00:00Z">
        <w:r>
          <w:t xml:space="preserve"> </w:t>
        </w:r>
      </w:ins>
      <w:ins w:id="22029" w:author="PR Preview" w:date="2026-01-01T00:00:00Z">
        <w:r>
          <w:t xml:space="preserve">in</w:t>
        </w:r>
      </w:ins>
      <w:ins w:id="22030" w:author="PR Preview" w:date="2026-01-01T00:00:00Z">
        <w:r>
          <w:t xml:space="preserve"> </w:t>
        </w:r>
      </w:ins>
      <w:hyperlink w:anchor="exm-positive-definite">
        <w:ins w:id="22031" w:author="PR Preview" w:date="2026-01-01T00:00:00Z">
          <w:r>
            <w:rPr>
              <w:rStyle w:val="Hyperlink"/>
            </w:rPr>
            <w:t xml:space="preserve">Example 152</w:t>
          </w:r>
        </w:ins>
      </w:hyperlink>
      <w:ins w:id="22032" w:author="PR Preview" w:date="2026-01-01T00:00:00Z">
        <w:r>
          <w:t xml:space="preserve"> </w:t>
        </w:r>
      </w:ins>
      <w:ins w:id="22033" w:author="PR Preview" w:date="2026-01-01T00:00:00Z">
        <w:r>
          <w:t xml:space="preserve">is both.</w:t>
        </w:r>
      </w:ins>
    </w:p>
    <w:p>
      <w:pPr>
        <w:pStyle w:val="BodyText"/>
      </w:pPr>
      <w:ins w:id="22034" w:author="PR Preview" w:date="2026-01-01T00:00:00Z">
        <w:r>
          <w:t xml:space="preserve">Some sources drop the symmetry condition from both definitions.</w:t>
        </w:r>
      </w:ins>
      <w:ins w:id="22035" w:author="PR Preview" w:date="2026-01-01T00:00:00Z">
        <w:r>
          <w:t xml:space="preserve"> </w:t>
        </w:r>
      </w:ins>
      <w:ins w:id="22036" w:author="PR Preview" w:date="2026-01-01T00:00:00Z">
        <w:r>
          <w:t xml:space="preserve">These notes keep it,</w:t>
        </w:r>
      </w:ins>
      <w:ins w:id="22037" w:author="PR Preview" w:date="2026-01-01T00:00:00Z">
        <w:r>
          <w:t xml:space="preserve"> </w:t>
        </w:r>
      </w:ins>
      <w:ins w:id="22038" w:author="PR Preview" w:date="2026-01-01T00:00:00Z">
        <w:r>
          <w:t xml:space="preserve">because without it a matrix can pass the quadratic-form condition</w:t>
        </w:r>
      </w:ins>
      <w:ins w:id="22039" w:author="PR Preview" w:date="2026-01-01T00:00:00Z">
        <w:r>
          <w:t xml:space="preserve"> </w:t>
        </w:r>
      </w:ins>
      <w:ins w:id="22040" w:author="PR Preview" w:date="2026-01-01T00:00:00Z">
        <w:r>
          <w:t xml:space="preserve">and still have no real eigenvalues (</w:t>
        </w:r>
      </w:ins>
      <w:hyperlink w:anchor="def-eigenvalue">
        <w:ins w:id="22041" w:author="PR Preview" w:date="2026-01-01T00:00:00Z">
          <w:r>
            <w:rPr>
              <w:rStyle w:val="Hyperlink"/>
            </w:rPr>
            <w:t xml:space="preserve">Definition 95</w:t>
          </w:r>
        </w:ins>
      </w:hyperlink>
      <w:ins w:id="22042" w:author="PR Preview" w:date="2026-01-01T00:00:00Z">
        <w:r>
          <w:t xml:space="preserve">).</w:t>
        </w:r>
      </w:ins>
      <w:ins w:id="22043" w:author="PR Preview" w:date="2026-01-01T00:00:00Z">
        <w:r>
          <w:t xml:space="preserve"> </w:t>
        </w:r>
      </w:ins>
      <w:ins w:id="22044" w:author="PR Preview" w:date="2026-01-01T00:00:00Z">
        <w:r>
          <w:t xml:space="preserve">For example,</w:t>
        </w:r>
      </w:ins>
      <w:ins w:id="22045" w:author="PR Preview" w:date="2026-01-01T00:00:00Z">
        <w:r>
          <w:t xml:space="preserve"> </w:t>
        </w:r>
      </w:ins>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ins w:id="22046" w:author="PR Preview" w:date="2026-01-01T00:00:00Z">
        <w:r>
          <w:t xml:space="preserve"> </w:t>
        </w:r>
      </w:ins>
      <w:ins w:id="22047" w:author="PR Preview" w:date="2026-01-01T00:00:00Z">
        <w:r>
          <w:t xml:space="preserve">is not symmetric, and for any</w:t>
        </w:r>
      </w:ins>
      <w:ins w:id="22048" w:author="PR Preview" w:date="2026-01-01T00:00:00Z">
        <w:r>
          <w:t xml:space="preserve"> </w:t>
        </w:r>
      </w:ins>
      <w:ins w:id="22049" w:author="PR Preview" w:date="2026-01-01T00:00:00Z">
        <w:r>
          <w:t xml:space="preserve">$\mathord{\smash[b]{\underset{\raise.3ex\hbox{$\scriptstyle\sim$}}{x}}\vphantom{x}}= (x_1, x_2)$</w:t>
        </w:r>
      </w:ins>
      <w:ins w:id="22050" w:author="PR Preview" w:date="2026-01-01T00:00:00Z">
        <w:r>
          <w:t xml:space="preserve">:</w:t>
        </w:r>
      </w:ins>
    </w:p>
    <w:p>
      <w:pPr>
        <w:pStyle w:val="BodyText"/>
      </w:pPr>
      <w:ins w:id="22051" w:author="PR Preview" w:date="2026-01-01T00:00:00Z">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ins>
    </w:p>
    <w:p>
      <w:pPr>
        <w:pStyle w:val="FirstParagraph"/>
      </w:pPr>
      <w:ins w:id="22052" w:author="PR Preview" w:date="2026-01-01T00:00:00Z">
        <w:r>
          <w:t xml:space="preserve">which is positive for every</w:t>
        </w:r>
      </w:ins>
      <w:ins w:id="22053" w:author="PR Preview" w:date="2026-01-01T00:00:00Z">
        <w:r>
          <w:t xml:space="preserve"> </w:t>
        </w:r>
      </w:ins>
      <w:ins w:id="22054" w:author="PR Preview" w:date="2026-01-01T00:00:00Z">
        <w:r>
          <w:t xml:space="preserve">$\mathord{\smash[b]{\underset{\raise.3ex\hbox{$\scriptstyle\sim$}}{x}}\vphantom{x}}\neq \mathord{\smash[b]{\underset{\raise.3ex\hbox{$\scriptstyle\sim$}}{0}}\vphantom{0}}$</w:t>
        </w:r>
      </w:ins>
      <w:ins w:id="22055" w:author="PR Preview" w:date="2026-01-01T00:00:00Z">
        <w:r>
          <w:t xml:space="preserve">.</w:t>
        </w:r>
      </w:ins>
      <w:ins w:id="22056" w:author="PR Preview" w:date="2026-01-01T00:00:00Z">
        <w:r>
          <w:t xml:space="preserve"> </w:t>
        </w:r>
      </w:ins>
      <w:ins w:id="22057" w:author="PR Preview" w:date="2026-01-01T00:00:00Z">
        <w:r>
          <w:t xml:space="preserve">But suppose</w:t>
        </w:r>
      </w:ins>
      <w:ins w:id="22058" w:author="PR Preview" w:date="2026-01-01T00:00:00Z">
        <w:r>
          <w:t xml:space="preserve"> </w:t>
        </w:r>
      </w:ins>
      <w:ins w:id="22059" w:author="PR Preview" w:date="2026-01-01T00:00:00Z">
        <w:r>
          <w:t xml:space="preserve">$\mathbf{C}\mathord{\smash[b]{\underset{\raise.3ex\hbox{$\scriptstyle\sim$}}{v}}\vphantom{v}} = \lambda\mathord{\smash[b]{\underset{\raise.3ex\hbox{$\scriptstyle\sim$}}{v}}\vphantom{v}}$</w:t>
        </w:r>
      </w:ins>
      <w:ins w:id="22060" w:author="PR Preview" w:date="2026-01-01T00:00:00Z">
        <w:r>
          <w:t xml:space="preserve"> </w:t>
        </w:r>
      </w:ins>
      <w:ins w:id="22061" w:author="PR Preview" w:date="2026-01-01T00:00:00Z">
        <w:r>
          <w:t xml:space="preserve">for a real number</w:t>
        </w:r>
      </w:ins>
      <w:ins w:id="22062" w:author="PR Preview" w:date="2026-01-01T00:00:00Z">
        <w:r>
          <w:t xml:space="preserve"> </w:t>
        </w:r>
      </w:ins>
      <m:oMath>
        <m:r>
          <m:t>λ</m:t>
        </m:r>
      </m:oMath>
      <w:ins w:id="22063" w:author="PR Preview" w:date="2026-01-01T00:00:00Z">
        <w:r>
          <w:t xml:space="preserve">.</w:t>
        </w:r>
      </w:ins>
      <w:ins w:id="22064" w:author="PR Preview" w:date="2026-01-01T00:00:00Z">
        <w:r>
          <w:t xml:space="preserve"> </w:t>
        </w:r>
      </w:ins>
      <w:ins w:id="22065" w:author="PR Preview" w:date="2026-01-01T00:00:00Z">
        <w:r>
          <w:t xml:space="preserve">Matching entries gives</w:t>
        </w:r>
      </w:ins>
      <w:ins w:id="22066" w:author="PR Preview" w:date="2026-01-01T00:00:00Z">
        <w:r>
          <w:t xml:space="preserve"> </w:t>
        </w:r>
      </w:ins>
      <m:oMath>
        <m:sSub>
          <m:e>
            <m:r>
              <m:t>v</m:t>
            </m:r>
          </m:e>
          <m:sub>
            <m:r>
              <m:t>1</m:t>
            </m:r>
          </m:sub>
        </m:sSub>
        <m:r>
          <m:rPr>
            <m:sty m:val="p"/>
          </m:rPr>
          <m:t>+</m:t>
        </m:r>
        <m:sSub>
          <m:e>
            <m:r>
              <m:t>v</m:t>
            </m:r>
          </m:e>
          <m:sub>
            <m:r>
              <m:t>2</m:t>
            </m:r>
          </m:sub>
        </m:sSub>
        <m:r>
          <m:rPr>
            <m:sty m:val="p"/>
          </m:rPr>
          <m:t>=</m:t>
        </m:r>
        <m:r>
          <m:t>λ</m:t>
        </m:r>
        <m:sSub>
          <m:e>
            <m:r>
              <m:t>v</m:t>
            </m:r>
          </m:e>
          <m:sub>
            <m:r>
              <m:t>1</m:t>
            </m:r>
          </m:sub>
        </m:sSub>
      </m:oMath>
      <w:ins w:id="22067" w:author="PR Preview" w:date="2026-01-01T00:00:00Z">
        <w:r>
          <w:t xml:space="preserve"> </w:t>
        </w:r>
      </w:ins>
      <w:ins w:id="22068" w:author="PR Preview" w:date="2026-01-01T00:00:00Z">
        <w:r>
          <w:t xml:space="preserve">and</w:t>
        </w:r>
      </w:ins>
      <w:ins w:id="22069" w:author="PR Preview" w:date="2026-01-01T00:00:00Z">
        <w:r>
          <w:t xml:space="preserve"> </w:t>
        </w:r>
      </w:ins>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ins w:id="22070" w:author="PR Preview" w:date="2026-01-01T00:00:00Z">
        <w:r>
          <w:t xml:space="preserve">,</w:t>
        </w:r>
      </w:ins>
      <w:ins w:id="22071" w:author="PR Preview" w:date="2026-01-01T00:00:00Z">
        <w:r>
          <w:t xml:space="preserve"> </w:t>
        </w:r>
      </w:ins>
      <w:ins w:id="22072" w:author="PR Preview" w:date="2026-01-01T00:00:00Z">
        <w:r>
          <w:t xml:space="preserve">so</w:t>
        </w:r>
      </w:ins>
      <w:ins w:id="22073" w:author="PR Preview" w:date="2026-01-01T00:00:00Z">
        <w:r>
          <w:t xml:space="preserve"> </w:t>
        </w:r>
      </w:ins>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ins w:id="22074" w:author="PR Preview" w:date="2026-01-01T00:00:00Z">
        <w:r>
          <w:t xml:space="preserve"> </w:t>
        </w:r>
      </w:ins>
      <w:ins w:id="22075" w:author="PR Preview" w:date="2026-01-01T00:00:00Z">
        <w:r>
          <w:t xml:space="preserve">and</w:t>
        </w:r>
      </w:ins>
      <w:ins w:id="22076" w:author="PR Preview" w:date="2026-01-01T00:00:00Z">
        <w:r>
          <w:t xml:space="preserve"> </w:t>
        </w:r>
      </w:ins>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ins w:id="22077" w:author="PR Preview" w:date="2026-01-01T00:00:00Z">
        <w:r>
          <w:t xml:space="preserve">.</w:t>
        </w:r>
      </w:ins>
      <w:ins w:id="22078" w:author="PR Preview" w:date="2026-01-01T00:00:00Z">
        <w:r>
          <w:t xml:space="preserve"> </w:t>
        </w:r>
      </w:ins>
      <w:ins w:id="22079" w:author="PR Preview" w:date="2026-01-01T00:00:00Z">
        <w:r>
          <w:t xml:space="preserve">Substituting the first into the second gives</w:t>
        </w:r>
      </w:ins>
      <w:ins w:id="22080" w:author="PR Preview" w:date="2026-01-01T00:00:00Z">
        <w:r>
          <w:t xml:space="preserve"> </w:t>
        </w:r>
      </w:ins>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ins w:id="22081" w:author="PR Preview" w:date="2026-01-01T00:00:00Z">
        <w:r>
          <w:t xml:space="preserve">,</w:t>
        </w:r>
      </w:ins>
      <w:ins w:id="22082" w:author="PR Preview" w:date="2026-01-01T00:00:00Z">
        <w:r>
          <w:t xml:space="preserve"> </w:t>
        </w:r>
      </w:ins>
      <w:ins w:id="22083" w:author="PR Preview" w:date="2026-01-01T00:00:00Z">
        <w:r>
          <w:t xml:space="preserve">so</w:t>
        </w:r>
      </w:ins>
      <w:ins w:id="22084" w:author="PR Preview" w:date="2026-01-01T00:00:00Z">
        <w:r>
          <w:t xml:space="preserve"> </w:t>
        </w:r>
      </w:ins>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ins w:id="22085" w:author="PR Preview" w:date="2026-01-01T00:00:00Z">
        <w:r>
          <w:t xml:space="preserve">.</w:t>
        </w:r>
      </w:ins>
      <w:ins w:id="22086" w:author="PR Preview" w:date="2026-01-01T00:00:00Z">
        <w:r>
          <w:t xml:space="preserve"> </w:t>
        </w:r>
      </w:ins>
      <w:ins w:id="22087" w:author="PR Preview" w:date="2026-01-01T00:00:00Z">
        <w:r>
          <w:t xml:space="preserve">Since</w:t>
        </w:r>
      </w:ins>
      <w:ins w:id="22088" w:author="PR Preview" w:date="2026-01-01T00:00:00Z">
        <w:r>
          <w:t xml:space="preserve"> </w:t>
        </w:r>
      </w:ins>
      <m:oMath>
        <m:r>
          <m:t>1</m:t>
        </m:r>
        <m:r>
          <m:rPr>
            <m:sty m:val="p"/>
          </m:rPr>
          <m:t>+</m:t>
        </m:r>
        <m:r>
          <m:rPr>
            <m:sty m:val="p"/>
          </m:rPr>
          <m:t>(</m:t>
        </m:r>
        <m:r>
          <m:t>λ</m:t>
        </m:r>
        <m:r>
          <m:rPr>
            <m:sty m:val="p"/>
          </m:rPr>
          <m:t>−</m:t>
        </m:r>
        <m:r>
          <m:t>1</m:t>
        </m:r>
        <m:sSup>
          <m:e>
            <m:r>
              <m:rPr>
                <m:sty m:val="p"/>
              </m:rPr>
              <m:t>)</m:t>
            </m:r>
          </m:e>
          <m:sup>
            <m:r>
              <m:t>2</m:t>
            </m:r>
          </m:sup>
        </m:sSup>
        <m:r>
          <m:rPr>
            <m:sty m:val="p"/>
          </m:rPr>
          <m:t>&gt;</m:t>
        </m:r>
        <m:r>
          <m:t>0</m:t>
        </m:r>
      </m:oMath>
      <w:ins w:id="22089" w:author="PR Preview" w:date="2026-01-01T00:00:00Z">
        <w:r>
          <w:t xml:space="preserve">,</w:t>
        </w:r>
      </w:ins>
      <w:ins w:id="22090" w:author="PR Preview" w:date="2026-01-01T00:00:00Z">
        <w:r>
          <w:t xml:space="preserve"> </w:t>
        </w:r>
      </w:ins>
      <m:oMath>
        <m:sSub>
          <m:e>
            <m:r>
              <m:t>v</m:t>
            </m:r>
          </m:e>
          <m:sub>
            <m:r>
              <m:t>1</m:t>
            </m:r>
          </m:sub>
        </m:sSub>
        <m:r>
          <m:rPr>
            <m:sty m:val="p"/>
          </m:rPr>
          <m:t>=</m:t>
        </m:r>
        <m:r>
          <m:t>0</m:t>
        </m:r>
      </m:oMath>
      <w:ins w:id="22091" w:author="PR Preview" w:date="2026-01-01T00:00:00Z">
        <w:r>
          <w:t xml:space="preserve">,</w:t>
        </w:r>
      </w:ins>
      <w:ins w:id="22092" w:author="PR Preview" w:date="2026-01-01T00:00:00Z">
        <w:r>
          <w:t xml:space="preserve"> </w:t>
        </w:r>
      </w:ins>
      <w:ins w:id="22093" w:author="PR Preview" w:date="2026-01-01T00:00:00Z">
        <w:r>
          <w:t xml:space="preserve">and then</w:t>
        </w:r>
      </w:ins>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ins w:id="22094" w:author="PR Preview" w:date="2026-01-01T00:00:00Z">
        <w:r>
          <w:t xml:space="preserve">So no real</w:t>
        </w:r>
      </w:ins>
      <w:ins w:id="22095" w:author="PR Preview" w:date="2026-01-01T00:00:00Z">
        <w:r>
          <w:t xml:space="preserve"> </w:t>
        </w:r>
      </w:ins>
      <m:oMath>
        <m:r>
          <m:t>λ</m:t>
        </m:r>
      </m:oMath>
      <w:ins w:id="22096" w:author="PR Preview" w:date="2026-01-01T00:00:00Z">
        <w:r>
          <w:t xml:space="preserve"> </w:t>
        </w:r>
      </w:ins>
      <w:ins w:id="22097" w:author="PR Preview" w:date="2026-01-01T00:00:00Z">
        <w:r>
          <w:t xml:space="preserve">has an eigenvector</w:t>
        </w:r>
      </w:ins>
      <w:ins w:id="22098" w:author="PR Preview" w:date="2026-01-01T00:00:00Z">
        <w:r>
          <w:t xml:space="preserve"> </w:t>
        </w:r>
      </w:ins>
      <w:ins w:id="22099" w:author="PR Preview" w:date="2026-01-01T00:00:00Z">
        <w:r>
          <w:t xml:space="preserve">$\mathord{\smash[b]{\underset{\raise.3ex\hbox{$\scriptstyle\sim$}}{v}}\vphantom{v}} \neq \mathord{\smash[b]{\underset{\raise.3ex\hbox{$\scriptstyle\sim$}}{0}}\vphantom{0}}$</w:t>
        </w:r>
      </w:ins>
      <w:ins w:id="22100" w:author="PR Preview" w:date="2026-01-01T00:00:00Z">
        <w:r>
          <w:t xml:space="preserve">.</w:t>
        </w:r>
      </w:ins>
    </w:p>
    <w:bookmarkEnd w:id="508"/>
    <w:p>
      <w:pPr>
        <w:pStyle w:val="BodyText"/>
      </w:pPr>
      <w:r>
        <w:t xml:space="preserve">See also</w:t>
      </w:r>
      <w:r>
        <w:t xml:space="preserve"> </w:t>
      </w:r>
      <w:hyperlink r:id="rId509">
        <w:r>
          <w:rPr>
            <w:rStyle w:val="Hyperlink"/>
          </w:rPr>
          <w:t xml:space="preserve">https://en.wikipedia.org/wiki/Definite_matrix</w:t>
        </w:r>
      </w:hyperlink>
      <w:r>
        <w:t xml:space="preserve">.</w:t>
      </w:r>
    </w:p>
    <w:bookmarkStart w:id="510" w:name="thm-definite-eigenvalues"/>
    <w:p>
      <w:pPr>
        <w:pStyle w:val="BodyText"/>
      </w:pPr>
      <w:del w:id="22101" w:author="PR Preview" w:date="2026-01-01T00:00:00Z">
        <w:r>
          <w:rPr>
            <w:b/>
            <w:bCs/>
          </w:rPr>
          <w:delText xml:space="preserve">Theorem 80 (Definiteness and eigenvalues)</w:delText>
        </w:r>
      </w:del>
      <w:del w:id="22102" w:author="PR Preview" w:date="2026-01-01T00:00:00Z">
        <w:r>
          <w:delText xml:space="preserve"> </w:delText>
        </w:r>
      </w:del>
      <w:del w:id="22103" w:author="PR Preview" w:date="2026-01-01T00:00:00Z">
        <w:r>
          <w:delText xml:space="preserve">Let</w:delText>
        </w:r>
      </w:del>
      <w:del w:id="22104" w:author="PR Preview" w:date="2026-01-01T00:00:00Z">
        <w:r>
          <w:delText xml:space="preserve"> </w:delText>
        </w:r>
      </w:del>
      <m:oMath>
        <m:r>
          <m:rPr>
            <m:sty m:val="bi"/>
          </m:rPr>
          <m:t>A</m:t>
        </m:r>
      </m:oMath>
      <w:del w:id="22105" w:author="PR Preview" w:date="2026-01-01T00:00:00Z">
        <w:r>
          <w:delText xml:space="preserve"> </w:delText>
        </w:r>
      </w:del>
      <w:del w:id="22106" w:author="PR Preview" w:date="2026-01-01T00:00:00Z">
        <w:r>
          <w:delText xml:space="preserve">be a</w:delText>
        </w:r>
      </w:del>
      <w:del w:id="22107" w:author="PR Preview" w:date="2026-01-01T00:00:00Z">
        <w:r>
          <w:delText xml:space="preserve"> </w:delText>
        </w:r>
      </w:del>
      <m:oMath>
        <m:r>
          <m:t>p</m:t>
        </m:r>
        <m:r>
          <m:rPr>
            <m:sty m:val="p"/>
          </m:rPr>
          <m:t>×</m:t>
        </m:r>
        <m:r>
          <m:t>p</m:t>
        </m:r>
      </m:oMath>
      <w:del w:id="22108" w:author="PR Preview" w:date="2026-01-01T00:00:00Z">
        <w:r>
          <w:delText xml:space="preserve"> </w:delText>
        </w:r>
      </w:del>
      <w:del w:id="22109" w:author="PR Preview" w:date="2026-01-01T00:00:00Z">
        <w:r>
          <w:delText xml:space="preserve">symmetric matrix with real entries,</w:delText>
        </w:r>
      </w:del>
      <w:del w:id="22110" w:author="PR Preview" w:date="2026-01-01T00:00:00Z">
        <w:r>
          <w:delText xml:space="preserve"> </w:delText>
        </w:r>
      </w:del>
      <w:del w:id="22111" w:author="PR Preview" w:date="2026-01-01T00:00:00Z">
        <w:r>
          <w:delText xml:space="preserve">with eigendecomposition</w:delText>
        </w:r>
      </w:del>
      <w:del w:id="22112" w:author="PR Preview" w:date="2026-01-01T00:00:00Z">
        <w:r>
          <w:delText xml:space="preserve"> </w:delText>
        </w:r>
      </w:del>
      <m:oMath>
        <m:r>
          <m:rPr>
            <m:sty m:val="bi"/>
          </m:rPr>
          <m:t>A</m:t>
        </m:r>
        <m:r>
          <m:rPr>
            <m:sty m:val="p"/>
          </m:rPr>
          <m:t>=</m:t>
        </m:r>
        <m:r>
          <m:rPr>
            <m:sty m:val="bi"/>
          </m:rPr>
          <m:t>Q</m:t>
        </m:r>
        <m:r>
          <m:rPr>
            <m:sty m:val="b"/>
          </m:rPr>
          <m:t>Λ</m:t>
        </m:r>
        <m:sSup>
          <m:e>
            <m:r>
              <m:rPr>
                <m:sty m:val="bi"/>
              </m:rPr>
              <m:t>Q</m:t>
            </m:r>
          </m:e>
          <m:sup>
            <m:r>
              <m:rPr>
                <m:sty m:val="p"/>
              </m:rPr>
              <m:t>⊤</m:t>
            </m:r>
          </m:sup>
        </m:sSup>
      </m:oMath>
      <w:del w:id="22113" w:author="PR Preview" w:date="2026-01-01T00:00:00Z">
        <w:r>
          <w:delText xml:space="preserve"> </w:delText>
        </w:r>
      </w:del>
      <w:del w:id="22114" w:author="PR Preview" w:date="2026-01-01T00:00:00Z">
        <w:r>
          <w:delText xml:space="preserve">(</w:delText>
        </w:r>
      </w:del>
      <w:hyperlink w:anchor="def-eigendecomposition">
        <w:del w:id="22115" w:author="PR Preview" w:date="2026-01-01T00:00:00Z">
          <w:r>
            <w:rPr>
              <w:rStyle w:val="Hyperlink"/>
            </w:rPr>
            <w:delText xml:space="preserve">Definition 97</w:delText>
          </w:r>
        </w:del>
      </w:hyperlink>
      <w:del w:id="22116" w:author="PR Preview" w:date="2026-01-01T00:00:00Z">
        <w:r>
          <w:delText xml:space="preserve">)</w:delText>
        </w:r>
      </w:del>
      <w:del w:id="22117" w:author="PR Preview" w:date="2026-01-01T00:00:00Z">
        <w:r>
          <w:delText xml:space="preserve"> </w:delText>
        </w:r>
      </w:del>
      <w:del w:id="22118" w:author="PR Preview" w:date="2026-01-01T00:00:00Z">
        <w:r>
          <w:delText xml:space="preserve">and eigenvalues</w:delText>
        </w:r>
      </w:del>
      <w:del w:id="22119" w:author="PR Preview" w:date="2026-01-01T00:00:00Z">
        <w:r>
          <w:delText xml:space="preserve"> </w:delText>
        </w:r>
      </w:del>
      <m:oMath>
        <m:sSub>
          <m:e>
            <m:r>
              <m:t>λ</m:t>
            </m:r>
          </m:e>
          <m:sub>
            <m:r>
              <m:t>1</m:t>
            </m:r>
          </m:sub>
        </m:sSub>
        <m:r>
          <m:rPr>
            <m:sty m:val="p"/>
          </m:rPr>
          <m:t>,</m:t>
        </m:r>
        <m:r>
          <m:rPr>
            <m:sty m:val="p"/>
          </m:rPr>
          <m:t>…</m:t>
        </m:r>
        <m:r>
          <m:rPr>
            <m:sty m:val="p"/>
          </m:rPr>
          <m:t>,</m:t>
        </m:r>
        <m:sSub>
          <m:e>
            <m:r>
              <m:t>λ</m:t>
            </m:r>
          </m:e>
          <m:sub>
            <m:r>
              <m:t>p</m:t>
            </m:r>
          </m:sub>
        </m:sSub>
      </m:oMath>
      <w:del w:id="22120" w:author="PR Preview" w:date="2026-01-01T00:00:00Z">
        <w:r>
          <w:delText xml:space="preserve"> </w:delText>
        </w:r>
      </w:del>
      <w:del w:id="22121" w:author="PR Preview" w:date="2026-01-01T00:00:00Z">
        <w:r>
          <w:delText xml:space="preserve">on the diagonal of</w:delText>
        </w:r>
      </w:del>
      <w:del w:id="22122" w:author="PR Preview" w:date="2026-01-01T00:00:00Z">
        <w:r>
          <w:delText xml:space="preserve"> </w:delText>
        </w:r>
      </w:del>
      <m:oMath>
        <m:r>
          <m:rPr>
            <m:sty m:val="b"/>
          </m:rPr>
          <m:t>Λ</m:t>
        </m:r>
      </m:oMath>
      <w:del w:id="22123" w:author="PR Preview" w:date="2026-01-01T00:00:00Z">
        <w:r>
          <w:delText xml:space="preserve">.</w:delText>
        </w:r>
      </w:del>
      <w:del w:id="22124" w:author="PR Preview" w:date="2026-01-01T00:00:00Z">
        <w:r>
          <w:delText xml:space="preserve"> </w:delText>
        </w:r>
      </w:del>
      <w:del w:id="22125" w:author="PR Preview" w:date="2026-01-01T00:00:00Z">
        <w:r>
          <w:delText xml:space="preserve">Then:</w:delText>
        </w:r>
      </w:del>
    </w:p>
    <w:p>
      <w:pPr>
        <w:pStyle w:val="BodyText"/>
      </w:pPr>
      <w:ins w:id="22126" w:author="PR Preview" w:date="2026-01-01T00:00:00Z">
        <w:r>
          <w:rPr>
            <w:b/>
            <w:bCs/>
          </w:rPr>
          <w:t xml:space="preserve">Theorem 81 (Definiteness and eigenvalues)</w:t>
        </w:r>
      </w:ins>
      <w:ins w:id="22127" w:author="PR Preview" w:date="2026-01-01T00:00:00Z">
        <w:r>
          <w:t xml:space="preserve"> </w:t>
        </w:r>
      </w:ins>
      <w:ins w:id="22128" w:author="PR Preview" w:date="2026-01-01T00:00:00Z">
        <w:r>
          <w:t xml:space="preserve">Let</w:t>
        </w:r>
      </w:ins>
      <w:ins w:id="22129" w:author="PR Preview" w:date="2026-01-01T00:00:00Z">
        <w:r>
          <w:t xml:space="preserve"> </w:t>
        </w:r>
      </w:ins>
      <m:oMath>
        <m:r>
          <m:rPr>
            <m:sty m:val="bi"/>
          </m:rPr>
          <m:t>A</m:t>
        </m:r>
      </m:oMath>
      <w:ins w:id="22130" w:author="PR Preview" w:date="2026-01-01T00:00:00Z">
        <w:r>
          <w:t xml:space="preserve"> </w:t>
        </w:r>
      </w:ins>
      <w:ins w:id="22131" w:author="PR Preview" w:date="2026-01-01T00:00:00Z">
        <w:r>
          <w:t xml:space="preserve">be a</w:t>
        </w:r>
      </w:ins>
      <w:ins w:id="22132" w:author="PR Preview" w:date="2026-01-01T00:00:00Z">
        <w:r>
          <w:t xml:space="preserve"> </w:t>
        </w:r>
      </w:ins>
      <m:oMath>
        <m:r>
          <m:t>p</m:t>
        </m:r>
        <m:r>
          <m:rPr>
            <m:sty m:val="p"/>
          </m:rPr>
          <m:t>×</m:t>
        </m:r>
        <m:r>
          <m:t>p</m:t>
        </m:r>
      </m:oMath>
      <w:ins w:id="22133" w:author="PR Preview" w:date="2026-01-01T00:00:00Z">
        <w:r>
          <w:t xml:space="preserve"> </w:t>
        </w:r>
      </w:ins>
      <w:ins w:id="22134" w:author="PR Preview" w:date="2026-01-01T00:00:00Z">
        <w:r>
          <w:t xml:space="preserve">symmetric matrix with real entries,</w:t>
        </w:r>
      </w:ins>
      <w:ins w:id="22135" w:author="PR Preview" w:date="2026-01-01T00:00:00Z">
        <w:r>
          <w:t xml:space="preserve"> </w:t>
        </w:r>
      </w:ins>
      <w:ins w:id="22136" w:author="PR Preview" w:date="2026-01-01T00:00:00Z">
        <w:r>
          <w:t xml:space="preserve">with eigendecomposition</w:t>
        </w:r>
      </w:ins>
      <w:ins w:id="22137" w:author="PR Preview" w:date="2026-01-01T00:00:00Z">
        <w:r>
          <w:t xml:space="preserve"> </w:t>
        </w:r>
      </w:ins>
      <m:oMath>
        <m:r>
          <m:rPr>
            <m:sty m:val="bi"/>
          </m:rPr>
          <m:t>A</m:t>
        </m:r>
        <m:r>
          <m:rPr>
            <m:sty m:val="p"/>
          </m:rPr>
          <m:t>=</m:t>
        </m:r>
        <m:r>
          <m:rPr>
            <m:sty m:val="bi"/>
          </m:rPr>
          <m:t>Q</m:t>
        </m:r>
        <m:r>
          <m:rPr>
            <m:sty m:val="b"/>
          </m:rPr>
          <m:t>Λ</m:t>
        </m:r>
        <m:sSup>
          <m:e>
            <m:r>
              <m:rPr>
                <m:sty m:val="bi"/>
              </m:rPr>
              <m:t>Q</m:t>
            </m:r>
          </m:e>
          <m:sup>
            <m:r>
              <m:rPr>
                <m:sty m:val="p"/>
              </m:rPr>
              <m:t>⊤</m:t>
            </m:r>
          </m:sup>
        </m:sSup>
      </m:oMath>
      <w:ins w:id="22138" w:author="PR Preview" w:date="2026-01-01T00:00:00Z">
        <w:r>
          <w:t xml:space="preserve"> </w:t>
        </w:r>
      </w:ins>
      <w:ins w:id="22139" w:author="PR Preview" w:date="2026-01-01T00:00:00Z">
        <w:r>
          <w:t xml:space="preserve">(</w:t>
        </w:r>
      </w:ins>
      <w:hyperlink w:anchor="def-eigendecomposition">
        <w:ins w:id="22140" w:author="PR Preview" w:date="2026-01-01T00:00:00Z">
          <w:r>
            <w:rPr>
              <w:rStyle w:val="Hyperlink"/>
            </w:rPr>
            <w:t xml:space="preserve">Definition 97</w:t>
          </w:r>
        </w:ins>
      </w:hyperlink>
      <w:ins w:id="22141" w:author="PR Preview" w:date="2026-01-01T00:00:00Z">
        <w:r>
          <w:t xml:space="preserve">)</w:t>
        </w:r>
      </w:ins>
      <w:ins w:id="22142" w:author="PR Preview" w:date="2026-01-01T00:00:00Z">
        <w:r>
          <w:t xml:space="preserve"> </w:t>
        </w:r>
      </w:ins>
      <w:ins w:id="22143" w:author="PR Preview" w:date="2026-01-01T00:00:00Z">
        <w:r>
          <w:t xml:space="preserve">and eigenvalues</w:t>
        </w:r>
      </w:ins>
      <w:ins w:id="22144" w:author="PR Preview" w:date="2026-01-01T00:00:00Z">
        <w:r>
          <w:t xml:space="preserve"> </w:t>
        </w:r>
      </w:ins>
      <m:oMath>
        <m:sSub>
          <m:e>
            <m:r>
              <m:t>λ</m:t>
            </m:r>
          </m:e>
          <m:sub>
            <m:r>
              <m:t>1</m:t>
            </m:r>
          </m:sub>
        </m:sSub>
        <m:r>
          <m:rPr>
            <m:sty m:val="p"/>
          </m:rPr>
          <m:t>,</m:t>
        </m:r>
        <m:r>
          <m:rPr>
            <m:sty m:val="p"/>
          </m:rPr>
          <m:t>…</m:t>
        </m:r>
        <m:r>
          <m:rPr>
            <m:sty m:val="p"/>
          </m:rPr>
          <m:t>,</m:t>
        </m:r>
        <m:sSub>
          <m:e>
            <m:r>
              <m:t>λ</m:t>
            </m:r>
          </m:e>
          <m:sub>
            <m:r>
              <m:t>p</m:t>
            </m:r>
          </m:sub>
        </m:sSub>
      </m:oMath>
      <w:ins w:id="22145" w:author="PR Preview" w:date="2026-01-01T00:00:00Z">
        <w:r>
          <w:t xml:space="preserve"> </w:t>
        </w:r>
      </w:ins>
      <w:ins w:id="22146" w:author="PR Preview" w:date="2026-01-01T00:00:00Z">
        <w:r>
          <w:t xml:space="preserve">on the diagonal of</w:t>
        </w:r>
      </w:ins>
      <w:ins w:id="22147" w:author="PR Preview" w:date="2026-01-01T00:00:00Z">
        <w:r>
          <w:t xml:space="preserve"> </w:t>
        </w:r>
      </w:ins>
      <m:oMath>
        <m:r>
          <m:rPr>
            <m:sty m:val="b"/>
          </m:rPr>
          <m:t>Λ</m:t>
        </m:r>
      </m:oMath>
      <w:ins w:id="22148" w:author="PR Preview" w:date="2026-01-01T00:00:00Z">
        <w:r>
          <w:t xml:space="preserve">.</w:t>
        </w:r>
      </w:ins>
      <w:ins w:id="22149" w:author="PR Preview" w:date="2026-01-01T00:00:00Z">
        <w:r>
          <w:t xml:space="preserve"> </w:t>
        </w:r>
      </w:ins>
      <w:ins w:id="22150" w:author="PR Preview" w:date="2026-01-01T00:00:00Z">
        <w:r>
          <w:t xml:space="preserve">Then:</w:t>
        </w:r>
      </w:ins>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0"/>
    <w:p>
      <w:pPr>
        <w:pStyle w:val="FirstParagraph"/>
      </w:pPr>
      <w:del w:id="22151" w:author="PR Preview" w:date="2026-01-01T00:00:00Z">
        <w:r>
          <w:rPr>
            <w:i/>
            <w:iCs/>
          </w:rPr>
          <w:delText xml:space="preserve">Proof</w:delText>
        </w:r>
      </w:del>
      <w:del w:id="22152" w:author="PR Preview" w:date="2026-01-01T00:00:00Z">
        <w:r>
          <w:delText xml:space="preserve">. </w:delText>
        </w:r>
      </w:del>
      <w:del w:id="22153" w:author="PR Preview" w:date="2026-01-01T00:00:00Z">
        <w:r>
          <w:delText xml:space="preserve">For any vector</w:delText>
        </w:r>
      </w:del>
      <w:del w:id="22154" w:author="PR Preview" w:date="2026-01-01T00:00:00Z">
        <w:r>
          <w:delText xml:space="preserve"> </w:delText>
        </w:r>
      </w:del>
      <m:oMath>
        <m:limLow>
          <m:e>
            <m:r>
              <m:t>x</m:t>
            </m:r>
          </m:e>
          <m:lim>
            <m:r>
              <m:rPr>
                <m:sty m:val="p"/>
              </m:rPr>
              <m:t>∼</m:t>
            </m:r>
          </m:lim>
        </m:limLow>
      </m:oMath>
      <w:del w:id="22155" w:author="PR Preview" w:date="2026-01-01T00:00:00Z">
        <w:r>
          <w:delText xml:space="preserve"> </w:delText>
        </w:r>
      </w:del>
      <w:del w:id="22156" w:author="PR Preview" w:date="2026-01-01T00:00:00Z">
        <w:r>
          <w:delText xml:space="preserve">of length</w:delText>
        </w:r>
      </w:del>
      <w:del w:id="22157" w:author="PR Preview" w:date="2026-01-01T00:00:00Z">
        <w:r>
          <w:delText xml:space="preserve"> </w:delText>
        </w:r>
      </w:del>
      <m:oMath>
        <m:r>
          <m:t>p</m:t>
        </m:r>
      </m:oMath>
      <w:del w:id="22158" w:author="PR Preview" w:date="2026-01-01T00:00:00Z">
        <w:r>
          <w:delText xml:space="preserve">, let</w:delText>
        </w:r>
      </w:del>
      <w:del w:id="22159" w:author="PR Preview" w:date="2026-01-01T00:00:00Z">
        <w:r>
          <w:delText xml:space="preserve"> </w:delText>
        </w:r>
      </w:del>
      <m:oMath>
        <m:limLow>
          <m:e>
            <m:r>
              <m:t>y</m:t>
            </m:r>
          </m:e>
          <m:lim>
            <m:r>
              <m:rPr>
                <m:sty m:val="p"/>
              </m:rPr>
              <m:t>∼</m:t>
            </m:r>
          </m:lim>
        </m:limLow>
        <m:r>
          <m:rPr>
            <m:sty m:val="p"/>
          </m:rPr>
          <m:t>=</m:t>
        </m:r>
        <m:sSup>
          <m:e>
            <m:r>
              <m:rPr>
                <m:sty m:val="bi"/>
              </m:rPr>
              <m:t>Q</m:t>
            </m:r>
          </m:e>
          <m:sup>
            <m:r>
              <m:rPr>
                <m:sty m:val="p"/>
              </m:rPr>
              <m:t>⊤</m:t>
            </m:r>
          </m:sup>
        </m:sSup>
        <m:limLow>
          <m:e>
            <m:r>
              <m:t>x</m:t>
            </m:r>
          </m:e>
          <m:lim>
            <m:r>
              <m:rPr>
                <m:sty m:val="p"/>
              </m:rPr>
              <m:t>∼</m:t>
            </m:r>
          </m:lim>
        </m:limLow>
      </m:oMath>
      <w:del w:id="22160" w:author="PR Preview" w:date="2026-01-01T00:00:00Z">
        <w:r>
          <w:delText xml:space="preserve">.</w:delText>
        </w:r>
      </w:del>
      <w:del w:id="22161" w:author="PR Preview" w:date="2026-01-01T00:00:00Z">
        <w:r>
          <w:delText xml:space="preserve"> </w:delText>
        </w:r>
      </w:del>
      <w:del w:id="22162" w:author="PR Preview" w:date="2026-01-01T00:00:00Z">
        <w:r>
          <w:delText xml:space="preserve">Then:</w:delText>
        </w:r>
      </w:del>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sSup>
                <m:e>
                  <m:limLow>
                    <m:e>
                      <m:r>
                        <m:t>x</m:t>
                      </m:r>
                    </m:e>
                    <m:lim>
                      <m:r>
                        <m:rPr>
                          <m:sty m:val="p"/>
                        </m:rPr>
                        <m:t>∼</m:t>
                      </m:r>
                    </m:lim>
                  </m:limLow>
                </m:e>
                <m:sup>
                  <m:r>
                    <m:rPr>
                      <m:sty m:val="p"/>
                    </m:rPr>
                    <m:t>⊤</m:t>
                  </m:r>
                </m:sup>
              </m:sSup>
              <m:r>
                <m:rPr>
                  <m:sty m:val="bi"/>
                </m:rPr>
                <m:t>Q</m:t>
              </m:r>
              <m:r>
                <m:rPr>
                  <m:sty m:val="b"/>
                </m:rPr>
                <m:t>Λ</m:t>
              </m:r>
              <m:sSup>
                <m:e>
                  <m:r>
                    <m:rPr>
                      <m:sty m:val="bi"/>
                    </m:rPr>
                    <m:t>Q</m:t>
                  </m:r>
                </m:e>
                <m:sup>
                  <m:r>
                    <m:rPr>
                      <m:sty m:val="p"/>
                    </m:rPr>
                    <m:t>⊤</m:t>
                  </m:r>
                </m:sup>
              </m:sSup>
              <m:limLow>
                <m:e>
                  <m:r>
                    <m:t>x</m:t>
                  </m:r>
                </m:e>
                <m:lim>
                  <m:r>
                    <m:rPr>
                      <m:sty m:val="p"/>
                    </m:rPr>
                    <m:t>∼</m:t>
                  </m:r>
                </m:lim>
              </m:limLow>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limLow>
                        <m:e>
                          <m:r>
                            <m:t>x</m:t>
                          </m:r>
                        </m:e>
                        <m:lim>
                          <m:r>
                            <m:rPr>
                              <m:sty m:val="p"/>
                            </m:rPr>
                            <m:t>∼</m:t>
                          </m:r>
                        </m:lim>
                      </m:limLow>
                    </m:e>
                  </m:d>
                  <m:r>
                    <m:t>​</m:t>
                  </m:r>
                </m:e>
                <m:sup>
                  <m:r>
                    <m:rPr>
                      <m:sty m:val="p"/>
                    </m:rPr>
                    <m:t>⊤</m:t>
                  </m:r>
                </m:sup>
              </m:sSup>
              <m:r>
                <m:rPr>
                  <m:sty m:val="b"/>
                </m:rPr>
                <m:t>Λ</m:t>
              </m:r>
              <m:r>
                <m:t>​</m:t>
              </m:r>
              <m:d>
                <m:dPr>
                  <m:begChr m:val="("/>
                  <m:sepChr m:val=""/>
                  <m:endChr m:val=")"/>
                  <m:grow/>
                </m:dPr>
                <m:e>
                  <m:sSup>
                    <m:e>
                      <m:r>
                        <m:rPr>
                          <m:sty m:val="bi"/>
                        </m:rPr>
                        <m:t>Q</m:t>
                      </m:r>
                    </m:e>
                    <m:sup>
                      <m:r>
                        <m:rPr>
                          <m:sty m:val="p"/>
                        </m:rPr>
                        <m:t>⊤</m:t>
                      </m:r>
                    </m:sup>
                  </m:sSup>
                  <m:limLow>
                    <m:e>
                      <m:r>
                        <m:t>x</m:t>
                      </m:r>
                    </m:e>
                    <m:lim>
                      <m:r>
                        <m:rPr>
                          <m:sty m:val="p"/>
                        </m:rPr>
                        <m:t>∼</m:t>
                      </m:r>
                    </m:lim>
                  </m:limLow>
                </m:e>
              </m:d>
              <m:r>
                <m:t>​</m:t>
              </m:r>
              <m:r>
                <m:t>&amp;</m:t>
              </m:r>
              <m:r>
                <m:t>&amp;</m:t>
              </m:r>
              <m:r>
                <m:rPr>
                  <m:nor/>
                  <m:sty m:val="p"/>
                </m:rPr>
                <m:t>(transpose of a product)</m:t>
              </m:r>
            </m:e>
            <m:e>
              <m:r>
                <m:t>&amp;</m:t>
              </m:r>
              <m:r>
                <m:rPr>
                  <m:sty m:val="p"/>
                </m:rPr>
                <m:t>=</m:t>
              </m:r>
              <m:sSup>
                <m:e>
                  <m:limLow>
                    <m:e>
                      <m:r>
                        <m:t>y</m:t>
                      </m:r>
                    </m:e>
                    <m:lim>
                      <m:r>
                        <m:rPr>
                          <m:sty m:val="p"/>
                        </m:rPr>
                        <m:t>∼</m:t>
                      </m:r>
                    </m:lim>
                  </m:limLow>
                </m:e>
                <m:sup>
                  <m:r>
                    <m:rPr>
                      <m:sty m:val="p"/>
                    </m:rPr>
                    <m:t>⊤</m:t>
                  </m:r>
                </m:sup>
              </m:sSup>
              <m:r>
                <m:rPr>
                  <m:sty m:val="b"/>
                </m:rPr>
                <m:t>Λ</m:t>
              </m:r>
              <m:limLow>
                <m:e>
                  <m:r>
                    <m:t>y</m:t>
                  </m:r>
                </m:e>
                <m:lim>
                  <m:r>
                    <m:rPr>
                      <m:sty m:val="p"/>
                    </m:rPr>
                    <m:t>∼</m:t>
                  </m:r>
                </m:lim>
              </m:limLow>
              <m:r>
                <m:t>&amp;</m:t>
              </m:r>
              <m:r>
                <m:t>&amp;</m:t>
              </m:r>
              <m:r>
                <m:rPr>
                  <m:nor/>
                  <m:sty m:val="p"/>
                </m:rPr>
                <m:t>(definition of </m:t>
              </m:r>
              <m:limLow>
                <m:e>
                  <m:r>
                    <m:t>y</m:t>
                  </m:r>
                </m:e>
                <m:lim>
                  <m:r>
                    <m:rPr>
                      <m:sty m:val="p"/>
                    </m:rPr>
                    <m:t>∼</m:t>
                  </m:r>
                </m:lim>
              </m:limLow>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del w:id="22163" w:author="PR Preview" w:date="2026-01-01T00:00:00Z">
        <w:r>
          <w:delText xml:space="preserve">The second step is</w:delText>
        </w:r>
      </w:del>
      <w:del w:id="22164" w:author="PR Preview" w:date="2026-01-01T00:00:00Z">
        <w:r>
          <w:delText xml:space="preserve"> </w:delText>
        </w:r>
      </w:del>
      <w:hyperlink w:anchor="thm-transpose-product">
        <w:del w:id="22165" w:author="PR Preview" w:date="2026-01-01T00:00:00Z">
          <w:r>
            <w:rPr>
              <w:rStyle w:val="Hyperlink"/>
            </w:rPr>
            <w:delText xml:space="preserve">Theorem 19</w:delText>
          </w:r>
        </w:del>
      </w:hyperlink>
      <w:del w:id="22166" w:author="PR Preview" w:date="2026-01-01T00:00:00Z">
        <w:r>
          <w:delText xml:space="preserve">.</w:delText>
        </w:r>
      </w:del>
      <w:del w:id="22167" w:author="PR Preview" w:date="2026-01-01T00:00:00Z">
        <w:r>
          <w:delText xml:space="preserve"> </w:delText>
        </w:r>
      </w:del>
      <w:del w:id="22168" w:author="PR Preview" w:date="2026-01-01T00:00:00Z">
        <w:r>
          <w:delText xml:space="preserve">Also,</w:delText>
        </w:r>
      </w:del>
      <w:del w:id="22169"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22170" w:author="PR Preview" w:date="2026-01-01T00:00:00Z">
        <w:r>
          <w:delText xml:space="preserve"> </w:delText>
        </w:r>
      </w:del>
      <w:del w:id="22171" w:author="PR Preview" w:date="2026-01-01T00:00:00Z">
        <w:r>
          <w:delText xml:space="preserve">exactly when</w:delText>
        </w:r>
      </w:del>
      <w:del w:id="22172" w:author="PR Preview" w:date="2026-01-01T00:00:00Z">
        <w:r>
          <w:delText xml:space="preserve"> </w:delText>
        </w:r>
      </w:del>
      <m:oMath>
        <m:limLow>
          <m:e>
            <m:r>
              <m:t>y</m:t>
            </m:r>
          </m:e>
          <m:lim>
            <m:r>
              <m:rPr>
                <m:sty m:val="p"/>
              </m:rPr>
              <m:t>∼</m:t>
            </m:r>
          </m:lim>
        </m:limLow>
        <m:r>
          <m:rPr>
            <m:sty m:val="p"/>
          </m:rPr>
          <m:t>=</m:t>
        </m:r>
        <m:limLow>
          <m:e>
            <m:r>
              <m:t>0</m:t>
            </m:r>
          </m:e>
          <m:lim>
            <m:r>
              <m:rPr>
                <m:sty m:val="p"/>
              </m:rPr>
              <m:t>∼</m:t>
            </m:r>
          </m:lim>
        </m:limLow>
      </m:oMath>
      <w:del w:id="22173" w:author="PR Preview" w:date="2026-01-01T00:00:00Z">
        <w:r>
          <w:delText xml:space="preserve">:</w:delText>
        </w:r>
      </w:del>
      <w:del w:id="22174" w:author="PR Preview" w:date="2026-01-01T00:00:00Z">
        <w:r>
          <w:delText xml:space="preserve"> </w:delText>
        </w:r>
      </w:del>
      <m:oMath>
        <m:r>
          <m:rPr>
            <m:sty m:val="bi"/>
          </m:rPr>
          <m:t>Q</m:t>
        </m:r>
        <m:sSup>
          <m:e>
            <m:r>
              <m:rPr>
                <m:sty m:val="bi"/>
              </m:rPr>
              <m:t>Q</m:t>
            </m:r>
          </m:e>
          <m:sup>
            <m:r>
              <m:rPr>
                <m:sty m:val="p"/>
              </m:rPr>
              <m:t>⊤</m:t>
            </m:r>
          </m:sup>
        </m:sSup>
        <m:r>
          <m:rPr>
            <m:sty m:val="p"/>
          </m:rPr>
          <m:t>=</m:t>
        </m:r>
        <m:sSub>
          <m:e>
            <m:r>
              <m:rPr>
                <m:sty m:val="bi"/>
              </m:rPr>
              <m:t>I</m:t>
            </m:r>
          </m:e>
          <m:sub>
            <m:r>
              <m:t>p</m:t>
            </m:r>
          </m:sub>
        </m:sSub>
      </m:oMath>
      <w:del w:id="22175" w:author="PR Preview" w:date="2026-01-01T00:00:00Z">
        <w:r>
          <w:delText xml:space="preserve"> </w:delText>
        </w:r>
      </w:del>
      <w:del w:id="22176" w:author="PR Preview" w:date="2026-01-01T00:00:00Z">
        <w:r>
          <w:delText xml:space="preserve">for an orthogonal matrix</w:delText>
        </w:r>
      </w:del>
      <w:del w:id="22177" w:author="PR Preview" w:date="2026-01-01T00:00:00Z">
        <w:r>
          <w:delText xml:space="preserve"> </w:delText>
        </w:r>
      </w:del>
      <w:del w:id="22178" w:author="PR Preview" w:date="2026-01-01T00:00:00Z">
        <w:r>
          <w:delText xml:space="preserve">(</w:delText>
        </w:r>
      </w:del>
      <w:hyperlink w:anchor="def-orthogonal-matrix">
        <w:del w:id="22179" w:author="PR Preview" w:date="2026-01-01T00:00:00Z">
          <w:r>
            <w:rPr>
              <w:rStyle w:val="Hyperlink"/>
            </w:rPr>
            <w:delText xml:space="preserve">Definition 89</w:delText>
          </w:r>
        </w:del>
      </w:hyperlink>
      <w:del w:id="22180" w:author="PR Preview" w:date="2026-01-01T00:00:00Z">
        <w:r>
          <w:delText xml:space="preserve">),</w:delText>
        </w:r>
      </w:del>
      <w:del w:id="22181" w:author="PR Preview" w:date="2026-01-01T00:00:00Z">
        <w:r>
          <w:delText xml:space="preserve"> </w:delText>
        </w:r>
      </w:del>
      <w:del w:id="22182" w:author="PR Preview" w:date="2026-01-01T00:00:00Z">
        <w:r>
          <w:delText xml:space="preserve">so</w:delText>
        </w:r>
      </w:del>
      <w:del w:id="22183" w:author="PR Preview" w:date="2026-01-01T00:00:00Z">
        <w:r>
          <w:delText xml:space="preserve"> </w:delText>
        </w:r>
      </w:del>
      <m:oMath>
        <m:limLow>
          <m:e>
            <m:r>
              <m:t>x</m:t>
            </m:r>
          </m:e>
          <m:lim>
            <m:r>
              <m:rPr>
                <m:sty m:val="p"/>
              </m:rPr>
              <m:t>∼</m:t>
            </m:r>
          </m:lim>
        </m:limLow>
        <m:r>
          <m:rPr>
            <m:sty m:val="p"/>
          </m:rPr>
          <m:t>=</m:t>
        </m:r>
        <m:r>
          <m:rPr>
            <m:sty m:val="bi"/>
          </m:rPr>
          <m:t>Q</m:t>
        </m:r>
        <m:limLow>
          <m:e>
            <m:r>
              <m:t>y</m:t>
            </m:r>
          </m:e>
          <m:lim>
            <m:r>
              <m:rPr>
                <m:sty m:val="p"/>
              </m:rPr>
              <m:t>∼</m:t>
            </m:r>
          </m:lim>
        </m:limLow>
      </m:oMath>
      <w:del w:id="22184" w:author="PR Preview" w:date="2026-01-01T00:00:00Z">
        <w:r>
          <w:delText xml:space="preserve">.</w:delText>
        </w:r>
      </w:del>
    </w:p>
    <w:p>
      <w:pPr>
        <w:pStyle w:val="BodyText"/>
      </w:pPr>
      <w:del w:id="22185" w:author="PR Preview" w:date="2026-01-01T00:00:00Z">
        <w:r>
          <w:rPr>
            <w:i/>
            <w:iCs/>
          </w:rPr>
          <w:delText xml:space="preserve">If every</w:delText>
        </w:r>
      </w:del>
      <w:del w:id="22186" w:author="PR Preview" w:date="2026-01-01T00:00:00Z">
        <w:r>
          <w:rPr>
            <w:i/>
            <w:iCs/>
          </w:rPr>
          <w:delText xml:space="preserve"> </w:delText>
        </w:r>
      </w:del>
      <m:oMath>
        <m:sSub>
          <m:e>
            <m:r>
              <m:t>λ</m:t>
            </m:r>
          </m:e>
          <m:sub>
            <m:r>
              <m:t>i</m:t>
            </m:r>
          </m:sub>
        </m:sSub>
        <m:r>
          <m:rPr>
            <m:sty m:val="p"/>
          </m:rPr>
          <m:t>≥</m:t>
        </m:r>
        <m:r>
          <m:t>0</m:t>
        </m:r>
      </m:oMath>
      <w:del w:id="22187" w:author="PR Preview" w:date="2026-01-01T00:00:00Z">
        <w:r>
          <w:delText xml:space="preserve">, then every term</w:delText>
        </w:r>
      </w:del>
      <w:del w:id="22188" w:author="PR Preview" w:date="2026-01-01T00:00:00Z">
        <w:r>
          <w:delText xml:space="preserve"> </w:delText>
        </w:r>
      </w:del>
      <m:oMath>
        <m:sSub>
          <m:e>
            <m:r>
              <m:t>λ</m:t>
            </m:r>
          </m:e>
          <m:sub>
            <m:r>
              <m:t>i</m:t>
            </m:r>
          </m:sub>
        </m:sSub>
        <m:sSubSup>
          <m:e>
            <m:r>
              <m:t>y</m:t>
            </m:r>
          </m:e>
          <m:sub>
            <m:r>
              <m:t>i</m:t>
            </m:r>
          </m:sub>
          <m:sup>
            <m:r>
              <m:t>2</m:t>
            </m:r>
          </m:sup>
        </m:sSubSup>
        <m:r>
          <m:rPr>
            <m:sty m:val="p"/>
          </m:rPr>
          <m:t>≥</m:t>
        </m:r>
        <m:r>
          <m:t>0</m:t>
        </m:r>
      </m:oMath>
      <w:del w:id="22189" w:author="PR Preview" w:date="2026-01-01T00:00:00Z">
        <w:r>
          <w:delText xml:space="preserve">,</w:delText>
        </w:r>
      </w:del>
      <w:del w:id="22190" w:author="PR Preview" w:date="2026-01-01T00:00:00Z">
        <w:r>
          <w:delText xml:space="preserve"> </w:delText>
        </w:r>
      </w:del>
      <w:del w:id="22191" w:author="PR Preview" w:date="2026-01-01T00:00:00Z">
        <w:r>
          <w:delText xml:space="preserve">so</w:delText>
        </w:r>
      </w:del>
      <w:del w:id="22192" w:author="PR Preview" w:date="2026-01-01T00:00:00Z">
        <w:r>
          <w:delText xml:space="preserve"> </w:delText>
        </w:r>
      </w:del>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del w:id="22193" w:author="PR Preview" w:date="2026-01-01T00:00:00Z">
        <w:r>
          <w:delText xml:space="preserve">.</w:delText>
        </w:r>
      </w:del>
      <w:del w:id="22194" w:author="PR Preview" w:date="2026-01-01T00:00:00Z">
        <w:r>
          <w:delText xml:space="preserve"> </w:delText>
        </w:r>
      </w:del>
      <w:del w:id="22195" w:author="PR Preview" w:date="2026-01-01T00:00:00Z">
        <w:r>
          <w:rPr>
            <w:i/>
            <w:iCs/>
          </w:rPr>
          <w:delText xml:space="preserve">If every</w:delText>
        </w:r>
      </w:del>
      <w:del w:id="22196" w:author="PR Preview" w:date="2026-01-01T00:00:00Z">
        <w:r>
          <w:rPr>
            <w:i/>
            <w:iCs/>
          </w:rPr>
          <w:delText xml:space="preserve"> </w:delText>
        </w:r>
      </w:del>
      <m:oMath>
        <m:sSub>
          <m:e>
            <m:r>
              <m:t>λ</m:t>
            </m:r>
          </m:e>
          <m:sub>
            <m:r>
              <m:t>i</m:t>
            </m:r>
          </m:sub>
        </m:sSub>
        <m:r>
          <m:rPr>
            <m:sty m:val="p"/>
          </m:rPr>
          <m:t>&gt;</m:t>
        </m:r>
        <m:r>
          <m:t>0</m:t>
        </m:r>
      </m:oMath>
      <w:del w:id="22197" w:author="PR Preview" w:date="2026-01-01T00:00:00Z">
        <w:r>
          <w:delText xml:space="preserve"> </w:delText>
        </w:r>
      </w:del>
      <w:del w:id="22198" w:author="PR Preview" w:date="2026-01-01T00:00:00Z">
        <w:r>
          <w:delText xml:space="preserve">and</w:delText>
        </w:r>
      </w:del>
      <w:del w:id="22199"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22200" w:author="PR Preview" w:date="2026-01-01T00:00:00Z">
        <w:r>
          <w:delText xml:space="preserve">,</w:delText>
        </w:r>
      </w:del>
      <w:del w:id="22201" w:author="PR Preview" w:date="2026-01-01T00:00:00Z">
        <w:r>
          <w:delText xml:space="preserve"> </w:delText>
        </w:r>
      </w:del>
      <w:del w:id="22202" w:author="PR Preview" w:date="2026-01-01T00:00:00Z">
        <w:r>
          <w:delText xml:space="preserve">then some</w:delText>
        </w:r>
      </w:del>
      <w:del w:id="22203" w:author="PR Preview" w:date="2026-01-01T00:00:00Z">
        <w:r>
          <w:delText xml:space="preserve"> </w:delText>
        </w:r>
      </w:del>
      <m:oMath>
        <m:sSub>
          <m:e>
            <m:r>
              <m:t>y</m:t>
            </m:r>
          </m:e>
          <m:sub>
            <m:r>
              <m:t>i</m:t>
            </m:r>
          </m:sub>
        </m:sSub>
        <m:r>
          <m:rPr>
            <m:sty m:val="p"/>
          </m:rPr>
          <m:t>≠</m:t>
        </m:r>
        <m:r>
          <m:t>0</m:t>
        </m:r>
      </m:oMath>
      <w:del w:id="22204" w:author="PR Preview" w:date="2026-01-01T00:00:00Z">
        <w:r>
          <w:delText xml:space="preserve">,</w:delText>
        </w:r>
      </w:del>
      <w:del w:id="22205" w:author="PR Preview" w:date="2026-01-01T00:00:00Z">
        <w:r>
          <w:delText xml:space="preserve"> </w:delText>
        </w:r>
      </w:del>
      <w:del w:id="22206" w:author="PR Preview" w:date="2026-01-01T00:00:00Z">
        <w:r>
          <w:delText xml:space="preserve">so at least one term is positive and the rest are non-negative,</w:delText>
        </w:r>
      </w:del>
      <w:del w:id="22207" w:author="PR Preview" w:date="2026-01-01T00:00:00Z">
        <w:r>
          <w:delText xml:space="preserve"> </w:delText>
        </w:r>
      </w:del>
      <w:del w:id="22208" w:author="PR Preview" w:date="2026-01-01T00:00:00Z">
        <w:r>
          <w:delText xml:space="preserve">and</w:delText>
        </w:r>
      </w:del>
      <w:del w:id="22209" w:author="PR Preview" w:date="2026-01-01T00:00:00Z">
        <w:r>
          <w:delText xml:space="preserve"> </w:delText>
        </w:r>
      </w:del>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del w:id="22210" w:author="PR Preview" w:date="2026-01-01T00:00:00Z">
        <w:r>
          <w:delText xml:space="preserve">.</w:delText>
        </w:r>
      </w:del>
    </w:p>
    <w:p>
      <w:pPr>
        <w:pStyle w:val="BodyText"/>
      </w:pPr>
      <w:del w:id="22211" w:author="PR Preview" w:date="2026-01-01T00:00:00Z">
        <w:r>
          <w:rPr>
            <w:i/>
            <w:iCs/>
          </w:rPr>
          <w:delText xml:space="preserve">Conversely</w:delText>
        </w:r>
      </w:del>
      <w:del w:id="22212" w:author="PR Preview" w:date="2026-01-01T00:00:00Z">
        <w:r>
          <w:delText xml:space="preserve">, take</w:delText>
        </w:r>
      </w:del>
      <w:del w:id="22213" w:author="PR Preview" w:date="2026-01-01T00:00:00Z">
        <w:r>
          <w:delText xml:space="preserve"> </w:delText>
        </w:r>
      </w:del>
      <m:oMath>
        <m:limLow>
          <m:e>
            <m:r>
              <m:t>x</m:t>
            </m:r>
          </m:e>
          <m:lim>
            <m:r>
              <m:rPr>
                <m:sty m:val="p"/>
              </m:rPr>
              <m:t>∼</m:t>
            </m:r>
          </m:lim>
        </m:limLow>
        <m:r>
          <m:rPr>
            <m:sty m:val="p"/>
          </m:rPr>
          <m:t>=</m:t>
        </m:r>
        <m:sSub>
          <m:e>
            <m:limLow>
              <m:e>
                <m:r>
                  <m:t>q</m:t>
                </m:r>
              </m:e>
              <m:lim>
                <m:r>
                  <m:rPr>
                    <m:sty m:val="p"/>
                  </m:rPr>
                  <m:t>∼</m:t>
                </m:r>
              </m:lim>
            </m:limLow>
          </m:e>
          <m:sub>
            <m:r>
              <m:t>i</m:t>
            </m:r>
          </m:sub>
        </m:sSub>
      </m:oMath>
      <w:del w:id="22214" w:author="PR Preview" w:date="2026-01-01T00:00:00Z">
        <w:r>
          <w:delText xml:space="preserve">, column</w:delText>
        </w:r>
      </w:del>
      <w:del w:id="22215" w:author="PR Preview" w:date="2026-01-01T00:00:00Z">
        <w:r>
          <w:delText xml:space="preserve"> </w:delText>
        </w:r>
      </w:del>
      <m:oMath>
        <m:r>
          <m:t>i</m:t>
        </m:r>
      </m:oMath>
      <w:del w:id="22216" w:author="PR Preview" w:date="2026-01-01T00:00:00Z">
        <w:r>
          <w:delText xml:space="preserve"> </w:delText>
        </w:r>
      </w:del>
      <w:del w:id="22217" w:author="PR Preview" w:date="2026-01-01T00:00:00Z">
        <w:r>
          <w:delText xml:space="preserve">of</w:delText>
        </w:r>
      </w:del>
      <w:del w:id="22218" w:author="PR Preview" w:date="2026-01-01T00:00:00Z">
        <w:r>
          <w:delText xml:space="preserve"> </w:delText>
        </w:r>
      </w:del>
      <m:oMath>
        <m:r>
          <m:rPr>
            <m:sty m:val="bi"/>
          </m:rPr>
          <m:t>Q</m:t>
        </m:r>
      </m:oMath>
      <w:del w:id="22219" w:author="PR Preview" w:date="2026-01-01T00:00:00Z">
        <w:r>
          <w:delText xml:space="preserve">,</w:delText>
        </w:r>
      </w:del>
      <w:del w:id="22220" w:author="PR Preview" w:date="2026-01-01T00:00:00Z">
        <w:r>
          <w:delText xml:space="preserve"> </w:delText>
        </w:r>
      </w:del>
      <w:del w:id="22221" w:author="PR Preview" w:date="2026-01-01T00:00:00Z">
        <w:r>
          <w:delText xml:space="preserve">which is not</w:delText>
        </w:r>
      </w:del>
      <w:del w:id="22222" w:author="PR Preview" w:date="2026-01-01T00:00:00Z">
        <w:r>
          <w:delText xml:space="preserve"> </w:delText>
        </w:r>
      </w:del>
      <m:oMath>
        <m:limLow>
          <m:e>
            <m:r>
              <m:t>0</m:t>
            </m:r>
          </m:e>
          <m:lim>
            <m:r>
              <m:rPr>
                <m:sty m:val="p"/>
              </m:rPr>
              <m:t>∼</m:t>
            </m:r>
          </m:lim>
        </m:limLow>
      </m:oMath>
      <w:del w:id="22223" w:author="PR Preview" w:date="2026-01-01T00:00:00Z">
        <w:r>
          <w:delText xml:space="preserve"> </w:delText>
        </w:r>
      </w:del>
      <w:del w:id="22224" w:author="PR Preview" w:date="2026-01-01T00:00:00Z">
        <w:r>
          <w:delText xml:space="preserve">because it has norm 1.</w:delText>
        </w:r>
      </w:del>
      <w:del w:id="22225" w:author="PR Preview" w:date="2026-01-01T00:00:00Z">
        <w:r>
          <w:delText xml:space="preserve"> </w:delText>
        </w:r>
      </w:del>
      <w:del w:id="22226" w:author="PR Preview" w:date="2026-01-01T00:00:00Z">
        <w:r>
          <w:delText xml:space="preserve">Then</w:delText>
        </w:r>
      </w:del>
      <w:del w:id="22227" w:author="PR Preview" w:date="2026-01-01T00:00:00Z">
        <w:r>
          <w:delText xml:space="preserve"> </w:delText>
        </w:r>
      </w:del>
      <m:oMath>
        <m:limLow>
          <m:e>
            <m:r>
              <m:t>y</m:t>
            </m:r>
          </m:e>
          <m:lim>
            <m:r>
              <m:rPr>
                <m:sty m:val="p"/>
              </m:rPr>
              <m:t>∼</m:t>
            </m:r>
          </m:lim>
        </m:limLow>
        <m:r>
          <m:rPr>
            <m:sty m:val="p"/>
          </m:rPr>
          <m:t>=</m:t>
        </m:r>
        <m:sSup>
          <m:e>
            <m:r>
              <m:rPr>
                <m:sty m:val="bi"/>
              </m:rPr>
              <m:t>Q</m:t>
            </m:r>
          </m:e>
          <m:sup>
            <m:r>
              <m:rPr>
                <m:sty m:val="p"/>
              </m:rPr>
              <m:t>⊤</m:t>
            </m:r>
          </m:sup>
        </m:sSup>
        <m:sSub>
          <m:e>
            <m:limLow>
              <m:e>
                <m:r>
                  <m:t>q</m:t>
                </m:r>
              </m:e>
              <m:lim>
                <m:r>
                  <m:rPr>
                    <m:sty m:val="p"/>
                  </m:rPr>
                  <m:t>∼</m:t>
                </m:r>
              </m:lim>
            </m:limLow>
          </m:e>
          <m:sub>
            <m:r>
              <m:t>i</m:t>
            </m:r>
          </m:sub>
        </m:sSub>
      </m:oMath>
      <w:del w:id="22228" w:author="PR Preview" w:date="2026-01-01T00:00:00Z">
        <w:r>
          <w:delText xml:space="preserve"> </w:delText>
        </w:r>
      </w:del>
      <w:del w:id="22229" w:author="PR Preview" w:date="2026-01-01T00:00:00Z">
        <w:r>
          <w:delText xml:space="preserve">is column</w:delText>
        </w:r>
      </w:del>
      <w:del w:id="22230" w:author="PR Preview" w:date="2026-01-01T00:00:00Z">
        <w:r>
          <w:delText xml:space="preserve"> </w:delText>
        </w:r>
      </w:del>
      <m:oMath>
        <m:r>
          <m:t>i</m:t>
        </m:r>
      </m:oMath>
      <w:del w:id="22231" w:author="PR Preview" w:date="2026-01-01T00:00:00Z">
        <w:r>
          <w:delText xml:space="preserve"> </w:delText>
        </w:r>
      </w:del>
      <w:del w:id="22232" w:author="PR Preview" w:date="2026-01-01T00:00:00Z">
        <w:r>
          <w:delText xml:space="preserve">of</w:delText>
        </w:r>
      </w:del>
      <w:del w:id="22233" w:author="PR Preview" w:date="2026-01-01T00:00:00Z">
        <w:r>
          <w:delText xml:space="preserve"> </w:delText>
        </w:r>
      </w:del>
      <m:oMath>
        <m:sSup>
          <m:e>
            <m:r>
              <m:rPr>
                <m:sty m:val="bi"/>
              </m:rPr>
              <m:t>Q</m:t>
            </m:r>
          </m:e>
          <m:sup>
            <m:r>
              <m:rPr>
                <m:sty m:val="p"/>
              </m:rPr>
              <m:t>⊤</m:t>
            </m:r>
          </m:sup>
        </m:sSup>
        <m:r>
          <m:rPr>
            <m:sty m:val="bi"/>
          </m:rPr>
          <m:t>Q</m:t>
        </m:r>
        <m:r>
          <m:rPr>
            <m:sty m:val="p"/>
          </m:rPr>
          <m:t>=</m:t>
        </m:r>
        <m:sSub>
          <m:e>
            <m:r>
              <m:rPr>
                <m:sty m:val="bi"/>
              </m:rPr>
              <m:t>I</m:t>
            </m:r>
          </m:e>
          <m:sub>
            <m:r>
              <m:t>p</m:t>
            </m:r>
          </m:sub>
        </m:sSub>
      </m:oMath>
      <w:del w:id="22234" w:author="PR Preview" w:date="2026-01-01T00:00:00Z">
        <w:r>
          <w:delText xml:space="preserve">,</w:delText>
        </w:r>
      </w:del>
      <w:del w:id="22235" w:author="PR Preview" w:date="2026-01-01T00:00:00Z">
        <w:r>
          <w:delText xml:space="preserve"> </w:delText>
        </w:r>
      </w:del>
      <w:del w:id="22236" w:author="PR Preview" w:date="2026-01-01T00:00:00Z">
        <w:r>
          <w:delText xml:space="preserve">so</w:delText>
        </w:r>
      </w:del>
      <w:del w:id="22237" w:author="PR Preview" w:date="2026-01-01T00:00:00Z">
        <w:r>
          <w:delText xml:space="preserve"> </w:delText>
        </w:r>
      </w:del>
      <m:oMath>
        <m:sSub>
          <m:e>
            <m:r>
              <m:t>y</m:t>
            </m:r>
          </m:e>
          <m:sub>
            <m:r>
              <m:t>i</m:t>
            </m:r>
          </m:sub>
        </m:sSub>
        <m:r>
          <m:rPr>
            <m:sty m:val="p"/>
          </m:rPr>
          <m:t>=</m:t>
        </m:r>
        <m:r>
          <m:t>1</m:t>
        </m:r>
      </m:oMath>
      <w:del w:id="22238" w:author="PR Preview" w:date="2026-01-01T00:00:00Z">
        <w:r>
          <w:delText xml:space="preserve"> </w:delText>
        </w:r>
      </w:del>
      <w:del w:id="22239" w:author="PR Preview" w:date="2026-01-01T00:00:00Z">
        <w:r>
          <w:delText xml:space="preserve">and every other entry of</w:delText>
        </w:r>
      </w:del>
      <w:del w:id="22240" w:author="PR Preview" w:date="2026-01-01T00:00:00Z">
        <w:r>
          <w:delText xml:space="preserve"> </w:delText>
        </w:r>
      </w:del>
      <m:oMath>
        <m:limLow>
          <m:e>
            <m:r>
              <m:t>y</m:t>
            </m:r>
          </m:e>
          <m:lim>
            <m:r>
              <m:rPr>
                <m:sty m:val="p"/>
              </m:rPr>
              <m:t>∼</m:t>
            </m:r>
          </m:lim>
        </m:limLow>
      </m:oMath>
      <w:del w:id="22241" w:author="PR Preview" w:date="2026-01-01T00:00:00Z">
        <w:r>
          <w:delText xml:space="preserve"> </w:delText>
        </w:r>
      </w:del>
      <w:del w:id="22242" w:author="PR Preview" w:date="2026-01-01T00:00:00Z">
        <w:r>
          <w:delText xml:space="preserve">is</w:delText>
        </w:r>
      </w:del>
      <w:del w:id="22243" w:author="PR Preview" w:date="2026-01-01T00:00:00Z">
        <w:r>
          <w:delText xml:space="preserve"> </w:delText>
        </w:r>
      </w:del>
      <m:oMath>
        <m:r>
          <m:t>0</m:t>
        </m:r>
      </m:oMath>
      <w:del w:id="22244" w:author="PR Preview" w:date="2026-01-01T00:00:00Z">
        <w:r>
          <w:delText xml:space="preserve">,</w:delText>
        </w:r>
      </w:del>
      <w:del w:id="22245" w:author="PR Preview" w:date="2026-01-01T00:00:00Z">
        <w:r>
          <w:delText xml:space="preserve"> </w:delText>
        </w:r>
      </w:del>
      <w:del w:id="22246" w:author="PR Preview" w:date="2026-01-01T00:00:00Z">
        <w:r>
          <w:delText xml:space="preserve">and the display gives</w:delText>
        </w:r>
      </w:del>
      <w:del w:id="22247" w:author="PR Preview" w:date="2026-01-01T00:00:00Z">
        <w:r>
          <w:delText xml:space="preserve"> </w:delText>
        </w:r>
      </w:del>
      <m:oMath>
        <m:sSup>
          <m:e>
            <m:sSub>
              <m:e>
                <m:limLow>
                  <m:e>
                    <m:r>
                      <m:t>q</m:t>
                    </m:r>
                  </m:e>
                  <m:lim>
                    <m:r>
                      <m:rPr>
                        <m:sty m:val="p"/>
                      </m:rPr>
                      <m:t>∼</m:t>
                    </m:r>
                  </m:lim>
                </m:limLow>
              </m:e>
              <m:sub>
                <m:r>
                  <m:t>i</m:t>
                </m:r>
              </m:sub>
            </m:sSub>
          </m:e>
          <m:sup>
            <m:r>
              <m:rPr>
                <m:sty m:val="p"/>
              </m:rPr>
              <m:t>⊤</m:t>
            </m:r>
          </m:sup>
        </m:sSup>
        <m:r>
          <m:rPr>
            <m:sty m:val="bi"/>
          </m:rPr>
          <m:t>A</m:t>
        </m:r>
        <m:sSub>
          <m:e>
            <m:limLow>
              <m:e>
                <m:r>
                  <m:t>q</m:t>
                </m:r>
              </m:e>
              <m:lim>
                <m:r>
                  <m:rPr>
                    <m:sty m:val="p"/>
                  </m:rPr>
                  <m:t>∼</m:t>
                </m:r>
              </m:lim>
            </m:limLow>
          </m:e>
          <m:sub>
            <m:r>
              <m:t>i</m:t>
            </m:r>
          </m:sub>
        </m:sSub>
        <m:r>
          <m:rPr>
            <m:sty m:val="p"/>
          </m:rPr>
          <m:t>=</m:t>
        </m:r>
        <m:sSub>
          <m:e>
            <m:r>
              <m:t>λ</m:t>
            </m:r>
          </m:e>
          <m:sub>
            <m:r>
              <m:t>i</m:t>
            </m:r>
          </m:sub>
        </m:sSub>
      </m:oMath>
      <w:del w:id="22248" w:author="PR Preview" w:date="2026-01-01T00:00:00Z">
        <w:r>
          <w:delText xml:space="preserve">.</w:delText>
        </w:r>
      </w:del>
      <w:del w:id="22249" w:author="PR Preview" w:date="2026-01-01T00:00:00Z">
        <w:r>
          <w:delText xml:space="preserve"> </w:delText>
        </w:r>
      </w:del>
      <w:del w:id="22250" w:author="PR Preview" w:date="2026-01-01T00:00:00Z">
        <w:r>
          <w:delText xml:space="preserve">So if</w:delText>
        </w:r>
      </w:del>
      <w:del w:id="22251" w:author="PR Preview" w:date="2026-01-01T00:00:00Z">
        <w:r>
          <w:delText xml:space="preserve"> </w:delText>
        </w:r>
      </w:del>
      <m:oMath>
        <m:r>
          <m:rPr>
            <m:sty m:val="bi"/>
          </m:rPr>
          <m:t>A</m:t>
        </m:r>
      </m:oMath>
      <w:del w:id="22252" w:author="PR Preview" w:date="2026-01-01T00:00:00Z">
        <w:r>
          <w:delText xml:space="preserve"> </w:delText>
        </w:r>
      </w:del>
      <w:del w:id="22253" w:author="PR Preview" w:date="2026-01-01T00:00:00Z">
        <w:r>
          <w:delText xml:space="preserve">is positive semidefinite,</w:delText>
        </w:r>
      </w:del>
      <w:del w:id="22254" w:author="PR Preview" w:date="2026-01-01T00:00:00Z">
        <w:r>
          <w:delText xml:space="preserve"> </w:delText>
        </w:r>
      </w:del>
      <m:oMath>
        <m:sSub>
          <m:e>
            <m:r>
              <m:t>λ</m:t>
            </m:r>
          </m:e>
          <m:sub>
            <m:r>
              <m:t>i</m:t>
            </m:r>
          </m:sub>
        </m:sSub>
        <m:r>
          <m:rPr>
            <m:sty m:val="p"/>
          </m:rPr>
          <m:t>≥</m:t>
        </m:r>
        <m:r>
          <m:t>0</m:t>
        </m:r>
      </m:oMath>
      <w:del w:id="22255" w:author="PR Preview" w:date="2026-01-01T00:00:00Z">
        <w:r>
          <w:delText xml:space="preserve">,</w:delText>
        </w:r>
      </w:del>
      <w:del w:id="22256" w:author="PR Preview" w:date="2026-01-01T00:00:00Z">
        <w:r>
          <w:delText xml:space="preserve"> </w:delText>
        </w:r>
      </w:del>
      <w:del w:id="22257" w:author="PR Preview" w:date="2026-01-01T00:00:00Z">
        <w:r>
          <w:delText xml:space="preserve">and if</w:delText>
        </w:r>
      </w:del>
      <w:del w:id="22258" w:author="PR Preview" w:date="2026-01-01T00:00:00Z">
        <w:r>
          <w:delText xml:space="preserve"> </w:delText>
        </w:r>
      </w:del>
      <m:oMath>
        <m:r>
          <m:rPr>
            <m:sty m:val="bi"/>
          </m:rPr>
          <m:t>A</m:t>
        </m:r>
      </m:oMath>
      <w:del w:id="22259" w:author="PR Preview" w:date="2026-01-01T00:00:00Z">
        <w:r>
          <w:delText xml:space="preserve"> </w:delText>
        </w:r>
      </w:del>
      <w:del w:id="22260" w:author="PR Preview" w:date="2026-01-01T00:00:00Z">
        <w:r>
          <w:delText xml:space="preserve">is positive definite,</w:delText>
        </w:r>
      </w:del>
      <w:del w:id="22261" w:author="PR Preview" w:date="2026-01-01T00:00:00Z">
        <w:r>
          <w:delText xml:space="preserve"> </w:delText>
        </w:r>
      </w:del>
      <m:oMath>
        <m:sSub>
          <m:e>
            <m:r>
              <m:t>λ</m:t>
            </m:r>
          </m:e>
          <m:sub>
            <m:r>
              <m:t>i</m:t>
            </m:r>
          </m:sub>
        </m:sSub>
        <m:r>
          <m:rPr>
            <m:sty m:val="p"/>
          </m:rPr>
          <m:t>&gt;</m:t>
        </m:r>
        <m:r>
          <m:t>0</m:t>
        </m:r>
      </m:oMath>
      <w:del w:id="22262" w:author="PR Preview" w:date="2026-01-01T00:00:00Z">
        <w:r>
          <w:delText xml:space="preserve">.</w:delText>
        </w:r>
      </w:del>
    </w:p>
    <w:p>
      <w:pPr>
        <w:pStyle w:val="BodyText"/>
      </w:pPr>
      <w:del w:id="22263" w:author="PR Preview" w:date="2026-01-01T00:00:00Z">
        <w:r>
          <w:rPr>
            <w:b/>
            <w:bCs/>
          </w:rPr>
          <w:delText xml:space="preserve">Example 151 (Reading definiteness off the eigenvalues)</w:delText>
        </w:r>
      </w:del>
      <w:del w:id="22264" w:author="PR Preview" w:date="2026-01-01T00:00:00Z">
        <w:r>
          <w:delText xml:space="preserve"> </w:delText>
        </w:r>
      </w:del>
      <w:del w:id="22265" w:author="PR Preview" w:date="2026-01-01T00:00:00Z">
        <w:r>
          <w:delText xml:space="preserve"> </w:delText>
        </w:r>
      </w:del>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2266" w:author="PR Preview" w:date="2026-01-01T00:00:00Z">
        <w:r>
          <w:delText xml:space="preserve"> </w:delText>
        </w:r>
      </w:del>
      <w:del w:id="22267" w:author="PR Preview" w:date="2026-01-01T00:00:00Z">
        <w:r>
          <w:delText xml:space="preserve">has eigenvalues</w:delText>
        </w:r>
      </w:del>
      <w:del w:id="22268" w:author="PR Preview" w:date="2026-01-01T00:00:00Z">
        <w:r>
          <w:delText xml:space="preserve"> </w:delText>
        </w:r>
      </w:del>
      <m:oMath>
        <m:r>
          <m:t>3</m:t>
        </m:r>
      </m:oMath>
      <w:del w:id="22269" w:author="PR Preview" w:date="2026-01-01T00:00:00Z">
        <w:r>
          <w:delText xml:space="preserve"> </w:delText>
        </w:r>
      </w:del>
      <w:del w:id="22270" w:author="PR Preview" w:date="2026-01-01T00:00:00Z">
        <w:r>
          <w:delText xml:space="preserve">and</w:delText>
        </w:r>
      </w:del>
      <w:del w:id="22271" w:author="PR Preview" w:date="2026-01-01T00:00:00Z">
        <w:r>
          <w:delText xml:space="preserve"> </w:delText>
        </w:r>
      </w:del>
      <m:oMath>
        <m:r>
          <m:t>1</m:t>
        </m:r>
      </m:oMath>
      <w:del w:id="22272" w:author="PR Preview" w:date="2026-01-01T00:00:00Z">
        <w:r>
          <w:delText xml:space="preserve"> </w:delText>
        </w:r>
      </w:del>
      <w:del w:id="22273" w:author="PR Preview" w:date="2026-01-01T00:00:00Z">
        <w:r>
          <w:delText xml:space="preserve">(</w:delText>
        </w:r>
      </w:del>
      <w:hyperlink w:anchor="exm-eigenvalue">
        <w:del w:id="22274" w:author="PR Preview" w:date="2026-01-01T00:00:00Z">
          <w:r>
            <w:rPr>
              <w:rStyle w:val="Hyperlink"/>
            </w:rPr>
            <w:delText xml:space="preserve">Example 144</w:delText>
          </w:r>
        </w:del>
      </w:hyperlink>
      <w:del w:id="22275" w:author="PR Preview" w:date="2026-01-01T00:00:00Z">
        <w:r>
          <w:delText xml:space="preserve">),</w:delText>
        </w:r>
      </w:del>
      <w:del w:id="22276" w:author="PR Preview" w:date="2026-01-01T00:00:00Z">
        <w:r>
          <w:delText xml:space="preserve"> </w:delText>
        </w:r>
      </w:del>
      <w:del w:id="22277" w:author="PR Preview" w:date="2026-01-01T00:00:00Z">
        <w:r>
          <w:delText xml:space="preserve">both positive, so it is positive definite.</w:delText>
        </w:r>
      </w:del>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22278" w:author="PR Preview" w:date="2026-01-01T00:00:00Z">
        <w:r>
          <w:delText xml:space="preserve"> </w:delText>
        </w:r>
      </w:del>
      <w:del w:id="22279" w:author="PR Preview" w:date="2026-01-01T00:00:00Z">
        <w:r>
          <w:delText xml:space="preserve">has eigenvalues</w:delText>
        </w:r>
      </w:del>
      <w:del w:id="22280" w:author="PR Preview" w:date="2026-01-01T00:00:00Z">
        <w:r>
          <w:delText xml:space="preserve"> </w:delText>
        </w:r>
      </w:del>
      <m:oMath>
        <m:r>
          <m:t>2</m:t>
        </m:r>
      </m:oMath>
      <w:del w:id="22281" w:author="PR Preview" w:date="2026-01-01T00:00:00Z">
        <w:r>
          <w:delText xml:space="preserve">, for the eigenvector</w:delText>
        </w:r>
      </w:del>
      <w:del w:id="22282" w:author="PR Preview" w:date="2026-01-01T00:00:00Z">
        <w:r>
          <w:delText xml:space="preserve"> </w:delText>
        </w:r>
      </w:del>
      <m:oMath>
        <m:r>
          <m:rPr>
            <m:sty m:val="p"/>
          </m:rPr>
          <m:t>(</m:t>
        </m:r>
        <m:r>
          <m:t>1</m:t>
        </m:r>
        <m:r>
          <m:rPr>
            <m:sty m:val="p"/>
          </m:rPr>
          <m:t>,</m:t>
        </m:r>
        <m:r>
          <m:t>1</m:t>
        </m:r>
        <m:r>
          <m:rPr>
            <m:sty m:val="p"/>
          </m:rPr>
          <m:t>)</m:t>
        </m:r>
      </m:oMath>
      <w:del w:id="22283" w:author="PR Preview" w:date="2026-01-01T00:00:00Z">
        <w:r>
          <w:delText xml:space="preserve">,</w:delText>
        </w:r>
      </w:del>
      <w:del w:id="22284" w:author="PR Preview" w:date="2026-01-01T00:00:00Z">
        <w:r>
          <w:delText xml:space="preserve"> </w:delText>
        </w:r>
      </w:del>
      <w:del w:id="22285" w:author="PR Preview" w:date="2026-01-01T00:00:00Z">
        <w:r>
          <w:delText xml:space="preserve">and</w:delText>
        </w:r>
      </w:del>
      <w:del w:id="22286" w:author="PR Preview" w:date="2026-01-01T00:00:00Z">
        <w:r>
          <w:delText xml:space="preserve"> </w:delText>
        </w:r>
      </w:del>
      <m:oMath>
        <m:r>
          <m:t>0</m:t>
        </m:r>
      </m:oMath>
      <w:del w:id="22287" w:author="PR Preview" w:date="2026-01-01T00:00:00Z">
        <w:r>
          <w:delText xml:space="preserve">, for the eigenvector</w:delText>
        </w:r>
      </w:del>
      <w:del w:id="22288" w:author="PR Preview" w:date="2026-01-01T00:00:00Z">
        <w:r>
          <w:delText xml:space="preserve"> </w:delText>
        </w:r>
      </w:del>
      <m:oMath>
        <m:r>
          <m:rPr>
            <m:sty m:val="p"/>
          </m:rPr>
          <m:t>(</m:t>
        </m:r>
        <m:r>
          <m:t>1</m:t>
        </m:r>
        <m:r>
          <m:rPr>
            <m:sty m:val="p"/>
          </m:rPr>
          <m:t>,</m:t>
        </m:r>
        <m:r>
          <m:rPr>
            <m:sty m:val="p"/>
          </m:rPr>
          <m:t>−</m:t>
        </m:r>
        <m:r>
          <m:t>1</m:t>
        </m:r>
        <m:r>
          <m:rPr>
            <m:sty m:val="p"/>
          </m:rPr>
          <m:t>)</m:t>
        </m:r>
      </m:oMath>
      <w:del w:id="22289" w:author="PR Preview" w:date="2026-01-01T00:00:00Z">
        <w:r>
          <w:delText xml:space="preserve">,</w:delText>
        </w:r>
      </w:del>
      <w:del w:id="22290" w:author="PR Preview" w:date="2026-01-01T00:00:00Z">
        <w:r>
          <w:delText xml:space="preserve"> </w:delText>
        </w:r>
      </w:del>
      <w:del w:id="22291" w:author="PR Preview" w:date="2026-01-01T00:00:00Z">
        <w:r>
          <w:delText xml:space="preserve">so it is positive semidefinite but not positive definite,</w:delText>
        </w:r>
      </w:del>
      <w:del w:id="22292" w:author="PR Preview" w:date="2026-01-01T00:00:00Z">
        <w:r>
          <w:delText xml:space="preserve"> </w:delText>
        </w:r>
      </w:del>
      <w:del w:id="22293" w:author="PR Preview" w:date="2026-01-01T00:00:00Z">
        <w:r>
          <w:delText xml:space="preserve">as</w:delText>
        </w:r>
      </w:del>
      <w:del w:id="22294" w:author="PR Preview" w:date="2026-01-01T00:00:00Z">
        <w:r>
          <w:delText xml:space="preserve"> </w:delText>
        </w:r>
      </w:del>
      <w:hyperlink w:anchor="exm-positive-definite">
        <w:del w:id="22295" w:author="PR Preview" w:date="2026-01-01T00:00:00Z">
          <w:r>
            <w:rPr>
              <w:rStyle w:val="Hyperlink"/>
            </w:rPr>
            <w:delText xml:space="preserve">Example 150</w:delText>
          </w:r>
        </w:del>
      </w:hyperlink>
      <w:del w:id="22296" w:author="PR Preview" w:date="2026-01-01T00:00:00Z">
        <w:r>
          <w:delText xml:space="preserve"> </w:delText>
        </w:r>
      </w:del>
      <w:del w:id="22297" w:author="PR Preview" w:date="2026-01-01T00:00:00Z">
        <w:r>
          <w:delText xml:space="preserve">found directly.</w:delText>
        </w:r>
      </w:del>
    </w:p>
    <w:p>
      <w:pPr>
        <w:pStyle w:val="FirstParagraph"/>
      </w:pPr>
      <w:del w:id="22298" w:author="PR Preview" w:date="2026-01-01T00:00:00Z">
        <w:r>
          <w:rPr>
            <w:b/>
            <w:bCs/>
          </w:rPr>
          <w:delText xml:space="preserve">Theorem 81 (A positive definite matrix has a positive definite inverse)</w:delText>
        </w:r>
      </w:del>
      <w:del w:id="22299" w:author="PR Preview" w:date="2026-01-01T00:00:00Z">
        <w:r>
          <w:delText xml:space="preserve"> </w:delText>
        </w:r>
      </w:del>
      <w:del w:id="22300" w:author="PR Preview" w:date="2026-01-01T00:00:00Z">
        <w:r>
          <w:delText xml:space="preserve">Let</w:delText>
        </w:r>
      </w:del>
      <w:del w:id="22301" w:author="PR Preview" w:date="2026-01-01T00:00:00Z">
        <w:r>
          <w:delText xml:space="preserve"> </w:delText>
        </w:r>
      </w:del>
      <m:oMath>
        <m:r>
          <m:rPr>
            <m:sty m:val="bi"/>
          </m:rPr>
          <m:t>A</m:t>
        </m:r>
      </m:oMath>
      <w:del w:id="22302" w:author="PR Preview" w:date="2026-01-01T00:00:00Z">
        <w:r>
          <w:delText xml:space="preserve"> </w:delText>
        </w:r>
      </w:del>
      <w:del w:id="22303" w:author="PR Preview" w:date="2026-01-01T00:00:00Z">
        <w:r>
          <w:delText xml:space="preserve">be a</w:delText>
        </w:r>
      </w:del>
      <w:del w:id="22304" w:author="PR Preview" w:date="2026-01-01T00:00:00Z">
        <w:r>
          <w:delText xml:space="preserve"> </w:delText>
        </w:r>
      </w:del>
      <m:oMath>
        <m:r>
          <m:t>p</m:t>
        </m:r>
        <m:r>
          <m:rPr>
            <m:sty m:val="p"/>
          </m:rPr>
          <m:t>×</m:t>
        </m:r>
        <m:r>
          <m:t>p</m:t>
        </m:r>
      </m:oMath>
      <w:del w:id="22305" w:author="PR Preview" w:date="2026-01-01T00:00:00Z">
        <w:r>
          <w:delText xml:space="preserve"> </w:delText>
        </w:r>
      </w:del>
      <w:del w:id="22306" w:author="PR Preview" w:date="2026-01-01T00:00:00Z">
        <w:r>
          <w:delText xml:space="preserve">positive definite matrix</w:delText>
        </w:r>
      </w:del>
      <w:del w:id="22307" w:author="PR Preview" w:date="2026-01-01T00:00:00Z">
        <w:r>
          <w:delText xml:space="preserve"> </w:delText>
        </w:r>
      </w:del>
      <w:del w:id="22308" w:author="PR Preview" w:date="2026-01-01T00:00:00Z">
        <w:r>
          <w:delText xml:space="preserve">(</w:delText>
        </w:r>
      </w:del>
      <w:hyperlink w:anchor="def-positive-definite">
        <w:del w:id="22309" w:author="PR Preview" w:date="2026-01-01T00:00:00Z">
          <w:r>
            <w:rPr>
              <w:rStyle w:val="Hyperlink"/>
            </w:rPr>
            <w:delText xml:space="preserve">Definition 101</w:delText>
          </w:r>
        </w:del>
      </w:hyperlink>
      <w:del w:id="22310" w:author="PR Preview" w:date="2026-01-01T00:00:00Z">
        <w:r>
          <w:delText xml:space="preserve">) with real entries,</w:delText>
        </w:r>
      </w:del>
      <w:del w:id="22311" w:author="PR Preview" w:date="2026-01-01T00:00:00Z">
        <w:r>
          <w:delText xml:space="preserve"> </w:delText>
        </w:r>
      </w:del>
      <w:del w:id="22312" w:author="PR Preview" w:date="2026-01-01T00:00:00Z">
        <w:r>
          <w:delText xml:space="preserve">with eigendecomposition</w:delText>
        </w:r>
      </w:del>
      <w:del w:id="22313" w:author="PR Preview" w:date="2026-01-01T00:00:00Z">
        <w:r>
          <w:delText xml:space="preserve"> </w:delText>
        </w:r>
      </w:del>
      <m:oMath>
        <m:r>
          <m:rPr>
            <m:sty m:val="bi"/>
          </m:rPr>
          <m:t>A</m:t>
        </m:r>
        <m:r>
          <m:rPr>
            <m:sty m:val="p"/>
          </m:rPr>
          <m:t>=</m:t>
        </m:r>
        <m:r>
          <m:rPr>
            <m:sty m:val="bi"/>
          </m:rPr>
          <m:t>Q</m:t>
        </m:r>
        <m:r>
          <m:rPr>
            <m:sty m:val="b"/>
          </m:rPr>
          <m:t>Λ</m:t>
        </m:r>
        <m:sSup>
          <m:e>
            <m:r>
              <m:rPr>
                <m:sty m:val="bi"/>
              </m:rPr>
              <m:t>Q</m:t>
            </m:r>
          </m:e>
          <m:sup>
            <m:r>
              <m:rPr>
                <m:sty m:val="p"/>
              </m:rPr>
              <m:t>⊤</m:t>
            </m:r>
          </m:sup>
        </m:sSup>
      </m:oMath>
      <w:del w:id="22314" w:author="PR Preview" w:date="2026-01-01T00:00:00Z">
        <w:r>
          <w:delText xml:space="preserve"> </w:delText>
        </w:r>
      </w:del>
      <w:del w:id="22315" w:author="PR Preview" w:date="2026-01-01T00:00:00Z">
        <w:r>
          <w:delText xml:space="preserve">(</w:delText>
        </w:r>
      </w:del>
      <w:hyperlink w:anchor="def-eigendecomposition">
        <w:del w:id="22316" w:author="PR Preview" w:date="2026-01-01T00:00:00Z">
          <w:r>
            <w:rPr>
              <w:rStyle w:val="Hyperlink"/>
            </w:rPr>
            <w:delText xml:space="preserve">Definition 97</w:delText>
          </w:r>
        </w:del>
      </w:hyperlink>
      <w:del w:id="22317" w:author="PR Preview" w:date="2026-01-01T00:00:00Z">
        <w:r>
          <w:delText xml:space="preserve">)</w:delText>
        </w:r>
      </w:del>
      <w:del w:id="22318" w:author="PR Preview" w:date="2026-01-01T00:00:00Z">
        <w:r>
          <w:delText xml:space="preserve"> </w:delText>
        </w:r>
      </w:del>
      <w:del w:id="22319" w:author="PR Preview" w:date="2026-01-01T00:00:00Z">
        <w:r>
          <w:delText xml:space="preserve">and eigenvalues</w:delText>
        </w:r>
      </w:del>
      <w:del w:id="22320" w:author="PR Preview" w:date="2026-01-01T00:00:00Z">
        <w:r>
          <w:delText xml:space="preserve"> </w:delText>
        </w:r>
      </w:del>
      <m:oMath>
        <m:sSub>
          <m:e>
            <m:r>
              <m:t>λ</m:t>
            </m:r>
          </m:e>
          <m:sub>
            <m:r>
              <m:t>1</m:t>
            </m:r>
          </m:sub>
        </m:sSub>
        <m:r>
          <m:rPr>
            <m:sty m:val="p"/>
          </m:rPr>
          <m:t>,</m:t>
        </m:r>
        <m:r>
          <m:rPr>
            <m:sty m:val="p"/>
          </m:rPr>
          <m:t>…</m:t>
        </m:r>
        <m:r>
          <m:rPr>
            <m:sty m:val="p"/>
          </m:rPr>
          <m:t>,</m:t>
        </m:r>
        <m:sSub>
          <m:e>
            <m:r>
              <m:t>λ</m:t>
            </m:r>
          </m:e>
          <m:sub>
            <m:r>
              <m:t>p</m:t>
            </m:r>
          </m:sub>
        </m:sSub>
      </m:oMath>
      <w:del w:id="22321" w:author="PR Preview" w:date="2026-01-01T00:00:00Z">
        <w:r>
          <w:delText xml:space="preserve">.</w:delText>
        </w:r>
      </w:del>
      <w:del w:id="22322" w:author="PR Preview" w:date="2026-01-01T00:00:00Z">
        <w:r>
          <w:delText xml:space="preserve"> </w:delText>
        </w:r>
      </w:del>
      <w:del w:id="22323" w:author="PR Preview" w:date="2026-01-01T00:00:00Z">
        <w:r>
          <w:delText xml:space="preserve">Then</w:delText>
        </w:r>
      </w:del>
      <w:del w:id="22324" w:author="PR Preview" w:date="2026-01-01T00:00:00Z">
        <w:r>
          <w:delText xml:space="preserve"> </w:delText>
        </w:r>
      </w:del>
      <m:oMath>
        <m:r>
          <m:rPr>
            <m:sty m:val="bi"/>
          </m:rPr>
          <m:t>A</m:t>
        </m:r>
      </m:oMath>
      <w:del w:id="22325" w:author="PR Preview" w:date="2026-01-01T00:00:00Z">
        <w:r>
          <w:delText xml:space="preserve"> </w:delText>
        </w:r>
      </w:del>
      <w:del w:id="22326" w:author="PR Preview" w:date="2026-01-01T00:00:00Z">
        <w:r>
          <w:delText xml:space="preserve">is invertible (</w:delText>
        </w:r>
      </w:del>
      <w:hyperlink w:anchor="def-invertible-matrix">
        <w:del w:id="22327" w:author="PR Preview" w:date="2026-01-01T00:00:00Z">
          <w:r>
            <w:rPr>
              <w:rStyle w:val="Hyperlink"/>
            </w:rPr>
            <w:delText xml:space="preserve">Definition 85</w:delText>
          </w:r>
        </w:del>
      </w:hyperlink>
      <w:del w:id="22328" w:author="PR Preview" w:date="2026-01-01T00:00:00Z">
        <w:r>
          <w:delText xml:space="preserve">),</w:delText>
        </w:r>
      </w:del>
    </w:p>
    <w:p>
      <w:pPr>
        <w:pStyle w:val="FirstParagraph"/>
      </w:pPr>
      <w:ins w:id="22329" w:author="PR Preview" w:date="2026-01-01T00:00:00Z">
        <w:r>
          <w:rPr>
            <w:i/>
            <w:iCs/>
          </w:rPr>
          <w:t xml:space="preserve">Proof</w:t>
        </w:r>
      </w:ins>
      <w:ins w:id="22330" w:author="PR Preview" w:date="2026-01-01T00:00:00Z">
        <w:r>
          <w:t xml:space="preserve">. </w:t>
        </w:r>
      </w:ins>
      <w:ins w:id="22331" w:author="PR Preview" w:date="2026-01-01T00:00:00Z">
        <w:r>
          <w:t xml:space="preserve">For any vector</w:t>
        </w:r>
      </w:ins>
      <w:ins w:id="22332" w:author="PR Preview" w:date="2026-01-01T00:00:00Z">
        <w:r>
          <w:t xml:space="preserve"> </w:t>
        </w:r>
      </w:ins>
      <w:ins w:id="22333" w:author="PR Preview" w:date="2026-01-01T00:00:00Z">
        <w:r>
          <w:t xml:space="preserve">$\mathord{\smash[b]{\underset{\raise.3ex\hbox{$\scriptstyle\sim$}}{x}}\vphantom{x}}$</w:t>
        </w:r>
      </w:ins>
      <w:ins w:id="22334" w:author="PR Preview" w:date="2026-01-01T00:00:00Z">
        <w:r>
          <w:t xml:space="preserve"> </w:t>
        </w:r>
      </w:ins>
      <w:ins w:id="22335" w:author="PR Preview" w:date="2026-01-01T00:00:00Z">
        <w:r>
          <w:t xml:space="preserve">of length</w:t>
        </w:r>
      </w:ins>
      <w:ins w:id="22336" w:author="PR Preview" w:date="2026-01-01T00:00:00Z">
        <w:r>
          <w:t xml:space="preserve"> </w:t>
        </w:r>
      </w:ins>
      <m:oMath>
        <m:r>
          <m:t>p</m:t>
        </m:r>
      </m:oMath>
      <w:ins w:id="22337" w:author="PR Preview" w:date="2026-01-01T00:00:00Z">
        <w:r>
          <w:t xml:space="preserve">, let</w:t>
        </w:r>
      </w:ins>
      <w:ins w:id="22338" w:author="PR Preview" w:date="2026-01-01T00:00:00Z">
        <w:r>
          <w:t xml:space="preserve"> </w:t>
        </w:r>
      </w:ins>
      <w:ins w:id="22339" w:author="PR Preview" w:date="2026-01-01T00:00:00Z">
        <w:r>
          <w:t xml:space="preserve">$\mathord{\smash[b]{\underset{\raise.3ex\hbox{$\scriptstyle\sim$}}{y}}\vphantom{y}} = {\mathbf{Q}}^{\top}\mathord{\smash[b]{\underset{\raise.3ex\hbox{$\scriptstyle\sim$}}{x}}\vphantom{x}}$</w:t>
        </w:r>
      </w:ins>
      <w:ins w:id="22340" w:author="PR Preview" w:date="2026-01-01T00:00:00Z">
        <w:r>
          <w:t xml:space="preserve">.</w:t>
        </w:r>
      </w:ins>
      <w:ins w:id="22341" w:author="PR Preview" w:date="2026-01-01T00:00:00Z">
        <w:r>
          <w:t xml:space="preserve"> </w:t>
        </w:r>
      </w:ins>
      <w:ins w:id="22342" w:author="PR Preview" w:date="2026-01-01T00:00:00Z">
        <w:r>
          <w:t xml:space="preserve">Then:</w:t>
        </w:r>
      </w:ins>
    </w:p>
    <w:p>
      <w:pPr>
        <w:pStyle w:val="BodyText"/>
      </w:pPr>
      <w:ins w:id="22343" w:author="PR Preview" w:date="2026-01-01T00:00:00Z">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ins>
    </w:p>
    <w:p>
      <w:pPr>
        <w:pStyle w:val="FirstParagraph"/>
      </w:pPr>
      <w:ins w:id="22344" w:author="PR Preview" w:date="2026-01-01T00:00:00Z">
        <w:r>
          <w:t xml:space="preserve">The second step is</w:t>
        </w:r>
      </w:ins>
      <w:ins w:id="22345" w:author="PR Preview" w:date="2026-01-01T00:00:00Z">
        <w:r>
          <w:t xml:space="preserve"> </w:t>
        </w:r>
      </w:ins>
      <w:hyperlink w:anchor="thm-transpose-product">
        <w:ins w:id="22346" w:author="PR Preview" w:date="2026-01-01T00:00:00Z">
          <w:r>
            <w:rPr>
              <w:rStyle w:val="Hyperlink"/>
            </w:rPr>
            <w:t xml:space="preserve">Theorem 19</w:t>
          </w:r>
        </w:ins>
      </w:hyperlink>
      <w:ins w:id="22347" w:author="PR Preview" w:date="2026-01-01T00:00:00Z">
        <w:r>
          <w:t xml:space="preserve">.</w:t>
        </w:r>
      </w:ins>
      <w:ins w:id="22348" w:author="PR Preview" w:date="2026-01-01T00:00:00Z">
        <w:r>
          <w:t xml:space="preserve"> </w:t>
        </w:r>
      </w:ins>
      <w:ins w:id="22349" w:author="PR Preview" w:date="2026-01-01T00:00:00Z">
        <w:r>
          <w:t xml:space="preserve">Also,</w:t>
        </w:r>
      </w:ins>
      <w:ins w:id="22350" w:author="PR Preview" w:date="2026-01-01T00:00:00Z">
        <w:r>
          <w:t xml:space="preserve"> </w:t>
        </w:r>
      </w:ins>
      <w:ins w:id="22351" w:author="PR Preview" w:date="2026-01-01T00:00:00Z">
        <w:r>
          <w:t xml:space="preserve">$\mathord{\smash[b]{\underset{\raise.3ex\hbox{$\scriptstyle\sim$}}{x}}\vphantom{x}}= \mathord{\smash[b]{\underset{\raise.3ex\hbox{$\scriptstyle\sim$}}{0}}\vphantom{0}}$</w:t>
        </w:r>
      </w:ins>
      <w:ins w:id="22352" w:author="PR Preview" w:date="2026-01-01T00:00:00Z">
        <w:r>
          <w:t xml:space="preserve"> </w:t>
        </w:r>
      </w:ins>
      <w:ins w:id="22353" w:author="PR Preview" w:date="2026-01-01T00:00:00Z">
        <w:r>
          <w:t xml:space="preserve">exactly when</w:t>
        </w:r>
      </w:ins>
      <w:ins w:id="22354" w:author="PR Preview" w:date="2026-01-01T00:00:00Z">
        <w:r>
          <w:t xml:space="preserve"> </w:t>
        </w:r>
      </w:ins>
      <w:ins w:id="22355" w:author="PR Preview" w:date="2026-01-01T00:00:00Z">
        <w:r>
          <w:t xml:space="preserve">$\mathord{\smash[b]{\underset{\raise.3ex\hbox{$\scriptstyle\sim$}}{y}}\vphantom{y}} = \mathord{\smash[b]{\underset{\raise.3ex\hbox{$\scriptstyle\sim$}}{0}}\vphantom{0}}$</w:t>
        </w:r>
      </w:ins>
      <w:ins w:id="22356" w:author="PR Preview" w:date="2026-01-01T00:00:00Z">
        <w:r>
          <w:t xml:space="preserve">:</w:t>
        </w:r>
      </w:ins>
      <w:ins w:id="22357" w:author="PR Preview" w:date="2026-01-01T00:00:00Z">
        <w:r>
          <w:t xml:space="preserve"> </w:t>
        </w:r>
      </w:ins>
      <m:oMath>
        <m:r>
          <m:rPr>
            <m:sty m:val="bi"/>
          </m:rPr>
          <m:t>Q</m:t>
        </m:r>
        <m:sSup>
          <m:e>
            <m:r>
              <m:rPr>
                <m:sty m:val="bi"/>
              </m:rPr>
              <m:t>Q</m:t>
            </m:r>
          </m:e>
          <m:sup>
            <m:r>
              <m:rPr>
                <m:sty m:val="p"/>
              </m:rPr>
              <m:t>⊤</m:t>
            </m:r>
          </m:sup>
        </m:sSup>
        <m:r>
          <m:rPr>
            <m:sty m:val="p"/>
          </m:rPr>
          <m:t>=</m:t>
        </m:r>
        <m:sSub>
          <m:e>
            <m:r>
              <m:rPr>
                <m:sty m:val="bi"/>
              </m:rPr>
              <m:t>I</m:t>
            </m:r>
          </m:e>
          <m:sub>
            <m:r>
              <m:t>p</m:t>
            </m:r>
          </m:sub>
        </m:sSub>
      </m:oMath>
      <w:ins w:id="22358" w:author="PR Preview" w:date="2026-01-01T00:00:00Z">
        <w:r>
          <w:t xml:space="preserve"> </w:t>
        </w:r>
      </w:ins>
      <w:ins w:id="22359" w:author="PR Preview" w:date="2026-01-01T00:00:00Z">
        <w:r>
          <w:t xml:space="preserve">for an orthogonal matrix</w:t>
        </w:r>
      </w:ins>
      <w:ins w:id="22360" w:author="PR Preview" w:date="2026-01-01T00:00:00Z">
        <w:r>
          <w:t xml:space="preserve"> </w:t>
        </w:r>
      </w:ins>
      <w:ins w:id="22361" w:author="PR Preview" w:date="2026-01-01T00:00:00Z">
        <w:r>
          <w:t xml:space="preserve">(</w:t>
        </w:r>
      </w:ins>
      <w:hyperlink w:anchor="def-orthogonal-matrix">
        <w:ins w:id="22362" w:author="PR Preview" w:date="2026-01-01T00:00:00Z">
          <w:r>
            <w:rPr>
              <w:rStyle w:val="Hyperlink"/>
            </w:rPr>
            <w:t xml:space="preserve">Definition 89</w:t>
          </w:r>
        </w:ins>
      </w:hyperlink>
      <w:ins w:id="22363" w:author="PR Preview" w:date="2026-01-01T00:00:00Z">
        <w:r>
          <w:t xml:space="preserve">),</w:t>
        </w:r>
      </w:ins>
      <w:ins w:id="22364" w:author="PR Preview" w:date="2026-01-01T00:00:00Z">
        <w:r>
          <w:t xml:space="preserve"> </w:t>
        </w:r>
      </w:ins>
      <w:ins w:id="22365" w:author="PR Preview" w:date="2026-01-01T00:00:00Z">
        <w:r>
          <w:t xml:space="preserve">so</w:t>
        </w:r>
      </w:ins>
      <w:ins w:id="22366" w:author="PR Preview" w:date="2026-01-01T00:00:00Z">
        <w:r>
          <w:t xml:space="preserve"> </w:t>
        </w:r>
      </w:ins>
      <w:ins w:id="22367" w:author="PR Preview" w:date="2026-01-01T00:00:00Z">
        <w:r>
          <w:t xml:space="preserve">$\mathord{\smash[b]{\underset{\raise.3ex\hbox{$\scriptstyle\sim$}}{x}}\vphantom{x}}= \mathbf{Q}\mathord{\smash[b]{\underset{\raise.3ex\hbox{$\scriptstyle\sim$}}{y}}\vphantom{y}}$</w:t>
        </w:r>
      </w:ins>
      <w:ins w:id="22368" w:author="PR Preview" w:date="2026-01-01T00:00:00Z">
        <w:r>
          <w:t xml:space="preserve">.</w:t>
        </w:r>
      </w:ins>
    </w:p>
    <w:p>
      <w:pPr>
        <w:pStyle w:val="BodyText"/>
      </w:pPr>
      <w:ins w:id="22369" w:author="PR Preview" w:date="2026-01-01T00:00:00Z">
        <w:r>
          <w:rPr>
            <w:i/>
            <w:iCs/>
          </w:rPr>
          <w:t xml:space="preserve">If every</w:t>
        </w:r>
      </w:ins>
      <w:ins w:id="22370" w:author="PR Preview" w:date="2026-01-01T00:00:00Z">
        <w:r>
          <w:rPr>
            <w:i/>
            <w:iCs/>
          </w:rPr>
          <w:t xml:space="preserve"> </w:t>
        </w:r>
      </w:ins>
      <m:oMath>
        <m:sSub>
          <m:e>
            <m:r>
              <m:t>λ</m:t>
            </m:r>
          </m:e>
          <m:sub>
            <m:r>
              <m:t>i</m:t>
            </m:r>
          </m:sub>
        </m:sSub>
        <m:r>
          <m:rPr>
            <m:sty m:val="p"/>
          </m:rPr>
          <m:t>≥</m:t>
        </m:r>
        <m:r>
          <m:t>0</m:t>
        </m:r>
      </m:oMath>
      <w:ins w:id="22371" w:author="PR Preview" w:date="2026-01-01T00:00:00Z">
        <w:r>
          <w:t xml:space="preserve">, then every term</w:t>
        </w:r>
      </w:ins>
      <w:ins w:id="22372" w:author="PR Preview" w:date="2026-01-01T00:00:00Z">
        <w:r>
          <w:t xml:space="preserve"> </w:t>
        </w:r>
      </w:ins>
      <m:oMath>
        <m:sSub>
          <m:e>
            <m:r>
              <m:t>λ</m:t>
            </m:r>
          </m:e>
          <m:sub>
            <m:r>
              <m:t>i</m:t>
            </m:r>
          </m:sub>
        </m:sSub>
        <m:sSubSup>
          <m:e>
            <m:r>
              <m:t>y</m:t>
            </m:r>
          </m:e>
          <m:sub>
            <m:r>
              <m:t>i</m:t>
            </m:r>
          </m:sub>
          <m:sup>
            <m:r>
              <m:t>2</m:t>
            </m:r>
          </m:sup>
        </m:sSubSup>
        <m:r>
          <m:rPr>
            <m:sty m:val="p"/>
          </m:rPr>
          <m:t>≥</m:t>
        </m:r>
        <m:r>
          <m:t>0</m:t>
        </m:r>
      </m:oMath>
      <w:ins w:id="22373" w:author="PR Preview" w:date="2026-01-01T00:00:00Z">
        <w:r>
          <w:t xml:space="preserve">,</w:t>
        </w:r>
      </w:ins>
      <w:ins w:id="22374" w:author="PR Preview" w:date="2026-01-01T00:00:00Z">
        <w:r>
          <w:t xml:space="preserve"> </w:t>
        </w:r>
      </w:ins>
      <w:ins w:id="22375" w:author="PR Preview" w:date="2026-01-01T00:00:00Z">
        <w:r>
          <w:t xml:space="preserve">so</w:t>
        </w:r>
      </w:ins>
      <w:ins w:id="22376" w:author="PR Preview" w:date="2026-01-01T00:00:00Z">
        <w:r>
          <w:t xml:space="preserve"> </w:t>
        </w:r>
      </w:ins>
      <w:ins w:id="22377" w:author="PR Preview" w:date="2026-01-01T00:00:00Z">
        <w:r>
          <w:t xml:space="preserve">${\mathord{\smash[b]{\underset{\raise.3ex\hbox{$\scriptstyle\sim$}}{x}}\vphantom{x}}}^{\top} \mathbf{A} \mathord{\smash[b]{\underset{\raise.3ex\hbox{$\scriptstyle\sim$}}{x}}\vphantom{x}} \ge 0$</w:t>
        </w:r>
      </w:ins>
      <w:ins w:id="22378" w:author="PR Preview" w:date="2026-01-01T00:00:00Z">
        <w:r>
          <w:t xml:space="preserve">.</w:t>
        </w:r>
      </w:ins>
      <w:ins w:id="22379" w:author="PR Preview" w:date="2026-01-01T00:00:00Z">
        <w:r>
          <w:t xml:space="preserve"> </w:t>
        </w:r>
      </w:ins>
      <w:ins w:id="22380" w:author="PR Preview" w:date="2026-01-01T00:00:00Z">
        <w:r>
          <w:rPr>
            <w:i/>
            <w:iCs/>
          </w:rPr>
          <w:t xml:space="preserve">If every</w:t>
        </w:r>
      </w:ins>
      <w:ins w:id="22381" w:author="PR Preview" w:date="2026-01-01T00:00:00Z">
        <w:r>
          <w:rPr>
            <w:i/>
            <w:iCs/>
          </w:rPr>
          <w:t xml:space="preserve"> </w:t>
        </w:r>
      </w:ins>
      <m:oMath>
        <m:sSub>
          <m:e>
            <m:r>
              <m:t>λ</m:t>
            </m:r>
          </m:e>
          <m:sub>
            <m:r>
              <m:t>i</m:t>
            </m:r>
          </m:sub>
        </m:sSub>
        <m:r>
          <m:rPr>
            <m:sty m:val="p"/>
          </m:rPr>
          <m:t>&gt;</m:t>
        </m:r>
        <m:r>
          <m:t>0</m:t>
        </m:r>
      </m:oMath>
      <w:ins w:id="22382" w:author="PR Preview" w:date="2026-01-01T00:00:00Z">
        <w:r>
          <w:t xml:space="preserve"> </w:t>
        </w:r>
      </w:ins>
      <w:ins w:id="22383" w:author="PR Preview" w:date="2026-01-01T00:00:00Z">
        <w:r>
          <w:t xml:space="preserve">and</w:t>
        </w:r>
      </w:ins>
      <w:ins w:id="22384" w:author="PR Preview" w:date="2026-01-01T00:00:00Z">
        <w:r>
          <w:t xml:space="preserve"> </w:t>
        </w:r>
      </w:ins>
      <w:ins w:id="22385" w:author="PR Preview" w:date="2026-01-01T00:00:00Z">
        <w:r>
          <w:t xml:space="preserve">$\mathord{\smash[b]{\underset{\raise.3ex\hbox{$\scriptstyle\sim$}}{x}}\vphantom{x}}\neq \mathord{\smash[b]{\underset{\raise.3ex\hbox{$\scriptstyle\sim$}}{0}}\vphantom{0}}$</w:t>
        </w:r>
      </w:ins>
      <w:ins w:id="22386" w:author="PR Preview" w:date="2026-01-01T00:00:00Z">
        <w:r>
          <w:t xml:space="preserve">,</w:t>
        </w:r>
      </w:ins>
      <w:ins w:id="22387" w:author="PR Preview" w:date="2026-01-01T00:00:00Z">
        <w:r>
          <w:t xml:space="preserve"> </w:t>
        </w:r>
      </w:ins>
      <w:ins w:id="22388" w:author="PR Preview" w:date="2026-01-01T00:00:00Z">
        <w:r>
          <w:t xml:space="preserve">then some</w:t>
        </w:r>
      </w:ins>
      <w:ins w:id="22389" w:author="PR Preview" w:date="2026-01-01T00:00:00Z">
        <w:r>
          <w:t xml:space="preserve"> </w:t>
        </w:r>
      </w:ins>
      <m:oMath>
        <m:sSub>
          <m:e>
            <m:r>
              <m:t>y</m:t>
            </m:r>
          </m:e>
          <m:sub>
            <m:r>
              <m:t>i</m:t>
            </m:r>
          </m:sub>
        </m:sSub>
        <m:r>
          <m:rPr>
            <m:sty m:val="p"/>
          </m:rPr>
          <m:t>≠</m:t>
        </m:r>
        <m:r>
          <m:t>0</m:t>
        </m:r>
      </m:oMath>
      <w:ins w:id="22390" w:author="PR Preview" w:date="2026-01-01T00:00:00Z">
        <w:r>
          <w:t xml:space="preserve">,</w:t>
        </w:r>
      </w:ins>
      <w:ins w:id="22391" w:author="PR Preview" w:date="2026-01-01T00:00:00Z">
        <w:r>
          <w:t xml:space="preserve"> </w:t>
        </w:r>
      </w:ins>
      <w:ins w:id="22392" w:author="PR Preview" w:date="2026-01-01T00:00:00Z">
        <w:r>
          <w:t xml:space="preserve">so at least one term is positive and the rest are non-negative,</w:t>
        </w:r>
      </w:ins>
      <w:ins w:id="22393" w:author="PR Preview" w:date="2026-01-01T00:00:00Z">
        <w:r>
          <w:t xml:space="preserve"> </w:t>
        </w:r>
      </w:ins>
      <w:ins w:id="22394" w:author="PR Preview" w:date="2026-01-01T00:00:00Z">
        <w:r>
          <w:t xml:space="preserve">and</w:t>
        </w:r>
      </w:ins>
      <w:ins w:id="22395" w:author="PR Preview" w:date="2026-01-01T00:00:00Z">
        <w:r>
          <w:t xml:space="preserve"> </w:t>
        </w:r>
      </w:ins>
      <w:ins w:id="22396" w:author="PR Preview" w:date="2026-01-01T00:00:00Z">
        <w:r>
          <w:t xml:space="preserve">${\mathord{\smash[b]{\underset{\raise.3ex\hbox{$\scriptstyle\sim$}}{x}}\vphantom{x}}}^{\top} \mathbf{A} \mathord{\smash[b]{\underset{\raise.3ex\hbox{$\scriptstyle\sim$}}{x}}\vphantom{x}} &gt; 0$</w:t>
        </w:r>
      </w:ins>
      <w:ins w:id="22397" w:author="PR Preview" w:date="2026-01-01T00:00:00Z">
        <w:r>
          <w:t xml:space="preserve">.</w:t>
        </w:r>
      </w:ins>
    </w:p>
    <w:p>
      <w:pPr>
        <w:pStyle w:val="BodyText"/>
      </w:pPr>
      <w:ins w:id="22398" w:author="PR Preview" w:date="2026-01-01T00:00:00Z">
        <w:r>
          <w:rPr>
            <w:i/>
            <w:iCs/>
          </w:rPr>
          <w:t xml:space="preserve">Conversely</w:t>
        </w:r>
      </w:ins>
      <w:ins w:id="22399" w:author="PR Preview" w:date="2026-01-01T00:00:00Z">
        <w:r>
          <w:t xml:space="preserve">, take</w:t>
        </w:r>
      </w:ins>
      <w:ins w:id="22400" w:author="PR Preview" w:date="2026-01-01T00:00:00Z">
        <w:r>
          <w:t xml:space="preserve"> </w:t>
        </w:r>
      </w:ins>
      <w:ins w:id="22401" w:author="PR Preview" w:date="2026-01-01T00:00:00Z">
        <w:r>
          <w:t xml:space="preserve">$\mathord{\smash[b]{\underset{\raise.3ex\hbox{$\scriptstyle\sim$}}{x}}\vphantom{x}}= \mathord{\smash[b]{\underset{\raise.3ex\hbox{$\scriptstyle\sim$}}{q}}\vphantom{q}}_i$</w:t>
        </w:r>
      </w:ins>
      <w:ins w:id="22402" w:author="PR Preview" w:date="2026-01-01T00:00:00Z">
        <w:r>
          <w:t xml:space="preserve">, column</w:t>
        </w:r>
      </w:ins>
      <w:ins w:id="22403" w:author="PR Preview" w:date="2026-01-01T00:00:00Z">
        <w:r>
          <w:t xml:space="preserve"> </w:t>
        </w:r>
      </w:ins>
      <m:oMath>
        <m:r>
          <m:t>i</m:t>
        </m:r>
      </m:oMath>
      <w:ins w:id="22404" w:author="PR Preview" w:date="2026-01-01T00:00:00Z">
        <w:r>
          <w:t xml:space="preserve"> </w:t>
        </w:r>
      </w:ins>
      <w:ins w:id="22405" w:author="PR Preview" w:date="2026-01-01T00:00:00Z">
        <w:r>
          <w:t xml:space="preserve">of</w:t>
        </w:r>
      </w:ins>
      <w:ins w:id="22406" w:author="PR Preview" w:date="2026-01-01T00:00:00Z">
        <w:r>
          <w:t xml:space="preserve"> </w:t>
        </w:r>
      </w:ins>
      <m:oMath>
        <m:r>
          <m:rPr>
            <m:sty m:val="bi"/>
          </m:rPr>
          <m:t>Q</m:t>
        </m:r>
      </m:oMath>
      <w:ins w:id="22407" w:author="PR Preview" w:date="2026-01-01T00:00:00Z">
        <w:r>
          <w:t xml:space="preserve">,</w:t>
        </w:r>
      </w:ins>
      <w:ins w:id="22408" w:author="PR Preview" w:date="2026-01-01T00:00:00Z">
        <w:r>
          <w:t xml:space="preserve"> </w:t>
        </w:r>
      </w:ins>
      <w:ins w:id="22409" w:author="PR Preview" w:date="2026-01-01T00:00:00Z">
        <w:r>
          <w:t xml:space="preserve">which is not</w:t>
        </w:r>
      </w:ins>
      <w:ins w:id="22410" w:author="PR Preview" w:date="2026-01-01T00:00:00Z">
        <w:r>
          <w:t xml:space="preserve"> </w:t>
        </w:r>
      </w:ins>
      <w:ins w:id="22411" w:author="PR Preview" w:date="2026-01-01T00:00:00Z">
        <w:r>
          <w:t xml:space="preserve">$\mathord{\smash[b]{\underset{\raise.3ex\hbox{$\scriptstyle\sim$}}{0}}\vphantom{0}}$</w:t>
        </w:r>
      </w:ins>
      <w:ins w:id="22412" w:author="PR Preview" w:date="2026-01-01T00:00:00Z">
        <w:r>
          <w:t xml:space="preserve"> </w:t>
        </w:r>
      </w:ins>
      <w:ins w:id="22413" w:author="PR Preview" w:date="2026-01-01T00:00:00Z">
        <w:r>
          <w:t xml:space="preserve">because it has norm 1.</w:t>
        </w:r>
      </w:ins>
      <w:ins w:id="22414" w:author="PR Preview" w:date="2026-01-01T00:00:00Z">
        <w:r>
          <w:t xml:space="preserve"> </w:t>
        </w:r>
      </w:ins>
      <w:ins w:id="22415" w:author="PR Preview" w:date="2026-01-01T00:00:00Z">
        <w:r>
          <w:t xml:space="preserve">Then</w:t>
        </w:r>
      </w:ins>
      <w:ins w:id="22416" w:author="PR Preview" w:date="2026-01-01T00:00:00Z">
        <w:r>
          <w:t xml:space="preserve"> </w:t>
        </w:r>
      </w:ins>
      <w:ins w:id="22417" w:author="PR Preview" w:date="2026-01-01T00:00:00Z">
        <w:r>
          <w:t xml:space="preserve">$\mathord{\smash[b]{\underset{\raise.3ex\hbox{$\scriptstyle\sim$}}{y}}\vphantom{y}} = {\mathbf{Q}}^{\top}\mathord{\smash[b]{\underset{\raise.3ex\hbox{$\scriptstyle\sim$}}{q}}\vphantom{q}}_i$</w:t>
        </w:r>
      </w:ins>
      <w:ins w:id="22418" w:author="PR Preview" w:date="2026-01-01T00:00:00Z">
        <w:r>
          <w:t xml:space="preserve"> </w:t>
        </w:r>
      </w:ins>
      <w:ins w:id="22419" w:author="PR Preview" w:date="2026-01-01T00:00:00Z">
        <w:r>
          <w:t xml:space="preserve">is column</w:t>
        </w:r>
      </w:ins>
      <w:ins w:id="22420" w:author="PR Preview" w:date="2026-01-01T00:00:00Z">
        <w:r>
          <w:t xml:space="preserve"> </w:t>
        </w:r>
      </w:ins>
      <m:oMath>
        <m:r>
          <m:t>i</m:t>
        </m:r>
      </m:oMath>
      <w:ins w:id="22421" w:author="PR Preview" w:date="2026-01-01T00:00:00Z">
        <w:r>
          <w:t xml:space="preserve"> </w:t>
        </w:r>
      </w:ins>
      <w:ins w:id="22422" w:author="PR Preview" w:date="2026-01-01T00:00:00Z">
        <w:r>
          <w:t xml:space="preserve">of</w:t>
        </w:r>
      </w:ins>
      <w:ins w:id="22423" w:author="PR Preview" w:date="2026-01-01T00:00:00Z">
        <w:r>
          <w:t xml:space="preserve"> </w:t>
        </w:r>
      </w:ins>
      <m:oMath>
        <m:sSup>
          <m:e>
            <m:r>
              <m:rPr>
                <m:sty m:val="bi"/>
              </m:rPr>
              <m:t>Q</m:t>
            </m:r>
          </m:e>
          <m:sup>
            <m:r>
              <m:rPr>
                <m:sty m:val="p"/>
              </m:rPr>
              <m:t>⊤</m:t>
            </m:r>
          </m:sup>
        </m:sSup>
        <m:r>
          <m:rPr>
            <m:sty m:val="bi"/>
          </m:rPr>
          <m:t>Q</m:t>
        </m:r>
        <m:r>
          <m:rPr>
            <m:sty m:val="p"/>
          </m:rPr>
          <m:t>=</m:t>
        </m:r>
        <m:sSub>
          <m:e>
            <m:r>
              <m:rPr>
                <m:sty m:val="bi"/>
              </m:rPr>
              <m:t>I</m:t>
            </m:r>
          </m:e>
          <m:sub>
            <m:r>
              <m:t>p</m:t>
            </m:r>
          </m:sub>
        </m:sSub>
      </m:oMath>
      <w:ins w:id="22424" w:author="PR Preview" w:date="2026-01-01T00:00:00Z">
        <w:r>
          <w:t xml:space="preserve">,</w:t>
        </w:r>
      </w:ins>
      <w:ins w:id="22425" w:author="PR Preview" w:date="2026-01-01T00:00:00Z">
        <w:r>
          <w:t xml:space="preserve"> </w:t>
        </w:r>
      </w:ins>
      <w:ins w:id="22426" w:author="PR Preview" w:date="2026-01-01T00:00:00Z">
        <w:r>
          <w:t xml:space="preserve">so</w:t>
        </w:r>
      </w:ins>
      <w:ins w:id="22427" w:author="PR Preview" w:date="2026-01-01T00:00:00Z">
        <w:r>
          <w:t xml:space="preserve"> </w:t>
        </w:r>
      </w:ins>
      <m:oMath>
        <m:sSub>
          <m:e>
            <m:r>
              <m:t>y</m:t>
            </m:r>
          </m:e>
          <m:sub>
            <m:r>
              <m:t>i</m:t>
            </m:r>
          </m:sub>
        </m:sSub>
        <m:r>
          <m:rPr>
            <m:sty m:val="p"/>
          </m:rPr>
          <m:t>=</m:t>
        </m:r>
        <m:r>
          <m:t>1</m:t>
        </m:r>
      </m:oMath>
      <w:ins w:id="22428" w:author="PR Preview" w:date="2026-01-01T00:00:00Z">
        <w:r>
          <w:t xml:space="preserve"> </w:t>
        </w:r>
      </w:ins>
      <w:ins w:id="22429" w:author="PR Preview" w:date="2026-01-01T00:00:00Z">
        <w:r>
          <w:t xml:space="preserve">and every other entry of</w:t>
        </w:r>
      </w:ins>
      <w:ins w:id="22430" w:author="PR Preview" w:date="2026-01-01T00:00:00Z">
        <w:r>
          <w:t xml:space="preserve"> </w:t>
        </w:r>
      </w:ins>
      <w:ins w:id="22431" w:author="PR Preview" w:date="2026-01-01T00:00:00Z">
        <w:r>
          <w:t xml:space="preserve">$\mathord{\smash[b]{\underset{\raise.3ex\hbox{$\scriptstyle\sim$}}{y}}\vphantom{y}}$</w:t>
        </w:r>
      </w:ins>
      <w:ins w:id="22432" w:author="PR Preview" w:date="2026-01-01T00:00:00Z">
        <w:r>
          <w:t xml:space="preserve"> </w:t>
        </w:r>
      </w:ins>
      <w:ins w:id="22433" w:author="PR Preview" w:date="2026-01-01T00:00:00Z">
        <w:r>
          <w:t xml:space="preserve">is</w:t>
        </w:r>
      </w:ins>
      <w:ins w:id="22434" w:author="PR Preview" w:date="2026-01-01T00:00:00Z">
        <w:r>
          <w:t xml:space="preserve"> </w:t>
        </w:r>
      </w:ins>
      <m:oMath>
        <m:r>
          <m:t>0</m:t>
        </m:r>
      </m:oMath>
      <w:ins w:id="22435" w:author="PR Preview" w:date="2026-01-01T00:00:00Z">
        <w:r>
          <w:t xml:space="preserve">,</w:t>
        </w:r>
      </w:ins>
      <w:ins w:id="22436" w:author="PR Preview" w:date="2026-01-01T00:00:00Z">
        <w:r>
          <w:t xml:space="preserve"> </w:t>
        </w:r>
      </w:ins>
      <w:ins w:id="22437" w:author="PR Preview" w:date="2026-01-01T00:00:00Z">
        <w:r>
          <w:t xml:space="preserve">and the display gives</w:t>
        </w:r>
      </w:ins>
      <w:ins w:id="22438" w:author="PR Preview" w:date="2026-01-01T00:00:00Z">
        <w:r>
          <w:t xml:space="preserve"> </w:t>
        </w:r>
      </w:ins>
      <w:ins w:id="22439" w:author="PR Preview" w:date="2026-01-01T00:00:00Z">
        <w:r>
          <w:t xml:space="preserve">${\mathord{\smash[b]{\underset{\raise.3ex\hbox{$\scriptstyle\sim$}}{q}}\vphantom{q}}_i}^{\top}\mathbf{A}\mathord{\smash[b]{\underset{\raise.3ex\hbox{$\scriptstyle\sim$}}{q}}\vphantom{q}}_i = \lambda_i$</w:t>
        </w:r>
      </w:ins>
      <w:ins w:id="22440" w:author="PR Preview" w:date="2026-01-01T00:00:00Z">
        <w:r>
          <w:t xml:space="preserve">.</w:t>
        </w:r>
      </w:ins>
      <w:ins w:id="22441" w:author="PR Preview" w:date="2026-01-01T00:00:00Z">
        <w:r>
          <w:t xml:space="preserve"> </w:t>
        </w:r>
      </w:ins>
      <w:ins w:id="22442" w:author="PR Preview" w:date="2026-01-01T00:00:00Z">
        <w:r>
          <w:t xml:space="preserve">So if</w:t>
        </w:r>
      </w:ins>
      <w:ins w:id="22443" w:author="PR Preview" w:date="2026-01-01T00:00:00Z">
        <w:r>
          <w:t xml:space="preserve"> </w:t>
        </w:r>
      </w:ins>
      <m:oMath>
        <m:r>
          <m:rPr>
            <m:sty m:val="bi"/>
          </m:rPr>
          <m:t>A</m:t>
        </m:r>
      </m:oMath>
      <w:ins w:id="22444" w:author="PR Preview" w:date="2026-01-01T00:00:00Z">
        <w:r>
          <w:t xml:space="preserve"> </w:t>
        </w:r>
      </w:ins>
      <w:ins w:id="22445" w:author="PR Preview" w:date="2026-01-01T00:00:00Z">
        <w:r>
          <w:t xml:space="preserve">is positive semidefinite,</w:t>
        </w:r>
      </w:ins>
      <w:ins w:id="22446" w:author="PR Preview" w:date="2026-01-01T00:00:00Z">
        <w:r>
          <w:t xml:space="preserve"> </w:t>
        </w:r>
      </w:ins>
      <m:oMath>
        <m:sSub>
          <m:e>
            <m:r>
              <m:t>λ</m:t>
            </m:r>
          </m:e>
          <m:sub>
            <m:r>
              <m:t>i</m:t>
            </m:r>
          </m:sub>
        </m:sSub>
        <m:r>
          <m:rPr>
            <m:sty m:val="p"/>
          </m:rPr>
          <m:t>≥</m:t>
        </m:r>
        <m:r>
          <m:t>0</m:t>
        </m:r>
      </m:oMath>
      <w:ins w:id="22447" w:author="PR Preview" w:date="2026-01-01T00:00:00Z">
        <w:r>
          <w:t xml:space="preserve">,</w:t>
        </w:r>
      </w:ins>
      <w:ins w:id="22448" w:author="PR Preview" w:date="2026-01-01T00:00:00Z">
        <w:r>
          <w:t xml:space="preserve"> </w:t>
        </w:r>
      </w:ins>
      <w:ins w:id="22449" w:author="PR Preview" w:date="2026-01-01T00:00:00Z">
        <w:r>
          <w:t xml:space="preserve">and if</w:t>
        </w:r>
      </w:ins>
      <w:ins w:id="22450" w:author="PR Preview" w:date="2026-01-01T00:00:00Z">
        <w:r>
          <w:t xml:space="preserve"> </w:t>
        </w:r>
      </w:ins>
      <m:oMath>
        <m:r>
          <m:rPr>
            <m:sty m:val="bi"/>
          </m:rPr>
          <m:t>A</m:t>
        </m:r>
      </m:oMath>
      <w:ins w:id="22451" w:author="PR Preview" w:date="2026-01-01T00:00:00Z">
        <w:r>
          <w:t xml:space="preserve"> </w:t>
        </w:r>
      </w:ins>
      <w:ins w:id="22452" w:author="PR Preview" w:date="2026-01-01T00:00:00Z">
        <w:r>
          <w:t xml:space="preserve">is positive definite,</w:t>
        </w:r>
      </w:ins>
      <w:ins w:id="22453" w:author="PR Preview" w:date="2026-01-01T00:00:00Z">
        <w:r>
          <w:t xml:space="preserve"> </w:t>
        </w:r>
      </w:ins>
      <m:oMath>
        <m:sSub>
          <m:e>
            <m:r>
              <m:t>λ</m:t>
            </m:r>
          </m:e>
          <m:sub>
            <m:r>
              <m:t>i</m:t>
            </m:r>
          </m:sub>
        </m:sSub>
        <m:r>
          <m:rPr>
            <m:sty m:val="p"/>
          </m:rPr>
          <m:t>&gt;</m:t>
        </m:r>
        <m:r>
          <m:t>0</m:t>
        </m:r>
      </m:oMath>
      <w:ins w:id="22454" w:author="PR Preview" w:date="2026-01-01T00:00:00Z">
        <w:r>
          <w:t xml:space="preserve">.</w:t>
        </w:r>
      </w:ins>
    </w:p>
    <w:bookmarkStart w:id="511" w:name="exm-definite-eigenvalues"/>
    <w:p>
      <w:pPr>
        <w:pStyle w:val="BodyText"/>
      </w:pPr>
      <w:ins w:id="22455" w:author="PR Preview" w:date="2026-01-01T00:00:00Z">
        <w:r>
          <w:rPr>
            <w:b/>
            <w:bCs/>
          </w:rPr>
          <w:t xml:space="preserve">Example 153 (Reading definiteness off the eigenvalues)</w:t>
        </w:r>
      </w:ins>
      <w:ins w:id="22456" w:author="PR Preview" w:date="2026-01-01T00:00:00Z">
        <w:r>
          <w:t xml:space="preserve"> </w:t>
        </w:r>
      </w:ins>
      <w:ins w:id="22457" w:author="PR Preview" w:date="2026-01-01T00:00:00Z">
        <w:r>
          <w:t xml:space="preserve"> </w:t>
        </w:r>
      </w:ins>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2458" w:author="PR Preview" w:date="2026-01-01T00:00:00Z">
        <w:r>
          <w:t xml:space="preserve"> </w:t>
        </w:r>
      </w:ins>
      <w:ins w:id="22459" w:author="PR Preview" w:date="2026-01-01T00:00:00Z">
        <w:r>
          <w:t xml:space="preserve">has eigenvalues</w:t>
        </w:r>
      </w:ins>
      <w:ins w:id="22460" w:author="PR Preview" w:date="2026-01-01T00:00:00Z">
        <w:r>
          <w:t xml:space="preserve"> </w:t>
        </w:r>
      </w:ins>
      <m:oMath>
        <m:r>
          <m:t>3</m:t>
        </m:r>
      </m:oMath>
      <w:ins w:id="22461" w:author="PR Preview" w:date="2026-01-01T00:00:00Z">
        <w:r>
          <w:t xml:space="preserve"> </w:t>
        </w:r>
      </w:ins>
      <w:ins w:id="22462" w:author="PR Preview" w:date="2026-01-01T00:00:00Z">
        <w:r>
          <w:t xml:space="preserve">and</w:t>
        </w:r>
      </w:ins>
      <w:ins w:id="22463" w:author="PR Preview" w:date="2026-01-01T00:00:00Z">
        <w:r>
          <w:t xml:space="preserve"> </w:t>
        </w:r>
      </w:ins>
      <m:oMath>
        <m:r>
          <m:t>1</m:t>
        </m:r>
      </m:oMath>
      <w:ins w:id="22464" w:author="PR Preview" w:date="2026-01-01T00:00:00Z">
        <w:r>
          <w:t xml:space="preserve"> </w:t>
        </w:r>
      </w:ins>
      <w:ins w:id="22465" w:author="PR Preview" w:date="2026-01-01T00:00:00Z">
        <w:r>
          <w:t xml:space="preserve">(</w:t>
        </w:r>
      </w:ins>
      <w:hyperlink w:anchor="exm-eigenvalue">
        <w:ins w:id="22466" w:author="PR Preview" w:date="2026-01-01T00:00:00Z">
          <w:r>
            <w:rPr>
              <w:rStyle w:val="Hyperlink"/>
            </w:rPr>
            <w:t xml:space="preserve">Example 146</w:t>
          </w:r>
        </w:ins>
      </w:hyperlink>
      <w:ins w:id="22467" w:author="PR Preview" w:date="2026-01-01T00:00:00Z">
        <w:r>
          <w:t xml:space="preserve">),</w:t>
        </w:r>
      </w:ins>
      <w:ins w:id="22468" w:author="PR Preview" w:date="2026-01-01T00:00:00Z">
        <w:r>
          <w:t xml:space="preserve"> </w:t>
        </w:r>
      </w:ins>
      <w:ins w:id="22469" w:author="PR Preview" w:date="2026-01-01T00:00:00Z">
        <w:r>
          <w:t xml:space="preserve">both positive, so it is positive definite.</w:t>
        </w:r>
      </w:ins>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22470" w:author="PR Preview" w:date="2026-01-01T00:00:00Z">
        <w:r>
          <w:t xml:space="preserve"> </w:t>
        </w:r>
      </w:ins>
      <w:ins w:id="22471" w:author="PR Preview" w:date="2026-01-01T00:00:00Z">
        <w:r>
          <w:t xml:space="preserve">has eigenvalues</w:t>
        </w:r>
      </w:ins>
      <w:ins w:id="22472" w:author="PR Preview" w:date="2026-01-01T00:00:00Z">
        <w:r>
          <w:t xml:space="preserve"> </w:t>
        </w:r>
      </w:ins>
      <m:oMath>
        <m:r>
          <m:t>2</m:t>
        </m:r>
      </m:oMath>
      <w:ins w:id="22473" w:author="PR Preview" w:date="2026-01-01T00:00:00Z">
        <w:r>
          <w:t xml:space="preserve">, for the eigenvector</w:t>
        </w:r>
      </w:ins>
      <w:ins w:id="22474" w:author="PR Preview" w:date="2026-01-01T00:00:00Z">
        <w:r>
          <w:t xml:space="preserve"> </w:t>
        </w:r>
      </w:ins>
      <m:oMath>
        <m:r>
          <m:rPr>
            <m:sty m:val="p"/>
          </m:rPr>
          <m:t>(</m:t>
        </m:r>
        <m:r>
          <m:t>1</m:t>
        </m:r>
        <m:r>
          <m:rPr>
            <m:sty m:val="p"/>
          </m:rPr>
          <m:t>,</m:t>
        </m:r>
        <m:r>
          <m:t>1</m:t>
        </m:r>
        <m:r>
          <m:rPr>
            <m:sty m:val="p"/>
          </m:rPr>
          <m:t>)</m:t>
        </m:r>
      </m:oMath>
      <w:ins w:id="22475" w:author="PR Preview" w:date="2026-01-01T00:00:00Z">
        <w:r>
          <w:t xml:space="preserve">,</w:t>
        </w:r>
      </w:ins>
      <w:ins w:id="22476" w:author="PR Preview" w:date="2026-01-01T00:00:00Z">
        <w:r>
          <w:t xml:space="preserve"> </w:t>
        </w:r>
      </w:ins>
      <w:ins w:id="22477" w:author="PR Preview" w:date="2026-01-01T00:00:00Z">
        <w:r>
          <w:t xml:space="preserve">and</w:t>
        </w:r>
      </w:ins>
      <w:ins w:id="22478" w:author="PR Preview" w:date="2026-01-01T00:00:00Z">
        <w:r>
          <w:t xml:space="preserve"> </w:t>
        </w:r>
      </w:ins>
      <m:oMath>
        <m:r>
          <m:t>0</m:t>
        </m:r>
      </m:oMath>
      <w:ins w:id="22479" w:author="PR Preview" w:date="2026-01-01T00:00:00Z">
        <w:r>
          <w:t xml:space="preserve">, for the eigenvector</w:t>
        </w:r>
      </w:ins>
      <w:ins w:id="22480" w:author="PR Preview" w:date="2026-01-01T00:00:00Z">
        <w:r>
          <w:t xml:space="preserve"> </w:t>
        </w:r>
      </w:ins>
      <m:oMath>
        <m:r>
          <m:rPr>
            <m:sty m:val="p"/>
          </m:rPr>
          <m:t>(</m:t>
        </m:r>
        <m:r>
          <m:t>1</m:t>
        </m:r>
        <m:r>
          <m:rPr>
            <m:sty m:val="p"/>
          </m:rPr>
          <m:t>,</m:t>
        </m:r>
        <m:r>
          <m:rPr>
            <m:sty m:val="p"/>
          </m:rPr>
          <m:t>−</m:t>
        </m:r>
        <m:r>
          <m:t>1</m:t>
        </m:r>
        <m:r>
          <m:rPr>
            <m:sty m:val="p"/>
          </m:rPr>
          <m:t>)</m:t>
        </m:r>
      </m:oMath>
      <w:ins w:id="22481" w:author="PR Preview" w:date="2026-01-01T00:00:00Z">
        <w:r>
          <w:t xml:space="preserve">,</w:t>
        </w:r>
      </w:ins>
      <w:ins w:id="22482" w:author="PR Preview" w:date="2026-01-01T00:00:00Z">
        <w:r>
          <w:t xml:space="preserve"> </w:t>
        </w:r>
      </w:ins>
      <w:ins w:id="22483" w:author="PR Preview" w:date="2026-01-01T00:00:00Z">
        <w:r>
          <w:t xml:space="preserve">so it is positive semidefinite but not positive definite,</w:t>
        </w:r>
      </w:ins>
      <w:ins w:id="22484" w:author="PR Preview" w:date="2026-01-01T00:00:00Z">
        <w:r>
          <w:t xml:space="preserve"> </w:t>
        </w:r>
      </w:ins>
      <w:ins w:id="22485" w:author="PR Preview" w:date="2026-01-01T00:00:00Z">
        <w:r>
          <w:t xml:space="preserve">as</w:t>
        </w:r>
      </w:ins>
      <w:ins w:id="22486" w:author="PR Preview" w:date="2026-01-01T00:00:00Z">
        <w:r>
          <w:t xml:space="preserve"> </w:t>
        </w:r>
      </w:ins>
      <w:hyperlink w:anchor="exm-positive-definite">
        <w:ins w:id="22487" w:author="PR Preview" w:date="2026-01-01T00:00:00Z">
          <w:r>
            <w:rPr>
              <w:rStyle w:val="Hyperlink"/>
            </w:rPr>
            <w:t xml:space="preserve">Example 152</w:t>
          </w:r>
        </w:ins>
      </w:hyperlink>
      <w:ins w:id="22488" w:author="PR Preview" w:date="2026-01-01T00:00:00Z">
        <w:r>
          <w:t xml:space="preserve"> </w:t>
        </w:r>
      </w:ins>
      <w:ins w:id="22489" w:author="PR Preview" w:date="2026-01-01T00:00:00Z">
        <w:r>
          <w:t xml:space="preserve">found directly.</w:t>
        </w:r>
      </w:ins>
    </w:p>
    <w:bookmarkEnd w:id="511"/>
    <w:bookmarkStart w:id="512" w:name="thm-pd-inverse"/>
    <w:p>
      <w:pPr>
        <w:pStyle w:val="FirstParagraph"/>
      </w:pPr>
      <w:ins w:id="22490" w:author="PR Preview" w:date="2026-01-01T00:00:00Z">
        <w:r>
          <w:rPr>
            <w:b/>
            <w:bCs/>
          </w:rPr>
          <w:t xml:space="preserve">Theorem 82 (A positive definite matrix has a positive definite inverse)</w:t>
        </w:r>
      </w:ins>
      <w:ins w:id="22491" w:author="PR Preview" w:date="2026-01-01T00:00:00Z">
        <w:r>
          <w:t xml:space="preserve"> </w:t>
        </w:r>
      </w:ins>
      <w:ins w:id="22492" w:author="PR Preview" w:date="2026-01-01T00:00:00Z">
        <w:r>
          <w:t xml:space="preserve">Let</w:t>
        </w:r>
      </w:ins>
      <w:ins w:id="22493" w:author="PR Preview" w:date="2026-01-01T00:00:00Z">
        <w:r>
          <w:t xml:space="preserve"> </w:t>
        </w:r>
      </w:ins>
      <m:oMath>
        <m:r>
          <m:rPr>
            <m:sty m:val="bi"/>
          </m:rPr>
          <m:t>A</m:t>
        </m:r>
      </m:oMath>
      <w:ins w:id="22494" w:author="PR Preview" w:date="2026-01-01T00:00:00Z">
        <w:r>
          <w:t xml:space="preserve"> </w:t>
        </w:r>
      </w:ins>
      <w:ins w:id="22495" w:author="PR Preview" w:date="2026-01-01T00:00:00Z">
        <w:r>
          <w:t xml:space="preserve">be a</w:t>
        </w:r>
      </w:ins>
      <w:ins w:id="22496" w:author="PR Preview" w:date="2026-01-01T00:00:00Z">
        <w:r>
          <w:t xml:space="preserve"> </w:t>
        </w:r>
      </w:ins>
      <m:oMath>
        <m:r>
          <m:t>p</m:t>
        </m:r>
        <m:r>
          <m:rPr>
            <m:sty m:val="p"/>
          </m:rPr>
          <m:t>×</m:t>
        </m:r>
        <m:r>
          <m:t>p</m:t>
        </m:r>
      </m:oMath>
      <w:ins w:id="22497" w:author="PR Preview" w:date="2026-01-01T00:00:00Z">
        <w:r>
          <w:t xml:space="preserve"> </w:t>
        </w:r>
      </w:ins>
      <w:ins w:id="22498" w:author="PR Preview" w:date="2026-01-01T00:00:00Z">
        <w:r>
          <w:t xml:space="preserve">positive definite matrix</w:t>
        </w:r>
      </w:ins>
      <w:ins w:id="22499" w:author="PR Preview" w:date="2026-01-01T00:00:00Z">
        <w:r>
          <w:t xml:space="preserve"> </w:t>
        </w:r>
      </w:ins>
      <w:ins w:id="22500" w:author="PR Preview" w:date="2026-01-01T00:00:00Z">
        <w:r>
          <w:t xml:space="preserve">(</w:t>
        </w:r>
      </w:ins>
      <w:hyperlink w:anchor="def-positive-definite">
        <w:ins w:id="22501" w:author="PR Preview" w:date="2026-01-01T00:00:00Z">
          <w:r>
            <w:rPr>
              <w:rStyle w:val="Hyperlink"/>
            </w:rPr>
            <w:t xml:space="preserve">Definition 101</w:t>
          </w:r>
        </w:ins>
      </w:hyperlink>
      <w:ins w:id="22502" w:author="PR Preview" w:date="2026-01-01T00:00:00Z">
        <w:r>
          <w:t xml:space="preserve">) with real entries,</w:t>
        </w:r>
      </w:ins>
      <w:ins w:id="22503" w:author="PR Preview" w:date="2026-01-01T00:00:00Z">
        <w:r>
          <w:t xml:space="preserve"> </w:t>
        </w:r>
      </w:ins>
      <w:ins w:id="22504" w:author="PR Preview" w:date="2026-01-01T00:00:00Z">
        <w:r>
          <w:t xml:space="preserve">with eigendecomposition</w:t>
        </w:r>
      </w:ins>
      <w:ins w:id="22505" w:author="PR Preview" w:date="2026-01-01T00:00:00Z">
        <w:r>
          <w:t xml:space="preserve"> </w:t>
        </w:r>
      </w:ins>
      <m:oMath>
        <m:r>
          <m:rPr>
            <m:sty m:val="bi"/>
          </m:rPr>
          <m:t>A</m:t>
        </m:r>
        <m:r>
          <m:rPr>
            <m:sty m:val="p"/>
          </m:rPr>
          <m:t>=</m:t>
        </m:r>
        <m:r>
          <m:rPr>
            <m:sty m:val="bi"/>
          </m:rPr>
          <m:t>Q</m:t>
        </m:r>
        <m:r>
          <m:rPr>
            <m:sty m:val="b"/>
          </m:rPr>
          <m:t>Λ</m:t>
        </m:r>
        <m:sSup>
          <m:e>
            <m:r>
              <m:rPr>
                <m:sty m:val="bi"/>
              </m:rPr>
              <m:t>Q</m:t>
            </m:r>
          </m:e>
          <m:sup>
            <m:r>
              <m:rPr>
                <m:sty m:val="p"/>
              </m:rPr>
              <m:t>⊤</m:t>
            </m:r>
          </m:sup>
        </m:sSup>
      </m:oMath>
      <w:ins w:id="22506" w:author="PR Preview" w:date="2026-01-01T00:00:00Z">
        <w:r>
          <w:t xml:space="preserve"> </w:t>
        </w:r>
      </w:ins>
      <w:ins w:id="22507" w:author="PR Preview" w:date="2026-01-01T00:00:00Z">
        <w:r>
          <w:t xml:space="preserve">(</w:t>
        </w:r>
      </w:ins>
      <w:hyperlink w:anchor="def-eigendecomposition">
        <w:ins w:id="22508" w:author="PR Preview" w:date="2026-01-01T00:00:00Z">
          <w:r>
            <w:rPr>
              <w:rStyle w:val="Hyperlink"/>
            </w:rPr>
            <w:t xml:space="preserve">Definition 97</w:t>
          </w:r>
        </w:ins>
      </w:hyperlink>
      <w:ins w:id="22509" w:author="PR Preview" w:date="2026-01-01T00:00:00Z">
        <w:r>
          <w:t xml:space="preserve">)</w:t>
        </w:r>
      </w:ins>
      <w:ins w:id="22510" w:author="PR Preview" w:date="2026-01-01T00:00:00Z">
        <w:r>
          <w:t xml:space="preserve"> </w:t>
        </w:r>
      </w:ins>
      <w:ins w:id="22511" w:author="PR Preview" w:date="2026-01-01T00:00:00Z">
        <w:r>
          <w:t xml:space="preserve">and eigenvalues</w:t>
        </w:r>
      </w:ins>
      <w:ins w:id="22512" w:author="PR Preview" w:date="2026-01-01T00:00:00Z">
        <w:r>
          <w:t xml:space="preserve"> </w:t>
        </w:r>
      </w:ins>
      <m:oMath>
        <m:sSub>
          <m:e>
            <m:r>
              <m:t>λ</m:t>
            </m:r>
          </m:e>
          <m:sub>
            <m:r>
              <m:t>1</m:t>
            </m:r>
          </m:sub>
        </m:sSub>
        <m:r>
          <m:rPr>
            <m:sty m:val="p"/>
          </m:rPr>
          <m:t>,</m:t>
        </m:r>
        <m:r>
          <m:rPr>
            <m:sty m:val="p"/>
          </m:rPr>
          <m:t>…</m:t>
        </m:r>
        <m:r>
          <m:rPr>
            <m:sty m:val="p"/>
          </m:rPr>
          <m:t>,</m:t>
        </m:r>
        <m:sSub>
          <m:e>
            <m:r>
              <m:t>λ</m:t>
            </m:r>
          </m:e>
          <m:sub>
            <m:r>
              <m:t>p</m:t>
            </m:r>
          </m:sub>
        </m:sSub>
      </m:oMath>
      <w:ins w:id="22513" w:author="PR Preview" w:date="2026-01-01T00:00:00Z">
        <w:r>
          <w:t xml:space="preserve">.</w:t>
        </w:r>
      </w:ins>
      <w:ins w:id="22514" w:author="PR Preview" w:date="2026-01-01T00:00:00Z">
        <w:r>
          <w:t xml:space="preserve"> </w:t>
        </w:r>
      </w:ins>
      <w:ins w:id="22515" w:author="PR Preview" w:date="2026-01-01T00:00:00Z">
        <w:r>
          <w:t xml:space="preserve">Then</w:t>
        </w:r>
      </w:ins>
      <w:ins w:id="22516" w:author="PR Preview" w:date="2026-01-01T00:00:00Z">
        <w:r>
          <w:t xml:space="preserve"> </w:t>
        </w:r>
      </w:ins>
      <m:oMath>
        <m:r>
          <m:rPr>
            <m:sty m:val="bi"/>
          </m:rPr>
          <m:t>A</m:t>
        </m:r>
      </m:oMath>
      <w:ins w:id="22517" w:author="PR Preview" w:date="2026-01-01T00:00:00Z">
        <w:r>
          <w:t xml:space="preserve"> </w:t>
        </w:r>
      </w:ins>
      <w:ins w:id="22518" w:author="PR Preview" w:date="2026-01-01T00:00:00Z">
        <w:r>
          <w:t xml:space="preserve">is invertible (</w:t>
        </w:r>
      </w:ins>
      <w:hyperlink w:anchor="def-invertible-matrix">
        <w:ins w:id="22519" w:author="PR Preview" w:date="2026-01-01T00:00:00Z">
          <w:r>
            <w:rPr>
              <w:rStyle w:val="Hyperlink"/>
            </w:rPr>
            <w:t xml:space="preserve">Definition 85</w:t>
          </w:r>
        </w:ins>
      </w:hyperlink>
      <w:ins w:id="22520" w:author="PR Preview" w:date="2026-01-01T00:00:00Z">
        <w:r>
          <w:t xml:space="preserve">),</w:t>
        </w:r>
      </w:ins>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2"/>
    <w:p>
      <w:pPr>
        <w:pStyle w:val="BodyText"/>
      </w:pPr>
      <w:del w:id="22521" w:author="PR Preview" w:date="2026-01-01T00:00:00Z">
        <w:r>
          <w:rPr>
            <w:i/>
            <w:iCs/>
          </w:rPr>
          <w:delText xml:space="preserve">Proof</w:delText>
        </w:r>
      </w:del>
      <w:del w:id="22522" w:author="PR Preview" w:date="2026-01-01T00:00:00Z">
        <w:r>
          <w:delText xml:space="preserve">. </w:delText>
        </w:r>
      </w:del>
      <w:del w:id="22523" w:author="PR Preview" w:date="2026-01-01T00:00:00Z">
        <w:r>
          <w:delText xml:space="preserve">By</w:delText>
        </w:r>
      </w:del>
      <w:del w:id="22524" w:author="PR Preview" w:date="2026-01-01T00:00:00Z">
        <w:r>
          <w:delText xml:space="preserve"> </w:delText>
        </w:r>
      </w:del>
      <w:hyperlink w:anchor="thm-definite-eigenvalues">
        <w:del w:id="22525" w:author="PR Preview" w:date="2026-01-01T00:00:00Z">
          <w:r>
            <w:rPr>
              <w:rStyle w:val="Hyperlink"/>
            </w:rPr>
            <w:delText xml:space="preserve">Theorem 80</w:delText>
          </w:r>
        </w:del>
      </w:hyperlink>
      <w:del w:id="22526" w:author="PR Preview" w:date="2026-01-01T00:00:00Z">
        <w:r>
          <w:delText xml:space="preserve">, every</w:delText>
        </w:r>
      </w:del>
      <w:del w:id="22527" w:author="PR Preview" w:date="2026-01-01T00:00:00Z">
        <w:r>
          <w:delText xml:space="preserve"> </w:delText>
        </w:r>
      </w:del>
      <m:oMath>
        <m:sSub>
          <m:e>
            <m:r>
              <m:t>λ</m:t>
            </m:r>
          </m:e>
          <m:sub>
            <m:r>
              <m:t>i</m:t>
            </m:r>
          </m:sub>
        </m:sSub>
        <m:r>
          <m:rPr>
            <m:sty m:val="p"/>
          </m:rPr>
          <m:t>&gt;</m:t>
        </m:r>
        <m:r>
          <m:t>0</m:t>
        </m:r>
      </m:oMath>
      <w:del w:id="22528" w:author="PR Preview" w:date="2026-01-01T00:00:00Z">
        <w:r>
          <w:delText xml:space="preserve">,</w:delText>
        </w:r>
      </w:del>
      <w:del w:id="22529" w:author="PR Preview" w:date="2026-01-01T00:00:00Z">
        <w:r>
          <w:delText xml:space="preserve"> </w:delText>
        </w:r>
      </w:del>
      <w:del w:id="22530" w:author="PR Preview" w:date="2026-01-01T00:00:00Z">
        <w:r>
          <w:delText xml:space="preserve">so</w:delText>
        </w:r>
      </w:del>
      <w:del w:id="22531" w:author="PR Preview" w:date="2026-01-01T00:00:00Z">
        <w:r>
          <w:delText xml:space="preserve"> </w:delText>
        </w:r>
      </w:del>
      <m:oMath>
        <m:sSup>
          <m:e>
            <m:r>
              <m:rPr>
                <m:sty m:val="b"/>
              </m:rPr>
              <m:t>Λ</m:t>
            </m:r>
          </m:e>
          <m:sup>
            <m:r>
              <m:rPr>
                <m:sty m:val="p"/>
              </m:rPr>
              <m:t>−</m:t>
            </m:r>
            <m:r>
              <m:t>1</m:t>
            </m:r>
          </m:sup>
        </m:sSup>
      </m:oMath>
      <w:del w:id="22532" w:author="PR Preview" w:date="2026-01-01T00:00:00Z">
        <w:r>
          <w:delText xml:space="preserve"> </w:delText>
        </w:r>
      </w:del>
      <w:del w:id="22533" w:author="PR Preview" w:date="2026-01-01T00:00:00Z">
        <w:r>
          <w:delText xml:space="preserve">is well defined,</w:delText>
        </w:r>
      </w:del>
      <w:del w:id="22534" w:author="PR Preview" w:date="2026-01-01T00:00:00Z">
        <w:r>
          <w:delText xml:space="preserve"> </w:delText>
        </w:r>
      </w:del>
      <w:del w:id="22535" w:author="PR Preview" w:date="2026-01-01T00:00:00Z">
        <w:r>
          <w:delText xml:space="preserve">and multiplying the two diagonal matrices entry by entry</w:delText>
        </w:r>
      </w:del>
      <w:del w:id="22536" w:author="PR Preview" w:date="2026-01-01T00:00:00Z">
        <w:r>
          <w:delText xml:space="preserve"> </w:delText>
        </w:r>
      </w:del>
      <w:del w:id="22537" w:author="PR Preview" w:date="2026-01-01T00:00:00Z">
        <w:r>
          <w:delText xml:space="preserve">gives</w:delText>
        </w:r>
      </w:del>
    </w:p>
    <w:p>
      <w:pPr>
        <w:pStyle w:val="BodyText"/>
      </w:pPr>
      <w:ins w:id="22538" w:author="PR Preview" w:date="2026-01-01T00:00:00Z">
        <w:r>
          <w:rPr>
            <w:i/>
            <w:iCs/>
          </w:rPr>
          <w:t xml:space="preserve">Proof</w:t>
        </w:r>
      </w:ins>
      <w:ins w:id="22539" w:author="PR Preview" w:date="2026-01-01T00:00:00Z">
        <w:r>
          <w:t xml:space="preserve">. </w:t>
        </w:r>
      </w:ins>
      <w:ins w:id="22540" w:author="PR Preview" w:date="2026-01-01T00:00:00Z">
        <w:r>
          <w:t xml:space="preserve">By</w:t>
        </w:r>
      </w:ins>
      <w:ins w:id="22541" w:author="PR Preview" w:date="2026-01-01T00:00:00Z">
        <w:r>
          <w:t xml:space="preserve"> </w:t>
        </w:r>
      </w:ins>
      <w:hyperlink w:anchor="thm-definite-eigenvalues">
        <w:ins w:id="22542" w:author="PR Preview" w:date="2026-01-01T00:00:00Z">
          <w:r>
            <w:rPr>
              <w:rStyle w:val="Hyperlink"/>
            </w:rPr>
            <w:t xml:space="preserve">Theorem 81</w:t>
          </w:r>
        </w:ins>
      </w:hyperlink>
      <w:ins w:id="22543" w:author="PR Preview" w:date="2026-01-01T00:00:00Z">
        <w:r>
          <w:t xml:space="preserve">, every</w:t>
        </w:r>
      </w:ins>
      <w:ins w:id="22544" w:author="PR Preview" w:date="2026-01-01T00:00:00Z">
        <w:r>
          <w:t xml:space="preserve"> </w:t>
        </w:r>
      </w:ins>
      <m:oMath>
        <m:sSub>
          <m:e>
            <m:r>
              <m:t>λ</m:t>
            </m:r>
          </m:e>
          <m:sub>
            <m:r>
              <m:t>i</m:t>
            </m:r>
          </m:sub>
        </m:sSub>
        <m:r>
          <m:rPr>
            <m:sty m:val="p"/>
          </m:rPr>
          <m:t>&gt;</m:t>
        </m:r>
        <m:r>
          <m:t>0</m:t>
        </m:r>
      </m:oMath>
      <w:ins w:id="22545" w:author="PR Preview" w:date="2026-01-01T00:00:00Z">
        <w:r>
          <w:t xml:space="preserve">,</w:t>
        </w:r>
      </w:ins>
      <w:ins w:id="22546" w:author="PR Preview" w:date="2026-01-01T00:00:00Z">
        <w:r>
          <w:t xml:space="preserve"> </w:t>
        </w:r>
      </w:ins>
      <w:ins w:id="22547" w:author="PR Preview" w:date="2026-01-01T00:00:00Z">
        <w:r>
          <w:t xml:space="preserve">so</w:t>
        </w:r>
      </w:ins>
      <w:ins w:id="22548" w:author="PR Preview" w:date="2026-01-01T00:00:00Z">
        <w:r>
          <w:t xml:space="preserve"> </w:t>
        </w:r>
      </w:ins>
      <m:oMath>
        <m:sSup>
          <m:e>
            <m:r>
              <m:rPr>
                <m:sty m:val="b"/>
              </m:rPr>
              <m:t>Λ</m:t>
            </m:r>
          </m:e>
          <m:sup>
            <m:r>
              <m:rPr>
                <m:sty m:val="p"/>
              </m:rPr>
              <m:t>−</m:t>
            </m:r>
            <m:r>
              <m:t>1</m:t>
            </m:r>
          </m:sup>
        </m:sSup>
      </m:oMath>
      <w:ins w:id="22549" w:author="PR Preview" w:date="2026-01-01T00:00:00Z">
        <w:r>
          <w:t xml:space="preserve"> </w:t>
        </w:r>
      </w:ins>
      <w:ins w:id="22550" w:author="PR Preview" w:date="2026-01-01T00:00:00Z">
        <w:r>
          <w:t xml:space="preserve">is well defined,</w:t>
        </w:r>
      </w:ins>
      <w:ins w:id="22551" w:author="PR Preview" w:date="2026-01-01T00:00:00Z">
        <w:r>
          <w:t xml:space="preserve"> </w:t>
        </w:r>
      </w:ins>
      <w:ins w:id="22552" w:author="PR Preview" w:date="2026-01-01T00:00:00Z">
        <w:r>
          <w:t xml:space="preserve">and multiplying the two diagonal matrices entry by entry</w:t>
        </w:r>
      </w:ins>
      <w:ins w:id="22553" w:author="PR Preview" w:date="2026-01-01T00:00:00Z">
        <w:r>
          <w:t xml:space="preserve"> </w:t>
        </w:r>
      </w:ins>
      <w:ins w:id="22554" w:author="PR Preview" w:date="2026-01-01T00:00:00Z">
        <w:r>
          <w:t xml:space="preserve">gives</w:t>
        </w:r>
      </w:ins>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del w:id="22555" w:author="PR Preview" w:date="2026-01-01T00:00:00Z">
        <w:r>
          <w:delText xml:space="preserve"> </w:delText>
        </w:r>
      </w:del>
      <w:del w:id="22556" w:author="PR Preview" w:date="2026-01-01T00:00:00Z">
        <w:r>
          <w:delText xml:space="preserve">is symmetric by</w:delText>
        </w:r>
      </w:del>
      <w:del w:id="22557" w:author="PR Preview" w:date="2026-01-01T00:00:00Z">
        <w:r>
          <w:delText xml:space="preserve"> </w:delText>
        </w:r>
      </w:del>
      <w:hyperlink w:anchor="cor-inverse-symmetric">
        <w:del w:id="22558" w:author="PR Preview" w:date="2026-01-01T00:00:00Z">
          <w:r>
            <w:rPr>
              <w:rStyle w:val="Hyperlink"/>
            </w:rPr>
            <w:delText xml:space="preserve">Corollary 9</w:delText>
          </w:r>
        </w:del>
      </w:hyperlink>
      <w:del w:id="22559" w:author="PR Preview" w:date="2026-01-01T00:00:00Z">
        <w:r>
          <w:delText xml:space="preserve">.</w:delText>
        </w:r>
      </w:del>
      <w:del w:id="22560" w:author="PR Preview" w:date="2026-01-01T00:00:00Z">
        <w:r>
          <w:delText xml:space="preserve"> </w:delText>
        </w:r>
      </w:del>
      <w:del w:id="22561" w:author="PR Preview" w:date="2026-01-01T00:00:00Z">
        <w:r>
          <w:delText xml:space="preserve">For</w:delText>
        </w:r>
      </w:del>
      <w:del w:id="22562"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22563" w:author="PR Preview" w:date="2026-01-01T00:00:00Z">
        <w:r>
          <w:delText xml:space="preserve">, let</w:delText>
        </w:r>
      </w:del>
      <w:del w:id="22564" w:author="PR Preview" w:date="2026-01-01T00:00:00Z">
        <w:r>
          <w:delText xml:space="preserve"> </w:delText>
        </w:r>
      </w:del>
      <m:oMath>
        <m:limLow>
          <m:e>
            <m:r>
              <m:t>y</m:t>
            </m:r>
          </m:e>
          <m:lim>
            <m:r>
              <m:rPr>
                <m:sty m:val="p"/>
              </m:rPr>
              <m:t>∼</m:t>
            </m:r>
          </m:lim>
        </m:limLow>
        <m:r>
          <m:rPr>
            <m:sty m:val="p"/>
          </m:rPr>
          <m:t>=</m:t>
        </m:r>
        <m:sSup>
          <m:e>
            <m:r>
              <m:rPr>
                <m:sty m:val="bi"/>
              </m:rPr>
              <m:t>Q</m:t>
            </m:r>
          </m:e>
          <m:sup>
            <m:r>
              <m:rPr>
                <m:sty m:val="p"/>
              </m:rPr>
              <m:t>⊤</m:t>
            </m:r>
          </m:sup>
        </m:sSup>
        <m:limLow>
          <m:e>
            <m:r>
              <m:t>x</m:t>
            </m:r>
          </m:e>
          <m:lim>
            <m:r>
              <m:rPr>
                <m:sty m:val="p"/>
              </m:rPr>
              <m:t>∼</m:t>
            </m:r>
          </m:lim>
        </m:limLow>
      </m:oMath>
      <w:del w:id="22565" w:author="PR Preview" w:date="2026-01-01T00:00:00Z">
        <w:r>
          <w:delText xml:space="preserve">,</w:delText>
        </w:r>
      </w:del>
      <w:del w:id="22566" w:author="PR Preview" w:date="2026-01-01T00:00:00Z">
        <w:r>
          <w:delText xml:space="preserve"> </w:delText>
        </w:r>
      </w:del>
      <w:del w:id="22567" w:author="PR Preview" w:date="2026-01-01T00:00:00Z">
        <w:r>
          <w:delText xml:space="preserve">which is not</w:delText>
        </w:r>
      </w:del>
      <w:del w:id="22568" w:author="PR Preview" w:date="2026-01-01T00:00:00Z">
        <w:r>
          <w:delText xml:space="preserve"> </w:delText>
        </w:r>
      </w:del>
      <m:oMath>
        <m:limLow>
          <m:e>
            <m:r>
              <m:t>0</m:t>
            </m:r>
          </m:e>
          <m:lim>
            <m:r>
              <m:rPr>
                <m:sty m:val="p"/>
              </m:rPr>
              <m:t>∼</m:t>
            </m:r>
          </m:lim>
        </m:limLow>
      </m:oMath>
      <w:del w:id="22569" w:author="PR Preview" w:date="2026-01-01T00:00:00Z">
        <w:r>
          <w:delText xml:space="preserve"> </w:delText>
        </w:r>
      </w:del>
      <w:del w:id="22570" w:author="PR Preview" w:date="2026-01-01T00:00:00Z">
        <w:r>
          <w:delText xml:space="preserve">because</w:delText>
        </w:r>
      </w:del>
      <w:del w:id="22571" w:author="PR Preview" w:date="2026-01-01T00:00:00Z">
        <w:r>
          <w:delText xml:space="preserve"> </w:delText>
        </w:r>
      </w:del>
      <m:oMath>
        <m:limLow>
          <m:e>
            <m:r>
              <m:t>x</m:t>
            </m:r>
          </m:e>
          <m:lim>
            <m:r>
              <m:rPr>
                <m:sty m:val="p"/>
              </m:rPr>
              <m:t>∼</m:t>
            </m:r>
          </m:lim>
        </m:limLow>
        <m:r>
          <m:rPr>
            <m:sty m:val="p"/>
          </m:rPr>
          <m:t>=</m:t>
        </m:r>
        <m:r>
          <m:rPr>
            <m:sty m:val="bi"/>
          </m:rPr>
          <m:t>Q</m:t>
        </m:r>
        <m:limLow>
          <m:e>
            <m:r>
              <m:t>y</m:t>
            </m:r>
          </m:e>
          <m:lim>
            <m:r>
              <m:rPr>
                <m:sty m:val="p"/>
              </m:rPr>
              <m:t>∼</m:t>
            </m:r>
          </m:lim>
        </m:limLow>
      </m:oMath>
      <w:del w:id="22572" w:author="PR Preview" w:date="2026-01-01T00:00:00Z">
        <w:r>
          <w:delText xml:space="preserve">.</w:delText>
        </w:r>
      </w:del>
      <w:del w:id="22573" w:author="PR Preview" w:date="2026-01-01T00:00:00Z">
        <w:r>
          <w:delText xml:space="preserve"> </w:delText>
        </w:r>
      </w:del>
      <w:del w:id="22574" w:author="PR Preview" w:date="2026-01-01T00:00:00Z">
        <w:r>
          <w:delText xml:space="preserve">As in the proof of</w:delText>
        </w:r>
      </w:del>
      <w:del w:id="22575" w:author="PR Preview" w:date="2026-01-01T00:00:00Z">
        <w:r>
          <w:delText xml:space="preserve"> </w:delText>
        </w:r>
      </w:del>
      <w:hyperlink w:anchor="thm-definite-eigenvalues">
        <w:del w:id="22576" w:author="PR Preview" w:date="2026-01-01T00:00:00Z">
          <w:r>
            <w:rPr>
              <w:rStyle w:val="Hyperlink"/>
            </w:rPr>
            <w:delText xml:space="preserve">Theorem 80</w:delText>
          </w:r>
        </w:del>
      </w:hyperlink>
      <w:del w:id="22577" w:author="PR Preview" w:date="2026-01-01T00:00:00Z">
        <w:r>
          <w:delText xml:space="preserve">:</w:delText>
        </w:r>
      </w:del>
    </w:p>
    <w:p>
      <w:pPr>
        <w:pStyle w:val="BodyText"/>
      </w:pPr>
      <m:oMathPara>
        <m:oMathParaPr>
          <m:jc m:val="center"/>
        </m:oMathParaPr>
        <m:oMath>
          <m:eqArr>
            <m:e>
              <m:sSup>
                <m:e>
                  <m:limLow>
                    <m:e>
                      <m:r>
                        <m:t>x</m:t>
                      </m:r>
                    </m:e>
                    <m:lim>
                      <m:r>
                        <m:rPr>
                          <m:sty m:val="p"/>
                        </m:rPr>
                        <m:t>∼</m:t>
                      </m:r>
                    </m:lim>
                  </m:limLow>
                </m:e>
                <m:sup>
                  <m:r>
                    <m:rPr>
                      <m:sty m:val="p"/>
                    </m:rPr>
                    <m:t>⊤</m:t>
                  </m:r>
                </m:sup>
              </m:sSup>
              <m:sSup>
                <m:e>
                  <m:r>
                    <m:rPr>
                      <m:sty m:val="bi"/>
                    </m:rPr>
                    <m:t>A</m:t>
                  </m:r>
                </m:e>
                <m:sup>
                  <m:r>
                    <m:rPr>
                      <m:sty m:val="p"/>
                    </m:rPr>
                    <m:t>−</m:t>
                  </m:r>
                  <m:r>
                    <m:t>1</m:t>
                  </m:r>
                </m:sup>
              </m:sSup>
              <m:limLow>
                <m:e>
                  <m:r>
                    <m:t>x</m:t>
                  </m:r>
                </m:e>
                <m:lim>
                  <m:r>
                    <m:rPr>
                      <m:sty m:val="p"/>
                    </m:rPr>
                    <m:t>∼</m:t>
                  </m:r>
                </m:lim>
              </m:limLow>
              <m:r>
                <m:t>&amp;</m:t>
              </m:r>
              <m:r>
                <m:rPr>
                  <m:sty m:val="p"/>
                </m:rPr>
                <m:t>=</m:t>
              </m:r>
              <m:sSup>
                <m:e>
                  <m:limLow>
                    <m:e>
                      <m:r>
                        <m:t>y</m:t>
                      </m:r>
                    </m:e>
                    <m:lim>
                      <m:r>
                        <m:rPr>
                          <m:sty m:val="p"/>
                        </m:rPr>
                        <m:t>∼</m:t>
                      </m:r>
                    </m:lim>
                  </m:limLow>
                </m:e>
                <m:sup>
                  <m:r>
                    <m:rPr>
                      <m:sty m:val="p"/>
                    </m:rPr>
                    <m:t>⊤</m:t>
                  </m:r>
                </m:sup>
              </m:sSup>
              <m:sSup>
                <m:e>
                  <m:r>
                    <m:rPr>
                      <m:sty m:val="b"/>
                    </m:rPr>
                    <m:t>Λ</m:t>
                  </m:r>
                </m:e>
                <m:sup>
                  <m:r>
                    <m:rPr>
                      <m:sty m:val="p"/>
                    </m:rPr>
                    <m:t>−</m:t>
                  </m:r>
                  <m:r>
                    <m:t>1</m:t>
                  </m:r>
                </m:sup>
              </m:sSup>
              <m:limLow>
                <m:e>
                  <m:r>
                    <m:t>y</m:t>
                  </m:r>
                </m:e>
                <m:lim>
                  <m:r>
                    <m:rPr>
                      <m:sty m:val="p"/>
                    </m:rPr>
                    <m:t>∼</m:t>
                  </m:r>
                </m:lim>
              </m:limLow>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BodyText"/>
      </w:pPr>
      <m:oMath>
        <m:sSup>
          <m:e>
            <m:r>
              <m:rPr>
                <m:sty m:val="bi"/>
              </m:rPr>
              <m:t>A</m:t>
            </m:r>
          </m:e>
          <m:sup>
            <m:r>
              <m:rPr>
                <m:sty m:val="p"/>
              </m:rPr>
              <m:t>−</m:t>
            </m:r>
            <m:r>
              <m:t>1</m:t>
            </m:r>
          </m:sup>
        </m:sSup>
      </m:oMath>
      <w:ins w:id="22578" w:author="PR Preview" w:date="2026-01-01T00:00:00Z">
        <w:r>
          <w:t xml:space="preserve"> </w:t>
        </w:r>
      </w:ins>
      <w:ins w:id="22579" w:author="PR Preview" w:date="2026-01-01T00:00:00Z">
        <w:r>
          <w:t xml:space="preserve">is symmetric by</w:t>
        </w:r>
      </w:ins>
      <w:ins w:id="22580" w:author="PR Preview" w:date="2026-01-01T00:00:00Z">
        <w:r>
          <w:t xml:space="preserve"> </w:t>
        </w:r>
      </w:ins>
      <w:hyperlink w:anchor="cor-inverse-symmetric">
        <w:ins w:id="22581" w:author="PR Preview" w:date="2026-01-01T00:00:00Z">
          <w:r>
            <w:rPr>
              <w:rStyle w:val="Hyperlink"/>
            </w:rPr>
            <w:t xml:space="preserve">Corollary 9</w:t>
          </w:r>
        </w:ins>
      </w:hyperlink>
      <w:ins w:id="22582" w:author="PR Preview" w:date="2026-01-01T00:00:00Z">
        <w:r>
          <w:t xml:space="preserve">.</w:t>
        </w:r>
      </w:ins>
      <w:ins w:id="22583" w:author="PR Preview" w:date="2026-01-01T00:00:00Z">
        <w:r>
          <w:t xml:space="preserve"> </w:t>
        </w:r>
      </w:ins>
      <w:ins w:id="22584" w:author="PR Preview" w:date="2026-01-01T00:00:00Z">
        <w:r>
          <w:t xml:space="preserve">For</w:t>
        </w:r>
      </w:ins>
      <w:ins w:id="22585" w:author="PR Preview" w:date="2026-01-01T00:00:00Z">
        <w:r>
          <w:t xml:space="preserve"> </w:t>
        </w:r>
      </w:ins>
      <w:ins w:id="22586" w:author="PR Preview" w:date="2026-01-01T00:00:00Z">
        <w:r>
          <w:t xml:space="preserve">$\mathord{\smash[b]{\underset{\raise.3ex\hbox{$\scriptstyle\sim$}}{x}}\vphantom{x}}\neq \mathord{\smash[b]{\underset{\raise.3ex\hbox{$\scriptstyle\sim$}}{0}}\vphantom{0}}$</w:t>
        </w:r>
      </w:ins>
      <w:ins w:id="22587" w:author="PR Preview" w:date="2026-01-01T00:00:00Z">
        <w:r>
          <w:t xml:space="preserve">, let</w:t>
        </w:r>
      </w:ins>
      <w:ins w:id="22588" w:author="PR Preview" w:date="2026-01-01T00:00:00Z">
        <w:r>
          <w:t xml:space="preserve"> </w:t>
        </w:r>
      </w:ins>
      <w:ins w:id="22589" w:author="PR Preview" w:date="2026-01-01T00:00:00Z">
        <w:r>
          <w:t xml:space="preserve">$\mathord{\smash[b]{\underset{\raise.3ex\hbox{$\scriptstyle\sim$}}{y}}\vphantom{y}} = {\mathbf{Q}}^{\top}\mathord{\smash[b]{\underset{\raise.3ex\hbox{$\scriptstyle\sim$}}{x}}\vphantom{x}}$</w:t>
        </w:r>
      </w:ins>
      <w:ins w:id="22590" w:author="PR Preview" w:date="2026-01-01T00:00:00Z">
        <w:r>
          <w:t xml:space="preserve">,</w:t>
        </w:r>
      </w:ins>
      <w:ins w:id="22591" w:author="PR Preview" w:date="2026-01-01T00:00:00Z">
        <w:r>
          <w:t xml:space="preserve"> </w:t>
        </w:r>
      </w:ins>
      <w:ins w:id="22592" w:author="PR Preview" w:date="2026-01-01T00:00:00Z">
        <w:r>
          <w:t xml:space="preserve">which is not</w:t>
        </w:r>
      </w:ins>
      <w:ins w:id="22593" w:author="PR Preview" w:date="2026-01-01T00:00:00Z">
        <w:r>
          <w:t xml:space="preserve"> </w:t>
        </w:r>
      </w:ins>
      <w:ins w:id="22594" w:author="PR Preview" w:date="2026-01-01T00:00:00Z">
        <w:r>
          <w:t xml:space="preserve">$\mathord{\smash[b]{\underset{\raise.3ex\hbox{$\scriptstyle\sim$}}{0}}\vphantom{0}}$</w:t>
        </w:r>
      </w:ins>
      <w:ins w:id="22595" w:author="PR Preview" w:date="2026-01-01T00:00:00Z">
        <w:r>
          <w:t xml:space="preserve"> </w:t>
        </w:r>
      </w:ins>
      <w:ins w:id="22596" w:author="PR Preview" w:date="2026-01-01T00:00:00Z">
        <w:r>
          <w:t xml:space="preserve">because</w:t>
        </w:r>
      </w:ins>
      <w:ins w:id="22597" w:author="PR Preview" w:date="2026-01-01T00:00:00Z">
        <w:r>
          <w:t xml:space="preserve"> </w:t>
        </w:r>
      </w:ins>
      <w:ins w:id="22598" w:author="PR Preview" w:date="2026-01-01T00:00:00Z">
        <w:r>
          <w:t xml:space="preserve">$\mathord{\smash[b]{\underset{\raise.3ex\hbox{$\scriptstyle\sim$}}{x}}\vphantom{x}}= \mathbf{Q}\mathord{\smash[b]{\underset{\raise.3ex\hbox{$\scriptstyle\sim$}}{y}}\vphantom{y}}$</w:t>
        </w:r>
      </w:ins>
      <w:ins w:id="22599" w:author="PR Preview" w:date="2026-01-01T00:00:00Z">
        <w:r>
          <w:t xml:space="preserve">.</w:t>
        </w:r>
      </w:ins>
      <w:ins w:id="22600" w:author="PR Preview" w:date="2026-01-01T00:00:00Z">
        <w:r>
          <w:t xml:space="preserve"> </w:t>
        </w:r>
      </w:ins>
      <w:ins w:id="22601" w:author="PR Preview" w:date="2026-01-01T00:00:00Z">
        <w:r>
          <w:t xml:space="preserve">As in the proof of</w:t>
        </w:r>
      </w:ins>
      <w:ins w:id="22602" w:author="PR Preview" w:date="2026-01-01T00:00:00Z">
        <w:r>
          <w:t xml:space="preserve"> </w:t>
        </w:r>
      </w:ins>
      <w:hyperlink w:anchor="thm-definite-eigenvalues">
        <w:ins w:id="22603" w:author="PR Preview" w:date="2026-01-01T00:00:00Z">
          <w:r>
            <w:rPr>
              <w:rStyle w:val="Hyperlink"/>
            </w:rPr>
            <w:t xml:space="preserve">Theorem 81</w:t>
          </w:r>
        </w:ins>
      </w:hyperlink>
      <w:ins w:id="22604" w:author="PR Preview" w:date="2026-01-01T00:00:00Z">
        <w:r>
          <w:t xml:space="preserve">:</w:t>
        </w:r>
      </w:ins>
    </w:p>
    <w:p>
      <w:pPr>
        <w:pStyle w:val="BodyText"/>
      </w:pPr>
      <w:ins w:id="22605" w:author="PR Preview" w:date="2026-01-01T00:00:00Z">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ins>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13" w:name="exm-pd-inverse"/>
    <w:p>
      <w:pPr>
        <w:pStyle w:val="BodyText"/>
      </w:pPr>
      <w:del w:id="22606" w:author="PR Preview" w:date="2026-01-01T00:00:00Z">
        <w:r>
          <w:rPr>
            <w:b/>
            <w:bCs/>
          </w:rPr>
          <w:delText xml:space="preserve">Example 152 (Inverting a positive definite matrix)</w:delText>
        </w:r>
      </w:del>
      <w:del w:id="22607" w:author="PR Preview" w:date="2026-01-01T00:00:00Z">
        <w:r>
          <w:delText xml:space="preserve"> </w:delText>
        </w:r>
      </w:del>
      <w:del w:id="22608" w:author="PR Preview" w:date="2026-01-01T00:00:00Z">
        <w:r>
          <w:delText xml:space="preserve">For</w:delText>
        </w:r>
      </w:del>
      <w:del w:id="2260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2610" w:author="PR Preview" w:date="2026-01-01T00:00:00Z">
        <w:r>
          <w:delText xml:space="preserve">,</w:delText>
        </w:r>
      </w:del>
      <w:del w:id="22611" w:author="PR Preview" w:date="2026-01-01T00:00:00Z">
        <w:r>
          <w:delText xml:space="preserve"> </w:delText>
        </w:r>
      </w:del>
      <w:hyperlink w:anchor="exm-spectral">
        <w:del w:id="22612" w:author="PR Preview" w:date="2026-01-01T00:00:00Z">
          <w:r>
            <w:rPr>
              <w:rStyle w:val="Hyperlink"/>
            </w:rPr>
            <w:delText xml:space="preserve">Example 146</w:delText>
          </w:r>
        </w:del>
      </w:hyperlink>
      <w:del w:id="22613" w:author="PR Preview" w:date="2026-01-01T00:00:00Z">
        <w:r>
          <w:delText xml:space="preserve"> </w:delText>
        </w:r>
      </w:del>
      <w:del w:id="22614" w:author="PR Preview" w:date="2026-01-01T00:00:00Z">
        <w:r>
          <w:delText xml:space="preserve">gives</w:delText>
        </w:r>
      </w:del>
      <w:del w:id="22615" w:author="PR Preview" w:date="2026-01-01T00:00:00Z">
        <w:r>
          <w:delText xml:space="preserve"> </w:delText>
        </w:r>
      </w:del>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del w:id="22616" w:author="PR Preview" w:date="2026-01-01T00:00:00Z">
        <w:r>
          <w:delText xml:space="preserve"> </w:delText>
        </w:r>
      </w:del>
      <w:del w:id="22617" w:author="PR Preview" w:date="2026-01-01T00:00:00Z">
        <w:r>
          <w:delText xml:space="preserve">and eigenvalues</w:delText>
        </w:r>
      </w:del>
      <w:del w:id="22618" w:author="PR Preview" w:date="2026-01-01T00:00:00Z">
        <w:r>
          <w:delText xml:space="preserve"> </w:delText>
        </w:r>
      </w:del>
      <m:oMath>
        <m:r>
          <m:t>3</m:t>
        </m:r>
      </m:oMath>
      <w:del w:id="22619" w:author="PR Preview" w:date="2026-01-01T00:00:00Z">
        <w:r>
          <w:delText xml:space="preserve"> </w:delText>
        </w:r>
      </w:del>
      <w:del w:id="22620" w:author="PR Preview" w:date="2026-01-01T00:00:00Z">
        <w:r>
          <w:delText xml:space="preserve">and</w:delText>
        </w:r>
      </w:del>
      <w:del w:id="22621" w:author="PR Preview" w:date="2026-01-01T00:00:00Z">
        <w:r>
          <w:delText xml:space="preserve"> </w:delText>
        </w:r>
      </w:del>
      <m:oMath>
        <m:r>
          <m:t>1</m:t>
        </m:r>
      </m:oMath>
      <w:del w:id="22622" w:author="PR Preview" w:date="2026-01-01T00:00:00Z">
        <w:r>
          <w:delText xml:space="preserve">, so:</w:delText>
        </w:r>
      </w:del>
    </w:p>
    <w:p>
      <w:pPr>
        <w:pStyle w:val="BodyText"/>
      </w:pPr>
      <w:ins w:id="22623" w:author="PR Preview" w:date="2026-01-01T00:00:00Z">
        <w:r>
          <w:rPr>
            <w:b/>
            <w:bCs/>
          </w:rPr>
          <w:t xml:space="preserve">Example 154 (Inverting a positive definite matrix)</w:t>
        </w:r>
      </w:ins>
      <w:ins w:id="22624" w:author="PR Preview" w:date="2026-01-01T00:00:00Z">
        <w:r>
          <w:t xml:space="preserve"> </w:t>
        </w:r>
      </w:ins>
      <w:ins w:id="22625" w:author="PR Preview" w:date="2026-01-01T00:00:00Z">
        <w:r>
          <w:t xml:space="preserve">For</w:t>
        </w:r>
      </w:ins>
      <w:ins w:id="22626"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2627" w:author="PR Preview" w:date="2026-01-01T00:00:00Z">
        <w:r>
          <w:t xml:space="preserve">,</w:t>
        </w:r>
      </w:ins>
      <w:ins w:id="22628" w:author="PR Preview" w:date="2026-01-01T00:00:00Z">
        <w:r>
          <w:t xml:space="preserve"> </w:t>
        </w:r>
      </w:ins>
      <w:hyperlink w:anchor="exm-spectral">
        <w:ins w:id="22629" w:author="PR Preview" w:date="2026-01-01T00:00:00Z">
          <w:r>
            <w:rPr>
              <w:rStyle w:val="Hyperlink"/>
            </w:rPr>
            <w:t xml:space="preserve">Example 148</w:t>
          </w:r>
        </w:ins>
      </w:hyperlink>
      <w:ins w:id="22630" w:author="PR Preview" w:date="2026-01-01T00:00:00Z">
        <w:r>
          <w:t xml:space="preserve"> </w:t>
        </w:r>
      </w:ins>
      <w:ins w:id="22631" w:author="PR Preview" w:date="2026-01-01T00:00:00Z">
        <w:r>
          <w:t xml:space="preserve">gives</w:t>
        </w:r>
      </w:ins>
      <w:ins w:id="22632" w:author="PR Preview" w:date="2026-01-01T00:00:00Z">
        <w:r>
          <w:t xml:space="preserve"> </w:t>
        </w:r>
      </w:ins>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ins w:id="22633" w:author="PR Preview" w:date="2026-01-01T00:00:00Z">
        <w:r>
          <w:t xml:space="preserve"> </w:t>
        </w:r>
      </w:ins>
      <w:ins w:id="22634" w:author="PR Preview" w:date="2026-01-01T00:00:00Z">
        <w:r>
          <w:t xml:space="preserve">and eigenvalues</w:t>
        </w:r>
      </w:ins>
      <w:ins w:id="22635" w:author="PR Preview" w:date="2026-01-01T00:00:00Z">
        <w:r>
          <w:t xml:space="preserve"> </w:t>
        </w:r>
      </w:ins>
      <m:oMath>
        <m:r>
          <m:t>3</m:t>
        </m:r>
      </m:oMath>
      <w:ins w:id="22636" w:author="PR Preview" w:date="2026-01-01T00:00:00Z">
        <w:r>
          <w:t xml:space="preserve"> </w:t>
        </w:r>
      </w:ins>
      <w:ins w:id="22637" w:author="PR Preview" w:date="2026-01-01T00:00:00Z">
        <w:r>
          <w:t xml:space="preserve">and</w:t>
        </w:r>
      </w:ins>
      <w:ins w:id="22638" w:author="PR Preview" w:date="2026-01-01T00:00:00Z">
        <w:r>
          <w:t xml:space="preserve"> </w:t>
        </w:r>
      </w:ins>
      <m:oMath>
        <m:r>
          <m:t>1</m:t>
        </m:r>
      </m:oMath>
      <w:ins w:id="22639" w:author="PR Preview" w:date="2026-01-01T00:00:00Z">
        <w:r>
          <w:t xml:space="preserve">, so:</w:t>
        </w:r>
      </w:ins>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13"/>
    <w:bookmarkStart w:id="514" w:name="def-paraboloid"/>
    <w:p>
      <w:pPr>
        <w:pStyle w:val="FirstParagraph"/>
      </w:pPr>
      <w:del w:id="22640" w:author="PR Preview" w:date="2026-01-01T00:00:00Z">
        <w:r>
          <w:rPr>
            <w:b/>
            <w:bCs/>
          </w:rPr>
          <w:delText xml:space="preserve">Definition 102 (Paraboloid)</w:delText>
        </w:r>
      </w:del>
      <w:del w:id="22641" w:author="PR Preview" w:date="2026-01-01T00:00:00Z">
        <w:r>
          <w:delText xml:space="preserve"> </w:delText>
        </w:r>
      </w:del>
      <w:del w:id="22642" w:author="PR Preview" w:date="2026-01-01T00:00:00Z">
        <w:r>
          <w:delText xml:space="preserve">A</w:delText>
        </w:r>
      </w:del>
      <w:del w:id="22643" w:author="PR Preview" w:date="2026-01-01T00:00:00Z">
        <w:r>
          <w:delText xml:space="preserve"> </w:delText>
        </w:r>
      </w:del>
      <w:del w:id="22644" w:author="PR Preview" w:date="2026-01-01T00:00:00Z">
        <w:r>
          <w:rPr>
            <w:b/>
            <w:bCs/>
          </w:rPr>
          <w:delText xml:space="preserve">paraboloid</w:delText>
        </w:r>
      </w:del>
      <w:del w:id="22645" w:author="PR Preview" w:date="2026-01-01T00:00:00Z">
        <w:r>
          <w:delText xml:space="preserve"> </w:delText>
        </w:r>
      </w:del>
      <w:del w:id="22646" w:author="PR Preview" w:date="2026-01-01T00:00:00Z">
        <w:r>
          <w:delText xml:space="preserve">in</w:delText>
        </w:r>
      </w:del>
      <w:del w:id="22647" w:author="PR Preview" w:date="2026-01-01T00:00:00Z">
        <w:r>
          <w:delText xml:space="preserve"> </w:delText>
        </w:r>
      </w:del>
      <m:oMath>
        <m:sSup>
          <m:e>
            <m:r>
              <m:rPr>
                <m:scr m:val="double-struck"/>
                <m:sty m:val="p"/>
              </m:rPr>
              <m:t>R</m:t>
            </m:r>
          </m:e>
          <m:sup>
            <m:r>
              <m:t>p</m:t>
            </m:r>
            <m:r>
              <m:rPr>
                <m:sty m:val="p"/>
              </m:rPr>
              <m:t>+</m:t>
            </m:r>
            <m:r>
              <m:t>1</m:t>
            </m:r>
          </m:sup>
        </m:sSup>
      </m:oMath>
      <w:del w:id="22648" w:author="PR Preview" w:date="2026-01-01T00:00:00Z">
        <w:r>
          <w:delText xml:space="preserve"> </w:delText>
        </w:r>
      </w:del>
      <w:del w:id="22649" w:author="PR Preview" w:date="2026-01-01T00:00:00Z">
        <w:r>
          <w:delText xml:space="preserve">is the graph</w:delText>
        </w:r>
      </w:del>
      <w:del w:id="22650" w:author="PR Preview" w:date="2026-01-01T00:00:00Z">
        <w:r>
          <w:delText xml:space="preserve"> </w:delText>
        </w:r>
      </w:del>
      <m:oMath>
        <m:r>
          <m:t>​</m:t>
        </m:r>
        <m:d>
          <m:dPr>
            <m:begChr m:val="{"/>
            <m:sepChr m:val=""/>
            <m:endChr m:val="}"/>
            <m:grow/>
          </m:dPr>
          <m:e>
            <m:r>
              <m:rPr>
                <m:sty m:val="p"/>
              </m:rPr>
              <m:t>(</m:t>
            </m:r>
            <m:limLow>
              <m:e>
                <m:r>
                  <m:t>x</m:t>
                </m:r>
              </m:e>
              <m:lim>
                <m:r>
                  <m:rPr>
                    <m:sty m:val="p"/>
                  </m:rPr>
                  <m:t>∼</m:t>
                </m:r>
              </m:lim>
            </m:limLow>
            <m:r>
              <m:rPr>
                <m:sty m:val="p"/>
              </m:rPr>
              <m:t>,</m:t>
            </m:r>
            <m:r>
              <m:t>f</m:t>
            </m:r>
            <m:r>
              <m:rPr>
                <m:sty m:val="p"/>
              </m:rPr>
              <m:t>(</m:t>
            </m:r>
            <m:limLow>
              <m:e>
                <m:r>
                  <m:t>x</m:t>
                </m:r>
              </m:e>
              <m:lim>
                <m:r>
                  <m:rPr>
                    <m:sty m:val="p"/>
                  </m:rPr>
                  <m:t>∼</m:t>
                </m:r>
              </m:lim>
            </m:limLow>
            <m:r>
              <m:rPr>
                <m:sty m:val="p"/>
              </m:rPr>
              <m:t>)</m:t>
            </m:r>
            <m:r>
              <m:rPr>
                <m:sty m:val="p"/>
              </m:rPr>
              <m:t>)</m:t>
            </m:r>
            <m:r>
              <m:rPr>
                <m:sty m:val="p"/>
              </m:rPr>
              <m:t>∣</m:t>
            </m:r>
            <m:limLow>
              <m:e>
                <m:r>
                  <m:t>x</m:t>
                </m:r>
              </m:e>
              <m:lim>
                <m:r>
                  <m:rPr>
                    <m:sty m:val="p"/>
                  </m:rPr>
                  <m:t>∼</m:t>
                </m:r>
              </m:lim>
            </m:limLow>
            <m:r>
              <m:rPr>
                <m:sty m:val="p"/>
              </m:rPr>
              <m:t>∈</m:t>
            </m:r>
            <m:sSup>
              <m:e>
                <m:r>
                  <m:rPr>
                    <m:scr m:val="double-struck"/>
                    <m:sty m:val="p"/>
                  </m:rPr>
                  <m:t>R</m:t>
                </m:r>
              </m:e>
              <m:sup>
                <m:r>
                  <m:t>p</m:t>
                </m:r>
              </m:sup>
            </m:sSup>
          </m:e>
        </m:d>
        <m:r>
          <m:t>​</m:t>
        </m:r>
      </m:oMath>
      <w:del w:id="22651" w:author="PR Preview" w:date="2026-01-01T00:00:00Z">
        <w:r>
          <w:delText xml:space="preserve"> </w:delText>
        </w:r>
      </w:del>
      <w:del w:id="22652" w:author="PR Preview" w:date="2026-01-01T00:00:00Z">
        <w:r>
          <w:delText xml:space="preserve">of a function</w:delText>
        </w:r>
      </w:del>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limLow>
            <m:e>
              <m:r>
                <m:t>b</m:t>
              </m:r>
            </m:e>
            <m:lim>
              <m:r>
                <m:rPr>
                  <m:sty m:val="p"/>
                </m:rPr>
                <m:t>∼</m:t>
              </m:r>
            </m:lim>
          </m:limLow>
          <m:r>
            <m:rPr>
              <m:sty m:val="p"/>
            </m:rPr>
            <m:t>⋅</m:t>
          </m:r>
          <m:limLow>
            <m:e>
              <m:r>
                <m:t>x</m:t>
              </m:r>
            </m:e>
            <m:lim>
              <m:r>
                <m:rPr>
                  <m:sty m:val="p"/>
                </m:rPr>
                <m:t>∼</m:t>
              </m:r>
            </m:lim>
          </m:limLow>
          <m:r>
            <m:rPr>
              <m:sty m:val="p"/>
            </m:rPr>
            <m:t>+</m:t>
          </m:r>
          <m:r>
            <m:t>c</m:t>
          </m:r>
          <m:r>
            <m:rPr>
              <m:sty m:val="p"/>
            </m:rPr>
            <m:t>,</m:t>
          </m:r>
        </m:oMath>
      </m:oMathPara>
    </w:p>
    <w:p>
      <w:pPr>
        <w:pStyle w:val="FirstParagraph"/>
      </w:pPr>
      <w:del w:id="22653" w:author="PR Preview" w:date="2026-01-01T00:00:00Z">
        <w:r>
          <w:delText xml:space="preserve">where</w:delText>
        </w:r>
      </w:del>
      <w:del w:id="22654" w:author="PR Preview" w:date="2026-01-01T00:00:00Z">
        <w:r>
          <w:delText xml:space="preserve"> </w:delText>
        </w:r>
      </w:del>
      <m:oMath>
        <m:r>
          <m:rPr>
            <m:sty m:val="bi"/>
          </m:rPr>
          <m:t>S</m:t>
        </m:r>
      </m:oMath>
      <w:del w:id="22655" w:author="PR Preview" w:date="2026-01-01T00:00:00Z">
        <w:r>
          <w:delText xml:space="preserve"> </w:delText>
        </w:r>
      </w:del>
      <w:del w:id="22656" w:author="PR Preview" w:date="2026-01-01T00:00:00Z">
        <w:r>
          <w:delText xml:space="preserve">is a nonzero symmetric</w:delText>
        </w:r>
      </w:del>
      <w:del w:id="22657" w:author="PR Preview" w:date="2026-01-01T00:00:00Z">
        <w:r>
          <w:delText xml:space="preserve"> </w:delText>
        </w:r>
      </w:del>
      <m:oMath>
        <m:r>
          <m:t>p</m:t>
        </m:r>
        <m:r>
          <m:rPr>
            <m:sty m:val="p"/>
          </m:rPr>
          <m:t>×</m:t>
        </m:r>
        <m:r>
          <m:t>p</m:t>
        </m:r>
      </m:oMath>
      <w:del w:id="22658" w:author="PR Preview" w:date="2026-01-01T00:00:00Z">
        <w:r>
          <w:delText xml:space="preserve"> </w:delText>
        </w:r>
      </w:del>
      <w:del w:id="22659" w:author="PR Preview" w:date="2026-01-01T00:00:00Z">
        <w:r>
          <w:delText xml:space="preserve">matrix</w:delText>
        </w:r>
      </w:del>
      <w:del w:id="22660" w:author="PR Preview" w:date="2026-01-01T00:00:00Z">
        <w:r>
          <w:delText xml:space="preserve"> </w:delText>
        </w:r>
      </w:del>
      <w:del w:id="22661" w:author="PR Preview" w:date="2026-01-01T00:00:00Z">
        <w:r>
          <w:delText xml:space="preserve">(</w:delText>
        </w:r>
      </w:del>
      <w:hyperlink w:anchor="def-symmetric-matrix">
        <w:del w:id="22662" w:author="PR Preview" w:date="2026-01-01T00:00:00Z">
          <w:r>
            <w:rPr>
              <w:rStyle w:val="Hyperlink"/>
            </w:rPr>
            <w:delText xml:space="preserve">Definition 82</w:delText>
          </w:r>
        </w:del>
      </w:hyperlink>
      <w:del w:id="22663" w:author="PR Preview" w:date="2026-01-01T00:00:00Z">
        <w:r>
          <w:delText xml:space="preserve">),</w:delText>
        </w:r>
      </w:del>
      <w:del w:id="22664" w:author="PR Preview" w:date="2026-01-01T00:00:00Z">
        <w:r>
          <w:delText xml:space="preserve"> </w:delText>
        </w:r>
      </w:del>
      <m:oMath>
        <m:limLow>
          <m:e>
            <m:r>
              <m:t>b</m:t>
            </m:r>
          </m:e>
          <m:lim>
            <m:r>
              <m:rPr>
                <m:sty m:val="p"/>
              </m:rPr>
              <m:t>∼</m:t>
            </m:r>
          </m:lim>
        </m:limLow>
        <m:r>
          <m:rPr>
            <m:sty m:val="p"/>
          </m:rPr>
          <m:t>∈</m:t>
        </m:r>
        <m:sSup>
          <m:e>
            <m:r>
              <m:rPr>
                <m:scr m:val="double-struck"/>
                <m:sty m:val="p"/>
              </m:rPr>
              <m:t>R</m:t>
            </m:r>
          </m:e>
          <m:sup>
            <m:r>
              <m:t>p</m:t>
            </m:r>
          </m:sup>
        </m:sSup>
      </m:oMath>
      <w:del w:id="22665" w:author="PR Preview" w:date="2026-01-01T00:00:00Z">
        <w:r>
          <w:delText xml:space="preserve">,</w:delText>
        </w:r>
      </w:del>
      <w:del w:id="22666" w:author="PR Preview" w:date="2026-01-01T00:00:00Z">
        <w:r>
          <w:delText xml:space="preserve"> </w:delText>
        </w:r>
      </w:del>
      <w:del w:id="22667" w:author="PR Preview" w:date="2026-01-01T00:00:00Z">
        <w:r>
          <w:delText xml:space="preserve">and</w:delText>
        </w:r>
      </w:del>
      <w:del w:id="22668" w:author="PR Preview" w:date="2026-01-01T00:00:00Z">
        <w:r>
          <w:delText xml:space="preserve"> </w:delText>
        </w:r>
      </w:del>
      <m:oMath>
        <m:r>
          <m:t>c</m:t>
        </m:r>
        <m:r>
          <m:rPr>
            <m:sty m:val="p"/>
          </m:rPr>
          <m:t>∈</m:t>
        </m:r>
        <m:r>
          <m:rPr>
            <m:scr m:val="double-struck"/>
            <m:sty m:val="p"/>
          </m:rPr>
          <m:t>R</m:t>
        </m:r>
      </m:oMath>
      <w:del w:id="22669" w:author="PR Preview" w:date="2026-01-01T00:00:00Z">
        <w:r>
          <w:delText xml:space="preserve">.</w:delText>
        </w:r>
      </w:del>
      <w:del w:id="22670" w:author="PR Preview" w:date="2026-01-01T00:00:00Z">
        <w:r>
          <w:delText xml:space="preserve"> </w:delText>
        </w:r>
      </w:del>
      <w:del w:id="22671" w:author="PR Preview" w:date="2026-01-01T00:00:00Z">
        <w:r>
          <w:delText xml:space="preserve">The first term is a quadratic form (</w:delText>
        </w:r>
      </w:del>
      <w:hyperlink w:anchor="def-quadratic-form">
        <w:del w:id="22672" w:author="PR Preview" w:date="2026-01-01T00:00:00Z">
          <w:r>
            <w:rPr>
              <w:rStyle w:val="Hyperlink"/>
            </w:rPr>
            <w:delText xml:space="preserve">Definition 90</w:delText>
          </w:r>
        </w:del>
      </w:hyperlink>
      <w:del w:id="22673" w:author="PR Preview" w:date="2026-01-01T00:00:00Z">
        <w:r>
          <w:delText xml:space="preserve">).</w:delText>
        </w:r>
      </w:del>
    </w:p>
    <w:p>
      <w:pPr>
        <w:pStyle w:val="FirstParagraph"/>
      </w:pPr>
      <w:ins w:id="22674" w:author="PR Preview" w:date="2026-01-01T00:00:00Z">
        <w:r>
          <w:rPr>
            <w:b/>
            <w:bCs/>
          </w:rPr>
          <w:t xml:space="preserve">Definition 102 (Paraboloid)</w:t>
        </w:r>
      </w:ins>
      <w:ins w:id="22675" w:author="PR Preview" w:date="2026-01-01T00:00:00Z">
        <w:r>
          <w:t xml:space="preserve"> </w:t>
        </w:r>
      </w:ins>
      <w:ins w:id="22676" w:author="PR Preview" w:date="2026-01-01T00:00:00Z">
        <w:r>
          <w:t xml:space="preserve">A</w:t>
        </w:r>
      </w:ins>
      <w:ins w:id="22677" w:author="PR Preview" w:date="2026-01-01T00:00:00Z">
        <w:r>
          <w:t xml:space="preserve"> </w:t>
        </w:r>
      </w:ins>
      <w:ins w:id="22678" w:author="PR Preview" w:date="2026-01-01T00:00:00Z">
        <w:r>
          <w:rPr>
            <w:b/>
            <w:bCs/>
          </w:rPr>
          <w:t xml:space="preserve">paraboloid</w:t>
        </w:r>
      </w:ins>
      <w:ins w:id="22679" w:author="PR Preview" w:date="2026-01-01T00:00:00Z">
        <w:r>
          <w:t xml:space="preserve"> </w:t>
        </w:r>
      </w:ins>
      <w:ins w:id="22680" w:author="PR Preview" w:date="2026-01-01T00:00:00Z">
        <w:r>
          <w:t xml:space="preserve">in</w:t>
        </w:r>
      </w:ins>
      <w:ins w:id="22681" w:author="PR Preview" w:date="2026-01-01T00:00:00Z">
        <w:r>
          <w:t xml:space="preserve"> </w:t>
        </w:r>
      </w:ins>
      <m:oMath>
        <m:sSup>
          <m:e>
            <m:r>
              <m:rPr>
                <m:scr m:val="double-struck"/>
                <m:sty m:val="p"/>
              </m:rPr>
              <m:t>R</m:t>
            </m:r>
          </m:e>
          <m:sup>
            <m:r>
              <m:t>p</m:t>
            </m:r>
            <m:r>
              <m:rPr>
                <m:sty m:val="p"/>
              </m:rPr>
              <m:t>+</m:t>
            </m:r>
            <m:r>
              <m:t>1</m:t>
            </m:r>
          </m:sup>
        </m:sSup>
      </m:oMath>
      <w:ins w:id="22682" w:author="PR Preview" w:date="2026-01-01T00:00:00Z">
        <w:r>
          <w:t xml:space="preserve"> </w:t>
        </w:r>
      </w:ins>
      <w:ins w:id="22683" w:author="PR Preview" w:date="2026-01-01T00:00:00Z">
        <w:r>
          <w:t xml:space="preserve">is the graph</w:t>
        </w:r>
      </w:ins>
      <w:ins w:id="22684" w:author="PR Preview" w:date="2026-01-01T00:00:00Z">
        <w:r>
          <w:t xml:space="preserve"> </w:t>
        </w:r>
      </w:ins>
      <w:ins w:id="22685" w:author="PR Preview" w:date="2026-01-01T00:00:00Z">
        <w:r>
          <w:t xml:space="preserve">$\mathopen{}\left\{(\mathord{\smash[b]{\underset{\raise.3ex\hbox{$\scriptstyle\sim$}}{x}}\vphantom{x}}, f(\mathord{\smash[b]{\underset{\raise.3ex\hbox{$\scriptstyle\sim$}}{x}}\vphantom{x}})) \mid \mathord{\smash[b]{\underset{\raise.3ex\hbox{$\scriptstyle\sim$}}{x}}\vphantom{x}}\in \mathbb{R}^p\right\}\mathclose{}$</w:t>
        </w:r>
      </w:ins>
      <w:ins w:id="22686" w:author="PR Preview" w:date="2026-01-01T00:00:00Z">
        <w:r>
          <w:t xml:space="preserve"> </w:t>
        </w:r>
      </w:ins>
      <w:ins w:id="22687" w:author="PR Preview" w:date="2026-01-01T00:00:00Z">
        <w:r>
          <w:t xml:space="preserve">of a function</w:t>
        </w:r>
      </w:ins>
    </w:p>
    <w:p>
      <w:pPr>
        <w:pStyle w:val="BodyText"/>
      </w:pPr>
      <w:ins w:id="22688" w:author="PR Preview" w:date="2026-01-01T00:00:00Z">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ins>
    </w:p>
    <w:p>
      <w:pPr>
        <w:pStyle w:val="FirstParagraph"/>
      </w:pPr>
      <w:ins w:id="22689" w:author="PR Preview" w:date="2026-01-01T00:00:00Z">
        <w:r>
          <w:t xml:space="preserve">where</w:t>
        </w:r>
      </w:ins>
      <w:ins w:id="22690" w:author="PR Preview" w:date="2026-01-01T00:00:00Z">
        <w:r>
          <w:t xml:space="preserve"> </w:t>
        </w:r>
      </w:ins>
      <m:oMath>
        <m:r>
          <m:rPr>
            <m:sty m:val="bi"/>
          </m:rPr>
          <m:t>S</m:t>
        </m:r>
      </m:oMath>
      <w:ins w:id="22691" w:author="PR Preview" w:date="2026-01-01T00:00:00Z">
        <w:r>
          <w:t xml:space="preserve"> </w:t>
        </w:r>
      </w:ins>
      <w:ins w:id="22692" w:author="PR Preview" w:date="2026-01-01T00:00:00Z">
        <w:r>
          <w:t xml:space="preserve">is a nonzero symmetric</w:t>
        </w:r>
      </w:ins>
      <w:ins w:id="22693" w:author="PR Preview" w:date="2026-01-01T00:00:00Z">
        <w:r>
          <w:t xml:space="preserve"> </w:t>
        </w:r>
      </w:ins>
      <m:oMath>
        <m:r>
          <m:t>p</m:t>
        </m:r>
        <m:r>
          <m:rPr>
            <m:sty m:val="p"/>
          </m:rPr>
          <m:t>×</m:t>
        </m:r>
        <m:r>
          <m:t>p</m:t>
        </m:r>
      </m:oMath>
      <w:ins w:id="22694" w:author="PR Preview" w:date="2026-01-01T00:00:00Z">
        <w:r>
          <w:t xml:space="preserve"> </w:t>
        </w:r>
      </w:ins>
      <w:ins w:id="22695" w:author="PR Preview" w:date="2026-01-01T00:00:00Z">
        <w:r>
          <w:t xml:space="preserve">matrix</w:t>
        </w:r>
      </w:ins>
      <w:ins w:id="22696" w:author="PR Preview" w:date="2026-01-01T00:00:00Z">
        <w:r>
          <w:t xml:space="preserve"> </w:t>
        </w:r>
      </w:ins>
      <w:ins w:id="22697" w:author="PR Preview" w:date="2026-01-01T00:00:00Z">
        <w:r>
          <w:t xml:space="preserve">(</w:t>
        </w:r>
      </w:ins>
      <w:hyperlink w:anchor="def-symmetric-matrix">
        <w:ins w:id="22698" w:author="PR Preview" w:date="2026-01-01T00:00:00Z">
          <w:r>
            <w:rPr>
              <w:rStyle w:val="Hyperlink"/>
            </w:rPr>
            <w:t xml:space="preserve">Definition 82</w:t>
          </w:r>
        </w:ins>
      </w:hyperlink>
      <w:ins w:id="22699" w:author="PR Preview" w:date="2026-01-01T00:00:00Z">
        <w:r>
          <w:t xml:space="preserve">),</w:t>
        </w:r>
      </w:ins>
      <w:ins w:id="22700" w:author="PR Preview" w:date="2026-01-01T00:00:00Z">
        <w:r>
          <w:t xml:space="preserve"> </w:t>
        </w:r>
      </w:ins>
      <w:ins w:id="22701" w:author="PR Preview" w:date="2026-01-01T00:00:00Z">
        <w:r>
          <w:t xml:space="preserve">$\mathord{\smash[b]{\underset{\raise.3ex\hbox{$\scriptstyle\sim$}}{b}}\vphantom{b}} \in \mathbb{R}^p$</w:t>
        </w:r>
      </w:ins>
      <w:ins w:id="22702" w:author="PR Preview" w:date="2026-01-01T00:00:00Z">
        <w:r>
          <w:t xml:space="preserve">,</w:t>
        </w:r>
      </w:ins>
      <w:ins w:id="22703" w:author="PR Preview" w:date="2026-01-01T00:00:00Z">
        <w:r>
          <w:t xml:space="preserve"> </w:t>
        </w:r>
      </w:ins>
      <w:ins w:id="22704" w:author="PR Preview" w:date="2026-01-01T00:00:00Z">
        <w:r>
          <w:t xml:space="preserve">and</w:t>
        </w:r>
      </w:ins>
      <w:ins w:id="22705" w:author="PR Preview" w:date="2026-01-01T00:00:00Z">
        <w:r>
          <w:t xml:space="preserve"> </w:t>
        </w:r>
      </w:ins>
      <m:oMath>
        <m:r>
          <m:t>c</m:t>
        </m:r>
        <m:r>
          <m:rPr>
            <m:sty m:val="p"/>
          </m:rPr>
          <m:t>∈</m:t>
        </m:r>
        <m:r>
          <m:rPr>
            <m:scr m:val="double-struck"/>
            <m:sty m:val="p"/>
          </m:rPr>
          <m:t>R</m:t>
        </m:r>
      </m:oMath>
      <w:ins w:id="22706" w:author="PR Preview" w:date="2026-01-01T00:00:00Z">
        <w:r>
          <w:t xml:space="preserve">.</w:t>
        </w:r>
      </w:ins>
      <w:ins w:id="22707" w:author="PR Preview" w:date="2026-01-01T00:00:00Z">
        <w:r>
          <w:t xml:space="preserve"> </w:t>
        </w:r>
      </w:ins>
      <w:ins w:id="22708" w:author="PR Preview" w:date="2026-01-01T00:00:00Z">
        <w:r>
          <w:t xml:space="preserve">The first term is a quadratic form (</w:t>
        </w:r>
      </w:ins>
      <w:hyperlink w:anchor="def-quadratic-form">
        <w:ins w:id="22709" w:author="PR Preview" w:date="2026-01-01T00:00:00Z">
          <w:r>
            <w:rPr>
              <w:rStyle w:val="Hyperlink"/>
            </w:rPr>
            <w:t xml:space="preserve">Definition 90</w:t>
          </w:r>
        </w:ins>
      </w:hyperlink>
      <w:ins w:id="22710" w:author="PR Preview" w:date="2026-01-01T00:00:00Z">
        <w:r>
          <w:t xml:space="preserve">).</w:t>
        </w:r>
      </w:ins>
    </w:p>
    <w:bookmarkEnd w:id="514"/>
    <w:bookmarkStart w:id="515"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5"/>
    <w:bookmarkStart w:id="517" w:name="exm-paraboloid"/>
    <w:p>
      <w:pPr>
        <w:pStyle w:val="BodyText"/>
      </w:pPr>
      <w:del w:id="22711" w:author="PR Preview" w:date="2026-01-01T00:00:00Z">
        <w:r>
          <w:rPr>
            <w:b/>
            <w:bCs/>
          </w:rPr>
          <w:delText xml:space="preserve">Example 153 (A bowl with its lowest point at the origin)</w:delText>
        </w:r>
      </w:del>
      <w:del w:id="22712" w:author="PR Preview" w:date="2026-01-01T00:00:00Z">
        <w:r>
          <w:delText xml:space="preserve"> </w:delText>
        </w:r>
      </w:del>
      <w:del w:id="22713" w:author="PR Preview" w:date="2026-01-01T00:00:00Z">
        <w:r>
          <w:delText xml:space="preserve">Take</w:delText>
        </w:r>
      </w:del>
      <w:del w:id="22714" w:author="PR Preview" w:date="2026-01-01T00:00:00Z">
        <w:r>
          <w:delText xml:space="preserve"> </w:delText>
        </w:r>
      </w:del>
      <m:oMath>
        <m:r>
          <m:t>p</m:t>
        </m:r>
        <m:r>
          <m:rPr>
            <m:sty m:val="p"/>
          </m:rPr>
          <m:t>=</m:t>
        </m:r>
        <m:r>
          <m:t>2</m:t>
        </m:r>
      </m:oMath>
      <w:del w:id="22715" w:author="PR Preview" w:date="2026-01-01T00:00:00Z">
        <w:r>
          <w:delText xml:space="preserve">,</w:delText>
        </w:r>
      </w:del>
      <w:del w:id="22716" w:author="PR Preview" w:date="2026-01-01T00:00:00Z">
        <w:r>
          <w:delText xml:space="preserve"> </w:delText>
        </w:r>
      </w:del>
      <m:oMath>
        <m:r>
          <m:rPr>
            <m:sty m:val="bi"/>
          </m:rPr>
          <m:t>S</m:t>
        </m:r>
        <m:r>
          <m:rPr>
            <m:sty m:val="p"/>
          </m:rPr>
          <m:t>=</m:t>
        </m:r>
        <m:sSub>
          <m:e>
            <m:r>
              <m:rPr>
                <m:sty m:val="bi"/>
              </m:rPr>
              <m:t>I</m:t>
            </m:r>
          </m:e>
          <m:sub>
            <m:r>
              <m:t>2</m:t>
            </m:r>
          </m:sub>
        </m:sSub>
      </m:oMath>
      <w:del w:id="22717" w:author="PR Preview" w:date="2026-01-01T00:00:00Z">
        <w:r>
          <w:delText xml:space="preserve">,</w:delText>
        </w:r>
      </w:del>
      <w:del w:id="22718" w:author="PR Preview" w:date="2026-01-01T00:00:00Z">
        <w:r>
          <w:delText xml:space="preserve"> </w:delText>
        </w:r>
      </w:del>
      <m:oMath>
        <m:limLow>
          <m:e>
            <m:r>
              <m:t>b</m:t>
            </m:r>
          </m:e>
          <m:lim>
            <m:r>
              <m:rPr>
                <m:sty m:val="p"/>
              </m:rPr>
              <m:t>∼</m:t>
            </m:r>
          </m:lim>
        </m:limLow>
        <m:r>
          <m:rPr>
            <m:sty m:val="p"/>
          </m:rPr>
          <m:t>=</m:t>
        </m:r>
        <m:sSub>
          <m:e>
            <m:limLow>
              <m:e>
                <m:r>
                  <m:t>0</m:t>
                </m:r>
              </m:e>
              <m:lim>
                <m:r>
                  <m:rPr>
                    <m:sty m:val="p"/>
                  </m:rPr>
                  <m:t>∼</m:t>
                </m:r>
              </m:lim>
            </m:limLow>
          </m:e>
          <m:sub>
            <m:r>
              <m:t>2</m:t>
            </m:r>
            <m:r>
              <m:rPr>
                <m:sty m:val="p"/>
              </m:rPr>
              <m:t>×</m:t>
            </m:r>
            <m:r>
              <m:t>1</m:t>
            </m:r>
          </m:sub>
        </m:sSub>
      </m:oMath>
      <w:del w:id="22719" w:author="PR Preview" w:date="2026-01-01T00:00:00Z">
        <w:r>
          <w:delText xml:space="preserve"> </w:delText>
        </w:r>
      </w:del>
      <w:del w:id="22720" w:author="PR Preview" w:date="2026-01-01T00:00:00Z">
        <w:r>
          <w:delText xml:space="preserve">and</w:delText>
        </w:r>
      </w:del>
      <w:del w:id="22721" w:author="PR Preview" w:date="2026-01-01T00:00:00Z">
        <w:r>
          <w:delText xml:space="preserve"> </w:delText>
        </w:r>
      </w:del>
      <m:oMath>
        <m:r>
          <m:t>c</m:t>
        </m:r>
        <m:r>
          <m:rPr>
            <m:sty m:val="p"/>
          </m:rPr>
          <m:t>=</m:t>
        </m:r>
        <m:r>
          <m:t>0</m:t>
        </m:r>
      </m:oMath>
      <w:del w:id="22722" w:author="PR Preview" w:date="2026-01-01T00:00:00Z">
        <w:r>
          <w:delText xml:space="preserve">.</w:delText>
        </w:r>
      </w:del>
      <w:del w:id="22723" w:author="PR Preview" w:date="2026-01-01T00:00:00Z">
        <w:r>
          <w:delText xml:space="preserve"> </w:delText>
        </w:r>
      </w:del>
      <w:del w:id="22724" w:author="PR Preview" w:date="2026-01-01T00:00:00Z">
        <w:r>
          <w:delText xml:space="preserve">Then</w:delText>
        </w:r>
      </w:del>
      <w:del w:id="22725" w:author="PR Preview" w:date="2026-01-01T00:00:00Z">
        <w:r>
          <w:delText xml:space="preserve"> </w:delText>
        </w:r>
      </w:del>
      <m:oMath>
        <m:r>
          <m:rPr>
            <m:sty m:val="bi"/>
          </m:rPr>
          <m:t>S</m:t>
        </m:r>
      </m:oMath>
      <w:del w:id="22726" w:author="PR Preview" w:date="2026-01-01T00:00:00Z">
        <w:r>
          <w:delText xml:space="preserve"> </w:delText>
        </w:r>
      </w:del>
      <w:del w:id="22727" w:author="PR Preview" w:date="2026-01-01T00:00:00Z">
        <w:r>
          <w:delText xml:space="preserve">is positive definite (</w:delText>
        </w:r>
      </w:del>
      <w:hyperlink w:anchor="exm-positive-definite">
        <w:del w:id="22728" w:author="PR Preview" w:date="2026-01-01T00:00:00Z">
          <w:r>
            <w:rPr>
              <w:rStyle w:val="Hyperlink"/>
            </w:rPr>
            <w:delText xml:space="preserve">Example 150</w:delText>
          </w:r>
        </w:del>
      </w:hyperlink>
      <w:del w:id="22729" w:author="PR Preview" w:date="2026-01-01T00:00:00Z">
        <w:r>
          <w:delText xml:space="preserve">),</w:delText>
        </w:r>
      </w:del>
      <w:del w:id="22730" w:author="PR Preview" w:date="2026-01-01T00:00:00Z">
        <w:r>
          <w:delText xml:space="preserve"> </w:delText>
        </w:r>
      </w:del>
      <w:del w:id="22731" w:author="PR Preview" w:date="2026-01-01T00:00:00Z">
        <w:r>
          <w:delText xml:space="preserve">so the graph of</w:delText>
        </w:r>
      </w:del>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sSup>
                <m:e>
                  <m:limLow>
                    <m:e>
                      <m:r>
                        <m:t>x</m:t>
                      </m:r>
                    </m:e>
                    <m:lim>
                      <m:r>
                        <m:rPr>
                          <m:sty m:val="p"/>
                        </m:rPr>
                        <m:t>∼</m:t>
                      </m:r>
                    </m:lim>
                  </m:limLow>
                </m:e>
                <m:sup>
                  <m:r>
                    <m:rPr>
                      <m:sty m:val="p"/>
                    </m:rPr>
                    <m:t>⊤</m:t>
                  </m:r>
                </m:sup>
              </m:sSup>
              <m:sSub>
                <m:e>
                  <m:r>
                    <m:rPr>
                      <m:sty m:val="bi"/>
                    </m:rPr>
                    <m:t>I</m:t>
                  </m:r>
                </m:e>
                <m:sub>
                  <m:r>
                    <m:t>2</m:t>
                  </m:r>
                </m:sub>
              </m:sSub>
              <m:limLow>
                <m:e>
                  <m:r>
                    <m:t>x</m:t>
                  </m:r>
                </m:e>
                <m:lim>
                  <m:r>
                    <m:rPr>
                      <m:sty m:val="p"/>
                    </m:rPr>
                    <m:t>∼</m:t>
                  </m:r>
                </m:lim>
              </m:limLow>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del w:id="22732" w:author="PR Preview" w:date="2026-01-01T00:00:00Z">
        <w:r>
          <w:delText xml:space="preserve">is an elliptic paraboloid.</w:delText>
        </w:r>
      </w:del>
      <w:del w:id="22733" w:author="PR Preview" w:date="2026-01-01T00:00:00Z">
        <w:r>
          <w:delText xml:space="preserve"> </w:delText>
        </w:r>
      </w:del>
      <w:del w:id="22734" w:author="PR Preview" w:date="2026-01-01T00:00:00Z">
        <w:r>
          <w:delText xml:space="preserve">At</w:delText>
        </w:r>
      </w:del>
      <w:del w:id="22735"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22736" w:author="PR Preview" w:date="2026-01-01T00:00:00Z">
        <w:r>
          <w:delText xml:space="preserve">,</w:delText>
        </w:r>
      </w:del>
      <w:del w:id="22737" w:author="PR Preview" w:date="2026-01-01T00:00:00Z">
        <w:r>
          <w:delText xml:space="preserve"> </w:delText>
        </w:r>
      </w:del>
      <m:oMath>
        <m:r>
          <m:t>f</m:t>
        </m:r>
        <m:r>
          <m:rPr>
            <m:sty m:val="p"/>
          </m:rPr>
          <m:t>(</m:t>
        </m:r>
        <m:limLow>
          <m:e>
            <m:r>
              <m:t>x</m:t>
            </m:r>
          </m:e>
          <m:lim>
            <m:r>
              <m:rPr>
                <m:sty m:val="p"/>
              </m:rPr>
              <m:t>∼</m:t>
            </m:r>
          </m:lim>
        </m:limLow>
        <m:r>
          <m:rPr>
            <m:sty m:val="p"/>
          </m:rPr>
          <m:t>)</m:t>
        </m:r>
        <m:r>
          <m:rPr>
            <m:sty m:val="p"/>
          </m:rPr>
          <m:t>=</m:t>
        </m:r>
        <m:r>
          <m:t>0</m:t>
        </m:r>
      </m:oMath>
      <w:del w:id="22738" w:author="PR Preview" w:date="2026-01-01T00:00:00Z">
        <w:r>
          <w:delText xml:space="preserve">;</w:delText>
        </w:r>
      </w:del>
      <w:del w:id="22739" w:author="PR Preview" w:date="2026-01-01T00:00:00Z">
        <w:r>
          <w:delText xml:space="preserve"> </w:delText>
        </w:r>
      </w:del>
      <w:del w:id="22740" w:author="PR Preview" w:date="2026-01-01T00:00:00Z">
        <w:r>
          <w:delText xml:space="preserve">at</w:delText>
        </w:r>
      </w:del>
      <w:del w:id="22741"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t>1</m:t>
        </m:r>
        <m:r>
          <m:rPr>
            <m:sty m:val="p"/>
          </m:rPr>
          <m:t>)</m:t>
        </m:r>
      </m:oMath>
      <w:del w:id="22742" w:author="PR Preview" w:date="2026-01-01T00:00:00Z">
        <w:r>
          <w:delText xml:space="preserve">,</w:delText>
        </w:r>
      </w:del>
      <w:del w:id="22743" w:author="PR Preview" w:date="2026-01-01T00:00:00Z">
        <w:r>
          <w:delText xml:space="preserve"> </w:delText>
        </w:r>
      </w:del>
      <m:oMath>
        <m:r>
          <m:t>f</m:t>
        </m:r>
        <m:r>
          <m:rPr>
            <m:sty m:val="p"/>
          </m:rPr>
          <m:t>(</m:t>
        </m:r>
        <m:limLow>
          <m:e>
            <m:r>
              <m:t>x</m:t>
            </m:r>
          </m:e>
          <m:lim>
            <m:r>
              <m:rPr>
                <m:sty m:val="p"/>
              </m:rPr>
              <m:t>∼</m:t>
            </m:r>
          </m:lim>
        </m:limLow>
        <m:r>
          <m:rPr>
            <m:sty m:val="p"/>
          </m:rPr>
          <m:t>)</m:t>
        </m:r>
        <m:r>
          <m:rPr>
            <m:sty m:val="p"/>
          </m:rPr>
          <m:t>=</m:t>
        </m:r>
        <m:r>
          <m:t>2</m:t>
        </m:r>
      </m:oMath>
      <w:del w:id="22744" w:author="PR Preview" w:date="2026-01-01T00:00:00Z">
        <w:r>
          <w:delText xml:space="preserve">;</w:delText>
        </w:r>
      </w:del>
      <w:del w:id="22745" w:author="PR Preview" w:date="2026-01-01T00:00:00Z">
        <w:r>
          <w:delText xml:space="preserve"> </w:delText>
        </w:r>
      </w:del>
      <w:del w:id="22746" w:author="PR Preview" w:date="2026-01-01T00:00:00Z">
        <w:r>
          <w:delText xml:space="preserve">and</w:delText>
        </w:r>
      </w:del>
      <w:del w:id="22747" w:author="PR Preview" w:date="2026-01-01T00:00:00Z">
        <w:r>
          <w:delText xml:space="preserve"> </w:delText>
        </w:r>
      </w:del>
      <m:oMath>
        <m:r>
          <m:t>f</m:t>
        </m:r>
        <m:r>
          <m:rPr>
            <m:sty m:val="p"/>
          </m:rPr>
          <m:t>(</m:t>
        </m:r>
        <m:limLow>
          <m:e>
            <m:r>
              <m:t>x</m:t>
            </m:r>
          </m:e>
          <m:lim>
            <m:r>
              <m:rPr>
                <m:sty m:val="p"/>
              </m:rPr>
              <m:t>∼</m:t>
            </m:r>
          </m:lim>
        </m:limLow>
        <m:r>
          <m:rPr>
            <m:sty m:val="p"/>
          </m:rPr>
          <m:t>)</m:t>
        </m:r>
        <m:r>
          <m:rPr>
            <m:sty m:val="p"/>
          </m:rPr>
          <m:t>&gt;</m:t>
        </m:r>
        <m:r>
          <m:t>0</m:t>
        </m:r>
      </m:oMath>
      <w:del w:id="22748" w:author="PR Preview" w:date="2026-01-01T00:00:00Z">
        <w:r>
          <w:delText xml:space="preserve"> </w:delText>
        </w:r>
      </w:del>
      <w:del w:id="22749" w:author="PR Preview" w:date="2026-01-01T00:00:00Z">
        <w:r>
          <w:delText xml:space="preserve">at every</w:delText>
        </w:r>
      </w:del>
      <w:del w:id="22750"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22751" w:author="PR Preview" w:date="2026-01-01T00:00:00Z">
        <w:r>
          <w:delText xml:space="preserve">,</w:delText>
        </w:r>
      </w:del>
      <w:del w:id="22752" w:author="PR Preview" w:date="2026-01-01T00:00:00Z">
        <w:r>
          <w:delText xml:space="preserve"> </w:delText>
        </w:r>
      </w:del>
      <w:del w:id="22753" w:author="PR Preview" w:date="2026-01-01T00:00:00Z">
        <w:r>
          <w:delText xml:space="preserve">so the origin is the only lowest point of the bowl.</w:delText>
        </w:r>
      </w:del>
      <w:del w:id="22754" w:author="PR Preview" w:date="2026-01-01T00:00:00Z">
        <w:r>
          <w:delText xml:space="preserve"> </w:delText>
        </w:r>
      </w:del>
      <w:hyperlink w:anchor="fig-paraboloid">
        <w:del w:id="22755" w:author="PR Preview" w:date="2026-01-01T00:00:00Z">
          <w:r>
            <w:rPr>
              <w:rStyle w:val="Hyperlink"/>
            </w:rPr>
            <w:delText xml:space="preserve">Figure 2</w:delText>
          </w:r>
        </w:del>
      </w:hyperlink>
      <w:del w:id="22756" w:author="PR Preview" w:date="2026-01-01T00:00:00Z">
        <w:r>
          <w:delText xml:space="preserve"> </w:delText>
        </w:r>
      </w:del>
      <w:del w:id="22757" w:author="PR Preview" w:date="2026-01-01T00:00:00Z">
        <w:r>
          <w:delText xml:space="preserve">shows the surface.</w:delText>
        </w:r>
      </w:del>
    </w:p>
    <w:p>
      <w:pPr>
        <w:pStyle w:val="BodyText"/>
      </w:pPr>
      <w:del w:id="22758" w:author="PR Preview" w:date="2026-01-01T00:00:00Z">
        <w:r>
          <w:rPr>
            <w:b/>
            <w:bCs/>
          </w:rPr>
          <w:delText xml:space="preserve">Definition 104 (Matrix-induced inner product (</w:delText>
        </w:r>
      </w:del>
      <m:oMath>
        <m:r>
          <m:rPr>
            <m:sty m:val="bi"/>
          </m:rPr>
          <m:t>A</m:t>
        </m:r>
      </m:oMath>
      <w:del w:id="22759" w:author="PR Preview" w:date="2026-01-01T00:00:00Z">
        <w:r>
          <w:rPr>
            <w:b/>
            <w:bCs/>
          </w:rPr>
          <w:delText xml:space="preserve">-inner product))</w:delText>
        </w:r>
      </w:del>
      <w:del w:id="22760" w:author="PR Preview" w:date="2026-01-01T00:00:00Z">
        <w:r>
          <w:delText xml:space="preserve"> </w:delText>
        </w:r>
      </w:del>
      <w:del w:id="22761" w:author="PR Preview" w:date="2026-01-01T00:00:00Z">
        <w:r>
          <w:delText xml:space="preserve">Let</w:delText>
        </w:r>
      </w:del>
      <w:del w:id="22762" w:author="PR Preview" w:date="2026-01-01T00:00:00Z">
        <w:r>
          <w:delText xml:space="preserve"> </w:delText>
        </w:r>
      </w:del>
      <m:oMath>
        <m:r>
          <m:rPr>
            <m:sty m:val="bi"/>
          </m:rPr>
          <m:t>A</m:t>
        </m:r>
      </m:oMath>
      <w:del w:id="22763" w:author="PR Preview" w:date="2026-01-01T00:00:00Z">
        <w:r>
          <w:delText xml:space="preserve"> </w:delText>
        </w:r>
      </w:del>
      <w:del w:id="22764" w:author="PR Preview" w:date="2026-01-01T00:00:00Z">
        <w:r>
          <w:delText xml:space="preserve">be a</w:delText>
        </w:r>
      </w:del>
      <w:del w:id="22765" w:author="PR Preview" w:date="2026-01-01T00:00:00Z">
        <w:r>
          <w:delText xml:space="preserve"> </w:delText>
        </w:r>
      </w:del>
      <m:oMath>
        <m:r>
          <m:t>p</m:t>
        </m:r>
        <m:r>
          <m:rPr>
            <m:sty m:val="p"/>
          </m:rPr>
          <m:t>×</m:t>
        </m:r>
        <m:r>
          <m:t>p</m:t>
        </m:r>
      </m:oMath>
      <w:del w:id="22766" w:author="PR Preview" w:date="2026-01-01T00:00:00Z">
        <w:r>
          <w:delText xml:space="preserve"> </w:delText>
        </w:r>
      </w:del>
      <w:del w:id="22767" w:author="PR Preview" w:date="2026-01-01T00:00:00Z">
        <w:r>
          <w:delText xml:space="preserve">symmetric positive definite matrix (</w:delText>
        </w:r>
      </w:del>
      <w:hyperlink w:anchor="def-positive-definite">
        <w:del w:id="22768" w:author="PR Preview" w:date="2026-01-01T00:00:00Z">
          <w:r>
            <w:rPr>
              <w:rStyle w:val="Hyperlink"/>
            </w:rPr>
            <w:delText xml:space="preserve">Definition 101</w:delText>
          </w:r>
        </w:del>
      </w:hyperlink>
      <w:del w:id="22769" w:author="PR Preview" w:date="2026-01-01T00:00:00Z">
        <w:r>
          <w:delText xml:space="preserve">)</w:delText>
        </w:r>
      </w:del>
      <w:del w:id="22770" w:author="PR Preview" w:date="2026-01-01T00:00:00Z">
        <w:r>
          <w:delText xml:space="preserve"> </w:delText>
        </w:r>
      </w:del>
      <w:del w:id="22771" w:author="PR Preview" w:date="2026-01-01T00:00:00Z">
        <w:r>
          <w:delText xml:space="preserve">(</w:delText>
        </w:r>
      </w:del>
      <m:oMath>
        <m:r>
          <m:rPr>
            <m:sty m:val="bi"/>
          </m:rPr>
          <m:t>A</m:t>
        </m:r>
        <m:r>
          <m:rPr>
            <m:sty m:val="p"/>
          </m:rPr>
          <m:t>=</m:t>
        </m:r>
        <m:sSup>
          <m:e>
            <m:r>
              <m:rPr>
                <m:sty m:val="bi"/>
              </m:rPr>
              <m:t>A</m:t>
            </m:r>
          </m:e>
          <m:sup>
            <m:r>
              <m:rPr>
                <m:sty m:val="p"/>
              </m:rPr>
              <m:t>⊤</m:t>
            </m:r>
          </m:sup>
        </m:sSup>
      </m:oMath>
      <w:del w:id="22772" w:author="PR Preview" w:date="2026-01-01T00:00:00Z">
        <w:r>
          <w:delText xml:space="preserve"> </w:delText>
        </w:r>
      </w:del>
      <w:del w:id="22773" w:author="PR Preview" w:date="2026-01-01T00:00:00Z">
        <w:r>
          <w:delText xml:space="preserve">and</w:delText>
        </w:r>
      </w:del>
      <w:del w:id="22774" w:author="PR Preview" w:date="2026-01-01T00:00:00Z">
        <w:r>
          <w:delText xml:space="preserve"> </w:delText>
        </w:r>
      </w:del>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del w:id="22775" w:author="PR Preview" w:date="2026-01-01T00:00:00Z">
        <w:r>
          <w:delText xml:space="preserve"> </w:delText>
        </w:r>
      </w:del>
      <w:del w:id="22776" w:author="PR Preview" w:date="2026-01-01T00:00:00Z">
        <w:r>
          <w:delText xml:space="preserve">for all nonzero</w:delText>
        </w:r>
      </w:del>
      <w:del w:id="22777" w:author="PR Preview" w:date="2026-01-01T00:00:00Z">
        <w:r>
          <w:delText xml:space="preserve"> </w:delText>
        </w:r>
      </w:del>
      <m:oMath>
        <m:limLow>
          <m:e>
            <m:r>
              <m:t>x</m:t>
            </m:r>
          </m:e>
          <m:lim>
            <m:r>
              <m:rPr>
                <m:sty m:val="p"/>
              </m:rPr>
              <m:t>∼</m:t>
            </m:r>
          </m:lim>
        </m:limLow>
        <m:r>
          <m:rPr>
            <m:sty m:val="p"/>
          </m:rPr>
          <m:t>∈</m:t>
        </m:r>
        <m:sSup>
          <m:e>
            <m:r>
              <m:rPr>
                <m:scr m:val="double-struck"/>
                <m:sty m:val="p"/>
              </m:rPr>
              <m:t>R</m:t>
            </m:r>
          </m:e>
          <m:sup>
            <m:r>
              <m:t>p</m:t>
            </m:r>
          </m:sup>
        </m:sSup>
      </m:oMath>
      <w:del w:id="22778" w:author="PR Preview" w:date="2026-01-01T00:00:00Z">
        <w:r>
          <w:delText xml:space="preserve">).</w:delText>
        </w:r>
      </w:del>
      <w:del w:id="22779" w:author="PR Preview" w:date="2026-01-01T00:00:00Z">
        <w:r>
          <w:delText xml:space="preserve"> </w:delText>
        </w:r>
      </w:del>
      <w:del w:id="22780" w:author="PR Preview" w:date="2026-01-01T00:00:00Z">
        <w:r>
          <w:delText xml:space="preserve">The</w:delText>
        </w:r>
      </w:del>
      <w:del w:id="22781" w:author="PR Preview" w:date="2026-01-01T00:00:00Z">
        <w:r>
          <w:delText xml:space="preserve"> </w:delText>
        </w:r>
      </w:del>
      <w:del w:id="22782" w:author="PR Preview" w:date="2026-01-01T00:00:00Z">
        <w:r>
          <w:rPr>
            <w:b/>
            <w:bCs/>
          </w:rPr>
          <w:delText xml:space="preserve">matrix-induced inner product</w:delText>
        </w:r>
      </w:del>
      <w:del w:id="22783" w:author="PR Preview" w:date="2026-01-01T00:00:00Z">
        <w:r>
          <w:delText xml:space="preserve"> </w:delText>
        </w:r>
      </w:del>
      <w:del w:id="22784" w:author="PR Preview" w:date="2026-01-01T00:00:00Z">
        <w:r>
          <w:delText xml:space="preserve">(or</w:delText>
        </w:r>
      </w:del>
      <w:del w:id="22785" w:author="PR Preview" w:date="2026-01-01T00:00:00Z">
        <w:r>
          <w:delText xml:space="preserve"> </w:delText>
        </w:r>
      </w:del>
      <m:oMath>
        <m:r>
          <m:rPr>
            <m:sty m:val="bi"/>
          </m:rPr>
          <m:t>A</m:t>
        </m:r>
      </m:oMath>
      <w:del w:id="22786" w:author="PR Preview" w:date="2026-01-01T00:00:00Z">
        <w:r>
          <w:rPr>
            <w:b/>
            <w:bCs/>
          </w:rPr>
          <w:delText xml:space="preserve">-inner product</w:delText>
        </w:r>
      </w:del>
      <w:del w:id="22787" w:author="PR Preview" w:date="2026-01-01T00:00:00Z">
        <w:r>
          <w:delText xml:space="preserve">)</w:delText>
        </w:r>
      </w:del>
      <w:del w:id="22788" w:author="PR Preview" w:date="2026-01-01T00:00:00Z">
        <w:r>
          <w:delText xml:space="preserve"> </w:delText>
        </w:r>
      </w:del>
      <w:del w:id="22789" w:author="PR Preview" w:date="2026-01-01T00:00:00Z">
        <w:r>
          <w:delText xml:space="preserve">on</w:delText>
        </w:r>
      </w:del>
      <w:del w:id="22790" w:author="PR Preview" w:date="2026-01-01T00:00:00Z">
        <w:r>
          <w:delText xml:space="preserve"> </w:delText>
        </w:r>
      </w:del>
      <m:oMath>
        <m:sSup>
          <m:e>
            <m:r>
              <m:rPr>
                <m:scr m:val="double-struck"/>
                <m:sty m:val="p"/>
              </m:rPr>
              <m:t>R</m:t>
            </m:r>
          </m:e>
          <m:sup>
            <m:r>
              <m:t>p</m:t>
            </m:r>
          </m:sup>
        </m:sSup>
      </m:oMath>
      <w:del w:id="22791" w:author="PR Preview" w:date="2026-01-01T00:00:00Z">
        <w:r>
          <w:delText xml:space="preserve"> </w:delText>
        </w:r>
      </w:del>
      <w:del w:id="22792" w:author="PR Preview" w:date="2026-01-01T00:00:00Z">
        <w:r>
          <w:delText xml:space="preserve">is defined for all</w:delText>
        </w:r>
      </w:del>
      <w:del w:id="22793"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del w:id="22794" w:author="PR Preview" w:date="2026-01-01T00:00:00Z">
        <w:r>
          <w:delText xml:space="preserve"> </w:delText>
        </w:r>
      </w:del>
      <w:del w:id="22795" w:author="PR Preview" w:date="2026-01-01T00:00:00Z">
        <w:r>
          <w:delText xml:space="preserve">by</w:delText>
        </w:r>
      </w:del>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limUpp>
            <m:e>
              <m:r>
                <m:rPr>
                  <m:sty m:val="p"/>
                </m:rPr>
                <m:t>=</m:t>
              </m:r>
            </m:e>
            <m:lim>
              <m:r>
                <m:rPr>
                  <m:nor/>
                  <m:sty m:val="p"/>
                </m:rPr>
                <m:t>def</m:t>
              </m:r>
            </m:lim>
          </m:limUpp>
          <m:sSup>
            <m:e>
              <m:limLow>
                <m:e>
                  <m:r>
                    <m:t>x</m:t>
                  </m:r>
                </m:e>
                <m:lim>
                  <m:r>
                    <m:rPr>
                      <m:sty m:val="p"/>
                    </m:rPr>
                    <m:t>∼</m:t>
                  </m:r>
                </m:lim>
              </m:limLow>
            </m:e>
            <m:sup>
              <m:r>
                <m:rPr>
                  <m:sty m:val="p"/>
                </m:rPr>
                <m:t>⊤</m:t>
              </m:r>
            </m:sup>
          </m:sSup>
          <m:r>
            <m:rPr>
              <m:sty m:val="bi"/>
            </m:rPr>
            <m:t>A</m:t>
          </m:r>
          <m:limLow>
            <m:e>
              <m:r>
                <m:t>y</m:t>
              </m:r>
            </m:e>
            <m:lim>
              <m:r>
                <m:rPr>
                  <m:sty m:val="p"/>
                </m:rPr>
                <m:t>∼</m:t>
              </m:r>
            </m:lim>
          </m:limLow>
          <m:r>
            <m:rPr>
              <m:sty m:val="p"/>
            </m:rPr>
            <m:t>.</m:t>
          </m:r>
        </m:oMath>
      </m:oMathPara>
    </w:p>
    <w:p>
      <w:pPr>
        <w:pStyle w:val="FirstParagraph"/>
      </w:pPr>
      <w:del w:id="22796" w:author="PR Preview" w:date="2026-01-01T00:00:00Z">
        <w:r>
          <w:rPr>
            <w:b/>
            <w:bCs/>
          </w:rPr>
          <w:delText xml:space="preserve">Example 154 (A matrix-induced inner product calculation)</w:delText>
        </w:r>
      </w:del>
      <w:del w:id="22797" w:author="PR Preview" w:date="2026-01-01T00:00:00Z">
        <w:r>
          <w:delText xml:space="preserve"> </w:delText>
        </w:r>
      </w:del>
      <w:del w:id="22798" w:author="PR Preview" w:date="2026-01-01T00:00:00Z">
        <w:r>
          <w:delText xml:space="preserve">Consider the symmetric matrix</w:delText>
        </w:r>
      </w:del>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del w:id="22799" w:author="PR Preview" w:date="2026-01-01T00:00:00Z">
        <w:r>
          <w:delText xml:space="preserve">For any nonzero vector</w:delText>
        </w:r>
      </w:del>
      <w:del w:id="22800" w:author="PR Preview" w:date="2026-01-01T00:00:00Z">
        <w:r>
          <w:delText xml:space="preserve"> </w:delText>
        </w:r>
      </w:del>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del w:id="22801" w:author="PR Preview" w:date="2026-01-01T00:00:00Z">
        <w:r>
          <w:delText xml:space="preserve">:</w:delText>
        </w:r>
      </w:del>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del w:id="22802" w:author="PR Preview" w:date="2026-01-01T00:00:00Z">
        <w:r>
          <w:delText xml:space="preserve">which is strictly positive because</w:delText>
        </w:r>
      </w:del>
      <w:del w:id="22803" w:author="PR Preview" w:date="2026-01-01T00:00:00Z">
        <w:r>
          <w:delText xml:space="preserve"> </w:delText>
        </w:r>
      </w:del>
      <m:oMath>
        <m:sSubSup>
          <m:e>
            <m:r>
              <m:t>x</m:t>
            </m:r>
          </m:e>
          <m:sub>
            <m:r>
              <m:t>1</m:t>
            </m:r>
          </m:sub>
          <m:sup>
            <m:r>
              <m:t>2</m:t>
            </m:r>
          </m:sup>
        </m:sSubSup>
        <m:r>
          <m:rPr>
            <m:sty m:val="p"/>
          </m:rPr>
          <m:t>+</m:t>
        </m:r>
        <m:sSubSup>
          <m:e>
            <m:r>
              <m:t>x</m:t>
            </m:r>
          </m:e>
          <m:sub>
            <m:r>
              <m:t>2</m:t>
            </m:r>
          </m:sub>
          <m:sup>
            <m:r>
              <m:t>2</m:t>
            </m:r>
          </m:sup>
        </m:sSubSup>
        <m:r>
          <m:rPr>
            <m:sty m:val="p"/>
          </m:rPr>
          <m:t>&gt;</m:t>
        </m:r>
        <m:r>
          <m:t>0</m:t>
        </m:r>
      </m:oMath>
      <w:del w:id="22804" w:author="PR Preview" w:date="2026-01-01T00:00:00Z">
        <w:r>
          <w:delText xml:space="preserve"> </w:delText>
        </w:r>
      </w:del>
      <w:del w:id="22805" w:author="PR Preview" w:date="2026-01-01T00:00:00Z">
        <w:r>
          <w:delText xml:space="preserve">when</w:delText>
        </w:r>
      </w:del>
      <w:del w:id="22806"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22807" w:author="PR Preview" w:date="2026-01-01T00:00:00Z">
        <w:r>
          <w:delText xml:space="preserve">.</w:delText>
        </w:r>
      </w:del>
      <w:del w:id="22808" w:author="PR Preview" w:date="2026-01-01T00:00:00Z">
        <w:r>
          <w:delText xml:space="preserve"> </w:delText>
        </w:r>
      </w:del>
      <w:del w:id="22809" w:author="PR Preview" w:date="2026-01-01T00:00:00Z">
        <w:r>
          <w:delText xml:space="preserve">Thus</w:delText>
        </w:r>
      </w:del>
      <w:del w:id="22810" w:author="PR Preview" w:date="2026-01-01T00:00:00Z">
        <w:r>
          <w:delText xml:space="preserve"> </w:delText>
        </w:r>
      </w:del>
      <m:oMath>
        <m:r>
          <m:rPr>
            <m:sty m:val="bi"/>
          </m:rPr>
          <m:t>A</m:t>
        </m:r>
      </m:oMath>
      <w:del w:id="22811" w:author="PR Preview" w:date="2026-01-01T00:00:00Z">
        <w:r>
          <w:delText xml:space="preserve"> </w:delText>
        </w:r>
      </w:del>
      <w:del w:id="22812" w:author="PR Preview" w:date="2026-01-01T00:00:00Z">
        <w:r>
          <w:delText xml:space="preserve">is positive definite (</w:delText>
        </w:r>
      </w:del>
      <w:hyperlink w:anchor="def-positive-definite">
        <w:del w:id="22813" w:author="PR Preview" w:date="2026-01-01T00:00:00Z">
          <w:r>
            <w:rPr>
              <w:rStyle w:val="Hyperlink"/>
            </w:rPr>
            <w:delText xml:space="preserve">Definition 101</w:delText>
          </w:r>
        </w:del>
      </w:hyperlink>
      <w:del w:id="22814" w:author="PR Preview" w:date="2026-01-01T00:00:00Z">
        <w:r>
          <w:delText xml:space="preserve">).</w:delText>
        </w:r>
      </w:del>
    </w:p>
    <w:p>
      <w:pPr>
        <w:pStyle w:val="BodyText"/>
      </w:pPr>
      <w:del w:id="22815" w:author="PR Preview" w:date="2026-01-01T00:00:00Z">
        <w:r>
          <w:delText xml:space="preserve">For vectors</w:delText>
        </w:r>
      </w:del>
      <w:del w:id="22816"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t>2</m:t>
        </m:r>
        <m:r>
          <m:rPr>
            <m:sty m:val="p"/>
          </m:rPr>
          <m:t>)</m:t>
        </m:r>
      </m:oMath>
      <w:del w:id="22817" w:author="PR Preview" w:date="2026-01-01T00:00:00Z">
        <w:r>
          <w:delText xml:space="preserve"> </w:delText>
        </w:r>
      </w:del>
      <w:del w:id="22818" w:author="PR Preview" w:date="2026-01-01T00:00:00Z">
        <w:r>
          <w:delText xml:space="preserve">and</w:delText>
        </w:r>
      </w:del>
      <w:del w:id="22819" w:author="PR Preview" w:date="2026-01-01T00:00:00Z">
        <w:r>
          <w:delText xml:space="preserve"> </w:delText>
        </w:r>
      </w:del>
      <m:oMath>
        <m:limLow>
          <m:e>
            <m:r>
              <m:t>y</m:t>
            </m:r>
          </m:e>
          <m:lim>
            <m:r>
              <m:rPr>
                <m:sty m:val="p"/>
              </m:rPr>
              <m:t>∼</m:t>
            </m:r>
          </m:lim>
        </m:limLow>
        <m:r>
          <m:rPr>
            <m:sty m:val="p"/>
          </m:rPr>
          <m:t>=</m:t>
        </m:r>
        <m:r>
          <m:rPr>
            <m:sty m:val="p"/>
          </m:rPr>
          <m:t>(</m:t>
        </m:r>
        <m:r>
          <m:t>3</m:t>
        </m:r>
        <m:r>
          <m:rPr>
            <m:sty m:val="p"/>
          </m:rPr>
          <m:t>,</m:t>
        </m:r>
        <m:r>
          <m:rPr>
            <m:sty m:val="p"/>
          </m:rPr>
          <m:t>−</m:t>
        </m:r>
        <m:r>
          <m:t>1</m:t>
        </m:r>
        <m:r>
          <m:rPr>
            <m:sty m:val="p"/>
          </m:rPr>
          <m:t>)</m:t>
        </m:r>
      </m:oMath>
      <w:del w:id="22820" w:author="PR Preview" w:date="2026-01-01T00:00:00Z">
        <w:r>
          <w:delText xml:space="preserve">,</w:delText>
        </w:r>
      </w:del>
      <w:del w:id="22821" w:author="PR Preview" w:date="2026-01-01T00:00:00Z">
        <w:r>
          <w:delText xml:space="preserve"> </w:delText>
        </w:r>
      </w:del>
      <w:del w:id="22822" w:author="PR Preview" w:date="2026-01-01T00:00:00Z">
        <w:r>
          <w:delText xml:space="preserve">their inner product induced by</w:delText>
        </w:r>
      </w:del>
      <w:del w:id="22823" w:author="PR Preview" w:date="2026-01-01T00:00:00Z">
        <w:r>
          <w:delText xml:space="preserve"> </w:delText>
        </w:r>
      </w:del>
      <m:oMath>
        <m:r>
          <m:rPr>
            <m:sty m:val="bi"/>
          </m:rPr>
          <m:t>A</m:t>
        </m:r>
      </m:oMath>
      <w:del w:id="22824" w:author="PR Preview" w:date="2026-01-01T00:00:00Z">
        <w:r>
          <w:delText xml:space="preserve"> </w:delText>
        </w:r>
      </w:del>
      <w:del w:id="22825" w:author="PR Preview" w:date="2026-01-01T00:00:00Z">
        <w:r>
          <w:delText xml:space="preserve">is:</w:delText>
        </w:r>
      </w:del>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BodyText"/>
      </w:pPr>
      <w:ins w:id="22826" w:author="PR Preview" w:date="2026-01-01T00:00:00Z">
        <w:r>
          <w:rPr>
            <w:b/>
            <w:bCs/>
          </w:rPr>
          <w:t xml:space="preserve">Example 155 (A bowl with its lowest point at the origin)</w:t>
        </w:r>
      </w:ins>
      <w:ins w:id="22827" w:author="PR Preview" w:date="2026-01-01T00:00:00Z">
        <w:r>
          <w:t xml:space="preserve"> </w:t>
        </w:r>
      </w:ins>
      <w:ins w:id="22828" w:author="PR Preview" w:date="2026-01-01T00:00:00Z">
        <w:r>
          <w:t xml:space="preserve">Take</w:t>
        </w:r>
      </w:ins>
      <w:ins w:id="22829" w:author="PR Preview" w:date="2026-01-01T00:00:00Z">
        <w:r>
          <w:t xml:space="preserve"> </w:t>
        </w:r>
      </w:ins>
      <m:oMath>
        <m:r>
          <m:t>p</m:t>
        </m:r>
        <m:r>
          <m:rPr>
            <m:sty m:val="p"/>
          </m:rPr>
          <m:t>=</m:t>
        </m:r>
        <m:r>
          <m:t>2</m:t>
        </m:r>
      </m:oMath>
      <w:ins w:id="22830" w:author="PR Preview" w:date="2026-01-01T00:00:00Z">
        <w:r>
          <w:t xml:space="preserve">,</w:t>
        </w:r>
      </w:ins>
      <w:ins w:id="22831" w:author="PR Preview" w:date="2026-01-01T00:00:00Z">
        <w:r>
          <w:t xml:space="preserve"> </w:t>
        </w:r>
      </w:ins>
      <m:oMath>
        <m:r>
          <m:rPr>
            <m:sty m:val="bi"/>
          </m:rPr>
          <m:t>S</m:t>
        </m:r>
        <m:r>
          <m:rPr>
            <m:sty m:val="p"/>
          </m:rPr>
          <m:t>=</m:t>
        </m:r>
        <m:sSub>
          <m:e>
            <m:r>
              <m:rPr>
                <m:sty m:val="bi"/>
              </m:rPr>
              <m:t>I</m:t>
            </m:r>
          </m:e>
          <m:sub>
            <m:r>
              <m:t>2</m:t>
            </m:r>
          </m:sub>
        </m:sSub>
      </m:oMath>
      <w:ins w:id="22832" w:author="PR Preview" w:date="2026-01-01T00:00:00Z">
        <w:r>
          <w:t xml:space="preserve">,</w:t>
        </w:r>
      </w:ins>
      <w:ins w:id="22833" w:author="PR Preview" w:date="2026-01-01T00:00:00Z">
        <w:r>
          <w:t xml:space="preserve"> </w:t>
        </w:r>
      </w:ins>
      <w:ins w:id="22834" w:author="PR Preview" w:date="2026-01-01T00:00:00Z">
        <w:r>
          <w:t xml:space="preserve">$\mathord{\smash[b]{\underset{\raise.3ex\hbox{$\scriptstyle\sim$}}{b}}\vphantom{b}} = \mathord{\smash[b]{\underset{\raise.3ex\hbox{$\scriptstyle\sim$}}{0}}\vphantom{0}}_{2 \times 1}$</w:t>
        </w:r>
      </w:ins>
      <w:ins w:id="22835" w:author="PR Preview" w:date="2026-01-01T00:00:00Z">
        <w:r>
          <w:t xml:space="preserve"> </w:t>
        </w:r>
      </w:ins>
      <w:ins w:id="22836" w:author="PR Preview" w:date="2026-01-01T00:00:00Z">
        <w:r>
          <w:t xml:space="preserve">and</w:t>
        </w:r>
      </w:ins>
      <w:ins w:id="22837" w:author="PR Preview" w:date="2026-01-01T00:00:00Z">
        <w:r>
          <w:t xml:space="preserve"> </w:t>
        </w:r>
      </w:ins>
      <m:oMath>
        <m:r>
          <m:t>c</m:t>
        </m:r>
        <m:r>
          <m:rPr>
            <m:sty m:val="p"/>
          </m:rPr>
          <m:t>=</m:t>
        </m:r>
        <m:r>
          <m:t>0</m:t>
        </m:r>
      </m:oMath>
      <w:ins w:id="22838" w:author="PR Preview" w:date="2026-01-01T00:00:00Z">
        <w:r>
          <w:t xml:space="preserve">.</w:t>
        </w:r>
      </w:ins>
      <w:ins w:id="22839" w:author="PR Preview" w:date="2026-01-01T00:00:00Z">
        <w:r>
          <w:t xml:space="preserve"> </w:t>
        </w:r>
      </w:ins>
      <w:ins w:id="22840" w:author="PR Preview" w:date="2026-01-01T00:00:00Z">
        <w:r>
          <w:t xml:space="preserve">Then</w:t>
        </w:r>
      </w:ins>
      <w:ins w:id="22841" w:author="PR Preview" w:date="2026-01-01T00:00:00Z">
        <w:r>
          <w:t xml:space="preserve"> </w:t>
        </w:r>
      </w:ins>
      <m:oMath>
        <m:r>
          <m:rPr>
            <m:sty m:val="bi"/>
          </m:rPr>
          <m:t>S</m:t>
        </m:r>
      </m:oMath>
      <w:ins w:id="22842" w:author="PR Preview" w:date="2026-01-01T00:00:00Z">
        <w:r>
          <w:t xml:space="preserve"> </w:t>
        </w:r>
      </w:ins>
      <w:ins w:id="22843" w:author="PR Preview" w:date="2026-01-01T00:00:00Z">
        <w:r>
          <w:t xml:space="preserve">is positive definite (</w:t>
        </w:r>
      </w:ins>
      <w:hyperlink w:anchor="exm-positive-definite">
        <w:ins w:id="22844" w:author="PR Preview" w:date="2026-01-01T00:00:00Z">
          <w:r>
            <w:rPr>
              <w:rStyle w:val="Hyperlink"/>
            </w:rPr>
            <w:t xml:space="preserve">Example 152</w:t>
          </w:r>
        </w:ins>
      </w:hyperlink>
      <w:ins w:id="22845" w:author="PR Preview" w:date="2026-01-01T00:00:00Z">
        <w:r>
          <w:t xml:space="preserve">),</w:t>
        </w:r>
      </w:ins>
      <w:ins w:id="22846" w:author="PR Preview" w:date="2026-01-01T00:00:00Z">
        <w:r>
          <w:t xml:space="preserve"> </w:t>
        </w:r>
      </w:ins>
      <w:ins w:id="22847" w:author="PR Preview" w:date="2026-01-01T00:00:00Z">
        <w:r>
          <w:t xml:space="preserve">so the graph of</w:t>
        </w:r>
      </w:ins>
    </w:p>
    <w:p>
      <w:pPr>
        <w:pStyle w:val="BodyText"/>
      </w:pPr>
      <w:ins w:id="22848" w:author="PR Preview" w:date="2026-01-01T00:00:00Z">
        <w:r>
          <w:t xml:space="preserve">$$
    \begin{aligned}
    f(\mathord{\smash[b]{\underset{\raise.3ex\hbox{$\scriptstyle\sim$}}{x}}\vphantom{x}}) &amp;= {\mathord{\smash[b]{\underset{\raise.3ex\hbox{$\scriptstyle\sim$}}{x}}\vphantom{x}}}^{\top} \mathbf{I}_2 \mathord{\smash[b]{\underset{\raise.3ex\hbox{$\scriptstyle\sim$}}{x}}\vphantom{x}} \\
    &amp;= x_1^2 + x_2^2
    \end{aligned}
    $$</w:t>
        </w:r>
      </w:ins>
    </w:p>
    <w:p>
      <w:pPr>
        <w:pStyle w:val="FirstParagraph"/>
      </w:pPr>
      <w:ins w:id="22849" w:author="PR Preview" w:date="2026-01-01T00:00:00Z">
        <w:r>
          <w:t xml:space="preserve">is an elliptic paraboloid.</w:t>
        </w:r>
      </w:ins>
      <w:ins w:id="22850" w:author="PR Preview" w:date="2026-01-01T00:00:00Z">
        <w:r>
          <w:t xml:space="preserve"> </w:t>
        </w:r>
      </w:ins>
      <w:ins w:id="22851" w:author="PR Preview" w:date="2026-01-01T00:00:00Z">
        <w:r>
          <w:t xml:space="preserve">At</w:t>
        </w:r>
      </w:ins>
      <w:ins w:id="22852" w:author="PR Preview" w:date="2026-01-01T00:00:00Z">
        <w:r>
          <w:t xml:space="preserve"> </w:t>
        </w:r>
      </w:ins>
      <w:ins w:id="22853" w:author="PR Preview" w:date="2026-01-01T00:00:00Z">
        <w:r>
          <w:t xml:space="preserve">$\mathord{\smash[b]{\underset{\raise.3ex\hbox{$\scriptstyle\sim$}}{x}}\vphantom{x}}= \mathord{\smash[b]{\underset{\raise.3ex\hbox{$\scriptstyle\sim$}}{0}}\vphantom{0}}$</w:t>
        </w:r>
      </w:ins>
      <w:ins w:id="22854" w:author="PR Preview" w:date="2026-01-01T00:00:00Z">
        <w:r>
          <w:t xml:space="preserve">,</w:t>
        </w:r>
      </w:ins>
      <w:ins w:id="22855" w:author="PR Preview" w:date="2026-01-01T00:00:00Z">
        <w:r>
          <w:t xml:space="preserve"> </w:t>
        </w:r>
      </w:ins>
      <w:ins w:id="22856" w:author="PR Preview" w:date="2026-01-01T00:00:00Z">
        <w:r>
          <w:t xml:space="preserve">$f(\mathord{\smash[b]{\underset{\raise.3ex\hbox{$\scriptstyle\sim$}}{x}}\vphantom{x}}) = 0$</w:t>
        </w:r>
      </w:ins>
      <w:ins w:id="22857" w:author="PR Preview" w:date="2026-01-01T00:00:00Z">
        <w:r>
          <w:t xml:space="preserve">;</w:t>
        </w:r>
      </w:ins>
      <w:ins w:id="22858" w:author="PR Preview" w:date="2026-01-01T00:00:00Z">
        <w:r>
          <w:t xml:space="preserve"> </w:t>
        </w:r>
      </w:ins>
      <w:ins w:id="22859" w:author="PR Preview" w:date="2026-01-01T00:00:00Z">
        <w:r>
          <w:t xml:space="preserve">at</w:t>
        </w:r>
      </w:ins>
      <w:ins w:id="22860" w:author="PR Preview" w:date="2026-01-01T00:00:00Z">
        <w:r>
          <w:t xml:space="preserve"> </w:t>
        </w:r>
      </w:ins>
      <w:ins w:id="22861" w:author="PR Preview" w:date="2026-01-01T00:00:00Z">
        <w:r>
          <w:t xml:space="preserve">$\mathord{\smash[b]{\underset{\raise.3ex\hbox{$\scriptstyle\sim$}}{x}}\vphantom{x}}= (1, 1)$</w:t>
        </w:r>
      </w:ins>
      <w:ins w:id="22862" w:author="PR Preview" w:date="2026-01-01T00:00:00Z">
        <w:r>
          <w:t xml:space="preserve">,</w:t>
        </w:r>
      </w:ins>
      <w:ins w:id="22863" w:author="PR Preview" w:date="2026-01-01T00:00:00Z">
        <w:r>
          <w:t xml:space="preserve"> </w:t>
        </w:r>
      </w:ins>
      <w:ins w:id="22864" w:author="PR Preview" w:date="2026-01-01T00:00:00Z">
        <w:r>
          <w:t xml:space="preserve">$f(\mathord{\smash[b]{\underset{\raise.3ex\hbox{$\scriptstyle\sim$}}{x}}\vphantom{x}}) = 2$</w:t>
        </w:r>
      </w:ins>
      <w:ins w:id="22865" w:author="PR Preview" w:date="2026-01-01T00:00:00Z">
        <w:r>
          <w:t xml:space="preserve">;</w:t>
        </w:r>
      </w:ins>
      <w:ins w:id="22866" w:author="PR Preview" w:date="2026-01-01T00:00:00Z">
        <w:r>
          <w:t xml:space="preserve"> </w:t>
        </w:r>
      </w:ins>
      <w:ins w:id="22867" w:author="PR Preview" w:date="2026-01-01T00:00:00Z">
        <w:r>
          <w:t xml:space="preserve">and</w:t>
        </w:r>
      </w:ins>
      <w:ins w:id="22868" w:author="PR Preview" w:date="2026-01-01T00:00:00Z">
        <w:r>
          <w:t xml:space="preserve"> </w:t>
        </w:r>
      </w:ins>
      <w:ins w:id="22869" w:author="PR Preview" w:date="2026-01-01T00:00:00Z">
        <w:r>
          <w:t xml:space="preserve">$f(\mathord{\smash[b]{\underset{\raise.3ex\hbox{$\scriptstyle\sim$}}{x}}\vphantom{x}}) &gt; 0$</w:t>
        </w:r>
      </w:ins>
      <w:ins w:id="22870" w:author="PR Preview" w:date="2026-01-01T00:00:00Z">
        <w:r>
          <w:t xml:space="preserve"> </w:t>
        </w:r>
      </w:ins>
      <w:ins w:id="22871" w:author="PR Preview" w:date="2026-01-01T00:00:00Z">
        <w:r>
          <w:t xml:space="preserve">at every</w:t>
        </w:r>
      </w:ins>
      <w:ins w:id="22872" w:author="PR Preview" w:date="2026-01-01T00:00:00Z">
        <w:r>
          <w:t xml:space="preserve"> </w:t>
        </w:r>
      </w:ins>
      <w:ins w:id="22873" w:author="PR Preview" w:date="2026-01-01T00:00:00Z">
        <w:r>
          <w:t xml:space="preserve">$\mathord{\smash[b]{\underset{\raise.3ex\hbox{$\scriptstyle\sim$}}{x}}\vphantom{x}}\neq \mathord{\smash[b]{\underset{\raise.3ex\hbox{$\scriptstyle\sim$}}{0}}\vphantom{0}}$</w:t>
        </w:r>
      </w:ins>
      <w:ins w:id="22874" w:author="PR Preview" w:date="2026-01-01T00:00:00Z">
        <w:r>
          <w:t xml:space="preserve">,</w:t>
        </w:r>
      </w:ins>
      <w:ins w:id="22875" w:author="PR Preview" w:date="2026-01-01T00:00:00Z">
        <w:r>
          <w:t xml:space="preserve"> </w:t>
        </w:r>
      </w:ins>
      <w:ins w:id="22876" w:author="PR Preview" w:date="2026-01-01T00:00:00Z">
        <w:r>
          <w:t xml:space="preserve">so the origin is the only lowest point of the bowl.</w:t>
        </w:r>
      </w:ins>
      <w:ins w:id="22877" w:author="PR Preview" w:date="2026-01-01T00:00:00Z">
        <w:r>
          <w:t xml:space="preserve"> </w:t>
        </w:r>
      </w:ins>
      <w:hyperlink w:anchor="fig-paraboloid">
        <w:ins w:id="22878" w:author="PR Preview" w:date="2026-01-01T00:00:00Z">
          <w:r>
            <w:rPr>
              <w:rStyle w:val="Hyperlink"/>
            </w:rPr>
            <w:t xml:space="preserve">Figure 2</w:t>
          </w:r>
        </w:ins>
      </w:hyperlink>
      <w:ins w:id="22879" w:author="PR Preview" w:date="2026-01-01T00:00:00Z">
        <w:r>
          <w:t xml:space="preserve"> </w:t>
        </w:r>
      </w:ins>
      <w:ins w:id="22880" w:author="PR Preview" w:date="2026-01-01T00:00:00Z">
        <w:r>
          <w:t xml:space="preserve">shows the surface.</w:t>
        </w:r>
      </w:ins>
    </w:p>
    <w:tbl>
      <w:tblPr>
        <w:tblStyle w:val="Table"/>
        <w:tblW w:type="pct" w:w="5000"/>
        <w:tblLayout w:type="fixed"/>
        <w:tblLook w:firstRow="0" w:lastRow="0" w:firstColumn="0" w:lastColumn="0" w:noHBand="0" w:noVBand="0" w:val="0000"/>
      </w:tblPr>
      <w:tblGrid>
        <w:gridCol w:w="7920"/>
      </w:tblGrid>
      <w:tr>
        <w:tc>
          <w:tcPr/>
          <w:bookmarkStart w:id="516"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6"/>
        </w:tc>
      </w:tr>
    </w:tbl>
    <w:bookmarkEnd w:id="517"/>
    <w:bookmarkStart w:id="518" w:name="def-matrix-induced-inner-product"/>
    <w:p>
      <w:pPr>
        <w:pStyle w:val="BodyText"/>
      </w:pPr>
      <w:ins w:id="22881" w:author="PR Preview" w:date="2026-01-01T00:00:00Z">
        <w:r>
          <w:rPr>
            <w:b/>
            <w:bCs/>
          </w:rPr>
          <w:t xml:space="preserve">Definition 104 (Matrix-induced inner product (</w:t>
        </w:r>
      </w:ins>
      <m:oMath>
        <m:r>
          <m:rPr>
            <m:sty m:val="bi"/>
          </m:rPr>
          <m:t>A</m:t>
        </m:r>
      </m:oMath>
      <w:ins w:id="22882" w:author="PR Preview" w:date="2026-01-01T00:00:00Z">
        <w:r>
          <w:rPr>
            <w:b/>
            <w:bCs/>
          </w:rPr>
          <w:t xml:space="preserve">-inner product))</w:t>
        </w:r>
      </w:ins>
      <w:ins w:id="22883" w:author="PR Preview" w:date="2026-01-01T00:00:00Z">
        <w:r>
          <w:t xml:space="preserve"> </w:t>
        </w:r>
      </w:ins>
      <w:ins w:id="22884" w:author="PR Preview" w:date="2026-01-01T00:00:00Z">
        <w:r>
          <w:t xml:space="preserve">Let</w:t>
        </w:r>
      </w:ins>
      <w:ins w:id="22885" w:author="PR Preview" w:date="2026-01-01T00:00:00Z">
        <w:r>
          <w:t xml:space="preserve"> </w:t>
        </w:r>
      </w:ins>
      <m:oMath>
        <m:r>
          <m:rPr>
            <m:sty m:val="bi"/>
          </m:rPr>
          <m:t>A</m:t>
        </m:r>
      </m:oMath>
      <w:ins w:id="22886" w:author="PR Preview" w:date="2026-01-01T00:00:00Z">
        <w:r>
          <w:t xml:space="preserve"> </w:t>
        </w:r>
      </w:ins>
      <w:ins w:id="22887" w:author="PR Preview" w:date="2026-01-01T00:00:00Z">
        <w:r>
          <w:t xml:space="preserve">be a</w:t>
        </w:r>
      </w:ins>
      <w:ins w:id="22888" w:author="PR Preview" w:date="2026-01-01T00:00:00Z">
        <w:r>
          <w:t xml:space="preserve"> </w:t>
        </w:r>
      </w:ins>
      <m:oMath>
        <m:r>
          <m:t>p</m:t>
        </m:r>
        <m:r>
          <m:rPr>
            <m:sty m:val="p"/>
          </m:rPr>
          <m:t>×</m:t>
        </m:r>
        <m:r>
          <m:t>p</m:t>
        </m:r>
      </m:oMath>
      <w:ins w:id="22889" w:author="PR Preview" w:date="2026-01-01T00:00:00Z">
        <w:r>
          <w:t xml:space="preserve"> </w:t>
        </w:r>
      </w:ins>
      <w:ins w:id="22890" w:author="PR Preview" w:date="2026-01-01T00:00:00Z">
        <w:r>
          <w:t xml:space="preserve">symmetric positive definite matrix (</w:t>
        </w:r>
      </w:ins>
      <w:hyperlink w:anchor="def-positive-definite">
        <w:ins w:id="22891" w:author="PR Preview" w:date="2026-01-01T00:00:00Z">
          <w:r>
            <w:rPr>
              <w:rStyle w:val="Hyperlink"/>
            </w:rPr>
            <w:t xml:space="preserve">Definition 101</w:t>
          </w:r>
        </w:ins>
      </w:hyperlink>
      <w:ins w:id="22892" w:author="PR Preview" w:date="2026-01-01T00:00:00Z">
        <w:r>
          <w:t xml:space="preserve">)</w:t>
        </w:r>
      </w:ins>
      <w:ins w:id="22893" w:author="PR Preview" w:date="2026-01-01T00:00:00Z">
        <w:r>
          <w:t xml:space="preserve"> </w:t>
        </w:r>
      </w:ins>
      <w:ins w:id="22894" w:author="PR Preview" w:date="2026-01-01T00:00:00Z">
        <w:r>
          <w:t xml:space="preserve">(</w:t>
        </w:r>
      </w:ins>
      <m:oMath>
        <m:r>
          <m:rPr>
            <m:sty m:val="bi"/>
          </m:rPr>
          <m:t>A</m:t>
        </m:r>
        <m:r>
          <m:rPr>
            <m:sty m:val="p"/>
          </m:rPr>
          <m:t>=</m:t>
        </m:r>
        <m:sSup>
          <m:e>
            <m:r>
              <m:rPr>
                <m:sty m:val="bi"/>
              </m:rPr>
              <m:t>A</m:t>
            </m:r>
          </m:e>
          <m:sup>
            <m:r>
              <m:rPr>
                <m:sty m:val="p"/>
              </m:rPr>
              <m:t>⊤</m:t>
            </m:r>
          </m:sup>
        </m:sSup>
      </m:oMath>
      <w:ins w:id="22895" w:author="PR Preview" w:date="2026-01-01T00:00:00Z">
        <w:r>
          <w:t xml:space="preserve"> </w:t>
        </w:r>
      </w:ins>
      <w:ins w:id="22896" w:author="PR Preview" w:date="2026-01-01T00:00:00Z">
        <w:r>
          <w:t xml:space="preserve">and</w:t>
        </w:r>
      </w:ins>
      <w:ins w:id="22897" w:author="PR Preview" w:date="2026-01-01T00:00:00Z">
        <w:r>
          <w:t xml:space="preserve"> </w:t>
        </w:r>
      </w:ins>
      <w:ins w:id="22898" w:author="PR Preview" w:date="2026-01-01T00:00:00Z">
        <w:r>
          <w:t xml:space="preserve">${\mathord{\smash[b]{\underset{\raise.3ex\hbox{$\scriptstyle\sim$}}{x}}\vphantom{x}}}^{\top} \mathbf{A} \mathord{\smash[b]{\underset{\raise.3ex\hbox{$\scriptstyle\sim$}}{x}}\vphantom{x}} &gt; 0$</w:t>
        </w:r>
      </w:ins>
      <w:ins w:id="22899" w:author="PR Preview" w:date="2026-01-01T00:00:00Z">
        <w:r>
          <w:t xml:space="preserve"> </w:t>
        </w:r>
      </w:ins>
      <w:ins w:id="22900" w:author="PR Preview" w:date="2026-01-01T00:00:00Z">
        <w:r>
          <w:t xml:space="preserve">for all nonzero</w:t>
        </w:r>
      </w:ins>
      <w:ins w:id="22901" w:author="PR Preview" w:date="2026-01-01T00:00:00Z">
        <w:r>
          <w:t xml:space="preserve"> </w:t>
        </w:r>
      </w:ins>
      <w:ins w:id="22902" w:author="PR Preview" w:date="2026-01-01T00:00:00Z">
        <w:r>
          <w:t xml:space="preserve">$\mathord{\smash[b]{\underset{\raise.3ex\hbox{$\scriptstyle\sim$}}{x}}\vphantom{x}}\in \mathbb{R}^p$</w:t>
        </w:r>
      </w:ins>
      <w:ins w:id="22903" w:author="PR Preview" w:date="2026-01-01T00:00:00Z">
        <w:r>
          <w:t xml:space="preserve">).</w:t>
        </w:r>
      </w:ins>
      <w:ins w:id="22904" w:author="PR Preview" w:date="2026-01-01T00:00:00Z">
        <w:r>
          <w:t xml:space="preserve"> </w:t>
        </w:r>
      </w:ins>
      <w:ins w:id="22905" w:author="PR Preview" w:date="2026-01-01T00:00:00Z">
        <w:r>
          <w:t xml:space="preserve">The</w:t>
        </w:r>
      </w:ins>
      <w:ins w:id="22906" w:author="PR Preview" w:date="2026-01-01T00:00:00Z">
        <w:r>
          <w:t xml:space="preserve"> </w:t>
        </w:r>
      </w:ins>
      <w:ins w:id="22907" w:author="PR Preview" w:date="2026-01-01T00:00:00Z">
        <w:r>
          <w:rPr>
            <w:b/>
            <w:bCs/>
          </w:rPr>
          <w:t xml:space="preserve">matrix-induced inner product</w:t>
        </w:r>
      </w:ins>
      <w:ins w:id="22908" w:author="PR Preview" w:date="2026-01-01T00:00:00Z">
        <w:r>
          <w:t xml:space="preserve"> </w:t>
        </w:r>
      </w:ins>
      <w:ins w:id="22909" w:author="PR Preview" w:date="2026-01-01T00:00:00Z">
        <w:r>
          <w:t xml:space="preserve">(or</w:t>
        </w:r>
      </w:ins>
      <w:ins w:id="22910" w:author="PR Preview" w:date="2026-01-01T00:00:00Z">
        <w:r>
          <w:t xml:space="preserve"> </w:t>
        </w:r>
      </w:ins>
      <m:oMath>
        <m:r>
          <m:rPr>
            <m:sty m:val="bi"/>
          </m:rPr>
          <m:t>A</m:t>
        </m:r>
      </m:oMath>
      <w:ins w:id="22911" w:author="PR Preview" w:date="2026-01-01T00:00:00Z">
        <w:r>
          <w:rPr>
            <w:b/>
            <w:bCs/>
          </w:rPr>
          <w:t xml:space="preserve">-inner product</w:t>
        </w:r>
      </w:ins>
      <w:ins w:id="22912" w:author="PR Preview" w:date="2026-01-01T00:00:00Z">
        <w:r>
          <w:t xml:space="preserve">)</w:t>
        </w:r>
      </w:ins>
      <w:ins w:id="22913" w:author="PR Preview" w:date="2026-01-01T00:00:00Z">
        <w:r>
          <w:t xml:space="preserve"> </w:t>
        </w:r>
      </w:ins>
      <w:ins w:id="22914" w:author="PR Preview" w:date="2026-01-01T00:00:00Z">
        <w:r>
          <w:t xml:space="preserve">on</w:t>
        </w:r>
      </w:ins>
      <w:ins w:id="22915" w:author="PR Preview" w:date="2026-01-01T00:00:00Z">
        <w:r>
          <w:t xml:space="preserve"> </w:t>
        </w:r>
      </w:ins>
      <m:oMath>
        <m:sSup>
          <m:e>
            <m:r>
              <m:rPr>
                <m:scr m:val="double-struck"/>
                <m:sty m:val="p"/>
              </m:rPr>
              <m:t>R</m:t>
            </m:r>
          </m:e>
          <m:sup>
            <m:r>
              <m:t>p</m:t>
            </m:r>
          </m:sup>
        </m:sSup>
      </m:oMath>
      <w:ins w:id="22916" w:author="PR Preview" w:date="2026-01-01T00:00:00Z">
        <w:r>
          <w:t xml:space="preserve"> </w:t>
        </w:r>
      </w:ins>
      <w:ins w:id="22917" w:author="PR Preview" w:date="2026-01-01T00:00:00Z">
        <w:r>
          <w:t xml:space="preserve">is defined for all</w:t>
        </w:r>
      </w:ins>
      <w:ins w:id="22918" w:author="PR Preview" w:date="2026-01-01T00:00:00Z">
        <w:r>
          <w:t xml:space="preserve"> </w:t>
        </w:r>
      </w:ins>
      <w:ins w:id="22919" w:author="PR Preview" w:date="2026-01-01T00:00:00Z">
        <w:r>
          <w:t xml:space="preserve">$\mathord{\smash[b]{\underset{\raise.3ex\hbox{$\scriptstyle\sim$}}{x}}\vphantom{x}}, \mathord{\smash[b]{\underset{\raise.3ex\hbox{$\scriptstyle\sim$}}{y}}\vphantom{y}}\in \mathbb{R}^p$</w:t>
        </w:r>
      </w:ins>
      <w:ins w:id="22920" w:author="PR Preview" w:date="2026-01-01T00:00:00Z">
        <w:r>
          <w:t xml:space="preserve"> </w:t>
        </w:r>
      </w:ins>
      <w:ins w:id="22921" w:author="PR Preview" w:date="2026-01-01T00:00:00Z">
        <w:r>
          <w:t xml:space="preserve">by</w:t>
        </w:r>
      </w:ins>
    </w:p>
    <w:p>
      <w:pPr>
        <w:pStyle w:val="BodyText"/>
      </w:pPr>
      <w:ins w:id="22922" w:author="PR Preview" w:date="2026-01-01T00:00:00Z">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ins>
    </w:p>
    <w:bookmarkEnd w:id="518"/>
    <w:bookmarkStart w:id="519" w:name="exm-matrix-induced-inner-product"/>
    <w:p>
      <w:pPr>
        <w:pStyle w:val="FirstParagraph"/>
      </w:pPr>
      <w:ins w:id="22923" w:author="PR Preview" w:date="2026-01-01T00:00:00Z">
        <w:r>
          <w:rPr>
            <w:b/>
            <w:bCs/>
          </w:rPr>
          <w:t xml:space="preserve">Example 156 (A matrix-induced inner product calculation)</w:t>
        </w:r>
      </w:ins>
      <w:ins w:id="22924" w:author="PR Preview" w:date="2026-01-01T00:00:00Z">
        <w:r>
          <w:t xml:space="preserve"> </w:t>
        </w:r>
      </w:ins>
      <w:ins w:id="22925" w:author="PR Preview" w:date="2026-01-01T00:00:00Z">
        <w:r>
          <w:t xml:space="preserve">Consider the symmetric matrix</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ins w:id="22926" w:author="PR Preview" w:date="2026-01-01T00:00:00Z">
        <w:r>
          <w:t xml:space="preserve">For any nonzero vector</w:t>
        </w:r>
      </w:ins>
      <w:ins w:id="22927" w:author="PR Preview" w:date="2026-01-01T00:00:00Z">
        <w:r>
          <w:t xml:space="preserve"> </w:t>
        </w:r>
      </w:ins>
      <w:ins w:id="22928" w:author="PR Preview" w:date="2026-01-01T00:00:00Z">
        <w:r>
          <w:t xml:space="preserve">$\mathord{\smash[b]{\underset{\raise.3ex\hbox{$\scriptstyle\sim$}}{x}}\vphantom{x}}= (x_1, x_2) \in \mathbb{R}^2$</w:t>
        </w:r>
      </w:ins>
      <w:ins w:id="22929" w:author="PR Preview" w:date="2026-01-01T00:00:00Z">
        <w:r>
          <w:t xml:space="preserve">:</w:t>
        </w:r>
      </w:ins>
    </w:p>
    <w:p>
      <w:pPr>
        <w:pStyle w:val="BodyText"/>
      </w:pPr>
      <w:ins w:id="22930" w:author="PR Preview" w:date="2026-01-01T00:00:00Z">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ins>
    </w:p>
    <w:p>
      <w:pPr>
        <w:pStyle w:val="FirstParagraph"/>
      </w:pPr>
      <w:ins w:id="22931" w:author="PR Preview" w:date="2026-01-01T00:00:00Z">
        <w:r>
          <w:t xml:space="preserve">which is strictly positive because</w:t>
        </w:r>
      </w:ins>
      <w:ins w:id="22932" w:author="PR Preview" w:date="2026-01-01T00:00:00Z">
        <w:r>
          <w:t xml:space="preserve"> </w:t>
        </w:r>
      </w:ins>
      <m:oMath>
        <m:sSubSup>
          <m:e>
            <m:r>
              <m:t>x</m:t>
            </m:r>
          </m:e>
          <m:sub>
            <m:r>
              <m:t>1</m:t>
            </m:r>
          </m:sub>
          <m:sup>
            <m:r>
              <m:t>2</m:t>
            </m:r>
          </m:sup>
        </m:sSubSup>
        <m:r>
          <m:rPr>
            <m:sty m:val="p"/>
          </m:rPr>
          <m:t>+</m:t>
        </m:r>
        <m:sSubSup>
          <m:e>
            <m:r>
              <m:t>x</m:t>
            </m:r>
          </m:e>
          <m:sub>
            <m:r>
              <m:t>2</m:t>
            </m:r>
          </m:sub>
          <m:sup>
            <m:r>
              <m:t>2</m:t>
            </m:r>
          </m:sup>
        </m:sSubSup>
        <m:r>
          <m:rPr>
            <m:sty m:val="p"/>
          </m:rPr>
          <m:t>&gt;</m:t>
        </m:r>
        <m:r>
          <m:t>0</m:t>
        </m:r>
      </m:oMath>
      <w:ins w:id="22933" w:author="PR Preview" w:date="2026-01-01T00:00:00Z">
        <w:r>
          <w:t xml:space="preserve"> </w:t>
        </w:r>
      </w:ins>
      <w:ins w:id="22934" w:author="PR Preview" w:date="2026-01-01T00:00:00Z">
        <w:r>
          <w:t xml:space="preserve">when</w:t>
        </w:r>
      </w:ins>
      <w:ins w:id="22935" w:author="PR Preview" w:date="2026-01-01T00:00:00Z">
        <w:r>
          <w:t xml:space="preserve"> </w:t>
        </w:r>
      </w:ins>
      <w:ins w:id="22936" w:author="PR Preview" w:date="2026-01-01T00:00:00Z">
        <w:r>
          <w:t xml:space="preserve">$\mathord{\smash[b]{\underset{\raise.3ex\hbox{$\scriptstyle\sim$}}{x}}\vphantom{x}}\neq \mathord{\smash[b]{\underset{\raise.3ex\hbox{$\scriptstyle\sim$}}{0}}\vphantom{0}}$</w:t>
        </w:r>
      </w:ins>
      <w:ins w:id="22937" w:author="PR Preview" w:date="2026-01-01T00:00:00Z">
        <w:r>
          <w:t xml:space="preserve">.</w:t>
        </w:r>
      </w:ins>
      <w:ins w:id="22938" w:author="PR Preview" w:date="2026-01-01T00:00:00Z">
        <w:r>
          <w:t xml:space="preserve"> </w:t>
        </w:r>
      </w:ins>
      <w:ins w:id="22939" w:author="PR Preview" w:date="2026-01-01T00:00:00Z">
        <w:r>
          <w:t xml:space="preserve">Thus</w:t>
        </w:r>
      </w:ins>
      <w:ins w:id="22940" w:author="PR Preview" w:date="2026-01-01T00:00:00Z">
        <w:r>
          <w:t xml:space="preserve"> </w:t>
        </w:r>
      </w:ins>
      <m:oMath>
        <m:r>
          <m:rPr>
            <m:sty m:val="bi"/>
          </m:rPr>
          <m:t>A</m:t>
        </m:r>
      </m:oMath>
      <w:ins w:id="22941" w:author="PR Preview" w:date="2026-01-01T00:00:00Z">
        <w:r>
          <w:t xml:space="preserve"> </w:t>
        </w:r>
      </w:ins>
      <w:ins w:id="22942" w:author="PR Preview" w:date="2026-01-01T00:00:00Z">
        <w:r>
          <w:t xml:space="preserve">is positive definite (</w:t>
        </w:r>
      </w:ins>
      <w:hyperlink w:anchor="def-positive-definite">
        <w:ins w:id="22943" w:author="PR Preview" w:date="2026-01-01T00:00:00Z">
          <w:r>
            <w:rPr>
              <w:rStyle w:val="Hyperlink"/>
            </w:rPr>
            <w:t xml:space="preserve">Definition 101</w:t>
          </w:r>
        </w:ins>
      </w:hyperlink>
      <w:ins w:id="22944" w:author="PR Preview" w:date="2026-01-01T00:00:00Z">
        <w:r>
          <w:t xml:space="preserve">).</w:t>
        </w:r>
      </w:ins>
    </w:p>
    <w:p>
      <w:pPr>
        <w:pStyle w:val="BodyText"/>
      </w:pPr>
      <w:ins w:id="22945" w:author="PR Preview" w:date="2026-01-01T00:00:00Z">
        <w:r>
          <w:t xml:space="preserve">For vectors</w:t>
        </w:r>
      </w:ins>
      <w:ins w:id="22946" w:author="PR Preview" w:date="2026-01-01T00:00:00Z">
        <w:r>
          <w:t xml:space="preserve"> </w:t>
        </w:r>
      </w:ins>
      <w:ins w:id="22947" w:author="PR Preview" w:date="2026-01-01T00:00:00Z">
        <w:r>
          <w:t xml:space="preserve">$\mathord{\smash[b]{\underset{\raise.3ex\hbox{$\scriptstyle\sim$}}{x}}\vphantom{x}}= (1, 2)$</w:t>
        </w:r>
      </w:ins>
      <w:ins w:id="22948" w:author="PR Preview" w:date="2026-01-01T00:00:00Z">
        <w:r>
          <w:t xml:space="preserve"> </w:t>
        </w:r>
      </w:ins>
      <w:ins w:id="22949" w:author="PR Preview" w:date="2026-01-01T00:00:00Z">
        <w:r>
          <w:t xml:space="preserve">and</w:t>
        </w:r>
      </w:ins>
      <w:ins w:id="22950" w:author="PR Preview" w:date="2026-01-01T00:00:00Z">
        <w:r>
          <w:t xml:space="preserve"> </w:t>
        </w:r>
      </w:ins>
      <w:ins w:id="22951" w:author="PR Preview" w:date="2026-01-01T00:00:00Z">
        <w:r>
          <w:t xml:space="preserve">$\mathord{\smash[b]{\underset{\raise.3ex\hbox{$\scriptstyle\sim$}}{y}}\vphantom{y}}= (3, -1)$</w:t>
        </w:r>
      </w:ins>
      <w:ins w:id="22952" w:author="PR Preview" w:date="2026-01-01T00:00:00Z">
        <w:r>
          <w:t xml:space="preserve">,</w:t>
        </w:r>
      </w:ins>
      <w:ins w:id="22953" w:author="PR Preview" w:date="2026-01-01T00:00:00Z">
        <w:r>
          <w:t xml:space="preserve"> </w:t>
        </w:r>
      </w:ins>
      <w:ins w:id="22954" w:author="PR Preview" w:date="2026-01-01T00:00:00Z">
        <w:r>
          <w:t xml:space="preserve">their inner product induced by</w:t>
        </w:r>
      </w:ins>
      <w:ins w:id="22955" w:author="PR Preview" w:date="2026-01-01T00:00:00Z">
        <w:r>
          <w:t xml:space="preserve"> </w:t>
        </w:r>
      </w:ins>
      <m:oMath>
        <m:r>
          <m:rPr>
            <m:sty m:val="bi"/>
          </m:rPr>
          <m:t>A</m:t>
        </m:r>
      </m:oMath>
      <w:ins w:id="22956" w:author="PR Preview" w:date="2026-01-01T00:00:00Z">
        <w:r>
          <w:t xml:space="preserve"> </w:t>
        </w:r>
      </w:ins>
      <w:ins w:id="22957" w:author="PR Preview" w:date="2026-01-01T00:00:00Z">
        <w:r>
          <w:t xml:space="preserve">is:</w:t>
        </w:r>
      </w:ins>
    </w:p>
    <w:p>
      <w:pPr>
        <w:pStyle w:val="BodyText"/>
      </w:pPr>
      <w:ins w:id="22958" w:author="PR Preview" w:date="2026-01-01T00:00:00Z">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ins>
    </w:p>
    <w:p>
      <w:pPr>
        <w:pStyle w:val="FirstParagraph"/>
      </w:pPr>
      <w:r>
        <w:t xml:space="preserve">In contrast, the standard dot product yields:</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BodyText"/>
      </w:pPr>
      <w:ins w:id="22959" w:author="PR Preview" w:date="2026-01-01T00:00:00Z">
        <w:r>
          <w:t xml:space="preserve">$$
    \begin{aligned}
    \mathord{\smash[b]{\underset{\raise.3ex\hbox{$\scriptstyle\sim$}}{x}}\vphantom{x}}\cdot \mathord{\smash[b]{\underset{\raise.3ex\hbox{$\scriptstyle\sim$}}{y}}\vphantom{y}}
    &amp;= 1 \cdot 3 + 2 \cdot(-1) \\
    &amp;= 1.
    \end{aligned}
    $$</w:t>
        </w:r>
      </w:ins>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del w:id="22960" w:author="PR Preview" w:date="2026-01-01T00:00:00Z">
        <w:r>
          <w:delText xml:space="preserve">couple the coordinate directions,</w:delText>
        </w:r>
      </w:del>
      <w:del w:id="22961" w:author="PR Preview" w:date="2026-01-01T00:00:00Z">
        <w:r>
          <w:delText xml:space="preserve"> </w:delText>
        </w:r>
      </w:del>
      <w:del w:id="22962" w:author="PR Preview" w:date="2026-01-01T00:00:00Z">
        <w:r>
          <w:delText xml:space="preserve">altering lengths and angles from their Euclidean values.</w:delText>
        </w:r>
      </w:del>
      <w:del w:id="22963" w:author="PR Preview" w:date="2026-01-01T00:00:00Z">
        <w:r>
          <w:delText xml:space="preserve"> </w:delText>
        </w:r>
      </w:del>
      <w:del w:id="22964" w:author="PR Preview" w:date="2026-01-01T00:00:00Z">
        <w:r>
          <w:delText xml:space="preserve">When</w:delText>
        </w:r>
      </w:del>
      <w:del w:id="22965" w:author="PR Preview" w:date="2026-01-01T00:00:00Z">
        <w:r>
          <w:delText xml:space="preserve"> </w:delText>
        </w:r>
      </w:del>
      <m:oMath>
        <m:r>
          <m:rPr>
            <m:sty m:val="bi"/>
          </m:rPr>
          <m:t>A</m:t>
        </m:r>
        <m:r>
          <m:rPr>
            <m:sty m:val="p"/>
          </m:rPr>
          <m:t>=</m:t>
        </m:r>
        <m:sSub>
          <m:e>
            <m:r>
              <m:rPr>
                <m:sty m:val="bi"/>
              </m:rPr>
              <m:t>I</m:t>
            </m:r>
          </m:e>
          <m:sub>
            <m:r>
              <m:t>p</m:t>
            </m:r>
          </m:sub>
        </m:sSub>
      </m:oMath>
      <w:del w:id="22966" w:author="PR Preview" w:date="2026-01-01T00:00:00Z">
        <w:r>
          <w:delText xml:space="preserve">, the matrix-induced inner product recovers the standard dot product</w:delText>
        </w:r>
      </w:del>
      <w:del w:id="22967"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sSub>
              <m:e>
                <m:r>
                  <m:rPr>
                    <m:sty m:val="bi"/>
                  </m:rPr>
                  <m:t>I</m:t>
                </m:r>
              </m:e>
              <m:sub>
                <m:r>
                  <m:t>p</m:t>
                </m:r>
              </m:sub>
            </m:sSub>
          </m:sub>
        </m:sSub>
        <m:r>
          <m:rPr>
            <m:sty m:val="p"/>
          </m:rPr>
          <m:t>=</m:t>
        </m:r>
        <m:limLow>
          <m:e>
            <m:r>
              <m:t>x</m:t>
            </m:r>
          </m:e>
          <m:lim>
            <m:r>
              <m:rPr>
                <m:sty m:val="p"/>
              </m:rPr>
              <m:t>∼</m:t>
            </m:r>
          </m:lim>
        </m:limLow>
        <m:r>
          <m:rPr>
            <m:sty m:val="p"/>
          </m:rPr>
          <m:t>⋅</m:t>
        </m:r>
        <m:limLow>
          <m:e>
            <m:r>
              <m:t>y</m:t>
            </m:r>
          </m:e>
          <m:lim>
            <m:r>
              <m:rPr>
                <m:sty m:val="p"/>
              </m:rPr>
              <m:t>∼</m:t>
            </m:r>
          </m:lim>
        </m:limLow>
      </m:oMath>
      <w:del w:id="22968" w:author="PR Preview" w:date="2026-01-01T00:00:00Z">
        <w:r>
          <w:delText xml:space="preserve">.</w:delText>
        </w:r>
      </w:del>
    </w:p>
    <w:p>
      <w:pPr>
        <w:pStyle w:val="BodyText"/>
      </w:pPr>
      <w:del w:id="22969" w:author="PR Preview" w:date="2026-01-01T00:00:00Z">
        <w:r>
          <w:rPr>
            <w:b/>
            <w:bCs/>
          </w:rPr>
          <w:delText xml:space="preserve">Theorem 82 (Properties of the matrix-induced inner product)</w:delText>
        </w:r>
      </w:del>
      <w:del w:id="22970" w:author="PR Preview" w:date="2026-01-01T00:00:00Z">
        <w:r>
          <w:delText xml:space="preserve"> </w:delText>
        </w:r>
      </w:del>
      <w:del w:id="22971" w:author="PR Preview" w:date="2026-01-01T00:00:00Z">
        <w:r>
          <w:delText xml:space="preserve">For every</w:delText>
        </w:r>
      </w:del>
      <w:del w:id="22972" w:author="PR Preview" w:date="2026-01-01T00:00:00Z">
        <w:r>
          <w:delText xml:space="preserve"> </w:delText>
        </w:r>
      </w:del>
      <m:oMath>
        <m:r>
          <m:t>p</m:t>
        </m:r>
        <m:r>
          <m:rPr>
            <m:sty m:val="p"/>
          </m:rPr>
          <m:t>×</m:t>
        </m:r>
        <m:r>
          <m:t>p</m:t>
        </m:r>
      </m:oMath>
      <w:del w:id="22973" w:author="PR Preview" w:date="2026-01-01T00:00:00Z">
        <w:r>
          <w:delText xml:space="preserve"> </w:delText>
        </w:r>
      </w:del>
      <w:del w:id="22974" w:author="PR Preview" w:date="2026-01-01T00:00:00Z">
        <w:r>
          <w:delText xml:space="preserve">symmetric positive definite matrix</w:delText>
        </w:r>
      </w:del>
      <w:del w:id="22975" w:author="PR Preview" w:date="2026-01-01T00:00:00Z">
        <w:r>
          <w:delText xml:space="preserve"> </w:delText>
        </w:r>
      </w:del>
      <m:oMath>
        <m:r>
          <m:rPr>
            <m:sty m:val="bi"/>
          </m:rPr>
          <m:t>A</m:t>
        </m:r>
      </m:oMath>
      <w:del w:id="22976" w:author="PR Preview" w:date="2026-01-01T00:00:00Z">
        <w:r>
          <w:delText xml:space="preserve">,</w:delText>
        </w:r>
      </w:del>
      <w:del w:id="22977" w:author="PR Preview" w:date="2026-01-01T00:00:00Z">
        <w:r>
          <w:delText xml:space="preserve"> </w:delText>
        </w:r>
      </w:del>
      <w:del w:id="22978" w:author="PR Preview" w:date="2026-01-01T00:00:00Z">
        <w:r>
          <w:delText xml:space="preserve">the function</w:delText>
        </w:r>
      </w:del>
      <w:del w:id="22979"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oMath>
      <w:del w:id="22980" w:author="PR Preview" w:date="2026-01-01T00:00:00Z">
        <w:r>
          <w:delText xml:space="preserve"> </w:delText>
        </w:r>
      </w:del>
      <w:del w:id="22981" w:author="PR Preview" w:date="2026-01-01T00:00:00Z">
        <w:r>
          <w:delText xml:space="preserve">satisfies the four inner product axioms (</w:delText>
        </w:r>
      </w:del>
      <w:hyperlink w:anchor="def-inner-product">
        <w:del w:id="22982" w:author="PR Preview" w:date="2026-01-01T00:00:00Z">
          <w:r>
            <w:rPr>
              <w:rStyle w:val="Hyperlink"/>
            </w:rPr>
            <w:delText xml:space="preserve">Definition 68</w:delText>
          </w:r>
        </w:del>
      </w:hyperlink>
      <w:del w:id="22983" w:author="PR Preview" w:date="2026-01-01T00:00:00Z">
        <w:r>
          <w:delText xml:space="preserve">):</w:delText>
        </w:r>
      </w:del>
      <w:del w:id="22984" w:author="PR Preview" w:date="2026-01-01T00:00:00Z">
        <w:r>
          <w:delText xml:space="preserve"> </w:delText>
        </w:r>
      </w:del>
      <w:del w:id="22985" w:author="PR Preview" w:date="2026-01-01T00:00:00Z">
        <w:r>
          <w:delText xml:space="preserve">positivity, definiteness, linearity in the first slot, and symmetry.</w:delText>
        </w:r>
      </w:del>
      <w:del w:id="22986" w:author="PR Preview" w:date="2026-01-01T00:00:00Z">
        <w:r>
          <w:delText xml:space="preserve"> </w:delText>
        </w:r>
      </w:del>
      <w:del w:id="22987" w:author="PR Preview" w:date="2026-01-01T00:00:00Z">
        <w:r>
          <w:delText xml:space="preserve">Thus</w:delText>
        </w:r>
      </w:del>
      <w:del w:id="22988" w:author="PR Preview" w:date="2026-01-01T00:00:00Z">
        <w:r>
          <w:delText xml:space="preserve"> </w:delText>
        </w:r>
      </w:del>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del w:id="22989" w:author="PR Preview" w:date="2026-01-01T00:00:00Z">
        <w:r>
          <w:delText xml:space="preserve"> </w:delText>
        </w:r>
      </w:del>
      <w:del w:id="22990" w:author="PR Preview" w:date="2026-01-01T00:00:00Z">
        <w:r>
          <w:delText xml:space="preserve">is an inner product space (</w:delText>
        </w:r>
      </w:del>
      <w:hyperlink w:anchor="def-inner-product-space">
        <w:del w:id="22991" w:author="PR Preview" w:date="2026-01-01T00:00:00Z">
          <w:r>
            <w:rPr>
              <w:rStyle w:val="Hyperlink"/>
            </w:rPr>
            <w:delText xml:space="preserve">Definition 69</w:delText>
          </w:r>
        </w:del>
      </w:hyperlink>
      <w:del w:id="22992" w:author="PR Preview" w:date="2026-01-01T00:00:00Z">
        <w:r>
          <w:delText xml:space="preserve">).</w:delText>
        </w:r>
      </w:del>
    </w:p>
    <w:p>
      <w:pPr>
        <w:pStyle w:val="FirstParagraph"/>
      </w:pPr>
      <w:ins w:id="22993" w:author="PR Preview" w:date="2026-01-01T00:00:00Z">
        <w:r>
          <w:t xml:space="preserve">couple the coordinate directions,</w:t>
        </w:r>
      </w:ins>
      <w:ins w:id="22994" w:author="PR Preview" w:date="2026-01-01T00:00:00Z">
        <w:r>
          <w:t xml:space="preserve"> </w:t>
        </w:r>
      </w:ins>
      <w:ins w:id="22995" w:author="PR Preview" w:date="2026-01-01T00:00:00Z">
        <w:r>
          <w:t xml:space="preserve">altering lengths and angles from their Euclidean values.</w:t>
        </w:r>
      </w:ins>
      <w:ins w:id="22996" w:author="PR Preview" w:date="2026-01-01T00:00:00Z">
        <w:r>
          <w:t xml:space="preserve"> </w:t>
        </w:r>
      </w:ins>
      <w:ins w:id="22997" w:author="PR Preview" w:date="2026-01-01T00:00:00Z">
        <w:r>
          <w:t xml:space="preserve">When</w:t>
        </w:r>
      </w:ins>
      <w:ins w:id="22998" w:author="PR Preview" w:date="2026-01-01T00:00:00Z">
        <w:r>
          <w:t xml:space="preserve"> </w:t>
        </w:r>
      </w:ins>
      <m:oMath>
        <m:r>
          <m:rPr>
            <m:sty m:val="bi"/>
          </m:rPr>
          <m:t>A</m:t>
        </m:r>
        <m:r>
          <m:rPr>
            <m:sty m:val="p"/>
          </m:rPr>
          <m:t>=</m:t>
        </m:r>
        <m:sSub>
          <m:e>
            <m:r>
              <m:rPr>
                <m:sty m:val="bi"/>
              </m:rPr>
              <m:t>I</m:t>
            </m:r>
          </m:e>
          <m:sub>
            <m:r>
              <m:t>p</m:t>
            </m:r>
          </m:sub>
        </m:sSub>
      </m:oMath>
      <w:ins w:id="22999" w:author="PR Preview" w:date="2026-01-01T00:00:00Z">
        <w:r>
          <w:t xml:space="preserve">, the matrix-induced inner product recovers the standard dot product</w:t>
        </w:r>
      </w:ins>
      <w:ins w:id="23000" w:author="PR Preview" w:date="2026-01-01T00:00:00Z">
        <w:r>
          <w:t xml:space="preserve"> </w:t>
        </w:r>
      </w:ins>
      <w:ins w:id="23001" w:author="PR Preview" w:date="2026-01-01T00:00:00Z">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ins>
      <w:ins w:id="23002" w:author="PR Preview" w:date="2026-01-01T00:00:00Z">
        <w:r>
          <w:t xml:space="preserve">.</w:t>
        </w:r>
      </w:ins>
    </w:p>
    <w:bookmarkEnd w:id="519"/>
    <w:bookmarkStart w:id="520" w:name="thm-matrix-induced-inner-product"/>
    <w:p>
      <w:pPr>
        <w:pStyle w:val="BodyText"/>
      </w:pPr>
      <w:ins w:id="23003" w:author="PR Preview" w:date="2026-01-01T00:00:00Z">
        <w:r>
          <w:rPr>
            <w:b/>
            <w:bCs/>
          </w:rPr>
          <w:t xml:space="preserve">Theorem 83 (Properties of the matrix-induced inner product)</w:t>
        </w:r>
      </w:ins>
      <w:ins w:id="23004" w:author="PR Preview" w:date="2026-01-01T00:00:00Z">
        <w:r>
          <w:t xml:space="preserve"> </w:t>
        </w:r>
      </w:ins>
      <w:ins w:id="23005" w:author="PR Preview" w:date="2026-01-01T00:00:00Z">
        <w:r>
          <w:t xml:space="preserve">For every</w:t>
        </w:r>
      </w:ins>
      <w:ins w:id="23006" w:author="PR Preview" w:date="2026-01-01T00:00:00Z">
        <w:r>
          <w:t xml:space="preserve"> </w:t>
        </w:r>
      </w:ins>
      <m:oMath>
        <m:r>
          <m:t>p</m:t>
        </m:r>
        <m:r>
          <m:rPr>
            <m:sty m:val="p"/>
          </m:rPr>
          <m:t>×</m:t>
        </m:r>
        <m:r>
          <m:t>p</m:t>
        </m:r>
      </m:oMath>
      <w:ins w:id="23007" w:author="PR Preview" w:date="2026-01-01T00:00:00Z">
        <w:r>
          <w:t xml:space="preserve"> </w:t>
        </w:r>
      </w:ins>
      <w:ins w:id="23008" w:author="PR Preview" w:date="2026-01-01T00:00:00Z">
        <w:r>
          <w:t xml:space="preserve">symmetric positive definite matrix</w:t>
        </w:r>
      </w:ins>
      <w:ins w:id="23009" w:author="PR Preview" w:date="2026-01-01T00:00:00Z">
        <w:r>
          <w:t xml:space="preserve"> </w:t>
        </w:r>
      </w:ins>
      <m:oMath>
        <m:r>
          <m:rPr>
            <m:sty m:val="bi"/>
          </m:rPr>
          <m:t>A</m:t>
        </m:r>
      </m:oMath>
      <w:ins w:id="23010" w:author="PR Preview" w:date="2026-01-01T00:00:00Z">
        <w:r>
          <w:t xml:space="preserve">,</w:t>
        </w:r>
      </w:ins>
      <w:ins w:id="23011" w:author="PR Preview" w:date="2026-01-01T00:00:00Z">
        <w:r>
          <w:t xml:space="preserve"> </w:t>
        </w:r>
      </w:ins>
      <w:ins w:id="23012" w:author="PR Preview" w:date="2026-01-01T00:00:00Z">
        <w:r>
          <w:t xml:space="preserve">the function</w:t>
        </w:r>
      </w:ins>
      <w:ins w:id="23013" w:author="PR Preview" w:date="2026-01-01T00:00:00Z">
        <w:r>
          <w:t xml:space="preserve"> </w:t>
        </w:r>
      </w:ins>
      <w:ins w:id="23014" w:author="PR Preview" w:date="2026-01-01T00:00:00Z">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ins>
      <w:ins w:id="23015" w:author="PR Preview" w:date="2026-01-01T00:00:00Z">
        <w:r>
          <w:t xml:space="preserve"> </w:t>
        </w:r>
      </w:ins>
      <w:ins w:id="23016" w:author="PR Preview" w:date="2026-01-01T00:00:00Z">
        <w:r>
          <w:t xml:space="preserve">satisfies the four inner product axioms (</w:t>
        </w:r>
      </w:ins>
      <w:hyperlink w:anchor="def-inner-product">
        <w:ins w:id="23017" w:author="PR Preview" w:date="2026-01-01T00:00:00Z">
          <w:r>
            <w:rPr>
              <w:rStyle w:val="Hyperlink"/>
            </w:rPr>
            <w:t xml:space="preserve">Definition 68</w:t>
          </w:r>
        </w:ins>
      </w:hyperlink>
      <w:ins w:id="23018" w:author="PR Preview" w:date="2026-01-01T00:00:00Z">
        <w:r>
          <w:t xml:space="preserve">):</w:t>
        </w:r>
      </w:ins>
      <w:ins w:id="23019" w:author="PR Preview" w:date="2026-01-01T00:00:00Z">
        <w:r>
          <w:t xml:space="preserve"> </w:t>
        </w:r>
      </w:ins>
      <w:ins w:id="23020" w:author="PR Preview" w:date="2026-01-01T00:00:00Z">
        <w:r>
          <w:t xml:space="preserve">positivity, definiteness, linearity in the first slot, and symmetry.</w:t>
        </w:r>
      </w:ins>
      <w:ins w:id="23021" w:author="PR Preview" w:date="2026-01-01T00:00:00Z">
        <w:r>
          <w:t xml:space="preserve"> </w:t>
        </w:r>
      </w:ins>
      <w:ins w:id="23022" w:author="PR Preview" w:date="2026-01-01T00:00:00Z">
        <w:r>
          <w:t xml:space="preserve">Thus</w:t>
        </w:r>
      </w:ins>
      <w:ins w:id="23023" w:author="PR Preview" w:date="2026-01-01T00:00:00Z">
        <w:r>
          <w:t xml:space="preserve"> </w:t>
        </w:r>
      </w:ins>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ins w:id="23024" w:author="PR Preview" w:date="2026-01-01T00:00:00Z">
        <w:r>
          <w:t xml:space="preserve"> </w:t>
        </w:r>
      </w:ins>
      <w:ins w:id="23025" w:author="PR Preview" w:date="2026-01-01T00:00:00Z">
        <w:r>
          <w:t xml:space="preserve">is an inner product space (</w:t>
        </w:r>
      </w:ins>
      <w:hyperlink w:anchor="def-inner-product-space">
        <w:ins w:id="23026" w:author="PR Preview" w:date="2026-01-01T00:00:00Z">
          <w:r>
            <w:rPr>
              <w:rStyle w:val="Hyperlink"/>
            </w:rPr>
            <w:t xml:space="preserve">Definition 69</w:t>
          </w:r>
        </w:ins>
      </w:hyperlink>
      <w:ins w:id="23027" w:author="PR Preview" w:date="2026-01-01T00:00:00Z">
        <w:r>
          <w:t xml:space="preserve">).</w:t>
        </w:r>
      </w:ins>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del w:id="23028" w:author="PR Preview" w:date="2026-01-01T00:00:00Z">
        <w:r>
          <w:delText xml:space="preserve">Conversely, every inner product on</w:delText>
        </w:r>
      </w:del>
      <w:del w:id="23029" w:author="PR Preview" w:date="2026-01-01T00:00:00Z">
        <w:r>
          <w:delText xml:space="preserve"> </w:delText>
        </w:r>
      </w:del>
      <m:oMath>
        <m:sSup>
          <m:e>
            <m:r>
              <m:rPr>
                <m:scr m:val="double-struck"/>
                <m:sty m:val="p"/>
              </m:rPr>
              <m:t>R</m:t>
            </m:r>
          </m:e>
          <m:sup>
            <m:r>
              <m:t>p</m:t>
            </m:r>
          </m:sup>
        </m:sSup>
      </m:oMath>
      <w:del w:id="23030" w:author="PR Preview" w:date="2026-01-01T00:00:00Z">
        <w:r>
          <w:delText xml:space="preserve"> </w:delText>
        </w:r>
      </w:del>
      <w:del w:id="23031" w:author="PR Preview" w:date="2026-01-01T00:00:00Z">
        <w:r>
          <w:delText xml:space="preserve">has this form for a unique symmetric positive definite matrix</w:delText>
        </w:r>
      </w:del>
      <w:del w:id="23032" w:author="PR Preview" w:date="2026-01-01T00:00:00Z">
        <w:r>
          <w:delText xml:space="preserve"> </w:delText>
        </w:r>
      </w:del>
      <m:oMath>
        <m:r>
          <m:rPr>
            <m:sty m:val="bi"/>
          </m:rPr>
          <m:t>A</m:t>
        </m:r>
      </m:oMath>
      <w:del w:id="23033" w:author="PR Preview" w:date="2026-01-01T00:00:00Z">
        <w:r>
          <w:delText xml:space="preserve">, whose</w:delText>
        </w:r>
      </w:del>
      <w:del w:id="23034" w:author="PR Preview" w:date="2026-01-01T00:00:00Z">
        <w:r>
          <w:delText xml:space="preserve"> </w:delText>
        </w:r>
      </w:del>
      <m:oMath>
        <m:r>
          <m:rPr>
            <m:sty m:val="p"/>
          </m:rPr>
          <m:t>(</m:t>
        </m:r>
        <m:r>
          <m:t>i</m:t>
        </m:r>
        <m:r>
          <m:rPr>
            <m:sty m:val="p"/>
          </m:rPr>
          <m:t>,</m:t>
        </m:r>
        <m:r>
          <m:t>j</m:t>
        </m:r>
        <m:r>
          <m:rPr>
            <m:sty m:val="p"/>
          </m:rPr>
          <m:t>)</m:t>
        </m:r>
      </m:oMath>
      <w:del w:id="23035" w:author="PR Preview" w:date="2026-01-01T00:00:00Z">
        <w:r>
          <w:delText xml:space="preserve"> </w:delText>
        </w:r>
      </w:del>
      <w:del w:id="23036" w:author="PR Preview" w:date="2026-01-01T00:00:00Z">
        <w:r>
          <w:delText xml:space="preserve">entry is</w:delText>
        </w:r>
      </w:del>
      <w:del w:id="23037" w:author="PR Preview" w:date="2026-01-01T00:00:00Z">
        <w:r>
          <w:delText xml:space="preserve"> </w:delText>
        </w:r>
      </w:del>
      <m:oMath>
        <m:sSub>
          <m:e>
            <m:r>
              <m:t>A</m:t>
            </m:r>
          </m:e>
          <m:sub>
            <m:r>
              <m:t>i</m:t>
            </m:r>
            <m:r>
              <m:t>j</m:t>
            </m:r>
          </m:sub>
        </m:sSub>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oMath>
      <w:del w:id="23038" w:author="PR Preview" w:date="2026-01-01T00:00:00Z">
        <w:r>
          <w:delText xml:space="preserve">, where</w:delText>
        </w:r>
      </w:del>
      <w:del w:id="23039" w:author="PR Preview" w:date="2026-01-01T00:00:00Z">
        <w:r>
          <w:delText xml:space="preserve"> </w:delText>
        </w:r>
      </w:del>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del w:id="23040" w:author="PR Preview" w:date="2026-01-01T00:00:00Z">
        <w:r>
          <w:delText xml:space="preserve"> </w:delText>
        </w:r>
      </w:del>
      <w:del w:id="23041" w:author="PR Preview" w:date="2026-01-01T00:00:00Z">
        <w:r>
          <w:delText xml:space="preserve">are the standard basis vectors (</w:delText>
        </w:r>
      </w:del>
      <w:hyperlink w:anchor="def-indicator-vector">
        <w:del w:id="23042" w:author="PR Preview" w:date="2026-01-01T00:00:00Z">
          <w:r>
            <w:rPr>
              <w:rStyle w:val="Hyperlink"/>
            </w:rPr>
            <w:delText xml:space="preserve">Definition 14</w:delText>
          </w:r>
        </w:del>
      </w:hyperlink>
      <w:del w:id="23043" w:author="PR Preview" w:date="2026-01-01T00:00:00Z">
        <w:r>
          <w:delText xml:space="preserve">).</w:delText>
        </w:r>
      </w:del>
    </w:p>
    <w:p>
      <w:pPr>
        <w:pStyle w:val="BodyText"/>
      </w:pPr>
      <w:ins w:id="23044" w:author="PR Preview" w:date="2026-01-01T00:00:00Z">
        <w:r>
          <w:t xml:space="preserve">Conversely, every inner product on</w:t>
        </w:r>
      </w:ins>
      <w:ins w:id="23045" w:author="PR Preview" w:date="2026-01-01T00:00:00Z">
        <w:r>
          <w:t xml:space="preserve"> </w:t>
        </w:r>
      </w:ins>
      <m:oMath>
        <m:sSup>
          <m:e>
            <m:r>
              <m:rPr>
                <m:scr m:val="double-struck"/>
                <m:sty m:val="p"/>
              </m:rPr>
              <m:t>R</m:t>
            </m:r>
          </m:e>
          <m:sup>
            <m:r>
              <m:t>p</m:t>
            </m:r>
          </m:sup>
        </m:sSup>
      </m:oMath>
      <w:ins w:id="23046" w:author="PR Preview" w:date="2026-01-01T00:00:00Z">
        <w:r>
          <w:t xml:space="preserve"> </w:t>
        </w:r>
      </w:ins>
      <w:ins w:id="23047" w:author="PR Preview" w:date="2026-01-01T00:00:00Z">
        <w:r>
          <w:t xml:space="preserve">has this form for a unique symmetric positive definite matrix</w:t>
        </w:r>
      </w:ins>
      <w:ins w:id="23048" w:author="PR Preview" w:date="2026-01-01T00:00:00Z">
        <w:r>
          <w:t xml:space="preserve"> </w:t>
        </w:r>
      </w:ins>
      <m:oMath>
        <m:r>
          <m:rPr>
            <m:sty m:val="bi"/>
          </m:rPr>
          <m:t>A</m:t>
        </m:r>
      </m:oMath>
      <w:ins w:id="23049" w:author="PR Preview" w:date="2026-01-01T00:00:00Z">
        <w:r>
          <w:t xml:space="preserve">, whose</w:t>
        </w:r>
      </w:ins>
      <w:ins w:id="23050" w:author="PR Preview" w:date="2026-01-01T00:00:00Z">
        <w:r>
          <w:t xml:space="preserve"> </w:t>
        </w:r>
      </w:ins>
      <m:oMath>
        <m:r>
          <m:rPr>
            <m:sty m:val="p"/>
          </m:rPr>
          <m:t>(</m:t>
        </m:r>
        <m:r>
          <m:t>i</m:t>
        </m:r>
        <m:r>
          <m:rPr>
            <m:sty m:val="p"/>
          </m:rPr>
          <m:t>,</m:t>
        </m:r>
        <m:r>
          <m:t>j</m:t>
        </m:r>
        <m:r>
          <m:rPr>
            <m:sty m:val="p"/>
          </m:rPr>
          <m:t>)</m:t>
        </m:r>
      </m:oMath>
      <w:ins w:id="23051" w:author="PR Preview" w:date="2026-01-01T00:00:00Z">
        <w:r>
          <w:t xml:space="preserve"> </w:t>
        </w:r>
      </w:ins>
      <w:ins w:id="23052" w:author="PR Preview" w:date="2026-01-01T00:00:00Z">
        <w:r>
          <w:t xml:space="preserve">entry is</w:t>
        </w:r>
      </w:ins>
      <w:ins w:id="23053" w:author="PR Preview" w:date="2026-01-01T00:00:00Z">
        <w:r>
          <w:t xml:space="preserve"> </w:t>
        </w:r>
      </w:ins>
      <w:ins w:id="23054" w:author="PR Preview" w:date="2026-01-01T00:00:00Z">
        <w:r>
          <w:t xml:space="preserve">$A_{ij} = \mathopen{}\left\langle \mathord{\smash[b]{\underset{\raise.3ex\hbox{$\scriptstyle\sim$}}{e}}\vphantom{e}}_i, \mathord{\smash[b]{\underset{\raise.3ex\hbox{$\scriptstyle\sim$}}{e}}\vphantom{e}}_j\right\rangle\mathclose{}$</w:t>
        </w:r>
      </w:ins>
      <w:ins w:id="23055" w:author="PR Preview" w:date="2026-01-01T00:00:00Z">
        <w:r>
          <w:t xml:space="preserve">, where</w:t>
        </w:r>
      </w:ins>
      <w:ins w:id="23056" w:author="PR Preview" w:date="2026-01-01T00:00:00Z">
        <w:r>
          <w:t xml:space="preserve"> </w:t>
        </w:r>
      </w:ins>
      <w:ins w:id="23057" w:author="PR Preview" w:date="2026-01-01T00:00:00Z">
        <w:r>
          <w:t xml:space="preserve">$\mathord{\smash[b]{\underset{\raise.3ex\hbox{$\scriptstyle\sim$}}{e}}\vphantom{e}}_1, \ldots, \mathord{\smash[b]{\underset{\raise.3ex\hbox{$\scriptstyle\sim$}}{e}}\vphantom{e}}_p$</w:t>
        </w:r>
      </w:ins>
      <w:ins w:id="23058" w:author="PR Preview" w:date="2026-01-01T00:00:00Z">
        <w:r>
          <w:t xml:space="preserve"> </w:t>
        </w:r>
      </w:ins>
      <w:ins w:id="23059" w:author="PR Preview" w:date="2026-01-01T00:00:00Z">
        <w:r>
          <w:t xml:space="preserve">are the standard basis vectors (</w:t>
        </w:r>
      </w:ins>
      <w:hyperlink w:anchor="def-indicator-vector">
        <w:ins w:id="23060" w:author="PR Preview" w:date="2026-01-01T00:00:00Z">
          <w:r>
            <w:rPr>
              <w:rStyle w:val="Hyperlink"/>
            </w:rPr>
            <w:t xml:space="preserve">Definition 14</w:t>
          </w:r>
        </w:ins>
      </w:hyperlink>
      <w:ins w:id="23061" w:author="PR Preview" w:date="2026-01-01T00:00:00Z">
        <w:r>
          <w:t xml:space="preserve">).</w:t>
        </w:r>
      </w:ins>
    </w:p>
    <w:bookmarkEnd w:id="520"/>
    <w:p>
      <w:pPr>
        <w:pStyle w:val="BodyText"/>
      </w:pPr>
      <w:r>
        <w:rPr>
          <w:i/>
          <w:iCs/>
        </w:rPr>
        <w:t xml:space="preserve">Proof</w:t>
      </w:r>
      <w:r>
        <w:t xml:space="preserve">. </w:t>
      </w:r>
    </w:p>
    <w:p>
      <w:pPr>
        <w:pStyle w:val="Compact"/>
        <w:numPr>
          <w:ilvl w:val="0"/>
          <w:numId w:val="1079"/>
        </w:numPr>
      </w:pPr>
      <w:del w:id="23062" w:author="PR Preview" w:date="2026-01-01T00:00:00Z">
        <w:r>
          <w:rPr>
            <w:b/>
            <w:bCs/>
          </w:rPr>
          <w:delText xml:space="preserve">positivity</w:delText>
        </w:r>
      </w:del>
      <w:del w:id="23063" w:author="PR Preview" w:date="2026-01-01T00:00:00Z">
        <w:r>
          <w:delText xml:space="preserve">:</w:delText>
        </w:r>
      </w:del>
      <w:del w:id="23064"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r>
              <m:rPr>
                <m:sty m:val="bi"/>
              </m:rPr>
              <m:t>A</m:t>
            </m:r>
          </m:sub>
        </m:sSub>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del w:id="23065" w:author="PR Preview" w:date="2026-01-01T00:00:00Z">
        <w:r>
          <w:delText xml:space="preserve"> </w:delText>
        </w:r>
      </w:del>
      <w:del w:id="23066" w:author="PR Preview" w:date="2026-01-01T00:00:00Z">
        <w:r>
          <w:delText xml:space="preserve">for all</w:delText>
        </w:r>
      </w:del>
      <w:del w:id="23067" w:author="PR Preview" w:date="2026-01-01T00:00:00Z">
        <w:r>
          <w:delText xml:space="preserve"> </w:delText>
        </w:r>
      </w:del>
      <m:oMath>
        <m:limLow>
          <m:e>
            <m:r>
              <m:t>x</m:t>
            </m:r>
          </m:e>
          <m:lim>
            <m:r>
              <m:rPr>
                <m:sty m:val="p"/>
              </m:rPr>
              <m:t>∼</m:t>
            </m:r>
          </m:lim>
        </m:limLow>
        <m:r>
          <m:rPr>
            <m:sty m:val="p"/>
          </m:rPr>
          <m:t>∈</m:t>
        </m:r>
        <m:sSup>
          <m:e>
            <m:r>
              <m:rPr>
                <m:scr m:val="double-struck"/>
                <m:sty m:val="p"/>
              </m:rPr>
              <m:t>R</m:t>
            </m:r>
          </m:e>
          <m:sup>
            <m:r>
              <m:t>p</m:t>
            </m:r>
          </m:sup>
        </m:sSup>
      </m:oMath>
      <w:del w:id="23068" w:author="PR Preview" w:date="2026-01-01T00:00:00Z">
        <w:r>
          <w:delText xml:space="preserve">,</w:delText>
        </w:r>
      </w:del>
      <w:del w:id="23069" w:author="PR Preview" w:date="2026-01-01T00:00:00Z">
        <w:r>
          <w:delText xml:space="preserve"> </w:delText>
        </w:r>
      </w:del>
      <w:del w:id="23070" w:author="PR Preview" w:date="2026-01-01T00:00:00Z">
        <w:r>
          <w:delText xml:space="preserve">because</w:delText>
        </w:r>
      </w:del>
      <w:del w:id="23071" w:author="PR Preview" w:date="2026-01-01T00:00:00Z">
        <w:r>
          <w:delText xml:space="preserve"> </w:delText>
        </w:r>
      </w:del>
      <m:oMath>
        <m:r>
          <m:rPr>
            <m:sty m:val="bi"/>
          </m:rPr>
          <m:t>A</m:t>
        </m:r>
      </m:oMath>
      <w:del w:id="23072" w:author="PR Preview" w:date="2026-01-01T00:00:00Z">
        <w:r>
          <w:delText xml:space="preserve"> </w:delText>
        </w:r>
      </w:del>
      <w:del w:id="23073" w:author="PR Preview" w:date="2026-01-01T00:00:00Z">
        <w:r>
          <w:delText xml:space="preserve">is positive definite (</w:delText>
        </w:r>
      </w:del>
      <w:hyperlink w:anchor="def-positive-definite">
        <w:del w:id="23074" w:author="PR Preview" w:date="2026-01-01T00:00:00Z">
          <w:r>
            <w:rPr>
              <w:rStyle w:val="Hyperlink"/>
            </w:rPr>
            <w:delText xml:space="preserve">Definition 101</w:delText>
          </w:r>
        </w:del>
      </w:hyperlink>
      <w:del w:id="23075" w:author="PR Preview" w:date="2026-01-01T00:00:00Z">
        <w:r>
          <w:delText xml:space="preserve">);</w:delText>
        </w:r>
      </w:del>
    </w:p>
    <w:p>
      <w:pPr>
        <w:pStyle w:val="Compact"/>
        <w:numPr>
          <w:ilvl w:val="0"/>
          <w:numId w:val="1079"/>
        </w:numPr>
      </w:pPr>
      <w:del w:id="23076" w:author="PR Preview" w:date="2026-01-01T00:00:00Z">
        <w:r>
          <w:rPr>
            <w:b/>
            <w:bCs/>
          </w:rPr>
          <w:delText xml:space="preserve">definiteness</w:delText>
        </w:r>
      </w:del>
      <w:del w:id="23077" w:author="PR Preview" w:date="2026-01-01T00:00:00Z">
        <w:r>
          <w:delText xml:space="preserve">:</w:delText>
        </w:r>
      </w:del>
      <w:del w:id="23078"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r>
              <m:rPr>
                <m:sty m:val="bi"/>
              </m:rPr>
              <m:t>A</m:t>
            </m:r>
          </m:sub>
        </m:sSub>
        <m:r>
          <m:rPr>
            <m:sty m:val="p"/>
          </m:rPr>
          <m:t>=</m:t>
        </m:r>
        <m:r>
          <m:t>0</m:t>
        </m:r>
      </m:oMath>
      <w:del w:id="23079" w:author="PR Preview" w:date="2026-01-01T00:00:00Z">
        <w:r>
          <w:delText xml:space="preserve"> </w:delText>
        </w:r>
      </w:del>
      <w:del w:id="23080" w:author="PR Preview" w:date="2026-01-01T00:00:00Z">
        <w:r>
          <w:delText xml:space="preserve">if and only if</w:delText>
        </w:r>
      </w:del>
      <w:del w:id="23081" w:author="PR Preview" w:date="2026-01-01T00:00:00Z">
        <w:r>
          <w:delText xml:space="preserve"> </w:delText>
        </w:r>
      </w:del>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del w:id="23082" w:author="PR Preview" w:date="2026-01-01T00:00:00Z">
        <w:r>
          <w:delText xml:space="preserve">,</w:delText>
        </w:r>
      </w:del>
      <w:del w:id="23083" w:author="PR Preview" w:date="2026-01-01T00:00:00Z">
        <w:r>
          <w:delText xml:space="preserve"> </w:delText>
        </w:r>
      </w:del>
      <w:del w:id="23084" w:author="PR Preview" w:date="2026-01-01T00:00:00Z">
        <w:r>
          <w:delText xml:space="preserve">by definition of a positive definite matrix (</w:delText>
        </w:r>
      </w:del>
      <w:hyperlink w:anchor="def-positive-definite">
        <w:del w:id="23085" w:author="PR Preview" w:date="2026-01-01T00:00:00Z">
          <w:r>
            <w:rPr>
              <w:rStyle w:val="Hyperlink"/>
            </w:rPr>
            <w:delText xml:space="preserve">Definition 101</w:delText>
          </w:r>
        </w:del>
      </w:hyperlink>
      <w:del w:id="23086" w:author="PR Preview" w:date="2026-01-01T00:00:00Z">
        <w:r>
          <w:delText xml:space="preserve">);</w:delText>
        </w:r>
      </w:del>
    </w:p>
    <w:p>
      <w:pPr>
        <w:pStyle w:val="Compact"/>
        <w:numPr>
          <w:ilvl w:val="0"/>
          <w:numId w:val="1079"/>
        </w:numPr>
      </w:pPr>
      <w:del w:id="23087" w:author="PR Preview" w:date="2026-01-01T00:00:00Z">
        <w:r>
          <w:rPr>
            <w:b/>
            <w:bCs/>
          </w:rPr>
          <w:delText xml:space="preserve">linearity in the first slot</w:delText>
        </w:r>
      </w:del>
      <w:del w:id="23088" w:author="PR Preview" w:date="2026-01-01T00:00:00Z">
        <w:r>
          <w:delText xml:space="preserve">: for all</w:delText>
        </w:r>
      </w:del>
      <w:del w:id="23089"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del w:id="23090" w:author="PR Preview" w:date="2026-01-01T00:00:00Z">
        <w:r>
          <w:delText xml:space="preserve"> </w:delText>
        </w:r>
      </w:del>
      <w:del w:id="23091" w:author="PR Preview" w:date="2026-01-01T00:00:00Z">
        <w:r>
          <w:delText xml:space="preserve">and real numbers</w:delText>
        </w:r>
      </w:del>
      <w:del w:id="23092" w:author="PR Preview" w:date="2026-01-01T00:00:00Z">
        <w:r>
          <w:delText xml:space="preserve"> </w:delText>
        </w:r>
      </w:del>
      <m:oMath>
        <m:r>
          <m:t>a</m:t>
        </m:r>
        <m:r>
          <m:rPr>
            <m:sty m:val="p"/>
          </m:rPr>
          <m:t>,</m:t>
        </m:r>
        <m:r>
          <m:t>b</m:t>
        </m:r>
      </m:oMath>
      <w:del w:id="23093" w:author="PR Preview" w:date="2026-01-01T00:00:00Z">
        <w:r>
          <w:delText xml:space="preserve">,</w:delText>
        </w:r>
      </w:del>
    </w:p>
    <w:p>
      <w:pPr>
        <w:pStyle w:val="Compact"/>
      </w:pPr>
      <m:oMathPara>
        <m:oMathParaPr>
          <m:jc m:val="center"/>
        </m:oMathParaPr>
        <m:oMath>
          <m:eqArr>
            <m:e>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sSub>
                <m:e>
                  <m:r>
                    <m:t>​</m:t>
                  </m:r>
                </m:e>
                <m:sub>
                  <m:r>
                    <m:rPr>
                      <m:sty m:val="bi"/>
                    </m:rPr>
                    <m:t>A</m:t>
                  </m:r>
                </m:sub>
              </m:sSub>
              <m:r>
                <m:t>&amp;</m:t>
              </m:r>
              <m:r>
                <m:rPr>
                  <m:sty m:val="p"/>
                </m:rPr>
                <m:t>=</m:t>
              </m:r>
              <m:sSup>
                <m:e>
                  <m:r>
                    <m:rPr>
                      <m:sty m:val="p"/>
                    </m:rPr>
                    <m:t>(</m:t>
                  </m:r>
                  <m:r>
                    <m:t>a</m:t>
                  </m:r>
                  <m:r>
                    <m:t> </m:t>
                  </m:r>
                  <m:limLow>
                    <m:e>
                      <m:r>
                        <m:t>x</m:t>
                      </m:r>
                    </m:e>
                    <m:lim>
                      <m:r>
                        <m:rPr>
                          <m:sty m:val="p"/>
                        </m:rPr>
                        <m:t>∼</m:t>
                      </m:r>
                    </m:lim>
                  </m:limLow>
                  <m:r>
                    <m:rPr>
                      <m:sty m:val="p"/>
                    </m:rPr>
                    <m:t>+</m:t>
                  </m:r>
                  <m:r>
                    <m:t>b</m:t>
                  </m:r>
                  <m:r>
                    <m:t> </m:t>
                  </m:r>
                  <m:limLow>
                    <m:e>
                      <m:r>
                        <m:t>y</m:t>
                      </m:r>
                    </m:e>
                    <m:lim>
                      <m:r>
                        <m:rPr>
                          <m:sty m:val="p"/>
                        </m:rPr>
                        <m:t>∼</m:t>
                      </m:r>
                    </m:lim>
                  </m:limLow>
                  <m:r>
                    <m:rPr>
                      <m:sty m:val="p"/>
                    </m:rPr>
                    <m:t>)</m:t>
                  </m:r>
                </m:e>
                <m:sup>
                  <m:r>
                    <m:rPr>
                      <m:sty m:val="p"/>
                    </m:rPr>
                    <m:t>⊤</m:t>
                  </m:r>
                </m:sup>
              </m:sSup>
              <m:r>
                <m:t> </m:t>
              </m:r>
              <m:r>
                <m:rPr>
                  <m:sty m:val="bi"/>
                </m:rPr>
                <m:t>A</m:t>
              </m:r>
              <m:limLow>
                <m:e>
                  <m:r>
                    <m:t>z</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r>
                <m:rPr>
                  <m:sty m:val="p"/>
                </m:rPr>
                <m:t>(</m:t>
              </m:r>
              <m:r>
                <m:t>a</m:t>
              </m:r>
              <m:r>
                <m:t> </m:t>
              </m:r>
              <m:sSup>
                <m:e>
                  <m:limLow>
                    <m:e>
                      <m:r>
                        <m:t>x</m:t>
                      </m:r>
                    </m:e>
                    <m:lim>
                      <m:r>
                        <m:rPr>
                          <m:sty m:val="p"/>
                        </m:rPr>
                        <m:t>∼</m:t>
                      </m:r>
                    </m:lim>
                  </m:limLow>
                </m:e>
                <m:sup>
                  <m:r>
                    <m:rPr>
                      <m:sty m:val="p"/>
                    </m:rPr>
                    <m:t>⊤</m:t>
                  </m:r>
                </m:sup>
              </m:sSup>
              <m:r>
                <m:rPr>
                  <m:sty m:val="p"/>
                </m:rPr>
                <m:t>+</m:t>
              </m:r>
              <m:r>
                <m:t>b</m:t>
              </m:r>
              <m:r>
                <m:t> </m:t>
              </m:r>
              <m:sSup>
                <m:e>
                  <m:limLow>
                    <m:e>
                      <m:r>
                        <m:t>y</m:t>
                      </m:r>
                    </m:e>
                    <m:lim>
                      <m:r>
                        <m:rPr>
                          <m:sty m:val="p"/>
                        </m:rPr>
                        <m:t>∼</m:t>
                      </m:r>
                    </m:lim>
                  </m:limLow>
                </m:e>
                <m:sup>
                  <m:r>
                    <m:rPr>
                      <m:sty m:val="p"/>
                    </m:rPr>
                    <m:t>⊤</m:t>
                  </m:r>
                </m:sup>
              </m:sSup>
              <m:r>
                <m:rPr>
                  <m:sty m:val="p"/>
                </m:rPr>
                <m:t>)</m:t>
              </m:r>
              <m:r>
                <m:t> </m:t>
              </m:r>
              <m:r>
                <m:rPr>
                  <m:sty m:val="bi"/>
                </m:rPr>
                <m:t>A</m:t>
              </m:r>
              <m:limLow>
                <m:e>
                  <m:r>
                    <m:t>z</m:t>
                  </m:r>
                </m:e>
                <m:lim>
                  <m:r>
                    <m:rPr>
                      <m:sty m:val="p"/>
                    </m:rPr>
                    <m:t>∼</m:t>
                  </m:r>
                </m:lim>
              </m:limLow>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limLow>
                    <m:e>
                      <m:r>
                        <m:t>x</m:t>
                      </m:r>
                    </m:e>
                    <m:lim>
                      <m:r>
                        <m:rPr>
                          <m:sty m:val="p"/>
                        </m:rPr>
                        <m:t>∼</m:t>
                      </m:r>
                    </m:lim>
                  </m:limLow>
                </m:e>
                <m:sup>
                  <m:r>
                    <m:rPr>
                      <m:sty m:val="p"/>
                    </m:rPr>
                    <m:t>⊤</m:t>
                  </m:r>
                </m:sup>
              </m:sSup>
              <m:r>
                <m:rPr>
                  <m:sty m:val="bi"/>
                </m:rPr>
                <m:t>A</m:t>
              </m:r>
              <m:limLow>
                <m:e>
                  <m:r>
                    <m:t>z</m:t>
                  </m:r>
                </m:e>
                <m:lim>
                  <m:r>
                    <m:rPr>
                      <m:sty m:val="p"/>
                    </m:rPr>
                    <m:t>∼</m:t>
                  </m:r>
                </m:lim>
              </m:limLow>
              <m:r>
                <m:rPr>
                  <m:sty m:val="p"/>
                </m:rPr>
                <m:t>+</m:t>
              </m:r>
              <m:r>
                <m:t>b</m:t>
              </m:r>
              <m:r>
                <m:t> </m:t>
              </m:r>
              <m:sSup>
                <m:e>
                  <m:limLow>
                    <m:e>
                      <m:r>
                        <m:t>y</m:t>
                      </m:r>
                    </m:e>
                    <m:lim>
                      <m:r>
                        <m:rPr>
                          <m:sty m:val="p"/>
                        </m:rPr>
                        <m:t>∼</m:t>
                      </m:r>
                    </m:lim>
                  </m:limLow>
                </m:e>
                <m:sup>
                  <m:r>
                    <m:rPr>
                      <m:sty m:val="p"/>
                    </m:rPr>
                    <m:t>⊤</m:t>
                  </m:r>
                </m:sup>
              </m:sSup>
              <m:r>
                <m:rPr>
                  <m:sty m:val="bi"/>
                </m:rPr>
                <m:t>A</m:t>
              </m:r>
              <m:limLow>
                <m:e>
                  <m:r>
                    <m:t>z</m:t>
                  </m:r>
                </m:e>
                <m:lim>
                  <m:r>
                    <m:rPr>
                      <m:sty m:val="p"/>
                    </m:rPr>
                    <m:t>∼</m:t>
                  </m:r>
                </m:lim>
              </m:limLow>
              <m:r>
                <m:t>&amp;</m:t>
              </m:r>
              <m:r>
                <m:t>&amp;</m:t>
              </m:r>
              <m:r>
                <m:rPr>
                  <m:nor/>
                  <m:sty m:val="p"/>
                </m:rPr>
                <m:t>(</m:t>
              </m:r>
              <m:r>
                <m:rPr>
                  <m:nor/>
                  <m:sty m:val="p"/>
                </m:rPr>
                <m:t>Theorem 9</m:t>
              </m:r>
              <m:r>
                <m:rPr>
                  <m:nor/>
                  <m:sty m:val="p"/>
                </m:rPr>
                <m:t>)</m:t>
              </m:r>
            </m:e>
            <m:e>
              <m:r>
                <m:t>&amp;</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sSub>
                <m:e>
                  <m:r>
                    <m:t>​</m:t>
                  </m:r>
                </m:e>
                <m:sub>
                  <m:r>
                    <m:rPr>
                      <m:sty m:val="bi"/>
                    </m:rPr>
                    <m:t>A</m:t>
                  </m:r>
                </m:sub>
              </m:sSub>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Compact"/>
        <w:numPr>
          <w:ilvl w:val="0"/>
          <w:numId w:val="1079"/>
        </w:numPr>
      </w:pPr>
      <w:del w:id="23094" w:author="PR Preview" w:date="2026-01-01T00:00:00Z">
        <w:r>
          <w:rPr>
            <w:b/>
            <w:bCs/>
          </w:rPr>
          <w:delText xml:space="preserve">symmetry</w:delText>
        </w:r>
      </w:del>
      <w:del w:id="23095" w:author="PR Preview" w:date="2026-01-01T00:00:00Z">
        <w:r>
          <w:delText xml:space="preserve">: because</w:delText>
        </w:r>
      </w:del>
      <w:del w:id="23096" w:author="PR Preview" w:date="2026-01-01T00:00:00Z">
        <w:r>
          <w:delText xml:space="preserve"> </w:delText>
        </w:r>
      </w:del>
      <m:oMath>
        <m:sSup>
          <m:e>
            <m:limLow>
              <m:e>
                <m:r>
                  <m:t>y</m:t>
                </m:r>
              </m:e>
              <m:lim>
                <m:r>
                  <m:rPr>
                    <m:sty m:val="p"/>
                  </m:rPr>
                  <m:t>∼</m:t>
                </m:r>
              </m:lim>
            </m:limLow>
          </m:e>
          <m:sup>
            <m:r>
              <m:rPr>
                <m:sty m:val="p"/>
              </m:rPr>
              <m:t>⊤</m:t>
            </m:r>
          </m:sup>
        </m:sSup>
        <m:r>
          <m:rPr>
            <m:sty m:val="bi"/>
          </m:rPr>
          <m:t>A</m:t>
        </m:r>
        <m:limLow>
          <m:e>
            <m:r>
              <m:t>x</m:t>
            </m:r>
          </m:e>
          <m:lim>
            <m:r>
              <m:rPr>
                <m:sty m:val="p"/>
              </m:rPr>
              <m:t>∼</m:t>
            </m:r>
          </m:lim>
        </m:limLow>
      </m:oMath>
      <w:del w:id="23097" w:author="PR Preview" w:date="2026-01-01T00:00:00Z">
        <w:r>
          <w:delText xml:space="preserve"> </w:delText>
        </w:r>
      </w:del>
      <w:del w:id="23098" w:author="PR Preview" w:date="2026-01-01T00:00:00Z">
        <w:r>
          <w:delText xml:space="preserve">is a</w:delText>
        </w:r>
      </w:del>
      <w:del w:id="23099" w:author="PR Preview" w:date="2026-01-01T00:00:00Z">
        <w:r>
          <w:delText xml:space="preserve"> </w:delText>
        </w:r>
      </w:del>
      <m:oMath>
        <m:r>
          <m:t>1</m:t>
        </m:r>
        <m:r>
          <m:rPr>
            <m:sty m:val="p"/>
          </m:rPr>
          <m:t>×</m:t>
        </m:r>
        <m:r>
          <m:t>1</m:t>
        </m:r>
      </m:oMath>
      <w:del w:id="23100" w:author="PR Preview" w:date="2026-01-01T00:00:00Z">
        <w:r>
          <w:delText xml:space="preserve"> </w:delText>
        </w:r>
      </w:del>
      <w:del w:id="23101" w:author="PR Preview" w:date="2026-01-01T00:00:00Z">
        <w:r>
          <w:delText xml:space="preserve">scalar and</w:delText>
        </w:r>
      </w:del>
      <w:del w:id="23102" w:author="PR Preview" w:date="2026-01-01T00:00:00Z">
        <w:r>
          <w:delText xml:space="preserve"> </w:delText>
        </w:r>
      </w:del>
      <m:oMath>
        <m:r>
          <m:rPr>
            <m:sty m:val="bi"/>
          </m:rPr>
          <m:t>A</m:t>
        </m:r>
      </m:oMath>
      <w:del w:id="23103" w:author="PR Preview" w:date="2026-01-01T00:00:00Z">
        <w:r>
          <w:delText xml:space="preserve"> </w:delText>
        </w:r>
      </w:del>
      <w:del w:id="23104" w:author="PR Preview" w:date="2026-01-01T00:00:00Z">
        <w:r>
          <w:delText xml:space="preserve">is symmetric (</w:delText>
        </w:r>
      </w:del>
      <m:oMath>
        <m:sSup>
          <m:e>
            <m:r>
              <m:rPr>
                <m:sty m:val="bi"/>
              </m:rPr>
              <m:t>A</m:t>
            </m:r>
          </m:e>
          <m:sup>
            <m:r>
              <m:rPr>
                <m:sty m:val="p"/>
              </m:rPr>
              <m:t>⊤</m:t>
            </m:r>
          </m:sup>
        </m:sSup>
        <m:r>
          <m:rPr>
            <m:sty m:val="p"/>
          </m:rPr>
          <m:t>=</m:t>
        </m:r>
        <m:r>
          <m:rPr>
            <m:sty m:val="bi"/>
          </m:rPr>
          <m:t>A</m:t>
        </m:r>
      </m:oMath>
      <w:del w:id="23105" w:author="PR Preview" w:date="2026-01-01T00:00:00Z">
        <w:r>
          <w:delText xml:space="preserve">),</w:delText>
        </w:r>
      </w:del>
    </w:p>
    <w:p>
      <w:pPr>
        <w:pStyle w:val="Compact"/>
      </w:pPr>
      <m:oMathPara>
        <m:oMathParaPr>
          <m:jc m:val="center"/>
        </m:oMathParaPr>
        <m:oMath>
          <m:eqArr>
            <m:e>
              <m:r>
                <m:t>​</m:t>
              </m:r>
              <m:d>
                <m:dPr>
                  <m:begChr m:val="⟨"/>
                  <m:sepChr m:val=""/>
                  <m:endChr m:val="⟩"/>
                  <m:grow/>
                </m:dPr>
                <m:e>
                  <m:limLow>
                    <m:e>
                      <m:r>
                        <m:t>y</m:t>
                      </m:r>
                    </m:e>
                    <m:lim>
                      <m:r>
                        <m:rPr>
                          <m:sty m:val="p"/>
                        </m:rPr>
                        <m:t>∼</m:t>
                      </m:r>
                    </m:lim>
                  </m:limLow>
                  <m:r>
                    <m:rPr>
                      <m:sty m:val="p"/>
                    </m:rPr>
                    <m:t>,</m:t>
                  </m:r>
                  <m:limLow>
                    <m:e>
                      <m:r>
                        <m:t>x</m:t>
                      </m:r>
                    </m:e>
                    <m:lim>
                      <m:r>
                        <m:rPr>
                          <m:sty m:val="p"/>
                        </m:rPr>
                        <m:t>∼</m:t>
                      </m:r>
                    </m:lim>
                  </m:limLow>
                </m:e>
              </m:d>
              <m:sSub>
                <m:e>
                  <m:r>
                    <m:t>​</m:t>
                  </m:r>
                </m:e>
                <m:sub>
                  <m:r>
                    <m:rPr>
                      <m:sty m:val="bi"/>
                    </m:rPr>
                    <m:t>A</m:t>
                  </m:r>
                </m:sub>
              </m:sSub>
              <m:r>
                <m:t>&amp;</m:t>
              </m:r>
              <m:r>
                <m:rPr>
                  <m:sty m:val="p"/>
                </m:rPr>
                <m:t>=</m:t>
              </m:r>
              <m:sSup>
                <m:e>
                  <m:limLow>
                    <m:e>
                      <m:r>
                        <m:t>y</m:t>
                      </m:r>
                    </m:e>
                    <m:lim>
                      <m:r>
                        <m:rPr>
                          <m:sty m:val="p"/>
                        </m:rPr>
                        <m:t>∼</m:t>
                      </m:r>
                    </m:lim>
                  </m:limLow>
                </m:e>
                <m:sup>
                  <m:r>
                    <m:rPr>
                      <m:sty m:val="p"/>
                    </m:rPr>
                    <m:t>⊤</m:t>
                  </m:r>
                </m:sup>
              </m:sSup>
              <m:r>
                <m:rPr>
                  <m:sty m:val="bi"/>
                </m:rPr>
                <m:t>A</m:t>
              </m:r>
              <m:limLow>
                <m:e>
                  <m:r>
                    <m:t>x</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sSup>
                <m:e>
                  <m:r>
                    <m:t>​</m:t>
                  </m:r>
                  <m:d>
                    <m:dPr>
                      <m:begChr m:val="("/>
                      <m:sepChr m:val=""/>
                      <m:endChr m:val=")"/>
                      <m:grow/>
                    </m:dPr>
                    <m:e>
                      <m:sSup>
                        <m:e>
                          <m:limLow>
                            <m:e>
                              <m:r>
                                <m:t>y</m:t>
                              </m:r>
                            </m:e>
                            <m:lim>
                              <m:r>
                                <m:rPr>
                                  <m:sty m:val="p"/>
                                </m:rPr>
                                <m:t>∼</m:t>
                              </m:r>
                            </m:lim>
                          </m:limLow>
                        </m:e>
                        <m:sup>
                          <m:r>
                            <m:rPr>
                              <m:sty m:val="p"/>
                            </m:rPr>
                            <m:t>⊤</m:t>
                          </m:r>
                        </m:sup>
                      </m:sSup>
                      <m:r>
                        <m:rPr>
                          <m:sty m:val="bi"/>
                        </m:rPr>
                        <m:t>A</m:t>
                      </m:r>
                      <m:limLow>
                        <m:e>
                          <m:r>
                            <m:t>x</m:t>
                          </m:r>
                        </m:e>
                        <m:lim>
                          <m:r>
                            <m:rPr>
                              <m:sty m:val="p"/>
                            </m:rPr>
                            <m:t>∼</m:t>
                          </m:r>
                        </m:lim>
                      </m:limLow>
                    </m:e>
                  </m:d>
                  <m:r>
                    <m:t>​</m:t>
                  </m:r>
                </m:e>
                <m:sup>
                  <m:r>
                    <m:rPr>
                      <m:sty m:val="p"/>
                    </m:rPr>
                    <m:t>⊤</m:t>
                  </m:r>
                </m:sup>
              </m:sSup>
              <m:r>
                <m:t>&amp;</m:t>
              </m:r>
              <m:r>
                <m:t>&amp;</m:t>
              </m:r>
              <m:r>
                <m:rPr>
                  <m:nor/>
                  <m:sty m:val="p"/>
                </m:rPr>
                <m:t>(a scalar equals its transpose)</m:t>
              </m:r>
            </m:e>
            <m:e>
              <m:r>
                <m:t>&amp;</m:t>
              </m:r>
              <m:r>
                <m:rPr>
                  <m:sty m:val="p"/>
                </m:rPr>
                <m:t>=</m:t>
              </m:r>
              <m:sSup>
                <m:e>
                  <m:limLow>
                    <m:e>
                      <m:r>
                        <m:t>x</m:t>
                      </m:r>
                    </m:e>
                    <m:lim>
                      <m:r>
                        <m:rPr>
                          <m:sty m:val="p"/>
                        </m:rPr>
                        <m:t>∼</m:t>
                      </m:r>
                    </m:lim>
                  </m:limLow>
                </m:e>
                <m:sup>
                  <m:r>
                    <m:rPr>
                      <m:sty m:val="p"/>
                    </m:rPr>
                    <m:t>⊤</m:t>
                  </m:r>
                </m:sup>
              </m:sSup>
              <m:sSup>
                <m:e>
                  <m:r>
                    <m:rPr>
                      <m:sty m:val="bi"/>
                    </m:rPr>
                    <m:t>A</m:t>
                  </m:r>
                </m:e>
                <m:sup>
                  <m:r>
                    <m:rPr>
                      <m:sty m:val="p"/>
                    </m:rPr>
                    <m:t>⊤</m:t>
                  </m:r>
                </m:sup>
              </m:sSup>
              <m:limLow>
                <m:e>
                  <m:r>
                    <m:t>y</m:t>
                  </m:r>
                </m:e>
                <m:lim>
                  <m:r>
                    <m:rPr>
                      <m:sty m:val="p"/>
                    </m:rPr>
                    <m:t>∼</m:t>
                  </m:r>
                </m:lim>
              </m:limLow>
              <m:r>
                <m:t>&amp;</m:t>
              </m:r>
              <m:r>
                <m:t>&amp;</m:t>
              </m:r>
              <m:r>
                <m:rPr>
                  <m:nor/>
                  <m:sty m:val="p"/>
                </m:rPr>
                <m:t>(</m:t>
              </m:r>
              <m:r>
                <m:rPr>
                  <m:nor/>
                  <m:sty m:val="p"/>
                </m:rPr>
                <m:t>Theorem 19</m:t>
              </m:r>
              <m:r>
                <m:rPr>
                  <m:nor/>
                  <m:sty m:val="p"/>
                </m:rPr>
                <m:t>, twice)</m:t>
              </m:r>
            </m:e>
            <m:e>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t>&amp;</m:t>
              </m:r>
              <m:r>
                <m:t>&amp;</m:t>
              </m:r>
              <m:r>
                <m:rPr>
                  <m:nor/>
                  <m:sty m:val="p"/>
                </m:rPr>
                <m:t>(</m:t>
              </m:r>
              <m:r>
                <m:rPr>
                  <m:sty m:val="bi"/>
                </m:rPr>
                <m:t>A</m:t>
              </m:r>
              <m:r>
                <m:rPr>
                  <m:nor/>
                  <m:sty m:val="p"/>
                </m:rPr>
                <m:t> is symmetric)</m:t>
              </m:r>
            </m:e>
            <m:e>
              <m:r>
                <m:t>&amp;</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FirstParagraph"/>
      </w:pPr>
      <w:del w:id="23106" w:author="PR Preview" w:date="2026-01-01T00:00:00Z">
        <w:r>
          <w:delText xml:space="preserve">For the converse, let</w:delText>
        </w:r>
      </w:del>
      <w:del w:id="23107" w:author="PR Preview" w:date="2026-01-01T00:00:00Z">
        <w:r>
          <w:delText xml:space="preserve"> </w:delText>
        </w:r>
      </w:del>
      <m:oMath>
        <m:r>
          <m:t>​</m:t>
        </m:r>
        <m:d>
          <m:dPr>
            <m:begChr m:val="⟨"/>
            <m:sepChr m:val=""/>
            <m:endChr m:val="⟩"/>
            <m:grow/>
          </m:dPr>
          <m:e>
            <m:r>
              <m:rPr>
                <m:sty m:val="p"/>
              </m:rPr>
              <m:t>⋅</m:t>
            </m:r>
            <m:r>
              <m:rPr>
                <m:sty m:val="p"/>
              </m:rPr>
              <m:t>,</m:t>
            </m:r>
            <m:r>
              <m:rPr>
                <m:sty m:val="p"/>
              </m:rPr>
              <m:t>⋅</m:t>
            </m:r>
          </m:e>
        </m:d>
        <m:r>
          <m:t>​</m:t>
        </m:r>
      </m:oMath>
      <w:del w:id="23108" w:author="PR Preview" w:date="2026-01-01T00:00:00Z">
        <w:r>
          <w:delText xml:space="preserve"> </w:delText>
        </w:r>
      </w:del>
      <w:del w:id="23109" w:author="PR Preview" w:date="2026-01-01T00:00:00Z">
        <w:r>
          <w:delText xml:space="preserve">be any inner product on</w:delText>
        </w:r>
      </w:del>
      <w:del w:id="23110" w:author="PR Preview" w:date="2026-01-01T00:00:00Z">
        <w:r>
          <w:delText xml:space="preserve"> </w:delText>
        </w:r>
      </w:del>
      <m:oMath>
        <m:sSup>
          <m:e>
            <m:r>
              <m:rPr>
                <m:scr m:val="double-struck"/>
                <m:sty m:val="p"/>
              </m:rPr>
              <m:t>R</m:t>
            </m:r>
          </m:e>
          <m:sup>
            <m:r>
              <m:t>p</m:t>
            </m:r>
          </m:sup>
        </m:sSup>
      </m:oMath>
      <w:del w:id="23111" w:author="PR Preview" w:date="2026-01-01T00:00:00Z">
        <w:r>
          <w:delText xml:space="preserve">.</w:delText>
        </w:r>
      </w:del>
      <w:del w:id="23112" w:author="PR Preview" w:date="2026-01-01T00:00:00Z">
        <w:r>
          <w:delText xml:space="preserve"> </w:delText>
        </w:r>
      </w:del>
      <w:del w:id="23113" w:author="PR Preview" w:date="2026-01-01T00:00:00Z">
        <w:r>
          <w:delText xml:space="preserve">Any vectors</w:delText>
        </w:r>
      </w:del>
      <w:del w:id="23114"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del w:id="23115" w:author="PR Preview" w:date="2026-01-01T00:00:00Z">
        <w:r>
          <w:delText xml:space="preserve"> </w:delText>
        </w:r>
      </w:del>
      <w:del w:id="23116" w:author="PR Preview" w:date="2026-01-01T00:00:00Z">
        <w:r>
          <w:delText xml:space="preserve">can be written in the standard basis as</w:delText>
        </w:r>
      </w:del>
      <w:del w:id="23117" w:author="PR Preview" w:date="2026-01-01T00:00:00Z">
        <w:r>
          <w:delText xml:space="preserve"> </w:delText>
        </w:r>
      </w:del>
      <m:oMath>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limLow>
              <m:e>
                <m:r>
                  <m:t>e</m:t>
                </m:r>
              </m:e>
              <m:lim>
                <m:r>
                  <m:rPr>
                    <m:sty m:val="p"/>
                  </m:rPr>
                  <m:t>∼</m:t>
                </m:r>
              </m:lim>
            </m:limLow>
          </m:e>
          <m:sub>
            <m:r>
              <m:t>i</m:t>
            </m:r>
          </m:sub>
        </m:sSub>
      </m:oMath>
      <w:del w:id="23118" w:author="PR Preview" w:date="2026-01-01T00:00:00Z">
        <w:r>
          <w:delText xml:space="preserve"> </w:delText>
        </w:r>
      </w:del>
      <w:del w:id="23119" w:author="PR Preview" w:date="2026-01-01T00:00:00Z">
        <w:r>
          <w:delText xml:space="preserve">and</w:delText>
        </w:r>
      </w:del>
      <w:del w:id="23120" w:author="PR Preview" w:date="2026-01-01T00:00:00Z">
        <w:r>
          <w:delText xml:space="preserve"> </w:delText>
        </w:r>
      </w:del>
      <m:oMath>
        <m:limLow>
          <m:e>
            <m:r>
              <m:t>y</m:t>
            </m:r>
          </m:e>
          <m:lim>
            <m:r>
              <m:rPr>
                <m:sty m:val="p"/>
              </m:rPr>
              <m:t>∼</m:t>
            </m:r>
          </m:lim>
        </m:limLow>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limLow>
              <m:e>
                <m:r>
                  <m:t>e</m:t>
                </m:r>
              </m:e>
              <m:lim>
                <m:r>
                  <m:rPr>
                    <m:sty m:val="p"/>
                  </m:rPr>
                  <m:t>∼</m:t>
                </m:r>
              </m:lim>
            </m:limLow>
          </m:e>
          <m:sub>
            <m:r>
              <m:t>j</m:t>
            </m:r>
          </m:sub>
        </m:sSub>
      </m:oMath>
      <w:del w:id="23121" w:author="PR Preview" w:date="2026-01-01T00:00:00Z">
        <w:r>
          <w:delText xml:space="preserve"> </w:delText>
        </w:r>
      </w:del>
      <w:del w:id="23122" w:author="PR Preview" w:date="2026-01-01T00:00:00Z">
        <w:r>
          <w:delText xml:space="preserve">(</w:delText>
        </w:r>
      </w:del>
      <w:hyperlink w:anchor="def-basis">
        <w:del w:id="23123" w:author="PR Preview" w:date="2026-01-01T00:00:00Z">
          <w:r>
            <w:rPr>
              <w:rStyle w:val="Hyperlink"/>
            </w:rPr>
            <w:delText xml:space="preserve">Definition 48</w:delText>
          </w:r>
        </w:del>
      </w:hyperlink>
      <w:del w:id="23124" w:author="PR Preview" w:date="2026-01-01T00:00:00Z">
        <w:r>
          <w:delText xml:space="preserve">,</w:delText>
        </w:r>
      </w:del>
      <w:del w:id="23125" w:author="PR Preview" w:date="2026-01-01T00:00:00Z">
        <w:r>
          <w:delText xml:space="preserve"> </w:delText>
        </w:r>
      </w:del>
      <w:hyperlink w:anchor="def-indicator-vector">
        <w:del w:id="23126" w:author="PR Preview" w:date="2026-01-01T00:00:00Z">
          <w:r>
            <w:rPr>
              <w:rStyle w:val="Hyperlink"/>
            </w:rPr>
            <w:delText xml:space="preserve">Definition 14</w:delText>
          </w:r>
        </w:del>
      </w:hyperlink>
      <w:del w:id="23127" w:author="PR Preview" w:date="2026-01-01T00:00:00Z">
        <w:r>
          <w:delText xml:space="preserve">).</w:delText>
        </w:r>
      </w:del>
      <w:del w:id="23128" w:author="PR Preview" w:date="2026-01-01T00:00:00Z">
        <w:r>
          <w:delText xml:space="preserve"> </w:delText>
        </w:r>
      </w:del>
      <w:del w:id="23129" w:author="PR Preview" w:date="2026-01-01T00:00:00Z">
        <w:r>
          <w:delText xml:space="preserve">By linearity in both slots (</w:delText>
        </w:r>
      </w:del>
      <w:hyperlink w:anchor="rem-inner-product-other-sources">
        <w:del w:id="23130" w:author="PR Preview" w:date="2026-01-01T00:00:00Z">
          <w:r>
            <w:rPr>
              <w:rStyle w:val="Hyperlink"/>
            </w:rPr>
            <w:delText xml:space="preserve">Remark 21</w:delText>
          </w:r>
        </w:del>
      </w:hyperlink>
      <w:del w:id="23131" w:author="PR Preview" w:date="2026-01-01T00:00:00Z">
        <w:r>
          <w:delText xml:space="preserve">):</w:delText>
        </w:r>
      </w:del>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limLow>
                        <m:e>
                          <m:r>
                            <m:t>e</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limLow>
                        <m:e>
                          <m:r>
                            <m:t>e</m:t>
                          </m:r>
                        </m:e>
                        <m:lim>
                          <m:r>
                            <m:rPr>
                              <m:sty m:val="p"/>
                            </m:rPr>
                            <m:t>∼</m:t>
                          </m:r>
                        </m:lim>
                      </m:limLow>
                    </m:e>
                    <m:sub>
                      <m:r>
                        <m:t>j</m:t>
                      </m:r>
                    </m:sub>
                  </m:sSub>
                </m:e>
              </m:d>
              <m:r>
                <m:t>​</m:t>
              </m:r>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r>
                <m:rPr>
                  <m:nor/>
                  <m:sty m:val="p"/>
                </m:rPr>
                <m:t>)</m:t>
              </m:r>
            </m:e>
            <m:e>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rPr>
                  <m:sty m:val="p"/>
                </m:rPr>
                <m:t>.</m:t>
              </m:r>
              <m:r>
                <m:t>&amp;</m:t>
              </m:r>
              <m:r>
                <m:t>&amp;</m:t>
              </m:r>
              <m:r>
                <m:rPr>
                  <m:nor/>
                  <m:sty m:val="p"/>
                </m:rPr>
                <m:t>(</m:t>
              </m:r>
              <m:r>
                <m:rPr>
                  <m:nor/>
                  <m:sty m:val="p"/>
                </m:rPr>
                <m:t>Definition 32</m:t>
              </m:r>
              <m:r>
                <m:rPr>
                  <m:nor/>
                  <m:sty m:val="p"/>
                </m:rPr>
                <m:t>)</m:t>
              </m:r>
            </m:e>
          </m:eqArr>
        </m:oMath>
      </m:oMathPara>
    </w:p>
    <w:p>
      <w:pPr>
        <w:pStyle w:val="Compact"/>
        <w:numPr>
          <w:ilvl w:val="0"/>
          <w:numId w:val="1080"/>
        </w:numPr>
      </w:pPr>
      <w:ins w:id="23132" w:author="PR Preview" w:date="2026-01-01T00:00:00Z">
        <w:r>
          <w:rPr>
            <w:b/>
            <w:bCs/>
          </w:rPr>
          <w:t xml:space="preserve">positivity</w:t>
        </w:r>
      </w:ins>
      <w:ins w:id="23133" w:author="PR Preview" w:date="2026-01-01T00:00:00Z">
        <w:r>
          <w:t xml:space="preserve">:</w:t>
        </w:r>
      </w:ins>
      <w:ins w:id="23134" w:author="PR Preview" w:date="2026-01-01T00:00:00Z">
        <w:r>
          <w:t xml:space="preserve"> </w:t>
        </w:r>
      </w:ins>
      <w:ins w:id="23135" w:author="PR Preview" w:date="2026-01-01T00:00:00Z">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ins>
      <w:ins w:id="23136" w:author="PR Preview" w:date="2026-01-01T00:00:00Z">
        <w:r>
          <w:t xml:space="preserve"> </w:t>
        </w:r>
      </w:ins>
      <w:ins w:id="23137" w:author="PR Preview" w:date="2026-01-01T00:00:00Z">
        <w:r>
          <w:t xml:space="preserve">for all</w:t>
        </w:r>
      </w:ins>
      <w:ins w:id="23138" w:author="PR Preview" w:date="2026-01-01T00:00:00Z">
        <w:r>
          <w:t xml:space="preserve"> </w:t>
        </w:r>
      </w:ins>
      <w:ins w:id="23139" w:author="PR Preview" w:date="2026-01-01T00:00:00Z">
        <w:r>
          <w:t xml:space="preserve">$\mathord{\smash[b]{\underset{\raise.3ex\hbox{$\scriptstyle\sim$}}{x}}\vphantom{x}}\in \mathbb{R}^p$</w:t>
        </w:r>
      </w:ins>
      <w:ins w:id="23140" w:author="PR Preview" w:date="2026-01-01T00:00:00Z">
        <w:r>
          <w:t xml:space="preserve">,</w:t>
        </w:r>
      </w:ins>
      <w:ins w:id="23141" w:author="PR Preview" w:date="2026-01-01T00:00:00Z">
        <w:r>
          <w:t xml:space="preserve"> </w:t>
        </w:r>
      </w:ins>
      <w:ins w:id="23142" w:author="PR Preview" w:date="2026-01-01T00:00:00Z">
        <w:r>
          <w:t xml:space="preserve">because</w:t>
        </w:r>
      </w:ins>
      <w:ins w:id="23143" w:author="PR Preview" w:date="2026-01-01T00:00:00Z">
        <w:r>
          <w:t xml:space="preserve"> </w:t>
        </w:r>
      </w:ins>
      <m:oMath>
        <m:r>
          <m:rPr>
            <m:sty m:val="bi"/>
          </m:rPr>
          <m:t>A</m:t>
        </m:r>
      </m:oMath>
      <w:ins w:id="23144" w:author="PR Preview" w:date="2026-01-01T00:00:00Z">
        <w:r>
          <w:t xml:space="preserve"> </w:t>
        </w:r>
      </w:ins>
      <w:ins w:id="23145" w:author="PR Preview" w:date="2026-01-01T00:00:00Z">
        <w:r>
          <w:t xml:space="preserve">is positive definite (</w:t>
        </w:r>
      </w:ins>
      <w:hyperlink w:anchor="def-positive-definite">
        <w:ins w:id="23146" w:author="PR Preview" w:date="2026-01-01T00:00:00Z">
          <w:r>
            <w:rPr>
              <w:rStyle w:val="Hyperlink"/>
            </w:rPr>
            <w:t xml:space="preserve">Definition 101</w:t>
          </w:r>
        </w:ins>
      </w:hyperlink>
      <w:ins w:id="23147" w:author="PR Preview" w:date="2026-01-01T00:00:00Z">
        <w:r>
          <w:t xml:space="preserve">);</w:t>
        </w:r>
      </w:ins>
    </w:p>
    <w:p>
      <w:pPr>
        <w:pStyle w:val="Compact"/>
        <w:numPr>
          <w:ilvl w:val="0"/>
          <w:numId w:val="1080"/>
        </w:numPr>
      </w:pPr>
      <w:ins w:id="23148" w:author="PR Preview" w:date="2026-01-01T00:00:00Z">
        <w:r>
          <w:rPr>
            <w:b/>
            <w:bCs/>
          </w:rPr>
          <w:t xml:space="preserve">definiteness</w:t>
        </w:r>
      </w:ins>
      <w:ins w:id="23149" w:author="PR Preview" w:date="2026-01-01T00:00:00Z">
        <w:r>
          <w:t xml:space="preserve">:</w:t>
        </w:r>
      </w:ins>
      <w:ins w:id="23150" w:author="PR Preview" w:date="2026-01-01T00:00:00Z">
        <w:r>
          <w:t xml:space="preserve"> </w:t>
        </w:r>
      </w:ins>
      <w:ins w:id="23151" w:author="PR Preview" w:date="2026-01-01T00:00:00Z">
        <w:r>
          <w:t xml:space="preserve">$\mathopen{}\left\langle \mathord{\smash[b]{\underset{\raise.3ex\hbox{$\scriptstyle\sim$}}{x}}\vphantom{x}}, \mathord{\smash[b]{\underset{\raise.3ex\hbox{$\scriptstyle\sim$}}{x}}\vphantom{x}}\right\rangle\mathclose{}_{\mathbf{A}} = 0$</w:t>
        </w:r>
      </w:ins>
      <w:ins w:id="23152" w:author="PR Preview" w:date="2026-01-01T00:00:00Z">
        <w:r>
          <w:t xml:space="preserve"> </w:t>
        </w:r>
      </w:ins>
      <w:ins w:id="23153" w:author="PR Preview" w:date="2026-01-01T00:00:00Z">
        <w:r>
          <w:t xml:space="preserve">if and only if</w:t>
        </w:r>
      </w:ins>
      <w:ins w:id="23154" w:author="PR Preview" w:date="2026-01-01T00:00:00Z">
        <w:r>
          <w:t xml:space="preserve"> </w:t>
        </w:r>
      </w:ins>
      <w:ins w:id="23155" w:author="PR Preview" w:date="2026-01-01T00:00:00Z">
        <w:r>
          <w:t xml:space="preserve">$\mathord{\smash[b]{\underset{\raise.3ex\hbox{$\scriptstyle\sim$}}{x}}\vphantom{x}}= \mathord{\smash[b]{\underset{\raise.3ex\hbox{$\scriptstyle\sim$}}{0}}\vphantom{0}}_{p \times 1}$</w:t>
        </w:r>
      </w:ins>
      <w:ins w:id="23156" w:author="PR Preview" w:date="2026-01-01T00:00:00Z">
        <w:r>
          <w:t xml:space="preserve">,</w:t>
        </w:r>
      </w:ins>
      <w:ins w:id="23157" w:author="PR Preview" w:date="2026-01-01T00:00:00Z">
        <w:r>
          <w:t xml:space="preserve"> </w:t>
        </w:r>
      </w:ins>
      <w:ins w:id="23158" w:author="PR Preview" w:date="2026-01-01T00:00:00Z">
        <w:r>
          <w:t xml:space="preserve">by definition of a positive definite matrix (</w:t>
        </w:r>
      </w:ins>
      <w:hyperlink w:anchor="def-positive-definite">
        <w:ins w:id="23159" w:author="PR Preview" w:date="2026-01-01T00:00:00Z">
          <w:r>
            <w:rPr>
              <w:rStyle w:val="Hyperlink"/>
            </w:rPr>
            <w:t xml:space="preserve">Definition 101</w:t>
          </w:r>
        </w:ins>
      </w:hyperlink>
      <w:ins w:id="23160" w:author="PR Preview" w:date="2026-01-01T00:00:00Z">
        <w:r>
          <w:t xml:space="preserve">);</w:t>
        </w:r>
      </w:ins>
    </w:p>
    <w:p>
      <w:pPr>
        <w:pStyle w:val="Compact"/>
        <w:numPr>
          <w:ilvl w:val="0"/>
          <w:numId w:val="1080"/>
        </w:numPr>
      </w:pPr>
      <w:ins w:id="23161" w:author="PR Preview" w:date="2026-01-01T00:00:00Z">
        <w:r>
          <w:rPr>
            <w:b/>
            <w:bCs/>
          </w:rPr>
          <w:t xml:space="preserve">linearity in the first slot</w:t>
        </w:r>
      </w:ins>
      <w:ins w:id="23162" w:author="PR Preview" w:date="2026-01-01T00:00:00Z">
        <w:r>
          <w:t xml:space="preserve">: for all</w:t>
        </w:r>
      </w:ins>
      <w:ins w:id="23163" w:author="PR Preview" w:date="2026-01-01T00:00:00Z">
        <w:r>
          <w:t xml:space="preserve"> </w:t>
        </w:r>
      </w:ins>
      <w:ins w:id="23164" w:author="PR Preview" w:date="2026-01-01T00:00:00Z">
        <w:r>
          <w:t xml:space="preserve">$\mathord{\smash[b]{\underset{\raise.3ex\hbox{$\scriptstyle\sim$}}{x}}\vphantom{x}}, \mathord{\smash[b]{\underset{\raise.3ex\hbox{$\scriptstyle\sim$}}{y}}\vphantom{y}}, \mathord{\smash[b]{\underset{\raise.3ex\hbox{$\scriptstyle\sim$}}{z}}\vphantom{z}} \in \mathbb{R}^p$</w:t>
        </w:r>
      </w:ins>
      <w:ins w:id="23165" w:author="PR Preview" w:date="2026-01-01T00:00:00Z">
        <w:r>
          <w:t xml:space="preserve"> </w:t>
        </w:r>
      </w:ins>
      <w:ins w:id="23166" w:author="PR Preview" w:date="2026-01-01T00:00:00Z">
        <w:r>
          <w:t xml:space="preserve">and real numbers</w:t>
        </w:r>
      </w:ins>
      <w:ins w:id="23167" w:author="PR Preview" w:date="2026-01-01T00:00:00Z">
        <w:r>
          <w:t xml:space="preserve"> </w:t>
        </w:r>
      </w:ins>
      <m:oMath>
        <m:r>
          <m:t>a</m:t>
        </m:r>
        <m:r>
          <m:rPr>
            <m:sty m:val="p"/>
          </m:rPr>
          <m:t>,</m:t>
        </m:r>
        <m:r>
          <m:t>b</m:t>
        </m:r>
      </m:oMath>
      <w:ins w:id="23168" w:author="PR Preview" w:date="2026-01-01T00:00:00Z">
        <w:r>
          <w:t xml:space="preserve">,</w:t>
        </w:r>
      </w:ins>
    </w:p>
    <w:p>
      <w:pPr>
        <w:pStyle w:val="Compact"/>
      </w:pPr>
      <w:ins w:id="23169" w:author="PR Preview" w:date="2026-01-01T00:00:00Z">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\text{(}\text{Theorem~18}\text{,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ins>
    </w:p>
    <w:p>
      <w:pPr>
        <w:pStyle w:val="Compact"/>
        <w:numPr>
          <w:ilvl w:val="0"/>
          <w:numId w:val="1080"/>
        </w:numPr>
      </w:pPr>
      <w:ins w:id="23170" w:author="PR Preview" w:date="2026-01-01T00:00:00Z">
        <w:r>
          <w:rPr>
            <w:b/>
            <w:bCs/>
          </w:rPr>
          <w:t xml:space="preserve">symmetry</w:t>
        </w:r>
      </w:ins>
      <w:ins w:id="23171" w:author="PR Preview" w:date="2026-01-01T00:00:00Z">
        <w:r>
          <w:t xml:space="preserve">: because</w:t>
        </w:r>
      </w:ins>
      <w:ins w:id="23172" w:author="PR Preview" w:date="2026-01-01T00:00:00Z">
        <w:r>
          <w:t xml:space="preserve"> </w:t>
        </w:r>
      </w:ins>
      <w:ins w:id="23173" w:author="PR Preview" w:date="2026-01-01T00:00:00Z">
        <w:r>
          <w:t xml:space="preserve">${\mathord{\smash[b]{\underset{\raise.3ex\hbox{$\scriptstyle\sim$}}{y}}\vphantom{y}}}^{\top}\mathbf{A}\mathord{\smash[b]{\underset{\raise.3ex\hbox{$\scriptstyle\sim$}}{x}}\vphantom{x}}$</w:t>
        </w:r>
      </w:ins>
      <w:ins w:id="23174" w:author="PR Preview" w:date="2026-01-01T00:00:00Z">
        <w:r>
          <w:t xml:space="preserve"> </w:t>
        </w:r>
      </w:ins>
      <w:ins w:id="23175" w:author="PR Preview" w:date="2026-01-01T00:00:00Z">
        <w:r>
          <w:t xml:space="preserve">is a</w:t>
        </w:r>
      </w:ins>
      <w:ins w:id="23176" w:author="PR Preview" w:date="2026-01-01T00:00:00Z">
        <w:r>
          <w:t xml:space="preserve"> </w:t>
        </w:r>
      </w:ins>
      <m:oMath>
        <m:r>
          <m:t>1</m:t>
        </m:r>
        <m:r>
          <m:rPr>
            <m:sty m:val="p"/>
          </m:rPr>
          <m:t>×</m:t>
        </m:r>
        <m:r>
          <m:t>1</m:t>
        </m:r>
      </m:oMath>
      <w:ins w:id="23177" w:author="PR Preview" w:date="2026-01-01T00:00:00Z">
        <w:r>
          <w:t xml:space="preserve"> </w:t>
        </w:r>
      </w:ins>
      <w:ins w:id="23178" w:author="PR Preview" w:date="2026-01-01T00:00:00Z">
        <w:r>
          <w:t xml:space="preserve">scalar and</w:t>
        </w:r>
      </w:ins>
      <w:ins w:id="23179" w:author="PR Preview" w:date="2026-01-01T00:00:00Z">
        <w:r>
          <w:t xml:space="preserve"> </w:t>
        </w:r>
      </w:ins>
      <m:oMath>
        <m:r>
          <m:rPr>
            <m:sty m:val="bi"/>
          </m:rPr>
          <m:t>A</m:t>
        </m:r>
      </m:oMath>
      <w:ins w:id="23180" w:author="PR Preview" w:date="2026-01-01T00:00:00Z">
        <w:r>
          <w:t xml:space="preserve"> </w:t>
        </w:r>
      </w:ins>
      <w:ins w:id="23181" w:author="PR Preview" w:date="2026-01-01T00:00:00Z">
        <w:r>
          <w:t xml:space="preserve">is symmetric (</w:t>
        </w:r>
      </w:ins>
      <m:oMath>
        <m:sSup>
          <m:e>
            <m:r>
              <m:rPr>
                <m:sty m:val="bi"/>
              </m:rPr>
              <m:t>A</m:t>
            </m:r>
          </m:e>
          <m:sup>
            <m:r>
              <m:rPr>
                <m:sty m:val="p"/>
              </m:rPr>
              <m:t>⊤</m:t>
            </m:r>
          </m:sup>
        </m:sSup>
        <m:r>
          <m:rPr>
            <m:sty m:val="p"/>
          </m:rPr>
          <m:t>=</m:t>
        </m:r>
        <m:r>
          <m:rPr>
            <m:sty m:val="bi"/>
          </m:rPr>
          <m:t>A</m:t>
        </m:r>
      </m:oMath>
      <w:ins w:id="23182" w:author="PR Preview" w:date="2026-01-01T00:00:00Z">
        <w:r>
          <w:t xml:space="preserve">),</w:t>
        </w:r>
      </w:ins>
    </w:p>
    <w:p>
      <w:pPr>
        <w:pStyle w:val="Compact"/>
      </w:pPr>
      <w:ins w:id="23183" w:author="PR Preview" w:date="2026-01-01T00:00:00Z">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\text{(}\text{Theorem~19}\text{,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ins>
    </w:p>
    <w:p>
      <w:pPr>
        <w:pStyle w:val="FirstParagraph"/>
      </w:pPr>
      <w:ins w:id="23184" w:author="PR Preview" w:date="2026-01-01T00:00:00Z">
        <w:r>
          <w:t xml:space="preserve">For the converse, let</w:t>
        </w:r>
      </w:ins>
      <w:ins w:id="23185" w:author="PR Preview" w:date="2026-01-01T00:00:00Z">
        <w:r>
          <w:t xml:space="preserve"> </w:t>
        </w:r>
      </w:ins>
      <m:oMath>
        <m:r>
          <m:t>​</m:t>
        </m:r>
        <m:d>
          <m:dPr>
            <m:begChr m:val="⟨"/>
            <m:sepChr m:val=""/>
            <m:endChr m:val="⟩"/>
            <m:grow/>
          </m:dPr>
          <m:e>
            <m:r>
              <m:rPr>
                <m:sty m:val="p"/>
              </m:rPr>
              <m:t>⋅</m:t>
            </m:r>
            <m:r>
              <m:rPr>
                <m:sty m:val="p"/>
              </m:rPr>
              <m:t>,</m:t>
            </m:r>
            <m:r>
              <m:rPr>
                <m:sty m:val="p"/>
              </m:rPr>
              <m:t>⋅</m:t>
            </m:r>
          </m:e>
        </m:d>
        <m:r>
          <m:t>​</m:t>
        </m:r>
      </m:oMath>
      <w:ins w:id="23186" w:author="PR Preview" w:date="2026-01-01T00:00:00Z">
        <w:r>
          <w:t xml:space="preserve"> </w:t>
        </w:r>
      </w:ins>
      <w:ins w:id="23187" w:author="PR Preview" w:date="2026-01-01T00:00:00Z">
        <w:r>
          <w:t xml:space="preserve">be any inner product on</w:t>
        </w:r>
      </w:ins>
      <w:ins w:id="23188" w:author="PR Preview" w:date="2026-01-01T00:00:00Z">
        <w:r>
          <w:t xml:space="preserve"> </w:t>
        </w:r>
      </w:ins>
      <m:oMath>
        <m:sSup>
          <m:e>
            <m:r>
              <m:rPr>
                <m:scr m:val="double-struck"/>
                <m:sty m:val="p"/>
              </m:rPr>
              <m:t>R</m:t>
            </m:r>
          </m:e>
          <m:sup>
            <m:r>
              <m:t>p</m:t>
            </m:r>
          </m:sup>
        </m:sSup>
      </m:oMath>
      <w:ins w:id="23189" w:author="PR Preview" w:date="2026-01-01T00:00:00Z">
        <w:r>
          <w:t xml:space="preserve">.</w:t>
        </w:r>
      </w:ins>
      <w:ins w:id="23190" w:author="PR Preview" w:date="2026-01-01T00:00:00Z">
        <w:r>
          <w:t xml:space="preserve"> </w:t>
        </w:r>
      </w:ins>
      <w:ins w:id="23191" w:author="PR Preview" w:date="2026-01-01T00:00:00Z">
        <w:r>
          <w:t xml:space="preserve">Any vectors</w:t>
        </w:r>
      </w:ins>
      <w:ins w:id="23192" w:author="PR Preview" w:date="2026-01-01T00:00:00Z">
        <w:r>
          <w:t xml:space="preserve"> </w:t>
        </w:r>
      </w:ins>
      <w:ins w:id="23193" w:author="PR Preview" w:date="2026-01-01T00:00:00Z">
        <w:r>
          <w:t xml:space="preserve">$\mathord{\smash[b]{\underset{\raise.3ex\hbox{$\scriptstyle\sim$}}{x}}\vphantom{x}}, \mathord{\smash[b]{\underset{\raise.3ex\hbox{$\scriptstyle\sim$}}{y}}\vphantom{y}}\in \mathbb{R}^p$</w:t>
        </w:r>
      </w:ins>
      <w:ins w:id="23194" w:author="PR Preview" w:date="2026-01-01T00:00:00Z">
        <w:r>
          <w:t xml:space="preserve"> </w:t>
        </w:r>
      </w:ins>
      <w:ins w:id="23195" w:author="PR Preview" w:date="2026-01-01T00:00:00Z">
        <w:r>
          <w:t xml:space="preserve">can be written in the standard basis as</w:t>
        </w:r>
      </w:ins>
      <w:ins w:id="23196" w:author="PR Preview" w:date="2026-01-01T00:00:00Z">
        <w:r>
          <w:t xml:space="preserve"> </w:t>
        </w:r>
      </w:ins>
      <w:ins w:id="23197" w:author="PR Preview" w:date="2026-01-01T00:00:00Z">
        <w:r>
          <w:t xml:space="preserve">$\mathord{\smash[b]{\underset{\raise.3ex\hbox{$\scriptstyle\sim$}}{x}}\vphantom{x}}= \sum_{i=1}^px_i\,\mathord{\smash[b]{\underset{\raise.3ex\hbox{$\scriptstyle\sim$}}{e}}\vphantom{e}}_i$</w:t>
        </w:r>
      </w:ins>
      <w:ins w:id="23198" w:author="PR Preview" w:date="2026-01-01T00:00:00Z">
        <w:r>
          <w:t xml:space="preserve"> </w:t>
        </w:r>
      </w:ins>
      <w:ins w:id="23199" w:author="PR Preview" w:date="2026-01-01T00:00:00Z">
        <w:r>
          <w:t xml:space="preserve">and</w:t>
        </w:r>
      </w:ins>
      <w:ins w:id="23200" w:author="PR Preview" w:date="2026-01-01T00:00:00Z">
        <w:r>
          <w:t xml:space="preserve"> </w:t>
        </w:r>
      </w:ins>
      <w:ins w:id="23201" w:author="PR Preview" w:date="2026-01-01T00:00:00Z">
        <w:r>
          <w:t xml:space="preserve">$\mathord{\smash[b]{\underset{\raise.3ex\hbox{$\scriptstyle\sim$}}{y}}\vphantom{y}}= \sum_{j=1}^py_j\,\mathord{\smash[b]{\underset{\raise.3ex\hbox{$\scriptstyle\sim$}}{e}}\vphantom{e}}_j$</w:t>
        </w:r>
      </w:ins>
      <w:ins w:id="23202" w:author="PR Preview" w:date="2026-01-01T00:00:00Z">
        <w:r>
          <w:t xml:space="preserve"> </w:t>
        </w:r>
      </w:ins>
      <w:ins w:id="23203" w:author="PR Preview" w:date="2026-01-01T00:00:00Z">
        <w:r>
          <w:t xml:space="preserve">(</w:t>
        </w:r>
      </w:ins>
      <w:hyperlink w:anchor="def-basis">
        <w:ins w:id="23204" w:author="PR Preview" w:date="2026-01-01T00:00:00Z">
          <w:r>
            <w:rPr>
              <w:rStyle w:val="Hyperlink"/>
            </w:rPr>
            <w:t xml:space="preserve">Definition 48</w:t>
          </w:r>
        </w:ins>
      </w:hyperlink>
      <w:ins w:id="23205" w:author="PR Preview" w:date="2026-01-01T00:00:00Z">
        <w:r>
          <w:t xml:space="preserve">,</w:t>
        </w:r>
      </w:ins>
      <w:ins w:id="23206" w:author="PR Preview" w:date="2026-01-01T00:00:00Z">
        <w:r>
          <w:t xml:space="preserve"> </w:t>
        </w:r>
      </w:ins>
      <w:hyperlink w:anchor="def-indicator-vector">
        <w:ins w:id="23207" w:author="PR Preview" w:date="2026-01-01T00:00:00Z">
          <w:r>
            <w:rPr>
              <w:rStyle w:val="Hyperlink"/>
            </w:rPr>
            <w:t xml:space="preserve">Definition 14</w:t>
          </w:r>
        </w:ins>
      </w:hyperlink>
      <w:ins w:id="23208" w:author="PR Preview" w:date="2026-01-01T00:00:00Z">
        <w:r>
          <w:t xml:space="preserve">).</w:t>
        </w:r>
      </w:ins>
      <w:ins w:id="23209" w:author="PR Preview" w:date="2026-01-01T00:00:00Z">
        <w:r>
          <w:t xml:space="preserve"> </w:t>
        </w:r>
      </w:ins>
      <w:ins w:id="23210" w:author="PR Preview" w:date="2026-01-01T00:00:00Z">
        <w:r>
          <w:t xml:space="preserve">By linearity in both slots (</w:t>
        </w:r>
      </w:ins>
      <w:hyperlink w:anchor="rem-inner-product-other-sources">
        <w:ins w:id="23211" w:author="PR Preview" w:date="2026-01-01T00:00:00Z">
          <w:r>
            <w:rPr>
              <w:rStyle w:val="Hyperlink"/>
            </w:rPr>
            <w:t xml:space="preserve">Remark 21</w:t>
          </w:r>
        </w:ins>
      </w:hyperlink>
      <w:ins w:id="23212" w:author="PR Preview" w:date="2026-01-01T00:00:00Z">
        <w:r>
          <w:t xml:space="preserve">):</w:t>
        </w:r>
      </w:ins>
    </w:p>
    <w:p>
      <w:pPr>
        <w:pStyle w:val="BodyText"/>
      </w:pPr>
      <w:ins w:id="23213" w:author="PR Preview" w:date="2026-01-01T00:00:00Z">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ins>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r>
                <m:t>​</m:t>
              </m:r>
              <m:d>
                <m:dPr>
                  <m:begChr m:val="⟨"/>
                  <m:sepChr m:val=""/>
                  <m:endChr m:val="⟩"/>
                  <m:grow/>
                </m:dPr>
                <m:e>
                  <m:sSub>
                    <m:e>
                      <m:limLow>
                        <m:e>
                          <m:r>
                            <m:t>e</m:t>
                          </m:r>
                        </m:e>
                        <m:lim>
                          <m:r>
                            <m:rPr>
                              <m:sty m:val="p"/>
                            </m:rPr>
                            <m:t>∼</m:t>
                          </m:r>
                        </m:lim>
                      </m:limLow>
                    </m:e>
                    <m:sub>
                      <m:r>
                        <m:t>j</m:t>
                      </m:r>
                    </m:sub>
                  </m:sSub>
                  <m:r>
                    <m:rPr>
                      <m:sty m:val="p"/>
                    </m:rPr>
                    <m:t>,</m:t>
                  </m:r>
                  <m:sSub>
                    <m:e>
                      <m:limLow>
                        <m:e>
                          <m:r>
                            <m:t>e</m:t>
                          </m:r>
                        </m:e>
                        <m:lim>
                          <m:r>
                            <m:rPr>
                              <m:sty m:val="p"/>
                            </m:rPr>
                            <m:t>∼</m:t>
                          </m:r>
                        </m:lim>
                      </m:limLow>
                    </m:e>
                    <m:sub>
                      <m:r>
                        <m:t>i</m:t>
                      </m:r>
                    </m:sub>
                  </m:sSub>
                </m:e>
              </m:d>
              <m:r>
                <m:t>​</m:t>
              </m:r>
            </m:e>
            <m:e>
              <m:r>
                <m:t>&amp;</m:t>
              </m:r>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e>
            <m:e>
              <m:r>
                <m:t>&amp;</m:t>
              </m:r>
              <m:r>
                <m:rPr>
                  <m:sty m:val="p"/>
                </m:rPr>
                <m:t>=</m:t>
              </m:r>
              <m:sSub>
                <m:e>
                  <m:r>
                    <m:t>A</m:t>
                  </m:r>
                </m:e>
                <m:sub>
                  <m:r>
                    <m:t>i</m:t>
                  </m:r>
                  <m:r>
                    <m:t>j</m:t>
                  </m:r>
                </m:sub>
              </m:sSub>
              <m:r>
                <m:rPr>
                  <m:sty m:val="p"/>
                </m:rPr>
                <m:t>,</m:t>
              </m:r>
            </m:e>
          </m:eqArr>
        </m:oMath>
      </m:oMathPara>
    </w:p>
    <w:p>
      <w:pPr>
        <w:pStyle w:val="FirstParagraph"/>
      </w:pPr>
      <w:del w:id="23214" w:author="PR Preview" w:date="2026-01-01T00:00:00Z">
        <w:r>
          <w:delText xml:space="preserve">so</w:delText>
        </w:r>
      </w:del>
      <w:del w:id="23215" w:author="PR Preview" w:date="2026-01-01T00:00:00Z">
        <w:r>
          <w:delText xml:space="preserve"> </w:delText>
        </w:r>
      </w:del>
      <m:oMath>
        <m:r>
          <m:rPr>
            <m:sty m:val="bi"/>
          </m:rPr>
          <m:t>A</m:t>
        </m:r>
      </m:oMath>
      <w:del w:id="23216" w:author="PR Preview" w:date="2026-01-01T00:00:00Z">
        <w:r>
          <w:delText xml:space="preserve"> </w:delText>
        </w:r>
      </w:del>
      <w:del w:id="23217" w:author="PR Preview" w:date="2026-01-01T00:00:00Z">
        <w:r>
          <w:delText xml:space="preserve">is symmetric (</w:delText>
        </w:r>
      </w:del>
      <w:hyperlink w:anchor="def-symmetric-matrix">
        <w:del w:id="23218" w:author="PR Preview" w:date="2026-01-01T00:00:00Z">
          <w:r>
            <w:rPr>
              <w:rStyle w:val="Hyperlink"/>
            </w:rPr>
            <w:delText xml:space="preserve">Definition 82</w:delText>
          </w:r>
        </w:del>
      </w:hyperlink>
      <w:del w:id="23219" w:author="PR Preview" w:date="2026-01-01T00:00:00Z">
        <w:r>
          <w:delText xml:space="preserve">).</w:delText>
        </w:r>
      </w:del>
      <w:del w:id="23220" w:author="PR Preview" w:date="2026-01-01T00:00:00Z">
        <w:r>
          <w:delText xml:space="preserve"> </w:delText>
        </w:r>
      </w:del>
      <w:del w:id="23221" w:author="PR Preview" w:date="2026-01-01T00:00:00Z">
        <w:r>
          <w:delText xml:space="preserve">For any</w:delText>
        </w:r>
      </w:del>
      <w:del w:id="23222"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23223" w:author="PR Preview" w:date="2026-01-01T00:00:00Z">
        <w:r>
          <w:delText xml:space="preserve">,</w:delText>
        </w:r>
      </w:del>
      <w:del w:id="23224" w:author="PR Preview" w:date="2026-01-01T00:00:00Z">
        <w:r>
          <w:delText xml:space="preserve"> </w:delText>
        </w:r>
      </w:del>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&gt;</m:t>
        </m:r>
        <m:r>
          <m:t>0</m:t>
        </m:r>
      </m:oMath>
      <w:del w:id="23225" w:author="PR Preview" w:date="2026-01-01T00:00:00Z">
        <w:r>
          <w:delText xml:space="preserve"> </w:delText>
        </w:r>
      </w:del>
      <w:del w:id="23226" w:author="PR Preview" w:date="2026-01-01T00:00:00Z">
        <w:r>
          <w:delText xml:space="preserve">by positivity and definiteness of the inner product,</w:delText>
        </w:r>
      </w:del>
      <w:del w:id="23227" w:author="PR Preview" w:date="2026-01-01T00:00:00Z">
        <w:r>
          <w:delText xml:space="preserve"> </w:delText>
        </w:r>
      </w:del>
      <w:del w:id="23228" w:author="PR Preview" w:date="2026-01-01T00:00:00Z">
        <w:r>
          <w:delText xml:space="preserve">so</w:delText>
        </w:r>
      </w:del>
      <w:del w:id="23229" w:author="PR Preview" w:date="2026-01-01T00:00:00Z">
        <w:r>
          <w:delText xml:space="preserve"> </w:delText>
        </w:r>
      </w:del>
      <m:oMath>
        <m:r>
          <m:rPr>
            <m:sty m:val="bi"/>
          </m:rPr>
          <m:t>A</m:t>
        </m:r>
      </m:oMath>
      <w:del w:id="23230" w:author="PR Preview" w:date="2026-01-01T00:00:00Z">
        <w:r>
          <w:delText xml:space="preserve"> </w:delText>
        </w:r>
      </w:del>
      <w:del w:id="23231" w:author="PR Preview" w:date="2026-01-01T00:00:00Z">
        <w:r>
          <w:delText xml:space="preserve">is positive definite (</w:delText>
        </w:r>
      </w:del>
      <w:hyperlink w:anchor="def-positive-definite">
        <w:del w:id="23232" w:author="PR Preview" w:date="2026-01-01T00:00:00Z">
          <w:r>
            <w:rPr>
              <w:rStyle w:val="Hyperlink"/>
            </w:rPr>
            <w:delText xml:space="preserve">Definition 101</w:delText>
          </w:r>
        </w:del>
      </w:hyperlink>
      <w:del w:id="23233" w:author="PR Preview" w:date="2026-01-01T00:00:00Z">
        <w:r>
          <w:delText xml:space="preserve">).</w:delText>
        </w:r>
      </w:del>
    </w:p>
    <w:p>
      <w:pPr>
        <w:pStyle w:val="BodyText"/>
      </w:pPr>
      <w:del w:id="23234" w:author="PR Preview" w:date="2026-01-01T00:00:00Z">
        <w:r>
          <w:delText xml:space="preserve">For uniqueness, if another matrix</w:delText>
        </w:r>
      </w:del>
      <w:del w:id="23235" w:author="PR Preview" w:date="2026-01-01T00:00:00Z">
        <w:r>
          <w:delText xml:space="preserve"> </w:delText>
        </w:r>
      </w:del>
      <m:oMath>
        <m:r>
          <m:rPr>
            <m:sty m:val="bi"/>
          </m:rPr>
          <m:t>B</m:t>
        </m:r>
      </m:oMath>
      <w:del w:id="23236" w:author="PR Preview" w:date="2026-01-01T00:00:00Z">
        <w:r>
          <w:delText xml:space="preserve"> </w:delText>
        </w:r>
      </w:del>
      <w:del w:id="23237" w:author="PR Preview" w:date="2026-01-01T00:00:00Z">
        <w:r>
          <w:delText xml:space="preserve">satisfies</w:delText>
        </w:r>
      </w:del>
      <w:del w:id="23238"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sSup>
          <m:e>
            <m:limLow>
              <m:e>
                <m:r>
                  <m:t>x</m:t>
                </m:r>
              </m:e>
              <m:lim>
                <m:r>
                  <m:rPr>
                    <m:sty m:val="p"/>
                  </m:rPr>
                  <m:t>∼</m:t>
                </m:r>
              </m:lim>
            </m:limLow>
          </m:e>
          <m:sup>
            <m:r>
              <m:rPr>
                <m:sty m:val="p"/>
              </m:rPr>
              <m:t>⊤</m:t>
            </m:r>
          </m:sup>
        </m:sSup>
        <m:r>
          <m:rPr>
            <m:sty m:val="bi"/>
          </m:rPr>
          <m:t>B</m:t>
        </m:r>
        <m:limLow>
          <m:e>
            <m:r>
              <m:t>y</m:t>
            </m:r>
          </m:e>
          <m:lim>
            <m:r>
              <m:rPr>
                <m:sty m:val="p"/>
              </m:rPr>
              <m:t>∼</m:t>
            </m:r>
          </m:lim>
        </m:limLow>
      </m:oMath>
      <w:del w:id="23239" w:author="PR Preview" w:date="2026-01-01T00:00:00Z">
        <w:r>
          <w:delText xml:space="preserve"> </w:delText>
        </w:r>
      </w:del>
      <w:del w:id="23240" w:author="PR Preview" w:date="2026-01-01T00:00:00Z">
        <w:r>
          <w:delText xml:space="preserve">for all</w:delText>
        </w:r>
      </w:del>
      <w:del w:id="23241" w:author="PR Preview" w:date="2026-01-01T00:00:00Z">
        <w:r>
          <w:delText xml:space="preserve"> </w:delText>
        </w:r>
      </w:del>
      <m:oMath>
        <m:limLow>
          <m:e>
            <m:r>
              <m:t>x</m:t>
            </m:r>
          </m:e>
          <m:lim>
            <m:r>
              <m:rPr>
                <m:sty m:val="p"/>
              </m:rPr>
              <m:t>∼</m:t>
            </m:r>
          </m:lim>
        </m:limLow>
        <m:r>
          <m:rPr>
            <m:sty m:val="p"/>
          </m:rPr>
          <m:t>,</m:t>
        </m:r>
        <m:limLow>
          <m:e>
            <m:r>
              <m:t>y</m:t>
            </m:r>
          </m:e>
          <m:lim>
            <m:r>
              <m:rPr>
                <m:sty m:val="p"/>
              </m:rPr>
              <m:t>∼</m:t>
            </m:r>
          </m:lim>
        </m:limLow>
      </m:oMath>
      <w:del w:id="23242" w:author="PR Preview" w:date="2026-01-01T00:00:00Z">
        <w:r>
          <w:delText xml:space="preserve">,</w:delText>
        </w:r>
      </w:del>
      <w:del w:id="23243" w:author="PR Preview" w:date="2026-01-01T00:00:00Z">
        <w:r>
          <w:delText xml:space="preserve"> </w:delText>
        </w:r>
      </w:del>
      <w:del w:id="23244" w:author="PR Preview" w:date="2026-01-01T00:00:00Z">
        <w:r>
          <w:delText xml:space="preserve">evaluating at</w:delText>
        </w:r>
      </w:del>
      <w:del w:id="23245" w:author="PR Preview" w:date="2026-01-01T00:00:00Z">
        <w:r>
          <w:delText xml:space="preserve"> </w:delText>
        </w:r>
      </w:del>
      <m:oMath>
        <m:limLow>
          <m:e>
            <m:r>
              <m:t>x</m:t>
            </m:r>
          </m:e>
          <m:lim>
            <m:r>
              <m:rPr>
                <m:sty m:val="p"/>
              </m:rPr>
              <m:t>∼</m:t>
            </m:r>
          </m:lim>
        </m:limLow>
        <m:r>
          <m:rPr>
            <m:sty m:val="p"/>
          </m:rPr>
          <m:t>=</m:t>
        </m:r>
        <m:sSub>
          <m:e>
            <m:limLow>
              <m:e>
                <m:r>
                  <m:t>e</m:t>
                </m:r>
              </m:e>
              <m:lim>
                <m:r>
                  <m:rPr>
                    <m:sty m:val="p"/>
                  </m:rPr>
                  <m:t>∼</m:t>
                </m:r>
              </m:lim>
            </m:limLow>
          </m:e>
          <m:sub>
            <m:r>
              <m:t>i</m:t>
            </m:r>
          </m:sub>
        </m:sSub>
      </m:oMath>
      <w:del w:id="23246" w:author="PR Preview" w:date="2026-01-01T00:00:00Z">
        <w:r>
          <w:delText xml:space="preserve"> </w:delText>
        </w:r>
      </w:del>
      <w:del w:id="23247" w:author="PR Preview" w:date="2026-01-01T00:00:00Z">
        <w:r>
          <w:delText xml:space="preserve">and</w:delText>
        </w:r>
      </w:del>
      <w:del w:id="23248" w:author="PR Preview" w:date="2026-01-01T00:00:00Z">
        <w:r>
          <w:delText xml:space="preserve"> </w:delText>
        </w:r>
      </w:del>
      <m:oMath>
        <m:limLow>
          <m:e>
            <m:r>
              <m:t>y</m:t>
            </m:r>
          </m:e>
          <m:lim>
            <m:r>
              <m:rPr>
                <m:sty m:val="p"/>
              </m:rPr>
              <m:t>∼</m:t>
            </m:r>
          </m:lim>
        </m:limLow>
        <m:r>
          <m:rPr>
            <m:sty m:val="p"/>
          </m:rPr>
          <m:t>=</m:t>
        </m:r>
        <m:sSub>
          <m:e>
            <m:limLow>
              <m:e>
                <m:r>
                  <m:t>e</m:t>
                </m:r>
              </m:e>
              <m:lim>
                <m:r>
                  <m:rPr>
                    <m:sty m:val="p"/>
                  </m:rPr>
                  <m:t>∼</m:t>
                </m:r>
              </m:lim>
            </m:limLow>
          </m:e>
          <m:sub>
            <m:r>
              <m:t>j</m:t>
            </m:r>
          </m:sub>
        </m:sSub>
      </m:oMath>
      <w:del w:id="23249" w:author="PR Preview" w:date="2026-01-01T00:00:00Z">
        <w:r>
          <w:delText xml:space="preserve"> </w:delText>
        </w:r>
      </w:del>
      <w:del w:id="23250" w:author="PR Preview" w:date="2026-01-01T00:00:00Z">
        <w:r>
          <w:delText xml:space="preserve">gives</w:delText>
        </w:r>
      </w:del>
    </w:p>
    <w:p>
      <w:pPr>
        <w:pStyle w:val="BodyText"/>
      </w:pPr>
      <m:oMathPara>
        <m:oMathParaPr>
          <m:jc m:val="center"/>
        </m:oMathParaPr>
        <m:oMath>
          <m:eqArr>
            <m:e>
              <m:sSub>
                <m:e>
                  <m:r>
                    <m:t>B</m:t>
                  </m:r>
                </m:e>
                <m:sub>
                  <m:r>
                    <m:t>i</m:t>
                  </m:r>
                  <m:r>
                    <m:t>j</m:t>
                  </m:r>
                </m:sub>
              </m:sSub>
              <m:r>
                <m:t>&amp;</m:t>
              </m:r>
              <m:r>
                <m:rPr>
                  <m:sty m:val="p"/>
                </m:rPr>
                <m:t>=</m:t>
              </m:r>
              <m:sSup>
                <m:e>
                  <m:sSub>
                    <m:e>
                      <m:limLow>
                        <m:e>
                          <m:r>
                            <m:t>e</m:t>
                          </m:r>
                        </m:e>
                        <m:lim>
                          <m:r>
                            <m:rPr>
                              <m:sty m:val="p"/>
                            </m:rPr>
                            <m:t>∼</m:t>
                          </m:r>
                        </m:lim>
                      </m:limLow>
                    </m:e>
                    <m:sub>
                      <m:r>
                        <m:t>i</m:t>
                      </m:r>
                    </m:sub>
                  </m:sSub>
                </m:e>
                <m:sup>
                  <m:r>
                    <m:rPr>
                      <m:sty m:val="p"/>
                    </m:rPr>
                    <m:t>⊤</m:t>
                  </m:r>
                </m:sup>
              </m:sSup>
              <m:r>
                <m:rPr>
                  <m:sty m:val="bi"/>
                </m:rPr>
                <m:t>B</m:t>
              </m:r>
              <m:sSub>
                <m:e>
                  <m:limLow>
                    <m:e>
                      <m:r>
                        <m:t>e</m:t>
                      </m:r>
                    </m:e>
                    <m:lim>
                      <m:r>
                        <m:rPr>
                          <m:sty m:val="p"/>
                        </m:rPr>
                        <m:t>∼</m:t>
                      </m:r>
                    </m:lim>
                  </m:limLow>
                </m:e>
                <m:sub>
                  <m:r>
                    <m:t>j</m:t>
                  </m:r>
                </m:sub>
              </m:sSub>
            </m:e>
            <m:e>
              <m:r>
                <m:t>&amp;</m:t>
              </m:r>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e>
            <m:e>
              <m:r>
                <m:t>&amp;</m:t>
              </m:r>
              <m:r>
                <m:rPr>
                  <m:sty m:val="p"/>
                </m:rPr>
                <m:t>=</m:t>
              </m:r>
              <m:sSub>
                <m:e>
                  <m:r>
                    <m:t>A</m:t>
                  </m:r>
                </m:e>
                <m:sub>
                  <m:r>
                    <m:t>i</m:t>
                  </m:r>
                  <m:r>
                    <m:t>j</m:t>
                  </m:r>
                </m:sub>
              </m:sSub>
              <m:r>
                <m:rPr>
                  <m:sty m:val="p"/>
                </m:rPr>
                <m:t>,</m:t>
              </m:r>
            </m:e>
          </m:eqArr>
        </m:oMath>
      </m:oMathPara>
    </w:p>
    <w:p>
      <w:pPr>
        <w:pStyle w:val="BodyText"/>
      </w:pPr>
      <w:ins w:id="23251" w:author="PR Preview" w:date="2026-01-01T00:00:00Z">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ins>
    </w:p>
    <w:p>
      <w:pPr>
        <w:pStyle w:val="FirstParagraph"/>
      </w:pPr>
      <w:ins w:id="23252" w:author="PR Preview" w:date="2026-01-01T00:00:00Z">
        <w:r>
          <w:t xml:space="preserve">so</w:t>
        </w:r>
      </w:ins>
      <w:ins w:id="23253" w:author="PR Preview" w:date="2026-01-01T00:00:00Z">
        <w:r>
          <w:t xml:space="preserve"> </w:t>
        </w:r>
      </w:ins>
      <m:oMath>
        <m:r>
          <m:rPr>
            <m:sty m:val="bi"/>
          </m:rPr>
          <m:t>A</m:t>
        </m:r>
      </m:oMath>
      <w:ins w:id="23254" w:author="PR Preview" w:date="2026-01-01T00:00:00Z">
        <w:r>
          <w:t xml:space="preserve"> </w:t>
        </w:r>
      </w:ins>
      <w:ins w:id="23255" w:author="PR Preview" w:date="2026-01-01T00:00:00Z">
        <w:r>
          <w:t xml:space="preserve">is symmetric (</w:t>
        </w:r>
      </w:ins>
      <w:hyperlink w:anchor="def-symmetric-matrix">
        <w:ins w:id="23256" w:author="PR Preview" w:date="2026-01-01T00:00:00Z">
          <w:r>
            <w:rPr>
              <w:rStyle w:val="Hyperlink"/>
            </w:rPr>
            <w:t xml:space="preserve">Definition 82</w:t>
          </w:r>
        </w:ins>
      </w:hyperlink>
      <w:ins w:id="23257" w:author="PR Preview" w:date="2026-01-01T00:00:00Z">
        <w:r>
          <w:t xml:space="preserve">).</w:t>
        </w:r>
      </w:ins>
      <w:ins w:id="23258" w:author="PR Preview" w:date="2026-01-01T00:00:00Z">
        <w:r>
          <w:t xml:space="preserve"> </w:t>
        </w:r>
      </w:ins>
      <w:ins w:id="23259" w:author="PR Preview" w:date="2026-01-01T00:00:00Z">
        <w:r>
          <w:t xml:space="preserve">For any</w:t>
        </w:r>
      </w:ins>
      <w:ins w:id="23260" w:author="PR Preview" w:date="2026-01-01T00:00:00Z">
        <w:r>
          <w:t xml:space="preserve"> </w:t>
        </w:r>
      </w:ins>
      <w:ins w:id="23261" w:author="PR Preview" w:date="2026-01-01T00:00:00Z">
        <w:r>
          <w:t xml:space="preserve">$\mathord{\smash[b]{\underset{\raise.3ex\hbox{$\scriptstyle\sim$}}{x}}\vphantom{x}}\neq \mathord{\smash[b]{\underset{\raise.3ex\hbox{$\scriptstyle\sim$}}{0}}\vphantom{0}}$</w:t>
        </w:r>
      </w:ins>
      <w:ins w:id="23262" w:author="PR Preview" w:date="2026-01-01T00:00:00Z">
        <w:r>
          <w:t xml:space="preserve">,</w:t>
        </w:r>
      </w:ins>
      <w:ins w:id="23263" w:author="PR Preview" w:date="2026-01-01T00:00:00Z">
        <w:r>
          <w:t xml:space="preserve"> </w:t>
        </w:r>
      </w:ins>
      <w:ins w:id="23264" w:author="PR Preview" w:date="2026-01-01T00:00:00Z">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ins>
      <w:ins w:id="23265" w:author="PR Preview" w:date="2026-01-01T00:00:00Z">
        <w:r>
          <w:t xml:space="preserve"> </w:t>
        </w:r>
      </w:ins>
      <w:ins w:id="23266" w:author="PR Preview" w:date="2026-01-01T00:00:00Z">
        <w:r>
          <w:t xml:space="preserve">by positivity and definiteness of the inner product,</w:t>
        </w:r>
      </w:ins>
      <w:ins w:id="23267" w:author="PR Preview" w:date="2026-01-01T00:00:00Z">
        <w:r>
          <w:t xml:space="preserve"> </w:t>
        </w:r>
      </w:ins>
      <w:ins w:id="23268" w:author="PR Preview" w:date="2026-01-01T00:00:00Z">
        <w:r>
          <w:t xml:space="preserve">so</w:t>
        </w:r>
      </w:ins>
      <w:ins w:id="23269" w:author="PR Preview" w:date="2026-01-01T00:00:00Z">
        <w:r>
          <w:t xml:space="preserve"> </w:t>
        </w:r>
      </w:ins>
      <m:oMath>
        <m:r>
          <m:rPr>
            <m:sty m:val="bi"/>
          </m:rPr>
          <m:t>A</m:t>
        </m:r>
      </m:oMath>
      <w:ins w:id="23270" w:author="PR Preview" w:date="2026-01-01T00:00:00Z">
        <w:r>
          <w:t xml:space="preserve"> </w:t>
        </w:r>
      </w:ins>
      <w:ins w:id="23271" w:author="PR Preview" w:date="2026-01-01T00:00:00Z">
        <w:r>
          <w:t xml:space="preserve">is positive definite (</w:t>
        </w:r>
      </w:ins>
      <w:hyperlink w:anchor="def-positive-definite">
        <w:ins w:id="23272" w:author="PR Preview" w:date="2026-01-01T00:00:00Z">
          <w:r>
            <w:rPr>
              <w:rStyle w:val="Hyperlink"/>
            </w:rPr>
            <w:t xml:space="preserve">Definition 101</w:t>
          </w:r>
        </w:ins>
      </w:hyperlink>
      <w:ins w:id="23273" w:author="PR Preview" w:date="2026-01-01T00:00:00Z">
        <w:r>
          <w:t xml:space="preserve">).</w:t>
        </w:r>
      </w:ins>
    </w:p>
    <w:p>
      <w:pPr>
        <w:pStyle w:val="BodyText"/>
      </w:pPr>
      <w:ins w:id="23274" w:author="PR Preview" w:date="2026-01-01T00:00:00Z">
        <w:r>
          <w:t xml:space="preserve">For uniqueness, if another matrix</w:t>
        </w:r>
      </w:ins>
      <w:ins w:id="23275" w:author="PR Preview" w:date="2026-01-01T00:00:00Z">
        <w:r>
          <w:t xml:space="preserve"> </w:t>
        </w:r>
      </w:ins>
      <m:oMath>
        <m:r>
          <m:rPr>
            <m:sty m:val="bi"/>
          </m:rPr>
          <m:t>B</m:t>
        </m:r>
      </m:oMath>
      <w:ins w:id="23276" w:author="PR Preview" w:date="2026-01-01T00:00:00Z">
        <w:r>
          <w:t xml:space="preserve"> </w:t>
        </w:r>
      </w:ins>
      <w:ins w:id="23277" w:author="PR Preview" w:date="2026-01-01T00:00:00Z">
        <w:r>
          <w:t xml:space="preserve">satisfies</w:t>
        </w:r>
      </w:ins>
      <w:ins w:id="23278" w:author="PR Preview" w:date="2026-01-01T00:00:00Z">
        <w:r>
          <w:t xml:space="preserve"> </w:t>
        </w:r>
      </w:ins>
      <w:ins w:id="23279" w:author="PR Preview" w:date="2026-01-01T00:00:00Z">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ins>
      <w:ins w:id="23280" w:author="PR Preview" w:date="2026-01-01T00:00:00Z">
        <w:r>
          <w:t xml:space="preserve"> </w:t>
        </w:r>
      </w:ins>
      <w:ins w:id="23281" w:author="PR Preview" w:date="2026-01-01T00:00:00Z">
        <w:r>
          <w:t xml:space="preserve">for all</w:t>
        </w:r>
      </w:ins>
      <w:ins w:id="23282" w:author="PR Preview" w:date="2026-01-01T00:00:00Z">
        <w:r>
          <w:t xml:space="preserve"> </w:t>
        </w:r>
      </w:ins>
      <w:ins w:id="23283" w:author="PR Preview" w:date="2026-01-01T00:00:00Z">
        <w:r>
          <w:t xml:space="preserve">$\mathord{\smash[b]{\underset{\raise.3ex\hbox{$\scriptstyle\sim$}}{x}}\vphantom{x}}, \mathord{\smash[b]{\underset{\raise.3ex\hbox{$\scriptstyle\sim$}}{y}}\vphantom{y}}$</w:t>
        </w:r>
      </w:ins>
      <w:ins w:id="23284" w:author="PR Preview" w:date="2026-01-01T00:00:00Z">
        <w:r>
          <w:t xml:space="preserve">,</w:t>
        </w:r>
      </w:ins>
      <w:ins w:id="23285" w:author="PR Preview" w:date="2026-01-01T00:00:00Z">
        <w:r>
          <w:t xml:space="preserve"> </w:t>
        </w:r>
      </w:ins>
      <w:ins w:id="23286" w:author="PR Preview" w:date="2026-01-01T00:00:00Z">
        <w:r>
          <w:t xml:space="preserve">evaluating at</w:t>
        </w:r>
      </w:ins>
      <w:ins w:id="23287" w:author="PR Preview" w:date="2026-01-01T00:00:00Z">
        <w:r>
          <w:t xml:space="preserve"> </w:t>
        </w:r>
      </w:ins>
      <w:ins w:id="23288" w:author="PR Preview" w:date="2026-01-01T00:00:00Z">
        <w:r>
          <w:t xml:space="preserve">$\mathord{\smash[b]{\underset{\raise.3ex\hbox{$\scriptstyle\sim$}}{x}}\vphantom{x}}= \mathord{\smash[b]{\underset{\raise.3ex\hbox{$\scriptstyle\sim$}}{e}}\vphantom{e}}_i$</w:t>
        </w:r>
      </w:ins>
      <w:ins w:id="23289" w:author="PR Preview" w:date="2026-01-01T00:00:00Z">
        <w:r>
          <w:t xml:space="preserve"> </w:t>
        </w:r>
      </w:ins>
      <w:ins w:id="23290" w:author="PR Preview" w:date="2026-01-01T00:00:00Z">
        <w:r>
          <w:t xml:space="preserve">and</w:t>
        </w:r>
      </w:ins>
      <w:ins w:id="23291" w:author="PR Preview" w:date="2026-01-01T00:00:00Z">
        <w:r>
          <w:t xml:space="preserve"> </w:t>
        </w:r>
      </w:ins>
      <w:ins w:id="23292" w:author="PR Preview" w:date="2026-01-01T00:00:00Z">
        <w:r>
          <w:t xml:space="preserve">$\mathord{\smash[b]{\underset{\raise.3ex\hbox{$\scriptstyle\sim$}}{y}}\vphantom{y}}= \mathord{\smash[b]{\underset{\raise.3ex\hbox{$\scriptstyle\sim$}}{e}}\vphantom{e}}_j$</w:t>
        </w:r>
      </w:ins>
      <w:ins w:id="23293" w:author="PR Preview" w:date="2026-01-01T00:00:00Z">
        <w:r>
          <w:t xml:space="preserve"> </w:t>
        </w:r>
      </w:ins>
      <w:ins w:id="23294" w:author="PR Preview" w:date="2026-01-01T00:00:00Z">
        <w:r>
          <w:t xml:space="preserve">gives</w:t>
        </w:r>
      </w:ins>
    </w:p>
    <w:p>
      <w:pPr>
        <w:pStyle w:val="BodyText"/>
      </w:pPr>
      <w:ins w:id="23295" w:author="PR Preview" w:date="2026-01-01T00:00:00Z">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ins>
    </w:p>
    <w:p>
      <w:pPr>
        <w:pStyle w:val="FirstParagraph"/>
      </w:pPr>
      <w:r>
        <w:t xml:space="preserve">so</w:t>
      </w:r>
      <w:r>
        <w:t xml:space="preserve"> </w:t>
      </w:r>
      <m:oMath>
        <m:r>
          <m:rPr>
            <m:sty m:val="bi"/>
          </m:rPr>
          <m:t>B</m:t>
        </m:r>
        <m:r>
          <m:rPr>
            <m:sty m:val="p"/>
          </m:rPr>
          <m:t>=</m:t>
        </m:r>
        <m:r>
          <m:rPr>
            <m:sty m:val="bi"/>
          </m:rPr>
          <m:t>A</m:t>
        </m:r>
      </m:oMath>
      <w:r>
        <w:t xml:space="preserve">.</w:t>
      </w:r>
    </w:p>
    <w:bookmarkStart w:id="521" w:name="exm-matrix-induced-inner-product-axioms"/>
    <w:p>
      <w:pPr>
        <w:pStyle w:val="BodyText"/>
      </w:pPr>
      <w:del w:id="23296" w:author="PR Preview" w:date="2026-01-01T00:00:00Z">
        <w:r>
          <w:rPr>
            <w:b/>
            <w:bCs/>
          </w:rPr>
          <w:delText xml:space="preserve">Example 155 (Checking the inner product axioms, and recovering the matrix from the inner product)</w:delText>
        </w:r>
      </w:del>
      <w:del w:id="23297" w:author="PR Preview" w:date="2026-01-01T00:00:00Z">
        <w:r>
          <w:delText xml:space="preserve"> </w:delText>
        </w:r>
      </w:del>
      <w:del w:id="23298" w:author="PR Preview" w:date="2026-01-01T00:00:00Z">
        <w:r>
          <w:delText xml:space="preserve">Take</w:delText>
        </w:r>
      </w:del>
      <w:del w:id="2329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3300" w:author="PR Preview" w:date="2026-01-01T00:00:00Z">
        <w:r>
          <w:delText xml:space="preserve"> </w:delText>
        </w:r>
      </w:del>
      <w:del w:id="23301" w:author="PR Preview" w:date="2026-01-01T00:00:00Z">
        <w:r>
          <w:delText xml:space="preserve">from</w:delText>
        </w:r>
      </w:del>
      <w:del w:id="23302" w:author="PR Preview" w:date="2026-01-01T00:00:00Z">
        <w:r>
          <w:delText xml:space="preserve"> </w:delText>
        </w:r>
      </w:del>
      <w:hyperlink w:anchor="exm-matrix-induced-inner-product">
        <w:del w:id="23303" w:author="PR Preview" w:date="2026-01-01T00:00:00Z">
          <w:r>
            <w:rPr>
              <w:rStyle w:val="Hyperlink"/>
            </w:rPr>
            <w:delText xml:space="preserve">Example 154</w:delText>
          </w:r>
        </w:del>
      </w:hyperlink>
      <w:del w:id="23304" w:author="PR Preview" w:date="2026-01-01T00:00:00Z">
        <w:r>
          <w:delText xml:space="preserve">,</w:delText>
        </w:r>
      </w:del>
      <w:del w:id="23305" w:author="PR Preview" w:date="2026-01-01T00:00:00Z">
        <w:r>
          <w:delText xml:space="preserve"> </w:delText>
        </w:r>
      </w:del>
      <w:del w:id="23306" w:author="PR Preview" w:date="2026-01-01T00:00:00Z">
        <w:r>
          <w:delText xml:space="preserve">the vectors</w:delText>
        </w:r>
      </w:del>
      <w:del w:id="23307"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t>2</m:t>
        </m:r>
        <m:r>
          <m:rPr>
            <m:sty m:val="p"/>
          </m:rPr>
          <m:t>)</m:t>
        </m:r>
      </m:oMath>
      <w:del w:id="23308" w:author="PR Preview" w:date="2026-01-01T00:00:00Z">
        <w:r>
          <w:delText xml:space="preserve">,</w:delText>
        </w:r>
      </w:del>
      <w:del w:id="23309" w:author="PR Preview" w:date="2026-01-01T00:00:00Z">
        <w:r>
          <w:delText xml:space="preserve"> </w:delText>
        </w:r>
      </w:del>
      <m:oMath>
        <m:limLow>
          <m:e>
            <m:r>
              <m:t>y</m:t>
            </m:r>
          </m:e>
          <m:lim>
            <m:r>
              <m:rPr>
                <m:sty m:val="p"/>
              </m:rPr>
              <m:t>∼</m:t>
            </m:r>
          </m:lim>
        </m:limLow>
        <m:r>
          <m:rPr>
            <m:sty m:val="p"/>
          </m:rPr>
          <m:t>=</m:t>
        </m:r>
        <m:r>
          <m:rPr>
            <m:sty m:val="p"/>
          </m:rPr>
          <m:t>(</m:t>
        </m:r>
        <m:r>
          <m:t>3</m:t>
        </m:r>
        <m:r>
          <m:rPr>
            <m:sty m:val="p"/>
          </m:rPr>
          <m:t>,</m:t>
        </m:r>
        <m:r>
          <m:rPr>
            <m:sty m:val="p"/>
          </m:rPr>
          <m:t>−</m:t>
        </m:r>
        <m:r>
          <m:t>1</m:t>
        </m:r>
        <m:r>
          <m:rPr>
            <m:sty m:val="p"/>
          </m:rPr>
          <m:t>)</m:t>
        </m:r>
      </m:oMath>
      <w:del w:id="23310" w:author="PR Preview" w:date="2026-01-01T00:00:00Z">
        <w:r>
          <w:delText xml:space="preserve"> </w:delText>
        </w:r>
      </w:del>
      <w:del w:id="23311" w:author="PR Preview" w:date="2026-01-01T00:00:00Z">
        <w:r>
          <w:delText xml:space="preserve">and</w:delText>
        </w:r>
      </w:del>
      <w:del w:id="23312" w:author="PR Preview" w:date="2026-01-01T00:00:00Z">
        <w:r>
          <w:delText xml:space="preserve"> </w:delText>
        </w:r>
      </w:del>
      <m:oMath>
        <m:limLow>
          <m:e>
            <m:r>
              <m:t>z</m:t>
            </m:r>
          </m:e>
          <m:lim>
            <m:r>
              <m:rPr>
                <m:sty m:val="p"/>
              </m:rPr>
              <m:t>∼</m:t>
            </m:r>
          </m:lim>
        </m:limLow>
        <m:r>
          <m:rPr>
            <m:sty m:val="p"/>
          </m:rPr>
          <m:t>=</m:t>
        </m:r>
        <m:r>
          <m:rPr>
            <m:sty m:val="p"/>
          </m:rPr>
          <m:t>(</m:t>
        </m:r>
        <m:r>
          <m:t>0</m:t>
        </m:r>
        <m:r>
          <m:rPr>
            <m:sty m:val="p"/>
          </m:rPr>
          <m:t>,</m:t>
        </m:r>
        <m:r>
          <m:t>4</m:t>
        </m:r>
        <m:r>
          <m:rPr>
            <m:sty m:val="p"/>
          </m:rPr>
          <m:t>)</m:t>
        </m:r>
      </m:oMath>
      <w:del w:id="23313" w:author="PR Preview" w:date="2026-01-01T00:00:00Z">
        <w:r>
          <w:delText xml:space="preserve">,</w:delText>
        </w:r>
      </w:del>
      <w:del w:id="23314" w:author="PR Preview" w:date="2026-01-01T00:00:00Z">
        <w:r>
          <w:delText xml:space="preserve"> </w:delText>
        </w:r>
      </w:del>
      <w:del w:id="23315" w:author="PR Preview" w:date="2026-01-01T00:00:00Z">
        <w:r>
          <w:delText xml:space="preserve">and the numbers</w:delText>
        </w:r>
      </w:del>
      <w:del w:id="23316" w:author="PR Preview" w:date="2026-01-01T00:00:00Z">
        <w:r>
          <w:delText xml:space="preserve"> </w:delText>
        </w:r>
      </w:del>
      <m:oMath>
        <m:r>
          <m:t>a</m:t>
        </m:r>
        <m:r>
          <m:rPr>
            <m:sty m:val="p"/>
          </m:rPr>
          <m:t>=</m:t>
        </m:r>
        <m:r>
          <m:t>2</m:t>
        </m:r>
      </m:oMath>
      <w:del w:id="23317" w:author="PR Preview" w:date="2026-01-01T00:00:00Z">
        <w:r>
          <w:delText xml:space="preserve"> </w:delText>
        </w:r>
      </w:del>
      <w:del w:id="23318" w:author="PR Preview" w:date="2026-01-01T00:00:00Z">
        <w:r>
          <w:delText xml:space="preserve">and</w:delText>
        </w:r>
      </w:del>
      <w:del w:id="23319" w:author="PR Preview" w:date="2026-01-01T00:00:00Z">
        <w:r>
          <w:delText xml:space="preserve"> </w:delText>
        </w:r>
      </w:del>
      <m:oMath>
        <m:r>
          <m:t>b</m:t>
        </m:r>
        <m:r>
          <m:rPr>
            <m:sty m:val="p"/>
          </m:rPr>
          <m:t>=</m:t>
        </m:r>
        <m:r>
          <m:rPr>
            <m:sty m:val="p"/>
          </m:rPr>
          <m:t>−</m:t>
        </m:r>
        <m:r>
          <m:t>3</m:t>
        </m:r>
      </m:oMath>
      <w:del w:id="23320" w:author="PR Preview" w:date="2026-01-01T00:00:00Z">
        <w:r>
          <w:delText xml:space="preserve">.</w:delText>
        </w:r>
      </w:del>
      <w:del w:id="23321" w:author="PR Preview" w:date="2026-01-01T00:00:00Z">
        <w:r>
          <w:delText xml:space="preserve"> </w:delText>
        </w:r>
      </w:del>
      <w:del w:id="23322" w:author="PR Preview" w:date="2026-01-01T00:00:00Z">
        <w:r>
          <w:delText xml:space="preserve">The code computes both sides of each axiom in</w:delText>
        </w:r>
      </w:del>
      <w:del w:id="23323" w:author="PR Preview" w:date="2026-01-01T00:00:00Z">
        <w:r>
          <w:delText xml:space="preserve"> </w:delText>
        </w:r>
      </w:del>
      <w:hyperlink w:anchor="thm-matrix-induced-inner-product">
        <w:del w:id="23324" w:author="PR Preview" w:date="2026-01-01T00:00:00Z">
          <w:r>
            <w:rPr>
              <w:rStyle w:val="Hyperlink"/>
            </w:rPr>
            <w:delText xml:space="preserve">Theorem 82</w:delText>
          </w:r>
        </w:del>
      </w:hyperlink>
      <w:del w:id="23325" w:author="PR Preview" w:date="2026-01-01T00:00:00Z">
        <w:r>
          <w:delText xml:space="preserve">,</w:delText>
        </w:r>
      </w:del>
      <w:del w:id="23326" w:author="PR Preview" w:date="2026-01-01T00:00:00Z">
        <w:r>
          <w:delText xml:space="preserve"> </w:delText>
        </w:r>
      </w:del>
      <w:del w:id="23327" w:author="PR Preview" w:date="2026-01-01T00:00:00Z">
        <w:r>
          <w:delText xml:space="preserve">and then the numbers</w:delText>
        </w:r>
      </w:del>
      <w:del w:id="23328" w:author="PR Preview" w:date="2026-01-01T00:00:00Z">
        <w:r>
          <w:delText xml:space="preserve"> </w:delText>
        </w:r>
      </w:del>
      <m:oMath>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sSub>
          <m:e>
            <m:r>
              <m:t>​</m:t>
            </m:r>
          </m:e>
          <m:sub>
            <m:r>
              <m:rPr>
                <m:sty m:val="bi"/>
              </m:rPr>
              <m:t>A</m:t>
            </m:r>
          </m:sub>
        </m:sSub>
      </m:oMath>
      <w:del w:id="23329" w:author="PR Preview" w:date="2026-01-01T00:00:00Z">
        <w:r>
          <w:delText xml:space="preserve"> </w:delText>
        </w:r>
      </w:del>
      <w:del w:id="23330" w:author="PR Preview" w:date="2026-01-01T00:00:00Z">
        <w:r>
          <w:delText xml:space="preserve">for the standard basis vectors.</w:delText>
        </w:r>
      </w:del>
    </w:p>
    <w:p>
      <w:pPr>
        <w:pStyle w:val="BodyText"/>
      </w:pPr>
      <w:ins w:id="23331" w:author="PR Preview" w:date="2026-01-01T00:00:00Z">
        <w:r>
          <w:rPr>
            <w:b/>
            <w:bCs/>
          </w:rPr>
          <w:t xml:space="preserve">Example 157 (Checking the inner product axioms, and recovering the matrix from the inner product)</w:t>
        </w:r>
      </w:ins>
      <w:ins w:id="23332" w:author="PR Preview" w:date="2026-01-01T00:00:00Z">
        <w:r>
          <w:t xml:space="preserve"> </w:t>
        </w:r>
      </w:ins>
      <w:ins w:id="23333" w:author="PR Preview" w:date="2026-01-01T00:00:00Z">
        <w:r>
          <w:t xml:space="preserve">Take</w:t>
        </w:r>
      </w:ins>
      <w:ins w:id="23334"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3335" w:author="PR Preview" w:date="2026-01-01T00:00:00Z">
        <w:r>
          <w:t xml:space="preserve"> </w:t>
        </w:r>
      </w:ins>
      <w:ins w:id="23336" w:author="PR Preview" w:date="2026-01-01T00:00:00Z">
        <w:r>
          <w:t xml:space="preserve">from</w:t>
        </w:r>
      </w:ins>
      <w:ins w:id="23337" w:author="PR Preview" w:date="2026-01-01T00:00:00Z">
        <w:r>
          <w:t xml:space="preserve"> </w:t>
        </w:r>
      </w:ins>
      <w:hyperlink w:anchor="exm-matrix-induced-inner-product">
        <w:ins w:id="23338" w:author="PR Preview" w:date="2026-01-01T00:00:00Z">
          <w:r>
            <w:rPr>
              <w:rStyle w:val="Hyperlink"/>
            </w:rPr>
            <w:t xml:space="preserve">Example 156</w:t>
          </w:r>
        </w:ins>
      </w:hyperlink>
      <w:ins w:id="23339" w:author="PR Preview" w:date="2026-01-01T00:00:00Z">
        <w:r>
          <w:t xml:space="preserve">,</w:t>
        </w:r>
      </w:ins>
      <w:ins w:id="23340" w:author="PR Preview" w:date="2026-01-01T00:00:00Z">
        <w:r>
          <w:t xml:space="preserve"> </w:t>
        </w:r>
      </w:ins>
      <w:ins w:id="23341" w:author="PR Preview" w:date="2026-01-01T00:00:00Z">
        <w:r>
          <w:t xml:space="preserve">the vectors</w:t>
        </w:r>
      </w:ins>
      <w:ins w:id="23342" w:author="PR Preview" w:date="2026-01-01T00:00:00Z">
        <w:r>
          <w:t xml:space="preserve"> </w:t>
        </w:r>
      </w:ins>
      <w:ins w:id="23343" w:author="PR Preview" w:date="2026-01-01T00:00:00Z">
        <w:r>
          <w:t xml:space="preserve">$\mathord{\smash[b]{\underset{\raise.3ex\hbox{$\scriptstyle\sim$}}{x}}\vphantom{x}}= (1, 2)$</w:t>
        </w:r>
      </w:ins>
      <w:ins w:id="23344" w:author="PR Preview" w:date="2026-01-01T00:00:00Z">
        <w:r>
          <w:t xml:space="preserve">,</w:t>
        </w:r>
      </w:ins>
      <w:ins w:id="23345" w:author="PR Preview" w:date="2026-01-01T00:00:00Z">
        <w:r>
          <w:t xml:space="preserve"> </w:t>
        </w:r>
      </w:ins>
      <w:ins w:id="23346" w:author="PR Preview" w:date="2026-01-01T00:00:00Z">
        <w:r>
          <w:t xml:space="preserve">$\mathord{\smash[b]{\underset{\raise.3ex\hbox{$\scriptstyle\sim$}}{y}}\vphantom{y}}= (3, -1)$</w:t>
        </w:r>
      </w:ins>
      <w:ins w:id="23347" w:author="PR Preview" w:date="2026-01-01T00:00:00Z">
        <w:r>
          <w:t xml:space="preserve"> </w:t>
        </w:r>
      </w:ins>
      <w:ins w:id="23348" w:author="PR Preview" w:date="2026-01-01T00:00:00Z">
        <w:r>
          <w:t xml:space="preserve">and</w:t>
        </w:r>
      </w:ins>
      <w:ins w:id="23349" w:author="PR Preview" w:date="2026-01-01T00:00:00Z">
        <w:r>
          <w:t xml:space="preserve"> </w:t>
        </w:r>
      </w:ins>
      <w:ins w:id="23350" w:author="PR Preview" w:date="2026-01-01T00:00:00Z">
        <w:r>
          <w:t xml:space="preserve">$\mathord{\smash[b]{\underset{\raise.3ex\hbox{$\scriptstyle\sim$}}{z}}\vphantom{z}} = (0, 4)$</w:t>
        </w:r>
      </w:ins>
      <w:ins w:id="23351" w:author="PR Preview" w:date="2026-01-01T00:00:00Z">
        <w:r>
          <w:t xml:space="preserve">,</w:t>
        </w:r>
      </w:ins>
      <w:ins w:id="23352" w:author="PR Preview" w:date="2026-01-01T00:00:00Z">
        <w:r>
          <w:t xml:space="preserve"> </w:t>
        </w:r>
      </w:ins>
      <w:ins w:id="23353" w:author="PR Preview" w:date="2026-01-01T00:00:00Z">
        <w:r>
          <w:t xml:space="preserve">and the numbers</w:t>
        </w:r>
      </w:ins>
      <w:ins w:id="23354" w:author="PR Preview" w:date="2026-01-01T00:00:00Z">
        <w:r>
          <w:t xml:space="preserve"> </w:t>
        </w:r>
      </w:ins>
      <m:oMath>
        <m:r>
          <m:t>a</m:t>
        </m:r>
        <m:r>
          <m:rPr>
            <m:sty m:val="p"/>
          </m:rPr>
          <m:t>=</m:t>
        </m:r>
        <m:r>
          <m:t>2</m:t>
        </m:r>
      </m:oMath>
      <w:ins w:id="23355" w:author="PR Preview" w:date="2026-01-01T00:00:00Z">
        <w:r>
          <w:t xml:space="preserve"> </w:t>
        </w:r>
      </w:ins>
      <w:ins w:id="23356" w:author="PR Preview" w:date="2026-01-01T00:00:00Z">
        <w:r>
          <w:t xml:space="preserve">and</w:t>
        </w:r>
      </w:ins>
      <w:ins w:id="23357" w:author="PR Preview" w:date="2026-01-01T00:00:00Z">
        <w:r>
          <w:t xml:space="preserve"> </w:t>
        </w:r>
      </w:ins>
      <m:oMath>
        <m:r>
          <m:t>b</m:t>
        </m:r>
        <m:r>
          <m:rPr>
            <m:sty m:val="p"/>
          </m:rPr>
          <m:t>=</m:t>
        </m:r>
        <m:r>
          <m:rPr>
            <m:sty m:val="p"/>
          </m:rPr>
          <m:t>−</m:t>
        </m:r>
        <m:r>
          <m:t>3</m:t>
        </m:r>
      </m:oMath>
      <w:ins w:id="23358" w:author="PR Preview" w:date="2026-01-01T00:00:00Z">
        <w:r>
          <w:t xml:space="preserve">.</w:t>
        </w:r>
      </w:ins>
      <w:ins w:id="23359" w:author="PR Preview" w:date="2026-01-01T00:00:00Z">
        <w:r>
          <w:t xml:space="preserve"> </w:t>
        </w:r>
      </w:ins>
      <w:ins w:id="23360" w:author="PR Preview" w:date="2026-01-01T00:00:00Z">
        <w:r>
          <w:t xml:space="preserve">The code computes both sides of each axiom in</w:t>
        </w:r>
      </w:ins>
      <w:ins w:id="23361" w:author="PR Preview" w:date="2026-01-01T00:00:00Z">
        <w:r>
          <w:t xml:space="preserve"> </w:t>
        </w:r>
      </w:ins>
      <w:hyperlink w:anchor="thm-matrix-induced-inner-product">
        <w:ins w:id="23362" w:author="PR Preview" w:date="2026-01-01T00:00:00Z">
          <w:r>
            <w:rPr>
              <w:rStyle w:val="Hyperlink"/>
            </w:rPr>
            <w:t xml:space="preserve">Theorem 83</w:t>
          </w:r>
        </w:ins>
      </w:hyperlink>
      <w:ins w:id="23363" w:author="PR Preview" w:date="2026-01-01T00:00:00Z">
        <w:r>
          <w:t xml:space="preserve">,</w:t>
        </w:r>
      </w:ins>
      <w:ins w:id="23364" w:author="PR Preview" w:date="2026-01-01T00:00:00Z">
        <w:r>
          <w:t xml:space="preserve"> </w:t>
        </w:r>
      </w:ins>
      <w:ins w:id="23365" w:author="PR Preview" w:date="2026-01-01T00:00:00Z">
        <w:r>
          <w:t xml:space="preserve">and then the numbers</w:t>
        </w:r>
      </w:ins>
      <w:ins w:id="23366" w:author="PR Preview" w:date="2026-01-01T00:00:00Z">
        <w:r>
          <w:t xml:space="preserve"> </w:t>
        </w:r>
      </w:ins>
      <w:ins w:id="23367" w:author="PR Preview" w:date="2026-01-01T00:00:00Z">
        <w:r>
          <w:t xml:space="preserve">$\mathopen{}\left\langle \mathord{\smash[b]{\underset{\raise.3ex\hbox{$\scriptstyle\sim$}}{e}}\vphantom{e}}_i, \mathord{\smash[b]{\underset{\raise.3ex\hbox{$\scriptstyle\sim$}}{e}}\vphantom{e}}_j\right\rangle\mathclose{}_{\mathbf{A}}$</w:t>
        </w:r>
      </w:ins>
      <w:ins w:id="23368" w:author="PR Preview" w:date="2026-01-01T00:00:00Z">
        <w:r>
          <w:t xml:space="preserve"> </w:t>
        </w:r>
      </w:ins>
      <w:ins w:id="23369" w:author="PR Preview" w:date="2026-01-01T00:00:00Z">
        <w:r>
          <w:t xml:space="preserve">for the standard basis vectors.</w:t>
        </w:r>
      </w:ins>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del w:id="23370" w:author="PR Preview" w:date="2026-01-01T00:00:00Z">
        <w:r>
          <w:delText xml:space="preserve">The inner product of</w:delText>
        </w:r>
      </w:del>
      <w:del w:id="23371" w:author="PR Preview" w:date="2026-01-01T00:00:00Z">
        <w:r>
          <w:delText xml:space="preserve"> </w:delText>
        </w:r>
      </w:del>
      <m:oMath>
        <m:limLow>
          <m:e>
            <m:r>
              <m:t>x</m:t>
            </m:r>
          </m:e>
          <m:lim>
            <m:r>
              <m:rPr>
                <m:sty m:val="p"/>
              </m:rPr>
              <m:t>∼</m:t>
            </m:r>
          </m:lim>
        </m:limLow>
      </m:oMath>
      <w:del w:id="23372" w:author="PR Preview" w:date="2026-01-01T00:00:00Z">
        <w:r>
          <w:delText xml:space="preserve"> </w:delText>
        </w:r>
      </w:del>
      <w:del w:id="23373" w:author="PR Preview" w:date="2026-01-01T00:00:00Z">
        <w:r>
          <w:delText xml:space="preserve">with itself is 14, which is positive.</w:delText>
        </w:r>
      </w:del>
      <w:del w:id="23374" w:author="PR Preview" w:date="2026-01-01T00:00:00Z">
        <w:r>
          <w:delText xml:space="preserve"> </w:delText>
        </w:r>
      </w:del>
      <w:del w:id="23375" w:author="PR Preview" w:date="2026-01-01T00:00:00Z">
        <w:r>
          <w:delText xml:space="preserve">The two orders give the same number, 7 and 7.</w:delText>
        </w:r>
      </w:del>
      <w:del w:id="23376" w:author="PR Preview" w:date="2026-01-01T00:00:00Z">
        <w:r>
          <w:delText xml:space="preserve"> </w:delText>
        </w:r>
      </w:del>
      <w:del w:id="23377" w:author="PR Preview" w:date="2026-01-01T00:00:00Z">
        <w:r>
          <w:delText xml:space="preserve">Both sides of the linearity axiom equal 28.</w:delText>
        </w:r>
      </w:del>
      <w:del w:id="23378" w:author="PR Preview" w:date="2026-01-01T00:00:00Z">
        <w:r>
          <w:delText xml:space="preserve"> </w:delText>
        </w:r>
      </w:del>
      <w:del w:id="23379" w:author="PR Preview" w:date="2026-01-01T00:00:00Z">
        <w:r>
          <w:delText xml:space="preserve">The matrix of numbers</w:delText>
        </w:r>
      </w:del>
      <w:del w:id="23380" w:author="PR Preview" w:date="2026-01-01T00:00:00Z">
        <w:r>
          <w:delText xml:space="preserve"> </w:delText>
        </w:r>
      </w:del>
      <m:oMath>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sSub>
          <m:e>
            <m:r>
              <m:t>​</m:t>
            </m:r>
          </m:e>
          <m:sub>
            <m:r>
              <m:rPr>
                <m:sty m:val="bi"/>
              </m:rPr>
              <m:t>A</m:t>
            </m:r>
          </m:sub>
        </m:sSub>
      </m:oMath>
      <w:del w:id="23381" w:author="PR Preview" w:date="2026-01-01T00:00:00Z">
        <w:r>
          <w:delText xml:space="preserve"> </w:delText>
        </w:r>
      </w:del>
      <w:del w:id="23382" w:author="PR Preview" w:date="2026-01-01T00:00:00Z">
        <w:r>
          <w:delText xml:space="preserve">is</w:delText>
        </w:r>
      </w:del>
      <w:del w:id="23383" w:author="PR Preview" w:date="2026-01-01T00:00:00Z">
        <w:r>
          <w:delText xml:space="preserve"> </w:delText>
        </w:r>
      </w:del>
      <w:del w:id="23384" w:author="PR Preview" w:date="2026-01-01T00:00:00Z">
        <w:r>
          <w:delText xml:space="preserve">equal to</w:delText>
        </w:r>
      </w:del>
      <w:del w:id="23385" w:author="PR Preview" w:date="2026-01-01T00:00:00Z">
        <w:r>
          <w:delText xml:space="preserve"> </w:delText>
        </w:r>
      </w:del>
      <m:oMath>
        <m:r>
          <m:rPr>
            <m:sty m:val="bi"/>
          </m:rPr>
          <m:t>A</m:t>
        </m:r>
      </m:oMath>
      <w:del w:id="23386" w:author="PR Preview" w:date="2026-01-01T00:00:00Z">
        <w:r>
          <w:delText xml:space="preserve">,</w:delText>
        </w:r>
      </w:del>
      <w:del w:id="23387" w:author="PR Preview" w:date="2026-01-01T00:00:00Z">
        <w:r>
          <w:delText xml:space="preserve"> </w:delText>
        </w:r>
      </w:del>
      <w:del w:id="23388" w:author="PR Preview" w:date="2026-01-01T00:00:00Z">
        <w:r>
          <w:delText xml:space="preserve">as the converse in</w:delText>
        </w:r>
      </w:del>
      <w:del w:id="23389" w:author="PR Preview" w:date="2026-01-01T00:00:00Z">
        <w:r>
          <w:delText xml:space="preserve"> </w:delText>
        </w:r>
      </w:del>
      <w:hyperlink w:anchor="thm-matrix-induced-inner-product">
        <w:del w:id="23390" w:author="PR Preview" w:date="2026-01-01T00:00:00Z">
          <w:r>
            <w:rPr>
              <w:rStyle w:val="Hyperlink"/>
            </w:rPr>
            <w:delText xml:space="preserve">Theorem 82</w:delText>
          </w:r>
        </w:del>
      </w:hyperlink>
      <w:del w:id="23391" w:author="PR Preview" w:date="2026-01-01T00:00:00Z">
        <w:r>
          <w:delText xml:space="preserve"> </w:delText>
        </w:r>
      </w:del>
      <w:del w:id="23392" w:author="PR Preview" w:date="2026-01-01T00:00:00Z">
        <w:r>
          <w:delText xml:space="preserve">says.</w:delText>
        </w:r>
      </w:del>
    </w:p>
    <w:p>
      <w:pPr>
        <w:pStyle w:val="BodyText"/>
      </w:pPr>
      <w:del w:id="23393" w:author="PR Preview" w:date="2026-01-01T00:00:00Z">
        <w:r>
          <w:rPr>
            <w:b/>
            <w:bCs/>
          </w:rPr>
          <w:delText xml:space="preserve">Corollary 10 (A positive definite matrix is a transpose product)</w:delText>
        </w:r>
      </w:del>
      <w:del w:id="23394" w:author="PR Preview" w:date="2026-01-01T00:00:00Z">
        <w:r>
          <w:delText xml:space="preserve"> </w:delText>
        </w:r>
      </w:del>
      <w:del w:id="23395" w:author="PR Preview" w:date="2026-01-01T00:00:00Z">
        <w:r>
          <w:delText xml:space="preserve">Let</w:delText>
        </w:r>
      </w:del>
      <w:del w:id="23396" w:author="PR Preview" w:date="2026-01-01T00:00:00Z">
        <w:r>
          <w:delText xml:space="preserve"> </w:delText>
        </w:r>
      </w:del>
      <m:oMath>
        <m:r>
          <m:rPr>
            <m:sty m:val="bi"/>
          </m:rPr>
          <m:t>A</m:t>
        </m:r>
      </m:oMath>
      <w:del w:id="23397" w:author="PR Preview" w:date="2026-01-01T00:00:00Z">
        <w:r>
          <w:delText xml:space="preserve"> </w:delText>
        </w:r>
      </w:del>
      <w:del w:id="23398" w:author="PR Preview" w:date="2026-01-01T00:00:00Z">
        <w:r>
          <w:delText xml:space="preserve">be a</w:delText>
        </w:r>
      </w:del>
      <w:del w:id="23399" w:author="PR Preview" w:date="2026-01-01T00:00:00Z">
        <w:r>
          <w:delText xml:space="preserve"> </w:delText>
        </w:r>
      </w:del>
      <m:oMath>
        <m:r>
          <m:t>p</m:t>
        </m:r>
        <m:r>
          <m:rPr>
            <m:sty m:val="p"/>
          </m:rPr>
          <m:t>×</m:t>
        </m:r>
        <m:r>
          <m:t>p</m:t>
        </m:r>
      </m:oMath>
      <w:del w:id="23400" w:author="PR Preview" w:date="2026-01-01T00:00:00Z">
        <w:r>
          <w:delText xml:space="preserve"> </w:delText>
        </w:r>
      </w:del>
      <w:del w:id="23401" w:author="PR Preview" w:date="2026-01-01T00:00:00Z">
        <w:r>
          <w:delText xml:space="preserve">symmetric positive definite matrix (</w:delText>
        </w:r>
      </w:del>
      <w:hyperlink w:anchor="def-positive-definite">
        <w:del w:id="23402" w:author="PR Preview" w:date="2026-01-01T00:00:00Z">
          <w:r>
            <w:rPr>
              <w:rStyle w:val="Hyperlink"/>
            </w:rPr>
            <w:delText xml:space="preserve">Definition 101</w:delText>
          </w:r>
        </w:del>
      </w:hyperlink>
      <w:del w:id="23403" w:author="PR Preview" w:date="2026-01-01T00:00:00Z">
        <w:r>
          <w:delText xml:space="preserve">).</w:delText>
        </w:r>
      </w:del>
      <w:del w:id="23404" w:author="PR Preview" w:date="2026-01-01T00:00:00Z">
        <w:r>
          <w:delText xml:space="preserve"> </w:delText>
        </w:r>
      </w:del>
      <w:del w:id="23405" w:author="PR Preview" w:date="2026-01-01T00:00:00Z">
        <w:r>
          <w:delText xml:space="preserve">Then</w:delText>
        </w:r>
      </w:del>
      <w:del w:id="23406" w:author="PR Preview" w:date="2026-01-01T00:00:00Z">
        <w:r>
          <w:delText xml:space="preserve"> </w:delText>
        </w:r>
      </w:del>
      <m:oMath>
        <m:r>
          <m:rPr>
            <m:sty m:val="bi"/>
          </m:rPr>
          <m:t>A</m:t>
        </m:r>
        <m:r>
          <m:rPr>
            <m:sty m:val="p"/>
          </m:rPr>
          <m:t>=</m:t>
        </m:r>
        <m:sSup>
          <m:e>
            <m:r>
              <m:rPr>
                <m:sty m:val="bi"/>
              </m:rPr>
              <m:t>W</m:t>
            </m:r>
          </m:e>
          <m:sup>
            <m:r>
              <m:rPr>
                <m:sty m:val="p"/>
              </m:rPr>
              <m:t>⊤</m:t>
            </m:r>
          </m:sup>
        </m:sSup>
        <m:r>
          <m:rPr>
            <m:sty m:val="bi"/>
          </m:rPr>
          <m:t>W</m:t>
        </m:r>
      </m:oMath>
      <w:del w:id="23407" w:author="PR Preview" w:date="2026-01-01T00:00:00Z">
        <w:r>
          <w:delText xml:space="preserve"> </w:delText>
        </w:r>
      </w:del>
      <w:del w:id="23408" w:author="PR Preview" w:date="2026-01-01T00:00:00Z">
        <w:r>
          <w:delText xml:space="preserve">for some invertible</w:delText>
        </w:r>
      </w:del>
      <w:del w:id="23409" w:author="PR Preview" w:date="2026-01-01T00:00:00Z">
        <w:r>
          <w:delText xml:space="preserve"> </w:delText>
        </w:r>
      </w:del>
      <m:oMath>
        <m:r>
          <m:t>p</m:t>
        </m:r>
        <m:r>
          <m:rPr>
            <m:sty m:val="p"/>
          </m:rPr>
          <m:t>×</m:t>
        </m:r>
        <m:r>
          <m:t>p</m:t>
        </m:r>
      </m:oMath>
      <w:del w:id="23410" w:author="PR Preview" w:date="2026-01-01T00:00:00Z">
        <w:r>
          <w:delText xml:space="preserve"> </w:delText>
        </w:r>
      </w:del>
      <w:del w:id="23411" w:author="PR Preview" w:date="2026-01-01T00:00:00Z">
        <w:r>
          <w:delText xml:space="preserve">matrix</w:delText>
        </w:r>
      </w:del>
      <w:del w:id="23412" w:author="PR Preview" w:date="2026-01-01T00:00:00Z">
        <w:r>
          <w:delText xml:space="preserve"> </w:delText>
        </w:r>
      </w:del>
      <m:oMath>
        <m:r>
          <m:rPr>
            <m:sty m:val="bi"/>
          </m:rPr>
          <m:t>W</m:t>
        </m:r>
      </m:oMath>
      <w:del w:id="23413" w:author="PR Preview" w:date="2026-01-01T00:00:00Z">
        <w:r>
          <w:delText xml:space="preserve">.</w:delText>
        </w:r>
      </w:del>
    </w:p>
    <w:p>
      <w:pPr>
        <w:pStyle w:val="BodyText"/>
      </w:pPr>
      <w:del w:id="23414" w:author="PR Preview" w:date="2026-01-01T00:00:00Z">
        <w:r>
          <w:rPr>
            <w:i/>
            <w:iCs/>
          </w:rPr>
          <w:delText xml:space="preserve">Proof</w:delText>
        </w:r>
      </w:del>
      <w:del w:id="23415" w:author="PR Preview" w:date="2026-01-01T00:00:00Z">
        <w:r>
          <w:delText xml:space="preserve">. </w:delText>
        </w:r>
      </w:del>
      <w:del w:id="23416" w:author="PR Preview" w:date="2026-01-01T00:00:00Z">
        <w:r>
          <w:delText xml:space="preserve">By the spectral theorem (</w:delText>
        </w:r>
      </w:del>
      <w:hyperlink w:anchor="thm-spectral">
        <w:del w:id="23417" w:author="PR Preview" w:date="2026-01-01T00:00:00Z">
          <w:r>
            <w:rPr>
              <w:rStyle w:val="Hyperlink"/>
            </w:rPr>
            <w:delText xml:space="preserve">Theorem 77</w:delText>
          </w:r>
        </w:del>
      </w:hyperlink>
      <w:del w:id="23418" w:author="PR Preview" w:date="2026-01-01T00:00:00Z">
        <w:r>
          <w:delText xml:space="preserve">),</w:delText>
        </w:r>
      </w:del>
      <w:del w:id="23419" w:author="PR Preview" w:date="2026-01-01T00:00:00Z">
        <w:r>
          <w:delText xml:space="preserve"> </w:delText>
        </w:r>
      </w:del>
      <m:oMath>
        <m:r>
          <m:rPr>
            <m:sty m:val="bi"/>
          </m:rPr>
          <m:t>A</m:t>
        </m:r>
        <m:r>
          <m:rPr>
            <m:sty m:val="p"/>
          </m:rPr>
          <m:t>=</m:t>
        </m:r>
        <m:r>
          <m:rPr>
            <m:sty m:val="bi"/>
          </m:rPr>
          <m:t>Q</m:t>
        </m:r>
        <m:r>
          <m:rPr>
            <m:sty m:val="b"/>
          </m:rPr>
          <m:t>Λ</m:t>
        </m:r>
        <m:sSup>
          <m:e>
            <m:r>
              <m:rPr>
                <m:sty m:val="bi"/>
              </m:rPr>
              <m:t>Q</m:t>
            </m:r>
          </m:e>
          <m:sup>
            <m:r>
              <m:rPr>
                <m:sty m:val="p"/>
              </m:rPr>
              <m:t>⊤</m:t>
            </m:r>
          </m:sup>
        </m:sSup>
      </m:oMath>
      <w:del w:id="23420" w:author="PR Preview" w:date="2026-01-01T00:00:00Z">
        <w:r>
          <w:delText xml:space="preserve"> </w:delText>
        </w:r>
      </w:del>
      <w:del w:id="23421" w:author="PR Preview" w:date="2026-01-01T00:00:00Z">
        <w:r>
          <w:delText xml:space="preserve">with</w:delText>
        </w:r>
      </w:del>
      <w:del w:id="23422" w:author="PR Preview" w:date="2026-01-01T00:00:00Z">
        <w:r>
          <w:delText xml:space="preserve"> </w:delText>
        </w:r>
      </w:del>
      <m:oMath>
        <m:r>
          <m:rPr>
            <m:sty m:val="bi"/>
          </m:rPr>
          <m:t>Q</m:t>
        </m:r>
      </m:oMath>
      <w:del w:id="23423" w:author="PR Preview" w:date="2026-01-01T00:00:00Z">
        <w:r>
          <w:delText xml:space="preserve"> </w:delText>
        </w:r>
      </w:del>
      <w:del w:id="23424" w:author="PR Preview" w:date="2026-01-01T00:00:00Z">
        <w:r>
          <w:delText xml:space="preserve">orthogonal and</w:delText>
        </w:r>
      </w:del>
      <w:del w:id="23425" w:author="PR Preview" w:date="2026-01-01T00:00:00Z">
        <w:r>
          <w:delText xml:space="preserve"> </w:delText>
        </w:r>
      </w:del>
      <m:oMath>
        <m:r>
          <m:rPr>
            <m:sty m:val="b"/>
          </m:rPr>
          <m:t>Λ</m:t>
        </m:r>
      </m:oMath>
      <w:del w:id="23426" w:author="PR Preview" w:date="2026-01-01T00:00:00Z">
        <w:r>
          <w:delText xml:space="preserve"> </w:delText>
        </w:r>
      </w:del>
      <w:del w:id="23427" w:author="PR Preview" w:date="2026-01-01T00:00:00Z">
        <w:r>
          <w:delText xml:space="preserve">diagonal with the eigenvalues</w:delText>
        </w:r>
      </w:del>
      <w:del w:id="23428" w:author="PR Preview" w:date="2026-01-01T00:00:00Z">
        <w:r>
          <w:delText xml:space="preserve"> </w:delText>
        </w:r>
      </w:del>
      <m:oMath>
        <m:sSub>
          <m:e>
            <m:r>
              <m:t>λ</m:t>
            </m:r>
          </m:e>
          <m:sub>
            <m:r>
              <m:t>i</m:t>
            </m:r>
          </m:sub>
        </m:sSub>
      </m:oMath>
      <w:del w:id="23429" w:author="PR Preview" w:date="2026-01-01T00:00:00Z">
        <w:r>
          <w:delText xml:space="preserve"> </w:delText>
        </w:r>
      </w:del>
      <w:del w:id="23430" w:author="PR Preview" w:date="2026-01-01T00:00:00Z">
        <w:r>
          <w:delText xml:space="preserve">of</w:delText>
        </w:r>
      </w:del>
      <w:del w:id="23431" w:author="PR Preview" w:date="2026-01-01T00:00:00Z">
        <w:r>
          <w:delText xml:space="preserve"> </w:delText>
        </w:r>
      </w:del>
      <m:oMath>
        <m:r>
          <m:rPr>
            <m:sty m:val="bi"/>
          </m:rPr>
          <m:t>A</m:t>
        </m:r>
      </m:oMath>
      <w:del w:id="23432" w:author="PR Preview" w:date="2026-01-01T00:00:00Z">
        <w:r>
          <w:delText xml:space="preserve"> </w:delText>
        </w:r>
      </w:del>
      <w:del w:id="23433" w:author="PR Preview" w:date="2026-01-01T00:00:00Z">
        <w:r>
          <w:delText xml:space="preserve">on its diagonal.</w:delText>
        </w:r>
      </w:del>
      <w:del w:id="23434" w:author="PR Preview" w:date="2026-01-01T00:00:00Z">
        <w:r>
          <w:delText xml:space="preserve"> </w:delText>
        </w:r>
      </w:del>
      <w:del w:id="23435" w:author="PR Preview" w:date="2026-01-01T00:00:00Z">
        <w:r>
          <w:delText xml:space="preserve">These are positive (</w:delText>
        </w:r>
      </w:del>
      <w:hyperlink w:anchor="thm-definite-eigenvalues">
        <w:del w:id="23436" w:author="PR Preview" w:date="2026-01-01T00:00:00Z">
          <w:r>
            <w:rPr>
              <w:rStyle w:val="Hyperlink"/>
            </w:rPr>
            <w:delText xml:space="preserve">Theorem 80</w:delText>
          </w:r>
        </w:del>
      </w:hyperlink>
      <w:del w:id="23437" w:author="PR Preview" w:date="2026-01-01T00:00:00Z">
        <w:r>
          <w:delText xml:space="preserve">),</w:delText>
        </w:r>
      </w:del>
      <w:del w:id="23438" w:author="PR Preview" w:date="2026-01-01T00:00:00Z">
        <w:r>
          <w:delText xml:space="preserve"> </w:delText>
        </w:r>
      </w:del>
      <w:del w:id="23439" w:author="PR Preview" w:date="2026-01-01T00:00:00Z">
        <w:r>
          <w:delText xml:space="preserve">so</w:delText>
        </w:r>
      </w:del>
      <w:del w:id="23440" w:author="PR Preview" w:date="2026-01-01T00:00:00Z">
        <w:r>
          <w:delText xml:space="preserve"> </w:delText>
        </w:r>
      </w:del>
      <m:oMath>
        <m:sSup>
          <m:e>
            <m:r>
              <m:rPr>
                <m:sty m:val="b"/>
              </m:rPr>
              <m:t>Λ</m:t>
            </m:r>
          </m:e>
          <m:sup>
            <m:r>
              <m:t>1</m:t>
            </m:r>
            <m:r>
              <m:rPr>
                <m:sty m:val="p"/>
              </m:rPr>
              <m:t>/</m:t>
            </m:r>
            <m:r>
              <m:t>2</m:t>
            </m:r>
          </m:sup>
        </m:sSup>
      </m:oMath>
      <w:del w:id="23441" w:author="PR Preview" w:date="2026-01-01T00:00:00Z">
        <w:r>
          <w:delText xml:space="preserve">, the diagonal matrix with entries</w:delText>
        </w:r>
      </w:del>
      <w:del w:id="23442" w:author="PR Preview" w:date="2026-01-01T00:00:00Z">
        <w:r>
          <w:delText xml:space="preserve"> </w:delText>
        </w:r>
      </w:del>
      <m:oMath>
        <m:rad>
          <m:radPr>
            <m:degHide m:val="on"/>
          </m:radPr>
          <m:deg/>
          <m:e>
            <m:sSub>
              <m:e>
                <m:r>
                  <m:t>λ</m:t>
                </m:r>
              </m:e>
              <m:sub>
                <m:r>
                  <m:t>i</m:t>
                </m:r>
              </m:sub>
            </m:sSub>
          </m:e>
        </m:rad>
      </m:oMath>
      <w:del w:id="23443" w:author="PR Preview" w:date="2026-01-01T00:00:00Z">
        <w:r>
          <w:delText xml:space="preserve">, is defined.</w:delText>
        </w:r>
      </w:del>
      <w:del w:id="23444" w:author="PR Preview" w:date="2026-01-01T00:00:00Z">
        <w:r>
          <w:delText xml:space="preserve"> </w:delText>
        </w:r>
      </w:del>
      <w:del w:id="23445" w:author="PR Preview" w:date="2026-01-01T00:00:00Z">
        <w:r>
          <w:delText xml:space="preserve">Take</w:delText>
        </w:r>
      </w:del>
      <w:del w:id="23446" w:author="PR Preview" w:date="2026-01-01T00:00:00Z">
        <w:r>
          <w:delText xml:space="preserve"> </w:delText>
        </w:r>
      </w:del>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del w:id="23447" w:author="PR Preview" w:date="2026-01-01T00:00:00Z">
        <w:r>
          <w:delText xml:space="preserve">.</w:delText>
        </w:r>
      </w:del>
      <w:del w:id="23448" w:author="PR Preview" w:date="2026-01-01T00:00:00Z">
        <w:r>
          <w:delText xml:space="preserve"> </w:delText>
        </w:r>
      </w:del>
      <w:del w:id="23449" w:author="PR Preview" w:date="2026-01-01T00:00:00Z">
        <w:r>
          <w:delText xml:space="preserve">Since</w:delText>
        </w:r>
      </w:del>
      <w:del w:id="23450" w:author="PR Preview" w:date="2026-01-01T00:00:00Z">
        <w:r>
          <w:delText xml:space="preserve"> </w:delText>
        </w:r>
      </w:del>
      <m:oMath>
        <m:sSup>
          <m:e>
            <m:r>
              <m:rPr>
                <m:sty m:val="b"/>
              </m:rPr>
              <m:t>Λ</m:t>
            </m:r>
          </m:e>
          <m:sup>
            <m:r>
              <m:t>1</m:t>
            </m:r>
            <m:r>
              <m:rPr>
                <m:sty m:val="p"/>
              </m:rPr>
              <m:t>/</m:t>
            </m:r>
            <m:r>
              <m:t>2</m:t>
            </m:r>
          </m:sup>
        </m:sSup>
      </m:oMath>
      <w:del w:id="23451" w:author="PR Preview" w:date="2026-01-01T00:00:00Z">
        <w:r>
          <w:delText xml:space="preserve"> </w:delText>
        </w:r>
      </w:del>
      <w:del w:id="23452" w:author="PR Preview" w:date="2026-01-01T00:00:00Z">
        <w:r>
          <w:delText xml:space="preserve">is diagonal,</w:delText>
        </w:r>
      </w:del>
      <w:del w:id="23453" w:author="PR Preview" w:date="2026-01-01T00:00:00Z">
        <w:r>
          <w:delText xml:space="preserve"> </w:delText>
        </w:r>
      </w:del>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del w:id="23454" w:author="PR Preview" w:date="2026-01-01T00:00:00Z">
        <w:r>
          <w:delText xml:space="preserve">, and</w:delText>
        </w:r>
      </w:del>
    </w:p>
    <w:p>
      <w:pPr>
        <w:pStyle w:val="FirstParagraph"/>
      </w:pPr>
      <w:ins w:id="23455" w:author="PR Preview" w:date="2026-01-01T00:00:00Z">
        <w:r>
          <w:t xml:space="preserve">The inner product of</w:t>
        </w:r>
      </w:ins>
      <w:ins w:id="23456" w:author="PR Preview" w:date="2026-01-01T00:00:00Z">
        <w:r>
          <w:t xml:space="preserve"> </w:t>
        </w:r>
      </w:ins>
      <w:ins w:id="23457" w:author="PR Preview" w:date="2026-01-01T00:00:00Z">
        <w:r>
          <w:t xml:space="preserve">$\mathord{\smash[b]{\underset{\raise.3ex\hbox{$\scriptstyle\sim$}}{x}}\vphantom{x}}$</w:t>
        </w:r>
      </w:ins>
      <w:ins w:id="23458" w:author="PR Preview" w:date="2026-01-01T00:00:00Z">
        <w:r>
          <w:t xml:space="preserve"> </w:t>
        </w:r>
      </w:ins>
      <w:ins w:id="23459" w:author="PR Preview" w:date="2026-01-01T00:00:00Z">
        <w:r>
          <w:t xml:space="preserve">with itself is 14, which is positive.</w:t>
        </w:r>
      </w:ins>
      <w:ins w:id="23460" w:author="PR Preview" w:date="2026-01-01T00:00:00Z">
        <w:r>
          <w:t xml:space="preserve"> </w:t>
        </w:r>
      </w:ins>
      <w:ins w:id="23461" w:author="PR Preview" w:date="2026-01-01T00:00:00Z">
        <w:r>
          <w:t xml:space="preserve">The two orders give the same number, 7 and 7.</w:t>
        </w:r>
      </w:ins>
      <w:ins w:id="23462" w:author="PR Preview" w:date="2026-01-01T00:00:00Z">
        <w:r>
          <w:t xml:space="preserve"> </w:t>
        </w:r>
      </w:ins>
      <w:ins w:id="23463" w:author="PR Preview" w:date="2026-01-01T00:00:00Z">
        <w:r>
          <w:t xml:space="preserve">Both sides of the linearity axiom equal 28.</w:t>
        </w:r>
      </w:ins>
      <w:ins w:id="23464" w:author="PR Preview" w:date="2026-01-01T00:00:00Z">
        <w:r>
          <w:t xml:space="preserve"> </w:t>
        </w:r>
      </w:ins>
      <w:ins w:id="23465" w:author="PR Preview" w:date="2026-01-01T00:00:00Z">
        <w:r>
          <w:t xml:space="preserve">The matrix of numbers</w:t>
        </w:r>
      </w:ins>
      <w:ins w:id="23466" w:author="PR Preview" w:date="2026-01-01T00:00:00Z">
        <w:r>
          <w:t xml:space="preserve"> </w:t>
        </w:r>
      </w:ins>
      <w:ins w:id="23467" w:author="PR Preview" w:date="2026-01-01T00:00:00Z">
        <w:r>
          <w:t xml:space="preserve">$\mathopen{}\left\langle \mathord{\smash[b]{\underset{\raise.3ex\hbox{$\scriptstyle\sim$}}{e}}\vphantom{e}}_i, \mathord{\smash[b]{\underset{\raise.3ex\hbox{$\scriptstyle\sim$}}{e}}\vphantom{e}}_j\right\rangle\mathclose{}_{\mathbf{A}}$</w:t>
        </w:r>
      </w:ins>
      <w:ins w:id="23468" w:author="PR Preview" w:date="2026-01-01T00:00:00Z">
        <w:r>
          <w:t xml:space="preserve"> </w:t>
        </w:r>
      </w:ins>
      <w:ins w:id="23469" w:author="PR Preview" w:date="2026-01-01T00:00:00Z">
        <w:r>
          <w:t xml:space="preserve">is</w:t>
        </w:r>
      </w:ins>
      <w:ins w:id="23470" w:author="PR Preview" w:date="2026-01-01T00:00:00Z">
        <w:r>
          <w:t xml:space="preserve"> </w:t>
        </w:r>
      </w:ins>
      <w:ins w:id="23471" w:author="PR Preview" w:date="2026-01-01T00:00:00Z">
        <w:r>
          <w:t xml:space="preserve">equal to</w:t>
        </w:r>
      </w:ins>
      <w:ins w:id="23472" w:author="PR Preview" w:date="2026-01-01T00:00:00Z">
        <w:r>
          <w:t xml:space="preserve"> </w:t>
        </w:r>
      </w:ins>
      <m:oMath>
        <m:r>
          <m:rPr>
            <m:sty m:val="bi"/>
          </m:rPr>
          <m:t>A</m:t>
        </m:r>
      </m:oMath>
      <w:ins w:id="23473" w:author="PR Preview" w:date="2026-01-01T00:00:00Z">
        <w:r>
          <w:t xml:space="preserve">,</w:t>
        </w:r>
      </w:ins>
      <w:ins w:id="23474" w:author="PR Preview" w:date="2026-01-01T00:00:00Z">
        <w:r>
          <w:t xml:space="preserve"> </w:t>
        </w:r>
      </w:ins>
      <w:ins w:id="23475" w:author="PR Preview" w:date="2026-01-01T00:00:00Z">
        <w:r>
          <w:t xml:space="preserve">as the converse in</w:t>
        </w:r>
      </w:ins>
      <w:ins w:id="23476" w:author="PR Preview" w:date="2026-01-01T00:00:00Z">
        <w:r>
          <w:t xml:space="preserve"> </w:t>
        </w:r>
      </w:ins>
      <w:hyperlink w:anchor="thm-matrix-induced-inner-product">
        <w:ins w:id="23477" w:author="PR Preview" w:date="2026-01-01T00:00:00Z">
          <w:r>
            <w:rPr>
              <w:rStyle w:val="Hyperlink"/>
            </w:rPr>
            <w:t xml:space="preserve">Theorem 83</w:t>
          </w:r>
        </w:ins>
      </w:hyperlink>
      <w:ins w:id="23478" w:author="PR Preview" w:date="2026-01-01T00:00:00Z">
        <w:r>
          <w:t xml:space="preserve"> </w:t>
        </w:r>
      </w:ins>
      <w:ins w:id="23479" w:author="PR Preview" w:date="2026-01-01T00:00:00Z">
        <w:r>
          <w:t xml:space="preserve">says.</w:t>
        </w:r>
      </w:ins>
    </w:p>
    <w:bookmarkEnd w:id="521"/>
    <w:bookmarkStart w:id="522" w:name="cor-pd-transpose-product"/>
    <w:p>
      <w:pPr>
        <w:pStyle w:val="BodyText"/>
      </w:pPr>
      <w:ins w:id="23480" w:author="PR Preview" w:date="2026-01-01T00:00:00Z">
        <w:r>
          <w:rPr>
            <w:b/>
            <w:bCs/>
          </w:rPr>
          <w:t xml:space="preserve">Corollary 11 (A positive definite matrix is a transpose product)</w:t>
        </w:r>
      </w:ins>
      <w:ins w:id="23481" w:author="PR Preview" w:date="2026-01-01T00:00:00Z">
        <w:r>
          <w:t xml:space="preserve"> </w:t>
        </w:r>
      </w:ins>
      <w:ins w:id="23482" w:author="PR Preview" w:date="2026-01-01T00:00:00Z">
        <w:r>
          <w:t xml:space="preserve">Let</w:t>
        </w:r>
      </w:ins>
      <w:ins w:id="23483" w:author="PR Preview" w:date="2026-01-01T00:00:00Z">
        <w:r>
          <w:t xml:space="preserve"> </w:t>
        </w:r>
      </w:ins>
      <m:oMath>
        <m:r>
          <m:rPr>
            <m:sty m:val="bi"/>
          </m:rPr>
          <m:t>A</m:t>
        </m:r>
      </m:oMath>
      <w:ins w:id="23484" w:author="PR Preview" w:date="2026-01-01T00:00:00Z">
        <w:r>
          <w:t xml:space="preserve"> </w:t>
        </w:r>
      </w:ins>
      <w:ins w:id="23485" w:author="PR Preview" w:date="2026-01-01T00:00:00Z">
        <w:r>
          <w:t xml:space="preserve">be a</w:t>
        </w:r>
      </w:ins>
      <w:ins w:id="23486" w:author="PR Preview" w:date="2026-01-01T00:00:00Z">
        <w:r>
          <w:t xml:space="preserve"> </w:t>
        </w:r>
      </w:ins>
      <m:oMath>
        <m:r>
          <m:t>p</m:t>
        </m:r>
        <m:r>
          <m:rPr>
            <m:sty m:val="p"/>
          </m:rPr>
          <m:t>×</m:t>
        </m:r>
        <m:r>
          <m:t>p</m:t>
        </m:r>
      </m:oMath>
      <w:ins w:id="23487" w:author="PR Preview" w:date="2026-01-01T00:00:00Z">
        <w:r>
          <w:t xml:space="preserve"> </w:t>
        </w:r>
      </w:ins>
      <w:ins w:id="23488" w:author="PR Preview" w:date="2026-01-01T00:00:00Z">
        <w:r>
          <w:t xml:space="preserve">symmetric positive definite matrix (</w:t>
        </w:r>
      </w:ins>
      <w:hyperlink w:anchor="def-positive-definite">
        <w:ins w:id="23489" w:author="PR Preview" w:date="2026-01-01T00:00:00Z">
          <w:r>
            <w:rPr>
              <w:rStyle w:val="Hyperlink"/>
            </w:rPr>
            <w:t xml:space="preserve">Definition 101</w:t>
          </w:r>
        </w:ins>
      </w:hyperlink>
      <w:ins w:id="23490" w:author="PR Preview" w:date="2026-01-01T00:00:00Z">
        <w:r>
          <w:t xml:space="preserve">).</w:t>
        </w:r>
      </w:ins>
      <w:ins w:id="23491" w:author="PR Preview" w:date="2026-01-01T00:00:00Z">
        <w:r>
          <w:t xml:space="preserve"> </w:t>
        </w:r>
      </w:ins>
      <w:ins w:id="23492" w:author="PR Preview" w:date="2026-01-01T00:00:00Z">
        <w:r>
          <w:t xml:space="preserve">Then</w:t>
        </w:r>
      </w:ins>
      <w:ins w:id="23493" w:author="PR Preview" w:date="2026-01-01T00:00:00Z">
        <w:r>
          <w:t xml:space="preserve"> </w:t>
        </w:r>
      </w:ins>
      <m:oMath>
        <m:r>
          <m:rPr>
            <m:sty m:val="bi"/>
          </m:rPr>
          <m:t>A</m:t>
        </m:r>
        <m:r>
          <m:rPr>
            <m:sty m:val="p"/>
          </m:rPr>
          <m:t>=</m:t>
        </m:r>
        <m:sSup>
          <m:e>
            <m:r>
              <m:rPr>
                <m:sty m:val="bi"/>
              </m:rPr>
              <m:t>W</m:t>
            </m:r>
          </m:e>
          <m:sup>
            <m:r>
              <m:rPr>
                <m:sty m:val="p"/>
              </m:rPr>
              <m:t>⊤</m:t>
            </m:r>
          </m:sup>
        </m:sSup>
        <m:r>
          <m:rPr>
            <m:sty m:val="bi"/>
          </m:rPr>
          <m:t>W</m:t>
        </m:r>
      </m:oMath>
      <w:ins w:id="23494" w:author="PR Preview" w:date="2026-01-01T00:00:00Z">
        <w:r>
          <w:t xml:space="preserve"> </w:t>
        </w:r>
      </w:ins>
      <w:ins w:id="23495" w:author="PR Preview" w:date="2026-01-01T00:00:00Z">
        <w:r>
          <w:t xml:space="preserve">for some invertible</w:t>
        </w:r>
      </w:ins>
      <w:ins w:id="23496" w:author="PR Preview" w:date="2026-01-01T00:00:00Z">
        <w:r>
          <w:t xml:space="preserve"> </w:t>
        </w:r>
      </w:ins>
      <m:oMath>
        <m:r>
          <m:t>p</m:t>
        </m:r>
        <m:r>
          <m:rPr>
            <m:sty m:val="p"/>
          </m:rPr>
          <m:t>×</m:t>
        </m:r>
        <m:r>
          <m:t>p</m:t>
        </m:r>
      </m:oMath>
      <w:ins w:id="23497" w:author="PR Preview" w:date="2026-01-01T00:00:00Z">
        <w:r>
          <w:t xml:space="preserve"> </w:t>
        </w:r>
      </w:ins>
      <w:ins w:id="23498" w:author="PR Preview" w:date="2026-01-01T00:00:00Z">
        <w:r>
          <w:t xml:space="preserve">matrix</w:t>
        </w:r>
      </w:ins>
      <w:ins w:id="23499" w:author="PR Preview" w:date="2026-01-01T00:00:00Z">
        <w:r>
          <w:t xml:space="preserve"> </w:t>
        </w:r>
      </w:ins>
      <m:oMath>
        <m:r>
          <m:rPr>
            <m:sty m:val="bi"/>
          </m:rPr>
          <m:t>W</m:t>
        </m:r>
      </m:oMath>
      <w:ins w:id="23500" w:author="PR Preview" w:date="2026-01-01T00:00:00Z">
        <w:r>
          <w:t xml:space="preserve">.</w:t>
        </w:r>
      </w:ins>
    </w:p>
    <w:bookmarkEnd w:id="522"/>
    <w:p>
      <w:pPr>
        <w:pStyle w:val="BodyText"/>
      </w:pPr>
      <w:ins w:id="23501" w:author="PR Preview" w:date="2026-01-01T00:00:00Z">
        <w:r>
          <w:rPr>
            <w:i/>
            <w:iCs/>
          </w:rPr>
          <w:t xml:space="preserve">Proof</w:t>
        </w:r>
      </w:ins>
      <w:ins w:id="23502" w:author="PR Preview" w:date="2026-01-01T00:00:00Z">
        <w:r>
          <w:t xml:space="preserve">. </w:t>
        </w:r>
      </w:ins>
      <w:ins w:id="23503" w:author="PR Preview" w:date="2026-01-01T00:00:00Z">
        <w:r>
          <w:t xml:space="preserve">By the spectral theorem (</w:t>
        </w:r>
      </w:ins>
      <w:hyperlink w:anchor="thm-spectral">
        <w:ins w:id="23504" w:author="PR Preview" w:date="2026-01-01T00:00:00Z">
          <w:r>
            <w:rPr>
              <w:rStyle w:val="Hyperlink"/>
            </w:rPr>
            <w:t xml:space="preserve">Theorem 78</w:t>
          </w:r>
        </w:ins>
      </w:hyperlink>
      <w:ins w:id="23505" w:author="PR Preview" w:date="2026-01-01T00:00:00Z">
        <w:r>
          <w:t xml:space="preserve">),</w:t>
        </w:r>
      </w:ins>
      <w:ins w:id="23506" w:author="PR Preview" w:date="2026-01-01T00:00:00Z">
        <w:r>
          <w:t xml:space="preserve"> </w:t>
        </w:r>
      </w:ins>
      <m:oMath>
        <m:r>
          <m:rPr>
            <m:sty m:val="bi"/>
          </m:rPr>
          <m:t>A</m:t>
        </m:r>
        <m:r>
          <m:rPr>
            <m:sty m:val="p"/>
          </m:rPr>
          <m:t>=</m:t>
        </m:r>
        <m:r>
          <m:rPr>
            <m:sty m:val="bi"/>
          </m:rPr>
          <m:t>Q</m:t>
        </m:r>
        <m:r>
          <m:rPr>
            <m:sty m:val="b"/>
          </m:rPr>
          <m:t>Λ</m:t>
        </m:r>
        <m:sSup>
          <m:e>
            <m:r>
              <m:rPr>
                <m:sty m:val="bi"/>
              </m:rPr>
              <m:t>Q</m:t>
            </m:r>
          </m:e>
          <m:sup>
            <m:r>
              <m:rPr>
                <m:sty m:val="p"/>
              </m:rPr>
              <m:t>⊤</m:t>
            </m:r>
          </m:sup>
        </m:sSup>
      </m:oMath>
      <w:ins w:id="23507" w:author="PR Preview" w:date="2026-01-01T00:00:00Z">
        <w:r>
          <w:t xml:space="preserve"> </w:t>
        </w:r>
      </w:ins>
      <w:ins w:id="23508" w:author="PR Preview" w:date="2026-01-01T00:00:00Z">
        <w:r>
          <w:t xml:space="preserve">with</w:t>
        </w:r>
      </w:ins>
      <w:ins w:id="23509" w:author="PR Preview" w:date="2026-01-01T00:00:00Z">
        <w:r>
          <w:t xml:space="preserve"> </w:t>
        </w:r>
      </w:ins>
      <m:oMath>
        <m:r>
          <m:rPr>
            <m:sty m:val="bi"/>
          </m:rPr>
          <m:t>Q</m:t>
        </m:r>
      </m:oMath>
      <w:ins w:id="23510" w:author="PR Preview" w:date="2026-01-01T00:00:00Z">
        <w:r>
          <w:t xml:space="preserve"> </w:t>
        </w:r>
      </w:ins>
      <w:ins w:id="23511" w:author="PR Preview" w:date="2026-01-01T00:00:00Z">
        <w:r>
          <w:t xml:space="preserve">orthogonal and</w:t>
        </w:r>
      </w:ins>
      <w:ins w:id="23512" w:author="PR Preview" w:date="2026-01-01T00:00:00Z">
        <w:r>
          <w:t xml:space="preserve"> </w:t>
        </w:r>
      </w:ins>
      <m:oMath>
        <m:r>
          <m:rPr>
            <m:sty m:val="b"/>
          </m:rPr>
          <m:t>Λ</m:t>
        </m:r>
      </m:oMath>
      <w:ins w:id="23513" w:author="PR Preview" w:date="2026-01-01T00:00:00Z">
        <w:r>
          <w:t xml:space="preserve"> </w:t>
        </w:r>
      </w:ins>
      <w:ins w:id="23514" w:author="PR Preview" w:date="2026-01-01T00:00:00Z">
        <w:r>
          <w:t xml:space="preserve">diagonal with the eigenvalues</w:t>
        </w:r>
      </w:ins>
      <w:ins w:id="23515" w:author="PR Preview" w:date="2026-01-01T00:00:00Z">
        <w:r>
          <w:t xml:space="preserve"> </w:t>
        </w:r>
      </w:ins>
      <m:oMath>
        <m:sSub>
          <m:e>
            <m:r>
              <m:t>λ</m:t>
            </m:r>
          </m:e>
          <m:sub>
            <m:r>
              <m:t>i</m:t>
            </m:r>
          </m:sub>
        </m:sSub>
      </m:oMath>
      <w:ins w:id="23516" w:author="PR Preview" w:date="2026-01-01T00:00:00Z">
        <w:r>
          <w:t xml:space="preserve"> </w:t>
        </w:r>
      </w:ins>
      <w:ins w:id="23517" w:author="PR Preview" w:date="2026-01-01T00:00:00Z">
        <w:r>
          <w:t xml:space="preserve">of</w:t>
        </w:r>
      </w:ins>
      <w:ins w:id="23518" w:author="PR Preview" w:date="2026-01-01T00:00:00Z">
        <w:r>
          <w:t xml:space="preserve"> </w:t>
        </w:r>
      </w:ins>
      <m:oMath>
        <m:r>
          <m:rPr>
            <m:sty m:val="bi"/>
          </m:rPr>
          <m:t>A</m:t>
        </m:r>
      </m:oMath>
      <w:ins w:id="23519" w:author="PR Preview" w:date="2026-01-01T00:00:00Z">
        <w:r>
          <w:t xml:space="preserve"> </w:t>
        </w:r>
      </w:ins>
      <w:ins w:id="23520" w:author="PR Preview" w:date="2026-01-01T00:00:00Z">
        <w:r>
          <w:t xml:space="preserve">on its diagonal.</w:t>
        </w:r>
      </w:ins>
      <w:ins w:id="23521" w:author="PR Preview" w:date="2026-01-01T00:00:00Z">
        <w:r>
          <w:t xml:space="preserve"> </w:t>
        </w:r>
      </w:ins>
      <w:ins w:id="23522" w:author="PR Preview" w:date="2026-01-01T00:00:00Z">
        <w:r>
          <w:t xml:space="preserve">These are positive (</w:t>
        </w:r>
      </w:ins>
      <w:hyperlink w:anchor="thm-definite-eigenvalues">
        <w:ins w:id="23523" w:author="PR Preview" w:date="2026-01-01T00:00:00Z">
          <w:r>
            <w:rPr>
              <w:rStyle w:val="Hyperlink"/>
            </w:rPr>
            <w:t xml:space="preserve">Theorem 81</w:t>
          </w:r>
        </w:ins>
      </w:hyperlink>
      <w:ins w:id="23524" w:author="PR Preview" w:date="2026-01-01T00:00:00Z">
        <w:r>
          <w:t xml:space="preserve">),</w:t>
        </w:r>
      </w:ins>
      <w:ins w:id="23525" w:author="PR Preview" w:date="2026-01-01T00:00:00Z">
        <w:r>
          <w:t xml:space="preserve"> </w:t>
        </w:r>
      </w:ins>
      <w:ins w:id="23526" w:author="PR Preview" w:date="2026-01-01T00:00:00Z">
        <w:r>
          <w:t xml:space="preserve">so</w:t>
        </w:r>
      </w:ins>
      <w:ins w:id="23527" w:author="PR Preview" w:date="2026-01-01T00:00:00Z">
        <w:r>
          <w:t xml:space="preserve"> </w:t>
        </w:r>
      </w:ins>
      <m:oMath>
        <m:sSup>
          <m:e>
            <m:r>
              <m:rPr>
                <m:sty m:val="b"/>
              </m:rPr>
              <m:t>Λ</m:t>
            </m:r>
          </m:e>
          <m:sup>
            <m:r>
              <m:t>1</m:t>
            </m:r>
            <m:r>
              <m:rPr>
                <m:sty m:val="p"/>
              </m:rPr>
              <m:t>/</m:t>
            </m:r>
            <m:r>
              <m:t>2</m:t>
            </m:r>
          </m:sup>
        </m:sSup>
      </m:oMath>
      <w:ins w:id="23528" w:author="PR Preview" w:date="2026-01-01T00:00:00Z">
        <w:r>
          <w:t xml:space="preserve">, the diagonal matrix with entries</w:t>
        </w:r>
      </w:ins>
      <w:ins w:id="23529" w:author="PR Preview" w:date="2026-01-01T00:00:00Z">
        <w:r>
          <w:t xml:space="preserve"> </w:t>
        </w:r>
      </w:ins>
      <m:oMath>
        <m:rad>
          <m:radPr>
            <m:degHide m:val="on"/>
          </m:radPr>
          <m:deg/>
          <m:e>
            <m:sSub>
              <m:e>
                <m:r>
                  <m:t>λ</m:t>
                </m:r>
              </m:e>
              <m:sub>
                <m:r>
                  <m:t>i</m:t>
                </m:r>
              </m:sub>
            </m:sSub>
          </m:e>
        </m:rad>
      </m:oMath>
      <w:ins w:id="23530" w:author="PR Preview" w:date="2026-01-01T00:00:00Z">
        <w:r>
          <w:t xml:space="preserve">, is defined.</w:t>
        </w:r>
      </w:ins>
      <w:ins w:id="23531" w:author="PR Preview" w:date="2026-01-01T00:00:00Z">
        <w:r>
          <w:t xml:space="preserve"> </w:t>
        </w:r>
      </w:ins>
      <w:ins w:id="23532" w:author="PR Preview" w:date="2026-01-01T00:00:00Z">
        <w:r>
          <w:t xml:space="preserve">Take</w:t>
        </w:r>
      </w:ins>
      <w:ins w:id="23533" w:author="PR Preview" w:date="2026-01-01T00:00:00Z">
        <w:r>
          <w:t xml:space="preserve"> </w:t>
        </w:r>
      </w:ins>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ins w:id="23534" w:author="PR Preview" w:date="2026-01-01T00:00:00Z">
        <w:r>
          <w:t xml:space="preserve">.</w:t>
        </w:r>
      </w:ins>
      <w:ins w:id="23535" w:author="PR Preview" w:date="2026-01-01T00:00:00Z">
        <w:r>
          <w:t xml:space="preserve"> </w:t>
        </w:r>
      </w:ins>
      <w:ins w:id="23536" w:author="PR Preview" w:date="2026-01-01T00:00:00Z">
        <w:r>
          <w:t xml:space="preserve">Since</w:t>
        </w:r>
      </w:ins>
      <w:ins w:id="23537" w:author="PR Preview" w:date="2026-01-01T00:00:00Z">
        <w:r>
          <w:t xml:space="preserve"> </w:t>
        </w:r>
      </w:ins>
      <m:oMath>
        <m:sSup>
          <m:e>
            <m:r>
              <m:rPr>
                <m:sty m:val="b"/>
              </m:rPr>
              <m:t>Λ</m:t>
            </m:r>
          </m:e>
          <m:sup>
            <m:r>
              <m:t>1</m:t>
            </m:r>
            <m:r>
              <m:rPr>
                <m:sty m:val="p"/>
              </m:rPr>
              <m:t>/</m:t>
            </m:r>
            <m:r>
              <m:t>2</m:t>
            </m:r>
          </m:sup>
        </m:sSup>
      </m:oMath>
      <w:ins w:id="23538" w:author="PR Preview" w:date="2026-01-01T00:00:00Z">
        <w:r>
          <w:t xml:space="preserve"> </w:t>
        </w:r>
      </w:ins>
      <w:ins w:id="23539" w:author="PR Preview" w:date="2026-01-01T00:00:00Z">
        <w:r>
          <w:t xml:space="preserve">is diagonal,</w:t>
        </w:r>
      </w:ins>
      <w:ins w:id="23540" w:author="PR Preview" w:date="2026-01-01T00:00:00Z">
        <w:r>
          <w:t xml:space="preserve"> </w:t>
        </w:r>
      </w:ins>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ins w:id="23541" w:author="PR Preview" w:date="2026-01-01T00:00:00Z">
        <w:r>
          <w:t xml:space="preserve">, and</w:t>
        </w:r>
      </w:ins>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23" w:name="thm-whitening-inner-product"/>
    <w:p>
      <w:pPr>
        <w:pStyle w:val="BodyText"/>
      </w:pPr>
      <w:del w:id="23542" w:author="PR Preview" w:date="2026-01-01T00:00:00Z">
        <w:r>
          <w:rPr>
            <w:b/>
            <w:bCs/>
          </w:rPr>
          <w:delText xml:space="preserve">Theorem 83 (A matrix-induced inner product is a dot product of transformed vectors)</w:delText>
        </w:r>
      </w:del>
      <w:del w:id="23543" w:author="PR Preview" w:date="2026-01-01T00:00:00Z">
        <w:r>
          <w:delText xml:space="preserve"> </w:delText>
        </w:r>
      </w:del>
      <w:del w:id="23544" w:author="PR Preview" w:date="2026-01-01T00:00:00Z">
        <w:r>
          <w:delText xml:space="preserve">Let</w:delText>
        </w:r>
      </w:del>
      <w:del w:id="23545" w:author="PR Preview" w:date="2026-01-01T00:00:00Z">
        <w:r>
          <w:delText xml:space="preserve"> </w:delText>
        </w:r>
      </w:del>
      <m:oMath>
        <m:r>
          <m:rPr>
            <m:sty m:val="bi"/>
          </m:rPr>
          <m:t>A</m:t>
        </m:r>
      </m:oMath>
      <w:del w:id="23546" w:author="PR Preview" w:date="2026-01-01T00:00:00Z">
        <w:r>
          <w:delText xml:space="preserve"> </w:delText>
        </w:r>
      </w:del>
      <w:del w:id="23547" w:author="PR Preview" w:date="2026-01-01T00:00:00Z">
        <w:r>
          <w:delText xml:space="preserve">be a</w:delText>
        </w:r>
      </w:del>
      <w:del w:id="23548" w:author="PR Preview" w:date="2026-01-01T00:00:00Z">
        <w:r>
          <w:delText xml:space="preserve"> </w:delText>
        </w:r>
      </w:del>
      <m:oMath>
        <m:r>
          <m:t>p</m:t>
        </m:r>
        <m:r>
          <m:rPr>
            <m:sty m:val="p"/>
          </m:rPr>
          <m:t>×</m:t>
        </m:r>
        <m:r>
          <m:t>p</m:t>
        </m:r>
      </m:oMath>
      <w:del w:id="23549" w:author="PR Preview" w:date="2026-01-01T00:00:00Z">
        <w:r>
          <w:delText xml:space="preserve"> </w:delText>
        </w:r>
      </w:del>
      <w:del w:id="23550" w:author="PR Preview" w:date="2026-01-01T00:00:00Z">
        <w:r>
          <w:delText xml:space="preserve">symmetric positive definite matrix,</w:delText>
        </w:r>
      </w:del>
      <w:del w:id="23551" w:author="PR Preview" w:date="2026-01-01T00:00:00Z">
        <w:r>
          <w:delText xml:space="preserve"> </w:delText>
        </w:r>
      </w:del>
      <w:del w:id="23552" w:author="PR Preview" w:date="2026-01-01T00:00:00Z">
        <w:r>
          <w:delText xml:space="preserve">and let</w:delText>
        </w:r>
      </w:del>
      <w:del w:id="23553" w:author="PR Preview" w:date="2026-01-01T00:00:00Z">
        <w:r>
          <w:delText xml:space="preserve"> </w:delText>
        </w:r>
      </w:del>
      <m:oMath>
        <m:r>
          <m:rPr>
            <m:sty m:val="bi"/>
          </m:rPr>
          <m:t>W</m:t>
        </m:r>
      </m:oMath>
      <w:del w:id="23554" w:author="PR Preview" w:date="2026-01-01T00:00:00Z">
        <w:r>
          <w:delText xml:space="preserve"> </w:delText>
        </w:r>
      </w:del>
      <w:del w:id="23555" w:author="PR Preview" w:date="2026-01-01T00:00:00Z">
        <w:r>
          <w:delText xml:space="preserve">be any</w:delText>
        </w:r>
      </w:del>
      <w:del w:id="23556" w:author="PR Preview" w:date="2026-01-01T00:00:00Z">
        <w:r>
          <w:delText xml:space="preserve"> </w:delText>
        </w:r>
      </w:del>
      <m:oMath>
        <m:r>
          <m:t>p</m:t>
        </m:r>
        <m:r>
          <m:rPr>
            <m:sty m:val="p"/>
          </m:rPr>
          <m:t>×</m:t>
        </m:r>
        <m:r>
          <m:t>p</m:t>
        </m:r>
      </m:oMath>
      <w:del w:id="23557" w:author="PR Preview" w:date="2026-01-01T00:00:00Z">
        <w:r>
          <w:delText xml:space="preserve"> </w:delText>
        </w:r>
      </w:del>
      <w:del w:id="23558" w:author="PR Preview" w:date="2026-01-01T00:00:00Z">
        <w:r>
          <w:delText xml:space="preserve">matrix with</w:delText>
        </w:r>
      </w:del>
      <w:del w:id="23559" w:author="PR Preview" w:date="2026-01-01T00:00:00Z">
        <w:r>
          <w:delText xml:space="preserve"> </w:delText>
        </w:r>
      </w:del>
      <m:oMath>
        <m:r>
          <m:rPr>
            <m:sty m:val="bi"/>
          </m:rPr>
          <m:t>A</m:t>
        </m:r>
        <m:r>
          <m:rPr>
            <m:sty m:val="p"/>
          </m:rPr>
          <m:t>=</m:t>
        </m:r>
        <m:sSup>
          <m:e>
            <m:r>
              <m:rPr>
                <m:sty m:val="bi"/>
              </m:rPr>
              <m:t>W</m:t>
            </m:r>
          </m:e>
          <m:sup>
            <m:r>
              <m:rPr>
                <m:sty m:val="p"/>
              </m:rPr>
              <m:t>⊤</m:t>
            </m:r>
          </m:sup>
        </m:sSup>
        <m:r>
          <m:rPr>
            <m:sty m:val="bi"/>
          </m:rPr>
          <m:t>W</m:t>
        </m:r>
      </m:oMath>
      <w:del w:id="23560" w:author="PR Preview" w:date="2026-01-01T00:00:00Z">
        <w:r>
          <w:delText xml:space="preserve">.</w:delText>
        </w:r>
      </w:del>
      <w:del w:id="23561" w:author="PR Preview" w:date="2026-01-01T00:00:00Z">
        <w:r>
          <w:delText xml:space="preserve"> </w:delText>
        </w:r>
      </w:del>
      <w:del w:id="23562" w:author="PR Preview" w:date="2026-01-01T00:00:00Z">
        <w:r>
          <w:delText xml:space="preserve">Then for all</w:delText>
        </w:r>
      </w:del>
      <w:del w:id="23563"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del w:id="23564" w:author="PR Preview" w:date="2026-01-01T00:00:00Z">
        <w:r>
          <w:delText xml:space="preserve">, the</w:delText>
        </w:r>
      </w:del>
      <w:del w:id="23565" w:author="PR Preview" w:date="2026-01-01T00:00:00Z">
        <w:r>
          <w:delText xml:space="preserve"> </w:delText>
        </w:r>
      </w:del>
      <m:oMath>
        <m:r>
          <m:rPr>
            <m:sty m:val="bi"/>
          </m:rPr>
          <m:t>A</m:t>
        </m:r>
      </m:oMath>
      <w:del w:id="23566" w:author="PR Preview" w:date="2026-01-01T00:00:00Z">
        <w:r>
          <w:delText xml:space="preserve">-inner product (</w:delText>
        </w:r>
      </w:del>
      <w:hyperlink w:anchor="def-matrix-induced-inner-product">
        <w:del w:id="23567" w:author="PR Preview" w:date="2026-01-01T00:00:00Z">
          <w:r>
            <w:rPr>
              <w:rStyle w:val="Hyperlink"/>
            </w:rPr>
            <w:delText xml:space="preserve">Definition 104</w:delText>
          </w:r>
        </w:del>
      </w:hyperlink>
      <w:del w:id="23568" w:author="PR Preview" w:date="2026-01-01T00:00:00Z">
        <w:r>
          <w:delText xml:space="preserve">) satisfies</w:delText>
        </w:r>
      </w:del>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rPr>
              <m:sty m:val="p"/>
            </m:rPr>
            <m:t>=</m:t>
          </m:r>
          <m:r>
            <m:rPr>
              <m:sty m:val="p"/>
            </m:rPr>
            <m:t>(</m:t>
          </m:r>
          <m:r>
            <m:rPr>
              <m:sty m:val="bi"/>
            </m:rPr>
            <m:t>W</m:t>
          </m:r>
          <m:limLow>
            <m:e>
              <m:r>
                <m:t>x</m:t>
              </m:r>
            </m:e>
            <m:lim>
              <m:r>
                <m:rPr>
                  <m:sty m:val="p"/>
                </m:rPr>
                <m:t>∼</m:t>
              </m:r>
            </m:lim>
          </m:limLow>
          <m:r>
            <m:rPr>
              <m:sty m:val="p"/>
            </m:rPr>
            <m:t>)</m:t>
          </m:r>
          <m:r>
            <m:rPr>
              <m:sty m:val="p"/>
            </m:rPr>
            <m:t>⋅</m:t>
          </m:r>
          <m:r>
            <m:rPr>
              <m:sty m:val="p"/>
            </m:rPr>
            <m:t>(</m:t>
          </m:r>
          <m:r>
            <m:rPr>
              <m:sty m:val="bi"/>
            </m:rPr>
            <m:t>W</m:t>
          </m:r>
          <m:limLow>
            <m:e>
              <m:r>
                <m:t>y</m:t>
              </m:r>
            </m:e>
            <m:lim>
              <m:r>
                <m:rPr>
                  <m:sty m:val="p"/>
                </m:rPr>
                <m:t>∼</m:t>
              </m:r>
            </m:lim>
          </m:limLow>
          <m:r>
            <m:rPr>
              <m:sty m:val="p"/>
            </m:rPr>
            <m:t>)</m:t>
          </m:r>
          <m:r>
            <m:rPr>
              <m:sty m:val="p"/>
            </m:rPr>
            <m:t>.</m:t>
          </m:r>
        </m:oMath>
      </m:oMathPara>
    </w:p>
    <w:p>
      <w:pPr>
        <w:pStyle w:val="BodyText"/>
      </w:pPr>
      <w:ins w:id="23569" w:author="PR Preview" w:date="2026-01-01T00:00:00Z">
        <w:r>
          <w:rPr>
            <w:b/>
            <w:bCs/>
          </w:rPr>
          <w:t xml:space="preserve">Theorem 84 (A matrix-induced inner product is a dot product of transformed vectors)</w:t>
        </w:r>
      </w:ins>
      <w:ins w:id="23570" w:author="PR Preview" w:date="2026-01-01T00:00:00Z">
        <w:r>
          <w:t xml:space="preserve"> </w:t>
        </w:r>
      </w:ins>
      <w:ins w:id="23571" w:author="PR Preview" w:date="2026-01-01T00:00:00Z">
        <w:r>
          <w:t xml:space="preserve">Let</w:t>
        </w:r>
      </w:ins>
      <w:ins w:id="23572" w:author="PR Preview" w:date="2026-01-01T00:00:00Z">
        <w:r>
          <w:t xml:space="preserve"> </w:t>
        </w:r>
      </w:ins>
      <m:oMath>
        <m:r>
          <m:rPr>
            <m:sty m:val="bi"/>
          </m:rPr>
          <m:t>A</m:t>
        </m:r>
      </m:oMath>
      <w:ins w:id="23573" w:author="PR Preview" w:date="2026-01-01T00:00:00Z">
        <w:r>
          <w:t xml:space="preserve"> </w:t>
        </w:r>
      </w:ins>
      <w:ins w:id="23574" w:author="PR Preview" w:date="2026-01-01T00:00:00Z">
        <w:r>
          <w:t xml:space="preserve">be a</w:t>
        </w:r>
      </w:ins>
      <w:ins w:id="23575" w:author="PR Preview" w:date="2026-01-01T00:00:00Z">
        <w:r>
          <w:t xml:space="preserve"> </w:t>
        </w:r>
      </w:ins>
      <m:oMath>
        <m:r>
          <m:t>p</m:t>
        </m:r>
        <m:r>
          <m:rPr>
            <m:sty m:val="p"/>
          </m:rPr>
          <m:t>×</m:t>
        </m:r>
        <m:r>
          <m:t>p</m:t>
        </m:r>
      </m:oMath>
      <w:ins w:id="23576" w:author="PR Preview" w:date="2026-01-01T00:00:00Z">
        <w:r>
          <w:t xml:space="preserve"> </w:t>
        </w:r>
      </w:ins>
      <w:ins w:id="23577" w:author="PR Preview" w:date="2026-01-01T00:00:00Z">
        <w:r>
          <w:t xml:space="preserve">symmetric positive definite matrix,</w:t>
        </w:r>
      </w:ins>
      <w:ins w:id="23578" w:author="PR Preview" w:date="2026-01-01T00:00:00Z">
        <w:r>
          <w:t xml:space="preserve"> </w:t>
        </w:r>
      </w:ins>
      <w:ins w:id="23579" w:author="PR Preview" w:date="2026-01-01T00:00:00Z">
        <w:r>
          <w:t xml:space="preserve">and let</w:t>
        </w:r>
      </w:ins>
      <w:ins w:id="23580" w:author="PR Preview" w:date="2026-01-01T00:00:00Z">
        <w:r>
          <w:t xml:space="preserve"> </w:t>
        </w:r>
      </w:ins>
      <m:oMath>
        <m:r>
          <m:rPr>
            <m:sty m:val="bi"/>
          </m:rPr>
          <m:t>W</m:t>
        </m:r>
      </m:oMath>
      <w:ins w:id="23581" w:author="PR Preview" w:date="2026-01-01T00:00:00Z">
        <w:r>
          <w:t xml:space="preserve"> </w:t>
        </w:r>
      </w:ins>
      <w:ins w:id="23582" w:author="PR Preview" w:date="2026-01-01T00:00:00Z">
        <w:r>
          <w:t xml:space="preserve">be any</w:t>
        </w:r>
      </w:ins>
      <w:ins w:id="23583" w:author="PR Preview" w:date="2026-01-01T00:00:00Z">
        <w:r>
          <w:t xml:space="preserve"> </w:t>
        </w:r>
      </w:ins>
      <m:oMath>
        <m:r>
          <m:t>p</m:t>
        </m:r>
        <m:r>
          <m:rPr>
            <m:sty m:val="p"/>
          </m:rPr>
          <m:t>×</m:t>
        </m:r>
        <m:r>
          <m:t>p</m:t>
        </m:r>
      </m:oMath>
      <w:ins w:id="23584" w:author="PR Preview" w:date="2026-01-01T00:00:00Z">
        <w:r>
          <w:t xml:space="preserve"> </w:t>
        </w:r>
      </w:ins>
      <w:ins w:id="23585" w:author="PR Preview" w:date="2026-01-01T00:00:00Z">
        <w:r>
          <w:t xml:space="preserve">matrix with</w:t>
        </w:r>
      </w:ins>
      <w:ins w:id="23586" w:author="PR Preview" w:date="2026-01-01T00:00:00Z">
        <w:r>
          <w:t xml:space="preserve"> </w:t>
        </w:r>
      </w:ins>
      <m:oMath>
        <m:r>
          <m:rPr>
            <m:sty m:val="bi"/>
          </m:rPr>
          <m:t>A</m:t>
        </m:r>
        <m:r>
          <m:rPr>
            <m:sty m:val="p"/>
          </m:rPr>
          <m:t>=</m:t>
        </m:r>
        <m:sSup>
          <m:e>
            <m:r>
              <m:rPr>
                <m:sty m:val="bi"/>
              </m:rPr>
              <m:t>W</m:t>
            </m:r>
          </m:e>
          <m:sup>
            <m:r>
              <m:rPr>
                <m:sty m:val="p"/>
              </m:rPr>
              <m:t>⊤</m:t>
            </m:r>
          </m:sup>
        </m:sSup>
        <m:r>
          <m:rPr>
            <m:sty m:val="bi"/>
          </m:rPr>
          <m:t>W</m:t>
        </m:r>
      </m:oMath>
      <w:ins w:id="23587" w:author="PR Preview" w:date="2026-01-01T00:00:00Z">
        <w:r>
          <w:t xml:space="preserve">.</w:t>
        </w:r>
      </w:ins>
      <w:ins w:id="23588" w:author="PR Preview" w:date="2026-01-01T00:00:00Z">
        <w:r>
          <w:t xml:space="preserve"> </w:t>
        </w:r>
      </w:ins>
      <w:ins w:id="23589" w:author="PR Preview" w:date="2026-01-01T00:00:00Z">
        <w:r>
          <w:t xml:space="preserve">Then for all</w:t>
        </w:r>
      </w:ins>
      <w:ins w:id="23590" w:author="PR Preview" w:date="2026-01-01T00:00:00Z">
        <w:r>
          <w:t xml:space="preserve"> </w:t>
        </w:r>
      </w:ins>
      <w:ins w:id="23591" w:author="PR Preview" w:date="2026-01-01T00:00:00Z">
        <w:r>
          <w:t xml:space="preserve">$\mathord{\smash[b]{\underset{\raise.3ex\hbox{$\scriptstyle\sim$}}{x}}\vphantom{x}}, \mathord{\smash[b]{\underset{\raise.3ex\hbox{$\scriptstyle\sim$}}{y}}\vphantom{y}}\in \mathbb{R}^p$</w:t>
        </w:r>
      </w:ins>
      <w:ins w:id="23592" w:author="PR Preview" w:date="2026-01-01T00:00:00Z">
        <w:r>
          <w:t xml:space="preserve">, the</w:t>
        </w:r>
      </w:ins>
      <w:ins w:id="23593" w:author="PR Preview" w:date="2026-01-01T00:00:00Z">
        <w:r>
          <w:t xml:space="preserve"> </w:t>
        </w:r>
      </w:ins>
      <m:oMath>
        <m:r>
          <m:rPr>
            <m:sty m:val="bi"/>
          </m:rPr>
          <m:t>A</m:t>
        </m:r>
      </m:oMath>
      <w:ins w:id="23594" w:author="PR Preview" w:date="2026-01-01T00:00:00Z">
        <w:r>
          <w:t xml:space="preserve">-inner product (</w:t>
        </w:r>
      </w:ins>
      <w:hyperlink w:anchor="def-matrix-induced-inner-product">
        <w:ins w:id="23595" w:author="PR Preview" w:date="2026-01-01T00:00:00Z">
          <w:r>
            <w:rPr>
              <w:rStyle w:val="Hyperlink"/>
            </w:rPr>
            <w:t xml:space="preserve">Definition 104</w:t>
          </w:r>
        </w:ins>
      </w:hyperlink>
      <w:ins w:id="23596" w:author="PR Preview" w:date="2026-01-01T00:00:00Z">
        <w:r>
          <w:t xml:space="preserve">) satisfies</w:t>
        </w:r>
      </w:ins>
    </w:p>
    <w:p>
      <w:pPr>
        <w:pStyle w:val="BodyText"/>
      </w:pPr>
      <w:ins w:id="23597" w:author="PR Preview" w:date="2026-01-01T00:00:00Z">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ins>
    </w:p>
    <w:bookmarkEnd w:id="52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rPr>
                  <m:sty m:val="p"/>
                </m:rPr>
                <m:t>=</m:t>
              </m:r>
              <m:sSup>
                <m:e>
                  <m:limLow>
                    <m:e>
                      <m:r>
                        <m:t>x</m:t>
                      </m:r>
                    </m:e>
                    <m:lim>
                      <m:r>
                        <m:rPr>
                          <m:sty m:val="p"/>
                        </m:rPr>
                        <m:t>∼</m:t>
                      </m:r>
                    </m:lim>
                  </m:limLow>
                </m:e>
                <m:sup>
                  <m:r>
                    <m:rPr>
                      <m:sty m:val="p"/>
                    </m:rPr>
                    <m:t>⊤</m:t>
                  </m:r>
                </m:sup>
              </m:sSup>
              <m:sSup>
                <m:e>
                  <m:r>
                    <m:rPr>
                      <m:sty m:val="bi"/>
                    </m:rPr>
                    <m:t>W</m:t>
                  </m:r>
                </m:e>
                <m:sup>
                  <m:r>
                    <m:rPr>
                      <m:sty m:val="p"/>
                    </m:rPr>
                    <m:t>⊤</m:t>
                  </m:r>
                </m:sup>
              </m:sSup>
              <m:r>
                <m:rPr>
                  <m:sty m:val="bi"/>
                </m:rPr>
                <m:t>W</m:t>
              </m:r>
              <m:limLow>
                <m:e>
                  <m:r>
                    <m:t>y</m:t>
                  </m:r>
                </m:e>
                <m:lim>
                  <m:r>
                    <m:rPr>
                      <m:sty m:val="p"/>
                    </m:rPr>
                    <m:t>∼</m:t>
                  </m:r>
                </m:lim>
              </m:limLow>
            </m:e>
            <m:e>
              <m:r>
                <m:t>&amp;</m:t>
              </m:r>
              <m:r>
                <m:rPr>
                  <m:sty m:val="p"/>
                </m:rPr>
                <m:t>=</m:t>
              </m:r>
              <m:sSup>
                <m:e>
                  <m:r>
                    <m:rPr>
                      <m:sty m:val="p"/>
                    </m:rPr>
                    <m:t>(</m:t>
                  </m:r>
                  <m:r>
                    <m:rPr>
                      <m:sty m:val="bi"/>
                    </m:rPr>
                    <m:t>W</m:t>
                  </m:r>
                  <m:limLow>
                    <m:e>
                      <m:r>
                        <m:t>x</m:t>
                      </m:r>
                    </m:e>
                    <m:lim>
                      <m:r>
                        <m:rPr>
                          <m:sty m:val="p"/>
                        </m:rPr>
                        <m:t>∼</m:t>
                      </m:r>
                    </m:lim>
                  </m:limLow>
                  <m:r>
                    <m:rPr>
                      <m:sty m:val="p"/>
                    </m:rPr>
                    <m:t>)</m:t>
                  </m:r>
                </m:e>
                <m:sup>
                  <m:r>
                    <m:rPr>
                      <m:sty m:val="p"/>
                    </m:rPr>
                    <m:t>⊤</m:t>
                  </m:r>
                </m:sup>
              </m:sSup>
              <m:r>
                <m:rPr>
                  <m:sty m:val="p"/>
                </m:rPr>
                <m:t>(</m:t>
              </m:r>
              <m:r>
                <m:rPr>
                  <m:sty m:val="bi"/>
                </m:rPr>
                <m:t>W</m:t>
              </m:r>
              <m:limLow>
                <m:e>
                  <m:r>
                    <m:t>y</m:t>
                  </m:r>
                </m:e>
                <m:lim>
                  <m:r>
                    <m:rPr>
                      <m:sty m:val="p"/>
                    </m:rPr>
                    <m:t>∼</m:t>
                  </m:r>
                </m:lim>
              </m:limLow>
              <m:r>
                <m:rPr>
                  <m:sty m:val="p"/>
                </m:rPr>
                <m:t>)</m:t>
              </m:r>
            </m:e>
            <m:e>
              <m:r>
                <m:t>&amp;</m:t>
              </m:r>
              <m:r>
                <m:rPr>
                  <m:sty m:val="p"/>
                </m:rPr>
                <m:t>=</m:t>
              </m:r>
              <m:r>
                <m:rPr>
                  <m:sty m:val="p"/>
                </m:rPr>
                <m:t>(</m:t>
              </m:r>
              <m:r>
                <m:rPr>
                  <m:sty m:val="bi"/>
                </m:rPr>
                <m:t>W</m:t>
              </m:r>
              <m:limLow>
                <m:e>
                  <m:r>
                    <m:t>x</m:t>
                  </m:r>
                </m:e>
                <m:lim>
                  <m:r>
                    <m:rPr>
                      <m:sty m:val="p"/>
                    </m:rPr>
                    <m:t>∼</m:t>
                  </m:r>
                </m:lim>
              </m:limLow>
              <m:r>
                <m:rPr>
                  <m:sty m:val="p"/>
                </m:rPr>
                <m:t>)</m:t>
              </m:r>
              <m:r>
                <m:rPr>
                  <m:sty m:val="p"/>
                </m:rPr>
                <m:t>⋅</m:t>
              </m:r>
              <m:r>
                <m:rPr>
                  <m:sty m:val="p"/>
                </m:rPr>
                <m:t>(</m:t>
              </m:r>
              <m:r>
                <m:rPr>
                  <m:sty m:val="bi"/>
                </m:rPr>
                <m:t>W</m:t>
              </m:r>
              <m:limLow>
                <m:e>
                  <m:r>
                    <m:t>y</m:t>
                  </m:r>
                </m:e>
                <m:lim>
                  <m:r>
                    <m:rPr>
                      <m:sty m:val="p"/>
                    </m:rPr>
                    <m:t>∼</m:t>
                  </m:r>
                </m:lim>
              </m:limLow>
              <m:r>
                <m:rPr>
                  <m:sty m:val="p"/>
                </m:rPr>
                <m:t>)</m:t>
              </m:r>
              <m:r>
                <m:rPr>
                  <m:sty m:val="p"/>
                </m:rPr>
                <m:t>.</m:t>
              </m:r>
            </m:e>
          </m:eqArr>
        </m:oMath>
      </m:oMathPara>
    </w:p>
    <w:p>
      <w:pPr>
        <w:pStyle w:val="FirstParagraph"/>
      </w:pPr>
      <w:del w:id="23598" w:author="PR Preview" w:date="2026-01-01T00:00:00Z">
        <w:r>
          <w:rPr>
            <w:i/>
            <w:iCs/>
          </w:rPr>
          <w:delText xml:space="preserve">Remark 44</w:delText>
        </w:r>
      </w:del>
      <w:del w:id="23599" w:author="PR Preview" w:date="2026-01-01T00:00:00Z">
        <w:r>
          <w:delText xml:space="preserve"> (Inner product spaces in machine learning). </w:delText>
        </w:r>
      </w:del>
      <w:del w:id="23600" w:author="PR Preview" w:date="2026-01-01T00:00:00Z">
        <w:r>
          <w:delText xml:space="preserve">In machine learning and statistics, choosing or learning an inner product space</w:delText>
        </w:r>
      </w:del>
      <w:del w:id="23601" w:author="PR Preview" w:date="2026-01-01T00:00:00Z">
        <w:r>
          <w:delText xml:space="preserve"> </w:delText>
        </w:r>
      </w:del>
      <w:del w:id="23602" w:author="PR Preview" w:date="2026-01-01T00:00:00Z">
        <w:r>
          <w:delText xml:space="preserve">tailors geometric notions of distance, angle, and projection to the structure of the data:</w:delText>
        </w:r>
      </w:del>
    </w:p>
    <w:p>
      <w:pPr>
        <w:numPr>
          <w:ilvl w:val="0"/>
          <w:numId w:val="1080"/>
        </w:numPr>
      </w:pPr>
      <w:del w:id="23603" w:author="PR Preview" w:date="2026-01-01T00:00:00Z">
        <w:r>
          <w:rPr>
            <w:b/>
            <w:bCs/>
          </w:rPr>
          <w:delText xml:space="preserve">Mahalanobis metric and whitening</w:delText>
        </w:r>
      </w:del>
      <w:del w:id="23604" w:author="PR Preview" w:date="2026-01-01T00:00:00Z">
        <w:r>
          <w:delText xml:space="preserve">:</w:delText>
        </w:r>
      </w:del>
      <w:del w:id="23605" w:author="PR Preview" w:date="2026-01-01T00:00:00Z">
        <w:r>
          <w:delText xml:space="preserve"> </w:delText>
        </w:r>
      </w:del>
      <w:del w:id="23606" w:author="PR Preview" w:date="2026-01-01T00:00:00Z">
        <w:r>
          <w:delText xml:space="preserve">Standard Euclidean distance treats all coordinate axes identically, ignoring feature correlations and variance differences.</w:delText>
        </w:r>
      </w:del>
      <w:del w:id="23607" w:author="PR Preview" w:date="2026-01-01T00:00:00Z">
        <w:r>
          <w:delText xml:space="preserve"> </w:delText>
        </w:r>
      </w:del>
      <w:del w:id="23608" w:author="PR Preview" w:date="2026-01-01T00:00:00Z">
        <w:r>
          <w:delText xml:space="preserve">If data features have a symmetric positive definite covariance matrix</w:delText>
        </w:r>
      </w:del>
      <w:del w:id="23609" w:author="PR Preview" w:date="2026-01-01T00:00:00Z">
        <w:r>
          <w:delText xml:space="preserve"> </w:delText>
        </w:r>
      </w:del>
      <m:oMath>
        <m:r>
          <m:rPr>
            <m:sty m:val="b"/>
          </m:rPr>
          <m:t>Σ</m:t>
        </m:r>
      </m:oMath>
      <w:del w:id="23610" w:author="PR Preview" w:date="2026-01-01T00:00:00Z">
        <w:r>
          <w:delText xml:space="preserve"> </w:delText>
        </w:r>
      </w:del>
      <w:del w:id="23611" w:author="PR Preview" w:date="2026-01-01T00:00:00Z">
        <w:r>
          <w:delText xml:space="preserve">(</w:delText>
        </w:r>
      </w:del>
      <w:hyperlink w:anchor="def-positive-definite">
        <w:del w:id="23612" w:author="PR Preview" w:date="2026-01-01T00:00:00Z">
          <w:r>
            <w:rPr>
              <w:rStyle w:val="Hyperlink"/>
            </w:rPr>
            <w:delText xml:space="preserve">Definition 101</w:delText>
          </w:r>
        </w:del>
      </w:hyperlink>
      <w:del w:id="23613" w:author="PR Preview" w:date="2026-01-01T00:00:00Z">
        <w:r>
          <w:delText xml:space="preserve">),</w:delText>
        </w:r>
      </w:del>
      <w:del w:id="23614" w:author="PR Preview" w:date="2026-01-01T00:00:00Z">
        <w:r>
          <w:delText xml:space="preserve"> </w:delText>
        </w:r>
      </w:del>
      <w:del w:id="23615" w:author="PR Preview" w:date="2026-01-01T00:00:00Z">
        <w:r>
          <w:delText xml:space="preserve">the precision matrix</w:delText>
        </w:r>
      </w:del>
      <w:del w:id="23616" w:author="PR Preview" w:date="2026-01-01T00:00:00Z">
        <w:r>
          <w:delText xml:space="preserve"> </w:delText>
        </w:r>
      </w:del>
      <m:oMath>
        <m:r>
          <m:rPr>
            <m:sty m:val="bi"/>
          </m:rPr>
          <m:t>A</m:t>
        </m:r>
        <m:r>
          <m:rPr>
            <m:sty m:val="p"/>
          </m:rPr>
          <m:t>=</m:t>
        </m:r>
        <m:sSup>
          <m:e>
            <m:r>
              <m:rPr>
                <m:sty m:val="b"/>
              </m:rPr>
              <m:t>Σ</m:t>
            </m:r>
          </m:e>
          <m:sup>
            <m:r>
              <m:rPr>
                <m:sty m:val="p"/>
              </m:rPr>
              <m:t>−</m:t>
            </m:r>
            <m:r>
              <m:t>1</m:t>
            </m:r>
          </m:sup>
        </m:sSup>
      </m:oMath>
      <w:del w:id="23617" w:author="PR Preview" w:date="2026-01-01T00:00:00Z">
        <w:r>
          <w:delText xml:space="preserve"> </w:delText>
        </w:r>
      </w:del>
      <w:del w:id="23618" w:author="PR Preview" w:date="2026-01-01T00:00:00Z">
        <w:r>
          <w:delText xml:space="preserve">(</w:delText>
        </w:r>
      </w:del>
      <w:hyperlink w:anchor="thm-pd-inverse">
        <w:del w:id="23619" w:author="PR Preview" w:date="2026-01-01T00:00:00Z">
          <w:r>
            <w:rPr>
              <w:rStyle w:val="Hyperlink"/>
            </w:rPr>
            <w:delText xml:space="preserve">Theorem 81</w:delText>
          </w:r>
        </w:del>
      </w:hyperlink>
      <w:del w:id="23620" w:author="PR Preview" w:date="2026-01-01T00:00:00Z">
        <w:r>
          <w:delText xml:space="preserve">) defines the Mahalanobis inner product</w:delText>
        </w:r>
      </w:del>
      <w:del w:id="23621"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sSup>
              <m:e>
                <m:r>
                  <m:rPr>
                    <m:sty m:val="b"/>
                  </m:rPr>
                  <m:t>Σ</m:t>
                </m:r>
              </m:e>
              <m:sup>
                <m:r>
                  <m:rPr>
                    <m:sty m:val="p"/>
                  </m:rPr>
                  <m:t>−</m:t>
                </m:r>
                <m:r>
                  <m:t>1</m:t>
                </m:r>
              </m:sup>
            </m:sSup>
          </m:sub>
        </m:sSub>
        <m:r>
          <m:rPr>
            <m:sty m:val="p"/>
          </m:rPr>
          <m:t>=</m:t>
        </m:r>
        <m:sSup>
          <m:e>
            <m:limLow>
              <m:e>
                <m:r>
                  <m:t>x</m:t>
                </m:r>
              </m:e>
              <m:lim>
                <m:r>
                  <m:rPr>
                    <m:sty m:val="p"/>
                  </m:rPr>
                  <m:t>∼</m:t>
                </m:r>
              </m:lim>
            </m:limLow>
          </m:e>
          <m:sup>
            <m:r>
              <m:rPr>
                <m:sty m:val="p"/>
              </m:rPr>
              <m:t>⊤</m:t>
            </m:r>
          </m:sup>
        </m:sSup>
        <m:sSup>
          <m:e>
            <m:r>
              <m:rPr>
                <m:sty m:val="b"/>
              </m:rPr>
              <m:t>Σ</m:t>
            </m:r>
          </m:e>
          <m:sup>
            <m:r>
              <m:rPr>
                <m:sty m:val="p"/>
              </m:rPr>
              <m:t>−</m:t>
            </m:r>
            <m:r>
              <m:t>1</m:t>
            </m:r>
          </m:sup>
        </m:sSup>
        <m:limLow>
          <m:e>
            <m:r>
              <m:t>y</m:t>
            </m:r>
          </m:e>
          <m:lim>
            <m:r>
              <m:rPr>
                <m:sty m:val="p"/>
              </m:rPr>
              <m:t>∼</m:t>
            </m:r>
          </m:lim>
        </m:limLow>
      </m:oMath>
      <w:del w:id="23622" w:author="PR Preview" w:date="2026-01-01T00:00:00Z">
        <w:r>
          <w:delText xml:space="preserve">.</w:delText>
        </w:r>
      </w:del>
      <w:del w:id="23623" w:author="PR Preview" w:date="2026-01-01T00:00:00Z">
        <w:r>
          <w:delText xml:space="preserve"> </w:delText>
        </w:r>
      </w:del>
      <w:del w:id="23624" w:author="PR Preview" w:date="2026-01-01T00:00:00Z">
        <w:r>
          <w:delText xml:space="preserve">The induced distance</w:delText>
        </w:r>
      </w:del>
      <w:del w:id="23625" w:author="PR Preview" w:date="2026-01-01T00:00:00Z">
        <w:r>
          <w:delText xml:space="preserve"> </w:delText>
        </w:r>
      </w:del>
      <m:oMath>
        <m:sSub>
          <m:e>
            <m:r>
              <m:t>d</m:t>
            </m:r>
          </m:e>
          <m:sub>
            <m:sSup>
              <m:e>
                <m:r>
                  <m:rPr>
                    <m:sty m:val="b"/>
                  </m:rPr>
                  <m:t>Σ</m:t>
                </m:r>
              </m:e>
              <m:sup>
                <m:r>
                  <m:rPr>
                    <m:sty m:val="p"/>
                  </m:rPr>
                  <m:t>−</m:t>
                </m:r>
                <m:r>
                  <m:t>1</m:t>
                </m:r>
              </m:sup>
            </m:sSup>
          </m:sub>
        </m:sSub>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ad>
          <m:radPr>
            <m:degHide m:val="on"/>
          </m:radPr>
          <m:deg/>
          <m:e>
            <m:sSup>
              <m:e>
                <m:r>
                  <m:rPr>
                    <m:sty m:val="p"/>
                  </m:rPr>
                  <m:t>(</m:t>
                </m:r>
                <m:limLow>
                  <m:e>
                    <m:r>
                      <m:t>x</m:t>
                    </m:r>
                  </m:e>
                  <m:lim>
                    <m:r>
                      <m:rPr>
                        <m:sty m:val="p"/>
                      </m:rPr>
                      <m:t>∼</m:t>
                    </m:r>
                  </m:lim>
                </m:limLow>
                <m:r>
                  <m:rPr>
                    <m:sty m:val="p"/>
                  </m:rPr>
                  <m:t>−</m:t>
                </m:r>
                <m:limLow>
                  <m:e>
                    <m:r>
                      <m:t>y</m:t>
                    </m:r>
                  </m:e>
                  <m:lim>
                    <m:r>
                      <m:rPr>
                        <m:sty m:val="p"/>
                      </m:rPr>
                      <m:t>∼</m:t>
                    </m:r>
                  </m:lim>
                </m:limLow>
                <m:r>
                  <m:rPr>
                    <m:sty m:val="p"/>
                  </m:rPr>
                  <m:t>)</m:t>
                </m:r>
              </m:e>
              <m:sup>
                <m:r>
                  <m:rPr>
                    <m:sty m:val="p"/>
                  </m:rPr>
                  <m:t>⊤</m:t>
                </m:r>
              </m:sup>
            </m:sSup>
            <m:sSup>
              <m:e>
                <m:r>
                  <m:rPr>
                    <m:sty m:val="b"/>
                  </m:rPr>
                  <m:t>Σ</m:t>
                </m:r>
              </m:e>
              <m:sup>
                <m:r>
                  <m:rPr>
                    <m:sty m:val="p"/>
                  </m:rPr>
                  <m:t>−</m:t>
                </m:r>
                <m:r>
                  <m:t>1</m:t>
                </m:r>
              </m:sup>
            </m:sSup>
            <m:r>
              <m:rPr>
                <m:sty m:val="p"/>
              </m:rPr>
              <m:t>(</m:t>
            </m:r>
            <m:limLow>
              <m:e>
                <m:r>
                  <m:t>x</m:t>
                </m:r>
              </m:e>
              <m:lim>
                <m:r>
                  <m:rPr>
                    <m:sty m:val="p"/>
                  </m:rPr>
                  <m:t>∼</m:t>
                </m:r>
              </m:lim>
            </m:limLow>
            <m:r>
              <m:rPr>
                <m:sty m:val="p"/>
              </m:rPr>
              <m:t>−</m:t>
            </m:r>
            <m:limLow>
              <m:e>
                <m:r>
                  <m:t>y</m:t>
                </m:r>
              </m:e>
              <m:lim>
                <m:r>
                  <m:rPr>
                    <m:sty m:val="p"/>
                  </m:rPr>
                  <m:t>∼</m:t>
                </m:r>
              </m:lim>
            </m:limLow>
            <m:r>
              <m:rPr>
                <m:sty m:val="p"/>
              </m:rPr>
              <m:t>)</m:t>
            </m:r>
          </m:e>
        </m:rad>
      </m:oMath>
      <w:del w:id="23626" w:author="PR Preview" w:date="2026-01-01T00:00:00Z">
        <w:r>
          <w:delText xml:space="preserve"> </w:delText>
        </w:r>
      </w:del>
      <w:del w:id="23627" w:author="PR Preview" w:date="2026-01-01T00:00:00Z">
        <w:r>
          <w:delText xml:space="preserve">measures statistical distance normalized by variance along each principal direction.</w:delText>
        </w:r>
      </w:del>
      <w:del w:id="23628" w:author="PR Preview" w:date="2026-01-01T00:00:00Z">
        <w:r>
          <w:delText xml:space="preserve"> </w:delText>
        </w:r>
      </w:del>
      <w:del w:id="23629" w:author="PR Preview" w:date="2026-01-01T00:00:00Z">
        <w:r>
          <w:delText xml:space="preserve">Factoring</w:delText>
        </w:r>
      </w:del>
      <w:del w:id="23630" w:author="PR Preview" w:date="2026-01-01T00:00:00Z">
        <w:r>
          <w:delText xml:space="preserve"> </w:delText>
        </w:r>
      </w:del>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del w:id="23631" w:author="PR Preview" w:date="2026-01-01T00:00:00Z">
        <w:r>
          <w:delText xml:space="preserve"> </w:delText>
        </w:r>
      </w:del>
      <w:del w:id="23632" w:author="PR Preview" w:date="2026-01-01T00:00:00Z">
        <w:r>
          <w:delText xml:space="preserve">(via Cholesky or spectral decomposition,</w:delText>
        </w:r>
      </w:del>
      <w:del w:id="23633" w:author="PR Preview" w:date="2026-01-01T00:00:00Z">
        <w:r>
          <w:delText xml:space="preserve"> </w:delText>
        </w:r>
      </w:del>
      <w:hyperlink w:anchor="cor-pd-transpose-product">
        <w:del w:id="23634" w:author="PR Preview" w:date="2026-01-01T00:00:00Z">
          <w:r>
            <w:rPr>
              <w:rStyle w:val="Hyperlink"/>
            </w:rPr>
            <w:delText xml:space="preserve">Corollary 10</w:delText>
          </w:r>
        </w:del>
      </w:hyperlink>
      <w:del w:id="23635" w:author="PR Preview" w:date="2026-01-01T00:00:00Z">
        <w:r>
          <w:delText xml:space="preserve">),</w:delText>
        </w:r>
      </w:del>
      <w:del w:id="23636" w:author="PR Preview" w:date="2026-01-01T00:00:00Z">
        <w:r>
          <w:delText xml:space="preserve"> </w:delText>
        </w:r>
      </w:del>
      <w:del w:id="23637" w:author="PR Preview" w:date="2026-01-01T00:00:00Z">
        <w:r>
          <w:delText xml:space="preserve">this inner product is the Euclidean dot product of the whitened vectors</w:delText>
        </w:r>
      </w:del>
      <w:del w:id="23638" w:author="PR Preview" w:date="2026-01-01T00:00:00Z">
        <w:r>
          <w:delText xml:space="preserve"> </w:delText>
        </w:r>
      </w:del>
      <m:oMath>
        <m:r>
          <m:rPr>
            <m:sty m:val="bi"/>
          </m:rPr>
          <m:t>W</m:t>
        </m:r>
        <m:limLow>
          <m:e>
            <m:r>
              <m:t>x</m:t>
            </m:r>
          </m:e>
          <m:lim>
            <m:r>
              <m:rPr>
                <m:sty m:val="p"/>
              </m:rPr>
              <m:t>∼</m:t>
            </m:r>
          </m:lim>
        </m:limLow>
      </m:oMath>
      <w:del w:id="23639" w:author="PR Preview" w:date="2026-01-01T00:00:00Z">
        <w:r>
          <w:delText xml:space="preserve"> </w:delText>
        </w:r>
      </w:del>
      <w:del w:id="23640" w:author="PR Preview" w:date="2026-01-01T00:00:00Z">
        <w:r>
          <w:delText xml:space="preserve">and</w:delText>
        </w:r>
      </w:del>
      <w:del w:id="23641" w:author="PR Preview" w:date="2026-01-01T00:00:00Z">
        <w:r>
          <w:delText xml:space="preserve"> </w:delText>
        </w:r>
      </w:del>
      <m:oMath>
        <m:r>
          <m:rPr>
            <m:sty m:val="bi"/>
          </m:rPr>
          <m:t>W</m:t>
        </m:r>
        <m:limLow>
          <m:e>
            <m:r>
              <m:t>y</m:t>
            </m:r>
          </m:e>
          <m:lim>
            <m:r>
              <m:rPr>
                <m:sty m:val="p"/>
              </m:rPr>
              <m:t>∼</m:t>
            </m:r>
          </m:lim>
        </m:limLow>
      </m:oMath>
      <w:del w:id="23642" w:author="PR Preview" w:date="2026-01-01T00:00:00Z">
        <w:r>
          <w:delText xml:space="preserve"> </w:delText>
        </w:r>
      </w:del>
      <w:del w:id="23643" w:author="PR Preview" w:date="2026-01-01T00:00:00Z">
        <w:r>
          <w:delText xml:space="preserve">(</w:delText>
        </w:r>
      </w:del>
      <w:hyperlink w:anchor="thm-whitening-inner-product">
        <w:del w:id="23644" w:author="PR Preview" w:date="2026-01-01T00:00:00Z">
          <w:r>
            <w:rPr>
              <w:rStyle w:val="Hyperlink"/>
            </w:rPr>
            <w:delText xml:space="preserve">Theorem 83</w:delText>
          </w:r>
        </w:del>
      </w:hyperlink>
      <w:del w:id="23645" w:author="PR Preview" w:date="2026-01-01T00:00:00Z">
        <w:r>
          <w:delText xml:space="preserve">).</w:delText>
        </w:r>
      </w:del>
    </w:p>
    <w:p>
      <w:pPr>
        <w:numPr>
          <w:ilvl w:val="0"/>
          <w:numId w:val="1080"/>
        </w:numPr>
      </w:pPr>
      <w:del w:id="23646" w:author="PR Preview" w:date="2026-01-01T00:00:00Z">
        <w:r>
          <w:rPr>
            <w:b/>
            <w:bCs/>
          </w:rPr>
          <w:delText xml:space="preserve">The kernel trick and reproducing kernel Hilbert spaces (RKHS)</w:delText>
        </w:r>
      </w:del>
      <w:del w:id="23647" w:author="PR Preview" w:date="2026-01-01T00:00:00Z">
        <w:r>
          <w:delText xml:space="preserve">:</w:delText>
        </w:r>
      </w:del>
      <w:del w:id="23648" w:author="PR Preview" w:date="2026-01-01T00:00:00Z">
        <w:r>
          <w:delText xml:space="preserve"> </w:delText>
        </w:r>
      </w:del>
      <w:del w:id="23649" w:author="PR Preview" w:date="2026-01-01T00:00:00Z">
        <w:r>
          <w:delText xml:space="preserve">Algorithms such as support vector machines (SVMs), kernel ridge regression, and Gaussian processes depend on training vectors solely through pairwise inner products</w:delText>
        </w:r>
      </w:del>
      <w:del w:id="23650" w:author="PR Preview" w:date="2026-01-01T00:00:00Z">
        <w:r>
          <w:delText xml:space="preserve"> </w:delText>
        </w:r>
      </w:del>
      <m:oMath>
        <m:r>
          <m:t>​</m:t>
        </m:r>
        <m:d>
          <m:dPr>
            <m:begChr m:val="⟨"/>
            <m:sepChr m:val=""/>
            <m:endChr m:val="⟩"/>
            <m:grow/>
          </m:dPr>
          <m:e>
            <m:sSub>
              <m:e>
                <m:limLow>
                  <m:e>
                    <m:r>
                      <m:t>x</m:t>
                    </m:r>
                  </m:e>
                  <m:lim>
                    <m:r>
                      <m:rPr>
                        <m:sty m:val="p"/>
                      </m:rPr>
                      <m:t>∼</m:t>
                    </m:r>
                  </m:lim>
                </m:limLow>
              </m:e>
              <m:sub>
                <m:r>
                  <m:t>i</m:t>
                </m:r>
              </m:sub>
            </m:sSub>
            <m:r>
              <m:rPr>
                <m:sty m:val="p"/>
              </m:rPr>
              <m:t>,</m:t>
            </m:r>
            <m:sSub>
              <m:e>
                <m:limLow>
                  <m:e>
                    <m:r>
                      <m:t>x</m:t>
                    </m:r>
                  </m:e>
                  <m:lim>
                    <m:r>
                      <m:rPr>
                        <m:sty m:val="p"/>
                      </m:rPr>
                      <m:t>∼</m:t>
                    </m:r>
                  </m:lim>
                </m:limLow>
              </m:e>
              <m:sub>
                <m:r>
                  <m:t>j</m:t>
                </m:r>
              </m:sub>
            </m:sSub>
          </m:e>
        </m:d>
        <m:r>
          <m:t>​</m:t>
        </m:r>
      </m:oMath>
      <w:del w:id="23651" w:author="PR Preview" w:date="2026-01-01T00:00:00Z">
        <w:r>
          <w:delText xml:space="preserve">.</w:delText>
        </w:r>
      </w:del>
      <w:del w:id="23652" w:author="PR Preview" w:date="2026-01-01T00:00:00Z">
        <w:r>
          <w:delText xml:space="preserve"> </w:delText>
        </w:r>
      </w:del>
      <w:del w:id="23653" w:author="PR Preview" w:date="2026-01-01T00:00:00Z">
        <w:r>
          <w:delText xml:space="preserve">By mapping data into a higher- or infinite-dimensional inner product space via a feature map</w:delText>
        </w:r>
      </w:del>
      <w:del w:id="23654" w:author="PR Preview" w:date="2026-01-01T00:00:00Z">
        <w:r>
          <w:delText xml:space="preserve"> </w:delText>
        </w:r>
      </w:del>
      <m:oMath>
        <m:r>
          <m:t>ϕ</m:t>
        </m:r>
        <m:r>
          <m:rPr>
            <m:sty m:val="p"/>
          </m:rPr>
          <m:t>:</m:t>
        </m:r>
        <m:sSup>
          <m:e>
            <m:r>
              <m:rPr>
                <m:scr m:val="double-struck"/>
                <m:sty m:val="p"/>
              </m:rPr>
              <m:t>R</m:t>
            </m:r>
          </m:e>
          <m:sup>
            <m:r>
              <m:t>p</m:t>
            </m:r>
          </m:sup>
        </m:sSup>
        <m:r>
          <m:rPr>
            <m:sty m:val="p"/>
          </m:rPr>
          <m:t>→</m:t>
        </m:r>
        <m:r>
          <m:rPr>
            <m:scr m:val="script"/>
            <m:sty m:val="p"/>
          </m:rPr>
          <m:t>H</m:t>
        </m:r>
      </m:oMath>
      <w:del w:id="23655" w:author="PR Preview" w:date="2026-01-01T00:00:00Z">
        <w:r>
          <w:delText xml:space="preserve">,</w:delText>
        </w:r>
      </w:del>
      <w:del w:id="23656" w:author="PR Preview" w:date="2026-01-01T00:00:00Z">
        <w:r>
          <w:delText xml:space="preserve"> </w:delText>
        </w:r>
      </w:del>
      <w:del w:id="23657" w:author="PR Preview" w:date="2026-01-01T00:00:00Z">
        <w:r>
          <w:delText xml:space="preserve">the kernel trick replaces the computation of</w:delText>
        </w:r>
      </w:del>
      <w:del w:id="23658" w:author="PR Preview" w:date="2026-01-01T00:00:00Z">
        <w:r>
          <w:delText xml:space="preserve"> </w:delText>
        </w:r>
      </w:del>
      <m:oMath>
        <m:r>
          <m:t>ϕ</m:t>
        </m:r>
        <m:r>
          <m:rPr>
            <m:sty m:val="p"/>
          </m:rPr>
          <m:t>(</m:t>
        </m:r>
        <m:sSub>
          <m:e>
            <m:limLow>
              <m:e>
                <m:r>
                  <m:t>x</m:t>
                </m:r>
              </m:e>
              <m:lim>
                <m:r>
                  <m:rPr>
                    <m:sty m:val="p"/>
                  </m:rPr>
                  <m:t>∼</m:t>
                </m:r>
              </m:lim>
            </m:limLow>
          </m:e>
          <m:sub>
            <m:r>
              <m:t>i</m:t>
            </m:r>
          </m:sub>
        </m:sSub>
        <m:r>
          <m:rPr>
            <m:sty m:val="p"/>
          </m:rPr>
          <m:t>)</m:t>
        </m:r>
      </m:oMath>
      <w:del w:id="23659" w:author="PR Preview" w:date="2026-01-01T00:00:00Z">
        <w:r>
          <w:delText xml:space="preserve"> </w:delText>
        </w:r>
      </w:del>
      <w:del w:id="23660" w:author="PR Preview" w:date="2026-01-01T00:00:00Z">
        <w:r>
          <w:delText xml:space="preserve">with an evaluation of a positive definite kernel function:</w:delText>
        </w:r>
      </w:del>
    </w:p>
    <w:p>
      <w:pPr>
        <w:pStyle w:val="BodyText"/>
      </w:pPr>
      <m:oMathPara>
        <m:oMathParaPr>
          <m:jc m:val="center"/>
        </m:oMathParaPr>
        <m:oMath>
          <m:r>
            <m:t>k</m:t>
          </m:r>
          <m:r>
            <m:rPr>
              <m:sty m:val="p"/>
            </m:rPr>
            <m:t>(</m:t>
          </m:r>
          <m:sSub>
            <m:e>
              <m:limLow>
                <m:e>
                  <m:r>
                    <m:t>x</m:t>
                  </m:r>
                </m:e>
                <m:lim>
                  <m:r>
                    <m:rPr>
                      <m:sty m:val="p"/>
                    </m:rPr>
                    <m:t>∼</m:t>
                  </m:r>
                </m:lim>
              </m:limLow>
            </m:e>
            <m:sub>
              <m:r>
                <m:t>i</m:t>
              </m:r>
            </m:sub>
          </m:sSub>
          <m:r>
            <m:rPr>
              <m:sty m:val="p"/>
            </m:rPr>
            <m:t>,</m:t>
          </m:r>
          <m:sSub>
            <m:e>
              <m:limLow>
                <m:e>
                  <m:r>
                    <m:t>x</m:t>
                  </m:r>
                </m:e>
                <m:lim>
                  <m:r>
                    <m:rPr>
                      <m:sty m:val="p"/>
                    </m:rPr>
                    <m:t>∼</m:t>
                  </m:r>
                </m:lim>
              </m:limLow>
            </m:e>
            <m:sub>
              <m:r>
                <m:t>j</m:t>
              </m:r>
            </m:sub>
          </m:sSub>
          <m:r>
            <m:rPr>
              <m:sty m:val="p"/>
            </m:rPr>
            <m:t>)</m:t>
          </m:r>
          <m:limUpp>
            <m:e>
              <m:r>
                <m:rPr>
                  <m:sty m:val="p"/>
                </m:rPr>
                <m:t>=</m:t>
              </m:r>
            </m:e>
            <m:lim>
              <m:r>
                <m:rPr>
                  <m:nor/>
                  <m:sty m:val="p"/>
                </m:rPr>
                <m:t>def</m:t>
              </m:r>
            </m:lim>
          </m:limUpp>
          <m:r>
            <m:t>​</m:t>
          </m:r>
          <m:d>
            <m:dPr>
              <m:begChr m:val="⟨"/>
              <m:sepChr m:val=""/>
              <m:endChr m:val="⟩"/>
              <m:grow/>
            </m:dPr>
            <m:e>
              <m:r>
                <m:t>ϕ</m:t>
              </m:r>
              <m:r>
                <m:rPr>
                  <m:sty m:val="p"/>
                </m:rPr>
                <m:t>(</m:t>
              </m:r>
              <m:sSub>
                <m:e>
                  <m:limLow>
                    <m:e>
                      <m:r>
                        <m:t>x</m:t>
                      </m:r>
                    </m:e>
                    <m:lim>
                      <m:r>
                        <m:rPr>
                          <m:sty m:val="p"/>
                        </m:rPr>
                        <m:t>∼</m:t>
                      </m:r>
                    </m:lim>
                  </m:limLow>
                </m:e>
                <m:sub>
                  <m:r>
                    <m:t>i</m:t>
                  </m:r>
                </m:sub>
              </m:sSub>
              <m:r>
                <m:rPr>
                  <m:sty m:val="p"/>
                </m:rPr>
                <m:t>)</m:t>
              </m:r>
              <m:r>
                <m:rPr>
                  <m:sty m:val="p"/>
                </m:rPr>
                <m:t>,</m:t>
              </m:r>
              <m:r>
                <m:t>ϕ</m:t>
              </m:r>
              <m:r>
                <m:rPr>
                  <m:sty m:val="p"/>
                </m:rPr>
                <m:t>(</m:t>
              </m:r>
              <m:sSub>
                <m:e>
                  <m:limLow>
                    <m:e>
                      <m:r>
                        <m:t>x</m:t>
                      </m:r>
                    </m:e>
                    <m:lim>
                      <m:r>
                        <m:rPr>
                          <m:sty m:val="p"/>
                        </m:rPr>
                        <m:t>∼</m:t>
                      </m:r>
                    </m:lim>
                  </m:limLow>
                </m:e>
                <m:sub>
                  <m:r>
                    <m:t>j</m:t>
                  </m:r>
                </m:sub>
              </m:sSub>
              <m:r>
                <m:rPr>
                  <m:sty m:val="p"/>
                </m:rPr>
                <m:t>)</m:t>
              </m:r>
            </m:e>
          </m:d>
          <m:sSub>
            <m:e>
              <m:r>
                <m:t>​</m:t>
              </m:r>
            </m:e>
            <m:sub>
              <m:r>
                <m:rPr>
                  <m:scr m:val="script"/>
                  <m:sty m:val="p"/>
                </m:rPr>
                <m:t>H</m:t>
              </m:r>
            </m:sub>
          </m:sSub>
          <m:r>
            <m:rPr>
              <m:sty m:val="p"/>
            </m:rPr>
            <m:t>.</m:t>
          </m:r>
        </m:oMath>
      </m:oMathPara>
    </w:p>
    <w:p>
      <w:pPr>
        <w:pStyle w:val="BodyText"/>
      </w:pPr>
      <w:ins w:id="23661" w:author="PR Preview" w:date="2026-01-01T00:00:00Z">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ins>
    </w:p>
    <w:bookmarkStart w:id="524" w:name="rem-inner-products-machine-learning"/>
    <w:p>
      <w:pPr>
        <w:pStyle w:val="FirstParagraph"/>
      </w:pPr>
      <w:ins w:id="23662" w:author="PR Preview" w:date="2026-01-01T00:00:00Z">
        <w:r>
          <w:rPr>
            <w:i/>
            <w:iCs/>
          </w:rPr>
          <w:t xml:space="preserve">Remark 45</w:t>
        </w:r>
      </w:ins>
      <w:ins w:id="23663" w:author="PR Preview" w:date="2026-01-01T00:00:00Z">
        <w:r>
          <w:t xml:space="preserve"> (Inner product spaces in machine learning). </w:t>
        </w:r>
      </w:ins>
      <w:ins w:id="23664" w:author="PR Preview" w:date="2026-01-01T00:00:00Z">
        <w:r>
          <w:t xml:space="preserve">In machine learning and statistics, choosing or learning an inner product space</w:t>
        </w:r>
      </w:ins>
      <w:ins w:id="23665" w:author="PR Preview" w:date="2026-01-01T00:00:00Z">
        <w:r>
          <w:t xml:space="preserve"> </w:t>
        </w:r>
      </w:ins>
      <w:ins w:id="23666" w:author="PR Preview" w:date="2026-01-01T00:00:00Z">
        <w:r>
          <w:t xml:space="preserve">tailors geometric notions of distance, angle, and projection to the structure of the data:</w:t>
        </w:r>
      </w:ins>
    </w:p>
    <w:p>
      <w:pPr>
        <w:numPr>
          <w:ilvl w:val="0"/>
          <w:numId w:val="1081"/>
        </w:numPr>
      </w:pPr>
      <w:ins w:id="23667" w:author="PR Preview" w:date="2026-01-01T00:00:00Z">
        <w:r>
          <w:rPr>
            <w:b/>
            <w:bCs/>
          </w:rPr>
          <w:t xml:space="preserve">Mahalanobis metric and whitening</w:t>
        </w:r>
      </w:ins>
      <w:ins w:id="23668" w:author="PR Preview" w:date="2026-01-01T00:00:00Z">
        <w:r>
          <w:t xml:space="preserve">:</w:t>
        </w:r>
      </w:ins>
      <w:ins w:id="23669" w:author="PR Preview" w:date="2026-01-01T00:00:00Z">
        <w:r>
          <w:t xml:space="preserve"> </w:t>
        </w:r>
      </w:ins>
      <w:ins w:id="23670" w:author="PR Preview" w:date="2026-01-01T00:00:00Z">
        <w:r>
          <w:t xml:space="preserve">Standard Euclidean distance treats all coordinate axes identically, ignoring feature correlations and variance differences.</w:t>
        </w:r>
      </w:ins>
      <w:ins w:id="23671" w:author="PR Preview" w:date="2026-01-01T00:00:00Z">
        <w:r>
          <w:t xml:space="preserve"> </w:t>
        </w:r>
      </w:ins>
      <w:ins w:id="23672" w:author="PR Preview" w:date="2026-01-01T00:00:00Z">
        <w:r>
          <w:t xml:space="preserve">If data features have a symmetric positive definite covariance matrix</w:t>
        </w:r>
      </w:ins>
      <w:ins w:id="23673" w:author="PR Preview" w:date="2026-01-01T00:00:00Z">
        <w:r>
          <w:t xml:space="preserve"> </w:t>
        </w:r>
      </w:ins>
      <m:oMath>
        <m:r>
          <m:rPr>
            <m:sty m:val="b"/>
          </m:rPr>
          <m:t>Σ</m:t>
        </m:r>
      </m:oMath>
      <w:ins w:id="23674" w:author="PR Preview" w:date="2026-01-01T00:00:00Z">
        <w:r>
          <w:t xml:space="preserve"> </w:t>
        </w:r>
      </w:ins>
      <w:ins w:id="23675" w:author="PR Preview" w:date="2026-01-01T00:00:00Z">
        <w:r>
          <w:t xml:space="preserve">(</w:t>
        </w:r>
      </w:ins>
      <w:hyperlink w:anchor="def-positive-definite">
        <w:ins w:id="23676" w:author="PR Preview" w:date="2026-01-01T00:00:00Z">
          <w:r>
            <w:rPr>
              <w:rStyle w:val="Hyperlink"/>
            </w:rPr>
            <w:t xml:space="preserve">Definition 101</w:t>
          </w:r>
        </w:ins>
      </w:hyperlink>
      <w:ins w:id="23677" w:author="PR Preview" w:date="2026-01-01T00:00:00Z">
        <w:r>
          <w:t xml:space="preserve">),</w:t>
        </w:r>
      </w:ins>
      <w:ins w:id="23678" w:author="PR Preview" w:date="2026-01-01T00:00:00Z">
        <w:r>
          <w:t xml:space="preserve"> </w:t>
        </w:r>
      </w:ins>
      <w:ins w:id="23679" w:author="PR Preview" w:date="2026-01-01T00:00:00Z">
        <w:r>
          <w:t xml:space="preserve">the precision matrix</w:t>
        </w:r>
      </w:ins>
      <w:ins w:id="23680" w:author="PR Preview" w:date="2026-01-01T00:00:00Z">
        <w:r>
          <w:t xml:space="preserve"> </w:t>
        </w:r>
      </w:ins>
      <m:oMath>
        <m:r>
          <m:rPr>
            <m:sty m:val="bi"/>
          </m:rPr>
          <m:t>A</m:t>
        </m:r>
        <m:r>
          <m:rPr>
            <m:sty m:val="p"/>
          </m:rPr>
          <m:t>=</m:t>
        </m:r>
        <m:sSup>
          <m:e>
            <m:r>
              <m:rPr>
                <m:sty m:val="b"/>
              </m:rPr>
              <m:t>Σ</m:t>
            </m:r>
          </m:e>
          <m:sup>
            <m:r>
              <m:rPr>
                <m:sty m:val="p"/>
              </m:rPr>
              <m:t>−</m:t>
            </m:r>
            <m:r>
              <m:t>1</m:t>
            </m:r>
          </m:sup>
        </m:sSup>
      </m:oMath>
      <w:ins w:id="23681" w:author="PR Preview" w:date="2026-01-01T00:00:00Z">
        <w:r>
          <w:t xml:space="preserve"> </w:t>
        </w:r>
      </w:ins>
      <w:ins w:id="23682" w:author="PR Preview" w:date="2026-01-01T00:00:00Z">
        <w:r>
          <w:t xml:space="preserve">(</w:t>
        </w:r>
      </w:ins>
      <w:hyperlink w:anchor="thm-pd-inverse">
        <w:ins w:id="23683" w:author="PR Preview" w:date="2026-01-01T00:00:00Z">
          <w:r>
            <w:rPr>
              <w:rStyle w:val="Hyperlink"/>
            </w:rPr>
            <w:t xml:space="preserve">Theorem 82</w:t>
          </w:r>
        </w:ins>
      </w:hyperlink>
      <w:ins w:id="23684" w:author="PR Preview" w:date="2026-01-01T00:00:00Z">
        <w:r>
          <w:t xml:space="preserve">) defines the Mahalanobis inner product</w:t>
        </w:r>
      </w:ins>
      <w:ins w:id="23685" w:author="PR Preview" w:date="2026-01-01T00:00:00Z">
        <w:r>
          <w:t xml:space="preserve"> </w:t>
        </w:r>
      </w:ins>
      <w:ins w:id="23686" w:author="PR Preview" w:date="2026-01-01T00:00:00Z">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ins>
      <w:ins w:id="23687" w:author="PR Preview" w:date="2026-01-01T00:00:00Z">
        <w:r>
          <w:t xml:space="preserve">.</w:t>
        </w:r>
      </w:ins>
      <w:ins w:id="23688" w:author="PR Preview" w:date="2026-01-01T00:00:00Z">
        <w:r>
          <w:t xml:space="preserve"> </w:t>
        </w:r>
      </w:ins>
      <w:ins w:id="23689" w:author="PR Preview" w:date="2026-01-01T00:00:00Z">
        <w:r>
          <w:t xml:space="preserve">The induced distance</w:t>
        </w:r>
      </w:ins>
      <w:ins w:id="23690" w:author="PR Preview" w:date="2026-01-01T00:00:00Z">
        <w:r>
          <w:t xml:space="preserve"> </w:t>
        </w:r>
      </w:ins>
      <w:ins w:id="23691" w:author="PR Preview" w:date="2026-01-01T00:00:00Z">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ins>
      <w:ins w:id="23692" w:author="PR Preview" w:date="2026-01-01T00:00:00Z">
        <w:r>
          <w:t xml:space="preserve"> </w:t>
        </w:r>
      </w:ins>
      <w:ins w:id="23693" w:author="PR Preview" w:date="2026-01-01T00:00:00Z">
        <w:r>
          <w:t xml:space="preserve">measures statistical distance normalized by variance along each principal direction.</w:t>
        </w:r>
      </w:ins>
      <w:ins w:id="23694" w:author="PR Preview" w:date="2026-01-01T00:00:00Z">
        <w:r>
          <w:t xml:space="preserve"> </w:t>
        </w:r>
      </w:ins>
      <w:ins w:id="23695" w:author="PR Preview" w:date="2026-01-01T00:00:00Z">
        <w:r>
          <w:t xml:space="preserve">Factoring</w:t>
        </w:r>
      </w:ins>
      <w:ins w:id="23696" w:author="PR Preview" w:date="2026-01-01T00:00:00Z">
        <w:r>
          <w:t xml:space="preserve"> </w:t>
        </w:r>
      </w:ins>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ins w:id="23697" w:author="PR Preview" w:date="2026-01-01T00:00:00Z">
        <w:r>
          <w:t xml:space="preserve"> </w:t>
        </w:r>
      </w:ins>
      <w:ins w:id="23698" w:author="PR Preview" w:date="2026-01-01T00:00:00Z">
        <w:r>
          <w:t xml:space="preserve">(via Cholesky or spectral decomposition,</w:t>
        </w:r>
      </w:ins>
      <w:ins w:id="23699" w:author="PR Preview" w:date="2026-01-01T00:00:00Z">
        <w:r>
          <w:t xml:space="preserve"> </w:t>
        </w:r>
      </w:ins>
      <w:hyperlink w:anchor="cor-pd-transpose-product">
        <w:ins w:id="23700" w:author="PR Preview" w:date="2026-01-01T00:00:00Z">
          <w:r>
            <w:rPr>
              <w:rStyle w:val="Hyperlink"/>
            </w:rPr>
            <w:t xml:space="preserve">Corollary 11</w:t>
          </w:r>
        </w:ins>
      </w:hyperlink>
      <w:ins w:id="23701" w:author="PR Preview" w:date="2026-01-01T00:00:00Z">
        <w:r>
          <w:t xml:space="preserve">),</w:t>
        </w:r>
      </w:ins>
      <w:ins w:id="23702" w:author="PR Preview" w:date="2026-01-01T00:00:00Z">
        <w:r>
          <w:t xml:space="preserve"> </w:t>
        </w:r>
      </w:ins>
      <w:ins w:id="23703" w:author="PR Preview" w:date="2026-01-01T00:00:00Z">
        <w:r>
          <w:t xml:space="preserve">this inner product is the Euclidean dot product of the whitened vectors</w:t>
        </w:r>
      </w:ins>
      <w:ins w:id="23704" w:author="PR Preview" w:date="2026-01-01T00:00:00Z">
        <w:r>
          <w:t xml:space="preserve"> </w:t>
        </w:r>
      </w:ins>
      <w:ins w:id="23705" w:author="PR Preview" w:date="2026-01-01T00:00:00Z">
        <w:r>
          <w:t xml:space="preserve">$\mathbf{W}\mathord{\smash[b]{\underset{\raise.3ex\hbox{$\scriptstyle\sim$}}{x}}\vphantom{x}}$</w:t>
        </w:r>
      </w:ins>
      <w:ins w:id="23706" w:author="PR Preview" w:date="2026-01-01T00:00:00Z">
        <w:r>
          <w:t xml:space="preserve"> </w:t>
        </w:r>
      </w:ins>
      <w:ins w:id="23707" w:author="PR Preview" w:date="2026-01-01T00:00:00Z">
        <w:r>
          <w:t xml:space="preserve">and</w:t>
        </w:r>
      </w:ins>
      <w:ins w:id="23708" w:author="PR Preview" w:date="2026-01-01T00:00:00Z">
        <w:r>
          <w:t xml:space="preserve"> </w:t>
        </w:r>
      </w:ins>
      <w:ins w:id="23709" w:author="PR Preview" w:date="2026-01-01T00:00:00Z">
        <w:r>
          <w:t xml:space="preserve">$\mathbf{W}\mathord{\smash[b]{\underset{\raise.3ex\hbox{$\scriptstyle\sim$}}{y}}\vphantom{y}}$</w:t>
        </w:r>
      </w:ins>
      <w:ins w:id="23710" w:author="PR Preview" w:date="2026-01-01T00:00:00Z">
        <w:r>
          <w:t xml:space="preserve"> </w:t>
        </w:r>
      </w:ins>
      <w:ins w:id="23711" w:author="PR Preview" w:date="2026-01-01T00:00:00Z">
        <w:r>
          <w:t xml:space="preserve">(</w:t>
        </w:r>
      </w:ins>
      <w:hyperlink w:anchor="thm-whitening-inner-product">
        <w:ins w:id="23712" w:author="PR Preview" w:date="2026-01-01T00:00:00Z">
          <w:r>
            <w:rPr>
              <w:rStyle w:val="Hyperlink"/>
            </w:rPr>
            <w:t xml:space="preserve">Theorem 84</w:t>
          </w:r>
        </w:ins>
      </w:hyperlink>
      <w:ins w:id="23713" w:author="PR Preview" w:date="2026-01-01T00:00:00Z">
        <w:r>
          <w:t xml:space="preserve">).</w:t>
        </w:r>
      </w:ins>
    </w:p>
    <w:p>
      <w:pPr>
        <w:numPr>
          <w:ilvl w:val="0"/>
          <w:numId w:val="1081"/>
        </w:numPr>
      </w:pPr>
      <w:ins w:id="23714" w:author="PR Preview" w:date="2026-01-01T00:00:00Z">
        <w:r>
          <w:rPr>
            <w:b/>
            <w:bCs/>
          </w:rPr>
          <w:t xml:space="preserve">The kernel trick and reproducing kernel Hilbert spaces (RKHS)</w:t>
        </w:r>
      </w:ins>
      <w:ins w:id="23715" w:author="PR Preview" w:date="2026-01-01T00:00:00Z">
        <w:r>
          <w:t xml:space="preserve">:</w:t>
        </w:r>
      </w:ins>
      <w:ins w:id="23716" w:author="PR Preview" w:date="2026-01-01T00:00:00Z">
        <w:r>
          <w:t xml:space="preserve"> </w:t>
        </w:r>
      </w:ins>
      <w:ins w:id="23717" w:author="PR Preview" w:date="2026-01-01T00:00:00Z">
        <w:r>
          <w:t xml:space="preserve">Algorithms such as support vector machines (SVMs), kernel ridge regression, and Gaussian processes depend on training vectors solely through pairwise inner products</w:t>
        </w:r>
      </w:ins>
      <w:ins w:id="23718" w:author="PR Preview" w:date="2026-01-01T00:00:00Z">
        <w:r>
          <w:t xml:space="preserve"> </w:t>
        </w:r>
      </w:ins>
      <w:ins w:id="23719" w:author="PR Preview" w:date="2026-01-01T00:00:00Z">
        <w:r>
          <w:t xml:space="preserve">$\mathopen{}\left\langle \mathord{\smash[b]{\underset{\raise.3ex\hbox{$\scriptstyle\sim$}}{x}}\vphantom{x}}_i, \mathord{\smash[b]{\underset{\raise.3ex\hbox{$\scriptstyle\sim$}}{x}}\vphantom{x}}_j\right\rangle\mathclose{}$</w:t>
        </w:r>
      </w:ins>
      <w:ins w:id="23720" w:author="PR Preview" w:date="2026-01-01T00:00:00Z">
        <w:r>
          <w:t xml:space="preserve">.</w:t>
        </w:r>
      </w:ins>
      <w:ins w:id="23721" w:author="PR Preview" w:date="2026-01-01T00:00:00Z">
        <w:r>
          <w:t xml:space="preserve"> </w:t>
        </w:r>
      </w:ins>
      <w:ins w:id="23722" w:author="PR Preview" w:date="2026-01-01T00:00:00Z">
        <w:r>
          <w:t xml:space="preserve">By mapping data into a higher- or infinite-dimensional inner product space via a feature map</w:t>
        </w:r>
      </w:ins>
      <w:ins w:id="23723" w:author="PR Preview" w:date="2026-01-01T00:00:00Z">
        <w:r>
          <w:t xml:space="preserve"> </w:t>
        </w:r>
      </w:ins>
      <m:oMath>
        <m:r>
          <m:t>ϕ</m:t>
        </m:r>
        <m:r>
          <m:rPr>
            <m:sty m:val="p"/>
          </m:rPr>
          <m:t>:</m:t>
        </m:r>
        <m:sSup>
          <m:e>
            <m:r>
              <m:rPr>
                <m:scr m:val="double-struck"/>
                <m:sty m:val="p"/>
              </m:rPr>
              <m:t>R</m:t>
            </m:r>
          </m:e>
          <m:sup>
            <m:r>
              <m:t>p</m:t>
            </m:r>
          </m:sup>
        </m:sSup>
        <m:r>
          <m:rPr>
            <m:sty m:val="p"/>
          </m:rPr>
          <m:t>→</m:t>
        </m:r>
        <m:r>
          <m:rPr>
            <m:scr m:val="script"/>
            <m:sty m:val="p"/>
          </m:rPr>
          <m:t>H</m:t>
        </m:r>
      </m:oMath>
      <w:ins w:id="23724" w:author="PR Preview" w:date="2026-01-01T00:00:00Z">
        <w:r>
          <w:t xml:space="preserve">,</w:t>
        </w:r>
      </w:ins>
      <w:ins w:id="23725" w:author="PR Preview" w:date="2026-01-01T00:00:00Z">
        <w:r>
          <w:t xml:space="preserve"> </w:t>
        </w:r>
      </w:ins>
      <w:ins w:id="23726" w:author="PR Preview" w:date="2026-01-01T00:00:00Z">
        <w:r>
          <w:t xml:space="preserve">the kernel trick replaces the computation of</w:t>
        </w:r>
      </w:ins>
      <w:ins w:id="23727" w:author="PR Preview" w:date="2026-01-01T00:00:00Z">
        <w:r>
          <w:t xml:space="preserve"> </w:t>
        </w:r>
      </w:ins>
      <w:ins w:id="23728" w:author="PR Preview" w:date="2026-01-01T00:00:00Z">
        <w:r>
          <w:t xml:space="preserve">$\phi(\mathord{\smash[b]{\underset{\raise.3ex\hbox{$\scriptstyle\sim$}}{x}}\vphantom{x}}_i)$</w:t>
        </w:r>
      </w:ins>
      <w:ins w:id="23729" w:author="PR Preview" w:date="2026-01-01T00:00:00Z">
        <w:r>
          <w:t xml:space="preserve"> </w:t>
        </w:r>
      </w:ins>
      <w:ins w:id="23730" w:author="PR Preview" w:date="2026-01-01T00:00:00Z">
        <w:r>
          <w:t xml:space="preserve">with an evaluation of a positive definite kernel function:</w:t>
        </w:r>
      </w:ins>
    </w:p>
    <w:p>
      <w:pPr>
        <w:pStyle w:val="BodyText"/>
      </w:pPr>
      <w:ins w:id="23731" w:author="PR Preview" w:date="2026-01-01T00:00:00Z">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ins>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p>
      <w:pPr>
        <w:numPr>
          <w:ilvl w:val="0"/>
          <w:numId w:val="1000"/>
        </w:numPr>
      </w:pPr>
      <w:del w:id="23732" w:author="PR Preview" w:date="2026-01-01T00:00:00Z">
        <w:r>
          <w:delText xml:space="preserve">When embedding vectors are normalized to unit Euclidean norm (</w:delText>
        </w:r>
      </w:del>
      <m:oMath>
        <m:r>
          <m:t>​</m:t>
        </m:r>
        <m:d>
          <m:dPr>
            <m:begChr m:val="∥"/>
            <m:sepChr m:val=""/>
            <m:endChr m:val="∥"/>
            <m:grow/>
          </m:dPr>
          <m:e>
            <m:limLow>
              <m:e>
                <m:r>
                  <m:t>x</m:t>
                </m:r>
              </m:e>
              <m:lim>
                <m:r>
                  <m:rPr>
                    <m:sty m:val="p"/>
                  </m:rPr>
                  <m:t>∼</m:t>
                </m:r>
              </m:lim>
            </m:limLow>
          </m:e>
        </m:d>
        <m:r>
          <m:t>​</m:t>
        </m:r>
        <m:r>
          <m:rPr>
            <m:sty m:val="p"/>
          </m:rPr>
          <m:t>=</m:t>
        </m:r>
        <m:r>
          <m:t>1</m:t>
        </m:r>
      </m:oMath>
      <w:del w:id="23733" w:author="PR Preview" w:date="2026-01-01T00:00:00Z">
        <w:r>
          <w:delText xml:space="preserve"> </w:delText>
        </w:r>
      </w:del>
      <w:del w:id="23734" w:author="PR Preview" w:date="2026-01-01T00:00:00Z">
        <w:r>
          <w:delText xml:space="preserve">and</w:delText>
        </w:r>
      </w:del>
      <w:del w:id="23735" w:author="PR Preview" w:date="2026-01-01T00:00:00Z">
        <w:r>
          <w:delText xml:space="preserve"> </w:delText>
        </w:r>
      </w:del>
      <m:oMath>
        <m:r>
          <m:t>​</m:t>
        </m:r>
        <m:d>
          <m:dPr>
            <m:begChr m:val="∥"/>
            <m:sepChr m:val=""/>
            <m:endChr m:val="∥"/>
            <m:grow/>
          </m:dPr>
          <m:e>
            <m:limLow>
              <m:e>
                <m:r>
                  <m:t>y</m:t>
                </m:r>
              </m:e>
              <m:lim>
                <m:r>
                  <m:rPr>
                    <m:sty m:val="p"/>
                  </m:rPr>
                  <m:t>∼</m:t>
                </m:r>
              </m:lim>
            </m:limLow>
          </m:e>
        </m:d>
        <m:r>
          <m:t>​</m:t>
        </m:r>
        <m:r>
          <m:rPr>
            <m:sty m:val="p"/>
          </m:rPr>
          <m:t>=</m:t>
        </m:r>
        <m:r>
          <m:t>1</m:t>
        </m:r>
      </m:oMath>
      <w:del w:id="23736" w:author="PR Preview" w:date="2026-01-01T00:00:00Z">
        <w:r>
          <w:delText xml:space="preserve">),</w:delText>
        </w:r>
      </w:del>
      <w:del w:id="23737" w:author="PR Preview" w:date="2026-01-01T00:00:00Z">
        <w:r>
          <w:delText xml:space="preserve"> </w:delText>
        </w:r>
      </w:del>
      <w:del w:id="23738" w:author="PR Preview" w:date="2026-01-01T00:00:00Z">
        <w:r>
          <w:delText xml:space="preserve">cosine similarity equals the inner product</w:delText>
        </w:r>
      </w:del>
      <w:del w:id="23739"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del w:id="23740" w:author="PR Preview" w:date="2026-01-01T00:00:00Z">
        <w:r>
          <w:delText xml:space="preserve"> </w:delText>
        </w:r>
      </w:del>
      <w:del w:id="23741" w:author="PR Preview" w:date="2026-01-01T00:00:00Z">
        <w:r>
          <w:delText xml:space="preserve">(</w:delText>
        </w:r>
      </w:del>
      <w:hyperlink w:anchor="cor-cosine-similarity-unit-vectors">
        <w:del w:id="23742" w:author="PR Preview" w:date="2026-01-01T00:00:00Z">
          <w:r>
            <w:rPr>
              <w:rStyle w:val="Hyperlink"/>
            </w:rPr>
            <w:delText xml:space="preserve">Corollary 7</w:delText>
          </w:r>
        </w:del>
      </w:hyperlink>
      <w:del w:id="23743" w:author="PR Preview" w:date="2026-01-01T00:00:00Z">
        <w:r>
          <w:delText xml:space="preserve">).</w:delText>
        </w:r>
      </w:del>
      <w:del w:id="23744" w:author="PR Preview" w:date="2026-01-01T00:00:00Z">
        <w:r>
          <w:delText xml:space="preserve"> </w:delText>
        </w:r>
      </w:del>
      <w:del w:id="23745" w:author="PR Preview" w:date="2026-01-01T00:00:00Z">
        <w:r>
          <w:delText xml:space="preserve">Similarly, the self-attention mechanism in Transformers computes query-key alignment scores through scaled inner products</w:delText>
        </w:r>
      </w:del>
      <w:del w:id="23746" w:author="PR Preview" w:date="2026-01-01T00:00:00Z">
        <w:r>
          <w:delText xml:space="preserve"> </w:delText>
        </w:r>
      </w:del>
      <m:oMath>
        <m:limLow>
          <m:e>
            <m:r>
              <m:t>q</m:t>
            </m:r>
          </m:e>
          <m:lim>
            <m:r>
              <m:rPr>
                <m:sty m:val="p"/>
              </m:rPr>
              <m:t>∼</m:t>
            </m:r>
          </m:lim>
        </m:limLow>
        <m:r>
          <m:rPr>
            <m:sty m:val="p"/>
          </m:rPr>
          <m:t>⋅</m:t>
        </m:r>
        <m:limLow>
          <m:e>
            <m:r>
              <m:t>k</m:t>
            </m:r>
          </m:e>
          <m:lim>
            <m:r>
              <m:rPr>
                <m:sty m:val="p"/>
              </m:rPr>
              <m:t>∼</m:t>
            </m:r>
          </m:lim>
        </m:limLow>
        <m:r>
          <m:rPr>
            <m:sty m:val="p"/>
          </m:rPr>
          <m:t>/</m:t>
        </m:r>
        <m:rad>
          <m:radPr>
            <m:degHide m:val="on"/>
          </m:radPr>
          <m:deg/>
          <m:e>
            <m:sSub>
              <m:e>
                <m:r>
                  <m:t>d</m:t>
                </m:r>
              </m:e>
              <m:sub>
                <m:r>
                  <m:t>k</m:t>
                </m:r>
              </m:sub>
            </m:sSub>
          </m:e>
        </m:rad>
      </m:oMath>
      <w:del w:id="23747" w:author="PR Preview" w:date="2026-01-01T00:00:00Z">
        <w:r>
          <w:delText xml:space="preserve">.</w:delText>
        </w:r>
      </w:del>
    </w:p>
    <w:p>
      <w:pPr>
        <w:numPr>
          <w:ilvl w:val="0"/>
          <w:numId w:val="1080"/>
        </w:numPr>
      </w:pPr>
      <w:del w:id="23748" w:author="PR Preview" w:date="2026-01-01T00:00:00Z">
        <w:r>
          <w:rPr>
            <w:b/>
            <w:bCs/>
          </w:rPr>
          <w:delText xml:space="preserve">Weighted and generalized least squares</w:delText>
        </w:r>
      </w:del>
      <w:del w:id="23749" w:author="PR Preview" w:date="2026-01-01T00:00:00Z">
        <w:r>
          <w:delText xml:space="preserve">:</w:delText>
        </w:r>
      </w:del>
      <w:del w:id="23750" w:author="PR Preview" w:date="2026-01-01T00:00:00Z">
        <w:r>
          <w:delText xml:space="preserve"> </w:delText>
        </w:r>
      </w:del>
      <w:del w:id="23751" w:author="PR Preview" w:date="2026-01-01T00:00:00Z">
        <w:r>
          <w:delText xml:space="preserve">In linear regression</w:delText>
        </w:r>
      </w:del>
      <w:del w:id="23752" w:author="PR Preview" w:date="2026-01-01T00:00:00Z">
        <w:r>
          <w:delText xml:space="preserve"> </w:delText>
        </w:r>
      </w:del>
      <m:oMath>
        <m:limLow>
          <m:e>
            <m:r>
              <m:t>y</m:t>
            </m:r>
          </m:e>
          <m:lim>
            <m:r>
              <m:rPr>
                <m:sty m:val="p"/>
              </m:rPr>
              <m:t>∼</m:t>
            </m:r>
          </m:lim>
        </m:limLow>
        <m:r>
          <m:rPr>
            <m:sty m:val="p"/>
          </m:rPr>
          <m:t>≈</m:t>
        </m:r>
        <m:r>
          <m:rPr>
            <m:sty m:val="bi"/>
          </m:rPr>
          <m:t>X</m:t>
        </m:r>
        <m:limLow>
          <m:e>
            <m:r>
              <m:t>β</m:t>
            </m:r>
          </m:e>
          <m:lim>
            <m:r>
              <m:rPr>
                <m:sty m:val="p"/>
              </m:rPr>
              <m:t>∼</m:t>
            </m:r>
          </m:lim>
        </m:limLow>
      </m:oMath>
      <w:del w:id="23753" w:author="PR Preview" w:date="2026-01-01T00:00:00Z">
        <w:r>
          <w:delText xml:space="preserve">, when observation errors have unequal variances or known correlations with positive definite covariance matrix</w:delText>
        </w:r>
      </w:del>
      <w:del w:id="23754" w:author="PR Preview" w:date="2026-01-01T00:00:00Z">
        <w:r>
          <w:delText xml:space="preserve"> </w:delText>
        </w:r>
      </w:del>
      <m:oMath>
        <m:r>
          <m:rPr>
            <m:sty m:val="b"/>
          </m:rPr>
          <m:t>Ω</m:t>
        </m:r>
      </m:oMath>
      <w:del w:id="23755" w:author="PR Preview" w:date="2026-01-01T00:00:00Z">
        <w:r>
          <w:delText xml:space="preserve">,</w:delText>
        </w:r>
      </w:del>
      <w:del w:id="23756" w:author="PR Preview" w:date="2026-01-01T00:00:00Z">
        <w:r>
          <w:delText xml:space="preserve"> </w:delText>
        </w:r>
      </w:del>
      <w:del w:id="23757" w:author="PR Preview" w:date="2026-01-01T00:00:00Z">
        <w:r>
          <w:delText xml:space="preserve">ordinary least squares is inefficient.</w:delText>
        </w:r>
      </w:del>
      <w:del w:id="23758" w:author="PR Preview" w:date="2026-01-01T00:00:00Z">
        <w:r>
          <w:delText xml:space="preserve"> </w:delText>
        </w:r>
      </w:del>
      <w:del w:id="23759" w:author="PR Preview" w:date="2026-01-01T00:00:00Z">
        <w:r>
          <w:delText xml:space="preserve">Generalized least squares minimizes the residual norm in the inner product space induced by</w:delText>
        </w:r>
      </w:del>
      <w:del w:id="23760" w:author="PR Preview" w:date="2026-01-01T00:00:00Z">
        <w:r>
          <w:delText xml:space="preserve"> </w:delText>
        </w:r>
      </w:del>
      <m:oMath>
        <m:r>
          <m:rPr>
            <m:sty m:val="bi"/>
          </m:rPr>
          <m:t>W</m:t>
        </m:r>
        <m:r>
          <m:rPr>
            <m:sty m:val="p"/>
          </m:rPr>
          <m:t>=</m:t>
        </m:r>
        <m:sSup>
          <m:e>
            <m:r>
              <m:rPr>
                <m:sty m:val="b"/>
              </m:rPr>
              <m:t>Ω</m:t>
            </m:r>
          </m:e>
          <m:sup>
            <m:r>
              <m:rPr>
                <m:sty m:val="p"/>
              </m:rPr>
              <m:t>−</m:t>
            </m:r>
            <m:r>
              <m:t>1</m:t>
            </m:r>
          </m:sup>
        </m:sSup>
      </m:oMath>
      <w:del w:id="23761" w:author="PR Preview" w:date="2026-01-01T00:00:00Z">
        <w:r>
          <w:delText xml:space="preserve">:</w:delText>
        </w:r>
      </w:del>
    </w:p>
    <w:p>
      <w:pPr>
        <w:pStyle w:val="BodyText"/>
      </w:pPr>
      <m:oMathPara>
        <m:oMathParaPr>
          <m:jc m:val="center"/>
        </m:oMathParaPr>
        <m:oMath>
          <m:limLow>
            <m:e>
              <m:r>
                <m:rPr>
                  <m:sty m:val="p"/>
                </m:rPr>
                <m:t>min</m:t>
              </m:r>
            </m:e>
            <m:lim>
              <m:limLow>
                <m:e>
                  <m:r>
                    <m:t>β</m:t>
                  </m:r>
                </m:e>
                <m:lim>
                  <m:r>
                    <m:rPr>
                      <m:sty m:val="p"/>
                    </m:rPr>
                    <m:t>∼</m:t>
                  </m:r>
                </m:lim>
              </m:limLow>
            </m:lim>
          </m:limLow>
          <m:r>
            <m:t>​</m:t>
          </m:r>
          <m:d>
            <m:dPr>
              <m:begChr m:val="∥"/>
              <m:sepChr m:val=""/>
              <m:endChr m:val="∥"/>
              <m:grow/>
            </m:dPr>
            <m:e>
              <m:limLow>
                <m:e>
                  <m:r>
                    <m:t>y</m:t>
                  </m:r>
                </m:e>
                <m:lim>
                  <m:r>
                    <m:rPr>
                      <m:sty m:val="p"/>
                    </m:rPr>
                    <m:t>∼</m:t>
                  </m:r>
                </m:lim>
              </m:limLow>
              <m:r>
                <m:rPr>
                  <m:sty m:val="p"/>
                </m:rPr>
                <m:t>−</m:t>
              </m:r>
              <m:r>
                <m:rPr>
                  <m:sty m:val="bi"/>
                </m:rPr>
                <m:t>X</m:t>
              </m:r>
              <m:limLow>
                <m:e>
                  <m:r>
                    <m:t>β</m:t>
                  </m:r>
                </m:e>
                <m:lim>
                  <m:r>
                    <m:rPr>
                      <m:sty m:val="p"/>
                    </m:rPr>
                    <m:t>∼</m:t>
                  </m:r>
                </m:lim>
              </m:limLow>
            </m:e>
          </m:d>
          <m:sSubSup>
            <m:e>
              <m:r>
                <m:t>​</m:t>
              </m:r>
            </m:e>
            <m:sub>
              <m:r>
                <m:rPr>
                  <m:sty m:val="bi"/>
                </m:rPr>
                <m:t>W</m:t>
              </m:r>
            </m:sub>
            <m:sup>
              <m:r>
                <m:t>2</m:t>
              </m:r>
            </m:sup>
          </m:sSubSup>
          <m:r>
            <m:rPr>
              <m:sty m:val="p"/>
            </m:rPr>
            <m:t>=</m:t>
          </m:r>
          <m:limLow>
            <m:e>
              <m:r>
                <m:rPr>
                  <m:sty m:val="p"/>
                </m:rPr>
                <m:t>min</m:t>
              </m:r>
            </m:e>
            <m:lim>
              <m:limLow>
                <m:e>
                  <m:r>
                    <m:t>β</m:t>
                  </m:r>
                </m:e>
                <m:lim>
                  <m:r>
                    <m:rPr>
                      <m:sty m:val="p"/>
                    </m:rPr>
                    <m:t>∼</m:t>
                  </m:r>
                </m:lim>
              </m:limLow>
            </m:lim>
          </m:limLow>
          <m:r>
            <m:t>​</m:t>
          </m:r>
          <m:d>
            <m:dPr>
              <m:begChr m:val="⟨"/>
              <m:sepChr m:val=""/>
              <m:endChr m:val="⟩"/>
              <m:grow/>
            </m:dPr>
            <m:e>
              <m:limLow>
                <m:e>
                  <m:r>
                    <m:t>y</m:t>
                  </m:r>
                </m:e>
                <m:lim>
                  <m:r>
                    <m:rPr>
                      <m:sty m:val="p"/>
                    </m:rPr>
                    <m:t>∼</m:t>
                  </m:r>
                </m:lim>
              </m:limLow>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r>
                <m:rPr>
                  <m:sty m:val="bi"/>
                </m:rPr>
                <m:t>X</m:t>
              </m:r>
              <m:limLow>
                <m:e>
                  <m:r>
                    <m:t>β</m:t>
                  </m:r>
                </m:e>
                <m:lim>
                  <m:r>
                    <m:rPr>
                      <m:sty m:val="p"/>
                    </m:rPr>
                    <m:t>∼</m:t>
                  </m:r>
                </m:lim>
              </m:limLow>
            </m:e>
          </m:d>
          <m:sSub>
            <m:e>
              <m:r>
                <m:t>​</m:t>
              </m:r>
            </m:e>
            <m:sub>
              <m:r>
                <m:rPr>
                  <m:sty m:val="bi"/>
                </m:rPr>
                <m:t>W</m:t>
              </m:r>
            </m:sub>
          </m:sSub>
          <m:r>
            <m:rPr>
              <m:sty m:val="p"/>
            </m:rPr>
            <m:t>.</m:t>
          </m:r>
        </m:oMath>
      </m:oMathPara>
    </w:p>
    <w:p>
      <w:pPr>
        <w:pStyle w:val="BodyText"/>
      </w:pPr>
      <w:ins w:id="23762" w:author="PR Preview" w:date="2026-01-01T00:00:00Z">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ins>
    </w:p>
    <w:p>
      <w:pPr>
        <w:numPr>
          <w:ilvl w:val="0"/>
          <w:numId w:val="1000"/>
        </w:numPr>
      </w:pPr>
      <w:ins w:id="23763" w:author="PR Preview" w:date="2026-01-01T00:00:00Z">
        <w:r>
          <w:t xml:space="preserve">When embedding vectors are normalized to unit Euclidean norm (</w:t>
        </w:r>
      </w:ins>
      <w:ins w:id="23764" w:author="PR Preview" w:date="2026-01-01T00:00:00Z">
        <w:r>
          <w:t xml:space="preserve">$\mathopen{}\left\lVert\mathord{\smash[b]{\underset{\raise.3ex\hbox{$\scriptstyle\sim$}}{x}}\vphantom{x}}\right\rVert\mathclose{} = 1$</w:t>
        </w:r>
      </w:ins>
      <w:ins w:id="23765" w:author="PR Preview" w:date="2026-01-01T00:00:00Z">
        <w:r>
          <w:t xml:space="preserve"> </w:t>
        </w:r>
      </w:ins>
      <w:ins w:id="23766" w:author="PR Preview" w:date="2026-01-01T00:00:00Z">
        <w:r>
          <w:t xml:space="preserve">and</w:t>
        </w:r>
      </w:ins>
      <w:ins w:id="23767" w:author="PR Preview" w:date="2026-01-01T00:00:00Z">
        <w:r>
          <w:t xml:space="preserve"> </w:t>
        </w:r>
      </w:ins>
      <w:ins w:id="23768" w:author="PR Preview" w:date="2026-01-01T00:00:00Z">
        <w:r>
          <w:t xml:space="preserve">$\mathopen{}\left\lVert\mathord{\smash[b]{\underset{\raise.3ex\hbox{$\scriptstyle\sim$}}{y}}\vphantom{y}}\right\rVert\mathclose{} = 1$</w:t>
        </w:r>
      </w:ins>
      <w:ins w:id="23769" w:author="PR Preview" w:date="2026-01-01T00:00:00Z">
        <w:r>
          <w:t xml:space="preserve">),</w:t>
        </w:r>
      </w:ins>
      <w:ins w:id="23770" w:author="PR Preview" w:date="2026-01-01T00:00:00Z">
        <w:r>
          <w:t xml:space="preserve"> </w:t>
        </w:r>
      </w:ins>
      <w:ins w:id="23771" w:author="PR Preview" w:date="2026-01-01T00:00:00Z">
        <w:r>
          <w:t xml:space="preserve">cosine similarity equals the inner product</w:t>
        </w:r>
      </w:ins>
      <w:ins w:id="23772" w:author="PR Preview" w:date="2026-01-01T00:00:00Z">
        <w:r>
          <w:t xml:space="preserve"> </w:t>
        </w:r>
      </w:ins>
      <w:ins w:id="23773" w:author="PR Preview" w:date="2026-01-01T00:00:00Z">
        <w:r>
          <w:t xml:space="preserve">$\mathopen{}\left\langle \mathord{\smash[b]{\underset{\raise.3ex\hbox{$\scriptstyle\sim$}}{x}}\vphantom{x}}, \mathord{\smash[b]{\underset{\raise.3ex\hbox{$\scriptstyle\sim$}}{y}}\vphantom{y}}\right\rangle\mathclose{}$</w:t>
        </w:r>
      </w:ins>
      <w:ins w:id="23774" w:author="PR Preview" w:date="2026-01-01T00:00:00Z">
        <w:r>
          <w:t xml:space="preserve"> </w:t>
        </w:r>
      </w:ins>
      <w:ins w:id="23775" w:author="PR Preview" w:date="2026-01-01T00:00:00Z">
        <w:r>
          <w:t xml:space="preserve">(</w:t>
        </w:r>
      </w:ins>
      <w:hyperlink w:anchor="cor-cosine-similarity-unit-vectors">
        <w:ins w:id="23776" w:author="PR Preview" w:date="2026-01-01T00:00:00Z">
          <w:r>
            <w:rPr>
              <w:rStyle w:val="Hyperlink"/>
            </w:rPr>
            <w:t xml:space="preserve">Corollary 7</w:t>
          </w:r>
        </w:ins>
      </w:hyperlink>
      <w:ins w:id="23777" w:author="PR Preview" w:date="2026-01-01T00:00:00Z">
        <w:r>
          <w:t xml:space="preserve">).</w:t>
        </w:r>
      </w:ins>
      <w:ins w:id="23778" w:author="PR Preview" w:date="2026-01-01T00:00:00Z">
        <w:r>
          <w:t xml:space="preserve"> </w:t>
        </w:r>
      </w:ins>
      <w:ins w:id="23779" w:author="PR Preview" w:date="2026-01-01T00:00:00Z">
        <w:r>
          <w:t xml:space="preserve">Similarly, the self-attention mechanism in Transformers computes query-key alignment scores through scaled inner products</w:t>
        </w:r>
      </w:ins>
      <w:ins w:id="23780" w:author="PR Preview" w:date="2026-01-01T00:00:00Z">
        <w:r>
          <w:t xml:space="preserve"> </w:t>
        </w:r>
      </w:ins>
      <w:ins w:id="23781" w:author="PR Preview" w:date="2026-01-01T00:00:00Z">
        <w:r>
          <w:t xml:space="preserve">$\mathord{\smash[b]{\underset{\raise.3ex\hbox{$\scriptstyle\sim$}}{q}}\vphantom{q}} \cdot \mathord{\smash[b]{\underset{\raise.3ex\hbox{$\scriptstyle\sim$}}{k}}\vphantom{k}} / \sqrt{d_k}$</w:t>
        </w:r>
      </w:ins>
      <w:ins w:id="23782" w:author="PR Preview" w:date="2026-01-01T00:00:00Z">
        <w:r>
          <w:t xml:space="preserve">.</w:t>
        </w:r>
      </w:ins>
    </w:p>
    <w:p>
      <w:pPr>
        <w:numPr>
          <w:ilvl w:val="0"/>
          <w:numId w:val="1081"/>
        </w:numPr>
      </w:pPr>
      <w:ins w:id="23783" w:author="PR Preview" w:date="2026-01-01T00:00:00Z">
        <w:r>
          <w:rPr>
            <w:b/>
            <w:bCs/>
          </w:rPr>
          <w:t xml:space="preserve">Weighted and generalized least squares</w:t>
        </w:r>
      </w:ins>
      <w:ins w:id="23784" w:author="PR Preview" w:date="2026-01-01T00:00:00Z">
        <w:r>
          <w:t xml:space="preserve">:</w:t>
        </w:r>
      </w:ins>
      <w:ins w:id="23785" w:author="PR Preview" w:date="2026-01-01T00:00:00Z">
        <w:r>
          <w:t xml:space="preserve"> </w:t>
        </w:r>
      </w:ins>
      <w:ins w:id="23786" w:author="PR Preview" w:date="2026-01-01T00:00:00Z">
        <w:r>
          <w:t xml:space="preserve">In linear regression</w:t>
        </w:r>
      </w:ins>
      <w:ins w:id="23787" w:author="PR Preview" w:date="2026-01-01T00:00:00Z">
        <w:r>
          <w:t xml:space="preserve"> </w:t>
        </w:r>
      </w:ins>
      <w:ins w:id="23788" w:author="PR Preview" w:date="2026-01-01T00:00:00Z">
        <w:r>
          <w:t xml:space="preserve">$\mathord{\smash[b]{\underset{\raise.3ex\hbox{$\scriptstyle\sim$}}{y}}\vphantom{y}}\approx \mathbf{X}\mathord{\smash[b]{\underset{\raise.3ex\hbox{$\scriptstyle\sim$}}{\beta}}\vphantom{\beta}}$</w:t>
        </w:r>
      </w:ins>
      <w:ins w:id="23789" w:author="PR Preview" w:date="2026-01-01T00:00:00Z">
        <w:r>
          <w:t xml:space="preserve">, when observation errors have unequal variances or known correlations with positive definite covariance matrix</w:t>
        </w:r>
      </w:ins>
      <w:ins w:id="23790" w:author="PR Preview" w:date="2026-01-01T00:00:00Z">
        <w:r>
          <w:t xml:space="preserve"> </w:t>
        </w:r>
      </w:ins>
      <m:oMath>
        <m:r>
          <m:rPr>
            <m:sty m:val="b"/>
          </m:rPr>
          <m:t>Ω</m:t>
        </m:r>
      </m:oMath>
      <w:ins w:id="23791" w:author="PR Preview" w:date="2026-01-01T00:00:00Z">
        <w:r>
          <w:t xml:space="preserve">,</w:t>
        </w:r>
      </w:ins>
      <w:ins w:id="23792" w:author="PR Preview" w:date="2026-01-01T00:00:00Z">
        <w:r>
          <w:t xml:space="preserve"> </w:t>
        </w:r>
      </w:ins>
      <w:ins w:id="23793" w:author="PR Preview" w:date="2026-01-01T00:00:00Z">
        <w:r>
          <w:t xml:space="preserve">ordinary least squares is inefficient.</w:t>
        </w:r>
      </w:ins>
      <w:ins w:id="23794" w:author="PR Preview" w:date="2026-01-01T00:00:00Z">
        <w:r>
          <w:t xml:space="preserve"> </w:t>
        </w:r>
      </w:ins>
      <w:ins w:id="23795" w:author="PR Preview" w:date="2026-01-01T00:00:00Z">
        <w:r>
          <w:t xml:space="preserve">Generalized least squares minimizes the residual norm in the inner product space induced by</w:t>
        </w:r>
      </w:ins>
      <w:ins w:id="23796" w:author="PR Preview" w:date="2026-01-01T00:00:00Z">
        <w:r>
          <w:t xml:space="preserve"> </w:t>
        </w:r>
      </w:ins>
      <m:oMath>
        <m:r>
          <m:rPr>
            <m:sty m:val="bi"/>
          </m:rPr>
          <m:t>W</m:t>
        </m:r>
        <m:r>
          <m:rPr>
            <m:sty m:val="p"/>
          </m:rPr>
          <m:t>=</m:t>
        </m:r>
        <m:sSup>
          <m:e>
            <m:r>
              <m:rPr>
                <m:sty m:val="b"/>
              </m:rPr>
              <m:t>Ω</m:t>
            </m:r>
          </m:e>
          <m:sup>
            <m:r>
              <m:rPr>
                <m:sty m:val="p"/>
              </m:rPr>
              <m:t>−</m:t>
            </m:r>
            <m:r>
              <m:t>1</m:t>
            </m:r>
          </m:sup>
        </m:sSup>
      </m:oMath>
      <w:ins w:id="23797" w:author="PR Preview" w:date="2026-01-01T00:00:00Z">
        <w:r>
          <w:t xml:space="preserve">:</w:t>
        </w:r>
      </w:ins>
    </w:p>
    <w:p>
      <w:pPr>
        <w:pStyle w:val="BodyText"/>
      </w:pPr>
      <w:ins w:id="23798" w:author="PR Preview" w:date="2026-01-01T00:00:00Z">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ins>
    </w:p>
    <w:bookmarkEnd w:id="524"/>
    <w:bookmarkEnd w:id="525"/>
    <w:bookmarkStart w:id="541" w:name="determinants"/>
    <w:p>
      <w:pPr>
        <w:pStyle w:val="Heading2"/>
      </w:pPr>
      <w:r>
        <w:t xml:space="preserve">19 Determinants</w:t>
      </w:r>
    </w:p>
    <w:bookmarkStart w:id="526"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6"/>
    <w:bookmarkStart w:id="527" w:name="exm-determinant"/>
    <w:p>
      <w:pPr>
        <w:pStyle w:val="FirstParagraph"/>
      </w:pPr>
      <w:del w:id="23799" w:author="PR Preview" w:date="2026-01-01T00:00:00Z">
        <w:r>
          <w:rPr>
            <w:b/>
            <w:bCs/>
          </w:rPr>
          <w:delText xml:space="preserve">Example 156 (Determinant of a</w:delText>
        </w:r>
      </w:del>
      <w:del w:id="23800" w:author="PR Preview" w:date="2026-01-01T00:00:00Z">
        <w:r>
          <w:rPr>
            <w:b/>
            <w:bCs/>
          </w:rPr>
          <w:delText xml:space="preserve"> </w:delText>
        </w:r>
      </w:del>
      <m:oMath>
        <m:r>
          <m:t>2</m:t>
        </m:r>
        <m:r>
          <m:rPr>
            <m:sty m:val="p"/>
          </m:rPr>
          <m:t>×</m:t>
        </m:r>
        <m:r>
          <m:t>2</m:t>
        </m:r>
      </m:oMath>
      <w:del w:id="23801" w:author="PR Preview" w:date="2026-01-01T00:00:00Z">
        <w:r>
          <w:rPr>
            <w:b/>
            <w:bCs/>
          </w:rPr>
          <w:delText xml:space="preserve"> </w:delText>
        </w:r>
      </w:del>
      <w:del w:id="23802" w:author="PR Preview" w:date="2026-01-01T00:00:00Z">
        <w:r>
          <w:rPr>
            <w:b/>
            <w:bCs/>
          </w:rPr>
          <w:delText xml:space="preserve">matrix)</w:delText>
        </w:r>
      </w:del>
      <w:del w:id="23803" w:author="PR Preview" w:date="2026-01-01T00:00:00Z">
        <w:r>
          <w:delText xml:space="preserve"> </w:delText>
        </w:r>
      </w:del>
      <w:del w:id="23804" w:author="PR Preview" w:date="2026-01-01T00:00:00Z">
        <w:r>
          <w:delText xml:space="preserve">For</w:delText>
        </w:r>
      </w:del>
      <w:del w:id="23805"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del w:id="23806" w:author="PR Preview" w:date="2026-01-01T00:00:00Z">
        <w:r>
          <w:delText xml:space="preserve">,</w:delText>
        </w:r>
      </w:del>
      <w:del w:id="23807" w:author="PR Preview" w:date="2026-01-01T00:00:00Z">
        <w:r>
          <w:delText xml:space="preserve"> </w:delText>
        </w:r>
      </w:del>
      <w:del w:id="23808" w:author="PR Preview" w:date="2026-01-01T00:00:00Z">
        <w:r>
          <w:delText xml:space="preserve">deleting row 1 and column 1 leaves</w:delText>
        </w:r>
      </w:del>
      <w:del w:id="23809" w:author="PR Preview" w:date="2026-01-01T00:00:00Z">
        <w:r>
          <w:delText xml:space="preserve"> </w:delText>
        </w:r>
      </w:del>
      <m:oMath>
        <m:d>
          <m:dPr>
            <m:begChr m:val="["/>
            <m:sepChr m:val=""/>
            <m:endChr m:val="]"/>
            <m:grow/>
          </m:dPr>
          <m:e>
            <m:m>
              <m:mPr>
                <m:baseJc m:val="center"/>
                <m:plcHide m:val="on"/>
                <m:mcs>
                  <m:mc>
                    <m:mcPr>
                      <m:mcJc m:val="center"/>
                      <m:count m:val="1"/>
                    </m:mcPr>
                  </m:mc>
                </m:mcs>
              </m:mPr>
              <m:mr>
                <m:e>
                  <m:r>
                    <m:t>d</m:t>
                  </m:r>
                </m:e>
              </m:mr>
            </m:m>
          </m:e>
        </m:d>
      </m:oMath>
      <w:del w:id="23810" w:author="PR Preview" w:date="2026-01-01T00:00:00Z">
        <w:r>
          <w:delText xml:space="preserve">,</w:delText>
        </w:r>
      </w:del>
      <w:del w:id="23811" w:author="PR Preview" w:date="2026-01-01T00:00:00Z">
        <w:r>
          <w:delText xml:space="preserve"> </w:delText>
        </w:r>
      </w:del>
      <w:del w:id="23812" w:author="PR Preview" w:date="2026-01-01T00:00:00Z">
        <w:r>
          <w:delText xml:space="preserve">and deleting row 1 and column 2 leaves</w:delText>
        </w:r>
      </w:del>
      <w:del w:id="23813" w:author="PR Preview" w:date="2026-01-01T00:00:00Z">
        <w:r>
          <w:delText xml:space="preserve"> </w:delText>
        </w:r>
      </w:del>
      <m:oMath>
        <m:d>
          <m:dPr>
            <m:begChr m:val="["/>
            <m:sepChr m:val=""/>
            <m:endChr m:val="]"/>
            <m:grow/>
          </m:dPr>
          <m:e>
            <m:m>
              <m:mPr>
                <m:baseJc m:val="center"/>
                <m:plcHide m:val="on"/>
                <m:mcs>
                  <m:mc>
                    <m:mcPr>
                      <m:mcJc m:val="center"/>
                      <m:count m:val="1"/>
                    </m:mcPr>
                  </m:mc>
                </m:mcs>
              </m:mPr>
              <m:mr>
                <m:e>
                  <m:r>
                    <m:t>c</m:t>
                  </m:r>
                </m:e>
              </m:mr>
            </m:m>
          </m:e>
        </m:d>
      </m:oMath>
      <w:del w:id="23814" w:author="PR Preview" w:date="2026-01-01T00:00:00Z">
        <w:r>
          <w:delText xml:space="preserve">.</w:delText>
        </w:r>
      </w:del>
      <w:del w:id="23815" w:author="PR Preview" w:date="2026-01-01T00:00:00Z">
        <w:r>
          <w:delText xml:space="preserve"> </w:delText>
        </w:r>
      </w:del>
      <w:del w:id="23816" w:author="PR Preview" w:date="2026-01-01T00:00:00Z">
        <w:r>
          <w:delText xml:space="preserve">So:</w:delText>
        </w:r>
      </w:del>
    </w:p>
    <w:p>
      <w:pPr>
        <w:pStyle w:val="FirstParagraph"/>
      </w:pPr>
      <w:ins w:id="23817" w:author="PR Preview" w:date="2026-01-01T00:00:00Z">
        <w:r>
          <w:rPr>
            <w:b/>
            <w:bCs/>
          </w:rPr>
          <w:t xml:space="preserve">Example 158 (Determinant of a</w:t>
        </w:r>
      </w:ins>
      <w:ins w:id="23818" w:author="PR Preview" w:date="2026-01-01T00:00:00Z">
        <w:r>
          <w:rPr>
            <w:b/>
            <w:bCs/>
          </w:rPr>
          <w:t xml:space="preserve"> </w:t>
        </w:r>
      </w:ins>
      <m:oMath>
        <m:r>
          <m:t>2</m:t>
        </m:r>
        <m:r>
          <m:rPr>
            <m:sty m:val="p"/>
          </m:rPr>
          <m:t>×</m:t>
        </m:r>
        <m:r>
          <m:t>2</m:t>
        </m:r>
      </m:oMath>
      <w:ins w:id="23819" w:author="PR Preview" w:date="2026-01-01T00:00:00Z">
        <w:r>
          <w:rPr>
            <w:b/>
            <w:bCs/>
          </w:rPr>
          <w:t xml:space="preserve"> </w:t>
        </w:r>
      </w:ins>
      <w:ins w:id="23820" w:author="PR Preview" w:date="2026-01-01T00:00:00Z">
        <w:r>
          <w:rPr>
            <w:b/>
            <w:bCs/>
          </w:rPr>
          <w:t xml:space="preserve">matrix)</w:t>
        </w:r>
      </w:ins>
      <w:ins w:id="23821" w:author="PR Preview" w:date="2026-01-01T00:00:00Z">
        <w:r>
          <w:t xml:space="preserve"> </w:t>
        </w:r>
      </w:ins>
      <w:ins w:id="23822" w:author="PR Preview" w:date="2026-01-01T00:00:00Z">
        <w:r>
          <w:t xml:space="preserve">For</w:t>
        </w:r>
      </w:ins>
      <w:ins w:id="23823"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ins w:id="23824" w:author="PR Preview" w:date="2026-01-01T00:00:00Z">
        <w:r>
          <w:t xml:space="preserve">,</w:t>
        </w:r>
      </w:ins>
      <w:ins w:id="23825" w:author="PR Preview" w:date="2026-01-01T00:00:00Z">
        <w:r>
          <w:t xml:space="preserve"> </w:t>
        </w:r>
      </w:ins>
      <w:ins w:id="23826" w:author="PR Preview" w:date="2026-01-01T00:00:00Z">
        <w:r>
          <w:t xml:space="preserve">deleting row 1 and column 1 leaves</w:t>
        </w:r>
      </w:ins>
      <w:ins w:id="23827" w:author="PR Preview" w:date="2026-01-01T00:00:00Z">
        <w:r>
          <w:t xml:space="preserve"> </w:t>
        </w:r>
      </w:ins>
      <m:oMath>
        <m:d>
          <m:dPr>
            <m:begChr m:val="["/>
            <m:sepChr m:val=""/>
            <m:endChr m:val="]"/>
            <m:grow/>
          </m:dPr>
          <m:e>
            <m:m>
              <m:mPr>
                <m:baseJc m:val="center"/>
                <m:plcHide m:val="on"/>
                <m:mcs>
                  <m:mc>
                    <m:mcPr>
                      <m:mcJc m:val="center"/>
                      <m:count m:val="1"/>
                    </m:mcPr>
                  </m:mc>
                </m:mcs>
              </m:mPr>
              <m:mr>
                <m:e>
                  <m:r>
                    <m:t>d</m:t>
                  </m:r>
                </m:e>
              </m:mr>
            </m:m>
          </m:e>
        </m:d>
      </m:oMath>
      <w:ins w:id="23828" w:author="PR Preview" w:date="2026-01-01T00:00:00Z">
        <w:r>
          <w:t xml:space="preserve">,</w:t>
        </w:r>
      </w:ins>
      <w:ins w:id="23829" w:author="PR Preview" w:date="2026-01-01T00:00:00Z">
        <w:r>
          <w:t xml:space="preserve"> </w:t>
        </w:r>
      </w:ins>
      <w:ins w:id="23830" w:author="PR Preview" w:date="2026-01-01T00:00:00Z">
        <w:r>
          <w:t xml:space="preserve">and deleting row 1 and column 2 leaves</w:t>
        </w:r>
      </w:ins>
      <w:ins w:id="23831" w:author="PR Preview" w:date="2026-01-01T00:00:00Z">
        <w:r>
          <w:t xml:space="preserve"> </w:t>
        </w:r>
      </w:ins>
      <m:oMath>
        <m:d>
          <m:dPr>
            <m:begChr m:val="["/>
            <m:sepChr m:val=""/>
            <m:endChr m:val="]"/>
            <m:grow/>
          </m:dPr>
          <m:e>
            <m:m>
              <m:mPr>
                <m:baseJc m:val="center"/>
                <m:plcHide m:val="on"/>
                <m:mcs>
                  <m:mc>
                    <m:mcPr>
                      <m:mcJc m:val="center"/>
                      <m:count m:val="1"/>
                    </m:mcPr>
                  </m:mc>
                </m:mcs>
              </m:mPr>
              <m:mr>
                <m:e>
                  <m:r>
                    <m:t>c</m:t>
                  </m:r>
                </m:e>
              </m:mr>
            </m:m>
          </m:e>
        </m:d>
      </m:oMath>
      <w:ins w:id="23832" w:author="PR Preview" w:date="2026-01-01T00:00:00Z">
        <w:r>
          <w:t xml:space="preserve">.</w:t>
        </w:r>
      </w:ins>
      <w:ins w:id="23833" w:author="PR Preview" w:date="2026-01-01T00:00:00Z">
        <w:r>
          <w:t xml:space="preserve"> </w:t>
        </w:r>
      </w:ins>
      <w:ins w:id="23834" w:author="PR Preview" w:date="2026-01-01T00:00:00Z">
        <w:r>
          <w:t xml:space="preserve">So:</w:t>
        </w:r>
      </w:ins>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7"/>
    <w:bookmarkStart w:id="528" w:name="rem-determinant-cofactor-expansion"/>
    <w:p>
      <w:pPr>
        <w:pStyle w:val="FirstParagraph"/>
      </w:pPr>
      <w:del w:id="23835" w:author="PR Preview" w:date="2026-01-01T00:00:00Z">
        <w:r>
          <w:rPr>
            <w:i/>
            <w:iCs/>
          </w:rPr>
          <w:delText xml:space="preserve">Remark 45</w:delText>
        </w:r>
      </w:del>
      <w:del w:id="23836" w:author="PR Preview" w:date="2026-01-01T00:00:00Z">
        <w:r>
          <w:delText xml:space="preserve"> (Cofactor expansion). </w:delText>
        </w:r>
      </w:del>
      <w:del w:id="23837" w:author="PR Preview" w:date="2026-01-01T00:00:00Z">
        <w:r>
          <w:delText xml:space="preserve">The recursive formula in</w:delText>
        </w:r>
      </w:del>
      <w:del w:id="23838" w:author="PR Preview" w:date="2026-01-01T00:00:00Z">
        <w:r>
          <w:delText xml:space="preserve"> </w:delText>
        </w:r>
      </w:del>
      <w:hyperlink w:anchor="def-determinant">
        <w:del w:id="23839" w:author="PR Preview" w:date="2026-01-01T00:00:00Z">
          <w:r>
            <w:rPr>
              <w:rStyle w:val="Hyperlink"/>
            </w:rPr>
            <w:delText xml:space="preserve">Definition 105</w:delText>
          </w:r>
        </w:del>
      </w:hyperlink>
      <w:del w:id="23840" w:author="PR Preview" w:date="2026-01-01T00:00:00Z">
        <w:r>
          <w:delText xml:space="preserve"> </w:delText>
        </w:r>
      </w:del>
      <w:del w:id="23841" w:author="PR Preview" w:date="2026-01-01T00:00:00Z">
        <w:r>
          <w:delText xml:space="preserve">is the</w:delText>
        </w:r>
      </w:del>
      <w:del w:id="23842" w:author="PR Preview" w:date="2026-01-01T00:00:00Z">
        <w:r>
          <w:delText xml:space="preserve"> </w:delText>
        </w:r>
      </w:del>
      <w:del w:id="23843" w:author="PR Preview" w:date="2026-01-01T00:00:00Z">
        <w:r>
          <w:rPr>
            <w:i/>
            <w:iCs/>
          </w:rPr>
          <w:delText xml:space="preserve">cofactor expansion</w:delText>
        </w:r>
      </w:del>
      <w:del w:id="23844" w:author="PR Preview" w:date="2026-01-01T00:00:00Z">
        <w:r>
          <w:delText xml:space="preserve"> </w:delText>
        </w:r>
      </w:del>
      <w:del w:id="23845" w:author="PR Preview" w:date="2026-01-01T00:00:00Z">
        <w:r>
          <w:delText xml:space="preserve">along the first row.</w:delText>
        </w:r>
      </w:del>
      <w:del w:id="23846" w:author="PR Preview" w:date="2026-01-01T00:00:00Z">
        <w:r>
          <w:delText xml:space="preserve"> </w:delText>
        </w:r>
      </w:del>
      <w:del w:id="23847" w:author="PR Preview" w:date="2026-01-01T00:00:00Z">
        <w:r>
          <w:delText xml:space="preserve">Other sources define the determinant</w:delText>
        </w:r>
      </w:del>
      <w:del w:id="23848" w:author="PR Preview" w:date="2026-01-01T00:00:00Z">
        <w:r>
          <w:delText xml:space="preserve"> </w:delText>
        </w:r>
      </w:del>
      <w:del w:id="23849" w:author="PR Preview" w:date="2026-01-01T00:00:00Z">
        <w:r>
          <w:delText xml:space="preserve">as a sum over all orderings of the columns</w:delText>
        </w:r>
      </w:del>
      <w:del w:id="23850" w:author="PR Preview" w:date="2026-01-01T00:00:00Z">
        <w:r>
          <w:delText xml:space="preserve"> </w:delText>
        </w:r>
      </w:del>
      <w:del w:id="23851" w:author="PR Preview" w:date="2026-01-01T00:00:00Z">
        <w:r>
          <w:delText xml:space="preserve">and derive this expansion from it;</w:delText>
        </w:r>
      </w:del>
      <w:del w:id="23852" w:author="PR Preview" w:date="2026-01-01T00:00:00Z">
        <w:r>
          <w:delText xml:space="preserve"> </w:delText>
        </w:r>
      </w:del>
      <w:del w:id="23853" w:author="PR Preview" w:date="2026-01-01T00:00:00Z">
        <w:r>
          <w:delText xml:space="preserve">the two definitions agree</w:delText>
        </w:r>
      </w:del>
      <w:del w:id="23854" w:author="PR Preview" w:date="2026-01-01T00:00:00Z">
        <w:r>
          <w:delText xml:space="preserve"> </w:delText>
        </w:r>
      </w:del>
      <w:del w:id="23855" w:author="PR Preview" w:date="2026-01-01T00:00:00Z">
        <w:r>
          <w:delText xml:space="preserve">(Banerjee and Roy 2014)</w:delText>
        </w:r>
      </w:del>
      <w:del w:id="23856" w:author="PR Preview" w:date="2026-01-01T00:00:00Z">
        <w:r>
          <w:delText xml:space="preserve">.</w:delText>
        </w:r>
      </w:del>
    </w:p>
    <w:p>
      <w:pPr>
        <w:pStyle w:val="FirstParagraph"/>
      </w:pPr>
      <w:ins w:id="23857" w:author="PR Preview" w:date="2026-01-01T00:00:00Z">
        <w:r>
          <w:rPr>
            <w:i/>
            <w:iCs/>
          </w:rPr>
          <w:t xml:space="preserve">Remark 46</w:t>
        </w:r>
      </w:ins>
      <w:ins w:id="23858" w:author="PR Preview" w:date="2026-01-01T00:00:00Z">
        <w:r>
          <w:t xml:space="preserve"> (Cofactor expansion). </w:t>
        </w:r>
      </w:ins>
      <w:ins w:id="23859" w:author="PR Preview" w:date="2026-01-01T00:00:00Z">
        <w:r>
          <w:t xml:space="preserve">The recursive formula in</w:t>
        </w:r>
      </w:ins>
      <w:ins w:id="23860" w:author="PR Preview" w:date="2026-01-01T00:00:00Z">
        <w:r>
          <w:t xml:space="preserve"> </w:t>
        </w:r>
      </w:ins>
      <w:hyperlink w:anchor="def-determinant">
        <w:ins w:id="23861" w:author="PR Preview" w:date="2026-01-01T00:00:00Z">
          <w:r>
            <w:rPr>
              <w:rStyle w:val="Hyperlink"/>
            </w:rPr>
            <w:t xml:space="preserve">Definition 105</w:t>
          </w:r>
        </w:ins>
      </w:hyperlink>
      <w:ins w:id="23862" w:author="PR Preview" w:date="2026-01-01T00:00:00Z">
        <w:r>
          <w:t xml:space="preserve"> </w:t>
        </w:r>
      </w:ins>
      <w:ins w:id="23863" w:author="PR Preview" w:date="2026-01-01T00:00:00Z">
        <w:r>
          <w:t xml:space="preserve">is the</w:t>
        </w:r>
      </w:ins>
      <w:ins w:id="23864" w:author="PR Preview" w:date="2026-01-01T00:00:00Z">
        <w:r>
          <w:t xml:space="preserve"> </w:t>
        </w:r>
      </w:ins>
      <w:ins w:id="23865" w:author="PR Preview" w:date="2026-01-01T00:00:00Z">
        <w:r>
          <w:rPr>
            <w:i/>
            <w:iCs/>
          </w:rPr>
          <w:t xml:space="preserve">cofactor expansion</w:t>
        </w:r>
      </w:ins>
      <w:ins w:id="23866" w:author="PR Preview" w:date="2026-01-01T00:00:00Z">
        <w:r>
          <w:t xml:space="preserve"> </w:t>
        </w:r>
      </w:ins>
      <w:ins w:id="23867" w:author="PR Preview" w:date="2026-01-01T00:00:00Z">
        <w:r>
          <w:t xml:space="preserve">along the first row.</w:t>
        </w:r>
      </w:ins>
      <w:ins w:id="23868" w:author="PR Preview" w:date="2026-01-01T00:00:00Z">
        <w:r>
          <w:t xml:space="preserve"> </w:t>
        </w:r>
      </w:ins>
      <w:ins w:id="23869" w:author="PR Preview" w:date="2026-01-01T00:00:00Z">
        <w:r>
          <w:t xml:space="preserve">Other sources define the determinant</w:t>
        </w:r>
      </w:ins>
      <w:ins w:id="23870" w:author="PR Preview" w:date="2026-01-01T00:00:00Z">
        <w:r>
          <w:t xml:space="preserve"> </w:t>
        </w:r>
      </w:ins>
      <w:ins w:id="23871" w:author="PR Preview" w:date="2026-01-01T00:00:00Z">
        <w:r>
          <w:t xml:space="preserve">as a sum over all orderings of the columns</w:t>
        </w:r>
      </w:ins>
      <w:ins w:id="23872" w:author="PR Preview" w:date="2026-01-01T00:00:00Z">
        <w:r>
          <w:t xml:space="preserve"> </w:t>
        </w:r>
      </w:ins>
      <w:ins w:id="23873" w:author="PR Preview" w:date="2026-01-01T00:00:00Z">
        <w:r>
          <w:t xml:space="preserve">and derive this expansion from it;</w:t>
        </w:r>
      </w:ins>
      <w:ins w:id="23874" w:author="PR Preview" w:date="2026-01-01T00:00:00Z">
        <w:r>
          <w:t xml:space="preserve"> </w:t>
        </w:r>
      </w:ins>
      <w:ins w:id="23875" w:author="PR Preview" w:date="2026-01-01T00:00:00Z">
        <w:r>
          <w:t xml:space="preserve">the two definitions agree</w:t>
        </w:r>
      </w:ins>
      <w:ins w:id="23876" w:author="PR Preview" w:date="2026-01-01T00:00:00Z">
        <w:r>
          <w:t xml:space="preserve"> </w:t>
        </w:r>
      </w:ins>
      <w:ins w:id="23877" w:author="PR Preview" w:date="2026-01-01T00:00:00Z">
        <w:r>
          <w:t xml:space="preserve">(Banerjee and Roy 2014)</w:t>
        </w:r>
      </w:ins>
      <w:ins w:id="23878" w:author="PR Preview" w:date="2026-01-01T00:00:00Z">
        <w:r>
          <w:t xml:space="preserve">.</w:t>
        </w:r>
      </w:ins>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del w:id="23879" w:author="PR Preview" w:date="2026-01-01T00:00:00Z">
        <w:r>
          <w:delText xml:space="preserve">For</w:delText>
        </w:r>
      </w:del>
      <w:del w:id="23880" w:author="PR Preview" w:date="2026-01-01T00:00:00Z">
        <w:r>
          <w:delText xml:space="preserve"> </w:delText>
        </w:r>
      </w:del>
      <m:oMath>
        <m:r>
          <m:t>p</m:t>
        </m:r>
        <m:r>
          <m:rPr>
            <m:sty m:val="p"/>
          </m:rPr>
          <m:t>=</m:t>
        </m:r>
        <m:r>
          <m:t>2</m:t>
        </m:r>
      </m:oMath>
      <w:del w:id="23881" w:author="PR Preview" w:date="2026-01-01T00:00:00Z">
        <w:r>
          <w:delText xml:space="preserve">, the columns have two orderings.</w:delText>
        </w:r>
      </w:del>
      <w:del w:id="23882" w:author="PR Preview" w:date="2026-01-01T00:00:00Z">
        <w:r>
          <w:delText xml:space="preserve"> </w:delText>
        </w:r>
      </w:del>
      <w:del w:id="23883" w:author="PR Preview" w:date="2026-01-01T00:00:00Z">
        <w:r>
          <w:delText xml:space="preserve">The ordering</w:delText>
        </w:r>
      </w:del>
      <w:del w:id="23884" w:author="PR Preview" w:date="2026-01-01T00:00:00Z">
        <w:r>
          <w:delText xml:space="preserve"> </w:delText>
        </w:r>
      </w:del>
      <m:oMath>
        <m:r>
          <m:rPr>
            <m:sty m:val="p"/>
          </m:rPr>
          <m:t>(</m:t>
        </m:r>
        <m:r>
          <m:t>1</m:t>
        </m:r>
        <m:r>
          <m:rPr>
            <m:sty m:val="p"/>
          </m:rPr>
          <m:t>,</m:t>
        </m:r>
        <m:r>
          <m:t>2</m:t>
        </m:r>
        <m:r>
          <m:rPr>
            <m:sty m:val="p"/>
          </m:rPr>
          <m:t>)</m:t>
        </m:r>
      </m:oMath>
      <w:del w:id="23885" w:author="PR Preview" w:date="2026-01-01T00:00:00Z">
        <w:r>
          <w:delText xml:space="preserve"> </w:delText>
        </w:r>
      </w:del>
      <w:del w:id="23886" w:author="PR Preview" w:date="2026-01-01T00:00:00Z">
        <w:r>
          <w:delText xml:space="preserve">keeps each column in place,</w:delText>
        </w:r>
      </w:del>
      <w:del w:id="23887" w:author="PR Preview" w:date="2026-01-01T00:00:00Z">
        <w:r>
          <w:delText xml:space="preserve"> </w:delText>
        </w:r>
      </w:del>
      <w:del w:id="23888" w:author="PR Preview" w:date="2026-01-01T00:00:00Z">
        <w:r>
          <w:delText xml:space="preserve">picks the entries</w:delText>
        </w:r>
      </w:del>
      <w:del w:id="23889" w:author="PR Preview" w:date="2026-01-01T00:00:00Z">
        <w:r>
          <w:delText xml:space="preserve"> </w:delText>
        </w:r>
      </w:del>
      <m:oMath>
        <m:sSub>
          <m:e>
            <m:r>
              <m:t>a</m:t>
            </m:r>
          </m:e>
          <m:sub>
            <m:r>
              <m:t>11</m:t>
            </m:r>
          </m:sub>
        </m:sSub>
      </m:oMath>
      <w:del w:id="23890" w:author="PR Preview" w:date="2026-01-01T00:00:00Z">
        <w:r>
          <w:delText xml:space="preserve"> </w:delText>
        </w:r>
      </w:del>
      <w:del w:id="23891" w:author="PR Preview" w:date="2026-01-01T00:00:00Z">
        <w:r>
          <w:delText xml:space="preserve">and</w:delText>
        </w:r>
      </w:del>
      <w:del w:id="23892" w:author="PR Preview" w:date="2026-01-01T00:00:00Z">
        <w:r>
          <w:delText xml:space="preserve"> </w:delText>
        </w:r>
      </w:del>
      <m:oMath>
        <m:sSub>
          <m:e>
            <m:r>
              <m:t>a</m:t>
            </m:r>
          </m:e>
          <m:sub>
            <m:r>
              <m:t>22</m:t>
            </m:r>
          </m:sub>
        </m:sSub>
      </m:oMath>
      <w:del w:id="23893" w:author="PR Preview" w:date="2026-01-01T00:00:00Z">
        <w:r>
          <w:delText xml:space="preserve">,</w:delText>
        </w:r>
      </w:del>
      <w:del w:id="23894" w:author="PR Preview" w:date="2026-01-01T00:00:00Z">
        <w:r>
          <w:delText xml:space="preserve"> </w:delText>
        </w:r>
      </w:del>
      <w:del w:id="23895" w:author="PR Preview" w:date="2026-01-01T00:00:00Z">
        <w:r>
          <w:delText xml:space="preserve">and has sign</w:delText>
        </w:r>
      </w:del>
      <w:del w:id="23896" w:author="PR Preview" w:date="2026-01-01T00:00:00Z">
        <w:r>
          <w:delText xml:space="preserve"> </w:delText>
        </w:r>
      </w:del>
      <m:oMath>
        <m:r>
          <m:rPr>
            <m:sty m:val="p"/>
          </m:rPr>
          <m:t>+</m:t>
        </m:r>
        <m:r>
          <m:t>1</m:t>
        </m:r>
      </m:oMath>
      <w:del w:id="23897" w:author="PR Preview" w:date="2026-01-01T00:00:00Z">
        <w:r>
          <w:delText xml:space="preserve">.</w:delText>
        </w:r>
      </w:del>
      <w:del w:id="23898" w:author="PR Preview" w:date="2026-01-01T00:00:00Z">
        <w:r>
          <w:delText xml:space="preserve"> </w:delText>
        </w:r>
      </w:del>
      <w:del w:id="23899" w:author="PR Preview" w:date="2026-01-01T00:00:00Z">
        <w:r>
          <w:delText xml:space="preserve">The ordering</w:delText>
        </w:r>
      </w:del>
      <w:del w:id="23900" w:author="PR Preview" w:date="2026-01-01T00:00:00Z">
        <w:r>
          <w:delText xml:space="preserve"> </w:delText>
        </w:r>
      </w:del>
      <m:oMath>
        <m:r>
          <m:rPr>
            <m:sty m:val="p"/>
          </m:rPr>
          <m:t>(</m:t>
        </m:r>
        <m:r>
          <m:t>2</m:t>
        </m:r>
        <m:r>
          <m:rPr>
            <m:sty m:val="p"/>
          </m:rPr>
          <m:t>,</m:t>
        </m:r>
        <m:r>
          <m:t>1</m:t>
        </m:r>
        <m:r>
          <m:rPr>
            <m:sty m:val="p"/>
          </m:rPr>
          <m:t>)</m:t>
        </m:r>
      </m:oMath>
      <w:del w:id="23901" w:author="PR Preview" w:date="2026-01-01T00:00:00Z">
        <w:r>
          <w:delText xml:space="preserve"> </w:delText>
        </w:r>
      </w:del>
      <w:del w:id="23902" w:author="PR Preview" w:date="2026-01-01T00:00:00Z">
        <w:r>
          <w:delText xml:space="preserve">swaps the two columns,</w:delText>
        </w:r>
      </w:del>
      <w:del w:id="23903" w:author="PR Preview" w:date="2026-01-01T00:00:00Z">
        <w:r>
          <w:delText xml:space="preserve"> </w:delText>
        </w:r>
      </w:del>
      <w:del w:id="23904" w:author="PR Preview" w:date="2026-01-01T00:00:00Z">
        <w:r>
          <w:delText xml:space="preserve">picks the entries</w:delText>
        </w:r>
      </w:del>
      <w:del w:id="23905" w:author="PR Preview" w:date="2026-01-01T00:00:00Z">
        <w:r>
          <w:delText xml:space="preserve"> </w:delText>
        </w:r>
      </w:del>
      <m:oMath>
        <m:sSub>
          <m:e>
            <m:r>
              <m:t>a</m:t>
            </m:r>
          </m:e>
          <m:sub>
            <m:r>
              <m:t>12</m:t>
            </m:r>
          </m:sub>
        </m:sSub>
      </m:oMath>
      <w:del w:id="23906" w:author="PR Preview" w:date="2026-01-01T00:00:00Z">
        <w:r>
          <w:delText xml:space="preserve"> </w:delText>
        </w:r>
      </w:del>
      <w:del w:id="23907" w:author="PR Preview" w:date="2026-01-01T00:00:00Z">
        <w:r>
          <w:delText xml:space="preserve">and</w:delText>
        </w:r>
      </w:del>
      <w:del w:id="23908" w:author="PR Preview" w:date="2026-01-01T00:00:00Z">
        <w:r>
          <w:delText xml:space="preserve"> </w:delText>
        </w:r>
      </w:del>
      <m:oMath>
        <m:sSub>
          <m:e>
            <m:r>
              <m:t>a</m:t>
            </m:r>
          </m:e>
          <m:sub>
            <m:r>
              <m:t>21</m:t>
            </m:r>
          </m:sub>
        </m:sSub>
      </m:oMath>
      <w:del w:id="23909" w:author="PR Preview" w:date="2026-01-01T00:00:00Z">
        <w:r>
          <w:delText xml:space="preserve">,</w:delText>
        </w:r>
      </w:del>
      <w:del w:id="23910" w:author="PR Preview" w:date="2026-01-01T00:00:00Z">
        <w:r>
          <w:delText xml:space="preserve"> </w:delText>
        </w:r>
      </w:del>
      <w:del w:id="23911" w:author="PR Preview" w:date="2026-01-01T00:00:00Z">
        <w:r>
          <w:delText xml:space="preserve">and has sign</w:delText>
        </w:r>
      </w:del>
      <w:del w:id="23912" w:author="PR Preview" w:date="2026-01-01T00:00:00Z">
        <w:r>
          <w:delText xml:space="preserve"> </w:delText>
        </w:r>
      </w:del>
      <m:oMath>
        <m:r>
          <m:rPr>
            <m:sty m:val="p"/>
          </m:rPr>
          <m:t>−</m:t>
        </m:r>
        <m:r>
          <m:t>1</m:t>
        </m:r>
      </m:oMath>
      <w:del w:id="23913" w:author="PR Preview" w:date="2026-01-01T00:00:00Z">
        <w:r>
          <w:delText xml:space="preserve">.</w:delText>
        </w:r>
      </w:del>
      <w:del w:id="23914" w:author="PR Preview" w:date="2026-01-01T00:00:00Z">
        <w:r>
          <w:delText xml:space="preserve"> </w:delText>
        </w:r>
      </w:del>
      <w:del w:id="23915" w:author="PR Preview" w:date="2026-01-01T00:00:00Z">
        <w:r>
          <w:delText xml:space="preserve">The sum</w:delText>
        </w:r>
      </w:del>
      <w:del w:id="23916" w:author="PR Preview" w:date="2026-01-01T00:00:00Z">
        <w:r>
          <w:delText xml:space="preserve"> </w:delText>
        </w:r>
      </w:del>
      <m:oMath>
        <m:sSub>
          <m:e>
            <m:r>
              <m:t>a</m:t>
            </m:r>
          </m:e>
          <m:sub>
            <m:r>
              <m:t>11</m:t>
            </m:r>
          </m:sub>
        </m:sSub>
        <m:sSub>
          <m:e>
            <m:r>
              <m:t>a</m:t>
            </m:r>
          </m:e>
          <m:sub>
            <m:r>
              <m:t>22</m:t>
            </m:r>
          </m:sub>
        </m:sSub>
        <m:r>
          <m:rPr>
            <m:sty m:val="p"/>
          </m:rPr>
          <m:t>−</m:t>
        </m:r>
        <m:sSub>
          <m:e>
            <m:r>
              <m:t>a</m:t>
            </m:r>
          </m:e>
          <m:sub>
            <m:r>
              <m:t>12</m:t>
            </m:r>
          </m:sub>
        </m:sSub>
        <m:sSub>
          <m:e>
            <m:r>
              <m:t>a</m:t>
            </m:r>
          </m:e>
          <m:sub>
            <m:r>
              <m:t>21</m:t>
            </m:r>
          </m:sub>
        </m:sSub>
      </m:oMath>
      <w:del w:id="23917" w:author="PR Preview" w:date="2026-01-01T00:00:00Z">
        <w:r>
          <w:delText xml:space="preserve"> </w:delText>
        </w:r>
      </w:del>
      <w:del w:id="23918" w:author="PR Preview" w:date="2026-01-01T00:00:00Z">
        <w:r>
          <w:delText xml:space="preserve">is the value</w:delText>
        </w:r>
      </w:del>
      <w:del w:id="23919" w:author="PR Preview" w:date="2026-01-01T00:00:00Z">
        <w:r>
          <w:delText xml:space="preserve"> </w:delText>
        </w:r>
      </w:del>
      <m:oMath>
        <m:r>
          <m:t>a</m:t>
        </m:r>
        <m:r>
          <m:t>d</m:t>
        </m:r>
        <m:r>
          <m:rPr>
            <m:sty m:val="p"/>
          </m:rPr>
          <m:t>−</m:t>
        </m:r>
        <m:r>
          <m:t>b</m:t>
        </m:r>
        <m:r>
          <m:t>c</m:t>
        </m:r>
      </m:oMath>
      <w:del w:id="23920" w:author="PR Preview" w:date="2026-01-01T00:00:00Z">
        <w:r>
          <w:delText xml:space="preserve"> </w:delText>
        </w:r>
      </w:del>
      <w:del w:id="23921" w:author="PR Preview" w:date="2026-01-01T00:00:00Z">
        <w:r>
          <w:delText xml:space="preserve">from</w:delText>
        </w:r>
      </w:del>
      <w:del w:id="23922" w:author="PR Preview" w:date="2026-01-01T00:00:00Z">
        <w:r>
          <w:delText xml:space="preserve"> </w:delText>
        </w:r>
      </w:del>
      <w:hyperlink w:anchor="exm-determinant">
        <w:del w:id="23923" w:author="PR Preview" w:date="2026-01-01T00:00:00Z">
          <w:r>
            <w:rPr>
              <w:rStyle w:val="Hyperlink"/>
            </w:rPr>
            <w:delText xml:space="preserve">Example 156</w:delText>
          </w:r>
        </w:del>
      </w:hyperlink>
      <w:del w:id="23924" w:author="PR Preview" w:date="2026-01-01T00:00:00Z">
        <w:r>
          <w:delText xml:space="preserve">.</w:delText>
        </w:r>
      </w:del>
    </w:p>
    <w:p>
      <w:pPr>
        <w:pStyle w:val="BodyText"/>
      </w:pPr>
      <w:ins w:id="23925" w:author="PR Preview" w:date="2026-01-01T00:00:00Z">
        <w:r>
          <w:t xml:space="preserve">For</w:t>
        </w:r>
      </w:ins>
      <w:ins w:id="23926" w:author="PR Preview" w:date="2026-01-01T00:00:00Z">
        <w:r>
          <w:t xml:space="preserve"> </w:t>
        </w:r>
      </w:ins>
      <m:oMath>
        <m:r>
          <m:t>p</m:t>
        </m:r>
        <m:r>
          <m:rPr>
            <m:sty m:val="p"/>
          </m:rPr>
          <m:t>=</m:t>
        </m:r>
        <m:r>
          <m:t>2</m:t>
        </m:r>
      </m:oMath>
      <w:ins w:id="23927" w:author="PR Preview" w:date="2026-01-01T00:00:00Z">
        <w:r>
          <w:t xml:space="preserve">, the columns have two orderings.</w:t>
        </w:r>
      </w:ins>
      <w:ins w:id="23928" w:author="PR Preview" w:date="2026-01-01T00:00:00Z">
        <w:r>
          <w:t xml:space="preserve"> </w:t>
        </w:r>
      </w:ins>
      <w:ins w:id="23929" w:author="PR Preview" w:date="2026-01-01T00:00:00Z">
        <w:r>
          <w:t xml:space="preserve">The ordering</w:t>
        </w:r>
      </w:ins>
      <w:ins w:id="23930" w:author="PR Preview" w:date="2026-01-01T00:00:00Z">
        <w:r>
          <w:t xml:space="preserve"> </w:t>
        </w:r>
      </w:ins>
      <m:oMath>
        <m:r>
          <m:rPr>
            <m:sty m:val="p"/>
          </m:rPr>
          <m:t>(</m:t>
        </m:r>
        <m:r>
          <m:t>1</m:t>
        </m:r>
        <m:r>
          <m:rPr>
            <m:sty m:val="p"/>
          </m:rPr>
          <m:t>,</m:t>
        </m:r>
        <m:r>
          <m:t>2</m:t>
        </m:r>
        <m:r>
          <m:rPr>
            <m:sty m:val="p"/>
          </m:rPr>
          <m:t>)</m:t>
        </m:r>
      </m:oMath>
      <w:ins w:id="23931" w:author="PR Preview" w:date="2026-01-01T00:00:00Z">
        <w:r>
          <w:t xml:space="preserve"> </w:t>
        </w:r>
      </w:ins>
      <w:ins w:id="23932" w:author="PR Preview" w:date="2026-01-01T00:00:00Z">
        <w:r>
          <w:t xml:space="preserve">keeps each column in place,</w:t>
        </w:r>
      </w:ins>
      <w:ins w:id="23933" w:author="PR Preview" w:date="2026-01-01T00:00:00Z">
        <w:r>
          <w:t xml:space="preserve"> </w:t>
        </w:r>
      </w:ins>
      <w:ins w:id="23934" w:author="PR Preview" w:date="2026-01-01T00:00:00Z">
        <w:r>
          <w:t xml:space="preserve">picks the entries</w:t>
        </w:r>
      </w:ins>
      <w:ins w:id="23935" w:author="PR Preview" w:date="2026-01-01T00:00:00Z">
        <w:r>
          <w:t xml:space="preserve"> </w:t>
        </w:r>
      </w:ins>
      <m:oMath>
        <m:sSub>
          <m:e>
            <m:r>
              <m:t>a</m:t>
            </m:r>
          </m:e>
          <m:sub>
            <m:r>
              <m:t>11</m:t>
            </m:r>
          </m:sub>
        </m:sSub>
      </m:oMath>
      <w:ins w:id="23936" w:author="PR Preview" w:date="2026-01-01T00:00:00Z">
        <w:r>
          <w:t xml:space="preserve"> </w:t>
        </w:r>
      </w:ins>
      <w:ins w:id="23937" w:author="PR Preview" w:date="2026-01-01T00:00:00Z">
        <w:r>
          <w:t xml:space="preserve">and</w:t>
        </w:r>
      </w:ins>
      <w:ins w:id="23938" w:author="PR Preview" w:date="2026-01-01T00:00:00Z">
        <w:r>
          <w:t xml:space="preserve"> </w:t>
        </w:r>
      </w:ins>
      <m:oMath>
        <m:sSub>
          <m:e>
            <m:r>
              <m:t>a</m:t>
            </m:r>
          </m:e>
          <m:sub>
            <m:r>
              <m:t>22</m:t>
            </m:r>
          </m:sub>
        </m:sSub>
      </m:oMath>
      <w:ins w:id="23939" w:author="PR Preview" w:date="2026-01-01T00:00:00Z">
        <w:r>
          <w:t xml:space="preserve">,</w:t>
        </w:r>
      </w:ins>
      <w:ins w:id="23940" w:author="PR Preview" w:date="2026-01-01T00:00:00Z">
        <w:r>
          <w:t xml:space="preserve"> </w:t>
        </w:r>
      </w:ins>
      <w:ins w:id="23941" w:author="PR Preview" w:date="2026-01-01T00:00:00Z">
        <w:r>
          <w:t xml:space="preserve">and has sign</w:t>
        </w:r>
      </w:ins>
      <w:ins w:id="23942" w:author="PR Preview" w:date="2026-01-01T00:00:00Z">
        <w:r>
          <w:t xml:space="preserve"> </w:t>
        </w:r>
      </w:ins>
      <m:oMath>
        <m:r>
          <m:rPr>
            <m:sty m:val="p"/>
          </m:rPr>
          <m:t>+</m:t>
        </m:r>
        <m:r>
          <m:t>1</m:t>
        </m:r>
      </m:oMath>
      <w:ins w:id="23943" w:author="PR Preview" w:date="2026-01-01T00:00:00Z">
        <w:r>
          <w:t xml:space="preserve">.</w:t>
        </w:r>
      </w:ins>
      <w:ins w:id="23944" w:author="PR Preview" w:date="2026-01-01T00:00:00Z">
        <w:r>
          <w:t xml:space="preserve"> </w:t>
        </w:r>
      </w:ins>
      <w:ins w:id="23945" w:author="PR Preview" w:date="2026-01-01T00:00:00Z">
        <w:r>
          <w:t xml:space="preserve">The ordering</w:t>
        </w:r>
      </w:ins>
      <w:ins w:id="23946" w:author="PR Preview" w:date="2026-01-01T00:00:00Z">
        <w:r>
          <w:t xml:space="preserve"> </w:t>
        </w:r>
      </w:ins>
      <m:oMath>
        <m:r>
          <m:rPr>
            <m:sty m:val="p"/>
          </m:rPr>
          <m:t>(</m:t>
        </m:r>
        <m:r>
          <m:t>2</m:t>
        </m:r>
        <m:r>
          <m:rPr>
            <m:sty m:val="p"/>
          </m:rPr>
          <m:t>,</m:t>
        </m:r>
        <m:r>
          <m:t>1</m:t>
        </m:r>
        <m:r>
          <m:rPr>
            <m:sty m:val="p"/>
          </m:rPr>
          <m:t>)</m:t>
        </m:r>
      </m:oMath>
      <w:ins w:id="23947" w:author="PR Preview" w:date="2026-01-01T00:00:00Z">
        <w:r>
          <w:t xml:space="preserve"> </w:t>
        </w:r>
      </w:ins>
      <w:ins w:id="23948" w:author="PR Preview" w:date="2026-01-01T00:00:00Z">
        <w:r>
          <w:t xml:space="preserve">swaps the two columns,</w:t>
        </w:r>
      </w:ins>
      <w:ins w:id="23949" w:author="PR Preview" w:date="2026-01-01T00:00:00Z">
        <w:r>
          <w:t xml:space="preserve"> </w:t>
        </w:r>
      </w:ins>
      <w:ins w:id="23950" w:author="PR Preview" w:date="2026-01-01T00:00:00Z">
        <w:r>
          <w:t xml:space="preserve">picks the entries</w:t>
        </w:r>
      </w:ins>
      <w:ins w:id="23951" w:author="PR Preview" w:date="2026-01-01T00:00:00Z">
        <w:r>
          <w:t xml:space="preserve"> </w:t>
        </w:r>
      </w:ins>
      <m:oMath>
        <m:sSub>
          <m:e>
            <m:r>
              <m:t>a</m:t>
            </m:r>
          </m:e>
          <m:sub>
            <m:r>
              <m:t>12</m:t>
            </m:r>
          </m:sub>
        </m:sSub>
      </m:oMath>
      <w:ins w:id="23952" w:author="PR Preview" w:date="2026-01-01T00:00:00Z">
        <w:r>
          <w:t xml:space="preserve"> </w:t>
        </w:r>
      </w:ins>
      <w:ins w:id="23953" w:author="PR Preview" w:date="2026-01-01T00:00:00Z">
        <w:r>
          <w:t xml:space="preserve">and</w:t>
        </w:r>
      </w:ins>
      <w:ins w:id="23954" w:author="PR Preview" w:date="2026-01-01T00:00:00Z">
        <w:r>
          <w:t xml:space="preserve"> </w:t>
        </w:r>
      </w:ins>
      <m:oMath>
        <m:sSub>
          <m:e>
            <m:r>
              <m:t>a</m:t>
            </m:r>
          </m:e>
          <m:sub>
            <m:r>
              <m:t>21</m:t>
            </m:r>
          </m:sub>
        </m:sSub>
      </m:oMath>
      <w:ins w:id="23955" w:author="PR Preview" w:date="2026-01-01T00:00:00Z">
        <w:r>
          <w:t xml:space="preserve">,</w:t>
        </w:r>
      </w:ins>
      <w:ins w:id="23956" w:author="PR Preview" w:date="2026-01-01T00:00:00Z">
        <w:r>
          <w:t xml:space="preserve"> </w:t>
        </w:r>
      </w:ins>
      <w:ins w:id="23957" w:author="PR Preview" w:date="2026-01-01T00:00:00Z">
        <w:r>
          <w:t xml:space="preserve">and has sign</w:t>
        </w:r>
      </w:ins>
      <w:ins w:id="23958" w:author="PR Preview" w:date="2026-01-01T00:00:00Z">
        <w:r>
          <w:t xml:space="preserve"> </w:t>
        </w:r>
      </w:ins>
      <m:oMath>
        <m:r>
          <m:rPr>
            <m:sty m:val="p"/>
          </m:rPr>
          <m:t>−</m:t>
        </m:r>
        <m:r>
          <m:t>1</m:t>
        </m:r>
      </m:oMath>
      <w:ins w:id="23959" w:author="PR Preview" w:date="2026-01-01T00:00:00Z">
        <w:r>
          <w:t xml:space="preserve">.</w:t>
        </w:r>
      </w:ins>
      <w:ins w:id="23960" w:author="PR Preview" w:date="2026-01-01T00:00:00Z">
        <w:r>
          <w:t xml:space="preserve"> </w:t>
        </w:r>
      </w:ins>
      <w:ins w:id="23961" w:author="PR Preview" w:date="2026-01-01T00:00:00Z">
        <w:r>
          <w:t xml:space="preserve">The sum</w:t>
        </w:r>
      </w:ins>
      <w:ins w:id="23962" w:author="PR Preview" w:date="2026-01-01T00:00:00Z">
        <w:r>
          <w:t xml:space="preserve"> </w:t>
        </w:r>
      </w:ins>
      <m:oMath>
        <m:sSub>
          <m:e>
            <m:r>
              <m:t>a</m:t>
            </m:r>
          </m:e>
          <m:sub>
            <m:r>
              <m:t>11</m:t>
            </m:r>
          </m:sub>
        </m:sSub>
        <m:sSub>
          <m:e>
            <m:r>
              <m:t>a</m:t>
            </m:r>
          </m:e>
          <m:sub>
            <m:r>
              <m:t>22</m:t>
            </m:r>
          </m:sub>
        </m:sSub>
        <m:r>
          <m:rPr>
            <m:sty m:val="p"/>
          </m:rPr>
          <m:t>−</m:t>
        </m:r>
        <m:sSub>
          <m:e>
            <m:r>
              <m:t>a</m:t>
            </m:r>
          </m:e>
          <m:sub>
            <m:r>
              <m:t>12</m:t>
            </m:r>
          </m:sub>
        </m:sSub>
        <m:sSub>
          <m:e>
            <m:r>
              <m:t>a</m:t>
            </m:r>
          </m:e>
          <m:sub>
            <m:r>
              <m:t>21</m:t>
            </m:r>
          </m:sub>
        </m:sSub>
      </m:oMath>
      <w:ins w:id="23963" w:author="PR Preview" w:date="2026-01-01T00:00:00Z">
        <w:r>
          <w:t xml:space="preserve"> </w:t>
        </w:r>
      </w:ins>
      <w:ins w:id="23964" w:author="PR Preview" w:date="2026-01-01T00:00:00Z">
        <w:r>
          <w:t xml:space="preserve">is the value</w:t>
        </w:r>
      </w:ins>
      <w:ins w:id="23965" w:author="PR Preview" w:date="2026-01-01T00:00:00Z">
        <w:r>
          <w:t xml:space="preserve"> </w:t>
        </w:r>
      </w:ins>
      <m:oMath>
        <m:r>
          <m:t>a</m:t>
        </m:r>
        <m:r>
          <m:t>d</m:t>
        </m:r>
        <m:r>
          <m:rPr>
            <m:sty m:val="p"/>
          </m:rPr>
          <m:t>−</m:t>
        </m:r>
        <m:r>
          <m:t>b</m:t>
        </m:r>
        <m:r>
          <m:t>c</m:t>
        </m:r>
      </m:oMath>
      <w:ins w:id="23966" w:author="PR Preview" w:date="2026-01-01T00:00:00Z">
        <w:r>
          <w:t xml:space="preserve"> </w:t>
        </w:r>
      </w:ins>
      <w:ins w:id="23967" w:author="PR Preview" w:date="2026-01-01T00:00:00Z">
        <w:r>
          <w:t xml:space="preserve">from</w:t>
        </w:r>
      </w:ins>
      <w:ins w:id="23968" w:author="PR Preview" w:date="2026-01-01T00:00:00Z">
        <w:r>
          <w:t xml:space="preserve"> </w:t>
        </w:r>
      </w:ins>
      <w:hyperlink w:anchor="exm-determinant">
        <w:ins w:id="23969" w:author="PR Preview" w:date="2026-01-01T00:00:00Z">
          <w:r>
            <w:rPr>
              <w:rStyle w:val="Hyperlink"/>
            </w:rPr>
            <w:t xml:space="preserve">Example 158</w:t>
          </w:r>
        </w:ins>
      </w:hyperlink>
      <w:ins w:id="23970" w:author="PR Preview" w:date="2026-01-01T00:00:00Z">
        <w:r>
          <w:t xml:space="preserve">.</w:t>
        </w:r>
      </w:ins>
    </w:p>
    <w:bookmarkEnd w:id="528"/>
    <w:p>
      <w:pPr>
        <w:pStyle w:val="BodyText"/>
      </w:pPr>
      <w:r>
        <w:t xml:space="preserve">See also</w:t>
      </w:r>
      <w:r>
        <w:t xml:space="preserve"> </w:t>
      </w:r>
      <w:hyperlink r:id="rId529">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0" name="Picture"/>
                  <a:graphic>
                    <a:graphicData uri="http://schemas.openxmlformats.org/drawingml/2006/picture">
                      <pic:pic>
                        <pic:nvPicPr>
                          <pic:cNvPr descr="/opt/quarto/share/formats/docx/tip.png" id="53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2">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3" w:name="thm-det-diagonal"/>
    <w:p>
      <w:pPr>
        <w:pStyle w:val="FirstParagraph"/>
      </w:pPr>
      <w:del w:id="23971" w:author="PR Preview" w:date="2026-01-01T00:00:00Z">
        <w:r>
          <w:rPr>
            <w:b/>
            <w:bCs/>
          </w:rPr>
          <w:delText xml:space="preserve">Theorem 84 (Determinant of a diagonal matrix)</w:delText>
        </w:r>
      </w:del>
      <w:del w:id="23972" w:author="PR Preview" w:date="2026-01-01T00:00:00Z">
        <w:r>
          <w:delText xml:space="preserve"> </w:delText>
        </w:r>
      </w:del>
      <w:del w:id="23973" w:author="PR Preview" w:date="2026-01-01T00:00:00Z">
        <w:r>
          <w:delText xml:space="preserve">The determinant (</w:delText>
        </w:r>
      </w:del>
      <w:hyperlink w:anchor="def-determinant">
        <w:del w:id="23974" w:author="PR Preview" w:date="2026-01-01T00:00:00Z">
          <w:r>
            <w:rPr>
              <w:rStyle w:val="Hyperlink"/>
            </w:rPr>
            <w:delText xml:space="preserve">Definition 105</w:delText>
          </w:r>
        </w:del>
      </w:hyperlink>
      <w:del w:id="23975" w:author="PR Preview" w:date="2026-01-01T00:00:00Z">
        <w:r>
          <w:delText xml:space="preserve">) of a</w:delText>
        </w:r>
      </w:del>
      <w:del w:id="23976" w:author="PR Preview" w:date="2026-01-01T00:00:00Z">
        <w:r>
          <w:delText xml:space="preserve"> </w:delText>
        </w:r>
      </w:del>
      <m:oMath>
        <m:r>
          <m:t>p</m:t>
        </m:r>
        <m:r>
          <m:rPr>
            <m:sty m:val="p"/>
          </m:rPr>
          <m:t>×</m:t>
        </m:r>
        <m:r>
          <m:t>p</m:t>
        </m:r>
      </m:oMath>
      <w:del w:id="23977" w:author="PR Preview" w:date="2026-01-01T00:00:00Z">
        <w:r>
          <w:delText xml:space="preserve"> </w:delText>
        </w:r>
      </w:del>
      <w:del w:id="23978" w:author="PR Preview" w:date="2026-01-01T00:00:00Z">
        <w:r>
          <w:delText xml:space="preserve">diagonal matrix</w:delText>
        </w:r>
      </w:del>
      <w:del w:id="23979" w:author="PR Preview" w:date="2026-01-01T00:00:00Z">
        <w:r>
          <w:delText xml:space="preserve"> </w:delText>
        </w:r>
      </w:del>
      <w:del w:id="23980" w:author="PR Preview" w:date="2026-01-01T00:00:00Z">
        <w:r>
          <w:delText xml:space="preserve">(</w:delText>
        </w:r>
      </w:del>
      <w:hyperlink w:anchor="def-diagonal-matrix">
        <w:del w:id="23981" w:author="PR Preview" w:date="2026-01-01T00:00:00Z">
          <w:r>
            <w:rPr>
              <w:rStyle w:val="Hyperlink"/>
            </w:rPr>
            <w:delText xml:space="preserve">Definition 83</w:delText>
          </w:r>
        </w:del>
      </w:hyperlink>
      <w:del w:id="23982" w:author="PR Preview" w:date="2026-01-01T00:00:00Z">
        <w:r>
          <w:delText xml:space="preserve">)</w:delText>
        </w:r>
      </w:del>
      <w:del w:id="23983" w:author="PR Preview" w:date="2026-01-01T00:00:00Z">
        <w:r>
          <w:delText xml:space="preserve"> </w:delText>
        </w:r>
      </w:del>
      <w:del w:id="23984" w:author="PR Preview" w:date="2026-01-01T00:00:00Z">
        <w:r>
          <w:delText xml:space="preserve">is the product of its diagonal entries:</w:delText>
        </w:r>
      </w:del>
    </w:p>
    <w:p>
      <w:pPr>
        <w:pStyle w:val="FirstParagraph"/>
      </w:pPr>
      <w:ins w:id="23985" w:author="PR Preview" w:date="2026-01-01T00:00:00Z">
        <w:r>
          <w:rPr>
            <w:b/>
            <w:bCs/>
          </w:rPr>
          <w:t xml:space="preserve">Theorem 85 (Determinant of a diagonal matrix)</w:t>
        </w:r>
      </w:ins>
      <w:ins w:id="23986" w:author="PR Preview" w:date="2026-01-01T00:00:00Z">
        <w:r>
          <w:t xml:space="preserve"> </w:t>
        </w:r>
      </w:ins>
      <w:ins w:id="23987" w:author="PR Preview" w:date="2026-01-01T00:00:00Z">
        <w:r>
          <w:t xml:space="preserve">The determinant (</w:t>
        </w:r>
      </w:ins>
      <w:hyperlink w:anchor="def-determinant">
        <w:ins w:id="23988" w:author="PR Preview" w:date="2026-01-01T00:00:00Z">
          <w:r>
            <w:rPr>
              <w:rStyle w:val="Hyperlink"/>
            </w:rPr>
            <w:t xml:space="preserve">Definition 105</w:t>
          </w:r>
        </w:ins>
      </w:hyperlink>
      <w:ins w:id="23989" w:author="PR Preview" w:date="2026-01-01T00:00:00Z">
        <w:r>
          <w:t xml:space="preserve">) of a</w:t>
        </w:r>
      </w:ins>
      <w:ins w:id="23990" w:author="PR Preview" w:date="2026-01-01T00:00:00Z">
        <w:r>
          <w:t xml:space="preserve"> </w:t>
        </w:r>
      </w:ins>
      <m:oMath>
        <m:r>
          <m:t>p</m:t>
        </m:r>
        <m:r>
          <m:rPr>
            <m:sty m:val="p"/>
          </m:rPr>
          <m:t>×</m:t>
        </m:r>
        <m:r>
          <m:t>p</m:t>
        </m:r>
      </m:oMath>
      <w:ins w:id="23991" w:author="PR Preview" w:date="2026-01-01T00:00:00Z">
        <w:r>
          <w:t xml:space="preserve"> </w:t>
        </w:r>
      </w:ins>
      <w:ins w:id="23992" w:author="PR Preview" w:date="2026-01-01T00:00:00Z">
        <w:r>
          <w:t xml:space="preserve">diagonal matrix</w:t>
        </w:r>
      </w:ins>
      <w:ins w:id="23993" w:author="PR Preview" w:date="2026-01-01T00:00:00Z">
        <w:r>
          <w:t xml:space="preserve"> </w:t>
        </w:r>
      </w:ins>
      <w:ins w:id="23994" w:author="PR Preview" w:date="2026-01-01T00:00:00Z">
        <w:r>
          <w:t xml:space="preserve">(</w:t>
        </w:r>
      </w:ins>
      <w:hyperlink w:anchor="def-diagonal-matrix">
        <w:ins w:id="23995" w:author="PR Preview" w:date="2026-01-01T00:00:00Z">
          <w:r>
            <w:rPr>
              <w:rStyle w:val="Hyperlink"/>
            </w:rPr>
            <w:t xml:space="preserve">Definition 83</w:t>
          </w:r>
        </w:ins>
      </w:hyperlink>
      <w:ins w:id="23996" w:author="PR Preview" w:date="2026-01-01T00:00:00Z">
        <w:r>
          <w:t xml:space="preserve">)</w:t>
        </w:r>
      </w:ins>
      <w:ins w:id="23997" w:author="PR Preview" w:date="2026-01-01T00:00:00Z">
        <w:r>
          <w:t xml:space="preserve"> </w:t>
        </w:r>
      </w:ins>
      <w:ins w:id="23998" w:author="PR Preview" w:date="2026-01-01T00:00:00Z">
        <w:r>
          <w:t xml:space="preserve">is the product of its diagonal entries:</w:t>
        </w:r>
      </w:ins>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3"/>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34" w:name="exm-det-diagonal"/>
    <w:p>
      <w:pPr>
        <w:pStyle w:val="FirstParagraph"/>
      </w:pPr>
      <w:del w:id="23999" w:author="PR Preview" w:date="2026-01-01T00:00:00Z">
        <w:r>
          <w:rPr>
            <w:b/>
            <w:bCs/>
          </w:rPr>
          <w:delText xml:space="preserve">Example 157 (Determinant of a scaled identity matrix)</w:delText>
        </w:r>
      </w:del>
      <w:del w:id="24000" w:author="PR Preview" w:date="2026-01-01T00:00:00Z">
        <w:r>
          <w:delText xml:space="preserve"> </w:delText>
        </w:r>
      </w:del>
      <w:del w:id="24001" w:author="PR Preview" w:date="2026-01-01T00:00:00Z">
        <w:r>
          <w:delText xml:space="preserve">For a number</w:delText>
        </w:r>
      </w:del>
      <w:del w:id="24002" w:author="PR Preview" w:date="2026-01-01T00:00:00Z">
        <w:r>
          <w:delText xml:space="preserve"> </w:delText>
        </w:r>
      </w:del>
      <m:oMath>
        <m:r>
          <m:t>c</m:t>
        </m:r>
      </m:oMath>
      <w:del w:id="24003" w:author="PR Preview" w:date="2026-01-01T00:00:00Z">
        <w:r>
          <w:delText xml:space="preserve">,</w:delText>
        </w:r>
      </w:del>
      <w:del w:id="24004" w:author="PR Preview" w:date="2026-01-01T00:00:00Z">
        <w:r>
          <w:delText xml:space="preserve"> </w:delText>
        </w:r>
      </w:del>
      <m:oMath>
        <m:r>
          <m:t>c</m:t>
        </m:r>
        <m:r>
          <m:t> </m:t>
        </m:r>
        <m:sSub>
          <m:e>
            <m:r>
              <m:rPr>
                <m:sty m:val="bi"/>
              </m:rPr>
              <m:t>I</m:t>
            </m:r>
          </m:e>
          <m:sub>
            <m:r>
              <m:t>p</m:t>
            </m:r>
          </m:sub>
        </m:sSub>
      </m:oMath>
      <w:del w:id="24005" w:author="PR Preview" w:date="2026-01-01T00:00:00Z">
        <w:r>
          <w:delText xml:space="preserve"> </w:delText>
        </w:r>
      </w:del>
      <w:del w:id="24006" w:author="PR Preview" w:date="2026-01-01T00:00:00Z">
        <w:r>
          <w:delText xml:space="preserve">is diagonal with every diagonal entry equal to</w:delText>
        </w:r>
      </w:del>
      <w:del w:id="24007" w:author="PR Preview" w:date="2026-01-01T00:00:00Z">
        <w:r>
          <w:delText xml:space="preserve"> </w:delText>
        </w:r>
      </w:del>
      <m:oMath>
        <m:r>
          <m:t>c</m:t>
        </m:r>
      </m:oMath>
      <w:del w:id="24008" w:author="PR Preview" w:date="2026-01-01T00:00:00Z">
        <w:r>
          <w:delText xml:space="preserve">,</w:delText>
        </w:r>
      </w:del>
      <w:del w:id="24009" w:author="PR Preview" w:date="2026-01-01T00:00:00Z">
        <w:r>
          <w:delText xml:space="preserve"> </w:delText>
        </w:r>
      </w:del>
      <w:del w:id="24010" w:author="PR Preview" w:date="2026-01-01T00:00:00Z">
        <w:r>
          <w:delText xml:space="preserve">so</w:delText>
        </w:r>
      </w:del>
      <w:del w:id="24011" w:author="PR Preview" w:date="2026-01-01T00:00:00Z">
        <w:r>
          <w:delText xml:space="preserve"> </w:delText>
        </w:r>
      </w:del>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del w:id="24012" w:author="PR Preview" w:date="2026-01-01T00:00:00Z">
        <w:r>
          <w:delText xml:space="preserve">.</w:delText>
        </w:r>
      </w:del>
      <w:del w:id="24013" w:author="PR Preview" w:date="2026-01-01T00:00:00Z">
        <w:r>
          <w:delText xml:space="preserve"> </w:delText>
        </w:r>
      </w:del>
      <w:del w:id="24014" w:author="PR Preview" w:date="2026-01-01T00:00:00Z">
        <w:r>
          <w:delText xml:space="preserve">In particular,</w:delText>
        </w:r>
      </w:del>
      <w:del w:id="24015" w:author="PR Preview" w:date="2026-01-01T00:00:00Z">
        <w:r>
          <w:delText xml:space="preserve"> </w:delText>
        </w:r>
      </w:del>
      <m:oMath>
        <m:r>
          <m:rPr>
            <m:sty m:val="p"/>
          </m:rPr>
          <m:t>det</m:t>
        </m:r>
        <m:r>
          <m:rPr>
            <m:sty m:val="p"/>
          </m:rPr>
          <m:t>(</m:t>
        </m:r>
        <m:sSub>
          <m:e>
            <m:r>
              <m:rPr>
                <m:sty m:val="bi"/>
              </m:rPr>
              <m:t>I</m:t>
            </m:r>
          </m:e>
          <m:sub>
            <m:r>
              <m:t>p</m:t>
            </m:r>
          </m:sub>
        </m:sSub>
        <m:r>
          <m:rPr>
            <m:sty m:val="p"/>
          </m:rPr>
          <m:t>)</m:t>
        </m:r>
        <m:r>
          <m:rPr>
            <m:sty m:val="p"/>
          </m:rPr>
          <m:t>=</m:t>
        </m:r>
        <m:r>
          <m:t>1</m:t>
        </m:r>
      </m:oMath>
      <w:del w:id="24016" w:author="PR Preview" w:date="2026-01-01T00:00:00Z">
        <w:r>
          <w:delText xml:space="preserve">.</w:delText>
        </w:r>
      </w:del>
    </w:p>
    <w:p>
      <w:pPr>
        <w:pStyle w:val="BodyText"/>
      </w:pPr>
      <w:del w:id="24017" w:author="PR Preview" w:date="2026-01-01T00:00:00Z">
        <w:r>
          <w:rPr>
            <w:b/>
            <w:bCs/>
          </w:rPr>
          <w:delText xml:space="preserve">Theorem 85 (Determinant of a product)</w:delText>
        </w:r>
      </w:del>
      <w:del w:id="24018" w:author="PR Preview" w:date="2026-01-01T00:00:00Z">
        <w:r>
          <w:delText xml:space="preserve"> </w:delText>
        </w:r>
      </w:del>
      <w:del w:id="24019" w:author="PR Preview" w:date="2026-01-01T00:00:00Z">
        <w:r>
          <w:delText xml:space="preserve">For</w:delText>
        </w:r>
      </w:del>
      <w:del w:id="24020" w:author="PR Preview" w:date="2026-01-01T00:00:00Z">
        <w:r>
          <w:delText xml:space="preserve"> </w:delText>
        </w:r>
      </w:del>
      <m:oMath>
        <m:r>
          <m:t>p</m:t>
        </m:r>
        <m:r>
          <m:rPr>
            <m:sty m:val="p"/>
          </m:rPr>
          <m:t>×</m:t>
        </m:r>
        <m:r>
          <m:t>p</m:t>
        </m:r>
      </m:oMath>
      <w:del w:id="24021" w:author="PR Preview" w:date="2026-01-01T00:00:00Z">
        <w:r>
          <w:delText xml:space="preserve"> </w:delText>
        </w:r>
      </w:del>
      <w:del w:id="24022" w:author="PR Preview" w:date="2026-01-01T00:00:00Z">
        <w:r>
          <w:delText xml:space="preserve">matrices</w:delText>
        </w:r>
      </w:del>
      <w:del w:id="24023" w:author="PR Preview" w:date="2026-01-01T00:00:00Z">
        <w:r>
          <w:delText xml:space="preserve"> </w:delText>
        </w:r>
      </w:del>
      <m:oMath>
        <m:r>
          <m:rPr>
            <m:sty m:val="bi"/>
          </m:rPr>
          <m:t>A</m:t>
        </m:r>
      </m:oMath>
      <w:del w:id="24024" w:author="PR Preview" w:date="2026-01-01T00:00:00Z">
        <w:r>
          <w:delText xml:space="preserve"> </w:delText>
        </w:r>
      </w:del>
      <w:del w:id="24025" w:author="PR Preview" w:date="2026-01-01T00:00:00Z">
        <w:r>
          <w:delText xml:space="preserve">and</w:delText>
        </w:r>
      </w:del>
      <w:del w:id="24026" w:author="PR Preview" w:date="2026-01-01T00:00:00Z">
        <w:r>
          <w:delText xml:space="preserve"> </w:delText>
        </w:r>
      </w:del>
      <m:oMath>
        <m:r>
          <m:rPr>
            <m:sty m:val="bi"/>
          </m:rPr>
          <m:t>B</m:t>
        </m:r>
      </m:oMath>
      <w:del w:id="24027" w:author="PR Preview" w:date="2026-01-01T00:00:00Z">
        <w:r>
          <w:delText xml:space="preserve">,</w:delText>
        </w:r>
      </w:del>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p>
      <w:pPr>
        <w:pStyle w:val="FirstParagraph"/>
      </w:pPr>
      <w:del w:id="24028" w:author="PR Preview" w:date="2026-01-01T00:00:00Z">
        <w:r>
          <w:rPr>
            <w:b/>
            <w:bCs/>
          </w:rPr>
          <w:delText xml:space="preserve">Example 158 (Checking the product rule)</w:delText>
        </w:r>
      </w:del>
      <w:del w:id="24029" w:author="PR Preview" w:date="2026-01-01T00:00:00Z">
        <w:r>
          <w:delText xml:space="preserve"> </w:delText>
        </w:r>
      </w:del>
      <w:del w:id="24030" w:author="PR Preview" w:date="2026-01-01T00:00:00Z">
        <w:r>
          <w:delText xml:space="preserve">For</w:delText>
        </w:r>
      </w:del>
      <w:del w:id="24031"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24032" w:author="PR Preview" w:date="2026-01-01T00:00:00Z">
        <w:r>
          <w:delText xml:space="preserve"> </w:delText>
        </w:r>
      </w:del>
      <w:del w:id="24033" w:author="PR Preview" w:date="2026-01-01T00:00:00Z">
        <w:r>
          <w:delText xml:space="preserve">and</w:delText>
        </w:r>
      </w:del>
      <w:del w:id="24034"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del w:id="24035" w:author="PR Preview" w:date="2026-01-01T00:00:00Z">
        <w:r>
          <w:delText xml:space="preserve">,</w:delText>
        </w:r>
      </w:del>
      <w:del w:id="24036" w:author="PR Preview" w:date="2026-01-01T00:00:00Z">
        <w:r>
          <w:delText xml:space="preserve"> </w:delText>
        </w:r>
      </w:del>
      <w:hyperlink w:anchor="exm-determinant">
        <w:del w:id="24037" w:author="PR Preview" w:date="2026-01-01T00:00:00Z">
          <w:r>
            <w:rPr>
              <w:rStyle w:val="Hyperlink"/>
            </w:rPr>
            <w:delText xml:space="preserve">Example 156</w:delText>
          </w:r>
        </w:del>
      </w:hyperlink>
      <w:del w:id="24038" w:author="PR Preview" w:date="2026-01-01T00:00:00Z">
        <w:r>
          <w:delText xml:space="preserve"> </w:delText>
        </w:r>
      </w:del>
      <w:del w:id="24039" w:author="PR Preview" w:date="2026-01-01T00:00:00Z">
        <w:r>
          <w:delText xml:space="preserve">gives</w:delText>
        </w:r>
      </w:del>
    </w:p>
    <w:p>
      <w:pPr>
        <w:pStyle w:val="FirstParagraph"/>
      </w:pPr>
      <w:ins w:id="24040" w:author="PR Preview" w:date="2026-01-01T00:00:00Z">
        <w:r>
          <w:rPr>
            <w:b/>
            <w:bCs/>
          </w:rPr>
          <w:t xml:space="preserve">Example 159 (Determinant of a scaled identity matrix)</w:t>
        </w:r>
      </w:ins>
      <w:ins w:id="24041" w:author="PR Preview" w:date="2026-01-01T00:00:00Z">
        <w:r>
          <w:t xml:space="preserve"> </w:t>
        </w:r>
      </w:ins>
      <w:ins w:id="24042" w:author="PR Preview" w:date="2026-01-01T00:00:00Z">
        <w:r>
          <w:t xml:space="preserve">For a number</w:t>
        </w:r>
      </w:ins>
      <w:ins w:id="24043" w:author="PR Preview" w:date="2026-01-01T00:00:00Z">
        <w:r>
          <w:t xml:space="preserve"> </w:t>
        </w:r>
      </w:ins>
      <m:oMath>
        <m:r>
          <m:t>c</m:t>
        </m:r>
      </m:oMath>
      <w:ins w:id="24044" w:author="PR Preview" w:date="2026-01-01T00:00:00Z">
        <w:r>
          <w:t xml:space="preserve">,</w:t>
        </w:r>
      </w:ins>
      <w:ins w:id="24045" w:author="PR Preview" w:date="2026-01-01T00:00:00Z">
        <w:r>
          <w:t xml:space="preserve"> </w:t>
        </w:r>
      </w:ins>
      <m:oMath>
        <m:r>
          <m:t>c</m:t>
        </m:r>
        <m:r>
          <m:t> </m:t>
        </m:r>
        <m:sSub>
          <m:e>
            <m:r>
              <m:rPr>
                <m:sty m:val="bi"/>
              </m:rPr>
              <m:t>I</m:t>
            </m:r>
          </m:e>
          <m:sub>
            <m:r>
              <m:t>p</m:t>
            </m:r>
          </m:sub>
        </m:sSub>
      </m:oMath>
      <w:ins w:id="24046" w:author="PR Preview" w:date="2026-01-01T00:00:00Z">
        <w:r>
          <w:t xml:space="preserve"> </w:t>
        </w:r>
      </w:ins>
      <w:ins w:id="24047" w:author="PR Preview" w:date="2026-01-01T00:00:00Z">
        <w:r>
          <w:t xml:space="preserve">is diagonal with every diagonal entry equal to</w:t>
        </w:r>
      </w:ins>
      <w:ins w:id="24048" w:author="PR Preview" w:date="2026-01-01T00:00:00Z">
        <w:r>
          <w:t xml:space="preserve"> </w:t>
        </w:r>
      </w:ins>
      <m:oMath>
        <m:r>
          <m:t>c</m:t>
        </m:r>
      </m:oMath>
      <w:ins w:id="24049" w:author="PR Preview" w:date="2026-01-01T00:00:00Z">
        <w:r>
          <w:t xml:space="preserve">,</w:t>
        </w:r>
      </w:ins>
      <w:ins w:id="24050" w:author="PR Preview" w:date="2026-01-01T00:00:00Z">
        <w:r>
          <w:t xml:space="preserve"> </w:t>
        </w:r>
      </w:ins>
      <w:ins w:id="24051" w:author="PR Preview" w:date="2026-01-01T00:00:00Z">
        <w:r>
          <w:t xml:space="preserve">so</w:t>
        </w:r>
      </w:ins>
      <w:ins w:id="24052" w:author="PR Preview" w:date="2026-01-01T00:00:00Z">
        <w:r>
          <w:t xml:space="preserve"> </w:t>
        </w:r>
      </w:ins>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ins w:id="24053" w:author="PR Preview" w:date="2026-01-01T00:00:00Z">
        <w:r>
          <w:t xml:space="preserve">.</w:t>
        </w:r>
      </w:ins>
      <w:ins w:id="24054" w:author="PR Preview" w:date="2026-01-01T00:00:00Z">
        <w:r>
          <w:t xml:space="preserve"> </w:t>
        </w:r>
      </w:ins>
      <w:ins w:id="24055" w:author="PR Preview" w:date="2026-01-01T00:00:00Z">
        <w:r>
          <w:t xml:space="preserve">In particular,</w:t>
        </w:r>
      </w:ins>
      <w:ins w:id="24056" w:author="PR Preview" w:date="2026-01-01T00:00:00Z">
        <w:r>
          <w:t xml:space="preserve"> </w:t>
        </w:r>
      </w:ins>
      <m:oMath>
        <m:r>
          <m:rPr>
            <m:sty m:val="p"/>
          </m:rPr>
          <m:t>det</m:t>
        </m:r>
        <m:r>
          <m:rPr>
            <m:sty m:val="p"/>
          </m:rPr>
          <m:t>(</m:t>
        </m:r>
        <m:sSub>
          <m:e>
            <m:r>
              <m:rPr>
                <m:sty m:val="bi"/>
              </m:rPr>
              <m:t>I</m:t>
            </m:r>
          </m:e>
          <m:sub>
            <m:r>
              <m:t>p</m:t>
            </m:r>
          </m:sub>
        </m:sSub>
        <m:r>
          <m:rPr>
            <m:sty m:val="p"/>
          </m:rPr>
          <m:t>)</m:t>
        </m:r>
        <m:r>
          <m:rPr>
            <m:sty m:val="p"/>
          </m:rPr>
          <m:t>=</m:t>
        </m:r>
        <m:r>
          <m:t>1</m:t>
        </m:r>
      </m:oMath>
      <w:ins w:id="24057" w:author="PR Preview" w:date="2026-01-01T00:00:00Z">
        <w:r>
          <w:t xml:space="preserve">.</w:t>
        </w:r>
      </w:ins>
    </w:p>
    <w:bookmarkEnd w:id="534"/>
    <w:bookmarkStart w:id="535" w:name="thm-det-product"/>
    <w:p>
      <w:pPr>
        <w:pStyle w:val="BodyText"/>
      </w:pPr>
      <w:ins w:id="24058" w:author="PR Preview" w:date="2026-01-01T00:00:00Z">
        <w:r>
          <w:rPr>
            <w:b/>
            <w:bCs/>
          </w:rPr>
          <w:t xml:space="preserve">Theorem 86 (Determinant of a product)</w:t>
        </w:r>
      </w:ins>
      <w:ins w:id="24059" w:author="PR Preview" w:date="2026-01-01T00:00:00Z">
        <w:r>
          <w:t xml:space="preserve"> </w:t>
        </w:r>
      </w:ins>
      <w:ins w:id="24060" w:author="PR Preview" w:date="2026-01-01T00:00:00Z">
        <w:r>
          <w:t xml:space="preserve">For</w:t>
        </w:r>
      </w:ins>
      <w:ins w:id="24061" w:author="PR Preview" w:date="2026-01-01T00:00:00Z">
        <w:r>
          <w:t xml:space="preserve"> </w:t>
        </w:r>
      </w:ins>
      <m:oMath>
        <m:r>
          <m:t>p</m:t>
        </m:r>
        <m:r>
          <m:rPr>
            <m:sty m:val="p"/>
          </m:rPr>
          <m:t>×</m:t>
        </m:r>
        <m:r>
          <m:t>p</m:t>
        </m:r>
      </m:oMath>
      <w:ins w:id="24062" w:author="PR Preview" w:date="2026-01-01T00:00:00Z">
        <w:r>
          <w:t xml:space="preserve"> </w:t>
        </w:r>
      </w:ins>
      <w:ins w:id="24063" w:author="PR Preview" w:date="2026-01-01T00:00:00Z">
        <w:r>
          <w:t xml:space="preserve">matrices</w:t>
        </w:r>
      </w:ins>
      <w:ins w:id="24064" w:author="PR Preview" w:date="2026-01-01T00:00:00Z">
        <w:r>
          <w:t xml:space="preserve"> </w:t>
        </w:r>
      </w:ins>
      <m:oMath>
        <m:r>
          <m:rPr>
            <m:sty m:val="bi"/>
          </m:rPr>
          <m:t>A</m:t>
        </m:r>
      </m:oMath>
      <w:ins w:id="24065" w:author="PR Preview" w:date="2026-01-01T00:00:00Z">
        <w:r>
          <w:t xml:space="preserve"> </w:t>
        </w:r>
      </w:ins>
      <w:ins w:id="24066" w:author="PR Preview" w:date="2026-01-01T00:00:00Z">
        <w:r>
          <w:t xml:space="preserve">and</w:t>
        </w:r>
      </w:ins>
      <w:ins w:id="24067" w:author="PR Preview" w:date="2026-01-01T00:00:00Z">
        <w:r>
          <w:t xml:space="preserve"> </w:t>
        </w:r>
      </w:ins>
      <m:oMath>
        <m:r>
          <m:rPr>
            <m:sty m:val="bi"/>
          </m:rPr>
          <m:t>B</m:t>
        </m:r>
      </m:oMath>
      <w:ins w:id="24068" w:author="PR Preview" w:date="2026-01-01T00:00:00Z">
        <w:r>
          <w:t xml:space="preserve">,</w:t>
        </w:r>
      </w:ins>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5"/>
    <w:bookmarkStart w:id="536" w:name="exm-det-product"/>
    <w:p>
      <w:pPr>
        <w:pStyle w:val="FirstParagraph"/>
      </w:pPr>
      <w:ins w:id="24069" w:author="PR Preview" w:date="2026-01-01T00:00:00Z">
        <w:r>
          <w:rPr>
            <w:b/>
            <w:bCs/>
          </w:rPr>
          <w:t xml:space="preserve">Example 160 (Checking the product rule)</w:t>
        </w:r>
      </w:ins>
      <w:ins w:id="24070" w:author="PR Preview" w:date="2026-01-01T00:00:00Z">
        <w:r>
          <w:t xml:space="preserve"> </w:t>
        </w:r>
      </w:ins>
      <w:ins w:id="24071" w:author="PR Preview" w:date="2026-01-01T00:00:00Z">
        <w:r>
          <w:t xml:space="preserve">For</w:t>
        </w:r>
      </w:ins>
      <w:ins w:id="24072"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24073" w:author="PR Preview" w:date="2026-01-01T00:00:00Z">
        <w:r>
          <w:t xml:space="preserve"> </w:t>
        </w:r>
      </w:ins>
      <w:ins w:id="24074" w:author="PR Preview" w:date="2026-01-01T00:00:00Z">
        <w:r>
          <w:t xml:space="preserve">and</w:t>
        </w:r>
      </w:ins>
      <w:ins w:id="24075"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ins w:id="24076" w:author="PR Preview" w:date="2026-01-01T00:00:00Z">
        <w:r>
          <w:t xml:space="preserve">,</w:t>
        </w:r>
      </w:ins>
      <w:ins w:id="24077" w:author="PR Preview" w:date="2026-01-01T00:00:00Z">
        <w:r>
          <w:t xml:space="preserve"> </w:t>
        </w:r>
      </w:ins>
      <w:hyperlink w:anchor="exm-determinant">
        <w:ins w:id="24078" w:author="PR Preview" w:date="2026-01-01T00:00:00Z">
          <w:r>
            <w:rPr>
              <w:rStyle w:val="Hyperlink"/>
            </w:rPr>
            <w:t xml:space="preserve">Example 158</w:t>
          </w:r>
        </w:ins>
      </w:hyperlink>
      <w:ins w:id="24079" w:author="PR Preview" w:date="2026-01-01T00:00:00Z">
        <w:r>
          <w:t xml:space="preserve"> </w:t>
        </w:r>
      </w:ins>
      <w:ins w:id="24080" w:author="PR Preview" w:date="2026-01-01T00:00:00Z">
        <w:r>
          <w:t xml:space="preserve">gives</w:t>
        </w:r>
      </w:ins>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6"/>
    <w:bookmarkStart w:id="537" w:name="rem-det-product-proof"/>
    <w:p>
      <w:pPr>
        <w:pStyle w:val="FirstParagraph"/>
      </w:pPr>
      <w:del w:id="24081" w:author="PR Preview" w:date="2026-01-01T00:00:00Z">
        <w:r>
          <w:rPr>
            <w:i/>
            <w:iCs/>
          </w:rPr>
          <w:delText xml:space="preserve">Remark 46</w:delText>
        </w:r>
      </w:del>
      <w:del w:id="24082" w:author="PR Preview" w:date="2026-01-01T00:00:00Z">
        <w:r>
          <w:delText xml:space="preserve"> (An example is not a proof). </w:delText>
        </w:r>
      </w:del>
      <w:hyperlink w:anchor="exm-det-product">
        <w:del w:id="24083" w:author="PR Preview" w:date="2026-01-01T00:00:00Z">
          <w:r>
            <w:rPr>
              <w:rStyle w:val="Hyperlink"/>
            </w:rPr>
            <w:delText xml:space="preserve">Example 158</w:delText>
          </w:r>
        </w:del>
      </w:hyperlink>
      <w:del w:id="24084" w:author="PR Preview" w:date="2026-01-01T00:00:00Z">
        <w:r>
          <w:delText xml:space="preserve"> </w:delText>
        </w:r>
      </w:del>
      <w:del w:id="24085" w:author="PR Preview" w:date="2026-01-01T00:00:00Z">
        <w:r>
          <w:delText xml:space="preserve">checks</w:delText>
        </w:r>
      </w:del>
      <w:del w:id="24086" w:author="PR Preview" w:date="2026-01-01T00:00:00Z">
        <w:r>
          <w:delText xml:space="preserve"> </w:delText>
        </w:r>
      </w:del>
      <w:hyperlink w:anchor="thm-det-product">
        <w:del w:id="24087" w:author="PR Preview" w:date="2026-01-01T00:00:00Z">
          <w:r>
            <w:rPr>
              <w:rStyle w:val="Hyperlink"/>
            </w:rPr>
            <w:delText xml:space="preserve">Theorem 85</w:delText>
          </w:r>
        </w:del>
      </w:hyperlink>
      <w:del w:id="24088" w:author="PR Preview" w:date="2026-01-01T00:00:00Z">
        <w:r>
          <w:delText xml:space="preserve"> </w:delText>
        </w:r>
      </w:del>
      <w:del w:id="24089" w:author="PR Preview" w:date="2026-01-01T00:00:00Z">
        <w:r>
          <w:delText xml:space="preserve">for one pair of</w:delText>
        </w:r>
      </w:del>
      <w:del w:id="24090" w:author="PR Preview" w:date="2026-01-01T00:00:00Z">
        <w:r>
          <w:delText xml:space="preserve"> </w:delText>
        </w:r>
      </w:del>
      <m:oMath>
        <m:r>
          <m:t>2</m:t>
        </m:r>
        <m:r>
          <m:rPr>
            <m:sty m:val="p"/>
          </m:rPr>
          <m:t>×</m:t>
        </m:r>
        <m:r>
          <m:t>2</m:t>
        </m:r>
      </m:oMath>
      <w:del w:id="24091" w:author="PR Preview" w:date="2026-01-01T00:00:00Z">
        <w:r>
          <w:delText xml:space="preserve"> </w:delText>
        </w:r>
      </w:del>
      <w:del w:id="24092" w:author="PR Preview" w:date="2026-01-01T00:00:00Z">
        <w:r>
          <w:delText xml:space="preserve">matrices,</w:delText>
        </w:r>
      </w:del>
      <w:del w:id="24093" w:author="PR Preview" w:date="2026-01-01T00:00:00Z">
        <w:r>
          <w:delText xml:space="preserve"> </w:delText>
        </w:r>
      </w:del>
      <w:del w:id="24094" w:author="PR Preview" w:date="2026-01-01T00:00:00Z">
        <w:r>
          <w:delText xml:space="preserve">which shows the theorem holds there</w:delText>
        </w:r>
      </w:del>
      <w:del w:id="24095" w:author="PR Preview" w:date="2026-01-01T00:00:00Z">
        <w:r>
          <w:delText xml:space="preserve"> </w:delText>
        </w:r>
      </w:del>
      <w:del w:id="24096" w:author="PR Preview" w:date="2026-01-01T00:00:00Z">
        <w:r>
          <w:delText xml:space="preserve">but does not prove it for every pair.</w:delText>
        </w:r>
      </w:del>
      <w:del w:id="24097" w:author="PR Preview" w:date="2026-01-01T00:00:00Z">
        <w:r>
          <w:delText xml:space="preserve"> </w:delText>
        </w:r>
      </w:del>
      <w:del w:id="24098" w:author="PR Preview" w:date="2026-01-01T00:00:00Z">
        <w:r>
          <w:delText xml:space="preserve">The proof needs properties of the determinant</w:delText>
        </w:r>
      </w:del>
      <w:del w:id="24099" w:author="PR Preview" w:date="2026-01-01T00:00:00Z">
        <w:r>
          <w:delText xml:space="preserve"> </w:delText>
        </w:r>
      </w:del>
      <w:del w:id="24100" w:author="PR Preview" w:date="2026-01-01T00:00:00Z">
        <w:r>
          <w:delText xml:space="preserve">that these notes don’t develop;</w:delText>
        </w:r>
      </w:del>
      <w:del w:id="24101" w:author="PR Preview" w:date="2026-01-01T00:00:00Z">
        <w:r>
          <w:delText xml:space="preserve"> </w:delText>
        </w:r>
      </w:del>
      <w:del w:id="24102" w:author="PR Preview" w:date="2026-01-01T00:00:00Z">
        <w:r>
          <w:delText xml:space="preserve">see</w:delText>
        </w:r>
      </w:del>
      <w:del w:id="24103" w:author="PR Preview" w:date="2026-01-01T00:00:00Z">
        <w:r>
          <w:delText xml:space="preserve"> </w:delText>
        </w:r>
      </w:del>
      <w:del w:id="24104" w:author="PR Preview" w:date="2026-01-01T00:00:00Z">
        <w:r>
          <w:delText xml:space="preserve">Banerjee and Roy (2014)</w:delText>
        </w:r>
      </w:del>
      <w:del w:id="24105" w:author="PR Preview" w:date="2026-01-01T00:00:00Z">
        <w:r>
          <w:delText xml:space="preserve">.</w:delText>
        </w:r>
      </w:del>
    </w:p>
    <w:p>
      <w:pPr>
        <w:pStyle w:val="FirstParagraph"/>
      </w:pPr>
      <w:ins w:id="24106" w:author="PR Preview" w:date="2026-01-01T00:00:00Z">
        <w:r>
          <w:rPr>
            <w:i/>
            <w:iCs/>
          </w:rPr>
          <w:t xml:space="preserve">Remark 47</w:t>
        </w:r>
      </w:ins>
      <w:ins w:id="24107" w:author="PR Preview" w:date="2026-01-01T00:00:00Z">
        <w:r>
          <w:t xml:space="preserve"> (An example is not a proof). </w:t>
        </w:r>
      </w:ins>
      <w:hyperlink w:anchor="exm-det-product">
        <w:ins w:id="24108" w:author="PR Preview" w:date="2026-01-01T00:00:00Z">
          <w:r>
            <w:rPr>
              <w:rStyle w:val="Hyperlink"/>
            </w:rPr>
            <w:t xml:space="preserve">Example 160</w:t>
          </w:r>
        </w:ins>
      </w:hyperlink>
      <w:ins w:id="24109" w:author="PR Preview" w:date="2026-01-01T00:00:00Z">
        <w:r>
          <w:t xml:space="preserve"> </w:t>
        </w:r>
      </w:ins>
      <w:ins w:id="24110" w:author="PR Preview" w:date="2026-01-01T00:00:00Z">
        <w:r>
          <w:t xml:space="preserve">checks</w:t>
        </w:r>
      </w:ins>
      <w:ins w:id="24111" w:author="PR Preview" w:date="2026-01-01T00:00:00Z">
        <w:r>
          <w:t xml:space="preserve"> </w:t>
        </w:r>
      </w:ins>
      <w:hyperlink w:anchor="thm-det-product">
        <w:ins w:id="24112" w:author="PR Preview" w:date="2026-01-01T00:00:00Z">
          <w:r>
            <w:rPr>
              <w:rStyle w:val="Hyperlink"/>
            </w:rPr>
            <w:t xml:space="preserve">Theorem 86</w:t>
          </w:r>
        </w:ins>
      </w:hyperlink>
      <w:ins w:id="24113" w:author="PR Preview" w:date="2026-01-01T00:00:00Z">
        <w:r>
          <w:t xml:space="preserve"> </w:t>
        </w:r>
      </w:ins>
      <w:ins w:id="24114" w:author="PR Preview" w:date="2026-01-01T00:00:00Z">
        <w:r>
          <w:t xml:space="preserve">for one pair of</w:t>
        </w:r>
      </w:ins>
      <w:ins w:id="24115" w:author="PR Preview" w:date="2026-01-01T00:00:00Z">
        <w:r>
          <w:t xml:space="preserve"> </w:t>
        </w:r>
      </w:ins>
      <m:oMath>
        <m:r>
          <m:t>2</m:t>
        </m:r>
        <m:r>
          <m:rPr>
            <m:sty m:val="p"/>
          </m:rPr>
          <m:t>×</m:t>
        </m:r>
        <m:r>
          <m:t>2</m:t>
        </m:r>
      </m:oMath>
      <w:ins w:id="24116" w:author="PR Preview" w:date="2026-01-01T00:00:00Z">
        <w:r>
          <w:t xml:space="preserve"> </w:t>
        </w:r>
      </w:ins>
      <w:ins w:id="24117" w:author="PR Preview" w:date="2026-01-01T00:00:00Z">
        <w:r>
          <w:t xml:space="preserve">matrices,</w:t>
        </w:r>
      </w:ins>
      <w:ins w:id="24118" w:author="PR Preview" w:date="2026-01-01T00:00:00Z">
        <w:r>
          <w:t xml:space="preserve"> </w:t>
        </w:r>
      </w:ins>
      <w:ins w:id="24119" w:author="PR Preview" w:date="2026-01-01T00:00:00Z">
        <w:r>
          <w:t xml:space="preserve">which shows the theorem holds there</w:t>
        </w:r>
      </w:ins>
      <w:ins w:id="24120" w:author="PR Preview" w:date="2026-01-01T00:00:00Z">
        <w:r>
          <w:t xml:space="preserve"> </w:t>
        </w:r>
      </w:ins>
      <w:ins w:id="24121" w:author="PR Preview" w:date="2026-01-01T00:00:00Z">
        <w:r>
          <w:t xml:space="preserve">but does not prove it for every pair.</w:t>
        </w:r>
      </w:ins>
      <w:ins w:id="24122" w:author="PR Preview" w:date="2026-01-01T00:00:00Z">
        <w:r>
          <w:t xml:space="preserve"> </w:t>
        </w:r>
      </w:ins>
      <w:ins w:id="24123" w:author="PR Preview" w:date="2026-01-01T00:00:00Z">
        <w:r>
          <w:t xml:space="preserve">The proof needs properties of the determinant</w:t>
        </w:r>
      </w:ins>
      <w:ins w:id="24124" w:author="PR Preview" w:date="2026-01-01T00:00:00Z">
        <w:r>
          <w:t xml:space="preserve"> </w:t>
        </w:r>
      </w:ins>
      <w:ins w:id="24125" w:author="PR Preview" w:date="2026-01-01T00:00:00Z">
        <w:r>
          <w:t xml:space="preserve">that these notes don’t develop;</w:t>
        </w:r>
      </w:ins>
      <w:ins w:id="24126" w:author="PR Preview" w:date="2026-01-01T00:00:00Z">
        <w:r>
          <w:t xml:space="preserve"> </w:t>
        </w:r>
      </w:ins>
      <w:ins w:id="24127" w:author="PR Preview" w:date="2026-01-01T00:00:00Z">
        <w:r>
          <w:t xml:space="preserve">see</w:t>
        </w:r>
      </w:ins>
      <w:ins w:id="24128" w:author="PR Preview" w:date="2026-01-01T00:00:00Z">
        <w:r>
          <w:t xml:space="preserve"> </w:t>
        </w:r>
      </w:ins>
      <w:ins w:id="24129" w:author="PR Preview" w:date="2026-01-01T00:00:00Z">
        <w:r>
          <w:t xml:space="preserve">Banerjee and Roy (2014)</w:t>
        </w:r>
      </w:ins>
      <w:ins w:id="24130" w:author="PR Preview" w:date="2026-01-01T00:00:00Z">
        <w:r>
          <w:t xml:space="preserve">.</w:t>
        </w:r>
      </w:ins>
    </w:p>
    <w:bookmarkEnd w:id="537"/>
    <w:p>
      <w:pPr>
        <w:pStyle w:val="BodyText"/>
      </w:pPr>
      <w:r>
        <w:t xml:space="preserve">See also</w:t>
      </w:r>
      <w:r>
        <w:t xml:space="preserve"> </w:t>
      </w:r>
      <w:hyperlink r:id="rId529">
        <w:r>
          <w:rPr>
            <w:rStyle w:val="Hyperlink"/>
          </w:rPr>
          <w:t xml:space="preserve">https://en.wikipedia.org/wiki/Determinant</w:t>
        </w:r>
      </w:hyperlink>
      <w:r>
        <w:t xml:space="preserve">.</w:t>
      </w:r>
    </w:p>
    <w:bookmarkStart w:id="538" w:name="thm-det-eigenvalues"/>
    <w:p>
      <w:pPr>
        <w:pStyle w:val="BodyText"/>
      </w:pPr>
      <w:del w:id="24131" w:author="PR Preview" w:date="2026-01-01T00:00:00Z">
        <w:r>
          <w:rPr>
            <w:b/>
            <w:bCs/>
          </w:rPr>
          <w:delText xml:space="preserve">Theorem 86 (The determinant of a symmetric matrix is the product of its eigenvalues)</w:delText>
        </w:r>
      </w:del>
      <w:del w:id="24132" w:author="PR Preview" w:date="2026-01-01T00:00:00Z">
        <w:r>
          <w:delText xml:space="preserve"> </w:delText>
        </w:r>
      </w:del>
      <w:del w:id="24133" w:author="PR Preview" w:date="2026-01-01T00:00:00Z">
        <w:r>
          <w:delText xml:space="preserve">Let</w:delText>
        </w:r>
      </w:del>
      <w:del w:id="24134" w:author="PR Preview" w:date="2026-01-01T00:00:00Z">
        <w:r>
          <w:delText xml:space="preserve"> </w:delText>
        </w:r>
      </w:del>
      <m:oMath>
        <m:r>
          <m:rPr>
            <m:sty m:val="bi"/>
          </m:rPr>
          <m:t>A</m:t>
        </m:r>
      </m:oMath>
      <w:del w:id="24135" w:author="PR Preview" w:date="2026-01-01T00:00:00Z">
        <w:r>
          <w:delText xml:space="preserve"> </w:delText>
        </w:r>
      </w:del>
      <w:del w:id="24136" w:author="PR Preview" w:date="2026-01-01T00:00:00Z">
        <w:r>
          <w:delText xml:space="preserve">be a</w:delText>
        </w:r>
      </w:del>
      <w:del w:id="24137" w:author="PR Preview" w:date="2026-01-01T00:00:00Z">
        <w:r>
          <w:delText xml:space="preserve"> </w:delText>
        </w:r>
      </w:del>
      <m:oMath>
        <m:r>
          <m:t>p</m:t>
        </m:r>
        <m:r>
          <m:rPr>
            <m:sty m:val="p"/>
          </m:rPr>
          <m:t>×</m:t>
        </m:r>
        <m:r>
          <m:t>p</m:t>
        </m:r>
      </m:oMath>
      <w:del w:id="24138" w:author="PR Preview" w:date="2026-01-01T00:00:00Z">
        <w:r>
          <w:delText xml:space="preserve"> </w:delText>
        </w:r>
      </w:del>
      <w:del w:id="24139" w:author="PR Preview" w:date="2026-01-01T00:00:00Z">
        <w:r>
          <w:delText xml:space="preserve">symmetric matrix with real entries,</w:delText>
        </w:r>
      </w:del>
      <w:del w:id="24140" w:author="PR Preview" w:date="2026-01-01T00:00:00Z">
        <w:r>
          <w:delText xml:space="preserve"> </w:delText>
        </w:r>
      </w:del>
      <w:del w:id="24141" w:author="PR Preview" w:date="2026-01-01T00:00:00Z">
        <w:r>
          <w:delText xml:space="preserve">with eigendecomposition</w:delText>
        </w:r>
      </w:del>
      <w:del w:id="24142" w:author="PR Preview" w:date="2026-01-01T00:00:00Z">
        <w:r>
          <w:delText xml:space="preserve"> </w:delText>
        </w:r>
      </w:del>
      <m:oMath>
        <m:r>
          <m:rPr>
            <m:sty m:val="bi"/>
          </m:rPr>
          <m:t>A</m:t>
        </m:r>
        <m:r>
          <m:rPr>
            <m:sty m:val="p"/>
          </m:rPr>
          <m:t>=</m:t>
        </m:r>
        <m:r>
          <m:rPr>
            <m:sty m:val="bi"/>
          </m:rPr>
          <m:t>Q</m:t>
        </m:r>
        <m:r>
          <m:rPr>
            <m:sty m:val="b"/>
          </m:rPr>
          <m:t>Λ</m:t>
        </m:r>
        <m:sSup>
          <m:e>
            <m:r>
              <m:rPr>
                <m:sty m:val="bi"/>
              </m:rPr>
              <m:t>Q</m:t>
            </m:r>
          </m:e>
          <m:sup>
            <m:r>
              <m:rPr>
                <m:sty m:val="p"/>
              </m:rPr>
              <m:t>⊤</m:t>
            </m:r>
          </m:sup>
        </m:sSup>
      </m:oMath>
      <w:del w:id="24143" w:author="PR Preview" w:date="2026-01-01T00:00:00Z">
        <w:r>
          <w:delText xml:space="preserve"> </w:delText>
        </w:r>
      </w:del>
      <w:del w:id="24144" w:author="PR Preview" w:date="2026-01-01T00:00:00Z">
        <w:r>
          <w:delText xml:space="preserve">(</w:delText>
        </w:r>
      </w:del>
      <w:hyperlink w:anchor="def-eigendecomposition">
        <w:del w:id="24145" w:author="PR Preview" w:date="2026-01-01T00:00:00Z">
          <w:r>
            <w:rPr>
              <w:rStyle w:val="Hyperlink"/>
            </w:rPr>
            <w:delText xml:space="preserve">Definition 97</w:delText>
          </w:r>
        </w:del>
      </w:hyperlink>
      <w:del w:id="24146" w:author="PR Preview" w:date="2026-01-01T00:00:00Z">
        <w:r>
          <w:delText xml:space="preserve">)</w:delText>
        </w:r>
      </w:del>
      <w:del w:id="24147" w:author="PR Preview" w:date="2026-01-01T00:00:00Z">
        <w:r>
          <w:delText xml:space="preserve"> </w:delText>
        </w:r>
      </w:del>
      <w:del w:id="24148" w:author="PR Preview" w:date="2026-01-01T00:00:00Z">
        <w:r>
          <w:delText xml:space="preserve">and eigenvalues</w:delText>
        </w:r>
      </w:del>
      <w:del w:id="24149" w:author="PR Preview" w:date="2026-01-01T00:00:00Z">
        <w:r>
          <w:delText xml:space="preserve"> </w:delText>
        </w:r>
      </w:del>
      <m:oMath>
        <m:sSub>
          <m:e>
            <m:r>
              <m:t>λ</m:t>
            </m:r>
          </m:e>
          <m:sub>
            <m:r>
              <m:t>1</m:t>
            </m:r>
          </m:sub>
        </m:sSub>
        <m:r>
          <m:rPr>
            <m:sty m:val="p"/>
          </m:rPr>
          <m:t>,</m:t>
        </m:r>
        <m:r>
          <m:rPr>
            <m:sty m:val="p"/>
          </m:rPr>
          <m:t>…</m:t>
        </m:r>
        <m:r>
          <m:rPr>
            <m:sty m:val="p"/>
          </m:rPr>
          <m:t>,</m:t>
        </m:r>
        <m:sSub>
          <m:e>
            <m:r>
              <m:t>λ</m:t>
            </m:r>
          </m:e>
          <m:sub>
            <m:r>
              <m:t>p</m:t>
            </m:r>
          </m:sub>
        </m:sSub>
      </m:oMath>
      <w:del w:id="24150" w:author="PR Preview" w:date="2026-01-01T00:00:00Z">
        <w:r>
          <w:delText xml:space="preserve"> </w:delText>
        </w:r>
      </w:del>
      <w:del w:id="24151" w:author="PR Preview" w:date="2026-01-01T00:00:00Z">
        <w:r>
          <w:delText xml:space="preserve">on the diagonal of</w:delText>
        </w:r>
      </w:del>
      <w:del w:id="24152" w:author="PR Preview" w:date="2026-01-01T00:00:00Z">
        <w:r>
          <w:delText xml:space="preserve"> </w:delText>
        </w:r>
      </w:del>
      <m:oMath>
        <m:r>
          <m:rPr>
            <m:sty m:val="b"/>
          </m:rPr>
          <m:t>Λ</m:t>
        </m:r>
      </m:oMath>
      <w:del w:id="24153" w:author="PR Preview" w:date="2026-01-01T00:00:00Z">
        <w:r>
          <w:delText xml:space="preserve">.</w:delText>
        </w:r>
      </w:del>
      <w:del w:id="24154" w:author="PR Preview" w:date="2026-01-01T00:00:00Z">
        <w:r>
          <w:delText xml:space="preserve"> </w:delText>
        </w:r>
      </w:del>
      <w:del w:id="24155" w:author="PR Preview" w:date="2026-01-01T00:00:00Z">
        <w:r>
          <w:delText xml:space="preserve">Then</w:delText>
        </w:r>
      </w:del>
    </w:p>
    <w:p>
      <w:pPr>
        <w:pStyle w:val="BodyText"/>
      </w:pPr>
      <w:ins w:id="24156" w:author="PR Preview" w:date="2026-01-01T00:00:00Z">
        <w:r>
          <w:rPr>
            <w:b/>
            <w:bCs/>
          </w:rPr>
          <w:t xml:space="preserve">Theorem 87 (The determinant of a symmetric matrix is the product of its eigenvalues)</w:t>
        </w:r>
      </w:ins>
      <w:ins w:id="24157" w:author="PR Preview" w:date="2026-01-01T00:00:00Z">
        <w:r>
          <w:t xml:space="preserve"> </w:t>
        </w:r>
      </w:ins>
      <w:ins w:id="24158" w:author="PR Preview" w:date="2026-01-01T00:00:00Z">
        <w:r>
          <w:t xml:space="preserve">Let</w:t>
        </w:r>
      </w:ins>
      <w:ins w:id="24159" w:author="PR Preview" w:date="2026-01-01T00:00:00Z">
        <w:r>
          <w:t xml:space="preserve"> </w:t>
        </w:r>
      </w:ins>
      <m:oMath>
        <m:r>
          <m:rPr>
            <m:sty m:val="bi"/>
          </m:rPr>
          <m:t>A</m:t>
        </m:r>
      </m:oMath>
      <w:ins w:id="24160" w:author="PR Preview" w:date="2026-01-01T00:00:00Z">
        <w:r>
          <w:t xml:space="preserve"> </w:t>
        </w:r>
      </w:ins>
      <w:ins w:id="24161" w:author="PR Preview" w:date="2026-01-01T00:00:00Z">
        <w:r>
          <w:t xml:space="preserve">be a</w:t>
        </w:r>
      </w:ins>
      <w:ins w:id="24162" w:author="PR Preview" w:date="2026-01-01T00:00:00Z">
        <w:r>
          <w:t xml:space="preserve"> </w:t>
        </w:r>
      </w:ins>
      <m:oMath>
        <m:r>
          <m:t>p</m:t>
        </m:r>
        <m:r>
          <m:rPr>
            <m:sty m:val="p"/>
          </m:rPr>
          <m:t>×</m:t>
        </m:r>
        <m:r>
          <m:t>p</m:t>
        </m:r>
      </m:oMath>
      <w:ins w:id="24163" w:author="PR Preview" w:date="2026-01-01T00:00:00Z">
        <w:r>
          <w:t xml:space="preserve"> </w:t>
        </w:r>
      </w:ins>
      <w:ins w:id="24164" w:author="PR Preview" w:date="2026-01-01T00:00:00Z">
        <w:r>
          <w:t xml:space="preserve">symmetric matrix with real entries,</w:t>
        </w:r>
      </w:ins>
      <w:ins w:id="24165" w:author="PR Preview" w:date="2026-01-01T00:00:00Z">
        <w:r>
          <w:t xml:space="preserve"> </w:t>
        </w:r>
      </w:ins>
      <w:ins w:id="24166" w:author="PR Preview" w:date="2026-01-01T00:00:00Z">
        <w:r>
          <w:t xml:space="preserve">with eigendecomposition</w:t>
        </w:r>
      </w:ins>
      <w:ins w:id="24167" w:author="PR Preview" w:date="2026-01-01T00:00:00Z">
        <w:r>
          <w:t xml:space="preserve"> </w:t>
        </w:r>
      </w:ins>
      <m:oMath>
        <m:r>
          <m:rPr>
            <m:sty m:val="bi"/>
          </m:rPr>
          <m:t>A</m:t>
        </m:r>
        <m:r>
          <m:rPr>
            <m:sty m:val="p"/>
          </m:rPr>
          <m:t>=</m:t>
        </m:r>
        <m:r>
          <m:rPr>
            <m:sty m:val="bi"/>
          </m:rPr>
          <m:t>Q</m:t>
        </m:r>
        <m:r>
          <m:rPr>
            <m:sty m:val="b"/>
          </m:rPr>
          <m:t>Λ</m:t>
        </m:r>
        <m:sSup>
          <m:e>
            <m:r>
              <m:rPr>
                <m:sty m:val="bi"/>
              </m:rPr>
              <m:t>Q</m:t>
            </m:r>
          </m:e>
          <m:sup>
            <m:r>
              <m:rPr>
                <m:sty m:val="p"/>
              </m:rPr>
              <m:t>⊤</m:t>
            </m:r>
          </m:sup>
        </m:sSup>
      </m:oMath>
      <w:ins w:id="24168" w:author="PR Preview" w:date="2026-01-01T00:00:00Z">
        <w:r>
          <w:t xml:space="preserve"> </w:t>
        </w:r>
      </w:ins>
      <w:ins w:id="24169" w:author="PR Preview" w:date="2026-01-01T00:00:00Z">
        <w:r>
          <w:t xml:space="preserve">(</w:t>
        </w:r>
      </w:ins>
      <w:hyperlink w:anchor="def-eigendecomposition">
        <w:ins w:id="24170" w:author="PR Preview" w:date="2026-01-01T00:00:00Z">
          <w:r>
            <w:rPr>
              <w:rStyle w:val="Hyperlink"/>
            </w:rPr>
            <w:t xml:space="preserve">Definition 97</w:t>
          </w:r>
        </w:ins>
      </w:hyperlink>
      <w:ins w:id="24171" w:author="PR Preview" w:date="2026-01-01T00:00:00Z">
        <w:r>
          <w:t xml:space="preserve">)</w:t>
        </w:r>
      </w:ins>
      <w:ins w:id="24172" w:author="PR Preview" w:date="2026-01-01T00:00:00Z">
        <w:r>
          <w:t xml:space="preserve"> </w:t>
        </w:r>
      </w:ins>
      <w:ins w:id="24173" w:author="PR Preview" w:date="2026-01-01T00:00:00Z">
        <w:r>
          <w:t xml:space="preserve">and eigenvalues</w:t>
        </w:r>
      </w:ins>
      <w:ins w:id="24174" w:author="PR Preview" w:date="2026-01-01T00:00:00Z">
        <w:r>
          <w:t xml:space="preserve"> </w:t>
        </w:r>
      </w:ins>
      <m:oMath>
        <m:sSub>
          <m:e>
            <m:r>
              <m:t>λ</m:t>
            </m:r>
          </m:e>
          <m:sub>
            <m:r>
              <m:t>1</m:t>
            </m:r>
          </m:sub>
        </m:sSub>
        <m:r>
          <m:rPr>
            <m:sty m:val="p"/>
          </m:rPr>
          <m:t>,</m:t>
        </m:r>
        <m:r>
          <m:rPr>
            <m:sty m:val="p"/>
          </m:rPr>
          <m:t>…</m:t>
        </m:r>
        <m:r>
          <m:rPr>
            <m:sty m:val="p"/>
          </m:rPr>
          <m:t>,</m:t>
        </m:r>
        <m:sSub>
          <m:e>
            <m:r>
              <m:t>λ</m:t>
            </m:r>
          </m:e>
          <m:sub>
            <m:r>
              <m:t>p</m:t>
            </m:r>
          </m:sub>
        </m:sSub>
      </m:oMath>
      <w:ins w:id="24175" w:author="PR Preview" w:date="2026-01-01T00:00:00Z">
        <w:r>
          <w:t xml:space="preserve"> </w:t>
        </w:r>
      </w:ins>
      <w:ins w:id="24176" w:author="PR Preview" w:date="2026-01-01T00:00:00Z">
        <w:r>
          <w:t xml:space="preserve">on the diagonal of</w:t>
        </w:r>
      </w:ins>
      <w:ins w:id="24177" w:author="PR Preview" w:date="2026-01-01T00:00:00Z">
        <w:r>
          <w:t xml:space="preserve"> </w:t>
        </w:r>
      </w:ins>
      <m:oMath>
        <m:r>
          <m:rPr>
            <m:sty m:val="b"/>
          </m:rPr>
          <m:t>Λ</m:t>
        </m:r>
      </m:oMath>
      <w:ins w:id="24178" w:author="PR Preview" w:date="2026-01-01T00:00:00Z">
        <w:r>
          <w:t xml:space="preserve">.</w:t>
        </w:r>
      </w:ins>
      <w:ins w:id="24179" w:author="PR Preview" w:date="2026-01-01T00:00:00Z">
        <w:r>
          <w:t xml:space="preserve"> </w:t>
        </w:r>
      </w:ins>
      <w:ins w:id="24180" w:author="PR Preview" w:date="2026-01-01T00:00:00Z">
        <w:r>
          <w:t xml:space="preserve">Then</w:t>
        </w:r>
      </w:ins>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8"/>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del w:id="24181" w:author="PR Preview" w:date="2026-01-01T00:00:00Z">
        <w:r>
          <w:delText xml:space="preserve">The product steps are</w:delText>
        </w:r>
      </w:del>
      <w:del w:id="24182" w:author="PR Preview" w:date="2026-01-01T00:00:00Z">
        <w:r>
          <w:delText xml:space="preserve"> </w:delText>
        </w:r>
      </w:del>
      <w:hyperlink w:anchor="thm-det-product">
        <w:del w:id="24183" w:author="PR Preview" w:date="2026-01-01T00:00:00Z">
          <w:r>
            <w:rPr>
              <w:rStyle w:val="Hyperlink"/>
            </w:rPr>
            <w:delText xml:space="preserve">Theorem 85</w:delText>
          </w:r>
        </w:del>
      </w:hyperlink>
      <w:del w:id="24184" w:author="PR Preview" w:date="2026-01-01T00:00:00Z">
        <w:r>
          <w:delText xml:space="preserve">,</w:delText>
        </w:r>
      </w:del>
      <w:del w:id="24185" w:author="PR Preview" w:date="2026-01-01T00:00:00Z">
        <w:r>
          <w:delText xml:space="preserve"> </w:delText>
        </w:r>
      </w:del>
      <w:del w:id="24186" w:author="PR Preview" w:date="2026-01-01T00:00:00Z">
        <w:r>
          <w:delText xml:space="preserve">the orthogonality step is</w:delText>
        </w:r>
      </w:del>
      <w:del w:id="24187" w:author="PR Preview" w:date="2026-01-01T00:00:00Z">
        <w:r>
          <w:delText xml:space="preserve"> </w:delText>
        </w:r>
      </w:del>
      <w:hyperlink w:anchor="def-orthogonal-matrix">
        <w:del w:id="24188" w:author="PR Preview" w:date="2026-01-01T00:00:00Z">
          <w:r>
            <w:rPr>
              <w:rStyle w:val="Hyperlink"/>
            </w:rPr>
            <w:delText xml:space="preserve">Definition 89</w:delText>
          </w:r>
        </w:del>
      </w:hyperlink>
      <w:del w:id="24189" w:author="PR Preview" w:date="2026-01-01T00:00:00Z">
        <w:r>
          <w:delText xml:space="preserve">,</w:delText>
        </w:r>
      </w:del>
      <w:del w:id="24190" w:author="PR Preview" w:date="2026-01-01T00:00:00Z">
        <w:r>
          <w:delText xml:space="preserve"> </w:delText>
        </w:r>
      </w:del>
      <w:del w:id="24191" w:author="PR Preview" w:date="2026-01-01T00:00:00Z">
        <w:r>
          <w:delText xml:space="preserve">and the identity and diagonal steps are</w:delText>
        </w:r>
      </w:del>
      <w:del w:id="24192" w:author="PR Preview" w:date="2026-01-01T00:00:00Z">
        <w:r>
          <w:delText xml:space="preserve"> </w:delText>
        </w:r>
      </w:del>
      <w:hyperlink w:anchor="thm-det-diagonal">
        <w:del w:id="24193" w:author="PR Preview" w:date="2026-01-01T00:00:00Z">
          <w:r>
            <w:rPr>
              <w:rStyle w:val="Hyperlink"/>
            </w:rPr>
            <w:delText xml:space="preserve">Theorem 84</w:delText>
          </w:r>
        </w:del>
      </w:hyperlink>
      <w:del w:id="24194" w:author="PR Preview" w:date="2026-01-01T00:00:00Z">
        <w:r>
          <w:delText xml:space="preserve"> </w:delText>
        </w:r>
      </w:del>
      <w:del w:id="24195" w:author="PR Preview" w:date="2026-01-01T00:00:00Z">
        <w:r>
          <w:delText xml:space="preserve">and</w:delText>
        </w:r>
      </w:del>
      <w:del w:id="24196" w:author="PR Preview" w:date="2026-01-01T00:00:00Z">
        <w:r>
          <w:delText xml:space="preserve"> </w:delText>
        </w:r>
      </w:del>
      <w:hyperlink w:anchor="exm-det-diagonal">
        <w:del w:id="24197" w:author="PR Preview" w:date="2026-01-01T00:00:00Z">
          <w:r>
            <w:rPr>
              <w:rStyle w:val="Hyperlink"/>
            </w:rPr>
            <w:delText xml:space="preserve">Example 157</w:delText>
          </w:r>
        </w:del>
      </w:hyperlink>
      <w:del w:id="24198" w:author="PR Preview" w:date="2026-01-01T00:00:00Z">
        <w:r>
          <w:delText xml:space="preserve">.</w:delText>
        </w:r>
      </w:del>
    </w:p>
    <w:p>
      <w:pPr>
        <w:pStyle w:val="BodyText"/>
      </w:pPr>
      <w:del w:id="24199" w:author="PR Preview" w:date="2026-01-01T00:00:00Z">
        <w:r>
          <w:rPr>
            <w:b/>
            <w:bCs/>
          </w:rPr>
          <w:delText xml:space="preserve">Corollary 11 (A positive definite matrix has a positive determinant)</w:delText>
        </w:r>
      </w:del>
      <w:del w:id="24200" w:author="PR Preview" w:date="2026-01-01T00:00:00Z">
        <w:r>
          <w:delText xml:space="preserve"> </w:delText>
        </w:r>
      </w:del>
      <w:del w:id="24201" w:author="PR Preview" w:date="2026-01-01T00:00:00Z">
        <w:r>
          <w:delText xml:space="preserve">If</w:delText>
        </w:r>
      </w:del>
      <w:del w:id="24202" w:author="PR Preview" w:date="2026-01-01T00:00:00Z">
        <w:r>
          <w:delText xml:space="preserve"> </w:delText>
        </w:r>
      </w:del>
      <m:oMath>
        <m:r>
          <m:rPr>
            <m:sty m:val="bi"/>
          </m:rPr>
          <m:t>A</m:t>
        </m:r>
      </m:oMath>
      <w:del w:id="24203" w:author="PR Preview" w:date="2026-01-01T00:00:00Z">
        <w:r>
          <w:delText xml:space="preserve"> </w:delText>
        </w:r>
      </w:del>
      <w:del w:id="24204" w:author="PR Preview" w:date="2026-01-01T00:00:00Z">
        <w:r>
          <w:delText xml:space="preserve">is positive definite (</w:delText>
        </w:r>
      </w:del>
      <w:hyperlink w:anchor="def-positive-definite">
        <w:del w:id="24205" w:author="PR Preview" w:date="2026-01-01T00:00:00Z">
          <w:r>
            <w:rPr>
              <w:rStyle w:val="Hyperlink"/>
            </w:rPr>
            <w:delText xml:space="preserve">Definition 101</w:delText>
          </w:r>
        </w:del>
      </w:hyperlink>
      <w:del w:id="24206" w:author="PR Preview" w:date="2026-01-01T00:00:00Z">
        <w:r>
          <w:delText xml:space="preserve">),</w:delText>
        </w:r>
      </w:del>
      <w:del w:id="24207" w:author="PR Preview" w:date="2026-01-01T00:00:00Z">
        <w:r>
          <w:delText xml:space="preserve"> </w:delText>
        </w:r>
      </w:del>
      <w:del w:id="24208" w:author="PR Preview" w:date="2026-01-01T00:00:00Z">
        <w:r>
          <w:delText xml:space="preserve">then</w:delText>
        </w:r>
      </w:del>
      <w:del w:id="24209" w:author="PR Preview" w:date="2026-01-01T00:00:00Z">
        <w:r>
          <w:delText xml:space="preserve"> </w:delText>
        </w:r>
      </w:del>
      <m:oMath>
        <m:r>
          <m:rPr>
            <m:sty m:val="p"/>
          </m:rPr>
          <m:t>det</m:t>
        </m:r>
        <m:r>
          <m:rPr>
            <m:sty m:val="p"/>
          </m:rPr>
          <m:t>(</m:t>
        </m:r>
        <m:r>
          <m:rPr>
            <m:sty m:val="bi"/>
          </m:rPr>
          <m:t>A</m:t>
        </m:r>
        <m:r>
          <m:rPr>
            <m:sty m:val="p"/>
          </m:rPr>
          <m:t>)</m:t>
        </m:r>
        <m:r>
          <m:rPr>
            <m:sty m:val="p"/>
          </m:rPr>
          <m:t>&gt;</m:t>
        </m:r>
        <m:r>
          <m:t>0</m:t>
        </m:r>
      </m:oMath>
      <w:del w:id="24210" w:author="PR Preview" w:date="2026-01-01T00:00:00Z">
        <w:r>
          <w:delText xml:space="preserve">.</w:delText>
        </w:r>
      </w:del>
    </w:p>
    <w:p>
      <w:pPr>
        <w:pStyle w:val="BodyText"/>
      </w:pPr>
      <w:del w:id="24211" w:author="PR Preview" w:date="2026-01-01T00:00:00Z">
        <w:r>
          <w:rPr>
            <w:i/>
            <w:iCs/>
          </w:rPr>
          <w:delText xml:space="preserve">Proof</w:delText>
        </w:r>
      </w:del>
      <w:del w:id="24212" w:author="PR Preview" w:date="2026-01-01T00:00:00Z">
        <w:r>
          <w:delText xml:space="preserve">. </w:delText>
        </w:r>
      </w:del>
      <w:del w:id="24213" w:author="PR Preview" w:date="2026-01-01T00:00:00Z">
        <w:r>
          <w:delText xml:space="preserve">By</w:delText>
        </w:r>
      </w:del>
      <w:del w:id="24214" w:author="PR Preview" w:date="2026-01-01T00:00:00Z">
        <w:r>
          <w:delText xml:space="preserve"> </w:delText>
        </w:r>
      </w:del>
      <w:hyperlink w:anchor="thm-definite-eigenvalues">
        <w:del w:id="24215" w:author="PR Preview" w:date="2026-01-01T00:00:00Z">
          <w:r>
            <w:rPr>
              <w:rStyle w:val="Hyperlink"/>
            </w:rPr>
            <w:delText xml:space="preserve">Theorem 80</w:delText>
          </w:r>
        </w:del>
      </w:hyperlink>
      <w:del w:id="24216" w:author="PR Preview" w:date="2026-01-01T00:00:00Z">
        <w:r>
          <w:delText xml:space="preserve">, every eigenvalue of</w:delText>
        </w:r>
      </w:del>
      <w:del w:id="24217" w:author="PR Preview" w:date="2026-01-01T00:00:00Z">
        <w:r>
          <w:delText xml:space="preserve"> </w:delText>
        </w:r>
      </w:del>
      <m:oMath>
        <m:r>
          <m:rPr>
            <m:sty m:val="bi"/>
          </m:rPr>
          <m:t>A</m:t>
        </m:r>
      </m:oMath>
      <w:del w:id="24218" w:author="PR Preview" w:date="2026-01-01T00:00:00Z">
        <w:r>
          <w:delText xml:space="preserve"> </w:delText>
        </w:r>
      </w:del>
      <w:del w:id="24219" w:author="PR Preview" w:date="2026-01-01T00:00:00Z">
        <w:r>
          <w:delText xml:space="preserve">is positive,</w:delText>
        </w:r>
      </w:del>
      <w:del w:id="24220" w:author="PR Preview" w:date="2026-01-01T00:00:00Z">
        <w:r>
          <w:delText xml:space="preserve"> </w:delText>
        </w:r>
      </w:del>
      <w:del w:id="24221" w:author="PR Preview" w:date="2026-01-01T00:00:00Z">
        <w:r>
          <w:delText xml:space="preserve">so their product, which is</w:delText>
        </w:r>
      </w:del>
      <w:del w:id="24222" w:author="PR Preview" w:date="2026-01-01T00:00:00Z">
        <w:r>
          <w:delText xml:space="preserve"> </w:delText>
        </w:r>
      </w:del>
      <m:oMath>
        <m:r>
          <m:rPr>
            <m:sty m:val="p"/>
          </m:rPr>
          <m:t>det</m:t>
        </m:r>
        <m:r>
          <m:rPr>
            <m:sty m:val="p"/>
          </m:rPr>
          <m:t>(</m:t>
        </m:r>
        <m:r>
          <m:rPr>
            <m:sty m:val="bi"/>
          </m:rPr>
          <m:t>A</m:t>
        </m:r>
        <m:r>
          <m:rPr>
            <m:sty m:val="p"/>
          </m:rPr>
          <m:t>)</m:t>
        </m:r>
      </m:oMath>
      <w:del w:id="24223" w:author="PR Preview" w:date="2026-01-01T00:00:00Z">
        <w:r>
          <w:delText xml:space="preserve"> </w:delText>
        </w:r>
      </w:del>
      <w:del w:id="24224" w:author="PR Preview" w:date="2026-01-01T00:00:00Z">
        <w:r>
          <w:delText xml:space="preserve">by</w:delText>
        </w:r>
      </w:del>
      <w:del w:id="24225" w:author="PR Preview" w:date="2026-01-01T00:00:00Z">
        <w:r>
          <w:delText xml:space="preserve"> </w:delText>
        </w:r>
      </w:del>
      <w:hyperlink w:anchor="thm-det-eigenvalues">
        <w:del w:id="24226" w:author="PR Preview" w:date="2026-01-01T00:00:00Z">
          <w:r>
            <w:rPr>
              <w:rStyle w:val="Hyperlink"/>
            </w:rPr>
            <w:delText xml:space="preserve">Theorem 86</w:delText>
          </w:r>
        </w:del>
      </w:hyperlink>
      <w:del w:id="24227" w:author="PR Preview" w:date="2026-01-01T00:00:00Z">
        <w:r>
          <w:delText xml:space="preserve">,</w:delText>
        </w:r>
      </w:del>
      <w:del w:id="24228" w:author="PR Preview" w:date="2026-01-01T00:00:00Z">
        <w:r>
          <w:delText xml:space="preserve"> </w:delText>
        </w:r>
      </w:del>
      <w:del w:id="24229" w:author="PR Preview" w:date="2026-01-01T00:00:00Z">
        <w:r>
          <w:delText xml:space="preserve">is positive.</w:delText>
        </w:r>
      </w:del>
    </w:p>
    <w:p>
      <w:pPr>
        <w:pStyle w:val="BodyText"/>
      </w:pPr>
      <w:del w:id="24230" w:author="PR Preview" w:date="2026-01-01T00:00:00Z">
        <w:r>
          <w:rPr>
            <w:b/>
            <w:bCs/>
          </w:rPr>
          <w:delText xml:space="preserve">Example 159 (Two ways to the same determinant)</w:delText>
        </w:r>
      </w:del>
      <w:del w:id="24231"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4232" w:author="PR Preview" w:date="2026-01-01T00:00:00Z">
        <w:r>
          <w:delText xml:space="preserve"> </w:delText>
        </w:r>
      </w:del>
      <w:del w:id="24233" w:author="PR Preview" w:date="2026-01-01T00:00:00Z">
        <w:r>
          <w:delText xml:space="preserve">has eigenvalues</w:delText>
        </w:r>
      </w:del>
      <w:del w:id="24234" w:author="PR Preview" w:date="2026-01-01T00:00:00Z">
        <w:r>
          <w:delText xml:space="preserve"> </w:delText>
        </w:r>
      </w:del>
      <m:oMath>
        <m:r>
          <m:t>3</m:t>
        </m:r>
      </m:oMath>
      <w:del w:id="24235" w:author="PR Preview" w:date="2026-01-01T00:00:00Z">
        <w:r>
          <w:delText xml:space="preserve"> </w:delText>
        </w:r>
      </w:del>
      <w:del w:id="24236" w:author="PR Preview" w:date="2026-01-01T00:00:00Z">
        <w:r>
          <w:delText xml:space="preserve">and</w:delText>
        </w:r>
      </w:del>
      <w:del w:id="24237" w:author="PR Preview" w:date="2026-01-01T00:00:00Z">
        <w:r>
          <w:delText xml:space="preserve"> </w:delText>
        </w:r>
      </w:del>
      <m:oMath>
        <m:r>
          <m:t>1</m:t>
        </m:r>
      </m:oMath>
      <w:del w:id="24238" w:author="PR Preview" w:date="2026-01-01T00:00:00Z">
        <w:r>
          <w:delText xml:space="preserve"> </w:delText>
        </w:r>
      </w:del>
      <w:del w:id="24239" w:author="PR Preview" w:date="2026-01-01T00:00:00Z">
        <w:r>
          <w:delText xml:space="preserve">(</w:delText>
        </w:r>
      </w:del>
      <w:hyperlink w:anchor="exm-eigenvalue">
        <w:del w:id="24240" w:author="PR Preview" w:date="2026-01-01T00:00:00Z">
          <w:r>
            <w:rPr>
              <w:rStyle w:val="Hyperlink"/>
            </w:rPr>
            <w:delText xml:space="preserve">Example 144</w:delText>
          </w:r>
        </w:del>
      </w:hyperlink>
      <w:del w:id="24241" w:author="PR Preview" w:date="2026-01-01T00:00:00Z">
        <w:r>
          <w:delText xml:space="preserve">),</w:delText>
        </w:r>
      </w:del>
      <w:del w:id="24242" w:author="PR Preview" w:date="2026-01-01T00:00:00Z">
        <w:r>
          <w:delText xml:space="preserve"> </w:delText>
        </w:r>
      </w:del>
      <w:del w:id="24243" w:author="PR Preview" w:date="2026-01-01T00:00:00Z">
        <w:r>
          <w:delText xml:space="preserve">so</w:delText>
        </w:r>
      </w:del>
      <w:del w:id="24244" w:author="PR Preview" w:date="2026-01-01T00:00:00Z">
        <w:r>
          <w:delText xml:space="preserve"> </w:delText>
        </w:r>
      </w:del>
      <w:hyperlink w:anchor="thm-det-eigenvalues">
        <w:del w:id="24245" w:author="PR Preview" w:date="2026-01-01T00:00:00Z">
          <w:r>
            <w:rPr>
              <w:rStyle w:val="Hyperlink"/>
            </w:rPr>
            <w:delText xml:space="preserve">Theorem 86</w:delText>
          </w:r>
        </w:del>
      </w:hyperlink>
      <w:del w:id="24246" w:author="PR Preview" w:date="2026-01-01T00:00:00Z">
        <w:r>
          <w:delText xml:space="preserve"> </w:delText>
        </w:r>
      </w:del>
      <w:del w:id="24247" w:author="PR Preview" w:date="2026-01-01T00:00:00Z">
        <w:r>
          <w:delText xml:space="preserve">gives</w:delText>
        </w:r>
      </w:del>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del w:id="24248" w:author="PR Preview" w:date="2026-01-01T00:00:00Z">
        <w:r>
          <w:delText xml:space="preserve">matching</w:delText>
        </w:r>
      </w:del>
      <w:del w:id="24249" w:author="PR Preview" w:date="2026-01-01T00:00:00Z">
        <w:r>
          <w:delText xml:space="preserve"> </w:delText>
        </w:r>
      </w:del>
      <m:oMath>
        <m:r>
          <m:t>2</m:t>
        </m:r>
        <m:r>
          <m:rPr>
            <m:sty m:val="p"/>
          </m:rPr>
          <m:t>⋅</m:t>
        </m:r>
        <m:r>
          <m:t>2</m:t>
        </m:r>
        <m:r>
          <m:rPr>
            <m:sty m:val="p"/>
          </m:rPr>
          <m:t>−</m:t>
        </m:r>
        <m:r>
          <m:t>1</m:t>
        </m:r>
        <m:r>
          <m:rPr>
            <m:sty m:val="p"/>
          </m:rPr>
          <m:t>⋅</m:t>
        </m:r>
        <m:r>
          <m:t>1</m:t>
        </m:r>
        <m:r>
          <m:rPr>
            <m:sty m:val="p"/>
          </m:rPr>
          <m:t>=</m:t>
        </m:r>
        <m:r>
          <m:t>3</m:t>
        </m:r>
      </m:oMath>
      <w:del w:id="24250" w:author="PR Preview" w:date="2026-01-01T00:00:00Z">
        <w:r>
          <w:delText xml:space="preserve"> </w:delText>
        </w:r>
      </w:del>
      <w:del w:id="24251" w:author="PR Preview" w:date="2026-01-01T00:00:00Z">
        <w:r>
          <w:delText xml:space="preserve">from</w:delText>
        </w:r>
      </w:del>
      <w:del w:id="24252" w:author="PR Preview" w:date="2026-01-01T00:00:00Z">
        <w:r>
          <w:delText xml:space="preserve"> </w:delText>
        </w:r>
      </w:del>
      <w:hyperlink w:anchor="exm-determinant">
        <w:del w:id="24253" w:author="PR Preview" w:date="2026-01-01T00:00:00Z">
          <w:r>
            <w:rPr>
              <w:rStyle w:val="Hyperlink"/>
            </w:rPr>
            <w:delText xml:space="preserve">Example 156</w:delText>
          </w:r>
        </w:del>
      </w:hyperlink>
      <w:del w:id="24254" w:author="PR Preview" w:date="2026-01-01T00:00:00Z">
        <w:r>
          <w:delText xml:space="preserve">.</w:delText>
        </w:r>
      </w:del>
    </w:p>
    <w:p>
      <w:pPr>
        <w:pStyle w:val="FirstParagraph"/>
      </w:pPr>
      <w:ins w:id="24255" w:author="PR Preview" w:date="2026-01-01T00:00:00Z">
        <w:r>
          <w:t xml:space="preserve">The product steps are</w:t>
        </w:r>
      </w:ins>
      <w:ins w:id="24256" w:author="PR Preview" w:date="2026-01-01T00:00:00Z">
        <w:r>
          <w:t xml:space="preserve"> </w:t>
        </w:r>
      </w:ins>
      <w:hyperlink w:anchor="thm-det-product">
        <w:ins w:id="24257" w:author="PR Preview" w:date="2026-01-01T00:00:00Z">
          <w:r>
            <w:rPr>
              <w:rStyle w:val="Hyperlink"/>
            </w:rPr>
            <w:t xml:space="preserve">Theorem 86</w:t>
          </w:r>
        </w:ins>
      </w:hyperlink>
      <w:ins w:id="24258" w:author="PR Preview" w:date="2026-01-01T00:00:00Z">
        <w:r>
          <w:t xml:space="preserve">,</w:t>
        </w:r>
      </w:ins>
      <w:ins w:id="24259" w:author="PR Preview" w:date="2026-01-01T00:00:00Z">
        <w:r>
          <w:t xml:space="preserve"> </w:t>
        </w:r>
      </w:ins>
      <w:ins w:id="24260" w:author="PR Preview" w:date="2026-01-01T00:00:00Z">
        <w:r>
          <w:t xml:space="preserve">the orthogonality step is</w:t>
        </w:r>
      </w:ins>
      <w:ins w:id="24261" w:author="PR Preview" w:date="2026-01-01T00:00:00Z">
        <w:r>
          <w:t xml:space="preserve"> </w:t>
        </w:r>
      </w:ins>
      <w:hyperlink w:anchor="def-orthogonal-matrix">
        <w:ins w:id="24262" w:author="PR Preview" w:date="2026-01-01T00:00:00Z">
          <w:r>
            <w:rPr>
              <w:rStyle w:val="Hyperlink"/>
            </w:rPr>
            <w:t xml:space="preserve">Definition 89</w:t>
          </w:r>
        </w:ins>
      </w:hyperlink>
      <w:ins w:id="24263" w:author="PR Preview" w:date="2026-01-01T00:00:00Z">
        <w:r>
          <w:t xml:space="preserve">,</w:t>
        </w:r>
      </w:ins>
      <w:ins w:id="24264" w:author="PR Preview" w:date="2026-01-01T00:00:00Z">
        <w:r>
          <w:t xml:space="preserve"> </w:t>
        </w:r>
      </w:ins>
      <w:ins w:id="24265" w:author="PR Preview" w:date="2026-01-01T00:00:00Z">
        <w:r>
          <w:t xml:space="preserve">and the identity and diagonal steps are</w:t>
        </w:r>
      </w:ins>
      <w:ins w:id="24266" w:author="PR Preview" w:date="2026-01-01T00:00:00Z">
        <w:r>
          <w:t xml:space="preserve"> </w:t>
        </w:r>
      </w:ins>
      <w:hyperlink w:anchor="thm-det-diagonal">
        <w:ins w:id="24267" w:author="PR Preview" w:date="2026-01-01T00:00:00Z">
          <w:r>
            <w:rPr>
              <w:rStyle w:val="Hyperlink"/>
            </w:rPr>
            <w:t xml:space="preserve">Theorem 85</w:t>
          </w:r>
        </w:ins>
      </w:hyperlink>
      <w:ins w:id="24268" w:author="PR Preview" w:date="2026-01-01T00:00:00Z">
        <w:r>
          <w:t xml:space="preserve"> </w:t>
        </w:r>
      </w:ins>
      <w:ins w:id="24269" w:author="PR Preview" w:date="2026-01-01T00:00:00Z">
        <w:r>
          <w:t xml:space="preserve">and</w:t>
        </w:r>
      </w:ins>
      <w:ins w:id="24270" w:author="PR Preview" w:date="2026-01-01T00:00:00Z">
        <w:r>
          <w:t xml:space="preserve"> </w:t>
        </w:r>
      </w:ins>
      <w:hyperlink w:anchor="exm-det-diagonal">
        <w:ins w:id="24271" w:author="PR Preview" w:date="2026-01-01T00:00:00Z">
          <w:r>
            <w:rPr>
              <w:rStyle w:val="Hyperlink"/>
            </w:rPr>
            <w:t xml:space="preserve">Example 159</w:t>
          </w:r>
        </w:ins>
      </w:hyperlink>
      <w:ins w:id="24272" w:author="PR Preview" w:date="2026-01-01T00:00:00Z">
        <w:r>
          <w:t xml:space="preserve">.</w:t>
        </w:r>
      </w:ins>
    </w:p>
    <w:bookmarkStart w:id="539" w:name="cor-det-pd"/>
    <w:p>
      <w:pPr>
        <w:pStyle w:val="BodyText"/>
      </w:pPr>
      <w:ins w:id="24273" w:author="PR Preview" w:date="2026-01-01T00:00:00Z">
        <w:r>
          <w:rPr>
            <w:b/>
            <w:bCs/>
          </w:rPr>
          <w:t xml:space="preserve">Corollary 12 (A positive definite matrix has a positive determinant)</w:t>
        </w:r>
      </w:ins>
      <w:ins w:id="24274" w:author="PR Preview" w:date="2026-01-01T00:00:00Z">
        <w:r>
          <w:t xml:space="preserve"> </w:t>
        </w:r>
      </w:ins>
      <w:ins w:id="24275" w:author="PR Preview" w:date="2026-01-01T00:00:00Z">
        <w:r>
          <w:t xml:space="preserve">If</w:t>
        </w:r>
      </w:ins>
      <w:ins w:id="24276" w:author="PR Preview" w:date="2026-01-01T00:00:00Z">
        <w:r>
          <w:t xml:space="preserve"> </w:t>
        </w:r>
      </w:ins>
      <m:oMath>
        <m:r>
          <m:rPr>
            <m:sty m:val="bi"/>
          </m:rPr>
          <m:t>A</m:t>
        </m:r>
      </m:oMath>
      <w:ins w:id="24277" w:author="PR Preview" w:date="2026-01-01T00:00:00Z">
        <w:r>
          <w:t xml:space="preserve"> </w:t>
        </w:r>
      </w:ins>
      <w:ins w:id="24278" w:author="PR Preview" w:date="2026-01-01T00:00:00Z">
        <w:r>
          <w:t xml:space="preserve">is positive definite (</w:t>
        </w:r>
      </w:ins>
      <w:hyperlink w:anchor="def-positive-definite">
        <w:ins w:id="24279" w:author="PR Preview" w:date="2026-01-01T00:00:00Z">
          <w:r>
            <w:rPr>
              <w:rStyle w:val="Hyperlink"/>
            </w:rPr>
            <w:t xml:space="preserve">Definition 101</w:t>
          </w:r>
        </w:ins>
      </w:hyperlink>
      <w:ins w:id="24280" w:author="PR Preview" w:date="2026-01-01T00:00:00Z">
        <w:r>
          <w:t xml:space="preserve">),</w:t>
        </w:r>
      </w:ins>
      <w:ins w:id="24281" w:author="PR Preview" w:date="2026-01-01T00:00:00Z">
        <w:r>
          <w:t xml:space="preserve"> </w:t>
        </w:r>
      </w:ins>
      <w:ins w:id="24282" w:author="PR Preview" w:date="2026-01-01T00:00:00Z">
        <w:r>
          <w:t xml:space="preserve">then</w:t>
        </w:r>
      </w:ins>
      <w:ins w:id="24283" w:author="PR Preview" w:date="2026-01-01T00:00:00Z">
        <w:r>
          <w:t xml:space="preserve"> </w:t>
        </w:r>
      </w:ins>
      <m:oMath>
        <m:r>
          <m:rPr>
            <m:sty m:val="p"/>
          </m:rPr>
          <m:t>det</m:t>
        </m:r>
        <m:r>
          <m:rPr>
            <m:sty m:val="p"/>
          </m:rPr>
          <m:t>(</m:t>
        </m:r>
        <m:r>
          <m:rPr>
            <m:sty m:val="bi"/>
          </m:rPr>
          <m:t>A</m:t>
        </m:r>
        <m:r>
          <m:rPr>
            <m:sty m:val="p"/>
          </m:rPr>
          <m:t>)</m:t>
        </m:r>
        <m:r>
          <m:rPr>
            <m:sty m:val="p"/>
          </m:rPr>
          <m:t>&gt;</m:t>
        </m:r>
        <m:r>
          <m:t>0</m:t>
        </m:r>
      </m:oMath>
      <w:ins w:id="24284" w:author="PR Preview" w:date="2026-01-01T00:00:00Z">
        <w:r>
          <w:t xml:space="preserve">.</w:t>
        </w:r>
      </w:ins>
    </w:p>
    <w:bookmarkEnd w:id="539"/>
    <w:p>
      <w:pPr>
        <w:pStyle w:val="BodyText"/>
      </w:pPr>
      <w:ins w:id="24285" w:author="PR Preview" w:date="2026-01-01T00:00:00Z">
        <w:r>
          <w:rPr>
            <w:i/>
            <w:iCs/>
          </w:rPr>
          <w:t xml:space="preserve">Proof</w:t>
        </w:r>
      </w:ins>
      <w:ins w:id="24286" w:author="PR Preview" w:date="2026-01-01T00:00:00Z">
        <w:r>
          <w:t xml:space="preserve">. </w:t>
        </w:r>
      </w:ins>
      <w:ins w:id="24287" w:author="PR Preview" w:date="2026-01-01T00:00:00Z">
        <w:r>
          <w:t xml:space="preserve">By</w:t>
        </w:r>
      </w:ins>
      <w:ins w:id="24288" w:author="PR Preview" w:date="2026-01-01T00:00:00Z">
        <w:r>
          <w:t xml:space="preserve"> </w:t>
        </w:r>
      </w:ins>
      <w:hyperlink w:anchor="thm-definite-eigenvalues">
        <w:ins w:id="24289" w:author="PR Preview" w:date="2026-01-01T00:00:00Z">
          <w:r>
            <w:rPr>
              <w:rStyle w:val="Hyperlink"/>
            </w:rPr>
            <w:t xml:space="preserve">Theorem 81</w:t>
          </w:r>
        </w:ins>
      </w:hyperlink>
      <w:ins w:id="24290" w:author="PR Preview" w:date="2026-01-01T00:00:00Z">
        <w:r>
          <w:t xml:space="preserve">, every eigenvalue of</w:t>
        </w:r>
      </w:ins>
      <w:ins w:id="24291" w:author="PR Preview" w:date="2026-01-01T00:00:00Z">
        <w:r>
          <w:t xml:space="preserve"> </w:t>
        </w:r>
      </w:ins>
      <m:oMath>
        <m:r>
          <m:rPr>
            <m:sty m:val="bi"/>
          </m:rPr>
          <m:t>A</m:t>
        </m:r>
      </m:oMath>
      <w:ins w:id="24292" w:author="PR Preview" w:date="2026-01-01T00:00:00Z">
        <w:r>
          <w:t xml:space="preserve"> </w:t>
        </w:r>
      </w:ins>
      <w:ins w:id="24293" w:author="PR Preview" w:date="2026-01-01T00:00:00Z">
        <w:r>
          <w:t xml:space="preserve">is positive,</w:t>
        </w:r>
      </w:ins>
      <w:ins w:id="24294" w:author="PR Preview" w:date="2026-01-01T00:00:00Z">
        <w:r>
          <w:t xml:space="preserve"> </w:t>
        </w:r>
      </w:ins>
      <w:ins w:id="24295" w:author="PR Preview" w:date="2026-01-01T00:00:00Z">
        <w:r>
          <w:t xml:space="preserve">so their product, which is</w:t>
        </w:r>
      </w:ins>
      <w:ins w:id="24296" w:author="PR Preview" w:date="2026-01-01T00:00:00Z">
        <w:r>
          <w:t xml:space="preserve"> </w:t>
        </w:r>
      </w:ins>
      <m:oMath>
        <m:r>
          <m:rPr>
            <m:sty m:val="p"/>
          </m:rPr>
          <m:t>det</m:t>
        </m:r>
        <m:r>
          <m:rPr>
            <m:sty m:val="p"/>
          </m:rPr>
          <m:t>(</m:t>
        </m:r>
        <m:r>
          <m:rPr>
            <m:sty m:val="bi"/>
          </m:rPr>
          <m:t>A</m:t>
        </m:r>
        <m:r>
          <m:rPr>
            <m:sty m:val="p"/>
          </m:rPr>
          <m:t>)</m:t>
        </m:r>
      </m:oMath>
      <w:ins w:id="24297" w:author="PR Preview" w:date="2026-01-01T00:00:00Z">
        <w:r>
          <w:t xml:space="preserve"> </w:t>
        </w:r>
      </w:ins>
      <w:ins w:id="24298" w:author="PR Preview" w:date="2026-01-01T00:00:00Z">
        <w:r>
          <w:t xml:space="preserve">by</w:t>
        </w:r>
      </w:ins>
      <w:ins w:id="24299" w:author="PR Preview" w:date="2026-01-01T00:00:00Z">
        <w:r>
          <w:t xml:space="preserve"> </w:t>
        </w:r>
      </w:ins>
      <w:hyperlink w:anchor="thm-det-eigenvalues">
        <w:ins w:id="24300" w:author="PR Preview" w:date="2026-01-01T00:00:00Z">
          <w:r>
            <w:rPr>
              <w:rStyle w:val="Hyperlink"/>
            </w:rPr>
            <w:t xml:space="preserve">Theorem 87</w:t>
          </w:r>
        </w:ins>
      </w:hyperlink>
      <w:ins w:id="24301" w:author="PR Preview" w:date="2026-01-01T00:00:00Z">
        <w:r>
          <w:t xml:space="preserve">,</w:t>
        </w:r>
      </w:ins>
      <w:ins w:id="24302" w:author="PR Preview" w:date="2026-01-01T00:00:00Z">
        <w:r>
          <w:t xml:space="preserve"> </w:t>
        </w:r>
      </w:ins>
      <w:ins w:id="24303" w:author="PR Preview" w:date="2026-01-01T00:00:00Z">
        <w:r>
          <w:t xml:space="preserve">is positive.</w:t>
        </w:r>
      </w:ins>
    </w:p>
    <w:bookmarkStart w:id="540" w:name="exm-det-eigenvalues"/>
    <w:p>
      <w:pPr>
        <w:pStyle w:val="BodyText"/>
      </w:pPr>
      <w:ins w:id="24304" w:author="PR Preview" w:date="2026-01-01T00:00:00Z">
        <w:r>
          <w:rPr>
            <w:b/>
            <w:bCs/>
          </w:rPr>
          <w:t xml:space="preserve">Example 161 (Two ways to the same determinant)</w:t>
        </w:r>
      </w:ins>
      <w:ins w:id="24305"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4306" w:author="PR Preview" w:date="2026-01-01T00:00:00Z">
        <w:r>
          <w:t xml:space="preserve"> </w:t>
        </w:r>
      </w:ins>
      <w:ins w:id="24307" w:author="PR Preview" w:date="2026-01-01T00:00:00Z">
        <w:r>
          <w:t xml:space="preserve">has eigenvalues</w:t>
        </w:r>
      </w:ins>
      <w:ins w:id="24308" w:author="PR Preview" w:date="2026-01-01T00:00:00Z">
        <w:r>
          <w:t xml:space="preserve"> </w:t>
        </w:r>
      </w:ins>
      <m:oMath>
        <m:r>
          <m:t>3</m:t>
        </m:r>
      </m:oMath>
      <w:ins w:id="24309" w:author="PR Preview" w:date="2026-01-01T00:00:00Z">
        <w:r>
          <w:t xml:space="preserve"> </w:t>
        </w:r>
      </w:ins>
      <w:ins w:id="24310" w:author="PR Preview" w:date="2026-01-01T00:00:00Z">
        <w:r>
          <w:t xml:space="preserve">and</w:t>
        </w:r>
      </w:ins>
      <w:ins w:id="24311" w:author="PR Preview" w:date="2026-01-01T00:00:00Z">
        <w:r>
          <w:t xml:space="preserve"> </w:t>
        </w:r>
      </w:ins>
      <m:oMath>
        <m:r>
          <m:t>1</m:t>
        </m:r>
      </m:oMath>
      <w:ins w:id="24312" w:author="PR Preview" w:date="2026-01-01T00:00:00Z">
        <w:r>
          <w:t xml:space="preserve"> </w:t>
        </w:r>
      </w:ins>
      <w:ins w:id="24313" w:author="PR Preview" w:date="2026-01-01T00:00:00Z">
        <w:r>
          <w:t xml:space="preserve">(</w:t>
        </w:r>
      </w:ins>
      <w:hyperlink w:anchor="exm-eigenvalue">
        <w:ins w:id="24314" w:author="PR Preview" w:date="2026-01-01T00:00:00Z">
          <w:r>
            <w:rPr>
              <w:rStyle w:val="Hyperlink"/>
            </w:rPr>
            <w:t xml:space="preserve">Example 146</w:t>
          </w:r>
        </w:ins>
      </w:hyperlink>
      <w:ins w:id="24315" w:author="PR Preview" w:date="2026-01-01T00:00:00Z">
        <w:r>
          <w:t xml:space="preserve">),</w:t>
        </w:r>
      </w:ins>
      <w:ins w:id="24316" w:author="PR Preview" w:date="2026-01-01T00:00:00Z">
        <w:r>
          <w:t xml:space="preserve"> </w:t>
        </w:r>
      </w:ins>
      <w:ins w:id="24317" w:author="PR Preview" w:date="2026-01-01T00:00:00Z">
        <w:r>
          <w:t xml:space="preserve">so</w:t>
        </w:r>
      </w:ins>
      <w:ins w:id="24318" w:author="PR Preview" w:date="2026-01-01T00:00:00Z">
        <w:r>
          <w:t xml:space="preserve"> </w:t>
        </w:r>
      </w:ins>
      <w:hyperlink w:anchor="thm-det-eigenvalues">
        <w:ins w:id="24319" w:author="PR Preview" w:date="2026-01-01T00:00:00Z">
          <w:r>
            <w:rPr>
              <w:rStyle w:val="Hyperlink"/>
            </w:rPr>
            <w:t xml:space="preserve">Theorem 87</w:t>
          </w:r>
        </w:ins>
      </w:hyperlink>
      <w:ins w:id="24320" w:author="PR Preview" w:date="2026-01-01T00:00:00Z">
        <w:r>
          <w:t xml:space="preserve"> </w:t>
        </w:r>
      </w:ins>
      <w:ins w:id="24321" w:author="PR Preview" w:date="2026-01-01T00:00:00Z">
        <w:r>
          <w:t xml:space="preserve">gives</w:t>
        </w:r>
      </w:ins>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ins w:id="24322" w:author="PR Preview" w:date="2026-01-01T00:00:00Z">
        <w:r>
          <w:t xml:space="preserve">matching</w:t>
        </w:r>
      </w:ins>
      <w:ins w:id="24323" w:author="PR Preview" w:date="2026-01-01T00:00:00Z">
        <w:r>
          <w:t xml:space="preserve"> </w:t>
        </w:r>
      </w:ins>
      <m:oMath>
        <m:r>
          <m:t>2</m:t>
        </m:r>
        <m:r>
          <m:rPr>
            <m:sty m:val="p"/>
          </m:rPr>
          <m:t>⋅</m:t>
        </m:r>
        <m:r>
          <m:t>2</m:t>
        </m:r>
        <m:r>
          <m:rPr>
            <m:sty m:val="p"/>
          </m:rPr>
          <m:t>−</m:t>
        </m:r>
        <m:r>
          <m:t>1</m:t>
        </m:r>
        <m:r>
          <m:rPr>
            <m:sty m:val="p"/>
          </m:rPr>
          <m:t>⋅</m:t>
        </m:r>
        <m:r>
          <m:t>1</m:t>
        </m:r>
        <m:r>
          <m:rPr>
            <m:sty m:val="p"/>
          </m:rPr>
          <m:t>=</m:t>
        </m:r>
        <m:r>
          <m:t>3</m:t>
        </m:r>
      </m:oMath>
      <w:ins w:id="24324" w:author="PR Preview" w:date="2026-01-01T00:00:00Z">
        <w:r>
          <w:t xml:space="preserve"> </w:t>
        </w:r>
      </w:ins>
      <w:ins w:id="24325" w:author="PR Preview" w:date="2026-01-01T00:00:00Z">
        <w:r>
          <w:t xml:space="preserve">from</w:t>
        </w:r>
      </w:ins>
      <w:ins w:id="24326" w:author="PR Preview" w:date="2026-01-01T00:00:00Z">
        <w:r>
          <w:t xml:space="preserve"> </w:t>
        </w:r>
      </w:ins>
      <w:hyperlink w:anchor="exm-determinant">
        <w:ins w:id="24327" w:author="PR Preview" w:date="2026-01-01T00:00:00Z">
          <w:r>
            <w:rPr>
              <w:rStyle w:val="Hyperlink"/>
            </w:rPr>
            <w:t xml:space="preserve">Example 158</w:t>
          </w:r>
        </w:ins>
      </w:hyperlink>
      <w:ins w:id="24328" w:author="PR Preview" w:date="2026-01-01T00:00:00Z">
        <w:r>
          <w:t xml:space="preserve">.</w:t>
        </w:r>
      </w:ins>
    </w:p>
    <w:bookmarkEnd w:id="540"/>
    <w:bookmarkEnd w:id="541"/>
    <w:bookmarkStart w:id="618" w:name="design-matrix"/>
    <w:p>
      <w:pPr>
        <w:pStyle w:val="Heading2"/>
      </w:pPr>
      <w:r>
        <w:t xml:space="preserve">20 Design Matrix</w:t>
      </w:r>
    </w:p>
    <w:bookmarkStart w:id="542" w:name="def-design-matrix"/>
    <w:p>
      <w:pPr>
        <w:pStyle w:val="FirstParagraph"/>
      </w:pPr>
      <w:del w:id="24329" w:author="PR Preview" w:date="2026-01-01T00:00:00Z">
        <w:r>
          <w:rPr>
            <w:b/>
            <w:bCs/>
          </w:rPr>
          <w:delText xml:space="preserve">Definition 106 (Design matrix (model matrix))</w:delText>
        </w:r>
      </w:del>
      <w:del w:id="24330" w:author="PR Preview" w:date="2026-01-01T00:00:00Z">
        <w:r>
          <w:delText xml:space="preserve"> </w:delText>
        </w:r>
      </w:del>
      <w:del w:id="24331" w:author="PR Preview" w:date="2026-01-01T00:00:00Z">
        <w:r>
          <w:delText xml:space="preserve">In a regression model with</w:delText>
        </w:r>
      </w:del>
      <w:del w:id="24332" w:author="PR Preview" w:date="2026-01-01T00:00:00Z">
        <w:r>
          <w:delText xml:space="preserve"> </w:delText>
        </w:r>
      </w:del>
      <m:oMath>
        <m:r>
          <m:t>n</m:t>
        </m:r>
      </m:oMath>
      <w:del w:id="24333" w:author="PR Preview" w:date="2026-01-01T00:00:00Z">
        <w:r>
          <w:delText xml:space="preserve"> </w:delText>
        </w:r>
      </w:del>
      <w:del w:id="24334" w:author="PR Preview" w:date="2026-01-01T00:00:00Z">
        <w:r>
          <w:delText xml:space="preserve">observations and</w:delText>
        </w:r>
      </w:del>
      <w:del w:id="24335" w:author="PR Preview" w:date="2026-01-01T00:00:00Z">
        <w:r>
          <w:delText xml:space="preserve"> </w:delText>
        </w:r>
      </w:del>
      <m:oMath>
        <m:r>
          <m:t>p</m:t>
        </m:r>
      </m:oMath>
      <w:del w:id="24336" w:author="PR Preview" w:date="2026-01-01T00:00:00Z">
        <w:r>
          <w:delText xml:space="preserve"> </w:delText>
        </w:r>
      </w:del>
      <w:del w:id="24337" w:author="PR Preview" w:date="2026-01-01T00:00:00Z">
        <w:r>
          <w:delText xml:space="preserve">predictors,</w:delText>
        </w:r>
      </w:del>
      <w:del w:id="24338" w:author="PR Preview" w:date="2026-01-01T00:00:00Z">
        <w:r>
          <w:delText xml:space="preserve"> </w:delText>
        </w:r>
      </w:del>
      <w:del w:id="24339" w:author="PR Preview" w:date="2026-01-01T00:00:00Z">
        <w:r>
          <w:delText xml:space="preserve">the</w:delText>
        </w:r>
      </w:del>
      <w:del w:id="24340" w:author="PR Preview" w:date="2026-01-01T00:00:00Z">
        <w:r>
          <w:delText xml:space="preserve"> </w:delText>
        </w:r>
      </w:del>
      <w:del w:id="24341" w:author="PR Preview" w:date="2026-01-01T00:00:00Z">
        <w:r>
          <w:rPr>
            <w:b/>
            <w:bCs/>
          </w:rPr>
          <w:delText xml:space="preserve">design matrix</w:delText>
        </w:r>
      </w:del>
      <w:del w:id="24342" w:author="PR Preview" w:date="2026-01-01T00:00:00Z">
        <w:r>
          <w:delText xml:space="preserve"> </w:delText>
        </w:r>
      </w:del>
      <w:del w:id="24343" w:author="PR Preview" w:date="2026-01-01T00:00:00Z">
        <w:r>
          <w:delText xml:space="preserve">(or</w:delText>
        </w:r>
      </w:del>
      <w:del w:id="24344" w:author="PR Preview" w:date="2026-01-01T00:00:00Z">
        <w:r>
          <w:delText xml:space="preserve"> </w:delText>
        </w:r>
      </w:del>
      <w:del w:id="24345" w:author="PR Preview" w:date="2026-01-01T00:00:00Z">
        <w:r>
          <w:rPr>
            <w:b/>
            <w:bCs/>
          </w:rPr>
          <w:delText xml:space="preserve">model matrix</w:delText>
        </w:r>
      </w:del>
      <w:del w:id="24346" w:author="PR Preview" w:date="2026-01-01T00:00:00Z">
        <w:r>
          <w:delText xml:space="preserve">)</w:delText>
        </w:r>
      </w:del>
      <w:del w:id="24347" w:author="PR Preview" w:date="2026-01-01T00:00:00Z">
        <w:r>
          <w:delText xml:space="preserve"> </w:delText>
        </w:r>
      </w:del>
      <m:oMath>
        <m:r>
          <m:rPr>
            <m:sty m:val="bi"/>
          </m:rPr>
          <m:t>X</m:t>
        </m:r>
      </m:oMath>
      <w:del w:id="24348" w:author="PR Preview" w:date="2026-01-01T00:00:00Z">
        <w:r>
          <w:delText xml:space="preserve"> </w:delText>
        </w:r>
      </w:del>
      <w:del w:id="24349" w:author="PR Preview" w:date="2026-01-01T00:00:00Z">
        <w:r>
          <w:delText xml:space="preserve">is the</w:delText>
        </w:r>
      </w:del>
      <w:del w:id="24350" w:author="PR Preview" w:date="2026-01-01T00:00:00Z">
        <w:r>
          <w:delText xml:space="preserve"> </w:delText>
        </w:r>
      </w:del>
      <m:oMath>
        <m:r>
          <m:t>n</m:t>
        </m:r>
        <m:r>
          <m:rPr>
            <m:sty m:val="p"/>
          </m:rPr>
          <m:t>×</m:t>
        </m:r>
        <m:r>
          <m:t>p</m:t>
        </m:r>
      </m:oMath>
      <w:del w:id="24351" w:author="PR Preview" w:date="2026-01-01T00:00:00Z">
        <w:r>
          <w:delText xml:space="preserve"> </w:delText>
        </w:r>
      </w:del>
      <w:del w:id="24352" w:author="PR Preview" w:date="2026-01-01T00:00:00Z">
        <w:r>
          <w:delText xml:space="preserve">matrix whose</w:delText>
        </w:r>
      </w:del>
      <w:del w:id="24353" w:author="PR Preview" w:date="2026-01-01T00:00:00Z">
        <w:r>
          <w:delText xml:space="preserve"> </w:delText>
        </w:r>
      </w:del>
      <m:oMath>
        <m:r>
          <m:t>i</m:t>
        </m:r>
      </m:oMath>
      <w:del w:id="24354" w:author="PR Preview" w:date="2026-01-01T00:00:00Z">
        <w:r>
          <w:delText xml:space="preserve">-th row is the covariate vector</w:delText>
        </w:r>
      </w:del>
      <w:del w:id="24355" w:author="PR Preview" w:date="2026-01-01T00:00:00Z">
        <w:r>
          <w:delText xml:space="preserve"> </w:delText>
        </w:r>
      </w:del>
      <m:oMath>
        <m:sSup>
          <m:e>
            <m:sSub>
              <m:e>
                <m:limLow>
                  <m:e>
                    <m:r>
                      <m:t>x</m:t>
                    </m:r>
                  </m:e>
                  <m:lim>
                    <m:r>
                      <m:rPr>
                        <m:sty m:val="p"/>
                      </m:rPr>
                      <m:t>∼</m:t>
                    </m:r>
                  </m:lim>
                </m:limLow>
              </m:e>
              <m:sub>
                <m:r>
                  <m:t>i</m:t>
                </m:r>
              </m:sub>
            </m:sSub>
          </m:e>
          <m:sup>
            <m:r>
              <m:rPr>
                <m:sty m:val="p"/>
              </m:rPr>
              <m:t>⊤</m:t>
            </m:r>
          </m:sup>
        </m:sSup>
      </m:oMath>
      <w:del w:id="24356" w:author="PR Preview" w:date="2026-01-01T00:00:00Z">
        <w:r>
          <w:delText xml:space="preserve"> </w:delText>
        </w:r>
      </w:del>
      <w:del w:id="24357" w:author="PR Preview" w:date="2026-01-01T00:00:00Z">
        <w:r>
          <w:delText xml:space="preserve">for observation</w:delText>
        </w:r>
      </w:del>
      <w:del w:id="24358" w:author="PR Preview" w:date="2026-01-01T00:00:00Z">
        <w:r>
          <w:delText xml:space="preserve"> </w:delText>
        </w:r>
      </w:del>
      <m:oMath>
        <m:r>
          <m:t>i</m:t>
        </m:r>
      </m:oMath>
      <w:del w:id="24359" w:author="PR Preview" w:date="2026-01-01T00:00:00Z">
        <w:r>
          <w:delText xml:space="preserve">:</w:delText>
        </w:r>
      </w:del>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limLow>
                                  <m:e>
                                    <m:r>
                                      <m:t>x</m:t>
                                    </m:r>
                                  </m:e>
                                  <m:lim>
                                    <m:r>
                                      <m:rPr>
                                        <m:sty m:val="p"/>
                                      </m:rPr>
                                      <m:t>∼</m:t>
                                    </m:r>
                                  </m:lim>
                                </m:limLow>
                              </m:e>
                              <m:sub>
                                <m:r>
                                  <m:t>1</m:t>
                                </m:r>
                              </m:sub>
                            </m:sSub>
                          </m:e>
                          <m:sup>
                            <m:r>
                              <m:rPr>
                                <m:sty m:val="p"/>
                              </m:rPr>
                              <m:t>⊤</m:t>
                            </m:r>
                          </m:sup>
                        </m:sSup>
                      </m:e>
                    </m:mr>
                    <m:mr>
                      <m:e>
                        <m:sSup>
                          <m:e>
                            <m:sSub>
                              <m:e>
                                <m:limLow>
                                  <m:e>
                                    <m:r>
                                      <m:t>x</m:t>
                                    </m:r>
                                  </m:e>
                                  <m:lim>
                                    <m:r>
                                      <m:rPr>
                                        <m:sty m:val="p"/>
                                      </m:rPr>
                                      <m:t>∼</m:t>
                                    </m:r>
                                  </m:lim>
                                </m:limLow>
                              </m:e>
                              <m:sub>
                                <m:r>
                                  <m:t>2</m:t>
                                </m:r>
                              </m:sub>
                            </m:sSub>
                          </m:e>
                          <m:sup>
                            <m:r>
                              <m:rPr>
                                <m:sty m:val="p"/>
                              </m:rPr>
                              <m:t>⊤</m:t>
                            </m:r>
                          </m:sup>
                        </m:sSup>
                      </m:e>
                    </m:mr>
                    <m:mr>
                      <m:e>
                        <m:r>
                          <m:rPr>
                            <m:sty m:val="p"/>
                          </m:rPr>
                          <m:t>⋮</m:t>
                        </m:r>
                      </m:e>
                    </m:mr>
                    <m:mr>
                      <m:e>
                        <m:sSup>
                          <m:e>
                            <m:sSub>
                              <m:e>
                                <m:limLow>
                                  <m:e>
                                    <m:r>
                                      <m:t>x</m:t>
                                    </m:r>
                                  </m:e>
                                  <m:lim>
                                    <m:r>
                                      <m:rPr>
                                        <m:sty m:val="p"/>
                                      </m:rPr>
                                      <m:t>∼</m:t>
                                    </m:r>
                                  </m:lim>
                                </m:limLow>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p>
      <w:pPr>
        <w:pStyle w:val="FirstParagraph"/>
      </w:pPr>
      <w:del w:id="24360" w:author="PR Preview" w:date="2026-01-01T00:00:00Z">
        <w:r>
          <w:rPr>
            <w:i/>
            <w:iCs/>
          </w:rPr>
          <w:delText xml:space="preserve">Remark 47</w:delText>
        </w:r>
      </w:del>
      <w:del w:id="24361" w:author="PR Preview" w:date="2026-01-01T00:00:00Z">
        <w:r>
          <w:delText xml:space="preserve"> (Products with the design matrix). </w:delText>
        </w:r>
      </w:del>
      <w:del w:id="24362" w:author="PR Preview" w:date="2026-01-01T00:00:00Z">
        <w:r>
          <w:delText xml:space="preserve">The product</w:delText>
        </w:r>
      </w:del>
      <w:del w:id="24363" w:author="PR Preview" w:date="2026-01-01T00:00:00Z">
        <w:r>
          <w:delText xml:space="preserve"> </w:delText>
        </w:r>
      </w:del>
      <m:oMath>
        <m:r>
          <m:rPr>
            <m:sty m:val="bi"/>
          </m:rPr>
          <m:t>X</m:t>
        </m:r>
        <m:limLow>
          <m:e>
            <m:r>
              <m:t>β</m:t>
            </m:r>
          </m:e>
          <m:lim>
            <m:r>
              <m:rPr>
                <m:sty m:val="p"/>
              </m:rPr>
              <m:t>∼</m:t>
            </m:r>
          </m:lim>
        </m:limLow>
      </m:oMath>
      <w:del w:id="24364" w:author="PR Preview" w:date="2026-01-01T00:00:00Z">
        <w:r>
          <w:delText xml:space="preserve"> </w:delText>
        </w:r>
      </w:del>
      <w:del w:id="24365" w:author="PR Preview" w:date="2026-01-01T00:00:00Z">
        <w:r>
          <w:delText xml:space="preserve">collects the values</w:delText>
        </w:r>
      </w:del>
      <w:del w:id="24366" w:author="PR Preview" w:date="2026-01-01T00:00:00Z">
        <w:r>
          <w:delText xml:space="preserve"> </w:delText>
        </w:r>
      </w:del>
      <m:oMath>
        <m:sSup>
          <m:e>
            <m:sSub>
              <m:e>
                <m:limLow>
                  <m:e>
                    <m:r>
                      <m:t>x</m:t>
                    </m:r>
                  </m:e>
                  <m:lim>
                    <m:r>
                      <m:rPr>
                        <m:sty m:val="p"/>
                      </m:rPr>
                      <m:t>∼</m:t>
                    </m:r>
                  </m:lim>
                </m:limLow>
              </m:e>
              <m:sub>
                <m:r>
                  <m:t>i</m:t>
                </m:r>
              </m:sub>
            </m:sSub>
          </m:e>
          <m:sup>
            <m:r>
              <m:rPr>
                <m:sty m:val="p"/>
              </m:rPr>
              <m:t>⊤</m:t>
            </m:r>
          </m:sup>
        </m:sSup>
        <m:limLow>
          <m:e>
            <m:r>
              <m:t>β</m:t>
            </m:r>
          </m:e>
          <m:lim>
            <m:r>
              <m:rPr>
                <m:sty m:val="p"/>
              </m:rPr>
              <m:t>∼</m:t>
            </m:r>
          </m:lim>
        </m:limLow>
      </m:oMath>
      <w:del w:id="24367" w:author="PR Preview" w:date="2026-01-01T00:00:00Z">
        <w:r>
          <w:delText xml:space="preserve"> </w:delText>
        </w:r>
      </w:del>
      <w:del w:id="24368" w:author="PR Preview" w:date="2026-01-01T00:00:00Z">
        <w:r>
          <w:delText xml:space="preserve">for all</w:delText>
        </w:r>
      </w:del>
      <w:del w:id="24369" w:author="PR Preview" w:date="2026-01-01T00:00:00Z">
        <w:r>
          <w:delText xml:space="preserve"> </w:delText>
        </w:r>
      </w:del>
      <m:oMath>
        <m:r>
          <m:t>n</m:t>
        </m:r>
      </m:oMath>
      <w:del w:id="24370" w:author="PR Preview" w:date="2026-01-01T00:00:00Z">
        <w:r>
          <w:delText xml:space="preserve"> </w:delText>
        </w:r>
      </w:del>
      <w:del w:id="24371" w:author="PR Preview" w:date="2026-01-01T00:00:00Z">
        <w:r>
          <w:delText xml:space="preserve">observations into a single</w:delText>
        </w:r>
      </w:del>
      <w:del w:id="24372" w:author="PR Preview" w:date="2026-01-01T00:00:00Z">
        <w:r>
          <w:delText xml:space="preserve"> </w:delText>
        </w:r>
      </w:del>
      <m:oMath>
        <m:r>
          <m:t>n</m:t>
        </m:r>
        <m:r>
          <m:rPr>
            <m:sty m:val="p"/>
          </m:rPr>
          <m:t>×</m:t>
        </m:r>
        <m:r>
          <m:t>1</m:t>
        </m:r>
      </m:oMath>
      <w:del w:id="24373" w:author="PR Preview" w:date="2026-01-01T00:00:00Z">
        <w:r>
          <w:delText xml:space="preserve"> </w:delText>
        </w:r>
      </w:del>
      <w:del w:id="24374" w:author="PR Preview" w:date="2026-01-01T00:00:00Z">
        <w:r>
          <w:delText xml:space="preserve">vector:</w:delText>
        </w:r>
      </w:del>
    </w:p>
    <w:p>
      <w:pPr>
        <w:pStyle w:val="BodyText"/>
      </w:pPr>
      <m:oMathPara>
        <m:oMathParaPr>
          <m:jc m:val="center"/>
        </m:oMathParaPr>
        <m:oMath>
          <m:r>
            <m:rPr>
              <m:sty m:val="bi"/>
            </m:rPr>
            <m:t>X</m:t>
          </m:r>
          <m:limLow>
            <m:e>
              <m:r>
                <m:t>β</m:t>
              </m:r>
            </m:e>
            <m:lim>
              <m:r>
                <m:rPr>
                  <m:sty m:val="p"/>
                </m:rPr>
                <m:t>∼</m:t>
              </m:r>
            </m:lim>
          </m:limLow>
          <m:r>
            <m:rPr>
              <m:sty m:val="p"/>
            </m:rPr>
            <m:t>=</m:t>
          </m:r>
          <m:d>
            <m:dPr>
              <m:begChr m:val="["/>
              <m:sepChr m:val=""/>
              <m:endChr m:val="]"/>
              <m:grow/>
            </m:dPr>
            <m:e>
              <m:m>
                <m:mPr>
                  <m:baseJc m:val="center"/>
                  <m:plcHide m:val="on"/>
                  <m:mcs>
                    <m:mc>
                      <m:mcPr>
                        <m:mcJc m:val="center"/>
                        <m:count m:val="1"/>
                      </m:mcPr>
                    </m:mc>
                  </m:mcs>
                </m:mPr>
                <m:mr>
                  <m:e>
                    <m:sSup>
                      <m:e>
                        <m:sSub>
                          <m:e>
                            <m:limLow>
                              <m:e>
                                <m:r>
                                  <m:t>x</m:t>
                                </m:r>
                              </m:e>
                              <m:lim>
                                <m:r>
                                  <m:rPr>
                                    <m:sty m:val="p"/>
                                  </m:rPr>
                                  <m:t>∼</m:t>
                                </m:r>
                              </m:lim>
                            </m:limLow>
                          </m:e>
                          <m:sub>
                            <m:r>
                              <m:t>1</m:t>
                            </m:r>
                          </m:sub>
                        </m:sSub>
                      </m:e>
                      <m:sup>
                        <m:r>
                          <m:rPr>
                            <m:sty m:val="p"/>
                          </m:rPr>
                          <m:t>⊤</m:t>
                        </m:r>
                      </m:sup>
                    </m:sSup>
                    <m:limLow>
                      <m:e>
                        <m:r>
                          <m:t>β</m:t>
                        </m:r>
                      </m:e>
                      <m:lim>
                        <m:r>
                          <m:rPr>
                            <m:sty m:val="p"/>
                          </m:rPr>
                          <m:t>∼</m:t>
                        </m:r>
                      </m:lim>
                    </m:limLow>
                  </m:e>
                </m:mr>
                <m:mr>
                  <m:e>
                    <m:r>
                      <m:rPr>
                        <m:sty m:val="p"/>
                      </m:rPr>
                      <m:t>⋮</m:t>
                    </m:r>
                  </m:e>
                </m:mr>
                <m:mr>
                  <m:e>
                    <m:sSup>
                      <m:e>
                        <m:sSub>
                          <m:e>
                            <m:limLow>
                              <m:e>
                                <m:r>
                                  <m:t>x</m:t>
                                </m:r>
                              </m:e>
                              <m:lim>
                                <m:r>
                                  <m:rPr>
                                    <m:sty m:val="p"/>
                                  </m:rPr>
                                  <m:t>∼</m:t>
                                </m:r>
                              </m:lim>
                            </m:limLow>
                          </m:e>
                          <m:sub>
                            <m:r>
                              <m:t>n</m:t>
                            </m:r>
                          </m:sub>
                        </m:sSub>
                      </m:e>
                      <m:sup>
                        <m:r>
                          <m:rPr>
                            <m:sty m:val="p"/>
                          </m:rPr>
                          <m:t>⊤</m:t>
                        </m:r>
                      </m:sup>
                    </m:sSup>
                    <m:limLow>
                      <m:e>
                        <m:r>
                          <m:t>β</m:t>
                        </m:r>
                      </m:e>
                      <m:lim>
                        <m:r>
                          <m:rPr>
                            <m:sty m:val="p"/>
                          </m:rPr>
                          <m:t>∼</m:t>
                        </m:r>
                      </m:lim>
                    </m:limLow>
                  </m:e>
                </m:mr>
              </m:m>
            </m:e>
          </m:d>
        </m:oMath>
      </m:oMathPara>
    </w:p>
    <w:p>
      <w:pPr>
        <w:pStyle w:val="FirstParagraph"/>
      </w:pPr>
      <w:del w:id="24375" w:author="PR Preview" w:date="2026-01-01T00:00:00Z">
        <w:r>
          <w:delText xml:space="preserve">For example, take the rank-</w:delText>
        </w:r>
      </w:del>
      <m:oMath>
        <m:r>
          <m:t>2</m:t>
        </m:r>
      </m:oMath>
      <w:del w:id="24376" w:author="PR Preview" w:date="2026-01-01T00:00:00Z">
        <w:r>
          <w:delText xml:space="preserve"> </w:delText>
        </w:r>
      </w:del>
      <w:del w:id="24377" w:author="PR Preview" w:date="2026-01-01T00:00:00Z">
        <w:r>
          <w:delText xml:space="preserve">matrix from</w:delText>
        </w:r>
      </w:del>
      <w:del w:id="24378" w:author="PR Preview" w:date="2026-01-01T00:00:00Z">
        <w:r>
          <w:delText xml:space="preserve"> </w:delText>
        </w:r>
      </w:del>
      <w:hyperlink w:anchor="exm-rank">
        <w:del w:id="24379" w:author="PR Preview" w:date="2026-01-01T00:00:00Z">
          <w:r>
            <w:rPr>
              <w:rStyle w:val="Hyperlink"/>
            </w:rPr>
            <w:delText xml:space="preserve">Example 36</w:delText>
          </w:r>
        </w:del>
      </w:hyperlink>
      <w:del w:id="24380" w:author="PR Preview" w:date="2026-01-01T00:00:00Z">
        <w:r>
          <w:delText xml:space="preserve"> </w:delText>
        </w:r>
      </w:del>
      <w:del w:id="24381" w:author="PR Preview" w:date="2026-01-01T00:00:00Z">
        <w:r>
          <w:delText xml:space="preserve">as</w:delText>
        </w:r>
      </w:del>
      <w:del w:id="24382" w:author="PR Preview" w:date="2026-01-01T00:00:00Z">
        <w:r>
          <w:delText xml:space="preserve"> </w:delText>
        </w:r>
      </w:del>
      <m:oMath>
        <m:r>
          <m:rPr>
            <m:sty m:val="bi"/>
          </m:rPr>
          <m:t>X</m:t>
        </m:r>
      </m:oMath>
      <w:del w:id="24383" w:author="PR Preview" w:date="2026-01-01T00:00:00Z">
        <w:r>
          <w:delText xml:space="preserve">,</w:delText>
        </w:r>
      </w:del>
      <w:del w:id="24384" w:author="PR Preview" w:date="2026-01-01T00:00:00Z">
        <w:r>
          <w:delText xml:space="preserve"> </w:delText>
        </w:r>
      </w:del>
      <w:del w:id="24385" w:author="PR Preview" w:date="2026-01-01T00:00:00Z">
        <w:r>
          <w:delText xml:space="preserve">with</w:delText>
        </w:r>
      </w:del>
      <w:del w:id="24386" w:author="PR Preview" w:date="2026-01-01T00:00:00Z">
        <w:r>
          <w:delText xml:space="preserve"> </w:delText>
        </w:r>
      </w:del>
      <m:oMath>
        <m:r>
          <m:t>n</m:t>
        </m:r>
        <m:r>
          <m:rPr>
            <m:sty m:val="p"/>
          </m:rPr>
          <m:t>=</m:t>
        </m:r>
        <m:r>
          <m:t>3</m:t>
        </m:r>
      </m:oMath>
      <w:del w:id="24387" w:author="PR Preview" w:date="2026-01-01T00:00:00Z">
        <w:r>
          <w:delText xml:space="preserve"> </w:delText>
        </w:r>
      </w:del>
      <w:del w:id="24388" w:author="PR Preview" w:date="2026-01-01T00:00:00Z">
        <w:r>
          <w:delText xml:space="preserve">observations and</w:delText>
        </w:r>
      </w:del>
      <w:del w:id="24389" w:author="PR Preview" w:date="2026-01-01T00:00:00Z">
        <w:r>
          <w:delText xml:space="preserve"> </w:delText>
        </w:r>
      </w:del>
      <m:oMath>
        <m:r>
          <m:t>p</m:t>
        </m:r>
        <m:r>
          <m:rPr>
            <m:sty m:val="p"/>
          </m:rPr>
          <m:t>=</m:t>
        </m:r>
        <m:r>
          <m:t>2</m:t>
        </m:r>
      </m:oMath>
      <w:del w:id="24390" w:author="PR Preview" w:date="2026-01-01T00:00:00Z">
        <w:r>
          <w:delText xml:space="preserve"> </w:delText>
        </w:r>
      </w:del>
      <w:del w:id="24391" w:author="PR Preview" w:date="2026-01-01T00:00:00Z">
        <w:r>
          <w:delText xml:space="preserve">columns:</w:delText>
        </w:r>
      </w:del>
      <w:del w:id="24392" w:author="PR Preview" w:date="2026-01-01T00:00:00Z">
        <w:r>
          <w:delText xml:space="preserve"> </w:delText>
        </w:r>
      </w:del>
      <w:del w:id="24393" w:author="PR Preview" w:date="2026-01-01T00:00:00Z">
        <w:r>
          <w:delText xml:space="preserve">an intercept column and one covariate.</w:delText>
        </w:r>
      </w:del>
      <w:del w:id="24394" w:author="PR Preview" w:date="2026-01-01T00:00:00Z">
        <w:r>
          <w:delText xml:space="preserve"> </w:delText>
        </w:r>
      </w:del>
      <w:del w:id="24395" w:author="PR Preview" w:date="2026-01-01T00:00:00Z">
        <w:r>
          <w:delText xml:space="preserve">With</w:delText>
        </w:r>
      </w:del>
      <w:del w:id="24396" w:author="PR Preview" w:date="2026-01-01T00:00:00Z">
        <w:r>
          <w:delText xml:space="preserve"> </w:delText>
        </w:r>
      </w:del>
      <m:oMath>
        <m:limLow>
          <m:e>
            <m:r>
              <m:t>β</m:t>
            </m:r>
          </m:e>
          <m:lim>
            <m:r>
              <m:rPr>
                <m:sty m:val="p"/>
              </m:rPr>
              <m:t>∼</m:t>
            </m:r>
          </m:lim>
        </m:limLow>
        <m:r>
          <m:rPr>
            <m:sty m:val="p"/>
          </m:rPr>
          <m:t>=</m:t>
        </m:r>
        <m:r>
          <m:rPr>
            <m:sty m:val="p"/>
          </m:rPr>
          <m:t>(</m:t>
        </m:r>
        <m:r>
          <m:t>1</m:t>
        </m:r>
        <m:r>
          <m:rPr>
            <m:sty m:val="p"/>
          </m:rPr>
          <m:t>,</m:t>
        </m:r>
        <m:r>
          <m:t>2</m:t>
        </m:r>
        <m:r>
          <m:rPr>
            <m:sty m:val="p"/>
          </m:rPr>
          <m:t>)</m:t>
        </m:r>
      </m:oMath>
      <w:del w:id="24397" w:author="PR Preview" w:date="2026-01-01T00:00:00Z">
        <w:r>
          <w:delText xml:space="preserve">,</w:delText>
        </w:r>
      </w:del>
    </w:p>
    <w:p>
      <w:pPr>
        <w:pStyle w:val="BodyText"/>
      </w:pPr>
      <m:oMathPara>
        <m:oMathParaPr>
          <m:jc m:val="center"/>
        </m:oMathParaPr>
        <m:oMath>
          <m:eqArr>
            <m:e>
              <m:r>
                <m:rPr>
                  <m:sty m:val="bi"/>
                </m:rPr>
                <m:t>X</m:t>
              </m:r>
              <m:limLow>
                <m:e>
                  <m:r>
                    <m:t>β</m:t>
                  </m:r>
                </m:e>
                <m:lim>
                  <m:r>
                    <m:rPr>
                      <m:sty m:val="p"/>
                    </m:rPr>
                    <m:t>∼</m:t>
                  </m:r>
                </m:lim>
              </m:limLow>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ins w:id="24398" w:author="PR Preview" w:date="2026-01-01T00:00:00Z">
        <w:r>
          <w:rPr>
            <w:b/>
            <w:bCs/>
          </w:rPr>
          <w:t xml:space="preserve">Definition 106 (Design matrix (model matrix))</w:t>
        </w:r>
      </w:ins>
      <w:ins w:id="24399" w:author="PR Preview" w:date="2026-01-01T00:00:00Z">
        <w:r>
          <w:t xml:space="preserve"> </w:t>
        </w:r>
      </w:ins>
      <w:ins w:id="24400" w:author="PR Preview" w:date="2026-01-01T00:00:00Z">
        <w:r>
          <w:t xml:space="preserve">In a regression model with</w:t>
        </w:r>
      </w:ins>
      <w:ins w:id="24401" w:author="PR Preview" w:date="2026-01-01T00:00:00Z">
        <w:r>
          <w:t xml:space="preserve"> </w:t>
        </w:r>
      </w:ins>
      <m:oMath>
        <m:r>
          <m:t>n</m:t>
        </m:r>
      </m:oMath>
      <w:ins w:id="24402" w:author="PR Preview" w:date="2026-01-01T00:00:00Z">
        <w:r>
          <w:t xml:space="preserve"> </w:t>
        </w:r>
      </w:ins>
      <w:ins w:id="24403" w:author="PR Preview" w:date="2026-01-01T00:00:00Z">
        <w:r>
          <w:t xml:space="preserve">observations and</w:t>
        </w:r>
      </w:ins>
      <w:ins w:id="24404" w:author="PR Preview" w:date="2026-01-01T00:00:00Z">
        <w:r>
          <w:t xml:space="preserve"> </w:t>
        </w:r>
      </w:ins>
      <m:oMath>
        <m:r>
          <m:t>p</m:t>
        </m:r>
      </m:oMath>
      <w:ins w:id="24405" w:author="PR Preview" w:date="2026-01-01T00:00:00Z">
        <w:r>
          <w:t xml:space="preserve"> </w:t>
        </w:r>
      </w:ins>
      <w:ins w:id="24406" w:author="PR Preview" w:date="2026-01-01T00:00:00Z">
        <w:r>
          <w:t xml:space="preserve">predictors,</w:t>
        </w:r>
      </w:ins>
      <w:ins w:id="24407" w:author="PR Preview" w:date="2026-01-01T00:00:00Z">
        <w:r>
          <w:t xml:space="preserve"> </w:t>
        </w:r>
      </w:ins>
      <w:ins w:id="24408" w:author="PR Preview" w:date="2026-01-01T00:00:00Z">
        <w:r>
          <w:t xml:space="preserve">the</w:t>
        </w:r>
      </w:ins>
      <w:ins w:id="24409" w:author="PR Preview" w:date="2026-01-01T00:00:00Z">
        <w:r>
          <w:t xml:space="preserve"> </w:t>
        </w:r>
      </w:ins>
      <w:ins w:id="24410" w:author="PR Preview" w:date="2026-01-01T00:00:00Z">
        <w:r>
          <w:rPr>
            <w:b/>
            <w:bCs/>
          </w:rPr>
          <w:t xml:space="preserve">design matrix</w:t>
        </w:r>
      </w:ins>
      <w:ins w:id="24411" w:author="PR Preview" w:date="2026-01-01T00:00:00Z">
        <w:r>
          <w:t xml:space="preserve"> </w:t>
        </w:r>
      </w:ins>
      <w:ins w:id="24412" w:author="PR Preview" w:date="2026-01-01T00:00:00Z">
        <w:r>
          <w:t xml:space="preserve">(or</w:t>
        </w:r>
      </w:ins>
      <w:ins w:id="24413" w:author="PR Preview" w:date="2026-01-01T00:00:00Z">
        <w:r>
          <w:t xml:space="preserve"> </w:t>
        </w:r>
      </w:ins>
      <w:ins w:id="24414" w:author="PR Preview" w:date="2026-01-01T00:00:00Z">
        <w:r>
          <w:rPr>
            <w:b/>
            <w:bCs/>
          </w:rPr>
          <w:t xml:space="preserve">model matrix</w:t>
        </w:r>
      </w:ins>
      <w:ins w:id="24415" w:author="PR Preview" w:date="2026-01-01T00:00:00Z">
        <w:r>
          <w:t xml:space="preserve">)</w:t>
        </w:r>
      </w:ins>
      <w:ins w:id="24416" w:author="PR Preview" w:date="2026-01-01T00:00:00Z">
        <w:r>
          <w:t xml:space="preserve"> </w:t>
        </w:r>
      </w:ins>
      <m:oMath>
        <m:r>
          <m:rPr>
            <m:sty m:val="bi"/>
          </m:rPr>
          <m:t>X</m:t>
        </m:r>
      </m:oMath>
      <w:ins w:id="24417" w:author="PR Preview" w:date="2026-01-01T00:00:00Z">
        <w:r>
          <w:t xml:space="preserve"> </w:t>
        </w:r>
      </w:ins>
      <w:ins w:id="24418" w:author="PR Preview" w:date="2026-01-01T00:00:00Z">
        <w:r>
          <w:t xml:space="preserve">is the</w:t>
        </w:r>
      </w:ins>
      <w:ins w:id="24419" w:author="PR Preview" w:date="2026-01-01T00:00:00Z">
        <w:r>
          <w:t xml:space="preserve"> </w:t>
        </w:r>
      </w:ins>
      <m:oMath>
        <m:r>
          <m:t>n</m:t>
        </m:r>
        <m:r>
          <m:rPr>
            <m:sty m:val="p"/>
          </m:rPr>
          <m:t>×</m:t>
        </m:r>
        <m:r>
          <m:t>p</m:t>
        </m:r>
      </m:oMath>
      <w:ins w:id="24420" w:author="PR Preview" w:date="2026-01-01T00:00:00Z">
        <w:r>
          <w:t xml:space="preserve"> </w:t>
        </w:r>
      </w:ins>
      <w:ins w:id="24421" w:author="PR Preview" w:date="2026-01-01T00:00:00Z">
        <w:r>
          <w:t xml:space="preserve">matrix whose</w:t>
        </w:r>
      </w:ins>
      <w:ins w:id="24422" w:author="PR Preview" w:date="2026-01-01T00:00:00Z">
        <w:r>
          <w:t xml:space="preserve"> </w:t>
        </w:r>
      </w:ins>
      <m:oMath>
        <m:r>
          <m:t>i</m:t>
        </m:r>
      </m:oMath>
      <w:ins w:id="24423" w:author="PR Preview" w:date="2026-01-01T00:00:00Z">
        <w:r>
          <w:t xml:space="preserve">-th row is the covariate vector</w:t>
        </w:r>
      </w:ins>
      <w:ins w:id="24424" w:author="PR Preview" w:date="2026-01-01T00:00:00Z">
        <w:r>
          <w:t xml:space="preserve"> </w:t>
        </w:r>
      </w:ins>
      <w:ins w:id="24425" w:author="PR Preview" w:date="2026-01-01T00:00:00Z">
        <w:r>
          <w:t xml:space="preserve">${\mathord{\smash[b]{\underset{\raise.3ex\hbox{$\scriptstyle\sim$}}{x}}\vphantom{x}}_i}^{\top}$</w:t>
        </w:r>
      </w:ins>
      <w:ins w:id="24426" w:author="PR Preview" w:date="2026-01-01T00:00:00Z">
        <w:r>
          <w:t xml:space="preserve"> </w:t>
        </w:r>
      </w:ins>
      <w:ins w:id="24427" w:author="PR Preview" w:date="2026-01-01T00:00:00Z">
        <w:r>
          <w:t xml:space="preserve">for observation</w:t>
        </w:r>
      </w:ins>
      <w:ins w:id="24428" w:author="PR Preview" w:date="2026-01-01T00:00:00Z">
        <w:r>
          <w:t xml:space="preserve"> </w:t>
        </w:r>
      </w:ins>
      <m:oMath>
        <m:r>
          <m:t>i</m:t>
        </m:r>
      </m:oMath>
      <w:ins w:id="24429" w:author="PR Preview" w:date="2026-01-01T00:00:00Z">
        <w:r>
          <w:t xml:space="preserve">:</w:t>
        </w:r>
      </w:ins>
    </w:p>
    <w:p>
      <w:pPr>
        <w:pStyle w:val="BodyText"/>
      </w:pPr>
      <w:ins w:id="24430" w:author="PR Preview" w:date="2026-01-01T00:00:00Z">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ins>
    </w:p>
    <w:bookmarkEnd w:id="542"/>
    <w:bookmarkStart w:id="543" w:name="rem-design-matrix-products"/>
    <w:p>
      <w:pPr>
        <w:pStyle w:val="FirstParagraph"/>
      </w:pPr>
      <w:ins w:id="24431" w:author="PR Preview" w:date="2026-01-01T00:00:00Z">
        <w:r>
          <w:rPr>
            <w:i/>
            <w:iCs/>
          </w:rPr>
          <w:t xml:space="preserve">Remark 48</w:t>
        </w:r>
      </w:ins>
      <w:ins w:id="24432" w:author="PR Preview" w:date="2026-01-01T00:00:00Z">
        <w:r>
          <w:t xml:space="preserve"> (Products with the design matrix). </w:t>
        </w:r>
      </w:ins>
      <w:ins w:id="24433" w:author="PR Preview" w:date="2026-01-01T00:00:00Z">
        <w:r>
          <w:t xml:space="preserve">The product</w:t>
        </w:r>
      </w:ins>
      <w:ins w:id="24434" w:author="PR Preview" w:date="2026-01-01T00:00:00Z">
        <w:r>
          <w:t xml:space="preserve"> </w:t>
        </w:r>
      </w:ins>
      <w:ins w:id="24435" w:author="PR Preview" w:date="2026-01-01T00:00:00Z">
        <w:r>
          <w:t xml:space="preserve">$\mathbf{X}\mathord{\smash[b]{\underset{\raise.3ex\hbox{$\scriptstyle\sim$}}{\beta}}\vphantom{\beta}}$</w:t>
        </w:r>
      </w:ins>
      <w:ins w:id="24436" w:author="PR Preview" w:date="2026-01-01T00:00:00Z">
        <w:r>
          <w:t xml:space="preserve"> </w:t>
        </w:r>
      </w:ins>
      <w:ins w:id="24437" w:author="PR Preview" w:date="2026-01-01T00:00:00Z">
        <w:r>
          <w:t xml:space="preserve">collects the values</w:t>
        </w:r>
      </w:ins>
      <w:ins w:id="24438" w:author="PR Preview" w:date="2026-01-01T00:00:00Z">
        <w:r>
          <w:t xml:space="preserve"> </w:t>
        </w:r>
      </w:ins>
      <w:ins w:id="24439" w:author="PR Preview" w:date="2026-01-01T00:00:00Z">
        <w:r>
          <w:t xml:space="preserve">${\mathord{\smash[b]{\underset{\raise.3ex\hbox{$\scriptstyle\sim$}}{x}}\vphantom{x}}_i}^{\top}\mathord{\smash[b]{\underset{\raise.3ex\hbox{$\scriptstyle\sim$}}{\beta}}\vphantom{\beta}}$</w:t>
        </w:r>
      </w:ins>
      <w:ins w:id="24440" w:author="PR Preview" w:date="2026-01-01T00:00:00Z">
        <w:r>
          <w:t xml:space="preserve"> </w:t>
        </w:r>
      </w:ins>
      <w:ins w:id="24441" w:author="PR Preview" w:date="2026-01-01T00:00:00Z">
        <w:r>
          <w:t xml:space="preserve">for all</w:t>
        </w:r>
      </w:ins>
      <w:ins w:id="24442" w:author="PR Preview" w:date="2026-01-01T00:00:00Z">
        <w:r>
          <w:t xml:space="preserve"> </w:t>
        </w:r>
      </w:ins>
      <m:oMath>
        <m:r>
          <m:t>n</m:t>
        </m:r>
      </m:oMath>
      <w:ins w:id="24443" w:author="PR Preview" w:date="2026-01-01T00:00:00Z">
        <w:r>
          <w:t xml:space="preserve"> </w:t>
        </w:r>
      </w:ins>
      <w:ins w:id="24444" w:author="PR Preview" w:date="2026-01-01T00:00:00Z">
        <w:r>
          <w:t xml:space="preserve">observations into a single</w:t>
        </w:r>
      </w:ins>
      <w:ins w:id="24445" w:author="PR Preview" w:date="2026-01-01T00:00:00Z">
        <w:r>
          <w:t xml:space="preserve"> </w:t>
        </w:r>
      </w:ins>
      <m:oMath>
        <m:r>
          <m:t>n</m:t>
        </m:r>
        <m:r>
          <m:rPr>
            <m:sty m:val="p"/>
          </m:rPr>
          <m:t>×</m:t>
        </m:r>
        <m:r>
          <m:t>1</m:t>
        </m:r>
      </m:oMath>
      <w:ins w:id="24446" w:author="PR Preview" w:date="2026-01-01T00:00:00Z">
        <w:r>
          <w:t xml:space="preserve"> </w:t>
        </w:r>
      </w:ins>
      <w:ins w:id="24447" w:author="PR Preview" w:date="2026-01-01T00:00:00Z">
        <w:r>
          <w:t xml:space="preserve">vector:</w:t>
        </w:r>
      </w:ins>
    </w:p>
    <w:p>
      <w:pPr>
        <w:pStyle w:val="BodyText"/>
      </w:pPr>
      <w:ins w:id="24448" w:author="PR Preview" w:date="2026-01-01T00:00:00Z">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ins>
    </w:p>
    <w:p>
      <w:pPr>
        <w:pStyle w:val="FirstParagraph"/>
      </w:pPr>
      <w:ins w:id="24449" w:author="PR Preview" w:date="2026-01-01T00:00:00Z">
        <w:r>
          <w:t xml:space="preserve">For example, take the rank-</w:t>
        </w:r>
      </w:ins>
      <m:oMath>
        <m:r>
          <m:t>2</m:t>
        </m:r>
      </m:oMath>
      <w:ins w:id="24450" w:author="PR Preview" w:date="2026-01-01T00:00:00Z">
        <w:r>
          <w:t xml:space="preserve"> </w:t>
        </w:r>
      </w:ins>
      <w:ins w:id="24451" w:author="PR Preview" w:date="2026-01-01T00:00:00Z">
        <w:r>
          <w:t xml:space="preserve">matrix from</w:t>
        </w:r>
      </w:ins>
      <w:ins w:id="24452" w:author="PR Preview" w:date="2026-01-01T00:00:00Z">
        <w:r>
          <w:t xml:space="preserve"> </w:t>
        </w:r>
      </w:ins>
      <w:hyperlink w:anchor="exm-rank">
        <w:ins w:id="24453" w:author="PR Preview" w:date="2026-01-01T00:00:00Z">
          <w:r>
            <w:rPr>
              <w:rStyle w:val="Hyperlink"/>
            </w:rPr>
            <w:t xml:space="preserve">Example 36</w:t>
          </w:r>
        </w:ins>
      </w:hyperlink>
      <w:ins w:id="24454" w:author="PR Preview" w:date="2026-01-01T00:00:00Z">
        <w:r>
          <w:t xml:space="preserve"> </w:t>
        </w:r>
      </w:ins>
      <w:ins w:id="24455" w:author="PR Preview" w:date="2026-01-01T00:00:00Z">
        <w:r>
          <w:t xml:space="preserve">as</w:t>
        </w:r>
      </w:ins>
      <w:ins w:id="24456" w:author="PR Preview" w:date="2026-01-01T00:00:00Z">
        <w:r>
          <w:t xml:space="preserve"> </w:t>
        </w:r>
      </w:ins>
      <m:oMath>
        <m:r>
          <m:rPr>
            <m:sty m:val="bi"/>
          </m:rPr>
          <m:t>X</m:t>
        </m:r>
      </m:oMath>
      <w:ins w:id="24457" w:author="PR Preview" w:date="2026-01-01T00:00:00Z">
        <w:r>
          <w:t xml:space="preserve">,</w:t>
        </w:r>
      </w:ins>
      <w:ins w:id="24458" w:author="PR Preview" w:date="2026-01-01T00:00:00Z">
        <w:r>
          <w:t xml:space="preserve"> </w:t>
        </w:r>
      </w:ins>
      <w:ins w:id="24459" w:author="PR Preview" w:date="2026-01-01T00:00:00Z">
        <w:r>
          <w:t xml:space="preserve">with</w:t>
        </w:r>
      </w:ins>
      <w:ins w:id="24460" w:author="PR Preview" w:date="2026-01-01T00:00:00Z">
        <w:r>
          <w:t xml:space="preserve"> </w:t>
        </w:r>
      </w:ins>
      <m:oMath>
        <m:r>
          <m:t>n</m:t>
        </m:r>
        <m:r>
          <m:rPr>
            <m:sty m:val="p"/>
          </m:rPr>
          <m:t>=</m:t>
        </m:r>
        <m:r>
          <m:t>3</m:t>
        </m:r>
      </m:oMath>
      <w:ins w:id="24461" w:author="PR Preview" w:date="2026-01-01T00:00:00Z">
        <w:r>
          <w:t xml:space="preserve"> </w:t>
        </w:r>
      </w:ins>
      <w:ins w:id="24462" w:author="PR Preview" w:date="2026-01-01T00:00:00Z">
        <w:r>
          <w:t xml:space="preserve">observations and</w:t>
        </w:r>
      </w:ins>
      <w:ins w:id="24463" w:author="PR Preview" w:date="2026-01-01T00:00:00Z">
        <w:r>
          <w:t xml:space="preserve"> </w:t>
        </w:r>
      </w:ins>
      <m:oMath>
        <m:r>
          <m:t>p</m:t>
        </m:r>
        <m:r>
          <m:rPr>
            <m:sty m:val="p"/>
          </m:rPr>
          <m:t>=</m:t>
        </m:r>
        <m:r>
          <m:t>2</m:t>
        </m:r>
      </m:oMath>
      <w:ins w:id="24464" w:author="PR Preview" w:date="2026-01-01T00:00:00Z">
        <w:r>
          <w:t xml:space="preserve"> </w:t>
        </w:r>
      </w:ins>
      <w:ins w:id="24465" w:author="PR Preview" w:date="2026-01-01T00:00:00Z">
        <w:r>
          <w:t xml:space="preserve">columns:</w:t>
        </w:r>
      </w:ins>
      <w:ins w:id="24466" w:author="PR Preview" w:date="2026-01-01T00:00:00Z">
        <w:r>
          <w:t xml:space="preserve"> </w:t>
        </w:r>
      </w:ins>
      <w:ins w:id="24467" w:author="PR Preview" w:date="2026-01-01T00:00:00Z">
        <w:r>
          <w:t xml:space="preserve">an intercept column and one covariate.</w:t>
        </w:r>
      </w:ins>
      <w:ins w:id="24468" w:author="PR Preview" w:date="2026-01-01T00:00:00Z">
        <w:r>
          <w:t xml:space="preserve"> </w:t>
        </w:r>
      </w:ins>
      <w:ins w:id="24469" w:author="PR Preview" w:date="2026-01-01T00:00:00Z">
        <w:r>
          <w:t xml:space="preserve">With</w:t>
        </w:r>
      </w:ins>
      <w:ins w:id="24470" w:author="PR Preview" w:date="2026-01-01T00:00:00Z">
        <w:r>
          <w:t xml:space="preserve"> </w:t>
        </w:r>
      </w:ins>
      <w:ins w:id="24471" w:author="PR Preview" w:date="2026-01-01T00:00:00Z">
        <w:r>
          <w:t xml:space="preserve">$\mathord{\smash[b]{\underset{\raise.3ex\hbox{$\scriptstyle\sim$}}{\beta}}\vphantom{\beta}}= (1, 2)$</w:t>
        </w:r>
      </w:ins>
      <w:ins w:id="24472" w:author="PR Preview" w:date="2026-01-01T00:00:00Z">
        <w:r>
          <w:t xml:space="preserve">,</w:t>
        </w:r>
      </w:ins>
    </w:p>
    <w:p>
      <w:pPr>
        <w:pStyle w:val="BodyText"/>
      </w:pPr>
      <w:ins w:id="24473" w:author="PR Preview" w:date="2026-01-01T00:00:00Z">
        <w:r>
          <w:t xml:space="preserve">$$
    \begin{aligned}
    \mathbf{X}\mathord{\smash[b]{\underset{\raise.3ex\hbox{$\scriptstyle\sim$}}{\beta}}\vphantom{\beta}}
    &amp;= \begin{bmatrix} 1 &amp; 1 \\ 1 &amp; 2 \\ 1 &amp; 3 \end{bmatrix}
    \begin{bmatrix} 1 \\ 2 \end{bmatrix} \\
    &amp;= \begin{bmatrix} 3 \\ 5 \\ 7 \end{bmatrix}.
    \end{aligned}
    $$</w:t>
        </w:r>
      </w:ins>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del w:id="24474" w:author="PR Preview" w:date="2026-01-01T00:00:00Z">
        <w:r>
          <w:delText xml:space="preserve">(</w:delText>
        </w:r>
      </w:del>
      <w:hyperlink w:anchor="thm-transpose-product">
        <w:del w:id="24475" w:author="PR Preview" w:date="2026-01-01T00:00:00Z">
          <w:r>
            <w:rPr>
              <w:rStyle w:val="Hyperlink"/>
            </w:rPr>
            <w:delText xml:space="preserve">Theorem 19</w:delText>
          </w:r>
        </w:del>
      </w:hyperlink>
      <w:del w:id="24476" w:author="PR Preview" w:date="2026-01-01T00:00:00Z">
        <w:r>
          <w:delText xml:space="preserve">).</w:delText>
        </w:r>
      </w:del>
      <w:del w:id="24477" w:author="PR Preview" w:date="2026-01-01T00:00:00Z">
        <w:r>
          <w:delText xml:space="preserve"> </w:delText>
        </w:r>
      </w:del>
      <w:del w:id="24478" w:author="PR Preview" w:date="2026-01-01T00:00:00Z">
        <w:r>
          <w:delText xml:space="preserve">When</w:delText>
        </w:r>
      </w:del>
      <w:del w:id="24479" w:author="PR Preview" w:date="2026-01-01T00:00:00Z">
        <w:r>
          <w:delText xml:space="preserve"> </w:delText>
        </w:r>
      </w:del>
      <m:oMath>
        <m:sSup>
          <m:e>
            <m:r>
              <m:rPr>
                <m:sty m:val="bi"/>
              </m:rPr>
              <m:t>X</m:t>
            </m:r>
          </m:e>
          <m:sup>
            <m:r>
              <m:rPr>
                <m:sty m:val="p"/>
              </m:rPr>
              <m:t>⊤</m:t>
            </m:r>
          </m:sup>
        </m:sSup>
        <m:r>
          <m:rPr>
            <m:sty m:val="bi"/>
          </m:rPr>
          <m:t>X</m:t>
        </m:r>
      </m:oMath>
      <w:del w:id="24480" w:author="PR Preview" w:date="2026-01-01T00:00:00Z">
        <w:r>
          <w:delText xml:space="preserve"> </w:delText>
        </w:r>
      </w:del>
      <w:del w:id="24481" w:author="PR Preview" w:date="2026-01-01T00:00:00Z">
        <w:r>
          <w:delText xml:space="preserve">is invertible,</w:delText>
        </w:r>
      </w:del>
      <w:del w:id="24482" w:author="PR Preview" w:date="2026-01-01T00:00:00Z">
        <w:r>
          <w:delText xml:space="preserve"> </w:delText>
        </w:r>
      </w:del>
      <w:del w:id="24483" w:author="PR Preview" w:date="2026-01-01T00:00:00Z">
        <w:r>
          <w:delText xml:space="preserve">it appears in the least squares solution (</w:delText>
        </w:r>
      </w:del>
      <w:hyperlink w:anchor="def-least-squares">
        <w:del w:id="24484" w:author="PR Preview" w:date="2026-01-01T00:00:00Z">
          <w:r>
            <w:rPr>
              <w:rStyle w:val="Hyperlink"/>
            </w:rPr>
            <w:delText xml:space="preserve">Definition 115</w:delText>
          </w:r>
        </w:del>
      </w:hyperlink>
      <w:del w:id="24485" w:author="PR Preview" w:date="2026-01-01T00:00:00Z">
        <w:r>
          <w:delText xml:space="preserve">, defined later in this chapter)</w:delText>
        </w:r>
      </w:del>
      <w:del w:id="24486" w:author="PR Preview" w:date="2026-01-01T00:00:00Z">
        <w:r>
          <w:delText xml:space="preserve"> </w:delText>
        </w:r>
      </w:del>
      <m:oMath>
        <m:acc>
          <m:accPr>
            <m:chr m:val="̂"/>
          </m:accPr>
          <m:e>
            <m:limLow>
              <m:e>
                <m:r>
                  <m:t>β</m:t>
                </m:r>
              </m:e>
              <m:lim>
                <m:r>
                  <m:rPr>
                    <m:sty m:val="p"/>
                  </m:rPr>
                  <m:t>∼</m:t>
                </m:r>
              </m:lim>
            </m:limLow>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y</m:t>
            </m:r>
          </m:e>
          <m:lim>
            <m:r>
              <m:rPr>
                <m:sty m:val="p"/>
              </m:rPr>
              <m:t>∼</m:t>
            </m:r>
          </m:lim>
        </m:limLow>
      </m:oMath>
      <w:del w:id="24487" w:author="PR Preview" w:date="2026-01-01T00:00:00Z">
        <w:r>
          <w:delText xml:space="preserve">.</w:delText>
        </w:r>
      </w:del>
    </w:p>
    <w:p>
      <w:pPr>
        <w:pStyle w:val="BodyText"/>
      </w:pPr>
      <w:del w:id="24488" w:author="PR Preview" w:date="2026-01-01T00:00:00Z">
        <w:r>
          <w:rPr>
            <w:b/>
            <w:bCs/>
          </w:rPr>
          <w:delText xml:space="preserve">Theorem 87 (</w:delText>
        </w:r>
      </w:del>
      <m:oMath>
        <m:sSup>
          <m:e>
            <m:r>
              <m:rPr>
                <m:sty m:val="bi"/>
              </m:rPr>
              <m:t>X</m:t>
            </m:r>
          </m:e>
          <m:sup>
            <m:r>
              <m:rPr>
                <m:sty m:val="p"/>
              </m:rPr>
              <m:t>⊤</m:t>
            </m:r>
          </m:sup>
        </m:sSup>
        <m:r>
          <m:rPr>
            <m:sty m:val="bi"/>
          </m:rPr>
          <m:t>X</m:t>
        </m:r>
      </m:oMath>
      <w:del w:id="24489" w:author="PR Preview" w:date="2026-01-01T00:00:00Z">
        <w:r>
          <w:rPr>
            <w:b/>
            <w:bCs/>
          </w:rPr>
          <w:delText xml:space="preserve"> </w:delText>
        </w:r>
      </w:del>
      <w:del w:id="24490" w:author="PR Preview" w:date="2026-01-01T00:00:00Z">
        <w:r>
          <w:rPr>
            <w:b/>
            <w:bCs/>
          </w:rPr>
          <w:delText xml:space="preserve">is invertible when</w:delText>
        </w:r>
      </w:del>
      <w:del w:id="24491" w:author="PR Preview" w:date="2026-01-01T00:00:00Z">
        <w:r>
          <w:rPr>
            <w:b/>
            <w:bCs/>
          </w:rPr>
          <w:delText xml:space="preserve"> </w:delText>
        </w:r>
      </w:del>
      <m:oMath>
        <m:r>
          <m:rPr>
            <m:sty m:val="bi"/>
          </m:rPr>
          <m:t>X</m:t>
        </m:r>
      </m:oMath>
      <w:del w:id="24492" w:author="PR Preview" w:date="2026-01-01T00:00:00Z">
        <w:r>
          <w:rPr>
            <w:b/>
            <w:bCs/>
          </w:rPr>
          <w:delText xml:space="preserve"> </w:delText>
        </w:r>
      </w:del>
      <w:del w:id="24493" w:author="PR Preview" w:date="2026-01-01T00:00:00Z">
        <w:r>
          <w:rPr>
            <w:b/>
            <w:bCs/>
          </w:rPr>
          <w:delText xml:space="preserve">has full column rank)</w:delText>
        </w:r>
      </w:del>
      <w:del w:id="24494" w:author="PR Preview" w:date="2026-01-01T00:00:00Z">
        <w:r>
          <w:delText xml:space="preserve"> </w:delText>
        </w:r>
      </w:del>
      <w:del w:id="24495" w:author="PR Preview" w:date="2026-01-01T00:00:00Z">
        <w:r>
          <w:delText xml:space="preserve">If</w:delText>
        </w:r>
      </w:del>
      <w:del w:id="24496" w:author="PR Preview" w:date="2026-01-01T00:00:00Z">
        <w:r>
          <w:delText xml:space="preserve"> </w:delText>
        </w:r>
      </w:del>
      <m:oMath>
        <m:r>
          <m:rPr>
            <m:sty m:val="bi"/>
          </m:rPr>
          <m:t>X</m:t>
        </m:r>
      </m:oMath>
      <w:del w:id="24497" w:author="PR Preview" w:date="2026-01-01T00:00:00Z">
        <w:r>
          <w:delText xml:space="preserve"> </w:delText>
        </w:r>
      </w:del>
      <w:del w:id="24498" w:author="PR Preview" w:date="2026-01-01T00:00:00Z">
        <w:r>
          <w:delText xml:space="preserve">is an</w:delText>
        </w:r>
      </w:del>
      <w:del w:id="24499" w:author="PR Preview" w:date="2026-01-01T00:00:00Z">
        <w:r>
          <w:delText xml:space="preserve"> </w:delText>
        </w:r>
      </w:del>
      <m:oMath>
        <m:r>
          <m:t>n</m:t>
        </m:r>
        <m:r>
          <m:rPr>
            <m:sty m:val="p"/>
          </m:rPr>
          <m:t>×</m:t>
        </m:r>
        <m:r>
          <m:t>p</m:t>
        </m:r>
      </m:oMath>
      <w:del w:id="24500" w:author="PR Preview" w:date="2026-01-01T00:00:00Z">
        <w:r>
          <w:delText xml:space="preserve"> </w:delText>
        </w:r>
      </w:del>
      <w:del w:id="24501" w:author="PR Preview" w:date="2026-01-01T00:00:00Z">
        <w:r>
          <w:delText xml:space="preserve">matrix with</w:delText>
        </w:r>
      </w:del>
      <w:del w:id="24502"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24503" w:author="PR Preview" w:date="2026-01-01T00:00:00Z">
        <w:r>
          <w:delText xml:space="preserve"> </w:delText>
        </w:r>
      </w:del>
      <w:del w:id="24504" w:author="PR Preview" w:date="2026-01-01T00:00:00Z">
        <w:r>
          <w:delText xml:space="preserve">(</w:delText>
        </w:r>
      </w:del>
      <w:hyperlink w:anchor="def-rank">
        <w:del w:id="24505" w:author="PR Preview" w:date="2026-01-01T00:00:00Z">
          <w:r>
            <w:rPr>
              <w:rStyle w:val="Hyperlink"/>
            </w:rPr>
            <w:delText xml:space="preserve">Definition 44</w:delText>
          </w:r>
        </w:del>
      </w:hyperlink>
      <w:del w:id="24506" w:author="PR Preview" w:date="2026-01-01T00:00:00Z">
        <w:r>
          <w:delText xml:space="preserve">),</w:delText>
        </w:r>
      </w:del>
      <w:del w:id="24507" w:author="PR Preview" w:date="2026-01-01T00:00:00Z">
        <w:r>
          <w:delText xml:space="preserve"> </w:delText>
        </w:r>
      </w:del>
      <w:del w:id="24508" w:author="PR Preview" w:date="2026-01-01T00:00:00Z">
        <w:r>
          <w:delText xml:space="preserve">then the</w:delText>
        </w:r>
      </w:del>
      <w:del w:id="24509" w:author="PR Preview" w:date="2026-01-01T00:00:00Z">
        <w:r>
          <w:delText xml:space="preserve"> </w:delText>
        </w:r>
      </w:del>
      <m:oMath>
        <m:r>
          <m:t>p</m:t>
        </m:r>
        <m:r>
          <m:rPr>
            <m:sty m:val="p"/>
          </m:rPr>
          <m:t>×</m:t>
        </m:r>
        <m:r>
          <m:t>p</m:t>
        </m:r>
      </m:oMath>
      <w:del w:id="24510" w:author="PR Preview" w:date="2026-01-01T00:00:00Z">
        <w:r>
          <w:delText xml:space="preserve"> </w:delText>
        </w:r>
      </w:del>
      <w:del w:id="24511" w:author="PR Preview" w:date="2026-01-01T00:00:00Z">
        <w:r>
          <w:delText xml:space="preserve">matrix</w:delText>
        </w:r>
      </w:del>
      <w:del w:id="24512" w:author="PR Preview" w:date="2026-01-01T00:00:00Z">
        <w:r>
          <w:delText xml:space="preserve"> </w:delText>
        </w:r>
      </w:del>
      <m:oMath>
        <m:sSup>
          <m:e>
            <m:r>
              <m:rPr>
                <m:sty m:val="bi"/>
              </m:rPr>
              <m:t>X</m:t>
            </m:r>
          </m:e>
          <m:sup>
            <m:r>
              <m:rPr>
                <m:sty m:val="p"/>
              </m:rPr>
              <m:t>⊤</m:t>
            </m:r>
          </m:sup>
        </m:sSup>
        <m:r>
          <m:rPr>
            <m:sty m:val="bi"/>
          </m:rPr>
          <m:t>X</m:t>
        </m:r>
      </m:oMath>
      <w:del w:id="24513" w:author="PR Preview" w:date="2026-01-01T00:00:00Z">
        <w:r>
          <w:delText xml:space="preserve"> </w:delText>
        </w:r>
      </w:del>
      <w:del w:id="24514" w:author="PR Preview" w:date="2026-01-01T00:00:00Z">
        <w:r>
          <w:delText xml:space="preserve">is invertible.</w:delText>
        </w:r>
      </w:del>
    </w:p>
    <w:p>
      <w:pPr>
        <w:pStyle w:val="BodyText"/>
      </w:pPr>
      <w:del w:id="24515" w:author="PR Preview" w:date="2026-01-01T00:00:00Z">
        <w:r>
          <w:rPr>
            <w:i/>
            <w:iCs/>
          </w:rPr>
          <w:delText xml:space="preserve">Proof</w:delText>
        </w:r>
      </w:del>
      <w:del w:id="24516" w:author="PR Preview" w:date="2026-01-01T00:00:00Z">
        <w:r>
          <w:delText xml:space="preserve">. </w:delText>
        </w:r>
      </w:del>
      <w:del w:id="24517" w:author="PR Preview" w:date="2026-01-01T00:00:00Z">
        <w:r>
          <w:delText xml:space="preserve">Let</w:delText>
        </w:r>
      </w:del>
      <w:del w:id="24518" w:author="PR Preview" w:date="2026-01-01T00:00:00Z">
        <w:r>
          <w:delText xml:space="preserve"> </w:delText>
        </w:r>
      </w:del>
      <m:oMath>
        <m:limLow>
          <m:e>
            <m:r>
              <m:t>c</m:t>
            </m:r>
          </m:e>
          <m:lim>
            <m:r>
              <m:rPr>
                <m:sty m:val="p"/>
              </m:rPr>
              <m:t>∼</m:t>
            </m:r>
          </m:lim>
        </m:limLow>
      </m:oMath>
      <w:del w:id="24519" w:author="PR Preview" w:date="2026-01-01T00:00:00Z">
        <w:r>
          <w:delText xml:space="preserve"> </w:delText>
        </w:r>
      </w:del>
      <w:del w:id="24520" w:author="PR Preview" w:date="2026-01-01T00:00:00Z">
        <w:r>
          <w:delText xml:space="preserve">be a vector of length</w:delText>
        </w:r>
      </w:del>
      <w:del w:id="24521" w:author="PR Preview" w:date="2026-01-01T00:00:00Z">
        <w:r>
          <w:delText xml:space="preserve"> </w:delText>
        </w:r>
      </w:del>
      <m:oMath>
        <m:r>
          <m:t>p</m:t>
        </m:r>
      </m:oMath>
      <w:del w:id="24522" w:author="PR Preview" w:date="2026-01-01T00:00:00Z">
        <w:r>
          <w:delText xml:space="preserve"> </w:delText>
        </w:r>
      </w:del>
      <w:del w:id="24523" w:author="PR Preview" w:date="2026-01-01T00:00:00Z">
        <w:r>
          <w:delText xml:space="preserve">with</w:delText>
        </w:r>
      </w:del>
      <w:del w:id="24524" w:author="PR Preview" w:date="2026-01-01T00:00:00Z">
        <w:r>
          <w:delText xml:space="preserve"> </w:delText>
        </w:r>
      </w:del>
      <m:oMath>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oMath>
      <w:del w:id="24525" w:author="PR Preview" w:date="2026-01-01T00:00:00Z">
        <w:r>
          <w:delText xml:space="preserve">.</w:delText>
        </w:r>
      </w:del>
      <w:del w:id="24526" w:author="PR Preview" w:date="2026-01-01T00:00:00Z">
        <w:r>
          <w:delText xml:space="preserve"> </w:delText>
        </w:r>
      </w:del>
      <w:del w:id="24527" w:author="PR Preview" w:date="2026-01-01T00:00:00Z">
        <w:r>
          <w:delText xml:space="preserve">Then</w:delText>
        </w:r>
      </w:del>
    </w:p>
    <w:p>
      <w:pPr>
        <w:pStyle w:val="BodyText"/>
      </w:pPr>
      <m:oMathPara>
        <m:oMathParaPr>
          <m:jc m:val="center"/>
        </m:oMathParaPr>
        <m:oMath>
          <m:eqArr>
            <m:e>
              <m:r>
                <m:t>0</m:t>
              </m:r>
              <m:r>
                <m:t>&amp;</m:t>
              </m:r>
              <m:r>
                <m:rPr>
                  <m:sty m:val="p"/>
                </m:rPr>
                <m:t>=</m:t>
              </m:r>
              <m:sSup>
                <m:e>
                  <m:limLow>
                    <m:e>
                      <m:r>
                        <m:t>c</m:t>
                      </m:r>
                    </m:e>
                    <m:lim>
                      <m:r>
                        <m:rPr>
                          <m:sty m:val="p"/>
                        </m:rPr>
                        <m:t>∼</m:t>
                      </m:r>
                    </m:lim>
                  </m:limLow>
                </m:e>
                <m:sup>
                  <m:r>
                    <m:rPr>
                      <m:sty m:val="p"/>
                    </m:rPr>
                    <m:t>⊤</m:t>
                  </m:r>
                </m:sup>
              </m:sSup>
              <m:r>
                <m:t> </m:t>
              </m:r>
              <m:sSup>
                <m:e>
                  <m:r>
                    <m:rPr>
                      <m:sty m:val="bi"/>
                    </m:rPr>
                    <m:t>X</m:t>
                  </m:r>
                </m:e>
                <m:sup>
                  <m:r>
                    <m:rPr>
                      <m:sty m:val="p"/>
                    </m:rPr>
                    <m:t>⊤</m:t>
                  </m:r>
                </m:sup>
              </m:sSup>
              <m:r>
                <m:rPr>
                  <m:sty m:val="bi"/>
                </m:rPr>
                <m:t>X</m:t>
              </m:r>
              <m:limLow>
                <m:e>
                  <m:r>
                    <m:t>c</m:t>
                  </m:r>
                </m:e>
                <m:lim>
                  <m:r>
                    <m:rPr>
                      <m:sty m:val="p"/>
                    </m:rPr>
                    <m:t>∼</m:t>
                  </m:r>
                </m:lim>
              </m:limLow>
              <m:r>
                <m:t>&amp;</m:t>
              </m:r>
              <m:r>
                <m:t>&amp;</m:t>
              </m:r>
              <m:r>
                <m:rPr>
                  <m:nor/>
                  <m:sty m:val="p"/>
                </m:rPr>
                <m:t>(multiply </m:t>
              </m:r>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r>
                <m:rPr>
                  <m:nor/>
                  <m:sty m:val="p"/>
                </m:rPr>
                <m:t> on the left by </m:t>
              </m:r>
              <m:sSup>
                <m:e>
                  <m:limLow>
                    <m:e>
                      <m:r>
                        <m:t>c</m:t>
                      </m:r>
                    </m:e>
                    <m:lim>
                      <m:r>
                        <m:rPr>
                          <m:sty m:val="p"/>
                        </m:rPr>
                        <m:t>∼</m:t>
                      </m:r>
                    </m:lim>
                  </m:limLow>
                </m:e>
                <m:sup>
                  <m:r>
                    <m:rPr>
                      <m:sty m:val="p"/>
                    </m:rPr>
                    <m:t>⊤</m:t>
                  </m:r>
                </m:sup>
              </m:sSup>
              <m:r>
                <m:rPr>
                  <m:nor/>
                  <m:sty m:val="p"/>
                </m:rPr>
                <m:t>)</m:t>
              </m:r>
            </m:e>
            <m:e>
              <m:r>
                <m:t>&amp;</m:t>
              </m:r>
              <m:r>
                <m:rPr>
                  <m:sty m:val="p"/>
                </m:rPr>
                <m:t>=</m:t>
              </m:r>
              <m:sSup>
                <m:e>
                  <m:r>
                    <m:t>​</m:t>
                  </m:r>
                  <m:d>
                    <m:dPr>
                      <m:begChr m:val="("/>
                      <m:sepChr m:val=""/>
                      <m:endChr m:val=")"/>
                      <m:grow/>
                    </m:dPr>
                    <m:e>
                      <m:r>
                        <m:rPr>
                          <m:sty m:val="bi"/>
                        </m:rPr>
                        <m:t>X</m:t>
                      </m:r>
                      <m:limLow>
                        <m:e>
                          <m:r>
                            <m:t>c</m:t>
                          </m:r>
                        </m:e>
                        <m:lim>
                          <m:r>
                            <m:rPr>
                              <m:sty m:val="p"/>
                            </m:rPr>
                            <m:t>∼</m:t>
                          </m:r>
                        </m:lim>
                      </m:limLow>
                    </m:e>
                  </m:d>
                  <m:r>
                    <m:t>​</m:t>
                  </m:r>
                </m:e>
                <m:sup>
                  <m:r>
                    <m:rPr>
                      <m:sty m:val="p"/>
                    </m:rPr>
                    <m:t>⊤</m:t>
                  </m:r>
                </m:sup>
              </m:sSup>
              <m:r>
                <m:t>​</m:t>
              </m:r>
              <m:d>
                <m:dPr>
                  <m:begChr m:val="("/>
                  <m:sepChr m:val=""/>
                  <m:endChr m:val=")"/>
                  <m:grow/>
                </m:dPr>
                <m:e>
                  <m:r>
                    <m:rPr>
                      <m:sty m:val="bi"/>
                    </m:rPr>
                    <m:t>X</m:t>
                  </m:r>
                  <m:limLow>
                    <m:e>
                      <m:r>
                        <m:t>c</m:t>
                      </m:r>
                    </m:e>
                    <m:lim>
                      <m:r>
                        <m:rPr>
                          <m:sty m:val="p"/>
                        </m:rPr>
                        <m:t>∼</m:t>
                      </m:r>
                    </m:lim>
                  </m:limLow>
                </m:e>
              </m:d>
              <m:r>
                <m:t>​</m:t>
              </m:r>
              <m:r>
                <m:t>&amp;</m:t>
              </m:r>
              <m:r>
                <m:t>&amp;</m:t>
              </m:r>
              <m:r>
                <m:rPr>
                  <m:nor/>
                  <m:sty m:val="p"/>
                </m:rPr>
                <m:t>(transpose of a product)</m:t>
              </m:r>
            </m:e>
            <m:e>
              <m:r>
                <m:t>&amp;</m:t>
              </m:r>
              <m:r>
                <m:rPr>
                  <m:sty m:val="p"/>
                </m:rPr>
                <m:t>=</m:t>
              </m:r>
              <m:r>
                <m:t>​</m:t>
              </m:r>
              <m:d>
                <m:dPr>
                  <m:begChr m:val="∥"/>
                  <m:sepChr m:val=""/>
                  <m:endChr m:val="∥"/>
                  <m:grow/>
                </m:dPr>
                <m:e>
                  <m:r>
                    <m:rPr>
                      <m:sty m:val="bi"/>
                    </m:rPr>
                    <m:t>X</m:t>
                  </m:r>
                  <m:limLow>
                    <m:e>
                      <m:r>
                        <m:t>c</m:t>
                      </m:r>
                    </m:e>
                    <m:lim>
                      <m:r>
                        <m:rPr>
                          <m:sty m:val="p"/>
                        </m:rPr>
                        <m:t>∼</m:t>
                      </m:r>
                    </m:lim>
                  </m:limLow>
                </m:e>
              </m:d>
              <m:sSup>
                <m:e>
                  <m:r>
                    <m:t>​</m:t>
                  </m:r>
                </m:e>
                <m:sup>
                  <m:r>
                    <m:t>2</m:t>
                  </m:r>
                </m:sup>
              </m:sSup>
              <m:r>
                <m:t>&amp;</m:t>
              </m:r>
              <m:r>
                <m:t>&amp;</m:t>
              </m:r>
              <m:r>
                <m:rPr>
                  <m:nor/>
                  <m:sty m:val="p"/>
                </m:rPr>
                <m:t>(definition of the Euclidean norm)</m:t>
              </m:r>
            </m:e>
          </m:eqArr>
        </m:oMath>
      </m:oMathPara>
    </w:p>
    <w:p>
      <w:pPr>
        <w:pStyle w:val="FirstParagraph"/>
      </w:pPr>
      <w:del w:id="24528" w:author="PR Preview" w:date="2026-01-01T00:00:00Z">
        <w:r>
          <w:delText xml:space="preserve">so</w:delText>
        </w:r>
      </w:del>
      <w:del w:id="24529" w:author="PR Preview" w:date="2026-01-01T00:00:00Z">
        <w:r>
          <w:delText xml:space="preserve"> </w:delText>
        </w:r>
      </w:del>
      <m:oMath>
        <m:r>
          <m:rPr>
            <m:sty m:val="bi"/>
          </m:rPr>
          <m:t>X</m:t>
        </m:r>
        <m:limLow>
          <m:e>
            <m:r>
              <m:t>c</m:t>
            </m:r>
          </m:e>
          <m:lim>
            <m:r>
              <m:rPr>
                <m:sty m:val="p"/>
              </m:rPr>
              <m:t>∼</m:t>
            </m:r>
          </m:lim>
        </m:limLow>
        <m:r>
          <m:rPr>
            <m:sty m:val="p"/>
          </m:rPr>
          <m:t>=</m:t>
        </m:r>
        <m:limLow>
          <m:e>
            <m:r>
              <m:t>0</m:t>
            </m:r>
          </m:e>
          <m:lim>
            <m:r>
              <m:rPr>
                <m:sty m:val="p"/>
              </m:rPr>
              <m:t>∼</m:t>
            </m:r>
          </m:lim>
        </m:limLow>
      </m:oMath>
      <w:del w:id="24530" w:author="PR Preview" w:date="2026-01-01T00:00:00Z">
        <w:r>
          <w:delText xml:space="preserve">.</w:delText>
        </w:r>
      </w:del>
      <w:del w:id="24531" w:author="PR Preview" w:date="2026-01-01T00:00:00Z">
        <w:r>
          <w:delText xml:space="preserve"> </w:delText>
        </w:r>
      </w:del>
      <w:del w:id="24532" w:author="PR Preview" w:date="2026-01-01T00:00:00Z">
        <w:r>
          <w:delText xml:space="preserve">Because</w:delText>
        </w:r>
      </w:del>
      <w:del w:id="24533" w:author="PR Preview" w:date="2026-01-01T00:00:00Z">
        <w:r>
          <w:delText xml:space="preserve"> </w:delText>
        </w:r>
      </w:del>
      <m:oMath>
        <m:r>
          <m:rPr>
            <m:sty m:val="bi"/>
          </m:rPr>
          <m:t>X</m:t>
        </m:r>
        <m:limLow>
          <m:e>
            <m:r>
              <m:t>c</m:t>
            </m:r>
          </m:e>
          <m:lim>
            <m:r>
              <m:rPr>
                <m:sty m:val="p"/>
              </m:rPr>
              <m:t>∼</m:t>
            </m:r>
          </m:lim>
        </m:limLow>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del w:id="24534" w:author="PR Preview" w:date="2026-01-01T00:00:00Z">
        <w:r>
          <w:delText xml:space="preserve"> </w:delText>
        </w:r>
      </w:del>
      <w:del w:id="24535" w:author="PR Preview" w:date="2026-01-01T00:00:00Z">
        <w:r>
          <w:delText xml:space="preserve">and the columns of</w:delText>
        </w:r>
      </w:del>
      <w:del w:id="24536" w:author="PR Preview" w:date="2026-01-01T00:00:00Z">
        <w:r>
          <w:delText xml:space="preserve"> </w:delText>
        </w:r>
      </w:del>
      <m:oMath>
        <m:r>
          <m:rPr>
            <m:sty m:val="bi"/>
          </m:rPr>
          <m:t>X</m:t>
        </m:r>
      </m:oMath>
      <w:del w:id="24537" w:author="PR Preview" w:date="2026-01-01T00:00:00Z">
        <w:r>
          <w:delText xml:space="preserve"> </w:delText>
        </w:r>
      </w:del>
      <w:del w:id="24538" w:author="PR Preview" w:date="2026-01-01T00:00:00Z">
        <w:r>
          <w:delText xml:space="preserve">are linearly independent,</w:delText>
        </w:r>
      </w:del>
      <w:del w:id="24539" w:author="PR Preview" w:date="2026-01-01T00:00:00Z">
        <w:r>
          <w:delText xml:space="preserve"> </w:delText>
        </w:r>
      </w:del>
      <m:oMath>
        <m:limLow>
          <m:e>
            <m:r>
              <m:t>c</m:t>
            </m:r>
          </m:e>
          <m:lim>
            <m:r>
              <m:rPr>
                <m:sty m:val="p"/>
              </m:rPr>
              <m:t>∼</m:t>
            </m:r>
          </m:lim>
        </m:limLow>
        <m:r>
          <m:rPr>
            <m:sty m:val="p"/>
          </m:rPr>
          <m:t>=</m:t>
        </m:r>
        <m:limLow>
          <m:e>
            <m:r>
              <m:t>0</m:t>
            </m:r>
          </m:e>
          <m:lim>
            <m:r>
              <m:rPr>
                <m:sty m:val="p"/>
              </m:rPr>
              <m:t>∼</m:t>
            </m:r>
          </m:lim>
        </m:limLow>
      </m:oMath>
      <w:del w:id="24540" w:author="PR Preview" w:date="2026-01-01T00:00:00Z">
        <w:r>
          <w:delText xml:space="preserve">.</w:delText>
        </w:r>
      </w:del>
      <w:del w:id="24541" w:author="PR Preview" w:date="2026-01-01T00:00:00Z">
        <w:r>
          <w:delText xml:space="preserve"> </w:delText>
        </w:r>
      </w:del>
      <w:del w:id="24542" w:author="PR Preview" w:date="2026-01-01T00:00:00Z">
        <w:r>
          <w:delText xml:space="preserve">So the only solution of</w:delText>
        </w:r>
      </w:del>
      <w:del w:id="24543" w:author="PR Preview" w:date="2026-01-01T00:00:00Z">
        <w:r>
          <w:delText xml:space="preserve"> </w:delText>
        </w:r>
      </w:del>
      <m:oMath>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oMath>
      <w:del w:id="24544" w:author="PR Preview" w:date="2026-01-01T00:00:00Z">
        <w:r>
          <w:delText xml:space="preserve"> </w:delText>
        </w:r>
      </w:del>
      <w:del w:id="24545" w:author="PR Preview" w:date="2026-01-01T00:00:00Z">
        <w:r>
          <w:delText xml:space="preserve">is</w:delText>
        </w:r>
      </w:del>
      <w:del w:id="24546" w:author="PR Preview" w:date="2026-01-01T00:00:00Z">
        <w:r>
          <w:delText xml:space="preserve"> </w:delText>
        </w:r>
      </w:del>
      <m:oMath>
        <m:limLow>
          <m:e>
            <m:r>
              <m:t>c</m:t>
            </m:r>
          </m:e>
          <m:lim>
            <m:r>
              <m:rPr>
                <m:sty m:val="p"/>
              </m:rPr>
              <m:t>∼</m:t>
            </m:r>
          </m:lim>
        </m:limLow>
        <m:r>
          <m:rPr>
            <m:sty m:val="p"/>
          </m:rPr>
          <m:t>=</m:t>
        </m:r>
        <m:limLow>
          <m:e>
            <m:r>
              <m:t>0</m:t>
            </m:r>
          </m:e>
          <m:lim>
            <m:r>
              <m:rPr>
                <m:sty m:val="p"/>
              </m:rPr>
              <m:t>∼</m:t>
            </m:r>
          </m:lim>
        </m:limLow>
      </m:oMath>
      <w:del w:id="24547" w:author="PR Preview" w:date="2026-01-01T00:00:00Z">
        <w:r>
          <w:delText xml:space="preserve">,</w:delText>
        </w:r>
      </w:del>
      <w:del w:id="24548" w:author="PR Preview" w:date="2026-01-01T00:00:00Z">
        <w:r>
          <w:delText xml:space="preserve"> </w:delText>
        </w:r>
      </w:del>
      <w:del w:id="24549" w:author="PR Preview" w:date="2026-01-01T00:00:00Z">
        <w:r>
          <w:delText xml:space="preserve">which says that the columns of the square matrix</w:delText>
        </w:r>
      </w:del>
      <w:del w:id="24550" w:author="PR Preview" w:date="2026-01-01T00:00:00Z">
        <w:r>
          <w:delText xml:space="preserve"> </w:delText>
        </w:r>
      </w:del>
      <m:oMath>
        <m:sSup>
          <m:e>
            <m:r>
              <m:rPr>
                <m:sty m:val="bi"/>
              </m:rPr>
              <m:t>X</m:t>
            </m:r>
          </m:e>
          <m:sup>
            <m:r>
              <m:rPr>
                <m:sty m:val="p"/>
              </m:rPr>
              <m:t>⊤</m:t>
            </m:r>
          </m:sup>
        </m:sSup>
        <m:r>
          <m:rPr>
            <m:sty m:val="bi"/>
          </m:rPr>
          <m:t>X</m:t>
        </m:r>
      </m:oMath>
      <w:del w:id="24551" w:author="PR Preview" w:date="2026-01-01T00:00:00Z">
        <w:r>
          <w:delText xml:space="preserve"> </w:delText>
        </w:r>
      </w:del>
      <w:del w:id="24552" w:author="PR Preview" w:date="2026-01-01T00:00:00Z">
        <w:r>
          <w:delText xml:space="preserve">are linearly independent,</w:delText>
        </w:r>
      </w:del>
      <w:del w:id="24553" w:author="PR Preview" w:date="2026-01-01T00:00:00Z">
        <w:r>
          <w:delText xml:space="preserve"> </w:delText>
        </w:r>
      </w:del>
      <w:del w:id="24554" w:author="PR Preview" w:date="2026-01-01T00:00:00Z">
        <w:r>
          <w:delText xml:space="preserve">and a square matrix with linearly independent columns is invertible</w:delText>
        </w:r>
      </w:del>
      <w:del w:id="24555" w:author="PR Preview" w:date="2026-01-01T00:00:00Z">
        <w:r>
          <w:delText xml:space="preserve"> </w:delText>
        </w:r>
      </w:del>
      <w:del w:id="24556" w:author="PR Preview" w:date="2026-01-01T00:00:00Z">
        <w:r>
          <w:delText xml:space="preserve">(Banerjee and Roy 2014, Corollary 5.7, p. 143)</w:delText>
        </w:r>
      </w:del>
      <w:del w:id="24557" w:author="PR Preview" w:date="2026-01-01T00:00:00Z">
        <w:r>
          <w:delText xml:space="preserve">.</w:delText>
        </w:r>
      </w:del>
    </w:p>
    <w:p>
      <w:pPr>
        <w:pStyle w:val="BodyText"/>
      </w:pPr>
      <w:del w:id="24558" w:author="PR Preview" w:date="2026-01-01T00:00:00Z">
        <w:r>
          <w:rPr>
            <w:b/>
            <w:bCs/>
          </w:rPr>
          <w:delText xml:space="preserve">Example 160 (Inverting</w:delText>
        </w:r>
      </w:del>
      <w:del w:id="24559" w:author="PR Preview" w:date="2026-01-01T00:00:00Z">
        <w:r>
          <w:rPr>
            <w:b/>
            <w:bCs/>
          </w:rPr>
          <w:delText xml:space="preserve"> </w:delText>
        </w:r>
      </w:del>
      <m:oMath>
        <m:sSup>
          <m:e>
            <m:r>
              <m:rPr>
                <m:sty m:val="bi"/>
              </m:rPr>
              <m:t>X</m:t>
            </m:r>
          </m:e>
          <m:sup>
            <m:r>
              <m:rPr>
                <m:sty m:val="p"/>
              </m:rPr>
              <m:t>⊤</m:t>
            </m:r>
          </m:sup>
        </m:sSup>
        <m:r>
          <m:rPr>
            <m:sty m:val="bi"/>
          </m:rPr>
          <m:t>X</m:t>
        </m:r>
      </m:oMath>
      <w:del w:id="24560" w:author="PR Preview" w:date="2026-01-01T00:00:00Z">
        <w:r>
          <w:rPr>
            <w:b/>
            <w:bCs/>
          </w:rPr>
          <w:delText xml:space="preserve">)</w:delText>
        </w:r>
      </w:del>
      <w:del w:id="24561" w:author="PR Preview" w:date="2026-01-01T00:00:00Z">
        <w:r>
          <w:delText xml:space="preserve"> </w:delText>
        </w:r>
      </w:del>
      <w:del w:id="24562" w:author="PR Preview" w:date="2026-01-01T00:00:00Z">
        <w:r>
          <w:delText xml:space="preserve">For the rank-</w:delText>
        </w:r>
      </w:del>
      <m:oMath>
        <m:r>
          <m:t>2</m:t>
        </m:r>
      </m:oMath>
      <w:del w:id="24563" w:author="PR Preview" w:date="2026-01-01T00:00:00Z">
        <w:r>
          <w:delText xml:space="preserve"> </w:delText>
        </w:r>
      </w:del>
      <w:del w:id="24564" w:author="PR Preview" w:date="2026-01-01T00:00:00Z">
        <w:r>
          <w:delText xml:space="preserve">matrix</w:delText>
        </w:r>
      </w:del>
      <w:del w:id="24565"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del w:id="24566" w:author="PR Preview" w:date="2026-01-01T00:00:00Z">
        <w:r>
          <w:delText xml:space="preserve"> </w:delText>
        </w:r>
      </w:del>
      <w:del w:id="24567" w:author="PR Preview" w:date="2026-01-01T00:00:00Z">
        <w:r>
          <w:delText xml:space="preserve">from</w:delText>
        </w:r>
      </w:del>
      <w:del w:id="24568" w:author="PR Preview" w:date="2026-01-01T00:00:00Z">
        <w:r>
          <w:delText xml:space="preserve"> </w:delText>
        </w:r>
      </w:del>
      <w:hyperlink w:anchor="exm-rank">
        <w:del w:id="24569" w:author="PR Preview" w:date="2026-01-01T00:00:00Z">
          <w:r>
            <w:rPr>
              <w:rStyle w:val="Hyperlink"/>
            </w:rPr>
            <w:delText xml:space="preserve">Example 36</w:delText>
          </w:r>
        </w:del>
      </w:hyperlink>
      <w:del w:id="24570" w:author="PR Preview" w:date="2026-01-01T00:00:00Z">
        <w:r>
          <w:delText xml:space="preserve">:</w:delText>
        </w:r>
      </w:del>
    </w:p>
    <w:p>
      <w:pPr>
        <w:pStyle w:val="FirstParagraph"/>
      </w:pPr>
      <w:ins w:id="24571" w:author="PR Preview" w:date="2026-01-01T00:00:00Z">
        <w:r>
          <w:t xml:space="preserve">(</w:t>
        </w:r>
      </w:ins>
      <w:hyperlink w:anchor="thm-transpose-product">
        <w:ins w:id="24572" w:author="PR Preview" w:date="2026-01-01T00:00:00Z">
          <w:r>
            <w:rPr>
              <w:rStyle w:val="Hyperlink"/>
            </w:rPr>
            <w:t xml:space="preserve">Theorem 19</w:t>
          </w:r>
        </w:ins>
      </w:hyperlink>
      <w:ins w:id="24573" w:author="PR Preview" w:date="2026-01-01T00:00:00Z">
        <w:r>
          <w:t xml:space="preserve">).</w:t>
        </w:r>
      </w:ins>
      <w:ins w:id="24574" w:author="PR Preview" w:date="2026-01-01T00:00:00Z">
        <w:r>
          <w:t xml:space="preserve"> </w:t>
        </w:r>
      </w:ins>
      <w:ins w:id="24575" w:author="PR Preview" w:date="2026-01-01T00:00:00Z">
        <w:r>
          <w:t xml:space="preserve">When</w:t>
        </w:r>
      </w:ins>
      <w:ins w:id="24576" w:author="PR Preview" w:date="2026-01-01T00:00:00Z">
        <w:r>
          <w:t xml:space="preserve"> </w:t>
        </w:r>
      </w:ins>
      <m:oMath>
        <m:sSup>
          <m:e>
            <m:r>
              <m:rPr>
                <m:sty m:val="bi"/>
              </m:rPr>
              <m:t>X</m:t>
            </m:r>
          </m:e>
          <m:sup>
            <m:r>
              <m:rPr>
                <m:sty m:val="p"/>
              </m:rPr>
              <m:t>⊤</m:t>
            </m:r>
          </m:sup>
        </m:sSup>
        <m:r>
          <m:rPr>
            <m:sty m:val="bi"/>
          </m:rPr>
          <m:t>X</m:t>
        </m:r>
      </m:oMath>
      <w:ins w:id="24577" w:author="PR Preview" w:date="2026-01-01T00:00:00Z">
        <w:r>
          <w:t xml:space="preserve"> </w:t>
        </w:r>
      </w:ins>
      <w:ins w:id="24578" w:author="PR Preview" w:date="2026-01-01T00:00:00Z">
        <w:r>
          <w:t xml:space="preserve">is invertible,</w:t>
        </w:r>
      </w:ins>
      <w:ins w:id="24579" w:author="PR Preview" w:date="2026-01-01T00:00:00Z">
        <w:r>
          <w:t xml:space="preserve"> </w:t>
        </w:r>
      </w:ins>
      <w:ins w:id="24580" w:author="PR Preview" w:date="2026-01-01T00:00:00Z">
        <w:r>
          <w:t xml:space="preserve">it appears in the least squares solution (</w:t>
        </w:r>
      </w:ins>
      <w:hyperlink w:anchor="def-least-squares">
        <w:ins w:id="24581" w:author="PR Preview" w:date="2026-01-01T00:00:00Z">
          <w:r>
            <w:rPr>
              <w:rStyle w:val="Hyperlink"/>
            </w:rPr>
            <w:t xml:space="preserve">Definition 115</w:t>
          </w:r>
        </w:ins>
      </w:hyperlink>
      <w:ins w:id="24582" w:author="PR Preview" w:date="2026-01-01T00:00:00Z">
        <w:r>
          <w:t xml:space="preserve">, defined later in this chapter)</w:t>
        </w:r>
      </w:ins>
      <w:ins w:id="24583" w:author="PR Preview" w:date="2026-01-01T00:00:00Z">
        <w:r>
          <w:t xml:space="preserve"> </w:t>
        </w:r>
      </w:ins>
      <w:ins w:id="24584" w:author="PR Preview" w:date="2026-01-01T00:00:00Z">
        <w:r>
          <w:t xml:space="preserve">$\hat{\mathord{\smash[b]{\underset{\raise.3ex\hbox{$\scriptstyle\sim$}}{\beta}}\vphantom{\beta}}}= ({\mathbf{X}}^{\top}\mathbf{X})^{-1}{\mathbf{X}}^{\top}\mathord{\smash[b]{\underset{\raise.3ex\hbox{$\scriptstyle\sim$}}{y}}\vphantom{y}}$</w:t>
        </w:r>
      </w:ins>
      <w:ins w:id="24585" w:author="PR Preview" w:date="2026-01-01T00:00:00Z">
        <w:r>
          <w:t xml:space="preserve">.</w:t>
        </w:r>
      </w:ins>
    </w:p>
    <w:bookmarkEnd w:id="543"/>
    <w:bookmarkStart w:id="544" w:name="thm-gram-invertible"/>
    <w:p>
      <w:pPr>
        <w:pStyle w:val="BodyText"/>
      </w:pPr>
      <w:ins w:id="24586" w:author="PR Preview" w:date="2026-01-01T00:00:00Z">
        <w:r>
          <w:rPr>
            <w:b/>
            <w:bCs/>
          </w:rPr>
          <w:t xml:space="preserve">Theorem 88 (</w:t>
        </w:r>
      </w:ins>
      <m:oMath>
        <m:sSup>
          <m:e>
            <m:r>
              <m:rPr>
                <m:sty m:val="bi"/>
              </m:rPr>
              <m:t>X</m:t>
            </m:r>
          </m:e>
          <m:sup>
            <m:r>
              <m:rPr>
                <m:sty m:val="p"/>
              </m:rPr>
              <m:t>⊤</m:t>
            </m:r>
          </m:sup>
        </m:sSup>
        <m:r>
          <m:rPr>
            <m:sty m:val="bi"/>
          </m:rPr>
          <m:t>X</m:t>
        </m:r>
      </m:oMath>
      <w:ins w:id="24587" w:author="PR Preview" w:date="2026-01-01T00:00:00Z">
        <w:r>
          <w:rPr>
            <w:b/>
            <w:bCs/>
          </w:rPr>
          <w:t xml:space="preserve"> </w:t>
        </w:r>
      </w:ins>
      <w:ins w:id="24588" w:author="PR Preview" w:date="2026-01-01T00:00:00Z">
        <w:r>
          <w:rPr>
            <w:b/>
            <w:bCs/>
          </w:rPr>
          <w:t xml:space="preserve">is invertible when</w:t>
        </w:r>
      </w:ins>
      <w:ins w:id="24589" w:author="PR Preview" w:date="2026-01-01T00:00:00Z">
        <w:r>
          <w:rPr>
            <w:b/>
            <w:bCs/>
          </w:rPr>
          <w:t xml:space="preserve"> </w:t>
        </w:r>
      </w:ins>
      <m:oMath>
        <m:r>
          <m:rPr>
            <m:sty m:val="bi"/>
          </m:rPr>
          <m:t>X</m:t>
        </m:r>
      </m:oMath>
      <w:ins w:id="24590" w:author="PR Preview" w:date="2026-01-01T00:00:00Z">
        <w:r>
          <w:rPr>
            <w:b/>
            <w:bCs/>
          </w:rPr>
          <w:t xml:space="preserve"> </w:t>
        </w:r>
      </w:ins>
      <w:ins w:id="24591" w:author="PR Preview" w:date="2026-01-01T00:00:00Z">
        <w:r>
          <w:rPr>
            <w:b/>
            <w:bCs/>
          </w:rPr>
          <w:t xml:space="preserve">has full column rank)</w:t>
        </w:r>
      </w:ins>
      <w:ins w:id="24592" w:author="PR Preview" w:date="2026-01-01T00:00:00Z">
        <w:r>
          <w:t xml:space="preserve"> </w:t>
        </w:r>
      </w:ins>
      <w:ins w:id="24593" w:author="PR Preview" w:date="2026-01-01T00:00:00Z">
        <w:r>
          <w:t xml:space="preserve">If</w:t>
        </w:r>
      </w:ins>
      <w:ins w:id="24594" w:author="PR Preview" w:date="2026-01-01T00:00:00Z">
        <w:r>
          <w:t xml:space="preserve"> </w:t>
        </w:r>
      </w:ins>
      <m:oMath>
        <m:r>
          <m:rPr>
            <m:sty m:val="bi"/>
          </m:rPr>
          <m:t>X</m:t>
        </m:r>
      </m:oMath>
      <w:ins w:id="24595" w:author="PR Preview" w:date="2026-01-01T00:00:00Z">
        <w:r>
          <w:t xml:space="preserve"> </w:t>
        </w:r>
      </w:ins>
      <w:ins w:id="24596" w:author="PR Preview" w:date="2026-01-01T00:00:00Z">
        <w:r>
          <w:t xml:space="preserve">is an</w:t>
        </w:r>
      </w:ins>
      <w:ins w:id="24597" w:author="PR Preview" w:date="2026-01-01T00:00:00Z">
        <w:r>
          <w:t xml:space="preserve"> </w:t>
        </w:r>
      </w:ins>
      <m:oMath>
        <m:r>
          <m:t>n</m:t>
        </m:r>
        <m:r>
          <m:rPr>
            <m:sty m:val="p"/>
          </m:rPr>
          <m:t>×</m:t>
        </m:r>
        <m:r>
          <m:t>p</m:t>
        </m:r>
      </m:oMath>
      <w:ins w:id="24598" w:author="PR Preview" w:date="2026-01-01T00:00:00Z">
        <w:r>
          <w:t xml:space="preserve"> </w:t>
        </w:r>
      </w:ins>
      <w:ins w:id="24599" w:author="PR Preview" w:date="2026-01-01T00:00:00Z">
        <w:r>
          <w:t xml:space="preserve">matrix with</w:t>
        </w:r>
      </w:ins>
      <w:ins w:id="24600" w:author="PR Preview" w:date="2026-01-01T00:00:00Z">
        <w:r>
          <w:t xml:space="preserve"> </w:t>
        </w:r>
      </w:ins>
      <m:oMath>
        <m:r>
          <m:rPr>
            <m:sty m:val="p"/>
          </m:rPr>
          <m:t>rank</m:t>
        </m:r>
        <m:r>
          <m:rPr>
            <m:sty m:val="p"/>
          </m:rPr>
          <m:t>(</m:t>
        </m:r>
        <m:r>
          <m:rPr>
            <m:sty m:val="bi"/>
          </m:rPr>
          <m:t>X</m:t>
        </m:r>
        <m:r>
          <m:rPr>
            <m:sty m:val="p"/>
          </m:rPr>
          <m:t>)</m:t>
        </m:r>
        <m:r>
          <m:rPr>
            <m:sty m:val="p"/>
          </m:rPr>
          <m:t>=</m:t>
        </m:r>
        <m:r>
          <m:t>p</m:t>
        </m:r>
      </m:oMath>
      <w:ins w:id="24601" w:author="PR Preview" w:date="2026-01-01T00:00:00Z">
        <w:r>
          <w:t xml:space="preserve"> </w:t>
        </w:r>
      </w:ins>
      <w:ins w:id="24602" w:author="PR Preview" w:date="2026-01-01T00:00:00Z">
        <w:r>
          <w:t xml:space="preserve">(</w:t>
        </w:r>
      </w:ins>
      <w:hyperlink w:anchor="def-rank">
        <w:ins w:id="24603" w:author="PR Preview" w:date="2026-01-01T00:00:00Z">
          <w:r>
            <w:rPr>
              <w:rStyle w:val="Hyperlink"/>
            </w:rPr>
            <w:t xml:space="preserve">Definition 44</w:t>
          </w:r>
        </w:ins>
      </w:hyperlink>
      <w:ins w:id="24604" w:author="PR Preview" w:date="2026-01-01T00:00:00Z">
        <w:r>
          <w:t xml:space="preserve">),</w:t>
        </w:r>
      </w:ins>
      <w:ins w:id="24605" w:author="PR Preview" w:date="2026-01-01T00:00:00Z">
        <w:r>
          <w:t xml:space="preserve"> </w:t>
        </w:r>
      </w:ins>
      <w:ins w:id="24606" w:author="PR Preview" w:date="2026-01-01T00:00:00Z">
        <w:r>
          <w:t xml:space="preserve">then the</w:t>
        </w:r>
      </w:ins>
      <w:ins w:id="24607" w:author="PR Preview" w:date="2026-01-01T00:00:00Z">
        <w:r>
          <w:t xml:space="preserve"> </w:t>
        </w:r>
      </w:ins>
      <m:oMath>
        <m:r>
          <m:t>p</m:t>
        </m:r>
        <m:r>
          <m:rPr>
            <m:sty m:val="p"/>
          </m:rPr>
          <m:t>×</m:t>
        </m:r>
        <m:r>
          <m:t>p</m:t>
        </m:r>
      </m:oMath>
      <w:ins w:id="24608" w:author="PR Preview" w:date="2026-01-01T00:00:00Z">
        <w:r>
          <w:t xml:space="preserve"> </w:t>
        </w:r>
      </w:ins>
      <w:ins w:id="24609" w:author="PR Preview" w:date="2026-01-01T00:00:00Z">
        <w:r>
          <w:t xml:space="preserve">matrix</w:t>
        </w:r>
      </w:ins>
      <w:ins w:id="24610" w:author="PR Preview" w:date="2026-01-01T00:00:00Z">
        <w:r>
          <w:t xml:space="preserve"> </w:t>
        </w:r>
      </w:ins>
      <m:oMath>
        <m:sSup>
          <m:e>
            <m:r>
              <m:rPr>
                <m:sty m:val="bi"/>
              </m:rPr>
              <m:t>X</m:t>
            </m:r>
          </m:e>
          <m:sup>
            <m:r>
              <m:rPr>
                <m:sty m:val="p"/>
              </m:rPr>
              <m:t>⊤</m:t>
            </m:r>
          </m:sup>
        </m:sSup>
        <m:r>
          <m:rPr>
            <m:sty m:val="bi"/>
          </m:rPr>
          <m:t>X</m:t>
        </m:r>
      </m:oMath>
      <w:ins w:id="24611" w:author="PR Preview" w:date="2026-01-01T00:00:00Z">
        <w:r>
          <w:t xml:space="preserve"> </w:t>
        </w:r>
      </w:ins>
      <w:ins w:id="24612" w:author="PR Preview" w:date="2026-01-01T00:00:00Z">
        <w:r>
          <w:t xml:space="preserve">is invertible.</w:t>
        </w:r>
      </w:ins>
    </w:p>
    <w:bookmarkEnd w:id="544"/>
    <w:p>
      <w:pPr>
        <w:pStyle w:val="BodyText"/>
      </w:pPr>
      <w:ins w:id="24613" w:author="PR Preview" w:date="2026-01-01T00:00:00Z">
        <w:r>
          <w:rPr>
            <w:i/>
            <w:iCs/>
          </w:rPr>
          <w:t xml:space="preserve">Proof</w:t>
        </w:r>
      </w:ins>
      <w:ins w:id="24614" w:author="PR Preview" w:date="2026-01-01T00:00:00Z">
        <w:r>
          <w:t xml:space="preserve">. </w:t>
        </w:r>
      </w:ins>
      <w:ins w:id="24615" w:author="PR Preview" w:date="2026-01-01T00:00:00Z">
        <w:r>
          <w:t xml:space="preserve">Let</w:t>
        </w:r>
      </w:ins>
      <w:ins w:id="24616" w:author="PR Preview" w:date="2026-01-01T00:00:00Z">
        <w:r>
          <w:t xml:space="preserve"> </w:t>
        </w:r>
      </w:ins>
      <w:ins w:id="24617" w:author="PR Preview" w:date="2026-01-01T00:00:00Z">
        <w:r>
          <w:t xml:space="preserve">$\mathord{\smash[b]{\underset{\raise.3ex\hbox{$\scriptstyle\sim$}}{c}}\vphantom{c}}$</w:t>
        </w:r>
      </w:ins>
      <w:ins w:id="24618" w:author="PR Preview" w:date="2026-01-01T00:00:00Z">
        <w:r>
          <w:t xml:space="preserve"> </w:t>
        </w:r>
      </w:ins>
      <w:ins w:id="24619" w:author="PR Preview" w:date="2026-01-01T00:00:00Z">
        <w:r>
          <w:t xml:space="preserve">be a vector of length</w:t>
        </w:r>
      </w:ins>
      <w:ins w:id="24620" w:author="PR Preview" w:date="2026-01-01T00:00:00Z">
        <w:r>
          <w:t xml:space="preserve"> </w:t>
        </w:r>
      </w:ins>
      <m:oMath>
        <m:r>
          <m:t>p</m:t>
        </m:r>
      </m:oMath>
      <w:ins w:id="24621" w:author="PR Preview" w:date="2026-01-01T00:00:00Z">
        <w:r>
          <w:t xml:space="preserve"> </w:t>
        </w:r>
      </w:ins>
      <w:ins w:id="24622" w:author="PR Preview" w:date="2026-01-01T00:00:00Z">
        <w:r>
          <w:t xml:space="preserve">with</w:t>
        </w:r>
      </w:ins>
      <w:ins w:id="24623" w:author="PR Preview" w:date="2026-01-01T00:00:00Z">
        <w:r>
          <w:t xml:space="preserve"> </w:t>
        </w:r>
      </w:ins>
      <w:ins w:id="24624" w:author="PR Preview" w:date="2026-01-01T00:00:00Z">
        <w:r>
          <w:t xml:space="preserve">${\mathbf{X}}^{\top}\mathbf{X}\mathord{\smash[b]{\underset{\raise.3ex\hbox{$\scriptstyle\sim$}}{c}}\vphantom{c}} = \mathord{\smash[b]{\underset{\raise.3ex\hbox{$\scriptstyle\sim$}}{0}}\vphantom{0}}$</w:t>
        </w:r>
      </w:ins>
      <w:ins w:id="24625" w:author="PR Preview" w:date="2026-01-01T00:00:00Z">
        <w:r>
          <w:t xml:space="preserve">.</w:t>
        </w:r>
      </w:ins>
      <w:ins w:id="24626" w:author="PR Preview" w:date="2026-01-01T00:00:00Z">
        <w:r>
          <w:t xml:space="preserve"> </w:t>
        </w:r>
      </w:ins>
      <w:ins w:id="24627" w:author="PR Preview" w:date="2026-01-01T00:00:00Z">
        <w:r>
          <w:t xml:space="preserve">Then</w:t>
        </w:r>
      </w:ins>
    </w:p>
    <w:p>
      <w:pPr>
        <w:pStyle w:val="BodyText"/>
      </w:pPr>
      <w:ins w:id="24628" w:author="PR Preview" w:date="2026-01-01T00:00:00Z">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ins>
    </w:p>
    <w:p>
      <w:pPr>
        <w:pStyle w:val="FirstParagraph"/>
      </w:pPr>
      <w:ins w:id="24629" w:author="PR Preview" w:date="2026-01-01T00:00:00Z">
        <w:r>
          <w:t xml:space="preserve">so</w:t>
        </w:r>
      </w:ins>
      <w:ins w:id="24630" w:author="PR Preview" w:date="2026-01-01T00:00:00Z">
        <w:r>
          <w:t xml:space="preserve"> </w:t>
        </w:r>
      </w:ins>
      <w:ins w:id="24631" w:author="PR Preview" w:date="2026-01-01T00:00:00Z">
        <w:r>
          <w:t xml:space="preserve">$\mathbf{X}\mathord{\smash[b]{\underset{\raise.3ex\hbox{$\scriptstyle\sim$}}{c}}\vphantom{c}} = \mathord{\smash[b]{\underset{\raise.3ex\hbox{$\scriptstyle\sim$}}{0}}\vphantom{0}}$</w:t>
        </w:r>
      </w:ins>
      <w:ins w:id="24632" w:author="PR Preview" w:date="2026-01-01T00:00:00Z">
        <w:r>
          <w:t xml:space="preserve">.</w:t>
        </w:r>
      </w:ins>
      <w:ins w:id="24633" w:author="PR Preview" w:date="2026-01-01T00:00:00Z">
        <w:r>
          <w:t xml:space="preserve"> </w:t>
        </w:r>
      </w:ins>
      <w:ins w:id="24634" w:author="PR Preview" w:date="2026-01-01T00:00:00Z">
        <w:r>
          <w:t xml:space="preserve">Because</w:t>
        </w:r>
      </w:ins>
      <w:ins w:id="24635" w:author="PR Preview" w:date="2026-01-01T00:00:00Z">
        <w:r>
          <w:t xml:space="preserve"> </w:t>
        </w:r>
      </w:ins>
      <w:ins w:id="24636" w:author="PR Preview" w:date="2026-01-01T00:00:00Z">
        <w:r>
          <w:t xml:space="preserve">$\mathbf{X}\mathord{\smash[b]{\underset{\raise.3ex\hbox{$\scriptstyle\sim$}}{c}}\vphantom{c}} = c_1 (\text{column } 1) + \cdots + c_p (\text{column } p)$</w:t>
        </w:r>
      </w:ins>
      <w:ins w:id="24637" w:author="PR Preview" w:date="2026-01-01T00:00:00Z">
        <w:r>
          <w:t xml:space="preserve"> </w:t>
        </w:r>
      </w:ins>
      <w:ins w:id="24638" w:author="PR Preview" w:date="2026-01-01T00:00:00Z">
        <w:r>
          <w:t xml:space="preserve">and the columns of</w:t>
        </w:r>
      </w:ins>
      <w:ins w:id="24639" w:author="PR Preview" w:date="2026-01-01T00:00:00Z">
        <w:r>
          <w:t xml:space="preserve"> </w:t>
        </w:r>
      </w:ins>
      <m:oMath>
        <m:r>
          <m:rPr>
            <m:sty m:val="bi"/>
          </m:rPr>
          <m:t>X</m:t>
        </m:r>
      </m:oMath>
      <w:ins w:id="24640" w:author="PR Preview" w:date="2026-01-01T00:00:00Z">
        <w:r>
          <w:t xml:space="preserve"> </w:t>
        </w:r>
      </w:ins>
      <w:ins w:id="24641" w:author="PR Preview" w:date="2026-01-01T00:00:00Z">
        <w:r>
          <w:t xml:space="preserve">are linearly independent,</w:t>
        </w:r>
      </w:ins>
      <w:ins w:id="24642" w:author="PR Preview" w:date="2026-01-01T00:00:00Z">
        <w:r>
          <w:t xml:space="preserve"> </w:t>
        </w:r>
      </w:ins>
      <w:ins w:id="24643" w:author="PR Preview" w:date="2026-01-01T00:00:00Z">
        <w:r>
          <w:t xml:space="preserve">$\mathord{\smash[b]{\underset{\raise.3ex\hbox{$\scriptstyle\sim$}}{c}}\vphantom{c}} = \mathord{\smash[b]{\underset{\raise.3ex\hbox{$\scriptstyle\sim$}}{0}}\vphantom{0}}$</w:t>
        </w:r>
      </w:ins>
      <w:ins w:id="24644" w:author="PR Preview" w:date="2026-01-01T00:00:00Z">
        <w:r>
          <w:t xml:space="preserve">.</w:t>
        </w:r>
      </w:ins>
      <w:ins w:id="24645" w:author="PR Preview" w:date="2026-01-01T00:00:00Z">
        <w:r>
          <w:t xml:space="preserve"> </w:t>
        </w:r>
      </w:ins>
      <w:ins w:id="24646" w:author="PR Preview" w:date="2026-01-01T00:00:00Z">
        <w:r>
          <w:t xml:space="preserve">So the only solution of</w:t>
        </w:r>
      </w:ins>
      <w:ins w:id="24647" w:author="PR Preview" w:date="2026-01-01T00:00:00Z">
        <w:r>
          <w:t xml:space="preserve"> </w:t>
        </w:r>
      </w:ins>
      <w:ins w:id="24648" w:author="PR Preview" w:date="2026-01-01T00:00:00Z">
        <w:r>
          <w:t xml:space="preserve">${\mathbf{X}}^{\top}\mathbf{X}\mathord{\smash[b]{\underset{\raise.3ex\hbox{$\scriptstyle\sim$}}{c}}\vphantom{c}} = \mathord{\smash[b]{\underset{\raise.3ex\hbox{$\scriptstyle\sim$}}{0}}\vphantom{0}}$</w:t>
        </w:r>
      </w:ins>
      <w:ins w:id="24649" w:author="PR Preview" w:date="2026-01-01T00:00:00Z">
        <w:r>
          <w:t xml:space="preserve"> </w:t>
        </w:r>
      </w:ins>
      <w:ins w:id="24650" w:author="PR Preview" w:date="2026-01-01T00:00:00Z">
        <w:r>
          <w:t xml:space="preserve">is</w:t>
        </w:r>
      </w:ins>
      <w:ins w:id="24651" w:author="PR Preview" w:date="2026-01-01T00:00:00Z">
        <w:r>
          <w:t xml:space="preserve"> </w:t>
        </w:r>
      </w:ins>
      <w:ins w:id="24652" w:author="PR Preview" w:date="2026-01-01T00:00:00Z">
        <w:r>
          <w:t xml:space="preserve">$\mathord{\smash[b]{\underset{\raise.3ex\hbox{$\scriptstyle\sim$}}{c}}\vphantom{c}} = \mathord{\smash[b]{\underset{\raise.3ex\hbox{$\scriptstyle\sim$}}{0}}\vphantom{0}}$</w:t>
        </w:r>
      </w:ins>
      <w:ins w:id="24653" w:author="PR Preview" w:date="2026-01-01T00:00:00Z">
        <w:r>
          <w:t xml:space="preserve">,</w:t>
        </w:r>
      </w:ins>
      <w:ins w:id="24654" w:author="PR Preview" w:date="2026-01-01T00:00:00Z">
        <w:r>
          <w:t xml:space="preserve"> </w:t>
        </w:r>
      </w:ins>
      <w:ins w:id="24655" w:author="PR Preview" w:date="2026-01-01T00:00:00Z">
        <w:r>
          <w:t xml:space="preserve">which says that the columns of the square matrix</w:t>
        </w:r>
      </w:ins>
      <w:ins w:id="24656" w:author="PR Preview" w:date="2026-01-01T00:00:00Z">
        <w:r>
          <w:t xml:space="preserve"> </w:t>
        </w:r>
      </w:ins>
      <m:oMath>
        <m:sSup>
          <m:e>
            <m:r>
              <m:rPr>
                <m:sty m:val="bi"/>
              </m:rPr>
              <m:t>X</m:t>
            </m:r>
          </m:e>
          <m:sup>
            <m:r>
              <m:rPr>
                <m:sty m:val="p"/>
              </m:rPr>
              <m:t>⊤</m:t>
            </m:r>
          </m:sup>
        </m:sSup>
        <m:r>
          <m:rPr>
            <m:sty m:val="bi"/>
          </m:rPr>
          <m:t>X</m:t>
        </m:r>
      </m:oMath>
      <w:ins w:id="24657" w:author="PR Preview" w:date="2026-01-01T00:00:00Z">
        <w:r>
          <w:t xml:space="preserve"> </w:t>
        </w:r>
      </w:ins>
      <w:ins w:id="24658" w:author="PR Preview" w:date="2026-01-01T00:00:00Z">
        <w:r>
          <w:t xml:space="preserve">are linearly independent,</w:t>
        </w:r>
      </w:ins>
      <w:ins w:id="24659" w:author="PR Preview" w:date="2026-01-01T00:00:00Z">
        <w:r>
          <w:t xml:space="preserve"> </w:t>
        </w:r>
      </w:ins>
      <w:ins w:id="24660" w:author="PR Preview" w:date="2026-01-01T00:00:00Z">
        <w:r>
          <w:t xml:space="preserve">and a square matrix with linearly independent columns is invertible</w:t>
        </w:r>
      </w:ins>
      <w:ins w:id="24661" w:author="PR Preview" w:date="2026-01-01T00:00:00Z">
        <w:r>
          <w:t xml:space="preserve"> </w:t>
        </w:r>
      </w:ins>
      <w:ins w:id="24662" w:author="PR Preview" w:date="2026-01-01T00:00:00Z">
        <w:r>
          <w:t xml:space="preserve">(Banerjee and Roy 2014, Corollary 5.7, p. 143)</w:t>
        </w:r>
      </w:ins>
      <w:ins w:id="24663" w:author="PR Preview" w:date="2026-01-01T00:00:00Z">
        <w:r>
          <w:t xml:space="preserve">.</w:t>
        </w:r>
      </w:ins>
    </w:p>
    <w:bookmarkStart w:id="545" w:name="exm-gram-invertible"/>
    <w:p>
      <w:pPr>
        <w:pStyle w:val="BodyText"/>
      </w:pPr>
      <w:ins w:id="24664" w:author="PR Preview" w:date="2026-01-01T00:00:00Z">
        <w:r>
          <w:rPr>
            <w:b/>
            <w:bCs/>
          </w:rPr>
          <w:t xml:space="preserve">Example 162 (Inverting</w:t>
        </w:r>
      </w:ins>
      <w:ins w:id="24665" w:author="PR Preview" w:date="2026-01-01T00:00:00Z">
        <w:r>
          <w:rPr>
            <w:b/>
            <w:bCs/>
          </w:rPr>
          <w:t xml:space="preserve"> </w:t>
        </w:r>
      </w:ins>
      <m:oMath>
        <m:sSup>
          <m:e>
            <m:r>
              <m:rPr>
                <m:sty m:val="bi"/>
              </m:rPr>
              <m:t>X</m:t>
            </m:r>
          </m:e>
          <m:sup>
            <m:r>
              <m:rPr>
                <m:sty m:val="p"/>
              </m:rPr>
              <m:t>⊤</m:t>
            </m:r>
          </m:sup>
        </m:sSup>
        <m:r>
          <m:rPr>
            <m:sty m:val="bi"/>
          </m:rPr>
          <m:t>X</m:t>
        </m:r>
      </m:oMath>
      <w:ins w:id="24666" w:author="PR Preview" w:date="2026-01-01T00:00:00Z">
        <w:r>
          <w:rPr>
            <w:b/>
            <w:bCs/>
          </w:rPr>
          <w:t xml:space="preserve">)</w:t>
        </w:r>
      </w:ins>
      <w:ins w:id="24667" w:author="PR Preview" w:date="2026-01-01T00:00:00Z">
        <w:r>
          <w:t xml:space="preserve"> </w:t>
        </w:r>
      </w:ins>
      <w:ins w:id="24668" w:author="PR Preview" w:date="2026-01-01T00:00:00Z">
        <w:r>
          <w:t xml:space="preserve">For the rank-</w:t>
        </w:r>
      </w:ins>
      <m:oMath>
        <m:r>
          <m:t>2</m:t>
        </m:r>
      </m:oMath>
      <w:ins w:id="24669" w:author="PR Preview" w:date="2026-01-01T00:00:00Z">
        <w:r>
          <w:t xml:space="preserve"> </w:t>
        </w:r>
      </w:ins>
      <w:ins w:id="24670" w:author="PR Preview" w:date="2026-01-01T00:00:00Z">
        <w:r>
          <w:t xml:space="preserve">matrix</w:t>
        </w:r>
      </w:ins>
      <w:ins w:id="24671"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ins w:id="24672" w:author="PR Preview" w:date="2026-01-01T00:00:00Z">
        <w:r>
          <w:t xml:space="preserve"> </w:t>
        </w:r>
      </w:ins>
      <w:ins w:id="24673" w:author="PR Preview" w:date="2026-01-01T00:00:00Z">
        <w:r>
          <w:t xml:space="preserve">from</w:t>
        </w:r>
      </w:ins>
      <w:ins w:id="24674" w:author="PR Preview" w:date="2026-01-01T00:00:00Z">
        <w:r>
          <w:t xml:space="preserve"> </w:t>
        </w:r>
      </w:ins>
      <w:hyperlink w:anchor="exm-rank">
        <w:ins w:id="24675" w:author="PR Preview" w:date="2026-01-01T00:00:00Z">
          <w:r>
            <w:rPr>
              <w:rStyle w:val="Hyperlink"/>
            </w:rPr>
            <w:t xml:space="preserve">Example 36</w:t>
          </w:r>
        </w:ins>
      </w:hyperlink>
      <w:ins w:id="24676" w:author="PR Preview" w:date="2026-01-01T00:00:00Z">
        <w:r>
          <w:t xml:space="preserve">:</w:t>
        </w:r>
      </w:ins>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5"/>
    <w:bookmarkStart w:id="546"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del w:id="24677" w:author="PR Preview" w:date="2026-01-01T00:00:00Z">
        <w:r>
          <w:delText xml:space="preserve">The inverse exists by</w:delText>
        </w:r>
      </w:del>
      <w:del w:id="24678" w:author="PR Preview" w:date="2026-01-01T00:00:00Z">
        <w:r>
          <w:delText xml:space="preserve"> </w:delText>
        </w:r>
      </w:del>
      <w:hyperlink w:anchor="thm-gram-invertible">
        <w:del w:id="24679" w:author="PR Preview" w:date="2026-01-01T00:00:00Z">
          <w:r>
            <w:rPr>
              <w:rStyle w:val="Hyperlink"/>
            </w:rPr>
            <w:delText xml:space="preserve">Theorem 87</w:delText>
          </w:r>
        </w:del>
      </w:hyperlink>
      <w:del w:id="24680" w:author="PR Preview" w:date="2026-01-01T00:00:00Z">
        <w:r>
          <w:delText xml:space="preserve">.</w:delText>
        </w:r>
      </w:del>
    </w:p>
    <w:p>
      <w:pPr>
        <w:pStyle w:val="BodyText"/>
      </w:pPr>
      <w:del w:id="24681" w:author="PR Preview" w:date="2026-01-01T00:00:00Z">
        <w:r>
          <w:rPr>
            <w:b/>
            <w:bCs/>
          </w:rPr>
          <w:delText xml:space="preserve">Example 161 (The hat matrix of an intercept-only model)</w:delText>
        </w:r>
      </w:del>
      <w:del w:id="24682" w:author="PR Preview" w:date="2026-01-01T00:00:00Z">
        <w:r>
          <w:delText xml:space="preserve"> </w:delText>
        </w:r>
      </w:del>
      <w:del w:id="24683" w:author="PR Preview" w:date="2026-01-01T00:00:00Z">
        <w:r>
          <w:delText xml:space="preserve">With</w:delText>
        </w:r>
      </w:del>
      <w:del w:id="24684" w:author="PR Preview" w:date="2026-01-01T00:00:00Z">
        <w:r>
          <w:delText xml:space="preserve"> </w:delText>
        </w:r>
      </w:del>
      <m:oMath>
        <m:r>
          <m:t>n</m:t>
        </m:r>
        <m:r>
          <m:rPr>
            <m:sty m:val="p"/>
          </m:rPr>
          <m:t>=</m:t>
        </m:r>
        <m:r>
          <m:t>2</m:t>
        </m:r>
      </m:oMath>
      <w:del w:id="24685" w:author="PR Preview" w:date="2026-01-01T00:00:00Z">
        <w:r>
          <w:delText xml:space="preserve"> </w:delText>
        </w:r>
      </w:del>
      <w:del w:id="24686" w:author="PR Preview" w:date="2026-01-01T00:00:00Z">
        <w:r>
          <w:delText xml:space="preserve">observations and only an intercept,</w:delText>
        </w:r>
      </w:del>
      <w:del w:id="24687"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del w:id="24688" w:author="PR Preview" w:date="2026-01-01T00:00:00Z">
        <w:r>
          <w:delText xml:space="preserve"> </w:delText>
        </w:r>
      </w:del>
      <w:del w:id="24689" w:author="PR Preview" w:date="2026-01-01T00:00:00Z">
        <w:r>
          <w:delText xml:space="preserve">(</w:delText>
        </w:r>
      </w:del>
      <m:oMath>
        <m:r>
          <m:t>2</m:t>
        </m:r>
        <m:r>
          <m:rPr>
            <m:sty m:val="p"/>
          </m:rPr>
          <m:t>×</m:t>
        </m:r>
        <m:r>
          <m:t>1</m:t>
        </m:r>
      </m:oMath>
      <w:del w:id="24690" w:author="PR Preview" w:date="2026-01-01T00:00:00Z">
        <w:r>
          <w:delText xml:space="preserve">, rank</w:delText>
        </w:r>
      </w:del>
      <w:del w:id="24691" w:author="PR Preview" w:date="2026-01-01T00:00:00Z">
        <w:r>
          <w:delText xml:space="preserve"> </w:delText>
        </w:r>
      </w:del>
      <m:oMath>
        <m:r>
          <m:t>1</m:t>
        </m:r>
      </m:oMath>
      <w:del w:id="24692" w:author="PR Preview" w:date="2026-01-01T00:00:00Z">
        <w:r>
          <w:delText xml:space="preserve">),</w:delText>
        </w:r>
      </w:del>
      <w:del w:id="24693" w:author="PR Preview" w:date="2026-01-01T00:00:00Z">
        <w:r>
          <w:delText xml:space="preserve"> </w:delText>
        </w:r>
      </w:del>
      <w:del w:id="24694" w:author="PR Preview" w:date="2026-01-01T00:00:00Z">
        <w:r>
          <w:delText xml:space="preserve">so</w:delText>
        </w:r>
      </w:del>
      <w:del w:id="24695" w:author="PR Preview" w:date="2026-01-01T00:00:00Z">
        <w:r>
          <w:delText xml:space="preserve"> </w:delText>
        </w:r>
      </w:del>
      <m:oMath>
        <m:sSup>
          <m:e>
            <m:r>
              <m:rPr>
                <m:sty m:val="bi"/>
              </m:rPr>
              <m:t>X</m:t>
            </m:r>
          </m:e>
          <m:sup>
            <m:r>
              <m:rPr>
                <m:sty m:val="p"/>
              </m:rPr>
              <m:t>⊤</m:t>
            </m:r>
          </m:sup>
        </m:sSup>
        <m:r>
          <m:rPr>
            <m:sty m:val="bi"/>
          </m:rPr>
          <m:t>X</m:t>
        </m:r>
        <m:r>
          <m:rPr>
            <m:sty m:val="p"/>
          </m:rPr>
          <m:t>=</m:t>
        </m:r>
        <m:r>
          <m:t>2</m:t>
        </m:r>
      </m:oMath>
      <w:del w:id="24696" w:author="PR Preview" w:date="2026-01-01T00:00:00Z">
        <w:r>
          <w:delText xml:space="preserve"> </w:delText>
        </w:r>
      </w:del>
      <w:del w:id="24697" w:author="PR Preview" w:date="2026-01-01T00:00:00Z">
        <w:r>
          <w:delText xml:space="preserve">and</w:delText>
        </w:r>
      </w:del>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del w:id="24698" w:author="PR Preview" w:date="2026-01-01T00:00:00Z">
        <w:r>
          <w:delText xml:space="preserve">Then</w:delText>
        </w:r>
      </w:del>
      <w:del w:id="24699" w:author="PR Preview" w:date="2026-01-01T00:00:00Z">
        <w:r>
          <w:delText xml:space="preserve"> </w:delText>
        </w:r>
      </w:del>
      <m:oMath>
        <m:r>
          <m:rPr>
            <m:sty m:val="bi"/>
          </m:rPr>
          <m:t>H</m:t>
        </m:r>
        <m:limLow>
          <m:e>
            <m:r>
              <m:t>y</m:t>
            </m:r>
          </m:e>
          <m:lim>
            <m:r>
              <m:rPr>
                <m:sty m:val="p"/>
              </m:rPr>
              <m:t>∼</m:t>
            </m:r>
          </m:lim>
        </m:limLow>
        <m:r>
          <m:rPr>
            <m:sty m:val="p"/>
          </m:rPr>
          <m:t>=</m:t>
        </m:r>
        <m:r>
          <m:rPr>
            <m:sty m:val="p"/>
          </m:rPr>
          <m:t>(</m:t>
        </m:r>
        <m:acc>
          <m:accPr>
            <m:chr m:val="‾"/>
          </m:accPr>
          <m:e>
            <m:r>
              <m:t>y</m:t>
            </m:r>
          </m:e>
        </m:acc>
        <m:r>
          <m:rPr>
            <m:sty m:val="p"/>
          </m:rPr>
          <m:t>,</m:t>
        </m:r>
        <m:acc>
          <m:accPr>
            <m:chr m:val="‾"/>
          </m:accPr>
          <m:e>
            <m:r>
              <m:t>y</m:t>
            </m:r>
          </m:e>
        </m:acc>
        <m:r>
          <m:rPr>
            <m:sty m:val="p"/>
          </m:rPr>
          <m:t>)</m:t>
        </m:r>
      </m:oMath>
      <w:del w:id="24700" w:author="PR Preview" w:date="2026-01-01T00:00:00Z">
        <w:r>
          <w:delText xml:space="preserve">, where</w:delText>
        </w:r>
      </w:del>
      <w:del w:id="24701" w:author="PR Preview" w:date="2026-01-01T00:00:00Z">
        <w:r>
          <w:delText xml:space="preserve"> </w:delText>
        </w:r>
      </w:del>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del w:id="24702" w:author="PR Preview" w:date="2026-01-01T00:00:00Z">
        <w:r>
          <w:delText xml:space="preserve">:</w:delText>
        </w:r>
      </w:del>
      <w:del w:id="24703" w:author="PR Preview" w:date="2026-01-01T00:00:00Z">
        <w:r>
          <w:delText xml:space="preserve"> </w:delText>
        </w:r>
      </w:del>
      <w:del w:id="24704" w:author="PR Preview" w:date="2026-01-01T00:00:00Z">
        <w:r>
          <w:delText xml:space="preserve">the fitted values of an intercept-only model are the</w:delText>
        </w:r>
      </w:del>
      <w:del w:id="24705" w:author="PR Preview" w:date="2026-01-01T00:00:00Z">
        <w:r>
          <w:delText xml:space="preserve"> </w:delText>
        </w:r>
      </w:del>
      <w:hyperlink w:anchor="def-mean">
        <w:del w:id="24706" w:author="PR Preview" w:date="2026-01-01T00:00:00Z">
          <w:r>
            <w:rPr>
              <w:rStyle w:val="Hyperlink"/>
            </w:rPr>
            <w:delText xml:space="preserve">sample mean</w:delText>
          </w:r>
        </w:del>
      </w:hyperlink>
      <w:del w:id="24707" w:author="PR Preview" w:date="2026-01-01T00:00:00Z">
        <w:r>
          <w:delText xml:space="preserve">.</w:delText>
        </w:r>
      </w:del>
    </w:p>
    <w:p>
      <w:pPr>
        <w:pStyle w:val="BodyText"/>
      </w:pPr>
      <w:del w:id="24708" w:author="PR Preview" w:date="2026-01-01T00:00:00Z">
        <w:r>
          <w:rPr>
            <w:b/>
            <w:bCs/>
          </w:rPr>
          <w:delText xml:space="preserve">Theorem 88 (Hat matrix is a projection matrix)</w:delText>
        </w:r>
      </w:del>
      <w:del w:id="24709" w:author="PR Preview" w:date="2026-01-01T00:00:00Z">
        <w:r>
          <w:delText xml:space="preserve"> </w:delText>
        </w:r>
      </w:del>
      <w:del w:id="24710" w:author="PR Preview" w:date="2026-01-01T00:00:00Z">
        <w:r>
          <w:delText xml:space="preserve">If</w:delText>
        </w:r>
      </w:del>
      <w:del w:id="24711" w:author="PR Preview" w:date="2026-01-01T00:00:00Z">
        <w:r>
          <w:delText xml:space="preserve"> </w:delText>
        </w:r>
      </w:del>
      <m:oMath>
        <m:r>
          <m:rPr>
            <m:sty m:val="bi"/>
          </m:rPr>
          <m:t>X</m:t>
        </m:r>
      </m:oMath>
      <w:del w:id="24712" w:author="PR Preview" w:date="2026-01-01T00:00:00Z">
        <w:r>
          <w:delText xml:space="preserve"> </w:delText>
        </w:r>
      </w:del>
      <w:del w:id="24713" w:author="PR Preview" w:date="2026-01-01T00:00:00Z">
        <w:r>
          <w:delText xml:space="preserve">is an</w:delText>
        </w:r>
      </w:del>
      <w:del w:id="24714" w:author="PR Preview" w:date="2026-01-01T00:00:00Z">
        <w:r>
          <w:delText xml:space="preserve"> </w:delText>
        </w:r>
      </w:del>
      <m:oMath>
        <m:r>
          <m:t>n</m:t>
        </m:r>
        <m:r>
          <m:rPr>
            <m:sty m:val="p"/>
          </m:rPr>
          <m:t>×</m:t>
        </m:r>
        <m:r>
          <m:t>p</m:t>
        </m:r>
      </m:oMath>
      <w:del w:id="24715" w:author="PR Preview" w:date="2026-01-01T00:00:00Z">
        <w:r>
          <w:delText xml:space="preserve"> </w:delText>
        </w:r>
      </w:del>
      <w:del w:id="24716" w:author="PR Preview" w:date="2026-01-01T00:00:00Z">
        <w:r>
          <w:delText xml:space="preserve">design matrix with</w:delText>
        </w:r>
      </w:del>
      <w:del w:id="24717"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24718" w:author="PR Preview" w:date="2026-01-01T00:00:00Z">
        <w:r>
          <w:delText xml:space="preserve">,</w:delText>
        </w:r>
      </w:del>
      <w:del w:id="24719" w:author="PR Preview" w:date="2026-01-01T00:00:00Z">
        <w:r>
          <w:delText xml:space="preserve"> </w:delText>
        </w:r>
      </w:del>
      <w:del w:id="24720" w:author="PR Preview" w:date="2026-01-01T00:00:00Z">
        <w:r>
          <w:delText xml:space="preserve">then the hat matrix</w:delText>
        </w:r>
      </w:del>
      <w:del w:id="24721" w:author="PR Preview" w:date="2026-01-01T00:00:00Z">
        <w:r>
          <w:delText xml:space="preserve"> </w:delText>
        </w:r>
      </w:del>
      <m:oMath>
        <m:r>
          <m:rPr>
            <m:sty m:val="bi"/>
          </m:rPr>
          <m:t>H</m:t>
        </m:r>
      </m:oMath>
      <w:del w:id="24722" w:author="PR Preview" w:date="2026-01-01T00:00:00Z">
        <w:r>
          <w:delText xml:space="preserve"> </w:delText>
        </w:r>
      </w:del>
      <w:del w:id="24723" w:author="PR Preview" w:date="2026-01-01T00:00:00Z">
        <w:r>
          <w:delText xml:space="preserve">(</w:delText>
        </w:r>
      </w:del>
      <w:hyperlink w:anchor="def-hat-matrix">
        <w:del w:id="24724" w:author="PR Preview" w:date="2026-01-01T00:00:00Z">
          <w:r>
            <w:rPr>
              <w:rStyle w:val="Hyperlink"/>
            </w:rPr>
            <w:delText xml:space="preserve">Definition 107</w:delText>
          </w:r>
        </w:del>
      </w:hyperlink>
      <w:del w:id="24725" w:author="PR Preview" w:date="2026-01-01T00:00:00Z">
        <w:r>
          <w:delText xml:space="preserve">)</w:delText>
        </w:r>
      </w:del>
      <w:del w:id="24726" w:author="PR Preview" w:date="2026-01-01T00:00:00Z">
        <w:r>
          <w:delText xml:space="preserve"> </w:delText>
        </w:r>
      </w:del>
      <w:del w:id="24727" w:author="PR Preview" w:date="2026-01-01T00:00:00Z">
        <w:r>
          <w:delText xml:space="preserve">is an orthogonal projection matrix (</w:delText>
        </w:r>
      </w:del>
      <w:hyperlink w:anchor="def-projection-matrix">
        <w:del w:id="24728" w:author="PR Preview" w:date="2026-01-01T00:00:00Z">
          <w:r>
            <w:rPr>
              <w:rStyle w:val="Hyperlink"/>
            </w:rPr>
            <w:delText xml:space="preserve">Definition 87</w:delText>
          </w:r>
        </w:del>
      </w:hyperlink>
      <w:del w:id="24729" w:author="PR Preview" w:date="2026-01-01T00:00:00Z">
        <w:r>
          <w:delText xml:space="preserve">).</w:delText>
        </w:r>
      </w:del>
    </w:p>
    <w:p>
      <w:pPr>
        <w:pStyle w:val="FirstParagraph"/>
      </w:pPr>
      <w:ins w:id="24730" w:author="PR Preview" w:date="2026-01-01T00:00:00Z">
        <w:r>
          <w:t xml:space="preserve">The inverse exists by</w:t>
        </w:r>
      </w:ins>
      <w:ins w:id="24731" w:author="PR Preview" w:date="2026-01-01T00:00:00Z">
        <w:r>
          <w:t xml:space="preserve"> </w:t>
        </w:r>
      </w:ins>
      <w:hyperlink w:anchor="thm-gram-invertible">
        <w:ins w:id="24732" w:author="PR Preview" w:date="2026-01-01T00:00:00Z">
          <w:r>
            <w:rPr>
              <w:rStyle w:val="Hyperlink"/>
            </w:rPr>
            <w:t xml:space="preserve">Theorem 88</w:t>
          </w:r>
        </w:ins>
      </w:hyperlink>
      <w:ins w:id="24733" w:author="PR Preview" w:date="2026-01-01T00:00:00Z">
        <w:r>
          <w:t xml:space="preserve">.</w:t>
        </w:r>
      </w:ins>
    </w:p>
    <w:bookmarkEnd w:id="546"/>
    <w:bookmarkStart w:id="547" w:name="exm-hat-matrix"/>
    <w:p>
      <w:pPr>
        <w:pStyle w:val="BodyText"/>
      </w:pPr>
      <w:ins w:id="24734" w:author="PR Preview" w:date="2026-01-01T00:00:00Z">
        <w:r>
          <w:rPr>
            <w:b/>
            <w:bCs/>
          </w:rPr>
          <w:t xml:space="preserve">Example 163 (The hat matrix of an intercept-only model)</w:t>
        </w:r>
      </w:ins>
      <w:ins w:id="24735" w:author="PR Preview" w:date="2026-01-01T00:00:00Z">
        <w:r>
          <w:t xml:space="preserve"> </w:t>
        </w:r>
      </w:ins>
      <w:ins w:id="24736" w:author="PR Preview" w:date="2026-01-01T00:00:00Z">
        <w:r>
          <w:t xml:space="preserve">With</w:t>
        </w:r>
      </w:ins>
      <w:ins w:id="24737" w:author="PR Preview" w:date="2026-01-01T00:00:00Z">
        <w:r>
          <w:t xml:space="preserve"> </w:t>
        </w:r>
      </w:ins>
      <m:oMath>
        <m:r>
          <m:t>n</m:t>
        </m:r>
        <m:r>
          <m:rPr>
            <m:sty m:val="p"/>
          </m:rPr>
          <m:t>=</m:t>
        </m:r>
        <m:r>
          <m:t>2</m:t>
        </m:r>
      </m:oMath>
      <w:ins w:id="24738" w:author="PR Preview" w:date="2026-01-01T00:00:00Z">
        <w:r>
          <w:t xml:space="preserve"> </w:t>
        </w:r>
      </w:ins>
      <w:ins w:id="24739" w:author="PR Preview" w:date="2026-01-01T00:00:00Z">
        <w:r>
          <w:t xml:space="preserve">observations and only an intercept,</w:t>
        </w:r>
      </w:ins>
      <w:ins w:id="24740"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ins w:id="24741" w:author="PR Preview" w:date="2026-01-01T00:00:00Z">
        <w:r>
          <w:t xml:space="preserve"> </w:t>
        </w:r>
      </w:ins>
      <w:ins w:id="24742" w:author="PR Preview" w:date="2026-01-01T00:00:00Z">
        <w:r>
          <w:t xml:space="preserve">(</w:t>
        </w:r>
      </w:ins>
      <m:oMath>
        <m:r>
          <m:t>2</m:t>
        </m:r>
        <m:r>
          <m:rPr>
            <m:sty m:val="p"/>
          </m:rPr>
          <m:t>×</m:t>
        </m:r>
        <m:r>
          <m:t>1</m:t>
        </m:r>
      </m:oMath>
      <w:ins w:id="24743" w:author="PR Preview" w:date="2026-01-01T00:00:00Z">
        <w:r>
          <w:t xml:space="preserve">, rank</w:t>
        </w:r>
      </w:ins>
      <w:ins w:id="24744" w:author="PR Preview" w:date="2026-01-01T00:00:00Z">
        <w:r>
          <w:t xml:space="preserve"> </w:t>
        </w:r>
      </w:ins>
      <m:oMath>
        <m:r>
          <m:t>1</m:t>
        </m:r>
      </m:oMath>
      <w:ins w:id="24745" w:author="PR Preview" w:date="2026-01-01T00:00:00Z">
        <w:r>
          <w:t xml:space="preserve">),</w:t>
        </w:r>
      </w:ins>
      <w:ins w:id="24746" w:author="PR Preview" w:date="2026-01-01T00:00:00Z">
        <w:r>
          <w:t xml:space="preserve"> </w:t>
        </w:r>
      </w:ins>
      <w:ins w:id="24747" w:author="PR Preview" w:date="2026-01-01T00:00:00Z">
        <w:r>
          <w:t xml:space="preserve">so</w:t>
        </w:r>
      </w:ins>
      <w:ins w:id="24748" w:author="PR Preview" w:date="2026-01-01T00:00:00Z">
        <w:r>
          <w:t xml:space="preserve"> </w:t>
        </w:r>
      </w:ins>
      <m:oMath>
        <m:sSup>
          <m:e>
            <m:r>
              <m:rPr>
                <m:sty m:val="bi"/>
              </m:rPr>
              <m:t>X</m:t>
            </m:r>
          </m:e>
          <m:sup>
            <m:r>
              <m:rPr>
                <m:sty m:val="p"/>
              </m:rPr>
              <m:t>⊤</m:t>
            </m:r>
          </m:sup>
        </m:sSup>
        <m:r>
          <m:rPr>
            <m:sty m:val="bi"/>
          </m:rPr>
          <m:t>X</m:t>
        </m:r>
        <m:r>
          <m:rPr>
            <m:sty m:val="p"/>
          </m:rPr>
          <m:t>=</m:t>
        </m:r>
        <m:r>
          <m:t>2</m:t>
        </m:r>
      </m:oMath>
      <w:ins w:id="24749" w:author="PR Preview" w:date="2026-01-01T00:00:00Z">
        <w:r>
          <w:t xml:space="preserve"> </w:t>
        </w:r>
      </w:ins>
      <w:ins w:id="24750" w:author="PR Preview" w:date="2026-01-01T00:00:00Z">
        <w:r>
          <w:t xml:space="preserve">and</w:t>
        </w:r>
      </w:ins>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ins w:id="24751" w:author="PR Preview" w:date="2026-01-01T00:00:00Z">
        <w:r>
          <w:t xml:space="preserve">Then</w:t>
        </w:r>
      </w:ins>
      <w:ins w:id="24752" w:author="PR Preview" w:date="2026-01-01T00:00:00Z">
        <w:r>
          <w:t xml:space="preserve"> </w:t>
        </w:r>
      </w:ins>
      <w:ins w:id="24753" w:author="PR Preview" w:date="2026-01-01T00:00:00Z">
        <w:r>
          <w:t xml:space="preserve">$\mathbf{H}\mathord{\smash[b]{\underset{\raise.3ex\hbox{$\scriptstyle\sim$}}{y}}\vphantom{y}}= (\bar{y}, \bar{y})$</w:t>
        </w:r>
      </w:ins>
      <w:ins w:id="24754" w:author="PR Preview" w:date="2026-01-01T00:00:00Z">
        <w:r>
          <w:t xml:space="preserve">, where</w:t>
        </w:r>
      </w:ins>
      <w:ins w:id="24755" w:author="PR Preview" w:date="2026-01-01T00:00:00Z">
        <w:r>
          <w:t xml:space="preserve"> </w:t>
        </w:r>
      </w:ins>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ins w:id="24756" w:author="PR Preview" w:date="2026-01-01T00:00:00Z">
        <w:r>
          <w:t xml:space="preserve">:</w:t>
        </w:r>
      </w:ins>
      <w:ins w:id="24757" w:author="PR Preview" w:date="2026-01-01T00:00:00Z">
        <w:r>
          <w:t xml:space="preserve"> </w:t>
        </w:r>
      </w:ins>
      <w:ins w:id="24758" w:author="PR Preview" w:date="2026-01-01T00:00:00Z">
        <w:r>
          <w:t xml:space="preserve">the fitted values of an intercept-only model are the</w:t>
        </w:r>
      </w:ins>
      <w:ins w:id="24759" w:author="PR Preview" w:date="2026-01-01T00:00:00Z">
        <w:r>
          <w:t xml:space="preserve"> </w:t>
        </w:r>
      </w:ins>
      <w:hyperlink w:anchor="def-mean">
        <w:ins w:id="24760" w:author="PR Preview" w:date="2026-01-01T00:00:00Z">
          <w:r>
            <w:rPr>
              <w:rStyle w:val="Hyperlink"/>
            </w:rPr>
            <w:t xml:space="preserve">sample mean</w:t>
          </w:r>
        </w:ins>
      </w:hyperlink>
      <w:ins w:id="24761" w:author="PR Preview" w:date="2026-01-01T00:00:00Z">
        <w:r>
          <w:t xml:space="preserve">.</w:t>
        </w:r>
      </w:ins>
    </w:p>
    <w:bookmarkEnd w:id="547"/>
    <w:bookmarkStart w:id="548" w:name="thm-hat-matrix"/>
    <w:p>
      <w:pPr>
        <w:pStyle w:val="BodyText"/>
      </w:pPr>
      <w:ins w:id="24762" w:author="PR Preview" w:date="2026-01-01T00:00:00Z">
        <w:r>
          <w:rPr>
            <w:b/>
            <w:bCs/>
          </w:rPr>
          <w:t xml:space="preserve">Theorem 89 (Hat matrix is a projection matrix)</w:t>
        </w:r>
      </w:ins>
      <w:ins w:id="24763" w:author="PR Preview" w:date="2026-01-01T00:00:00Z">
        <w:r>
          <w:t xml:space="preserve"> </w:t>
        </w:r>
      </w:ins>
      <w:ins w:id="24764" w:author="PR Preview" w:date="2026-01-01T00:00:00Z">
        <w:r>
          <w:t xml:space="preserve">If</w:t>
        </w:r>
      </w:ins>
      <w:ins w:id="24765" w:author="PR Preview" w:date="2026-01-01T00:00:00Z">
        <w:r>
          <w:t xml:space="preserve"> </w:t>
        </w:r>
      </w:ins>
      <m:oMath>
        <m:r>
          <m:rPr>
            <m:sty m:val="bi"/>
          </m:rPr>
          <m:t>X</m:t>
        </m:r>
      </m:oMath>
      <w:ins w:id="24766" w:author="PR Preview" w:date="2026-01-01T00:00:00Z">
        <w:r>
          <w:t xml:space="preserve"> </w:t>
        </w:r>
      </w:ins>
      <w:ins w:id="24767" w:author="PR Preview" w:date="2026-01-01T00:00:00Z">
        <w:r>
          <w:t xml:space="preserve">is an</w:t>
        </w:r>
      </w:ins>
      <w:ins w:id="24768" w:author="PR Preview" w:date="2026-01-01T00:00:00Z">
        <w:r>
          <w:t xml:space="preserve"> </w:t>
        </w:r>
      </w:ins>
      <m:oMath>
        <m:r>
          <m:t>n</m:t>
        </m:r>
        <m:r>
          <m:rPr>
            <m:sty m:val="p"/>
          </m:rPr>
          <m:t>×</m:t>
        </m:r>
        <m:r>
          <m:t>p</m:t>
        </m:r>
      </m:oMath>
      <w:ins w:id="24769" w:author="PR Preview" w:date="2026-01-01T00:00:00Z">
        <w:r>
          <w:t xml:space="preserve"> </w:t>
        </w:r>
      </w:ins>
      <w:ins w:id="24770" w:author="PR Preview" w:date="2026-01-01T00:00:00Z">
        <w:r>
          <w:t xml:space="preserve">design matrix with</w:t>
        </w:r>
      </w:ins>
      <w:ins w:id="24771" w:author="PR Preview" w:date="2026-01-01T00:00:00Z">
        <w:r>
          <w:t xml:space="preserve"> </w:t>
        </w:r>
      </w:ins>
      <m:oMath>
        <m:r>
          <m:rPr>
            <m:sty m:val="p"/>
          </m:rPr>
          <m:t>rank</m:t>
        </m:r>
        <m:r>
          <m:rPr>
            <m:sty m:val="p"/>
          </m:rPr>
          <m:t>(</m:t>
        </m:r>
        <m:r>
          <m:rPr>
            <m:sty m:val="bi"/>
          </m:rPr>
          <m:t>X</m:t>
        </m:r>
        <m:r>
          <m:rPr>
            <m:sty m:val="p"/>
          </m:rPr>
          <m:t>)</m:t>
        </m:r>
        <m:r>
          <m:rPr>
            <m:sty m:val="p"/>
          </m:rPr>
          <m:t>=</m:t>
        </m:r>
        <m:r>
          <m:t>p</m:t>
        </m:r>
      </m:oMath>
      <w:ins w:id="24772" w:author="PR Preview" w:date="2026-01-01T00:00:00Z">
        <w:r>
          <w:t xml:space="preserve">,</w:t>
        </w:r>
      </w:ins>
      <w:ins w:id="24773" w:author="PR Preview" w:date="2026-01-01T00:00:00Z">
        <w:r>
          <w:t xml:space="preserve"> </w:t>
        </w:r>
      </w:ins>
      <w:ins w:id="24774" w:author="PR Preview" w:date="2026-01-01T00:00:00Z">
        <w:r>
          <w:t xml:space="preserve">then the hat matrix</w:t>
        </w:r>
      </w:ins>
      <w:ins w:id="24775" w:author="PR Preview" w:date="2026-01-01T00:00:00Z">
        <w:r>
          <w:t xml:space="preserve"> </w:t>
        </w:r>
      </w:ins>
      <m:oMath>
        <m:r>
          <m:rPr>
            <m:sty m:val="bi"/>
          </m:rPr>
          <m:t>H</m:t>
        </m:r>
      </m:oMath>
      <w:ins w:id="24776" w:author="PR Preview" w:date="2026-01-01T00:00:00Z">
        <w:r>
          <w:t xml:space="preserve"> </w:t>
        </w:r>
      </w:ins>
      <w:ins w:id="24777" w:author="PR Preview" w:date="2026-01-01T00:00:00Z">
        <w:r>
          <w:t xml:space="preserve">(</w:t>
        </w:r>
      </w:ins>
      <w:hyperlink w:anchor="def-hat-matrix">
        <w:ins w:id="24778" w:author="PR Preview" w:date="2026-01-01T00:00:00Z">
          <w:r>
            <w:rPr>
              <w:rStyle w:val="Hyperlink"/>
            </w:rPr>
            <w:t xml:space="preserve">Definition 107</w:t>
          </w:r>
        </w:ins>
      </w:hyperlink>
      <w:ins w:id="24779" w:author="PR Preview" w:date="2026-01-01T00:00:00Z">
        <w:r>
          <w:t xml:space="preserve">)</w:t>
        </w:r>
      </w:ins>
      <w:ins w:id="24780" w:author="PR Preview" w:date="2026-01-01T00:00:00Z">
        <w:r>
          <w:t xml:space="preserve"> </w:t>
        </w:r>
      </w:ins>
      <w:ins w:id="24781" w:author="PR Preview" w:date="2026-01-01T00:00:00Z">
        <w:r>
          <w:t xml:space="preserve">is an orthogonal projection matrix (</w:t>
        </w:r>
      </w:ins>
      <w:hyperlink w:anchor="def-projection-matrix">
        <w:ins w:id="24782" w:author="PR Preview" w:date="2026-01-01T00:00:00Z">
          <w:r>
            <w:rPr>
              <w:rStyle w:val="Hyperlink"/>
            </w:rPr>
            <w:t xml:space="preserve">Definition 87</w:t>
          </w:r>
        </w:ins>
      </w:hyperlink>
      <w:ins w:id="24783" w:author="PR Preview" w:date="2026-01-01T00:00:00Z">
        <w:r>
          <w:t xml:space="preserve">).</w:t>
        </w:r>
      </w:ins>
    </w:p>
    <w:bookmarkEnd w:id="548"/>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9" w:name="exm-hat-matrix-projection"/>
    <w:p>
      <w:pPr>
        <w:pStyle w:val="FirstParagraph"/>
      </w:pPr>
      <w:del w:id="24784" w:author="PR Preview" w:date="2026-01-01T00:00:00Z">
        <w:r>
          <w:rPr>
            <w:b/>
            <w:bCs/>
          </w:rPr>
          <w:delText xml:space="preserve">Example 162 (The intercept-only hat matrix is a projection)</w:delText>
        </w:r>
      </w:del>
      <w:del w:id="24785" w:author="PR Preview" w:date="2026-01-01T00:00:00Z">
        <w:r>
          <w:delText xml:space="preserve"> </w:delText>
        </w:r>
      </w:del>
      <w:del w:id="24786" w:author="PR Preview" w:date="2026-01-01T00:00:00Z">
        <w:r>
          <w:delText xml:space="preserve">For</w:delText>
        </w:r>
      </w:del>
      <w:del w:id="24787" w:author="PR Preview" w:date="2026-01-01T00:00:00Z">
        <w:r>
          <w:delText xml:space="preserve"> </w:delText>
        </w:r>
      </w:del>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del w:id="24788" w:author="PR Preview" w:date="2026-01-01T00:00:00Z">
        <w:r>
          <w:delText xml:space="preserve"> </w:delText>
        </w:r>
      </w:del>
      <w:del w:id="24789" w:author="PR Preview" w:date="2026-01-01T00:00:00Z">
        <w:r>
          <w:delText xml:space="preserve">from</w:delText>
        </w:r>
      </w:del>
      <w:del w:id="24790" w:author="PR Preview" w:date="2026-01-01T00:00:00Z">
        <w:r>
          <w:delText xml:space="preserve"> </w:delText>
        </w:r>
      </w:del>
      <w:hyperlink w:anchor="exm-hat-matrix">
        <w:del w:id="24791" w:author="PR Preview" w:date="2026-01-01T00:00:00Z">
          <w:r>
            <w:rPr>
              <w:rStyle w:val="Hyperlink"/>
            </w:rPr>
            <w:delText xml:space="preserve">Example 161</w:delText>
          </w:r>
        </w:del>
      </w:hyperlink>
      <w:del w:id="24792" w:author="PR Preview" w:date="2026-01-01T00:00:00Z">
        <w:r>
          <w:delText xml:space="preserve">,</w:delText>
        </w:r>
      </w:del>
      <w:del w:id="24793" w:author="PR Preview" w:date="2026-01-01T00:00:00Z">
        <w:r>
          <w:delText xml:space="preserve"> </w:delText>
        </w:r>
      </w:del>
      <m:oMath>
        <m:sSup>
          <m:e>
            <m:r>
              <m:rPr>
                <m:sty m:val="bi"/>
              </m:rPr>
              <m:t>H</m:t>
            </m:r>
          </m:e>
          <m:sup>
            <m:r>
              <m:rPr>
                <m:sty m:val="p"/>
              </m:rPr>
              <m:t>⊤</m:t>
            </m:r>
          </m:sup>
        </m:sSup>
        <m:r>
          <m:rPr>
            <m:sty m:val="p"/>
          </m:rPr>
          <m:t>=</m:t>
        </m:r>
        <m:r>
          <m:rPr>
            <m:sty m:val="bi"/>
          </m:rPr>
          <m:t>H</m:t>
        </m:r>
      </m:oMath>
      <w:del w:id="24794" w:author="PR Preview" w:date="2026-01-01T00:00:00Z">
        <w:r>
          <w:delText xml:space="preserve">, and</w:delText>
        </w:r>
      </w:del>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del w:id="24795" w:author="PR Preview" w:date="2026-01-01T00:00:00Z">
        <w:r>
          <w:delText xml:space="preserve">as</w:delText>
        </w:r>
      </w:del>
      <w:del w:id="24796" w:author="PR Preview" w:date="2026-01-01T00:00:00Z">
        <w:r>
          <w:delText xml:space="preserve"> </w:delText>
        </w:r>
      </w:del>
      <w:hyperlink w:anchor="thm-hat-matrix">
        <w:del w:id="24797" w:author="PR Preview" w:date="2026-01-01T00:00:00Z">
          <w:r>
            <w:rPr>
              <w:rStyle w:val="Hyperlink"/>
            </w:rPr>
            <w:delText xml:space="preserve">Theorem 88</w:delText>
          </w:r>
        </w:del>
      </w:hyperlink>
      <w:del w:id="24798" w:author="PR Preview" w:date="2026-01-01T00:00:00Z">
        <w:r>
          <w:delText xml:space="preserve"> </w:delText>
        </w:r>
      </w:del>
      <w:del w:id="24799" w:author="PR Preview" w:date="2026-01-01T00:00:00Z">
        <w:r>
          <w:delText xml:space="preserve">says.</w:delText>
        </w:r>
      </w:del>
    </w:p>
    <w:p>
      <w:pPr>
        <w:pStyle w:val="BodyText"/>
      </w:pPr>
      <w:del w:id="24800" w:author="PR Preview" w:date="2026-01-01T00:00:00Z">
        <w:r>
          <w:rPr>
            <w:i/>
            <w:iCs/>
          </w:rPr>
          <w:delText xml:space="preserve">Remark 48</w:delText>
        </w:r>
      </w:del>
      <w:del w:id="24801" w:author="PR Preview" w:date="2026-01-01T00:00:00Z">
        <w:r>
          <w:delText xml:space="preserve"> (Why it is called the hat matrix). </w:delText>
        </w:r>
      </w:del>
      <w:del w:id="24802" w:author="PR Preview" w:date="2026-01-01T00:00:00Z">
        <w:r>
          <w:delText xml:space="preserve">The hat matrix gives the fitted values of the least squares solution</w:delText>
        </w:r>
      </w:del>
      <w:del w:id="24803" w:author="PR Preview" w:date="2026-01-01T00:00:00Z">
        <w:r>
          <w:delText xml:space="preserve"> </w:delText>
        </w:r>
      </w:del>
      <w:del w:id="24804" w:author="PR Preview" w:date="2026-01-01T00:00:00Z">
        <w:r>
          <w:delText xml:space="preserve">(</w:delText>
        </w:r>
      </w:del>
      <w:hyperlink w:anchor="def-least-squares">
        <w:del w:id="24805" w:author="PR Preview" w:date="2026-01-01T00:00:00Z">
          <w:r>
            <w:rPr>
              <w:rStyle w:val="Hyperlink"/>
            </w:rPr>
            <w:delText xml:space="preserve">Definition 115</w:delText>
          </w:r>
        </w:del>
      </w:hyperlink>
      <w:del w:id="24806" w:author="PR Preview" w:date="2026-01-01T00:00:00Z">
        <w:r>
          <w:delText xml:space="preserve">, defined later in this chapter):</w:delText>
        </w:r>
      </w:del>
    </w:p>
    <w:p>
      <w:pPr>
        <w:pStyle w:val="BodyText"/>
      </w:pPr>
      <m:oMathPara>
        <m:oMathParaPr>
          <m:jc m:val="center"/>
        </m:oMathParaPr>
        <m:oMath>
          <m:eqArr>
            <m:e>
              <m:acc>
                <m:accPr>
                  <m:chr m:val="̂"/>
                </m:accPr>
                <m:e>
                  <m:limLow>
                    <m:e>
                      <m:r>
                        <m:t>y</m:t>
                      </m:r>
                    </m:e>
                    <m:lim>
                      <m:r>
                        <m:rPr>
                          <m:sty m:val="p"/>
                        </m:rPr>
                        <m:t>∼</m:t>
                      </m:r>
                    </m:lim>
                  </m:limLow>
                </m:e>
              </m:acc>
              <m:r>
                <m:t>&amp;</m:t>
              </m:r>
              <m:r>
                <m:rPr>
                  <m:sty m:val="p"/>
                </m:rPr>
                <m:t>=</m:t>
              </m:r>
              <m:r>
                <m:rPr>
                  <m:sty m:val="bi"/>
                </m:rPr>
                <m:t>X</m:t>
              </m:r>
              <m:acc>
                <m:accPr>
                  <m:chr m:val="̂"/>
                </m:accPr>
                <m:e>
                  <m:limLow>
                    <m:e>
                      <m:r>
                        <m:t>β</m:t>
                      </m:r>
                    </m:e>
                    <m:lim>
                      <m:r>
                        <m:rPr>
                          <m:sty m:val="p"/>
                        </m:rPr>
                        <m:t>∼</m:t>
                      </m:r>
                    </m:lim>
                  </m:limLow>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y</m:t>
                  </m:r>
                </m:e>
                <m:lim>
                  <m:r>
                    <m:rPr>
                      <m:sty m:val="p"/>
                    </m:rPr>
                    <m:t>∼</m:t>
                  </m:r>
                </m:lim>
              </m:limLow>
            </m:e>
            <m:e>
              <m:r>
                <m:t>&amp;</m:t>
              </m:r>
              <m:r>
                <m:rPr>
                  <m:sty m:val="p"/>
                </m:rPr>
                <m:t>=</m:t>
              </m:r>
              <m:r>
                <m:rPr>
                  <m:sty m:val="bi"/>
                </m:rPr>
                <m:t>H</m:t>
              </m:r>
              <m:limLow>
                <m:e>
                  <m:r>
                    <m:t>y</m:t>
                  </m:r>
                </m:e>
                <m:lim>
                  <m:r>
                    <m:rPr>
                      <m:sty m:val="p"/>
                    </m:rPr>
                    <m:t>∼</m:t>
                  </m:r>
                </m:lim>
              </m:limLow>
              <m:r>
                <m:rPr>
                  <m:sty m:val="p"/>
                </m:rPr>
                <m:t>.</m:t>
              </m:r>
            </m:e>
          </m:eqArr>
        </m:oMath>
      </m:oMathPara>
    </w:p>
    <w:p>
      <w:pPr>
        <w:pStyle w:val="FirstParagraph"/>
      </w:pPr>
      <w:del w:id="24807" w:author="PR Preview" w:date="2026-01-01T00:00:00Z">
        <w:r>
          <w:delText xml:space="preserve">Multiplying by</w:delText>
        </w:r>
      </w:del>
      <w:del w:id="24808" w:author="PR Preview" w:date="2026-01-01T00:00:00Z">
        <w:r>
          <w:delText xml:space="preserve"> </w:delText>
        </w:r>
      </w:del>
      <m:oMath>
        <m:r>
          <m:rPr>
            <m:sty m:val="bi"/>
          </m:rPr>
          <m:t>H</m:t>
        </m:r>
      </m:oMath>
      <w:del w:id="24809" w:author="PR Preview" w:date="2026-01-01T00:00:00Z">
        <w:r>
          <w:delText xml:space="preserve"> </w:delText>
        </w:r>
      </w:del>
      <w:del w:id="24810" w:author="PR Preview" w:date="2026-01-01T00:00:00Z">
        <w:r>
          <w:delText xml:space="preserve">“puts a hat”</w:delText>
        </w:r>
      </w:del>
      <w:del w:id="24811" w:author="PR Preview" w:date="2026-01-01T00:00:00Z">
        <w:r>
          <w:delText xml:space="preserve"> </w:delText>
        </w:r>
      </w:del>
      <w:del w:id="24812" w:author="PR Preview" w:date="2026-01-01T00:00:00Z">
        <w:r>
          <w:delText xml:space="preserve">on</w:delText>
        </w:r>
      </w:del>
      <w:del w:id="24813" w:author="PR Preview" w:date="2026-01-01T00:00:00Z">
        <w:r>
          <w:delText xml:space="preserve"> </w:delText>
        </w:r>
      </w:del>
      <m:oMath>
        <m:limLow>
          <m:e>
            <m:r>
              <m:t>y</m:t>
            </m:r>
          </m:e>
          <m:lim>
            <m:r>
              <m:rPr>
                <m:sty m:val="p"/>
              </m:rPr>
              <m:t>∼</m:t>
            </m:r>
          </m:lim>
        </m:limLow>
      </m:oMath>
      <w:del w:id="24814" w:author="PR Preview" w:date="2026-01-01T00:00:00Z">
        <w:r>
          <w:delText xml:space="preserve">,</w:delText>
        </w:r>
      </w:del>
      <w:del w:id="24815" w:author="PR Preview" w:date="2026-01-01T00:00:00Z">
        <w:r>
          <w:delText xml:space="preserve"> </w:delText>
        </w:r>
      </w:del>
      <w:del w:id="24816" w:author="PR Preview" w:date="2026-01-01T00:00:00Z">
        <w:r>
          <w:delText xml:space="preserve">which is where the name comes from.</w:delText>
        </w:r>
      </w:del>
      <w:del w:id="24817" w:author="PR Preview" w:date="2026-01-01T00:00:00Z">
        <w:r>
          <w:delText xml:space="preserve"> </w:delText>
        </w:r>
      </w:del>
      <w:del w:id="24818" w:author="PR Preview" w:date="2026-01-01T00:00:00Z">
        <w:r>
          <w:delText xml:space="preserve">In</w:delText>
        </w:r>
      </w:del>
      <w:del w:id="24819" w:author="PR Preview" w:date="2026-01-01T00:00:00Z">
        <w:r>
          <w:delText xml:space="preserve"> </w:delText>
        </w:r>
      </w:del>
      <w:hyperlink w:anchor="exm-hat-matrix">
        <w:del w:id="24820" w:author="PR Preview" w:date="2026-01-01T00:00:00Z">
          <w:r>
            <w:rPr>
              <w:rStyle w:val="Hyperlink"/>
            </w:rPr>
            <w:delText xml:space="preserve">Example 161</w:delText>
          </w:r>
        </w:del>
      </w:hyperlink>
      <w:del w:id="24821" w:author="PR Preview" w:date="2026-01-01T00:00:00Z">
        <w:r>
          <w:delText xml:space="preserve">,</w:delText>
        </w:r>
      </w:del>
      <w:del w:id="24822" w:author="PR Preview" w:date="2026-01-01T00:00:00Z">
        <w:r>
          <w:delText xml:space="preserve"> </w:delText>
        </w:r>
      </w:del>
      <m:oMath>
        <m:r>
          <m:rPr>
            <m:sty m:val="bi"/>
          </m:rPr>
          <m:t>H</m:t>
        </m:r>
      </m:oMath>
      <w:del w:id="24823" w:author="PR Preview" w:date="2026-01-01T00:00:00Z">
        <w:r>
          <w:delText xml:space="preserve"> </w:delText>
        </w:r>
      </w:del>
      <w:del w:id="24824" w:author="PR Preview" w:date="2026-01-01T00:00:00Z">
        <w:r>
          <w:delText xml:space="preserve">puts a hat on</w:delText>
        </w:r>
      </w:del>
      <w:del w:id="24825" w:author="PR Preview" w:date="2026-01-01T00:00:00Z">
        <w:r>
          <w:delText xml:space="preserve"> </w:delText>
        </w:r>
      </w:del>
      <m:oMath>
        <m:limLow>
          <m:e>
            <m:r>
              <m:t>y</m:t>
            </m:r>
          </m:e>
          <m:lim>
            <m:r>
              <m:rPr>
                <m:sty m:val="p"/>
              </m:rPr>
              <m:t>∼</m:t>
            </m:r>
          </m:lim>
        </m:limLow>
      </m:oMath>
      <w:del w:id="24826" w:author="PR Preview" w:date="2026-01-01T00:00:00Z">
        <w:r>
          <w:delText xml:space="preserve"> </w:delText>
        </w:r>
      </w:del>
      <w:del w:id="24827" w:author="PR Preview" w:date="2026-01-01T00:00:00Z">
        <w:r>
          <w:delText xml:space="preserve">by replacing each</w:delText>
        </w:r>
      </w:del>
      <w:del w:id="24828" w:author="PR Preview" w:date="2026-01-01T00:00:00Z">
        <w:r>
          <w:delText xml:space="preserve"> </w:delText>
        </w:r>
      </w:del>
      <m:oMath>
        <m:sSub>
          <m:e>
            <m:r>
              <m:t>y</m:t>
            </m:r>
          </m:e>
          <m:sub>
            <m:r>
              <m:t>i</m:t>
            </m:r>
          </m:sub>
        </m:sSub>
      </m:oMath>
      <w:del w:id="24829" w:author="PR Preview" w:date="2026-01-01T00:00:00Z">
        <w:r>
          <w:delText xml:space="preserve"> </w:delText>
        </w:r>
      </w:del>
      <w:del w:id="24830" w:author="PR Preview" w:date="2026-01-01T00:00:00Z">
        <w:r>
          <w:delText xml:space="preserve">with the sample mean</w:delText>
        </w:r>
      </w:del>
      <w:del w:id="24831" w:author="PR Preview" w:date="2026-01-01T00:00:00Z">
        <w:r>
          <w:delText xml:space="preserve"> </w:delText>
        </w:r>
      </w:del>
      <m:oMath>
        <m:acc>
          <m:accPr>
            <m:chr m:val="‾"/>
          </m:accPr>
          <m:e>
            <m:r>
              <m:t>y</m:t>
            </m:r>
          </m:e>
        </m:acc>
      </m:oMath>
      <w:del w:id="24832" w:author="PR Preview" w:date="2026-01-01T00:00:00Z">
        <w:r>
          <w:delText xml:space="preserve">.</w:delText>
        </w:r>
      </w:del>
    </w:p>
    <w:p>
      <w:pPr>
        <w:pStyle w:val="FirstParagraph"/>
      </w:pPr>
      <w:ins w:id="24833" w:author="PR Preview" w:date="2026-01-01T00:00:00Z">
        <w:r>
          <w:rPr>
            <w:b/>
            <w:bCs/>
          </w:rPr>
          <w:t xml:space="preserve">Example 164 (The intercept-only hat matrix is a projection)</w:t>
        </w:r>
      </w:ins>
      <w:ins w:id="24834" w:author="PR Preview" w:date="2026-01-01T00:00:00Z">
        <w:r>
          <w:t xml:space="preserve"> </w:t>
        </w:r>
      </w:ins>
      <w:ins w:id="24835" w:author="PR Preview" w:date="2026-01-01T00:00:00Z">
        <w:r>
          <w:t xml:space="preserve">For</w:t>
        </w:r>
      </w:ins>
      <w:ins w:id="24836" w:author="PR Preview" w:date="2026-01-01T00:00:00Z">
        <w:r>
          <w:t xml:space="preserve"> </w:t>
        </w:r>
      </w:ins>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ins w:id="24837" w:author="PR Preview" w:date="2026-01-01T00:00:00Z">
        <w:r>
          <w:t xml:space="preserve"> </w:t>
        </w:r>
      </w:ins>
      <w:ins w:id="24838" w:author="PR Preview" w:date="2026-01-01T00:00:00Z">
        <w:r>
          <w:t xml:space="preserve">from</w:t>
        </w:r>
      </w:ins>
      <w:ins w:id="24839" w:author="PR Preview" w:date="2026-01-01T00:00:00Z">
        <w:r>
          <w:t xml:space="preserve"> </w:t>
        </w:r>
      </w:ins>
      <w:hyperlink w:anchor="exm-hat-matrix">
        <w:ins w:id="24840" w:author="PR Preview" w:date="2026-01-01T00:00:00Z">
          <w:r>
            <w:rPr>
              <w:rStyle w:val="Hyperlink"/>
            </w:rPr>
            <w:t xml:space="preserve">Example 163</w:t>
          </w:r>
        </w:ins>
      </w:hyperlink>
      <w:ins w:id="24841" w:author="PR Preview" w:date="2026-01-01T00:00:00Z">
        <w:r>
          <w:t xml:space="preserve">,</w:t>
        </w:r>
      </w:ins>
      <w:ins w:id="24842" w:author="PR Preview" w:date="2026-01-01T00:00:00Z">
        <w:r>
          <w:t xml:space="preserve"> </w:t>
        </w:r>
      </w:ins>
      <m:oMath>
        <m:sSup>
          <m:e>
            <m:r>
              <m:rPr>
                <m:sty m:val="bi"/>
              </m:rPr>
              <m:t>H</m:t>
            </m:r>
          </m:e>
          <m:sup>
            <m:r>
              <m:rPr>
                <m:sty m:val="p"/>
              </m:rPr>
              <m:t>⊤</m:t>
            </m:r>
          </m:sup>
        </m:sSup>
        <m:r>
          <m:rPr>
            <m:sty m:val="p"/>
          </m:rPr>
          <m:t>=</m:t>
        </m:r>
        <m:r>
          <m:rPr>
            <m:sty m:val="bi"/>
          </m:rPr>
          <m:t>H</m:t>
        </m:r>
      </m:oMath>
      <w:ins w:id="24843" w:author="PR Preview" w:date="2026-01-01T00:00:00Z">
        <w:r>
          <w:t xml:space="preserve">, and</w:t>
        </w:r>
      </w:ins>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ins w:id="24844" w:author="PR Preview" w:date="2026-01-01T00:00:00Z">
        <w:r>
          <w:t xml:space="preserve">as</w:t>
        </w:r>
      </w:ins>
      <w:ins w:id="24845" w:author="PR Preview" w:date="2026-01-01T00:00:00Z">
        <w:r>
          <w:t xml:space="preserve"> </w:t>
        </w:r>
      </w:ins>
      <w:hyperlink w:anchor="thm-hat-matrix">
        <w:ins w:id="24846" w:author="PR Preview" w:date="2026-01-01T00:00:00Z">
          <w:r>
            <w:rPr>
              <w:rStyle w:val="Hyperlink"/>
            </w:rPr>
            <w:t xml:space="preserve">Theorem 89</w:t>
          </w:r>
        </w:ins>
      </w:hyperlink>
      <w:ins w:id="24847" w:author="PR Preview" w:date="2026-01-01T00:00:00Z">
        <w:r>
          <w:t xml:space="preserve"> </w:t>
        </w:r>
      </w:ins>
      <w:ins w:id="24848" w:author="PR Preview" w:date="2026-01-01T00:00:00Z">
        <w:r>
          <w:t xml:space="preserve">says.</w:t>
        </w:r>
      </w:ins>
    </w:p>
    <w:bookmarkEnd w:id="549"/>
    <w:bookmarkStart w:id="550" w:name="rem-hat-matrix-name"/>
    <w:p>
      <w:pPr>
        <w:pStyle w:val="BodyText"/>
      </w:pPr>
      <w:ins w:id="24849" w:author="PR Preview" w:date="2026-01-01T00:00:00Z">
        <w:r>
          <w:rPr>
            <w:i/>
            <w:iCs/>
          </w:rPr>
          <w:t xml:space="preserve">Remark 49</w:t>
        </w:r>
      </w:ins>
      <w:ins w:id="24850" w:author="PR Preview" w:date="2026-01-01T00:00:00Z">
        <w:r>
          <w:t xml:space="preserve"> (Why it is called the hat matrix). </w:t>
        </w:r>
      </w:ins>
      <w:ins w:id="24851" w:author="PR Preview" w:date="2026-01-01T00:00:00Z">
        <w:r>
          <w:t xml:space="preserve">The hat matrix gives the fitted values of the least squares solution</w:t>
        </w:r>
      </w:ins>
      <w:ins w:id="24852" w:author="PR Preview" w:date="2026-01-01T00:00:00Z">
        <w:r>
          <w:t xml:space="preserve"> </w:t>
        </w:r>
      </w:ins>
      <w:ins w:id="24853" w:author="PR Preview" w:date="2026-01-01T00:00:00Z">
        <w:r>
          <w:t xml:space="preserve">(</w:t>
        </w:r>
      </w:ins>
      <w:hyperlink w:anchor="def-least-squares">
        <w:ins w:id="24854" w:author="PR Preview" w:date="2026-01-01T00:00:00Z">
          <w:r>
            <w:rPr>
              <w:rStyle w:val="Hyperlink"/>
            </w:rPr>
            <w:t xml:space="preserve">Definition 115</w:t>
          </w:r>
        </w:ins>
      </w:hyperlink>
      <w:ins w:id="24855" w:author="PR Preview" w:date="2026-01-01T00:00:00Z">
        <w:r>
          <w:t xml:space="preserve">, defined later in this chapter):</w:t>
        </w:r>
      </w:ins>
    </w:p>
    <w:p>
      <w:pPr>
        <w:pStyle w:val="BodyText"/>
      </w:pPr>
      <w:ins w:id="24856" w:author="PR Preview" w:date="2026-01-01T00:00:00Z">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ins>
    </w:p>
    <w:p>
      <w:pPr>
        <w:pStyle w:val="FirstParagraph"/>
      </w:pPr>
      <w:ins w:id="24857" w:author="PR Preview" w:date="2026-01-01T00:00:00Z">
        <w:r>
          <w:t xml:space="preserve">Multiplying by</w:t>
        </w:r>
      </w:ins>
      <w:ins w:id="24858" w:author="PR Preview" w:date="2026-01-01T00:00:00Z">
        <w:r>
          <w:t xml:space="preserve"> </w:t>
        </w:r>
      </w:ins>
      <m:oMath>
        <m:r>
          <m:rPr>
            <m:sty m:val="bi"/>
          </m:rPr>
          <m:t>H</m:t>
        </m:r>
      </m:oMath>
      <w:ins w:id="24859" w:author="PR Preview" w:date="2026-01-01T00:00:00Z">
        <w:r>
          <w:t xml:space="preserve"> </w:t>
        </w:r>
      </w:ins>
      <w:ins w:id="24860" w:author="PR Preview" w:date="2026-01-01T00:00:00Z">
        <w:r>
          <w:t xml:space="preserve">“puts a hat”</w:t>
        </w:r>
      </w:ins>
      <w:ins w:id="24861" w:author="PR Preview" w:date="2026-01-01T00:00:00Z">
        <w:r>
          <w:t xml:space="preserve"> </w:t>
        </w:r>
      </w:ins>
      <w:ins w:id="24862" w:author="PR Preview" w:date="2026-01-01T00:00:00Z">
        <w:r>
          <w:t xml:space="preserve">on</w:t>
        </w:r>
      </w:ins>
      <w:ins w:id="24863" w:author="PR Preview" w:date="2026-01-01T00:00:00Z">
        <w:r>
          <w:t xml:space="preserve"> </w:t>
        </w:r>
      </w:ins>
      <w:ins w:id="24864" w:author="PR Preview" w:date="2026-01-01T00:00:00Z">
        <w:r>
          <w:t xml:space="preserve">$\mathord{\smash[b]{\underset{\raise.3ex\hbox{$\scriptstyle\sim$}}{y}}\vphantom{y}}$</w:t>
        </w:r>
      </w:ins>
      <w:ins w:id="24865" w:author="PR Preview" w:date="2026-01-01T00:00:00Z">
        <w:r>
          <w:t xml:space="preserve">,</w:t>
        </w:r>
      </w:ins>
      <w:ins w:id="24866" w:author="PR Preview" w:date="2026-01-01T00:00:00Z">
        <w:r>
          <w:t xml:space="preserve"> </w:t>
        </w:r>
      </w:ins>
      <w:ins w:id="24867" w:author="PR Preview" w:date="2026-01-01T00:00:00Z">
        <w:r>
          <w:t xml:space="preserve">which is where the name comes from.</w:t>
        </w:r>
      </w:ins>
      <w:ins w:id="24868" w:author="PR Preview" w:date="2026-01-01T00:00:00Z">
        <w:r>
          <w:t xml:space="preserve"> </w:t>
        </w:r>
      </w:ins>
      <w:ins w:id="24869" w:author="PR Preview" w:date="2026-01-01T00:00:00Z">
        <w:r>
          <w:t xml:space="preserve">In</w:t>
        </w:r>
      </w:ins>
      <w:ins w:id="24870" w:author="PR Preview" w:date="2026-01-01T00:00:00Z">
        <w:r>
          <w:t xml:space="preserve"> </w:t>
        </w:r>
      </w:ins>
      <w:hyperlink w:anchor="exm-hat-matrix">
        <w:ins w:id="24871" w:author="PR Preview" w:date="2026-01-01T00:00:00Z">
          <w:r>
            <w:rPr>
              <w:rStyle w:val="Hyperlink"/>
            </w:rPr>
            <w:t xml:space="preserve">Example 163</w:t>
          </w:r>
        </w:ins>
      </w:hyperlink>
      <w:ins w:id="24872" w:author="PR Preview" w:date="2026-01-01T00:00:00Z">
        <w:r>
          <w:t xml:space="preserve">,</w:t>
        </w:r>
      </w:ins>
      <w:ins w:id="24873" w:author="PR Preview" w:date="2026-01-01T00:00:00Z">
        <w:r>
          <w:t xml:space="preserve"> </w:t>
        </w:r>
      </w:ins>
      <m:oMath>
        <m:r>
          <m:rPr>
            <m:sty m:val="bi"/>
          </m:rPr>
          <m:t>H</m:t>
        </m:r>
      </m:oMath>
      <w:ins w:id="24874" w:author="PR Preview" w:date="2026-01-01T00:00:00Z">
        <w:r>
          <w:t xml:space="preserve"> </w:t>
        </w:r>
      </w:ins>
      <w:ins w:id="24875" w:author="PR Preview" w:date="2026-01-01T00:00:00Z">
        <w:r>
          <w:t xml:space="preserve">puts a hat on</w:t>
        </w:r>
      </w:ins>
      <w:ins w:id="24876" w:author="PR Preview" w:date="2026-01-01T00:00:00Z">
        <w:r>
          <w:t xml:space="preserve"> </w:t>
        </w:r>
      </w:ins>
      <w:ins w:id="24877" w:author="PR Preview" w:date="2026-01-01T00:00:00Z">
        <w:r>
          <w:t xml:space="preserve">$\mathord{\smash[b]{\underset{\raise.3ex\hbox{$\scriptstyle\sim$}}{y}}\vphantom{y}}$</w:t>
        </w:r>
      </w:ins>
      <w:ins w:id="24878" w:author="PR Preview" w:date="2026-01-01T00:00:00Z">
        <w:r>
          <w:t xml:space="preserve"> </w:t>
        </w:r>
      </w:ins>
      <w:ins w:id="24879" w:author="PR Preview" w:date="2026-01-01T00:00:00Z">
        <w:r>
          <w:t xml:space="preserve">by replacing each</w:t>
        </w:r>
      </w:ins>
      <w:ins w:id="24880" w:author="PR Preview" w:date="2026-01-01T00:00:00Z">
        <w:r>
          <w:t xml:space="preserve"> </w:t>
        </w:r>
      </w:ins>
      <m:oMath>
        <m:sSub>
          <m:e>
            <m:r>
              <m:t>y</m:t>
            </m:r>
          </m:e>
          <m:sub>
            <m:r>
              <m:t>i</m:t>
            </m:r>
          </m:sub>
        </m:sSub>
      </m:oMath>
      <w:ins w:id="24881" w:author="PR Preview" w:date="2026-01-01T00:00:00Z">
        <w:r>
          <w:t xml:space="preserve"> </w:t>
        </w:r>
      </w:ins>
      <w:ins w:id="24882" w:author="PR Preview" w:date="2026-01-01T00:00:00Z">
        <w:r>
          <w:t xml:space="preserve">with the sample mean</w:t>
        </w:r>
      </w:ins>
      <w:ins w:id="24883" w:author="PR Preview" w:date="2026-01-01T00:00:00Z">
        <w:r>
          <w:t xml:space="preserve"> </w:t>
        </w:r>
      </w:ins>
      <m:oMath>
        <m:acc>
          <m:accPr>
            <m:chr m:val="‾"/>
          </m:accPr>
          <m:e>
            <m:r>
              <m:t>y</m:t>
            </m:r>
          </m:e>
        </m:acc>
      </m:oMath>
      <w:ins w:id="24884" w:author="PR Preview" w:date="2026-01-01T00:00:00Z">
        <w:r>
          <w:t xml:space="preserve">.</w:t>
        </w:r>
      </w:ins>
    </w:p>
    <w:bookmarkEnd w:id="550"/>
    <w:bookmarkStart w:id="564"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1" name="Picture"/>
                  <a:graphic>
                    <a:graphicData uri="http://schemas.openxmlformats.org/drawingml/2006/picture">
                      <pic:pic>
                        <pic:nvPicPr>
                          <pic:cNvPr descr="/opt/quarto/share/formats/docx/note.png" id="55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53" w:name="def-orthogonal-projection"/>
    <w:p>
      <w:pPr>
        <w:pStyle w:val="BodyText"/>
      </w:pPr>
      <w:del w:id="24885" w:author="PR Preview" w:date="2026-01-01T00:00:00Z">
        <w:r>
          <w:rPr>
            <w:b/>
            <w:bCs/>
          </w:rPr>
          <w:delText xml:space="preserve">Definition 108 (Orthogonal projection onto a subspace)</w:delText>
        </w:r>
      </w:del>
      <w:del w:id="24886" w:author="PR Preview" w:date="2026-01-01T00:00:00Z">
        <w:r>
          <w:delText xml:space="preserve"> </w:delText>
        </w:r>
      </w:del>
      <w:del w:id="24887" w:author="PR Preview" w:date="2026-01-01T00:00:00Z">
        <w:r>
          <w:delText xml:space="preserve">Let</w:delText>
        </w:r>
      </w:del>
      <w:del w:id="24888" w:author="PR Preview" w:date="2026-01-01T00:00:00Z">
        <w:r>
          <w:delText xml:space="preserve"> </w:delText>
        </w:r>
      </w:del>
      <m:oMath>
        <m:r>
          <m:rPr>
            <m:scr m:val="script"/>
            <m:sty m:val="p"/>
          </m:rPr>
          <m:t>S</m:t>
        </m:r>
      </m:oMath>
      <w:del w:id="24889" w:author="PR Preview" w:date="2026-01-01T00:00:00Z">
        <w:r>
          <w:delText xml:space="preserve"> </w:delText>
        </w:r>
      </w:del>
      <w:del w:id="24890" w:author="PR Preview" w:date="2026-01-01T00:00:00Z">
        <w:r>
          <w:delText xml:space="preserve">be a subspace of</w:delText>
        </w:r>
      </w:del>
      <w:del w:id="24891" w:author="PR Preview" w:date="2026-01-01T00:00:00Z">
        <w:r>
          <w:delText xml:space="preserve"> </w:delText>
        </w:r>
      </w:del>
      <m:oMath>
        <m:sSup>
          <m:e>
            <m:r>
              <m:rPr>
                <m:scr m:val="double-struck"/>
                <m:sty m:val="p"/>
              </m:rPr>
              <m:t>R</m:t>
            </m:r>
          </m:e>
          <m:sup>
            <m:r>
              <m:t>p</m:t>
            </m:r>
          </m:sup>
        </m:sSup>
      </m:oMath>
      <w:del w:id="24892" w:author="PR Preview" w:date="2026-01-01T00:00:00Z">
        <w:r>
          <w:delText xml:space="preserve"> </w:delText>
        </w:r>
      </w:del>
      <w:del w:id="24893" w:author="PR Preview" w:date="2026-01-01T00:00:00Z">
        <w:r>
          <w:delText xml:space="preserve">and</w:delText>
        </w:r>
      </w:del>
      <w:del w:id="24894" w:author="PR Preview" w:date="2026-01-01T00:00:00Z">
        <w:r>
          <w:delText xml:space="preserve"> </w:delText>
        </w:r>
      </w:del>
      <m:oMath>
        <m:limLow>
          <m:e>
            <m:r>
              <m:t>y</m:t>
            </m:r>
          </m:e>
          <m:lim>
            <m:r>
              <m:rPr>
                <m:sty m:val="p"/>
              </m:rPr>
              <m:t>∼</m:t>
            </m:r>
          </m:lim>
        </m:limLow>
        <m:r>
          <m:rPr>
            <m:sty m:val="p"/>
          </m:rPr>
          <m:t>∈</m:t>
        </m:r>
        <m:sSup>
          <m:e>
            <m:r>
              <m:rPr>
                <m:scr m:val="double-struck"/>
                <m:sty m:val="p"/>
              </m:rPr>
              <m:t>R</m:t>
            </m:r>
          </m:e>
          <m:sup>
            <m:r>
              <m:t>p</m:t>
            </m:r>
          </m:sup>
        </m:sSup>
      </m:oMath>
      <w:del w:id="24895" w:author="PR Preview" w:date="2026-01-01T00:00:00Z">
        <w:r>
          <w:delText xml:space="preserve">.</w:delText>
        </w:r>
      </w:del>
      <w:del w:id="24896" w:author="PR Preview" w:date="2026-01-01T00:00:00Z">
        <w:r>
          <w:delText xml:space="preserve"> </w:delText>
        </w:r>
      </w:del>
      <w:del w:id="24897" w:author="PR Preview" w:date="2026-01-01T00:00:00Z">
        <w:r>
          <w:delText xml:space="preserve">By</w:delText>
        </w:r>
      </w:del>
      <w:del w:id="24898" w:author="PR Preview" w:date="2026-01-01T00:00:00Z">
        <w:r>
          <w:delText xml:space="preserve"> </w:delText>
        </w:r>
      </w:del>
      <w:hyperlink w:anchor="thm-orthogonal-direct-sum">
        <w:del w:id="24899" w:author="PR Preview" w:date="2026-01-01T00:00:00Z">
          <w:r>
            <w:rPr>
              <w:rStyle w:val="Hyperlink"/>
            </w:rPr>
            <w:delText xml:space="preserve">Theorem 53</w:delText>
          </w:r>
        </w:del>
      </w:hyperlink>
      <w:del w:id="24900" w:author="PR Preview" w:date="2026-01-01T00:00:00Z">
        <w:r>
          <w:delText xml:space="preserve">,</w:delText>
        </w:r>
      </w:del>
      <w:del w:id="24901" w:author="PR Preview" w:date="2026-01-01T00:00:00Z">
        <w:r>
          <w:delText xml:space="preserve"> </w:delText>
        </w:r>
      </w:del>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del w:id="24902" w:author="PR Preview" w:date="2026-01-01T00:00:00Z">
        <w:r>
          <w:delText xml:space="preserve"> </w:delText>
        </w:r>
      </w:del>
      <w:del w:id="24903" w:author="PR Preview" w:date="2026-01-01T00:00:00Z">
        <w:r>
          <w:delText xml:space="preserve">for exactly one</w:delText>
        </w:r>
      </w:del>
      <w:del w:id="24904" w:author="PR Preview" w:date="2026-01-01T00:00:00Z">
        <w:r>
          <w:delText xml:space="preserve"> </w:delText>
        </w:r>
      </w:del>
      <m:oMath>
        <m:limLow>
          <m:e>
            <m:r>
              <m:t>u</m:t>
            </m:r>
          </m:e>
          <m:lim>
            <m:r>
              <m:rPr>
                <m:sty m:val="p"/>
              </m:rPr>
              <m:t>∼</m:t>
            </m:r>
          </m:lim>
        </m:limLow>
        <m:r>
          <m:rPr>
            <m:sty m:val="p"/>
          </m:rPr>
          <m:t>∈</m:t>
        </m:r>
        <m:r>
          <m:rPr>
            <m:scr m:val="script"/>
            <m:sty m:val="p"/>
          </m:rPr>
          <m:t>S</m:t>
        </m:r>
      </m:oMath>
      <w:del w:id="24905" w:author="PR Preview" w:date="2026-01-01T00:00:00Z">
        <w:r>
          <w:delText xml:space="preserve"> </w:delText>
        </w:r>
      </w:del>
      <w:del w:id="24906" w:author="PR Preview" w:date="2026-01-01T00:00:00Z">
        <w:r>
          <w:delText xml:space="preserve">and</w:delText>
        </w:r>
      </w:del>
      <w:del w:id="24907" w:author="PR Preview" w:date="2026-01-01T00:00:00Z">
        <w:r>
          <w:delText xml:space="preserve"> </w:delText>
        </w:r>
      </w:del>
      <m:oMath>
        <m:limLow>
          <m:e>
            <m:r>
              <m:t>v</m:t>
            </m:r>
          </m:e>
          <m:lim>
            <m:r>
              <m:rPr>
                <m:sty m:val="p"/>
              </m:rPr>
              <m:t>∼</m:t>
            </m:r>
          </m:lim>
        </m:limLow>
        <m:r>
          <m:rPr>
            <m:sty m:val="p"/>
          </m:rPr>
          <m:t>∈</m:t>
        </m:r>
        <m:sSup>
          <m:e>
            <m:r>
              <m:rPr>
                <m:scr m:val="script"/>
                <m:sty m:val="p"/>
              </m:rPr>
              <m:t>S</m:t>
            </m:r>
          </m:e>
          <m:sup>
            <m:r>
              <m:rPr>
                <m:sty m:val="p"/>
              </m:rPr>
              <m:t>⟂</m:t>
            </m:r>
          </m:sup>
        </m:sSup>
      </m:oMath>
      <w:del w:id="24908" w:author="PR Preview" w:date="2026-01-01T00:00:00Z">
        <w:r>
          <w:delText xml:space="preserve">.</w:delText>
        </w:r>
      </w:del>
      <w:del w:id="24909" w:author="PR Preview" w:date="2026-01-01T00:00:00Z">
        <w:r>
          <w:delText xml:space="preserve"> </w:delText>
        </w:r>
      </w:del>
      <w:del w:id="24910" w:author="PR Preview" w:date="2026-01-01T00:00:00Z">
        <w:r>
          <w:delText xml:space="preserve">The vector</w:delText>
        </w:r>
      </w:del>
      <w:del w:id="24911" w:author="PR Preview" w:date="2026-01-01T00:00:00Z">
        <w:r>
          <w:delText xml:space="preserve"> </w:delText>
        </w:r>
      </w:del>
      <m:oMath>
        <m:limLow>
          <m:e>
            <m:r>
              <m:t>u</m:t>
            </m:r>
          </m:e>
          <m:lim>
            <m:r>
              <m:rPr>
                <m:sty m:val="p"/>
              </m:rPr>
              <m:t>∼</m:t>
            </m:r>
          </m:lim>
        </m:limLow>
      </m:oMath>
      <w:del w:id="24912" w:author="PR Preview" w:date="2026-01-01T00:00:00Z">
        <w:r>
          <w:delText xml:space="preserve"> </w:delText>
        </w:r>
      </w:del>
      <w:del w:id="24913" w:author="PR Preview" w:date="2026-01-01T00:00:00Z">
        <w:r>
          <w:delText xml:space="preserve">is the</w:delText>
        </w:r>
      </w:del>
      <w:del w:id="24914" w:author="PR Preview" w:date="2026-01-01T00:00:00Z">
        <w:r>
          <w:delText xml:space="preserve"> </w:delText>
        </w:r>
      </w:del>
      <w:del w:id="24915" w:author="PR Preview" w:date="2026-01-01T00:00:00Z">
        <w:r>
          <w:rPr>
            <w:b/>
            <w:bCs/>
          </w:rPr>
          <w:delText xml:space="preserve">orthogonal projection</w:delText>
        </w:r>
      </w:del>
      <w:del w:id="24916" w:author="PR Preview" w:date="2026-01-01T00:00:00Z">
        <w:r>
          <w:delText xml:space="preserve"> </w:delText>
        </w:r>
      </w:del>
      <w:del w:id="24917" w:author="PR Preview" w:date="2026-01-01T00:00:00Z">
        <w:r>
          <w:delText xml:space="preserve">of</w:delText>
        </w:r>
      </w:del>
      <w:del w:id="24918" w:author="PR Preview" w:date="2026-01-01T00:00:00Z">
        <w:r>
          <w:delText xml:space="preserve"> </w:delText>
        </w:r>
      </w:del>
      <m:oMath>
        <m:limLow>
          <m:e>
            <m:r>
              <m:t>y</m:t>
            </m:r>
          </m:e>
          <m:lim>
            <m:r>
              <m:rPr>
                <m:sty m:val="p"/>
              </m:rPr>
              <m:t>∼</m:t>
            </m:r>
          </m:lim>
        </m:limLow>
      </m:oMath>
      <w:del w:id="24919" w:author="PR Preview" w:date="2026-01-01T00:00:00Z">
        <w:r>
          <w:delText xml:space="preserve"> </w:delText>
        </w:r>
      </w:del>
      <w:del w:id="24920" w:author="PR Preview" w:date="2026-01-01T00:00:00Z">
        <w:r>
          <w:delText xml:space="preserve">onto</w:delText>
        </w:r>
      </w:del>
      <w:del w:id="24921" w:author="PR Preview" w:date="2026-01-01T00:00:00Z">
        <w:r>
          <w:delText xml:space="preserve"> </w:delText>
        </w:r>
      </w:del>
      <m:oMath>
        <m:r>
          <m:rPr>
            <m:scr m:val="script"/>
            <m:sty m:val="p"/>
          </m:rPr>
          <m:t>S</m:t>
        </m:r>
      </m:oMath>
      <w:del w:id="24922" w:author="PR Preview" w:date="2026-01-01T00:00:00Z">
        <w:r>
          <w:delText xml:space="preserve">.</w:delText>
        </w:r>
      </w:del>
      <w:del w:id="24923" w:author="PR Preview" w:date="2026-01-01T00:00:00Z">
        <w:r>
          <w:delText xml:space="preserve"> </w:delText>
        </w:r>
      </w:del>
      <w:del w:id="24924" w:author="PR Preview" w:date="2026-01-01T00:00:00Z">
        <w:r>
          <w:delText xml:space="preserve">It is the projection of</w:delText>
        </w:r>
      </w:del>
      <w:del w:id="24925" w:author="PR Preview" w:date="2026-01-01T00:00:00Z">
        <w:r>
          <w:delText xml:space="preserve"> </w:delText>
        </w:r>
      </w:del>
      <m:oMath>
        <m:limLow>
          <m:e>
            <m:r>
              <m:t>y</m:t>
            </m:r>
          </m:e>
          <m:lim>
            <m:r>
              <m:rPr>
                <m:sty m:val="p"/>
              </m:rPr>
              <m:t>∼</m:t>
            </m:r>
          </m:lim>
        </m:limLow>
      </m:oMath>
      <w:del w:id="24926" w:author="PR Preview" w:date="2026-01-01T00:00:00Z">
        <w:r>
          <w:delText xml:space="preserve"> </w:delText>
        </w:r>
      </w:del>
      <w:del w:id="24927" w:author="PR Preview" w:date="2026-01-01T00:00:00Z">
        <w:r>
          <w:delText xml:space="preserve">onto</w:delText>
        </w:r>
      </w:del>
      <w:del w:id="24928" w:author="PR Preview" w:date="2026-01-01T00:00:00Z">
        <w:r>
          <w:delText xml:space="preserve"> </w:delText>
        </w:r>
      </w:del>
      <m:oMath>
        <m:r>
          <m:rPr>
            <m:scr m:val="script"/>
            <m:sty m:val="p"/>
          </m:rPr>
          <m:t>S</m:t>
        </m:r>
      </m:oMath>
      <w:del w:id="24929" w:author="PR Preview" w:date="2026-01-01T00:00:00Z">
        <w:r>
          <w:delText xml:space="preserve"> </w:delText>
        </w:r>
      </w:del>
      <w:del w:id="24930" w:author="PR Preview" w:date="2026-01-01T00:00:00Z">
        <w:r>
          <w:delText xml:space="preserve">along</w:delText>
        </w:r>
      </w:del>
      <w:del w:id="24931" w:author="PR Preview" w:date="2026-01-01T00:00:00Z">
        <w:r>
          <w:delText xml:space="preserve"> </w:delText>
        </w:r>
      </w:del>
      <m:oMath>
        <m:sSup>
          <m:e>
            <m:r>
              <m:rPr>
                <m:scr m:val="script"/>
                <m:sty m:val="p"/>
              </m:rPr>
              <m:t>S</m:t>
            </m:r>
          </m:e>
          <m:sup>
            <m:r>
              <m:rPr>
                <m:sty m:val="p"/>
              </m:rPr>
              <m:t>⟂</m:t>
            </m:r>
          </m:sup>
        </m:sSup>
      </m:oMath>
      <w:del w:id="24932" w:author="PR Preview" w:date="2026-01-01T00:00:00Z">
        <w:r>
          <w:delText xml:space="preserve"> </w:delText>
        </w:r>
      </w:del>
      <w:del w:id="24933" w:author="PR Preview" w:date="2026-01-01T00:00:00Z">
        <w:r>
          <w:delText xml:space="preserve">(</w:delText>
        </w:r>
      </w:del>
      <w:hyperlink w:anchor="def-projection">
        <w:del w:id="24934" w:author="PR Preview" w:date="2026-01-01T00:00:00Z">
          <w:r>
            <w:rPr>
              <w:rStyle w:val="Hyperlink"/>
            </w:rPr>
            <w:delText xml:space="preserve">Definition 66</w:delText>
          </w:r>
        </w:del>
      </w:hyperlink>
      <w:del w:id="24935" w:author="PR Preview" w:date="2026-01-01T00:00:00Z">
        <w:r>
          <w:delText xml:space="preserve">).</w:delText>
        </w:r>
      </w:del>
    </w:p>
    <w:p>
      <w:pPr>
        <w:pStyle w:val="BodyText"/>
      </w:pPr>
      <w:del w:id="24936" w:author="PR Preview" w:date="2026-01-01T00:00:00Z">
        <w:r>
          <w:rPr>
            <w:b/>
            <w:bCs/>
          </w:rPr>
          <w:delText xml:space="preserve">Example 163 (Projecting onto a line in</w:delText>
        </w:r>
      </w:del>
      <w:del w:id="24937" w:author="PR Preview" w:date="2026-01-01T00:00:00Z">
        <w:r>
          <w:rPr>
            <w:b/>
            <w:bCs/>
          </w:rPr>
          <w:delText xml:space="preserve"> </w:delText>
        </w:r>
      </w:del>
      <m:oMath>
        <m:sSup>
          <m:e>
            <m:r>
              <m:rPr>
                <m:scr m:val="double-struck"/>
                <m:sty m:val="p"/>
              </m:rPr>
              <m:t>R</m:t>
            </m:r>
          </m:e>
          <m:sup>
            <m:r>
              <m:t>3</m:t>
            </m:r>
          </m:sup>
        </m:sSup>
      </m:oMath>
      <w:del w:id="24938" w:author="PR Preview" w:date="2026-01-01T00:00:00Z">
        <w:r>
          <w:rPr>
            <w:b/>
            <w:bCs/>
          </w:rPr>
          <w:delText xml:space="preserve">)</w:delText>
        </w:r>
      </w:del>
      <w:del w:id="24939" w:author="PR Preview" w:date="2026-01-01T00:00:00Z">
        <w:r>
          <w:delText xml:space="preserve"> </w:delText>
        </w:r>
      </w:del>
      <w:del w:id="24940" w:author="PR Preview" w:date="2026-01-01T00:00:00Z">
        <w:r>
          <w:delText xml:space="preserve">In</w:delText>
        </w:r>
      </w:del>
      <w:del w:id="24941" w:author="PR Preview" w:date="2026-01-01T00:00:00Z">
        <w:r>
          <w:delText xml:space="preserve"> </w:delText>
        </w:r>
      </w:del>
      <w:hyperlink w:anchor="exm-orthogonal-direct-sum">
        <w:del w:id="24942" w:author="PR Preview" w:date="2026-01-01T00:00:00Z">
          <w:r>
            <w:rPr>
              <w:rStyle w:val="Hyperlink"/>
            </w:rPr>
            <w:delText xml:space="preserve">Example 93</w:delText>
          </w:r>
        </w:del>
      </w:hyperlink>
      <w:del w:id="24943" w:author="PR Preview" w:date="2026-01-01T00:00:00Z">
        <w:r>
          <w:delText xml:space="preserve">,</w:delText>
        </w:r>
      </w:del>
      <w:del w:id="24944" w:author="PR Preview" w:date="2026-01-01T00:00:00Z">
        <w:r>
          <w:delText xml:space="preserve"> </w:delText>
        </w:r>
      </w:del>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del w:id="24945" w:author="PR Preview" w:date="2026-01-01T00:00:00Z">
        <w:r>
          <w:delText xml:space="preserve"> </w:delText>
        </w:r>
      </w:del>
      <w:del w:id="24946" w:author="PR Preview" w:date="2026-01-01T00:00:00Z">
        <w:r>
          <w:delText xml:space="preserve">splits as</w:delText>
        </w:r>
      </w:del>
      <w:del w:id="24947" w:author="PR Preview" w:date="2026-01-01T00:00:00Z">
        <w:r>
          <w:delText xml:space="preserve"> </w:delText>
        </w:r>
      </w:del>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del w:id="24948" w:author="PR Preview" w:date="2026-01-01T00:00:00Z">
        <w:r>
          <w:delText xml:space="preserve">,</w:delText>
        </w:r>
      </w:del>
      <w:del w:id="24949" w:author="PR Preview" w:date="2026-01-01T00:00:00Z">
        <w:r>
          <w:delText xml:space="preserve"> </w:delText>
        </w:r>
      </w:del>
      <w:del w:id="24950" w:author="PR Preview" w:date="2026-01-01T00:00:00Z">
        <w:r>
          <w:delText xml:space="preserve">with</w:delText>
        </w:r>
      </w:del>
      <w:del w:id="24951" w:author="PR Preview" w:date="2026-01-01T00:00:00Z">
        <w:r>
          <w:delText xml:space="preserve"> </w:delText>
        </w:r>
      </w:del>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24952" w:author="PR Preview" w:date="2026-01-01T00:00:00Z">
        <w:r>
          <w:delText xml:space="preserve"> </w:delText>
        </w:r>
      </w:del>
      <w:del w:id="24953" w:author="PR Preview" w:date="2026-01-01T00:00:00Z">
        <w:r>
          <w:delText xml:space="preserve">and</w:delText>
        </w:r>
      </w:del>
      <w:del w:id="24954" w:author="PR Preview" w:date="2026-01-01T00:00:00Z">
        <w:r>
          <w:delText xml:space="preserve"> </w:delText>
        </w:r>
      </w:del>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del w:id="24955" w:author="PR Preview" w:date="2026-01-01T00:00:00Z">
        <w:r>
          <w:delText xml:space="preserve">.</w:delText>
        </w:r>
      </w:del>
      <w:del w:id="24956" w:author="PR Preview" w:date="2026-01-01T00:00:00Z">
        <w:r>
          <w:delText xml:space="preserve"> </w:delText>
        </w:r>
      </w:del>
      <w:del w:id="24957" w:author="PR Preview" w:date="2026-01-01T00:00:00Z">
        <w:r>
          <w:delText xml:space="preserve">So the orthogonal projection of</w:delText>
        </w:r>
      </w:del>
      <w:del w:id="24958" w:author="PR Preview" w:date="2026-01-01T00:00:00Z">
        <w:r>
          <w:delText xml:space="preserve"> </w:delText>
        </w:r>
      </w:del>
      <m:oMath>
        <m:r>
          <m:rPr>
            <m:sty m:val="p"/>
          </m:rPr>
          <m:t>(</m:t>
        </m:r>
        <m:r>
          <m:t>3</m:t>
        </m:r>
        <m:r>
          <m:rPr>
            <m:sty m:val="p"/>
          </m:rPr>
          <m:t>,</m:t>
        </m:r>
        <m:r>
          <m:t>1</m:t>
        </m:r>
        <m:r>
          <m:rPr>
            <m:sty m:val="p"/>
          </m:rPr>
          <m:t>,</m:t>
        </m:r>
        <m:r>
          <m:t>2</m:t>
        </m:r>
        <m:r>
          <m:rPr>
            <m:sty m:val="p"/>
          </m:rPr>
          <m:t>)</m:t>
        </m:r>
      </m:oMath>
      <w:del w:id="24959" w:author="PR Preview" w:date="2026-01-01T00:00:00Z">
        <w:r>
          <w:delText xml:space="preserve"> </w:delText>
        </w:r>
      </w:del>
      <w:del w:id="24960" w:author="PR Preview" w:date="2026-01-01T00:00:00Z">
        <w:r>
          <w:delText xml:space="preserve">onto</w:delText>
        </w:r>
      </w:del>
      <w:del w:id="24961" w:author="PR Preview" w:date="2026-01-01T00:00:00Z">
        <w:r>
          <w:delText xml:space="preserve"> </w:delText>
        </w:r>
      </w:del>
      <m:oMath>
        <m:r>
          <m:rPr>
            <m:scr m:val="script"/>
            <m:sty m:val="p"/>
          </m:rPr>
          <m:t>S</m:t>
        </m:r>
      </m:oMath>
      <w:del w:id="24962" w:author="PR Preview" w:date="2026-01-01T00:00:00Z">
        <w:r>
          <w:delText xml:space="preserve"> </w:delText>
        </w:r>
      </w:del>
      <w:del w:id="24963" w:author="PR Preview" w:date="2026-01-01T00:00:00Z">
        <w:r>
          <w:delText xml:space="preserve">is</w:delText>
        </w:r>
      </w:del>
      <w:del w:id="24964" w:author="PR Preview" w:date="2026-01-01T00:00:00Z">
        <w:r>
          <w:delText xml:space="preserve"> </w:delText>
        </w:r>
      </w:del>
      <m:oMath>
        <m:r>
          <m:rPr>
            <m:sty m:val="p"/>
          </m:rPr>
          <m:t>(</m:t>
        </m:r>
        <m:r>
          <m:t>2</m:t>
        </m:r>
        <m:r>
          <m:rPr>
            <m:sty m:val="p"/>
          </m:rPr>
          <m:t>,</m:t>
        </m:r>
        <m:r>
          <m:t>2</m:t>
        </m:r>
        <m:r>
          <m:rPr>
            <m:sty m:val="p"/>
          </m:rPr>
          <m:t>,</m:t>
        </m:r>
        <m:r>
          <m:t>0</m:t>
        </m:r>
        <m:r>
          <m:rPr>
            <m:sty m:val="p"/>
          </m:rPr>
          <m:t>)</m:t>
        </m:r>
      </m:oMath>
      <w:del w:id="24965" w:author="PR Preview" w:date="2026-01-01T00:00:00Z">
        <w:r>
          <w:delText xml:space="preserve">.</w:delText>
        </w:r>
      </w:del>
      <w:del w:id="24966" w:author="PR Preview" w:date="2026-01-01T00:00:00Z">
        <w:r>
          <w:delText xml:space="preserve"> </w:delText>
        </w:r>
      </w:del>
      <w:del w:id="24967" w:author="PR Preview" w:date="2026-01-01T00:00:00Z">
        <w:r>
          <w:delText xml:space="preserve">A vector already in</w:delText>
        </w:r>
      </w:del>
      <w:del w:id="24968" w:author="PR Preview" w:date="2026-01-01T00:00:00Z">
        <w:r>
          <w:delText xml:space="preserve"> </w:delText>
        </w:r>
      </w:del>
      <m:oMath>
        <m:r>
          <m:rPr>
            <m:scr m:val="script"/>
            <m:sty m:val="p"/>
          </m:rPr>
          <m:t>S</m:t>
        </m:r>
      </m:oMath>
      <w:del w:id="24969" w:author="PR Preview" w:date="2026-01-01T00:00:00Z">
        <w:r>
          <w:delText xml:space="preserve">, such as</w:delText>
        </w:r>
      </w:del>
      <w:del w:id="24970" w:author="PR Preview" w:date="2026-01-01T00:00:00Z">
        <w:r>
          <w:delText xml:space="preserve"> </w:delText>
        </w:r>
      </w:del>
      <m:oMath>
        <m:r>
          <m:rPr>
            <m:sty m:val="p"/>
          </m:rPr>
          <m:t>(</m:t>
        </m:r>
        <m:r>
          <m:t>5</m:t>
        </m:r>
        <m:r>
          <m:rPr>
            <m:sty m:val="p"/>
          </m:rPr>
          <m:t>,</m:t>
        </m:r>
        <m:r>
          <m:t>5</m:t>
        </m:r>
        <m:r>
          <m:rPr>
            <m:sty m:val="p"/>
          </m:rPr>
          <m:t>,</m:t>
        </m:r>
        <m:r>
          <m:t>0</m:t>
        </m:r>
        <m:r>
          <m:rPr>
            <m:sty m:val="p"/>
          </m:rPr>
          <m:t>)</m:t>
        </m:r>
      </m:oMath>
      <w:del w:id="24971" w:author="PR Preview" w:date="2026-01-01T00:00:00Z">
        <w:r>
          <w:delText xml:space="preserve">,</w:delText>
        </w:r>
      </w:del>
      <w:del w:id="24972" w:author="PR Preview" w:date="2026-01-01T00:00:00Z">
        <w:r>
          <w:delText xml:space="preserve"> </w:delText>
        </w:r>
      </w:del>
      <w:del w:id="24973" w:author="PR Preview" w:date="2026-01-01T00:00:00Z">
        <w:r>
          <w:delText xml:space="preserve">is its own projection, since</w:delText>
        </w:r>
      </w:del>
      <w:del w:id="24974" w:author="PR Preview" w:date="2026-01-01T00:00:00Z">
        <w:r>
          <w:delText xml:space="preserve"> </w:delText>
        </w:r>
      </w:del>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limLow>
          <m:e>
            <m:r>
              <m:t>0</m:t>
            </m:r>
          </m:e>
          <m:lim>
            <m:r>
              <m:rPr>
                <m:sty m:val="p"/>
              </m:rPr>
              <m:t>∼</m:t>
            </m:r>
          </m:lim>
        </m:limLow>
      </m:oMath>
      <w:del w:id="24975" w:author="PR Preview" w:date="2026-01-01T00:00:00Z">
        <w:r>
          <w:delText xml:space="preserve"> </w:delText>
        </w:r>
      </w:del>
      <w:del w:id="24976" w:author="PR Preview" w:date="2026-01-01T00:00:00Z">
        <w:r>
          <w:delText xml:space="preserve">and</w:delText>
        </w:r>
      </w:del>
      <w:del w:id="24977" w:author="PR Preview" w:date="2026-01-01T00:00:00Z">
        <w:r>
          <w:delText xml:space="preserve"> </w:delText>
        </w:r>
      </w:del>
      <m:oMath>
        <m:limLow>
          <m:e>
            <m:r>
              <m:t>0</m:t>
            </m:r>
          </m:e>
          <m:lim>
            <m:r>
              <m:rPr>
                <m:sty m:val="p"/>
              </m:rPr>
              <m:t>∼</m:t>
            </m:r>
          </m:lim>
        </m:limLow>
        <m:r>
          <m:rPr>
            <m:sty m:val="p"/>
          </m:rPr>
          <m:t>∈</m:t>
        </m:r>
        <m:sSup>
          <m:e>
            <m:r>
              <m:rPr>
                <m:scr m:val="script"/>
                <m:sty m:val="p"/>
              </m:rPr>
              <m:t>S</m:t>
            </m:r>
          </m:e>
          <m:sup>
            <m:r>
              <m:rPr>
                <m:sty m:val="p"/>
              </m:rPr>
              <m:t>⟂</m:t>
            </m:r>
          </m:sup>
        </m:sSup>
      </m:oMath>
      <w:del w:id="24978" w:author="PR Preview" w:date="2026-01-01T00:00:00Z">
        <w:r>
          <w:delText xml:space="preserve"> </w:delText>
        </w:r>
      </w:del>
      <w:del w:id="24979" w:author="PR Preview" w:date="2026-01-01T00:00:00Z">
        <w:r>
          <w:delText xml:space="preserve">(</w:delText>
        </w:r>
      </w:del>
      <w:hyperlink w:anchor="thm-orthogonal-complement-subspace">
        <w:del w:id="24980" w:author="PR Preview" w:date="2026-01-01T00:00:00Z">
          <w:r>
            <w:rPr>
              <w:rStyle w:val="Hyperlink"/>
            </w:rPr>
            <w:delText xml:space="preserve">Theorem 51</w:delText>
          </w:r>
        </w:del>
      </w:hyperlink>
      <w:del w:id="24981" w:author="PR Preview" w:date="2026-01-01T00:00:00Z">
        <w:r>
          <w:delText xml:space="preserve">,</w:delText>
        </w:r>
      </w:del>
      <w:del w:id="24982" w:author="PR Preview" w:date="2026-01-01T00:00:00Z">
        <w:r>
          <w:delText xml:space="preserve"> </w:delText>
        </w:r>
      </w:del>
      <w:hyperlink w:anchor="thm-subspace-zero">
        <w:del w:id="24983" w:author="PR Preview" w:date="2026-01-01T00:00:00Z">
          <w:r>
            <w:rPr>
              <w:rStyle w:val="Hyperlink"/>
            </w:rPr>
            <w:delText xml:space="preserve">Theorem 21</w:delText>
          </w:r>
        </w:del>
      </w:hyperlink>
      <w:del w:id="24984" w:author="PR Preview" w:date="2026-01-01T00:00:00Z">
        <w:r>
          <w:delText xml:space="preserve">);</w:delText>
        </w:r>
      </w:del>
      <w:del w:id="24985" w:author="PR Preview" w:date="2026-01-01T00:00:00Z">
        <w:r>
          <w:delText xml:space="preserve"> </w:delText>
        </w:r>
      </w:del>
      <w:del w:id="24986" w:author="PR Preview" w:date="2026-01-01T00:00:00Z">
        <w:r>
          <w:delText xml:space="preserve">a vector of</w:delText>
        </w:r>
      </w:del>
      <w:del w:id="24987" w:author="PR Preview" w:date="2026-01-01T00:00:00Z">
        <w:r>
          <w:delText xml:space="preserve"> </w:delText>
        </w:r>
      </w:del>
      <m:oMath>
        <m:sSup>
          <m:e>
            <m:r>
              <m:rPr>
                <m:scr m:val="script"/>
                <m:sty m:val="p"/>
              </m:rPr>
              <m:t>S</m:t>
            </m:r>
          </m:e>
          <m:sup>
            <m:r>
              <m:rPr>
                <m:sty m:val="p"/>
              </m:rPr>
              <m:t>⟂</m:t>
            </m:r>
          </m:sup>
        </m:sSup>
      </m:oMath>
      <w:del w:id="24988" w:author="PR Preview" w:date="2026-01-01T00:00:00Z">
        <w:r>
          <w:delText xml:space="preserve">, such as</w:delText>
        </w:r>
      </w:del>
      <w:del w:id="24989" w:author="PR Preview" w:date="2026-01-01T00:00:00Z">
        <w:r>
          <w:delText xml:space="preserve"> </w:delText>
        </w:r>
      </w:del>
      <m:oMath>
        <m:r>
          <m:rPr>
            <m:sty m:val="p"/>
          </m:rPr>
          <m:t>(</m:t>
        </m:r>
        <m:r>
          <m:t>1</m:t>
        </m:r>
        <m:r>
          <m:rPr>
            <m:sty m:val="p"/>
          </m:rPr>
          <m:t>,</m:t>
        </m:r>
        <m:r>
          <m:rPr>
            <m:sty m:val="p"/>
          </m:rPr>
          <m:t>−</m:t>
        </m:r>
        <m:r>
          <m:t>1</m:t>
        </m:r>
        <m:r>
          <m:rPr>
            <m:sty m:val="p"/>
          </m:rPr>
          <m:t>,</m:t>
        </m:r>
        <m:r>
          <m:t>2</m:t>
        </m:r>
        <m:r>
          <m:rPr>
            <m:sty m:val="p"/>
          </m:rPr>
          <m:t>)</m:t>
        </m:r>
      </m:oMath>
      <w:del w:id="24990" w:author="PR Preview" w:date="2026-01-01T00:00:00Z">
        <w:r>
          <w:delText xml:space="preserve">,</w:delText>
        </w:r>
      </w:del>
      <w:del w:id="24991" w:author="PR Preview" w:date="2026-01-01T00:00:00Z">
        <w:r>
          <w:delText xml:space="preserve"> </w:delText>
        </w:r>
      </w:del>
      <w:del w:id="24992" w:author="PR Preview" w:date="2026-01-01T00:00:00Z">
        <w:r>
          <w:delText xml:space="preserve">projects to</w:delText>
        </w:r>
      </w:del>
      <w:del w:id="24993" w:author="PR Preview" w:date="2026-01-01T00:00:00Z">
        <w:r>
          <w:delText xml:space="preserve"> </w:delText>
        </w:r>
      </w:del>
      <m:oMath>
        <m:limLow>
          <m:e>
            <m:r>
              <m:t>0</m:t>
            </m:r>
          </m:e>
          <m:lim>
            <m:r>
              <m:rPr>
                <m:sty m:val="p"/>
              </m:rPr>
              <m:t>∼</m:t>
            </m:r>
          </m:lim>
        </m:limLow>
      </m:oMath>
      <w:del w:id="24994" w:author="PR Preview" w:date="2026-01-01T00:00:00Z">
        <w:r>
          <w:delText xml:space="preserve">, since</w:delText>
        </w:r>
      </w:del>
      <w:del w:id="24995" w:author="PR Preview" w:date="2026-01-01T00:00:00Z">
        <w:r>
          <w:delText xml:space="preserve"> </w:delText>
        </w:r>
      </w:del>
      <m:oMath>
        <m:r>
          <m:rPr>
            <m:sty m:val="p"/>
          </m:rPr>
          <m:t>(</m:t>
        </m:r>
        <m:r>
          <m:t>1</m:t>
        </m:r>
        <m:r>
          <m:rPr>
            <m:sty m:val="p"/>
          </m:rPr>
          <m:t>,</m:t>
        </m:r>
        <m:r>
          <m:rPr>
            <m:sty m:val="p"/>
          </m:rPr>
          <m:t>−</m:t>
        </m:r>
        <m:r>
          <m:t>1</m:t>
        </m:r>
        <m:r>
          <m:rPr>
            <m:sty m:val="p"/>
          </m:rPr>
          <m:t>,</m:t>
        </m:r>
        <m:r>
          <m:t>2</m:t>
        </m:r>
        <m:r>
          <m:rPr>
            <m:sty m:val="p"/>
          </m:rPr>
          <m:t>)</m:t>
        </m:r>
        <m:r>
          <m:rPr>
            <m:sty m:val="p"/>
          </m:rPr>
          <m:t>=</m:t>
        </m:r>
        <m:limLow>
          <m:e>
            <m:r>
              <m:t>0</m:t>
            </m:r>
          </m:e>
          <m:lim>
            <m:r>
              <m:rPr>
                <m:sty m:val="p"/>
              </m:rPr>
              <m:t>∼</m:t>
            </m:r>
          </m:lim>
        </m:limLow>
        <m:r>
          <m:rPr>
            <m:sty m:val="p"/>
          </m:rPr>
          <m:t>+</m:t>
        </m:r>
        <m:r>
          <m:rPr>
            <m:sty m:val="p"/>
          </m:rPr>
          <m:t>(</m:t>
        </m:r>
        <m:r>
          <m:t>1</m:t>
        </m:r>
        <m:r>
          <m:rPr>
            <m:sty m:val="p"/>
          </m:rPr>
          <m:t>,</m:t>
        </m:r>
        <m:r>
          <m:rPr>
            <m:sty m:val="p"/>
          </m:rPr>
          <m:t>−</m:t>
        </m:r>
        <m:r>
          <m:t>1</m:t>
        </m:r>
        <m:r>
          <m:rPr>
            <m:sty m:val="p"/>
          </m:rPr>
          <m:t>,</m:t>
        </m:r>
        <m:r>
          <m:t>2</m:t>
        </m:r>
        <m:r>
          <m:rPr>
            <m:sty m:val="p"/>
          </m:rPr>
          <m:t>)</m:t>
        </m:r>
      </m:oMath>
      <w:del w:id="24996" w:author="PR Preview" w:date="2026-01-01T00:00:00Z">
        <w:r>
          <w:delText xml:space="preserve"> </w:delText>
        </w:r>
      </w:del>
      <w:del w:id="24997" w:author="PR Preview" w:date="2026-01-01T00:00:00Z">
        <w:r>
          <w:delText xml:space="preserve">and</w:delText>
        </w:r>
      </w:del>
      <w:del w:id="24998" w:author="PR Preview" w:date="2026-01-01T00:00:00Z">
        <w:r>
          <w:delText xml:space="preserve"> </w:delText>
        </w:r>
      </w:del>
      <m:oMath>
        <m:limLow>
          <m:e>
            <m:r>
              <m:t>0</m:t>
            </m:r>
          </m:e>
          <m:lim>
            <m:r>
              <m:rPr>
                <m:sty m:val="p"/>
              </m:rPr>
              <m:t>∼</m:t>
            </m:r>
          </m:lim>
        </m:limLow>
        <m:r>
          <m:rPr>
            <m:sty m:val="p"/>
          </m:rPr>
          <m:t>∈</m:t>
        </m:r>
        <m:r>
          <m:rPr>
            <m:scr m:val="script"/>
            <m:sty m:val="p"/>
          </m:rPr>
          <m:t>S</m:t>
        </m:r>
      </m:oMath>
      <w:del w:id="24999" w:author="PR Preview" w:date="2026-01-01T00:00:00Z">
        <w:r>
          <w:delText xml:space="preserve"> </w:delText>
        </w:r>
      </w:del>
      <w:del w:id="25000" w:author="PR Preview" w:date="2026-01-01T00:00:00Z">
        <w:r>
          <w:delText xml:space="preserve">(</w:delText>
        </w:r>
      </w:del>
      <w:hyperlink w:anchor="thm-subspace-zero">
        <w:del w:id="25001" w:author="PR Preview" w:date="2026-01-01T00:00:00Z">
          <w:r>
            <w:rPr>
              <w:rStyle w:val="Hyperlink"/>
            </w:rPr>
            <w:delText xml:space="preserve">Theorem 21</w:delText>
          </w:r>
        </w:del>
      </w:hyperlink>
      <w:del w:id="25002" w:author="PR Preview" w:date="2026-01-01T00:00:00Z">
        <w:r>
          <w:delText xml:space="preserve">).</w:delText>
        </w:r>
      </w:del>
    </w:p>
    <w:p>
      <w:pPr>
        <w:pStyle w:val="BodyText"/>
      </w:pPr>
      <w:del w:id="25003" w:author="PR Preview" w:date="2026-01-01T00:00:00Z">
        <w:r>
          <w:rPr>
            <w:b/>
            <w:bCs/>
          </w:rPr>
          <w:delText xml:space="preserve">Example 164 (A split that is not the orthogonal one)</w:delText>
        </w:r>
      </w:del>
      <w:del w:id="25004" w:author="PR Preview" w:date="2026-01-01T00:00:00Z">
        <w:r>
          <w:delText xml:space="preserve"> </w:delText>
        </w:r>
      </w:del>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del w:id="25005" w:author="PR Preview" w:date="2026-01-01T00:00:00Z">
        <w:r>
          <w:delText xml:space="preserve"> </w:delText>
        </w:r>
      </w:del>
      <w:del w:id="25006" w:author="PR Preview" w:date="2026-01-01T00:00:00Z">
        <w:r>
          <w:delText xml:space="preserve">also writes</w:delText>
        </w:r>
      </w:del>
      <w:del w:id="25007" w:author="PR Preview" w:date="2026-01-01T00:00:00Z">
        <w:r>
          <w:delText xml:space="preserve"> </w:delText>
        </w:r>
      </w:del>
      <m:oMath>
        <m:r>
          <m:rPr>
            <m:sty m:val="p"/>
          </m:rPr>
          <m:t>(</m:t>
        </m:r>
        <m:r>
          <m:t>3</m:t>
        </m:r>
        <m:r>
          <m:rPr>
            <m:sty m:val="p"/>
          </m:rPr>
          <m:t>,</m:t>
        </m:r>
        <m:r>
          <m:t>1</m:t>
        </m:r>
        <m:r>
          <m:rPr>
            <m:sty m:val="p"/>
          </m:rPr>
          <m:t>,</m:t>
        </m:r>
        <m:r>
          <m:t>2</m:t>
        </m:r>
        <m:r>
          <m:rPr>
            <m:sty m:val="p"/>
          </m:rPr>
          <m:t>)</m:t>
        </m:r>
      </m:oMath>
      <w:del w:id="25008" w:author="PR Preview" w:date="2026-01-01T00:00:00Z">
        <w:r>
          <w:delText xml:space="preserve"> </w:delText>
        </w:r>
      </w:del>
      <w:del w:id="25009" w:author="PR Preview" w:date="2026-01-01T00:00:00Z">
        <w:r>
          <w:delText xml:space="preserve">as a vector of</w:delText>
        </w:r>
      </w:del>
      <w:del w:id="25010"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25011" w:author="PR Preview" w:date="2026-01-01T00:00:00Z">
        <w:r>
          <w:delText xml:space="preserve"> </w:delText>
        </w:r>
      </w:del>
      <w:del w:id="25012" w:author="PR Preview" w:date="2026-01-01T00:00:00Z">
        <w:r>
          <w:delText xml:space="preserve">plus a remainder,</w:delText>
        </w:r>
      </w:del>
      <w:del w:id="25013" w:author="PR Preview" w:date="2026-01-01T00:00:00Z">
        <w:r>
          <w:delText xml:space="preserve"> </w:delText>
        </w:r>
      </w:del>
      <w:del w:id="25014" w:author="PR Preview" w:date="2026-01-01T00:00:00Z">
        <w:r>
          <w:delText xml:space="preserve">but</w:delText>
        </w:r>
      </w:del>
      <w:del w:id="25015" w:author="PR Preview" w:date="2026-01-01T00:00:00Z">
        <w:r>
          <w:delText xml:space="preserve"> </w:delText>
        </w:r>
      </w:del>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del w:id="25016" w:author="PR Preview" w:date="2026-01-01T00:00:00Z">
        <w:r>
          <w:delText xml:space="preserve">,</w:delText>
        </w:r>
      </w:del>
      <w:del w:id="25017" w:author="PR Preview" w:date="2026-01-01T00:00:00Z">
        <w:r>
          <w:delText xml:space="preserve"> </w:delText>
        </w:r>
      </w:del>
      <w:del w:id="25018" w:author="PR Preview" w:date="2026-01-01T00:00:00Z">
        <w:r>
          <w:delText xml:space="preserve">so the remainder is not in</w:delText>
        </w:r>
      </w:del>
      <w:del w:id="25019" w:author="PR Preview" w:date="2026-01-01T00:00:00Z">
        <w:r>
          <w:delText xml:space="preserve"> </w:delText>
        </w:r>
      </w:del>
      <m:oMath>
        <m:sSup>
          <m:e>
            <m:r>
              <m:rPr>
                <m:scr m:val="script"/>
                <m:sty m:val="p"/>
              </m:rPr>
              <m:t>S</m:t>
            </m:r>
          </m:e>
          <m:sup>
            <m:r>
              <m:rPr>
                <m:sty m:val="p"/>
              </m:rPr>
              <m:t>⟂</m:t>
            </m:r>
          </m:sup>
        </m:sSup>
      </m:oMath>
      <w:del w:id="25020" w:author="PR Preview" w:date="2026-01-01T00:00:00Z">
        <w:r>
          <w:delText xml:space="preserve">,</w:delText>
        </w:r>
      </w:del>
      <w:del w:id="25021" w:author="PR Preview" w:date="2026-01-01T00:00:00Z">
        <w:r>
          <w:delText xml:space="preserve"> </w:delText>
        </w:r>
      </w:del>
      <w:del w:id="25022" w:author="PR Preview" w:date="2026-01-01T00:00:00Z">
        <w:r>
          <w:delText xml:space="preserve">and</w:delText>
        </w:r>
      </w:del>
      <w:del w:id="25023" w:author="PR Preview" w:date="2026-01-01T00:00:00Z">
        <w:r>
          <w:delText xml:space="preserve"> </w:delText>
        </w:r>
      </w:del>
      <m:oMath>
        <m:r>
          <m:rPr>
            <m:sty m:val="p"/>
          </m:rPr>
          <m:t>(</m:t>
        </m:r>
        <m:r>
          <m:t>3</m:t>
        </m:r>
        <m:r>
          <m:rPr>
            <m:sty m:val="p"/>
          </m:rPr>
          <m:t>,</m:t>
        </m:r>
        <m:r>
          <m:t>3</m:t>
        </m:r>
        <m:r>
          <m:rPr>
            <m:sty m:val="p"/>
          </m:rPr>
          <m:t>,</m:t>
        </m:r>
        <m:r>
          <m:t>0</m:t>
        </m:r>
        <m:r>
          <m:rPr>
            <m:sty m:val="p"/>
          </m:rPr>
          <m:t>)</m:t>
        </m:r>
      </m:oMath>
      <w:del w:id="25024" w:author="PR Preview" w:date="2026-01-01T00:00:00Z">
        <w:r>
          <w:delText xml:space="preserve"> </w:delText>
        </w:r>
      </w:del>
      <w:del w:id="25025" w:author="PR Preview" w:date="2026-01-01T00:00:00Z">
        <w:r>
          <w:delText xml:space="preserve">is not the orthogonal projection of</w:delText>
        </w:r>
      </w:del>
      <w:del w:id="25026" w:author="PR Preview" w:date="2026-01-01T00:00:00Z">
        <w:r>
          <w:delText xml:space="preserve"> </w:delText>
        </w:r>
      </w:del>
      <m:oMath>
        <m:r>
          <m:rPr>
            <m:sty m:val="p"/>
          </m:rPr>
          <m:t>(</m:t>
        </m:r>
        <m:r>
          <m:t>3</m:t>
        </m:r>
        <m:r>
          <m:rPr>
            <m:sty m:val="p"/>
          </m:rPr>
          <m:t>,</m:t>
        </m:r>
        <m:r>
          <m:t>1</m:t>
        </m:r>
        <m:r>
          <m:rPr>
            <m:sty m:val="p"/>
          </m:rPr>
          <m:t>,</m:t>
        </m:r>
        <m:r>
          <m:t>2</m:t>
        </m:r>
        <m:r>
          <m:rPr>
            <m:sty m:val="p"/>
          </m:rPr>
          <m:t>)</m:t>
        </m:r>
      </m:oMath>
      <w:del w:id="25027" w:author="PR Preview" w:date="2026-01-01T00:00:00Z">
        <w:r>
          <w:delText xml:space="preserve"> </w:delText>
        </w:r>
      </w:del>
      <w:del w:id="25028" w:author="PR Preview" w:date="2026-01-01T00:00:00Z">
        <w:r>
          <w:delText xml:space="preserve">onto</w:delText>
        </w:r>
      </w:del>
      <w:del w:id="25029" w:author="PR Preview" w:date="2026-01-01T00:00:00Z">
        <w:r>
          <w:delText xml:space="preserve"> </w:delText>
        </w:r>
      </w:del>
      <m:oMath>
        <m:r>
          <m:rPr>
            <m:scr m:val="script"/>
            <m:sty m:val="p"/>
          </m:rPr>
          <m:t>S</m:t>
        </m:r>
      </m:oMath>
      <w:del w:id="25030" w:author="PR Preview" w:date="2026-01-01T00:00:00Z">
        <w:r>
          <w:delText xml:space="preserve">.</w:delText>
        </w:r>
      </w:del>
    </w:p>
    <w:p>
      <w:pPr>
        <w:pStyle w:val="BodyText"/>
      </w:pPr>
      <w:del w:id="25031" w:author="PR Preview" w:date="2026-01-01T00:00:00Z">
        <w:r>
          <w:rPr>
            <w:b/>
            <w:bCs/>
          </w:rPr>
          <w:delText xml:space="preserve">Theorem 89 (The orthogonal projection is the closest point)</w:delText>
        </w:r>
      </w:del>
      <w:del w:id="25032" w:author="PR Preview" w:date="2026-01-01T00:00:00Z">
        <w:r>
          <w:delText xml:space="preserve"> </w:delText>
        </w:r>
      </w:del>
      <w:del w:id="25033" w:author="PR Preview" w:date="2026-01-01T00:00:00Z">
        <w:r>
          <w:delText xml:space="preserve">Let</w:delText>
        </w:r>
      </w:del>
      <w:del w:id="25034" w:author="PR Preview" w:date="2026-01-01T00:00:00Z">
        <w:r>
          <w:delText xml:space="preserve"> </w:delText>
        </w:r>
      </w:del>
      <m:oMath>
        <m:r>
          <m:rPr>
            <m:scr m:val="script"/>
            <m:sty m:val="p"/>
          </m:rPr>
          <m:t>S</m:t>
        </m:r>
      </m:oMath>
      <w:del w:id="25035" w:author="PR Preview" w:date="2026-01-01T00:00:00Z">
        <w:r>
          <w:delText xml:space="preserve"> </w:delText>
        </w:r>
      </w:del>
      <w:del w:id="25036" w:author="PR Preview" w:date="2026-01-01T00:00:00Z">
        <w:r>
          <w:delText xml:space="preserve">be a subspace of</w:delText>
        </w:r>
      </w:del>
      <w:del w:id="25037" w:author="PR Preview" w:date="2026-01-01T00:00:00Z">
        <w:r>
          <w:delText xml:space="preserve"> </w:delText>
        </w:r>
      </w:del>
      <m:oMath>
        <m:sSup>
          <m:e>
            <m:r>
              <m:rPr>
                <m:scr m:val="double-struck"/>
                <m:sty m:val="p"/>
              </m:rPr>
              <m:t>R</m:t>
            </m:r>
          </m:e>
          <m:sup>
            <m:r>
              <m:t>p</m:t>
            </m:r>
          </m:sup>
        </m:sSup>
      </m:oMath>
      <w:del w:id="25038" w:author="PR Preview" w:date="2026-01-01T00:00:00Z">
        <w:r>
          <w:delText xml:space="preserve">, let</w:delText>
        </w:r>
      </w:del>
      <w:del w:id="25039" w:author="PR Preview" w:date="2026-01-01T00:00:00Z">
        <w:r>
          <w:delText xml:space="preserve"> </w:delText>
        </w:r>
      </w:del>
      <m:oMath>
        <m:limLow>
          <m:e>
            <m:r>
              <m:t>y</m:t>
            </m:r>
          </m:e>
          <m:lim>
            <m:r>
              <m:rPr>
                <m:sty m:val="p"/>
              </m:rPr>
              <m:t>∼</m:t>
            </m:r>
          </m:lim>
        </m:limLow>
        <m:r>
          <m:rPr>
            <m:sty m:val="p"/>
          </m:rPr>
          <m:t>∈</m:t>
        </m:r>
        <m:sSup>
          <m:e>
            <m:r>
              <m:rPr>
                <m:scr m:val="double-struck"/>
                <m:sty m:val="p"/>
              </m:rPr>
              <m:t>R</m:t>
            </m:r>
          </m:e>
          <m:sup>
            <m:r>
              <m:t>p</m:t>
            </m:r>
          </m:sup>
        </m:sSup>
      </m:oMath>
      <w:del w:id="25040" w:author="PR Preview" w:date="2026-01-01T00:00:00Z">
        <w:r>
          <w:delText xml:space="preserve">,</w:delText>
        </w:r>
      </w:del>
      <w:del w:id="25041" w:author="PR Preview" w:date="2026-01-01T00:00:00Z">
        <w:r>
          <w:delText xml:space="preserve"> </w:delText>
        </w:r>
      </w:del>
      <w:del w:id="25042" w:author="PR Preview" w:date="2026-01-01T00:00:00Z">
        <w:r>
          <w:delText xml:space="preserve">and let</w:delText>
        </w:r>
      </w:del>
      <w:del w:id="25043" w:author="PR Preview" w:date="2026-01-01T00:00:00Z">
        <w:r>
          <w:delText xml:space="preserve"> </w:delText>
        </w:r>
      </w:del>
      <m:oMath>
        <m:limLow>
          <m:e>
            <m:r>
              <m:t>u</m:t>
            </m:r>
          </m:e>
          <m:lim>
            <m:r>
              <m:rPr>
                <m:sty m:val="p"/>
              </m:rPr>
              <m:t>∼</m:t>
            </m:r>
          </m:lim>
        </m:limLow>
      </m:oMath>
      <w:del w:id="25044" w:author="PR Preview" w:date="2026-01-01T00:00:00Z">
        <w:r>
          <w:delText xml:space="preserve"> </w:delText>
        </w:r>
      </w:del>
      <w:del w:id="25045" w:author="PR Preview" w:date="2026-01-01T00:00:00Z">
        <w:r>
          <w:delText xml:space="preserve">be the orthogonal projection of</w:delText>
        </w:r>
      </w:del>
      <w:del w:id="25046" w:author="PR Preview" w:date="2026-01-01T00:00:00Z">
        <w:r>
          <w:delText xml:space="preserve"> </w:delText>
        </w:r>
      </w:del>
      <m:oMath>
        <m:limLow>
          <m:e>
            <m:r>
              <m:t>y</m:t>
            </m:r>
          </m:e>
          <m:lim>
            <m:r>
              <m:rPr>
                <m:sty m:val="p"/>
              </m:rPr>
              <m:t>∼</m:t>
            </m:r>
          </m:lim>
        </m:limLow>
      </m:oMath>
      <w:del w:id="25047" w:author="PR Preview" w:date="2026-01-01T00:00:00Z">
        <w:r>
          <w:delText xml:space="preserve"> </w:delText>
        </w:r>
      </w:del>
      <w:del w:id="25048" w:author="PR Preview" w:date="2026-01-01T00:00:00Z">
        <w:r>
          <w:delText xml:space="preserve">onto</w:delText>
        </w:r>
      </w:del>
      <w:del w:id="25049" w:author="PR Preview" w:date="2026-01-01T00:00:00Z">
        <w:r>
          <w:delText xml:space="preserve"> </w:delText>
        </w:r>
      </w:del>
      <m:oMath>
        <m:r>
          <m:rPr>
            <m:scr m:val="script"/>
            <m:sty m:val="p"/>
          </m:rPr>
          <m:t>S</m:t>
        </m:r>
      </m:oMath>
      <w:del w:id="25050" w:author="PR Preview" w:date="2026-01-01T00:00:00Z">
        <w:r>
          <w:delText xml:space="preserve"> </w:delText>
        </w:r>
      </w:del>
      <w:del w:id="25051" w:author="PR Preview" w:date="2026-01-01T00:00:00Z">
        <w:r>
          <w:delText xml:space="preserve">(</w:delText>
        </w:r>
      </w:del>
      <w:hyperlink w:anchor="def-orthogonal-projection">
        <w:del w:id="25052" w:author="PR Preview" w:date="2026-01-01T00:00:00Z">
          <w:r>
            <w:rPr>
              <w:rStyle w:val="Hyperlink"/>
            </w:rPr>
            <w:delText xml:space="preserve">Definition 108</w:delText>
          </w:r>
        </w:del>
      </w:hyperlink>
      <w:del w:id="25053" w:author="PR Preview" w:date="2026-01-01T00:00:00Z">
        <w:r>
          <w:delText xml:space="preserve">).</w:delText>
        </w:r>
      </w:del>
      <w:del w:id="25054" w:author="PR Preview" w:date="2026-01-01T00:00:00Z">
        <w:r>
          <w:delText xml:space="preserve"> </w:delText>
        </w:r>
      </w:del>
      <w:del w:id="25055" w:author="PR Preview" w:date="2026-01-01T00:00:00Z">
        <w:r>
          <w:delText xml:space="preserve">Then for every</w:delText>
        </w:r>
      </w:del>
      <w:del w:id="25056" w:author="PR Preview" w:date="2026-01-01T00:00:00Z">
        <w:r>
          <w:delText xml:space="preserve"> </w:delText>
        </w:r>
      </w:del>
      <m:oMath>
        <m:limLow>
          <m:e>
            <m:r>
              <m:t>w</m:t>
            </m:r>
          </m:e>
          <m:lim>
            <m:r>
              <m:rPr>
                <m:sty m:val="p"/>
              </m:rPr>
              <m:t>∼</m:t>
            </m:r>
          </m:lim>
        </m:limLow>
        <m:r>
          <m:rPr>
            <m:sty m:val="p"/>
          </m:rPr>
          <m:t>∈</m:t>
        </m:r>
        <m:r>
          <m:rPr>
            <m:scr m:val="script"/>
            <m:sty m:val="p"/>
          </m:rPr>
          <m:t>S</m:t>
        </m:r>
      </m:oMath>
      <w:del w:id="25057" w:author="PR Preview" w:date="2026-01-01T00:00:00Z">
        <w:r>
          <w:delText xml:space="preserve">,</w:delText>
        </w:r>
      </w:del>
    </w:p>
    <w:p>
      <w:pPr>
        <w:pStyle w:val="BodyText"/>
      </w:pPr>
      <m:oMathPara>
        <m:oMathParaPr>
          <m:jc m:val="center"/>
        </m:oMathParaPr>
        <m:oMath>
          <m:r>
            <m:t>​</m:t>
          </m:r>
          <m:d>
            <m:dPr>
              <m:begChr m:val="∥"/>
              <m:sepChr m:val=""/>
              <m:endChr m:val="∥"/>
              <m:grow/>
            </m:dPr>
            <m:e>
              <m:limLow>
                <m:e>
                  <m:r>
                    <m:t>y</m:t>
                  </m:r>
                </m:e>
                <m:lim>
                  <m:r>
                    <m:rPr>
                      <m:sty m:val="p"/>
                    </m:rPr>
                    <m:t>∼</m:t>
                  </m:r>
                </m:lim>
              </m:limLow>
              <m:r>
                <m:rPr>
                  <m:sty m:val="p"/>
                </m:rPr>
                <m:t>−</m:t>
              </m:r>
              <m:limLow>
                <m:e>
                  <m:r>
                    <m:t>u</m:t>
                  </m:r>
                </m:e>
                <m:lim>
                  <m:r>
                    <m:rPr>
                      <m:sty m:val="p"/>
                    </m:rPr>
                    <m:t>∼</m:t>
                  </m:r>
                </m:lim>
              </m:limLow>
            </m:e>
          </m:d>
          <m:r>
            <m:t>​</m:t>
          </m:r>
          <m:r>
            <m:rPr>
              <m:sty m:val="p"/>
            </m:rPr>
            <m:t>≤</m:t>
          </m:r>
          <m:r>
            <m:t>​</m:t>
          </m:r>
          <m:d>
            <m:dPr>
              <m:begChr m:val="∥"/>
              <m:sepChr m:val=""/>
              <m:endChr m:val="∥"/>
              <m:grow/>
            </m:dPr>
            <m:e>
              <m:limLow>
                <m:e>
                  <m:r>
                    <m:t>y</m:t>
                  </m:r>
                </m:e>
                <m:lim>
                  <m:r>
                    <m:rPr>
                      <m:sty m:val="p"/>
                    </m:rPr>
                    <m:t>∼</m:t>
                  </m:r>
                </m:lim>
              </m:limLow>
              <m:r>
                <m:rPr>
                  <m:sty m:val="p"/>
                </m:rPr>
                <m:t>−</m:t>
              </m:r>
              <m:limLow>
                <m:e>
                  <m:r>
                    <m:t>w</m:t>
                  </m:r>
                </m:e>
                <m:lim>
                  <m:r>
                    <m:rPr>
                      <m:sty m:val="p"/>
                    </m:rPr>
                    <m:t>∼</m:t>
                  </m:r>
                </m:lim>
              </m:limLow>
            </m:e>
          </m:d>
          <m:r>
            <m:t>​</m:t>
          </m:r>
          <m:r>
            <m:rPr>
              <m:sty m:val="p"/>
            </m:rPr>
            <m:t>,</m:t>
          </m:r>
        </m:oMath>
      </m:oMathPara>
    </w:p>
    <w:p>
      <w:pPr>
        <w:pStyle w:val="FirstParagraph"/>
      </w:pPr>
      <w:del w:id="25058" w:author="PR Preview" w:date="2026-01-01T00:00:00Z">
        <w:r>
          <w:delText xml:space="preserve">with equality only when</w:delText>
        </w:r>
      </w:del>
      <w:del w:id="25059" w:author="PR Preview" w:date="2026-01-01T00:00:00Z">
        <w:r>
          <w:delText xml:space="preserve"> </w:delText>
        </w:r>
      </w:del>
      <m:oMath>
        <m:limLow>
          <m:e>
            <m:r>
              <m:t>w</m:t>
            </m:r>
          </m:e>
          <m:lim>
            <m:r>
              <m:rPr>
                <m:sty m:val="p"/>
              </m:rPr>
              <m:t>∼</m:t>
            </m:r>
          </m:lim>
        </m:limLow>
        <m:r>
          <m:rPr>
            <m:sty m:val="p"/>
          </m:rPr>
          <m:t>=</m:t>
        </m:r>
        <m:limLow>
          <m:e>
            <m:r>
              <m:t>u</m:t>
            </m:r>
          </m:e>
          <m:lim>
            <m:r>
              <m:rPr>
                <m:sty m:val="p"/>
              </m:rPr>
              <m:t>∼</m:t>
            </m:r>
          </m:lim>
        </m:limLow>
      </m:oMath>
      <w:del w:id="25060" w:author="PR Preview" w:date="2026-01-01T00:00:00Z">
        <w:r>
          <w:delText xml:space="preserve">.</w:delText>
        </w:r>
      </w:del>
    </w:p>
    <w:p>
      <w:pPr>
        <w:pStyle w:val="BodyText"/>
      </w:pPr>
      <w:del w:id="25061" w:author="PR Preview" w:date="2026-01-01T00:00:00Z">
        <w:r>
          <w:rPr>
            <w:i/>
            <w:iCs/>
          </w:rPr>
          <w:delText xml:space="preserve">Proof</w:delText>
        </w:r>
      </w:del>
      <w:del w:id="25062" w:author="PR Preview" w:date="2026-01-01T00:00:00Z">
        <w:r>
          <w:delText xml:space="preserve">. </w:delText>
        </w:r>
      </w:del>
      <w:del w:id="25063" w:author="PR Preview" w:date="2026-01-01T00:00:00Z">
        <w:r>
          <w:delText xml:space="preserve">By</w:delText>
        </w:r>
      </w:del>
      <w:del w:id="25064" w:author="PR Preview" w:date="2026-01-01T00:00:00Z">
        <w:r>
          <w:delText xml:space="preserve"> </w:delText>
        </w:r>
      </w:del>
      <w:hyperlink w:anchor="def-orthogonal-projection">
        <w:del w:id="25065" w:author="PR Preview" w:date="2026-01-01T00:00:00Z">
          <w:r>
            <w:rPr>
              <w:rStyle w:val="Hyperlink"/>
            </w:rPr>
            <w:delText xml:space="preserve">Definition 108</w:delText>
          </w:r>
        </w:del>
      </w:hyperlink>
      <w:del w:id="25066" w:author="PR Preview" w:date="2026-01-01T00:00:00Z">
        <w:r>
          <w:delText xml:space="preserve">,</w:delText>
        </w:r>
      </w:del>
      <w:del w:id="25067" w:author="PR Preview" w:date="2026-01-01T00:00:00Z">
        <w:r>
          <w:delText xml:space="preserve"> </w:delText>
        </w:r>
      </w:del>
      <m:oMath>
        <m:limLow>
          <m:e>
            <m:r>
              <m:t>y</m:t>
            </m:r>
          </m:e>
          <m:lim>
            <m:r>
              <m:rPr>
                <m:sty m:val="p"/>
              </m:rPr>
              <m:t>∼</m:t>
            </m:r>
          </m:lim>
        </m:limLow>
        <m:r>
          <m:rPr>
            <m:sty m:val="p"/>
          </m:rPr>
          <m:t>−</m:t>
        </m:r>
        <m:limLow>
          <m:e>
            <m:r>
              <m:t>u</m:t>
            </m:r>
          </m:e>
          <m:lim>
            <m:r>
              <m:rPr>
                <m:sty m:val="p"/>
              </m:rPr>
              <m:t>∼</m:t>
            </m:r>
          </m:lim>
        </m:limLow>
        <m:r>
          <m:rPr>
            <m:sty m:val="p"/>
          </m:rPr>
          <m:t>∈</m:t>
        </m:r>
        <m:sSup>
          <m:e>
            <m:r>
              <m:rPr>
                <m:scr m:val="script"/>
                <m:sty m:val="p"/>
              </m:rPr>
              <m:t>S</m:t>
            </m:r>
          </m:e>
          <m:sup>
            <m:r>
              <m:rPr>
                <m:sty m:val="p"/>
              </m:rPr>
              <m:t>⟂</m:t>
            </m:r>
          </m:sup>
        </m:sSup>
      </m:oMath>
      <w:del w:id="25068" w:author="PR Preview" w:date="2026-01-01T00:00:00Z">
        <w:r>
          <w:delText xml:space="preserve">.</w:delText>
        </w:r>
      </w:del>
      <w:del w:id="25069" w:author="PR Preview" w:date="2026-01-01T00:00:00Z">
        <w:r>
          <w:delText xml:space="preserve"> </w:delText>
        </w:r>
      </w:del>
      <w:del w:id="25070" w:author="PR Preview" w:date="2026-01-01T00:00:00Z">
        <w:r>
          <w:delText xml:space="preserve">Both</w:delText>
        </w:r>
      </w:del>
      <w:del w:id="25071" w:author="PR Preview" w:date="2026-01-01T00:00:00Z">
        <w:r>
          <w:delText xml:space="preserve"> </w:delText>
        </w:r>
      </w:del>
      <m:oMath>
        <m:limLow>
          <m:e>
            <m:r>
              <m:t>u</m:t>
            </m:r>
          </m:e>
          <m:lim>
            <m:r>
              <m:rPr>
                <m:sty m:val="p"/>
              </m:rPr>
              <m:t>∼</m:t>
            </m:r>
          </m:lim>
        </m:limLow>
      </m:oMath>
      <w:del w:id="25072" w:author="PR Preview" w:date="2026-01-01T00:00:00Z">
        <w:r>
          <w:delText xml:space="preserve"> </w:delText>
        </w:r>
      </w:del>
      <w:del w:id="25073" w:author="PR Preview" w:date="2026-01-01T00:00:00Z">
        <w:r>
          <w:delText xml:space="preserve">and</w:delText>
        </w:r>
      </w:del>
      <w:del w:id="25074" w:author="PR Preview" w:date="2026-01-01T00:00:00Z">
        <w:r>
          <w:delText xml:space="preserve"> </w:delText>
        </w:r>
      </w:del>
      <m:oMath>
        <m:limLow>
          <m:e>
            <m:r>
              <m:t>w</m:t>
            </m:r>
          </m:e>
          <m:lim>
            <m:r>
              <m:rPr>
                <m:sty m:val="p"/>
              </m:rPr>
              <m:t>∼</m:t>
            </m:r>
          </m:lim>
        </m:limLow>
      </m:oMath>
      <w:del w:id="25075" w:author="PR Preview" w:date="2026-01-01T00:00:00Z">
        <w:r>
          <w:delText xml:space="preserve"> </w:delText>
        </w:r>
      </w:del>
      <w:del w:id="25076" w:author="PR Preview" w:date="2026-01-01T00:00:00Z">
        <w:r>
          <w:delText xml:space="preserve">are in</w:delText>
        </w:r>
      </w:del>
      <w:del w:id="25077" w:author="PR Preview" w:date="2026-01-01T00:00:00Z">
        <w:r>
          <w:delText xml:space="preserve"> </w:delText>
        </w:r>
      </w:del>
      <m:oMath>
        <m:r>
          <m:rPr>
            <m:scr m:val="script"/>
            <m:sty m:val="p"/>
          </m:rPr>
          <m:t>S</m:t>
        </m:r>
      </m:oMath>
      <w:del w:id="25078" w:author="PR Preview" w:date="2026-01-01T00:00:00Z">
        <w:r>
          <w:delText xml:space="preserve">,</w:delText>
        </w:r>
      </w:del>
      <w:del w:id="25079" w:author="PR Preview" w:date="2026-01-01T00:00:00Z">
        <w:r>
          <w:delText xml:space="preserve"> </w:delText>
        </w:r>
      </w:del>
      <w:del w:id="25080" w:author="PR Preview" w:date="2026-01-01T00:00:00Z">
        <w:r>
          <w:delText xml:space="preserve">so</w:delText>
        </w:r>
      </w:del>
      <w:del w:id="25081" w:author="PR Preview" w:date="2026-01-01T00:00:00Z">
        <w:r>
          <w:delText xml:space="preserve"> </w:delText>
        </w:r>
      </w:del>
      <m:oMath>
        <m:limLow>
          <m:e>
            <m:r>
              <m:t>u</m:t>
            </m:r>
          </m:e>
          <m:lim>
            <m:r>
              <m:rPr>
                <m:sty m:val="p"/>
              </m:rPr>
              <m:t>∼</m:t>
            </m:r>
          </m:lim>
        </m:limLow>
        <m:r>
          <m:rPr>
            <m:sty m:val="p"/>
          </m:rPr>
          <m:t>−</m:t>
        </m:r>
        <m:limLow>
          <m:e>
            <m:r>
              <m:t>w</m:t>
            </m:r>
          </m:e>
          <m:lim>
            <m:r>
              <m:rPr>
                <m:sty m:val="p"/>
              </m:rPr>
              <m:t>∼</m:t>
            </m:r>
          </m:lim>
        </m:limLow>
        <m:r>
          <m:rPr>
            <m:sty m:val="p"/>
          </m:rPr>
          <m:t>=</m:t>
        </m:r>
        <m:limLow>
          <m:e>
            <m:r>
              <m:t>u</m:t>
            </m:r>
          </m:e>
          <m:lim>
            <m:r>
              <m:rPr>
                <m:sty m:val="p"/>
              </m:rPr>
              <m:t>∼</m:t>
            </m:r>
          </m:lim>
        </m:limLow>
        <m:r>
          <m:rPr>
            <m:sty m:val="p"/>
          </m:rPr>
          <m:t>+</m:t>
        </m:r>
        <m:r>
          <m:rPr>
            <m:sty m:val="p"/>
          </m:rPr>
          <m:t>(</m:t>
        </m:r>
        <m:r>
          <m:rPr>
            <m:sty m:val="p"/>
          </m:rPr>
          <m:t>−</m:t>
        </m:r>
        <m:r>
          <m:t>1</m:t>
        </m:r>
        <m:r>
          <m:rPr>
            <m:sty m:val="p"/>
          </m:rPr>
          <m:t>)</m:t>
        </m:r>
        <m:r>
          <m:t> </m:t>
        </m:r>
        <m:limLow>
          <m:e>
            <m:r>
              <m:t>w</m:t>
            </m:r>
          </m:e>
          <m:lim>
            <m:r>
              <m:rPr>
                <m:sty m:val="p"/>
              </m:rPr>
              <m:t>∼</m:t>
            </m:r>
          </m:lim>
        </m:limLow>
        <m:r>
          <m:rPr>
            <m:sty m:val="p"/>
          </m:rPr>
          <m:t>∈</m:t>
        </m:r>
        <m:r>
          <m:rPr>
            <m:scr m:val="script"/>
            <m:sty m:val="p"/>
          </m:rPr>
          <m:t>S</m:t>
        </m:r>
      </m:oMath>
      <w:del w:id="25082" w:author="PR Preview" w:date="2026-01-01T00:00:00Z">
        <w:r>
          <w:delText xml:space="preserve"> </w:delText>
        </w:r>
      </w:del>
      <w:del w:id="25083" w:author="PR Preview" w:date="2026-01-01T00:00:00Z">
        <w:r>
          <w:delText xml:space="preserve">(</w:delText>
        </w:r>
      </w:del>
      <w:hyperlink w:anchor="def-subspace">
        <w:del w:id="25084" w:author="PR Preview" w:date="2026-01-01T00:00:00Z">
          <w:r>
            <w:rPr>
              <w:rStyle w:val="Hyperlink"/>
            </w:rPr>
            <w:delText xml:space="preserve">Definition 46</w:delText>
          </w:r>
        </w:del>
      </w:hyperlink>
      <w:del w:id="25085" w:author="PR Preview" w:date="2026-01-01T00:00:00Z">
        <w:r>
          <w:delText xml:space="preserve">),</w:delText>
        </w:r>
      </w:del>
      <w:del w:id="25086" w:author="PR Preview" w:date="2026-01-01T00:00:00Z">
        <w:r>
          <w:delText xml:space="preserve"> </w:delText>
        </w:r>
      </w:del>
      <w:del w:id="25087" w:author="PR Preview" w:date="2026-01-01T00:00:00Z">
        <w:r>
          <w:delText xml:space="preserve">and therefore</w:delText>
        </w:r>
      </w:del>
      <w:del w:id="25088" w:author="PR Preview" w:date="2026-01-01T00:00:00Z">
        <w:r>
          <w:delText xml:space="preserve"> </w:delText>
        </w:r>
      </w:del>
      <m:oMath>
        <m:r>
          <m:rPr>
            <m:sty m:val="p"/>
          </m:rPr>
          <m:t>(</m:t>
        </m:r>
        <m:limLow>
          <m:e>
            <m:r>
              <m:t>y</m:t>
            </m:r>
          </m:e>
          <m:lim>
            <m:r>
              <m:rPr>
                <m:sty m:val="p"/>
              </m:rPr>
              <m:t>∼</m:t>
            </m:r>
          </m:lim>
        </m:limLow>
        <m:r>
          <m:rPr>
            <m:sty m:val="p"/>
          </m:rPr>
          <m:t>−</m:t>
        </m:r>
        <m:limLow>
          <m:e>
            <m:r>
              <m:t>u</m:t>
            </m:r>
          </m:e>
          <m:lim>
            <m:r>
              <m:rPr>
                <m:sty m:val="p"/>
              </m:rPr>
              <m:t>∼</m:t>
            </m:r>
          </m:lim>
        </m:limLow>
        <m:r>
          <m:rPr>
            <m:sty m:val="p"/>
          </m:rPr>
          <m:t>)</m:t>
        </m:r>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oMath>
      <w:del w:id="25089" w:author="PR Preview" w:date="2026-01-01T00:00:00Z">
        <w:r>
          <w:delText xml:space="preserve"> </w:delText>
        </w:r>
      </w:del>
      <w:del w:id="25090" w:author="PR Preview" w:date="2026-01-01T00:00:00Z">
        <w:r>
          <w:delText xml:space="preserve">(</w:delText>
        </w:r>
      </w:del>
      <w:hyperlink w:anchor="def-orthogonal-complement">
        <w:del w:id="25091" w:author="PR Preview" w:date="2026-01-01T00:00:00Z">
          <w:r>
            <w:rPr>
              <w:rStyle w:val="Hyperlink"/>
            </w:rPr>
            <w:delText xml:space="preserve">Definition 67</w:delText>
          </w:r>
        </w:del>
      </w:hyperlink>
      <w:del w:id="25092" w:author="PR Preview" w:date="2026-01-01T00:00:00Z">
        <w:r>
          <w:delText xml:space="preserve">). Then</w:delText>
        </w:r>
      </w:del>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w</m:t>
                      </m:r>
                    </m:e>
                    <m:lim>
                      <m:r>
                        <m:rPr>
                          <m:sty m:val="p"/>
                        </m:rPr>
                        <m:t>∼</m:t>
                      </m:r>
                    </m:lim>
                  </m:limLow>
                </m:e>
              </m:d>
              <m:sSup>
                <m:e>
                  <m:r>
                    <m:t>​</m:t>
                  </m:r>
                </m:e>
                <m:sup>
                  <m:r>
                    <m:t>2</m:t>
                  </m:r>
                </m:sup>
              </m:sSup>
              <m:r>
                <m:t>&amp;</m:t>
              </m:r>
              <m:r>
                <m:rPr>
                  <m:sty m:val="p"/>
                </m:rPr>
                <m:t>=</m:t>
              </m:r>
              <m:r>
                <m:t>​</m:t>
              </m:r>
              <m:d>
                <m:dPr>
                  <m:begChr m:val="∥"/>
                  <m:sepChr m:val=""/>
                  <m:endChr m:val="∥"/>
                  <m:grow/>
                </m:dPr>
                <m:e>
                  <m:r>
                    <m:rPr>
                      <m:sty m:val="p"/>
                    </m:rPr>
                    <m:t>(</m:t>
                  </m:r>
                  <m:limLow>
                    <m:e>
                      <m:r>
                        <m:t>y</m:t>
                      </m:r>
                    </m:e>
                    <m:lim>
                      <m:r>
                        <m:rPr>
                          <m:sty m:val="p"/>
                        </m:rPr>
                        <m:t>∼</m:t>
                      </m:r>
                    </m:lim>
                  </m:limLow>
                  <m:r>
                    <m:rPr>
                      <m:sty m:val="p"/>
                    </m:rPr>
                    <m:t>−</m:t>
                  </m:r>
                  <m:limLow>
                    <m:e>
                      <m:r>
                        <m:t>u</m:t>
                      </m:r>
                    </m:e>
                    <m:lim>
                      <m:r>
                        <m:rPr>
                          <m:sty m:val="p"/>
                        </m:rPr>
                        <m:t>∼</m:t>
                      </m:r>
                    </m:lim>
                  </m:limLow>
                  <m:r>
                    <m:rPr>
                      <m:sty m:val="p"/>
                    </m:rPr>
                    <m:t>)</m:t>
                  </m:r>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e>
              </m:d>
              <m:sSup>
                <m:e>
                  <m:r>
                    <m:t>​</m:t>
                  </m:r>
                </m:e>
                <m:sup>
                  <m:r>
                    <m:t>2</m:t>
                  </m:r>
                </m:sup>
              </m:sSup>
              <m:r>
                <m:t>&amp;</m:t>
              </m:r>
              <m:r>
                <m:t>&amp;</m:t>
              </m:r>
              <m:r>
                <m:rPr>
                  <m:nor/>
                  <m:sty m:val="p"/>
                </m:rPr>
                <m:t>(add and subtract </m:t>
              </m:r>
              <m:limLow>
                <m:e>
                  <m:r>
                    <m:t>u</m:t>
                  </m:r>
                </m:e>
                <m:lim>
                  <m:r>
                    <m:rPr>
                      <m:sty m:val="p"/>
                    </m:rPr>
                    <m:t>∼</m:t>
                  </m:r>
                </m:lim>
              </m:limLow>
              <m:r>
                <m:rPr>
                  <m:nor/>
                  <m:sty m:val="p"/>
                </m:rPr>
                <m:t>)</m:t>
              </m:r>
            </m:e>
            <m:e>
              <m:r>
                <m:t>&amp;</m:t>
              </m:r>
              <m:r>
                <m:rPr>
                  <m:sty m:val="p"/>
                </m:rPr>
                <m:t>=</m:t>
              </m:r>
              <m:r>
                <m:t>​</m:t>
              </m:r>
              <m:d>
                <m:dPr>
                  <m:begChr m:val="∥"/>
                  <m:sepChr m:val=""/>
                  <m:endChr m:val="∥"/>
                  <m:grow/>
                </m:dPr>
                <m:e>
                  <m:limLow>
                    <m:e>
                      <m:r>
                        <m:t>y</m:t>
                      </m:r>
                    </m:e>
                    <m:lim>
                      <m:r>
                        <m:rPr>
                          <m:sty m:val="p"/>
                        </m:rPr>
                        <m:t>∼</m:t>
                      </m:r>
                    </m:lim>
                  </m:limLow>
                  <m:r>
                    <m:rPr>
                      <m:sty m:val="p"/>
                    </m:rPr>
                    <m:t>−</m:t>
                  </m:r>
                  <m:limLow>
                    <m:e>
                      <m:r>
                        <m:t>u</m:t>
                      </m:r>
                    </m:e>
                    <m:lim>
                      <m:r>
                        <m:rPr>
                          <m:sty m:val="p"/>
                        </m:rPr>
                        <m:t>∼</m:t>
                      </m:r>
                    </m:lim>
                  </m:limLow>
                </m:e>
              </m:d>
              <m:sSup>
                <m:e>
                  <m:r>
                    <m:t>​</m:t>
                  </m:r>
                </m:e>
                <m:sup>
                  <m:r>
                    <m:t>2</m:t>
                  </m:r>
                </m:sup>
              </m:sSup>
              <m:r>
                <m:rPr>
                  <m:sty m:val="p"/>
                </m:rPr>
                <m:t>+</m:t>
              </m:r>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limLow>
                    <m:e>
                      <m:r>
                        <m:t>y</m:t>
                      </m:r>
                    </m:e>
                    <m:lim>
                      <m:r>
                        <m:rPr>
                          <m:sty m:val="p"/>
                        </m:rPr>
                        <m:t>∼</m:t>
                      </m:r>
                    </m:lim>
                  </m:limLow>
                  <m:r>
                    <m:rPr>
                      <m:sty m:val="p"/>
                    </m:rPr>
                    <m:t>−</m:t>
                  </m:r>
                  <m:limLow>
                    <m:e>
                      <m:r>
                        <m:t>u</m:t>
                      </m:r>
                    </m:e>
                    <m:lim>
                      <m:r>
                        <m:rPr>
                          <m:sty m:val="p"/>
                        </m:rPr>
                        <m:t>∼</m:t>
                      </m:r>
                    </m:lim>
                  </m:limLow>
                </m:e>
              </m:d>
              <m:sSup>
                <m:e>
                  <m:r>
                    <m:t>​</m:t>
                  </m:r>
                </m:e>
                <m:sup>
                  <m:r>
                    <m:t>2</m:t>
                  </m:r>
                </m:sup>
              </m:sSup>
              <m:r>
                <m:rPr>
                  <m:sty m:val="p"/>
                </m:rPr>
                <m:t>,</m:t>
              </m:r>
              <m:r>
                <m:t>&amp;</m:t>
              </m:r>
              <m:r>
                <m:t>&amp;</m:t>
              </m:r>
              <m:r>
                <m:rPr>
                  <m:nor/>
                  <m:sty m:val="p"/>
                </m:rPr>
                <m:t>(</m:t>
              </m:r>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del w:id="25093" w:author="PR Preview" w:date="2026-01-01T00:00:00Z">
        <w:r>
          <w:delText xml:space="preserve">with equality exactly when</w:delText>
        </w:r>
      </w:del>
      <w:del w:id="25094" w:author="PR Preview" w:date="2026-01-01T00:00:00Z">
        <w:r>
          <w:delText xml:space="preserve"> </w:delText>
        </w:r>
      </w:del>
      <m:oMath>
        <m:r>
          <m:t>​</m:t>
        </m:r>
        <m:d>
          <m:dPr>
            <m:begChr m:val="∥"/>
            <m:sepChr m:val=""/>
            <m:endChr m:val="∥"/>
            <m:grow/>
          </m:dPr>
          <m:e>
            <m:limLow>
              <m:e>
                <m:r>
                  <m:t>u</m:t>
                </m:r>
              </m:e>
              <m:lim>
                <m:r>
                  <m:rPr>
                    <m:sty m:val="p"/>
                  </m:rPr>
                  <m:t>∼</m:t>
                </m:r>
              </m:lim>
            </m:limLow>
            <m:r>
              <m:rPr>
                <m:sty m:val="p"/>
              </m:rPr>
              <m:t>−</m:t>
            </m:r>
            <m:limLow>
              <m:e>
                <m:r>
                  <m:t>w</m:t>
                </m:r>
              </m:e>
              <m:lim>
                <m:r>
                  <m:rPr>
                    <m:sty m:val="p"/>
                  </m:rPr>
                  <m:t>∼</m:t>
                </m:r>
              </m:lim>
            </m:limLow>
          </m:e>
        </m:d>
        <m:r>
          <m:t>​</m:t>
        </m:r>
        <m:r>
          <m:rPr>
            <m:sty m:val="p"/>
          </m:rPr>
          <m:t>=</m:t>
        </m:r>
        <m:r>
          <m:t>0</m:t>
        </m:r>
      </m:oMath>
      <w:del w:id="25095" w:author="PR Preview" w:date="2026-01-01T00:00:00Z">
        <w:r>
          <w:delText xml:space="preserve">,</w:delText>
        </w:r>
      </w:del>
      <w:del w:id="25096" w:author="PR Preview" w:date="2026-01-01T00:00:00Z">
        <w:r>
          <w:delText xml:space="preserve"> </w:delText>
        </w:r>
      </w:del>
      <w:del w:id="25097" w:author="PR Preview" w:date="2026-01-01T00:00:00Z">
        <w:r>
          <w:delText xml:space="preserve">that is, when</w:delText>
        </w:r>
      </w:del>
      <w:del w:id="25098" w:author="PR Preview" w:date="2026-01-01T00:00:00Z">
        <w:r>
          <w:delText xml:space="preserve"> </w:delText>
        </w:r>
      </w:del>
      <m:oMath>
        <m:limLow>
          <m:e>
            <m:r>
              <m:t>w</m:t>
            </m:r>
          </m:e>
          <m:lim>
            <m:r>
              <m:rPr>
                <m:sty m:val="p"/>
              </m:rPr>
              <m:t>∼</m:t>
            </m:r>
          </m:lim>
        </m:limLow>
        <m:r>
          <m:rPr>
            <m:sty m:val="p"/>
          </m:rPr>
          <m:t>=</m:t>
        </m:r>
        <m:limLow>
          <m:e>
            <m:r>
              <m:t>u</m:t>
            </m:r>
          </m:e>
          <m:lim>
            <m:r>
              <m:rPr>
                <m:sty m:val="p"/>
              </m:rPr>
              <m:t>∼</m:t>
            </m:r>
          </m:lim>
        </m:limLow>
      </m:oMath>
      <w:del w:id="25099" w:author="PR Preview" w:date="2026-01-01T00:00:00Z">
        <w:r>
          <w:delText xml:space="preserve"> </w:delText>
        </w:r>
      </w:del>
      <w:del w:id="25100" w:author="PR Preview" w:date="2026-01-01T00:00:00Z">
        <w:r>
          <w:delText xml:space="preserve">(</w:delText>
        </w:r>
      </w:del>
      <w:hyperlink w:anchor="thm-norm-properties">
        <w:del w:id="25101" w:author="PR Preview" w:date="2026-01-01T00:00:00Z">
          <w:r>
            <w:rPr>
              <w:rStyle w:val="Hyperlink"/>
            </w:rPr>
            <w:delText xml:space="preserve">Theorem 56</w:delText>
          </w:r>
        </w:del>
      </w:hyperlink>
      <w:del w:id="25102" w:author="PR Preview" w:date="2026-01-01T00:00:00Z">
        <w:r>
          <w:delText xml:space="preserve">, part 1).</w:delText>
        </w:r>
      </w:del>
      <w:del w:id="25103" w:author="PR Preview" w:date="2026-01-01T00:00:00Z">
        <w:r>
          <w:delText xml:space="preserve"> </w:delText>
        </w:r>
      </w:del>
      <w:del w:id="25104" w:author="PR Preview" w:date="2026-01-01T00:00:00Z">
        <w:r>
          <w:delText xml:space="preserve">Taking nonnegative square roots preserves the inequality.</w:delText>
        </w:r>
      </w:del>
    </w:p>
    <w:p>
      <w:pPr>
        <w:pStyle w:val="BodyText"/>
      </w:pPr>
      <w:del w:id="25105" w:author="PR Preview" w:date="2026-01-01T00:00:00Z">
        <w:r>
          <w:rPr>
            <w:b/>
            <w:bCs/>
          </w:rPr>
          <w:delText xml:space="preserve">Example 165 (No point of the line is closer)</w:delText>
        </w:r>
      </w:del>
      <w:del w:id="25106" w:author="PR Preview" w:date="2026-01-01T00:00:00Z">
        <w:r>
          <w:delText xml:space="preserve"> </w:delText>
        </w:r>
      </w:del>
      <w:del w:id="25107" w:author="PR Preview" w:date="2026-01-01T00:00:00Z">
        <w:r>
          <w:delText xml:space="preserve">In</w:delText>
        </w:r>
      </w:del>
      <w:del w:id="25108" w:author="PR Preview" w:date="2026-01-01T00:00:00Z">
        <w:r>
          <w:delText xml:space="preserve"> </w:delText>
        </w:r>
      </w:del>
      <w:hyperlink w:anchor="exm-orthogonal-projection">
        <w:del w:id="25109" w:author="PR Preview" w:date="2026-01-01T00:00:00Z">
          <w:r>
            <w:rPr>
              <w:rStyle w:val="Hyperlink"/>
            </w:rPr>
            <w:delText xml:space="preserve">Example 163</w:delText>
          </w:r>
        </w:del>
      </w:hyperlink>
      <w:del w:id="25110" w:author="PR Preview" w:date="2026-01-01T00:00:00Z">
        <w:r>
          <w:delText xml:space="preserve">,</w:delText>
        </w:r>
      </w:del>
      <w:del w:id="25111" w:author="PR Preview" w:date="2026-01-01T00:00:00Z">
        <w:r>
          <w:delText xml:space="preserve"> </w:delText>
        </w:r>
      </w:del>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del w:id="25112" w:author="PR Preview" w:date="2026-01-01T00:00:00Z">
        <w:r>
          <w:delText xml:space="preserve"> </w:delText>
        </w:r>
      </w:del>
      <w:del w:id="25113" w:author="PR Preview" w:date="2026-01-01T00:00:00Z">
        <w:r>
          <w:delText xml:space="preserve">has projection</w:delText>
        </w:r>
      </w:del>
      <w:del w:id="25114" w:author="PR Preview" w:date="2026-01-01T00:00:00Z">
        <w:r>
          <w:delText xml:space="preserve"> </w:delText>
        </w:r>
      </w:del>
      <m:oMath>
        <m:limLow>
          <m:e>
            <m:r>
              <m:t>u</m:t>
            </m:r>
          </m:e>
          <m:lim>
            <m:r>
              <m:rPr>
                <m:sty m:val="p"/>
              </m:rPr>
              <m:t>∼</m:t>
            </m:r>
          </m:lim>
        </m:limLow>
        <m:r>
          <m:rPr>
            <m:sty m:val="p"/>
          </m:rPr>
          <m:t>=</m:t>
        </m:r>
        <m:r>
          <m:rPr>
            <m:sty m:val="p"/>
          </m:rPr>
          <m:t>(</m:t>
        </m:r>
        <m:r>
          <m:t>2</m:t>
        </m:r>
        <m:r>
          <m:rPr>
            <m:sty m:val="p"/>
          </m:rPr>
          <m:t>,</m:t>
        </m:r>
        <m:r>
          <m:t>2</m:t>
        </m:r>
        <m:r>
          <m:rPr>
            <m:sty m:val="p"/>
          </m:rPr>
          <m:t>,</m:t>
        </m:r>
        <m:r>
          <m:t>0</m:t>
        </m:r>
        <m:r>
          <m:rPr>
            <m:sty m:val="p"/>
          </m:rPr>
          <m:t>)</m:t>
        </m:r>
      </m:oMath>
      <w:del w:id="25115" w:author="PR Preview" w:date="2026-01-01T00:00:00Z">
        <w:r>
          <w:delText xml:space="preserve"> </w:delText>
        </w:r>
      </w:del>
      <w:del w:id="25116" w:author="PR Preview" w:date="2026-01-01T00:00:00Z">
        <w:r>
          <w:delText xml:space="preserve">onto</w:delText>
        </w:r>
      </w:del>
      <w:del w:id="25117"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25118" w:author="PR Preview" w:date="2026-01-01T00:00:00Z">
        <w:r>
          <w:delText xml:space="preserve">,</w:delText>
        </w:r>
      </w:del>
      <w:del w:id="25119" w:author="PR Preview" w:date="2026-01-01T00:00:00Z">
        <w:r>
          <w:delText xml:space="preserve"> </w:delText>
        </w:r>
      </w:del>
      <w:del w:id="25120" w:author="PR Preview" w:date="2026-01-01T00:00:00Z">
        <w:r>
          <w:delText xml:space="preserve">at distance</w:delText>
        </w:r>
      </w:del>
      <w:del w:id="25121" w:author="PR Preview" w:date="2026-01-01T00:00:00Z">
        <w:r>
          <w:delText xml:space="preserve"> </w:delText>
        </w:r>
      </w:del>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del w:id="25122" w:author="PR Preview" w:date="2026-01-01T00:00:00Z">
        <w:r>
          <w:delText xml:space="preserve">.</w:delText>
        </w:r>
      </w:del>
      <w:del w:id="25123" w:author="PR Preview" w:date="2026-01-01T00:00:00Z">
        <w:r>
          <w:delText xml:space="preserve"> </w:delText>
        </w:r>
      </w:del>
      <w:del w:id="25124" w:author="PR Preview" w:date="2026-01-01T00:00:00Z">
        <w:r>
          <w:delText xml:space="preserve">Another point of</w:delText>
        </w:r>
      </w:del>
      <w:del w:id="25125" w:author="PR Preview" w:date="2026-01-01T00:00:00Z">
        <w:r>
          <w:delText xml:space="preserve"> </w:delText>
        </w:r>
      </w:del>
      <m:oMath>
        <m:r>
          <m:rPr>
            <m:scr m:val="script"/>
            <m:sty m:val="p"/>
          </m:rPr>
          <m:t>S</m:t>
        </m:r>
      </m:oMath>
      <w:del w:id="25126" w:author="PR Preview" w:date="2026-01-01T00:00:00Z">
        <w:r>
          <w:delText xml:space="preserve">, such as</w:delText>
        </w:r>
      </w:del>
      <w:del w:id="25127" w:author="PR Preview" w:date="2026-01-01T00:00:00Z">
        <w:r>
          <w:delText xml:space="preserve"> </w:delText>
        </w:r>
      </w:del>
      <m:oMath>
        <m:limLow>
          <m:e>
            <m:r>
              <m:t>w</m:t>
            </m:r>
          </m:e>
          <m:lim>
            <m:r>
              <m:rPr>
                <m:sty m:val="p"/>
              </m:rPr>
              <m:t>∼</m:t>
            </m:r>
          </m:lim>
        </m:limLow>
        <m:r>
          <m:rPr>
            <m:sty m:val="p"/>
          </m:rPr>
          <m:t>=</m:t>
        </m:r>
        <m:r>
          <m:rPr>
            <m:sty m:val="p"/>
          </m:rPr>
          <m:t>(</m:t>
        </m:r>
        <m:r>
          <m:t>3</m:t>
        </m:r>
        <m:r>
          <m:rPr>
            <m:sty m:val="p"/>
          </m:rPr>
          <m:t>,</m:t>
        </m:r>
        <m:r>
          <m:t>3</m:t>
        </m:r>
        <m:r>
          <m:rPr>
            <m:sty m:val="p"/>
          </m:rPr>
          <m:t>,</m:t>
        </m:r>
        <m:r>
          <m:t>0</m:t>
        </m:r>
        <m:r>
          <m:rPr>
            <m:sty m:val="p"/>
          </m:rPr>
          <m:t>)</m:t>
        </m:r>
      </m:oMath>
      <w:del w:id="25128" w:author="PR Preview" w:date="2026-01-01T00:00:00Z">
        <w:r>
          <w:delText xml:space="preserve">,</w:delText>
        </w:r>
      </w:del>
      <w:del w:id="25129" w:author="PR Preview" w:date="2026-01-01T00:00:00Z">
        <w:r>
          <w:delText xml:space="preserve"> </w:delText>
        </w:r>
      </w:del>
      <w:del w:id="25130" w:author="PR Preview" w:date="2026-01-01T00:00:00Z">
        <w:r>
          <w:delText xml:space="preserve">is farther:</w:delText>
        </w:r>
      </w:del>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w</m:t>
                      </m:r>
                    </m:e>
                    <m:lim>
                      <m:r>
                        <m:rPr>
                          <m:sty m:val="p"/>
                        </m:rPr>
                        <m:t>∼</m:t>
                      </m:r>
                    </m:lim>
                  </m:limLow>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BodyText"/>
      </w:pPr>
      <w:ins w:id="25131" w:author="PR Preview" w:date="2026-01-01T00:00:00Z">
        <w:r>
          <w:rPr>
            <w:b/>
            <w:bCs/>
          </w:rPr>
          <w:t xml:space="preserve">Definition 108 (Orthogonal projection onto a subspace)</w:t>
        </w:r>
      </w:ins>
      <w:ins w:id="25132" w:author="PR Preview" w:date="2026-01-01T00:00:00Z">
        <w:r>
          <w:t xml:space="preserve"> </w:t>
        </w:r>
      </w:ins>
      <w:ins w:id="25133" w:author="PR Preview" w:date="2026-01-01T00:00:00Z">
        <w:r>
          <w:t xml:space="preserve">Let</w:t>
        </w:r>
      </w:ins>
      <w:ins w:id="25134" w:author="PR Preview" w:date="2026-01-01T00:00:00Z">
        <w:r>
          <w:t xml:space="preserve"> </w:t>
        </w:r>
      </w:ins>
      <m:oMath>
        <m:r>
          <m:rPr>
            <m:scr m:val="script"/>
            <m:sty m:val="p"/>
          </m:rPr>
          <m:t>S</m:t>
        </m:r>
      </m:oMath>
      <w:ins w:id="25135" w:author="PR Preview" w:date="2026-01-01T00:00:00Z">
        <w:r>
          <w:t xml:space="preserve"> </w:t>
        </w:r>
      </w:ins>
      <w:ins w:id="25136" w:author="PR Preview" w:date="2026-01-01T00:00:00Z">
        <w:r>
          <w:t xml:space="preserve">be a subspace of</w:t>
        </w:r>
      </w:ins>
      <w:ins w:id="25137" w:author="PR Preview" w:date="2026-01-01T00:00:00Z">
        <w:r>
          <w:t xml:space="preserve"> </w:t>
        </w:r>
      </w:ins>
      <m:oMath>
        <m:sSup>
          <m:e>
            <m:r>
              <m:rPr>
                <m:scr m:val="double-struck"/>
                <m:sty m:val="p"/>
              </m:rPr>
              <m:t>R</m:t>
            </m:r>
          </m:e>
          <m:sup>
            <m:r>
              <m:t>p</m:t>
            </m:r>
          </m:sup>
        </m:sSup>
      </m:oMath>
      <w:ins w:id="25138" w:author="PR Preview" w:date="2026-01-01T00:00:00Z">
        <w:r>
          <w:t xml:space="preserve"> </w:t>
        </w:r>
      </w:ins>
      <w:ins w:id="25139" w:author="PR Preview" w:date="2026-01-01T00:00:00Z">
        <w:r>
          <w:t xml:space="preserve">and</w:t>
        </w:r>
      </w:ins>
      <w:ins w:id="25140" w:author="PR Preview" w:date="2026-01-01T00:00:00Z">
        <w:r>
          <w:t xml:space="preserve"> </w:t>
        </w:r>
      </w:ins>
      <w:ins w:id="25141" w:author="PR Preview" w:date="2026-01-01T00:00:00Z">
        <w:r>
          <w:t xml:space="preserve">$\mathord{\smash[b]{\underset{\raise.3ex\hbox{$\scriptstyle\sim$}}{y}}\vphantom{y}} \in \mathbb{R}^p$</w:t>
        </w:r>
      </w:ins>
      <w:ins w:id="25142" w:author="PR Preview" w:date="2026-01-01T00:00:00Z">
        <w:r>
          <w:t xml:space="preserve">.</w:t>
        </w:r>
      </w:ins>
      <w:ins w:id="25143" w:author="PR Preview" w:date="2026-01-01T00:00:00Z">
        <w:r>
          <w:t xml:space="preserve"> </w:t>
        </w:r>
      </w:ins>
      <w:ins w:id="25144" w:author="PR Preview" w:date="2026-01-01T00:00:00Z">
        <w:r>
          <w:t xml:space="preserve">By</w:t>
        </w:r>
      </w:ins>
      <w:ins w:id="25145" w:author="PR Preview" w:date="2026-01-01T00:00:00Z">
        <w:r>
          <w:t xml:space="preserve"> </w:t>
        </w:r>
      </w:ins>
      <w:hyperlink w:anchor="thm-orthogonal-direct-sum">
        <w:ins w:id="25146" w:author="PR Preview" w:date="2026-01-01T00:00:00Z">
          <w:r>
            <w:rPr>
              <w:rStyle w:val="Hyperlink"/>
            </w:rPr>
            <w:t xml:space="preserve">Theorem 53</w:t>
          </w:r>
        </w:ins>
      </w:hyperlink>
      <w:ins w:id="25147" w:author="PR Preview" w:date="2026-01-01T00:00:00Z">
        <w:r>
          <w:t xml:space="preserve">,</w:t>
        </w:r>
      </w:ins>
      <w:ins w:id="25148" w:author="PR Preview" w:date="2026-01-01T00:00:00Z">
        <w:r>
          <w:t xml:space="preserve"> </w:t>
        </w:r>
      </w:ins>
      <w:ins w:id="25149" w:author="PR Preview" w:date="2026-01-01T00:00:00Z">
        <w:r>
          <w:t xml:space="preserve">$\mathord{\smash[b]{\underset{\raise.3ex\hbox{$\scriptstyle\sim$}}{y}}\vphantom{y}} = \mathord{\smash[b]{\underset{\raise.3ex\hbox{$\scriptstyle\sim$}}{u}}\vphantom{u}} + \mathord{\smash[b]{\underset{\raise.3ex\hbox{$\scriptstyle\sim$}}{v}}\vphantom{v}}$</w:t>
        </w:r>
      </w:ins>
      <w:ins w:id="25150" w:author="PR Preview" w:date="2026-01-01T00:00:00Z">
        <w:r>
          <w:t xml:space="preserve"> </w:t>
        </w:r>
      </w:ins>
      <w:ins w:id="25151" w:author="PR Preview" w:date="2026-01-01T00:00:00Z">
        <w:r>
          <w:t xml:space="preserve">for exactly one</w:t>
        </w:r>
      </w:ins>
      <w:ins w:id="25152" w:author="PR Preview" w:date="2026-01-01T00:00:00Z">
        <w:r>
          <w:t xml:space="preserve"> </w:t>
        </w:r>
      </w:ins>
      <w:ins w:id="25153" w:author="PR Preview" w:date="2026-01-01T00:00:00Z">
        <w:r>
          <w:t xml:space="preserve">$\mathord{\smash[b]{\underset{\raise.3ex\hbox{$\scriptstyle\sim$}}{u}}\vphantom{u}} \in \mathcal{S}$</w:t>
        </w:r>
      </w:ins>
      <w:ins w:id="25154" w:author="PR Preview" w:date="2026-01-01T00:00:00Z">
        <w:r>
          <w:t xml:space="preserve"> </w:t>
        </w:r>
      </w:ins>
      <w:ins w:id="25155" w:author="PR Preview" w:date="2026-01-01T00:00:00Z">
        <w:r>
          <w:t xml:space="preserve">and</w:t>
        </w:r>
      </w:ins>
      <w:ins w:id="25156" w:author="PR Preview" w:date="2026-01-01T00:00:00Z">
        <w:r>
          <w:t xml:space="preserve"> </w:t>
        </w:r>
      </w:ins>
      <w:ins w:id="25157" w:author="PR Preview" w:date="2026-01-01T00:00:00Z">
        <w:r>
          <w:t xml:space="preserve">$\mathord{\smash[b]{\underset{\raise.3ex\hbox{$\scriptstyle\sim$}}{v}}\vphantom{v}} \in \mathcal{S}^\perp$</w:t>
        </w:r>
      </w:ins>
      <w:ins w:id="25158" w:author="PR Preview" w:date="2026-01-01T00:00:00Z">
        <w:r>
          <w:t xml:space="preserve">.</w:t>
        </w:r>
      </w:ins>
      <w:ins w:id="25159" w:author="PR Preview" w:date="2026-01-01T00:00:00Z">
        <w:r>
          <w:t xml:space="preserve"> </w:t>
        </w:r>
      </w:ins>
      <w:ins w:id="25160" w:author="PR Preview" w:date="2026-01-01T00:00:00Z">
        <w:r>
          <w:t xml:space="preserve">The vector</w:t>
        </w:r>
      </w:ins>
      <w:ins w:id="25161" w:author="PR Preview" w:date="2026-01-01T00:00:00Z">
        <w:r>
          <w:t xml:space="preserve"> </w:t>
        </w:r>
      </w:ins>
      <w:ins w:id="25162" w:author="PR Preview" w:date="2026-01-01T00:00:00Z">
        <w:r>
          <w:t xml:space="preserve">$\mathord{\smash[b]{\underset{\raise.3ex\hbox{$\scriptstyle\sim$}}{u}}\vphantom{u}}$</w:t>
        </w:r>
      </w:ins>
      <w:ins w:id="25163" w:author="PR Preview" w:date="2026-01-01T00:00:00Z">
        <w:r>
          <w:t xml:space="preserve"> </w:t>
        </w:r>
      </w:ins>
      <w:ins w:id="25164" w:author="PR Preview" w:date="2026-01-01T00:00:00Z">
        <w:r>
          <w:t xml:space="preserve">is the</w:t>
        </w:r>
      </w:ins>
      <w:ins w:id="25165" w:author="PR Preview" w:date="2026-01-01T00:00:00Z">
        <w:r>
          <w:t xml:space="preserve"> </w:t>
        </w:r>
      </w:ins>
      <w:ins w:id="25166" w:author="PR Preview" w:date="2026-01-01T00:00:00Z">
        <w:r>
          <w:rPr>
            <w:b/>
            <w:bCs/>
          </w:rPr>
          <w:t xml:space="preserve">orthogonal projection</w:t>
        </w:r>
      </w:ins>
      <w:ins w:id="25167" w:author="PR Preview" w:date="2026-01-01T00:00:00Z">
        <w:r>
          <w:t xml:space="preserve"> </w:t>
        </w:r>
      </w:ins>
      <w:ins w:id="25168" w:author="PR Preview" w:date="2026-01-01T00:00:00Z">
        <w:r>
          <w:t xml:space="preserve">of</w:t>
        </w:r>
      </w:ins>
      <w:ins w:id="25169" w:author="PR Preview" w:date="2026-01-01T00:00:00Z">
        <w:r>
          <w:t xml:space="preserve"> </w:t>
        </w:r>
      </w:ins>
      <w:ins w:id="25170" w:author="PR Preview" w:date="2026-01-01T00:00:00Z">
        <w:r>
          <w:t xml:space="preserve">$\mathord{\smash[b]{\underset{\raise.3ex\hbox{$\scriptstyle\sim$}}{y}}\vphantom{y}}$</w:t>
        </w:r>
      </w:ins>
      <w:ins w:id="25171" w:author="PR Preview" w:date="2026-01-01T00:00:00Z">
        <w:r>
          <w:t xml:space="preserve"> </w:t>
        </w:r>
      </w:ins>
      <w:ins w:id="25172" w:author="PR Preview" w:date="2026-01-01T00:00:00Z">
        <w:r>
          <w:t xml:space="preserve">onto</w:t>
        </w:r>
      </w:ins>
      <w:ins w:id="25173" w:author="PR Preview" w:date="2026-01-01T00:00:00Z">
        <w:r>
          <w:t xml:space="preserve"> </w:t>
        </w:r>
      </w:ins>
      <m:oMath>
        <m:r>
          <m:rPr>
            <m:scr m:val="script"/>
            <m:sty m:val="p"/>
          </m:rPr>
          <m:t>S</m:t>
        </m:r>
      </m:oMath>
      <w:ins w:id="25174" w:author="PR Preview" w:date="2026-01-01T00:00:00Z">
        <w:r>
          <w:t xml:space="preserve">.</w:t>
        </w:r>
      </w:ins>
      <w:ins w:id="25175" w:author="PR Preview" w:date="2026-01-01T00:00:00Z">
        <w:r>
          <w:t xml:space="preserve"> </w:t>
        </w:r>
      </w:ins>
      <w:ins w:id="25176" w:author="PR Preview" w:date="2026-01-01T00:00:00Z">
        <w:r>
          <w:t xml:space="preserve">It is the projection of</w:t>
        </w:r>
      </w:ins>
      <w:ins w:id="25177" w:author="PR Preview" w:date="2026-01-01T00:00:00Z">
        <w:r>
          <w:t xml:space="preserve"> </w:t>
        </w:r>
      </w:ins>
      <w:ins w:id="25178" w:author="PR Preview" w:date="2026-01-01T00:00:00Z">
        <w:r>
          <w:t xml:space="preserve">$\mathord{\smash[b]{\underset{\raise.3ex\hbox{$\scriptstyle\sim$}}{y}}\vphantom{y}}$</w:t>
        </w:r>
      </w:ins>
      <w:ins w:id="25179" w:author="PR Preview" w:date="2026-01-01T00:00:00Z">
        <w:r>
          <w:t xml:space="preserve"> </w:t>
        </w:r>
      </w:ins>
      <w:ins w:id="25180" w:author="PR Preview" w:date="2026-01-01T00:00:00Z">
        <w:r>
          <w:t xml:space="preserve">onto</w:t>
        </w:r>
      </w:ins>
      <w:ins w:id="25181" w:author="PR Preview" w:date="2026-01-01T00:00:00Z">
        <w:r>
          <w:t xml:space="preserve"> </w:t>
        </w:r>
      </w:ins>
      <m:oMath>
        <m:r>
          <m:rPr>
            <m:scr m:val="script"/>
            <m:sty m:val="p"/>
          </m:rPr>
          <m:t>S</m:t>
        </m:r>
      </m:oMath>
      <w:ins w:id="25182" w:author="PR Preview" w:date="2026-01-01T00:00:00Z">
        <w:r>
          <w:t xml:space="preserve"> </w:t>
        </w:r>
      </w:ins>
      <w:ins w:id="25183" w:author="PR Preview" w:date="2026-01-01T00:00:00Z">
        <w:r>
          <w:t xml:space="preserve">along</w:t>
        </w:r>
      </w:ins>
      <w:ins w:id="25184" w:author="PR Preview" w:date="2026-01-01T00:00:00Z">
        <w:r>
          <w:t xml:space="preserve"> </w:t>
        </w:r>
      </w:ins>
      <m:oMath>
        <m:sSup>
          <m:e>
            <m:r>
              <m:rPr>
                <m:scr m:val="script"/>
                <m:sty m:val="p"/>
              </m:rPr>
              <m:t>S</m:t>
            </m:r>
          </m:e>
          <m:sup>
            <m:r>
              <m:rPr>
                <m:sty m:val="p"/>
              </m:rPr>
              <m:t>⟂</m:t>
            </m:r>
          </m:sup>
        </m:sSup>
      </m:oMath>
      <w:ins w:id="25185" w:author="PR Preview" w:date="2026-01-01T00:00:00Z">
        <w:r>
          <w:t xml:space="preserve"> </w:t>
        </w:r>
      </w:ins>
      <w:ins w:id="25186" w:author="PR Preview" w:date="2026-01-01T00:00:00Z">
        <w:r>
          <w:t xml:space="preserve">(</w:t>
        </w:r>
      </w:ins>
      <w:hyperlink w:anchor="def-projection">
        <w:ins w:id="25187" w:author="PR Preview" w:date="2026-01-01T00:00:00Z">
          <w:r>
            <w:rPr>
              <w:rStyle w:val="Hyperlink"/>
            </w:rPr>
            <w:t xml:space="preserve">Definition 66</w:t>
          </w:r>
        </w:ins>
      </w:hyperlink>
      <w:ins w:id="25188" w:author="PR Preview" w:date="2026-01-01T00:00:00Z">
        <w:r>
          <w:t xml:space="preserve">).</w:t>
        </w:r>
      </w:ins>
    </w:p>
    <w:bookmarkEnd w:id="553"/>
    <w:bookmarkStart w:id="554" w:name="exm-orthogonal-projection"/>
    <w:p>
      <w:pPr>
        <w:pStyle w:val="BodyText"/>
      </w:pPr>
      <w:ins w:id="25189" w:author="PR Preview" w:date="2026-01-01T00:00:00Z">
        <w:r>
          <w:rPr>
            <w:b/>
            <w:bCs/>
          </w:rPr>
          <w:t xml:space="preserve">Example 165 (Projecting onto a line in</w:t>
        </w:r>
      </w:ins>
      <w:ins w:id="25190" w:author="PR Preview" w:date="2026-01-01T00:00:00Z">
        <w:r>
          <w:rPr>
            <w:b/>
            <w:bCs/>
          </w:rPr>
          <w:t xml:space="preserve"> </w:t>
        </w:r>
      </w:ins>
      <m:oMath>
        <m:sSup>
          <m:e>
            <m:r>
              <m:rPr>
                <m:scr m:val="double-struck"/>
                <m:sty m:val="p"/>
              </m:rPr>
              <m:t>R</m:t>
            </m:r>
          </m:e>
          <m:sup>
            <m:r>
              <m:t>3</m:t>
            </m:r>
          </m:sup>
        </m:sSup>
      </m:oMath>
      <w:ins w:id="25191" w:author="PR Preview" w:date="2026-01-01T00:00:00Z">
        <w:r>
          <w:rPr>
            <w:b/>
            <w:bCs/>
          </w:rPr>
          <w:t xml:space="preserve">)</w:t>
        </w:r>
      </w:ins>
      <w:ins w:id="25192" w:author="PR Preview" w:date="2026-01-01T00:00:00Z">
        <w:r>
          <w:t xml:space="preserve"> </w:t>
        </w:r>
      </w:ins>
      <w:ins w:id="25193" w:author="PR Preview" w:date="2026-01-01T00:00:00Z">
        <w:r>
          <w:t xml:space="preserve">In</w:t>
        </w:r>
      </w:ins>
      <w:ins w:id="25194" w:author="PR Preview" w:date="2026-01-01T00:00:00Z">
        <w:r>
          <w:t xml:space="preserve"> </w:t>
        </w:r>
      </w:ins>
      <w:hyperlink w:anchor="exm-orthogonal-direct-sum">
        <w:ins w:id="25195" w:author="PR Preview" w:date="2026-01-01T00:00:00Z">
          <w:r>
            <w:rPr>
              <w:rStyle w:val="Hyperlink"/>
            </w:rPr>
            <w:t xml:space="preserve">Example 93</w:t>
          </w:r>
        </w:ins>
      </w:hyperlink>
      <w:ins w:id="25196" w:author="PR Preview" w:date="2026-01-01T00:00:00Z">
        <w:r>
          <w:t xml:space="preserve">,</w:t>
        </w:r>
      </w:ins>
      <w:ins w:id="25197" w:author="PR Preview" w:date="2026-01-01T00:00:00Z">
        <w:r>
          <w:t xml:space="preserve"> </w:t>
        </w:r>
      </w:ins>
      <w:ins w:id="25198" w:author="PR Preview" w:date="2026-01-01T00:00:00Z">
        <w:r>
          <w:t xml:space="preserve">$\mathord{\smash[b]{\underset{\raise.3ex\hbox{$\scriptstyle\sim$}}{y}}\vphantom{y}} = (3, 1, 2)$</w:t>
        </w:r>
      </w:ins>
      <w:ins w:id="25199" w:author="PR Preview" w:date="2026-01-01T00:00:00Z">
        <w:r>
          <w:t xml:space="preserve"> </w:t>
        </w:r>
      </w:ins>
      <w:ins w:id="25200" w:author="PR Preview" w:date="2026-01-01T00:00:00Z">
        <w:r>
          <w:t xml:space="preserve">splits as</w:t>
        </w:r>
      </w:ins>
      <w:ins w:id="25201" w:author="PR Preview" w:date="2026-01-01T00:00:00Z">
        <w:r>
          <w:t xml:space="preserve"> </w:t>
        </w:r>
      </w:ins>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ins w:id="25202" w:author="PR Preview" w:date="2026-01-01T00:00:00Z">
        <w:r>
          <w:t xml:space="preserve">,</w:t>
        </w:r>
      </w:ins>
      <w:ins w:id="25203" w:author="PR Preview" w:date="2026-01-01T00:00:00Z">
        <w:r>
          <w:t xml:space="preserve"> </w:t>
        </w:r>
      </w:ins>
      <w:ins w:id="25204" w:author="PR Preview" w:date="2026-01-01T00:00:00Z">
        <w:r>
          <w:t xml:space="preserve">with</w:t>
        </w:r>
      </w:ins>
      <w:ins w:id="25205" w:author="PR Preview" w:date="2026-01-01T00:00:00Z">
        <w:r>
          <w:t xml:space="preserve"> </w:t>
        </w:r>
      </w:ins>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25206" w:author="PR Preview" w:date="2026-01-01T00:00:00Z">
        <w:r>
          <w:t xml:space="preserve"> </w:t>
        </w:r>
      </w:ins>
      <w:ins w:id="25207" w:author="PR Preview" w:date="2026-01-01T00:00:00Z">
        <w:r>
          <w:t xml:space="preserve">and</w:t>
        </w:r>
      </w:ins>
      <w:ins w:id="25208" w:author="PR Preview" w:date="2026-01-01T00:00:00Z">
        <w:r>
          <w:t xml:space="preserve"> </w:t>
        </w:r>
      </w:ins>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ins w:id="25209" w:author="PR Preview" w:date="2026-01-01T00:00:00Z">
        <w:r>
          <w:t xml:space="preserve">.</w:t>
        </w:r>
      </w:ins>
      <w:ins w:id="25210" w:author="PR Preview" w:date="2026-01-01T00:00:00Z">
        <w:r>
          <w:t xml:space="preserve"> </w:t>
        </w:r>
      </w:ins>
      <w:ins w:id="25211" w:author="PR Preview" w:date="2026-01-01T00:00:00Z">
        <w:r>
          <w:t xml:space="preserve">So the orthogonal projection of</w:t>
        </w:r>
      </w:ins>
      <w:ins w:id="25212" w:author="PR Preview" w:date="2026-01-01T00:00:00Z">
        <w:r>
          <w:t xml:space="preserve"> </w:t>
        </w:r>
      </w:ins>
      <m:oMath>
        <m:r>
          <m:rPr>
            <m:sty m:val="p"/>
          </m:rPr>
          <m:t>(</m:t>
        </m:r>
        <m:r>
          <m:t>3</m:t>
        </m:r>
        <m:r>
          <m:rPr>
            <m:sty m:val="p"/>
          </m:rPr>
          <m:t>,</m:t>
        </m:r>
        <m:r>
          <m:t>1</m:t>
        </m:r>
        <m:r>
          <m:rPr>
            <m:sty m:val="p"/>
          </m:rPr>
          <m:t>,</m:t>
        </m:r>
        <m:r>
          <m:t>2</m:t>
        </m:r>
        <m:r>
          <m:rPr>
            <m:sty m:val="p"/>
          </m:rPr>
          <m:t>)</m:t>
        </m:r>
      </m:oMath>
      <w:ins w:id="25213" w:author="PR Preview" w:date="2026-01-01T00:00:00Z">
        <w:r>
          <w:t xml:space="preserve"> </w:t>
        </w:r>
      </w:ins>
      <w:ins w:id="25214" w:author="PR Preview" w:date="2026-01-01T00:00:00Z">
        <w:r>
          <w:t xml:space="preserve">onto</w:t>
        </w:r>
      </w:ins>
      <w:ins w:id="25215" w:author="PR Preview" w:date="2026-01-01T00:00:00Z">
        <w:r>
          <w:t xml:space="preserve"> </w:t>
        </w:r>
      </w:ins>
      <m:oMath>
        <m:r>
          <m:rPr>
            <m:scr m:val="script"/>
            <m:sty m:val="p"/>
          </m:rPr>
          <m:t>S</m:t>
        </m:r>
      </m:oMath>
      <w:ins w:id="25216" w:author="PR Preview" w:date="2026-01-01T00:00:00Z">
        <w:r>
          <w:t xml:space="preserve"> </w:t>
        </w:r>
      </w:ins>
      <w:ins w:id="25217" w:author="PR Preview" w:date="2026-01-01T00:00:00Z">
        <w:r>
          <w:t xml:space="preserve">is</w:t>
        </w:r>
      </w:ins>
      <w:ins w:id="25218" w:author="PR Preview" w:date="2026-01-01T00:00:00Z">
        <w:r>
          <w:t xml:space="preserve"> </w:t>
        </w:r>
      </w:ins>
      <m:oMath>
        <m:r>
          <m:rPr>
            <m:sty m:val="p"/>
          </m:rPr>
          <m:t>(</m:t>
        </m:r>
        <m:r>
          <m:t>2</m:t>
        </m:r>
        <m:r>
          <m:rPr>
            <m:sty m:val="p"/>
          </m:rPr>
          <m:t>,</m:t>
        </m:r>
        <m:r>
          <m:t>2</m:t>
        </m:r>
        <m:r>
          <m:rPr>
            <m:sty m:val="p"/>
          </m:rPr>
          <m:t>,</m:t>
        </m:r>
        <m:r>
          <m:t>0</m:t>
        </m:r>
        <m:r>
          <m:rPr>
            <m:sty m:val="p"/>
          </m:rPr>
          <m:t>)</m:t>
        </m:r>
      </m:oMath>
      <w:ins w:id="25219" w:author="PR Preview" w:date="2026-01-01T00:00:00Z">
        <w:r>
          <w:t xml:space="preserve">.</w:t>
        </w:r>
      </w:ins>
      <w:ins w:id="25220" w:author="PR Preview" w:date="2026-01-01T00:00:00Z">
        <w:r>
          <w:t xml:space="preserve"> </w:t>
        </w:r>
      </w:ins>
      <w:ins w:id="25221" w:author="PR Preview" w:date="2026-01-01T00:00:00Z">
        <w:r>
          <w:t xml:space="preserve">A vector already in</w:t>
        </w:r>
      </w:ins>
      <w:ins w:id="25222" w:author="PR Preview" w:date="2026-01-01T00:00:00Z">
        <w:r>
          <w:t xml:space="preserve"> </w:t>
        </w:r>
      </w:ins>
      <m:oMath>
        <m:r>
          <m:rPr>
            <m:scr m:val="script"/>
            <m:sty m:val="p"/>
          </m:rPr>
          <m:t>S</m:t>
        </m:r>
      </m:oMath>
      <w:ins w:id="25223" w:author="PR Preview" w:date="2026-01-01T00:00:00Z">
        <w:r>
          <w:t xml:space="preserve">, such as</w:t>
        </w:r>
      </w:ins>
      <w:ins w:id="25224" w:author="PR Preview" w:date="2026-01-01T00:00:00Z">
        <w:r>
          <w:t xml:space="preserve"> </w:t>
        </w:r>
      </w:ins>
      <m:oMath>
        <m:r>
          <m:rPr>
            <m:sty m:val="p"/>
          </m:rPr>
          <m:t>(</m:t>
        </m:r>
        <m:r>
          <m:t>5</m:t>
        </m:r>
        <m:r>
          <m:rPr>
            <m:sty m:val="p"/>
          </m:rPr>
          <m:t>,</m:t>
        </m:r>
        <m:r>
          <m:t>5</m:t>
        </m:r>
        <m:r>
          <m:rPr>
            <m:sty m:val="p"/>
          </m:rPr>
          <m:t>,</m:t>
        </m:r>
        <m:r>
          <m:t>0</m:t>
        </m:r>
        <m:r>
          <m:rPr>
            <m:sty m:val="p"/>
          </m:rPr>
          <m:t>)</m:t>
        </m:r>
      </m:oMath>
      <w:ins w:id="25225" w:author="PR Preview" w:date="2026-01-01T00:00:00Z">
        <w:r>
          <w:t xml:space="preserve">,</w:t>
        </w:r>
      </w:ins>
      <w:ins w:id="25226" w:author="PR Preview" w:date="2026-01-01T00:00:00Z">
        <w:r>
          <w:t xml:space="preserve"> </w:t>
        </w:r>
      </w:ins>
      <w:ins w:id="25227" w:author="PR Preview" w:date="2026-01-01T00:00:00Z">
        <w:r>
          <w:t xml:space="preserve">is its own projection, since</w:t>
        </w:r>
      </w:ins>
      <w:ins w:id="25228" w:author="PR Preview" w:date="2026-01-01T00:00:00Z">
        <w:r>
          <w:t xml:space="preserve"> </w:t>
        </w:r>
      </w:ins>
      <w:ins w:id="25229" w:author="PR Preview" w:date="2026-01-01T00:00:00Z">
        <w:r>
          <w:t xml:space="preserve">$(5, 5, 0) = (5, 5, 0) + \mathord{\smash[b]{\underset{\raise.3ex\hbox{$\scriptstyle\sim$}}{0}}\vphantom{0}}$</w:t>
        </w:r>
      </w:ins>
      <w:ins w:id="25230" w:author="PR Preview" w:date="2026-01-01T00:00:00Z">
        <w:r>
          <w:t xml:space="preserve"> </w:t>
        </w:r>
      </w:ins>
      <w:ins w:id="25231" w:author="PR Preview" w:date="2026-01-01T00:00:00Z">
        <w:r>
          <w:t xml:space="preserve">and</w:t>
        </w:r>
      </w:ins>
      <w:ins w:id="25232" w:author="PR Preview" w:date="2026-01-01T00:00:00Z">
        <w:r>
          <w:t xml:space="preserve"> </w:t>
        </w:r>
      </w:ins>
      <w:ins w:id="25233" w:author="PR Preview" w:date="2026-01-01T00:00:00Z">
        <w:r>
          <w:t xml:space="preserve">$\mathord{\smash[b]{\underset{\raise.3ex\hbox{$\scriptstyle\sim$}}{0}}\vphantom{0}}\in \mathcal{S}^\perp$</w:t>
        </w:r>
      </w:ins>
      <w:ins w:id="25234" w:author="PR Preview" w:date="2026-01-01T00:00:00Z">
        <w:r>
          <w:t xml:space="preserve"> </w:t>
        </w:r>
      </w:ins>
      <w:ins w:id="25235" w:author="PR Preview" w:date="2026-01-01T00:00:00Z">
        <w:r>
          <w:t xml:space="preserve">(</w:t>
        </w:r>
      </w:ins>
      <w:hyperlink w:anchor="thm-orthogonal-complement-subspace">
        <w:ins w:id="25236" w:author="PR Preview" w:date="2026-01-01T00:00:00Z">
          <w:r>
            <w:rPr>
              <w:rStyle w:val="Hyperlink"/>
            </w:rPr>
            <w:t xml:space="preserve">Theorem 51</w:t>
          </w:r>
        </w:ins>
      </w:hyperlink>
      <w:ins w:id="25237" w:author="PR Preview" w:date="2026-01-01T00:00:00Z">
        <w:r>
          <w:t xml:space="preserve">,</w:t>
        </w:r>
      </w:ins>
      <w:ins w:id="25238" w:author="PR Preview" w:date="2026-01-01T00:00:00Z">
        <w:r>
          <w:t xml:space="preserve"> </w:t>
        </w:r>
      </w:ins>
      <w:hyperlink w:anchor="thm-subspace-zero">
        <w:ins w:id="25239" w:author="PR Preview" w:date="2026-01-01T00:00:00Z">
          <w:r>
            <w:rPr>
              <w:rStyle w:val="Hyperlink"/>
            </w:rPr>
            <w:t xml:space="preserve">Theorem 21</w:t>
          </w:r>
        </w:ins>
      </w:hyperlink>
      <w:ins w:id="25240" w:author="PR Preview" w:date="2026-01-01T00:00:00Z">
        <w:r>
          <w:t xml:space="preserve">);</w:t>
        </w:r>
      </w:ins>
      <w:ins w:id="25241" w:author="PR Preview" w:date="2026-01-01T00:00:00Z">
        <w:r>
          <w:t xml:space="preserve"> </w:t>
        </w:r>
      </w:ins>
      <w:ins w:id="25242" w:author="PR Preview" w:date="2026-01-01T00:00:00Z">
        <w:r>
          <w:t xml:space="preserve">a vector of</w:t>
        </w:r>
      </w:ins>
      <w:ins w:id="25243" w:author="PR Preview" w:date="2026-01-01T00:00:00Z">
        <w:r>
          <w:t xml:space="preserve"> </w:t>
        </w:r>
      </w:ins>
      <m:oMath>
        <m:sSup>
          <m:e>
            <m:r>
              <m:rPr>
                <m:scr m:val="script"/>
                <m:sty m:val="p"/>
              </m:rPr>
              <m:t>S</m:t>
            </m:r>
          </m:e>
          <m:sup>
            <m:r>
              <m:rPr>
                <m:sty m:val="p"/>
              </m:rPr>
              <m:t>⟂</m:t>
            </m:r>
          </m:sup>
        </m:sSup>
      </m:oMath>
      <w:ins w:id="25244" w:author="PR Preview" w:date="2026-01-01T00:00:00Z">
        <w:r>
          <w:t xml:space="preserve">, such as</w:t>
        </w:r>
      </w:ins>
      <w:ins w:id="25245" w:author="PR Preview" w:date="2026-01-01T00:00:00Z">
        <w:r>
          <w:t xml:space="preserve"> </w:t>
        </w:r>
      </w:ins>
      <m:oMath>
        <m:r>
          <m:rPr>
            <m:sty m:val="p"/>
          </m:rPr>
          <m:t>(</m:t>
        </m:r>
        <m:r>
          <m:t>1</m:t>
        </m:r>
        <m:r>
          <m:rPr>
            <m:sty m:val="p"/>
          </m:rPr>
          <m:t>,</m:t>
        </m:r>
        <m:r>
          <m:rPr>
            <m:sty m:val="p"/>
          </m:rPr>
          <m:t>−</m:t>
        </m:r>
        <m:r>
          <m:t>1</m:t>
        </m:r>
        <m:r>
          <m:rPr>
            <m:sty m:val="p"/>
          </m:rPr>
          <m:t>,</m:t>
        </m:r>
        <m:r>
          <m:t>2</m:t>
        </m:r>
        <m:r>
          <m:rPr>
            <m:sty m:val="p"/>
          </m:rPr>
          <m:t>)</m:t>
        </m:r>
      </m:oMath>
      <w:ins w:id="25246" w:author="PR Preview" w:date="2026-01-01T00:00:00Z">
        <w:r>
          <w:t xml:space="preserve">,</w:t>
        </w:r>
      </w:ins>
      <w:ins w:id="25247" w:author="PR Preview" w:date="2026-01-01T00:00:00Z">
        <w:r>
          <w:t xml:space="preserve"> </w:t>
        </w:r>
      </w:ins>
      <w:ins w:id="25248" w:author="PR Preview" w:date="2026-01-01T00:00:00Z">
        <w:r>
          <w:t xml:space="preserve">projects to</w:t>
        </w:r>
      </w:ins>
      <w:ins w:id="25249" w:author="PR Preview" w:date="2026-01-01T00:00:00Z">
        <w:r>
          <w:t xml:space="preserve"> </w:t>
        </w:r>
      </w:ins>
      <w:ins w:id="25250" w:author="PR Preview" w:date="2026-01-01T00:00:00Z">
        <w:r>
          <w:t xml:space="preserve">$\mathord{\smash[b]{\underset{\raise.3ex\hbox{$\scriptstyle\sim$}}{0}}\vphantom{0}}$</w:t>
        </w:r>
      </w:ins>
      <w:ins w:id="25251" w:author="PR Preview" w:date="2026-01-01T00:00:00Z">
        <w:r>
          <w:t xml:space="preserve">, since</w:t>
        </w:r>
      </w:ins>
      <w:ins w:id="25252" w:author="PR Preview" w:date="2026-01-01T00:00:00Z">
        <w:r>
          <w:t xml:space="preserve"> </w:t>
        </w:r>
      </w:ins>
      <w:ins w:id="25253" w:author="PR Preview" w:date="2026-01-01T00:00:00Z">
        <w:r>
          <w:t xml:space="preserve">$(1, -1, 2) = \mathord{\smash[b]{\underset{\raise.3ex\hbox{$\scriptstyle\sim$}}{0}}\vphantom{0}}+ (1, -1, 2)$</w:t>
        </w:r>
      </w:ins>
      <w:ins w:id="25254" w:author="PR Preview" w:date="2026-01-01T00:00:00Z">
        <w:r>
          <w:t xml:space="preserve"> </w:t>
        </w:r>
      </w:ins>
      <w:ins w:id="25255" w:author="PR Preview" w:date="2026-01-01T00:00:00Z">
        <w:r>
          <w:t xml:space="preserve">and</w:t>
        </w:r>
      </w:ins>
      <w:ins w:id="25256" w:author="PR Preview" w:date="2026-01-01T00:00:00Z">
        <w:r>
          <w:t xml:space="preserve"> </w:t>
        </w:r>
      </w:ins>
      <w:ins w:id="25257" w:author="PR Preview" w:date="2026-01-01T00:00:00Z">
        <w:r>
          <w:t xml:space="preserve">$\mathord{\smash[b]{\underset{\raise.3ex\hbox{$\scriptstyle\sim$}}{0}}\vphantom{0}}\in \mathcal{S}$</w:t>
        </w:r>
      </w:ins>
      <w:ins w:id="25258" w:author="PR Preview" w:date="2026-01-01T00:00:00Z">
        <w:r>
          <w:t xml:space="preserve"> </w:t>
        </w:r>
      </w:ins>
      <w:ins w:id="25259" w:author="PR Preview" w:date="2026-01-01T00:00:00Z">
        <w:r>
          <w:t xml:space="preserve">(</w:t>
        </w:r>
      </w:ins>
      <w:hyperlink w:anchor="thm-subspace-zero">
        <w:ins w:id="25260" w:author="PR Preview" w:date="2026-01-01T00:00:00Z">
          <w:r>
            <w:rPr>
              <w:rStyle w:val="Hyperlink"/>
            </w:rPr>
            <w:t xml:space="preserve">Theorem 21</w:t>
          </w:r>
        </w:ins>
      </w:hyperlink>
      <w:ins w:id="25261" w:author="PR Preview" w:date="2026-01-01T00:00:00Z">
        <w:r>
          <w:t xml:space="preserve">).</w:t>
        </w:r>
      </w:ins>
    </w:p>
    <w:bookmarkEnd w:id="554"/>
    <w:bookmarkStart w:id="555" w:name="exm-not-orthogonal-projection"/>
    <w:p>
      <w:pPr>
        <w:pStyle w:val="BodyText"/>
      </w:pPr>
      <w:ins w:id="25262" w:author="PR Preview" w:date="2026-01-01T00:00:00Z">
        <w:r>
          <w:rPr>
            <w:b/>
            <w:bCs/>
          </w:rPr>
          <w:t xml:space="preserve">Example 166 (A split that is not the orthogonal one)</w:t>
        </w:r>
      </w:ins>
      <w:ins w:id="25263" w:author="PR Preview" w:date="2026-01-01T00:00:00Z">
        <w:r>
          <w:t xml:space="preserve"> </w:t>
        </w:r>
      </w:ins>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ins w:id="25264" w:author="PR Preview" w:date="2026-01-01T00:00:00Z">
        <w:r>
          <w:t xml:space="preserve"> </w:t>
        </w:r>
      </w:ins>
      <w:ins w:id="25265" w:author="PR Preview" w:date="2026-01-01T00:00:00Z">
        <w:r>
          <w:t xml:space="preserve">also writes</w:t>
        </w:r>
      </w:ins>
      <w:ins w:id="25266" w:author="PR Preview" w:date="2026-01-01T00:00:00Z">
        <w:r>
          <w:t xml:space="preserve"> </w:t>
        </w:r>
      </w:ins>
      <m:oMath>
        <m:r>
          <m:rPr>
            <m:sty m:val="p"/>
          </m:rPr>
          <m:t>(</m:t>
        </m:r>
        <m:r>
          <m:t>3</m:t>
        </m:r>
        <m:r>
          <m:rPr>
            <m:sty m:val="p"/>
          </m:rPr>
          <m:t>,</m:t>
        </m:r>
        <m:r>
          <m:t>1</m:t>
        </m:r>
        <m:r>
          <m:rPr>
            <m:sty m:val="p"/>
          </m:rPr>
          <m:t>,</m:t>
        </m:r>
        <m:r>
          <m:t>2</m:t>
        </m:r>
        <m:r>
          <m:rPr>
            <m:sty m:val="p"/>
          </m:rPr>
          <m:t>)</m:t>
        </m:r>
      </m:oMath>
      <w:ins w:id="25267" w:author="PR Preview" w:date="2026-01-01T00:00:00Z">
        <w:r>
          <w:t xml:space="preserve"> </w:t>
        </w:r>
      </w:ins>
      <w:ins w:id="25268" w:author="PR Preview" w:date="2026-01-01T00:00:00Z">
        <w:r>
          <w:t xml:space="preserve">as a vector of</w:t>
        </w:r>
      </w:ins>
      <w:ins w:id="25269"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25270" w:author="PR Preview" w:date="2026-01-01T00:00:00Z">
        <w:r>
          <w:t xml:space="preserve"> </w:t>
        </w:r>
      </w:ins>
      <w:ins w:id="25271" w:author="PR Preview" w:date="2026-01-01T00:00:00Z">
        <w:r>
          <w:t xml:space="preserve">plus a remainder,</w:t>
        </w:r>
      </w:ins>
      <w:ins w:id="25272" w:author="PR Preview" w:date="2026-01-01T00:00:00Z">
        <w:r>
          <w:t xml:space="preserve"> </w:t>
        </w:r>
      </w:ins>
      <w:ins w:id="25273" w:author="PR Preview" w:date="2026-01-01T00:00:00Z">
        <w:r>
          <w:t xml:space="preserve">but</w:t>
        </w:r>
      </w:ins>
      <w:ins w:id="25274" w:author="PR Preview" w:date="2026-01-01T00:00:00Z">
        <w:r>
          <w:t xml:space="preserve"> </w:t>
        </w:r>
      </w:ins>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ins w:id="25275" w:author="PR Preview" w:date="2026-01-01T00:00:00Z">
        <w:r>
          <w:t xml:space="preserve">,</w:t>
        </w:r>
      </w:ins>
      <w:ins w:id="25276" w:author="PR Preview" w:date="2026-01-01T00:00:00Z">
        <w:r>
          <w:t xml:space="preserve"> </w:t>
        </w:r>
      </w:ins>
      <w:ins w:id="25277" w:author="PR Preview" w:date="2026-01-01T00:00:00Z">
        <w:r>
          <w:t xml:space="preserve">so the remainder is not in</w:t>
        </w:r>
      </w:ins>
      <w:ins w:id="25278" w:author="PR Preview" w:date="2026-01-01T00:00:00Z">
        <w:r>
          <w:t xml:space="preserve"> </w:t>
        </w:r>
      </w:ins>
      <m:oMath>
        <m:sSup>
          <m:e>
            <m:r>
              <m:rPr>
                <m:scr m:val="script"/>
                <m:sty m:val="p"/>
              </m:rPr>
              <m:t>S</m:t>
            </m:r>
          </m:e>
          <m:sup>
            <m:r>
              <m:rPr>
                <m:sty m:val="p"/>
              </m:rPr>
              <m:t>⟂</m:t>
            </m:r>
          </m:sup>
        </m:sSup>
      </m:oMath>
      <w:ins w:id="25279" w:author="PR Preview" w:date="2026-01-01T00:00:00Z">
        <w:r>
          <w:t xml:space="preserve">,</w:t>
        </w:r>
      </w:ins>
      <w:ins w:id="25280" w:author="PR Preview" w:date="2026-01-01T00:00:00Z">
        <w:r>
          <w:t xml:space="preserve"> </w:t>
        </w:r>
      </w:ins>
      <w:ins w:id="25281" w:author="PR Preview" w:date="2026-01-01T00:00:00Z">
        <w:r>
          <w:t xml:space="preserve">and</w:t>
        </w:r>
      </w:ins>
      <w:ins w:id="25282" w:author="PR Preview" w:date="2026-01-01T00:00:00Z">
        <w:r>
          <w:t xml:space="preserve"> </w:t>
        </w:r>
      </w:ins>
      <m:oMath>
        <m:r>
          <m:rPr>
            <m:sty m:val="p"/>
          </m:rPr>
          <m:t>(</m:t>
        </m:r>
        <m:r>
          <m:t>3</m:t>
        </m:r>
        <m:r>
          <m:rPr>
            <m:sty m:val="p"/>
          </m:rPr>
          <m:t>,</m:t>
        </m:r>
        <m:r>
          <m:t>3</m:t>
        </m:r>
        <m:r>
          <m:rPr>
            <m:sty m:val="p"/>
          </m:rPr>
          <m:t>,</m:t>
        </m:r>
        <m:r>
          <m:t>0</m:t>
        </m:r>
        <m:r>
          <m:rPr>
            <m:sty m:val="p"/>
          </m:rPr>
          <m:t>)</m:t>
        </m:r>
      </m:oMath>
      <w:ins w:id="25283" w:author="PR Preview" w:date="2026-01-01T00:00:00Z">
        <w:r>
          <w:t xml:space="preserve"> </w:t>
        </w:r>
      </w:ins>
      <w:ins w:id="25284" w:author="PR Preview" w:date="2026-01-01T00:00:00Z">
        <w:r>
          <w:t xml:space="preserve">is not the orthogonal projection of</w:t>
        </w:r>
      </w:ins>
      <w:ins w:id="25285" w:author="PR Preview" w:date="2026-01-01T00:00:00Z">
        <w:r>
          <w:t xml:space="preserve"> </w:t>
        </w:r>
      </w:ins>
      <m:oMath>
        <m:r>
          <m:rPr>
            <m:sty m:val="p"/>
          </m:rPr>
          <m:t>(</m:t>
        </m:r>
        <m:r>
          <m:t>3</m:t>
        </m:r>
        <m:r>
          <m:rPr>
            <m:sty m:val="p"/>
          </m:rPr>
          <m:t>,</m:t>
        </m:r>
        <m:r>
          <m:t>1</m:t>
        </m:r>
        <m:r>
          <m:rPr>
            <m:sty m:val="p"/>
          </m:rPr>
          <m:t>,</m:t>
        </m:r>
        <m:r>
          <m:t>2</m:t>
        </m:r>
        <m:r>
          <m:rPr>
            <m:sty m:val="p"/>
          </m:rPr>
          <m:t>)</m:t>
        </m:r>
      </m:oMath>
      <w:ins w:id="25286" w:author="PR Preview" w:date="2026-01-01T00:00:00Z">
        <w:r>
          <w:t xml:space="preserve"> </w:t>
        </w:r>
      </w:ins>
      <w:ins w:id="25287" w:author="PR Preview" w:date="2026-01-01T00:00:00Z">
        <w:r>
          <w:t xml:space="preserve">onto</w:t>
        </w:r>
      </w:ins>
      <w:ins w:id="25288" w:author="PR Preview" w:date="2026-01-01T00:00:00Z">
        <w:r>
          <w:t xml:space="preserve"> </w:t>
        </w:r>
      </w:ins>
      <m:oMath>
        <m:r>
          <m:rPr>
            <m:scr m:val="script"/>
            <m:sty m:val="p"/>
          </m:rPr>
          <m:t>S</m:t>
        </m:r>
      </m:oMath>
      <w:ins w:id="25289" w:author="PR Preview" w:date="2026-01-01T00:00:00Z">
        <w:r>
          <w:t xml:space="preserve">.</w:t>
        </w:r>
      </w:ins>
    </w:p>
    <w:bookmarkEnd w:id="555"/>
    <w:bookmarkStart w:id="556" w:name="thm-closest-point"/>
    <w:p>
      <w:pPr>
        <w:pStyle w:val="BodyText"/>
      </w:pPr>
      <w:ins w:id="25290" w:author="PR Preview" w:date="2026-01-01T00:00:00Z">
        <w:r>
          <w:rPr>
            <w:b/>
            <w:bCs/>
          </w:rPr>
          <w:t xml:space="preserve">Theorem 90 (The orthogonal projection is the closest point)</w:t>
        </w:r>
      </w:ins>
      <w:ins w:id="25291" w:author="PR Preview" w:date="2026-01-01T00:00:00Z">
        <w:r>
          <w:t xml:space="preserve"> </w:t>
        </w:r>
      </w:ins>
      <w:ins w:id="25292" w:author="PR Preview" w:date="2026-01-01T00:00:00Z">
        <w:r>
          <w:t xml:space="preserve">Let</w:t>
        </w:r>
      </w:ins>
      <w:ins w:id="25293" w:author="PR Preview" w:date="2026-01-01T00:00:00Z">
        <w:r>
          <w:t xml:space="preserve"> </w:t>
        </w:r>
      </w:ins>
      <m:oMath>
        <m:r>
          <m:rPr>
            <m:scr m:val="script"/>
            <m:sty m:val="p"/>
          </m:rPr>
          <m:t>S</m:t>
        </m:r>
      </m:oMath>
      <w:ins w:id="25294" w:author="PR Preview" w:date="2026-01-01T00:00:00Z">
        <w:r>
          <w:t xml:space="preserve"> </w:t>
        </w:r>
      </w:ins>
      <w:ins w:id="25295" w:author="PR Preview" w:date="2026-01-01T00:00:00Z">
        <w:r>
          <w:t xml:space="preserve">be a subspace of</w:t>
        </w:r>
      </w:ins>
      <w:ins w:id="25296" w:author="PR Preview" w:date="2026-01-01T00:00:00Z">
        <w:r>
          <w:t xml:space="preserve"> </w:t>
        </w:r>
      </w:ins>
      <m:oMath>
        <m:sSup>
          <m:e>
            <m:r>
              <m:rPr>
                <m:scr m:val="double-struck"/>
                <m:sty m:val="p"/>
              </m:rPr>
              <m:t>R</m:t>
            </m:r>
          </m:e>
          <m:sup>
            <m:r>
              <m:t>p</m:t>
            </m:r>
          </m:sup>
        </m:sSup>
      </m:oMath>
      <w:ins w:id="25297" w:author="PR Preview" w:date="2026-01-01T00:00:00Z">
        <w:r>
          <w:t xml:space="preserve">, let</w:t>
        </w:r>
      </w:ins>
      <w:ins w:id="25298" w:author="PR Preview" w:date="2026-01-01T00:00:00Z">
        <w:r>
          <w:t xml:space="preserve"> </w:t>
        </w:r>
      </w:ins>
      <w:ins w:id="25299" w:author="PR Preview" w:date="2026-01-01T00:00:00Z">
        <w:r>
          <w:t xml:space="preserve">$\mathord{\smash[b]{\underset{\raise.3ex\hbox{$\scriptstyle\sim$}}{y}}\vphantom{y}} \in \mathbb{R}^p$</w:t>
        </w:r>
      </w:ins>
      <w:ins w:id="25300" w:author="PR Preview" w:date="2026-01-01T00:00:00Z">
        <w:r>
          <w:t xml:space="preserve">,</w:t>
        </w:r>
      </w:ins>
      <w:ins w:id="25301" w:author="PR Preview" w:date="2026-01-01T00:00:00Z">
        <w:r>
          <w:t xml:space="preserve"> </w:t>
        </w:r>
      </w:ins>
      <w:ins w:id="25302" w:author="PR Preview" w:date="2026-01-01T00:00:00Z">
        <w:r>
          <w:t xml:space="preserve">and let</w:t>
        </w:r>
      </w:ins>
      <w:ins w:id="25303" w:author="PR Preview" w:date="2026-01-01T00:00:00Z">
        <w:r>
          <w:t xml:space="preserve"> </w:t>
        </w:r>
      </w:ins>
      <w:ins w:id="25304" w:author="PR Preview" w:date="2026-01-01T00:00:00Z">
        <w:r>
          <w:t xml:space="preserve">$\mathord{\smash[b]{\underset{\raise.3ex\hbox{$\scriptstyle\sim$}}{u}}\vphantom{u}}$</w:t>
        </w:r>
      </w:ins>
      <w:ins w:id="25305" w:author="PR Preview" w:date="2026-01-01T00:00:00Z">
        <w:r>
          <w:t xml:space="preserve"> </w:t>
        </w:r>
      </w:ins>
      <w:ins w:id="25306" w:author="PR Preview" w:date="2026-01-01T00:00:00Z">
        <w:r>
          <w:t xml:space="preserve">be the orthogonal projection of</w:t>
        </w:r>
      </w:ins>
      <w:ins w:id="25307" w:author="PR Preview" w:date="2026-01-01T00:00:00Z">
        <w:r>
          <w:t xml:space="preserve"> </w:t>
        </w:r>
      </w:ins>
      <w:ins w:id="25308" w:author="PR Preview" w:date="2026-01-01T00:00:00Z">
        <w:r>
          <w:t xml:space="preserve">$\mathord{\smash[b]{\underset{\raise.3ex\hbox{$\scriptstyle\sim$}}{y}}\vphantom{y}}$</w:t>
        </w:r>
      </w:ins>
      <w:ins w:id="25309" w:author="PR Preview" w:date="2026-01-01T00:00:00Z">
        <w:r>
          <w:t xml:space="preserve"> </w:t>
        </w:r>
      </w:ins>
      <w:ins w:id="25310" w:author="PR Preview" w:date="2026-01-01T00:00:00Z">
        <w:r>
          <w:t xml:space="preserve">onto</w:t>
        </w:r>
      </w:ins>
      <w:ins w:id="25311" w:author="PR Preview" w:date="2026-01-01T00:00:00Z">
        <w:r>
          <w:t xml:space="preserve"> </w:t>
        </w:r>
      </w:ins>
      <m:oMath>
        <m:r>
          <m:rPr>
            <m:scr m:val="script"/>
            <m:sty m:val="p"/>
          </m:rPr>
          <m:t>S</m:t>
        </m:r>
      </m:oMath>
      <w:ins w:id="25312" w:author="PR Preview" w:date="2026-01-01T00:00:00Z">
        <w:r>
          <w:t xml:space="preserve"> </w:t>
        </w:r>
      </w:ins>
      <w:ins w:id="25313" w:author="PR Preview" w:date="2026-01-01T00:00:00Z">
        <w:r>
          <w:t xml:space="preserve">(</w:t>
        </w:r>
      </w:ins>
      <w:hyperlink w:anchor="def-orthogonal-projection">
        <w:ins w:id="25314" w:author="PR Preview" w:date="2026-01-01T00:00:00Z">
          <w:r>
            <w:rPr>
              <w:rStyle w:val="Hyperlink"/>
            </w:rPr>
            <w:t xml:space="preserve">Definition 108</w:t>
          </w:r>
        </w:ins>
      </w:hyperlink>
      <w:ins w:id="25315" w:author="PR Preview" w:date="2026-01-01T00:00:00Z">
        <w:r>
          <w:t xml:space="preserve">).</w:t>
        </w:r>
      </w:ins>
      <w:ins w:id="25316" w:author="PR Preview" w:date="2026-01-01T00:00:00Z">
        <w:r>
          <w:t xml:space="preserve"> </w:t>
        </w:r>
      </w:ins>
      <w:ins w:id="25317" w:author="PR Preview" w:date="2026-01-01T00:00:00Z">
        <w:r>
          <w:t xml:space="preserve">Then for every</w:t>
        </w:r>
      </w:ins>
      <w:ins w:id="25318" w:author="PR Preview" w:date="2026-01-01T00:00:00Z">
        <w:r>
          <w:t xml:space="preserve"> </w:t>
        </w:r>
      </w:ins>
      <w:ins w:id="25319" w:author="PR Preview" w:date="2026-01-01T00:00:00Z">
        <w:r>
          <w:t xml:space="preserve">$\mathord{\smash[b]{\underset{\raise.3ex\hbox{$\scriptstyle\sim$}}{w}}\vphantom{w}} \in \mathcal{S}$</w:t>
        </w:r>
      </w:ins>
      <w:ins w:id="25320" w:author="PR Preview" w:date="2026-01-01T00:00:00Z">
        <w:r>
          <w:t xml:space="preserve">,</w:t>
        </w:r>
      </w:ins>
    </w:p>
    <w:p>
      <w:pPr>
        <w:pStyle w:val="BodyText"/>
      </w:pPr>
      <w:ins w:id="25321" w:author="PR Preview" w:date="2026-01-01T00:00:00Z">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ins>
    </w:p>
    <w:p>
      <w:pPr>
        <w:pStyle w:val="FirstParagraph"/>
      </w:pPr>
      <w:ins w:id="25322" w:author="PR Preview" w:date="2026-01-01T00:00:00Z">
        <w:r>
          <w:t xml:space="preserve">with equality only when</w:t>
        </w:r>
      </w:ins>
      <w:ins w:id="25323" w:author="PR Preview" w:date="2026-01-01T00:00:00Z">
        <w:r>
          <w:t xml:space="preserve"> </w:t>
        </w:r>
      </w:ins>
      <w:ins w:id="25324" w:author="PR Preview" w:date="2026-01-01T00:00:00Z">
        <w:r>
          <w:t xml:space="preserve">$\mathord{\smash[b]{\underset{\raise.3ex\hbox{$\scriptstyle\sim$}}{w}}\vphantom{w}} = \mathord{\smash[b]{\underset{\raise.3ex\hbox{$\scriptstyle\sim$}}{u}}\vphantom{u}}$</w:t>
        </w:r>
      </w:ins>
      <w:ins w:id="25325" w:author="PR Preview" w:date="2026-01-01T00:00:00Z">
        <w:r>
          <w:t xml:space="preserve">.</w:t>
        </w:r>
      </w:ins>
    </w:p>
    <w:bookmarkEnd w:id="556"/>
    <w:p>
      <w:pPr>
        <w:pStyle w:val="BodyText"/>
      </w:pPr>
      <w:ins w:id="25326" w:author="PR Preview" w:date="2026-01-01T00:00:00Z">
        <w:r>
          <w:rPr>
            <w:i/>
            <w:iCs/>
          </w:rPr>
          <w:t xml:space="preserve">Proof</w:t>
        </w:r>
      </w:ins>
      <w:ins w:id="25327" w:author="PR Preview" w:date="2026-01-01T00:00:00Z">
        <w:r>
          <w:t xml:space="preserve">. </w:t>
        </w:r>
      </w:ins>
      <w:ins w:id="25328" w:author="PR Preview" w:date="2026-01-01T00:00:00Z">
        <w:r>
          <w:t xml:space="preserve">By</w:t>
        </w:r>
      </w:ins>
      <w:ins w:id="25329" w:author="PR Preview" w:date="2026-01-01T00:00:00Z">
        <w:r>
          <w:t xml:space="preserve"> </w:t>
        </w:r>
      </w:ins>
      <w:hyperlink w:anchor="def-orthogonal-projection">
        <w:ins w:id="25330" w:author="PR Preview" w:date="2026-01-01T00:00:00Z">
          <w:r>
            <w:rPr>
              <w:rStyle w:val="Hyperlink"/>
            </w:rPr>
            <w:t xml:space="preserve">Definition 108</w:t>
          </w:r>
        </w:ins>
      </w:hyperlink>
      <w:ins w:id="25331" w:author="PR Preview" w:date="2026-01-01T00:00:00Z">
        <w:r>
          <w:t xml:space="preserve">,</w:t>
        </w:r>
      </w:ins>
      <w:ins w:id="25332" w:author="PR Preview" w:date="2026-01-01T00:00:00Z">
        <w:r>
          <w:t xml:space="preserve"> </w:t>
        </w:r>
      </w:ins>
      <w:ins w:id="25333" w:author="PR Preview" w:date="2026-01-01T00:00:00Z">
        <w:r>
          <w:t xml:space="preserve">$\mathord{\smash[b]{\underset{\raise.3ex\hbox{$\scriptstyle\sim$}}{y}}\vphantom{y}} - \mathord{\smash[b]{\underset{\raise.3ex\hbox{$\scriptstyle\sim$}}{u}}\vphantom{u}} \in \mathcal{S}^\perp$</w:t>
        </w:r>
      </w:ins>
      <w:ins w:id="25334" w:author="PR Preview" w:date="2026-01-01T00:00:00Z">
        <w:r>
          <w:t xml:space="preserve">.</w:t>
        </w:r>
      </w:ins>
      <w:ins w:id="25335" w:author="PR Preview" w:date="2026-01-01T00:00:00Z">
        <w:r>
          <w:t xml:space="preserve"> </w:t>
        </w:r>
      </w:ins>
      <w:ins w:id="25336" w:author="PR Preview" w:date="2026-01-01T00:00:00Z">
        <w:r>
          <w:t xml:space="preserve">Both</w:t>
        </w:r>
      </w:ins>
      <w:ins w:id="25337" w:author="PR Preview" w:date="2026-01-01T00:00:00Z">
        <w:r>
          <w:t xml:space="preserve"> </w:t>
        </w:r>
      </w:ins>
      <w:ins w:id="25338" w:author="PR Preview" w:date="2026-01-01T00:00:00Z">
        <w:r>
          <w:t xml:space="preserve">$\mathord{\smash[b]{\underset{\raise.3ex\hbox{$\scriptstyle\sim$}}{u}}\vphantom{u}}$</w:t>
        </w:r>
      </w:ins>
      <w:ins w:id="25339" w:author="PR Preview" w:date="2026-01-01T00:00:00Z">
        <w:r>
          <w:t xml:space="preserve"> </w:t>
        </w:r>
      </w:ins>
      <w:ins w:id="25340" w:author="PR Preview" w:date="2026-01-01T00:00:00Z">
        <w:r>
          <w:t xml:space="preserve">and</w:t>
        </w:r>
      </w:ins>
      <w:ins w:id="25341" w:author="PR Preview" w:date="2026-01-01T00:00:00Z">
        <w:r>
          <w:t xml:space="preserve"> </w:t>
        </w:r>
      </w:ins>
      <w:ins w:id="25342" w:author="PR Preview" w:date="2026-01-01T00:00:00Z">
        <w:r>
          <w:t xml:space="preserve">$\mathord{\smash[b]{\underset{\raise.3ex\hbox{$\scriptstyle\sim$}}{w}}\vphantom{w}}$</w:t>
        </w:r>
      </w:ins>
      <w:ins w:id="25343" w:author="PR Preview" w:date="2026-01-01T00:00:00Z">
        <w:r>
          <w:t xml:space="preserve"> </w:t>
        </w:r>
      </w:ins>
      <w:ins w:id="25344" w:author="PR Preview" w:date="2026-01-01T00:00:00Z">
        <w:r>
          <w:t xml:space="preserve">are in</w:t>
        </w:r>
      </w:ins>
      <w:ins w:id="25345" w:author="PR Preview" w:date="2026-01-01T00:00:00Z">
        <w:r>
          <w:t xml:space="preserve"> </w:t>
        </w:r>
      </w:ins>
      <m:oMath>
        <m:r>
          <m:rPr>
            <m:scr m:val="script"/>
            <m:sty m:val="p"/>
          </m:rPr>
          <m:t>S</m:t>
        </m:r>
      </m:oMath>
      <w:ins w:id="25346" w:author="PR Preview" w:date="2026-01-01T00:00:00Z">
        <w:r>
          <w:t xml:space="preserve">,</w:t>
        </w:r>
      </w:ins>
      <w:ins w:id="25347" w:author="PR Preview" w:date="2026-01-01T00:00:00Z">
        <w:r>
          <w:t xml:space="preserve"> </w:t>
        </w:r>
      </w:ins>
      <w:ins w:id="25348" w:author="PR Preview" w:date="2026-01-01T00:00:00Z">
        <w:r>
          <w:t xml:space="preserve">so</w:t>
        </w:r>
      </w:ins>
      <w:ins w:id="25349" w:author="PR Preview" w:date="2026-01-01T00:00:00Z">
        <w:r>
          <w:t xml:space="preserve"> </w:t>
        </w:r>
      </w:ins>
      <w:ins w:id="25350" w:author="PR Preview" w:date="2026-01-01T00:00:00Z">
        <w:r>
          <w:t xml:space="preserve">$\mathord{\smash[b]{\underset{\raise.3ex\hbox{$\scriptstyle\sim$}}{u}}\vphantom{u}} - \mathord{\smash[b]{\underset{\raise.3ex\hbox{$\scriptstyle\sim$}}{w}}\vphantom{w}} = \mathord{\smash[b]{\underset{\raise.3ex\hbox{$\scriptstyle\sim$}}{u}}\vphantom{u}} + (-1)\,\mathord{\smash[b]{\underset{\raise.3ex\hbox{$\scriptstyle\sim$}}{w}}\vphantom{w}} \in \mathcal{S}$</w:t>
        </w:r>
      </w:ins>
      <w:ins w:id="25351" w:author="PR Preview" w:date="2026-01-01T00:00:00Z">
        <w:r>
          <w:t xml:space="preserve"> </w:t>
        </w:r>
      </w:ins>
      <w:ins w:id="25352" w:author="PR Preview" w:date="2026-01-01T00:00:00Z">
        <w:r>
          <w:t xml:space="preserve">(</w:t>
        </w:r>
      </w:ins>
      <w:hyperlink w:anchor="def-subspace">
        <w:ins w:id="25353" w:author="PR Preview" w:date="2026-01-01T00:00:00Z">
          <w:r>
            <w:rPr>
              <w:rStyle w:val="Hyperlink"/>
            </w:rPr>
            <w:t xml:space="preserve">Definition 46</w:t>
          </w:r>
        </w:ins>
      </w:hyperlink>
      <w:ins w:id="25354" w:author="PR Preview" w:date="2026-01-01T00:00:00Z">
        <w:r>
          <w:t xml:space="preserve">),</w:t>
        </w:r>
      </w:ins>
      <w:ins w:id="25355" w:author="PR Preview" w:date="2026-01-01T00:00:00Z">
        <w:r>
          <w:t xml:space="preserve"> </w:t>
        </w:r>
      </w:ins>
      <w:ins w:id="25356" w:author="PR Preview" w:date="2026-01-01T00:00:00Z">
        <w:r>
          <w:t xml:space="preserve">and therefore</w:t>
        </w:r>
      </w:ins>
      <w:ins w:id="25357" w:author="PR Preview" w:date="2026-01-01T00:00:00Z">
        <w:r>
          <w:t xml:space="preserve"> </w:t>
        </w:r>
      </w:ins>
      <w:ins w:id="25358" w:author="PR Preview" w:date="2026-01-01T00:00:00Z">
        <w:r>
          <w:t xml:space="preserve">$(\mathord{\smash[b]{\underset{\raise.3ex\hbox{$\scriptstyle\sim$}}{y}}\vphantom{y}} - \mathord{\smash[b]{\underset{\raise.3ex\hbox{$\scriptstyle\sim$}}{u}}\vphantom{u}}) \perp (\mathord{\smash[b]{\underset{\raise.3ex\hbox{$\scriptstyle\sim$}}{u}}\vphantom{u}} - \mathord{\smash[b]{\underset{\raise.3ex\hbox{$\scriptstyle\sim$}}{w}}\vphantom{w}})$</w:t>
        </w:r>
      </w:ins>
      <w:ins w:id="25359" w:author="PR Preview" w:date="2026-01-01T00:00:00Z">
        <w:r>
          <w:t xml:space="preserve"> </w:t>
        </w:r>
      </w:ins>
      <w:ins w:id="25360" w:author="PR Preview" w:date="2026-01-01T00:00:00Z">
        <w:r>
          <w:t xml:space="preserve">(</w:t>
        </w:r>
      </w:ins>
      <w:hyperlink w:anchor="def-orthogonal-complement">
        <w:ins w:id="25361" w:author="PR Preview" w:date="2026-01-01T00:00:00Z">
          <w:r>
            <w:rPr>
              <w:rStyle w:val="Hyperlink"/>
            </w:rPr>
            <w:t xml:space="preserve">Definition 67</w:t>
          </w:r>
        </w:ins>
      </w:hyperlink>
      <w:ins w:id="25362" w:author="PR Preview" w:date="2026-01-01T00:00:00Z">
        <w:r>
          <w:t xml:space="preserve">). Then</w:t>
        </w:r>
      </w:ins>
    </w:p>
    <w:p>
      <w:pPr>
        <w:pStyle w:val="BodyText"/>
      </w:pPr>
      <w:ins w:id="25363" w:author="PR Preview" w:date="2026-01-01T00:00:00Z">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}\text{Theorem~57}\text{)}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}\text{Theorem~56}\text{)}
    \end{aligned}
    $$</w:t>
        </w:r>
      </w:ins>
    </w:p>
    <w:p>
      <w:pPr>
        <w:pStyle w:val="FirstParagraph"/>
      </w:pPr>
      <w:ins w:id="25364" w:author="PR Preview" w:date="2026-01-01T00:00:00Z">
        <w:r>
          <w:t xml:space="preserve">with equality exactly when</w:t>
        </w:r>
      </w:ins>
      <w:ins w:id="25365" w:author="PR Preview" w:date="2026-01-01T00:00:00Z">
        <w:r>
          <w:t xml:space="preserve"> </w:t>
        </w:r>
      </w:ins>
      <w:ins w:id="25366" w:author="PR Preview" w:date="2026-01-01T00:00:00Z">
        <w:r>
          <w:t xml:space="preserve">$\mathopen{}\left\lVert\mathord{\smash[b]{\underset{\raise.3ex\hbox{$\scriptstyle\sim$}}{u}}\vphantom{u}} - \mathord{\smash[b]{\underset{\raise.3ex\hbox{$\scriptstyle\sim$}}{w}}\vphantom{w}}\right\rVert\mathclose{} = 0$</w:t>
        </w:r>
      </w:ins>
      <w:ins w:id="25367" w:author="PR Preview" w:date="2026-01-01T00:00:00Z">
        <w:r>
          <w:t xml:space="preserve">,</w:t>
        </w:r>
      </w:ins>
      <w:ins w:id="25368" w:author="PR Preview" w:date="2026-01-01T00:00:00Z">
        <w:r>
          <w:t xml:space="preserve"> </w:t>
        </w:r>
      </w:ins>
      <w:ins w:id="25369" w:author="PR Preview" w:date="2026-01-01T00:00:00Z">
        <w:r>
          <w:t xml:space="preserve">that is, when</w:t>
        </w:r>
      </w:ins>
      <w:ins w:id="25370" w:author="PR Preview" w:date="2026-01-01T00:00:00Z">
        <w:r>
          <w:t xml:space="preserve"> </w:t>
        </w:r>
      </w:ins>
      <w:ins w:id="25371" w:author="PR Preview" w:date="2026-01-01T00:00:00Z">
        <w:r>
          <w:t xml:space="preserve">$\mathord{\smash[b]{\underset{\raise.3ex\hbox{$\scriptstyle\sim$}}{w}}\vphantom{w}} = \mathord{\smash[b]{\underset{\raise.3ex\hbox{$\scriptstyle\sim$}}{u}}\vphantom{u}}$</w:t>
        </w:r>
      </w:ins>
      <w:ins w:id="25372" w:author="PR Preview" w:date="2026-01-01T00:00:00Z">
        <w:r>
          <w:t xml:space="preserve"> </w:t>
        </w:r>
      </w:ins>
      <w:ins w:id="25373" w:author="PR Preview" w:date="2026-01-01T00:00:00Z">
        <w:r>
          <w:t xml:space="preserve">(</w:t>
        </w:r>
      </w:ins>
      <w:hyperlink w:anchor="thm-norm-properties">
        <w:ins w:id="25374" w:author="PR Preview" w:date="2026-01-01T00:00:00Z">
          <w:r>
            <w:rPr>
              <w:rStyle w:val="Hyperlink"/>
            </w:rPr>
            <w:t xml:space="preserve">Theorem 56</w:t>
          </w:r>
        </w:ins>
      </w:hyperlink>
      <w:ins w:id="25375" w:author="PR Preview" w:date="2026-01-01T00:00:00Z">
        <w:r>
          <w:t xml:space="preserve">, part 1).</w:t>
        </w:r>
      </w:ins>
      <w:ins w:id="25376" w:author="PR Preview" w:date="2026-01-01T00:00:00Z">
        <w:r>
          <w:t xml:space="preserve"> </w:t>
        </w:r>
      </w:ins>
      <w:ins w:id="25377" w:author="PR Preview" w:date="2026-01-01T00:00:00Z">
        <w:r>
          <w:t xml:space="preserve">Taking nonnegative square roots preserves the inequality.</w:t>
        </w:r>
      </w:ins>
    </w:p>
    <w:bookmarkStart w:id="557" w:name="exm-closest-point"/>
    <w:p>
      <w:pPr>
        <w:pStyle w:val="BodyText"/>
      </w:pPr>
      <w:ins w:id="25378" w:author="PR Preview" w:date="2026-01-01T00:00:00Z">
        <w:r>
          <w:rPr>
            <w:b/>
            <w:bCs/>
          </w:rPr>
          <w:t xml:space="preserve">Example 167 (No point of the line is closer)</w:t>
        </w:r>
      </w:ins>
      <w:ins w:id="25379" w:author="PR Preview" w:date="2026-01-01T00:00:00Z">
        <w:r>
          <w:t xml:space="preserve"> </w:t>
        </w:r>
      </w:ins>
      <w:ins w:id="25380" w:author="PR Preview" w:date="2026-01-01T00:00:00Z">
        <w:r>
          <w:t xml:space="preserve">In</w:t>
        </w:r>
      </w:ins>
      <w:ins w:id="25381" w:author="PR Preview" w:date="2026-01-01T00:00:00Z">
        <w:r>
          <w:t xml:space="preserve"> </w:t>
        </w:r>
      </w:ins>
      <w:hyperlink w:anchor="exm-orthogonal-projection">
        <w:ins w:id="25382" w:author="PR Preview" w:date="2026-01-01T00:00:00Z">
          <w:r>
            <w:rPr>
              <w:rStyle w:val="Hyperlink"/>
            </w:rPr>
            <w:t xml:space="preserve">Example 165</w:t>
          </w:r>
        </w:ins>
      </w:hyperlink>
      <w:ins w:id="25383" w:author="PR Preview" w:date="2026-01-01T00:00:00Z">
        <w:r>
          <w:t xml:space="preserve">,</w:t>
        </w:r>
      </w:ins>
      <w:ins w:id="25384" w:author="PR Preview" w:date="2026-01-01T00:00:00Z">
        <w:r>
          <w:t xml:space="preserve"> </w:t>
        </w:r>
      </w:ins>
      <w:ins w:id="25385" w:author="PR Preview" w:date="2026-01-01T00:00:00Z">
        <w:r>
          <w:t xml:space="preserve">$\mathord{\smash[b]{\underset{\raise.3ex\hbox{$\scriptstyle\sim$}}{y}}\vphantom{y}} = (3, 1, 2)$</w:t>
        </w:r>
      </w:ins>
      <w:ins w:id="25386" w:author="PR Preview" w:date="2026-01-01T00:00:00Z">
        <w:r>
          <w:t xml:space="preserve"> </w:t>
        </w:r>
      </w:ins>
      <w:ins w:id="25387" w:author="PR Preview" w:date="2026-01-01T00:00:00Z">
        <w:r>
          <w:t xml:space="preserve">has projection</w:t>
        </w:r>
      </w:ins>
      <w:ins w:id="25388" w:author="PR Preview" w:date="2026-01-01T00:00:00Z">
        <w:r>
          <w:t xml:space="preserve"> </w:t>
        </w:r>
      </w:ins>
      <w:ins w:id="25389" w:author="PR Preview" w:date="2026-01-01T00:00:00Z">
        <w:r>
          <w:t xml:space="preserve">$\mathord{\smash[b]{\underset{\raise.3ex\hbox{$\scriptstyle\sim$}}{u}}\vphantom{u}} = (2, 2, 0)$</w:t>
        </w:r>
      </w:ins>
      <w:ins w:id="25390" w:author="PR Preview" w:date="2026-01-01T00:00:00Z">
        <w:r>
          <w:t xml:space="preserve"> </w:t>
        </w:r>
      </w:ins>
      <w:ins w:id="25391" w:author="PR Preview" w:date="2026-01-01T00:00:00Z">
        <w:r>
          <w:t xml:space="preserve">onto</w:t>
        </w:r>
      </w:ins>
      <w:ins w:id="25392"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25393" w:author="PR Preview" w:date="2026-01-01T00:00:00Z">
        <w:r>
          <w:t xml:space="preserve">,</w:t>
        </w:r>
      </w:ins>
      <w:ins w:id="25394" w:author="PR Preview" w:date="2026-01-01T00:00:00Z">
        <w:r>
          <w:t xml:space="preserve"> </w:t>
        </w:r>
      </w:ins>
      <w:ins w:id="25395" w:author="PR Preview" w:date="2026-01-01T00:00:00Z">
        <w:r>
          <w:t xml:space="preserve">at distance</w:t>
        </w:r>
      </w:ins>
      <w:ins w:id="25396" w:author="PR Preview" w:date="2026-01-01T00:00:00Z">
        <w:r>
          <w:t xml:space="preserve"> </w:t>
        </w:r>
      </w:ins>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ins w:id="25397" w:author="PR Preview" w:date="2026-01-01T00:00:00Z">
        <w:r>
          <w:t xml:space="preserve">.</w:t>
        </w:r>
      </w:ins>
      <w:ins w:id="25398" w:author="PR Preview" w:date="2026-01-01T00:00:00Z">
        <w:r>
          <w:t xml:space="preserve"> </w:t>
        </w:r>
      </w:ins>
      <w:ins w:id="25399" w:author="PR Preview" w:date="2026-01-01T00:00:00Z">
        <w:r>
          <w:t xml:space="preserve">Another point of</w:t>
        </w:r>
      </w:ins>
      <w:ins w:id="25400" w:author="PR Preview" w:date="2026-01-01T00:00:00Z">
        <w:r>
          <w:t xml:space="preserve"> </w:t>
        </w:r>
      </w:ins>
      <m:oMath>
        <m:r>
          <m:rPr>
            <m:scr m:val="script"/>
            <m:sty m:val="p"/>
          </m:rPr>
          <m:t>S</m:t>
        </m:r>
      </m:oMath>
      <w:ins w:id="25401" w:author="PR Preview" w:date="2026-01-01T00:00:00Z">
        <w:r>
          <w:t xml:space="preserve">, such as</w:t>
        </w:r>
      </w:ins>
      <w:ins w:id="25402" w:author="PR Preview" w:date="2026-01-01T00:00:00Z">
        <w:r>
          <w:t xml:space="preserve"> </w:t>
        </w:r>
      </w:ins>
      <w:ins w:id="25403" w:author="PR Preview" w:date="2026-01-01T00:00:00Z">
        <w:r>
          <w:t xml:space="preserve">$\mathord{\smash[b]{\underset{\raise.3ex\hbox{$\scriptstyle\sim$}}{w}}\vphantom{w}} = (3, 3, 0)$</w:t>
        </w:r>
      </w:ins>
      <w:ins w:id="25404" w:author="PR Preview" w:date="2026-01-01T00:00:00Z">
        <w:r>
          <w:t xml:space="preserve">,</w:t>
        </w:r>
      </w:ins>
      <w:ins w:id="25405" w:author="PR Preview" w:date="2026-01-01T00:00:00Z">
        <w:r>
          <w:t xml:space="preserve"> </w:t>
        </w:r>
      </w:ins>
      <w:ins w:id="25406" w:author="PR Preview" w:date="2026-01-01T00:00:00Z">
        <w:r>
          <w:t xml:space="preserve">is farther:</w:t>
        </w:r>
      </w:ins>
    </w:p>
    <w:p>
      <w:pPr>
        <w:pStyle w:val="BodyText"/>
      </w:pPr>
      <w:ins w:id="25407" w:author="PR Preview" w:date="2026-01-01T00:00:00Z">
        <w:r>
          <w:t xml:space="preserve">$$
    \begin{aligned}
    \mathopen{}\left\lVert\mathord{\smash[b]{\underset{\raise.3ex\hbox{$\scriptstyle\sim$}}{y}}\vphantom{y}} - \mathord{\smash[b]{\underset{\raise.3ex\hbox{$\scriptstyle\sim$}}{w}}\vphantom{w}}\right\rVert\mathclose{} &amp;= \mathopen{}\left\lVert(0, -2, 2)\right\rVert\mathclose{} \\
    &amp;= \sqrt{8} \\
    &amp;&gt; \sqrt{6},
    \end{aligned}
    $$</w:t>
        </w:r>
      </w:ins>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del w:id="25408" w:author="PR Preview" w:date="2026-01-01T00:00:00Z">
        <w:r>
          <w:delText xml:space="preserve">by the Pythagorean theorem (</w:delText>
        </w:r>
      </w:del>
      <w:hyperlink w:anchor="thm-norm-sum-square">
        <w:del w:id="25409" w:author="PR Preview" w:date="2026-01-01T00:00:00Z">
          <w:r>
            <w:rPr>
              <w:rStyle w:val="Hyperlink"/>
            </w:rPr>
            <w:delText xml:space="preserve">Theorem 57</w:delText>
          </w:r>
        </w:del>
      </w:hyperlink>
      <w:del w:id="25410" w:author="PR Preview" w:date="2026-01-01T00:00:00Z">
        <w:r>
          <w:delText xml:space="preserve">),</w:delText>
        </w:r>
      </w:del>
      <w:del w:id="25411" w:author="PR Preview" w:date="2026-01-01T00:00:00Z">
        <w:r>
          <w:delText xml:space="preserve"> </w:delText>
        </w:r>
      </w:del>
      <w:del w:id="25412" w:author="PR Preview" w:date="2026-01-01T00:00:00Z">
        <w:r>
          <w:delText xml:space="preserve">since</w:delText>
        </w:r>
      </w:del>
      <w:del w:id="25413" w:author="PR Preview" w:date="2026-01-01T00:00:00Z">
        <w:r>
          <w:delText xml:space="preserve"> </w:delText>
        </w:r>
      </w:del>
      <m:oMath>
        <m:limLow>
          <m:e>
            <m:r>
              <m:t>y</m:t>
            </m:r>
          </m:e>
          <m:lim>
            <m:r>
              <m:rPr>
                <m:sty m:val="p"/>
              </m:rPr>
              <m:t>∼</m:t>
            </m:r>
          </m:lim>
        </m:limLow>
        <m:r>
          <m:rPr>
            <m:sty m:val="p"/>
          </m:rPr>
          <m:t>−</m:t>
        </m:r>
        <m:limLow>
          <m:e>
            <m:r>
              <m:t>u</m:t>
            </m:r>
          </m:e>
          <m:lim>
            <m:r>
              <m:rPr>
                <m:sty m:val="p"/>
              </m:rPr>
              <m:t>∼</m:t>
            </m:r>
          </m:lim>
        </m:limLow>
        <m:r>
          <m:rPr>
            <m:sty m:val="p"/>
          </m:rPr>
          <m:t>∈</m:t>
        </m:r>
        <m:sSup>
          <m:e>
            <m:r>
              <m:rPr>
                <m:scr m:val="script"/>
                <m:sty m:val="p"/>
              </m:rPr>
              <m:t>S</m:t>
            </m:r>
          </m:e>
          <m:sup>
            <m:r>
              <m:rPr>
                <m:sty m:val="p"/>
              </m:rPr>
              <m:t>⟂</m:t>
            </m:r>
          </m:sup>
        </m:sSup>
      </m:oMath>
      <w:del w:id="25414" w:author="PR Preview" w:date="2026-01-01T00:00:00Z">
        <w:r>
          <w:delText xml:space="preserve"> </w:delText>
        </w:r>
      </w:del>
      <w:del w:id="25415" w:author="PR Preview" w:date="2026-01-01T00:00:00Z">
        <w:r>
          <w:delText xml:space="preserve">and</w:delText>
        </w:r>
      </w:del>
      <w:del w:id="25416" w:author="PR Preview" w:date="2026-01-01T00:00:00Z">
        <w:r>
          <w:delText xml:space="preserve"> </w:delText>
        </w:r>
      </w:del>
      <m:oMath>
        <m:limLow>
          <m:e>
            <m:r>
              <m:t>u</m:t>
            </m:r>
          </m:e>
          <m:lim>
            <m:r>
              <m:rPr>
                <m:sty m:val="p"/>
              </m:rPr>
              <m:t>∼</m:t>
            </m:r>
          </m:lim>
        </m:limLow>
        <m:r>
          <m:rPr>
            <m:sty m:val="p"/>
          </m:rPr>
          <m:t>−</m:t>
        </m:r>
        <m:limLow>
          <m:e>
            <m:r>
              <m:t>w</m:t>
            </m:r>
          </m:e>
          <m:lim>
            <m:r>
              <m:rPr>
                <m:sty m:val="p"/>
              </m:rPr>
              <m:t>∼</m:t>
            </m:r>
          </m:lim>
        </m:limLow>
        <m:r>
          <m:rPr>
            <m:sty m:val="p"/>
          </m:rPr>
          <m:t>∈</m:t>
        </m:r>
        <m:r>
          <m:rPr>
            <m:scr m:val="script"/>
            <m:sty m:val="p"/>
          </m:rPr>
          <m:t>S</m:t>
        </m:r>
      </m:oMath>
      <w:del w:id="25417" w:author="PR Preview" w:date="2026-01-01T00:00:00Z">
        <w:r>
          <w:delText xml:space="preserve">.</w:delText>
        </w:r>
      </w:del>
    </w:p>
    <w:p>
      <w:pPr>
        <w:pStyle w:val="BodyText"/>
      </w:pPr>
      <w:del w:id="25418" w:author="PR Preview" w:date="2026-01-01T00:00:00Z">
        <w:r>
          <w:rPr>
            <w:b/>
            <w:bCs/>
          </w:rPr>
          <w:delText xml:space="preserve">Theorem 90 (Projecting with an orthonormal basis)</w:delText>
        </w:r>
      </w:del>
      <w:del w:id="25419" w:author="PR Preview" w:date="2026-01-01T00:00:00Z">
        <w:r>
          <w:delText xml:space="preserve"> </w:delText>
        </w:r>
      </w:del>
      <w:del w:id="25420" w:author="PR Preview" w:date="2026-01-01T00:00:00Z">
        <w:r>
          <w:delText xml:space="preserve">Let</w:delText>
        </w:r>
      </w:del>
      <w:del w:id="25421" w:author="PR Preview" w:date="2026-01-01T00:00:00Z">
        <w:r>
          <w:delText xml:space="preserve"> </w:delText>
        </w:r>
      </w:del>
      <m:oMath>
        <m:r>
          <m:rPr>
            <m:scr m:val="script"/>
            <m:sty m:val="p"/>
          </m:rPr>
          <m:t>S</m:t>
        </m:r>
      </m:oMath>
      <w:del w:id="25422" w:author="PR Preview" w:date="2026-01-01T00:00:00Z">
        <w:r>
          <w:delText xml:space="preserve"> </w:delText>
        </w:r>
      </w:del>
      <w:del w:id="25423" w:author="PR Preview" w:date="2026-01-01T00:00:00Z">
        <w:r>
          <w:delText xml:space="preserve">be a subspace of</w:delText>
        </w:r>
      </w:del>
      <w:del w:id="25424" w:author="PR Preview" w:date="2026-01-01T00:00:00Z">
        <w:r>
          <w:delText xml:space="preserve"> </w:delText>
        </w:r>
      </w:del>
      <m:oMath>
        <m:sSup>
          <m:e>
            <m:r>
              <m:rPr>
                <m:scr m:val="double-struck"/>
                <m:sty m:val="p"/>
              </m:rPr>
              <m:t>R</m:t>
            </m:r>
          </m:e>
          <m:sup>
            <m:r>
              <m:t>p</m:t>
            </m:r>
          </m:sup>
        </m:sSup>
      </m:oMath>
      <w:del w:id="25425" w:author="PR Preview" w:date="2026-01-01T00:00:00Z">
        <w:r>
          <w:delText xml:space="preserve"> </w:delText>
        </w:r>
      </w:del>
      <w:del w:id="25426" w:author="PR Preview" w:date="2026-01-01T00:00:00Z">
        <w:r>
          <w:delText xml:space="preserve">with</w:delText>
        </w:r>
      </w:del>
      <w:del w:id="25427" w:author="PR Preview" w:date="2026-01-01T00:00:00Z">
        <w:r>
          <w:delText xml:space="preserve"> </w:delText>
        </w:r>
      </w:del>
      <m:oMath>
        <m:r>
          <m:rPr>
            <m:sty m:val="p"/>
          </m:rPr>
          <m:t>dim</m:t>
        </m:r>
        <m:r>
          <m:rPr>
            <m:sty m:val="p"/>
          </m:rPr>
          <m:t>(</m:t>
        </m:r>
        <m:r>
          <m:rPr>
            <m:scr m:val="script"/>
            <m:sty m:val="p"/>
          </m:rPr>
          <m:t>S</m:t>
        </m:r>
        <m:r>
          <m:rPr>
            <m:sty m:val="p"/>
          </m:rPr>
          <m:t>)</m:t>
        </m:r>
        <m:r>
          <m:rPr>
            <m:sty m:val="p"/>
          </m:rPr>
          <m:t>=</m:t>
        </m:r>
        <m:r>
          <m:t>r</m:t>
        </m:r>
        <m:r>
          <m:rPr>
            <m:sty m:val="p"/>
          </m:rPr>
          <m:t>≥</m:t>
        </m:r>
        <m:r>
          <m:t>1</m:t>
        </m:r>
      </m:oMath>
      <w:del w:id="25428" w:author="PR Preview" w:date="2026-01-01T00:00:00Z">
        <w:r>
          <w:delText xml:space="preserve">,</w:delText>
        </w:r>
      </w:del>
      <w:del w:id="25429" w:author="PR Preview" w:date="2026-01-01T00:00:00Z">
        <w:r>
          <w:delText xml:space="preserve"> </w:delText>
        </w:r>
      </w:del>
      <w:del w:id="25430" w:author="PR Preview" w:date="2026-01-01T00:00:00Z">
        <w:r>
          <w:delText xml:space="preserve">and let</w:delText>
        </w:r>
      </w:del>
      <w:del w:id="25431" w:author="PR Preview" w:date="2026-01-01T00:00:00Z">
        <w:r>
          <w:delText xml:space="preserve"> </w:delText>
        </w:r>
      </w:del>
      <m:oMath>
        <m:r>
          <m:rPr>
            <m:sty m:val="bi"/>
          </m:rPr>
          <m:t>Q</m:t>
        </m:r>
      </m:oMath>
      <w:del w:id="25432" w:author="PR Preview" w:date="2026-01-01T00:00:00Z">
        <w:r>
          <w:delText xml:space="preserve"> </w:delText>
        </w:r>
      </w:del>
      <w:del w:id="25433" w:author="PR Preview" w:date="2026-01-01T00:00:00Z">
        <w:r>
          <w:delText xml:space="preserve">be the</w:delText>
        </w:r>
      </w:del>
      <w:del w:id="25434" w:author="PR Preview" w:date="2026-01-01T00:00:00Z">
        <w:r>
          <w:delText xml:space="preserve"> </w:delText>
        </w:r>
      </w:del>
      <m:oMath>
        <m:r>
          <m:t>p</m:t>
        </m:r>
        <m:r>
          <m:rPr>
            <m:sty m:val="p"/>
          </m:rPr>
          <m:t>×</m:t>
        </m:r>
        <m:r>
          <m:t>r</m:t>
        </m:r>
      </m:oMath>
      <w:del w:id="25435" w:author="PR Preview" w:date="2026-01-01T00:00:00Z">
        <w:r>
          <w:delText xml:space="preserve"> </w:delText>
        </w:r>
      </w:del>
      <w:del w:id="25436" w:author="PR Preview" w:date="2026-01-01T00:00:00Z">
        <w:r>
          <w:delText xml:space="preserve">matrix whose columns</w:delText>
        </w:r>
      </w:del>
      <w:del w:id="25437" w:author="PR Preview" w:date="2026-01-01T00:00:00Z">
        <w:r>
          <w:delText xml:space="preserve"> </w:delText>
        </w:r>
      </w:del>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r</m:t>
            </m:r>
          </m:sub>
        </m:sSub>
      </m:oMath>
      <w:del w:id="25438" w:author="PR Preview" w:date="2026-01-01T00:00:00Z">
        <w:r>
          <w:delText xml:space="preserve"> </w:delText>
        </w:r>
      </w:del>
      <w:del w:id="25439" w:author="PR Preview" w:date="2026-01-01T00:00:00Z">
        <w:r>
          <w:delText xml:space="preserve">are an orthonormal basis of</w:delText>
        </w:r>
      </w:del>
      <w:del w:id="25440" w:author="PR Preview" w:date="2026-01-01T00:00:00Z">
        <w:r>
          <w:delText xml:space="preserve"> </w:delText>
        </w:r>
      </w:del>
      <m:oMath>
        <m:r>
          <m:rPr>
            <m:scr m:val="script"/>
            <m:sty m:val="p"/>
          </m:rPr>
          <m:t>S</m:t>
        </m:r>
      </m:oMath>
      <w:del w:id="25441" w:author="PR Preview" w:date="2026-01-01T00:00:00Z">
        <w:r>
          <w:delText xml:space="preserve"> </w:delText>
        </w:r>
      </w:del>
      <w:del w:id="25442" w:author="PR Preview" w:date="2026-01-01T00:00:00Z">
        <w:r>
          <w:delText xml:space="preserve">(</w:delText>
        </w:r>
      </w:del>
      <w:hyperlink w:anchor="def-orthonormal-basis">
        <w:del w:id="25443" w:author="PR Preview" w:date="2026-01-01T00:00:00Z">
          <w:r>
            <w:rPr>
              <w:rStyle w:val="Hyperlink"/>
            </w:rPr>
            <w:delText xml:space="preserve">Definition 77</w:delText>
          </w:r>
        </w:del>
      </w:hyperlink>
      <w:del w:id="25444" w:author="PR Preview" w:date="2026-01-01T00:00:00Z">
        <w:r>
          <w:delText xml:space="preserve">,</w:delText>
        </w:r>
      </w:del>
      <w:del w:id="25445" w:author="PR Preview" w:date="2026-01-01T00:00:00Z">
        <w:r>
          <w:delText xml:space="preserve"> </w:delText>
        </w:r>
      </w:del>
      <w:hyperlink w:anchor="cor-orthonormal-basis-exists">
        <w:del w:id="25446" w:author="PR Preview" w:date="2026-01-01T00:00:00Z">
          <w:r>
            <w:rPr>
              <w:rStyle w:val="Hyperlink"/>
            </w:rPr>
            <w:delText xml:space="preserve">Corollary 8</w:delText>
          </w:r>
        </w:del>
      </w:hyperlink>
      <w:del w:id="25447" w:author="PR Preview" w:date="2026-01-01T00:00:00Z">
        <w:r>
          <w:delText xml:space="preserve">).</w:delText>
        </w:r>
      </w:del>
      <w:del w:id="25448" w:author="PR Preview" w:date="2026-01-01T00:00:00Z">
        <w:r>
          <w:delText xml:space="preserve"> </w:delText>
        </w:r>
      </w:del>
      <w:del w:id="25449" w:author="PR Preview" w:date="2026-01-01T00:00:00Z">
        <w:r>
          <w:delText xml:space="preserve">Then for every</w:delText>
        </w:r>
      </w:del>
      <w:del w:id="25450" w:author="PR Preview" w:date="2026-01-01T00:00:00Z">
        <w:r>
          <w:delText xml:space="preserve"> </w:delText>
        </w:r>
      </w:del>
      <m:oMath>
        <m:limLow>
          <m:e>
            <m:r>
              <m:t>y</m:t>
            </m:r>
          </m:e>
          <m:lim>
            <m:r>
              <m:rPr>
                <m:sty m:val="p"/>
              </m:rPr>
              <m:t>∼</m:t>
            </m:r>
          </m:lim>
        </m:limLow>
        <m:r>
          <m:rPr>
            <m:sty m:val="p"/>
          </m:rPr>
          <m:t>∈</m:t>
        </m:r>
        <m:sSup>
          <m:e>
            <m:r>
              <m:rPr>
                <m:scr m:val="double-struck"/>
                <m:sty m:val="p"/>
              </m:rPr>
              <m:t>R</m:t>
            </m:r>
          </m:e>
          <m:sup>
            <m:r>
              <m:t>p</m:t>
            </m:r>
          </m:sup>
        </m:sSup>
      </m:oMath>
      <w:del w:id="25451" w:author="PR Preview" w:date="2026-01-01T00:00:00Z">
        <w:r>
          <w:delText xml:space="preserve">,</w:delText>
        </w:r>
      </w:del>
      <w:del w:id="25452" w:author="PR Preview" w:date="2026-01-01T00:00:00Z">
        <w:r>
          <w:delText xml:space="preserve"> </w:delText>
        </w:r>
      </w:del>
      <m:oMath>
        <m:r>
          <m:rPr>
            <m:sty m:val="bi"/>
          </m:rPr>
          <m:t>Q</m:t>
        </m:r>
        <m:sSup>
          <m:e>
            <m:r>
              <m:rPr>
                <m:sty m:val="bi"/>
              </m:rPr>
              <m:t>Q</m:t>
            </m:r>
          </m:e>
          <m:sup>
            <m:r>
              <m:rPr>
                <m:sty m:val="p"/>
              </m:rPr>
              <m:t>⊤</m:t>
            </m:r>
          </m:sup>
        </m:sSup>
        <m:limLow>
          <m:e>
            <m:r>
              <m:t>y</m:t>
            </m:r>
          </m:e>
          <m:lim>
            <m:r>
              <m:rPr>
                <m:sty m:val="p"/>
              </m:rPr>
              <m:t>∼</m:t>
            </m:r>
          </m:lim>
        </m:limLow>
      </m:oMath>
      <w:del w:id="25453" w:author="PR Preview" w:date="2026-01-01T00:00:00Z">
        <w:r>
          <w:delText xml:space="preserve"> </w:delText>
        </w:r>
      </w:del>
      <w:del w:id="25454" w:author="PR Preview" w:date="2026-01-01T00:00:00Z">
        <w:r>
          <w:delText xml:space="preserve">is the orthogonal projection of</w:delText>
        </w:r>
      </w:del>
      <w:del w:id="25455" w:author="PR Preview" w:date="2026-01-01T00:00:00Z">
        <w:r>
          <w:delText xml:space="preserve"> </w:delText>
        </w:r>
      </w:del>
      <m:oMath>
        <m:limLow>
          <m:e>
            <m:r>
              <m:t>y</m:t>
            </m:r>
          </m:e>
          <m:lim>
            <m:r>
              <m:rPr>
                <m:sty m:val="p"/>
              </m:rPr>
              <m:t>∼</m:t>
            </m:r>
          </m:lim>
        </m:limLow>
      </m:oMath>
      <w:del w:id="25456" w:author="PR Preview" w:date="2026-01-01T00:00:00Z">
        <w:r>
          <w:delText xml:space="preserve"> </w:delText>
        </w:r>
      </w:del>
      <w:del w:id="25457" w:author="PR Preview" w:date="2026-01-01T00:00:00Z">
        <w:r>
          <w:delText xml:space="preserve">onto</w:delText>
        </w:r>
      </w:del>
      <w:del w:id="25458" w:author="PR Preview" w:date="2026-01-01T00:00:00Z">
        <w:r>
          <w:delText xml:space="preserve"> </w:delText>
        </w:r>
      </w:del>
      <m:oMath>
        <m:r>
          <m:rPr>
            <m:scr m:val="script"/>
            <m:sty m:val="p"/>
          </m:rPr>
          <m:t>S</m:t>
        </m:r>
      </m:oMath>
      <w:del w:id="25459" w:author="PR Preview" w:date="2026-01-01T00:00:00Z">
        <w:r>
          <w:delText xml:space="preserve">,</w:delText>
        </w:r>
      </w:del>
      <w:del w:id="25460" w:author="PR Preview" w:date="2026-01-01T00:00:00Z">
        <w:r>
          <w:delText xml:space="preserve"> </w:delText>
        </w:r>
      </w:del>
      <w:del w:id="25461" w:author="PR Preview" w:date="2026-01-01T00:00:00Z">
        <w:r>
          <w:delText xml:space="preserve">and</w:delText>
        </w:r>
      </w:del>
      <w:del w:id="25462" w:author="PR Preview" w:date="2026-01-01T00:00:00Z">
        <w:r>
          <w:delText xml:space="preserve"> </w:delText>
        </w:r>
      </w:del>
      <m:oMath>
        <m:r>
          <m:rPr>
            <m:sty m:val="bi"/>
          </m:rPr>
          <m:t>Q</m:t>
        </m:r>
        <m:sSup>
          <m:e>
            <m:r>
              <m:rPr>
                <m:sty m:val="bi"/>
              </m:rPr>
              <m:t>Q</m:t>
            </m:r>
          </m:e>
          <m:sup>
            <m:r>
              <m:rPr>
                <m:sty m:val="p"/>
              </m:rPr>
              <m:t>⊤</m:t>
            </m:r>
          </m:sup>
        </m:sSup>
      </m:oMath>
      <w:del w:id="25463" w:author="PR Preview" w:date="2026-01-01T00:00:00Z">
        <w:r>
          <w:delText xml:space="preserve"> </w:delText>
        </w:r>
      </w:del>
      <w:del w:id="25464" w:author="PR Preview" w:date="2026-01-01T00:00:00Z">
        <w:r>
          <w:delText xml:space="preserve">is an orthogonal projection matrix (</w:delText>
        </w:r>
      </w:del>
      <w:hyperlink w:anchor="def-projection-matrix">
        <w:del w:id="25465" w:author="PR Preview" w:date="2026-01-01T00:00:00Z">
          <w:r>
            <w:rPr>
              <w:rStyle w:val="Hyperlink"/>
            </w:rPr>
            <w:delText xml:space="preserve">Definition 87</w:delText>
          </w:r>
        </w:del>
      </w:hyperlink>
      <w:del w:id="25466" w:author="PR Preview" w:date="2026-01-01T00:00:00Z">
        <w:r>
          <w:delText xml:space="preserve">).</w:delText>
        </w:r>
      </w:del>
    </w:p>
    <w:p>
      <w:pPr>
        <w:pStyle w:val="BodyText"/>
      </w:pPr>
      <w:del w:id="25467" w:author="PR Preview" w:date="2026-01-01T00:00:00Z">
        <w:r>
          <w:rPr>
            <w:i/>
            <w:iCs/>
          </w:rPr>
          <w:delText xml:space="preserve">Proof</w:delText>
        </w:r>
      </w:del>
      <w:del w:id="25468" w:author="PR Preview" w:date="2026-01-01T00:00:00Z">
        <w:r>
          <w:delText xml:space="preserve">. </w:delText>
        </w:r>
      </w:del>
      <m:oMath>
        <m:sSup>
          <m:e>
            <m:r>
              <m:rPr>
                <m:sty m:val="bi"/>
              </m:rPr>
              <m:t>Q</m:t>
            </m:r>
          </m:e>
          <m:sup>
            <m:r>
              <m:rPr>
                <m:sty m:val="p"/>
              </m:rPr>
              <m:t>⊤</m:t>
            </m:r>
          </m:sup>
        </m:sSup>
        <m:r>
          <m:rPr>
            <m:sty m:val="bi"/>
          </m:rPr>
          <m:t>Q</m:t>
        </m:r>
        <m:r>
          <m:rPr>
            <m:sty m:val="p"/>
          </m:rPr>
          <m:t>=</m:t>
        </m:r>
        <m:sSub>
          <m:e>
            <m:r>
              <m:rPr>
                <m:sty m:val="bi"/>
              </m:rPr>
              <m:t>I</m:t>
            </m:r>
          </m:e>
          <m:sub>
            <m:r>
              <m:t>r</m:t>
            </m:r>
          </m:sub>
        </m:sSub>
      </m:oMath>
      <w:del w:id="25469" w:author="PR Preview" w:date="2026-01-01T00:00:00Z">
        <w:r>
          <w:rPr>
            <w:b/>
            <w:bCs/>
          </w:rPr>
          <w:delText xml:space="preserve">.</w:delText>
        </w:r>
      </w:del>
      <w:del w:id="25470" w:author="PR Preview" w:date="2026-01-01T00:00:00Z">
        <w:r>
          <w:delText xml:space="preserve"> </w:delText>
        </w:r>
      </w:del>
      <w:del w:id="25471" w:author="PR Preview" w:date="2026-01-01T00:00:00Z">
        <w:r>
          <w:delText xml:space="preserve">Write</w:delText>
        </w:r>
      </w:del>
      <w:del w:id="25472" w:author="PR Preview" w:date="2026-01-01T00:00:00Z">
        <w:r>
          <w:delText xml:space="preserve"> </w:delText>
        </w:r>
      </w:del>
      <m:oMath>
        <m:sSub>
          <m:e>
            <m:r>
              <m:t>q</m:t>
            </m:r>
          </m:e>
          <m:sub>
            <m:r>
              <m:t>k</m:t>
            </m:r>
            <m:r>
              <m:t>i</m:t>
            </m:r>
          </m:sub>
        </m:sSub>
      </m:oMath>
      <w:del w:id="25473" w:author="PR Preview" w:date="2026-01-01T00:00:00Z">
        <w:r>
          <w:delText xml:space="preserve"> </w:delText>
        </w:r>
      </w:del>
      <w:del w:id="25474" w:author="PR Preview" w:date="2026-01-01T00:00:00Z">
        <w:r>
          <w:delText xml:space="preserve">for entry</w:delText>
        </w:r>
      </w:del>
      <w:del w:id="25475" w:author="PR Preview" w:date="2026-01-01T00:00:00Z">
        <w:r>
          <w:delText xml:space="preserve"> </w:delText>
        </w:r>
      </w:del>
      <m:oMath>
        <m:r>
          <m:t>k</m:t>
        </m:r>
      </m:oMath>
      <w:del w:id="25476" w:author="PR Preview" w:date="2026-01-01T00:00:00Z">
        <w:r>
          <w:delText xml:space="preserve"> </w:delText>
        </w:r>
      </w:del>
      <w:del w:id="25477" w:author="PR Preview" w:date="2026-01-01T00:00:00Z">
        <w:r>
          <w:delText xml:space="preserve">of</w:delText>
        </w:r>
      </w:del>
      <w:del w:id="25478" w:author="PR Preview" w:date="2026-01-01T00:00:00Z">
        <w:r>
          <w:delText xml:space="preserve"> </w:delText>
        </w:r>
      </w:del>
      <m:oMath>
        <m:sSub>
          <m:e>
            <m:limLow>
              <m:e>
                <m:r>
                  <m:t>q</m:t>
                </m:r>
              </m:e>
              <m:lim>
                <m:r>
                  <m:rPr>
                    <m:sty m:val="p"/>
                  </m:rPr>
                  <m:t>∼</m:t>
                </m:r>
              </m:lim>
            </m:limLow>
          </m:e>
          <m:sub>
            <m:r>
              <m:t>i</m:t>
            </m:r>
          </m:sub>
        </m:sSub>
      </m:oMath>
      <w:del w:id="25479" w:author="PR Preview" w:date="2026-01-01T00:00:00Z">
        <w:r>
          <w:delText xml:space="preserve">, which is entry</w:delText>
        </w:r>
      </w:del>
      <w:del w:id="25480" w:author="PR Preview" w:date="2026-01-01T00:00:00Z">
        <w:r>
          <w:delText xml:space="preserve"> </w:delText>
        </w:r>
      </w:del>
      <m:oMath>
        <m:r>
          <m:rPr>
            <m:sty m:val="p"/>
          </m:rPr>
          <m:t>(</m:t>
        </m:r>
        <m:r>
          <m:t>k</m:t>
        </m:r>
        <m:r>
          <m:rPr>
            <m:sty m:val="p"/>
          </m:rPr>
          <m:t>,</m:t>
        </m:r>
        <m:r>
          <m:t>i</m:t>
        </m:r>
        <m:r>
          <m:rPr>
            <m:sty m:val="p"/>
          </m:rPr>
          <m:t>)</m:t>
        </m:r>
      </m:oMath>
      <w:del w:id="25481" w:author="PR Preview" w:date="2026-01-01T00:00:00Z">
        <w:r>
          <w:delText xml:space="preserve"> </w:delText>
        </w:r>
      </w:del>
      <w:del w:id="25482" w:author="PR Preview" w:date="2026-01-01T00:00:00Z">
        <w:r>
          <w:delText xml:space="preserve">of</w:delText>
        </w:r>
      </w:del>
      <w:del w:id="25483" w:author="PR Preview" w:date="2026-01-01T00:00:00Z">
        <w:r>
          <w:delText xml:space="preserve"> </w:delText>
        </w:r>
      </w:del>
      <m:oMath>
        <m:r>
          <m:rPr>
            <m:sty m:val="bi"/>
          </m:rPr>
          <m:t>Q</m:t>
        </m:r>
      </m:oMath>
      <w:del w:id="25484" w:author="PR Preview" w:date="2026-01-01T00:00:00Z">
        <w:r>
          <w:delText xml:space="preserve">. Then</w:delText>
        </w:r>
      </w:del>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Definition 8</m:t>
              </m:r>
              <m:r>
                <m:rPr>
                  <m:nor/>
                  <m:sty m:val="p"/>
                </m:rPr>
                <m:t>)</m:t>
              </m:r>
            </m:e>
          </m:eqArr>
        </m:oMath>
      </m:oMathPara>
    </w:p>
    <w:p>
      <w:pPr>
        <w:pStyle w:val="BodyText"/>
      </w:pPr>
      <w:ins w:id="25485" w:author="PR Preview" w:date="2026-01-01T00:00:00Z">
        <w:r>
          <w:t xml:space="preserve">$$
    \begin{aligned}
    \mathopen{}\left\lVert\mathord{\smash[b]{\underset{\raise.3ex\hbox{$\scriptstyle\sim$}}{u}}\vphantom{u}} - \mathord{\smash[b]{\underset{\raise.3ex\hbox{$\scriptstyle\sim$}}{w}}\vphantom{w}}\right\rVert\mathclose{}^2 &amp;= \mathopen{}\left\lVert(-1, -1, 0)\right\rVert\mathclose{}^2 \\
    &amp;= 2 \\
    &amp;= 8 - 6,
    \end{aligned}
    $$</w:t>
        </w:r>
      </w:ins>
    </w:p>
    <w:p>
      <w:pPr>
        <w:pStyle w:val="FirstParagraph"/>
      </w:pPr>
      <w:ins w:id="25486" w:author="PR Preview" w:date="2026-01-01T00:00:00Z">
        <w:r>
          <w:t xml:space="preserve">by the Pythagorean theorem (</w:t>
        </w:r>
      </w:ins>
      <w:hyperlink w:anchor="thm-norm-sum-square">
        <w:ins w:id="25487" w:author="PR Preview" w:date="2026-01-01T00:00:00Z">
          <w:r>
            <w:rPr>
              <w:rStyle w:val="Hyperlink"/>
            </w:rPr>
            <w:t xml:space="preserve">Theorem 57</w:t>
          </w:r>
        </w:ins>
      </w:hyperlink>
      <w:ins w:id="25488" w:author="PR Preview" w:date="2026-01-01T00:00:00Z">
        <w:r>
          <w:t xml:space="preserve">),</w:t>
        </w:r>
      </w:ins>
      <w:ins w:id="25489" w:author="PR Preview" w:date="2026-01-01T00:00:00Z">
        <w:r>
          <w:t xml:space="preserve"> </w:t>
        </w:r>
      </w:ins>
      <w:ins w:id="25490" w:author="PR Preview" w:date="2026-01-01T00:00:00Z">
        <w:r>
          <w:t xml:space="preserve">since</w:t>
        </w:r>
      </w:ins>
      <w:ins w:id="25491" w:author="PR Preview" w:date="2026-01-01T00:00:00Z">
        <w:r>
          <w:t xml:space="preserve"> </w:t>
        </w:r>
      </w:ins>
      <w:ins w:id="25492" w:author="PR Preview" w:date="2026-01-01T00:00:00Z">
        <w:r>
          <w:t xml:space="preserve">$\mathord{\smash[b]{\underset{\raise.3ex\hbox{$\scriptstyle\sim$}}{y}}\vphantom{y}} - \mathord{\smash[b]{\underset{\raise.3ex\hbox{$\scriptstyle\sim$}}{u}}\vphantom{u}} \in \mathcal{S}^\perp$</w:t>
        </w:r>
      </w:ins>
      <w:ins w:id="25493" w:author="PR Preview" w:date="2026-01-01T00:00:00Z">
        <w:r>
          <w:t xml:space="preserve"> </w:t>
        </w:r>
      </w:ins>
      <w:ins w:id="25494" w:author="PR Preview" w:date="2026-01-01T00:00:00Z">
        <w:r>
          <w:t xml:space="preserve">and</w:t>
        </w:r>
      </w:ins>
      <w:ins w:id="25495" w:author="PR Preview" w:date="2026-01-01T00:00:00Z">
        <w:r>
          <w:t xml:space="preserve"> </w:t>
        </w:r>
      </w:ins>
      <w:ins w:id="25496" w:author="PR Preview" w:date="2026-01-01T00:00:00Z">
        <w:r>
          <w:t xml:space="preserve">$\mathord{\smash[b]{\underset{\raise.3ex\hbox{$\scriptstyle\sim$}}{u}}\vphantom{u}} - \mathord{\smash[b]{\underset{\raise.3ex\hbox{$\scriptstyle\sim$}}{w}}\vphantom{w}} \in \mathcal{S}$</w:t>
        </w:r>
      </w:ins>
      <w:ins w:id="25497" w:author="PR Preview" w:date="2026-01-01T00:00:00Z">
        <w:r>
          <w:t xml:space="preserve">.</w:t>
        </w:r>
      </w:ins>
    </w:p>
    <w:bookmarkEnd w:id="557"/>
    <w:bookmarkStart w:id="558" w:name="thm-projector-onb"/>
    <w:p>
      <w:pPr>
        <w:pStyle w:val="BodyText"/>
      </w:pPr>
      <w:ins w:id="25498" w:author="PR Preview" w:date="2026-01-01T00:00:00Z">
        <w:r>
          <w:rPr>
            <w:b/>
            <w:bCs/>
          </w:rPr>
          <w:t xml:space="preserve">Theorem 91 (Projecting with an orthonormal basis)</w:t>
        </w:r>
      </w:ins>
      <w:ins w:id="25499" w:author="PR Preview" w:date="2026-01-01T00:00:00Z">
        <w:r>
          <w:t xml:space="preserve"> </w:t>
        </w:r>
      </w:ins>
      <w:ins w:id="25500" w:author="PR Preview" w:date="2026-01-01T00:00:00Z">
        <w:r>
          <w:t xml:space="preserve">Let</w:t>
        </w:r>
      </w:ins>
      <w:ins w:id="25501" w:author="PR Preview" w:date="2026-01-01T00:00:00Z">
        <w:r>
          <w:t xml:space="preserve"> </w:t>
        </w:r>
      </w:ins>
      <m:oMath>
        <m:r>
          <m:rPr>
            <m:scr m:val="script"/>
            <m:sty m:val="p"/>
          </m:rPr>
          <m:t>S</m:t>
        </m:r>
      </m:oMath>
      <w:ins w:id="25502" w:author="PR Preview" w:date="2026-01-01T00:00:00Z">
        <w:r>
          <w:t xml:space="preserve"> </w:t>
        </w:r>
      </w:ins>
      <w:ins w:id="25503" w:author="PR Preview" w:date="2026-01-01T00:00:00Z">
        <w:r>
          <w:t xml:space="preserve">be a subspace of</w:t>
        </w:r>
      </w:ins>
      <w:ins w:id="25504" w:author="PR Preview" w:date="2026-01-01T00:00:00Z">
        <w:r>
          <w:t xml:space="preserve"> </w:t>
        </w:r>
      </w:ins>
      <m:oMath>
        <m:sSup>
          <m:e>
            <m:r>
              <m:rPr>
                <m:scr m:val="double-struck"/>
                <m:sty m:val="p"/>
              </m:rPr>
              <m:t>R</m:t>
            </m:r>
          </m:e>
          <m:sup>
            <m:r>
              <m:t>p</m:t>
            </m:r>
          </m:sup>
        </m:sSup>
      </m:oMath>
      <w:ins w:id="25505" w:author="PR Preview" w:date="2026-01-01T00:00:00Z">
        <w:r>
          <w:t xml:space="preserve"> </w:t>
        </w:r>
      </w:ins>
      <w:ins w:id="25506" w:author="PR Preview" w:date="2026-01-01T00:00:00Z">
        <w:r>
          <w:t xml:space="preserve">with</w:t>
        </w:r>
      </w:ins>
      <w:ins w:id="25507" w:author="PR Preview" w:date="2026-01-01T00:00:00Z">
        <w:r>
          <w:t xml:space="preserve"> </w:t>
        </w:r>
      </w:ins>
      <m:oMath>
        <m:r>
          <m:rPr>
            <m:sty m:val="p"/>
          </m:rPr>
          <m:t>dim</m:t>
        </m:r>
        <m:r>
          <m:rPr>
            <m:sty m:val="p"/>
          </m:rPr>
          <m:t>(</m:t>
        </m:r>
        <m:r>
          <m:rPr>
            <m:scr m:val="script"/>
            <m:sty m:val="p"/>
          </m:rPr>
          <m:t>S</m:t>
        </m:r>
        <m:r>
          <m:rPr>
            <m:sty m:val="p"/>
          </m:rPr>
          <m:t>)</m:t>
        </m:r>
        <m:r>
          <m:rPr>
            <m:sty m:val="p"/>
          </m:rPr>
          <m:t>=</m:t>
        </m:r>
        <m:r>
          <m:t>r</m:t>
        </m:r>
        <m:r>
          <m:rPr>
            <m:sty m:val="p"/>
          </m:rPr>
          <m:t>≥</m:t>
        </m:r>
        <m:r>
          <m:t>1</m:t>
        </m:r>
      </m:oMath>
      <w:ins w:id="25508" w:author="PR Preview" w:date="2026-01-01T00:00:00Z">
        <w:r>
          <w:t xml:space="preserve">,</w:t>
        </w:r>
      </w:ins>
      <w:ins w:id="25509" w:author="PR Preview" w:date="2026-01-01T00:00:00Z">
        <w:r>
          <w:t xml:space="preserve"> </w:t>
        </w:r>
      </w:ins>
      <w:ins w:id="25510" w:author="PR Preview" w:date="2026-01-01T00:00:00Z">
        <w:r>
          <w:t xml:space="preserve">and let</w:t>
        </w:r>
      </w:ins>
      <w:ins w:id="25511" w:author="PR Preview" w:date="2026-01-01T00:00:00Z">
        <w:r>
          <w:t xml:space="preserve"> </w:t>
        </w:r>
      </w:ins>
      <m:oMath>
        <m:r>
          <m:rPr>
            <m:sty m:val="bi"/>
          </m:rPr>
          <m:t>Q</m:t>
        </m:r>
      </m:oMath>
      <w:ins w:id="25512" w:author="PR Preview" w:date="2026-01-01T00:00:00Z">
        <w:r>
          <w:t xml:space="preserve"> </w:t>
        </w:r>
      </w:ins>
      <w:ins w:id="25513" w:author="PR Preview" w:date="2026-01-01T00:00:00Z">
        <w:r>
          <w:t xml:space="preserve">be the</w:t>
        </w:r>
      </w:ins>
      <w:ins w:id="25514" w:author="PR Preview" w:date="2026-01-01T00:00:00Z">
        <w:r>
          <w:t xml:space="preserve"> </w:t>
        </w:r>
      </w:ins>
      <m:oMath>
        <m:r>
          <m:t>p</m:t>
        </m:r>
        <m:r>
          <m:rPr>
            <m:sty m:val="p"/>
          </m:rPr>
          <m:t>×</m:t>
        </m:r>
        <m:r>
          <m:t>r</m:t>
        </m:r>
      </m:oMath>
      <w:ins w:id="25515" w:author="PR Preview" w:date="2026-01-01T00:00:00Z">
        <w:r>
          <w:t xml:space="preserve"> </w:t>
        </w:r>
      </w:ins>
      <w:ins w:id="25516" w:author="PR Preview" w:date="2026-01-01T00:00:00Z">
        <w:r>
          <w:t xml:space="preserve">matrix whose columns</w:t>
        </w:r>
      </w:ins>
      <w:ins w:id="25517" w:author="PR Preview" w:date="2026-01-01T00:00:00Z">
        <w:r>
          <w:t xml:space="preserve"> </w:t>
        </w:r>
      </w:ins>
      <w:ins w:id="25518" w:author="PR Preview" w:date="2026-01-01T00:00:00Z">
        <w:r>
          <w:t xml:space="preserve">$\mathord{\smash[b]{\underset{\raise.3ex\hbox{$\scriptstyle\sim$}}{q}}\vphantom{q}}_1, \ldots, \mathord{\smash[b]{\underset{\raise.3ex\hbox{$\scriptstyle\sim$}}{q}}\vphantom{q}}_r$</w:t>
        </w:r>
      </w:ins>
      <w:ins w:id="25519" w:author="PR Preview" w:date="2026-01-01T00:00:00Z">
        <w:r>
          <w:t xml:space="preserve"> </w:t>
        </w:r>
      </w:ins>
      <w:ins w:id="25520" w:author="PR Preview" w:date="2026-01-01T00:00:00Z">
        <w:r>
          <w:t xml:space="preserve">are an orthonormal basis of</w:t>
        </w:r>
      </w:ins>
      <w:ins w:id="25521" w:author="PR Preview" w:date="2026-01-01T00:00:00Z">
        <w:r>
          <w:t xml:space="preserve"> </w:t>
        </w:r>
      </w:ins>
      <m:oMath>
        <m:r>
          <m:rPr>
            <m:scr m:val="script"/>
            <m:sty m:val="p"/>
          </m:rPr>
          <m:t>S</m:t>
        </m:r>
      </m:oMath>
      <w:ins w:id="25522" w:author="PR Preview" w:date="2026-01-01T00:00:00Z">
        <w:r>
          <w:t xml:space="preserve"> </w:t>
        </w:r>
      </w:ins>
      <w:ins w:id="25523" w:author="PR Preview" w:date="2026-01-01T00:00:00Z">
        <w:r>
          <w:t xml:space="preserve">(</w:t>
        </w:r>
      </w:ins>
      <w:hyperlink w:anchor="def-orthonormal-basis">
        <w:ins w:id="25524" w:author="PR Preview" w:date="2026-01-01T00:00:00Z">
          <w:r>
            <w:rPr>
              <w:rStyle w:val="Hyperlink"/>
            </w:rPr>
            <w:t xml:space="preserve">Definition 77</w:t>
          </w:r>
        </w:ins>
      </w:hyperlink>
      <w:ins w:id="25525" w:author="PR Preview" w:date="2026-01-01T00:00:00Z">
        <w:r>
          <w:t xml:space="preserve">,</w:t>
        </w:r>
      </w:ins>
      <w:ins w:id="25526" w:author="PR Preview" w:date="2026-01-01T00:00:00Z">
        <w:r>
          <w:t xml:space="preserve"> </w:t>
        </w:r>
      </w:ins>
      <w:hyperlink w:anchor="cor-orthonormal-basis-exists">
        <w:ins w:id="25527" w:author="PR Preview" w:date="2026-01-01T00:00:00Z">
          <w:r>
            <w:rPr>
              <w:rStyle w:val="Hyperlink"/>
            </w:rPr>
            <w:t xml:space="preserve">Corollary 8</w:t>
          </w:r>
        </w:ins>
      </w:hyperlink>
      <w:ins w:id="25528" w:author="PR Preview" w:date="2026-01-01T00:00:00Z">
        <w:r>
          <w:t xml:space="preserve">).</w:t>
        </w:r>
      </w:ins>
      <w:ins w:id="25529" w:author="PR Preview" w:date="2026-01-01T00:00:00Z">
        <w:r>
          <w:t xml:space="preserve"> </w:t>
        </w:r>
      </w:ins>
      <w:ins w:id="25530" w:author="PR Preview" w:date="2026-01-01T00:00:00Z">
        <w:r>
          <w:t xml:space="preserve">Then for every</w:t>
        </w:r>
      </w:ins>
      <w:ins w:id="25531" w:author="PR Preview" w:date="2026-01-01T00:00:00Z">
        <w:r>
          <w:t xml:space="preserve"> </w:t>
        </w:r>
      </w:ins>
      <w:ins w:id="25532" w:author="PR Preview" w:date="2026-01-01T00:00:00Z">
        <w:r>
          <w:t xml:space="preserve">$\mathord{\smash[b]{\underset{\raise.3ex\hbox{$\scriptstyle\sim$}}{y}}\vphantom{y}} \in \mathbb{R}^p$</w:t>
        </w:r>
      </w:ins>
      <w:ins w:id="25533" w:author="PR Preview" w:date="2026-01-01T00:00:00Z">
        <w:r>
          <w:t xml:space="preserve">,</w:t>
        </w:r>
      </w:ins>
      <w:ins w:id="25534" w:author="PR Preview" w:date="2026-01-01T00:00:00Z">
        <w:r>
          <w:t xml:space="preserve"> </w:t>
        </w:r>
      </w:ins>
      <w:ins w:id="25535" w:author="PR Preview" w:date="2026-01-01T00:00:00Z">
        <w:r>
          <w:t xml:space="preserve">$\mathbf{Q} {\mathbf{Q}}^{\top} \mathord{\smash[b]{\underset{\raise.3ex\hbox{$\scriptstyle\sim$}}{y}}\vphantom{y}}$</w:t>
        </w:r>
      </w:ins>
      <w:ins w:id="25536" w:author="PR Preview" w:date="2026-01-01T00:00:00Z">
        <w:r>
          <w:t xml:space="preserve"> </w:t>
        </w:r>
      </w:ins>
      <w:ins w:id="25537" w:author="PR Preview" w:date="2026-01-01T00:00:00Z">
        <w:r>
          <w:t xml:space="preserve">is the orthogonal projection of</w:t>
        </w:r>
      </w:ins>
      <w:ins w:id="25538" w:author="PR Preview" w:date="2026-01-01T00:00:00Z">
        <w:r>
          <w:t xml:space="preserve"> </w:t>
        </w:r>
      </w:ins>
      <w:ins w:id="25539" w:author="PR Preview" w:date="2026-01-01T00:00:00Z">
        <w:r>
          <w:t xml:space="preserve">$\mathord{\smash[b]{\underset{\raise.3ex\hbox{$\scriptstyle\sim$}}{y}}\vphantom{y}}$</w:t>
        </w:r>
      </w:ins>
      <w:ins w:id="25540" w:author="PR Preview" w:date="2026-01-01T00:00:00Z">
        <w:r>
          <w:t xml:space="preserve"> </w:t>
        </w:r>
      </w:ins>
      <w:ins w:id="25541" w:author="PR Preview" w:date="2026-01-01T00:00:00Z">
        <w:r>
          <w:t xml:space="preserve">onto</w:t>
        </w:r>
      </w:ins>
      <w:ins w:id="25542" w:author="PR Preview" w:date="2026-01-01T00:00:00Z">
        <w:r>
          <w:t xml:space="preserve"> </w:t>
        </w:r>
      </w:ins>
      <m:oMath>
        <m:r>
          <m:rPr>
            <m:scr m:val="script"/>
            <m:sty m:val="p"/>
          </m:rPr>
          <m:t>S</m:t>
        </m:r>
      </m:oMath>
      <w:ins w:id="25543" w:author="PR Preview" w:date="2026-01-01T00:00:00Z">
        <w:r>
          <w:t xml:space="preserve">,</w:t>
        </w:r>
      </w:ins>
      <w:ins w:id="25544" w:author="PR Preview" w:date="2026-01-01T00:00:00Z">
        <w:r>
          <w:t xml:space="preserve"> </w:t>
        </w:r>
      </w:ins>
      <w:ins w:id="25545" w:author="PR Preview" w:date="2026-01-01T00:00:00Z">
        <w:r>
          <w:t xml:space="preserve">and</w:t>
        </w:r>
      </w:ins>
      <w:ins w:id="25546" w:author="PR Preview" w:date="2026-01-01T00:00:00Z">
        <w:r>
          <w:t xml:space="preserve"> </w:t>
        </w:r>
      </w:ins>
      <m:oMath>
        <m:r>
          <m:rPr>
            <m:sty m:val="bi"/>
          </m:rPr>
          <m:t>Q</m:t>
        </m:r>
        <m:sSup>
          <m:e>
            <m:r>
              <m:rPr>
                <m:sty m:val="bi"/>
              </m:rPr>
              <m:t>Q</m:t>
            </m:r>
          </m:e>
          <m:sup>
            <m:r>
              <m:rPr>
                <m:sty m:val="p"/>
              </m:rPr>
              <m:t>⊤</m:t>
            </m:r>
          </m:sup>
        </m:sSup>
      </m:oMath>
      <w:ins w:id="25547" w:author="PR Preview" w:date="2026-01-01T00:00:00Z">
        <w:r>
          <w:t xml:space="preserve"> </w:t>
        </w:r>
      </w:ins>
      <w:ins w:id="25548" w:author="PR Preview" w:date="2026-01-01T00:00:00Z">
        <w:r>
          <w:t xml:space="preserve">is an orthogonal projection matrix (</w:t>
        </w:r>
      </w:ins>
      <w:hyperlink w:anchor="def-projection-matrix">
        <w:ins w:id="25549" w:author="PR Preview" w:date="2026-01-01T00:00:00Z">
          <w:r>
            <w:rPr>
              <w:rStyle w:val="Hyperlink"/>
            </w:rPr>
            <w:t xml:space="preserve">Definition 87</w:t>
          </w:r>
        </w:ins>
      </w:hyperlink>
      <w:ins w:id="25550" w:author="PR Preview" w:date="2026-01-01T00:00:00Z">
        <w:r>
          <w:t xml:space="preserve">).</w:t>
        </w:r>
      </w:ins>
    </w:p>
    <w:bookmarkEnd w:id="558"/>
    <w:p>
      <w:pPr>
        <w:pStyle w:val="BodyText"/>
      </w:pPr>
      <w:ins w:id="25551" w:author="PR Preview" w:date="2026-01-01T00:00:00Z">
        <w:r>
          <w:rPr>
            <w:i/>
            <w:iCs/>
          </w:rPr>
          <w:t xml:space="preserve">Proof</w:t>
        </w:r>
      </w:ins>
      <w:ins w:id="25552" w:author="PR Preview" w:date="2026-01-01T00:00:00Z">
        <w:r>
          <w:t xml:space="preserve">. </w:t>
        </w:r>
      </w:ins>
      <m:oMath>
        <m:sSup>
          <m:e>
            <m:r>
              <m:rPr>
                <m:sty m:val="bi"/>
              </m:rPr>
              <m:t>Q</m:t>
            </m:r>
          </m:e>
          <m:sup>
            <m:r>
              <m:rPr>
                <m:sty m:val="p"/>
              </m:rPr>
              <m:t>⊤</m:t>
            </m:r>
          </m:sup>
        </m:sSup>
        <m:r>
          <m:rPr>
            <m:sty m:val="bi"/>
          </m:rPr>
          <m:t>Q</m:t>
        </m:r>
        <m:r>
          <m:rPr>
            <m:sty m:val="p"/>
          </m:rPr>
          <m:t>=</m:t>
        </m:r>
        <m:sSub>
          <m:e>
            <m:r>
              <m:rPr>
                <m:sty m:val="bi"/>
              </m:rPr>
              <m:t>I</m:t>
            </m:r>
          </m:e>
          <m:sub>
            <m:r>
              <m:t>r</m:t>
            </m:r>
          </m:sub>
        </m:sSub>
      </m:oMath>
      <w:ins w:id="25553" w:author="PR Preview" w:date="2026-01-01T00:00:00Z">
        <w:r>
          <w:rPr>
            <w:b/>
            <w:bCs/>
          </w:rPr>
          <w:t xml:space="preserve">.</w:t>
        </w:r>
      </w:ins>
      <w:ins w:id="25554" w:author="PR Preview" w:date="2026-01-01T00:00:00Z">
        <w:r>
          <w:t xml:space="preserve"> </w:t>
        </w:r>
      </w:ins>
      <w:ins w:id="25555" w:author="PR Preview" w:date="2026-01-01T00:00:00Z">
        <w:r>
          <w:t xml:space="preserve">Write</w:t>
        </w:r>
      </w:ins>
      <w:ins w:id="25556" w:author="PR Preview" w:date="2026-01-01T00:00:00Z">
        <w:r>
          <w:t xml:space="preserve"> </w:t>
        </w:r>
      </w:ins>
      <m:oMath>
        <m:sSub>
          <m:e>
            <m:r>
              <m:t>q</m:t>
            </m:r>
          </m:e>
          <m:sub>
            <m:r>
              <m:t>k</m:t>
            </m:r>
            <m:r>
              <m:t>i</m:t>
            </m:r>
          </m:sub>
        </m:sSub>
      </m:oMath>
      <w:ins w:id="25557" w:author="PR Preview" w:date="2026-01-01T00:00:00Z">
        <w:r>
          <w:t xml:space="preserve"> </w:t>
        </w:r>
      </w:ins>
      <w:ins w:id="25558" w:author="PR Preview" w:date="2026-01-01T00:00:00Z">
        <w:r>
          <w:t xml:space="preserve">for entry</w:t>
        </w:r>
      </w:ins>
      <w:ins w:id="25559" w:author="PR Preview" w:date="2026-01-01T00:00:00Z">
        <w:r>
          <w:t xml:space="preserve"> </w:t>
        </w:r>
      </w:ins>
      <m:oMath>
        <m:r>
          <m:t>k</m:t>
        </m:r>
      </m:oMath>
      <w:ins w:id="25560" w:author="PR Preview" w:date="2026-01-01T00:00:00Z">
        <w:r>
          <w:t xml:space="preserve"> </w:t>
        </w:r>
      </w:ins>
      <w:ins w:id="25561" w:author="PR Preview" w:date="2026-01-01T00:00:00Z">
        <w:r>
          <w:t xml:space="preserve">of</w:t>
        </w:r>
      </w:ins>
      <w:ins w:id="25562" w:author="PR Preview" w:date="2026-01-01T00:00:00Z">
        <w:r>
          <w:t xml:space="preserve"> </w:t>
        </w:r>
      </w:ins>
      <w:ins w:id="25563" w:author="PR Preview" w:date="2026-01-01T00:00:00Z">
        <w:r>
          <w:t xml:space="preserve">$\mathord{\smash[b]{\underset{\raise.3ex\hbox{$\scriptstyle\sim$}}{q}}\vphantom{q}}_i$</w:t>
        </w:r>
      </w:ins>
      <w:ins w:id="25564" w:author="PR Preview" w:date="2026-01-01T00:00:00Z">
        <w:r>
          <w:t xml:space="preserve">, which is entry</w:t>
        </w:r>
      </w:ins>
      <w:ins w:id="25565" w:author="PR Preview" w:date="2026-01-01T00:00:00Z">
        <w:r>
          <w:t xml:space="preserve"> </w:t>
        </w:r>
      </w:ins>
      <m:oMath>
        <m:r>
          <m:rPr>
            <m:sty m:val="p"/>
          </m:rPr>
          <m:t>(</m:t>
        </m:r>
        <m:r>
          <m:t>k</m:t>
        </m:r>
        <m:r>
          <m:rPr>
            <m:sty m:val="p"/>
          </m:rPr>
          <m:t>,</m:t>
        </m:r>
        <m:r>
          <m:t>i</m:t>
        </m:r>
        <m:r>
          <m:rPr>
            <m:sty m:val="p"/>
          </m:rPr>
          <m:t>)</m:t>
        </m:r>
      </m:oMath>
      <w:ins w:id="25566" w:author="PR Preview" w:date="2026-01-01T00:00:00Z">
        <w:r>
          <w:t xml:space="preserve"> </w:t>
        </w:r>
      </w:ins>
      <w:ins w:id="25567" w:author="PR Preview" w:date="2026-01-01T00:00:00Z">
        <w:r>
          <w:t xml:space="preserve">of</w:t>
        </w:r>
      </w:ins>
      <w:ins w:id="25568" w:author="PR Preview" w:date="2026-01-01T00:00:00Z">
        <w:r>
          <w:t xml:space="preserve"> </w:t>
        </w:r>
      </w:ins>
      <m:oMath>
        <m:r>
          <m:rPr>
            <m:sty m:val="bi"/>
          </m:rPr>
          <m:t>Q</m:t>
        </m:r>
      </m:oMath>
      <w:ins w:id="25569" w:author="PR Preview" w:date="2026-01-01T00:00:00Z">
        <w:r>
          <w:t xml:space="preserve">. Then</w:t>
        </w:r>
      </w:ins>
    </w:p>
    <w:p>
      <w:pPr>
        <w:pStyle w:val="BodyText"/>
      </w:pPr>
      <w:ins w:id="25570" w:author="PR Preview" w:date="2026-01-01T00:00:00Z">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ins>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del w:id="25571" w:author="PR Preview" w:date="2026-01-01T00:00:00Z">
        <w:r>
          <w:rPr>
            <w:b/>
            <w:bCs/>
          </w:rPr>
          <w:delText xml:space="preserve">The split.</w:delText>
        </w:r>
      </w:del>
      <w:del w:id="25572" w:author="PR Preview" w:date="2026-01-01T00:00:00Z">
        <w:r>
          <w:delText xml:space="preserve"> </w:delText>
        </w:r>
      </w:del>
      <w:del w:id="25573" w:author="PR Preview" w:date="2026-01-01T00:00:00Z">
        <w:r>
          <w:delText xml:space="preserve">Let</w:delText>
        </w:r>
      </w:del>
      <w:del w:id="25574" w:author="PR Preview" w:date="2026-01-01T00:00:00Z">
        <w:r>
          <w:delText xml:space="preserve"> </w:delText>
        </w:r>
      </w:del>
      <m:oMath>
        <m:limLow>
          <m:e>
            <m:r>
              <m:t>u</m:t>
            </m:r>
          </m:e>
          <m:lim>
            <m:r>
              <m:rPr>
                <m:sty m:val="p"/>
              </m:rPr>
              <m:t>∼</m:t>
            </m:r>
          </m:lim>
        </m:limLow>
        <m:r>
          <m:rPr>
            <m:sty m:val="p"/>
          </m:rPr>
          <m:t>=</m:t>
        </m:r>
        <m:r>
          <m:rPr>
            <m:sty m:val="bi"/>
          </m:rPr>
          <m:t>Q</m:t>
        </m:r>
        <m:sSup>
          <m:e>
            <m:r>
              <m:rPr>
                <m:sty m:val="bi"/>
              </m:rPr>
              <m:t>Q</m:t>
            </m:r>
          </m:e>
          <m:sup>
            <m:r>
              <m:rPr>
                <m:sty m:val="p"/>
              </m:rPr>
              <m:t>⊤</m:t>
            </m:r>
          </m:sup>
        </m:sSup>
        <m:limLow>
          <m:e>
            <m:r>
              <m:t>y</m:t>
            </m:r>
          </m:e>
          <m:lim>
            <m:r>
              <m:rPr>
                <m:sty m:val="p"/>
              </m:rPr>
              <m:t>∼</m:t>
            </m:r>
          </m:lim>
        </m:limLow>
      </m:oMath>
      <w:del w:id="25575" w:author="PR Preview" w:date="2026-01-01T00:00:00Z">
        <w:r>
          <w:delText xml:space="preserve"> </w:delText>
        </w:r>
      </w:del>
      <w:del w:id="25576" w:author="PR Preview" w:date="2026-01-01T00:00:00Z">
        <w:r>
          <w:delText xml:space="preserve">and</w:delText>
        </w:r>
      </w:del>
      <w:del w:id="25577" w:author="PR Preview" w:date="2026-01-01T00:00:00Z">
        <w:r>
          <w:delText xml:space="preserve"> </w:delText>
        </w:r>
      </w:del>
      <m:oMath>
        <m:limLow>
          <m:e>
            <m:r>
              <m:t>v</m:t>
            </m:r>
          </m:e>
          <m:lim>
            <m:r>
              <m:rPr>
                <m:sty m:val="p"/>
              </m:rPr>
              <m:t>∼</m:t>
            </m:r>
          </m:lim>
        </m:limLow>
        <m:r>
          <m:rPr>
            <m:sty m:val="p"/>
          </m:rPr>
          <m:t>=</m:t>
        </m:r>
        <m:limLow>
          <m:e>
            <m:r>
              <m:t>y</m:t>
            </m:r>
          </m:e>
          <m:lim>
            <m:r>
              <m:rPr>
                <m:sty m:val="p"/>
              </m:rPr>
              <m:t>∼</m:t>
            </m:r>
          </m:lim>
        </m:limLow>
        <m:r>
          <m:rPr>
            <m:sty m:val="p"/>
          </m:rPr>
          <m:t>−</m:t>
        </m:r>
        <m:limLow>
          <m:e>
            <m:r>
              <m:t>u</m:t>
            </m:r>
          </m:e>
          <m:lim>
            <m:r>
              <m:rPr>
                <m:sty m:val="p"/>
              </m:rPr>
              <m:t>∼</m:t>
            </m:r>
          </m:lim>
        </m:limLow>
      </m:oMath>
      <w:del w:id="25578" w:author="PR Preview" w:date="2026-01-01T00:00:00Z">
        <w:r>
          <w:delText xml:space="preserve">,</w:delText>
        </w:r>
      </w:del>
      <w:del w:id="25579" w:author="PR Preview" w:date="2026-01-01T00:00:00Z">
        <w:r>
          <w:delText xml:space="preserve"> </w:delText>
        </w:r>
      </w:del>
      <w:del w:id="25580" w:author="PR Preview" w:date="2026-01-01T00:00:00Z">
        <w:r>
          <w:delText xml:space="preserve">so</w:delText>
        </w:r>
      </w:del>
      <w:del w:id="25581" w:author="PR Preview" w:date="2026-01-01T00:00:00Z">
        <w:r>
          <w:delText xml:space="preserve"> </w:delText>
        </w:r>
      </w:del>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del w:id="25582" w:author="PR Preview" w:date="2026-01-01T00:00:00Z">
        <w:r>
          <w:delText xml:space="preserve">.</w:delText>
        </w:r>
      </w:del>
      <w:del w:id="25583" w:author="PR Preview" w:date="2026-01-01T00:00:00Z">
        <w:r>
          <w:delText xml:space="preserve"> </w:delText>
        </w:r>
      </w:del>
      <m:oMath>
        <m:limLow>
          <m:e>
            <m:r>
              <m:t>u</m:t>
            </m:r>
          </m:e>
          <m:lim>
            <m:r>
              <m:rPr>
                <m:sty m:val="p"/>
              </m:rPr>
              <m:t>∼</m:t>
            </m:r>
          </m:lim>
        </m:limLow>
        <m:r>
          <m:rPr>
            <m:sty m:val="p"/>
          </m:rPr>
          <m:t>=</m:t>
        </m:r>
        <m:r>
          <m:rPr>
            <m:sty m:val="bi"/>
          </m:rPr>
          <m:t>Q</m:t>
        </m:r>
        <m:r>
          <m:t> </m:t>
        </m:r>
        <m:r>
          <m:rPr>
            <m:sty m:val="p"/>
          </m:rPr>
          <m:t>(</m:t>
        </m:r>
        <m:sSup>
          <m:e>
            <m:r>
              <m:rPr>
                <m:sty m:val="bi"/>
              </m:rPr>
              <m:t>Q</m:t>
            </m:r>
          </m:e>
          <m:sup>
            <m:r>
              <m:rPr>
                <m:sty m:val="p"/>
              </m:rPr>
              <m:t>⊤</m:t>
            </m:r>
          </m:sup>
        </m:sSup>
        <m:limLow>
          <m:e>
            <m:r>
              <m:t>y</m:t>
            </m:r>
          </m:e>
          <m:lim>
            <m:r>
              <m:rPr>
                <m:sty m:val="p"/>
              </m:rPr>
              <m:t>∼</m:t>
            </m:r>
          </m:lim>
        </m:limLow>
        <m:r>
          <m:rPr>
            <m:sty m:val="p"/>
          </m:rPr>
          <m:t>)</m:t>
        </m:r>
      </m:oMath>
      <w:del w:id="25584" w:author="PR Preview" w:date="2026-01-01T00:00:00Z">
        <w:r>
          <w:delText xml:space="preserve"> </w:delText>
        </w:r>
      </w:del>
      <w:del w:id="25585" w:author="PR Preview" w:date="2026-01-01T00:00:00Z">
        <w:r>
          <w:delText xml:space="preserve">(</w:delText>
        </w:r>
      </w:del>
      <w:hyperlink w:anchor="thm-matmul-assoc">
        <w:del w:id="25586" w:author="PR Preview" w:date="2026-01-01T00:00:00Z">
          <w:r>
            <w:rPr>
              <w:rStyle w:val="Hyperlink"/>
            </w:rPr>
            <w:delText xml:space="preserve">Theorem 8</w:delText>
          </w:r>
        </w:del>
      </w:hyperlink>
      <w:del w:id="25587" w:author="PR Preview" w:date="2026-01-01T00:00:00Z">
        <w:r>
          <w:delText xml:space="preserve">) is in</w:delText>
        </w:r>
      </w:del>
      <w:del w:id="25588" w:author="PR Preview" w:date="2026-01-01T00:00:00Z">
        <w:r>
          <w:delText xml:space="preserve"> </w:delText>
        </w:r>
      </w:del>
      <m:oMath>
        <m:r>
          <m:rPr>
            <m:scr m:val="script"/>
            <m:sty m:val="p"/>
          </m:rPr>
          <m:t>C</m:t>
        </m:r>
        <m:r>
          <m:rPr>
            <m:sty m:val="p"/>
          </m:rPr>
          <m:t>(</m:t>
        </m:r>
        <m:r>
          <m:rPr>
            <m:sty m:val="bi"/>
          </m:rPr>
          <m:t>Q</m:t>
        </m:r>
        <m:r>
          <m:rPr>
            <m:sty m:val="p"/>
          </m:rPr>
          <m:t>)</m:t>
        </m:r>
      </m:oMath>
      <w:del w:id="25589" w:author="PR Preview" w:date="2026-01-01T00:00:00Z">
        <w:r>
          <w:delText xml:space="preserve"> </w:delText>
        </w:r>
      </w:del>
      <w:del w:id="25590" w:author="PR Preview" w:date="2026-01-01T00:00:00Z">
        <w:r>
          <w:delText xml:space="preserve">(</w:delText>
        </w:r>
      </w:del>
      <w:hyperlink w:anchor="def-column-space">
        <w:del w:id="25591" w:author="PR Preview" w:date="2026-01-01T00:00:00Z">
          <w:r>
            <w:rPr>
              <w:rStyle w:val="Hyperlink"/>
            </w:rPr>
            <w:delText xml:space="preserve">Definition 52</w:delText>
          </w:r>
        </w:del>
      </w:hyperlink>
      <w:del w:id="25592" w:author="PR Preview" w:date="2026-01-01T00:00:00Z">
        <w:r>
          <w:delText xml:space="preserve">),</w:delText>
        </w:r>
      </w:del>
      <w:del w:id="25593" w:author="PR Preview" w:date="2026-01-01T00:00:00Z">
        <w:r>
          <w:delText xml:space="preserve"> </w:delText>
        </w:r>
      </w:del>
      <w:del w:id="25594" w:author="PR Preview" w:date="2026-01-01T00:00:00Z">
        <w:r>
          <w:delText xml:space="preserve">which is</w:delText>
        </w:r>
      </w:del>
      <w:del w:id="25595" w:author="PR Preview" w:date="2026-01-01T00:00:00Z">
        <w:r>
          <w:delText xml:space="preserve"> </w:delText>
        </w:r>
      </w:del>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r</m:t>
                </m:r>
              </m:sub>
            </m:sSub>
          </m:e>
        </m:d>
        <m:r>
          <m:t>​</m:t>
        </m:r>
        <m:r>
          <m:rPr>
            <m:sty m:val="p"/>
          </m:rPr>
          <m:t>=</m:t>
        </m:r>
        <m:r>
          <m:rPr>
            <m:scr m:val="script"/>
            <m:sty m:val="p"/>
          </m:rPr>
          <m:t>S</m:t>
        </m:r>
      </m:oMath>
      <w:del w:id="25596" w:author="PR Preview" w:date="2026-01-01T00:00:00Z">
        <w:r>
          <w:delText xml:space="preserve"> </w:delText>
        </w:r>
      </w:del>
      <w:del w:id="25597" w:author="PR Preview" w:date="2026-01-01T00:00:00Z">
        <w:r>
          <w:delText xml:space="preserve">(</w:delText>
        </w:r>
      </w:del>
      <w:hyperlink w:anchor="thm-column-space-span">
        <w:del w:id="25598" w:author="PR Preview" w:date="2026-01-01T00:00:00Z">
          <w:r>
            <w:rPr>
              <w:rStyle w:val="Hyperlink"/>
            </w:rPr>
            <w:delText xml:space="preserve">Theorem 32</w:delText>
          </w:r>
        </w:del>
      </w:hyperlink>
      <w:del w:id="25599" w:author="PR Preview" w:date="2026-01-01T00:00:00Z">
        <w:r>
          <w:delText xml:space="preserve">).</w:delText>
        </w:r>
      </w:del>
      <w:del w:id="25600" w:author="PR Preview" w:date="2026-01-01T00:00:00Z">
        <w:r>
          <w:delText xml:space="preserve"> </w:delText>
        </w:r>
      </w:del>
      <w:del w:id="25601" w:author="PR Preview" w:date="2026-01-01T00:00:00Z">
        <w:r>
          <w:delText xml:space="preserve">For</w:delText>
        </w:r>
      </w:del>
      <w:del w:id="25602" w:author="PR Preview" w:date="2026-01-01T00:00:00Z">
        <w:r>
          <w:delText xml:space="preserve"> </w:delText>
        </w:r>
      </w:del>
      <m:oMath>
        <m:limLow>
          <m:e>
            <m:r>
              <m:t>v</m:t>
            </m:r>
          </m:e>
          <m:lim>
            <m:r>
              <m:rPr>
                <m:sty m:val="p"/>
              </m:rPr>
              <m:t>∼</m:t>
            </m:r>
          </m:lim>
        </m:limLow>
      </m:oMath>
      <w:del w:id="25603" w:author="PR Preview" w:date="2026-01-01T00:00:00Z">
        <w:r>
          <w:delText xml:space="preserve">,</w:delText>
        </w:r>
      </w:del>
    </w:p>
    <w:p>
      <w:pPr>
        <w:pStyle w:val="BodyText"/>
      </w:pPr>
      <m:oMathPara>
        <m:oMathParaPr>
          <m:jc m:val="center"/>
        </m:oMathParaPr>
        <m:oMath>
          <m:eqArr>
            <m:e>
              <m:sSup>
                <m:e>
                  <m:r>
                    <m:rPr>
                      <m:sty m:val="bi"/>
                    </m:rPr>
                    <m:t>Q</m:t>
                  </m:r>
                </m:e>
                <m:sup>
                  <m:r>
                    <m:rPr>
                      <m:sty m:val="p"/>
                    </m:rPr>
                    <m:t>⊤</m:t>
                  </m:r>
                </m:sup>
              </m:sSup>
              <m:limLow>
                <m:e>
                  <m:r>
                    <m:t>v</m:t>
                  </m:r>
                </m:e>
                <m:lim>
                  <m:r>
                    <m:rPr>
                      <m:sty m:val="p"/>
                    </m:rPr>
                    <m:t>∼</m:t>
                  </m:r>
                </m:lim>
              </m:limLow>
              <m:r>
                <m:t>&amp;</m:t>
              </m:r>
              <m:r>
                <m:rPr>
                  <m:sty m:val="p"/>
                </m:rPr>
                <m:t>=</m:t>
              </m:r>
              <m:sSup>
                <m:e>
                  <m:r>
                    <m:rPr>
                      <m:sty m:val="bi"/>
                    </m:rPr>
                    <m:t>Q</m:t>
                  </m:r>
                </m:e>
                <m:sup>
                  <m:r>
                    <m:rPr>
                      <m:sty m:val="p"/>
                    </m:rPr>
                    <m:t>⊤</m:t>
                  </m:r>
                </m:sup>
              </m:sSup>
              <m:r>
                <m:t> </m:t>
              </m:r>
              <m:r>
                <m:rPr>
                  <m:sty m:val="p"/>
                </m:rPr>
                <m:t>(</m:t>
              </m:r>
              <m:limLow>
                <m:e>
                  <m:r>
                    <m:t>y</m:t>
                  </m:r>
                </m:e>
                <m:lim>
                  <m:r>
                    <m:rPr>
                      <m:sty m:val="p"/>
                    </m:rPr>
                    <m:t>∼</m:t>
                  </m:r>
                </m:lim>
              </m:limLow>
              <m:r>
                <m:rPr>
                  <m:sty m:val="p"/>
                </m:rPr>
                <m:t>−</m:t>
              </m:r>
              <m:r>
                <m:rPr>
                  <m:sty m:val="bi"/>
                </m:rPr>
                <m:t>Q</m:t>
              </m:r>
              <m:sSup>
                <m:e>
                  <m:r>
                    <m:rPr>
                      <m:sty m:val="bi"/>
                    </m:rPr>
                    <m:t>Q</m:t>
                  </m:r>
                </m:e>
                <m:sup>
                  <m:r>
                    <m:rPr>
                      <m:sty m:val="p"/>
                    </m:rPr>
                    <m:t>⊤</m:t>
                  </m:r>
                </m:sup>
              </m:sSup>
              <m:limLow>
                <m:e>
                  <m:r>
                    <m:t>y</m:t>
                  </m:r>
                </m:e>
                <m:lim>
                  <m:r>
                    <m:rPr>
                      <m:sty m:val="p"/>
                    </m:rPr>
                    <m:t>∼</m:t>
                  </m:r>
                </m:lim>
              </m:limLow>
              <m:r>
                <m:rPr>
                  <m:sty m:val="p"/>
                </m:rPr>
                <m:t>)</m:t>
              </m:r>
              <m:r>
                <m:t>&amp;</m:t>
              </m:r>
              <m:r>
                <m:t>&amp;</m:t>
              </m:r>
              <m:r>
                <m:rPr>
                  <m:nor/>
                  <m:sty m:val="p"/>
                </m:rPr>
                <m:t>(substitute)</m:t>
              </m:r>
            </m:e>
            <m:e>
              <m:r>
                <m:t>&amp;</m:t>
              </m:r>
              <m:r>
                <m:rPr>
                  <m:sty m:val="p"/>
                </m:rPr>
                <m:t>=</m:t>
              </m:r>
              <m:sSup>
                <m:e>
                  <m:r>
                    <m:rPr>
                      <m:sty m:val="bi"/>
                    </m:rPr>
                    <m:t>Q</m:t>
                  </m:r>
                </m:e>
                <m:sup>
                  <m:r>
                    <m:rPr>
                      <m:sty m:val="p"/>
                    </m:rPr>
                    <m:t>⊤</m:t>
                  </m:r>
                </m:sup>
              </m:sSup>
              <m:limLow>
                <m:e>
                  <m:r>
                    <m:t>y</m:t>
                  </m:r>
                </m:e>
                <m:lim>
                  <m:r>
                    <m:rPr>
                      <m:sty m:val="p"/>
                    </m:rPr>
                    <m:t>∼</m:t>
                  </m:r>
                </m:lim>
              </m:limLow>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limLow>
                <m:e>
                  <m:r>
                    <m:t>y</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limLow>
                <m:e>
                  <m:r>
                    <m:t>y</m:t>
                  </m:r>
                </m:e>
                <m:lim>
                  <m:r>
                    <m:rPr>
                      <m:sty m:val="p"/>
                    </m:rPr>
                    <m:t>∼</m:t>
                  </m:r>
                </m:lim>
              </m:limLow>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limLow>
                <m:e>
                  <m:r>
                    <m:t>y</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limLow>
                <m:e>
                  <m:r>
                    <m:t>y</m:t>
                  </m:r>
                </m:e>
                <m:lim>
                  <m:r>
                    <m:rPr>
                      <m:sty m:val="p"/>
                    </m:rPr>
                    <m:t>∼</m:t>
                  </m:r>
                </m:lim>
              </m:limLow>
              <m:r>
                <m:rPr>
                  <m:sty m:val="p"/>
                </m:rPr>
                <m:t>−</m:t>
              </m:r>
              <m:sSub>
                <m:e>
                  <m:r>
                    <m:rPr>
                      <m:sty m:val="bi"/>
                    </m:rPr>
                    <m:t>I</m:t>
                  </m:r>
                </m:e>
                <m:sub>
                  <m:r>
                    <m:t>r</m:t>
                  </m:r>
                </m:sub>
              </m:sSub>
              <m:r>
                <m:t> </m:t>
              </m:r>
              <m:sSup>
                <m:e>
                  <m:r>
                    <m:rPr>
                      <m:sty m:val="bi"/>
                    </m:rPr>
                    <m:t>Q</m:t>
                  </m:r>
                </m:e>
                <m:sup>
                  <m:r>
                    <m:rPr>
                      <m:sty m:val="p"/>
                    </m:rPr>
                    <m:t>⊤</m:t>
                  </m:r>
                </m:sup>
              </m:sSup>
              <m:limLow>
                <m:e>
                  <m:r>
                    <m:t>y</m:t>
                  </m:r>
                </m:e>
                <m:lim>
                  <m:r>
                    <m:rPr>
                      <m:sty m:val="p"/>
                    </m:rPr>
                    <m:t>∼</m:t>
                  </m:r>
                </m:lim>
              </m:limLow>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limLow>
                <m:e>
                  <m:r>
                    <m:t>y</m:t>
                  </m:r>
                </m:e>
                <m:lim>
                  <m:r>
                    <m:rPr>
                      <m:sty m:val="p"/>
                    </m:rPr>
                    <m:t>∼</m:t>
                  </m:r>
                </m:lim>
              </m:limLow>
              <m:r>
                <m:rPr>
                  <m:sty m:val="p"/>
                </m:rPr>
                <m:t>−</m:t>
              </m:r>
              <m:sSup>
                <m:e>
                  <m:r>
                    <m:rPr>
                      <m:sty m:val="bi"/>
                    </m:rPr>
                    <m:t>Q</m:t>
                  </m:r>
                </m:e>
                <m:sup>
                  <m:r>
                    <m:rPr>
                      <m:sty m:val="p"/>
                    </m:rPr>
                    <m:t>⊤</m:t>
                  </m:r>
                </m:sup>
              </m:sSup>
              <m:limLow>
                <m:e>
                  <m:r>
                    <m:t>y</m:t>
                  </m:r>
                </m:e>
                <m:lim>
                  <m:r>
                    <m:rPr>
                      <m:sty m:val="p"/>
                    </m:rPr>
                    <m:t>∼</m:t>
                  </m:r>
                </m:lim>
              </m:limLow>
              <m:r>
                <m:t>&amp;</m:t>
              </m:r>
              <m:r>
                <m:t>&amp;</m:t>
              </m:r>
              <m:r>
                <m:rPr>
                  <m:nor/>
                  <m:sty m:val="p"/>
                </m:rPr>
                <m:t>(</m:t>
              </m:r>
              <m:r>
                <m:rPr>
                  <m:nor/>
                  <m:sty m:val="p"/>
                </m:rPr>
                <m:t>Theorem 10</m:t>
              </m:r>
              <m:r>
                <m:rPr>
                  <m:nor/>
                  <m:sty m:val="p"/>
                </m:rPr>
                <m:t>)</m:t>
              </m:r>
            </m:e>
            <m:e>
              <m:r>
                <m:t>&amp;</m:t>
              </m:r>
              <m:r>
                <m:rPr>
                  <m:sty m:val="p"/>
                </m:rPr>
                <m:t>=</m:t>
              </m:r>
              <m:sSub>
                <m:e>
                  <m:limLow>
                    <m:e>
                      <m:r>
                        <m:t>0</m:t>
                      </m:r>
                    </m:e>
                    <m:lim>
                      <m:r>
                        <m:rPr>
                          <m:sty m:val="p"/>
                        </m:rPr>
                        <m:t>∼</m:t>
                      </m:r>
                    </m:lim>
                  </m:limLow>
                </m:e>
                <m:sub>
                  <m:r>
                    <m:t>r</m:t>
                  </m:r>
                </m:sub>
              </m:sSub>
              <m:r>
                <m:rPr>
                  <m:sty m:val="p"/>
                </m:rPr>
                <m:t>,</m:t>
              </m:r>
              <m:r>
                <m:t>&amp;</m:t>
              </m:r>
              <m:r>
                <m:t>&amp;</m:t>
              </m:r>
              <m:r>
                <m:rPr>
                  <m:nor/>
                  <m:sty m:val="p"/>
                </m:rPr>
                <m:t>(arithmetic)</m:t>
              </m:r>
            </m:e>
          </m:eqArr>
        </m:oMath>
      </m:oMathPara>
    </w:p>
    <w:p>
      <w:pPr>
        <w:pStyle w:val="FirstParagraph"/>
      </w:pPr>
      <w:del w:id="25604" w:author="PR Preview" w:date="2026-01-01T00:00:00Z">
        <w:r>
          <w:delText xml:space="preserve">so</w:delText>
        </w:r>
      </w:del>
      <w:del w:id="25605" w:author="PR Preview" w:date="2026-01-01T00:00:00Z">
        <w:r>
          <w:delText xml:space="preserve"> </w:delText>
        </w:r>
      </w:del>
      <m:oMath>
        <m:limLow>
          <m:e>
            <m:r>
              <m:t>v</m:t>
            </m:r>
          </m:e>
          <m:lim>
            <m:r>
              <m:rPr>
                <m:sty m:val="p"/>
              </m:rPr>
              <m:t>∼</m:t>
            </m:r>
          </m:lim>
        </m:limLow>
        <m:r>
          <m:rPr>
            <m:sty m:val="p"/>
          </m:rPr>
          <m:t>∈</m:t>
        </m:r>
        <m:r>
          <m:rPr>
            <m:scr m:val="script"/>
            <m:sty m:val="p"/>
          </m:rPr>
          <m:t>N</m:t>
        </m:r>
        <m:r>
          <m:rPr>
            <m:sty m:val="p"/>
          </m:rPr>
          <m:t>(</m:t>
        </m:r>
        <m:sSup>
          <m:e>
            <m:r>
              <m:rPr>
                <m:sty m:val="bi"/>
              </m:rPr>
              <m:t>Q</m:t>
            </m:r>
          </m:e>
          <m:sup>
            <m:r>
              <m:rPr>
                <m:sty m:val="p"/>
              </m:rPr>
              <m:t>⊤</m:t>
            </m:r>
          </m:sup>
        </m:sSup>
        <m:r>
          <m:rPr>
            <m:sty m:val="p"/>
          </m:rPr>
          <m:t>)</m:t>
        </m:r>
      </m:oMath>
      <w:del w:id="25606" w:author="PR Preview" w:date="2026-01-01T00:00:00Z">
        <w:r>
          <w:delText xml:space="preserve">, and</w:delText>
        </w:r>
      </w:del>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del w:id="25607" w:author="PR Preview" w:date="2026-01-01T00:00:00Z">
        <w:r>
          <w:delText xml:space="preserve">(</w:delText>
        </w:r>
      </w:del>
      <w:hyperlink w:anchor="thm-complement-null-space">
        <w:del w:id="25608" w:author="PR Preview" w:date="2026-01-01T00:00:00Z">
          <w:r>
            <w:rPr>
              <w:rStyle w:val="Hyperlink"/>
            </w:rPr>
            <w:delText xml:space="preserve">Theorem 52</w:delText>
          </w:r>
        </w:del>
      </w:hyperlink>
      <w:del w:id="25609" w:author="PR Preview" w:date="2026-01-01T00:00:00Z">
        <w:r>
          <w:delText xml:space="preserve">).</w:delText>
        </w:r>
      </w:del>
      <w:del w:id="25610" w:author="PR Preview" w:date="2026-01-01T00:00:00Z">
        <w:r>
          <w:delText xml:space="preserve"> </w:delText>
        </w:r>
      </w:del>
      <w:del w:id="25611" w:author="PR Preview" w:date="2026-01-01T00:00:00Z">
        <w:r>
          <w:delText xml:space="preserve">By the uniqueness in</w:delText>
        </w:r>
      </w:del>
      <w:del w:id="25612" w:author="PR Preview" w:date="2026-01-01T00:00:00Z">
        <w:r>
          <w:delText xml:space="preserve"> </w:delText>
        </w:r>
      </w:del>
      <w:hyperlink w:anchor="thm-orthogonal-direct-sum">
        <w:del w:id="25613" w:author="PR Preview" w:date="2026-01-01T00:00:00Z">
          <w:r>
            <w:rPr>
              <w:rStyle w:val="Hyperlink"/>
            </w:rPr>
            <w:delText xml:space="preserve">Theorem 53</w:delText>
          </w:r>
        </w:del>
      </w:hyperlink>
      <w:del w:id="25614" w:author="PR Preview" w:date="2026-01-01T00:00:00Z">
        <w:r>
          <w:delText xml:space="preserve">,</w:delText>
        </w:r>
      </w:del>
      <w:del w:id="25615" w:author="PR Preview" w:date="2026-01-01T00:00:00Z">
        <w:r>
          <w:delText xml:space="preserve"> </w:delText>
        </w:r>
      </w:del>
      <m:oMath>
        <m:limLow>
          <m:e>
            <m:r>
              <m:t>u</m:t>
            </m:r>
          </m:e>
          <m:lim>
            <m:r>
              <m:rPr>
                <m:sty m:val="p"/>
              </m:rPr>
              <m:t>∼</m:t>
            </m:r>
          </m:lim>
        </m:limLow>
      </m:oMath>
      <w:del w:id="25616" w:author="PR Preview" w:date="2026-01-01T00:00:00Z">
        <w:r>
          <w:delText xml:space="preserve"> </w:delText>
        </w:r>
      </w:del>
      <w:del w:id="25617" w:author="PR Preview" w:date="2026-01-01T00:00:00Z">
        <w:r>
          <w:delText xml:space="preserve">is the orthogonal projection of</w:delText>
        </w:r>
      </w:del>
      <w:del w:id="25618" w:author="PR Preview" w:date="2026-01-01T00:00:00Z">
        <w:r>
          <w:delText xml:space="preserve"> </w:delText>
        </w:r>
      </w:del>
      <m:oMath>
        <m:limLow>
          <m:e>
            <m:r>
              <m:t>y</m:t>
            </m:r>
          </m:e>
          <m:lim>
            <m:r>
              <m:rPr>
                <m:sty m:val="p"/>
              </m:rPr>
              <m:t>∼</m:t>
            </m:r>
          </m:lim>
        </m:limLow>
      </m:oMath>
      <w:del w:id="25619" w:author="PR Preview" w:date="2026-01-01T00:00:00Z">
        <w:r>
          <w:delText xml:space="preserve"> </w:delText>
        </w:r>
      </w:del>
      <w:del w:id="25620" w:author="PR Preview" w:date="2026-01-01T00:00:00Z">
        <w:r>
          <w:delText xml:space="preserve">onto</w:delText>
        </w:r>
      </w:del>
      <w:del w:id="25621" w:author="PR Preview" w:date="2026-01-01T00:00:00Z">
        <w:r>
          <w:delText xml:space="preserve"> </w:delText>
        </w:r>
      </w:del>
      <m:oMath>
        <m:r>
          <m:rPr>
            <m:scr m:val="script"/>
            <m:sty m:val="p"/>
          </m:rPr>
          <m:t>S</m:t>
        </m:r>
      </m:oMath>
      <w:del w:id="25622" w:author="PR Preview" w:date="2026-01-01T00:00:00Z">
        <w:r>
          <w:delText xml:space="preserve">.</w:delText>
        </w:r>
      </w:del>
    </w:p>
    <w:p>
      <w:pPr>
        <w:pStyle w:val="BodyText"/>
      </w:pPr>
      <w:ins w:id="25623" w:author="PR Preview" w:date="2026-01-01T00:00:00Z">
        <w:r>
          <w:rPr>
            <w:b/>
            <w:bCs/>
          </w:rPr>
          <w:t xml:space="preserve">The split.</w:t>
        </w:r>
      </w:ins>
      <w:ins w:id="25624" w:author="PR Preview" w:date="2026-01-01T00:00:00Z">
        <w:r>
          <w:t xml:space="preserve"> </w:t>
        </w:r>
      </w:ins>
      <w:ins w:id="25625" w:author="PR Preview" w:date="2026-01-01T00:00:00Z">
        <w:r>
          <w:t xml:space="preserve">Let</w:t>
        </w:r>
      </w:ins>
      <w:ins w:id="25626" w:author="PR Preview" w:date="2026-01-01T00:00:00Z">
        <w:r>
          <w:t xml:space="preserve"> </w:t>
        </w:r>
      </w:ins>
      <w:ins w:id="25627" w:author="PR Preview" w:date="2026-01-01T00:00:00Z">
        <w:r>
          <w:t xml:space="preserve">$\mathord{\smash[b]{\underset{\raise.3ex\hbox{$\scriptstyle\sim$}}{u}}\vphantom{u}} = \mathbf{Q} {\mathbf{Q}}^{\top} \mathord{\smash[b]{\underset{\raise.3ex\hbox{$\scriptstyle\sim$}}{y}}\vphantom{y}}$</w:t>
        </w:r>
      </w:ins>
      <w:ins w:id="25628" w:author="PR Preview" w:date="2026-01-01T00:00:00Z">
        <w:r>
          <w:t xml:space="preserve"> </w:t>
        </w:r>
      </w:ins>
      <w:ins w:id="25629" w:author="PR Preview" w:date="2026-01-01T00:00:00Z">
        <w:r>
          <w:t xml:space="preserve">and</w:t>
        </w:r>
      </w:ins>
      <w:ins w:id="25630" w:author="PR Preview" w:date="2026-01-01T00:00:00Z">
        <w:r>
          <w:t xml:space="preserve"> </w:t>
        </w:r>
      </w:ins>
      <w:ins w:id="25631" w:author="PR Preview" w:date="2026-01-01T00:00:00Z">
        <w:r>
          <w:t xml:space="preserve">$\mathord{\smash[b]{\underset{\raise.3ex\hbox{$\scriptstyle\sim$}}{v}}\vphantom{v}} = \mathord{\smash[b]{\underset{\raise.3ex\hbox{$\scriptstyle\sim$}}{y}}\vphantom{y}} - \mathord{\smash[b]{\underset{\raise.3ex\hbox{$\scriptstyle\sim$}}{u}}\vphantom{u}}$</w:t>
        </w:r>
      </w:ins>
      <w:ins w:id="25632" w:author="PR Preview" w:date="2026-01-01T00:00:00Z">
        <w:r>
          <w:t xml:space="preserve">,</w:t>
        </w:r>
      </w:ins>
      <w:ins w:id="25633" w:author="PR Preview" w:date="2026-01-01T00:00:00Z">
        <w:r>
          <w:t xml:space="preserve"> </w:t>
        </w:r>
      </w:ins>
      <w:ins w:id="25634" w:author="PR Preview" w:date="2026-01-01T00:00:00Z">
        <w:r>
          <w:t xml:space="preserve">so</w:t>
        </w:r>
      </w:ins>
      <w:ins w:id="25635" w:author="PR Preview" w:date="2026-01-01T00:00:00Z">
        <w:r>
          <w:t xml:space="preserve"> </w:t>
        </w:r>
      </w:ins>
      <w:ins w:id="25636" w:author="PR Preview" w:date="2026-01-01T00:00:00Z">
        <w:r>
          <w:t xml:space="preserve">$\mathord{\smash[b]{\underset{\raise.3ex\hbox{$\scriptstyle\sim$}}{y}}\vphantom{y}} = \mathord{\smash[b]{\underset{\raise.3ex\hbox{$\scriptstyle\sim$}}{u}}\vphantom{u}} + \mathord{\smash[b]{\underset{\raise.3ex\hbox{$\scriptstyle\sim$}}{v}}\vphantom{v}}$</w:t>
        </w:r>
      </w:ins>
      <w:ins w:id="25637" w:author="PR Preview" w:date="2026-01-01T00:00:00Z">
        <w:r>
          <w:t xml:space="preserve">.</w:t>
        </w:r>
      </w:ins>
      <w:ins w:id="25638" w:author="PR Preview" w:date="2026-01-01T00:00:00Z">
        <w:r>
          <w:t xml:space="preserve"> </w:t>
        </w:r>
      </w:ins>
      <w:ins w:id="25639" w:author="PR Preview" w:date="2026-01-01T00:00:00Z">
        <w:r>
          <w:t xml:space="preserve">$\mathord{\smash[b]{\underset{\raise.3ex\hbox{$\scriptstyle\sim$}}{u}}\vphantom{u}} = \mathbf{Q}\,({\mathbf{Q}}^{\top} \mathord{\smash[b]{\underset{\raise.3ex\hbox{$\scriptstyle\sim$}}{y}}\vphantom{y}})$</w:t>
        </w:r>
      </w:ins>
      <w:ins w:id="25640" w:author="PR Preview" w:date="2026-01-01T00:00:00Z">
        <w:r>
          <w:t xml:space="preserve"> </w:t>
        </w:r>
      </w:ins>
      <w:ins w:id="25641" w:author="PR Preview" w:date="2026-01-01T00:00:00Z">
        <w:r>
          <w:t xml:space="preserve">(</w:t>
        </w:r>
      </w:ins>
      <w:hyperlink w:anchor="thm-matmul-assoc">
        <w:ins w:id="25642" w:author="PR Preview" w:date="2026-01-01T00:00:00Z">
          <w:r>
            <w:rPr>
              <w:rStyle w:val="Hyperlink"/>
            </w:rPr>
            <w:t xml:space="preserve">Theorem 8</w:t>
          </w:r>
        </w:ins>
      </w:hyperlink>
      <w:ins w:id="25643" w:author="PR Preview" w:date="2026-01-01T00:00:00Z">
        <w:r>
          <w:t xml:space="preserve">) is in</w:t>
        </w:r>
      </w:ins>
      <w:ins w:id="25644" w:author="PR Preview" w:date="2026-01-01T00:00:00Z">
        <w:r>
          <w:t xml:space="preserve"> </w:t>
        </w:r>
      </w:ins>
      <m:oMath>
        <m:r>
          <m:rPr>
            <m:scr m:val="script"/>
            <m:sty m:val="p"/>
          </m:rPr>
          <m:t>C</m:t>
        </m:r>
        <m:r>
          <m:rPr>
            <m:sty m:val="p"/>
          </m:rPr>
          <m:t>(</m:t>
        </m:r>
        <m:r>
          <m:rPr>
            <m:sty m:val="bi"/>
          </m:rPr>
          <m:t>Q</m:t>
        </m:r>
        <m:r>
          <m:rPr>
            <m:sty m:val="p"/>
          </m:rPr>
          <m:t>)</m:t>
        </m:r>
      </m:oMath>
      <w:ins w:id="25645" w:author="PR Preview" w:date="2026-01-01T00:00:00Z">
        <w:r>
          <w:t xml:space="preserve"> </w:t>
        </w:r>
      </w:ins>
      <w:ins w:id="25646" w:author="PR Preview" w:date="2026-01-01T00:00:00Z">
        <w:r>
          <w:t xml:space="preserve">(</w:t>
        </w:r>
      </w:ins>
      <w:hyperlink w:anchor="def-column-space">
        <w:ins w:id="25647" w:author="PR Preview" w:date="2026-01-01T00:00:00Z">
          <w:r>
            <w:rPr>
              <w:rStyle w:val="Hyperlink"/>
            </w:rPr>
            <w:t xml:space="preserve">Definition 52</w:t>
          </w:r>
        </w:ins>
      </w:hyperlink>
      <w:ins w:id="25648" w:author="PR Preview" w:date="2026-01-01T00:00:00Z">
        <w:r>
          <w:t xml:space="preserve">),</w:t>
        </w:r>
      </w:ins>
      <w:ins w:id="25649" w:author="PR Preview" w:date="2026-01-01T00:00:00Z">
        <w:r>
          <w:t xml:space="preserve"> </w:t>
        </w:r>
      </w:ins>
      <w:ins w:id="25650" w:author="PR Preview" w:date="2026-01-01T00:00:00Z">
        <w:r>
          <w:t xml:space="preserve">which is</w:t>
        </w:r>
      </w:ins>
      <w:ins w:id="25651" w:author="PR Preview" w:date="2026-01-01T00:00:00Z">
        <w:r>
          <w:t xml:space="preserve"> </w:t>
        </w:r>
      </w:ins>
      <w:ins w:id="25652" w:author="PR Preview" w:date="2026-01-01T00:00:00Z">
        <w:r>
          <w:t xml:space="preserve">$\operatorname{span}\mathopen{}\left\{\mathord{\smash[b]{\underset{\raise.3ex\hbox{$\scriptstyle\sim$}}{q}}\vphantom{q}}_1, \ldots, \mathord{\smash[b]{\underset{\raise.3ex\hbox{$\scriptstyle\sim$}}{q}}\vphantom{q}}_r\right\}\mathclose{} = \mathcal{S}$</w:t>
        </w:r>
      </w:ins>
      <w:ins w:id="25653" w:author="PR Preview" w:date="2026-01-01T00:00:00Z">
        <w:r>
          <w:t xml:space="preserve"> </w:t>
        </w:r>
      </w:ins>
      <w:ins w:id="25654" w:author="PR Preview" w:date="2026-01-01T00:00:00Z">
        <w:r>
          <w:t xml:space="preserve">(</w:t>
        </w:r>
      </w:ins>
      <w:hyperlink w:anchor="thm-column-space-span">
        <w:ins w:id="25655" w:author="PR Preview" w:date="2026-01-01T00:00:00Z">
          <w:r>
            <w:rPr>
              <w:rStyle w:val="Hyperlink"/>
            </w:rPr>
            <w:t xml:space="preserve">Theorem 32</w:t>
          </w:r>
        </w:ins>
      </w:hyperlink>
      <w:ins w:id="25656" w:author="PR Preview" w:date="2026-01-01T00:00:00Z">
        <w:r>
          <w:t xml:space="preserve">).</w:t>
        </w:r>
      </w:ins>
      <w:ins w:id="25657" w:author="PR Preview" w:date="2026-01-01T00:00:00Z">
        <w:r>
          <w:t xml:space="preserve"> </w:t>
        </w:r>
      </w:ins>
      <w:ins w:id="25658" w:author="PR Preview" w:date="2026-01-01T00:00:00Z">
        <w:r>
          <w:t xml:space="preserve">For</w:t>
        </w:r>
      </w:ins>
      <w:ins w:id="25659" w:author="PR Preview" w:date="2026-01-01T00:00:00Z">
        <w:r>
          <w:t xml:space="preserve"> </w:t>
        </w:r>
      </w:ins>
      <w:ins w:id="25660" w:author="PR Preview" w:date="2026-01-01T00:00:00Z">
        <w:r>
          <w:t xml:space="preserve">$\mathord{\smash[b]{\underset{\raise.3ex\hbox{$\scriptstyle\sim$}}{v}}\vphantom{v}}$</w:t>
        </w:r>
      </w:ins>
      <w:ins w:id="25661" w:author="PR Preview" w:date="2026-01-01T00:00:00Z">
        <w:r>
          <w:t xml:space="preserve">,</w:t>
        </w:r>
      </w:ins>
    </w:p>
    <w:p>
      <w:pPr>
        <w:pStyle w:val="BodyText"/>
      </w:pPr>
      <w:ins w:id="25662" w:author="PR Preview" w:date="2026-01-01T00:00:00Z">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\text{(}\text{Theorem~24}\text{,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\text{(}\text{Theorem~10}\text{)}
    \\
    &amp;= \mathord{\smash[b]{\underset{\raise.3ex\hbox{$\scriptstyle\sim$}}{0}}\vphantom{0}}_r,
    &amp;&amp; \text{(arithmetic)}
    \end{aligned}
    $$</w:t>
        </w:r>
      </w:ins>
    </w:p>
    <w:p>
      <w:pPr>
        <w:pStyle w:val="FirstParagraph"/>
      </w:pPr>
      <w:ins w:id="25663" w:author="PR Preview" w:date="2026-01-01T00:00:00Z">
        <w:r>
          <w:t xml:space="preserve">so</w:t>
        </w:r>
      </w:ins>
      <w:ins w:id="25664" w:author="PR Preview" w:date="2026-01-01T00:00:00Z">
        <w:r>
          <w:t xml:space="preserve"> </w:t>
        </w:r>
      </w:ins>
      <w:ins w:id="25665" w:author="PR Preview" w:date="2026-01-01T00:00:00Z">
        <w:r>
          <w:t xml:space="preserve">$\mathord{\smash[b]{\underset{\raise.3ex\hbox{$\scriptstyle\sim$}}{v}}\vphantom{v}} \in \mathcal{N}({\mathbf{Q}}^{\top})$</w:t>
        </w:r>
      </w:ins>
      <w:ins w:id="25666" w:author="PR Preview" w:date="2026-01-01T00:00:00Z">
        <w:r>
          <w:t xml:space="preserve">, and</w:t>
        </w:r>
      </w:ins>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ins w:id="25667" w:author="PR Preview" w:date="2026-01-01T00:00:00Z">
        <w:r>
          <w:t xml:space="preserve">(</w:t>
        </w:r>
      </w:ins>
      <w:hyperlink w:anchor="thm-complement-null-space">
        <w:ins w:id="25668" w:author="PR Preview" w:date="2026-01-01T00:00:00Z">
          <w:r>
            <w:rPr>
              <w:rStyle w:val="Hyperlink"/>
            </w:rPr>
            <w:t xml:space="preserve">Theorem 52</w:t>
          </w:r>
        </w:ins>
      </w:hyperlink>
      <w:ins w:id="25669" w:author="PR Preview" w:date="2026-01-01T00:00:00Z">
        <w:r>
          <w:t xml:space="preserve">).</w:t>
        </w:r>
      </w:ins>
      <w:ins w:id="25670" w:author="PR Preview" w:date="2026-01-01T00:00:00Z">
        <w:r>
          <w:t xml:space="preserve"> </w:t>
        </w:r>
      </w:ins>
      <w:ins w:id="25671" w:author="PR Preview" w:date="2026-01-01T00:00:00Z">
        <w:r>
          <w:t xml:space="preserve">By the uniqueness in</w:t>
        </w:r>
      </w:ins>
      <w:ins w:id="25672" w:author="PR Preview" w:date="2026-01-01T00:00:00Z">
        <w:r>
          <w:t xml:space="preserve"> </w:t>
        </w:r>
      </w:ins>
      <w:hyperlink w:anchor="thm-orthogonal-direct-sum">
        <w:ins w:id="25673" w:author="PR Preview" w:date="2026-01-01T00:00:00Z">
          <w:r>
            <w:rPr>
              <w:rStyle w:val="Hyperlink"/>
            </w:rPr>
            <w:t xml:space="preserve">Theorem 53</w:t>
          </w:r>
        </w:ins>
      </w:hyperlink>
      <w:ins w:id="25674" w:author="PR Preview" w:date="2026-01-01T00:00:00Z">
        <w:r>
          <w:t xml:space="preserve">,</w:t>
        </w:r>
      </w:ins>
      <w:ins w:id="25675" w:author="PR Preview" w:date="2026-01-01T00:00:00Z">
        <w:r>
          <w:t xml:space="preserve"> </w:t>
        </w:r>
      </w:ins>
      <w:ins w:id="25676" w:author="PR Preview" w:date="2026-01-01T00:00:00Z">
        <w:r>
          <w:t xml:space="preserve">$\mathord{\smash[b]{\underset{\raise.3ex\hbox{$\scriptstyle\sim$}}{u}}\vphantom{u}}$</w:t>
        </w:r>
      </w:ins>
      <w:ins w:id="25677" w:author="PR Preview" w:date="2026-01-01T00:00:00Z">
        <w:r>
          <w:t xml:space="preserve"> </w:t>
        </w:r>
      </w:ins>
      <w:ins w:id="25678" w:author="PR Preview" w:date="2026-01-01T00:00:00Z">
        <w:r>
          <w:t xml:space="preserve">is the orthogonal projection of</w:t>
        </w:r>
      </w:ins>
      <w:ins w:id="25679" w:author="PR Preview" w:date="2026-01-01T00:00:00Z">
        <w:r>
          <w:t xml:space="preserve"> </w:t>
        </w:r>
      </w:ins>
      <w:ins w:id="25680" w:author="PR Preview" w:date="2026-01-01T00:00:00Z">
        <w:r>
          <w:t xml:space="preserve">$\mathord{\smash[b]{\underset{\raise.3ex\hbox{$\scriptstyle\sim$}}{y}}\vphantom{y}}$</w:t>
        </w:r>
      </w:ins>
      <w:ins w:id="25681" w:author="PR Preview" w:date="2026-01-01T00:00:00Z">
        <w:r>
          <w:t xml:space="preserve"> </w:t>
        </w:r>
      </w:ins>
      <w:ins w:id="25682" w:author="PR Preview" w:date="2026-01-01T00:00:00Z">
        <w:r>
          <w:t xml:space="preserve">onto</w:t>
        </w:r>
      </w:ins>
      <w:ins w:id="25683" w:author="PR Preview" w:date="2026-01-01T00:00:00Z">
        <w:r>
          <w:t xml:space="preserve"> </w:t>
        </w:r>
      </w:ins>
      <m:oMath>
        <m:r>
          <m:rPr>
            <m:scr m:val="script"/>
            <m:sty m:val="p"/>
          </m:rPr>
          <m:t>S</m:t>
        </m:r>
      </m:oMath>
      <w:ins w:id="25684" w:author="PR Preview" w:date="2026-01-01T00:00:00Z">
        <w:r>
          <w:t xml:space="preserve">.</w:t>
        </w:r>
      </w:ins>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9" w:name="exm-projector-onb"/>
    <w:p>
      <w:pPr>
        <w:pStyle w:val="FirstParagraph"/>
      </w:pPr>
      <w:del w:id="25685" w:author="PR Preview" w:date="2026-01-01T00:00:00Z">
        <w:r>
          <w:rPr>
            <w:b/>
            <w:bCs/>
          </w:rPr>
          <w:delText xml:space="preserve">Example 166 (The projection matrix onto a line)</w:delText>
        </w:r>
      </w:del>
      <w:del w:id="25686" w:author="PR Preview" w:date="2026-01-01T00:00:00Z">
        <w:r>
          <w:delText xml:space="preserve"> </w:delText>
        </w:r>
      </w:del>
      <w:del w:id="25687" w:author="PR Preview" w:date="2026-01-01T00:00:00Z">
        <w:r>
          <w:delText xml:space="preserve">For</w:delText>
        </w:r>
      </w:del>
      <w:del w:id="25688"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25689" w:author="PR Preview" w:date="2026-01-01T00:00:00Z">
        <w:r>
          <w:delText xml:space="preserve">,</w:delText>
        </w:r>
      </w:del>
      <w:del w:id="25690" w:author="PR Preview" w:date="2026-01-01T00:00:00Z">
        <w:r>
          <w:delText xml:space="preserve"> </w:delText>
        </w:r>
      </w:del>
      <w:del w:id="25691" w:author="PR Preview" w:date="2026-01-01T00:00:00Z">
        <w:r>
          <w:delText xml:space="preserve">the single vector</w:delText>
        </w:r>
      </w:del>
      <w:del w:id="25692" w:author="PR Preview" w:date="2026-01-01T00:00:00Z">
        <w:r>
          <w:delText xml:space="preserve"> </w:delText>
        </w:r>
      </w:del>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del w:id="25693" w:author="PR Preview" w:date="2026-01-01T00:00:00Z">
        <w:r>
          <w:delText xml:space="preserve"> </w:delText>
        </w:r>
      </w:del>
      <w:del w:id="25694" w:author="PR Preview" w:date="2026-01-01T00:00:00Z">
        <w:r>
          <w:delText xml:space="preserve">is an orthonormal basis:</w:delText>
        </w:r>
      </w:del>
      <w:del w:id="25695" w:author="PR Preview" w:date="2026-01-01T00:00:00Z">
        <w:r>
          <w:delText xml:space="preserve"> </w:delText>
        </w:r>
      </w:del>
      <w:del w:id="25696" w:author="PR Preview" w:date="2026-01-01T00:00:00Z">
        <w:r>
          <w:delText xml:space="preserve">it spans</w:delText>
        </w:r>
      </w:del>
      <w:del w:id="25697" w:author="PR Preview" w:date="2026-01-01T00:00:00Z">
        <w:r>
          <w:delText xml:space="preserve"> </w:delText>
        </w:r>
      </w:del>
      <m:oMath>
        <m:r>
          <m:rPr>
            <m:scr m:val="script"/>
            <m:sty m:val="p"/>
          </m:rPr>
          <m:t>S</m:t>
        </m:r>
      </m:oMath>
      <w:del w:id="25698" w:author="PR Preview" w:date="2026-01-01T00:00:00Z">
        <w:r>
          <w:delText xml:space="preserve">, it is nonzero and so linearly independent,</w:delText>
        </w:r>
      </w:del>
      <w:del w:id="25699" w:author="PR Preview" w:date="2026-01-01T00:00:00Z">
        <w:r>
          <w:delText xml:space="preserve"> </w:delText>
        </w:r>
      </w:del>
      <w:del w:id="25700" w:author="PR Preview" w:date="2026-01-01T00:00:00Z">
        <w:r>
          <w:delText xml:space="preserve">and</w:delText>
        </w:r>
      </w:del>
    </w:p>
    <w:p>
      <w:pPr>
        <w:pStyle w:val="BodyText"/>
      </w:pPr>
      <m:oMathPara>
        <m:oMathParaPr>
          <m:jc m:val="center"/>
        </m:oMathParaPr>
        <m:oMath>
          <m:eqArr>
            <m:e>
              <m:r>
                <m:t>​</m:t>
              </m:r>
              <m:d>
                <m:dPr>
                  <m:begChr m:val="∥"/>
                  <m:sepChr m:val=""/>
                  <m:endChr m:val="∥"/>
                  <m:grow/>
                </m:dPr>
                <m:e>
                  <m:sSub>
                    <m:e>
                      <m:limLow>
                        <m:e>
                          <m:r>
                            <m:t>q</m:t>
                          </m:r>
                        </m:e>
                        <m:lim>
                          <m:r>
                            <m:rPr>
                              <m:sty m:val="p"/>
                            </m:rPr>
                            <m:t>∼</m:t>
                          </m:r>
                        </m:lim>
                      </m:limLow>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del w:id="25701" w:author="PR Preview" w:date="2026-01-01T00:00:00Z">
        <w:r>
          <w:delText xml:space="preserve">With</w:delText>
        </w:r>
      </w:del>
      <w:del w:id="25702" w:author="PR Preview" w:date="2026-01-01T00:00:00Z">
        <w:r>
          <w:delText xml:space="preserve"> </w:delText>
        </w:r>
      </w:del>
      <m:oMath>
        <m:r>
          <m:rPr>
            <m:sty m:val="bi"/>
          </m:rPr>
          <m:t>Q</m:t>
        </m:r>
        <m:r>
          <m:rPr>
            <m:sty m:val="p"/>
          </m:rPr>
          <m:t>=</m:t>
        </m:r>
        <m:r>
          <m:rPr>
            <m:sty m:val="p"/>
          </m:rPr>
          <m:t>[</m:t>
        </m:r>
        <m:sSub>
          <m:e>
            <m:limLow>
              <m:e>
                <m:r>
                  <m:t>q</m:t>
                </m:r>
              </m:e>
              <m:lim>
                <m:r>
                  <m:rPr>
                    <m:sty m:val="p"/>
                  </m:rPr>
                  <m:t>∼</m:t>
                </m:r>
              </m:lim>
            </m:limLow>
          </m:e>
          <m:sub>
            <m:r>
              <m:t>1</m:t>
            </m:r>
          </m:sub>
        </m:sSub>
        <m:r>
          <m:rPr>
            <m:sty m:val="p"/>
          </m:rPr>
          <m:t>]</m:t>
        </m:r>
      </m:oMath>
      <w:del w:id="25703" w:author="PR Preview" w:date="2026-01-01T00:00:00Z">
        <w:r>
          <w:delText xml:space="preserve">,</w:delText>
        </w:r>
      </w:del>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del w:id="25704" w:author="PR Preview" w:date="2026-01-01T00:00:00Z">
        <w:r>
          <w:delText xml:space="preserve">Applied to</w:delText>
        </w:r>
      </w:del>
      <w:del w:id="25705" w:author="PR Preview" w:date="2026-01-01T00:00:00Z">
        <w:r>
          <w:delText xml:space="preserve"> </w:delText>
        </w:r>
      </w:del>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del w:id="25706" w:author="PR Preview" w:date="2026-01-01T00:00:00Z">
        <w:r>
          <w:delText xml:space="preserve">, it gives</w:delText>
        </w:r>
      </w:del>
      <w:del w:id="25707" w:author="PR Preview" w:date="2026-01-01T00:00:00Z">
        <w:r>
          <w:delText xml:space="preserve"> </w:delText>
        </w:r>
      </w:del>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del w:id="25708" w:author="PR Preview" w:date="2026-01-01T00:00:00Z">
        <w:r>
          <w:delText xml:space="preserve">,</w:delText>
        </w:r>
      </w:del>
      <w:del w:id="25709" w:author="PR Preview" w:date="2026-01-01T00:00:00Z">
        <w:r>
          <w:delText xml:space="preserve"> </w:delText>
        </w:r>
      </w:del>
      <w:del w:id="25710" w:author="PR Preview" w:date="2026-01-01T00:00:00Z">
        <w:r>
          <w:delText xml:space="preserve">the projection found in</w:delText>
        </w:r>
      </w:del>
      <w:del w:id="25711" w:author="PR Preview" w:date="2026-01-01T00:00:00Z">
        <w:r>
          <w:delText xml:space="preserve"> </w:delText>
        </w:r>
      </w:del>
      <w:hyperlink w:anchor="exm-orthogonal-projection">
        <w:del w:id="25712" w:author="PR Preview" w:date="2026-01-01T00:00:00Z">
          <w:r>
            <w:rPr>
              <w:rStyle w:val="Hyperlink"/>
            </w:rPr>
            <w:delText xml:space="preserve">Example 163</w:delText>
          </w:r>
        </w:del>
      </w:hyperlink>
      <w:del w:id="25713" w:author="PR Preview" w:date="2026-01-01T00:00:00Z">
        <w:r>
          <w:delText xml:space="preserve">.</w:delText>
        </w:r>
      </w:del>
    </w:p>
    <w:p>
      <w:pPr>
        <w:pStyle w:val="BodyText"/>
      </w:pPr>
      <w:del w:id="25714" w:author="PR Preview" w:date="2026-01-01T00:00:00Z">
        <w:r>
          <w:rPr>
            <w:b/>
            <w:bCs/>
          </w:rPr>
          <w:delText xml:space="preserve">Theorem 91 (A projection matrix projects onto its column space, and is the only one that does)</w:delText>
        </w:r>
      </w:del>
      <w:del w:id="25715" w:author="PR Preview" w:date="2026-01-01T00:00:00Z">
        <w:r>
          <w:delText xml:space="preserve"> </w:delText>
        </w:r>
      </w:del>
      <w:del w:id="25716" w:author="PR Preview" w:date="2026-01-01T00:00:00Z">
        <w:r>
          <w:delText xml:space="preserve"> </w:delText>
        </w:r>
      </w:del>
    </w:p>
    <w:p>
      <w:pPr>
        <w:pStyle w:val="Compact"/>
        <w:numPr>
          <w:ilvl w:val="0"/>
          <w:numId w:val="1083"/>
        </w:numPr>
      </w:pPr>
      <w:del w:id="25717" w:author="PR Preview" w:date="2026-01-01T00:00:00Z">
        <w:r>
          <w:delText xml:space="preserve">If</w:delText>
        </w:r>
      </w:del>
      <w:del w:id="25718" w:author="PR Preview" w:date="2026-01-01T00:00:00Z">
        <w:r>
          <w:delText xml:space="preserve"> </w:delText>
        </w:r>
      </w:del>
      <m:oMath>
        <m:r>
          <m:rPr>
            <m:sty m:val="bi"/>
          </m:rPr>
          <m:t>P</m:t>
        </m:r>
      </m:oMath>
      <w:del w:id="25719" w:author="PR Preview" w:date="2026-01-01T00:00:00Z">
        <w:r>
          <w:delText xml:space="preserve"> </w:delText>
        </w:r>
      </w:del>
      <w:del w:id="25720" w:author="PR Preview" w:date="2026-01-01T00:00:00Z">
        <w:r>
          <w:delText xml:space="preserve">is a</w:delText>
        </w:r>
      </w:del>
      <w:del w:id="25721" w:author="PR Preview" w:date="2026-01-01T00:00:00Z">
        <w:r>
          <w:delText xml:space="preserve"> </w:delText>
        </w:r>
      </w:del>
      <m:oMath>
        <m:r>
          <m:t>p</m:t>
        </m:r>
        <m:r>
          <m:rPr>
            <m:sty m:val="p"/>
          </m:rPr>
          <m:t>×</m:t>
        </m:r>
        <m:r>
          <m:t>p</m:t>
        </m:r>
      </m:oMath>
      <w:del w:id="25722" w:author="PR Preview" w:date="2026-01-01T00:00:00Z">
        <w:r>
          <w:delText xml:space="preserve"> </w:delText>
        </w:r>
      </w:del>
      <w:del w:id="25723" w:author="PR Preview" w:date="2026-01-01T00:00:00Z">
        <w:r>
          <w:delText xml:space="preserve">orthogonal projection matrix (</w:delText>
        </w:r>
      </w:del>
      <w:hyperlink w:anchor="def-projection-matrix">
        <w:del w:id="25724" w:author="PR Preview" w:date="2026-01-01T00:00:00Z">
          <w:r>
            <w:rPr>
              <w:rStyle w:val="Hyperlink"/>
            </w:rPr>
            <w:delText xml:space="preserve">Definition 87</w:delText>
          </w:r>
        </w:del>
      </w:hyperlink>
      <w:del w:id="25725" w:author="PR Preview" w:date="2026-01-01T00:00:00Z">
        <w:r>
          <w:delText xml:space="preserve">),</w:delText>
        </w:r>
      </w:del>
      <w:del w:id="25726" w:author="PR Preview" w:date="2026-01-01T00:00:00Z">
        <w:r>
          <w:delText xml:space="preserve"> </w:delText>
        </w:r>
      </w:del>
      <w:del w:id="25727" w:author="PR Preview" w:date="2026-01-01T00:00:00Z">
        <w:r>
          <w:delText xml:space="preserve">then for every</w:delText>
        </w:r>
      </w:del>
      <w:del w:id="25728" w:author="PR Preview" w:date="2026-01-01T00:00:00Z">
        <w:r>
          <w:delText xml:space="preserve"> </w:delText>
        </w:r>
      </w:del>
      <m:oMath>
        <m:limLow>
          <m:e>
            <m:r>
              <m:t>y</m:t>
            </m:r>
          </m:e>
          <m:lim>
            <m:r>
              <m:rPr>
                <m:sty m:val="p"/>
              </m:rPr>
              <m:t>∼</m:t>
            </m:r>
          </m:lim>
        </m:limLow>
        <m:r>
          <m:rPr>
            <m:sty m:val="p"/>
          </m:rPr>
          <m:t>∈</m:t>
        </m:r>
        <m:sSup>
          <m:e>
            <m:r>
              <m:rPr>
                <m:scr m:val="double-struck"/>
                <m:sty m:val="p"/>
              </m:rPr>
              <m:t>R</m:t>
            </m:r>
          </m:e>
          <m:sup>
            <m:r>
              <m:t>p</m:t>
            </m:r>
          </m:sup>
        </m:sSup>
      </m:oMath>
      <w:del w:id="25729" w:author="PR Preview" w:date="2026-01-01T00:00:00Z">
        <w:r>
          <w:delText xml:space="preserve">,</w:delText>
        </w:r>
      </w:del>
      <w:del w:id="25730" w:author="PR Preview" w:date="2026-01-01T00:00:00Z">
        <w:r>
          <w:delText xml:space="preserve"> </w:delText>
        </w:r>
      </w:del>
      <m:oMath>
        <m:r>
          <m:rPr>
            <m:sty m:val="bi"/>
          </m:rPr>
          <m:t>P</m:t>
        </m:r>
        <m:limLow>
          <m:e>
            <m:r>
              <m:t>y</m:t>
            </m:r>
          </m:e>
          <m:lim>
            <m:r>
              <m:rPr>
                <m:sty m:val="p"/>
              </m:rPr>
              <m:t>∼</m:t>
            </m:r>
          </m:lim>
        </m:limLow>
      </m:oMath>
      <w:del w:id="25731" w:author="PR Preview" w:date="2026-01-01T00:00:00Z">
        <w:r>
          <w:delText xml:space="preserve"> </w:delText>
        </w:r>
      </w:del>
      <w:del w:id="25732" w:author="PR Preview" w:date="2026-01-01T00:00:00Z">
        <w:r>
          <w:delText xml:space="preserve">is the orthogonal projection of</w:delText>
        </w:r>
      </w:del>
      <w:del w:id="25733" w:author="PR Preview" w:date="2026-01-01T00:00:00Z">
        <w:r>
          <w:delText xml:space="preserve"> </w:delText>
        </w:r>
      </w:del>
      <m:oMath>
        <m:limLow>
          <m:e>
            <m:r>
              <m:t>y</m:t>
            </m:r>
          </m:e>
          <m:lim>
            <m:r>
              <m:rPr>
                <m:sty m:val="p"/>
              </m:rPr>
              <m:t>∼</m:t>
            </m:r>
          </m:lim>
        </m:limLow>
      </m:oMath>
      <w:del w:id="25734" w:author="PR Preview" w:date="2026-01-01T00:00:00Z">
        <w:r>
          <w:delText xml:space="preserve"> </w:delText>
        </w:r>
      </w:del>
      <w:del w:id="25735" w:author="PR Preview" w:date="2026-01-01T00:00:00Z">
        <w:r>
          <w:delText xml:space="preserve">onto</w:delText>
        </w:r>
      </w:del>
      <w:del w:id="25736" w:author="PR Preview" w:date="2026-01-01T00:00:00Z">
        <w:r>
          <w:delText xml:space="preserve"> </w:delText>
        </w:r>
      </w:del>
      <m:oMath>
        <m:r>
          <m:rPr>
            <m:scr m:val="script"/>
            <m:sty m:val="p"/>
          </m:rPr>
          <m:t>C</m:t>
        </m:r>
        <m:r>
          <m:rPr>
            <m:sty m:val="p"/>
          </m:rPr>
          <m:t>(</m:t>
        </m:r>
        <m:r>
          <m:rPr>
            <m:sty m:val="bi"/>
          </m:rPr>
          <m:t>P</m:t>
        </m:r>
        <m:r>
          <m:rPr>
            <m:sty m:val="p"/>
          </m:rPr>
          <m:t>)</m:t>
        </m:r>
      </m:oMath>
      <w:del w:id="25737" w:author="PR Preview" w:date="2026-01-01T00:00:00Z">
        <w:r>
          <w:delText xml:space="preserve"> </w:delText>
        </w:r>
      </w:del>
      <w:del w:id="25738" w:author="PR Preview" w:date="2026-01-01T00:00:00Z">
        <w:r>
          <w:delText xml:space="preserve">(</w:delText>
        </w:r>
      </w:del>
      <w:hyperlink w:anchor="def-orthogonal-projection">
        <w:del w:id="25739" w:author="PR Preview" w:date="2026-01-01T00:00:00Z">
          <w:r>
            <w:rPr>
              <w:rStyle w:val="Hyperlink"/>
            </w:rPr>
            <w:delText xml:space="preserve">Definition 108</w:delText>
          </w:r>
        </w:del>
      </w:hyperlink>
      <w:del w:id="25740" w:author="PR Preview" w:date="2026-01-01T00:00:00Z">
        <w:r>
          <w:delText xml:space="preserve">).</w:delText>
        </w:r>
      </w:del>
    </w:p>
    <w:p>
      <w:pPr>
        <w:pStyle w:val="Compact"/>
        <w:numPr>
          <w:ilvl w:val="0"/>
          <w:numId w:val="1083"/>
        </w:numPr>
      </w:pPr>
      <w:del w:id="25741" w:author="PR Preview" w:date="2026-01-01T00:00:00Z">
        <w:r>
          <w:delText xml:space="preserve">If</w:delText>
        </w:r>
      </w:del>
      <w:del w:id="25742" w:author="PR Preview" w:date="2026-01-01T00:00:00Z">
        <w:r>
          <w:delText xml:space="preserve"> </w:delText>
        </w:r>
      </w:del>
      <m:oMath>
        <m:sSub>
          <m:e>
            <m:r>
              <m:rPr>
                <m:sty m:val="bi"/>
              </m:rPr>
              <m:t>P</m:t>
            </m:r>
          </m:e>
          <m:sub>
            <m:r>
              <m:t>1</m:t>
            </m:r>
          </m:sub>
        </m:sSub>
      </m:oMath>
      <w:del w:id="25743" w:author="PR Preview" w:date="2026-01-01T00:00:00Z">
        <w:r>
          <w:delText xml:space="preserve"> </w:delText>
        </w:r>
      </w:del>
      <w:del w:id="25744" w:author="PR Preview" w:date="2026-01-01T00:00:00Z">
        <w:r>
          <w:delText xml:space="preserve">and</w:delText>
        </w:r>
      </w:del>
      <w:del w:id="25745" w:author="PR Preview" w:date="2026-01-01T00:00:00Z">
        <w:r>
          <w:delText xml:space="preserve"> </w:delText>
        </w:r>
      </w:del>
      <m:oMath>
        <m:sSub>
          <m:e>
            <m:r>
              <m:rPr>
                <m:sty m:val="bi"/>
              </m:rPr>
              <m:t>P</m:t>
            </m:r>
          </m:e>
          <m:sub>
            <m:r>
              <m:t>2</m:t>
            </m:r>
          </m:sub>
        </m:sSub>
      </m:oMath>
      <w:del w:id="25746" w:author="PR Preview" w:date="2026-01-01T00:00:00Z">
        <w:r>
          <w:delText xml:space="preserve"> </w:delText>
        </w:r>
      </w:del>
      <w:del w:id="25747" w:author="PR Preview" w:date="2026-01-01T00:00:00Z">
        <w:r>
          <w:delText xml:space="preserve">are</w:delText>
        </w:r>
      </w:del>
      <w:del w:id="25748" w:author="PR Preview" w:date="2026-01-01T00:00:00Z">
        <w:r>
          <w:delText xml:space="preserve"> </w:delText>
        </w:r>
      </w:del>
      <m:oMath>
        <m:r>
          <m:t>p</m:t>
        </m:r>
        <m:r>
          <m:rPr>
            <m:sty m:val="p"/>
          </m:rPr>
          <m:t>×</m:t>
        </m:r>
        <m:r>
          <m:t>p</m:t>
        </m:r>
      </m:oMath>
      <w:del w:id="25749" w:author="PR Preview" w:date="2026-01-01T00:00:00Z">
        <w:r>
          <w:delText xml:space="preserve"> </w:delText>
        </w:r>
      </w:del>
      <w:del w:id="25750" w:author="PR Preview" w:date="2026-01-01T00:00:00Z">
        <w:r>
          <w:delText xml:space="preserve">matrices</w:delText>
        </w:r>
      </w:del>
      <w:del w:id="25751" w:author="PR Preview" w:date="2026-01-01T00:00:00Z">
        <w:r>
          <w:delText xml:space="preserve"> </w:delText>
        </w:r>
      </w:del>
      <w:del w:id="25752" w:author="PR Preview" w:date="2026-01-01T00:00:00Z">
        <w:r>
          <w:delText xml:space="preserve">such that, for every</w:delText>
        </w:r>
      </w:del>
      <w:del w:id="25753" w:author="PR Preview" w:date="2026-01-01T00:00:00Z">
        <w:r>
          <w:delText xml:space="preserve"> </w:delText>
        </w:r>
      </w:del>
      <m:oMath>
        <m:limLow>
          <m:e>
            <m:r>
              <m:t>y</m:t>
            </m:r>
          </m:e>
          <m:lim>
            <m:r>
              <m:rPr>
                <m:sty m:val="p"/>
              </m:rPr>
              <m:t>∼</m:t>
            </m:r>
          </m:lim>
        </m:limLow>
      </m:oMath>
      <w:del w:id="25754" w:author="PR Preview" w:date="2026-01-01T00:00:00Z">
        <w:r>
          <w:delText xml:space="preserve">,</w:delText>
        </w:r>
      </w:del>
      <w:del w:id="25755" w:author="PR Preview" w:date="2026-01-01T00:00:00Z">
        <w:r>
          <w:delText xml:space="preserve"> </w:delText>
        </w:r>
      </w:del>
      <w:del w:id="25756" w:author="PR Preview" w:date="2026-01-01T00:00:00Z">
        <w:r>
          <w:delText xml:space="preserve">both</w:delText>
        </w:r>
      </w:del>
      <w:del w:id="25757" w:author="PR Preview" w:date="2026-01-01T00:00:00Z">
        <w:r>
          <w:delText xml:space="preserve"> </w:delText>
        </w:r>
      </w:del>
      <m:oMath>
        <m:sSub>
          <m:e>
            <m:r>
              <m:rPr>
                <m:sty m:val="bi"/>
              </m:rPr>
              <m:t>P</m:t>
            </m:r>
          </m:e>
          <m:sub>
            <m:r>
              <m:t>1</m:t>
            </m:r>
          </m:sub>
        </m:sSub>
        <m:limLow>
          <m:e>
            <m:r>
              <m:t>y</m:t>
            </m:r>
          </m:e>
          <m:lim>
            <m:r>
              <m:rPr>
                <m:sty m:val="p"/>
              </m:rPr>
              <m:t>∼</m:t>
            </m:r>
          </m:lim>
        </m:limLow>
      </m:oMath>
      <w:del w:id="25758" w:author="PR Preview" w:date="2026-01-01T00:00:00Z">
        <w:r>
          <w:delText xml:space="preserve"> </w:delText>
        </w:r>
      </w:del>
      <w:del w:id="25759" w:author="PR Preview" w:date="2026-01-01T00:00:00Z">
        <w:r>
          <w:delText xml:space="preserve">and</w:delText>
        </w:r>
      </w:del>
      <w:del w:id="25760" w:author="PR Preview" w:date="2026-01-01T00:00:00Z">
        <w:r>
          <w:delText xml:space="preserve"> </w:delText>
        </w:r>
      </w:del>
      <m:oMath>
        <m:sSub>
          <m:e>
            <m:r>
              <m:rPr>
                <m:sty m:val="bi"/>
              </m:rPr>
              <m:t>P</m:t>
            </m:r>
          </m:e>
          <m:sub>
            <m:r>
              <m:t>2</m:t>
            </m:r>
          </m:sub>
        </m:sSub>
        <m:limLow>
          <m:e>
            <m:r>
              <m:t>y</m:t>
            </m:r>
          </m:e>
          <m:lim>
            <m:r>
              <m:rPr>
                <m:sty m:val="p"/>
              </m:rPr>
              <m:t>∼</m:t>
            </m:r>
          </m:lim>
        </m:limLow>
      </m:oMath>
      <w:del w:id="25761" w:author="PR Preview" w:date="2026-01-01T00:00:00Z">
        <w:r>
          <w:delText xml:space="preserve"> </w:delText>
        </w:r>
      </w:del>
      <w:del w:id="25762" w:author="PR Preview" w:date="2026-01-01T00:00:00Z">
        <w:r>
          <w:delText xml:space="preserve">are the orthogonal projection of</w:delText>
        </w:r>
      </w:del>
      <w:del w:id="25763" w:author="PR Preview" w:date="2026-01-01T00:00:00Z">
        <w:r>
          <w:delText xml:space="preserve"> </w:delText>
        </w:r>
      </w:del>
      <m:oMath>
        <m:limLow>
          <m:e>
            <m:r>
              <m:t>y</m:t>
            </m:r>
          </m:e>
          <m:lim>
            <m:r>
              <m:rPr>
                <m:sty m:val="p"/>
              </m:rPr>
              <m:t>∼</m:t>
            </m:r>
          </m:lim>
        </m:limLow>
      </m:oMath>
      <w:del w:id="25764" w:author="PR Preview" w:date="2026-01-01T00:00:00Z">
        <w:r>
          <w:delText xml:space="preserve"> </w:delText>
        </w:r>
      </w:del>
      <w:del w:id="25765" w:author="PR Preview" w:date="2026-01-01T00:00:00Z">
        <w:r>
          <w:delText xml:space="preserve">onto the same subspace</w:delText>
        </w:r>
      </w:del>
      <w:del w:id="25766" w:author="PR Preview" w:date="2026-01-01T00:00:00Z">
        <w:r>
          <w:delText xml:space="preserve"> </w:delText>
        </w:r>
      </w:del>
      <m:oMath>
        <m:r>
          <m:rPr>
            <m:scr m:val="script"/>
            <m:sty m:val="p"/>
          </m:rPr>
          <m:t>S</m:t>
        </m:r>
      </m:oMath>
      <w:del w:id="25767" w:author="PR Preview" w:date="2026-01-01T00:00:00Z">
        <w:r>
          <w:delText xml:space="preserve">,</w:delText>
        </w:r>
      </w:del>
      <w:del w:id="25768" w:author="PR Preview" w:date="2026-01-01T00:00:00Z">
        <w:r>
          <w:delText xml:space="preserve"> </w:delText>
        </w:r>
      </w:del>
      <w:del w:id="25769" w:author="PR Preview" w:date="2026-01-01T00:00:00Z">
        <w:r>
          <w:delText xml:space="preserve">then</w:delText>
        </w:r>
      </w:del>
      <w:del w:id="25770" w:author="PR Preview" w:date="2026-01-01T00:00:00Z">
        <w:r>
          <w:delText xml:space="preserve"> </w:delText>
        </w:r>
      </w:del>
      <m:oMath>
        <m:sSub>
          <m:e>
            <m:r>
              <m:rPr>
                <m:sty m:val="bi"/>
              </m:rPr>
              <m:t>P</m:t>
            </m:r>
          </m:e>
          <m:sub>
            <m:r>
              <m:t>1</m:t>
            </m:r>
          </m:sub>
        </m:sSub>
        <m:r>
          <m:rPr>
            <m:sty m:val="p"/>
          </m:rPr>
          <m:t>=</m:t>
        </m:r>
        <m:sSub>
          <m:e>
            <m:r>
              <m:rPr>
                <m:sty m:val="bi"/>
              </m:rPr>
              <m:t>P</m:t>
            </m:r>
          </m:e>
          <m:sub>
            <m:r>
              <m:t>2</m:t>
            </m:r>
          </m:sub>
        </m:sSub>
      </m:oMath>
      <w:del w:id="25771" w:author="PR Preview" w:date="2026-01-01T00:00:00Z">
        <w:r>
          <w:delText xml:space="preserve">.</w:delText>
        </w:r>
      </w:del>
    </w:p>
    <w:p>
      <w:pPr>
        <w:pStyle w:val="FirstParagraph"/>
      </w:pPr>
      <w:del w:id="25772" w:author="PR Preview" w:date="2026-01-01T00:00:00Z">
        <w:r>
          <w:rPr>
            <w:i/>
            <w:iCs/>
          </w:rPr>
          <w:delText xml:space="preserve">Proof</w:delText>
        </w:r>
      </w:del>
      <w:del w:id="25773" w:author="PR Preview" w:date="2026-01-01T00:00:00Z">
        <w:r>
          <w:delText xml:space="preserve">. </w:delText>
        </w:r>
      </w:del>
      <w:del w:id="25774" w:author="PR Preview" w:date="2026-01-01T00:00:00Z">
        <w:r>
          <w:rPr>
            <w:b/>
            <w:bCs/>
          </w:rPr>
          <w:delText xml:space="preserve">Part 1.</w:delText>
        </w:r>
      </w:del>
      <w:del w:id="25775" w:author="PR Preview" w:date="2026-01-01T00:00:00Z">
        <w:r>
          <w:delText xml:space="preserve"> </w:delText>
        </w:r>
      </w:del>
      <w:del w:id="25776" w:author="PR Preview" w:date="2026-01-01T00:00:00Z">
        <w:r>
          <w:delText xml:space="preserve">Write</w:delText>
        </w:r>
      </w:del>
      <w:del w:id="25777" w:author="PR Preview" w:date="2026-01-01T00:00:00Z">
        <w:r>
          <w:delText xml:space="preserve"> </w:delText>
        </w:r>
      </w:del>
      <m:oMath>
        <m:limLow>
          <m:e>
            <m:r>
              <m:t>y</m:t>
            </m:r>
          </m:e>
          <m:lim>
            <m:r>
              <m:rPr>
                <m:sty m:val="p"/>
              </m:rPr>
              <m:t>∼</m:t>
            </m:r>
          </m:lim>
        </m:limLow>
        <m:r>
          <m:rPr>
            <m:sty m:val="p"/>
          </m:rPr>
          <m:t>=</m:t>
        </m:r>
        <m:r>
          <m:rPr>
            <m:sty m:val="bi"/>
          </m:rPr>
          <m:t>P</m:t>
        </m:r>
        <m:limLow>
          <m:e>
            <m:r>
              <m:t>y</m:t>
            </m:r>
          </m:e>
          <m:lim>
            <m:r>
              <m:rPr>
                <m:sty m:val="p"/>
              </m:rPr>
              <m:t>∼</m:t>
            </m:r>
          </m:lim>
        </m:limLow>
        <m:r>
          <m:rPr>
            <m:sty m:val="p"/>
          </m:rPr>
          <m:t>+</m:t>
        </m:r>
        <m:r>
          <m:rPr>
            <m:sty m:val="p"/>
          </m:rPr>
          <m:t>(</m:t>
        </m:r>
        <m:limLow>
          <m:e>
            <m:r>
              <m:t>y</m:t>
            </m:r>
          </m:e>
          <m:lim>
            <m:r>
              <m:rPr>
                <m:sty m:val="p"/>
              </m:rPr>
              <m:t>∼</m:t>
            </m:r>
          </m:lim>
        </m:limLow>
        <m:r>
          <m:rPr>
            <m:sty m:val="p"/>
          </m:rPr>
          <m:t>−</m:t>
        </m:r>
        <m:r>
          <m:rPr>
            <m:sty m:val="bi"/>
          </m:rPr>
          <m:t>P</m:t>
        </m:r>
        <m:limLow>
          <m:e>
            <m:r>
              <m:t>y</m:t>
            </m:r>
          </m:e>
          <m:lim>
            <m:r>
              <m:rPr>
                <m:sty m:val="p"/>
              </m:rPr>
              <m:t>∼</m:t>
            </m:r>
          </m:lim>
        </m:limLow>
        <m:r>
          <m:rPr>
            <m:sty m:val="p"/>
          </m:rPr>
          <m:t>)</m:t>
        </m:r>
      </m:oMath>
      <w:del w:id="25778" w:author="PR Preview" w:date="2026-01-01T00:00:00Z">
        <w:r>
          <w:delText xml:space="preserve">.</w:delText>
        </w:r>
      </w:del>
      <w:del w:id="25779" w:author="PR Preview" w:date="2026-01-01T00:00:00Z">
        <w:r>
          <w:delText xml:space="preserve"> </w:delText>
        </w:r>
      </w:del>
      <w:del w:id="25780" w:author="PR Preview" w:date="2026-01-01T00:00:00Z">
        <w:r>
          <w:delText xml:space="preserve">The first term is in</w:delText>
        </w:r>
      </w:del>
      <w:del w:id="25781" w:author="PR Preview" w:date="2026-01-01T00:00:00Z">
        <w:r>
          <w:delText xml:space="preserve"> </w:delText>
        </w:r>
      </w:del>
      <m:oMath>
        <m:r>
          <m:rPr>
            <m:scr m:val="script"/>
            <m:sty m:val="p"/>
          </m:rPr>
          <m:t>C</m:t>
        </m:r>
        <m:r>
          <m:rPr>
            <m:sty m:val="p"/>
          </m:rPr>
          <m:t>(</m:t>
        </m:r>
        <m:r>
          <m:rPr>
            <m:sty m:val="bi"/>
          </m:rPr>
          <m:t>P</m:t>
        </m:r>
        <m:r>
          <m:rPr>
            <m:sty m:val="p"/>
          </m:rPr>
          <m:t>)</m:t>
        </m:r>
      </m:oMath>
      <w:del w:id="25782" w:author="PR Preview" w:date="2026-01-01T00:00:00Z">
        <w:r>
          <w:delText xml:space="preserve"> </w:delText>
        </w:r>
      </w:del>
      <w:del w:id="25783" w:author="PR Preview" w:date="2026-01-01T00:00:00Z">
        <w:r>
          <w:delText xml:space="preserve">(</w:delText>
        </w:r>
      </w:del>
      <w:hyperlink w:anchor="def-column-space">
        <w:del w:id="25784" w:author="PR Preview" w:date="2026-01-01T00:00:00Z">
          <w:r>
            <w:rPr>
              <w:rStyle w:val="Hyperlink"/>
            </w:rPr>
            <w:delText xml:space="preserve">Definition 52</w:delText>
          </w:r>
        </w:del>
      </w:hyperlink>
      <w:del w:id="25785" w:author="PR Preview" w:date="2026-01-01T00:00:00Z">
        <w:r>
          <w:delText xml:space="preserve">).</w:delText>
        </w:r>
      </w:del>
      <w:del w:id="25786" w:author="PR Preview" w:date="2026-01-01T00:00:00Z">
        <w:r>
          <w:delText xml:space="preserve"> </w:delText>
        </w:r>
      </w:del>
      <w:del w:id="25787" w:author="PR Preview" w:date="2026-01-01T00:00:00Z">
        <w:r>
          <w:delText xml:space="preserve">For the second,</w:delText>
        </w:r>
      </w:del>
    </w:p>
    <w:p>
      <w:pPr>
        <w:pStyle w:val="BodyText"/>
      </w:pPr>
      <m:oMathPara>
        <m:oMathParaPr>
          <m:jc m:val="center"/>
        </m:oMathParaPr>
        <m:oMath>
          <m:eqArr>
            <m:e>
              <m:r>
                <m:rPr>
                  <m:sty m:val="bi"/>
                </m:rPr>
                <m:t>P</m:t>
              </m:r>
              <m:r>
                <m:t> </m:t>
              </m:r>
              <m:r>
                <m:rPr>
                  <m:sty m:val="p"/>
                </m:rPr>
                <m:t>(</m:t>
              </m:r>
              <m:limLow>
                <m:e>
                  <m:r>
                    <m:t>y</m:t>
                  </m:r>
                </m:e>
                <m:lim>
                  <m:r>
                    <m:rPr>
                      <m:sty m:val="p"/>
                    </m:rPr>
                    <m:t>∼</m:t>
                  </m:r>
                </m:lim>
              </m:limLow>
              <m:r>
                <m:rPr>
                  <m:sty m:val="p"/>
                </m:rPr>
                <m:t>−</m:t>
              </m:r>
              <m:r>
                <m:rPr>
                  <m:sty m:val="bi"/>
                </m:rPr>
                <m:t>P</m:t>
              </m:r>
              <m:limLow>
                <m:e>
                  <m:r>
                    <m:t>y</m:t>
                  </m:r>
                </m:e>
                <m:lim>
                  <m:r>
                    <m:rPr>
                      <m:sty m:val="p"/>
                    </m:rPr>
                    <m:t>∼</m:t>
                  </m:r>
                </m:lim>
              </m:limLow>
              <m:r>
                <m:rPr>
                  <m:sty m:val="p"/>
                </m:rPr>
                <m:t>)</m:t>
              </m:r>
              <m:r>
                <m:t>&amp;</m:t>
              </m:r>
              <m:r>
                <m:rPr>
                  <m:sty m:val="p"/>
                </m:rPr>
                <m:t>=</m:t>
              </m:r>
              <m:r>
                <m:rPr>
                  <m:sty m:val="bi"/>
                </m:rPr>
                <m:t>P</m:t>
              </m:r>
              <m:limLow>
                <m:e>
                  <m:r>
                    <m:t>y</m:t>
                  </m:r>
                </m:e>
                <m:lim>
                  <m:r>
                    <m:rPr>
                      <m:sty m:val="p"/>
                    </m:rPr>
                    <m:t>∼</m:t>
                  </m:r>
                </m:lim>
              </m:limLow>
              <m:r>
                <m:rPr>
                  <m:sty m:val="p"/>
                </m:rPr>
                <m:t>−</m:t>
              </m:r>
              <m:r>
                <m:rPr>
                  <m:sty m:val="bi"/>
                </m:rPr>
                <m:t>P</m:t>
              </m:r>
              <m:r>
                <m:t> </m:t>
              </m:r>
              <m:r>
                <m:rPr>
                  <m:sty m:val="p"/>
                </m:rPr>
                <m:t>(</m:t>
              </m:r>
              <m:r>
                <m:rPr>
                  <m:sty m:val="bi"/>
                </m:rPr>
                <m:t>P</m:t>
              </m:r>
              <m:limLow>
                <m:e>
                  <m:r>
                    <m:t>y</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limLow>
                <m:e>
                  <m:r>
                    <m:t>y</m:t>
                  </m:r>
                </m:e>
                <m:lim>
                  <m:r>
                    <m:rPr>
                      <m:sty m:val="p"/>
                    </m:rPr>
                    <m:t>∼</m:t>
                  </m:r>
                </m:lim>
              </m:limLow>
              <m:r>
                <m:rPr>
                  <m:sty m:val="p"/>
                </m:rPr>
                <m:t>−</m:t>
              </m:r>
              <m:r>
                <m:rPr>
                  <m:sty m:val="p"/>
                </m:rPr>
                <m:t>(</m:t>
              </m:r>
              <m:r>
                <m:rPr>
                  <m:sty m:val="bi"/>
                </m:rPr>
                <m:t>P</m:t>
              </m:r>
              <m:r>
                <m:rPr>
                  <m:sty m:val="bi"/>
                </m:rPr>
                <m:t>P</m:t>
              </m:r>
              <m:r>
                <m:rPr>
                  <m:sty m:val="p"/>
                </m:rPr>
                <m:t>)</m:t>
              </m:r>
              <m:r>
                <m:t> </m:t>
              </m:r>
              <m:limLow>
                <m:e>
                  <m:r>
                    <m:t>y</m:t>
                  </m:r>
                </m:e>
                <m:lim>
                  <m:r>
                    <m:rPr>
                      <m:sty m:val="p"/>
                    </m:rPr>
                    <m:t>∼</m:t>
                  </m:r>
                </m:lim>
              </m:limLow>
              <m:r>
                <m:t>&amp;</m:t>
              </m:r>
              <m:r>
                <m:t>&amp;</m:t>
              </m:r>
              <m:r>
                <m:rPr>
                  <m:nor/>
                  <m:sty m:val="p"/>
                </m:rPr>
                <m:t>(</m:t>
              </m:r>
              <m:r>
                <m:rPr>
                  <m:nor/>
                  <m:sty m:val="p"/>
                </m:rPr>
                <m:t>Theorem 8</m:t>
              </m:r>
              <m:r>
                <m:rPr>
                  <m:nor/>
                  <m:sty m:val="p"/>
                </m:rPr>
                <m:t>)</m:t>
              </m:r>
            </m:e>
            <m:e>
              <m:r>
                <m:t>&amp;</m:t>
              </m:r>
              <m:r>
                <m:rPr>
                  <m:sty m:val="p"/>
                </m:rPr>
                <m:t>=</m:t>
              </m:r>
              <m:r>
                <m:rPr>
                  <m:sty m:val="bi"/>
                </m:rPr>
                <m:t>P</m:t>
              </m:r>
              <m:limLow>
                <m:e>
                  <m:r>
                    <m:t>y</m:t>
                  </m:r>
                </m:e>
                <m:lim>
                  <m:r>
                    <m:rPr>
                      <m:sty m:val="p"/>
                    </m:rPr>
                    <m:t>∼</m:t>
                  </m:r>
                </m:lim>
              </m:limLow>
              <m:r>
                <m:rPr>
                  <m:sty m:val="p"/>
                </m:rPr>
                <m:t>−</m:t>
              </m:r>
              <m:sSup>
                <m:e>
                  <m:r>
                    <m:rPr>
                      <m:sty m:val="bi"/>
                    </m:rPr>
                    <m:t>P</m:t>
                  </m:r>
                </m:e>
                <m:sup>
                  <m:r>
                    <m:t>2</m:t>
                  </m:r>
                </m:sup>
              </m:sSup>
              <m:limLow>
                <m:e>
                  <m:r>
                    <m:t>y</m:t>
                  </m:r>
                </m:e>
                <m:lim>
                  <m:r>
                    <m:rPr>
                      <m:sty m:val="p"/>
                    </m:rPr>
                    <m:t>∼</m:t>
                  </m:r>
                </m:lim>
              </m:limLow>
              <m:r>
                <m:t>&amp;</m:t>
              </m:r>
              <m:r>
                <m:t>&amp;</m:t>
              </m:r>
              <m:r>
                <m:rPr>
                  <m:nor/>
                  <m:sty m:val="p"/>
                </m:rPr>
                <m:t>(</m:t>
              </m:r>
              <m:r>
                <m:rPr>
                  <m:nor/>
                  <m:sty m:val="p"/>
                </m:rPr>
                <m:t>Definition 81</m:t>
              </m:r>
              <m:r>
                <m:rPr>
                  <m:nor/>
                  <m:sty m:val="p"/>
                </m:rPr>
                <m:t>)</m:t>
              </m:r>
            </m:e>
            <m:e>
              <m:r>
                <m:t>&amp;</m:t>
              </m:r>
              <m:r>
                <m:rPr>
                  <m:sty m:val="p"/>
                </m:rPr>
                <m:t>=</m:t>
              </m:r>
              <m:r>
                <m:rPr>
                  <m:sty m:val="bi"/>
                </m:rPr>
                <m:t>P</m:t>
              </m:r>
              <m:limLow>
                <m:e>
                  <m:r>
                    <m:t>y</m:t>
                  </m:r>
                </m:e>
                <m:lim>
                  <m:r>
                    <m:rPr>
                      <m:sty m:val="p"/>
                    </m:rPr>
                    <m:t>∼</m:t>
                  </m:r>
                </m:lim>
              </m:limLow>
              <m:r>
                <m:rPr>
                  <m:sty m:val="p"/>
                </m:rPr>
                <m:t>−</m:t>
              </m:r>
              <m:r>
                <m:rPr>
                  <m:sty m:val="bi"/>
                </m:rPr>
                <m:t>P</m:t>
              </m:r>
              <m:limLow>
                <m:e>
                  <m:r>
                    <m:t>y</m:t>
                  </m:r>
                </m:e>
                <m:lim>
                  <m:r>
                    <m:rPr>
                      <m:sty m:val="p"/>
                    </m:rPr>
                    <m:t>∼</m:t>
                  </m:r>
                </m:lim>
              </m:limLow>
              <m:r>
                <m:t>&amp;</m:t>
              </m:r>
              <m:r>
                <m:t>&amp;</m:t>
              </m:r>
              <m:r>
                <m:rPr>
                  <m:nor/>
                  <m:sty m:val="p"/>
                </m:rPr>
                <m:t>(</m:t>
              </m:r>
              <m:r>
                <m:rPr>
                  <m:sty m:val="bi"/>
                </m:rPr>
                <m:t>P</m:t>
              </m:r>
              <m:r>
                <m:rPr>
                  <m:nor/>
                  <m:sty m:val="p"/>
                </m:rPr>
                <m:t> is idempotent)</m:t>
              </m:r>
            </m:e>
            <m:e>
              <m:r>
                <m:t>&amp;</m:t>
              </m:r>
              <m:r>
                <m:rPr>
                  <m:sty m:val="p"/>
                </m:rPr>
                <m:t>=</m:t>
              </m:r>
              <m:sSub>
                <m:e>
                  <m:limLow>
                    <m:e>
                      <m:r>
                        <m:t>0</m:t>
                      </m:r>
                    </m:e>
                    <m:lim>
                      <m:r>
                        <m:rPr>
                          <m:sty m:val="p"/>
                        </m:rPr>
                        <m:t>∼</m:t>
                      </m:r>
                    </m:lim>
                  </m:limLow>
                </m:e>
                <m:sub>
                  <m:r>
                    <m:t>p</m:t>
                  </m:r>
                </m:sub>
              </m:sSub>
              <m:r>
                <m:rPr>
                  <m:sty m:val="p"/>
                </m:rPr>
                <m:t>,</m:t>
              </m:r>
              <m:r>
                <m:t>&amp;</m:t>
              </m:r>
              <m:r>
                <m:t>&amp;</m:t>
              </m:r>
              <m:r>
                <m:rPr>
                  <m:nor/>
                  <m:sty m:val="p"/>
                </m:rPr>
                <m:t>(arithmetic)</m:t>
              </m:r>
            </m:e>
          </m:eqArr>
        </m:oMath>
      </m:oMathPara>
    </w:p>
    <w:p>
      <w:pPr>
        <w:pStyle w:val="FirstParagraph"/>
      </w:pPr>
      <w:del w:id="25788" w:author="PR Preview" w:date="2026-01-01T00:00:00Z">
        <w:r>
          <w:delText xml:space="preserve">so</w:delText>
        </w:r>
      </w:del>
      <w:del w:id="25789" w:author="PR Preview" w:date="2026-01-01T00:00:00Z">
        <w:r>
          <w:delText xml:space="preserve"> </w:delText>
        </w:r>
      </w:del>
      <m:oMath>
        <m:limLow>
          <m:e>
            <m:r>
              <m:t>y</m:t>
            </m:r>
          </m:e>
          <m:lim>
            <m:r>
              <m:rPr>
                <m:sty m:val="p"/>
              </m:rPr>
              <m:t>∼</m:t>
            </m:r>
          </m:lim>
        </m:limLow>
        <m:r>
          <m:rPr>
            <m:sty m:val="p"/>
          </m:rPr>
          <m:t>−</m:t>
        </m:r>
        <m:r>
          <m:rPr>
            <m:sty m:val="bi"/>
          </m:rPr>
          <m:t>P</m:t>
        </m:r>
        <m:limLow>
          <m:e>
            <m:r>
              <m:t>y</m:t>
            </m:r>
          </m:e>
          <m:lim>
            <m:r>
              <m:rPr>
                <m:sty m:val="p"/>
              </m:rPr>
              <m:t>∼</m:t>
            </m:r>
          </m:lim>
        </m:limLow>
        <m:r>
          <m:rPr>
            <m:sty m:val="p"/>
          </m:rPr>
          <m:t>∈</m:t>
        </m:r>
        <m:r>
          <m:rPr>
            <m:scr m:val="script"/>
            <m:sty m:val="p"/>
          </m:rPr>
          <m:t>N</m:t>
        </m:r>
        <m:r>
          <m:rPr>
            <m:sty m:val="p"/>
          </m:rPr>
          <m:t>(</m:t>
        </m:r>
        <m:r>
          <m:rPr>
            <m:sty m:val="bi"/>
          </m:rPr>
          <m:t>P</m:t>
        </m:r>
        <m:r>
          <m:rPr>
            <m:sty m:val="p"/>
          </m:rPr>
          <m:t>)</m:t>
        </m:r>
      </m:oMath>
      <w:del w:id="25790" w:author="PR Preview" w:date="2026-01-01T00:00:00Z">
        <w:r>
          <w:delText xml:space="preserve">.</w:delText>
        </w:r>
      </w:del>
      <w:del w:id="25791" w:author="PR Preview" w:date="2026-01-01T00:00:00Z">
        <w:r>
          <w:delText xml:space="preserve"> </w:delText>
        </w:r>
      </w:del>
      <w:del w:id="25792" w:author="PR Preview" w:date="2026-01-01T00:00:00Z">
        <w:r>
          <w:delText xml:space="preserve">Since</w:delText>
        </w:r>
      </w:del>
      <w:del w:id="25793" w:author="PR Preview" w:date="2026-01-01T00:00:00Z">
        <w:r>
          <w:delText xml:space="preserve"> </w:delText>
        </w:r>
      </w:del>
      <m:oMath>
        <m:r>
          <m:rPr>
            <m:sty m:val="bi"/>
          </m:rPr>
          <m:t>P</m:t>
        </m:r>
        <m:r>
          <m:rPr>
            <m:sty m:val="p"/>
          </m:rPr>
          <m:t>=</m:t>
        </m:r>
        <m:sSup>
          <m:e>
            <m:r>
              <m:rPr>
                <m:sty m:val="bi"/>
              </m:rPr>
              <m:t>P</m:t>
            </m:r>
          </m:e>
          <m:sup>
            <m:r>
              <m:rPr>
                <m:sty m:val="p"/>
              </m:rPr>
              <m:t>⊤</m:t>
            </m:r>
          </m:sup>
        </m:sSup>
      </m:oMath>
      <w:del w:id="25794" w:author="PR Preview" w:date="2026-01-01T00:00:00Z">
        <w:r>
          <w:delText xml:space="preserve">,</w:delText>
        </w:r>
      </w:del>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del w:id="25795" w:author="PR Preview" w:date="2026-01-01T00:00:00Z">
        <w:r>
          <w:delText xml:space="preserve">(</w:delText>
        </w:r>
      </w:del>
      <w:hyperlink w:anchor="thm-complement-null-space">
        <w:del w:id="25796" w:author="PR Preview" w:date="2026-01-01T00:00:00Z">
          <w:r>
            <w:rPr>
              <w:rStyle w:val="Hyperlink"/>
            </w:rPr>
            <w:delText xml:space="preserve">Theorem 52</w:delText>
          </w:r>
        </w:del>
      </w:hyperlink>
      <w:del w:id="25797" w:author="PR Preview" w:date="2026-01-01T00:00:00Z">
        <w:r>
          <w:delText xml:space="preserve">).</w:delText>
        </w:r>
      </w:del>
      <w:del w:id="25798" w:author="PR Preview" w:date="2026-01-01T00:00:00Z">
        <w:r>
          <w:delText xml:space="preserve"> </w:delText>
        </w:r>
      </w:del>
      <w:del w:id="25799" w:author="PR Preview" w:date="2026-01-01T00:00:00Z">
        <w:r>
          <w:delText xml:space="preserve">By the uniqueness in</w:delText>
        </w:r>
      </w:del>
      <w:del w:id="25800" w:author="PR Preview" w:date="2026-01-01T00:00:00Z">
        <w:r>
          <w:delText xml:space="preserve"> </w:delText>
        </w:r>
      </w:del>
      <w:hyperlink w:anchor="thm-orthogonal-direct-sum">
        <w:del w:id="25801" w:author="PR Preview" w:date="2026-01-01T00:00:00Z">
          <w:r>
            <w:rPr>
              <w:rStyle w:val="Hyperlink"/>
            </w:rPr>
            <w:delText xml:space="preserve">Theorem 53</w:delText>
          </w:r>
        </w:del>
      </w:hyperlink>
      <w:del w:id="25802" w:author="PR Preview" w:date="2026-01-01T00:00:00Z">
        <w:r>
          <w:delText xml:space="preserve">,</w:delText>
        </w:r>
      </w:del>
      <w:del w:id="25803" w:author="PR Preview" w:date="2026-01-01T00:00:00Z">
        <w:r>
          <w:delText xml:space="preserve"> </w:delText>
        </w:r>
      </w:del>
      <m:oMath>
        <m:r>
          <m:rPr>
            <m:sty m:val="bi"/>
          </m:rPr>
          <m:t>P</m:t>
        </m:r>
        <m:limLow>
          <m:e>
            <m:r>
              <m:t>y</m:t>
            </m:r>
          </m:e>
          <m:lim>
            <m:r>
              <m:rPr>
                <m:sty m:val="p"/>
              </m:rPr>
              <m:t>∼</m:t>
            </m:r>
          </m:lim>
        </m:limLow>
      </m:oMath>
      <w:del w:id="25804" w:author="PR Preview" w:date="2026-01-01T00:00:00Z">
        <w:r>
          <w:delText xml:space="preserve"> </w:delText>
        </w:r>
      </w:del>
      <w:del w:id="25805" w:author="PR Preview" w:date="2026-01-01T00:00:00Z">
        <w:r>
          <w:delText xml:space="preserve">is the orthogonal projection of</w:delText>
        </w:r>
      </w:del>
      <w:del w:id="25806" w:author="PR Preview" w:date="2026-01-01T00:00:00Z">
        <w:r>
          <w:delText xml:space="preserve"> </w:delText>
        </w:r>
      </w:del>
      <m:oMath>
        <m:limLow>
          <m:e>
            <m:r>
              <m:t>y</m:t>
            </m:r>
          </m:e>
          <m:lim>
            <m:r>
              <m:rPr>
                <m:sty m:val="p"/>
              </m:rPr>
              <m:t>∼</m:t>
            </m:r>
          </m:lim>
        </m:limLow>
      </m:oMath>
      <w:del w:id="25807" w:author="PR Preview" w:date="2026-01-01T00:00:00Z">
        <w:r>
          <w:delText xml:space="preserve"> </w:delText>
        </w:r>
      </w:del>
      <w:del w:id="25808" w:author="PR Preview" w:date="2026-01-01T00:00:00Z">
        <w:r>
          <w:delText xml:space="preserve">onto</w:delText>
        </w:r>
      </w:del>
      <w:del w:id="25809" w:author="PR Preview" w:date="2026-01-01T00:00:00Z">
        <w:r>
          <w:delText xml:space="preserve"> </w:delText>
        </w:r>
      </w:del>
      <m:oMath>
        <m:r>
          <m:rPr>
            <m:scr m:val="script"/>
            <m:sty m:val="p"/>
          </m:rPr>
          <m:t>C</m:t>
        </m:r>
        <m:r>
          <m:rPr>
            <m:sty m:val="p"/>
          </m:rPr>
          <m:t>(</m:t>
        </m:r>
        <m:r>
          <m:rPr>
            <m:sty m:val="bi"/>
          </m:rPr>
          <m:t>P</m:t>
        </m:r>
        <m:r>
          <m:rPr>
            <m:sty m:val="p"/>
          </m:rPr>
          <m:t>)</m:t>
        </m:r>
      </m:oMath>
      <w:del w:id="25810" w:author="PR Preview" w:date="2026-01-01T00:00:00Z">
        <w:r>
          <w:delText xml:space="preserve">.</w:delText>
        </w:r>
      </w:del>
    </w:p>
    <w:p>
      <w:pPr>
        <w:pStyle w:val="BodyText"/>
      </w:pPr>
      <w:del w:id="25811" w:author="PR Preview" w:date="2026-01-01T00:00:00Z">
        <w:r>
          <w:rPr>
            <w:b/>
            <w:bCs/>
          </w:rPr>
          <w:delText xml:space="preserve">Part 2.</w:delText>
        </w:r>
      </w:del>
      <w:del w:id="25812" w:author="PR Preview" w:date="2026-01-01T00:00:00Z">
        <w:r>
          <w:delText xml:space="preserve"> </w:delText>
        </w:r>
      </w:del>
      <w:del w:id="25813" w:author="PR Preview" w:date="2026-01-01T00:00:00Z">
        <w:r>
          <w:delText xml:space="preserve">The orthogonal projection of a vector onto</w:delText>
        </w:r>
      </w:del>
      <w:del w:id="25814" w:author="PR Preview" w:date="2026-01-01T00:00:00Z">
        <w:r>
          <w:delText xml:space="preserve"> </w:delText>
        </w:r>
      </w:del>
      <m:oMath>
        <m:r>
          <m:rPr>
            <m:scr m:val="script"/>
            <m:sty m:val="p"/>
          </m:rPr>
          <m:t>S</m:t>
        </m:r>
      </m:oMath>
      <w:del w:id="25815" w:author="PR Preview" w:date="2026-01-01T00:00:00Z">
        <w:r>
          <w:delText xml:space="preserve"> </w:delText>
        </w:r>
      </w:del>
      <w:del w:id="25816" w:author="PR Preview" w:date="2026-01-01T00:00:00Z">
        <w:r>
          <w:delText xml:space="preserve">is unique (</w:delText>
        </w:r>
      </w:del>
      <w:hyperlink w:anchor="def-orthogonal-projection">
        <w:del w:id="25817" w:author="PR Preview" w:date="2026-01-01T00:00:00Z">
          <w:r>
            <w:rPr>
              <w:rStyle w:val="Hyperlink"/>
            </w:rPr>
            <w:delText xml:space="preserve">Definition 108</w:delText>
          </w:r>
        </w:del>
      </w:hyperlink>
      <w:del w:id="25818" w:author="PR Preview" w:date="2026-01-01T00:00:00Z">
        <w:r>
          <w:delText xml:space="preserve">),</w:delText>
        </w:r>
      </w:del>
      <w:del w:id="25819" w:author="PR Preview" w:date="2026-01-01T00:00:00Z">
        <w:r>
          <w:delText xml:space="preserve"> </w:delText>
        </w:r>
      </w:del>
      <w:del w:id="25820" w:author="PR Preview" w:date="2026-01-01T00:00:00Z">
        <w:r>
          <w:delText xml:space="preserve">so</w:delText>
        </w:r>
      </w:del>
      <w:del w:id="25821" w:author="PR Preview" w:date="2026-01-01T00:00:00Z">
        <w:r>
          <w:delText xml:space="preserve"> </w:delText>
        </w:r>
      </w:del>
      <m:oMath>
        <m:sSub>
          <m:e>
            <m:r>
              <m:rPr>
                <m:sty m:val="bi"/>
              </m:rPr>
              <m:t>P</m:t>
            </m:r>
          </m:e>
          <m:sub>
            <m:r>
              <m:t>1</m:t>
            </m:r>
          </m:sub>
        </m:sSub>
        <m:sSub>
          <m:e>
            <m:limLow>
              <m:e>
                <m:r>
                  <m:t>e</m:t>
                </m:r>
              </m:e>
              <m:lim>
                <m:r>
                  <m:rPr>
                    <m:sty m:val="p"/>
                  </m:rPr>
                  <m:t>∼</m:t>
                </m:r>
              </m:lim>
            </m:limLow>
          </m:e>
          <m:sub>
            <m:r>
              <m:t>j</m:t>
            </m:r>
          </m:sub>
        </m:sSub>
        <m:r>
          <m:rPr>
            <m:sty m:val="p"/>
          </m:rPr>
          <m:t>=</m:t>
        </m:r>
        <m:sSub>
          <m:e>
            <m:r>
              <m:rPr>
                <m:sty m:val="bi"/>
              </m:rPr>
              <m:t>P</m:t>
            </m:r>
          </m:e>
          <m:sub>
            <m:r>
              <m:t>2</m:t>
            </m:r>
          </m:sub>
        </m:sSub>
        <m:sSub>
          <m:e>
            <m:limLow>
              <m:e>
                <m:r>
                  <m:t>e</m:t>
                </m:r>
              </m:e>
              <m:lim>
                <m:r>
                  <m:rPr>
                    <m:sty m:val="p"/>
                  </m:rPr>
                  <m:t>∼</m:t>
                </m:r>
              </m:lim>
            </m:limLow>
          </m:e>
          <m:sub>
            <m:r>
              <m:t>j</m:t>
            </m:r>
          </m:sub>
        </m:sSub>
      </m:oMath>
      <w:del w:id="25822" w:author="PR Preview" w:date="2026-01-01T00:00:00Z">
        <w:r>
          <w:delText xml:space="preserve"> </w:delText>
        </w:r>
      </w:del>
      <w:del w:id="25823" w:author="PR Preview" w:date="2026-01-01T00:00:00Z">
        <w:r>
          <w:delText xml:space="preserve">for each indicator vector</w:delText>
        </w:r>
      </w:del>
      <w:del w:id="25824" w:author="PR Preview" w:date="2026-01-01T00:00:00Z">
        <w:r>
          <w:delText xml:space="preserve"> </w:delText>
        </w:r>
      </w:del>
      <m:oMath>
        <m:sSub>
          <m:e>
            <m:limLow>
              <m:e>
                <m:r>
                  <m:t>e</m:t>
                </m:r>
              </m:e>
              <m:lim>
                <m:r>
                  <m:rPr>
                    <m:sty m:val="p"/>
                  </m:rPr>
                  <m:t>∼</m:t>
                </m:r>
              </m:lim>
            </m:limLow>
          </m:e>
          <m:sub>
            <m:r>
              <m:t>j</m:t>
            </m:r>
          </m:sub>
        </m:sSub>
      </m:oMath>
      <w:del w:id="25825" w:author="PR Preview" w:date="2026-01-01T00:00:00Z">
        <w:r>
          <w:delText xml:space="preserve"> </w:delText>
        </w:r>
      </w:del>
      <w:del w:id="25826" w:author="PR Preview" w:date="2026-01-01T00:00:00Z">
        <w:r>
          <w:delText xml:space="preserve">(</w:delText>
        </w:r>
      </w:del>
      <w:hyperlink w:anchor="def-indicator-vector">
        <w:del w:id="25827" w:author="PR Preview" w:date="2026-01-01T00:00:00Z">
          <w:r>
            <w:rPr>
              <w:rStyle w:val="Hyperlink"/>
            </w:rPr>
            <w:delText xml:space="preserve">Definition 14</w:delText>
          </w:r>
        </w:del>
      </w:hyperlink>
      <w:del w:id="25828" w:author="PR Preview" w:date="2026-01-01T00:00:00Z">
        <w:r>
          <w:delText xml:space="preserve">).</w:delText>
        </w:r>
      </w:del>
      <w:del w:id="25829" w:author="PR Preview" w:date="2026-01-01T00:00:00Z">
        <w:r>
          <w:delText xml:space="preserve"> </w:delText>
        </w:r>
      </w:del>
      <m:oMath>
        <m:sSub>
          <m:e>
            <m:r>
              <m:rPr>
                <m:sty m:val="bi"/>
              </m:rPr>
              <m:t>P</m:t>
            </m:r>
          </m:e>
          <m:sub>
            <m:r>
              <m:t>1</m:t>
            </m:r>
          </m:sub>
        </m:sSub>
        <m:sSub>
          <m:e>
            <m:limLow>
              <m:e>
                <m:r>
                  <m:t>e</m:t>
                </m:r>
              </m:e>
              <m:lim>
                <m:r>
                  <m:rPr>
                    <m:sty m:val="p"/>
                  </m:rPr>
                  <m:t>∼</m:t>
                </m:r>
              </m:lim>
            </m:limLow>
          </m:e>
          <m:sub>
            <m:r>
              <m:t>j</m:t>
            </m:r>
          </m:sub>
        </m:sSub>
      </m:oMath>
      <w:del w:id="25830" w:author="PR Preview" w:date="2026-01-01T00:00:00Z">
        <w:r>
          <w:delText xml:space="preserve"> </w:delText>
        </w:r>
      </w:del>
      <w:del w:id="25831" w:author="PR Preview" w:date="2026-01-01T00:00:00Z">
        <w:r>
          <w:delText xml:space="preserve">is column</w:delText>
        </w:r>
      </w:del>
      <w:del w:id="25832" w:author="PR Preview" w:date="2026-01-01T00:00:00Z">
        <w:r>
          <w:delText xml:space="preserve"> </w:delText>
        </w:r>
      </w:del>
      <m:oMath>
        <m:r>
          <m:t>j</m:t>
        </m:r>
      </m:oMath>
      <w:del w:id="25833" w:author="PR Preview" w:date="2026-01-01T00:00:00Z">
        <w:r>
          <w:delText xml:space="preserve"> </w:delText>
        </w:r>
      </w:del>
      <w:del w:id="25834" w:author="PR Preview" w:date="2026-01-01T00:00:00Z">
        <w:r>
          <w:delText xml:space="preserve">of</w:delText>
        </w:r>
      </w:del>
      <w:del w:id="25835" w:author="PR Preview" w:date="2026-01-01T00:00:00Z">
        <w:r>
          <w:delText xml:space="preserve"> </w:delText>
        </w:r>
      </w:del>
      <m:oMath>
        <m:sSub>
          <m:e>
            <m:r>
              <m:rPr>
                <m:sty m:val="bi"/>
              </m:rPr>
              <m:t>P</m:t>
            </m:r>
          </m:e>
          <m:sub>
            <m:r>
              <m:t>1</m:t>
            </m:r>
          </m:sub>
        </m:sSub>
      </m:oMath>
      <w:del w:id="25836" w:author="PR Preview" w:date="2026-01-01T00:00:00Z">
        <w:r>
          <w:delText xml:space="preserve">:</w:delText>
        </w:r>
      </w:del>
      <w:del w:id="25837" w:author="PR Preview" w:date="2026-01-01T00:00:00Z">
        <w:r>
          <w:delText xml:space="preserve"> </w:delText>
        </w:r>
      </w:del>
      <w:del w:id="25838" w:author="PR Preview" w:date="2026-01-01T00:00:00Z">
        <w:r>
          <w:delText xml:space="preserve">by</w:delText>
        </w:r>
      </w:del>
      <w:del w:id="25839" w:author="PR Preview" w:date="2026-01-01T00:00:00Z">
        <w:r>
          <w:delText xml:space="preserve"> </w:delText>
        </w:r>
      </w:del>
      <w:hyperlink w:anchor="thm-matvec-columns">
        <w:del w:id="25840" w:author="PR Preview" w:date="2026-01-01T00:00:00Z">
          <w:r>
            <w:rPr>
              <w:rStyle w:val="Hyperlink"/>
            </w:rPr>
            <w:delText xml:space="preserve">Theorem 23</w:delText>
          </w:r>
        </w:del>
      </w:hyperlink>
      <w:del w:id="25841" w:author="PR Preview" w:date="2026-01-01T00:00:00Z">
        <w:r>
          <w:delText xml:space="preserve"> </w:delText>
        </w:r>
      </w:del>
      <w:del w:id="25842" w:author="PR Preview" w:date="2026-01-01T00:00:00Z">
        <w:r>
          <w:delText xml:space="preserve">it is the combination of the columns of</w:delText>
        </w:r>
      </w:del>
      <w:del w:id="25843" w:author="PR Preview" w:date="2026-01-01T00:00:00Z">
        <w:r>
          <w:delText xml:space="preserve"> </w:delText>
        </w:r>
      </w:del>
      <m:oMath>
        <m:sSub>
          <m:e>
            <m:r>
              <m:rPr>
                <m:sty m:val="bi"/>
              </m:rPr>
              <m:t>P</m:t>
            </m:r>
          </m:e>
          <m:sub>
            <m:r>
              <m:t>1</m:t>
            </m:r>
          </m:sub>
        </m:sSub>
      </m:oMath>
      <w:del w:id="25844" w:author="PR Preview" w:date="2026-01-01T00:00:00Z">
        <w:r>
          <w:delText xml:space="preserve"> </w:delText>
        </w:r>
      </w:del>
      <w:del w:id="25845" w:author="PR Preview" w:date="2026-01-01T00:00:00Z">
        <w:r>
          <w:delText xml:space="preserve">with coefficients the entries of</w:delText>
        </w:r>
      </w:del>
      <w:del w:id="25846" w:author="PR Preview" w:date="2026-01-01T00:00:00Z">
        <w:r>
          <w:delText xml:space="preserve"> </w:delText>
        </w:r>
      </w:del>
      <m:oMath>
        <m:sSub>
          <m:e>
            <m:limLow>
              <m:e>
                <m:r>
                  <m:t>e</m:t>
                </m:r>
              </m:e>
              <m:lim>
                <m:r>
                  <m:rPr>
                    <m:sty m:val="p"/>
                  </m:rPr>
                  <m:t>∼</m:t>
                </m:r>
              </m:lim>
            </m:limLow>
          </m:e>
          <m:sub>
            <m:r>
              <m:t>j</m:t>
            </m:r>
          </m:sub>
        </m:sSub>
      </m:oMath>
      <w:del w:id="25847" w:author="PR Preview" w:date="2026-01-01T00:00:00Z">
        <w:r>
          <w:delText xml:space="preserve">,</w:delText>
        </w:r>
      </w:del>
      <w:del w:id="25848" w:author="PR Preview" w:date="2026-01-01T00:00:00Z">
        <w:r>
          <w:delText xml:space="preserve"> </w:delText>
        </w:r>
      </w:del>
      <w:del w:id="25849" w:author="PR Preview" w:date="2026-01-01T00:00:00Z">
        <w:r>
          <w:delText xml:space="preserve">which are</w:delText>
        </w:r>
      </w:del>
      <w:del w:id="25850" w:author="PR Preview" w:date="2026-01-01T00:00:00Z">
        <w:r>
          <w:delText xml:space="preserve"> </w:delText>
        </w:r>
      </w:del>
      <m:oMath>
        <m:r>
          <m:t>1</m:t>
        </m:r>
      </m:oMath>
      <w:del w:id="25851" w:author="PR Preview" w:date="2026-01-01T00:00:00Z">
        <w:r>
          <w:delText xml:space="preserve"> </w:delText>
        </w:r>
      </w:del>
      <w:del w:id="25852" w:author="PR Preview" w:date="2026-01-01T00:00:00Z">
        <w:r>
          <w:delText xml:space="preserve">in place</w:delText>
        </w:r>
      </w:del>
      <w:del w:id="25853" w:author="PR Preview" w:date="2026-01-01T00:00:00Z">
        <w:r>
          <w:delText xml:space="preserve"> </w:delText>
        </w:r>
      </w:del>
      <m:oMath>
        <m:r>
          <m:t>j</m:t>
        </m:r>
      </m:oMath>
      <w:del w:id="25854" w:author="PR Preview" w:date="2026-01-01T00:00:00Z">
        <w:r>
          <w:delText xml:space="preserve"> </w:delText>
        </w:r>
      </w:del>
      <w:del w:id="25855" w:author="PR Preview" w:date="2026-01-01T00:00:00Z">
        <w:r>
          <w:delText xml:space="preserve">and</w:delText>
        </w:r>
      </w:del>
      <w:del w:id="25856" w:author="PR Preview" w:date="2026-01-01T00:00:00Z">
        <w:r>
          <w:delText xml:space="preserve"> </w:delText>
        </w:r>
      </w:del>
      <m:oMath>
        <m:r>
          <m:t>0</m:t>
        </m:r>
      </m:oMath>
      <w:del w:id="25857" w:author="PR Preview" w:date="2026-01-01T00:00:00Z">
        <w:r>
          <w:delText xml:space="preserve"> </w:delText>
        </w:r>
      </w:del>
      <w:del w:id="25858" w:author="PR Preview" w:date="2026-01-01T00:00:00Z">
        <w:r>
          <w:delText xml:space="preserve">elsewhere (</w:delText>
        </w:r>
      </w:del>
      <w:hyperlink w:anchor="def-indicator-vector">
        <w:del w:id="25859" w:author="PR Preview" w:date="2026-01-01T00:00:00Z">
          <w:r>
            <w:rPr>
              <w:rStyle w:val="Hyperlink"/>
            </w:rPr>
            <w:delText xml:space="preserve">Definition 14</w:delText>
          </w:r>
        </w:del>
      </w:hyperlink>
      <w:del w:id="25860" w:author="PR Preview" w:date="2026-01-01T00:00:00Z">
        <w:r>
          <w:delText xml:space="preserve">).</w:delText>
        </w:r>
      </w:del>
      <w:del w:id="25861" w:author="PR Preview" w:date="2026-01-01T00:00:00Z">
        <w:r>
          <w:delText xml:space="preserve"> </w:delText>
        </w:r>
      </w:del>
      <w:del w:id="25862" w:author="PR Preview" w:date="2026-01-01T00:00:00Z">
        <w:r>
          <w:delText xml:space="preserve">Likewise for</w:delText>
        </w:r>
      </w:del>
      <w:del w:id="25863" w:author="PR Preview" w:date="2026-01-01T00:00:00Z">
        <w:r>
          <w:delText xml:space="preserve"> </w:delText>
        </w:r>
      </w:del>
      <m:oMath>
        <m:sSub>
          <m:e>
            <m:r>
              <m:rPr>
                <m:sty m:val="bi"/>
              </m:rPr>
              <m:t>P</m:t>
            </m:r>
          </m:e>
          <m:sub>
            <m:r>
              <m:t>2</m:t>
            </m:r>
          </m:sub>
        </m:sSub>
      </m:oMath>
      <w:del w:id="25864" w:author="PR Preview" w:date="2026-01-01T00:00:00Z">
        <w:r>
          <w:delText xml:space="preserve">,</w:delText>
        </w:r>
      </w:del>
      <w:del w:id="25865" w:author="PR Preview" w:date="2026-01-01T00:00:00Z">
        <w:r>
          <w:delText xml:space="preserve"> </w:delText>
        </w:r>
      </w:del>
      <w:del w:id="25866" w:author="PR Preview" w:date="2026-01-01T00:00:00Z">
        <w:r>
          <w:delText xml:space="preserve">so the two matrices have the same columns.</w:delText>
        </w:r>
      </w:del>
    </w:p>
    <w:p>
      <w:pPr>
        <w:pStyle w:val="BodyText"/>
      </w:pPr>
      <w:del w:id="25867" w:author="PR Preview" w:date="2026-01-01T00:00:00Z">
        <w:r>
          <w:rPr>
            <w:b/>
            <w:bCs/>
          </w:rPr>
          <w:delText xml:space="preserve">Example 167 (Two routes to the same projection matrix)</w:delText>
        </w:r>
      </w:del>
      <w:del w:id="25868" w:author="PR Preview" w:date="2026-01-01T00:00:00Z">
        <w:r>
          <w:delText xml:space="preserve"> </w:delText>
        </w:r>
      </w:del>
      <w:del w:id="25869" w:author="PR Preview" w:date="2026-01-01T00:00:00Z">
        <w:r>
          <w:delText xml:space="preserve">The matrix</w:delText>
        </w:r>
      </w:del>
      <w:del w:id="25870" w:author="PR Preview" w:date="2026-01-01T00:00:00Z">
        <w:r>
          <w:delText xml:space="preserve"> </w:delText>
        </w:r>
      </w:del>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25871" w:author="PR Preview" w:date="2026-01-01T00:00:00Z">
        <w:r>
          <w:delText xml:space="preserve"> </w:delText>
        </w:r>
      </w:del>
      <w:del w:id="25872" w:author="PR Preview" w:date="2026-01-01T00:00:00Z">
        <w:r>
          <w:delText xml:space="preserve">of</w:delText>
        </w:r>
      </w:del>
      <w:del w:id="25873" w:author="PR Preview" w:date="2026-01-01T00:00:00Z">
        <w:r>
          <w:delText xml:space="preserve"> </w:delText>
        </w:r>
      </w:del>
      <w:hyperlink w:anchor="exm-projection-matrix">
        <w:del w:id="25874" w:author="PR Preview" w:date="2026-01-01T00:00:00Z">
          <w:r>
            <w:rPr>
              <w:rStyle w:val="Hyperlink"/>
            </w:rPr>
            <w:delText xml:space="preserve">Example 132</w:delText>
          </w:r>
        </w:del>
      </w:hyperlink>
      <w:del w:id="25875" w:author="PR Preview" w:date="2026-01-01T00:00:00Z">
        <w:r>
          <w:delText xml:space="preserve"> </w:delText>
        </w:r>
      </w:del>
      <w:del w:id="25876" w:author="PR Preview" w:date="2026-01-01T00:00:00Z">
        <w:r>
          <w:delText xml:space="preserve">is an orthogonal projection matrix,</w:delText>
        </w:r>
      </w:del>
      <w:del w:id="25877" w:author="PR Preview" w:date="2026-01-01T00:00:00Z">
        <w:r>
          <w:delText xml:space="preserve"> </w:delText>
        </w:r>
      </w:del>
      <w:del w:id="25878" w:author="PR Preview" w:date="2026-01-01T00:00:00Z">
        <w:r>
          <w:delText xml:space="preserve">and its column space is</w:delText>
        </w:r>
      </w:del>
      <w:del w:id="25879" w:author="PR Preview" w:date="2026-01-01T00:00:00Z">
        <w:r>
          <w:delText xml:space="preserve"> </w:delText>
        </w:r>
      </w:del>
      <m:oMath>
        <m:r>
          <m:rPr>
            <m:sty m:val="p"/>
          </m:rPr>
          <m:t>span</m:t>
        </m:r>
        <m:r>
          <m:t>​</m:t>
        </m:r>
        <m:d>
          <m:dPr>
            <m:begChr m:val="{"/>
            <m:sepChr m:val=""/>
            <m:endChr m:val="}"/>
            <m:grow/>
          </m:dPr>
          <m:e>
            <m:r>
              <m:rPr>
                <m:sty m:val="p"/>
              </m:rPr>
              <m:t>(</m:t>
            </m:r>
            <m:r>
              <m:t>1</m:t>
            </m:r>
            <m:r>
              <m:rPr>
                <m:sty m:val="p"/>
              </m:rPr>
              <m:t>,</m:t>
            </m:r>
            <m:r>
              <m:t>0</m:t>
            </m:r>
            <m:r>
              <m:rPr>
                <m:sty m:val="p"/>
              </m:rPr>
              <m:t>)</m:t>
            </m:r>
          </m:e>
        </m:d>
        <m:r>
          <m:t>​</m:t>
        </m:r>
      </m:oMath>
      <w:del w:id="25880" w:author="PR Preview" w:date="2026-01-01T00:00:00Z">
        <w:r>
          <w:delText xml:space="preserve">, the horizontal axis.</w:delText>
        </w:r>
      </w:del>
      <w:del w:id="25881" w:author="PR Preview" w:date="2026-01-01T00:00:00Z">
        <w:r>
          <w:delText xml:space="preserve"> </w:delText>
        </w:r>
      </w:del>
      <w:del w:id="25882" w:author="PR Preview" w:date="2026-01-01T00:00:00Z">
        <w:r>
          <w:delText xml:space="preserve">By part 1,</w:delText>
        </w:r>
      </w:del>
      <w:del w:id="25883" w:author="PR Preview" w:date="2026-01-01T00:00:00Z">
        <w:r>
          <w:delText xml:space="preserve"> </w:delText>
        </w:r>
      </w:del>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del w:id="25884" w:author="PR Preview" w:date="2026-01-01T00:00:00Z">
        <w:r>
          <w:delText xml:space="preserve"> </w:delText>
        </w:r>
      </w:del>
      <w:del w:id="25885" w:author="PR Preview" w:date="2026-01-01T00:00:00Z">
        <w:r>
          <w:delText xml:space="preserve">is the orthogonal projection onto that axis:</w:delText>
        </w:r>
      </w:del>
      <w:del w:id="25886" w:author="PR Preview" w:date="2026-01-01T00:00:00Z">
        <w:r>
          <w:delText xml:space="preserve"> </w:delText>
        </w:r>
      </w:del>
      <w:del w:id="25887" w:author="PR Preview" w:date="2026-01-01T00:00:00Z">
        <w:r>
          <w:delText xml:space="preserve">the remainder</w:delText>
        </w:r>
      </w:del>
      <w:del w:id="25888" w:author="PR Preview" w:date="2026-01-01T00:00:00Z">
        <w:r>
          <w:delText xml:space="preserve"> </w:delText>
        </w:r>
      </w:del>
      <m:oMath>
        <m:r>
          <m:rPr>
            <m:sty m:val="p"/>
          </m:rPr>
          <m:t>(</m:t>
        </m:r>
        <m:r>
          <m:t>0</m:t>
        </m:r>
        <m:r>
          <m:rPr>
            <m:sty m:val="p"/>
          </m:rPr>
          <m:t>,</m:t>
        </m:r>
        <m:sSub>
          <m:e>
            <m:r>
              <m:t>v</m:t>
            </m:r>
          </m:e>
          <m:sub>
            <m:r>
              <m:t>2</m:t>
            </m:r>
          </m:sub>
        </m:sSub>
        <m:r>
          <m:rPr>
            <m:sty m:val="p"/>
          </m:rPr>
          <m:t>)</m:t>
        </m:r>
      </m:oMath>
      <w:del w:id="25889" w:author="PR Preview" w:date="2026-01-01T00:00:00Z">
        <w:r>
          <w:delText xml:space="preserve"> </w:delText>
        </w:r>
      </w:del>
      <w:del w:id="25890" w:author="PR Preview" w:date="2026-01-01T00:00:00Z">
        <w:r>
          <w:delText xml:space="preserve">is orthogonal to</w:delText>
        </w:r>
      </w:del>
      <w:del w:id="25891" w:author="PR Preview" w:date="2026-01-01T00:00:00Z">
        <w:r>
          <w:delText xml:space="preserve"> </w:delText>
        </w:r>
      </w:del>
      <m:oMath>
        <m:r>
          <m:rPr>
            <m:sty m:val="p"/>
          </m:rPr>
          <m:t>(</m:t>
        </m:r>
        <m:r>
          <m:t>1</m:t>
        </m:r>
        <m:r>
          <m:rPr>
            <m:sty m:val="p"/>
          </m:rPr>
          <m:t>,</m:t>
        </m:r>
        <m:r>
          <m:t>0</m:t>
        </m:r>
        <m:r>
          <m:rPr>
            <m:sty m:val="p"/>
          </m:rPr>
          <m:t>)</m:t>
        </m:r>
      </m:oMath>
      <w:del w:id="25892" w:author="PR Preview" w:date="2026-01-01T00:00:00Z">
        <w:r>
          <w:delText xml:space="preserve">.</w:delText>
        </w:r>
      </w:del>
      <w:del w:id="25893" w:author="PR Preview" w:date="2026-01-01T00:00:00Z">
        <w:r>
          <w:delText xml:space="preserve"> </w:delText>
        </w:r>
      </w:del>
      <w:del w:id="25894" w:author="PR Preview" w:date="2026-01-01T00:00:00Z">
        <w:r>
          <w:delText xml:space="preserve">The vector</w:delText>
        </w:r>
      </w:del>
      <w:del w:id="25895" w:author="PR Preview" w:date="2026-01-01T00:00:00Z">
        <w:r>
          <w:delText xml:space="preserve"> </w:delText>
        </w:r>
      </w:del>
      <m:oMath>
        <m:sSub>
          <m:e>
            <m:limLow>
              <m:e>
                <m:r>
                  <m:t>q</m:t>
                </m:r>
              </m:e>
              <m:lim>
                <m:r>
                  <m:rPr>
                    <m:sty m:val="p"/>
                  </m:rPr>
                  <m:t>∼</m:t>
                </m:r>
              </m:lim>
            </m:limLow>
          </m:e>
          <m:sub>
            <m:r>
              <m:t>1</m:t>
            </m:r>
          </m:sub>
        </m:sSub>
        <m:r>
          <m:rPr>
            <m:sty m:val="p"/>
          </m:rPr>
          <m:t>=</m:t>
        </m:r>
        <m:r>
          <m:rPr>
            <m:sty m:val="p"/>
          </m:rPr>
          <m:t>(</m:t>
        </m:r>
        <m:r>
          <m:t>1</m:t>
        </m:r>
        <m:r>
          <m:rPr>
            <m:sty m:val="p"/>
          </m:rPr>
          <m:t>,</m:t>
        </m:r>
        <m:r>
          <m:t>0</m:t>
        </m:r>
        <m:r>
          <m:rPr>
            <m:sty m:val="p"/>
          </m:rPr>
          <m:t>)</m:t>
        </m:r>
      </m:oMath>
      <w:del w:id="25896" w:author="PR Preview" w:date="2026-01-01T00:00:00Z">
        <w:r>
          <w:delText xml:space="preserve"> </w:delText>
        </w:r>
      </w:del>
      <w:del w:id="25897" w:author="PR Preview" w:date="2026-01-01T00:00:00Z">
        <w:r>
          <w:delText xml:space="preserve">has length</w:delText>
        </w:r>
      </w:del>
      <w:del w:id="25898" w:author="PR Preview" w:date="2026-01-01T00:00:00Z">
        <w:r>
          <w:delText xml:space="preserve"> </w:delText>
        </w:r>
      </w:del>
      <m:oMath>
        <m:r>
          <m:t>1</m:t>
        </m:r>
      </m:oMath>
      <w:del w:id="25899" w:author="PR Preview" w:date="2026-01-01T00:00:00Z">
        <w:r>
          <w:delText xml:space="preserve"> </w:delText>
        </w:r>
      </w:del>
      <w:del w:id="25900" w:author="PR Preview" w:date="2026-01-01T00:00:00Z">
        <w:r>
          <w:delText xml:space="preserve">and spans the axis,</w:delText>
        </w:r>
      </w:del>
      <w:del w:id="25901" w:author="PR Preview" w:date="2026-01-01T00:00:00Z">
        <w:r>
          <w:delText xml:space="preserve"> </w:delText>
        </w:r>
      </w:del>
      <w:del w:id="25902" w:author="PR Preview" w:date="2026-01-01T00:00:00Z">
        <w:r>
          <w:delText xml:space="preserve">so it is an orthonormal basis of it, and with</w:delText>
        </w:r>
      </w:del>
      <w:del w:id="25903" w:author="PR Preview" w:date="2026-01-01T00:00:00Z">
        <w:r>
          <w:delText xml:space="preserve"> </w:delText>
        </w:r>
      </w:del>
      <m:oMath>
        <m:r>
          <m:rPr>
            <m:sty m:val="bi"/>
          </m:rPr>
          <m:t>B</m:t>
        </m:r>
        <m:r>
          <m:rPr>
            <m:sty m:val="p"/>
          </m:rPr>
          <m:t>=</m:t>
        </m:r>
        <m:r>
          <m:rPr>
            <m:sty m:val="p"/>
          </m:rPr>
          <m:t>[</m:t>
        </m:r>
        <m:sSub>
          <m:e>
            <m:limLow>
              <m:e>
                <m:r>
                  <m:t>q</m:t>
                </m:r>
              </m:e>
              <m:lim>
                <m:r>
                  <m:rPr>
                    <m:sty m:val="p"/>
                  </m:rPr>
                  <m:t>∼</m:t>
                </m:r>
              </m:lim>
            </m:limLow>
          </m:e>
          <m:sub>
            <m:r>
              <m:t>1</m:t>
            </m:r>
          </m:sub>
        </m:sSub>
        <m:r>
          <m:rPr>
            <m:sty m:val="p"/>
          </m:rPr>
          <m:t>]</m:t>
        </m:r>
      </m:oMath>
      <w:del w:id="25904" w:author="PR Preview" w:date="2026-01-01T00:00:00Z">
        <w:r>
          <w:delText xml:space="preserve">,</w:delText>
        </w:r>
      </w:del>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del w:id="25905" w:author="PR Preview" w:date="2026-01-01T00:00:00Z">
        <w:r>
          <w:delText xml:space="preserve">as part 2 and</w:delText>
        </w:r>
      </w:del>
      <w:del w:id="25906" w:author="PR Preview" w:date="2026-01-01T00:00:00Z">
        <w:r>
          <w:delText xml:space="preserve"> </w:delText>
        </w:r>
      </w:del>
      <w:hyperlink w:anchor="thm-projector-onb">
        <w:del w:id="25907" w:author="PR Preview" w:date="2026-01-01T00:00:00Z">
          <w:r>
            <w:rPr>
              <w:rStyle w:val="Hyperlink"/>
            </w:rPr>
            <w:delText xml:space="preserve">Theorem 90</w:delText>
          </w:r>
        </w:del>
      </w:hyperlink>
      <w:del w:id="25908" w:author="PR Preview" w:date="2026-01-01T00:00:00Z">
        <w:r>
          <w:delText xml:space="preserve"> </w:delText>
        </w:r>
      </w:del>
      <w:del w:id="25909" w:author="PR Preview" w:date="2026-01-01T00:00:00Z">
        <w:r>
          <w:delText xml:space="preserve">require.</w:delText>
        </w:r>
      </w:del>
    </w:p>
    <w:p>
      <w:pPr>
        <w:pStyle w:val="BodyText"/>
      </w:pPr>
      <w:del w:id="25910" w:author="PR Preview" w:date="2026-01-01T00:00:00Z">
        <w:r>
          <w:delText xml:space="preserve">The oblique projection</w:delText>
        </w:r>
      </w:del>
      <w:del w:id="25911" w:author="PR Preview" w:date="2026-01-01T00:00:00Z">
        <w:r>
          <w:delText xml:space="preserve"> </w:delText>
        </w:r>
      </w:del>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del w:id="25912" w:author="PR Preview" w:date="2026-01-01T00:00:00Z">
        <w:r>
          <w:delText xml:space="preserve"> </w:delText>
        </w:r>
      </w:del>
      <w:del w:id="25913" w:author="PR Preview" w:date="2026-01-01T00:00:00Z">
        <w:r>
          <w:delText xml:space="preserve">of</w:delText>
        </w:r>
      </w:del>
      <w:del w:id="25914" w:author="PR Preview" w:date="2026-01-01T00:00:00Z">
        <w:r>
          <w:delText xml:space="preserve"> </w:delText>
        </w:r>
      </w:del>
      <w:hyperlink w:anchor="exm-projection-matrix">
        <w:del w:id="25915" w:author="PR Preview" w:date="2026-01-01T00:00:00Z">
          <w:r>
            <w:rPr>
              <w:rStyle w:val="Hyperlink"/>
            </w:rPr>
            <w:delText xml:space="preserve">Example 132</w:delText>
          </w:r>
        </w:del>
      </w:hyperlink>
      <w:del w:id="25916" w:author="PR Preview" w:date="2026-01-01T00:00:00Z">
        <w:r>
          <w:delText xml:space="preserve"> </w:delText>
        </w:r>
      </w:del>
      <w:del w:id="25917" w:author="PR Preview" w:date="2026-01-01T00:00:00Z">
        <w:r>
          <w:delText xml:space="preserve">also maps every vector into the horizontal axis.</w:delText>
        </w:r>
      </w:del>
      <w:del w:id="25918" w:author="PR Preview" w:date="2026-01-01T00:00:00Z">
        <w:r>
          <w:delText xml:space="preserve"> </w:delText>
        </w:r>
      </w:del>
      <w:del w:id="25919" w:author="PR Preview" w:date="2026-01-01T00:00:00Z">
        <w:r>
          <w:delText xml:space="preserve">It sends</w:delText>
        </w:r>
      </w:del>
      <w:del w:id="25920" w:author="PR Preview" w:date="2026-01-01T00:00:00Z">
        <w:r>
          <w:delText xml:space="preserve"> </w:delText>
        </w:r>
      </w:del>
      <m:oMath>
        <m:r>
          <m:rPr>
            <m:sty m:val="p"/>
          </m:rPr>
          <m:t>(</m:t>
        </m:r>
        <m:r>
          <m:t>0</m:t>
        </m:r>
        <m:r>
          <m:rPr>
            <m:sty m:val="p"/>
          </m:rPr>
          <m:t>,</m:t>
        </m:r>
        <m:r>
          <m:t>1</m:t>
        </m:r>
        <m:r>
          <m:rPr>
            <m:sty m:val="p"/>
          </m:rPr>
          <m:t>)</m:t>
        </m:r>
      </m:oMath>
      <w:del w:id="25921" w:author="PR Preview" w:date="2026-01-01T00:00:00Z">
        <w:r>
          <w:delText xml:space="preserve"> </w:delText>
        </w:r>
      </w:del>
      <w:del w:id="25922" w:author="PR Preview" w:date="2026-01-01T00:00:00Z">
        <w:r>
          <w:delText xml:space="preserve">to</w:delText>
        </w:r>
      </w:del>
      <w:del w:id="25923" w:author="PR Preview" w:date="2026-01-01T00:00:00Z">
        <w:r>
          <w:delText xml:space="preserve"> </w:delText>
        </w:r>
      </w:del>
      <m:oMath>
        <m:r>
          <m:rPr>
            <m:sty m:val="p"/>
          </m:rPr>
          <m:t>(</m:t>
        </m:r>
        <m:r>
          <m:t>1</m:t>
        </m:r>
        <m:r>
          <m:rPr>
            <m:sty m:val="p"/>
          </m:rPr>
          <m:t>,</m:t>
        </m:r>
        <m:r>
          <m:t>0</m:t>
        </m:r>
        <m:r>
          <m:rPr>
            <m:sty m:val="p"/>
          </m:rPr>
          <m:t>)</m:t>
        </m:r>
      </m:oMath>
      <w:del w:id="25924" w:author="PR Preview" w:date="2026-01-01T00:00:00Z">
        <w:r>
          <w:delText xml:space="preserve">,</w:delText>
        </w:r>
      </w:del>
      <w:del w:id="25925" w:author="PR Preview" w:date="2026-01-01T00:00:00Z">
        <w:r>
          <w:delText xml:space="preserve"> </w:delText>
        </w:r>
      </w:del>
      <w:del w:id="25926" w:author="PR Preview" w:date="2026-01-01T00:00:00Z">
        <w:r>
          <w:delText xml:space="preserve">but the remainder</w:delText>
        </w:r>
      </w:del>
      <w:del w:id="25927" w:author="PR Preview" w:date="2026-01-01T00:00:00Z">
        <w:r>
          <w:delText xml:space="preserve"> </w:delText>
        </w:r>
      </w:del>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del w:id="25928" w:author="PR Preview" w:date="2026-01-01T00:00:00Z">
        <w:r>
          <w:delText xml:space="preserve"> </w:delText>
        </w:r>
      </w:del>
      <w:del w:id="25929" w:author="PR Preview" w:date="2026-01-01T00:00:00Z">
        <w:r>
          <w:delText xml:space="preserve">is not orthogonal to the axis,</w:delText>
        </w:r>
      </w:del>
      <w:del w:id="25930" w:author="PR Preview" w:date="2026-01-01T00:00:00Z">
        <w:r>
          <w:delText xml:space="preserve"> </w:delText>
        </w:r>
      </w:del>
      <w:del w:id="25931" w:author="PR Preview" w:date="2026-01-01T00:00:00Z">
        <w:r>
          <w:delText xml:space="preserve">so</w:delText>
        </w:r>
      </w:del>
      <w:del w:id="25932" w:author="PR Preview" w:date="2026-01-01T00:00:00Z">
        <w:r>
          <w:delText xml:space="preserve"> </w:delText>
        </w:r>
      </w:del>
      <m:oMath>
        <m:r>
          <m:rPr>
            <m:sty m:val="p"/>
          </m:rPr>
          <m:t>(</m:t>
        </m:r>
        <m:r>
          <m:t>1</m:t>
        </m:r>
        <m:r>
          <m:rPr>
            <m:sty m:val="p"/>
          </m:rPr>
          <m:t>,</m:t>
        </m:r>
        <m:r>
          <m:t>0</m:t>
        </m:r>
        <m:r>
          <m:rPr>
            <m:sty m:val="p"/>
          </m:rPr>
          <m:t>)</m:t>
        </m:r>
      </m:oMath>
      <w:del w:id="25933" w:author="PR Preview" w:date="2026-01-01T00:00:00Z">
        <w:r>
          <w:delText xml:space="preserve"> </w:delText>
        </w:r>
      </w:del>
      <w:del w:id="25934" w:author="PR Preview" w:date="2026-01-01T00:00:00Z">
        <w:r>
          <w:delText xml:space="preserve">is not the orthogonal projection of</w:delText>
        </w:r>
      </w:del>
      <w:del w:id="25935" w:author="PR Preview" w:date="2026-01-01T00:00:00Z">
        <w:r>
          <w:delText xml:space="preserve"> </w:delText>
        </w:r>
      </w:del>
      <m:oMath>
        <m:r>
          <m:rPr>
            <m:sty m:val="p"/>
          </m:rPr>
          <m:t>(</m:t>
        </m:r>
        <m:r>
          <m:t>0</m:t>
        </m:r>
        <m:r>
          <m:rPr>
            <m:sty m:val="p"/>
          </m:rPr>
          <m:t>,</m:t>
        </m:r>
        <m:r>
          <m:t>1</m:t>
        </m:r>
        <m:r>
          <m:rPr>
            <m:sty m:val="p"/>
          </m:rPr>
          <m:t>)</m:t>
        </m:r>
      </m:oMath>
      <w:del w:id="25936" w:author="PR Preview" w:date="2026-01-01T00:00:00Z">
        <w:r>
          <w:delText xml:space="preserve"> </w:delText>
        </w:r>
      </w:del>
      <w:del w:id="25937" w:author="PR Preview" w:date="2026-01-01T00:00:00Z">
        <w:r>
          <w:delText xml:space="preserve">onto the axis,</w:delText>
        </w:r>
      </w:del>
      <w:del w:id="25938" w:author="PR Preview" w:date="2026-01-01T00:00:00Z">
        <w:r>
          <w:delText xml:space="preserve"> </w:delText>
        </w:r>
      </w:del>
      <w:del w:id="25939" w:author="PR Preview" w:date="2026-01-01T00:00:00Z">
        <w:r>
          <w:delText xml:space="preserve">which is</w:delText>
        </w:r>
      </w:del>
      <w:del w:id="25940" w:author="PR Preview" w:date="2026-01-01T00:00:00Z">
        <w:r>
          <w:delText xml:space="preserve"> </w:delText>
        </w:r>
      </w:del>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del w:id="25941" w:author="PR Preview" w:date="2026-01-01T00:00:00Z">
        <w:r>
          <w:delText xml:space="preserve">.</w:delText>
        </w:r>
      </w:del>
    </w:p>
    <w:p>
      <w:pPr>
        <w:pStyle w:val="BodyText"/>
      </w:pPr>
      <w:del w:id="25942" w:author="PR Preview" w:date="2026-01-01T00:00:00Z">
        <w:r>
          <w:rPr>
            <w:b/>
            <w:bCs/>
          </w:rPr>
          <w:delText xml:space="preserve">Theorem 92 (The hat matrix projects onto the column space of the design matrix)</w:delText>
        </w:r>
      </w:del>
      <w:del w:id="25943" w:author="PR Preview" w:date="2026-01-01T00:00:00Z">
        <w:r>
          <w:delText xml:space="preserve"> </w:delText>
        </w:r>
      </w:del>
      <w:del w:id="25944" w:author="PR Preview" w:date="2026-01-01T00:00:00Z">
        <w:r>
          <w:delText xml:space="preserve">If</w:delText>
        </w:r>
      </w:del>
      <w:del w:id="25945" w:author="PR Preview" w:date="2026-01-01T00:00:00Z">
        <w:r>
          <w:delText xml:space="preserve"> </w:delText>
        </w:r>
      </w:del>
      <m:oMath>
        <m:r>
          <m:rPr>
            <m:sty m:val="bi"/>
          </m:rPr>
          <m:t>X</m:t>
        </m:r>
      </m:oMath>
      <w:del w:id="25946" w:author="PR Preview" w:date="2026-01-01T00:00:00Z">
        <w:r>
          <w:delText xml:space="preserve"> </w:delText>
        </w:r>
      </w:del>
      <w:del w:id="25947" w:author="PR Preview" w:date="2026-01-01T00:00:00Z">
        <w:r>
          <w:delText xml:space="preserve">is an</w:delText>
        </w:r>
      </w:del>
      <w:del w:id="25948" w:author="PR Preview" w:date="2026-01-01T00:00:00Z">
        <w:r>
          <w:delText xml:space="preserve"> </w:delText>
        </w:r>
      </w:del>
      <m:oMath>
        <m:r>
          <m:t>n</m:t>
        </m:r>
        <m:r>
          <m:rPr>
            <m:sty m:val="p"/>
          </m:rPr>
          <m:t>×</m:t>
        </m:r>
        <m:r>
          <m:t>p</m:t>
        </m:r>
      </m:oMath>
      <w:del w:id="25949" w:author="PR Preview" w:date="2026-01-01T00:00:00Z">
        <w:r>
          <w:delText xml:space="preserve"> </w:delText>
        </w:r>
      </w:del>
      <w:del w:id="25950" w:author="PR Preview" w:date="2026-01-01T00:00:00Z">
        <w:r>
          <w:delText xml:space="preserve">design matrix with</w:delText>
        </w:r>
      </w:del>
      <w:del w:id="25951"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25952" w:author="PR Preview" w:date="2026-01-01T00:00:00Z">
        <w:r>
          <w:delText xml:space="preserve">,</w:delText>
        </w:r>
      </w:del>
      <w:del w:id="25953" w:author="PR Preview" w:date="2026-01-01T00:00:00Z">
        <w:r>
          <w:delText xml:space="preserve"> </w:delText>
        </w:r>
      </w:del>
      <w:del w:id="25954" w:author="PR Preview" w:date="2026-01-01T00:00:00Z">
        <w:r>
          <w:delText xml:space="preserve">then for every</w:delText>
        </w:r>
      </w:del>
      <w:del w:id="25955" w:author="PR Preview" w:date="2026-01-01T00:00:00Z">
        <w:r>
          <w:delText xml:space="preserve"> </w:delText>
        </w:r>
      </w:del>
      <m:oMath>
        <m:limLow>
          <m:e>
            <m:r>
              <m:t>y</m:t>
            </m:r>
          </m:e>
          <m:lim>
            <m:r>
              <m:rPr>
                <m:sty m:val="p"/>
              </m:rPr>
              <m:t>∼</m:t>
            </m:r>
          </m:lim>
        </m:limLow>
        <m:r>
          <m:rPr>
            <m:sty m:val="p"/>
          </m:rPr>
          <m:t>∈</m:t>
        </m:r>
        <m:sSup>
          <m:e>
            <m:r>
              <m:rPr>
                <m:scr m:val="double-struck"/>
                <m:sty m:val="p"/>
              </m:rPr>
              <m:t>R</m:t>
            </m:r>
          </m:e>
          <m:sup>
            <m:r>
              <m:t>n</m:t>
            </m:r>
          </m:sup>
        </m:sSup>
      </m:oMath>
      <w:del w:id="25956" w:author="PR Preview" w:date="2026-01-01T00:00:00Z">
        <w:r>
          <w:delText xml:space="preserve">,</w:delText>
        </w:r>
      </w:del>
      <w:del w:id="25957" w:author="PR Preview" w:date="2026-01-01T00:00:00Z">
        <w:r>
          <w:delText xml:space="preserve"> </w:delText>
        </w:r>
      </w:del>
      <m:oMath>
        <m:r>
          <m:rPr>
            <m:sty m:val="bi"/>
          </m:rPr>
          <m:t>H</m:t>
        </m:r>
        <m:limLow>
          <m:e>
            <m:r>
              <m:t>y</m:t>
            </m:r>
          </m:e>
          <m:lim>
            <m:r>
              <m:rPr>
                <m:sty m:val="p"/>
              </m:rPr>
              <m:t>∼</m:t>
            </m:r>
          </m:lim>
        </m:limLow>
      </m:oMath>
      <w:del w:id="25958" w:author="PR Preview" w:date="2026-01-01T00:00:00Z">
        <w:r>
          <w:delText xml:space="preserve"> </w:delText>
        </w:r>
      </w:del>
      <w:del w:id="25959" w:author="PR Preview" w:date="2026-01-01T00:00:00Z">
        <w:r>
          <w:delText xml:space="preserve">(</w:delText>
        </w:r>
      </w:del>
      <w:hyperlink w:anchor="def-hat-matrix">
        <w:del w:id="25960" w:author="PR Preview" w:date="2026-01-01T00:00:00Z">
          <w:r>
            <w:rPr>
              <w:rStyle w:val="Hyperlink"/>
            </w:rPr>
            <w:delText xml:space="preserve">Definition 107</w:delText>
          </w:r>
        </w:del>
      </w:hyperlink>
      <w:del w:id="25961" w:author="PR Preview" w:date="2026-01-01T00:00:00Z">
        <w:r>
          <w:delText xml:space="preserve">) is the orthogonal projection of</w:delText>
        </w:r>
      </w:del>
      <w:del w:id="25962" w:author="PR Preview" w:date="2026-01-01T00:00:00Z">
        <w:r>
          <w:delText xml:space="preserve"> </w:delText>
        </w:r>
      </w:del>
      <m:oMath>
        <m:limLow>
          <m:e>
            <m:r>
              <m:t>y</m:t>
            </m:r>
          </m:e>
          <m:lim>
            <m:r>
              <m:rPr>
                <m:sty m:val="p"/>
              </m:rPr>
              <m:t>∼</m:t>
            </m:r>
          </m:lim>
        </m:limLow>
      </m:oMath>
      <w:del w:id="25963" w:author="PR Preview" w:date="2026-01-01T00:00:00Z">
        <w:r>
          <w:delText xml:space="preserve"> </w:delText>
        </w:r>
      </w:del>
      <w:del w:id="25964" w:author="PR Preview" w:date="2026-01-01T00:00:00Z">
        <w:r>
          <w:delText xml:space="preserve">onto</w:delText>
        </w:r>
      </w:del>
      <w:del w:id="25965" w:author="PR Preview" w:date="2026-01-01T00:00:00Z">
        <w:r>
          <w:delText xml:space="preserve"> </w:delText>
        </w:r>
      </w:del>
      <m:oMath>
        <m:r>
          <m:rPr>
            <m:scr m:val="script"/>
            <m:sty m:val="p"/>
          </m:rPr>
          <m:t>C</m:t>
        </m:r>
        <m:r>
          <m:rPr>
            <m:sty m:val="p"/>
          </m:rPr>
          <m:t>(</m:t>
        </m:r>
        <m:r>
          <m:rPr>
            <m:sty m:val="bi"/>
          </m:rPr>
          <m:t>X</m:t>
        </m:r>
        <m:r>
          <m:rPr>
            <m:sty m:val="p"/>
          </m:rPr>
          <m:t>)</m:t>
        </m:r>
      </m:oMath>
      <w:del w:id="25966" w:author="PR Preview" w:date="2026-01-01T00:00:00Z">
        <w:r>
          <w:delText xml:space="preserve">.</w:delText>
        </w:r>
      </w:del>
      <w:del w:id="25967" w:author="PR Preview" w:date="2026-01-01T00:00:00Z">
        <w:r>
          <w:delText xml:space="preserve"> </w:delText>
        </w:r>
      </w:del>
      <w:del w:id="25968" w:author="PR Preview" w:date="2026-01-01T00:00:00Z">
        <w:r>
          <w:delText xml:space="preserve">So</w:delText>
        </w:r>
      </w:del>
      <w:del w:id="25969" w:author="PR Preview" w:date="2026-01-01T00:00:00Z">
        <w:r>
          <w:delText xml:space="preserve"> </w:delText>
        </w:r>
      </w:del>
      <m:oMath>
        <m:r>
          <m:rPr>
            <m:sty m:val="bi"/>
          </m:rPr>
          <m:t>H</m:t>
        </m:r>
        <m:r>
          <m:rPr>
            <m:sty m:val="p"/>
          </m:rPr>
          <m:t>=</m:t>
        </m:r>
        <m:r>
          <m:rPr>
            <m:sty m:val="bi"/>
          </m:rPr>
          <m:t>Q</m:t>
        </m:r>
        <m:sSup>
          <m:e>
            <m:r>
              <m:rPr>
                <m:sty m:val="bi"/>
              </m:rPr>
              <m:t>Q</m:t>
            </m:r>
          </m:e>
          <m:sup>
            <m:r>
              <m:rPr>
                <m:sty m:val="p"/>
              </m:rPr>
              <m:t>⊤</m:t>
            </m:r>
          </m:sup>
        </m:sSup>
      </m:oMath>
      <w:del w:id="25970" w:author="PR Preview" w:date="2026-01-01T00:00:00Z">
        <w:r>
          <w:delText xml:space="preserve"> </w:delText>
        </w:r>
      </w:del>
      <w:del w:id="25971" w:author="PR Preview" w:date="2026-01-01T00:00:00Z">
        <w:r>
          <w:delText xml:space="preserve">for any</w:delText>
        </w:r>
      </w:del>
      <w:del w:id="25972" w:author="PR Preview" w:date="2026-01-01T00:00:00Z">
        <w:r>
          <w:delText xml:space="preserve"> </w:delText>
        </w:r>
      </w:del>
      <m:oMath>
        <m:r>
          <m:t>n</m:t>
        </m:r>
        <m:r>
          <m:rPr>
            <m:sty m:val="p"/>
          </m:rPr>
          <m:t>×</m:t>
        </m:r>
        <m:r>
          <m:t>p</m:t>
        </m:r>
      </m:oMath>
      <w:del w:id="25973" w:author="PR Preview" w:date="2026-01-01T00:00:00Z">
        <w:r>
          <w:delText xml:space="preserve"> </w:delText>
        </w:r>
      </w:del>
      <w:del w:id="25974" w:author="PR Preview" w:date="2026-01-01T00:00:00Z">
        <w:r>
          <w:delText xml:space="preserve">matrix</w:delText>
        </w:r>
      </w:del>
      <w:del w:id="25975" w:author="PR Preview" w:date="2026-01-01T00:00:00Z">
        <w:r>
          <w:delText xml:space="preserve"> </w:delText>
        </w:r>
      </w:del>
      <m:oMath>
        <m:r>
          <m:rPr>
            <m:sty m:val="bi"/>
          </m:rPr>
          <m:t>Q</m:t>
        </m:r>
      </m:oMath>
      <w:del w:id="25976" w:author="PR Preview" w:date="2026-01-01T00:00:00Z">
        <w:r>
          <w:delText xml:space="preserve"> </w:delText>
        </w:r>
      </w:del>
      <w:del w:id="25977" w:author="PR Preview" w:date="2026-01-01T00:00:00Z">
        <w:r>
          <w:delText xml:space="preserve">whose columns are an orthonormal basis of</w:delText>
        </w:r>
      </w:del>
      <w:del w:id="25978" w:author="PR Preview" w:date="2026-01-01T00:00:00Z">
        <w:r>
          <w:delText xml:space="preserve"> </w:delText>
        </w:r>
      </w:del>
      <m:oMath>
        <m:r>
          <m:rPr>
            <m:scr m:val="script"/>
            <m:sty m:val="p"/>
          </m:rPr>
          <m:t>C</m:t>
        </m:r>
        <m:r>
          <m:rPr>
            <m:sty m:val="p"/>
          </m:rPr>
          <m:t>(</m:t>
        </m:r>
        <m:r>
          <m:rPr>
            <m:sty m:val="bi"/>
          </m:rPr>
          <m:t>X</m:t>
        </m:r>
        <m:r>
          <m:rPr>
            <m:sty m:val="p"/>
          </m:rPr>
          <m:t>)</m:t>
        </m:r>
      </m:oMath>
      <w:del w:id="25979" w:author="PR Preview" w:date="2026-01-01T00:00:00Z">
        <w:r>
          <w:delText xml:space="preserve">.</w:delText>
        </w:r>
      </w:del>
    </w:p>
    <w:p>
      <w:pPr>
        <w:pStyle w:val="BodyText"/>
      </w:pPr>
      <w:del w:id="25980" w:author="PR Preview" w:date="2026-01-01T00:00:00Z">
        <w:r>
          <w:rPr>
            <w:i/>
            <w:iCs/>
          </w:rPr>
          <w:delText xml:space="preserve">Proof</w:delText>
        </w:r>
      </w:del>
      <w:del w:id="25981" w:author="PR Preview" w:date="2026-01-01T00:00:00Z">
        <w:r>
          <w:delText xml:space="preserve">. </w:delText>
        </w:r>
      </w:del>
      <m:oMath>
        <m:r>
          <m:rPr>
            <m:sty m:val="bi"/>
          </m:rPr>
          <m:t>H</m:t>
        </m:r>
      </m:oMath>
      <w:del w:id="25982" w:author="PR Preview" w:date="2026-01-01T00:00:00Z">
        <w:r>
          <w:delText xml:space="preserve"> </w:delText>
        </w:r>
      </w:del>
      <w:del w:id="25983" w:author="PR Preview" w:date="2026-01-01T00:00:00Z">
        <w:r>
          <w:delText xml:space="preserve">is an orthogonal projection matrix (</w:delText>
        </w:r>
      </w:del>
      <w:hyperlink w:anchor="thm-hat-matrix">
        <w:del w:id="25984" w:author="PR Preview" w:date="2026-01-01T00:00:00Z">
          <w:r>
            <w:rPr>
              <w:rStyle w:val="Hyperlink"/>
            </w:rPr>
            <w:delText xml:space="preserve">Theorem 88</w:delText>
          </w:r>
        </w:del>
      </w:hyperlink>
      <w:del w:id="25985" w:author="PR Preview" w:date="2026-01-01T00:00:00Z">
        <w:r>
          <w:delText xml:space="preserve">),</w:delText>
        </w:r>
      </w:del>
      <w:del w:id="25986" w:author="PR Preview" w:date="2026-01-01T00:00:00Z">
        <w:r>
          <w:delText xml:space="preserve"> </w:delText>
        </w:r>
      </w:del>
      <w:del w:id="25987" w:author="PR Preview" w:date="2026-01-01T00:00:00Z">
        <w:r>
          <w:delText xml:space="preserve">so</w:delText>
        </w:r>
      </w:del>
      <w:del w:id="25988" w:author="PR Preview" w:date="2026-01-01T00:00:00Z">
        <w:r>
          <w:delText xml:space="preserve"> </w:delText>
        </w:r>
      </w:del>
      <m:oMath>
        <m:r>
          <m:rPr>
            <m:sty m:val="bi"/>
          </m:rPr>
          <m:t>H</m:t>
        </m:r>
        <m:limLow>
          <m:e>
            <m:r>
              <m:t>y</m:t>
            </m:r>
          </m:e>
          <m:lim>
            <m:r>
              <m:rPr>
                <m:sty m:val="p"/>
              </m:rPr>
              <m:t>∼</m:t>
            </m:r>
          </m:lim>
        </m:limLow>
      </m:oMath>
      <w:del w:id="25989" w:author="PR Preview" w:date="2026-01-01T00:00:00Z">
        <w:r>
          <w:delText xml:space="preserve"> </w:delText>
        </w:r>
      </w:del>
      <w:del w:id="25990" w:author="PR Preview" w:date="2026-01-01T00:00:00Z">
        <w:r>
          <w:delText xml:space="preserve">is the orthogonal projection of</w:delText>
        </w:r>
      </w:del>
      <w:del w:id="25991" w:author="PR Preview" w:date="2026-01-01T00:00:00Z">
        <w:r>
          <w:delText xml:space="preserve"> </w:delText>
        </w:r>
      </w:del>
      <m:oMath>
        <m:limLow>
          <m:e>
            <m:r>
              <m:t>y</m:t>
            </m:r>
          </m:e>
          <m:lim>
            <m:r>
              <m:rPr>
                <m:sty m:val="p"/>
              </m:rPr>
              <m:t>∼</m:t>
            </m:r>
          </m:lim>
        </m:limLow>
      </m:oMath>
      <w:del w:id="25992" w:author="PR Preview" w:date="2026-01-01T00:00:00Z">
        <w:r>
          <w:delText xml:space="preserve"> </w:delText>
        </w:r>
      </w:del>
      <w:del w:id="25993" w:author="PR Preview" w:date="2026-01-01T00:00:00Z">
        <w:r>
          <w:delText xml:space="preserve">onto</w:delText>
        </w:r>
      </w:del>
      <w:del w:id="25994" w:author="PR Preview" w:date="2026-01-01T00:00:00Z">
        <w:r>
          <w:delText xml:space="preserve"> </w:delText>
        </w:r>
      </w:del>
      <m:oMath>
        <m:r>
          <m:rPr>
            <m:scr m:val="script"/>
            <m:sty m:val="p"/>
          </m:rPr>
          <m:t>C</m:t>
        </m:r>
        <m:r>
          <m:rPr>
            <m:sty m:val="p"/>
          </m:rPr>
          <m:t>(</m:t>
        </m:r>
        <m:r>
          <m:rPr>
            <m:sty m:val="bi"/>
          </m:rPr>
          <m:t>H</m:t>
        </m:r>
        <m:r>
          <m:rPr>
            <m:sty m:val="p"/>
          </m:rPr>
          <m:t>)</m:t>
        </m:r>
      </m:oMath>
      <w:del w:id="25995" w:author="PR Preview" w:date="2026-01-01T00:00:00Z">
        <w:r>
          <w:delText xml:space="preserve"> </w:delText>
        </w:r>
      </w:del>
      <w:del w:id="25996" w:author="PR Preview" w:date="2026-01-01T00:00:00Z">
        <w:r>
          <w:delText xml:space="preserve">(</w:delText>
        </w:r>
      </w:del>
      <w:hyperlink w:anchor="thm-projection-matrix-projects">
        <w:del w:id="25997" w:author="PR Preview" w:date="2026-01-01T00:00:00Z">
          <w:r>
            <w:rPr>
              <w:rStyle w:val="Hyperlink"/>
            </w:rPr>
            <w:delText xml:space="preserve">Theorem 91</w:delText>
          </w:r>
        </w:del>
      </w:hyperlink>
      <w:del w:id="25998" w:author="PR Preview" w:date="2026-01-01T00:00:00Z">
        <w:r>
          <w:delText xml:space="preserve">, part 1).</w:delText>
        </w:r>
      </w:del>
      <w:del w:id="25999" w:author="PR Preview" w:date="2026-01-01T00:00:00Z">
        <w:r>
          <w:delText xml:space="preserve"> </w:delText>
        </w:r>
      </w:del>
      <w:del w:id="26000" w:author="PR Preview" w:date="2026-01-01T00:00:00Z">
        <w:r>
          <w:delText xml:space="preserve">It remains to show</w:delText>
        </w:r>
      </w:del>
      <w:del w:id="26001" w:author="PR Preview" w:date="2026-01-01T00:00:00Z">
        <w:r>
          <w:delText xml:space="preserve"> </w:delText>
        </w:r>
      </w:del>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del w:id="26002" w:author="PR Preview" w:date="2026-01-01T00:00:00Z">
        <w:r>
          <w:delText xml:space="preserve">.</w:delText>
        </w:r>
      </w:del>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del w:id="26003" w:author="PR Preview" w:date="2026-01-01T00:00:00Z">
        <w:r>
          <w:rPr>
            <w:b/>
            <w:bCs/>
          </w:rPr>
          <w:delText xml:space="preserve">.</w:delText>
        </w:r>
      </w:del>
      <w:del w:id="26004" w:author="PR Preview" w:date="2026-01-01T00:00:00Z">
        <w:r>
          <w:delText xml:space="preserve"> </w:delText>
        </w:r>
      </w:del>
      <m:oMath>
        <m:r>
          <m:rPr>
            <m:sty m:val="bi"/>
          </m:rPr>
          <m:t>H</m:t>
        </m:r>
        <m:limLow>
          <m:e>
            <m:r>
              <m:t>z</m:t>
            </m:r>
          </m:e>
          <m:lim>
            <m:r>
              <m:rPr>
                <m:sty m:val="p"/>
              </m:rPr>
              <m:t>∼</m:t>
            </m:r>
          </m:lim>
        </m:limLow>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z</m:t>
                </m:r>
              </m:e>
              <m:lim>
                <m:r>
                  <m:rPr>
                    <m:sty m:val="p"/>
                  </m:rPr>
                  <m:t>∼</m:t>
                </m:r>
              </m:lim>
            </m:limLow>
          </m:e>
        </m:d>
        <m:r>
          <m:t>​</m:t>
        </m:r>
      </m:oMath>
      <w:del w:id="26005" w:author="PR Preview" w:date="2026-01-01T00:00:00Z">
        <w:r>
          <w:delText xml:space="preserve"> </w:delText>
        </w:r>
      </w:del>
      <w:del w:id="26006" w:author="PR Preview" w:date="2026-01-01T00:00:00Z">
        <w:r>
          <w:delText xml:space="preserve">(</w:delText>
        </w:r>
      </w:del>
      <w:hyperlink w:anchor="thm-matmul-assoc">
        <w:del w:id="26007" w:author="PR Preview" w:date="2026-01-01T00:00:00Z">
          <w:r>
            <w:rPr>
              <w:rStyle w:val="Hyperlink"/>
            </w:rPr>
            <w:delText xml:space="preserve">Theorem 8</w:delText>
          </w:r>
        </w:del>
      </w:hyperlink>
      <w:del w:id="26008" w:author="PR Preview" w:date="2026-01-01T00:00:00Z">
        <w:r>
          <w:delText xml:space="preserve">),</w:delText>
        </w:r>
      </w:del>
      <w:del w:id="26009" w:author="PR Preview" w:date="2026-01-01T00:00:00Z">
        <w:r>
          <w:delText xml:space="preserve"> </w:delText>
        </w:r>
      </w:del>
      <w:del w:id="26010" w:author="PR Preview" w:date="2026-01-01T00:00:00Z">
        <w:r>
          <w:delText xml:space="preserve">which is in</w:delText>
        </w:r>
      </w:del>
      <w:del w:id="26011" w:author="PR Preview" w:date="2026-01-01T00:00:00Z">
        <w:r>
          <w:delText xml:space="preserve"> </w:delText>
        </w:r>
      </w:del>
      <m:oMath>
        <m:r>
          <m:rPr>
            <m:scr m:val="script"/>
            <m:sty m:val="p"/>
          </m:rPr>
          <m:t>C</m:t>
        </m:r>
        <m:r>
          <m:rPr>
            <m:sty m:val="p"/>
          </m:rPr>
          <m:t>(</m:t>
        </m:r>
        <m:r>
          <m:rPr>
            <m:sty m:val="bi"/>
          </m:rPr>
          <m:t>X</m:t>
        </m:r>
        <m:r>
          <m:rPr>
            <m:sty m:val="p"/>
          </m:rPr>
          <m:t>)</m:t>
        </m:r>
      </m:oMath>
      <w:del w:id="26012" w:author="PR Preview" w:date="2026-01-01T00:00:00Z">
        <w:r>
          <w:delText xml:space="preserve"> </w:delText>
        </w:r>
      </w:del>
      <w:del w:id="26013" w:author="PR Preview" w:date="2026-01-01T00:00:00Z">
        <w:r>
          <w:delText xml:space="preserve">(</w:delText>
        </w:r>
      </w:del>
      <w:hyperlink w:anchor="def-column-space">
        <w:del w:id="26014" w:author="PR Preview" w:date="2026-01-01T00:00:00Z">
          <w:r>
            <w:rPr>
              <w:rStyle w:val="Hyperlink"/>
            </w:rPr>
            <w:delText xml:space="preserve">Definition 52</w:delText>
          </w:r>
        </w:del>
      </w:hyperlink>
      <w:del w:id="26015" w:author="PR Preview" w:date="2026-01-01T00:00:00Z">
        <w:r>
          <w:delText xml:space="preserve">).</w:delText>
        </w:r>
      </w:del>
    </w:p>
    <w:p>
      <w:pPr>
        <w:pStyle w:val="FirstParagraph"/>
      </w:pPr>
      <w:ins w:id="26016" w:author="PR Preview" w:date="2026-01-01T00:00:00Z">
        <w:r>
          <w:rPr>
            <w:b/>
            <w:bCs/>
          </w:rPr>
          <w:t xml:space="preserve">Example 168 (The projection matrix onto a line)</w:t>
        </w:r>
      </w:ins>
      <w:ins w:id="26017" w:author="PR Preview" w:date="2026-01-01T00:00:00Z">
        <w:r>
          <w:t xml:space="preserve"> </w:t>
        </w:r>
      </w:ins>
      <w:ins w:id="26018" w:author="PR Preview" w:date="2026-01-01T00:00:00Z">
        <w:r>
          <w:t xml:space="preserve">For</w:t>
        </w:r>
      </w:ins>
      <w:ins w:id="26019"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26020" w:author="PR Preview" w:date="2026-01-01T00:00:00Z">
        <w:r>
          <w:t xml:space="preserve">,</w:t>
        </w:r>
      </w:ins>
      <w:ins w:id="26021" w:author="PR Preview" w:date="2026-01-01T00:00:00Z">
        <w:r>
          <w:t xml:space="preserve"> </w:t>
        </w:r>
      </w:ins>
      <w:ins w:id="26022" w:author="PR Preview" w:date="2026-01-01T00:00:00Z">
        <w:r>
          <w:t xml:space="preserve">the single vector</w:t>
        </w:r>
      </w:ins>
      <w:ins w:id="26023" w:author="PR Preview" w:date="2026-01-01T00:00:00Z">
        <w:r>
          <w:t xml:space="preserve"> </w:t>
        </w:r>
      </w:ins>
      <w:ins w:id="26024" w:author="PR Preview" w:date="2026-01-01T00:00:00Z">
        <w:r>
          <w:t xml:space="preserve">$\mathord{\smash[b]{\underset{\raise.3ex\hbox{$\scriptstyle\sim$}}{q}}\vphantom{q}}_1 = \tfrac{1}{\sqrt{2}}\,(1, 1, 0)$</w:t>
        </w:r>
      </w:ins>
      <w:ins w:id="26025" w:author="PR Preview" w:date="2026-01-01T00:00:00Z">
        <w:r>
          <w:t xml:space="preserve"> </w:t>
        </w:r>
      </w:ins>
      <w:ins w:id="26026" w:author="PR Preview" w:date="2026-01-01T00:00:00Z">
        <w:r>
          <w:t xml:space="preserve">is an orthonormal basis:</w:t>
        </w:r>
      </w:ins>
      <w:ins w:id="26027" w:author="PR Preview" w:date="2026-01-01T00:00:00Z">
        <w:r>
          <w:t xml:space="preserve"> </w:t>
        </w:r>
      </w:ins>
      <w:ins w:id="26028" w:author="PR Preview" w:date="2026-01-01T00:00:00Z">
        <w:r>
          <w:t xml:space="preserve">it spans</w:t>
        </w:r>
      </w:ins>
      <w:ins w:id="26029" w:author="PR Preview" w:date="2026-01-01T00:00:00Z">
        <w:r>
          <w:t xml:space="preserve"> </w:t>
        </w:r>
      </w:ins>
      <m:oMath>
        <m:r>
          <m:rPr>
            <m:scr m:val="script"/>
            <m:sty m:val="p"/>
          </m:rPr>
          <m:t>S</m:t>
        </m:r>
      </m:oMath>
      <w:ins w:id="26030" w:author="PR Preview" w:date="2026-01-01T00:00:00Z">
        <w:r>
          <w:t xml:space="preserve">, it is nonzero and so linearly independent,</w:t>
        </w:r>
      </w:ins>
      <w:ins w:id="26031" w:author="PR Preview" w:date="2026-01-01T00:00:00Z">
        <w:r>
          <w:t xml:space="preserve"> </w:t>
        </w:r>
      </w:ins>
      <w:ins w:id="26032" w:author="PR Preview" w:date="2026-01-01T00:00:00Z">
        <w:r>
          <w:t xml:space="preserve">and</w:t>
        </w:r>
      </w:ins>
    </w:p>
    <w:p>
      <w:pPr>
        <w:pStyle w:val="BodyText"/>
      </w:pPr>
      <w:ins w:id="26033" w:author="PR Preview" w:date="2026-01-01T00:00:00Z">
        <w:r>
          <w:t xml:space="preserve">$$
    \begin{aligned}
    \mathopen{}\left\lVert\mathord{\smash[b]{\underset{\raise.3ex\hbox{$\scriptstyle\sim$}}{q}}\vphantom{q}}_1\right\rVert\mathclose{} &amp;= \sqrt{\tfrac{1}{2} + \tfrac{1}{2} + 0} \\
    &amp;= 1.
    \end{aligned}
    $$</w:t>
        </w:r>
      </w:ins>
    </w:p>
    <w:p>
      <w:pPr>
        <w:pStyle w:val="FirstParagraph"/>
      </w:pPr>
      <w:ins w:id="26034" w:author="PR Preview" w:date="2026-01-01T00:00:00Z">
        <w:r>
          <w:t xml:space="preserve">With</w:t>
        </w:r>
      </w:ins>
      <w:ins w:id="26035" w:author="PR Preview" w:date="2026-01-01T00:00:00Z">
        <w:r>
          <w:t xml:space="preserve"> </w:t>
        </w:r>
      </w:ins>
      <w:ins w:id="26036" w:author="PR Preview" w:date="2026-01-01T00:00:00Z">
        <w:r>
          <w:t xml:space="preserve">$\mathbf{Q} = [\mathord{\smash[b]{\underset{\raise.3ex\hbox{$\scriptstyle\sim$}}{q}}\vphantom{q}}_1]$</w:t>
        </w:r>
      </w:ins>
      <w:ins w:id="26037" w:author="PR Preview" w:date="2026-01-01T00:00:00Z">
        <w:r>
          <w:t xml:space="preserve">,</w:t>
        </w:r>
      </w:ins>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ins w:id="26038" w:author="PR Preview" w:date="2026-01-01T00:00:00Z">
        <w:r>
          <w:t xml:space="preserve">Applied to</w:t>
        </w:r>
      </w:ins>
      <w:ins w:id="26039" w:author="PR Preview" w:date="2026-01-01T00:00:00Z">
        <w:r>
          <w:t xml:space="preserve"> </w:t>
        </w:r>
      </w:ins>
      <w:ins w:id="26040" w:author="PR Preview" w:date="2026-01-01T00:00:00Z">
        <w:r>
          <w:t xml:space="preserve">$\mathord{\smash[b]{\underset{\raise.3ex\hbox{$\scriptstyle\sim$}}{y}}\vphantom{y}} = (3, 1, 2)$</w:t>
        </w:r>
      </w:ins>
      <w:ins w:id="26041" w:author="PR Preview" w:date="2026-01-01T00:00:00Z">
        <w:r>
          <w:t xml:space="preserve">, it gives</w:t>
        </w:r>
      </w:ins>
      <w:ins w:id="26042" w:author="PR Preview" w:date="2026-01-01T00:00:00Z">
        <w:r>
          <w:t xml:space="preserve"> </w:t>
        </w:r>
      </w:ins>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ins w:id="26043" w:author="PR Preview" w:date="2026-01-01T00:00:00Z">
        <w:r>
          <w:t xml:space="preserve">,</w:t>
        </w:r>
      </w:ins>
      <w:ins w:id="26044" w:author="PR Preview" w:date="2026-01-01T00:00:00Z">
        <w:r>
          <w:t xml:space="preserve"> </w:t>
        </w:r>
      </w:ins>
      <w:ins w:id="26045" w:author="PR Preview" w:date="2026-01-01T00:00:00Z">
        <w:r>
          <w:t xml:space="preserve">the projection found in</w:t>
        </w:r>
      </w:ins>
      <w:ins w:id="26046" w:author="PR Preview" w:date="2026-01-01T00:00:00Z">
        <w:r>
          <w:t xml:space="preserve"> </w:t>
        </w:r>
      </w:ins>
      <w:hyperlink w:anchor="exm-orthogonal-projection">
        <w:ins w:id="26047" w:author="PR Preview" w:date="2026-01-01T00:00:00Z">
          <w:r>
            <w:rPr>
              <w:rStyle w:val="Hyperlink"/>
            </w:rPr>
            <w:t xml:space="preserve">Example 165</w:t>
          </w:r>
        </w:ins>
      </w:hyperlink>
      <w:ins w:id="26048" w:author="PR Preview" w:date="2026-01-01T00:00:00Z">
        <w:r>
          <w:t xml:space="preserve">.</w:t>
        </w:r>
      </w:ins>
    </w:p>
    <w:bookmarkEnd w:id="559"/>
    <w:bookmarkStart w:id="560" w:name="thm-projection-matrix-projects"/>
    <w:p>
      <w:pPr>
        <w:pStyle w:val="BodyText"/>
      </w:pPr>
      <w:ins w:id="26049" w:author="PR Preview" w:date="2026-01-01T00:00:00Z">
        <w:r>
          <w:rPr>
            <w:b/>
            <w:bCs/>
          </w:rPr>
          <w:t xml:space="preserve">Theorem 92 (A projection matrix projects onto its column space, and is the only one that does)</w:t>
        </w:r>
      </w:ins>
      <w:ins w:id="26050" w:author="PR Preview" w:date="2026-01-01T00:00:00Z">
        <w:r>
          <w:t xml:space="preserve"> </w:t>
        </w:r>
      </w:ins>
      <w:ins w:id="26051" w:author="PR Preview" w:date="2026-01-01T00:00:00Z">
        <w:r>
          <w:t xml:space="preserve"> </w:t>
        </w:r>
      </w:ins>
    </w:p>
    <w:p>
      <w:pPr>
        <w:pStyle w:val="Compact"/>
        <w:numPr>
          <w:ilvl w:val="0"/>
          <w:numId w:val="1084"/>
        </w:numPr>
      </w:pPr>
      <w:ins w:id="26052" w:author="PR Preview" w:date="2026-01-01T00:00:00Z">
        <w:r>
          <w:t xml:space="preserve">If</w:t>
        </w:r>
      </w:ins>
      <w:ins w:id="26053" w:author="PR Preview" w:date="2026-01-01T00:00:00Z">
        <w:r>
          <w:t xml:space="preserve"> </w:t>
        </w:r>
      </w:ins>
      <m:oMath>
        <m:r>
          <m:rPr>
            <m:sty m:val="bi"/>
          </m:rPr>
          <m:t>P</m:t>
        </m:r>
      </m:oMath>
      <w:ins w:id="26054" w:author="PR Preview" w:date="2026-01-01T00:00:00Z">
        <w:r>
          <w:t xml:space="preserve"> </w:t>
        </w:r>
      </w:ins>
      <w:ins w:id="26055" w:author="PR Preview" w:date="2026-01-01T00:00:00Z">
        <w:r>
          <w:t xml:space="preserve">is a</w:t>
        </w:r>
      </w:ins>
      <w:ins w:id="26056" w:author="PR Preview" w:date="2026-01-01T00:00:00Z">
        <w:r>
          <w:t xml:space="preserve"> </w:t>
        </w:r>
      </w:ins>
      <m:oMath>
        <m:r>
          <m:t>p</m:t>
        </m:r>
        <m:r>
          <m:rPr>
            <m:sty m:val="p"/>
          </m:rPr>
          <m:t>×</m:t>
        </m:r>
        <m:r>
          <m:t>p</m:t>
        </m:r>
      </m:oMath>
      <w:ins w:id="26057" w:author="PR Preview" w:date="2026-01-01T00:00:00Z">
        <w:r>
          <w:t xml:space="preserve"> </w:t>
        </w:r>
      </w:ins>
      <w:ins w:id="26058" w:author="PR Preview" w:date="2026-01-01T00:00:00Z">
        <w:r>
          <w:t xml:space="preserve">orthogonal projection matrix (</w:t>
        </w:r>
      </w:ins>
      <w:hyperlink w:anchor="def-projection-matrix">
        <w:ins w:id="26059" w:author="PR Preview" w:date="2026-01-01T00:00:00Z">
          <w:r>
            <w:rPr>
              <w:rStyle w:val="Hyperlink"/>
            </w:rPr>
            <w:t xml:space="preserve">Definition 87</w:t>
          </w:r>
        </w:ins>
      </w:hyperlink>
      <w:ins w:id="26060" w:author="PR Preview" w:date="2026-01-01T00:00:00Z">
        <w:r>
          <w:t xml:space="preserve">),</w:t>
        </w:r>
      </w:ins>
      <w:ins w:id="26061" w:author="PR Preview" w:date="2026-01-01T00:00:00Z">
        <w:r>
          <w:t xml:space="preserve"> </w:t>
        </w:r>
      </w:ins>
      <w:ins w:id="26062" w:author="PR Preview" w:date="2026-01-01T00:00:00Z">
        <w:r>
          <w:t xml:space="preserve">then for every</w:t>
        </w:r>
      </w:ins>
      <w:ins w:id="26063" w:author="PR Preview" w:date="2026-01-01T00:00:00Z">
        <w:r>
          <w:t xml:space="preserve"> </w:t>
        </w:r>
      </w:ins>
      <w:ins w:id="26064" w:author="PR Preview" w:date="2026-01-01T00:00:00Z">
        <w:r>
          <w:t xml:space="preserve">$\mathord{\smash[b]{\underset{\raise.3ex\hbox{$\scriptstyle\sim$}}{y}}\vphantom{y}} \in \mathbb{R}^p$</w:t>
        </w:r>
      </w:ins>
      <w:ins w:id="26065" w:author="PR Preview" w:date="2026-01-01T00:00:00Z">
        <w:r>
          <w:t xml:space="preserve">,</w:t>
        </w:r>
      </w:ins>
      <w:ins w:id="26066" w:author="PR Preview" w:date="2026-01-01T00:00:00Z">
        <w:r>
          <w:t xml:space="preserve"> </w:t>
        </w:r>
      </w:ins>
      <w:ins w:id="26067" w:author="PR Preview" w:date="2026-01-01T00:00:00Z">
        <w:r>
          <w:t xml:space="preserve">$\mathbf{P} \mathord{\smash[b]{\underset{\raise.3ex\hbox{$\scriptstyle\sim$}}{y}}\vphantom{y}}$</w:t>
        </w:r>
      </w:ins>
      <w:ins w:id="26068" w:author="PR Preview" w:date="2026-01-01T00:00:00Z">
        <w:r>
          <w:t xml:space="preserve"> </w:t>
        </w:r>
      </w:ins>
      <w:ins w:id="26069" w:author="PR Preview" w:date="2026-01-01T00:00:00Z">
        <w:r>
          <w:t xml:space="preserve">is the orthogonal projection of</w:t>
        </w:r>
      </w:ins>
      <w:ins w:id="26070" w:author="PR Preview" w:date="2026-01-01T00:00:00Z">
        <w:r>
          <w:t xml:space="preserve"> </w:t>
        </w:r>
      </w:ins>
      <w:ins w:id="26071" w:author="PR Preview" w:date="2026-01-01T00:00:00Z">
        <w:r>
          <w:t xml:space="preserve">$\mathord{\smash[b]{\underset{\raise.3ex\hbox{$\scriptstyle\sim$}}{y}}\vphantom{y}}$</w:t>
        </w:r>
      </w:ins>
      <w:ins w:id="26072" w:author="PR Preview" w:date="2026-01-01T00:00:00Z">
        <w:r>
          <w:t xml:space="preserve"> </w:t>
        </w:r>
      </w:ins>
      <w:ins w:id="26073" w:author="PR Preview" w:date="2026-01-01T00:00:00Z">
        <w:r>
          <w:t xml:space="preserve">onto</w:t>
        </w:r>
      </w:ins>
      <w:ins w:id="26074" w:author="PR Preview" w:date="2026-01-01T00:00:00Z">
        <w:r>
          <w:t xml:space="preserve"> </w:t>
        </w:r>
      </w:ins>
      <m:oMath>
        <m:r>
          <m:rPr>
            <m:scr m:val="script"/>
            <m:sty m:val="p"/>
          </m:rPr>
          <m:t>C</m:t>
        </m:r>
        <m:r>
          <m:rPr>
            <m:sty m:val="p"/>
          </m:rPr>
          <m:t>(</m:t>
        </m:r>
        <m:r>
          <m:rPr>
            <m:sty m:val="bi"/>
          </m:rPr>
          <m:t>P</m:t>
        </m:r>
        <m:r>
          <m:rPr>
            <m:sty m:val="p"/>
          </m:rPr>
          <m:t>)</m:t>
        </m:r>
      </m:oMath>
      <w:ins w:id="26075" w:author="PR Preview" w:date="2026-01-01T00:00:00Z">
        <w:r>
          <w:t xml:space="preserve"> </w:t>
        </w:r>
      </w:ins>
      <w:ins w:id="26076" w:author="PR Preview" w:date="2026-01-01T00:00:00Z">
        <w:r>
          <w:t xml:space="preserve">(</w:t>
        </w:r>
      </w:ins>
      <w:hyperlink w:anchor="def-orthogonal-projection">
        <w:ins w:id="26077" w:author="PR Preview" w:date="2026-01-01T00:00:00Z">
          <w:r>
            <w:rPr>
              <w:rStyle w:val="Hyperlink"/>
            </w:rPr>
            <w:t xml:space="preserve">Definition 108</w:t>
          </w:r>
        </w:ins>
      </w:hyperlink>
      <w:ins w:id="26078" w:author="PR Preview" w:date="2026-01-01T00:00:00Z">
        <w:r>
          <w:t xml:space="preserve">).</w:t>
        </w:r>
      </w:ins>
    </w:p>
    <w:p>
      <w:pPr>
        <w:pStyle w:val="Compact"/>
        <w:numPr>
          <w:ilvl w:val="0"/>
          <w:numId w:val="1084"/>
        </w:numPr>
      </w:pPr>
      <w:ins w:id="26079" w:author="PR Preview" w:date="2026-01-01T00:00:00Z">
        <w:r>
          <w:t xml:space="preserve">If</w:t>
        </w:r>
      </w:ins>
      <w:ins w:id="26080" w:author="PR Preview" w:date="2026-01-01T00:00:00Z">
        <w:r>
          <w:t xml:space="preserve"> </w:t>
        </w:r>
      </w:ins>
      <m:oMath>
        <m:sSub>
          <m:e>
            <m:r>
              <m:rPr>
                <m:sty m:val="bi"/>
              </m:rPr>
              <m:t>P</m:t>
            </m:r>
          </m:e>
          <m:sub>
            <m:r>
              <m:t>1</m:t>
            </m:r>
          </m:sub>
        </m:sSub>
      </m:oMath>
      <w:ins w:id="26081" w:author="PR Preview" w:date="2026-01-01T00:00:00Z">
        <w:r>
          <w:t xml:space="preserve"> </w:t>
        </w:r>
      </w:ins>
      <w:ins w:id="26082" w:author="PR Preview" w:date="2026-01-01T00:00:00Z">
        <w:r>
          <w:t xml:space="preserve">and</w:t>
        </w:r>
      </w:ins>
      <w:ins w:id="26083" w:author="PR Preview" w:date="2026-01-01T00:00:00Z">
        <w:r>
          <w:t xml:space="preserve"> </w:t>
        </w:r>
      </w:ins>
      <m:oMath>
        <m:sSub>
          <m:e>
            <m:r>
              <m:rPr>
                <m:sty m:val="bi"/>
              </m:rPr>
              <m:t>P</m:t>
            </m:r>
          </m:e>
          <m:sub>
            <m:r>
              <m:t>2</m:t>
            </m:r>
          </m:sub>
        </m:sSub>
      </m:oMath>
      <w:ins w:id="26084" w:author="PR Preview" w:date="2026-01-01T00:00:00Z">
        <w:r>
          <w:t xml:space="preserve"> </w:t>
        </w:r>
      </w:ins>
      <w:ins w:id="26085" w:author="PR Preview" w:date="2026-01-01T00:00:00Z">
        <w:r>
          <w:t xml:space="preserve">are</w:t>
        </w:r>
      </w:ins>
      <w:ins w:id="26086" w:author="PR Preview" w:date="2026-01-01T00:00:00Z">
        <w:r>
          <w:t xml:space="preserve"> </w:t>
        </w:r>
      </w:ins>
      <m:oMath>
        <m:r>
          <m:t>p</m:t>
        </m:r>
        <m:r>
          <m:rPr>
            <m:sty m:val="p"/>
          </m:rPr>
          <m:t>×</m:t>
        </m:r>
        <m:r>
          <m:t>p</m:t>
        </m:r>
      </m:oMath>
      <w:ins w:id="26087" w:author="PR Preview" w:date="2026-01-01T00:00:00Z">
        <w:r>
          <w:t xml:space="preserve"> </w:t>
        </w:r>
      </w:ins>
      <w:ins w:id="26088" w:author="PR Preview" w:date="2026-01-01T00:00:00Z">
        <w:r>
          <w:t xml:space="preserve">matrices</w:t>
        </w:r>
      </w:ins>
      <w:ins w:id="26089" w:author="PR Preview" w:date="2026-01-01T00:00:00Z">
        <w:r>
          <w:t xml:space="preserve"> </w:t>
        </w:r>
      </w:ins>
      <w:ins w:id="26090" w:author="PR Preview" w:date="2026-01-01T00:00:00Z">
        <w:r>
          <w:t xml:space="preserve">such that, for every</w:t>
        </w:r>
      </w:ins>
      <w:ins w:id="26091" w:author="PR Preview" w:date="2026-01-01T00:00:00Z">
        <w:r>
          <w:t xml:space="preserve"> </w:t>
        </w:r>
      </w:ins>
      <w:ins w:id="26092" w:author="PR Preview" w:date="2026-01-01T00:00:00Z">
        <w:r>
          <w:t xml:space="preserve">$\mathord{\smash[b]{\underset{\raise.3ex\hbox{$\scriptstyle\sim$}}{y}}\vphantom{y}}$</w:t>
        </w:r>
      </w:ins>
      <w:ins w:id="26093" w:author="PR Preview" w:date="2026-01-01T00:00:00Z">
        <w:r>
          <w:t xml:space="preserve">,</w:t>
        </w:r>
      </w:ins>
      <w:ins w:id="26094" w:author="PR Preview" w:date="2026-01-01T00:00:00Z">
        <w:r>
          <w:t xml:space="preserve"> </w:t>
        </w:r>
      </w:ins>
      <w:ins w:id="26095" w:author="PR Preview" w:date="2026-01-01T00:00:00Z">
        <w:r>
          <w:t xml:space="preserve">both</w:t>
        </w:r>
      </w:ins>
      <w:ins w:id="26096" w:author="PR Preview" w:date="2026-01-01T00:00:00Z">
        <w:r>
          <w:t xml:space="preserve"> </w:t>
        </w:r>
      </w:ins>
      <w:ins w:id="26097" w:author="PR Preview" w:date="2026-01-01T00:00:00Z">
        <w:r>
          <w:t xml:space="preserve">$\mathbf{P}_1 \mathord{\smash[b]{\underset{\raise.3ex\hbox{$\scriptstyle\sim$}}{y}}\vphantom{y}}$</w:t>
        </w:r>
      </w:ins>
      <w:ins w:id="26098" w:author="PR Preview" w:date="2026-01-01T00:00:00Z">
        <w:r>
          <w:t xml:space="preserve"> </w:t>
        </w:r>
      </w:ins>
      <w:ins w:id="26099" w:author="PR Preview" w:date="2026-01-01T00:00:00Z">
        <w:r>
          <w:t xml:space="preserve">and</w:t>
        </w:r>
      </w:ins>
      <w:ins w:id="26100" w:author="PR Preview" w:date="2026-01-01T00:00:00Z">
        <w:r>
          <w:t xml:space="preserve"> </w:t>
        </w:r>
      </w:ins>
      <w:ins w:id="26101" w:author="PR Preview" w:date="2026-01-01T00:00:00Z">
        <w:r>
          <w:t xml:space="preserve">$\mathbf{P}_2 \mathord{\smash[b]{\underset{\raise.3ex\hbox{$\scriptstyle\sim$}}{y}}\vphantom{y}}$</w:t>
        </w:r>
      </w:ins>
      <w:ins w:id="26102" w:author="PR Preview" w:date="2026-01-01T00:00:00Z">
        <w:r>
          <w:t xml:space="preserve"> </w:t>
        </w:r>
      </w:ins>
      <w:ins w:id="26103" w:author="PR Preview" w:date="2026-01-01T00:00:00Z">
        <w:r>
          <w:t xml:space="preserve">are the orthogonal projection of</w:t>
        </w:r>
      </w:ins>
      <w:ins w:id="26104" w:author="PR Preview" w:date="2026-01-01T00:00:00Z">
        <w:r>
          <w:t xml:space="preserve"> </w:t>
        </w:r>
      </w:ins>
      <w:ins w:id="26105" w:author="PR Preview" w:date="2026-01-01T00:00:00Z">
        <w:r>
          <w:t xml:space="preserve">$\mathord{\smash[b]{\underset{\raise.3ex\hbox{$\scriptstyle\sim$}}{y}}\vphantom{y}}$</w:t>
        </w:r>
      </w:ins>
      <w:ins w:id="26106" w:author="PR Preview" w:date="2026-01-01T00:00:00Z">
        <w:r>
          <w:t xml:space="preserve"> </w:t>
        </w:r>
      </w:ins>
      <w:ins w:id="26107" w:author="PR Preview" w:date="2026-01-01T00:00:00Z">
        <w:r>
          <w:t xml:space="preserve">onto the same subspace</w:t>
        </w:r>
      </w:ins>
      <w:ins w:id="26108" w:author="PR Preview" w:date="2026-01-01T00:00:00Z">
        <w:r>
          <w:t xml:space="preserve"> </w:t>
        </w:r>
      </w:ins>
      <m:oMath>
        <m:r>
          <m:rPr>
            <m:scr m:val="script"/>
            <m:sty m:val="p"/>
          </m:rPr>
          <m:t>S</m:t>
        </m:r>
      </m:oMath>
      <w:ins w:id="26109" w:author="PR Preview" w:date="2026-01-01T00:00:00Z">
        <w:r>
          <w:t xml:space="preserve">,</w:t>
        </w:r>
      </w:ins>
      <w:ins w:id="26110" w:author="PR Preview" w:date="2026-01-01T00:00:00Z">
        <w:r>
          <w:t xml:space="preserve"> </w:t>
        </w:r>
      </w:ins>
      <w:ins w:id="26111" w:author="PR Preview" w:date="2026-01-01T00:00:00Z">
        <w:r>
          <w:t xml:space="preserve">then</w:t>
        </w:r>
      </w:ins>
      <w:ins w:id="26112" w:author="PR Preview" w:date="2026-01-01T00:00:00Z">
        <w:r>
          <w:t xml:space="preserve"> </w:t>
        </w:r>
      </w:ins>
      <m:oMath>
        <m:sSub>
          <m:e>
            <m:r>
              <m:rPr>
                <m:sty m:val="bi"/>
              </m:rPr>
              <m:t>P</m:t>
            </m:r>
          </m:e>
          <m:sub>
            <m:r>
              <m:t>1</m:t>
            </m:r>
          </m:sub>
        </m:sSub>
        <m:r>
          <m:rPr>
            <m:sty m:val="p"/>
          </m:rPr>
          <m:t>=</m:t>
        </m:r>
        <m:sSub>
          <m:e>
            <m:r>
              <m:rPr>
                <m:sty m:val="bi"/>
              </m:rPr>
              <m:t>P</m:t>
            </m:r>
          </m:e>
          <m:sub>
            <m:r>
              <m:t>2</m:t>
            </m:r>
          </m:sub>
        </m:sSub>
      </m:oMath>
      <w:ins w:id="26113" w:author="PR Preview" w:date="2026-01-01T00:00:00Z">
        <w:r>
          <w:t xml:space="preserve">.</w:t>
        </w:r>
      </w:ins>
    </w:p>
    <w:bookmarkEnd w:id="560"/>
    <w:p>
      <w:pPr>
        <w:pStyle w:val="FirstParagraph"/>
      </w:pPr>
      <w:ins w:id="26114" w:author="PR Preview" w:date="2026-01-01T00:00:00Z">
        <w:r>
          <w:rPr>
            <w:i/>
            <w:iCs/>
          </w:rPr>
          <w:t xml:space="preserve">Proof</w:t>
        </w:r>
      </w:ins>
      <w:ins w:id="26115" w:author="PR Preview" w:date="2026-01-01T00:00:00Z">
        <w:r>
          <w:t xml:space="preserve">. </w:t>
        </w:r>
      </w:ins>
      <w:ins w:id="26116" w:author="PR Preview" w:date="2026-01-01T00:00:00Z">
        <w:r>
          <w:rPr>
            <w:b/>
            <w:bCs/>
          </w:rPr>
          <w:t xml:space="preserve">Part 1.</w:t>
        </w:r>
      </w:ins>
      <w:ins w:id="26117" w:author="PR Preview" w:date="2026-01-01T00:00:00Z">
        <w:r>
          <w:t xml:space="preserve"> </w:t>
        </w:r>
      </w:ins>
      <w:ins w:id="26118" w:author="PR Preview" w:date="2026-01-01T00:00:00Z">
        <w:r>
          <w:t xml:space="preserve">Write</w:t>
        </w:r>
      </w:ins>
      <w:ins w:id="26119" w:author="PR Preview" w:date="2026-01-01T00:00:00Z">
        <w:r>
          <w:t xml:space="preserve"> </w:t>
        </w:r>
      </w:ins>
      <w:ins w:id="26120" w:author="PR Preview" w:date="2026-01-01T00:00:00Z">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ins>
      <w:ins w:id="26121" w:author="PR Preview" w:date="2026-01-01T00:00:00Z">
        <w:r>
          <w:t xml:space="preserve">.</w:t>
        </w:r>
      </w:ins>
      <w:ins w:id="26122" w:author="PR Preview" w:date="2026-01-01T00:00:00Z">
        <w:r>
          <w:t xml:space="preserve"> </w:t>
        </w:r>
      </w:ins>
      <w:ins w:id="26123" w:author="PR Preview" w:date="2026-01-01T00:00:00Z">
        <w:r>
          <w:t xml:space="preserve">The first term is in</w:t>
        </w:r>
      </w:ins>
      <w:ins w:id="26124" w:author="PR Preview" w:date="2026-01-01T00:00:00Z">
        <w:r>
          <w:t xml:space="preserve"> </w:t>
        </w:r>
      </w:ins>
      <m:oMath>
        <m:r>
          <m:rPr>
            <m:scr m:val="script"/>
            <m:sty m:val="p"/>
          </m:rPr>
          <m:t>C</m:t>
        </m:r>
        <m:r>
          <m:rPr>
            <m:sty m:val="p"/>
          </m:rPr>
          <m:t>(</m:t>
        </m:r>
        <m:r>
          <m:rPr>
            <m:sty m:val="bi"/>
          </m:rPr>
          <m:t>P</m:t>
        </m:r>
        <m:r>
          <m:rPr>
            <m:sty m:val="p"/>
          </m:rPr>
          <m:t>)</m:t>
        </m:r>
      </m:oMath>
      <w:ins w:id="26125" w:author="PR Preview" w:date="2026-01-01T00:00:00Z">
        <w:r>
          <w:t xml:space="preserve"> </w:t>
        </w:r>
      </w:ins>
      <w:ins w:id="26126" w:author="PR Preview" w:date="2026-01-01T00:00:00Z">
        <w:r>
          <w:t xml:space="preserve">(</w:t>
        </w:r>
      </w:ins>
      <w:hyperlink w:anchor="def-column-space">
        <w:ins w:id="26127" w:author="PR Preview" w:date="2026-01-01T00:00:00Z">
          <w:r>
            <w:rPr>
              <w:rStyle w:val="Hyperlink"/>
            </w:rPr>
            <w:t xml:space="preserve">Definition 52</w:t>
          </w:r>
        </w:ins>
      </w:hyperlink>
      <w:ins w:id="26128" w:author="PR Preview" w:date="2026-01-01T00:00:00Z">
        <w:r>
          <w:t xml:space="preserve">).</w:t>
        </w:r>
      </w:ins>
      <w:ins w:id="26129" w:author="PR Preview" w:date="2026-01-01T00:00:00Z">
        <w:r>
          <w:t xml:space="preserve"> </w:t>
        </w:r>
      </w:ins>
      <w:ins w:id="26130" w:author="PR Preview" w:date="2026-01-01T00:00:00Z">
        <w:r>
          <w:t xml:space="preserve">For the second,</w:t>
        </w:r>
      </w:ins>
    </w:p>
    <w:p>
      <w:pPr>
        <w:pStyle w:val="BodyText"/>
      </w:pPr>
      <w:ins w:id="26131" w:author="PR Preview" w:date="2026-01-01T00:00:00Z">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\text{(}\text{Theorem~24}\text{,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ins>
    </w:p>
    <w:p>
      <w:pPr>
        <w:pStyle w:val="FirstParagraph"/>
      </w:pPr>
      <w:ins w:id="26132" w:author="PR Preview" w:date="2026-01-01T00:00:00Z">
        <w:r>
          <w:t xml:space="preserve">so</w:t>
        </w:r>
      </w:ins>
      <w:ins w:id="26133" w:author="PR Preview" w:date="2026-01-01T00:00:00Z">
        <w:r>
          <w:t xml:space="preserve"> </w:t>
        </w:r>
      </w:ins>
      <w:ins w:id="26134" w:author="PR Preview" w:date="2026-01-01T00:00:00Z">
        <w:r>
          <w:t xml:space="preserve">$\mathord{\smash[b]{\underset{\raise.3ex\hbox{$\scriptstyle\sim$}}{y}}\vphantom{y}} - \mathbf{P} \mathord{\smash[b]{\underset{\raise.3ex\hbox{$\scriptstyle\sim$}}{y}}\vphantom{y}} \in \mathcal{N}(\mathbf{P})$</w:t>
        </w:r>
      </w:ins>
      <w:ins w:id="26135" w:author="PR Preview" w:date="2026-01-01T00:00:00Z">
        <w:r>
          <w:t xml:space="preserve">.</w:t>
        </w:r>
      </w:ins>
      <w:ins w:id="26136" w:author="PR Preview" w:date="2026-01-01T00:00:00Z">
        <w:r>
          <w:t xml:space="preserve"> </w:t>
        </w:r>
      </w:ins>
      <w:ins w:id="26137" w:author="PR Preview" w:date="2026-01-01T00:00:00Z">
        <w:r>
          <w:t xml:space="preserve">Since</w:t>
        </w:r>
      </w:ins>
      <w:ins w:id="26138" w:author="PR Preview" w:date="2026-01-01T00:00:00Z">
        <w:r>
          <w:t xml:space="preserve"> </w:t>
        </w:r>
      </w:ins>
      <m:oMath>
        <m:r>
          <m:rPr>
            <m:sty m:val="bi"/>
          </m:rPr>
          <m:t>P</m:t>
        </m:r>
        <m:r>
          <m:rPr>
            <m:sty m:val="p"/>
          </m:rPr>
          <m:t>=</m:t>
        </m:r>
        <m:sSup>
          <m:e>
            <m:r>
              <m:rPr>
                <m:sty m:val="bi"/>
              </m:rPr>
              <m:t>P</m:t>
            </m:r>
          </m:e>
          <m:sup>
            <m:r>
              <m:rPr>
                <m:sty m:val="p"/>
              </m:rPr>
              <m:t>⊤</m:t>
            </m:r>
          </m:sup>
        </m:sSup>
      </m:oMath>
      <w:ins w:id="26139" w:author="PR Preview" w:date="2026-01-01T00:00:00Z">
        <w:r>
          <w:t xml:space="preserve">,</w:t>
        </w:r>
      </w:ins>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ins w:id="26140" w:author="PR Preview" w:date="2026-01-01T00:00:00Z">
        <w:r>
          <w:t xml:space="preserve">(</w:t>
        </w:r>
      </w:ins>
      <w:hyperlink w:anchor="thm-complement-null-space">
        <w:ins w:id="26141" w:author="PR Preview" w:date="2026-01-01T00:00:00Z">
          <w:r>
            <w:rPr>
              <w:rStyle w:val="Hyperlink"/>
            </w:rPr>
            <w:t xml:space="preserve">Theorem 52</w:t>
          </w:r>
        </w:ins>
      </w:hyperlink>
      <w:ins w:id="26142" w:author="PR Preview" w:date="2026-01-01T00:00:00Z">
        <w:r>
          <w:t xml:space="preserve">).</w:t>
        </w:r>
      </w:ins>
      <w:ins w:id="26143" w:author="PR Preview" w:date="2026-01-01T00:00:00Z">
        <w:r>
          <w:t xml:space="preserve"> </w:t>
        </w:r>
      </w:ins>
      <w:ins w:id="26144" w:author="PR Preview" w:date="2026-01-01T00:00:00Z">
        <w:r>
          <w:t xml:space="preserve">By the uniqueness in</w:t>
        </w:r>
      </w:ins>
      <w:ins w:id="26145" w:author="PR Preview" w:date="2026-01-01T00:00:00Z">
        <w:r>
          <w:t xml:space="preserve"> </w:t>
        </w:r>
      </w:ins>
      <w:hyperlink w:anchor="thm-orthogonal-direct-sum">
        <w:ins w:id="26146" w:author="PR Preview" w:date="2026-01-01T00:00:00Z">
          <w:r>
            <w:rPr>
              <w:rStyle w:val="Hyperlink"/>
            </w:rPr>
            <w:t xml:space="preserve">Theorem 53</w:t>
          </w:r>
        </w:ins>
      </w:hyperlink>
      <w:ins w:id="26147" w:author="PR Preview" w:date="2026-01-01T00:00:00Z">
        <w:r>
          <w:t xml:space="preserve">,</w:t>
        </w:r>
      </w:ins>
      <w:ins w:id="26148" w:author="PR Preview" w:date="2026-01-01T00:00:00Z">
        <w:r>
          <w:t xml:space="preserve"> </w:t>
        </w:r>
      </w:ins>
      <w:ins w:id="26149" w:author="PR Preview" w:date="2026-01-01T00:00:00Z">
        <w:r>
          <w:t xml:space="preserve">$\mathbf{P} \mathord{\smash[b]{\underset{\raise.3ex\hbox{$\scriptstyle\sim$}}{y}}\vphantom{y}}$</w:t>
        </w:r>
      </w:ins>
      <w:ins w:id="26150" w:author="PR Preview" w:date="2026-01-01T00:00:00Z">
        <w:r>
          <w:t xml:space="preserve"> </w:t>
        </w:r>
      </w:ins>
      <w:ins w:id="26151" w:author="PR Preview" w:date="2026-01-01T00:00:00Z">
        <w:r>
          <w:t xml:space="preserve">is the orthogonal projection of</w:t>
        </w:r>
      </w:ins>
      <w:ins w:id="26152" w:author="PR Preview" w:date="2026-01-01T00:00:00Z">
        <w:r>
          <w:t xml:space="preserve"> </w:t>
        </w:r>
      </w:ins>
      <w:ins w:id="26153" w:author="PR Preview" w:date="2026-01-01T00:00:00Z">
        <w:r>
          <w:t xml:space="preserve">$\mathord{\smash[b]{\underset{\raise.3ex\hbox{$\scriptstyle\sim$}}{y}}\vphantom{y}}$</w:t>
        </w:r>
      </w:ins>
      <w:ins w:id="26154" w:author="PR Preview" w:date="2026-01-01T00:00:00Z">
        <w:r>
          <w:t xml:space="preserve"> </w:t>
        </w:r>
      </w:ins>
      <w:ins w:id="26155" w:author="PR Preview" w:date="2026-01-01T00:00:00Z">
        <w:r>
          <w:t xml:space="preserve">onto</w:t>
        </w:r>
      </w:ins>
      <w:ins w:id="26156" w:author="PR Preview" w:date="2026-01-01T00:00:00Z">
        <w:r>
          <w:t xml:space="preserve"> </w:t>
        </w:r>
      </w:ins>
      <m:oMath>
        <m:r>
          <m:rPr>
            <m:scr m:val="script"/>
            <m:sty m:val="p"/>
          </m:rPr>
          <m:t>C</m:t>
        </m:r>
        <m:r>
          <m:rPr>
            <m:sty m:val="p"/>
          </m:rPr>
          <m:t>(</m:t>
        </m:r>
        <m:r>
          <m:rPr>
            <m:sty m:val="bi"/>
          </m:rPr>
          <m:t>P</m:t>
        </m:r>
        <m:r>
          <m:rPr>
            <m:sty m:val="p"/>
          </m:rPr>
          <m:t>)</m:t>
        </m:r>
      </m:oMath>
      <w:ins w:id="26157" w:author="PR Preview" w:date="2026-01-01T00:00:00Z">
        <w:r>
          <w:t xml:space="preserve">.</w:t>
        </w:r>
      </w:ins>
    </w:p>
    <w:p>
      <w:pPr>
        <w:pStyle w:val="BodyText"/>
      </w:pPr>
      <w:ins w:id="26158" w:author="PR Preview" w:date="2026-01-01T00:00:00Z">
        <w:r>
          <w:rPr>
            <w:b/>
            <w:bCs/>
          </w:rPr>
          <w:t xml:space="preserve">Part 2.</w:t>
        </w:r>
      </w:ins>
      <w:ins w:id="26159" w:author="PR Preview" w:date="2026-01-01T00:00:00Z">
        <w:r>
          <w:t xml:space="preserve"> </w:t>
        </w:r>
      </w:ins>
      <w:ins w:id="26160" w:author="PR Preview" w:date="2026-01-01T00:00:00Z">
        <w:r>
          <w:t xml:space="preserve">The orthogonal projection of a vector onto</w:t>
        </w:r>
      </w:ins>
      <w:ins w:id="26161" w:author="PR Preview" w:date="2026-01-01T00:00:00Z">
        <w:r>
          <w:t xml:space="preserve"> </w:t>
        </w:r>
      </w:ins>
      <m:oMath>
        <m:r>
          <m:rPr>
            <m:scr m:val="script"/>
            <m:sty m:val="p"/>
          </m:rPr>
          <m:t>S</m:t>
        </m:r>
      </m:oMath>
      <w:ins w:id="26162" w:author="PR Preview" w:date="2026-01-01T00:00:00Z">
        <w:r>
          <w:t xml:space="preserve"> </w:t>
        </w:r>
      </w:ins>
      <w:ins w:id="26163" w:author="PR Preview" w:date="2026-01-01T00:00:00Z">
        <w:r>
          <w:t xml:space="preserve">is unique (</w:t>
        </w:r>
      </w:ins>
      <w:hyperlink w:anchor="def-orthogonal-projection">
        <w:ins w:id="26164" w:author="PR Preview" w:date="2026-01-01T00:00:00Z">
          <w:r>
            <w:rPr>
              <w:rStyle w:val="Hyperlink"/>
            </w:rPr>
            <w:t xml:space="preserve">Definition 108</w:t>
          </w:r>
        </w:ins>
      </w:hyperlink>
      <w:ins w:id="26165" w:author="PR Preview" w:date="2026-01-01T00:00:00Z">
        <w:r>
          <w:t xml:space="preserve">),</w:t>
        </w:r>
      </w:ins>
      <w:ins w:id="26166" w:author="PR Preview" w:date="2026-01-01T00:00:00Z">
        <w:r>
          <w:t xml:space="preserve"> </w:t>
        </w:r>
      </w:ins>
      <w:ins w:id="26167" w:author="PR Preview" w:date="2026-01-01T00:00:00Z">
        <w:r>
          <w:t xml:space="preserve">so</w:t>
        </w:r>
      </w:ins>
      <w:ins w:id="26168" w:author="PR Preview" w:date="2026-01-01T00:00:00Z">
        <w:r>
          <w:t xml:space="preserve"> </w:t>
        </w:r>
      </w:ins>
      <w:ins w:id="26169" w:author="PR Preview" w:date="2026-01-01T00:00:00Z">
        <w:r>
          <w:t xml:space="preserve">$\mathbf{P}_1 \mathord{\smash[b]{\underset{\raise.3ex\hbox{$\scriptstyle\sim$}}{e}}\vphantom{e}}_j = \mathbf{P}_2 \mathord{\smash[b]{\underset{\raise.3ex\hbox{$\scriptstyle\sim$}}{e}}\vphantom{e}}_j$</w:t>
        </w:r>
      </w:ins>
      <w:ins w:id="26170" w:author="PR Preview" w:date="2026-01-01T00:00:00Z">
        <w:r>
          <w:t xml:space="preserve"> </w:t>
        </w:r>
      </w:ins>
      <w:ins w:id="26171" w:author="PR Preview" w:date="2026-01-01T00:00:00Z">
        <w:r>
          <w:t xml:space="preserve">for each indicator vector</w:t>
        </w:r>
      </w:ins>
      <w:ins w:id="26172" w:author="PR Preview" w:date="2026-01-01T00:00:00Z">
        <w:r>
          <w:t xml:space="preserve"> </w:t>
        </w:r>
      </w:ins>
      <w:ins w:id="26173" w:author="PR Preview" w:date="2026-01-01T00:00:00Z">
        <w:r>
          <w:t xml:space="preserve">$\mathord{\smash[b]{\underset{\raise.3ex\hbox{$\scriptstyle\sim$}}{e}}\vphantom{e}}_j$</w:t>
        </w:r>
      </w:ins>
      <w:ins w:id="26174" w:author="PR Preview" w:date="2026-01-01T00:00:00Z">
        <w:r>
          <w:t xml:space="preserve"> </w:t>
        </w:r>
      </w:ins>
      <w:ins w:id="26175" w:author="PR Preview" w:date="2026-01-01T00:00:00Z">
        <w:r>
          <w:t xml:space="preserve">(</w:t>
        </w:r>
      </w:ins>
      <w:hyperlink w:anchor="def-indicator-vector">
        <w:ins w:id="26176" w:author="PR Preview" w:date="2026-01-01T00:00:00Z">
          <w:r>
            <w:rPr>
              <w:rStyle w:val="Hyperlink"/>
            </w:rPr>
            <w:t xml:space="preserve">Definition 14</w:t>
          </w:r>
        </w:ins>
      </w:hyperlink>
      <w:ins w:id="26177" w:author="PR Preview" w:date="2026-01-01T00:00:00Z">
        <w:r>
          <w:t xml:space="preserve">).</w:t>
        </w:r>
      </w:ins>
      <w:ins w:id="26178" w:author="PR Preview" w:date="2026-01-01T00:00:00Z">
        <w:r>
          <w:t xml:space="preserve"> </w:t>
        </w:r>
      </w:ins>
      <w:ins w:id="26179" w:author="PR Preview" w:date="2026-01-01T00:00:00Z">
        <w:r>
          <w:t xml:space="preserve">$\mathbf{P}_1 \mathord{\smash[b]{\underset{\raise.3ex\hbox{$\scriptstyle\sim$}}{e}}\vphantom{e}}_j$</w:t>
        </w:r>
      </w:ins>
      <w:ins w:id="26180" w:author="PR Preview" w:date="2026-01-01T00:00:00Z">
        <w:r>
          <w:t xml:space="preserve"> </w:t>
        </w:r>
      </w:ins>
      <w:ins w:id="26181" w:author="PR Preview" w:date="2026-01-01T00:00:00Z">
        <w:r>
          <w:t xml:space="preserve">is column</w:t>
        </w:r>
      </w:ins>
      <w:ins w:id="26182" w:author="PR Preview" w:date="2026-01-01T00:00:00Z">
        <w:r>
          <w:t xml:space="preserve"> </w:t>
        </w:r>
      </w:ins>
      <m:oMath>
        <m:r>
          <m:t>j</m:t>
        </m:r>
      </m:oMath>
      <w:ins w:id="26183" w:author="PR Preview" w:date="2026-01-01T00:00:00Z">
        <w:r>
          <w:t xml:space="preserve"> </w:t>
        </w:r>
      </w:ins>
      <w:ins w:id="26184" w:author="PR Preview" w:date="2026-01-01T00:00:00Z">
        <w:r>
          <w:t xml:space="preserve">of</w:t>
        </w:r>
      </w:ins>
      <w:ins w:id="26185" w:author="PR Preview" w:date="2026-01-01T00:00:00Z">
        <w:r>
          <w:t xml:space="preserve"> </w:t>
        </w:r>
      </w:ins>
      <m:oMath>
        <m:sSub>
          <m:e>
            <m:r>
              <m:rPr>
                <m:sty m:val="bi"/>
              </m:rPr>
              <m:t>P</m:t>
            </m:r>
          </m:e>
          <m:sub>
            <m:r>
              <m:t>1</m:t>
            </m:r>
          </m:sub>
        </m:sSub>
      </m:oMath>
      <w:ins w:id="26186" w:author="PR Preview" w:date="2026-01-01T00:00:00Z">
        <w:r>
          <w:t xml:space="preserve">:</w:t>
        </w:r>
      </w:ins>
      <w:ins w:id="26187" w:author="PR Preview" w:date="2026-01-01T00:00:00Z">
        <w:r>
          <w:t xml:space="preserve"> </w:t>
        </w:r>
      </w:ins>
      <w:ins w:id="26188" w:author="PR Preview" w:date="2026-01-01T00:00:00Z">
        <w:r>
          <w:t xml:space="preserve">by</w:t>
        </w:r>
      </w:ins>
      <w:ins w:id="26189" w:author="PR Preview" w:date="2026-01-01T00:00:00Z">
        <w:r>
          <w:t xml:space="preserve"> </w:t>
        </w:r>
      </w:ins>
      <w:hyperlink w:anchor="thm-matvec-columns">
        <w:ins w:id="26190" w:author="PR Preview" w:date="2026-01-01T00:00:00Z">
          <w:r>
            <w:rPr>
              <w:rStyle w:val="Hyperlink"/>
            </w:rPr>
            <w:t xml:space="preserve">Theorem 23</w:t>
          </w:r>
        </w:ins>
      </w:hyperlink>
      <w:ins w:id="26191" w:author="PR Preview" w:date="2026-01-01T00:00:00Z">
        <w:r>
          <w:t xml:space="preserve"> </w:t>
        </w:r>
      </w:ins>
      <w:ins w:id="26192" w:author="PR Preview" w:date="2026-01-01T00:00:00Z">
        <w:r>
          <w:t xml:space="preserve">it is the combination of the columns of</w:t>
        </w:r>
      </w:ins>
      <w:ins w:id="26193" w:author="PR Preview" w:date="2026-01-01T00:00:00Z">
        <w:r>
          <w:t xml:space="preserve"> </w:t>
        </w:r>
      </w:ins>
      <m:oMath>
        <m:sSub>
          <m:e>
            <m:r>
              <m:rPr>
                <m:sty m:val="bi"/>
              </m:rPr>
              <m:t>P</m:t>
            </m:r>
          </m:e>
          <m:sub>
            <m:r>
              <m:t>1</m:t>
            </m:r>
          </m:sub>
        </m:sSub>
      </m:oMath>
      <w:ins w:id="26194" w:author="PR Preview" w:date="2026-01-01T00:00:00Z">
        <w:r>
          <w:t xml:space="preserve"> </w:t>
        </w:r>
      </w:ins>
      <w:ins w:id="26195" w:author="PR Preview" w:date="2026-01-01T00:00:00Z">
        <w:r>
          <w:t xml:space="preserve">with coefficients the entries of</w:t>
        </w:r>
      </w:ins>
      <w:ins w:id="26196" w:author="PR Preview" w:date="2026-01-01T00:00:00Z">
        <w:r>
          <w:t xml:space="preserve"> </w:t>
        </w:r>
      </w:ins>
      <w:ins w:id="26197" w:author="PR Preview" w:date="2026-01-01T00:00:00Z">
        <w:r>
          <w:t xml:space="preserve">$\mathord{\smash[b]{\underset{\raise.3ex\hbox{$\scriptstyle\sim$}}{e}}\vphantom{e}}_j$</w:t>
        </w:r>
      </w:ins>
      <w:ins w:id="26198" w:author="PR Preview" w:date="2026-01-01T00:00:00Z">
        <w:r>
          <w:t xml:space="preserve">,</w:t>
        </w:r>
      </w:ins>
      <w:ins w:id="26199" w:author="PR Preview" w:date="2026-01-01T00:00:00Z">
        <w:r>
          <w:t xml:space="preserve"> </w:t>
        </w:r>
      </w:ins>
      <w:ins w:id="26200" w:author="PR Preview" w:date="2026-01-01T00:00:00Z">
        <w:r>
          <w:t xml:space="preserve">which are</w:t>
        </w:r>
      </w:ins>
      <w:ins w:id="26201" w:author="PR Preview" w:date="2026-01-01T00:00:00Z">
        <w:r>
          <w:t xml:space="preserve"> </w:t>
        </w:r>
      </w:ins>
      <m:oMath>
        <m:r>
          <m:t>1</m:t>
        </m:r>
      </m:oMath>
      <w:ins w:id="26202" w:author="PR Preview" w:date="2026-01-01T00:00:00Z">
        <w:r>
          <w:t xml:space="preserve"> </w:t>
        </w:r>
      </w:ins>
      <w:ins w:id="26203" w:author="PR Preview" w:date="2026-01-01T00:00:00Z">
        <w:r>
          <w:t xml:space="preserve">in place</w:t>
        </w:r>
      </w:ins>
      <w:ins w:id="26204" w:author="PR Preview" w:date="2026-01-01T00:00:00Z">
        <w:r>
          <w:t xml:space="preserve"> </w:t>
        </w:r>
      </w:ins>
      <m:oMath>
        <m:r>
          <m:t>j</m:t>
        </m:r>
      </m:oMath>
      <w:ins w:id="26205" w:author="PR Preview" w:date="2026-01-01T00:00:00Z">
        <w:r>
          <w:t xml:space="preserve"> </w:t>
        </w:r>
      </w:ins>
      <w:ins w:id="26206" w:author="PR Preview" w:date="2026-01-01T00:00:00Z">
        <w:r>
          <w:t xml:space="preserve">and</w:t>
        </w:r>
      </w:ins>
      <w:ins w:id="26207" w:author="PR Preview" w:date="2026-01-01T00:00:00Z">
        <w:r>
          <w:t xml:space="preserve"> </w:t>
        </w:r>
      </w:ins>
      <m:oMath>
        <m:r>
          <m:t>0</m:t>
        </m:r>
      </m:oMath>
      <w:ins w:id="26208" w:author="PR Preview" w:date="2026-01-01T00:00:00Z">
        <w:r>
          <w:t xml:space="preserve"> </w:t>
        </w:r>
      </w:ins>
      <w:ins w:id="26209" w:author="PR Preview" w:date="2026-01-01T00:00:00Z">
        <w:r>
          <w:t xml:space="preserve">elsewhere (</w:t>
        </w:r>
      </w:ins>
      <w:hyperlink w:anchor="def-indicator-vector">
        <w:ins w:id="26210" w:author="PR Preview" w:date="2026-01-01T00:00:00Z">
          <w:r>
            <w:rPr>
              <w:rStyle w:val="Hyperlink"/>
            </w:rPr>
            <w:t xml:space="preserve">Definition 14</w:t>
          </w:r>
        </w:ins>
      </w:hyperlink>
      <w:ins w:id="26211" w:author="PR Preview" w:date="2026-01-01T00:00:00Z">
        <w:r>
          <w:t xml:space="preserve">).</w:t>
        </w:r>
      </w:ins>
      <w:ins w:id="26212" w:author="PR Preview" w:date="2026-01-01T00:00:00Z">
        <w:r>
          <w:t xml:space="preserve"> </w:t>
        </w:r>
      </w:ins>
      <w:ins w:id="26213" w:author="PR Preview" w:date="2026-01-01T00:00:00Z">
        <w:r>
          <w:t xml:space="preserve">Likewise for</w:t>
        </w:r>
      </w:ins>
      <w:ins w:id="26214" w:author="PR Preview" w:date="2026-01-01T00:00:00Z">
        <w:r>
          <w:t xml:space="preserve"> </w:t>
        </w:r>
      </w:ins>
      <m:oMath>
        <m:sSub>
          <m:e>
            <m:r>
              <m:rPr>
                <m:sty m:val="bi"/>
              </m:rPr>
              <m:t>P</m:t>
            </m:r>
          </m:e>
          <m:sub>
            <m:r>
              <m:t>2</m:t>
            </m:r>
          </m:sub>
        </m:sSub>
      </m:oMath>
      <w:ins w:id="26215" w:author="PR Preview" w:date="2026-01-01T00:00:00Z">
        <w:r>
          <w:t xml:space="preserve">,</w:t>
        </w:r>
      </w:ins>
      <w:ins w:id="26216" w:author="PR Preview" w:date="2026-01-01T00:00:00Z">
        <w:r>
          <w:t xml:space="preserve"> </w:t>
        </w:r>
      </w:ins>
      <w:ins w:id="26217" w:author="PR Preview" w:date="2026-01-01T00:00:00Z">
        <w:r>
          <w:t xml:space="preserve">so the two matrices have the same columns.</w:t>
        </w:r>
      </w:ins>
    </w:p>
    <w:bookmarkStart w:id="561" w:name="exm-projection-matrix-projects"/>
    <w:p>
      <w:pPr>
        <w:pStyle w:val="BodyText"/>
      </w:pPr>
      <w:ins w:id="26218" w:author="PR Preview" w:date="2026-01-01T00:00:00Z">
        <w:r>
          <w:rPr>
            <w:b/>
            <w:bCs/>
          </w:rPr>
          <w:t xml:space="preserve">Example 169 (Two routes to the same projection matrix)</w:t>
        </w:r>
      </w:ins>
      <w:ins w:id="26219" w:author="PR Preview" w:date="2026-01-01T00:00:00Z">
        <w:r>
          <w:t xml:space="preserve"> </w:t>
        </w:r>
      </w:ins>
      <w:ins w:id="26220" w:author="PR Preview" w:date="2026-01-01T00:00:00Z">
        <w:r>
          <w:t xml:space="preserve">The matrix</w:t>
        </w:r>
      </w:ins>
      <w:ins w:id="26221" w:author="PR Preview" w:date="2026-01-01T00:00:00Z">
        <w:r>
          <w:t xml:space="preserve"> </w:t>
        </w:r>
      </w:ins>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26222" w:author="PR Preview" w:date="2026-01-01T00:00:00Z">
        <w:r>
          <w:t xml:space="preserve"> </w:t>
        </w:r>
      </w:ins>
      <w:ins w:id="26223" w:author="PR Preview" w:date="2026-01-01T00:00:00Z">
        <w:r>
          <w:t xml:space="preserve">of</w:t>
        </w:r>
      </w:ins>
      <w:ins w:id="26224" w:author="PR Preview" w:date="2026-01-01T00:00:00Z">
        <w:r>
          <w:t xml:space="preserve"> </w:t>
        </w:r>
      </w:ins>
      <w:hyperlink w:anchor="exm-projection-matrix">
        <w:ins w:id="26225" w:author="PR Preview" w:date="2026-01-01T00:00:00Z">
          <w:r>
            <w:rPr>
              <w:rStyle w:val="Hyperlink"/>
            </w:rPr>
            <w:t xml:space="preserve">Example 134</w:t>
          </w:r>
        </w:ins>
      </w:hyperlink>
      <w:ins w:id="26226" w:author="PR Preview" w:date="2026-01-01T00:00:00Z">
        <w:r>
          <w:t xml:space="preserve"> </w:t>
        </w:r>
      </w:ins>
      <w:ins w:id="26227" w:author="PR Preview" w:date="2026-01-01T00:00:00Z">
        <w:r>
          <w:t xml:space="preserve">is an orthogonal projection matrix,</w:t>
        </w:r>
      </w:ins>
      <w:ins w:id="26228" w:author="PR Preview" w:date="2026-01-01T00:00:00Z">
        <w:r>
          <w:t xml:space="preserve"> </w:t>
        </w:r>
      </w:ins>
      <w:ins w:id="26229" w:author="PR Preview" w:date="2026-01-01T00:00:00Z">
        <w:r>
          <w:t xml:space="preserve">and its column space is</w:t>
        </w:r>
      </w:ins>
      <w:ins w:id="26230" w:author="PR Preview" w:date="2026-01-01T00:00:00Z">
        <w:r>
          <w:t xml:space="preserve"> </w:t>
        </w:r>
      </w:ins>
      <m:oMath>
        <m:r>
          <m:rPr>
            <m:sty m:val="p"/>
          </m:rPr>
          <m:t>span</m:t>
        </m:r>
        <m:r>
          <m:t>​</m:t>
        </m:r>
        <m:d>
          <m:dPr>
            <m:begChr m:val="{"/>
            <m:sepChr m:val=""/>
            <m:endChr m:val="}"/>
            <m:grow/>
          </m:dPr>
          <m:e>
            <m:r>
              <m:rPr>
                <m:sty m:val="p"/>
              </m:rPr>
              <m:t>(</m:t>
            </m:r>
            <m:r>
              <m:t>1</m:t>
            </m:r>
            <m:r>
              <m:rPr>
                <m:sty m:val="p"/>
              </m:rPr>
              <m:t>,</m:t>
            </m:r>
            <m:r>
              <m:t>0</m:t>
            </m:r>
            <m:r>
              <m:rPr>
                <m:sty m:val="p"/>
              </m:rPr>
              <m:t>)</m:t>
            </m:r>
          </m:e>
        </m:d>
        <m:r>
          <m:t>​</m:t>
        </m:r>
      </m:oMath>
      <w:ins w:id="26231" w:author="PR Preview" w:date="2026-01-01T00:00:00Z">
        <w:r>
          <w:t xml:space="preserve">, the horizontal axis.</w:t>
        </w:r>
      </w:ins>
      <w:ins w:id="26232" w:author="PR Preview" w:date="2026-01-01T00:00:00Z">
        <w:r>
          <w:t xml:space="preserve"> </w:t>
        </w:r>
      </w:ins>
      <w:ins w:id="26233" w:author="PR Preview" w:date="2026-01-01T00:00:00Z">
        <w:r>
          <w:t xml:space="preserve">By part 1,</w:t>
        </w:r>
      </w:ins>
      <w:ins w:id="26234" w:author="PR Preview" w:date="2026-01-01T00:00:00Z">
        <w:r>
          <w:t xml:space="preserve"> </w:t>
        </w:r>
      </w:ins>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ins w:id="26235" w:author="PR Preview" w:date="2026-01-01T00:00:00Z">
        <w:r>
          <w:t xml:space="preserve"> </w:t>
        </w:r>
      </w:ins>
      <w:ins w:id="26236" w:author="PR Preview" w:date="2026-01-01T00:00:00Z">
        <w:r>
          <w:t xml:space="preserve">is the orthogonal projection onto that axis:</w:t>
        </w:r>
      </w:ins>
      <w:ins w:id="26237" w:author="PR Preview" w:date="2026-01-01T00:00:00Z">
        <w:r>
          <w:t xml:space="preserve"> </w:t>
        </w:r>
      </w:ins>
      <w:ins w:id="26238" w:author="PR Preview" w:date="2026-01-01T00:00:00Z">
        <w:r>
          <w:t xml:space="preserve">the remainder</w:t>
        </w:r>
      </w:ins>
      <w:ins w:id="26239" w:author="PR Preview" w:date="2026-01-01T00:00:00Z">
        <w:r>
          <w:t xml:space="preserve"> </w:t>
        </w:r>
      </w:ins>
      <m:oMath>
        <m:r>
          <m:rPr>
            <m:sty m:val="p"/>
          </m:rPr>
          <m:t>(</m:t>
        </m:r>
        <m:r>
          <m:t>0</m:t>
        </m:r>
        <m:r>
          <m:rPr>
            <m:sty m:val="p"/>
          </m:rPr>
          <m:t>,</m:t>
        </m:r>
        <m:sSub>
          <m:e>
            <m:r>
              <m:t>v</m:t>
            </m:r>
          </m:e>
          <m:sub>
            <m:r>
              <m:t>2</m:t>
            </m:r>
          </m:sub>
        </m:sSub>
        <m:r>
          <m:rPr>
            <m:sty m:val="p"/>
          </m:rPr>
          <m:t>)</m:t>
        </m:r>
      </m:oMath>
      <w:ins w:id="26240" w:author="PR Preview" w:date="2026-01-01T00:00:00Z">
        <w:r>
          <w:t xml:space="preserve"> </w:t>
        </w:r>
      </w:ins>
      <w:ins w:id="26241" w:author="PR Preview" w:date="2026-01-01T00:00:00Z">
        <w:r>
          <w:t xml:space="preserve">is orthogonal to</w:t>
        </w:r>
      </w:ins>
      <w:ins w:id="26242" w:author="PR Preview" w:date="2026-01-01T00:00:00Z">
        <w:r>
          <w:t xml:space="preserve"> </w:t>
        </w:r>
      </w:ins>
      <m:oMath>
        <m:r>
          <m:rPr>
            <m:sty m:val="p"/>
          </m:rPr>
          <m:t>(</m:t>
        </m:r>
        <m:r>
          <m:t>1</m:t>
        </m:r>
        <m:r>
          <m:rPr>
            <m:sty m:val="p"/>
          </m:rPr>
          <m:t>,</m:t>
        </m:r>
        <m:r>
          <m:t>0</m:t>
        </m:r>
        <m:r>
          <m:rPr>
            <m:sty m:val="p"/>
          </m:rPr>
          <m:t>)</m:t>
        </m:r>
      </m:oMath>
      <w:ins w:id="26243" w:author="PR Preview" w:date="2026-01-01T00:00:00Z">
        <w:r>
          <w:t xml:space="preserve">.</w:t>
        </w:r>
      </w:ins>
      <w:ins w:id="26244" w:author="PR Preview" w:date="2026-01-01T00:00:00Z">
        <w:r>
          <w:t xml:space="preserve"> </w:t>
        </w:r>
      </w:ins>
      <w:ins w:id="26245" w:author="PR Preview" w:date="2026-01-01T00:00:00Z">
        <w:r>
          <w:t xml:space="preserve">The vector</w:t>
        </w:r>
      </w:ins>
      <w:ins w:id="26246" w:author="PR Preview" w:date="2026-01-01T00:00:00Z">
        <w:r>
          <w:t xml:space="preserve"> </w:t>
        </w:r>
      </w:ins>
      <w:ins w:id="26247" w:author="PR Preview" w:date="2026-01-01T00:00:00Z">
        <w:r>
          <w:t xml:space="preserve">$\mathord{\smash[b]{\underset{\raise.3ex\hbox{$\scriptstyle\sim$}}{q}}\vphantom{q}}_1 = (1, 0)$</w:t>
        </w:r>
      </w:ins>
      <w:ins w:id="26248" w:author="PR Preview" w:date="2026-01-01T00:00:00Z">
        <w:r>
          <w:t xml:space="preserve"> </w:t>
        </w:r>
      </w:ins>
      <w:ins w:id="26249" w:author="PR Preview" w:date="2026-01-01T00:00:00Z">
        <w:r>
          <w:t xml:space="preserve">has length</w:t>
        </w:r>
      </w:ins>
      <w:ins w:id="26250" w:author="PR Preview" w:date="2026-01-01T00:00:00Z">
        <w:r>
          <w:t xml:space="preserve"> </w:t>
        </w:r>
      </w:ins>
      <m:oMath>
        <m:r>
          <m:t>1</m:t>
        </m:r>
      </m:oMath>
      <w:ins w:id="26251" w:author="PR Preview" w:date="2026-01-01T00:00:00Z">
        <w:r>
          <w:t xml:space="preserve"> </w:t>
        </w:r>
      </w:ins>
      <w:ins w:id="26252" w:author="PR Preview" w:date="2026-01-01T00:00:00Z">
        <w:r>
          <w:t xml:space="preserve">and spans the axis,</w:t>
        </w:r>
      </w:ins>
      <w:ins w:id="26253" w:author="PR Preview" w:date="2026-01-01T00:00:00Z">
        <w:r>
          <w:t xml:space="preserve"> </w:t>
        </w:r>
      </w:ins>
      <w:ins w:id="26254" w:author="PR Preview" w:date="2026-01-01T00:00:00Z">
        <w:r>
          <w:t xml:space="preserve">so it is an orthonormal basis of it, and with</w:t>
        </w:r>
      </w:ins>
      <w:ins w:id="26255" w:author="PR Preview" w:date="2026-01-01T00:00:00Z">
        <w:r>
          <w:t xml:space="preserve"> </w:t>
        </w:r>
      </w:ins>
      <w:ins w:id="26256" w:author="PR Preview" w:date="2026-01-01T00:00:00Z">
        <w:r>
          <w:t xml:space="preserve">$\mathbf{B} = [\mathord{\smash[b]{\underset{\raise.3ex\hbox{$\scriptstyle\sim$}}{q}}\vphantom{q}}_1]$</w:t>
        </w:r>
      </w:ins>
      <w:ins w:id="26257" w:author="PR Preview" w:date="2026-01-01T00:00:00Z">
        <w:r>
          <w:t xml:space="preserve">,</w:t>
        </w:r>
      </w:ins>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ins w:id="26258" w:author="PR Preview" w:date="2026-01-01T00:00:00Z">
        <w:r>
          <w:t xml:space="preserve">as part 2 and</w:t>
        </w:r>
      </w:ins>
      <w:ins w:id="26259" w:author="PR Preview" w:date="2026-01-01T00:00:00Z">
        <w:r>
          <w:t xml:space="preserve"> </w:t>
        </w:r>
      </w:ins>
      <w:hyperlink w:anchor="thm-projector-onb">
        <w:ins w:id="26260" w:author="PR Preview" w:date="2026-01-01T00:00:00Z">
          <w:r>
            <w:rPr>
              <w:rStyle w:val="Hyperlink"/>
            </w:rPr>
            <w:t xml:space="preserve">Theorem 91</w:t>
          </w:r>
        </w:ins>
      </w:hyperlink>
      <w:ins w:id="26261" w:author="PR Preview" w:date="2026-01-01T00:00:00Z">
        <w:r>
          <w:t xml:space="preserve"> </w:t>
        </w:r>
      </w:ins>
      <w:ins w:id="26262" w:author="PR Preview" w:date="2026-01-01T00:00:00Z">
        <w:r>
          <w:t xml:space="preserve">require.</w:t>
        </w:r>
      </w:ins>
    </w:p>
    <w:p>
      <w:pPr>
        <w:pStyle w:val="BodyText"/>
      </w:pPr>
      <w:ins w:id="26263" w:author="PR Preview" w:date="2026-01-01T00:00:00Z">
        <w:r>
          <w:t xml:space="preserve">The oblique projection</w:t>
        </w:r>
      </w:ins>
      <w:ins w:id="26264" w:author="PR Preview" w:date="2026-01-01T00:00:00Z">
        <w:r>
          <w:t xml:space="preserve"> </w:t>
        </w:r>
      </w:ins>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ins w:id="26265" w:author="PR Preview" w:date="2026-01-01T00:00:00Z">
        <w:r>
          <w:t xml:space="preserve"> </w:t>
        </w:r>
      </w:ins>
      <w:ins w:id="26266" w:author="PR Preview" w:date="2026-01-01T00:00:00Z">
        <w:r>
          <w:t xml:space="preserve">of</w:t>
        </w:r>
      </w:ins>
      <w:ins w:id="26267" w:author="PR Preview" w:date="2026-01-01T00:00:00Z">
        <w:r>
          <w:t xml:space="preserve"> </w:t>
        </w:r>
      </w:ins>
      <w:hyperlink w:anchor="exm-projection-matrix">
        <w:ins w:id="26268" w:author="PR Preview" w:date="2026-01-01T00:00:00Z">
          <w:r>
            <w:rPr>
              <w:rStyle w:val="Hyperlink"/>
            </w:rPr>
            <w:t xml:space="preserve">Example 134</w:t>
          </w:r>
        </w:ins>
      </w:hyperlink>
      <w:ins w:id="26269" w:author="PR Preview" w:date="2026-01-01T00:00:00Z">
        <w:r>
          <w:t xml:space="preserve"> </w:t>
        </w:r>
      </w:ins>
      <w:ins w:id="26270" w:author="PR Preview" w:date="2026-01-01T00:00:00Z">
        <w:r>
          <w:t xml:space="preserve">also maps every vector into the horizontal axis.</w:t>
        </w:r>
      </w:ins>
      <w:ins w:id="26271" w:author="PR Preview" w:date="2026-01-01T00:00:00Z">
        <w:r>
          <w:t xml:space="preserve"> </w:t>
        </w:r>
      </w:ins>
      <w:ins w:id="26272" w:author="PR Preview" w:date="2026-01-01T00:00:00Z">
        <w:r>
          <w:t xml:space="preserve">It sends</w:t>
        </w:r>
      </w:ins>
      <w:ins w:id="26273" w:author="PR Preview" w:date="2026-01-01T00:00:00Z">
        <w:r>
          <w:t xml:space="preserve"> </w:t>
        </w:r>
      </w:ins>
      <m:oMath>
        <m:r>
          <m:rPr>
            <m:sty m:val="p"/>
          </m:rPr>
          <m:t>(</m:t>
        </m:r>
        <m:r>
          <m:t>0</m:t>
        </m:r>
        <m:r>
          <m:rPr>
            <m:sty m:val="p"/>
          </m:rPr>
          <m:t>,</m:t>
        </m:r>
        <m:r>
          <m:t>1</m:t>
        </m:r>
        <m:r>
          <m:rPr>
            <m:sty m:val="p"/>
          </m:rPr>
          <m:t>)</m:t>
        </m:r>
      </m:oMath>
      <w:ins w:id="26274" w:author="PR Preview" w:date="2026-01-01T00:00:00Z">
        <w:r>
          <w:t xml:space="preserve"> </w:t>
        </w:r>
      </w:ins>
      <w:ins w:id="26275" w:author="PR Preview" w:date="2026-01-01T00:00:00Z">
        <w:r>
          <w:t xml:space="preserve">to</w:t>
        </w:r>
      </w:ins>
      <w:ins w:id="26276" w:author="PR Preview" w:date="2026-01-01T00:00:00Z">
        <w:r>
          <w:t xml:space="preserve"> </w:t>
        </w:r>
      </w:ins>
      <m:oMath>
        <m:r>
          <m:rPr>
            <m:sty m:val="p"/>
          </m:rPr>
          <m:t>(</m:t>
        </m:r>
        <m:r>
          <m:t>1</m:t>
        </m:r>
        <m:r>
          <m:rPr>
            <m:sty m:val="p"/>
          </m:rPr>
          <m:t>,</m:t>
        </m:r>
        <m:r>
          <m:t>0</m:t>
        </m:r>
        <m:r>
          <m:rPr>
            <m:sty m:val="p"/>
          </m:rPr>
          <m:t>)</m:t>
        </m:r>
      </m:oMath>
      <w:ins w:id="26277" w:author="PR Preview" w:date="2026-01-01T00:00:00Z">
        <w:r>
          <w:t xml:space="preserve">,</w:t>
        </w:r>
      </w:ins>
      <w:ins w:id="26278" w:author="PR Preview" w:date="2026-01-01T00:00:00Z">
        <w:r>
          <w:t xml:space="preserve"> </w:t>
        </w:r>
      </w:ins>
      <w:ins w:id="26279" w:author="PR Preview" w:date="2026-01-01T00:00:00Z">
        <w:r>
          <w:t xml:space="preserve">but the remainder</w:t>
        </w:r>
      </w:ins>
      <w:ins w:id="26280" w:author="PR Preview" w:date="2026-01-01T00:00:00Z">
        <w:r>
          <w:t xml:space="preserve"> </w:t>
        </w:r>
      </w:ins>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ins w:id="26281" w:author="PR Preview" w:date="2026-01-01T00:00:00Z">
        <w:r>
          <w:t xml:space="preserve"> </w:t>
        </w:r>
      </w:ins>
      <w:ins w:id="26282" w:author="PR Preview" w:date="2026-01-01T00:00:00Z">
        <w:r>
          <w:t xml:space="preserve">is not orthogonal to the axis,</w:t>
        </w:r>
      </w:ins>
      <w:ins w:id="26283" w:author="PR Preview" w:date="2026-01-01T00:00:00Z">
        <w:r>
          <w:t xml:space="preserve"> </w:t>
        </w:r>
      </w:ins>
      <w:ins w:id="26284" w:author="PR Preview" w:date="2026-01-01T00:00:00Z">
        <w:r>
          <w:t xml:space="preserve">so</w:t>
        </w:r>
      </w:ins>
      <w:ins w:id="26285" w:author="PR Preview" w:date="2026-01-01T00:00:00Z">
        <w:r>
          <w:t xml:space="preserve"> </w:t>
        </w:r>
      </w:ins>
      <m:oMath>
        <m:r>
          <m:rPr>
            <m:sty m:val="p"/>
          </m:rPr>
          <m:t>(</m:t>
        </m:r>
        <m:r>
          <m:t>1</m:t>
        </m:r>
        <m:r>
          <m:rPr>
            <m:sty m:val="p"/>
          </m:rPr>
          <m:t>,</m:t>
        </m:r>
        <m:r>
          <m:t>0</m:t>
        </m:r>
        <m:r>
          <m:rPr>
            <m:sty m:val="p"/>
          </m:rPr>
          <m:t>)</m:t>
        </m:r>
      </m:oMath>
      <w:ins w:id="26286" w:author="PR Preview" w:date="2026-01-01T00:00:00Z">
        <w:r>
          <w:t xml:space="preserve"> </w:t>
        </w:r>
      </w:ins>
      <w:ins w:id="26287" w:author="PR Preview" w:date="2026-01-01T00:00:00Z">
        <w:r>
          <w:t xml:space="preserve">is not the orthogonal projection of</w:t>
        </w:r>
      </w:ins>
      <w:ins w:id="26288" w:author="PR Preview" w:date="2026-01-01T00:00:00Z">
        <w:r>
          <w:t xml:space="preserve"> </w:t>
        </w:r>
      </w:ins>
      <m:oMath>
        <m:r>
          <m:rPr>
            <m:sty m:val="p"/>
          </m:rPr>
          <m:t>(</m:t>
        </m:r>
        <m:r>
          <m:t>0</m:t>
        </m:r>
        <m:r>
          <m:rPr>
            <m:sty m:val="p"/>
          </m:rPr>
          <m:t>,</m:t>
        </m:r>
        <m:r>
          <m:t>1</m:t>
        </m:r>
        <m:r>
          <m:rPr>
            <m:sty m:val="p"/>
          </m:rPr>
          <m:t>)</m:t>
        </m:r>
      </m:oMath>
      <w:ins w:id="26289" w:author="PR Preview" w:date="2026-01-01T00:00:00Z">
        <w:r>
          <w:t xml:space="preserve"> </w:t>
        </w:r>
      </w:ins>
      <w:ins w:id="26290" w:author="PR Preview" w:date="2026-01-01T00:00:00Z">
        <w:r>
          <w:t xml:space="preserve">onto the axis,</w:t>
        </w:r>
      </w:ins>
      <w:ins w:id="26291" w:author="PR Preview" w:date="2026-01-01T00:00:00Z">
        <w:r>
          <w:t xml:space="preserve"> </w:t>
        </w:r>
      </w:ins>
      <w:ins w:id="26292" w:author="PR Preview" w:date="2026-01-01T00:00:00Z">
        <w:r>
          <w:t xml:space="preserve">which is</w:t>
        </w:r>
      </w:ins>
      <w:ins w:id="26293" w:author="PR Preview" w:date="2026-01-01T00:00:00Z">
        <w:r>
          <w:t xml:space="preserve"> </w:t>
        </w:r>
      </w:ins>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ins w:id="26294" w:author="PR Preview" w:date="2026-01-01T00:00:00Z">
        <w:r>
          <w:t xml:space="preserve">.</w:t>
        </w:r>
      </w:ins>
    </w:p>
    <w:bookmarkEnd w:id="561"/>
    <w:bookmarkStart w:id="562" w:name="thm-hat-matrix-projects"/>
    <w:p>
      <w:pPr>
        <w:pStyle w:val="BodyText"/>
      </w:pPr>
      <w:ins w:id="26295" w:author="PR Preview" w:date="2026-01-01T00:00:00Z">
        <w:r>
          <w:rPr>
            <w:b/>
            <w:bCs/>
          </w:rPr>
          <w:t xml:space="preserve">Theorem 93 (The hat matrix projects onto the column space of the design matrix)</w:t>
        </w:r>
      </w:ins>
      <w:ins w:id="26296" w:author="PR Preview" w:date="2026-01-01T00:00:00Z">
        <w:r>
          <w:t xml:space="preserve"> </w:t>
        </w:r>
      </w:ins>
      <w:ins w:id="26297" w:author="PR Preview" w:date="2026-01-01T00:00:00Z">
        <w:r>
          <w:t xml:space="preserve">If</w:t>
        </w:r>
      </w:ins>
      <w:ins w:id="26298" w:author="PR Preview" w:date="2026-01-01T00:00:00Z">
        <w:r>
          <w:t xml:space="preserve"> </w:t>
        </w:r>
      </w:ins>
      <m:oMath>
        <m:r>
          <m:rPr>
            <m:sty m:val="bi"/>
          </m:rPr>
          <m:t>X</m:t>
        </m:r>
      </m:oMath>
      <w:ins w:id="26299" w:author="PR Preview" w:date="2026-01-01T00:00:00Z">
        <w:r>
          <w:t xml:space="preserve"> </w:t>
        </w:r>
      </w:ins>
      <w:ins w:id="26300" w:author="PR Preview" w:date="2026-01-01T00:00:00Z">
        <w:r>
          <w:t xml:space="preserve">is an</w:t>
        </w:r>
      </w:ins>
      <w:ins w:id="26301" w:author="PR Preview" w:date="2026-01-01T00:00:00Z">
        <w:r>
          <w:t xml:space="preserve"> </w:t>
        </w:r>
      </w:ins>
      <m:oMath>
        <m:r>
          <m:t>n</m:t>
        </m:r>
        <m:r>
          <m:rPr>
            <m:sty m:val="p"/>
          </m:rPr>
          <m:t>×</m:t>
        </m:r>
        <m:r>
          <m:t>p</m:t>
        </m:r>
      </m:oMath>
      <w:ins w:id="26302" w:author="PR Preview" w:date="2026-01-01T00:00:00Z">
        <w:r>
          <w:t xml:space="preserve"> </w:t>
        </w:r>
      </w:ins>
      <w:ins w:id="26303" w:author="PR Preview" w:date="2026-01-01T00:00:00Z">
        <w:r>
          <w:t xml:space="preserve">design matrix with</w:t>
        </w:r>
      </w:ins>
      <w:ins w:id="26304" w:author="PR Preview" w:date="2026-01-01T00:00:00Z">
        <w:r>
          <w:t xml:space="preserve"> </w:t>
        </w:r>
      </w:ins>
      <m:oMath>
        <m:r>
          <m:rPr>
            <m:sty m:val="p"/>
          </m:rPr>
          <m:t>rank</m:t>
        </m:r>
        <m:r>
          <m:rPr>
            <m:sty m:val="p"/>
          </m:rPr>
          <m:t>(</m:t>
        </m:r>
        <m:r>
          <m:rPr>
            <m:sty m:val="bi"/>
          </m:rPr>
          <m:t>X</m:t>
        </m:r>
        <m:r>
          <m:rPr>
            <m:sty m:val="p"/>
          </m:rPr>
          <m:t>)</m:t>
        </m:r>
        <m:r>
          <m:rPr>
            <m:sty m:val="p"/>
          </m:rPr>
          <m:t>=</m:t>
        </m:r>
        <m:r>
          <m:t>p</m:t>
        </m:r>
      </m:oMath>
      <w:ins w:id="26305" w:author="PR Preview" w:date="2026-01-01T00:00:00Z">
        <w:r>
          <w:t xml:space="preserve">,</w:t>
        </w:r>
      </w:ins>
      <w:ins w:id="26306" w:author="PR Preview" w:date="2026-01-01T00:00:00Z">
        <w:r>
          <w:t xml:space="preserve"> </w:t>
        </w:r>
      </w:ins>
      <w:ins w:id="26307" w:author="PR Preview" w:date="2026-01-01T00:00:00Z">
        <w:r>
          <w:t xml:space="preserve">then for every</w:t>
        </w:r>
      </w:ins>
      <w:ins w:id="26308" w:author="PR Preview" w:date="2026-01-01T00:00:00Z">
        <w:r>
          <w:t xml:space="preserve"> </w:t>
        </w:r>
      </w:ins>
      <w:ins w:id="26309" w:author="PR Preview" w:date="2026-01-01T00:00:00Z">
        <w:r>
          <w:t xml:space="preserve">$\mathord{\smash[b]{\underset{\raise.3ex\hbox{$\scriptstyle\sim$}}{y}}\vphantom{y}}\in \mathbb{R}^n$</w:t>
        </w:r>
      </w:ins>
      <w:ins w:id="26310" w:author="PR Preview" w:date="2026-01-01T00:00:00Z">
        <w:r>
          <w:t xml:space="preserve">,</w:t>
        </w:r>
      </w:ins>
      <w:ins w:id="26311" w:author="PR Preview" w:date="2026-01-01T00:00:00Z">
        <w:r>
          <w:t xml:space="preserve"> </w:t>
        </w:r>
      </w:ins>
      <w:ins w:id="26312" w:author="PR Preview" w:date="2026-01-01T00:00:00Z">
        <w:r>
          <w:t xml:space="preserve">$\mathbf{H} \mathord{\smash[b]{\underset{\raise.3ex\hbox{$\scriptstyle\sim$}}{y}}\vphantom{y}}$</w:t>
        </w:r>
      </w:ins>
      <w:ins w:id="26313" w:author="PR Preview" w:date="2026-01-01T00:00:00Z">
        <w:r>
          <w:t xml:space="preserve"> </w:t>
        </w:r>
      </w:ins>
      <w:ins w:id="26314" w:author="PR Preview" w:date="2026-01-01T00:00:00Z">
        <w:r>
          <w:t xml:space="preserve">(</w:t>
        </w:r>
      </w:ins>
      <w:hyperlink w:anchor="def-hat-matrix">
        <w:ins w:id="26315" w:author="PR Preview" w:date="2026-01-01T00:00:00Z">
          <w:r>
            <w:rPr>
              <w:rStyle w:val="Hyperlink"/>
            </w:rPr>
            <w:t xml:space="preserve">Definition 107</w:t>
          </w:r>
        </w:ins>
      </w:hyperlink>
      <w:ins w:id="26316" w:author="PR Preview" w:date="2026-01-01T00:00:00Z">
        <w:r>
          <w:t xml:space="preserve">) is the orthogonal projection of</w:t>
        </w:r>
      </w:ins>
      <w:ins w:id="26317" w:author="PR Preview" w:date="2026-01-01T00:00:00Z">
        <w:r>
          <w:t xml:space="preserve"> </w:t>
        </w:r>
      </w:ins>
      <w:ins w:id="26318" w:author="PR Preview" w:date="2026-01-01T00:00:00Z">
        <w:r>
          <w:t xml:space="preserve">$\mathord{\smash[b]{\underset{\raise.3ex\hbox{$\scriptstyle\sim$}}{y}}\vphantom{y}}$</w:t>
        </w:r>
      </w:ins>
      <w:ins w:id="26319" w:author="PR Preview" w:date="2026-01-01T00:00:00Z">
        <w:r>
          <w:t xml:space="preserve"> </w:t>
        </w:r>
      </w:ins>
      <w:ins w:id="26320" w:author="PR Preview" w:date="2026-01-01T00:00:00Z">
        <w:r>
          <w:t xml:space="preserve">onto</w:t>
        </w:r>
      </w:ins>
      <w:ins w:id="26321" w:author="PR Preview" w:date="2026-01-01T00:00:00Z">
        <w:r>
          <w:t xml:space="preserve"> </w:t>
        </w:r>
      </w:ins>
      <m:oMath>
        <m:r>
          <m:rPr>
            <m:scr m:val="script"/>
            <m:sty m:val="p"/>
          </m:rPr>
          <m:t>C</m:t>
        </m:r>
        <m:r>
          <m:rPr>
            <m:sty m:val="p"/>
          </m:rPr>
          <m:t>(</m:t>
        </m:r>
        <m:r>
          <m:rPr>
            <m:sty m:val="bi"/>
          </m:rPr>
          <m:t>X</m:t>
        </m:r>
        <m:r>
          <m:rPr>
            <m:sty m:val="p"/>
          </m:rPr>
          <m:t>)</m:t>
        </m:r>
      </m:oMath>
      <w:ins w:id="26322" w:author="PR Preview" w:date="2026-01-01T00:00:00Z">
        <w:r>
          <w:t xml:space="preserve">.</w:t>
        </w:r>
      </w:ins>
      <w:ins w:id="26323" w:author="PR Preview" w:date="2026-01-01T00:00:00Z">
        <w:r>
          <w:t xml:space="preserve"> </w:t>
        </w:r>
      </w:ins>
      <w:ins w:id="26324" w:author="PR Preview" w:date="2026-01-01T00:00:00Z">
        <w:r>
          <w:t xml:space="preserve">So</w:t>
        </w:r>
      </w:ins>
      <w:ins w:id="26325" w:author="PR Preview" w:date="2026-01-01T00:00:00Z">
        <w:r>
          <w:t xml:space="preserve"> </w:t>
        </w:r>
      </w:ins>
      <m:oMath>
        <m:r>
          <m:rPr>
            <m:sty m:val="bi"/>
          </m:rPr>
          <m:t>H</m:t>
        </m:r>
        <m:r>
          <m:rPr>
            <m:sty m:val="p"/>
          </m:rPr>
          <m:t>=</m:t>
        </m:r>
        <m:r>
          <m:rPr>
            <m:sty m:val="bi"/>
          </m:rPr>
          <m:t>Q</m:t>
        </m:r>
        <m:sSup>
          <m:e>
            <m:r>
              <m:rPr>
                <m:sty m:val="bi"/>
              </m:rPr>
              <m:t>Q</m:t>
            </m:r>
          </m:e>
          <m:sup>
            <m:r>
              <m:rPr>
                <m:sty m:val="p"/>
              </m:rPr>
              <m:t>⊤</m:t>
            </m:r>
          </m:sup>
        </m:sSup>
      </m:oMath>
      <w:ins w:id="26326" w:author="PR Preview" w:date="2026-01-01T00:00:00Z">
        <w:r>
          <w:t xml:space="preserve"> </w:t>
        </w:r>
      </w:ins>
      <w:ins w:id="26327" w:author="PR Preview" w:date="2026-01-01T00:00:00Z">
        <w:r>
          <w:t xml:space="preserve">for any</w:t>
        </w:r>
      </w:ins>
      <w:ins w:id="26328" w:author="PR Preview" w:date="2026-01-01T00:00:00Z">
        <w:r>
          <w:t xml:space="preserve"> </w:t>
        </w:r>
      </w:ins>
      <m:oMath>
        <m:r>
          <m:t>n</m:t>
        </m:r>
        <m:r>
          <m:rPr>
            <m:sty m:val="p"/>
          </m:rPr>
          <m:t>×</m:t>
        </m:r>
        <m:r>
          <m:t>p</m:t>
        </m:r>
      </m:oMath>
      <w:ins w:id="26329" w:author="PR Preview" w:date="2026-01-01T00:00:00Z">
        <w:r>
          <w:t xml:space="preserve"> </w:t>
        </w:r>
      </w:ins>
      <w:ins w:id="26330" w:author="PR Preview" w:date="2026-01-01T00:00:00Z">
        <w:r>
          <w:t xml:space="preserve">matrix</w:t>
        </w:r>
      </w:ins>
      <w:ins w:id="26331" w:author="PR Preview" w:date="2026-01-01T00:00:00Z">
        <w:r>
          <w:t xml:space="preserve"> </w:t>
        </w:r>
      </w:ins>
      <m:oMath>
        <m:r>
          <m:rPr>
            <m:sty m:val="bi"/>
          </m:rPr>
          <m:t>Q</m:t>
        </m:r>
      </m:oMath>
      <w:ins w:id="26332" w:author="PR Preview" w:date="2026-01-01T00:00:00Z">
        <w:r>
          <w:t xml:space="preserve"> </w:t>
        </w:r>
      </w:ins>
      <w:ins w:id="26333" w:author="PR Preview" w:date="2026-01-01T00:00:00Z">
        <w:r>
          <w:t xml:space="preserve">whose columns are an orthonormal basis of</w:t>
        </w:r>
      </w:ins>
      <w:ins w:id="26334" w:author="PR Preview" w:date="2026-01-01T00:00:00Z">
        <w:r>
          <w:t xml:space="preserve"> </w:t>
        </w:r>
      </w:ins>
      <m:oMath>
        <m:r>
          <m:rPr>
            <m:scr m:val="script"/>
            <m:sty m:val="p"/>
          </m:rPr>
          <m:t>C</m:t>
        </m:r>
        <m:r>
          <m:rPr>
            <m:sty m:val="p"/>
          </m:rPr>
          <m:t>(</m:t>
        </m:r>
        <m:r>
          <m:rPr>
            <m:sty m:val="bi"/>
          </m:rPr>
          <m:t>X</m:t>
        </m:r>
        <m:r>
          <m:rPr>
            <m:sty m:val="p"/>
          </m:rPr>
          <m:t>)</m:t>
        </m:r>
      </m:oMath>
      <w:ins w:id="26335" w:author="PR Preview" w:date="2026-01-01T00:00:00Z">
        <w:r>
          <w:t xml:space="preserve">.</w:t>
        </w:r>
      </w:ins>
    </w:p>
    <w:bookmarkEnd w:id="562"/>
    <w:p>
      <w:pPr>
        <w:pStyle w:val="BodyText"/>
      </w:pPr>
      <w:ins w:id="26336" w:author="PR Preview" w:date="2026-01-01T00:00:00Z">
        <w:r>
          <w:rPr>
            <w:i/>
            <w:iCs/>
          </w:rPr>
          <w:t xml:space="preserve">Proof</w:t>
        </w:r>
      </w:ins>
      <w:ins w:id="26337" w:author="PR Preview" w:date="2026-01-01T00:00:00Z">
        <w:r>
          <w:t xml:space="preserve">. </w:t>
        </w:r>
      </w:ins>
      <m:oMath>
        <m:r>
          <m:rPr>
            <m:sty m:val="bi"/>
          </m:rPr>
          <m:t>H</m:t>
        </m:r>
      </m:oMath>
      <w:ins w:id="26338" w:author="PR Preview" w:date="2026-01-01T00:00:00Z">
        <w:r>
          <w:t xml:space="preserve"> </w:t>
        </w:r>
      </w:ins>
      <w:ins w:id="26339" w:author="PR Preview" w:date="2026-01-01T00:00:00Z">
        <w:r>
          <w:t xml:space="preserve">is an orthogonal projection matrix (</w:t>
        </w:r>
      </w:ins>
      <w:hyperlink w:anchor="thm-hat-matrix">
        <w:ins w:id="26340" w:author="PR Preview" w:date="2026-01-01T00:00:00Z">
          <w:r>
            <w:rPr>
              <w:rStyle w:val="Hyperlink"/>
            </w:rPr>
            <w:t xml:space="preserve">Theorem 89</w:t>
          </w:r>
        </w:ins>
      </w:hyperlink>
      <w:ins w:id="26341" w:author="PR Preview" w:date="2026-01-01T00:00:00Z">
        <w:r>
          <w:t xml:space="preserve">),</w:t>
        </w:r>
      </w:ins>
      <w:ins w:id="26342" w:author="PR Preview" w:date="2026-01-01T00:00:00Z">
        <w:r>
          <w:t xml:space="preserve"> </w:t>
        </w:r>
      </w:ins>
      <w:ins w:id="26343" w:author="PR Preview" w:date="2026-01-01T00:00:00Z">
        <w:r>
          <w:t xml:space="preserve">so</w:t>
        </w:r>
      </w:ins>
      <w:ins w:id="26344" w:author="PR Preview" w:date="2026-01-01T00:00:00Z">
        <w:r>
          <w:t xml:space="preserve"> </w:t>
        </w:r>
      </w:ins>
      <w:ins w:id="26345" w:author="PR Preview" w:date="2026-01-01T00:00:00Z">
        <w:r>
          <w:t xml:space="preserve">$\mathbf{H} \mathord{\smash[b]{\underset{\raise.3ex\hbox{$\scriptstyle\sim$}}{y}}\vphantom{y}}$</w:t>
        </w:r>
      </w:ins>
      <w:ins w:id="26346" w:author="PR Preview" w:date="2026-01-01T00:00:00Z">
        <w:r>
          <w:t xml:space="preserve"> </w:t>
        </w:r>
      </w:ins>
      <w:ins w:id="26347" w:author="PR Preview" w:date="2026-01-01T00:00:00Z">
        <w:r>
          <w:t xml:space="preserve">is the orthogonal projection of</w:t>
        </w:r>
      </w:ins>
      <w:ins w:id="26348" w:author="PR Preview" w:date="2026-01-01T00:00:00Z">
        <w:r>
          <w:t xml:space="preserve"> </w:t>
        </w:r>
      </w:ins>
      <w:ins w:id="26349" w:author="PR Preview" w:date="2026-01-01T00:00:00Z">
        <w:r>
          <w:t xml:space="preserve">$\mathord{\smash[b]{\underset{\raise.3ex\hbox{$\scriptstyle\sim$}}{y}}\vphantom{y}}$</w:t>
        </w:r>
      </w:ins>
      <w:ins w:id="26350" w:author="PR Preview" w:date="2026-01-01T00:00:00Z">
        <w:r>
          <w:t xml:space="preserve"> </w:t>
        </w:r>
      </w:ins>
      <w:ins w:id="26351" w:author="PR Preview" w:date="2026-01-01T00:00:00Z">
        <w:r>
          <w:t xml:space="preserve">onto</w:t>
        </w:r>
      </w:ins>
      <w:ins w:id="26352" w:author="PR Preview" w:date="2026-01-01T00:00:00Z">
        <w:r>
          <w:t xml:space="preserve"> </w:t>
        </w:r>
      </w:ins>
      <m:oMath>
        <m:r>
          <m:rPr>
            <m:scr m:val="script"/>
            <m:sty m:val="p"/>
          </m:rPr>
          <m:t>C</m:t>
        </m:r>
        <m:r>
          <m:rPr>
            <m:sty m:val="p"/>
          </m:rPr>
          <m:t>(</m:t>
        </m:r>
        <m:r>
          <m:rPr>
            <m:sty m:val="bi"/>
          </m:rPr>
          <m:t>H</m:t>
        </m:r>
        <m:r>
          <m:rPr>
            <m:sty m:val="p"/>
          </m:rPr>
          <m:t>)</m:t>
        </m:r>
      </m:oMath>
      <w:ins w:id="26353" w:author="PR Preview" w:date="2026-01-01T00:00:00Z">
        <w:r>
          <w:t xml:space="preserve"> </w:t>
        </w:r>
      </w:ins>
      <w:ins w:id="26354" w:author="PR Preview" w:date="2026-01-01T00:00:00Z">
        <w:r>
          <w:t xml:space="preserve">(</w:t>
        </w:r>
      </w:ins>
      <w:hyperlink w:anchor="thm-projection-matrix-projects">
        <w:ins w:id="26355" w:author="PR Preview" w:date="2026-01-01T00:00:00Z">
          <w:r>
            <w:rPr>
              <w:rStyle w:val="Hyperlink"/>
            </w:rPr>
            <w:t xml:space="preserve">Theorem 92</w:t>
          </w:r>
        </w:ins>
      </w:hyperlink>
      <w:ins w:id="26356" w:author="PR Preview" w:date="2026-01-01T00:00:00Z">
        <w:r>
          <w:t xml:space="preserve">, part 1).</w:t>
        </w:r>
      </w:ins>
      <w:ins w:id="26357" w:author="PR Preview" w:date="2026-01-01T00:00:00Z">
        <w:r>
          <w:t xml:space="preserve"> </w:t>
        </w:r>
      </w:ins>
      <w:ins w:id="26358" w:author="PR Preview" w:date="2026-01-01T00:00:00Z">
        <w:r>
          <w:t xml:space="preserve">It remains to show</w:t>
        </w:r>
      </w:ins>
      <w:ins w:id="26359" w:author="PR Preview" w:date="2026-01-01T00:00:00Z">
        <w:r>
          <w:t xml:space="preserve"> </w:t>
        </w:r>
      </w:ins>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ins w:id="26360" w:author="PR Preview" w:date="2026-01-01T00:00:00Z">
        <w:r>
          <w:t xml:space="preserve">.</w:t>
        </w:r>
      </w:ins>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ins w:id="26361" w:author="PR Preview" w:date="2026-01-01T00:00:00Z">
        <w:r>
          <w:rPr>
            <w:b/>
            <w:bCs/>
          </w:rPr>
          <w:t xml:space="preserve">.</w:t>
        </w:r>
      </w:ins>
      <w:ins w:id="26362" w:author="PR Preview" w:date="2026-01-01T00:00:00Z">
        <w:r>
          <w:t xml:space="preserve"> </w:t>
        </w:r>
      </w:ins>
      <w:ins w:id="26363" w:author="PR Preview" w:date="2026-01-01T00:00:00Z">
        <w:r>
          <w:t xml:space="preserve">$\mathbf{H} \mathord{\smash[b]{\underset{\raise.3ex\hbox{$\scriptstyle\sim$}}{z}}\vphantom{z}} = \mathbf{X}\,\mathopen{}\left(({\mathbf{X}}^{\top}\mathbf{X})^{-1} {\mathbf{X}}^{\top} \mathord{\smash[b]{\underset{\raise.3ex\hbox{$\scriptstyle\sim$}}{z}}\vphantom{z}}\right)\mathclose{}$</w:t>
        </w:r>
      </w:ins>
      <w:ins w:id="26364" w:author="PR Preview" w:date="2026-01-01T00:00:00Z">
        <w:r>
          <w:t xml:space="preserve"> </w:t>
        </w:r>
      </w:ins>
      <w:ins w:id="26365" w:author="PR Preview" w:date="2026-01-01T00:00:00Z">
        <w:r>
          <w:t xml:space="preserve">(</w:t>
        </w:r>
      </w:ins>
      <w:hyperlink w:anchor="thm-matmul-assoc">
        <w:ins w:id="26366" w:author="PR Preview" w:date="2026-01-01T00:00:00Z">
          <w:r>
            <w:rPr>
              <w:rStyle w:val="Hyperlink"/>
            </w:rPr>
            <w:t xml:space="preserve">Theorem 8</w:t>
          </w:r>
        </w:ins>
      </w:hyperlink>
      <w:ins w:id="26367" w:author="PR Preview" w:date="2026-01-01T00:00:00Z">
        <w:r>
          <w:t xml:space="preserve">),</w:t>
        </w:r>
      </w:ins>
      <w:ins w:id="26368" w:author="PR Preview" w:date="2026-01-01T00:00:00Z">
        <w:r>
          <w:t xml:space="preserve"> </w:t>
        </w:r>
      </w:ins>
      <w:ins w:id="26369" w:author="PR Preview" w:date="2026-01-01T00:00:00Z">
        <w:r>
          <w:t xml:space="preserve">which is in</w:t>
        </w:r>
      </w:ins>
      <w:ins w:id="26370" w:author="PR Preview" w:date="2026-01-01T00:00:00Z">
        <w:r>
          <w:t xml:space="preserve"> </w:t>
        </w:r>
      </w:ins>
      <m:oMath>
        <m:r>
          <m:rPr>
            <m:scr m:val="script"/>
            <m:sty m:val="p"/>
          </m:rPr>
          <m:t>C</m:t>
        </m:r>
        <m:r>
          <m:rPr>
            <m:sty m:val="p"/>
          </m:rPr>
          <m:t>(</m:t>
        </m:r>
        <m:r>
          <m:rPr>
            <m:sty m:val="bi"/>
          </m:rPr>
          <m:t>X</m:t>
        </m:r>
        <m:r>
          <m:rPr>
            <m:sty m:val="p"/>
          </m:rPr>
          <m:t>)</m:t>
        </m:r>
      </m:oMath>
      <w:ins w:id="26371" w:author="PR Preview" w:date="2026-01-01T00:00:00Z">
        <w:r>
          <w:t xml:space="preserve"> </w:t>
        </w:r>
      </w:ins>
      <w:ins w:id="26372" w:author="PR Preview" w:date="2026-01-01T00:00:00Z">
        <w:r>
          <w:t xml:space="preserve">(</w:t>
        </w:r>
      </w:ins>
      <w:hyperlink w:anchor="def-column-space">
        <w:ins w:id="26373" w:author="PR Preview" w:date="2026-01-01T00:00:00Z">
          <w:r>
            <w:rPr>
              <w:rStyle w:val="Hyperlink"/>
            </w:rPr>
            <w:t xml:space="preserve">Definition 52</w:t>
          </w:r>
        </w:ins>
      </w:hyperlink>
      <w:ins w:id="26374" w:author="PR Preview" w:date="2026-01-01T00:00:00Z">
        <w:r>
          <w:t xml:space="preserve">).</w:t>
        </w:r>
      </w:ins>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del w:id="26375" w:author="PR Preview" w:date="2026-01-01T00:00:00Z">
        <w:r>
          <w:delText xml:space="preserve">So for every</w:delText>
        </w:r>
      </w:del>
      <w:del w:id="26376" w:author="PR Preview" w:date="2026-01-01T00:00:00Z">
        <w:r>
          <w:delText xml:space="preserve"> </w:delText>
        </w:r>
      </w:del>
      <m:oMath>
        <m:limLow>
          <m:e>
            <m:r>
              <m:t>b</m:t>
            </m:r>
          </m:e>
          <m:lim>
            <m:r>
              <m:rPr>
                <m:sty m:val="p"/>
              </m:rPr>
              <m:t>∼</m:t>
            </m:r>
          </m:lim>
        </m:limLow>
        <m:r>
          <m:rPr>
            <m:sty m:val="p"/>
          </m:rPr>
          <m:t>∈</m:t>
        </m:r>
        <m:sSup>
          <m:e>
            <m:r>
              <m:rPr>
                <m:scr m:val="double-struck"/>
                <m:sty m:val="p"/>
              </m:rPr>
              <m:t>R</m:t>
            </m:r>
          </m:e>
          <m:sup>
            <m:r>
              <m:t>p</m:t>
            </m:r>
          </m:sup>
        </m:sSup>
      </m:oMath>
      <w:del w:id="26377" w:author="PR Preview" w:date="2026-01-01T00:00:00Z">
        <w:r>
          <w:delText xml:space="preserve">,</w:delText>
        </w:r>
      </w:del>
      <w:del w:id="26378" w:author="PR Preview" w:date="2026-01-01T00:00:00Z">
        <w:r>
          <w:delText xml:space="preserve"> </w:delText>
        </w:r>
      </w:del>
      <m:oMath>
        <m:r>
          <m:rPr>
            <m:sty m:val="bi"/>
          </m:rPr>
          <m:t>X</m:t>
        </m:r>
        <m:limLow>
          <m:e>
            <m:r>
              <m:t>b</m:t>
            </m:r>
          </m:e>
          <m:lim>
            <m:r>
              <m:rPr>
                <m:sty m:val="p"/>
              </m:rPr>
              <m:t>∼</m:t>
            </m:r>
          </m:lim>
        </m:limLow>
        <m:r>
          <m:rPr>
            <m:sty m:val="p"/>
          </m:rPr>
          <m:t>=</m:t>
        </m:r>
        <m:r>
          <m:rPr>
            <m:sty m:val="p"/>
          </m:rPr>
          <m:t>(</m:t>
        </m:r>
        <m:r>
          <m:rPr>
            <m:sty m:val="bi"/>
          </m:rPr>
          <m:t>H</m:t>
        </m:r>
        <m:r>
          <m:rPr>
            <m:sty m:val="bi"/>
          </m:rPr>
          <m:t>X</m:t>
        </m:r>
        <m:r>
          <m:rPr>
            <m:sty m:val="p"/>
          </m:rPr>
          <m:t>)</m:t>
        </m:r>
        <m:r>
          <m:t> </m:t>
        </m:r>
        <m:limLow>
          <m:e>
            <m:r>
              <m:t>b</m:t>
            </m:r>
          </m:e>
          <m:lim>
            <m:r>
              <m:rPr>
                <m:sty m:val="p"/>
              </m:rPr>
              <m:t>∼</m:t>
            </m:r>
          </m:lim>
        </m:limLow>
      </m:oMath>
      <w:del w:id="26379" w:author="PR Preview" w:date="2026-01-01T00:00:00Z">
        <w:r>
          <w:delText xml:space="preserve">, since</w:delText>
        </w:r>
      </w:del>
      <w:del w:id="26380" w:author="PR Preview" w:date="2026-01-01T00:00:00Z">
        <w:r>
          <w:delText xml:space="preserve"> </w:delText>
        </w:r>
      </w:del>
      <m:oMath>
        <m:r>
          <m:rPr>
            <m:sty m:val="bi"/>
          </m:rPr>
          <m:t>H</m:t>
        </m:r>
        <m:r>
          <m:rPr>
            <m:sty m:val="bi"/>
          </m:rPr>
          <m:t>X</m:t>
        </m:r>
        <m:r>
          <m:rPr>
            <m:sty m:val="p"/>
          </m:rPr>
          <m:t>=</m:t>
        </m:r>
        <m:r>
          <m:rPr>
            <m:sty m:val="bi"/>
          </m:rPr>
          <m:t>X</m:t>
        </m:r>
      </m:oMath>
      <w:del w:id="26381" w:author="PR Preview" w:date="2026-01-01T00:00:00Z">
        <w:r>
          <w:delText xml:space="preserve">,</w:delText>
        </w:r>
      </w:del>
      <w:del w:id="26382" w:author="PR Preview" w:date="2026-01-01T00:00:00Z">
        <w:r>
          <w:delText xml:space="preserve"> </w:delText>
        </w:r>
      </w:del>
      <w:del w:id="26383" w:author="PR Preview" w:date="2026-01-01T00:00:00Z">
        <w:r>
          <w:delText xml:space="preserve">and</w:delText>
        </w:r>
      </w:del>
      <w:del w:id="26384" w:author="PR Preview" w:date="2026-01-01T00:00:00Z">
        <w:r>
          <w:delText xml:space="preserve"> </w:delText>
        </w:r>
      </w:del>
      <m:oMath>
        <m:r>
          <m:rPr>
            <m:sty m:val="p"/>
          </m:rPr>
          <m:t>(</m:t>
        </m:r>
        <m:r>
          <m:rPr>
            <m:sty m:val="bi"/>
          </m:rPr>
          <m:t>H</m:t>
        </m:r>
        <m:r>
          <m:rPr>
            <m:sty m:val="bi"/>
          </m:rPr>
          <m:t>X</m:t>
        </m:r>
        <m:r>
          <m:rPr>
            <m:sty m:val="p"/>
          </m:rPr>
          <m:t>)</m:t>
        </m:r>
        <m:r>
          <m:t> </m:t>
        </m:r>
        <m:limLow>
          <m:e>
            <m:r>
              <m:t>b</m:t>
            </m:r>
          </m:e>
          <m:lim>
            <m:r>
              <m:rPr>
                <m:sty m:val="p"/>
              </m:rPr>
              <m:t>∼</m:t>
            </m:r>
          </m:lim>
        </m:limLow>
        <m:r>
          <m:rPr>
            <m:sty m:val="p"/>
          </m:rPr>
          <m:t>=</m:t>
        </m:r>
        <m:r>
          <m:rPr>
            <m:sty m:val="bi"/>
          </m:rPr>
          <m:t>H</m:t>
        </m:r>
        <m:r>
          <m:t> </m:t>
        </m:r>
        <m:r>
          <m:rPr>
            <m:sty m:val="p"/>
          </m:rPr>
          <m:t>(</m:t>
        </m:r>
        <m:r>
          <m:rPr>
            <m:sty m:val="bi"/>
          </m:rPr>
          <m:t>X</m:t>
        </m:r>
        <m:limLow>
          <m:e>
            <m:r>
              <m:t>b</m:t>
            </m:r>
          </m:e>
          <m:lim>
            <m:r>
              <m:rPr>
                <m:sty m:val="p"/>
              </m:rPr>
              <m:t>∼</m:t>
            </m:r>
          </m:lim>
        </m:limLow>
        <m:r>
          <m:rPr>
            <m:sty m:val="p"/>
          </m:rPr>
          <m:t>)</m:t>
        </m:r>
      </m:oMath>
      <w:del w:id="26385" w:author="PR Preview" w:date="2026-01-01T00:00:00Z">
        <w:r>
          <w:delText xml:space="preserve"> </w:delText>
        </w:r>
      </w:del>
      <w:del w:id="26386" w:author="PR Preview" w:date="2026-01-01T00:00:00Z">
        <w:r>
          <w:delText xml:space="preserve">(</w:delText>
        </w:r>
      </w:del>
      <w:hyperlink w:anchor="thm-matmul-assoc">
        <w:del w:id="26387" w:author="PR Preview" w:date="2026-01-01T00:00:00Z">
          <w:r>
            <w:rPr>
              <w:rStyle w:val="Hyperlink"/>
            </w:rPr>
            <w:delText xml:space="preserve">Theorem 8</w:delText>
          </w:r>
        </w:del>
      </w:hyperlink>
      <w:del w:id="26388" w:author="PR Preview" w:date="2026-01-01T00:00:00Z">
        <w:r>
          <w:delText xml:space="preserve">),</w:delText>
        </w:r>
      </w:del>
      <w:del w:id="26389" w:author="PR Preview" w:date="2026-01-01T00:00:00Z">
        <w:r>
          <w:delText xml:space="preserve"> </w:delText>
        </w:r>
      </w:del>
      <w:del w:id="26390" w:author="PR Preview" w:date="2026-01-01T00:00:00Z">
        <w:r>
          <w:delText xml:space="preserve">which is in</w:delText>
        </w:r>
      </w:del>
      <w:del w:id="26391" w:author="PR Preview" w:date="2026-01-01T00:00:00Z">
        <w:r>
          <w:delText xml:space="preserve"> </w:delText>
        </w:r>
      </w:del>
      <m:oMath>
        <m:r>
          <m:rPr>
            <m:scr m:val="script"/>
            <m:sty m:val="p"/>
          </m:rPr>
          <m:t>C</m:t>
        </m:r>
        <m:r>
          <m:rPr>
            <m:sty m:val="p"/>
          </m:rPr>
          <m:t>(</m:t>
        </m:r>
        <m:r>
          <m:rPr>
            <m:sty m:val="bi"/>
          </m:rPr>
          <m:t>H</m:t>
        </m:r>
        <m:r>
          <m:rPr>
            <m:sty m:val="p"/>
          </m:rPr>
          <m:t>)</m:t>
        </m:r>
      </m:oMath>
      <w:del w:id="26392" w:author="PR Preview" w:date="2026-01-01T00:00:00Z">
        <w:r>
          <w:delText xml:space="preserve">.</w:delText>
        </w:r>
      </w:del>
    </w:p>
    <w:p>
      <w:pPr>
        <w:pStyle w:val="BodyText"/>
      </w:pPr>
      <m:oMath>
        <m:r>
          <m:rPr>
            <m:scr m:val="script"/>
            <m:sty m:val="p"/>
          </m:rPr>
          <m:t>C</m:t>
        </m:r>
        <m:r>
          <m:rPr>
            <m:sty m:val="p"/>
          </m:rPr>
          <m:t>(</m:t>
        </m:r>
        <m:r>
          <m:rPr>
            <m:sty m:val="bi"/>
          </m:rPr>
          <m:t>X</m:t>
        </m:r>
        <m:r>
          <m:rPr>
            <m:sty m:val="p"/>
          </m:rPr>
          <m:t>)</m:t>
        </m:r>
      </m:oMath>
      <w:del w:id="26393" w:author="PR Preview" w:date="2026-01-01T00:00:00Z">
        <w:r>
          <w:delText xml:space="preserve"> </w:delText>
        </w:r>
      </w:del>
      <w:del w:id="26394" w:author="PR Preview" w:date="2026-01-01T00:00:00Z">
        <w:r>
          <w:delText xml:space="preserve">has dimension</w:delText>
        </w:r>
      </w:del>
      <w:del w:id="26395" w:author="PR Preview" w:date="2026-01-01T00:00:00Z">
        <w:r>
          <w:delText xml:space="preserve"> </w:delText>
        </w:r>
      </w:del>
      <m:oMath>
        <m:r>
          <m:t>p</m:t>
        </m:r>
        <m:r>
          <m:rPr>
            <m:sty m:val="p"/>
          </m:rPr>
          <m:t>≥</m:t>
        </m:r>
        <m:r>
          <m:t>1</m:t>
        </m:r>
      </m:oMath>
      <w:del w:id="26396" w:author="PR Preview" w:date="2026-01-01T00:00:00Z">
        <w:r>
          <w:delText xml:space="preserve"> </w:delText>
        </w:r>
      </w:del>
      <w:del w:id="26397" w:author="PR Preview" w:date="2026-01-01T00:00:00Z">
        <w:r>
          <w:delText xml:space="preserve">(</w:delText>
        </w:r>
      </w:del>
      <w:hyperlink w:anchor="thm-rank-dim">
        <w:del w:id="26398" w:author="PR Preview" w:date="2026-01-01T00:00:00Z">
          <w:r>
            <w:rPr>
              <w:rStyle w:val="Hyperlink"/>
            </w:rPr>
            <w:delText xml:space="preserve">Theorem 38</w:delText>
          </w:r>
        </w:del>
      </w:hyperlink>
      <w:del w:id="26399" w:author="PR Preview" w:date="2026-01-01T00:00:00Z">
        <w:r>
          <w:delText xml:space="preserve">),</w:delText>
        </w:r>
      </w:del>
      <w:del w:id="26400" w:author="PR Preview" w:date="2026-01-01T00:00:00Z">
        <w:r>
          <w:delText xml:space="preserve"> </w:delText>
        </w:r>
      </w:del>
      <w:del w:id="26401" w:author="PR Preview" w:date="2026-01-01T00:00:00Z">
        <w:r>
          <w:delText xml:space="preserve">so an orthonormal basis of it has</w:delText>
        </w:r>
      </w:del>
      <w:del w:id="26402" w:author="PR Preview" w:date="2026-01-01T00:00:00Z">
        <w:r>
          <w:delText xml:space="preserve"> </w:delText>
        </w:r>
      </w:del>
      <m:oMath>
        <m:r>
          <m:t>p</m:t>
        </m:r>
      </m:oMath>
      <w:del w:id="26403" w:author="PR Preview" w:date="2026-01-01T00:00:00Z">
        <w:r>
          <w:delText xml:space="preserve"> </w:delText>
        </w:r>
      </w:del>
      <w:del w:id="26404" w:author="PR Preview" w:date="2026-01-01T00:00:00Z">
        <w:r>
          <w:delText xml:space="preserve">vectors (</w:delText>
        </w:r>
      </w:del>
      <w:hyperlink w:anchor="def-dimension">
        <w:del w:id="26405" w:author="PR Preview" w:date="2026-01-01T00:00:00Z">
          <w:r>
            <w:rPr>
              <w:rStyle w:val="Hyperlink"/>
            </w:rPr>
            <w:delText xml:space="preserve">Definition 51</w:delText>
          </w:r>
        </w:del>
      </w:hyperlink>
      <w:del w:id="26406" w:author="PR Preview" w:date="2026-01-01T00:00:00Z">
        <w:r>
          <w:delText xml:space="preserve">),</w:delText>
        </w:r>
      </w:del>
      <w:del w:id="26407" w:author="PR Preview" w:date="2026-01-01T00:00:00Z">
        <w:r>
          <w:delText xml:space="preserve"> </w:delText>
        </w:r>
      </w:del>
      <w:del w:id="26408" w:author="PR Preview" w:date="2026-01-01T00:00:00Z">
        <w:r>
          <w:delText xml:space="preserve">and</w:delText>
        </w:r>
      </w:del>
      <w:del w:id="26409" w:author="PR Preview" w:date="2026-01-01T00:00:00Z">
        <w:r>
          <w:delText xml:space="preserve"> </w:delText>
        </w:r>
      </w:del>
      <m:oMath>
        <m:r>
          <m:rPr>
            <m:sty m:val="bi"/>
          </m:rPr>
          <m:t>Q</m:t>
        </m:r>
        <m:sSup>
          <m:e>
            <m:r>
              <m:rPr>
                <m:sty m:val="bi"/>
              </m:rPr>
              <m:t>Q</m:t>
            </m:r>
          </m:e>
          <m:sup>
            <m:r>
              <m:rPr>
                <m:sty m:val="p"/>
              </m:rPr>
              <m:t>⊤</m:t>
            </m:r>
          </m:sup>
        </m:sSup>
      </m:oMath>
      <w:del w:id="26410" w:author="PR Preview" w:date="2026-01-01T00:00:00Z">
        <w:r>
          <w:delText xml:space="preserve"> </w:delText>
        </w:r>
      </w:del>
      <w:del w:id="26411" w:author="PR Preview" w:date="2026-01-01T00:00:00Z">
        <w:r>
          <w:delText xml:space="preserve">also gives the orthogonal projection onto</w:delText>
        </w:r>
      </w:del>
      <w:del w:id="26412" w:author="PR Preview" w:date="2026-01-01T00:00:00Z">
        <w:r>
          <w:delText xml:space="preserve"> </w:delText>
        </w:r>
      </w:del>
      <m:oMath>
        <m:r>
          <m:rPr>
            <m:scr m:val="script"/>
            <m:sty m:val="p"/>
          </m:rPr>
          <m:t>C</m:t>
        </m:r>
        <m:r>
          <m:rPr>
            <m:sty m:val="p"/>
          </m:rPr>
          <m:t>(</m:t>
        </m:r>
        <m:r>
          <m:rPr>
            <m:sty m:val="bi"/>
          </m:rPr>
          <m:t>X</m:t>
        </m:r>
        <m:r>
          <m:rPr>
            <m:sty m:val="p"/>
          </m:rPr>
          <m:t>)</m:t>
        </m:r>
      </m:oMath>
      <w:del w:id="26413" w:author="PR Preview" w:date="2026-01-01T00:00:00Z">
        <w:r>
          <w:delText xml:space="preserve"> </w:delText>
        </w:r>
      </w:del>
      <w:del w:id="26414" w:author="PR Preview" w:date="2026-01-01T00:00:00Z">
        <w:r>
          <w:delText xml:space="preserve">(</w:delText>
        </w:r>
      </w:del>
      <w:hyperlink w:anchor="thm-projector-onb">
        <w:del w:id="26415" w:author="PR Preview" w:date="2026-01-01T00:00:00Z">
          <w:r>
            <w:rPr>
              <w:rStyle w:val="Hyperlink"/>
            </w:rPr>
            <w:delText xml:space="preserve">Theorem 90</w:delText>
          </w:r>
        </w:del>
      </w:hyperlink>
      <w:del w:id="26416" w:author="PR Preview" w:date="2026-01-01T00:00:00Z">
        <w:r>
          <w:delText xml:space="preserve">, with</w:delText>
        </w:r>
      </w:del>
      <w:del w:id="26417" w:author="PR Preview" w:date="2026-01-01T00:00:00Z">
        <w:r>
          <w:delText xml:space="preserve"> </w:delText>
        </w:r>
      </w:del>
      <m:oMath>
        <m:r>
          <m:t>n</m:t>
        </m:r>
      </m:oMath>
      <w:del w:id="26418" w:author="PR Preview" w:date="2026-01-01T00:00:00Z">
        <w:r>
          <w:delText xml:space="preserve"> </w:delText>
        </w:r>
      </w:del>
      <w:del w:id="26419" w:author="PR Preview" w:date="2026-01-01T00:00:00Z">
        <w:r>
          <w:delText xml:space="preserve">in place of</w:delText>
        </w:r>
      </w:del>
      <w:del w:id="26420" w:author="PR Preview" w:date="2026-01-01T00:00:00Z">
        <w:r>
          <w:delText xml:space="preserve"> </w:delText>
        </w:r>
      </w:del>
      <m:oMath>
        <m:r>
          <m:t>p</m:t>
        </m:r>
      </m:oMath>
      <w:del w:id="26421" w:author="PR Preview" w:date="2026-01-01T00:00:00Z">
        <w:r>
          <w:delText xml:space="preserve"> </w:delText>
        </w:r>
      </w:del>
      <w:del w:id="26422" w:author="PR Preview" w:date="2026-01-01T00:00:00Z">
        <w:r>
          <w:delText xml:space="preserve">and</w:delText>
        </w:r>
      </w:del>
      <w:del w:id="26423" w:author="PR Preview" w:date="2026-01-01T00:00:00Z">
        <w:r>
          <w:delText xml:space="preserve"> </w:delText>
        </w:r>
      </w:del>
      <m:oMath>
        <m:r>
          <m:t>r</m:t>
        </m:r>
        <m:r>
          <m:rPr>
            <m:sty m:val="p"/>
          </m:rPr>
          <m:t>=</m:t>
        </m:r>
        <m:r>
          <m:t>p</m:t>
        </m:r>
      </m:oMath>
      <w:del w:id="26424" w:author="PR Preview" w:date="2026-01-01T00:00:00Z">
        <w:r>
          <w:delText xml:space="preserve">).</w:delText>
        </w:r>
      </w:del>
      <w:del w:id="26425" w:author="PR Preview" w:date="2026-01-01T00:00:00Z">
        <w:r>
          <w:delText xml:space="preserve"> </w:delText>
        </w:r>
      </w:del>
      <w:del w:id="26426" w:author="PR Preview" w:date="2026-01-01T00:00:00Z">
        <w:r>
          <w:delText xml:space="preserve">By</w:delText>
        </w:r>
      </w:del>
      <w:del w:id="26427" w:author="PR Preview" w:date="2026-01-01T00:00:00Z">
        <w:r>
          <w:delText xml:space="preserve"> </w:delText>
        </w:r>
      </w:del>
      <w:hyperlink w:anchor="thm-projection-matrix-projects">
        <w:del w:id="26428" w:author="PR Preview" w:date="2026-01-01T00:00:00Z">
          <w:r>
            <w:rPr>
              <w:rStyle w:val="Hyperlink"/>
            </w:rPr>
            <w:delText xml:space="preserve">Theorem 91</w:delText>
          </w:r>
        </w:del>
      </w:hyperlink>
      <w:del w:id="26429" w:author="PR Preview" w:date="2026-01-01T00:00:00Z">
        <w:r>
          <w:delText xml:space="preserve">, part 2,</w:delText>
        </w:r>
      </w:del>
      <w:del w:id="26430" w:author="PR Preview" w:date="2026-01-01T00:00:00Z">
        <w:r>
          <w:delText xml:space="preserve"> </w:delText>
        </w:r>
      </w:del>
      <m:oMath>
        <m:r>
          <m:rPr>
            <m:sty m:val="bi"/>
          </m:rPr>
          <m:t>H</m:t>
        </m:r>
        <m:r>
          <m:rPr>
            <m:sty m:val="p"/>
          </m:rPr>
          <m:t>=</m:t>
        </m:r>
        <m:r>
          <m:rPr>
            <m:sty m:val="bi"/>
          </m:rPr>
          <m:t>Q</m:t>
        </m:r>
        <m:sSup>
          <m:e>
            <m:r>
              <m:rPr>
                <m:sty m:val="bi"/>
              </m:rPr>
              <m:t>Q</m:t>
            </m:r>
          </m:e>
          <m:sup>
            <m:r>
              <m:rPr>
                <m:sty m:val="p"/>
              </m:rPr>
              <m:t>⊤</m:t>
            </m:r>
          </m:sup>
        </m:sSup>
      </m:oMath>
      <w:del w:id="26431" w:author="PR Preview" w:date="2026-01-01T00:00:00Z">
        <w:r>
          <w:delText xml:space="preserve">.</w:delText>
        </w:r>
      </w:del>
    </w:p>
    <w:p>
      <w:pPr>
        <w:pStyle w:val="BodyText"/>
      </w:pPr>
      <w:del w:id="26432" w:author="PR Preview" w:date="2026-01-01T00:00:00Z">
        <w:r>
          <w:rPr>
            <w:b/>
            <w:bCs/>
          </w:rPr>
          <w:delText xml:space="preserve">Example 168 (The intercept-only hat matrix, from an orthonormal basis)</w:delText>
        </w:r>
      </w:del>
      <w:del w:id="26433" w:author="PR Preview" w:date="2026-01-01T00:00:00Z">
        <w:r>
          <w:delText xml:space="preserve"> </w:delText>
        </w:r>
      </w:del>
      <w:del w:id="26434" w:author="PR Preview" w:date="2026-01-01T00:00:00Z">
        <w:r>
          <w:delText xml:space="preserve">For the intercept-only design</w:delText>
        </w:r>
      </w:del>
      <w:del w:id="26435"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del w:id="26436" w:author="PR Preview" w:date="2026-01-01T00:00:00Z">
        <w:r>
          <w:delText xml:space="preserve"> </w:delText>
        </w:r>
      </w:del>
      <w:del w:id="26437" w:author="PR Preview" w:date="2026-01-01T00:00:00Z">
        <w:r>
          <w:delText xml:space="preserve">of</w:delText>
        </w:r>
      </w:del>
      <w:del w:id="26438" w:author="PR Preview" w:date="2026-01-01T00:00:00Z">
        <w:r>
          <w:delText xml:space="preserve"> </w:delText>
        </w:r>
      </w:del>
      <w:hyperlink w:anchor="exm-hat-matrix">
        <w:del w:id="26439" w:author="PR Preview" w:date="2026-01-01T00:00:00Z">
          <w:r>
            <w:rPr>
              <w:rStyle w:val="Hyperlink"/>
            </w:rPr>
            <w:delText xml:space="preserve">Example 161</w:delText>
          </w:r>
        </w:del>
      </w:hyperlink>
      <w:del w:id="26440" w:author="PR Preview" w:date="2026-01-01T00:00:00Z">
        <w:r>
          <w:delText xml:space="preserve">,</w:delText>
        </w:r>
      </w:del>
      <w:del w:id="26441" w:author="PR Preview" w:date="2026-01-01T00:00:00Z">
        <w:r>
          <w:delText xml:space="preserve"> </w:delText>
        </w:r>
      </w:del>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del w:id="26442" w:author="PR Preview" w:date="2026-01-01T00:00:00Z">
        <w:r>
          <w:delText xml:space="preserve">,</w:delText>
        </w:r>
      </w:del>
      <w:del w:id="26443" w:author="PR Preview" w:date="2026-01-01T00:00:00Z">
        <w:r>
          <w:delText xml:space="preserve"> </w:delText>
        </w:r>
      </w:del>
      <w:del w:id="26444" w:author="PR Preview" w:date="2026-01-01T00:00:00Z">
        <w:r>
          <w:delText xml:space="preserve">with orthonormal basis</w:delText>
        </w:r>
      </w:del>
      <w:del w:id="26445" w:author="PR Preview" w:date="2026-01-01T00:00:00Z">
        <w:r>
          <w:delText xml:space="preserve"> </w:delText>
        </w:r>
      </w:del>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del w:id="26446" w:author="PR Preview" w:date="2026-01-01T00:00:00Z">
        <w:r>
          <w:delText xml:space="preserve">,</w:delText>
        </w:r>
      </w:del>
      <w:del w:id="26447" w:author="PR Preview" w:date="2026-01-01T00:00:00Z">
        <w:r>
          <w:delText xml:space="preserve"> </w:delText>
        </w:r>
      </w:del>
      <w:del w:id="26448" w:author="PR Preview" w:date="2026-01-01T00:00:00Z">
        <w:r>
          <w:delText xml:space="preserve">since</w:delText>
        </w:r>
      </w:del>
    </w:p>
    <w:p>
      <w:pPr>
        <w:pStyle w:val="BodyText"/>
      </w:pPr>
      <m:oMathPara>
        <m:oMathParaPr>
          <m:jc m:val="center"/>
        </m:oMathParaPr>
        <m:oMath>
          <m:eqArr>
            <m:e>
              <m:r>
                <m:t>​</m:t>
              </m:r>
              <m:d>
                <m:dPr>
                  <m:begChr m:val="∥"/>
                  <m:sepChr m:val=""/>
                  <m:endChr m:val="∥"/>
                  <m:grow/>
                </m:dPr>
                <m:e>
                  <m:sSub>
                    <m:e>
                      <m:limLow>
                        <m:e>
                          <m:r>
                            <m:t>q</m:t>
                          </m:r>
                        </m:e>
                        <m:lim>
                          <m:r>
                            <m:rPr>
                              <m:sty m:val="p"/>
                            </m:rPr>
                            <m:t>∼</m:t>
                          </m:r>
                        </m:lim>
                      </m:limLow>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del w:id="26449" w:author="PR Preview" w:date="2026-01-01T00:00:00Z">
        <w:r>
          <w:delText xml:space="preserve">With</w:delText>
        </w:r>
      </w:del>
      <w:del w:id="26450" w:author="PR Preview" w:date="2026-01-01T00:00:00Z">
        <w:r>
          <w:delText xml:space="preserve"> </w:delText>
        </w:r>
      </w:del>
      <m:oMath>
        <m:r>
          <m:rPr>
            <m:sty m:val="bi"/>
          </m:rPr>
          <m:t>Q</m:t>
        </m:r>
        <m:r>
          <m:rPr>
            <m:sty m:val="p"/>
          </m:rPr>
          <m:t>=</m:t>
        </m:r>
        <m:r>
          <m:rPr>
            <m:sty m:val="p"/>
          </m:rPr>
          <m:t>[</m:t>
        </m:r>
        <m:sSub>
          <m:e>
            <m:limLow>
              <m:e>
                <m:r>
                  <m:t>q</m:t>
                </m:r>
              </m:e>
              <m:lim>
                <m:r>
                  <m:rPr>
                    <m:sty m:val="p"/>
                  </m:rPr>
                  <m:t>∼</m:t>
                </m:r>
              </m:lim>
            </m:limLow>
          </m:e>
          <m:sub>
            <m:r>
              <m:t>1</m:t>
            </m:r>
          </m:sub>
        </m:sSub>
        <m:r>
          <m:rPr>
            <m:sty m:val="p"/>
          </m:rPr>
          <m:t>]</m:t>
        </m:r>
      </m:oMath>
      <w:del w:id="26451" w:author="PR Preview" w:date="2026-01-01T00:00:00Z">
        <w:r>
          <w:delText xml:space="preserve">,</w:delText>
        </w:r>
      </w:del>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del w:id="26452" w:author="PR Preview" w:date="2026-01-01T00:00:00Z">
        <w:r>
          <w:delText xml:space="preserve">the hat matrix found in</w:delText>
        </w:r>
      </w:del>
      <w:del w:id="26453" w:author="PR Preview" w:date="2026-01-01T00:00:00Z">
        <w:r>
          <w:delText xml:space="preserve"> </w:delText>
        </w:r>
      </w:del>
      <w:hyperlink w:anchor="exm-hat-matrix">
        <w:del w:id="26454" w:author="PR Preview" w:date="2026-01-01T00:00:00Z">
          <w:r>
            <w:rPr>
              <w:rStyle w:val="Hyperlink"/>
            </w:rPr>
            <w:delText xml:space="preserve">Example 161</w:delText>
          </w:r>
        </w:del>
      </w:hyperlink>
      <w:del w:id="26455" w:author="PR Preview" w:date="2026-01-01T00:00:00Z">
        <w:r>
          <w:delText xml:space="preserve">.</w:delText>
        </w:r>
      </w:del>
      <w:del w:id="26456" w:author="PR Preview" w:date="2026-01-01T00:00:00Z">
        <w:r>
          <w:delText xml:space="preserve"> </w:delText>
        </w:r>
      </w:del>
      <w:del w:id="26457" w:author="PR Preview" w:date="2026-01-01T00:00:00Z">
        <w:r>
          <w:delText xml:space="preserve">The fitted values</w:delText>
        </w:r>
      </w:del>
      <w:del w:id="26458" w:author="PR Preview" w:date="2026-01-01T00:00:00Z">
        <w:r>
          <w:delText xml:space="preserve"> </w:delText>
        </w:r>
      </w:del>
      <m:oMath>
        <m:r>
          <m:rPr>
            <m:sty m:val="p"/>
          </m:rPr>
          <m:t>(</m:t>
        </m:r>
        <m:acc>
          <m:accPr>
            <m:chr m:val="‾"/>
          </m:accPr>
          <m:e>
            <m:r>
              <m:t>y</m:t>
            </m:r>
          </m:e>
        </m:acc>
        <m:r>
          <m:rPr>
            <m:sty m:val="p"/>
          </m:rPr>
          <m:t>,</m:t>
        </m:r>
        <m:acc>
          <m:accPr>
            <m:chr m:val="‾"/>
          </m:accPr>
          <m:e>
            <m:r>
              <m:t>y</m:t>
            </m:r>
          </m:e>
        </m:acc>
        <m:r>
          <m:rPr>
            <m:sty m:val="p"/>
          </m:rPr>
          <m:t>)</m:t>
        </m:r>
      </m:oMath>
      <w:del w:id="26459" w:author="PR Preview" w:date="2026-01-01T00:00:00Z">
        <w:r>
          <w:delText xml:space="preserve"> </w:delText>
        </w:r>
      </w:del>
      <w:del w:id="26460" w:author="PR Preview" w:date="2026-01-01T00:00:00Z">
        <w:r>
          <w:delText xml:space="preserve">are the closest point to</w:delText>
        </w:r>
      </w:del>
      <w:del w:id="26461" w:author="PR Preview" w:date="2026-01-01T00:00:00Z">
        <w:r>
          <w:delText xml:space="preserve"> </w:delText>
        </w:r>
      </w:del>
      <m:oMath>
        <m:limLow>
          <m:e>
            <m:r>
              <m:t>y</m:t>
            </m:r>
          </m:e>
          <m:lim>
            <m:r>
              <m:rPr>
                <m:sty m:val="p"/>
              </m:rPr>
              <m:t>∼</m:t>
            </m:r>
          </m:lim>
        </m:limLow>
      </m:oMath>
      <w:del w:id="26462" w:author="PR Preview" w:date="2026-01-01T00:00:00Z">
        <w:r>
          <w:delText xml:space="preserve"> </w:delText>
        </w:r>
      </w:del>
      <w:del w:id="26463" w:author="PR Preview" w:date="2026-01-01T00:00:00Z">
        <w:r>
          <w:delText xml:space="preserve">on the line of constant vectors</w:delText>
        </w:r>
      </w:del>
      <w:del w:id="26464" w:author="PR Preview" w:date="2026-01-01T00:00:00Z">
        <w:r>
          <w:delText xml:space="preserve"> </w:delText>
        </w:r>
      </w:del>
      <w:del w:id="26465" w:author="PR Preview" w:date="2026-01-01T00:00:00Z">
        <w:r>
          <w:delText xml:space="preserve">(</w:delText>
        </w:r>
      </w:del>
      <w:hyperlink w:anchor="thm-closest-point">
        <w:del w:id="26466" w:author="PR Preview" w:date="2026-01-01T00:00:00Z">
          <w:r>
            <w:rPr>
              <w:rStyle w:val="Hyperlink"/>
            </w:rPr>
            <w:delText xml:space="preserve">Theorem 89</w:delText>
          </w:r>
        </w:del>
      </w:hyperlink>
      <w:del w:id="26467" w:author="PR Preview" w:date="2026-01-01T00:00:00Z">
        <w:r>
          <w:delText xml:space="preserve">),</w:delText>
        </w:r>
      </w:del>
      <w:del w:id="26468" w:author="PR Preview" w:date="2026-01-01T00:00:00Z">
        <w:r>
          <w:delText xml:space="preserve"> </w:delText>
        </w:r>
      </w:del>
      <w:del w:id="26469" w:author="PR Preview" w:date="2026-01-01T00:00:00Z">
        <w:r>
          <w:delText xml:space="preserve">and the residuals</w:delText>
        </w:r>
      </w:del>
      <w:del w:id="26470" w:author="PR Preview" w:date="2026-01-01T00:00:00Z">
        <w:r>
          <w:delText xml:space="preserve"> </w:delText>
        </w:r>
      </w:del>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del w:id="26471" w:author="PR Preview" w:date="2026-01-01T00:00:00Z">
        <w:r>
          <w:delText xml:space="preserve"> </w:delText>
        </w:r>
      </w:del>
      <w:del w:id="26472" w:author="PR Preview" w:date="2026-01-01T00:00:00Z">
        <w:r>
          <w:delText xml:space="preserve">are orthogonal to</w:delText>
        </w:r>
      </w:del>
      <w:del w:id="26473" w:author="PR Preview" w:date="2026-01-01T00:00:00Z">
        <w:r>
          <w:delText xml:space="preserve"> </w:delText>
        </w:r>
      </w:del>
      <m:oMath>
        <m:r>
          <m:rPr>
            <m:sty m:val="p"/>
          </m:rPr>
          <m:t>(</m:t>
        </m:r>
        <m:r>
          <m:t>1</m:t>
        </m:r>
        <m:r>
          <m:rPr>
            <m:sty m:val="p"/>
          </m:rPr>
          <m:t>,</m:t>
        </m:r>
        <m:r>
          <m:t>1</m:t>
        </m:r>
        <m:r>
          <m:rPr>
            <m:sty m:val="p"/>
          </m:rPr>
          <m:t>)</m:t>
        </m:r>
      </m:oMath>
      <w:del w:id="26474" w:author="PR Preview" w:date="2026-01-01T00:00:00Z">
        <w:r>
          <w:delText xml:space="preserve">:</w:delText>
        </w:r>
      </w:del>
    </w:p>
    <w:p>
      <w:pPr>
        <w:pStyle w:val="FirstParagraph"/>
      </w:pPr>
      <w:ins w:id="26475" w:author="PR Preview" w:date="2026-01-01T00:00:00Z">
        <w:r>
          <w:t xml:space="preserve">So for every</w:t>
        </w:r>
      </w:ins>
      <w:ins w:id="26476" w:author="PR Preview" w:date="2026-01-01T00:00:00Z">
        <w:r>
          <w:t xml:space="preserve"> </w:t>
        </w:r>
      </w:ins>
      <w:ins w:id="26477" w:author="PR Preview" w:date="2026-01-01T00:00:00Z">
        <w:r>
          <w:t xml:space="preserve">$\mathord{\smash[b]{\underset{\raise.3ex\hbox{$\scriptstyle\sim$}}{b}}\vphantom{b}} \in \mathbb{R}^p$</w:t>
        </w:r>
      </w:ins>
      <w:ins w:id="26478" w:author="PR Preview" w:date="2026-01-01T00:00:00Z">
        <w:r>
          <w:t xml:space="preserve">,</w:t>
        </w:r>
      </w:ins>
      <w:ins w:id="26479" w:author="PR Preview" w:date="2026-01-01T00:00:00Z">
        <w:r>
          <w:t xml:space="preserve"> </w:t>
        </w:r>
      </w:ins>
      <w:ins w:id="26480" w:author="PR Preview" w:date="2026-01-01T00:00:00Z">
        <w:r>
          <w:t xml:space="preserve">$\mathbf{X}\mathord{\smash[b]{\underset{\raise.3ex\hbox{$\scriptstyle\sim$}}{b}}\vphantom{b}} = (\mathbf{H} \mathbf{X})\,\mathord{\smash[b]{\underset{\raise.3ex\hbox{$\scriptstyle\sim$}}{b}}\vphantom{b}}$</w:t>
        </w:r>
      </w:ins>
      <w:ins w:id="26481" w:author="PR Preview" w:date="2026-01-01T00:00:00Z">
        <w:r>
          <w:t xml:space="preserve">, since</w:t>
        </w:r>
      </w:ins>
      <w:ins w:id="26482" w:author="PR Preview" w:date="2026-01-01T00:00:00Z">
        <w:r>
          <w:t xml:space="preserve"> </w:t>
        </w:r>
      </w:ins>
      <m:oMath>
        <m:r>
          <m:rPr>
            <m:sty m:val="bi"/>
          </m:rPr>
          <m:t>H</m:t>
        </m:r>
        <m:r>
          <m:rPr>
            <m:sty m:val="bi"/>
          </m:rPr>
          <m:t>X</m:t>
        </m:r>
        <m:r>
          <m:rPr>
            <m:sty m:val="p"/>
          </m:rPr>
          <m:t>=</m:t>
        </m:r>
        <m:r>
          <m:rPr>
            <m:sty m:val="bi"/>
          </m:rPr>
          <m:t>X</m:t>
        </m:r>
      </m:oMath>
      <w:ins w:id="26483" w:author="PR Preview" w:date="2026-01-01T00:00:00Z">
        <w:r>
          <w:t xml:space="preserve">,</w:t>
        </w:r>
      </w:ins>
      <w:ins w:id="26484" w:author="PR Preview" w:date="2026-01-01T00:00:00Z">
        <w:r>
          <w:t xml:space="preserve"> </w:t>
        </w:r>
      </w:ins>
      <w:ins w:id="26485" w:author="PR Preview" w:date="2026-01-01T00:00:00Z">
        <w:r>
          <w:t xml:space="preserve">and</w:t>
        </w:r>
      </w:ins>
      <w:ins w:id="26486" w:author="PR Preview" w:date="2026-01-01T00:00:00Z">
        <w:r>
          <w:t xml:space="preserve"> </w:t>
        </w:r>
      </w:ins>
      <w:ins w:id="26487" w:author="PR Preview" w:date="2026-01-01T00:00:00Z">
        <w:r>
          <w:t xml:space="preserve">$(\mathbf{H} \mathbf{X})\,\mathord{\smash[b]{\underset{\raise.3ex\hbox{$\scriptstyle\sim$}}{b}}\vphantom{b}} = \mathbf{H}\,(\mathbf{X}\mathord{\smash[b]{\underset{\raise.3ex\hbox{$\scriptstyle\sim$}}{b}}\vphantom{b}})$</w:t>
        </w:r>
      </w:ins>
      <w:ins w:id="26488" w:author="PR Preview" w:date="2026-01-01T00:00:00Z">
        <w:r>
          <w:t xml:space="preserve"> </w:t>
        </w:r>
      </w:ins>
      <w:ins w:id="26489" w:author="PR Preview" w:date="2026-01-01T00:00:00Z">
        <w:r>
          <w:t xml:space="preserve">(</w:t>
        </w:r>
      </w:ins>
      <w:hyperlink w:anchor="thm-matmul-assoc">
        <w:ins w:id="26490" w:author="PR Preview" w:date="2026-01-01T00:00:00Z">
          <w:r>
            <w:rPr>
              <w:rStyle w:val="Hyperlink"/>
            </w:rPr>
            <w:t xml:space="preserve">Theorem 8</w:t>
          </w:r>
        </w:ins>
      </w:hyperlink>
      <w:ins w:id="26491" w:author="PR Preview" w:date="2026-01-01T00:00:00Z">
        <w:r>
          <w:t xml:space="preserve">),</w:t>
        </w:r>
      </w:ins>
      <w:ins w:id="26492" w:author="PR Preview" w:date="2026-01-01T00:00:00Z">
        <w:r>
          <w:t xml:space="preserve"> </w:t>
        </w:r>
      </w:ins>
      <w:ins w:id="26493" w:author="PR Preview" w:date="2026-01-01T00:00:00Z">
        <w:r>
          <w:t xml:space="preserve">which is in</w:t>
        </w:r>
      </w:ins>
      <w:ins w:id="26494" w:author="PR Preview" w:date="2026-01-01T00:00:00Z">
        <w:r>
          <w:t xml:space="preserve"> </w:t>
        </w:r>
      </w:ins>
      <m:oMath>
        <m:r>
          <m:rPr>
            <m:scr m:val="script"/>
            <m:sty m:val="p"/>
          </m:rPr>
          <m:t>C</m:t>
        </m:r>
        <m:r>
          <m:rPr>
            <m:sty m:val="p"/>
          </m:rPr>
          <m:t>(</m:t>
        </m:r>
        <m:r>
          <m:rPr>
            <m:sty m:val="bi"/>
          </m:rPr>
          <m:t>H</m:t>
        </m:r>
        <m:r>
          <m:rPr>
            <m:sty m:val="p"/>
          </m:rPr>
          <m:t>)</m:t>
        </m:r>
      </m:oMath>
      <w:ins w:id="26495" w:author="PR Preview" w:date="2026-01-01T00:00:00Z">
        <w:r>
          <w:t xml:space="preserve">.</w:t>
        </w:r>
      </w:ins>
    </w:p>
    <w:p>
      <w:pPr>
        <w:pStyle w:val="BodyText"/>
      </w:pPr>
      <m:oMath>
        <m:r>
          <m:rPr>
            <m:scr m:val="script"/>
            <m:sty m:val="p"/>
          </m:rPr>
          <m:t>C</m:t>
        </m:r>
        <m:r>
          <m:rPr>
            <m:sty m:val="p"/>
          </m:rPr>
          <m:t>(</m:t>
        </m:r>
        <m:r>
          <m:rPr>
            <m:sty m:val="bi"/>
          </m:rPr>
          <m:t>X</m:t>
        </m:r>
        <m:r>
          <m:rPr>
            <m:sty m:val="p"/>
          </m:rPr>
          <m:t>)</m:t>
        </m:r>
      </m:oMath>
      <w:ins w:id="26496" w:author="PR Preview" w:date="2026-01-01T00:00:00Z">
        <w:r>
          <w:t xml:space="preserve"> </w:t>
        </w:r>
      </w:ins>
      <w:ins w:id="26497" w:author="PR Preview" w:date="2026-01-01T00:00:00Z">
        <w:r>
          <w:t xml:space="preserve">has dimension</w:t>
        </w:r>
      </w:ins>
      <w:ins w:id="26498" w:author="PR Preview" w:date="2026-01-01T00:00:00Z">
        <w:r>
          <w:t xml:space="preserve"> </w:t>
        </w:r>
      </w:ins>
      <m:oMath>
        <m:r>
          <m:t>p</m:t>
        </m:r>
        <m:r>
          <m:rPr>
            <m:sty m:val="p"/>
          </m:rPr>
          <m:t>≥</m:t>
        </m:r>
        <m:r>
          <m:t>1</m:t>
        </m:r>
      </m:oMath>
      <w:ins w:id="26499" w:author="PR Preview" w:date="2026-01-01T00:00:00Z">
        <w:r>
          <w:t xml:space="preserve"> </w:t>
        </w:r>
      </w:ins>
      <w:ins w:id="26500" w:author="PR Preview" w:date="2026-01-01T00:00:00Z">
        <w:r>
          <w:t xml:space="preserve">(</w:t>
        </w:r>
      </w:ins>
      <w:hyperlink w:anchor="thm-rank-dim">
        <w:ins w:id="26501" w:author="PR Preview" w:date="2026-01-01T00:00:00Z">
          <w:r>
            <w:rPr>
              <w:rStyle w:val="Hyperlink"/>
            </w:rPr>
            <w:t xml:space="preserve">Theorem 38</w:t>
          </w:r>
        </w:ins>
      </w:hyperlink>
      <w:ins w:id="26502" w:author="PR Preview" w:date="2026-01-01T00:00:00Z">
        <w:r>
          <w:t xml:space="preserve">),</w:t>
        </w:r>
      </w:ins>
      <w:ins w:id="26503" w:author="PR Preview" w:date="2026-01-01T00:00:00Z">
        <w:r>
          <w:t xml:space="preserve"> </w:t>
        </w:r>
      </w:ins>
      <w:ins w:id="26504" w:author="PR Preview" w:date="2026-01-01T00:00:00Z">
        <w:r>
          <w:t xml:space="preserve">so an orthonormal basis of it has</w:t>
        </w:r>
      </w:ins>
      <w:ins w:id="26505" w:author="PR Preview" w:date="2026-01-01T00:00:00Z">
        <w:r>
          <w:t xml:space="preserve"> </w:t>
        </w:r>
      </w:ins>
      <m:oMath>
        <m:r>
          <m:t>p</m:t>
        </m:r>
      </m:oMath>
      <w:ins w:id="26506" w:author="PR Preview" w:date="2026-01-01T00:00:00Z">
        <w:r>
          <w:t xml:space="preserve"> </w:t>
        </w:r>
      </w:ins>
      <w:ins w:id="26507" w:author="PR Preview" w:date="2026-01-01T00:00:00Z">
        <w:r>
          <w:t xml:space="preserve">vectors (</w:t>
        </w:r>
      </w:ins>
      <w:hyperlink w:anchor="def-dimension">
        <w:ins w:id="26508" w:author="PR Preview" w:date="2026-01-01T00:00:00Z">
          <w:r>
            <w:rPr>
              <w:rStyle w:val="Hyperlink"/>
            </w:rPr>
            <w:t xml:space="preserve">Definition 51</w:t>
          </w:r>
        </w:ins>
      </w:hyperlink>
      <w:ins w:id="26509" w:author="PR Preview" w:date="2026-01-01T00:00:00Z">
        <w:r>
          <w:t xml:space="preserve">),</w:t>
        </w:r>
      </w:ins>
      <w:ins w:id="26510" w:author="PR Preview" w:date="2026-01-01T00:00:00Z">
        <w:r>
          <w:t xml:space="preserve"> </w:t>
        </w:r>
      </w:ins>
      <w:ins w:id="26511" w:author="PR Preview" w:date="2026-01-01T00:00:00Z">
        <w:r>
          <w:t xml:space="preserve">and</w:t>
        </w:r>
      </w:ins>
      <w:ins w:id="26512" w:author="PR Preview" w:date="2026-01-01T00:00:00Z">
        <w:r>
          <w:t xml:space="preserve"> </w:t>
        </w:r>
      </w:ins>
      <m:oMath>
        <m:r>
          <m:rPr>
            <m:sty m:val="bi"/>
          </m:rPr>
          <m:t>Q</m:t>
        </m:r>
        <m:sSup>
          <m:e>
            <m:r>
              <m:rPr>
                <m:sty m:val="bi"/>
              </m:rPr>
              <m:t>Q</m:t>
            </m:r>
          </m:e>
          <m:sup>
            <m:r>
              <m:rPr>
                <m:sty m:val="p"/>
              </m:rPr>
              <m:t>⊤</m:t>
            </m:r>
          </m:sup>
        </m:sSup>
      </m:oMath>
      <w:ins w:id="26513" w:author="PR Preview" w:date="2026-01-01T00:00:00Z">
        <w:r>
          <w:t xml:space="preserve"> </w:t>
        </w:r>
      </w:ins>
      <w:ins w:id="26514" w:author="PR Preview" w:date="2026-01-01T00:00:00Z">
        <w:r>
          <w:t xml:space="preserve">also gives the orthogonal projection onto</w:t>
        </w:r>
      </w:ins>
      <w:ins w:id="26515" w:author="PR Preview" w:date="2026-01-01T00:00:00Z">
        <w:r>
          <w:t xml:space="preserve"> </w:t>
        </w:r>
      </w:ins>
      <m:oMath>
        <m:r>
          <m:rPr>
            <m:scr m:val="script"/>
            <m:sty m:val="p"/>
          </m:rPr>
          <m:t>C</m:t>
        </m:r>
        <m:r>
          <m:rPr>
            <m:sty m:val="p"/>
          </m:rPr>
          <m:t>(</m:t>
        </m:r>
        <m:r>
          <m:rPr>
            <m:sty m:val="bi"/>
          </m:rPr>
          <m:t>X</m:t>
        </m:r>
        <m:r>
          <m:rPr>
            <m:sty m:val="p"/>
          </m:rPr>
          <m:t>)</m:t>
        </m:r>
      </m:oMath>
      <w:ins w:id="26516" w:author="PR Preview" w:date="2026-01-01T00:00:00Z">
        <w:r>
          <w:t xml:space="preserve"> </w:t>
        </w:r>
      </w:ins>
      <w:ins w:id="26517" w:author="PR Preview" w:date="2026-01-01T00:00:00Z">
        <w:r>
          <w:t xml:space="preserve">(</w:t>
        </w:r>
      </w:ins>
      <w:hyperlink w:anchor="thm-projector-onb">
        <w:ins w:id="26518" w:author="PR Preview" w:date="2026-01-01T00:00:00Z">
          <w:r>
            <w:rPr>
              <w:rStyle w:val="Hyperlink"/>
            </w:rPr>
            <w:t xml:space="preserve">Theorem 91</w:t>
          </w:r>
        </w:ins>
      </w:hyperlink>
      <w:ins w:id="26519" w:author="PR Preview" w:date="2026-01-01T00:00:00Z">
        <w:r>
          <w:t xml:space="preserve">, with</w:t>
        </w:r>
      </w:ins>
      <w:ins w:id="26520" w:author="PR Preview" w:date="2026-01-01T00:00:00Z">
        <w:r>
          <w:t xml:space="preserve"> </w:t>
        </w:r>
      </w:ins>
      <m:oMath>
        <m:r>
          <m:t>n</m:t>
        </m:r>
      </m:oMath>
      <w:ins w:id="26521" w:author="PR Preview" w:date="2026-01-01T00:00:00Z">
        <w:r>
          <w:t xml:space="preserve"> </w:t>
        </w:r>
      </w:ins>
      <w:ins w:id="26522" w:author="PR Preview" w:date="2026-01-01T00:00:00Z">
        <w:r>
          <w:t xml:space="preserve">in place of</w:t>
        </w:r>
      </w:ins>
      <w:ins w:id="26523" w:author="PR Preview" w:date="2026-01-01T00:00:00Z">
        <w:r>
          <w:t xml:space="preserve"> </w:t>
        </w:r>
      </w:ins>
      <m:oMath>
        <m:r>
          <m:t>p</m:t>
        </m:r>
      </m:oMath>
      <w:ins w:id="26524" w:author="PR Preview" w:date="2026-01-01T00:00:00Z">
        <w:r>
          <w:t xml:space="preserve"> </w:t>
        </w:r>
      </w:ins>
      <w:ins w:id="26525" w:author="PR Preview" w:date="2026-01-01T00:00:00Z">
        <w:r>
          <w:t xml:space="preserve">and</w:t>
        </w:r>
      </w:ins>
      <w:ins w:id="26526" w:author="PR Preview" w:date="2026-01-01T00:00:00Z">
        <w:r>
          <w:t xml:space="preserve"> </w:t>
        </w:r>
      </w:ins>
      <m:oMath>
        <m:r>
          <m:t>r</m:t>
        </m:r>
        <m:r>
          <m:rPr>
            <m:sty m:val="p"/>
          </m:rPr>
          <m:t>=</m:t>
        </m:r>
        <m:r>
          <m:t>p</m:t>
        </m:r>
      </m:oMath>
      <w:ins w:id="26527" w:author="PR Preview" w:date="2026-01-01T00:00:00Z">
        <w:r>
          <w:t xml:space="preserve">).</w:t>
        </w:r>
      </w:ins>
      <w:ins w:id="26528" w:author="PR Preview" w:date="2026-01-01T00:00:00Z">
        <w:r>
          <w:t xml:space="preserve"> </w:t>
        </w:r>
      </w:ins>
      <w:ins w:id="26529" w:author="PR Preview" w:date="2026-01-01T00:00:00Z">
        <w:r>
          <w:t xml:space="preserve">By</w:t>
        </w:r>
      </w:ins>
      <w:ins w:id="26530" w:author="PR Preview" w:date="2026-01-01T00:00:00Z">
        <w:r>
          <w:t xml:space="preserve"> </w:t>
        </w:r>
      </w:ins>
      <w:hyperlink w:anchor="thm-projection-matrix-projects">
        <w:ins w:id="26531" w:author="PR Preview" w:date="2026-01-01T00:00:00Z">
          <w:r>
            <w:rPr>
              <w:rStyle w:val="Hyperlink"/>
            </w:rPr>
            <w:t xml:space="preserve">Theorem 92</w:t>
          </w:r>
        </w:ins>
      </w:hyperlink>
      <w:ins w:id="26532" w:author="PR Preview" w:date="2026-01-01T00:00:00Z">
        <w:r>
          <w:t xml:space="preserve">, part 2,</w:t>
        </w:r>
      </w:ins>
      <w:ins w:id="26533" w:author="PR Preview" w:date="2026-01-01T00:00:00Z">
        <w:r>
          <w:t xml:space="preserve"> </w:t>
        </w:r>
      </w:ins>
      <m:oMath>
        <m:r>
          <m:rPr>
            <m:sty m:val="bi"/>
          </m:rPr>
          <m:t>H</m:t>
        </m:r>
        <m:r>
          <m:rPr>
            <m:sty m:val="p"/>
          </m:rPr>
          <m:t>=</m:t>
        </m:r>
        <m:r>
          <m:rPr>
            <m:sty m:val="bi"/>
          </m:rPr>
          <m:t>Q</m:t>
        </m:r>
        <m:sSup>
          <m:e>
            <m:r>
              <m:rPr>
                <m:sty m:val="bi"/>
              </m:rPr>
              <m:t>Q</m:t>
            </m:r>
          </m:e>
          <m:sup>
            <m:r>
              <m:rPr>
                <m:sty m:val="p"/>
              </m:rPr>
              <m:t>⊤</m:t>
            </m:r>
          </m:sup>
        </m:sSup>
      </m:oMath>
      <w:ins w:id="26534" w:author="PR Preview" w:date="2026-01-01T00:00:00Z">
        <w:r>
          <w:t xml:space="preserve">.</w:t>
        </w:r>
      </w:ins>
    </w:p>
    <w:bookmarkStart w:id="563" w:name="exm-hat-matrix-projects"/>
    <w:p>
      <w:pPr>
        <w:pStyle w:val="BodyText"/>
      </w:pPr>
      <w:ins w:id="26535" w:author="PR Preview" w:date="2026-01-01T00:00:00Z">
        <w:r>
          <w:rPr>
            <w:b/>
            <w:bCs/>
          </w:rPr>
          <w:t xml:space="preserve">Example 170 (The intercept-only hat matrix, from an orthonormal basis)</w:t>
        </w:r>
      </w:ins>
      <w:ins w:id="26536" w:author="PR Preview" w:date="2026-01-01T00:00:00Z">
        <w:r>
          <w:t xml:space="preserve"> </w:t>
        </w:r>
      </w:ins>
      <w:ins w:id="26537" w:author="PR Preview" w:date="2026-01-01T00:00:00Z">
        <w:r>
          <w:t xml:space="preserve">For the intercept-only design</w:t>
        </w:r>
      </w:ins>
      <w:ins w:id="26538"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ins w:id="26539" w:author="PR Preview" w:date="2026-01-01T00:00:00Z">
        <w:r>
          <w:t xml:space="preserve"> </w:t>
        </w:r>
      </w:ins>
      <w:ins w:id="26540" w:author="PR Preview" w:date="2026-01-01T00:00:00Z">
        <w:r>
          <w:t xml:space="preserve">of</w:t>
        </w:r>
      </w:ins>
      <w:ins w:id="26541" w:author="PR Preview" w:date="2026-01-01T00:00:00Z">
        <w:r>
          <w:t xml:space="preserve"> </w:t>
        </w:r>
      </w:ins>
      <w:hyperlink w:anchor="exm-hat-matrix">
        <w:ins w:id="26542" w:author="PR Preview" w:date="2026-01-01T00:00:00Z">
          <w:r>
            <w:rPr>
              <w:rStyle w:val="Hyperlink"/>
            </w:rPr>
            <w:t xml:space="preserve">Example 163</w:t>
          </w:r>
        </w:ins>
      </w:hyperlink>
      <w:ins w:id="26543" w:author="PR Preview" w:date="2026-01-01T00:00:00Z">
        <w:r>
          <w:t xml:space="preserve">,</w:t>
        </w:r>
      </w:ins>
      <w:ins w:id="26544" w:author="PR Preview" w:date="2026-01-01T00:00:00Z">
        <w:r>
          <w:t xml:space="preserve"> </w:t>
        </w:r>
      </w:ins>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ins w:id="26545" w:author="PR Preview" w:date="2026-01-01T00:00:00Z">
        <w:r>
          <w:t xml:space="preserve">,</w:t>
        </w:r>
      </w:ins>
      <w:ins w:id="26546" w:author="PR Preview" w:date="2026-01-01T00:00:00Z">
        <w:r>
          <w:t xml:space="preserve"> </w:t>
        </w:r>
      </w:ins>
      <w:ins w:id="26547" w:author="PR Preview" w:date="2026-01-01T00:00:00Z">
        <w:r>
          <w:t xml:space="preserve">with orthonormal basis</w:t>
        </w:r>
      </w:ins>
      <w:ins w:id="26548" w:author="PR Preview" w:date="2026-01-01T00:00:00Z">
        <w:r>
          <w:t xml:space="preserve"> </w:t>
        </w:r>
      </w:ins>
      <w:ins w:id="26549" w:author="PR Preview" w:date="2026-01-01T00:00:00Z">
        <w:r>
          <w:t xml:space="preserve">$\mathord{\smash[b]{\underset{\raise.3ex\hbox{$\scriptstyle\sim$}}{q}}\vphantom{q}}_1 = \tfrac{1}{\sqrt{2}}\,(1, 1)$</w:t>
        </w:r>
      </w:ins>
      <w:ins w:id="26550" w:author="PR Preview" w:date="2026-01-01T00:00:00Z">
        <w:r>
          <w:t xml:space="preserve">,</w:t>
        </w:r>
      </w:ins>
      <w:ins w:id="26551" w:author="PR Preview" w:date="2026-01-01T00:00:00Z">
        <w:r>
          <w:t xml:space="preserve"> </w:t>
        </w:r>
      </w:ins>
      <w:ins w:id="26552" w:author="PR Preview" w:date="2026-01-01T00:00:00Z">
        <w:r>
          <w:t xml:space="preserve">since</w:t>
        </w:r>
      </w:ins>
    </w:p>
    <w:p>
      <w:pPr>
        <w:pStyle w:val="BodyText"/>
      </w:pPr>
      <w:ins w:id="26553" w:author="PR Preview" w:date="2026-01-01T00:00:00Z">
        <w:r>
          <w:t xml:space="preserve">$$
    \begin{aligned}
    \mathopen{}\left\lVert\mathord{\smash[b]{\underset{\raise.3ex\hbox{$\scriptstyle\sim$}}{q}}\vphantom{q}}_1\right\rVert\mathclose{} &amp;= \sqrt{\tfrac{1}{2} + \tfrac{1}{2}} \\
    &amp;= 1.
    \end{aligned}
    $$</w:t>
        </w:r>
      </w:ins>
    </w:p>
    <w:p>
      <w:pPr>
        <w:pStyle w:val="FirstParagraph"/>
      </w:pPr>
      <w:ins w:id="26554" w:author="PR Preview" w:date="2026-01-01T00:00:00Z">
        <w:r>
          <w:t xml:space="preserve">With</w:t>
        </w:r>
      </w:ins>
      <w:ins w:id="26555" w:author="PR Preview" w:date="2026-01-01T00:00:00Z">
        <w:r>
          <w:t xml:space="preserve"> </w:t>
        </w:r>
      </w:ins>
      <w:ins w:id="26556" w:author="PR Preview" w:date="2026-01-01T00:00:00Z">
        <w:r>
          <w:t xml:space="preserve">$\mathbf{Q} = [\mathord{\smash[b]{\underset{\raise.3ex\hbox{$\scriptstyle\sim$}}{q}}\vphantom{q}}_1]$</w:t>
        </w:r>
      </w:ins>
      <w:ins w:id="26557" w:author="PR Preview" w:date="2026-01-01T00:00:00Z">
        <w:r>
          <w:t xml:space="preserve">,</w:t>
        </w:r>
      </w:ins>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ins w:id="26558" w:author="PR Preview" w:date="2026-01-01T00:00:00Z">
        <w:r>
          <w:t xml:space="preserve">the hat matrix found in</w:t>
        </w:r>
      </w:ins>
      <w:ins w:id="26559" w:author="PR Preview" w:date="2026-01-01T00:00:00Z">
        <w:r>
          <w:t xml:space="preserve"> </w:t>
        </w:r>
      </w:ins>
      <w:hyperlink w:anchor="exm-hat-matrix">
        <w:ins w:id="26560" w:author="PR Preview" w:date="2026-01-01T00:00:00Z">
          <w:r>
            <w:rPr>
              <w:rStyle w:val="Hyperlink"/>
            </w:rPr>
            <w:t xml:space="preserve">Example 163</w:t>
          </w:r>
        </w:ins>
      </w:hyperlink>
      <w:ins w:id="26561" w:author="PR Preview" w:date="2026-01-01T00:00:00Z">
        <w:r>
          <w:t xml:space="preserve">.</w:t>
        </w:r>
      </w:ins>
      <w:ins w:id="26562" w:author="PR Preview" w:date="2026-01-01T00:00:00Z">
        <w:r>
          <w:t xml:space="preserve"> </w:t>
        </w:r>
      </w:ins>
      <w:ins w:id="26563" w:author="PR Preview" w:date="2026-01-01T00:00:00Z">
        <w:r>
          <w:t xml:space="preserve">The fitted values</w:t>
        </w:r>
      </w:ins>
      <w:ins w:id="26564" w:author="PR Preview" w:date="2026-01-01T00:00:00Z">
        <w:r>
          <w:t xml:space="preserve"> </w:t>
        </w:r>
      </w:ins>
      <m:oMath>
        <m:r>
          <m:rPr>
            <m:sty m:val="p"/>
          </m:rPr>
          <m:t>(</m:t>
        </m:r>
        <m:acc>
          <m:accPr>
            <m:chr m:val="‾"/>
          </m:accPr>
          <m:e>
            <m:r>
              <m:t>y</m:t>
            </m:r>
          </m:e>
        </m:acc>
        <m:r>
          <m:rPr>
            <m:sty m:val="p"/>
          </m:rPr>
          <m:t>,</m:t>
        </m:r>
        <m:acc>
          <m:accPr>
            <m:chr m:val="‾"/>
          </m:accPr>
          <m:e>
            <m:r>
              <m:t>y</m:t>
            </m:r>
          </m:e>
        </m:acc>
        <m:r>
          <m:rPr>
            <m:sty m:val="p"/>
          </m:rPr>
          <m:t>)</m:t>
        </m:r>
      </m:oMath>
      <w:ins w:id="26565" w:author="PR Preview" w:date="2026-01-01T00:00:00Z">
        <w:r>
          <w:t xml:space="preserve"> </w:t>
        </w:r>
      </w:ins>
      <w:ins w:id="26566" w:author="PR Preview" w:date="2026-01-01T00:00:00Z">
        <w:r>
          <w:t xml:space="preserve">are the closest point to</w:t>
        </w:r>
      </w:ins>
      <w:ins w:id="26567" w:author="PR Preview" w:date="2026-01-01T00:00:00Z">
        <w:r>
          <w:t xml:space="preserve"> </w:t>
        </w:r>
      </w:ins>
      <w:ins w:id="26568" w:author="PR Preview" w:date="2026-01-01T00:00:00Z">
        <w:r>
          <w:t xml:space="preserve">$\mathord{\smash[b]{\underset{\raise.3ex\hbox{$\scriptstyle\sim$}}{y}}\vphantom{y}}$</w:t>
        </w:r>
      </w:ins>
      <w:ins w:id="26569" w:author="PR Preview" w:date="2026-01-01T00:00:00Z">
        <w:r>
          <w:t xml:space="preserve"> </w:t>
        </w:r>
      </w:ins>
      <w:ins w:id="26570" w:author="PR Preview" w:date="2026-01-01T00:00:00Z">
        <w:r>
          <w:t xml:space="preserve">on the line of constant vectors</w:t>
        </w:r>
      </w:ins>
      <w:ins w:id="26571" w:author="PR Preview" w:date="2026-01-01T00:00:00Z">
        <w:r>
          <w:t xml:space="preserve"> </w:t>
        </w:r>
      </w:ins>
      <w:ins w:id="26572" w:author="PR Preview" w:date="2026-01-01T00:00:00Z">
        <w:r>
          <w:t xml:space="preserve">(</w:t>
        </w:r>
      </w:ins>
      <w:hyperlink w:anchor="thm-closest-point">
        <w:ins w:id="26573" w:author="PR Preview" w:date="2026-01-01T00:00:00Z">
          <w:r>
            <w:rPr>
              <w:rStyle w:val="Hyperlink"/>
            </w:rPr>
            <w:t xml:space="preserve">Theorem 90</w:t>
          </w:r>
        </w:ins>
      </w:hyperlink>
      <w:ins w:id="26574" w:author="PR Preview" w:date="2026-01-01T00:00:00Z">
        <w:r>
          <w:t xml:space="preserve">),</w:t>
        </w:r>
      </w:ins>
      <w:ins w:id="26575" w:author="PR Preview" w:date="2026-01-01T00:00:00Z">
        <w:r>
          <w:t xml:space="preserve"> </w:t>
        </w:r>
      </w:ins>
      <w:ins w:id="26576" w:author="PR Preview" w:date="2026-01-01T00:00:00Z">
        <w:r>
          <w:t xml:space="preserve">and the residuals</w:t>
        </w:r>
      </w:ins>
      <w:ins w:id="26577" w:author="PR Preview" w:date="2026-01-01T00:00:00Z">
        <w:r>
          <w:t xml:space="preserve"> </w:t>
        </w:r>
      </w:ins>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ins w:id="26578" w:author="PR Preview" w:date="2026-01-01T00:00:00Z">
        <w:r>
          <w:t xml:space="preserve"> </w:t>
        </w:r>
      </w:ins>
      <w:ins w:id="26579" w:author="PR Preview" w:date="2026-01-01T00:00:00Z">
        <w:r>
          <w:t xml:space="preserve">are orthogonal to</w:t>
        </w:r>
      </w:ins>
      <w:ins w:id="26580" w:author="PR Preview" w:date="2026-01-01T00:00:00Z">
        <w:r>
          <w:t xml:space="preserve"> </w:t>
        </w:r>
      </w:ins>
      <m:oMath>
        <m:r>
          <m:rPr>
            <m:sty m:val="p"/>
          </m:rPr>
          <m:t>(</m:t>
        </m:r>
        <m:r>
          <m:t>1</m:t>
        </m:r>
        <m:r>
          <m:rPr>
            <m:sty m:val="p"/>
          </m:rPr>
          <m:t>,</m:t>
        </m:r>
        <m:r>
          <m:t>1</m:t>
        </m:r>
        <m:r>
          <m:rPr>
            <m:sty m:val="p"/>
          </m:rPr>
          <m:t>)</m:t>
        </m:r>
      </m:oMath>
      <w:ins w:id="26581" w:author="PR Preview" w:date="2026-01-01T00:00:00Z">
        <w:r>
          <w:t xml:space="preserve">:</w:t>
        </w:r>
      </w:ins>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3"/>
    <w:bookmarkEnd w:id="564"/>
    <w:bookmarkStart w:id="593"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5" name="Picture"/>
                  <a:graphic>
                    <a:graphicData uri="http://schemas.openxmlformats.org/drawingml/2006/picture">
                      <pic:pic>
                        <pic:nvPicPr>
                          <pic:cNvPr descr="/opt/quarto/share/formats/docx/note.png" id="566"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7" w:name="thm-scalar-matmul"/>
    <w:p>
      <w:pPr>
        <w:pStyle w:val="BodyText"/>
      </w:pPr>
      <w:del w:id="26582" w:author="PR Preview" w:date="2026-01-01T00:00:00Z">
        <w:r>
          <w:rPr>
            <w:b/>
            <w:bCs/>
          </w:rPr>
          <w:delText xml:space="preserve">Theorem 93 (A scalar factor passes through a matrix product)</w:delText>
        </w:r>
      </w:del>
      <w:del w:id="26583" w:author="PR Preview" w:date="2026-01-01T00:00:00Z">
        <w:r>
          <w:delText xml:space="preserve"> </w:delText>
        </w:r>
      </w:del>
      <w:del w:id="26584" w:author="PR Preview" w:date="2026-01-01T00:00:00Z">
        <w:r>
          <w:delText xml:space="preserve">For an</w:delText>
        </w:r>
      </w:del>
      <w:del w:id="26585" w:author="PR Preview" w:date="2026-01-01T00:00:00Z">
        <w:r>
          <w:delText xml:space="preserve"> </w:delText>
        </w:r>
      </w:del>
      <m:oMath>
        <m:r>
          <m:t>m</m:t>
        </m:r>
        <m:r>
          <m:rPr>
            <m:sty m:val="p"/>
          </m:rPr>
          <m:t>×</m:t>
        </m:r>
        <m:r>
          <m:t>k</m:t>
        </m:r>
      </m:oMath>
      <w:del w:id="26586" w:author="PR Preview" w:date="2026-01-01T00:00:00Z">
        <w:r>
          <w:delText xml:space="preserve"> </w:delText>
        </w:r>
      </w:del>
      <w:del w:id="26587" w:author="PR Preview" w:date="2026-01-01T00:00:00Z">
        <w:r>
          <w:delText xml:space="preserve">matrix</w:delText>
        </w:r>
      </w:del>
      <w:del w:id="26588" w:author="PR Preview" w:date="2026-01-01T00:00:00Z">
        <w:r>
          <w:delText xml:space="preserve"> </w:delText>
        </w:r>
      </w:del>
      <m:oMath>
        <m:r>
          <m:rPr>
            <m:sty m:val="bi"/>
          </m:rPr>
          <m:t>A</m:t>
        </m:r>
      </m:oMath>
      <w:del w:id="26589" w:author="PR Preview" w:date="2026-01-01T00:00:00Z">
        <w:r>
          <w:delText xml:space="preserve">, a</w:delText>
        </w:r>
      </w:del>
      <w:del w:id="26590" w:author="PR Preview" w:date="2026-01-01T00:00:00Z">
        <w:r>
          <w:delText xml:space="preserve"> </w:delText>
        </w:r>
      </w:del>
      <m:oMath>
        <m:r>
          <m:t>k</m:t>
        </m:r>
        <m:r>
          <m:rPr>
            <m:sty m:val="p"/>
          </m:rPr>
          <m:t>×</m:t>
        </m:r>
        <m:r>
          <m:t>n</m:t>
        </m:r>
      </m:oMath>
      <w:del w:id="26591" w:author="PR Preview" w:date="2026-01-01T00:00:00Z">
        <w:r>
          <w:delText xml:space="preserve"> </w:delText>
        </w:r>
      </w:del>
      <w:del w:id="26592" w:author="PR Preview" w:date="2026-01-01T00:00:00Z">
        <w:r>
          <w:delText xml:space="preserve">matrix</w:delText>
        </w:r>
      </w:del>
      <w:del w:id="26593" w:author="PR Preview" w:date="2026-01-01T00:00:00Z">
        <w:r>
          <w:delText xml:space="preserve"> </w:delText>
        </w:r>
      </w:del>
      <m:oMath>
        <m:r>
          <m:rPr>
            <m:sty m:val="bi"/>
          </m:rPr>
          <m:t>B</m:t>
        </m:r>
      </m:oMath>
      <w:del w:id="26594" w:author="PR Preview" w:date="2026-01-01T00:00:00Z">
        <w:r>
          <w:delText xml:space="preserve"> </w:delText>
        </w:r>
      </w:del>
      <w:del w:id="26595" w:author="PR Preview" w:date="2026-01-01T00:00:00Z">
        <w:r>
          <w:delText xml:space="preserve">and a number</w:delText>
        </w:r>
      </w:del>
      <w:del w:id="26596" w:author="PR Preview" w:date="2026-01-01T00:00:00Z">
        <w:r>
          <w:delText xml:space="preserve"> </w:delText>
        </w:r>
      </w:del>
      <m:oMath>
        <m:r>
          <m:t>c</m:t>
        </m:r>
      </m:oMath>
      <w:del w:id="26597" w:author="PR Preview" w:date="2026-01-01T00:00:00Z">
        <w:r>
          <w:delText xml:space="preserve">,</w:delText>
        </w:r>
      </w:del>
    </w:p>
    <w:p>
      <w:pPr>
        <w:pStyle w:val="BodyText"/>
      </w:pPr>
      <w:ins w:id="26598" w:author="PR Preview" w:date="2026-01-01T00:00:00Z">
        <w:r>
          <w:rPr>
            <w:b/>
            <w:bCs/>
          </w:rPr>
          <w:t xml:space="preserve">Theorem 94 (A scalar factor passes through a matrix product)</w:t>
        </w:r>
      </w:ins>
      <w:ins w:id="26599" w:author="PR Preview" w:date="2026-01-01T00:00:00Z">
        <w:r>
          <w:t xml:space="preserve"> </w:t>
        </w:r>
      </w:ins>
      <w:ins w:id="26600" w:author="PR Preview" w:date="2026-01-01T00:00:00Z">
        <w:r>
          <w:t xml:space="preserve">For an</w:t>
        </w:r>
      </w:ins>
      <w:ins w:id="26601" w:author="PR Preview" w:date="2026-01-01T00:00:00Z">
        <w:r>
          <w:t xml:space="preserve"> </w:t>
        </w:r>
      </w:ins>
      <m:oMath>
        <m:r>
          <m:t>m</m:t>
        </m:r>
        <m:r>
          <m:rPr>
            <m:sty m:val="p"/>
          </m:rPr>
          <m:t>×</m:t>
        </m:r>
        <m:r>
          <m:t>k</m:t>
        </m:r>
      </m:oMath>
      <w:ins w:id="26602" w:author="PR Preview" w:date="2026-01-01T00:00:00Z">
        <w:r>
          <w:t xml:space="preserve"> </w:t>
        </w:r>
      </w:ins>
      <w:ins w:id="26603" w:author="PR Preview" w:date="2026-01-01T00:00:00Z">
        <w:r>
          <w:t xml:space="preserve">matrix</w:t>
        </w:r>
      </w:ins>
      <w:ins w:id="26604" w:author="PR Preview" w:date="2026-01-01T00:00:00Z">
        <w:r>
          <w:t xml:space="preserve"> </w:t>
        </w:r>
      </w:ins>
      <m:oMath>
        <m:r>
          <m:rPr>
            <m:sty m:val="bi"/>
          </m:rPr>
          <m:t>A</m:t>
        </m:r>
      </m:oMath>
      <w:ins w:id="26605" w:author="PR Preview" w:date="2026-01-01T00:00:00Z">
        <w:r>
          <w:t xml:space="preserve">, a</w:t>
        </w:r>
      </w:ins>
      <w:ins w:id="26606" w:author="PR Preview" w:date="2026-01-01T00:00:00Z">
        <w:r>
          <w:t xml:space="preserve"> </w:t>
        </w:r>
      </w:ins>
      <m:oMath>
        <m:r>
          <m:t>k</m:t>
        </m:r>
        <m:r>
          <m:rPr>
            <m:sty m:val="p"/>
          </m:rPr>
          <m:t>×</m:t>
        </m:r>
        <m:r>
          <m:t>n</m:t>
        </m:r>
      </m:oMath>
      <w:ins w:id="26607" w:author="PR Preview" w:date="2026-01-01T00:00:00Z">
        <w:r>
          <w:t xml:space="preserve"> </w:t>
        </w:r>
      </w:ins>
      <w:ins w:id="26608" w:author="PR Preview" w:date="2026-01-01T00:00:00Z">
        <w:r>
          <w:t xml:space="preserve">matrix</w:t>
        </w:r>
      </w:ins>
      <w:ins w:id="26609" w:author="PR Preview" w:date="2026-01-01T00:00:00Z">
        <w:r>
          <w:t xml:space="preserve"> </w:t>
        </w:r>
      </w:ins>
      <m:oMath>
        <m:r>
          <m:rPr>
            <m:sty m:val="bi"/>
          </m:rPr>
          <m:t>B</m:t>
        </m:r>
      </m:oMath>
      <w:ins w:id="26610" w:author="PR Preview" w:date="2026-01-01T00:00:00Z">
        <w:r>
          <w:t xml:space="preserve"> </w:t>
        </w:r>
      </w:ins>
      <w:ins w:id="26611" w:author="PR Preview" w:date="2026-01-01T00:00:00Z">
        <w:r>
          <w:t xml:space="preserve">and a number</w:t>
        </w:r>
      </w:ins>
      <w:ins w:id="26612" w:author="PR Preview" w:date="2026-01-01T00:00:00Z">
        <w:r>
          <w:t xml:space="preserve"> </w:t>
        </w:r>
      </w:ins>
      <m:oMath>
        <m:r>
          <m:t>c</m:t>
        </m:r>
      </m:oMath>
      <w:ins w:id="26613" w:author="PR Preview" w:date="2026-01-01T00:00:00Z">
        <w:r>
          <w:t xml:space="preserve">,</w:t>
        </w:r>
      </w:ins>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7"/>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8" w:name="exm-scalar-matmul"/>
    <w:p>
      <w:pPr>
        <w:pStyle w:val="BodyText"/>
      </w:pPr>
      <w:del w:id="26614" w:author="PR Preview" w:date="2026-01-01T00:00:00Z">
        <w:r>
          <w:rPr>
            <w:b/>
            <w:bCs/>
          </w:rPr>
          <w:delText xml:space="preserve">Example 169 (Pulling a scalar out of a product)</w:delText>
        </w:r>
      </w:del>
      <w:del w:id="26615" w:author="PR Preview" w:date="2026-01-01T00:00:00Z">
        <w:r>
          <w:delText xml:space="preserve"> </w:delText>
        </w:r>
      </w:del>
      <w:del w:id="26616" w:author="PR Preview" w:date="2026-01-01T00:00:00Z">
        <w:r>
          <w:delText xml:space="preserve">With</w:delText>
        </w:r>
      </w:del>
      <w:del w:id="26617"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del w:id="26618" w:author="PR Preview" w:date="2026-01-01T00:00:00Z">
        <w:r>
          <w:delText xml:space="preserve"> </w:delText>
        </w:r>
      </w:del>
      <w:del w:id="26619" w:author="PR Preview" w:date="2026-01-01T00:00:00Z">
        <w:r>
          <w:delText xml:space="preserve">and</w:delText>
        </w:r>
      </w:del>
      <w:del w:id="26620"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del w:id="26621" w:author="PR Preview" w:date="2026-01-01T00:00:00Z">
        <w:r>
          <w:delText xml:space="preserve">:</w:delText>
        </w:r>
      </w:del>
    </w:p>
    <w:p>
      <w:pPr>
        <w:pStyle w:val="BodyText"/>
      </w:pPr>
      <w:ins w:id="26622" w:author="PR Preview" w:date="2026-01-01T00:00:00Z">
        <w:r>
          <w:rPr>
            <w:b/>
            <w:bCs/>
          </w:rPr>
          <w:t xml:space="preserve">Example 171 (Pulling a scalar out of a product)</w:t>
        </w:r>
      </w:ins>
      <w:ins w:id="26623" w:author="PR Preview" w:date="2026-01-01T00:00:00Z">
        <w:r>
          <w:t xml:space="preserve"> </w:t>
        </w:r>
      </w:ins>
      <w:ins w:id="26624" w:author="PR Preview" w:date="2026-01-01T00:00:00Z">
        <w:r>
          <w:t xml:space="preserve">With</w:t>
        </w:r>
      </w:ins>
      <w:ins w:id="26625"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ins w:id="26626" w:author="PR Preview" w:date="2026-01-01T00:00:00Z">
        <w:r>
          <w:t xml:space="preserve"> </w:t>
        </w:r>
      </w:ins>
      <w:ins w:id="26627" w:author="PR Preview" w:date="2026-01-01T00:00:00Z">
        <w:r>
          <w:t xml:space="preserve">and</w:t>
        </w:r>
      </w:ins>
      <w:ins w:id="26628"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ins w:id="26629" w:author="PR Preview" w:date="2026-01-01T00:00:00Z">
        <w:r>
          <w:t xml:space="preserve">:</w:t>
        </w:r>
      </w:ins>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8"/>
    <w:bookmarkStart w:id="569"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9"/>
    <w:bookmarkStart w:id="570" w:name="exm-generalized-inverse"/>
    <w:p>
      <w:pPr>
        <w:pStyle w:val="FirstParagraph"/>
      </w:pPr>
      <w:del w:id="26630" w:author="PR Preview" w:date="2026-01-01T00:00:00Z">
        <w:r>
          <w:rPr>
            <w:b/>
            <w:bCs/>
          </w:rPr>
          <w:delText xml:space="preserve">Example 170 (A matrix with many generalized inverses)</w:delText>
        </w:r>
      </w:del>
      <w:del w:id="26631" w:author="PR Preview" w:date="2026-01-01T00:00:00Z">
        <w:r>
          <w:delText xml:space="preserve"> </w:delText>
        </w:r>
      </w:del>
      <w:del w:id="26632" w:author="PR Preview" w:date="2026-01-01T00:00:00Z">
        <w:r>
          <w:delText xml:space="preserve">Let</w:delText>
        </w:r>
      </w:del>
      <w:del w:id="26633"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26634" w:author="PR Preview" w:date="2026-01-01T00:00:00Z">
        <w:r>
          <w:delText xml:space="preserve"> </w:delText>
        </w:r>
      </w:del>
      <w:del w:id="26635" w:author="PR Preview" w:date="2026-01-01T00:00:00Z">
        <w:r>
          <w:delText xml:space="preserve">and</w:delText>
        </w:r>
      </w:del>
      <w:del w:id="26636"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del w:id="26637" w:author="PR Preview" w:date="2026-01-01T00:00:00Z">
        <w:r>
          <w:delText xml:space="preserve">. Then</w:delText>
        </w:r>
      </w:del>
    </w:p>
    <w:p>
      <w:pPr>
        <w:pStyle w:val="FirstParagraph"/>
      </w:pPr>
      <w:ins w:id="26638" w:author="PR Preview" w:date="2026-01-01T00:00:00Z">
        <w:r>
          <w:rPr>
            <w:b/>
            <w:bCs/>
          </w:rPr>
          <w:t xml:space="preserve">Example 172 (A matrix with many generalized inverses)</w:t>
        </w:r>
      </w:ins>
      <w:ins w:id="26639" w:author="PR Preview" w:date="2026-01-01T00:00:00Z">
        <w:r>
          <w:t xml:space="preserve"> </w:t>
        </w:r>
      </w:ins>
      <w:ins w:id="26640" w:author="PR Preview" w:date="2026-01-01T00:00:00Z">
        <w:r>
          <w:t xml:space="preserve">Let</w:t>
        </w:r>
      </w:ins>
      <w:ins w:id="26641"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26642" w:author="PR Preview" w:date="2026-01-01T00:00:00Z">
        <w:r>
          <w:t xml:space="preserve"> </w:t>
        </w:r>
      </w:ins>
      <w:ins w:id="26643" w:author="PR Preview" w:date="2026-01-01T00:00:00Z">
        <w:r>
          <w:t xml:space="preserve">and</w:t>
        </w:r>
      </w:ins>
      <w:ins w:id="26644"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ins w:id="26645" w:author="PR Preview" w:date="2026-01-01T00:00:00Z">
        <w:r>
          <w:t xml:space="preserve">. Then</w:t>
        </w:r>
      </w:ins>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0"/>
    <w:bookmarkStart w:id="571" w:name="thm-generalized-inverse-invertible"/>
    <w:p>
      <w:pPr>
        <w:pStyle w:val="BodyText"/>
      </w:pPr>
      <w:del w:id="26646" w:author="PR Preview" w:date="2026-01-01T00:00:00Z">
        <w:r>
          <w:rPr>
            <w:b/>
            <w:bCs/>
          </w:rPr>
          <w:delText xml:space="preserve">Theorem 94 (An invertible matrix has only one generalized inverse)</w:delText>
        </w:r>
      </w:del>
      <w:del w:id="26647" w:author="PR Preview" w:date="2026-01-01T00:00:00Z">
        <w:r>
          <w:delText xml:space="preserve"> </w:delText>
        </w:r>
      </w:del>
      <w:del w:id="26648" w:author="PR Preview" w:date="2026-01-01T00:00:00Z">
        <w:r>
          <w:delText xml:space="preserve">If</w:delText>
        </w:r>
      </w:del>
      <w:del w:id="26649" w:author="PR Preview" w:date="2026-01-01T00:00:00Z">
        <w:r>
          <w:delText xml:space="preserve"> </w:delText>
        </w:r>
      </w:del>
      <m:oMath>
        <m:r>
          <m:rPr>
            <m:sty m:val="bi"/>
          </m:rPr>
          <m:t>A</m:t>
        </m:r>
      </m:oMath>
      <w:del w:id="26650" w:author="PR Preview" w:date="2026-01-01T00:00:00Z">
        <w:r>
          <w:delText xml:space="preserve"> </w:delText>
        </w:r>
      </w:del>
      <w:del w:id="26651" w:author="PR Preview" w:date="2026-01-01T00:00:00Z">
        <w:r>
          <w:delText xml:space="preserve">is an invertible</w:delText>
        </w:r>
      </w:del>
      <w:del w:id="26652" w:author="PR Preview" w:date="2026-01-01T00:00:00Z">
        <w:r>
          <w:delText xml:space="preserve"> </w:delText>
        </w:r>
      </w:del>
      <m:oMath>
        <m:r>
          <m:t>p</m:t>
        </m:r>
        <m:r>
          <m:rPr>
            <m:sty m:val="p"/>
          </m:rPr>
          <m:t>×</m:t>
        </m:r>
        <m:r>
          <m:t>p</m:t>
        </m:r>
      </m:oMath>
      <w:del w:id="26653" w:author="PR Preview" w:date="2026-01-01T00:00:00Z">
        <w:r>
          <w:delText xml:space="preserve"> </w:delText>
        </w:r>
      </w:del>
      <w:del w:id="26654" w:author="PR Preview" w:date="2026-01-01T00:00:00Z">
        <w:r>
          <w:delText xml:space="preserve">matrix (</w:delText>
        </w:r>
      </w:del>
      <w:hyperlink w:anchor="def-invertible-matrix">
        <w:del w:id="26655" w:author="PR Preview" w:date="2026-01-01T00:00:00Z">
          <w:r>
            <w:rPr>
              <w:rStyle w:val="Hyperlink"/>
            </w:rPr>
            <w:delText xml:space="preserve">Definition 85</w:delText>
          </w:r>
        </w:del>
      </w:hyperlink>
      <w:del w:id="26656" w:author="PR Preview" w:date="2026-01-01T00:00:00Z">
        <w:r>
          <w:delText xml:space="preserve">),</w:delText>
        </w:r>
      </w:del>
      <w:del w:id="26657" w:author="PR Preview" w:date="2026-01-01T00:00:00Z">
        <w:r>
          <w:delText xml:space="preserve"> </w:delText>
        </w:r>
      </w:del>
      <w:del w:id="26658" w:author="PR Preview" w:date="2026-01-01T00:00:00Z">
        <w:r>
          <w:delText xml:space="preserve">its only generalized inverse is</w:delText>
        </w:r>
      </w:del>
      <w:del w:id="26659" w:author="PR Preview" w:date="2026-01-01T00:00:00Z">
        <w:r>
          <w:delText xml:space="preserve"> </w:delText>
        </w:r>
      </w:del>
      <m:oMath>
        <m:sSup>
          <m:e>
            <m:r>
              <m:rPr>
                <m:sty m:val="bi"/>
              </m:rPr>
              <m:t>A</m:t>
            </m:r>
          </m:e>
          <m:sup>
            <m:r>
              <m:rPr>
                <m:sty m:val="p"/>
              </m:rPr>
              <m:t>−</m:t>
            </m:r>
            <m:r>
              <m:t>1</m:t>
            </m:r>
          </m:sup>
        </m:sSup>
      </m:oMath>
      <w:del w:id="26660" w:author="PR Preview" w:date="2026-01-01T00:00:00Z">
        <w:r>
          <w:delText xml:space="preserve">.</w:delText>
        </w:r>
      </w:del>
    </w:p>
    <w:p>
      <w:pPr>
        <w:pStyle w:val="BodyText"/>
      </w:pPr>
      <w:ins w:id="26661" w:author="PR Preview" w:date="2026-01-01T00:00:00Z">
        <w:r>
          <w:rPr>
            <w:b/>
            <w:bCs/>
          </w:rPr>
          <w:t xml:space="preserve">Theorem 95 (An invertible matrix has only one generalized inverse)</w:t>
        </w:r>
      </w:ins>
      <w:ins w:id="26662" w:author="PR Preview" w:date="2026-01-01T00:00:00Z">
        <w:r>
          <w:t xml:space="preserve"> </w:t>
        </w:r>
      </w:ins>
      <w:ins w:id="26663" w:author="PR Preview" w:date="2026-01-01T00:00:00Z">
        <w:r>
          <w:t xml:space="preserve">If</w:t>
        </w:r>
      </w:ins>
      <w:ins w:id="26664" w:author="PR Preview" w:date="2026-01-01T00:00:00Z">
        <w:r>
          <w:t xml:space="preserve"> </w:t>
        </w:r>
      </w:ins>
      <m:oMath>
        <m:r>
          <m:rPr>
            <m:sty m:val="bi"/>
          </m:rPr>
          <m:t>A</m:t>
        </m:r>
      </m:oMath>
      <w:ins w:id="26665" w:author="PR Preview" w:date="2026-01-01T00:00:00Z">
        <w:r>
          <w:t xml:space="preserve"> </w:t>
        </w:r>
      </w:ins>
      <w:ins w:id="26666" w:author="PR Preview" w:date="2026-01-01T00:00:00Z">
        <w:r>
          <w:t xml:space="preserve">is an invertible</w:t>
        </w:r>
      </w:ins>
      <w:ins w:id="26667" w:author="PR Preview" w:date="2026-01-01T00:00:00Z">
        <w:r>
          <w:t xml:space="preserve"> </w:t>
        </w:r>
      </w:ins>
      <m:oMath>
        <m:r>
          <m:t>p</m:t>
        </m:r>
        <m:r>
          <m:rPr>
            <m:sty m:val="p"/>
          </m:rPr>
          <m:t>×</m:t>
        </m:r>
        <m:r>
          <m:t>p</m:t>
        </m:r>
      </m:oMath>
      <w:ins w:id="26668" w:author="PR Preview" w:date="2026-01-01T00:00:00Z">
        <w:r>
          <w:t xml:space="preserve"> </w:t>
        </w:r>
      </w:ins>
      <w:ins w:id="26669" w:author="PR Preview" w:date="2026-01-01T00:00:00Z">
        <w:r>
          <w:t xml:space="preserve">matrix (</w:t>
        </w:r>
      </w:ins>
      <w:hyperlink w:anchor="def-invertible-matrix">
        <w:ins w:id="26670" w:author="PR Preview" w:date="2026-01-01T00:00:00Z">
          <w:r>
            <w:rPr>
              <w:rStyle w:val="Hyperlink"/>
            </w:rPr>
            <w:t xml:space="preserve">Definition 85</w:t>
          </w:r>
        </w:ins>
      </w:hyperlink>
      <w:ins w:id="26671" w:author="PR Preview" w:date="2026-01-01T00:00:00Z">
        <w:r>
          <w:t xml:space="preserve">),</w:t>
        </w:r>
      </w:ins>
      <w:ins w:id="26672" w:author="PR Preview" w:date="2026-01-01T00:00:00Z">
        <w:r>
          <w:t xml:space="preserve"> </w:t>
        </w:r>
      </w:ins>
      <w:ins w:id="26673" w:author="PR Preview" w:date="2026-01-01T00:00:00Z">
        <w:r>
          <w:t xml:space="preserve">its only generalized inverse is</w:t>
        </w:r>
      </w:ins>
      <w:ins w:id="26674" w:author="PR Preview" w:date="2026-01-01T00:00:00Z">
        <w:r>
          <w:t xml:space="preserve"> </w:t>
        </w:r>
      </w:ins>
      <m:oMath>
        <m:sSup>
          <m:e>
            <m:r>
              <m:rPr>
                <m:sty m:val="bi"/>
              </m:rPr>
              <m:t>A</m:t>
            </m:r>
          </m:e>
          <m:sup>
            <m:r>
              <m:rPr>
                <m:sty m:val="p"/>
              </m:rPr>
              <m:t>−</m:t>
            </m:r>
            <m:r>
              <m:t>1</m:t>
            </m:r>
          </m:sup>
        </m:sSup>
      </m:oMath>
      <w:ins w:id="26675" w:author="PR Preview" w:date="2026-01-01T00:00:00Z">
        <w:r>
          <w:t xml:space="preserve">.</w:t>
        </w:r>
      </w:ins>
    </w:p>
    <w:bookmarkEnd w:id="571"/>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72" w:name="exm-generalized-inverse-invertible"/>
    <w:p>
      <w:pPr>
        <w:pStyle w:val="FirstParagraph"/>
      </w:pPr>
      <w:del w:id="26676" w:author="PR Preview" w:date="2026-01-01T00:00:00Z">
        <w:r>
          <w:rPr>
            <w:b/>
            <w:bCs/>
          </w:rPr>
          <w:delText xml:space="preserve">Example 171 (The generalized inverse of an invertible matrix)</w:delText>
        </w:r>
      </w:del>
      <w:del w:id="26677" w:author="PR Preview" w:date="2026-01-01T00:00:00Z">
        <w:r>
          <w:delText xml:space="preserve"> </w:delText>
        </w:r>
      </w:del>
      <w:del w:id="26678" w:author="PR Preview" w:date="2026-01-01T00:00:00Z">
        <w:r>
          <w:delText xml:space="preserve">For</w:delText>
        </w:r>
      </w:del>
      <w:del w:id="2667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26680" w:author="PR Preview" w:date="2026-01-01T00:00:00Z">
        <w:r>
          <w:delText xml:space="preserve"> </w:delText>
        </w:r>
      </w:del>
      <w:del w:id="26681" w:author="PR Preview" w:date="2026-01-01T00:00:00Z">
        <w:r>
          <w:delText xml:space="preserve">of</w:delText>
        </w:r>
      </w:del>
      <w:del w:id="26682" w:author="PR Preview" w:date="2026-01-01T00:00:00Z">
        <w:r>
          <w:delText xml:space="preserve"> </w:delText>
        </w:r>
      </w:del>
      <w:hyperlink w:anchor="exm-invertible-matrix">
        <w:del w:id="26683" w:author="PR Preview" w:date="2026-01-01T00:00:00Z">
          <w:r>
            <w:rPr>
              <w:rStyle w:val="Hyperlink"/>
            </w:rPr>
            <w:delText xml:space="preserve">Example 127</w:delText>
          </w:r>
        </w:del>
      </w:hyperlink>
      <w:del w:id="26684" w:author="PR Preview" w:date="2026-01-01T00:00:00Z">
        <w:r>
          <w:delText xml:space="preserve">,</w:delText>
        </w:r>
      </w:del>
      <w:del w:id="26685" w:author="PR Preview" w:date="2026-01-01T00:00:00Z">
        <w:r>
          <w:delText xml:space="preserve"> </w:delText>
        </w:r>
      </w:del>
      <w:del w:id="26686" w:author="PR Preview" w:date="2026-01-01T00:00:00Z">
        <w:r>
          <w:delText xml:space="preserve">the only generalized inverse is</w:delText>
        </w:r>
      </w:del>
      <w:del w:id="26687" w:author="PR Preview" w:date="2026-01-01T00:00:00Z">
        <w:r>
          <w:delText xml:space="preserve"> </w:delText>
        </w:r>
      </w:del>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del w:id="26688" w:author="PR Preview" w:date="2026-01-01T00:00:00Z">
        <w:r>
          <w:delText xml:space="preserve">.</w:delText>
        </w:r>
      </w:del>
      <w:del w:id="26689" w:author="PR Preview" w:date="2026-01-01T00:00:00Z">
        <w:r>
          <w:delText xml:space="preserve"> </w:delText>
        </w:r>
      </w:del>
      <w:del w:id="26690" w:author="PR Preview" w:date="2026-01-01T00:00:00Z">
        <w:r>
          <w:delText xml:space="preserve">The matrix of</w:delText>
        </w:r>
      </w:del>
      <w:del w:id="26691" w:author="PR Preview" w:date="2026-01-01T00:00:00Z">
        <w:r>
          <w:delText xml:space="preserve"> </w:delText>
        </w:r>
      </w:del>
      <w:hyperlink w:anchor="exm-generalized-inverse">
        <w:del w:id="26692" w:author="PR Preview" w:date="2026-01-01T00:00:00Z">
          <w:r>
            <w:rPr>
              <w:rStyle w:val="Hyperlink"/>
            </w:rPr>
            <w:delText xml:space="preserve">Example 170</w:delText>
          </w:r>
        </w:del>
      </w:hyperlink>
      <w:del w:id="26693" w:author="PR Preview" w:date="2026-01-01T00:00:00Z">
        <w:r>
          <w:delText xml:space="preserve">, by contrast, has infinitely many,</w:delText>
        </w:r>
      </w:del>
      <w:del w:id="26694" w:author="PR Preview" w:date="2026-01-01T00:00:00Z">
        <w:r>
          <w:delText xml:space="preserve"> </w:delText>
        </w:r>
      </w:del>
      <w:del w:id="26695" w:author="PR Preview" w:date="2026-01-01T00:00:00Z">
        <w:r>
          <w:delText xml:space="preserve">so by</w:delText>
        </w:r>
      </w:del>
      <w:del w:id="26696" w:author="PR Preview" w:date="2026-01-01T00:00:00Z">
        <w:r>
          <w:delText xml:space="preserve"> </w:delText>
        </w:r>
      </w:del>
      <w:hyperlink w:anchor="thm-generalized-inverse-invertible">
        <w:del w:id="26697" w:author="PR Preview" w:date="2026-01-01T00:00:00Z">
          <w:r>
            <w:rPr>
              <w:rStyle w:val="Hyperlink"/>
            </w:rPr>
            <w:delText xml:space="preserve">Theorem 94</w:delText>
          </w:r>
        </w:del>
      </w:hyperlink>
      <w:del w:id="26698" w:author="PR Preview" w:date="2026-01-01T00:00:00Z">
        <w:r>
          <w:delText xml:space="preserve"> </w:delText>
        </w:r>
      </w:del>
      <w:del w:id="26699" w:author="PR Preview" w:date="2026-01-01T00:00:00Z">
        <w:r>
          <w:delText xml:space="preserve">it is singular.</w:delText>
        </w:r>
      </w:del>
    </w:p>
    <w:p>
      <w:pPr>
        <w:pStyle w:val="BodyText"/>
      </w:pPr>
      <w:del w:id="26700" w:author="PR Preview" w:date="2026-01-01T00:00:00Z">
        <w:r>
          <w:rPr>
            <w:b/>
            <w:bCs/>
          </w:rPr>
          <w:delText xml:space="preserve">Theorem 95 (A generalized inverse solves every solvable system)</w:delText>
        </w:r>
      </w:del>
      <w:del w:id="26701" w:author="PR Preview" w:date="2026-01-01T00:00:00Z">
        <w:r>
          <w:delText xml:space="preserve"> </w:delText>
        </w:r>
      </w:del>
      <w:del w:id="26702" w:author="PR Preview" w:date="2026-01-01T00:00:00Z">
        <w:r>
          <w:delText xml:space="preserve">Let</w:delText>
        </w:r>
      </w:del>
      <w:del w:id="26703" w:author="PR Preview" w:date="2026-01-01T00:00:00Z">
        <w:r>
          <w:delText xml:space="preserve"> </w:delText>
        </w:r>
      </w:del>
      <m:oMath>
        <m:r>
          <m:rPr>
            <m:sty m:val="bi"/>
          </m:rPr>
          <m:t>A</m:t>
        </m:r>
      </m:oMath>
      <w:del w:id="26704" w:author="PR Preview" w:date="2026-01-01T00:00:00Z">
        <w:r>
          <w:delText xml:space="preserve"> </w:delText>
        </w:r>
      </w:del>
      <w:del w:id="26705" w:author="PR Preview" w:date="2026-01-01T00:00:00Z">
        <w:r>
          <w:delText xml:space="preserve">be</w:delText>
        </w:r>
      </w:del>
      <w:del w:id="26706" w:author="PR Preview" w:date="2026-01-01T00:00:00Z">
        <w:r>
          <w:delText xml:space="preserve"> </w:delText>
        </w:r>
      </w:del>
      <m:oMath>
        <m:r>
          <m:t>m</m:t>
        </m:r>
        <m:r>
          <m:rPr>
            <m:sty m:val="p"/>
          </m:rPr>
          <m:t>×</m:t>
        </m:r>
        <m:r>
          <m:t>n</m:t>
        </m:r>
      </m:oMath>
      <w:del w:id="26707" w:author="PR Preview" w:date="2026-01-01T00:00:00Z">
        <w:r>
          <w:delText xml:space="preserve">, let</w:delText>
        </w:r>
      </w:del>
      <w:del w:id="26708" w:author="PR Preview" w:date="2026-01-01T00:00:00Z">
        <w:r>
          <w:delText xml:space="preserve"> </w:delText>
        </w:r>
      </w:del>
      <m:oMath>
        <m:r>
          <m:rPr>
            <m:sty m:val="bi"/>
          </m:rPr>
          <m:t>G</m:t>
        </m:r>
      </m:oMath>
      <w:del w:id="26709" w:author="PR Preview" w:date="2026-01-01T00:00:00Z">
        <w:r>
          <w:delText xml:space="preserve"> </w:delText>
        </w:r>
      </w:del>
      <w:del w:id="26710" w:author="PR Preview" w:date="2026-01-01T00:00:00Z">
        <w:r>
          <w:delText xml:space="preserve">be a generalized inverse of</w:delText>
        </w:r>
      </w:del>
      <w:del w:id="26711" w:author="PR Preview" w:date="2026-01-01T00:00:00Z">
        <w:r>
          <w:delText xml:space="preserve"> </w:delText>
        </w:r>
      </w:del>
      <m:oMath>
        <m:r>
          <m:rPr>
            <m:sty m:val="bi"/>
          </m:rPr>
          <m:t>A</m:t>
        </m:r>
      </m:oMath>
      <w:del w:id="26712" w:author="PR Preview" w:date="2026-01-01T00:00:00Z">
        <w:r>
          <w:delText xml:space="preserve"> </w:delText>
        </w:r>
      </w:del>
      <w:del w:id="26713" w:author="PR Preview" w:date="2026-01-01T00:00:00Z">
        <w:r>
          <w:delText xml:space="preserve">(</w:delText>
        </w:r>
      </w:del>
      <w:hyperlink w:anchor="def-generalized-inverse">
        <w:del w:id="26714" w:author="PR Preview" w:date="2026-01-01T00:00:00Z">
          <w:r>
            <w:rPr>
              <w:rStyle w:val="Hyperlink"/>
            </w:rPr>
            <w:delText xml:space="preserve">Definition 109</w:delText>
          </w:r>
        </w:del>
      </w:hyperlink>
      <w:del w:id="26715" w:author="PR Preview" w:date="2026-01-01T00:00:00Z">
        <w:r>
          <w:delText xml:space="preserve">), and let</w:delText>
        </w:r>
      </w:del>
      <w:del w:id="26716" w:author="PR Preview" w:date="2026-01-01T00:00:00Z">
        <w:r>
          <w:delText xml:space="preserve"> </w:delText>
        </w:r>
      </w:del>
      <m:oMath>
        <m:limLow>
          <m:e>
            <m:r>
              <m:t>b</m:t>
            </m:r>
          </m:e>
          <m:lim>
            <m:r>
              <m:rPr>
                <m:sty m:val="p"/>
              </m:rPr>
              <m:t>∼</m:t>
            </m:r>
          </m:lim>
        </m:limLow>
        <m:r>
          <m:rPr>
            <m:sty m:val="p"/>
          </m:rPr>
          <m:t>∈</m:t>
        </m:r>
        <m:sSup>
          <m:e>
            <m:r>
              <m:rPr>
                <m:scr m:val="double-struck"/>
                <m:sty m:val="p"/>
              </m:rPr>
              <m:t>R</m:t>
            </m:r>
          </m:e>
          <m:sup>
            <m:r>
              <m:t>m</m:t>
            </m:r>
          </m:sup>
        </m:sSup>
      </m:oMath>
      <w:del w:id="26717" w:author="PR Preview" w:date="2026-01-01T00:00:00Z">
        <w:r>
          <w:delText xml:space="preserve">.</w:delText>
        </w:r>
      </w:del>
      <w:del w:id="26718" w:author="PR Preview" w:date="2026-01-01T00:00:00Z">
        <w:r>
          <w:delText xml:space="preserve"> </w:delText>
        </w:r>
      </w:del>
      <w:del w:id="26719" w:author="PR Preview" w:date="2026-01-01T00:00:00Z">
        <w:r>
          <w:delText xml:space="preserve">If</w:delText>
        </w:r>
      </w:del>
      <w:del w:id="26720" w:author="PR Preview" w:date="2026-01-01T00:00:00Z">
        <w:r>
          <w:delText xml:space="preserve"> </w:delText>
        </w:r>
      </w:del>
      <m:oMath>
        <m:r>
          <m:rPr>
            <m:sty m:val="bi"/>
          </m:rPr>
          <m:t>A</m:t>
        </m:r>
        <m:limLow>
          <m:e>
            <m:r>
              <m:t>x</m:t>
            </m:r>
          </m:e>
          <m:lim>
            <m:r>
              <m:rPr>
                <m:sty m:val="p"/>
              </m:rPr>
              <m:t>∼</m:t>
            </m:r>
          </m:lim>
        </m:limLow>
        <m:r>
          <m:rPr>
            <m:sty m:val="p"/>
          </m:rPr>
          <m:t>=</m:t>
        </m:r>
        <m:limLow>
          <m:e>
            <m:r>
              <m:t>b</m:t>
            </m:r>
          </m:e>
          <m:lim>
            <m:r>
              <m:rPr>
                <m:sty m:val="p"/>
              </m:rPr>
              <m:t>∼</m:t>
            </m:r>
          </m:lim>
        </m:limLow>
      </m:oMath>
      <w:del w:id="26721" w:author="PR Preview" w:date="2026-01-01T00:00:00Z">
        <w:r>
          <w:delText xml:space="preserve"> </w:delText>
        </w:r>
      </w:del>
      <w:del w:id="26722" w:author="PR Preview" w:date="2026-01-01T00:00:00Z">
        <w:r>
          <w:delText xml:space="preserve">has a solution,</w:delText>
        </w:r>
      </w:del>
      <w:del w:id="26723" w:author="PR Preview" w:date="2026-01-01T00:00:00Z">
        <w:r>
          <w:delText xml:space="preserve"> </w:delText>
        </w:r>
      </w:del>
      <w:del w:id="26724" w:author="PR Preview" w:date="2026-01-01T00:00:00Z">
        <w:r>
          <w:delText xml:space="preserve">then</w:delText>
        </w:r>
      </w:del>
      <w:del w:id="26725" w:author="PR Preview" w:date="2026-01-01T00:00:00Z">
        <w:r>
          <w:delText xml:space="preserve"> </w:delText>
        </w:r>
      </w:del>
      <m:oMath>
        <m:r>
          <m:rPr>
            <m:sty m:val="bi"/>
          </m:rPr>
          <m:t>G</m:t>
        </m:r>
        <m:limLow>
          <m:e>
            <m:r>
              <m:t>b</m:t>
            </m:r>
          </m:e>
          <m:lim>
            <m:r>
              <m:rPr>
                <m:sty m:val="p"/>
              </m:rPr>
              <m:t>∼</m:t>
            </m:r>
          </m:lim>
        </m:limLow>
      </m:oMath>
      <w:del w:id="26726" w:author="PR Preview" w:date="2026-01-01T00:00:00Z">
        <w:r>
          <w:delText xml:space="preserve"> </w:delText>
        </w:r>
      </w:del>
      <w:del w:id="26727" w:author="PR Preview" w:date="2026-01-01T00:00:00Z">
        <w:r>
          <w:delText xml:space="preserve">is a solution.</w:delText>
        </w:r>
      </w:del>
    </w:p>
    <w:p>
      <w:pPr>
        <w:pStyle w:val="BodyText"/>
      </w:pPr>
      <w:del w:id="26728" w:author="PR Preview" w:date="2026-01-01T00:00:00Z">
        <w:r>
          <w:rPr>
            <w:i/>
            <w:iCs/>
          </w:rPr>
          <w:delText xml:space="preserve">Proof</w:delText>
        </w:r>
      </w:del>
      <w:del w:id="26729" w:author="PR Preview" w:date="2026-01-01T00:00:00Z">
        <w:r>
          <w:delText xml:space="preserve">. </w:delText>
        </w:r>
      </w:del>
      <w:del w:id="26730" w:author="PR Preview" w:date="2026-01-01T00:00:00Z">
        <w:r>
          <w:delText xml:space="preserve">Let</w:delText>
        </w:r>
      </w:del>
      <w:del w:id="26731" w:author="PR Preview" w:date="2026-01-01T00:00:00Z">
        <w:r>
          <w:delText xml:space="preserve"> </w:delText>
        </w:r>
      </w:del>
      <m:oMath>
        <m:sSub>
          <m:e>
            <m:limLow>
              <m:e>
                <m:r>
                  <m:t>x</m:t>
                </m:r>
              </m:e>
              <m:lim>
                <m:r>
                  <m:rPr>
                    <m:sty m:val="p"/>
                  </m:rPr>
                  <m:t>∼</m:t>
                </m:r>
              </m:lim>
            </m:limLow>
          </m:e>
          <m:sub>
            <m:r>
              <m:t>0</m:t>
            </m:r>
          </m:sub>
        </m:sSub>
      </m:oMath>
      <w:del w:id="26732" w:author="PR Preview" w:date="2026-01-01T00:00:00Z">
        <w:r>
          <w:delText xml:space="preserve"> </w:delText>
        </w:r>
      </w:del>
      <w:del w:id="26733" w:author="PR Preview" w:date="2026-01-01T00:00:00Z">
        <w:r>
          <w:delText xml:space="preserve">be a solution, so</w:delText>
        </w:r>
      </w:del>
      <w:del w:id="26734" w:author="PR Preview" w:date="2026-01-01T00:00:00Z">
        <w:r>
          <w:delText xml:space="preserve"> </w:delText>
        </w:r>
      </w:del>
      <m:oMath>
        <m:r>
          <m:rPr>
            <m:sty m:val="bi"/>
          </m:rPr>
          <m:t>A</m:t>
        </m:r>
        <m:sSub>
          <m:e>
            <m:limLow>
              <m:e>
                <m:r>
                  <m:t>x</m:t>
                </m:r>
              </m:e>
              <m:lim>
                <m:r>
                  <m:rPr>
                    <m:sty m:val="p"/>
                  </m:rPr>
                  <m:t>∼</m:t>
                </m:r>
              </m:lim>
            </m:limLow>
          </m:e>
          <m:sub>
            <m:r>
              <m:t>0</m:t>
            </m:r>
          </m:sub>
        </m:sSub>
        <m:r>
          <m:rPr>
            <m:sty m:val="p"/>
          </m:rPr>
          <m:t>=</m:t>
        </m:r>
        <m:limLow>
          <m:e>
            <m:r>
              <m:t>b</m:t>
            </m:r>
          </m:e>
          <m:lim>
            <m:r>
              <m:rPr>
                <m:sty m:val="p"/>
              </m:rPr>
              <m:t>∼</m:t>
            </m:r>
          </m:lim>
        </m:limLow>
      </m:oMath>
      <w:del w:id="26735" w:author="PR Preview" w:date="2026-01-01T00:00:00Z">
        <w:r>
          <w:delText xml:space="preserve">. Then</w:delText>
        </w:r>
      </w:del>
    </w:p>
    <w:p>
      <w:pPr>
        <w:pStyle w:val="BodyText"/>
      </w:pPr>
      <m:oMathPara>
        <m:oMathParaPr>
          <m:jc m:val="center"/>
        </m:oMathParaPr>
        <m:oMath>
          <m:eqArr>
            <m:e>
              <m:r>
                <m:rPr>
                  <m:sty m:val="bi"/>
                </m:rPr>
                <m:t>A</m:t>
              </m:r>
              <m:r>
                <m:t> </m:t>
              </m:r>
              <m:r>
                <m:rPr>
                  <m:sty m:val="p"/>
                </m:rPr>
                <m:t>(</m:t>
              </m:r>
              <m:r>
                <m:rPr>
                  <m:sty m:val="bi"/>
                </m:rPr>
                <m:t>G</m:t>
              </m:r>
              <m:limLow>
                <m:e>
                  <m:r>
                    <m:t>b</m:t>
                  </m:r>
                </m:e>
                <m:lim>
                  <m:r>
                    <m:rPr>
                      <m:sty m:val="p"/>
                    </m:rPr>
                    <m:t>∼</m:t>
                  </m:r>
                </m:lim>
              </m:limLow>
              <m:r>
                <m:rPr>
                  <m:sty m:val="p"/>
                </m:rPr>
                <m:t>)</m:t>
              </m:r>
              <m:r>
                <m:t>&amp;</m:t>
              </m:r>
              <m:r>
                <m:rPr>
                  <m:sty m:val="p"/>
                </m:rPr>
                <m:t>=</m:t>
              </m:r>
              <m:r>
                <m:rPr>
                  <m:sty m:val="bi"/>
                </m:rPr>
                <m:t>A</m:t>
              </m:r>
              <m:r>
                <m:rPr>
                  <m:sty m:val="bi"/>
                </m:rPr>
                <m:t>G</m:t>
              </m:r>
              <m:r>
                <m:t> </m:t>
              </m:r>
              <m:r>
                <m:rPr>
                  <m:sty m:val="p"/>
                </m:rPr>
                <m:t>(</m:t>
              </m:r>
              <m:r>
                <m:rPr>
                  <m:sty m:val="bi"/>
                </m:rPr>
                <m:t>A</m:t>
              </m:r>
              <m:sSub>
                <m:e>
                  <m:limLow>
                    <m:e>
                      <m:r>
                        <m:t>x</m:t>
                      </m:r>
                    </m:e>
                    <m:lim>
                      <m:r>
                        <m:rPr>
                          <m:sty m:val="p"/>
                        </m:rPr>
                        <m:t>∼</m:t>
                      </m:r>
                    </m:lim>
                  </m:limLow>
                </m:e>
                <m:sub>
                  <m:r>
                    <m:t>0</m:t>
                  </m:r>
                </m:sub>
              </m:sSub>
              <m:r>
                <m:rPr>
                  <m:sty m:val="p"/>
                </m:rPr>
                <m:t>)</m:t>
              </m:r>
              <m:r>
                <m:t>&amp;</m:t>
              </m:r>
              <m:r>
                <m:t>&amp;</m:t>
              </m:r>
              <m:r>
                <m:rPr>
                  <m:nor/>
                  <m:sty m:val="p"/>
                </m:rPr>
                <m:t>(substitute </m:t>
              </m:r>
              <m:limLow>
                <m:e>
                  <m:r>
                    <m:t>b</m:t>
                  </m:r>
                </m:e>
                <m:lim>
                  <m:r>
                    <m:rPr>
                      <m:sty m:val="p"/>
                    </m:rPr>
                    <m:t>∼</m:t>
                  </m:r>
                </m:lim>
              </m:limLow>
              <m:r>
                <m:rPr>
                  <m:sty m:val="p"/>
                </m:rPr>
                <m:t>=</m:t>
              </m:r>
              <m:r>
                <m:rPr>
                  <m:sty m:val="bi"/>
                </m:rPr>
                <m:t>A</m:t>
              </m:r>
              <m:sSub>
                <m:e>
                  <m:limLow>
                    <m:e>
                      <m:r>
                        <m:t>x</m:t>
                      </m:r>
                    </m:e>
                    <m:lim>
                      <m:r>
                        <m:rPr>
                          <m:sty m:val="p"/>
                        </m:rPr>
                        <m:t>∼</m:t>
                      </m:r>
                    </m:lim>
                  </m:limLow>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limLow>
                    <m:e>
                      <m:r>
                        <m:t>x</m:t>
                      </m:r>
                    </m:e>
                    <m:lim>
                      <m:r>
                        <m:rPr>
                          <m:sty m:val="p"/>
                        </m:rPr>
                        <m:t>∼</m:t>
                      </m:r>
                    </m:lim>
                  </m:limLow>
                </m:e>
                <m:sub>
                  <m:r>
                    <m:t>0</m:t>
                  </m:r>
                </m:sub>
              </m:sSub>
              <m:r>
                <m:t>&amp;</m:t>
              </m:r>
              <m:r>
                <m:t>&amp;</m:t>
              </m:r>
              <m:r>
                <m:rPr>
                  <m:nor/>
                  <m:sty m:val="p"/>
                </m:rPr>
                <m:t>(</m:t>
              </m:r>
              <m:r>
                <m:rPr>
                  <m:nor/>
                  <m:sty m:val="p"/>
                </m:rPr>
                <m:t>Theorem 8</m:t>
              </m:r>
              <m:r>
                <m:rPr>
                  <m:nor/>
                  <m:sty m:val="p"/>
                </m:rPr>
                <m:t>)</m:t>
              </m:r>
            </m:e>
            <m:e>
              <m:r>
                <m:t>&amp;</m:t>
              </m:r>
              <m:r>
                <m:rPr>
                  <m:sty m:val="p"/>
                </m:rPr>
                <m:t>=</m:t>
              </m:r>
              <m:r>
                <m:rPr>
                  <m:sty m:val="bi"/>
                </m:rPr>
                <m:t>A</m:t>
              </m:r>
              <m:sSub>
                <m:e>
                  <m:limLow>
                    <m:e>
                      <m:r>
                        <m:t>x</m:t>
                      </m:r>
                    </m:e>
                    <m:lim>
                      <m:r>
                        <m:rPr>
                          <m:sty m:val="p"/>
                        </m:rPr>
                        <m:t>∼</m:t>
                      </m:r>
                    </m:lim>
                  </m:limLow>
                </m:e>
                <m:sub>
                  <m:r>
                    <m:t>0</m:t>
                  </m:r>
                </m:sub>
              </m:sSub>
              <m:r>
                <m:t>&amp;</m:t>
              </m:r>
              <m:r>
                <m:t>&amp;</m:t>
              </m:r>
              <m:r>
                <m:rPr>
                  <m:nor/>
                  <m:sty m:val="p"/>
                </m:rPr>
                <m:t>(</m:t>
              </m:r>
              <m:r>
                <m:rPr>
                  <m:nor/>
                  <m:sty m:val="p"/>
                </m:rPr>
                <m:t>Definition 109</m:t>
              </m:r>
              <m:r>
                <m:rPr>
                  <m:nor/>
                  <m:sty m:val="p"/>
                </m:rPr>
                <m:t>)</m:t>
              </m:r>
            </m:e>
            <m:e>
              <m:r>
                <m:t>&amp;</m:t>
              </m:r>
              <m:r>
                <m:rPr>
                  <m:sty m:val="p"/>
                </m:rPr>
                <m:t>=</m:t>
              </m:r>
              <m:limLow>
                <m:e>
                  <m:r>
                    <m:t>b</m:t>
                  </m:r>
                </m:e>
                <m:lim>
                  <m:r>
                    <m:rPr>
                      <m:sty m:val="p"/>
                    </m:rPr>
                    <m:t>∼</m:t>
                  </m:r>
                </m:lim>
              </m:limLow>
              <m:r>
                <m:rPr>
                  <m:sty m:val="p"/>
                </m:rPr>
                <m:t>.</m:t>
              </m:r>
              <m:r>
                <m:t>&amp;</m:t>
              </m:r>
              <m:r>
                <m:t>&amp;</m:t>
              </m:r>
              <m:r>
                <m:rPr>
                  <m:nor/>
                  <m:sty m:val="p"/>
                </m:rPr>
                <m:t>(</m:t>
              </m:r>
              <m:sSub>
                <m:e>
                  <m:limLow>
                    <m:e>
                      <m:r>
                        <m:t>x</m:t>
                      </m:r>
                    </m:e>
                    <m:lim>
                      <m:r>
                        <m:rPr>
                          <m:sty m:val="p"/>
                        </m:rPr>
                        <m:t>∼</m:t>
                      </m:r>
                    </m:lim>
                  </m:limLow>
                </m:e>
                <m:sub>
                  <m:r>
                    <m:t>0</m:t>
                  </m:r>
                </m:sub>
              </m:sSub>
              <m:r>
                <m:rPr>
                  <m:nor/>
                  <m:sty m:val="p"/>
                </m:rPr>
                <m:t> is a solution)</m:t>
              </m:r>
            </m:e>
          </m:eqArr>
        </m:oMath>
      </m:oMathPara>
    </w:p>
    <w:p>
      <w:pPr>
        <w:pStyle w:val="FirstParagraph"/>
      </w:pPr>
      <w:del w:id="26736" w:author="PR Preview" w:date="2026-01-01T00:00:00Z">
        <w:r>
          <w:rPr>
            <w:b/>
            <w:bCs/>
          </w:rPr>
          <w:delText xml:space="preserve">Example 172 (Solving with a generalized inverse)</w:delText>
        </w:r>
      </w:del>
      <w:del w:id="26737" w:author="PR Preview" w:date="2026-01-01T00:00:00Z">
        <w:r>
          <w:delText xml:space="preserve"> </w:delText>
        </w:r>
      </w:del>
      <w:del w:id="26738" w:author="PR Preview" w:date="2026-01-01T00:00:00Z">
        <w:r>
          <w:delText xml:space="preserve">With</w:delText>
        </w:r>
      </w:del>
      <w:del w:id="2673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26740" w:author="PR Preview" w:date="2026-01-01T00:00:00Z">
        <w:r>
          <w:delText xml:space="preserve"> </w:delText>
        </w:r>
      </w:del>
      <w:del w:id="26741" w:author="PR Preview" w:date="2026-01-01T00:00:00Z">
        <w:r>
          <w:delText xml:space="preserve">and its generalized inverse</w:delText>
        </w:r>
      </w:del>
      <w:del w:id="26742"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del w:id="26743" w:author="PR Preview" w:date="2026-01-01T00:00:00Z">
        <w:r>
          <w:delText xml:space="preserve"> </w:delText>
        </w:r>
      </w:del>
      <w:del w:id="26744" w:author="PR Preview" w:date="2026-01-01T00:00:00Z">
        <w:r>
          <w:delText xml:space="preserve">(</w:delText>
        </w:r>
      </w:del>
      <w:hyperlink w:anchor="exm-generalized-inverse">
        <w:del w:id="26745" w:author="PR Preview" w:date="2026-01-01T00:00:00Z">
          <w:r>
            <w:rPr>
              <w:rStyle w:val="Hyperlink"/>
            </w:rPr>
            <w:delText xml:space="preserve">Example 170</w:delText>
          </w:r>
        </w:del>
      </w:hyperlink>
      <w:del w:id="26746" w:author="PR Preview" w:date="2026-01-01T00:00:00Z">
        <w:r>
          <w:delText xml:space="preserve">),</w:delText>
        </w:r>
      </w:del>
      <w:del w:id="26747" w:author="PR Preview" w:date="2026-01-01T00:00:00Z">
        <w:r>
          <w:delText xml:space="preserve"> </w:delText>
        </w:r>
      </w:del>
      <w:del w:id="26748" w:author="PR Preview" w:date="2026-01-01T00:00:00Z">
        <w:r>
          <w:delText xml:space="preserve">the system</w:delText>
        </w:r>
      </w:del>
      <w:del w:id="26749" w:author="PR Preview" w:date="2026-01-01T00:00:00Z">
        <w:r>
          <w:delText xml:space="preserve"> </w:delText>
        </w:r>
      </w:del>
      <m:oMath>
        <m:r>
          <m:rPr>
            <m:sty m:val="bi"/>
          </m:rPr>
          <m:t>A</m:t>
        </m:r>
        <m:limLow>
          <m:e>
            <m:r>
              <m:t>x</m:t>
            </m:r>
          </m:e>
          <m:lim>
            <m:r>
              <m:rPr>
                <m:sty m:val="p"/>
              </m:rPr>
              <m:t>∼</m:t>
            </m:r>
          </m:lim>
        </m:limLow>
        <m:r>
          <m:rPr>
            <m:sty m:val="p"/>
          </m:rPr>
          <m:t>=</m:t>
        </m:r>
        <m:r>
          <m:rPr>
            <m:sty m:val="p"/>
          </m:rPr>
          <m:t>(</m:t>
        </m:r>
        <m:r>
          <m:t>2</m:t>
        </m:r>
        <m:r>
          <m:rPr>
            <m:sty m:val="p"/>
          </m:rPr>
          <m:t>,</m:t>
        </m:r>
        <m:r>
          <m:t>0</m:t>
        </m:r>
        <m:r>
          <m:rPr>
            <m:sty m:val="p"/>
          </m:rPr>
          <m:t>)</m:t>
        </m:r>
      </m:oMath>
      <w:del w:id="26750" w:author="PR Preview" w:date="2026-01-01T00:00:00Z">
        <w:r>
          <w:delText xml:space="preserve"> </w:delText>
        </w:r>
      </w:del>
      <w:del w:id="26751" w:author="PR Preview" w:date="2026-01-01T00:00:00Z">
        <w:r>
          <w:delText xml:space="preserve">has the solution</w:delText>
        </w:r>
      </w:del>
      <w:del w:id="26752" w:author="PR Preview" w:date="2026-01-01T00:00:00Z">
        <w:r>
          <w:delText xml:space="preserve"> </w:delText>
        </w:r>
      </w:del>
      <m:oMath>
        <m:r>
          <m:rPr>
            <m:sty m:val="p"/>
          </m:rPr>
          <m:t>(</m:t>
        </m:r>
        <m:r>
          <m:t>2</m:t>
        </m:r>
        <m:r>
          <m:rPr>
            <m:sty m:val="p"/>
          </m:rPr>
          <m:t>,</m:t>
        </m:r>
        <m:r>
          <m:t>0</m:t>
        </m:r>
        <m:r>
          <m:rPr>
            <m:sty m:val="p"/>
          </m:rPr>
          <m:t>)</m:t>
        </m:r>
      </m:oMath>
      <w:del w:id="26753" w:author="PR Preview" w:date="2026-01-01T00:00:00Z">
        <w:r>
          <w:delText xml:space="preserve">,</w:delText>
        </w:r>
      </w:del>
      <w:del w:id="26754" w:author="PR Preview" w:date="2026-01-01T00:00:00Z">
        <w:r>
          <w:delText xml:space="preserve"> </w:delText>
        </w:r>
      </w:del>
      <w:del w:id="26755" w:author="PR Preview" w:date="2026-01-01T00:00:00Z">
        <w:r>
          <w:delText xml:space="preserve">and</w:delText>
        </w:r>
      </w:del>
      <w:del w:id="26756" w:author="PR Preview" w:date="2026-01-01T00:00:00Z">
        <w:r>
          <w:delText xml:space="preserve"> </w:delText>
        </w:r>
      </w:del>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del w:id="26757" w:author="PR Preview" w:date="2026-01-01T00:00:00Z">
        <w:r>
          <w:delText xml:space="preserve"> </w:delText>
        </w:r>
      </w:del>
      <w:del w:id="26758" w:author="PR Preview" w:date="2026-01-01T00:00:00Z">
        <w:r>
          <w:delText xml:space="preserve">is a solution too:</w:delText>
        </w:r>
      </w:del>
      <w:del w:id="26759" w:author="PR Preview" w:date="2026-01-01T00:00:00Z">
        <w:r>
          <w:delText xml:space="preserve"> </w:delText>
        </w:r>
      </w:del>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del w:id="26760" w:author="PR Preview" w:date="2026-01-01T00:00:00Z">
        <w:r>
          <w:delText xml:space="preserve">.</w:delText>
        </w:r>
      </w:del>
      <w:del w:id="26761" w:author="PR Preview" w:date="2026-01-01T00:00:00Z">
        <w:r>
          <w:delText xml:space="preserve"> </w:delText>
        </w:r>
      </w:del>
      <w:del w:id="26762" w:author="PR Preview" w:date="2026-01-01T00:00:00Z">
        <w:r>
          <w:delText xml:space="preserve">The system</w:delText>
        </w:r>
      </w:del>
      <w:del w:id="26763" w:author="PR Preview" w:date="2026-01-01T00:00:00Z">
        <w:r>
          <w:delText xml:space="preserve"> </w:delText>
        </w:r>
      </w:del>
      <m:oMath>
        <m:r>
          <m:rPr>
            <m:sty m:val="bi"/>
          </m:rPr>
          <m:t>A</m:t>
        </m:r>
        <m:limLow>
          <m:e>
            <m:r>
              <m:t>x</m:t>
            </m:r>
          </m:e>
          <m:lim>
            <m:r>
              <m:rPr>
                <m:sty m:val="p"/>
              </m:rPr>
              <m:t>∼</m:t>
            </m:r>
          </m:lim>
        </m:limLow>
        <m:r>
          <m:rPr>
            <m:sty m:val="p"/>
          </m:rPr>
          <m:t>=</m:t>
        </m:r>
        <m:r>
          <m:rPr>
            <m:sty m:val="p"/>
          </m:rPr>
          <m:t>(</m:t>
        </m:r>
        <m:r>
          <m:t>2</m:t>
        </m:r>
        <m:r>
          <m:rPr>
            <m:sty m:val="p"/>
          </m:rPr>
          <m:t>,</m:t>
        </m:r>
        <m:r>
          <m:t>1</m:t>
        </m:r>
        <m:r>
          <m:rPr>
            <m:sty m:val="p"/>
          </m:rPr>
          <m:t>)</m:t>
        </m:r>
      </m:oMath>
      <w:del w:id="26764" w:author="PR Preview" w:date="2026-01-01T00:00:00Z">
        <w:r>
          <w:delText xml:space="preserve"> </w:delText>
        </w:r>
      </w:del>
      <w:del w:id="26765" w:author="PR Preview" w:date="2026-01-01T00:00:00Z">
        <w:r>
          <w:delText xml:space="preserve">has no solution,</w:delText>
        </w:r>
      </w:del>
      <w:del w:id="26766" w:author="PR Preview" w:date="2026-01-01T00:00:00Z">
        <w:r>
          <w:delText xml:space="preserve"> </w:delText>
        </w:r>
      </w:del>
      <w:del w:id="26767" w:author="PR Preview" w:date="2026-01-01T00:00:00Z">
        <w:r>
          <w:delText xml:space="preserve">since the second entry of</w:delText>
        </w:r>
      </w:del>
      <w:del w:id="26768" w:author="PR Preview" w:date="2026-01-01T00:00:00Z">
        <w:r>
          <w:delText xml:space="preserve"> </w:delText>
        </w:r>
      </w:del>
      <m:oMath>
        <m:r>
          <m:rPr>
            <m:sty m:val="bi"/>
          </m:rPr>
          <m:t>A</m:t>
        </m:r>
        <m:limLow>
          <m:e>
            <m:r>
              <m:t>x</m:t>
            </m:r>
          </m:e>
          <m:lim>
            <m:r>
              <m:rPr>
                <m:sty m:val="p"/>
              </m:rPr>
              <m:t>∼</m:t>
            </m:r>
          </m:lim>
        </m:limLow>
      </m:oMath>
      <w:del w:id="26769" w:author="PR Preview" w:date="2026-01-01T00:00:00Z">
        <w:r>
          <w:delText xml:space="preserve"> </w:delText>
        </w:r>
      </w:del>
      <w:del w:id="26770" w:author="PR Preview" w:date="2026-01-01T00:00:00Z">
        <w:r>
          <w:delText xml:space="preserve">is always</w:delText>
        </w:r>
      </w:del>
      <w:del w:id="26771" w:author="PR Preview" w:date="2026-01-01T00:00:00Z">
        <w:r>
          <w:delText xml:space="preserve"> </w:delText>
        </w:r>
      </w:del>
      <m:oMath>
        <m:r>
          <m:t>0</m:t>
        </m:r>
      </m:oMath>
      <w:del w:id="26772" w:author="PR Preview" w:date="2026-01-01T00:00:00Z">
        <w:r>
          <w:delText xml:space="preserve">;</w:delText>
        </w:r>
      </w:del>
      <w:del w:id="26773" w:author="PR Preview" w:date="2026-01-01T00:00:00Z">
        <w:r>
          <w:delText xml:space="preserve"> </w:delText>
        </w:r>
      </w:del>
      <w:del w:id="26774" w:author="PR Preview" w:date="2026-01-01T00:00:00Z">
        <w:r>
          <w:delText xml:space="preserve">there</w:delText>
        </w:r>
      </w:del>
      <w:del w:id="26775" w:author="PR Preview" w:date="2026-01-01T00:00:00Z">
        <w:r>
          <w:delText xml:space="preserve"> </w:delText>
        </w:r>
      </w:del>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del w:id="26776" w:author="PR Preview" w:date="2026-01-01T00:00:00Z">
        <w:r>
          <w:delText xml:space="preserve"> </w:delText>
        </w:r>
      </w:del>
      <w:del w:id="26777" w:author="PR Preview" w:date="2026-01-01T00:00:00Z">
        <w:r>
          <w:delText xml:space="preserve">gives</w:delText>
        </w:r>
      </w:del>
      <w:del w:id="26778" w:author="PR Preview" w:date="2026-01-01T00:00:00Z">
        <w:r>
          <w:delText xml:space="preserve"> </w:delText>
        </w:r>
      </w:del>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del w:id="26779" w:author="PR Preview" w:date="2026-01-01T00:00:00Z">
        <w:r>
          <w:delText xml:space="preserve">.</w:delText>
        </w:r>
      </w:del>
    </w:p>
    <w:p>
      <w:pPr>
        <w:pStyle w:val="FirstParagraph"/>
      </w:pPr>
      <w:ins w:id="26780" w:author="PR Preview" w:date="2026-01-01T00:00:00Z">
        <w:r>
          <w:rPr>
            <w:b/>
            <w:bCs/>
          </w:rPr>
          <w:t xml:space="preserve">Example 173 (The generalized inverse of an invertible matrix)</w:t>
        </w:r>
      </w:ins>
      <w:ins w:id="26781" w:author="PR Preview" w:date="2026-01-01T00:00:00Z">
        <w:r>
          <w:t xml:space="preserve"> </w:t>
        </w:r>
      </w:ins>
      <w:ins w:id="26782" w:author="PR Preview" w:date="2026-01-01T00:00:00Z">
        <w:r>
          <w:t xml:space="preserve">For</w:t>
        </w:r>
      </w:ins>
      <w:ins w:id="26783"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26784" w:author="PR Preview" w:date="2026-01-01T00:00:00Z">
        <w:r>
          <w:t xml:space="preserve"> </w:t>
        </w:r>
      </w:ins>
      <w:ins w:id="26785" w:author="PR Preview" w:date="2026-01-01T00:00:00Z">
        <w:r>
          <w:t xml:space="preserve">of</w:t>
        </w:r>
      </w:ins>
      <w:ins w:id="26786" w:author="PR Preview" w:date="2026-01-01T00:00:00Z">
        <w:r>
          <w:t xml:space="preserve"> </w:t>
        </w:r>
      </w:ins>
      <w:hyperlink w:anchor="exm-invertible-matrix">
        <w:ins w:id="26787" w:author="PR Preview" w:date="2026-01-01T00:00:00Z">
          <w:r>
            <w:rPr>
              <w:rStyle w:val="Hyperlink"/>
            </w:rPr>
            <w:t xml:space="preserve">Example 127</w:t>
          </w:r>
        </w:ins>
      </w:hyperlink>
      <w:ins w:id="26788" w:author="PR Preview" w:date="2026-01-01T00:00:00Z">
        <w:r>
          <w:t xml:space="preserve">,</w:t>
        </w:r>
      </w:ins>
      <w:ins w:id="26789" w:author="PR Preview" w:date="2026-01-01T00:00:00Z">
        <w:r>
          <w:t xml:space="preserve"> </w:t>
        </w:r>
      </w:ins>
      <w:ins w:id="26790" w:author="PR Preview" w:date="2026-01-01T00:00:00Z">
        <w:r>
          <w:t xml:space="preserve">the only generalized inverse is</w:t>
        </w:r>
      </w:ins>
      <w:ins w:id="26791" w:author="PR Preview" w:date="2026-01-01T00:00:00Z">
        <w:r>
          <w:t xml:space="preserve"> </w:t>
        </w:r>
      </w:ins>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ins w:id="26792" w:author="PR Preview" w:date="2026-01-01T00:00:00Z">
        <w:r>
          <w:t xml:space="preserve">.</w:t>
        </w:r>
      </w:ins>
      <w:ins w:id="26793" w:author="PR Preview" w:date="2026-01-01T00:00:00Z">
        <w:r>
          <w:t xml:space="preserve"> </w:t>
        </w:r>
      </w:ins>
      <w:ins w:id="26794" w:author="PR Preview" w:date="2026-01-01T00:00:00Z">
        <w:r>
          <w:t xml:space="preserve">The matrix of</w:t>
        </w:r>
      </w:ins>
      <w:ins w:id="26795" w:author="PR Preview" w:date="2026-01-01T00:00:00Z">
        <w:r>
          <w:t xml:space="preserve"> </w:t>
        </w:r>
      </w:ins>
      <w:hyperlink w:anchor="exm-generalized-inverse">
        <w:ins w:id="26796" w:author="PR Preview" w:date="2026-01-01T00:00:00Z">
          <w:r>
            <w:rPr>
              <w:rStyle w:val="Hyperlink"/>
            </w:rPr>
            <w:t xml:space="preserve">Example 172</w:t>
          </w:r>
        </w:ins>
      </w:hyperlink>
      <w:ins w:id="26797" w:author="PR Preview" w:date="2026-01-01T00:00:00Z">
        <w:r>
          <w:t xml:space="preserve">, by contrast, has infinitely many,</w:t>
        </w:r>
      </w:ins>
      <w:ins w:id="26798" w:author="PR Preview" w:date="2026-01-01T00:00:00Z">
        <w:r>
          <w:t xml:space="preserve"> </w:t>
        </w:r>
      </w:ins>
      <w:ins w:id="26799" w:author="PR Preview" w:date="2026-01-01T00:00:00Z">
        <w:r>
          <w:t xml:space="preserve">so by</w:t>
        </w:r>
      </w:ins>
      <w:ins w:id="26800" w:author="PR Preview" w:date="2026-01-01T00:00:00Z">
        <w:r>
          <w:t xml:space="preserve"> </w:t>
        </w:r>
      </w:ins>
      <w:hyperlink w:anchor="thm-generalized-inverse-invertible">
        <w:ins w:id="26801" w:author="PR Preview" w:date="2026-01-01T00:00:00Z">
          <w:r>
            <w:rPr>
              <w:rStyle w:val="Hyperlink"/>
            </w:rPr>
            <w:t xml:space="preserve">Theorem 95</w:t>
          </w:r>
        </w:ins>
      </w:hyperlink>
      <w:ins w:id="26802" w:author="PR Preview" w:date="2026-01-01T00:00:00Z">
        <w:r>
          <w:t xml:space="preserve"> </w:t>
        </w:r>
      </w:ins>
      <w:ins w:id="26803" w:author="PR Preview" w:date="2026-01-01T00:00:00Z">
        <w:r>
          <w:t xml:space="preserve">it is singular.</w:t>
        </w:r>
      </w:ins>
    </w:p>
    <w:bookmarkEnd w:id="572"/>
    <w:bookmarkStart w:id="573" w:name="thm-generalized-inverse-solves"/>
    <w:p>
      <w:pPr>
        <w:pStyle w:val="BodyText"/>
      </w:pPr>
      <w:ins w:id="26804" w:author="PR Preview" w:date="2026-01-01T00:00:00Z">
        <w:r>
          <w:rPr>
            <w:b/>
            <w:bCs/>
          </w:rPr>
          <w:t xml:space="preserve">Theorem 96 (A generalized inverse solves every solvable system)</w:t>
        </w:r>
      </w:ins>
      <w:ins w:id="26805" w:author="PR Preview" w:date="2026-01-01T00:00:00Z">
        <w:r>
          <w:t xml:space="preserve"> </w:t>
        </w:r>
      </w:ins>
      <w:ins w:id="26806" w:author="PR Preview" w:date="2026-01-01T00:00:00Z">
        <w:r>
          <w:t xml:space="preserve">Let</w:t>
        </w:r>
      </w:ins>
      <w:ins w:id="26807" w:author="PR Preview" w:date="2026-01-01T00:00:00Z">
        <w:r>
          <w:t xml:space="preserve"> </w:t>
        </w:r>
      </w:ins>
      <m:oMath>
        <m:r>
          <m:rPr>
            <m:sty m:val="bi"/>
          </m:rPr>
          <m:t>A</m:t>
        </m:r>
      </m:oMath>
      <w:ins w:id="26808" w:author="PR Preview" w:date="2026-01-01T00:00:00Z">
        <w:r>
          <w:t xml:space="preserve"> </w:t>
        </w:r>
      </w:ins>
      <w:ins w:id="26809" w:author="PR Preview" w:date="2026-01-01T00:00:00Z">
        <w:r>
          <w:t xml:space="preserve">be</w:t>
        </w:r>
      </w:ins>
      <w:ins w:id="26810" w:author="PR Preview" w:date="2026-01-01T00:00:00Z">
        <w:r>
          <w:t xml:space="preserve"> </w:t>
        </w:r>
      </w:ins>
      <m:oMath>
        <m:r>
          <m:t>m</m:t>
        </m:r>
        <m:r>
          <m:rPr>
            <m:sty m:val="p"/>
          </m:rPr>
          <m:t>×</m:t>
        </m:r>
        <m:r>
          <m:t>n</m:t>
        </m:r>
      </m:oMath>
      <w:ins w:id="26811" w:author="PR Preview" w:date="2026-01-01T00:00:00Z">
        <w:r>
          <w:t xml:space="preserve">, let</w:t>
        </w:r>
      </w:ins>
      <w:ins w:id="26812" w:author="PR Preview" w:date="2026-01-01T00:00:00Z">
        <w:r>
          <w:t xml:space="preserve"> </w:t>
        </w:r>
      </w:ins>
      <m:oMath>
        <m:r>
          <m:rPr>
            <m:sty m:val="bi"/>
          </m:rPr>
          <m:t>G</m:t>
        </m:r>
      </m:oMath>
      <w:ins w:id="26813" w:author="PR Preview" w:date="2026-01-01T00:00:00Z">
        <w:r>
          <w:t xml:space="preserve"> </w:t>
        </w:r>
      </w:ins>
      <w:ins w:id="26814" w:author="PR Preview" w:date="2026-01-01T00:00:00Z">
        <w:r>
          <w:t xml:space="preserve">be a generalized inverse of</w:t>
        </w:r>
      </w:ins>
      <w:ins w:id="26815" w:author="PR Preview" w:date="2026-01-01T00:00:00Z">
        <w:r>
          <w:t xml:space="preserve"> </w:t>
        </w:r>
      </w:ins>
      <m:oMath>
        <m:r>
          <m:rPr>
            <m:sty m:val="bi"/>
          </m:rPr>
          <m:t>A</m:t>
        </m:r>
      </m:oMath>
      <w:ins w:id="26816" w:author="PR Preview" w:date="2026-01-01T00:00:00Z">
        <w:r>
          <w:t xml:space="preserve"> </w:t>
        </w:r>
      </w:ins>
      <w:ins w:id="26817" w:author="PR Preview" w:date="2026-01-01T00:00:00Z">
        <w:r>
          <w:t xml:space="preserve">(</w:t>
        </w:r>
      </w:ins>
      <w:hyperlink w:anchor="def-generalized-inverse">
        <w:ins w:id="26818" w:author="PR Preview" w:date="2026-01-01T00:00:00Z">
          <w:r>
            <w:rPr>
              <w:rStyle w:val="Hyperlink"/>
            </w:rPr>
            <w:t xml:space="preserve">Definition 109</w:t>
          </w:r>
        </w:ins>
      </w:hyperlink>
      <w:ins w:id="26819" w:author="PR Preview" w:date="2026-01-01T00:00:00Z">
        <w:r>
          <w:t xml:space="preserve">), and let</w:t>
        </w:r>
      </w:ins>
      <w:ins w:id="26820" w:author="PR Preview" w:date="2026-01-01T00:00:00Z">
        <w:r>
          <w:t xml:space="preserve"> </w:t>
        </w:r>
      </w:ins>
      <w:ins w:id="26821" w:author="PR Preview" w:date="2026-01-01T00:00:00Z">
        <w:r>
          <w:t xml:space="preserve">$\mathord{\smash[b]{\underset{\raise.3ex\hbox{$\scriptstyle\sim$}}{b}}\vphantom{b}} \in \mathbb{R}^m$</w:t>
        </w:r>
      </w:ins>
      <w:ins w:id="26822" w:author="PR Preview" w:date="2026-01-01T00:00:00Z">
        <w:r>
          <w:t xml:space="preserve">.</w:t>
        </w:r>
      </w:ins>
      <w:ins w:id="26823" w:author="PR Preview" w:date="2026-01-01T00:00:00Z">
        <w:r>
          <w:t xml:space="preserve"> </w:t>
        </w:r>
      </w:ins>
      <w:ins w:id="26824" w:author="PR Preview" w:date="2026-01-01T00:00:00Z">
        <w:r>
          <w:t xml:space="preserve">If</w:t>
        </w:r>
      </w:ins>
      <w:ins w:id="26825" w:author="PR Preview" w:date="2026-01-01T00:00:00Z">
        <w:r>
          <w:t xml:space="preserve"> </w:t>
        </w:r>
      </w:ins>
      <w:ins w:id="26826" w:author="PR Preview" w:date="2026-01-01T00:00:00Z">
        <w:r>
          <w:t xml:space="preserve">$\mathbf{A} \mathord{\smash[b]{\underset{\raise.3ex\hbox{$\scriptstyle\sim$}}{x}}\vphantom{x}} = \mathord{\smash[b]{\underset{\raise.3ex\hbox{$\scriptstyle\sim$}}{b}}\vphantom{b}}$</w:t>
        </w:r>
      </w:ins>
      <w:ins w:id="26827" w:author="PR Preview" w:date="2026-01-01T00:00:00Z">
        <w:r>
          <w:t xml:space="preserve"> </w:t>
        </w:r>
      </w:ins>
      <w:ins w:id="26828" w:author="PR Preview" w:date="2026-01-01T00:00:00Z">
        <w:r>
          <w:t xml:space="preserve">has a solution,</w:t>
        </w:r>
      </w:ins>
      <w:ins w:id="26829" w:author="PR Preview" w:date="2026-01-01T00:00:00Z">
        <w:r>
          <w:t xml:space="preserve"> </w:t>
        </w:r>
      </w:ins>
      <w:ins w:id="26830" w:author="PR Preview" w:date="2026-01-01T00:00:00Z">
        <w:r>
          <w:t xml:space="preserve">then</w:t>
        </w:r>
      </w:ins>
      <w:ins w:id="26831" w:author="PR Preview" w:date="2026-01-01T00:00:00Z">
        <w:r>
          <w:t xml:space="preserve"> </w:t>
        </w:r>
      </w:ins>
      <w:ins w:id="26832" w:author="PR Preview" w:date="2026-01-01T00:00:00Z">
        <w:r>
          <w:t xml:space="preserve">$\mathbf{G} \mathord{\smash[b]{\underset{\raise.3ex\hbox{$\scriptstyle\sim$}}{b}}\vphantom{b}}$</w:t>
        </w:r>
      </w:ins>
      <w:ins w:id="26833" w:author="PR Preview" w:date="2026-01-01T00:00:00Z">
        <w:r>
          <w:t xml:space="preserve"> </w:t>
        </w:r>
      </w:ins>
      <w:ins w:id="26834" w:author="PR Preview" w:date="2026-01-01T00:00:00Z">
        <w:r>
          <w:t xml:space="preserve">is a solution.</w:t>
        </w:r>
      </w:ins>
    </w:p>
    <w:bookmarkEnd w:id="573"/>
    <w:p>
      <w:pPr>
        <w:pStyle w:val="BodyText"/>
      </w:pPr>
      <w:ins w:id="26835" w:author="PR Preview" w:date="2026-01-01T00:00:00Z">
        <w:r>
          <w:rPr>
            <w:i/>
            <w:iCs/>
          </w:rPr>
          <w:t xml:space="preserve">Proof</w:t>
        </w:r>
      </w:ins>
      <w:ins w:id="26836" w:author="PR Preview" w:date="2026-01-01T00:00:00Z">
        <w:r>
          <w:t xml:space="preserve">. </w:t>
        </w:r>
      </w:ins>
      <w:ins w:id="26837" w:author="PR Preview" w:date="2026-01-01T00:00:00Z">
        <w:r>
          <w:t xml:space="preserve">Let</w:t>
        </w:r>
      </w:ins>
      <w:ins w:id="26838" w:author="PR Preview" w:date="2026-01-01T00:00:00Z">
        <w:r>
          <w:t xml:space="preserve"> </w:t>
        </w:r>
      </w:ins>
      <w:ins w:id="26839" w:author="PR Preview" w:date="2026-01-01T00:00:00Z">
        <w:r>
          <w:t xml:space="preserve">$\mathord{\smash[b]{\underset{\raise.3ex\hbox{$\scriptstyle\sim$}}{x}}\vphantom{x}}_0$</w:t>
        </w:r>
      </w:ins>
      <w:ins w:id="26840" w:author="PR Preview" w:date="2026-01-01T00:00:00Z">
        <w:r>
          <w:t xml:space="preserve"> </w:t>
        </w:r>
      </w:ins>
      <w:ins w:id="26841" w:author="PR Preview" w:date="2026-01-01T00:00:00Z">
        <w:r>
          <w:t xml:space="preserve">be a solution, so</w:t>
        </w:r>
      </w:ins>
      <w:ins w:id="26842" w:author="PR Preview" w:date="2026-01-01T00:00:00Z">
        <w:r>
          <w:t xml:space="preserve"> </w:t>
        </w:r>
      </w:ins>
      <w:ins w:id="26843" w:author="PR Preview" w:date="2026-01-01T00:00:00Z">
        <w:r>
          <w:t xml:space="preserve">$\mathbf{A} \mathord{\smash[b]{\underset{\raise.3ex\hbox{$\scriptstyle\sim$}}{x}}\vphantom{x}}_0 = \mathord{\smash[b]{\underset{\raise.3ex\hbox{$\scriptstyle\sim$}}{b}}\vphantom{b}}$</w:t>
        </w:r>
      </w:ins>
      <w:ins w:id="26844" w:author="PR Preview" w:date="2026-01-01T00:00:00Z">
        <w:r>
          <w:t xml:space="preserve">. Then</w:t>
        </w:r>
      </w:ins>
    </w:p>
    <w:p>
      <w:pPr>
        <w:pStyle w:val="BodyText"/>
      </w:pPr>
      <w:ins w:id="26845" w:author="PR Preview" w:date="2026-01-01T00:00:00Z">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ins>
    </w:p>
    <w:bookmarkStart w:id="574" w:name="exm-generalized-inverse-solves"/>
    <w:p>
      <w:pPr>
        <w:pStyle w:val="FirstParagraph"/>
      </w:pPr>
      <w:ins w:id="26846" w:author="PR Preview" w:date="2026-01-01T00:00:00Z">
        <w:r>
          <w:rPr>
            <w:b/>
            <w:bCs/>
          </w:rPr>
          <w:t xml:space="preserve">Example 174 (Solving with a generalized inverse)</w:t>
        </w:r>
      </w:ins>
      <w:ins w:id="26847" w:author="PR Preview" w:date="2026-01-01T00:00:00Z">
        <w:r>
          <w:t xml:space="preserve"> </w:t>
        </w:r>
      </w:ins>
      <w:ins w:id="26848" w:author="PR Preview" w:date="2026-01-01T00:00:00Z">
        <w:r>
          <w:t xml:space="preserve">With</w:t>
        </w:r>
      </w:ins>
      <w:ins w:id="26849"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26850" w:author="PR Preview" w:date="2026-01-01T00:00:00Z">
        <w:r>
          <w:t xml:space="preserve"> </w:t>
        </w:r>
      </w:ins>
      <w:ins w:id="26851" w:author="PR Preview" w:date="2026-01-01T00:00:00Z">
        <w:r>
          <w:t xml:space="preserve">and its generalized inverse</w:t>
        </w:r>
      </w:ins>
      <w:ins w:id="26852"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ins w:id="26853" w:author="PR Preview" w:date="2026-01-01T00:00:00Z">
        <w:r>
          <w:t xml:space="preserve"> </w:t>
        </w:r>
      </w:ins>
      <w:ins w:id="26854" w:author="PR Preview" w:date="2026-01-01T00:00:00Z">
        <w:r>
          <w:t xml:space="preserve">(</w:t>
        </w:r>
      </w:ins>
      <w:hyperlink w:anchor="exm-generalized-inverse">
        <w:ins w:id="26855" w:author="PR Preview" w:date="2026-01-01T00:00:00Z">
          <w:r>
            <w:rPr>
              <w:rStyle w:val="Hyperlink"/>
            </w:rPr>
            <w:t xml:space="preserve">Example 172</w:t>
          </w:r>
        </w:ins>
      </w:hyperlink>
      <w:ins w:id="26856" w:author="PR Preview" w:date="2026-01-01T00:00:00Z">
        <w:r>
          <w:t xml:space="preserve">),</w:t>
        </w:r>
      </w:ins>
      <w:ins w:id="26857" w:author="PR Preview" w:date="2026-01-01T00:00:00Z">
        <w:r>
          <w:t xml:space="preserve"> </w:t>
        </w:r>
      </w:ins>
      <w:ins w:id="26858" w:author="PR Preview" w:date="2026-01-01T00:00:00Z">
        <w:r>
          <w:t xml:space="preserve">the system</w:t>
        </w:r>
      </w:ins>
      <w:ins w:id="26859" w:author="PR Preview" w:date="2026-01-01T00:00:00Z">
        <w:r>
          <w:t xml:space="preserve"> </w:t>
        </w:r>
      </w:ins>
      <w:ins w:id="26860" w:author="PR Preview" w:date="2026-01-01T00:00:00Z">
        <w:r>
          <w:t xml:space="preserve">$\mathbf{A} \mathord{\smash[b]{\underset{\raise.3ex\hbox{$\scriptstyle\sim$}}{x}}\vphantom{x}} = (2, 0)$</w:t>
        </w:r>
      </w:ins>
      <w:ins w:id="26861" w:author="PR Preview" w:date="2026-01-01T00:00:00Z">
        <w:r>
          <w:t xml:space="preserve"> </w:t>
        </w:r>
      </w:ins>
      <w:ins w:id="26862" w:author="PR Preview" w:date="2026-01-01T00:00:00Z">
        <w:r>
          <w:t xml:space="preserve">has the solution</w:t>
        </w:r>
      </w:ins>
      <w:ins w:id="26863" w:author="PR Preview" w:date="2026-01-01T00:00:00Z">
        <w:r>
          <w:t xml:space="preserve"> </w:t>
        </w:r>
      </w:ins>
      <m:oMath>
        <m:r>
          <m:rPr>
            <m:sty m:val="p"/>
          </m:rPr>
          <m:t>(</m:t>
        </m:r>
        <m:r>
          <m:t>2</m:t>
        </m:r>
        <m:r>
          <m:rPr>
            <m:sty m:val="p"/>
          </m:rPr>
          <m:t>,</m:t>
        </m:r>
        <m:r>
          <m:t>0</m:t>
        </m:r>
        <m:r>
          <m:rPr>
            <m:sty m:val="p"/>
          </m:rPr>
          <m:t>)</m:t>
        </m:r>
      </m:oMath>
      <w:ins w:id="26864" w:author="PR Preview" w:date="2026-01-01T00:00:00Z">
        <w:r>
          <w:t xml:space="preserve">,</w:t>
        </w:r>
      </w:ins>
      <w:ins w:id="26865" w:author="PR Preview" w:date="2026-01-01T00:00:00Z">
        <w:r>
          <w:t xml:space="preserve"> </w:t>
        </w:r>
      </w:ins>
      <w:ins w:id="26866" w:author="PR Preview" w:date="2026-01-01T00:00:00Z">
        <w:r>
          <w:t xml:space="preserve">and</w:t>
        </w:r>
      </w:ins>
      <w:ins w:id="26867" w:author="PR Preview" w:date="2026-01-01T00:00:00Z">
        <w:r>
          <w:t xml:space="preserve"> </w:t>
        </w:r>
      </w:ins>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ins w:id="26868" w:author="PR Preview" w:date="2026-01-01T00:00:00Z">
        <w:r>
          <w:t xml:space="preserve"> </w:t>
        </w:r>
      </w:ins>
      <w:ins w:id="26869" w:author="PR Preview" w:date="2026-01-01T00:00:00Z">
        <w:r>
          <w:t xml:space="preserve">is a solution too:</w:t>
        </w:r>
      </w:ins>
      <w:ins w:id="26870" w:author="PR Preview" w:date="2026-01-01T00:00:00Z">
        <w:r>
          <w:t xml:space="preserve"> </w:t>
        </w:r>
      </w:ins>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ins w:id="26871" w:author="PR Preview" w:date="2026-01-01T00:00:00Z">
        <w:r>
          <w:t xml:space="preserve">.</w:t>
        </w:r>
      </w:ins>
      <w:ins w:id="26872" w:author="PR Preview" w:date="2026-01-01T00:00:00Z">
        <w:r>
          <w:t xml:space="preserve"> </w:t>
        </w:r>
      </w:ins>
      <w:ins w:id="26873" w:author="PR Preview" w:date="2026-01-01T00:00:00Z">
        <w:r>
          <w:t xml:space="preserve">The system</w:t>
        </w:r>
      </w:ins>
      <w:ins w:id="26874" w:author="PR Preview" w:date="2026-01-01T00:00:00Z">
        <w:r>
          <w:t xml:space="preserve"> </w:t>
        </w:r>
      </w:ins>
      <w:ins w:id="26875" w:author="PR Preview" w:date="2026-01-01T00:00:00Z">
        <w:r>
          <w:t xml:space="preserve">$\mathbf{A} \mathord{\smash[b]{\underset{\raise.3ex\hbox{$\scriptstyle\sim$}}{x}}\vphantom{x}} = (2, 1)$</w:t>
        </w:r>
      </w:ins>
      <w:ins w:id="26876" w:author="PR Preview" w:date="2026-01-01T00:00:00Z">
        <w:r>
          <w:t xml:space="preserve"> </w:t>
        </w:r>
      </w:ins>
      <w:ins w:id="26877" w:author="PR Preview" w:date="2026-01-01T00:00:00Z">
        <w:r>
          <w:t xml:space="preserve">has no solution,</w:t>
        </w:r>
      </w:ins>
      <w:ins w:id="26878" w:author="PR Preview" w:date="2026-01-01T00:00:00Z">
        <w:r>
          <w:t xml:space="preserve"> </w:t>
        </w:r>
      </w:ins>
      <w:ins w:id="26879" w:author="PR Preview" w:date="2026-01-01T00:00:00Z">
        <w:r>
          <w:t xml:space="preserve">since the second entry of</w:t>
        </w:r>
      </w:ins>
      <w:ins w:id="26880" w:author="PR Preview" w:date="2026-01-01T00:00:00Z">
        <w:r>
          <w:t xml:space="preserve"> </w:t>
        </w:r>
      </w:ins>
      <w:ins w:id="26881" w:author="PR Preview" w:date="2026-01-01T00:00:00Z">
        <w:r>
          <w:t xml:space="preserve">$\mathbf{A} \mathord{\smash[b]{\underset{\raise.3ex\hbox{$\scriptstyle\sim$}}{x}}\vphantom{x}}$</w:t>
        </w:r>
      </w:ins>
      <w:ins w:id="26882" w:author="PR Preview" w:date="2026-01-01T00:00:00Z">
        <w:r>
          <w:t xml:space="preserve"> </w:t>
        </w:r>
      </w:ins>
      <w:ins w:id="26883" w:author="PR Preview" w:date="2026-01-01T00:00:00Z">
        <w:r>
          <w:t xml:space="preserve">is always</w:t>
        </w:r>
      </w:ins>
      <w:ins w:id="26884" w:author="PR Preview" w:date="2026-01-01T00:00:00Z">
        <w:r>
          <w:t xml:space="preserve"> </w:t>
        </w:r>
      </w:ins>
      <m:oMath>
        <m:r>
          <m:t>0</m:t>
        </m:r>
      </m:oMath>
      <w:ins w:id="26885" w:author="PR Preview" w:date="2026-01-01T00:00:00Z">
        <w:r>
          <w:t xml:space="preserve">;</w:t>
        </w:r>
      </w:ins>
      <w:ins w:id="26886" w:author="PR Preview" w:date="2026-01-01T00:00:00Z">
        <w:r>
          <w:t xml:space="preserve"> </w:t>
        </w:r>
      </w:ins>
      <w:ins w:id="26887" w:author="PR Preview" w:date="2026-01-01T00:00:00Z">
        <w:r>
          <w:t xml:space="preserve">there</w:t>
        </w:r>
      </w:ins>
      <w:ins w:id="26888" w:author="PR Preview" w:date="2026-01-01T00:00:00Z">
        <w:r>
          <w:t xml:space="preserve"> </w:t>
        </w:r>
      </w:ins>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ins w:id="26889" w:author="PR Preview" w:date="2026-01-01T00:00:00Z">
        <w:r>
          <w:t xml:space="preserve"> </w:t>
        </w:r>
      </w:ins>
      <w:ins w:id="26890" w:author="PR Preview" w:date="2026-01-01T00:00:00Z">
        <w:r>
          <w:t xml:space="preserve">gives</w:t>
        </w:r>
      </w:ins>
      <w:ins w:id="26891" w:author="PR Preview" w:date="2026-01-01T00:00:00Z">
        <w:r>
          <w:t xml:space="preserve"> </w:t>
        </w:r>
      </w:ins>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ins w:id="26892" w:author="PR Preview" w:date="2026-01-01T00:00:00Z">
        <w:r>
          <w:t xml:space="preserve">.</w:t>
        </w:r>
      </w:ins>
    </w:p>
    <w:bookmarkEnd w:id="574"/>
    <w:bookmarkStart w:id="575"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5"/>
    <w:bookmarkStart w:id="576" w:name="exm-moore-penrose"/>
    <w:p>
      <w:pPr>
        <w:pStyle w:val="FirstParagraph"/>
      </w:pPr>
      <w:del w:id="26893" w:author="PR Preview" w:date="2026-01-01T00:00:00Z">
        <w:r>
          <w:rPr>
            <w:b/>
            <w:bCs/>
          </w:rPr>
          <w:delText xml:space="preserve">Example 173 (Checking the four conditions)</w:delText>
        </w:r>
      </w:del>
      <w:del w:id="26894" w:author="PR Preview" w:date="2026-01-01T00:00:00Z">
        <w:r>
          <w:delText xml:space="preserve"> </w:delText>
        </w:r>
      </w:del>
      <w:del w:id="26895" w:author="PR Preview" w:date="2026-01-01T00:00:00Z">
        <w:r>
          <w:delText xml:space="preserve">For</w:delText>
        </w:r>
      </w:del>
      <w:del w:id="26896"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26897" w:author="PR Preview" w:date="2026-01-01T00:00:00Z">
        <w:r>
          <w:delText xml:space="preserve">,</w:delText>
        </w:r>
      </w:del>
      <w:del w:id="26898" w:author="PR Preview" w:date="2026-01-01T00:00:00Z">
        <w:r>
          <w:delText xml:space="preserve"> </w:delText>
        </w:r>
      </w:del>
      <w:del w:id="26899" w:author="PR Preview" w:date="2026-01-01T00:00:00Z">
        <w:r>
          <w:delText xml:space="preserve">the matrix</w:delText>
        </w:r>
      </w:del>
      <w:del w:id="26900"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26901" w:author="PR Preview" w:date="2026-01-01T00:00:00Z">
        <w:r>
          <w:delText xml:space="preserve"> </w:delText>
        </w:r>
      </w:del>
      <w:del w:id="26902" w:author="PR Preview" w:date="2026-01-01T00:00:00Z">
        <w:r>
          <w:delText xml:space="preserve">satisfies all four:</w:delText>
        </w:r>
      </w:del>
    </w:p>
    <w:p>
      <w:pPr>
        <w:pStyle w:val="FirstParagraph"/>
      </w:pPr>
      <w:ins w:id="26903" w:author="PR Preview" w:date="2026-01-01T00:00:00Z">
        <w:r>
          <w:rPr>
            <w:b/>
            <w:bCs/>
          </w:rPr>
          <w:t xml:space="preserve">Example 175 (Checking the four conditions)</w:t>
        </w:r>
      </w:ins>
      <w:ins w:id="26904" w:author="PR Preview" w:date="2026-01-01T00:00:00Z">
        <w:r>
          <w:t xml:space="preserve"> </w:t>
        </w:r>
      </w:ins>
      <w:ins w:id="26905" w:author="PR Preview" w:date="2026-01-01T00:00:00Z">
        <w:r>
          <w:t xml:space="preserve">For</w:t>
        </w:r>
      </w:ins>
      <w:ins w:id="26906"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26907" w:author="PR Preview" w:date="2026-01-01T00:00:00Z">
        <w:r>
          <w:t xml:space="preserve">,</w:t>
        </w:r>
      </w:ins>
      <w:ins w:id="26908" w:author="PR Preview" w:date="2026-01-01T00:00:00Z">
        <w:r>
          <w:t xml:space="preserve"> </w:t>
        </w:r>
      </w:ins>
      <w:ins w:id="26909" w:author="PR Preview" w:date="2026-01-01T00:00:00Z">
        <w:r>
          <w:t xml:space="preserve">the matrix</w:t>
        </w:r>
      </w:ins>
      <w:ins w:id="26910"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26911" w:author="PR Preview" w:date="2026-01-01T00:00:00Z">
        <w:r>
          <w:t xml:space="preserve"> </w:t>
        </w:r>
      </w:ins>
      <w:ins w:id="26912" w:author="PR Preview" w:date="2026-01-01T00:00:00Z">
        <w:r>
          <w:t xml:space="preserve">satisfies all four:</w:t>
        </w:r>
      </w:ins>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del w:id="26913" w:author="PR Preview" w:date="2026-01-01T00:00:00Z">
        <w:r>
          <w:delText xml:space="preserve">The generalized inverse</w:delText>
        </w:r>
      </w:del>
      <w:del w:id="26914" w:author="PR Preview" w:date="2026-01-01T00:00:00Z">
        <w:r>
          <w:delText xml:space="preserve"> </w:delText>
        </w:r>
      </w:del>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del w:id="26915" w:author="PR Preview" w:date="2026-01-01T00:00:00Z">
        <w:r>
          <w:delText xml:space="preserve"> </w:delText>
        </w:r>
      </w:del>
      <w:del w:id="26916" w:author="PR Preview" w:date="2026-01-01T00:00:00Z">
        <w:r>
          <w:delText xml:space="preserve">of</w:delText>
        </w:r>
      </w:del>
      <w:del w:id="26917" w:author="PR Preview" w:date="2026-01-01T00:00:00Z">
        <w:r>
          <w:delText xml:space="preserve"> </w:delText>
        </w:r>
      </w:del>
      <m:oMath>
        <m:r>
          <m:rPr>
            <m:sty m:val="bi"/>
          </m:rPr>
          <m:t>A</m:t>
        </m:r>
      </m:oMath>
      <w:del w:id="26918" w:author="PR Preview" w:date="2026-01-01T00:00:00Z">
        <w:r>
          <w:delText xml:space="preserve"> </w:delText>
        </w:r>
      </w:del>
      <w:del w:id="26919" w:author="PR Preview" w:date="2026-01-01T00:00:00Z">
        <w:r>
          <w:delText xml:space="preserve">(</w:delText>
        </w:r>
      </w:del>
      <w:hyperlink w:anchor="exm-generalized-inverse">
        <w:del w:id="26920" w:author="PR Preview" w:date="2026-01-01T00:00:00Z">
          <w:r>
            <w:rPr>
              <w:rStyle w:val="Hyperlink"/>
            </w:rPr>
            <w:delText xml:space="preserve">Example 170</w:delText>
          </w:r>
        </w:del>
      </w:hyperlink>
      <w:del w:id="26921" w:author="PR Preview" w:date="2026-01-01T00:00:00Z">
        <w:r>
          <w:delText xml:space="preserve">) is not a Moore-Penrose inverse:</w:delText>
        </w:r>
      </w:del>
      <w:del w:id="26922" w:author="PR Preview" w:date="2026-01-01T00:00:00Z">
        <w:r>
          <w:delText xml:space="preserve"> </w:delText>
        </w:r>
      </w:del>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del w:id="26923" w:author="PR Preview" w:date="2026-01-01T00:00:00Z">
        <w:r>
          <w:delText xml:space="preserve">,</w:delText>
        </w:r>
      </w:del>
      <w:del w:id="26924" w:author="PR Preview" w:date="2026-01-01T00:00:00Z">
        <w:r>
          <w:delText xml:space="preserve"> </w:delText>
        </w:r>
      </w:del>
      <w:del w:id="26925" w:author="PR Preview" w:date="2026-01-01T00:00:00Z">
        <w:r>
          <w:delText xml:space="preserve">which is not symmetric, so condition 3 fails.</w:delText>
        </w:r>
      </w:del>
    </w:p>
    <w:p>
      <w:pPr>
        <w:pStyle w:val="BodyText"/>
      </w:pPr>
      <w:del w:id="26926" w:author="PR Preview" w:date="2026-01-01T00:00:00Z">
        <w:r>
          <w:rPr>
            <w:b/>
            <w:bCs/>
          </w:rPr>
          <w:delText xml:space="preserve">Theorem 96 (A Moore-Penrose inverse is a generalized inverse)</w:delText>
        </w:r>
      </w:del>
      <w:del w:id="26927" w:author="PR Preview" w:date="2026-01-01T00:00:00Z">
        <w:r>
          <w:delText xml:space="preserve"> </w:delText>
        </w:r>
      </w:del>
      <w:del w:id="26928" w:author="PR Preview" w:date="2026-01-01T00:00:00Z">
        <w:r>
          <w:delText xml:space="preserve">If</w:delText>
        </w:r>
      </w:del>
      <w:del w:id="26929" w:author="PR Preview" w:date="2026-01-01T00:00:00Z">
        <w:r>
          <w:delText xml:space="preserve"> </w:delText>
        </w:r>
      </w:del>
      <m:oMath>
        <m:r>
          <m:rPr>
            <m:sty m:val="bi"/>
          </m:rPr>
          <m:t>G</m:t>
        </m:r>
      </m:oMath>
      <w:del w:id="26930" w:author="PR Preview" w:date="2026-01-01T00:00:00Z">
        <w:r>
          <w:delText xml:space="preserve"> </w:delText>
        </w:r>
      </w:del>
      <w:del w:id="26931" w:author="PR Preview" w:date="2026-01-01T00:00:00Z">
        <w:r>
          <w:delText xml:space="preserve">is a Moore-Penrose inverse of an</w:delText>
        </w:r>
      </w:del>
      <w:del w:id="26932" w:author="PR Preview" w:date="2026-01-01T00:00:00Z">
        <w:r>
          <w:delText xml:space="preserve"> </w:delText>
        </w:r>
      </w:del>
      <m:oMath>
        <m:r>
          <m:t>m</m:t>
        </m:r>
        <m:r>
          <m:rPr>
            <m:sty m:val="p"/>
          </m:rPr>
          <m:t>×</m:t>
        </m:r>
        <m:r>
          <m:t>n</m:t>
        </m:r>
      </m:oMath>
      <w:del w:id="26933" w:author="PR Preview" w:date="2026-01-01T00:00:00Z">
        <w:r>
          <w:delText xml:space="preserve"> </w:delText>
        </w:r>
      </w:del>
      <w:del w:id="26934" w:author="PR Preview" w:date="2026-01-01T00:00:00Z">
        <w:r>
          <w:delText xml:space="preserve">matrix</w:delText>
        </w:r>
      </w:del>
      <w:del w:id="26935" w:author="PR Preview" w:date="2026-01-01T00:00:00Z">
        <w:r>
          <w:delText xml:space="preserve"> </w:delText>
        </w:r>
      </w:del>
      <m:oMath>
        <m:r>
          <m:rPr>
            <m:sty m:val="bi"/>
          </m:rPr>
          <m:t>A</m:t>
        </m:r>
      </m:oMath>
      <w:del w:id="26936" w:author="PR Preview" w:date="2026-01-01T00:00:00Z">
        <w:r>
          <w:delText xml:space="preserve"> </w:delText>
        </w:r>
      </w:del>
      <w:del w:id="26937" w:author="PR Preview" w:date="2026-01-01T00:00:00Z">
        <w:r>
          <w:delText xml:space="preserve">(</w:delText>
        </w:r>
      </w:del>
      <w:hyperlink w:anchor="def-moore-penrose">
        <w:del w:id="26938" w:author="PR Preview" w:date="2026-01-01T00:00:00Z">
          <w:r>
            <w:rPr>
              <w:rStyle w:val="Hyperlink"/>
            </w:rPr>
            <w:delText xml:space="preserve">Definition 110</w:delText>
          </w:r>
        </w:del>
      </w:hyperlink>
      <w:del w:id="26939" w:author="PR Preview" w:date="2026-01-01T00:00:00Z">
        <w:r>
          <w:delText xml:space="preserve">),</w:delText>
        </w:r>
      </w:del>
      <w:del w:id="26940" w:author="PR Preview" w:date="2026-01-01T00:00:00Z">
        <w:r>
          <w:delText xml:space="preserve"> </w:delText>
        </w:r>
      </w:del>
      <w:del w:id="26941" w:author="PR Preview" w:date="2026-01-01T00:00:00Z">
        <w:r>
          <w:delText xml:space="preserve">then</w:delText>
        </w:r>
      </w:del>
      <w:del w:id="26942" w:author="PR Preview" w:date="2026-01-01T00:00:00Z">
        <w:r>
          <w:delText xml:space="preserve"> </w:delText>
        </w:r>
      </w:del>
      <m:oMath>
        <m:r>
          <m:rPr>
            <m:sty m:val="bi"/>
          </m:rPr>
          <m:t>G</m:t>
        </m:r>
      </m:oMath>
      <w:del w:id="26943" w:author="PR Preview" w:date="2026-01-01T00:00:00Z">
        <w:r>
          <w:delText xml:space="preserve"> </w:delText>
        </w:r>
      </w:del>
      <w:del w:id="26944" w:author="PR Preview" w:date="2026-01-01T00:00:00Z">
        <w:r>
          <w:delText xml:space="preserve">is a generalized inverse of</w:delText>
        </w:r>
      </w:del>
      <w:del w:id="26945" w:author="PR Preview" w:date="2026-01-01T00:00:00Z">
        <w:r>
          <w:delText xml:space="preserve"> </w:delText>
        </w:r>
      </w:del>
      <m:oMath>
        <m:r>
          <m:rPr>
            <m:sty m:val="bi"/>
          </m:rPr>
          <m:t>A</m:t>
        </m:r>
      </m:oMath>
      <w:del w:id="26946" w:author="PR Preview" w:date="2026-01-01T00:00:00Z">
        <w:r>
          <w:delText xml:space="preserve"> </w:delText>
        </w:r>
      </w:del>
      <w:del w:id="26947" w:author="PR Preview" w:date="2026-01-01T00:00:00Z">
        <w:r>
          <w:delText xml:space="preserve">(</w:delText>
        </w:r>
      </w:del>
      <w:hyperlink w:anchor="def-generalized-inverse">
        <w:del w:id="26948" w:author="PR Preview" w:date="2026-01-01T00:00:00Z">
          <w:r>
            <w:rPr>
              <w:rStyle w:val="Hyperlink"/>
            </w:rPr>
            <w:delText xml:space="preserve">Definition 109</w:delText>
          </w:r>
        </w:del>
      </w:hyperlink>
      <w:del w:id="26949" w:author="PR Preview" w:date="2026-01-01T00:00:00Z">
        <w:r>
          <w:delText xml:space="preserve">).</w:delText>
        </w:r>
      </w:del>
    </w:p>
    <w:p>
      <w:pPr>
        <w:pStyle w:val="BodyText"/>
      </w:pPr>
      <w:ins w:id="26950" w:author="PR Preview" w:date="2026-01-01T00:00:00Z">
        <w:r>
          <w:t xml:space="preserve">The generalized inverse</w:t>
        </w:r>
      </w:ins>
      <w:ins w:id="26951" w:author="PR Preview" w:date="2026-01-01T00:00:00Z">
        <w:r>
          <w:t xml:space="preserve"> </w:t>
        </w:r>
      </w:ins>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ins w:id="26952" w:author="PR Preview" w:date="2026-01-01T00:00:00Z">
        <w:r>
          <w:t xml:space="preserve"> </w:t>
        </w:r>
      </w:ins>
      <w:ins w:id="26953" w:author="PR Preview" w:date="2026-01-01T00:00:00Z">
        <w:r>
          <w:t xml:space="preserve">of</w:t>
        </w:r>
      </w:ins>
      <w:ins w:id="26954" w:author="PR Preview" w:date="2026-01-01T00:00:00Z">
        <w:r>
          <w:t xml:space="preserve"> </w:t>
        </w:r>
      </w:ins>
      <m:oMath>
        <m:r>
          <m:rPr>
            <m:sty m:val="bi"/>
          </m:rPr>
          <m:t>A</m:t>
        </m:r>
      </m:oMath>
      <w:ins w:id="26955" w:author="PR Preview" w:date="2026-01-01T00:00:00Z">
        <w:r>
          <w:t xml:space="preserve"> </w:t>
        </w:r>
      </w:ins>
      <w:ins w:id="26956" w:author="PR Preview" w:date="2026-01-01T00:00:00Z">
        <w:r>
          <w:t xml:space="preserve">(</w:t>
        </w:r>
      </w:ins>
      <w:hyperlink w:anchor="exm-generalized-inverse">
        <w:ins w:id="26957" w:author="PR Preview" w:date="2026-01-01T00:00:00Z">
          <w:r>
            <w:rPr>
              <w:rStyle w:val="Hyperlink"/>
            </w:rPr>
            <w:t xml:space="preserve">Example 172</w:t>
          </w:r>
        </w:ins>
      </w:hyperlink>
      <w:ins w:id="26958" w:author="PR Preview" w:date="2026-01-01T00:00:00Z">
        <w:r>
          <w:t xml:space="preserve">) is not a Moore-Penrose inverse:</w:t>
        </w:r>
      </w:ins>
      <w:ins w:id="26959" w:author="PR Preview" w:date="2026-01-01T00:00:00Z">
        <w:r>
          <w:t xml:space="preserve"> </w:t>
        </w:r>
      </w:ins>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ins w:id="26960" w:author="PR Preview" w:date="2026-01-01T00:00:00Z">
        <w:r>
          <w:t xml:space="preserve">,</w:t>
        </w:r>
      </w:ins>
      <w:ins w:id="26961" w:author="PR Preview" w:date="2026-01-01T00:00:00Z">
        <w:r>
          <w:t xml:space="preserve"> </w:t>
        </w:r>
      </w:ins>
      <w:ins w:id="26962" w:author="PR Preview" w:date="2026-01-01T00:00:00Z">
        <w:r>
          <w:t xml:space="preserve">which is not symmetric, so condition 3 fails.</w:t>
        </w:r>
      </w:ins>
    </w:p>
    <w:bookmarkEnd w:id="576"/>
    <w:bookmarkStart w:id="577" w:name="thm-moore-penrose-generalized-inverse"/>
    <w:p>
      <w:pPr>
        <w:pStyle w:val="BodyText"/>
      </w:pPr>
      <w:ins w:id="26963" w:author="PR Preview" w:date="2026-01-01T00:00:00Z">
        <w:r>
          <w:rPr>
            <w:b/>
            <w:bCs/>
          </w:rPr>
          <w:t xml:space="preserve">Theorem 97 (A Moore-Penrose inverse is a generalized inverse)</w:t>
        </w:r>
      </w:ins>
      <w:ins w:id="26964" w:author="PR Preview" w:date="2026-01-01T00:00:00Z">
        <w:r>
          <w:t xml:space="preserve"> </w:t>
        </w:r>
      </w:ins>
      <w:ins w:id="26965" w:author="PR Preview" w:date="2026-01-01T00:00:00Z">
        <w:r>
          <w:t xml:space="preserve">If</w:t>
        </w:r>
      </w:ins>
      <w:ins w:id="26966" w:author="PR Preview" w:date="2026-01-01T00:00:00Z">
        <w:r>
          <w:t xml:space="preserve"> </w:t>
        </w:r>
      </w:ins>
      <m:oMath>
        <m:r>
          <m:rPr>
            <m:sty m:val="bi"/>
          </m:rPr>
          <m:t>G</m:t>
        </m:r>
      </m:oMath>
      <w:ins w:id="26967" w:author="PR Preview" w:date="2026-01-01T00:00:00Z">
        <w:r>
          <w:t xml:space="preserve"> </w:t>
        </w:r>
      </w:ins>
      <w:ins w:id="26968" w:author="PR Preview" w:date="2026-01-01T00:00:00Z">
        <w:r>
          <w:t xml:space="preserve">is a Moore-Penrose inverse of an</w:t>
        </w:r>
      </w:ins>
      <w:ins w:id="26969" w:author="PR Preview" w:date="2026-01-01T00:00:00Z">
        <w:r>
          <w:t xml:space="preserve"> </w:t>
        </w:r>
      </w:ins>
      <m:oMath>
        <m:r>
          <m:t>m</m:t>
        </m:r>
        <m:r>
          <m:rPr>
            <m:sty m:val="p"/>
          </m:rPr>
          <m:t>×</m:t>
        </m:r>
        <m:r>
          <m:t>n</m:t>
        </m:r>
      </m:oMath>
      <w:ins w:id="26970" w:author="PR Preview" w:date="2026-01-01T00:00:00Z">
        <w:r>
          <w:t xml:space="preserve"> </w:t>
        </w:r>
      </w:ins>
      <w:ins w:id="26971" w:author="PR Preview" w:date="2026-01-01T00:00:00Z">
        <w:r>
          <w:t xml:space="preserve">matrix</w:t>
        </w:r>
      </w:ins>
      <w:ins w:id="26972" w:author="PR Preview" w:date="2026-01-01T00:00:00Z">
        <w:r>
          <w:t xml:space="preserve"> </w:t>
        </w:r>
      </w:ins>
      <m:oMath>
        <m:r>
          <m:rPr>
            <m:sty m:val="bi"/>
          </m:rPr>
          <m:t>A</m:t>
        </m:r>
      </m:oMath>
      <w:ins w:id="26973" w:author="PR Preview" w:date="2026-01-01T00:00:00Z">
        <w:r>
          <w:t xml:space="preserve"> </w:t>
        </w:r>
      </w:ins>
      <w:ins w:id="26974" w:author="PR Preview" w:date="2026-01-01T00:00:00Z">
        <w:r>
          <w:t xml:space="preserve">(</w:t>
        </w:r>
      </w:ins>
      <w:hyperlink w:anchor="def-moore-penrose">
        <w:ins w:id="26975" w:author="PR Preview" w:date="2026-01-01T00:00:00Z">
          <w:r>
            <w:rPr>
              <w:rStyle w:val="Hyperlink"/>
            </w:rPr>
            <w:t xml:space="preserve">Definition 110</w:t>
          </w:r>
        </w:ins>
      </w:hyperlink>
      <w:ins w:id="26976" w:author="PR Preview" w:date="2026-01-01T00:00:00Z">
        <w:r>
          <w:t xml:space="preserve">),</w:t>
        </w:r>
      </w:ins>
      <w:ins w:id="26977" w:author="PR Preview" w:date="2026-01-01T00:00:00Z">
        <w:r>
          <w:t xml:space="preserve"> </w:t>
        </w:r>
      </w:ins>
      <w:ins w:id="26978" w:author="PR Preview" w:date="2026-01-01T00:00:00Z">
        <w:r>
          <w:t xml:space="preserve">then</w:t>
        </w:r>
      </w:ins>
      <w:ins w:id="26979" w:author="PR Preview" w:date="2026-01-01T00:00:00Z">
        <w:r>
          <w:t xml:space="preserve"> </w:t>
        </w:r>
      </w:ins>
      <m:oMath>
        <m:r>
          <m:rPr>
            <m:sty m:val="bi"/>
          </m:rPr>
          <m:t>G</m:t>
        </m:r>
      </m:oMath>
      <w:ins w:id="26980" w:author="PR Preview" w:date="2026-01-01T00:00:00Z">
        <w:r>
          <w:t xml:space="preserve"> </w:t>
        </w:r>
      </w:ins>
      <w:ins w:id="26981" w:author="PR Preview" w:date="2026-01-01T00:00:00Z">
        <w:r>
          <w:t xml:space="preserve">is a generalized inverse of</w:t>
        </w:r>
      </w:ins>
      <w:ins w:id="26982" w:author="PR Preview" w:date="2026-01-01T00:00:00Z">
        <w:r>
          <w:t xml:space="preserve"> </w:t>
        </w:r>
      </w:ins>
      <m:oMath>
        <m:r>
          <m:rPr>
            <m:sty m:val="bi"/>
          </m:rPr>
          <m:t>A</m:t>
        </m:r>
      </m:oMath>
      <w:ins w:id="26983" w:author="PR Preview" w:date="2026-01-01T00:00:00Z">
        <w:r>
          <w:t xml:space="preserve"> </w:t>
        </w:r>
      </w:ins>
      <w:ins w:id="26984" w:author="PR Preview" w:date="2026-01-01T00:00:00Z">
        <w:r>
          <w:t xml:space="preserve">(</w:t>
        </w:r>
      </w:ins>
      <w:hyperlink w:anchor="def-generalized-inverse">
        <w:ins w:id="26985" w:author="PR Preview" w:date="2026-01-01T00:00:00Z">
          <w:r>
            <w:rPr>
              <w:rStyle w:val="Hyperlink"/>
            </w:rPr>
            <w:t xml:space="preserve">Definition 109</w:t>
          </w:r>
        </w:ins>
      </w:hyperlink>
      <w:ins w:id="26986" w:author="PR Preview" w:date="2026-01-01T00:00:00Z">
        <w:r>
          <w:t xml:space="preserve">).</w:t>
        </w:r>
      </w:ins>
    </w:p>
    <w:bookmarkEnd w:id="577"/>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8" w:name="exm-moore-penrose-generalized-inverse"/>
    <w:p>
      <w:pPr>
        <w:pStyle w:val="BodyText"/>
      </w:pPr>
      <w:del w:id="26987" w:author="PR Preview" w:date="2026-01-01T00:00:00Z">
        <w:r>
          <w:rPr>
            <w:b/>
            <w:bCs/>
          </w:rPr>
          <w:delText xml:space="preserve">Example 174 (The Moore-Penrose inverse of a rank-one matrix)</w:delText>
        </w:r>
      </w:del>
      <w:del w:id="26988" w:author="PR Preview" w:date="2026-01-01T00:00:00Z">
        <w:r>
          <w:delText xml:space="preserve"> </w:delText>
        </w:r>
      </w:del>
      <w:del w:id="26989" w:author="PR Preview" w:date="2026-01-01T00:00:00Z">
        <w:r>
          <w:delText xml:space="preserve">The</w:delText>
        </w:r>
      </w:del>
      <w:del w:id="26990" w:author="PR Preview" w:date="2026-01-01T00:00:00Z">
        <w:r>
          <w:delText xml:space="preserve"> </w:delText>
        </w:r>
      </w:del>
      <m:oMath>
        <m:r>
          <m:t>3</m:t>
        </m:r>
        <m:r>
          <m:rPr>
            <m:sty m:val="p"/>
          </m:rPr>
          <m:t>×</m:t>
        </m:r>
        <m:r>
          <m:t>2</m:t>
        </m:r>
      </m:oMath>
      <w:del w:id="26991" w:author="PR Preview" w:date="2026-01-01T00:00:00Z">
        <w:r>
          <w:delText xml:space="preserve"> </w:delText>
        </w:r>
      </w:del>
      <w:del w:id="26992" w:author="PR Preview" w:date="2026-01-01T00:00:00Z">
        <w:r>
          <w:delText xml:space="preserve">matrix</w:delText>
        </w:r>
      </w:del>
      <w:del w:id="26993" w:author="PR Preview" w:date="2026-01-01T00:00:00Z">
        <w:r>
          <w:delText xml:space="preserve"> </w:delText>
        </w:r>
      </w:del>
      <m:oMath>
        <m:r>
          <m:rPr>
            <m:sty m:val="bi"/>
          </m:rPr>
          <m:t>A</m:t>
        </m:r>
      </m:oMath>
      <w:del w:id="26994" w:author="PR Preview" w:date="2026-01-01T00:00:00Z">
        <w:r>
          <w:delText xml:space="preserve"> </w:delText>
        </w:r>
      </w:del>
      <w:del w:id="26995" w:author="PR Preview" w:date="2026-01-01T00:00:00Z">
        <w:r>
          <w:delText xml:space="preserve">below has rank</w:delText>
        </w:r>
      </w:del>
      <w:del w:id="26996" w:author="PR Preview" w:date="2026-01-01T00:00:00Z">
        <w:r>
          <w:delText xml:space="preserve"> </w:delText>
        </w:r>
      </w:del>
      <m:oMath>
        <m:r>
          <m:t>1</m:t>
        </m:r>
      </m:oMath>
      <w:del w:id="26997" w:author="PR Preview" w:date="2026-01-01T00:00:00Z">
        <w:r>
          <w:delText xml:space="preserve">, because its second column is twice its first,</w:delText>
        </w:r>
      </w:del>
      <w:del w:id="26998" w:author="PR Preview" w:date="2026-01-01T00:00:00Z">
        <w:r>
          <w:delText xml:space="preserve"> </w:delText>
        </w:r>
      </w:del>
      <w:del w:id="26999" w:author="PR Preview" w:date="2026-01-01T00:00:00Z">
        <w:r>
          <w:delText xml:space="preserve">so it has no ordinary inverse.</w:delText>
        </w:r>
      </w:del>
      <w:del w:id="27000" w:author="PR Preview" w:date="2026-01-01T00:00:00Z">
        <w:r>
          <w:delText xml:space="preserve"> </w:delText>
        </w:r>
      </w:del>
      <w:del w:id="27001" w:author="PR Preview" w:date="2026-01-01T00:00:00Z">
        <w:r>
          <w:delText xml:space="preserve">The function</w:delText>
        </w:r>
      </w:del>
      <w:del w:id="27002" w:author="PR Preview" w:date="2026-01-01T00:00:00Z">
        <w:r>
          <w:delText xml:space="preserve"> </w:delText>
        </w:r>
      </w:del>
      <w:del w:id="27003" w:author="PR Preview" w:date="2026-01-01T00:00:00Z">
        <w:r>
          <w:rPr>
            <w:rStyle w:val="VerbatimChar"/>
          </w:rPr>
          <w:delText xml:space="preserve">MASS::ginv()</w:delText>
        </w:r>
      </w:del>
      <w:del w:id="27004" w:author="PR Preview" w:date="2026-01-01T00:00:00Z">
        <w:r>
          <w:delText xml:space="preserve"> </w:delText>
        </w:r>
      </w:del>
      <w:del w:id="27005" w:author="PR Preview" w:date="2026-01-01T00:00:00Z">
        <w:r>
          <w:delText xml:space="preserve">computes its Moore-Penrose inverse</w:delText>
        </w:r>
      </w:del>
      <w:del w:id="27006" w:author="PR Preview" w:date="2026-01-01T00:00:00Z">
        <w:r>
          <w:delText xml:space="preserve"> </w:delText>
        </w:r>
      </w:del>
      <m:oMath>
        <m:r>
          <m:rPr>
            <m:sty m:val="bi"/>
          </m:rPr>
          <m:t>G</m:t>
        </m:r>
      </m:oMath>
      <w:del w:id="27007" w:author="PR Preview" w:date="2026-01-01T00:00:00Z">
        <w:r>
          <w:delText xml:space="preserve">.</w:delText>
        </w:r>
      </w:del>
      <w:del w:id="27008" w:author="PR Preview" w:date="2026-01-01T00:00:00Z">
        <w:r>
          <w:delText xml:space="preserve"> </w:delText>
        </w:r>
      </w:del>
      <w:del w:id="27009" w:author="PR Preview" w:date="2026-01-01T00:00:00Z">
        <w:r>
          <w:delText xml:space="preserve">The code checks the four conditions of</w:delText>
        </w:r>
      </w:del>
      <w:del w:id="27010" w:author="PR Preview" w:date="2026-01-01T00:00:00Z">
        <w:r>
          <w:delText xml:space="preserve"> </w:delText>
        </w:r>
      </w:del>
      <w:hyperlink w:anchor="def-moore-penrose">
        <w:del w:id="27011" w:author="PR Preview" w:date="2026-01-01T00:00:00Z">
          <w:r>
            <w:rPr>
              <w:rStyle w:val="Hyperlink"/>
            </w:rPr>
            <w:delText xml:space="preserve">Definition 110</w:delText>
          </w:r>
        </w:del>
      </w:hyperlink>
      <w:del w:id="27012" w:author="PR Preview" w:date="2026-01-01T00:00:00Z">
        <w:r>
          <w:delText xml:space="preserve">,</w:delText>
        </w:r>
      </w:del>
      <w:del w:id="27013" w:author="PR Preview" w:date="2026-01-01T00:00:00Z">
        <w:r>
          <w:delText xml:space="preserve"> </w:delText>
        </w:r>
      </w:del>
      <w:del w:id="27014" w:author="PR Preview" w:date="2026-01-01T00:00:00Z">
        <w:r>
          <w:delText xml:space="preserve">of which the first is the equation that makes</w:delText>
        </w:r>
      </w:del>
      <w:del w:id="27015" w:author="PR Preview" w:date="2026-01-01T00:00:00Z">
        <w:r>
          <w:delText xml:space="preserve"> </w:delText>
        </w:r>
      </w:del>
      <m:oMath>
        <m:r>
          <m:rPr>
            <m:sty m:val="bi"/>
          </m:rPr>
          <m:t>G</m:t>
        </m:r>
      </m:oMath>
      <w:del w:id="27016" w:author="PR Preview" w:date="2026-01-01T00:00:00Z">
        <w:r>
          <w:delText xml:space="preserve"> </w:delText>
        </w:r>
      </w:del>
      <w:del w:id="27017" w:author="PR Preview" w:date="2026-01-01T00:00:00Z">
        <w:r>
          <w:delText xml:space="preserve">a generalized inverse.</w:delText>
        </w:r>
      </w:del>
    </w:p>
    <w:p>
      <w:pPr>
        <w:pStyle w:val="BodyText"/>
      </w:pPr>
      <w:ins w:id="27018" w:author="PR Preview" w:date="2026-01-01T00:00:00Z">
        <w:r>
          <w:rPr>
            <w:b/>
            <w:bCs/>
          </w:rPr>
          <w:t xml:space="preserve">Example 176 (The Moore-Penrose inverse of a rank-one matrix)</w:t>
        </w:r>
      </w:ins>
      <w:ins w:id="27019" w:author="PR Preview" w:date="2026-01-01T00:00:00Z">
        <w:r>
          <w:t xml:space="preserve"> </w:t>
        </w:r>
      </w:ins>
      <w:ins w:id="27020" w:author="PR Preview" w:date="2026-01-01T00:00:00Z">
        <w:r>
          <w:t xml:space="preserve">The</w:t>
        </w:r>
      </w:ins>
      <w:ins w:id="27021" w:author="PR Preview" w:date="2026-01-01T00:00:00Z">
        <w:r>
          <w:t xml:space="preserve"> </w:t>
        </w:r>
      </w:ins>
      <m:oMath>
        <m:r>
          <m:t>3</m:t>
        </m:r>
        <m:r>
          <m:rPr>
            <m:sty m:val="p"/>
          </m:rPr>
          <m:t>×</m:t>
        </m:r>
        <m:r>
          <m:t>2</m:t>
        </m:r>
      </m:oMath>
      <w:ins w:id="27022" w:author="PR Preview" w:date="2026-01-01T00:00:00Z">
        <w:r>
          <w:t xml:space="preserve"> </w:t>
        </w:r>
      </w:ins>
      <w:ins w:id="27023" w:author="PR Preview" w:date="2026-01-01T00:00:00Z">
        <w:r>
          <w:t xml:space="preserve">matrix</w:t>
        </w:r>
      </w:ins>
      <w:ins w:id="27024" w:author="PR Preview" w:date="2026-01-01T00:00:00Z">
        <w:r>
          <w:t xml:space="preserve"> </w:t>
        </w:r>
      </w:ins>
      <m:oMath>
        <m:r>
          <m:rPr>
            <m:sty m:val="bi"/>
          </m:rPr>
          <m:t>A</m:t>
        </m:r>
      </m:oMath>
      <w:ins w:id="27025" w:author="PR Preview" w:date="2026-01-01T00:00:00Z">
        <w:r>
          <w:t xml:space="preserve"> </w:t>
        </w:r>
      </w:ins>
      <w:ins w:id="27026" w:author="PR Preview" w:date="2026-01-01T00:00:00Z">
        <w:r>
          <w:t xml:space="preserve">below has rank</w:t>
        </w:r>
      </w:ins>
      <w:ins w:id="27027" w:author="PR Preview" w:date="2026-01-01T00:00:00Z">
        <w:r>
          <w:t xml:space="preserve"> </w:t>
        </w:r>
      </w:ins>
      <m:oMath>
        <m:r>
          <m:t>1</m:t>
        </m:r>
      </m:oMath>
      <w:ins w:id="27028" w:author="PR Preview" w:date="2026-01-01T00:00:00Z">
        <w:r>
          <w:t xml:space="preserve">, because its second column is twice its first,</w:t>
        </w:r>
      </w:ins>
      <w:ins w:id="27029" w:author="PR Preview" w:date="2026-01-01T00:00:00Z">
        <w:r>
          <w:t xml:space="preserve"> </w:t>
        </w:r>
      </w:ins>
      <w:ins w:id="27030" w:author="PR Preview" w:date="2026-01-01T00:00:00Z">
        <w:r>
          <w:t xml:space="preserve">so it has no ordinary inverse.</w:t>
        </w:r>
      </w:ins>
      <w:ins w:id="27031" w:author="PR Preview" w:date="2026-01-01T00:00:00Z">
        <w:r>
          <w:t xml:space="preserve"> </w:t>
        </w:r>
      </w:ins>
      <w:ins w:id="27032" w:author="PR Preview" w:date="2026-01-01T00:00:00Z">
        <w:r>
          <w:t xml:space="preserve">The function</w:t>
        </w:r>
      </w:ins>
      <w:ins w:id="27033" w:author="PR Preview" w:date="2026-01-01T00:00:00Z">
        <w:r>
          <w:t xml:space="preserve"> </w:t>
        </w:r>
      </w:ins>
      <w:ins w:id="27034" w:author="PR Preview" w:date="2026-01-01T00:00:00Z">
        <w:r>
          <w:rPr>
            <w:rStyle w:val="VerbatimChar"/>
          </w:rPr>
          <w:t xml:space="preserve">MASS::ginv()</w:t>
        </w:r>
      </w:ins>
      <w:ins w:id="27035" w:author="PR Preview" w:date="2026-01-01T00:00:00Z">
        <w:r>
          <w:t xml:space="preserve"> </w:t>
        </w:r>
      </w:ins>
      <w:ins w:id="27036" w:author="PR Preview" w:date="2026-01-01T00:00:00Z">
        <w:r>
          <w:t xml:space="preserve">computes its Moore-Penrose inverse</w:t>
        </w:r>
      </w:ins>
      <w:ins w:id="27037" w:author="PR Preview" w:date="2026-01-01T00:00:00Z">
        <w:r>
          <w:t xml:space="preserve"> </w:t>
        </w:r>
      </w:ins>
      <m:oMath>
        <m:r>
          <m:rPr>
            <m:sty m:val="bi"/>
          </m:rPr>
          <m:t>G</m:t>
        </m:r>
      </m:oMath>
      <w:ins w:id="27038" w:author="PR Preview" w:date="2026-01-01T00:00:00Z">
        <w:r>
          <w:t xml:space="preserve">.</w:t>
        </w:r>
      </w:ins>
      <w:ins w:id="27039" w:author="PR Preview" w:date="2026-01-01T00:00:00Z">
        <w:r>
          <w:t xml:space="preserve"> </w:t>
        </w:r>
      </w:ins>
      <w:ins w:id="27040" w:author="PR Preview" w:date="2026-01-01T00:00:00Z">
        <w:r>
          <w:t xml:space="preserve">The code checks the four conditions of</w:t>
        </w:r>
      </w:ins>
      <w:ins w:id="27041" w:author="PR Preview" w:date="2026-01-01T00:00:00Z">
        <w:r>
          <w:t xml:space="preserve"> </w:t>
        </w:r>
      </w:ins>
      <w:hyperlink w:anchor="def-moore-penrose">
        <w:ins w:id="27042" w:author="PR Preview" w:date="2026-01-01T00:00:00Z">
          <w:r>
            <w:rPr>
              <w:rStyle w:val="Hyperlink"/>
            </w:rPr>
            <w:t xml:space="preserve">Definition 110</w:t>
          </w:r>
        </w:ins>
      </w:hyperlink>
      <w:ins w:id="27043" w:author="PR Preview" w:date="2026-01-01T00:00:00Z">
        <w:r>
          <w:t xml:space="preserve">,</w:t>
        </w:r>
      </w:ins>
      <w:ins w:id="27044" w:author="PR Preview" w:date="2026-01-01T00:00:00Z">
        <w:r>
          <w:t xml:space="preserve"> </w:t>
        </w:r>
      </w:ins>
      <w:ins w:id="27045" w:author="PR Preview" w:date="2026-01-01T00:00:00Z">
        <w:r>
          <w:t xml:space="preserve">of which the first is the equation that makes</w:t>
        </w:r>
      </w:ins>
      <w:ins w:id="27046" w:author="PR Preview" w:date="2026-01-01T00:00:00Z">
        <w:r>
          <w:t xml:space="preserve"> </w:t>
        </w:r>
      </w:ins>
      <m:oMath>
        <m:r>
          <m:rPr>
            <m:sty m:val="bi"/>
          </m:rPr>
          <m:t>G</m:t>
        </m:r>
      </m:oMath>
      <w:ins w:id="27047" w:author="PR Preview" w:date="2026-01-01T00:00:00Z">
        <w:r>
          <w:t xml:space="preserve"> </w:t>
        </w:r>
      </w:ins>
      <w:ins w:id="27048" w:author="PR Preview" w:date="2026-01-01T00:00:00Z">
        <w:r>
          <w:t xml:space="preserve">a generalized inverse.</w:t>
        </w:r>
      </w:ins>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del w:id="27049" w:author="PR Preview" w:date="2026-01-01T00:00:00Z">
        <w:r>
          <w:delText xml:space="preserve">All 4 of 4 conditions hold,</w:delText>
        </w:r>
      </w:del>
      <w:del w:id="27050" w:author="PR Preview" w:date="2026-01-01T00:00:00Z">
        <w:r>
          <w:delText xml:space="preserve"> </w:delText>
        </w:r>
      </w:del>
      <w:del w:id="27051" w:author="PR Preview" w:date="2026-01-01T00:00:00Z">
        <w:r>
          <w:delText xml:space="preserve">so</w:delText>
        </w:r>
      </w:del>
      <w:del w:id="27052" w:author="PR Preview" w:date="2026-01-01T00:00:00Z">
        <w:r>
          <w:delText xml:space="preserve"> </w:delText>
        </w:r>
      </w:del>
      <m:oMath>
        <m:r>
          <m:rPr>
            <m:sty m:val="bi"/>
          </m:rPr>
          <m:t>G</m:t>
        </m:r>
      </m:oMath>
      <w:del w:id="27053" w:author="PR Preview" w:date="2026-01-01T00:00:00Z">
        <w:r>
          <w:delText xml:space="preserve"> </w:delText>
        </w:r>
      </w:del>
      <w:del w:id="27054" w:author="PR Preview" w:date="2026-01-01T00:00:00Z">
        <w:r>
          <w:delText xml:space="preserve">is a Moore-Penrose inverse of</w:delText>
        </w:r>
      </w:del>
      <w:del w:id="27055" w:author="PR Preview" w:date="2026-01-01T00:00:00Z">
        <w:r>
          <w:delText xml:space="preserve"> </w:delText>
        </w:r>
      </w:del>
      <m:oMath>
        <m:r>
          <m:rPr>
            <m:sty m:val="bi"/>
          </m:rPr>
          <m:t>A</m:t>
        </m:r>
      </m:oMath>
      <w:del w:id="27056" w:author="PR Preview" w:date="2026-01-01T00:00:00Z">
        <w:r>
          <w:delText xml:space="preserve">.</w:delText>
        </w:r>
      </w:del>
      <w:del w:id="27057" w:author="PR Preview" w:date="2026-01-01T00:00:00Z">
        <w:r>
          <w:delText xml:space="preserve"> </w:delText>
        </w:r>
      </w:del>
      <w:del w:id="27058" w:author="PR Preview" w:date="2026-01-01T00:00:00Z">
        <w:r>
          <w:delText xml:space="preserve">By</w:delText>
        </w:r>
      </w:del>
      <w:del w:id="27059" w:author="PR Preview" w:date="2026-01-01T00:00:00Z">
        <w:r>
          <w:delText xml:space="preserve"> </w:delText>
        </w:r>
      </w:del>
      <w:hyperlink w:anchor="thm-moore-penrose-generalized-inverse">
        <w:del w:id="27060" w:author="PR Preview" w:date="2026-01-01T00:00:00Z">
          <w:r>
            <w:rPr>
              <w:rStyle w:val="Hyperlink"/>
            </w:rPr>
            <w:delText xml:space="preserve">Theorem 96</w:delText>
          </w:r>
        </w:del>
      </w:hyperlink>
      <w:del w:id="27061" w:author="PR Preview" w:date="2026-01-01T00:00:00Z">
        <w:r>
          <w:delText xml:space="preserve"> </w:delText>
        </w:r>
      </w:del>
      <w:del w:id="27062" w:author="PR Preview" w:date="2026-01-01T00:00:00Z">
        <w:r>
          <w:delText xml:space="preserve">it is also a generalized inverse,</w:delText>
        </w:r>
      </w:del>
      <w:del w:id="27063" w:author="PR Preview" w:date="2026-01-01T00:00:00Z">
        <w:r>
          <w:delText xml:space="preserve"> </w:delText>
        </w:r>
      </w:del>
      <w:del w:id="27064" w:author="PR Preview" w:date="2026-01-01T00:00:00Z">
        <w:r>
          <w:delText xml:space="preserve">which is condition 1:</w:delText>
        </w:r>
      </w:del>
      <w:del w:id="27065" w:author="PR Preview" w:date="2026-01-01T00:00:00Z">
        <w:r>
          <w:delText xml:space="preserve"> </w:delText>
        </w:r>
      </w:del>
      <m:oMath>
        <m:r>
          <m:rPr>
            <m:sty m:val="bi"/>
          </m:rPr>
          <m:t>A</m:t>
        </m:r>
        <m:r>
          <m:rPr>
            <m:sty m:val="bi"/>
          </m:rPr>
          <m:t>G</m:t>
        </m:r>
        <m:r>
          <m:rPr>
            <m:sty m:val="bi"/>
          </m:rPr>
          <m:t>A</m:t>
        </m:r>
        <m:r>
          <m:rPr>
            <m:sty m:val="p"/>
          </m:rPr>
          <m:t>=</m:t>
        </m:r>
        <m:r>
          <m:rPr>
            <m:sty m:val="bi"/>
          </m:rPr>
          <m:t>A</m:t>
        </m:r>
      </m:oMath>
      <w:del w:id="27066" w:author="PR Preview" w:date="2026-01-01T00:00:00Z">
        <w:r>
          <w:delText xml:space="preserve"> </w:delText>
        </w:r>
      </w:del>
      <w:del w:id="27067" w:author="PR Preview" w:date="2026-01-01T00:00:00Z">
        <w:r>
          <w:delText xml:space="preserve">up to rounding error.</w:delText>
        </w:r>
      </w:del>
    </w:p>
    <w:p>
      <w:pPr>
        <w:pStyle w:val="BodyText"/>
      </w:pPr>
      <w:del w:id="27068" w:author="PR Preview" w:date="2026-01-01T00:00:00Z">
        <w:r>
          <w:rPr>
            <w:b/>
            <w:bCs/>
          </w:rPr>
          <w:delText xml:space="preserve">Theorem 97 (A matrix has at most one Moore-Penrose inverse)</w:delText>
        </w:r>
      </w:del>
      <w:del w:id="27069" w:author="PR Preview" w:date="2026-01-01T00:00:00Z">
        <w:r>
          <w:delText xml:space="preserve"> </w:delText>
        </w:r>
      </w:del>
      <w:del w:id="27070" w:author="PR Preview" w:date="2026-01-01T00:00:00Z">
        <w:r>
          <w:delText xml:space="preserve">If</w:delText>
        </w:r>
      </w:del>
      <w:del w:id="27071" w:author="PR Preview" w:date="2026-01-01T00:00:00Z">
        <w:r>
          <w:delText xml:space="preserve"> </w:delText>
        </w:r>
      </w:del>
      <m:oMath>
        <m:sSub>
          <m:e>
            <m:r>
              <m:rPr>
                <m:sty m:val="bi"/>
              </m:rPr>
              <m:t>G</m:t>
            </m:r>
          </m:e>
          <m:sub>
            <m:r>
              <m:t>1</m:t>
            </m:r>
          </m:sub>
        </m:sSub>
      </m:oMath>
      <w:del w:id="27072" w:author="PR Preview" w:date="2026-01-01T00:00:00Z">
        <w:r>
          <w:delText xml:space="preserve"> </w:delText>
        </w:r>
      </w:del>
      <w:del w:id="27073" w:author="PR Preview" w:date="2026-01-01T00:00:00Z">
        <w:r>
          <w:delText xml:space="preserve">and</w:delText>
        </w:r>
      </w:del>
      <w:del w:id="27074" w:author="PR Preview" w:date="2026-01-01T00:00:00Z">
        <w:r>
          <w:delText xml:space="preserve"> </w:delText>
        </w:r>
      </w:del>
      <m:oMath>
        <m:sSub>
          <m:e>
            <m:r>
              <m:rPr>
                <m:sty m:val="bi"/>
              </m:rPr>
              <m:t>G</m:t>
            </m:r>
          </m:e>
          <m:sub>
            <m:r>
              <m:t>2</m:t>
            </m:r>
          </m:sub>
        </m:sSub>
      </m:oMath>
      <w:del w:id="27075" w:author="PR Preview" w:date="2026-01-01T00:00:00Z">
        <w:r>
          <w:delText xml:space="preserve"> </w:delText>
        </w:r>
      </w:del>
      <w:del w:id="27076" w:author="PR Preview" w:date="2026-01-01T00:00:00Z">
        <w:r>
          <w:delText xml:space="preserve">are both Moore-Penrose inverses</w:delText>
        </w:r>
      </w:del>
      <w:del w:id="27077" w:author="PR Preview" w:date="2026-01-01T00:00:00Z">
        <w:r>
          <w:delText xml:space="preserve"> </w:delText>
        </w:r>
      </w:del>
      <w:del w:id="27078" w:author="PR Preview" w:date="2026-01-01T00:00:00Z">
        <w:r>
          <w:delText xml:space="preserve">of an</w:delText>
        </w:r>
      </w:del>
      <w:del w:id="27079" w:author="PR Preview" w:date="2026-01-01T00:00:00Z">
        <w:r>
          <w:delText xml:space="preserve"> </w:delText>
        </w:r>
      </w:del>
      <m:oMath>
        <m:r>
          <m:t>m</m:t>
        </m:r>
        <m:r>
          <m:rPr>
            <m:sty m:val="p"/>
          </m:rPr>
          <m:t>×</m:t>
        </m:r>
        <m:r>
          <m:t>n</m:t>
        </m:r>
      </m:oMath>
      <w:del w:id="27080" w:author="PR Preview" w:date="2026-01-01T00:00:00Z">
        <w:r>
          <w:delText xml:space="preserve"> </w:delText>
        </w:r>
      </w:del>
      <w:del w:id="27081" w:author="PR Preview" w:date="2026-01-01T00:00:00Z">
        <w:r>
          <w:delText xml:space="preserve">matrix</w:delText>
        </w:r>
      </w:del>
      <w:del w:id="27082" w:author="PR Preview" w:date="2026-01-01T00:00:00Z">
        <w:r>
          <w:delText xml:space="preserve"> </w:delText>
        </w:r>
      </w:del>
      <m:oMath>
        <m:r>
          <m:rPr>
            <m:sty m:val="bi"/>
          </m:rPr>
          <m:t>A</m:t>
        </m:r>
      </m:oMath>
      <w:del w:id="27083" w:author="PR Preview" w:date="2026-01-01T00:00:00Z">
        <w:r>
          <w:delText xml:space="preserve"> </w:delText>
        </w:r>
      </w:del>
      <w:del w:id="27084" w:author="PR Preview" w:date="2026-01-01T00:00:00Z">
        <w:r>
          <w:delText xml:space="preserve">(</w:delText>
        </w:r>
      </w:del>
      <w:hyperlink w:anchor="def-moore-penrose">
        <w:del w:id="27085" w:author="PR Preview" w:date="2026-01-01T00:00:00Z">
          <w:r>
            <w:rPr>
              <w:rStyle w:val="Hyperlink"/>
            </w:rPr>
            <w:delText xml:space="preserve">Definition 110</w:delText>
          </w:r>
        </w:del>
      </w:hyperlink>
      <w:del w:id="27086" w:author="PR Preview" w:date="2026-01-01T00:00:00Z">
        <w:r>
          <w:delText xml:space="preserve">),</w:delText>
        </w:r>
      </w:del>
      <w:del w:id="27087" w:author="PR Preview" w:date="2026-01-01T00:00:00Z">
        <w:r>
          <w:delText xml:space="preserve"> </w:delText>
        </w:r>
      </w:del>
      <w:del w:id="27088" w:author="PR Preview" w:date="2026-01-01T00:00:00Z">
        <w:r>
          <w:delText xml:space="preserve">then</w:delText>
        </w:r>
      </w:del>
      <w:del w:id="27089" w:author="PR Preview" w:date="2026-01-01T00:00:00Z">
        <w:r>
          <w:delText xml:space="preserve"> </w:delText>
        </w:r>
      </w:del>
      <m:oMath>
        <m:sSub>
          <m:e>
            <m:r>
              <m:rPr>
                <m:sty m:val="bi"/>
              </m:rPr>
              <m:t>G</m:t>
            </m:r>
          </m:e>
          <m:sub>
            <m:r>
              <m:t>1</m:t>
            </m:r>
          </m:sub>
        </m:sSub>
        <m:r>
          <m:rPr>
            <m:sty m:val="p"/>
          </m:rPr>
          <m:t>=</m:t>
        </m:r>
        <m:sSub>
          <m:e>
            <m:r>
              <m:rPr>
                <m:sty m:val="bi"/>
              </m:rPr>
              <m:t>G</m:t>
            </m:r>
          </m:e>
          <m:sub>
            <m:r>
              <m:t>2</m:t>
            </m:r>
          </m:sub>
        </m:sSub>
      </m:oMath>
      <w:del w:id="27090" w:author="PR Preview" w:date="2026-01-01T00:00:00Z">
        <w:r>
          <w:delText xml:space="preserve">.</w:delText>
        </w:r>
      </w:del>
    </w:p>
    <w:p>
      <w:pPr>
        <w:pStyle w:val="FirstParagraph"/>
      </w:pPr>
      <w:ins w:id="27091" w:author="PR Preview" w:date="2026-01-01T00:00:00Z">
        <w:r>
          <w:t xml:space="preserve">All 4 of 4 conditions hold,</w:t>
        </w:r>
      </w:ins>
      <w:ins w:id="27092" w:author="PR Preview" w:date="2026-01-01T00:00:00Z">
        <w:r>
          <w:t xml:space="preserve"> </w:t>
        </w:r>
      </w:ins>
      <w:ins w:id="27093" w:author="PR Preview" w:date="2026-01-01T00:00:00Z">
        <w:r>
          <w:t xml:space="preserve">so</w:t>
        </w:r>
      </w:ins>
      <w:ins w:id="27094" w:author="PR Preview" w:date="2026-01-01T00:00:00Z">
        <w:r>
          <w:t xml:space="preserve"> </w:t>
        </w:r>
      </w:ins>
      <m:oMath>
        <m:r>
          <m:rPr>
            <m:sty m:val="bi"/>
          </m:rPr>
          <m:t>G</m:t>
        </m:r>
      </m:oMath>
      <w:ins w:id="27095" w:author="PR Preview" w:date="2026-01-01T00:00:00Z">
        <w:r>
          <w:t xml:space="preserve"> </w:t>
        </w:r>
      </w:ins>
      <w:ins w:id="27096" w:author="PR Preview" w:date="2026-01-01T00:00:00Z">
        <w:r>
          <w:t xml:space="preserve">is a Moore-Penrose inverse of</w:t>
        </w:r>
      </w:ins>
      <w:ins w:id="27097" w:author="PR Preview" w:date="2026-01-01T00:00:00Z">
        <w:r>
          <w:t xml:space="preserve"> </w:t>
        </w:r>
      </w:ins>
      <m:oMath>
        <m:r>
          <m:rPr>
            <m:sty m:val="bi"/>
          </m:rPr>
          <m:t>A</m:t>
        </m:r>
      </m:oMath>
      <w:ins w:id="27098" w:author="PR Preview" w:date="2026-01-01T00:00:00Z">
        <w:r>
          <w:t xml:space="preserve">.</w:t>
        </w:r>
      </w:ins>
      <w:ins w:id="27099" w:author="PR Preview" w:date="2026-01-01T00:00:00Z">
        <w:r>
          <w:t xml:space="preserve"> </w:t>
        </w:r>
      </w:ins>
      <w:ins w:id="27100" w:author="PR Preview" w:date="2026-01-01T00:00:00Z">
        <w:r>
          <w:t xml:space="preserve">By</w:t>
        </w:r>
      </w:ins>
      <w:ins w:id="27101" w:author="PR Preview" w:date="2026-01-01T00:00:00Z">
        <w:r>
          <w:t xml:space="preserve"> </w:t>
        </w:r>
      </w:ins>
      <w:hyperlink w:anchor="thm-moore-penrose-generalized-inverse">
        <w:ins w:id="27102" w:author="PR Preview" w:date="2026-01-01T00:00:00Z">
          <w:r>
            <w:rPr>
              <w:rStyle w:val="Hyperlink"/>
            </w:rPr>
            <w:t xml:space="preserve">Theorem 97</w:t>
          </w:r>
        </w:ins>
      </w:hyperlink>
      <w:ins w:id="27103" w:author="PR Preview" w:date="2026-01-01T00:00:00Z">
        <w:r>
          <w:t xml:space="preserve"> </w:t>
        </w:r>
      </w:ins>
      <w:ins w:id="27104" w:author="PR Preview" w:date="2026-01-01T00:00:00Z">
        <w:r>
          <w:t xml:space="preserve">it is also a generalized inverse,</w:t>
        </w:r>
      </w:ins>
      <w:ins w:id="27105" w:author="PR Preview" w:date="2026-01-01T00:00:00Z">
        <w:r>
          <w:t xml:space="preserve"> </w:t>
        </w:r>
      </w:ins>
      <w:ins w:id="27106" w:author="PR Preview" w:date="2026-01-01T00:00:00Z">
        <w:r>
          <w:t xml:space="preserve">which is condition 1:</w:t>
        </w:r>
      </w:ins>
      <w:ins w:id="27107" w:author="PR Preview" w:date="2026-01-01T00:00:00Z">
        <w:r>
          <w:t xml:space="preserve"> </w:t>
        </w:r>
      </w:ins>
      <m:oMath>
        <m:r>
          <m:rPr>
            <m:sty m:val="bi"/>
          </m:rPr>
          <m:t>A</m:t>
        </m:r>
        <m:r>
          <m:rPr>
            <m:sty m:val="bi"/>
          </m:rPr>
          <m:t>G</m:t>
        </m:r>
        <m:r>
          <m:rPr>
            <m:sty m:val="bi"/>
          </m:rPr>
          <m:t>A</m:t>
        </m:r>
        <m:r>
          <m:rPr>
            <m:sty m:val="p"/>
          </m:rPr>
          <m:t>=</m:t>
        </m:r>
        <m:r>
          <m:rPr>
            <m:sty m:val="bi"/>
          </m:rPr>
          <m:t>A</m:t>
        </m:r>
      </m:oMath>
      <w:ins w:id="27108" w:author="PR Preview" w:date="2026-01-01T00:00:00Z">
        <w:r>
          <w:t xml:space="preserve"> </w:t>
        </w:r>
      </w:ins>
      <w:ins w:id="27109" w:author="PR Preview" w:date="2026-01-01T00:00:00Z">
        <w:r>
          <w:t xml:space="preserve">up to rounding error.</w:t>
        </w:r>
      </w:ins>
    </w:p>
    <w:bookmarkEnd w:id="578"/>
    <w:bookmarkStart w:id="579" w:name="thm-moore-penrose-unique"/>
    <w:p>
      <w:pPr>
        <w:pStyle w:val="BodyText"/>
      </w:pPr>
      <w:ins w:id="27110" w:author="PR Preview" w:date="2026-01-01T00:00:00Z">
        <w:r>
          <w:rPr>
            <w:b/>
            <w:bCs/>
          </w:rPr>
          <w:t xml:space="preserve">Theorem 98 (A matrix has at most one Moore-Penrose inverse)</w:t>
        </w:r>
      </w:ins>
      <w:ins w:id="27111" w:author="PR Preview" w:date="2026-01-01T00:00:00Z">
        <w:r>
          <w:t xml:space="preserve"> </w:t>
        </w:r>
      </w:ins>
      <w:ins w:id="27112" w:author="PR Preview" w:date="2026-01-01T00:00:00Z">
        <w:r>
          <w:t xml:space="preserve">If</w:t>
        </w:r>
      </w:ins>
      <w:ins w:id="27113" w:author="PR Preview" w:date="2026-01-01T00:00:00Z">
        <w:r>
          <w:t xml:space="preserve"> </w:t>
        </w:r>
      </w:ins>
      <m:oMath>
        <m:sSub>
          <m:e>
            <m:r>
              <m:rPr>
                <m:sty m:val="bi"/>
              </m:rPr>
              <m:t>G</m:t>
            </m:r>
          </m:e>
          <m:sub>
            <m:r>
              <m:t>1</m:t>
            </m:r>
          </m:sub>
        </m:sSub>
      </m:oMath>
      <w:ins w:id="27114" w:author="PR Preview" w:date="2026-01-01T00:00:00Z">
        <w:r>
          <w:t xml:space="preserve"> </w:t>
        </w:r>
      </w:ins>
      <w:ins w:id="27115" w:author="PR Preview" w:date="2026-01-01T00:00:00Z">
        <w:r>
          <w:t xml:space="preserve">and</w:t>
        </w:r>
      </w:ins>
      <w:ins w:id="27116" w:author="PR Preview" w:date="2026-01-01T00:00:00Z">
        <w:r>
          <w:t xml:space="preserve"> </w:t>
        </w:r>
      </w:ins>
      <m:oMath>
        <m:sSub>
          <m:e>
            <m:r>
              <m:rPr>
                <m:sty m:val="bi"/>
              </m:rPr>
              <m:t>G</m:t>
            </m:r>
          </m:e>
          <m:sub>
            <m:r>
              <m:t>2</m:t>
            </m:r>
          </m:sub>
        </m:sSub>
      </m:oMath>
      <w:ins w:id="27117" w:author="PR Preview" w:date="2026-01-01T00:00:00Z">
        <w:r>
          <w:t xml:space="preserve"> </w:t>
        </w:r>
      </w:ins>
      <w:ins w:id="27118" w:author="PR Preview" w:date="2026-01-01T00:00:00Z">
        <w:r>
          <w:t xml:space="preserve">are both Moore-Penrose inverses</w:t>
        </w:r>
      </w:ins>
      <w:ins w:id="27119" w:author="PR Preview" w:date="2026-01-01T00:00:00Z">
        <w:r>
          <w:t xml:space="preserve"> </w:t>
        </w:r>
      </w:ins>
      <w:ins w:id="27120" w:author="PR Preview" w:date="2026-01-01T00:00:00Z">
        <w:r>
          <w:t xml:space="preserve">of an</w:t>
        </w:r>
      </w:ins>
      <w:ins w:id="27121" w:author="PR Preview" w:date="2026-01-01T00:00:00Z">
        <w:r>
          <w:t xml:space="preserve"> </w:t>
        </w:r>
      </w:ins>
      <m:oMath>
        <m:r>
          <m:t>m</m:t>
        </m:r>
        <m:r>
          <m:rPr>
            <m:sty m:val="p"/>
          </m:rPr>
          <m:t>×</m:t>
        </m:r>
        <m:r>
          <m:t>n</m:t>
        </m:r>
      </m:oMath>
      <w:ins w:id="27122" w:author="PR Preview" w:date="2026-01-01T00:00:00Z">
        <w:r>
          <w:t xml:space="preserve"> </w:t>
        </w:r>
      </w:ins>
      <w:ins w:id="27123" w:author="PR Preview" w:date="2026-01-01T00:00:00Z">
        <w:r>
          <w:t xml:space="preserve">matrix</w:t>
        </w:r>
      </w:ins>
      <w:ins w:id="27124" w:author="PR Preview" w:date="2026-01-01T00:00:00Z">
        <w:r>
          <w:t xml:space="preserve"> </w:t>
        </w:r>
      </w:ins>
      <m:oMath>
        <m:r>
          <m:rPr>
            <m:sty m:val="bi"/>
          </m:rPr>
          <m:t>A</m:t>
        </m:r>
      </m:oMath>
      <w:ins w:id="27125" w:author="PR Preview" w:date="2026-01-01T00:00:00Z">
        <w:r>
          <w:t xml:space="preserve"> </w:t>
        </w:r>
      </w:ins>
      <w:ins w:id="27126" w:author="PR Preview" w:date="2026-01-01T00:00:00Z">
        <w:r>
          <w:t xml:space="preserve">(</w:t>
        </w:r>
      </w:ins>
      <w:hyperlink w:anchor="def-moore-penrose">
        <w:ins w:id="27127" w:author="PR Preview" w:date="2026-01-01T00:00:00Z">
          <w:r>
            <w:rPr>
              <w:rStyle w:val="Hyperlink"/>
            </w:rPr>
            <w:t xml:space="preserve">Definition 110</w:t>
          </w:r>
        </w:ins>
      </w:hyperlink>
      <w:ins w:id="27128" w:author="PR Preview" w:date="2026-01-01T00:00:00Z">
        <w:r>
          <w:t xml:space="preserve">),</w:t>
        </w:r>
      </w:ins>
      <w:ins w:id="27129" w:author="PR Preview" w:date="2026-01-01T00:00:00Z">
        <w:r>
          <w:t xml:space="preserve"> </w:t>
        </w:r>
      </w:ins>
      <w:ins w:id="27130" w:author="PR Preview" w:date="2026-01-01T00:00:00Z">
        <w:r>
          <w:t xml:space="preserve">then</w:t>
        </w:r>
      </w:ins>
      <w:ins w:id="27131" w:author="PR Preview" w:date="2026-01-01T00:00:00Z">
        <w:r>
          <w:t xml:space="preserve"> </w:t>
        </w:r>
      </w:ins>
      <m:oMath>
        <m:sSub>
          <m:e>
            <m:r>
              <m:rPr>
                <m:sty m:val="bi"/>
              </m:rPr>
              <m:t>G</m:t>
            </m:r>
          </m:e>
          <m:sub>
            <m:r>
              <m:t>1</m:t>
            </m:r>
          </m:sub>
        </m:sSub>
        <m:r>
          <m:rPr>
            <m:sty m:val="p"/>
          </m:rPr>
          <m:t>=</m:t>
        </m:r>
        <m:sSub>
          <m:e>
            <m:r>
              <m:rPr>
                <m:sty m:val="bi"/>
              </m:rPr>
              <m:t>G</m:t>
            </m:r>
          </m:e>
          <m:sub>
            <m:r>
              <m:t>2</m:t>
            </m:r>
          </m:sub>
        </m:sSub>
      </m:oMath>
      <w:ins w:id="27132" w:author="PR Preview" w:date="2026-01-01T00:00:00Z">
        <w:r>
          <w:t xml:space="preserve">.</w:t>
        </w:r>
      </w:ins>
    </w:p>
    <w:bookmarkEnd w:id="579"/>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0" w:name="exm-moore-penrose-unique"/>
    <w:p>
      <w:pPr>
        <w:pStyle w:val="FirstParagraph"/>
      </w:pPr>
      <w:del w:id="27133" w:author="PR Preview" w:date="2026-01-01T00:00:00Z">
        <w:r>
          <w:rPr>
            <w:b/>
            <w:bCs/>
          </w:rPr>
          <w:delText xml:space="preserve">Example 175 (Only one of the many generalized inverses qualifies)</w:delText>
        </w:r>
      </w:del>
      <w:del w:id="27134" w:author="PR Preview" w:date="2026-01-01T00:00:00Z">
        <w:r>
          <w:delText xml:space="preserve"> </w:delText>
        </w:r>
      </w:del>
      <w:del w:id="27135" w:author="PR Preview" w:date="2026-01-01T00:00:00Z">
        <w:r>
          <w:delText xml:space="preserve">The matrix</w:delText>
        </w:r>
      </w:del>
      <w:del w:id="27136"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27137" w:author="PR Preview" w:date="2026-01-01T00:00:00Z">
        <w:r>
          <w:delText xml:space="preserve"> </w:delText>
        </w:r>
      </w:del>
      <w:del w:id="27138" w:author="PR Preview" w:date="2026-01-01T00:00:00Z">
        <w:r>
          <w:delText xml:space="preserve">has infinitely many generalized inverses</w:delText>
        </w:r>
      </w:del>
      <w:del w:id="27139"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del w:id="27140" w:author="PR Preview" w:date="2026-01-01T00:00:00Z">
        <w:r>
          <w:delText xml:space="preserve"> </w:delText>
        </w:r>
      </w:del>
      <w:del w:id="27141" w:author="PR Preview" w:date="2026-01-01T00:00:00Z">
        <w:r>
          <w:delText xml:space="preserve">(</w:delText>
        </w:r>
      </w:del>
      <w:hyperlink w:anchor="exm-generalized-inverse">
        <w:del w:id="27142" w:author="PR Preview" w:date="2026-01-01T00:00:00Z">
          <w:r>
            <w:rPr>
              <w:rStyle w:val="Hyperlink"/>
            </w:rPr>
            <w:delText xml:space="preserve">Example 170</w:delText>
          </w:r>
        </w:del>
      </w:hyperlink>
      <w:del w:id="27143" w:author="PR Preview" w:date="2026-01-01T00:00:00Z">
        <w:r>
          <w:delText xml:space="preserve">),</w:delText>
        </w:r>
      </w:del>
      <w:del w:id="27144" w:author="PR Preview" w:date="2026-01-01T00:00:00Z">
        <w:r>
          <w:delText xml:space="preserve"> </w:delText>
        </w:r>
      </w:del>
      <w:del w:id="27145" w:author="PR Preview" w:date="2026-01-01T00:00:00Z">
        <w:r>
          <w:delText xml:space="preserve">and</w:delText>
        </w:r>
      </w:del>
      <w:del w:id="27146"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27147" w:author="PR Preview" w:date="2026-01-01T00:00:00Z">
        <w:r>
          <w:delText xml:space="preserve"> </w:delText>
        </w:r>
      </w:del>
      <w:del w:id="27148" w:author="PR Preview" w:date="2026-01-01T00:00:00Z">
        <w:r>
          <w:delText xml:space="preserve">is a Moore-Penrose inverse (</w:delText>
        </w:r>
      </w:del>
      <w:hyperlink w:anchor="exm-moore-penrose">
        <w:del w:id="27149" w:author="PR Preview" w:date="2026-01-01T00:00:00Z">
          <w:r>
            <w:rPr>
              <w:rStyle w:val="Hyperlink"/>
            </w:rPr>
            <w:delText xml:space="preserve">Example 173</w:delText>
          </w:r>
        </w:del>
      </w:hyperlink>
      <w:del w:id="27150" w:author="PR Preview" w:date="2026-01-01T00:00:00Z">
        <w:r>
          <w:delText xml:space="preserve">).</w:delText>
        </w:r>
      </w:del>
      <w:del w:id="27151" w:author="PR Preview" w:date="2026-01-01T00:00:00Z">
        <w:r>
          <w:delText xml:space="preserve"> </w:delText>
        </w:r>
      </w:del>
      <w:del w:id="27152" w:author="PR Preview" w:date="2026-01-01T00:00:00Z">
        <w:r>
          <w:delText xml:space="preserve">By</w:delText>
        </w:r>
      </w:del>
      <w:del w:id="27153" w:author="PR Preview" w:date="2026-01-01T00:00:00Z">
        <w:r>
          <w:delText xml:space="preserve"> </w:delText>
        </w:r>
      </w:del>
      <w:hyperlink w:anchor="thm-moore-penrose-unique">
        <w:del w:id="27154" w:author="PR Preview" w:date="2026-01-01T00:00:00Z">
          <w:r>
            <w:rPr>
              <w:rStyle w:val="Hyperlink"/>
            </w:rPr>
            <w:delText xml:space="preserve">Theorem 97</w:delText>
          </w:r>
        </w:del>
      </w:hyperlink>
      <w:del w:id="27155" w:author="PR Preview" w:date="2026-01-01T00:00:00Z">
        <w:r>
          <w:delText xml:space="preserve"> </w:delText>
        </w:r>
      </w:del>
      <w:del w:id="27156" w:author="PR Preview" w:date="2026-01-01T00:00:00Z">
        <w:r>
          <w:delText xml:space="preserve">it is the only one,</w:delText>
        </w:r>
      </w:del>
      <w:del w:id="27157" w:author="PR Preview" w:date="2026-01-01T00:00:00Z">
        <w:r>
          <w:delText xml:space="preserve"> </w:delText>
        </w:r>
      </w:del>
      <w:del w:id="27158" w:author="PR Preview" w:date="2026-01-01T00:00:00Z">
        <w:r>
          <w:delText xml:space="preserve">so every other choice of</w:delText>
        </w:r>
      </w:del>
      <w:del w:id="27159" w:author="PR Preview" w:date="2026-01-01T00:00:00Z">
        <w:r>
          <w:delText xml:space="preserve"> </w:delText>
        </w:r>
      </w:del>
      <m:oMath>
        <m:sSub>
          <m:e>
            <m:r>
              <m:t>g</m:t>
            </m:r>
          </m:e>
          <m:sub>
            <m:r>
              <m:t>12</m:t>
            </m:r>
          </m:sub>
        </m:sSub>
        <m:r>
          <m:rPr>
            <m:sty m:val="p"/>
          </m:rPr>
          <m:t>,</m:t>
        </m:r>
        <m:sSub>
          <m:e>
            <m:r>
              <m:t>g</m:t>
            </m:r>
          </m:e>
          <m:sub>
            <m:r>
              <m:t>21</m:t>
            </m:r>
          </m:sub>
        </m:sSub>
        <m:r>
          <m:rPr>
            <m:sty m:val="p"/>
          </m:rPr>
          <m:t>,</m:t>
        </m:r>
        <m:sSub>
          <m:e>
            <m:r>
              <m:t>g</m:t>
            </m:r>
          </m:e>
          <m:sub>
            <m:r>
              <m:t>22</m:t>
            </m:r>
          </m:sub>
        </m:sSub>
      </m:oMath>
      <w:del w:id="27160" w:author="PR Preview" w:date="2026-01-01T00:00:00Z">
        <w:r>
          <w:delText xml:space="preserve"> </w:delText>
        </w:r>
      </w:del>
      <w:del w:id="27161" w:author="PR Preview" w:date="2026-01-01T00:00:00Z">
        <w:r>
          <w:delText xml:space="preserve">breaks condition 2, 3 or 4.</w:delText>
        </w:r>
      </w:del>
      <w:del w:id="27162" w:author="PR Preview" w:date="2026-01-01T00:00:00Z">
        <w:r>
          <w:delText xml:space="preserve"> </w:delText>
        </w:r>
      </w:del>
      <w:del w:id="27163" w:author="PR Preview" w:date="2026-01-01T00:00:00Z">
        <w:r>
          <w:delText xml:space="preserve">For instance,</w:delText>
        </w:r>
      </w:del>
      <w:del w:id="27164" w:author="PR Preview" w:date="2026-01-01T00:00:00Z">
        <w:r>
          <w:delText xml:space="preserve"> </w:delText>
        </w:r>
      </w:del>
      <m:oMath>
        <m:sSub>
          <m:e>
            <m:r>
              <m:t>g</m:t>
            </m:r>
          </m:e>
          <m:sub>
            <m:r>
              <m:t>21</m:t>
            </m:r>
          </m:sub>
        </m:sSub>
        <m:r>
          <m:rPr>
            <m:sty m:val="p"/>
          </m:rPr>
          <m:t>=</m:t>
        </m:r>
        <m:r>
          <m:t>1</m:t>
        </m:r>
      </m:oMath>
      <w:del w:id="27165" w:author="PR Preview" w:date="2026-01-01T00:00:00Z">
        <w:r>
          <w:delText xml:space="preserve"> </w:delText>
        </w:r>
      </w:del>
      <w:del w:id="27166" w:author="PR Preview" w:date="2026-01-01T00:00:00Z">
        <w:r>
          <w:delText xml:space="preserve">(the rest</w:delText>
        </w:r>
      </w:del>
      <w:del w:id="27167" w:author="PR Preview" w:date="2026-01-01T00:00:00Z">
        <w:r>
          <w:delText xml:space="preserve"> </w:delText>
        </w:r>
      </w:del>
      <m:oMath>
        <m:r>
          <m:t>0</m:t>
        </m:r>
      </m:oMath>
      <w:del w:id="27168" w:author="PR Preview" w:date="2026-01-01T00:00:00Z">
        <w:r>
          <w:delText xml:space="preserve">) gives</w:delText>
        </w:r>
      </w:del>
      <w:del w:id="27169" w:author="PR Preview" w:date="2026-01-01T00:00:00Z">
        <w:r>
          <w:delText xml:space="preserve"> </w:delText>
        </w:r>
      </w:del>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del w:id="27170" w:author="PR Preview" w:date="2026-01-01T00:00:00Z">
        <w:r>
          <w:delText xml:space="preserve">, which is not symmetric.</w:delText>
        </w:r>
      </w:del>
    </w:p>
    <w:p>
      <w:pPr>
        <w:pStyle w:val="BodyText"/>
      </w:pPr>
      <w:del w:id="27171" w:author="PR Preview" w:date="2026-01-01T00:00:00Z">
        <w:r>
          <w:rPr>
            <w:b/>
            <w:bCs/>
          </w:rPr>
          <w:delText xml:space="preserve">Theorem 98 (Every matrix has a Moore-Penrose inverse)</w:delText>
        </w:r>
      </w:del>
      <w:del w:id="27172" w:author="PR Preview" w:date="2026-01-01T00:00:00Z">
        <w:r>
          <w:delText xml:space="preserve"> </w:delText>
        </w:r>
      </w:del>
      <w:del w:id="27173" w:author="PR Preview" w:date="2026-01-01T00:00:00Z">
        <w:r>
          <w:delText xml:space="preserve">Every</w:delText>
        </w:r>
      </w:del>
      <w:del w:id="27174" w:author="PR Preview" w:date="2026-01-01T00:00:00Z">
        <w:r>
          <w:delText xml:space="preserve"> </w:delText>
        </w:r>
      </w:del>
      <m:oMath>
        <m:r>
          <m:t>m</m:t>
        </m:r>
        <m:r>
          <m:rPr>
            <m:sty m:val="p"/>
          </m:rPr>
          <m:t>×</m:t>
        </m:r>
        <m:r>
          <m:t>n</m:t>
        </m:r>
      </m:oMath>
      <w:del w:id="27175" w:author="PR Preview" w:date="2026-01-01T00:00:00Z">
        <w:r>
          <w:delText xml:space="preserve"> </w:delText>
        </w:r>
      </w:del>
      <w:del w:id="27176" w:author="PR Preview" w:date="2026-01-01T00:00:00Z">
        <w:r>
          <w:delText xml:space="preserve">matrix</w:delText>
        </w:r>
      </w:del>
      <w:del w:id="27177" w:author="PR Preview" w:date="2026-01-01T00:00:00Z">
        <w:r>
          <w:delText xml:space="preserve"> </w:delText>
        </w:r>
      </w:del>
      <m:oMath>
        <m:r>
          <m:rPr>
            <m:sty m:val="bi"/>
          </m:rPr>
          <m:t>A</m:t>
        </m:r>
      </m:oMath>
      <w:del w:id="27178" w:author="PR Preview" w:date="2026-01-01T00:00:00Z">
        <w:r>
          <w:delText xml:space="preserve"> </w:delText>
        </w:r>
      </w:del>
      <w:del w:id="27179" w:author="PR Preview" w:date="2026-01-01T00:00:00Z">
        <w:r>
          <w:delText xml:space="preserve">has a Moore-Penrose inverse (</w:delText>
        </w:r>
      </w:del>
      <w:hyperlink w:anchor="def-moore-penrose">
        <w:del w:id="27180" w:author="PR Preview" w:date="2026-01-01T00:00:00Z">
          <w:r>
            <w:rPr>
              <w:rStyle w:val="Hyperlink"/>
            </w:rPr>
            <w:delText xml:space="preserve">Definition 110</w:delText>
          </w:r>
        </w:del>
      </w:hyperlink>
      <w:del w:id="27181" w:author="PR Preview" w:date="2026-01-01T00:00:00Z">
        <w:r>
          <w:delText xml:space="preserve">),</w:delText>
        </w:r>
      </w:del>
      <w:del w:id="27182" w:author="PR Preview" w:date="2026-01-01T00:00:00Z">
        <w:r>
          <w:delText xml:space="preserve"> </w:delText>
        </w:r>
      </w:del>
      <w:del w:id="27183" w:author="PR Preview" w:date="2026-01-01T00:00:00Z">
        <w:r>
          <w:delText xml:space="preserve">written</w:delText>
        </w:r>
      </w:del>
      <w:del w:id="27184" w:author="PR Preview" w:date="2026-01-01T00:00:00Z">
        <w:r>
          <w:delText xml:space="preserve"> </w:delText>
        </w:r>
      </w:del>
      <m:oMath>
        <m:sSup>
          <m:e>
            <m:r>
              <m:rPr>
                <m:sty m:val="bi"/>
              </m:rPr>
              <m:t>A</m:t>
            </m:r>
          </m:e>
          <m:sup>
            <m:r>
              <m:rPr>
                <m:sty m:val="p"/>
              </m:rPr>
              <m:t>+</m:t>
            </m:r>
          </m:sup>
        </m:sSup>
      </m:oMath>
      <w:del w:id="27185" w:author="PR Preview" w:date="2026-01-01T00:00:00Z">
        <w:r>
          <w:delText xml:space="preserve">; it is unique by</w:delText>
        </w:r>
      </w:del>
      <w:del w:id="27186" w:author="PR Preview" w:date="2026-01-01T00:00:00Z">
        <w:r>
          <w:delText xml:space="preserve"> </w:delText>
        </w:r>
      </w:del>
      <w:hyperlink w:anchor="thm-moore-penrose-unique">
        <w:del w:id="27187" w:author="PR Preview" w:date="2026-01-01T00:00:00Z">
          <w:r>
            <w:rPr>
              <w:rStyle w:val="Hyperlink"/>
            </w:rPr>
            <w:delText xml:space="preserve">Theorem 97</w:delText>
          </w:r>
        </w:del>
      </w:hyperlink>
      <w:del w:id="27188" w:author="PR Preview" w:date="2026-01-01T00:00:00Z">
        <w:r>
          <w:delText xml:space="preserve">.</w:delText>
        </w:r>
      </w:del>
    </w:p>
    <w:p>
      <w:pPr>
        <w:pStyle w:val="FirstParagraph"/>
      </w:pPr>
      <w:ins w:id="27189" w:author="PR Preview" w:date="2026-01-01T00:00:00Z">
        <w:r>
          <w:rPr>
            <w:b/>
            <w:bCs/>
          </w:rPr>
          <w:t xml:space="preserve">Example 177 (Only one of the many generalized inverses qualifies)</w:t>
        </w:r>
      </w:ins>
      <w:ins w:id="27190" w:author="PR Preview" w:date="2026-01-01T00:00:00Z">
        <w:r>
          <w:t xml:space="preserve"> </w:t>
        </w:r>
      </w:ins>
      <w:ins w:id="27191" w:author="PR Preview" w:date="2026-01-01T00:00:00Z">
        <w:r>
          <w:t xml:space="preserve">The matrix</w:t>
        </w:r>
      </w:ins>
      <w:ins w:id="27192"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27193" w:author="PR Preview" w:date="2026-01-01T00:00:00Z">
        <w:r>
          <w:t xml:space="preserve"> </w:t>
        </w:r>
      </w:ins>
      <w:ins w:id="27194" w:author="PR Preview" w:date="2026-01-01T00:00:00Z">
        <w:r>
          <w:t xml:space="preserve">has infinitely many generalized inverses</w:t>
        </w:r>
      </w:ins>
      <w:ins w:id="27195"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ins w:id="27196" w:author="PR Preview" w:date="2026-01-01T00:00:00Z">
        <w:r>
          <w:t xml:space="preserve"> </w:t>
        </w:r>
      </w:ins>
      <w:ins w:id="27197" w:author="PR Preview" w:date="2026-01-01T00:00:00Z">
        <w:r>
          <w:t xml:space="preserve">(</w:t>
        </w:r>
      </w:ins>
      <w:hyperlink w:anchor="exm-generalized-inverse">
        <w:ins w:id="27198" w:author="PR Preview" w:date="2026-01-01T00:00:00Z">
          <w:r>
            <w:rPr>
              <w:rStyle w:val="Hyperlink"/>
            </w:rPr>
            <w:t xml:space="preserve">Example 172</w:t>
          </w:r>
        </w:ins>
      </w:hyperlink>
      <w:ins w:id="27199" w:author="PR Preview" w:date="2026-01-01T00:00:00Z">
        <w:r>
          <w:t xml:space="preserve">),</w:t>
        </w:r>
      </w:ins>
      <w:ins w:id="27200" w:author="PR Preview" w:date="2026-01-01T00:00:00Z">
        <w:r>
          <w:t xml:space="preserve"> </w:t>
        </w:r>
      </w:ins>
      <w:ins w:id="27201" w:author="PR Preview" w:date="2026-01-01T00:00:00Z">
        <w:r>
          <w:t xml:space="preserve">and</w:t>
        </w:r>
      </w:ins>
      <w:ins w:id="27202"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27203" w:author="PR Preview" w:date="2026-01-01T00:00:00Z">
        <w:r>
          <w:t xml:space="preserve"> </w:t>
        </w:r>
      </w:ins>
      <w:ins w:id="27204" w:author="PR Preview" w:date="2026-01-01T00:00:00Z">
        <w:r>
          <w:t xml:space="preserve">is a Moore-Penrose inverse (</w:t>
        </w:r>
      </w:ins>
      <w:hyperlink w:anchor="exm-moore-penrose">
        <w:ins w:id="27205" w:author="PR Preview" w:date="2026-01-01T00:00:00Z">
          <w:r>
            <w:rPr>
              <w:rStyle w:val="Hyperlink"/>
            </w:rPr>
            <w:t xml:space="preserve">Example 175</w:t>
          </w:r>
        </w:ins>
      </w:hyperlink>
      <w:ins w:id="27206" w:author="PR Preview" w:date="2026-01-01T00:00:00Z">
        <w:r>
          <w:t xml:space="preserve">).</w:t>
        </w:r>
      </w:ins>
      <w:ins w:id="27207" w:author="PR Preview" w:date="2026-01-01T00:00:00Z">
        <w:r>
          <w:t xml:space="preserve"> </w:t>
        </w:r>
      </w:ins>
      <w:ins w:id="27208" w:author="PR Preview" w:date="2026-01-01T00:00:00Z">
        <w:r>
          <w:t xml:space="preserve">By</w:t>
        </w:r>
      </w:ins>
      <w:ins w:id="27209" w:author="PR Preview" w:date="2026-01-01T00:00:00Z">
        <w:r>
          <w:t xml:space="preserve"> </w:t>
        </w:r>
      </w:ins>
      <w:hyperlink w:anchor="thm-moore-penrose-unique">
        <w:ins w:id="27210" w:author="PR Preview" w:date="2026-01-01T00:00:00Z">
          <w:r>
            <w:rPr>
              <w:rStyle w:val="Hyperlink"/>
            </w:rPr>
            <w:t xml:space="preserve">Theorem 98</w:t>
          </w:r>
        </w:ins>
      </w:hyperlink>
      <w:ins w:id="27211" w:author="PR Preview" w:date="2026-01-01T00:00:00Z">
        <w:r>
          <w:t xml:space="preserve"> </w:t>
        </w:r>
      </w:ins>
      <w:ins w:id="27212" w:author="PR Preview" w:date="2026-01-01T00:00:00Z">
        <w:r>
          <w:t xml:space="preserve">it is the only one,</w:t>
        </w:r>
      </w:ins>
      <w:ins w:id="27213" w:author="PR Preview" w:date="2026-01-01T00:00:00Z">
        <w:r>
          <w:t xml:space="preserve"> </w:t>
        </w:r>
      </w:ins>
      <w:ins w:id="27214" w:author="PR Preview" w:date="2026-01-01T00:00:00Z">
        <w:r>
          <w:t xml:space="preserve">so every other choice of</w:t>
        </w:r>
      </w:ins>
      <w:ins w:id="27215" w:author="PR Preview" w:date="2026-01-01T00:00:00Z">
        <w:r>
          <w:t xml:space="preserve"> </w:t>
        </w:r>
      </w:ins>
      <m:oMath>
        <m:sSub>
          <m:e>
            <m:r>
              <m:t>g</m:t>
            </m:r>
          </m:e>
          <m:sub>
            <m:r>
              <m:t>12</m:t>
            </m:r>
          </m:sub>
        </m:sSub>
        <m:r>
          <m:rPr>
            <m:sty m:val="p"/>
          </m:rPr>
          <m:t>,</m:t>
        </m:r>
        <m:sSub>
          <m:e>
            <m:r>
              <m:t>g</m:t>
            </m:r>
          </m:e>
          <m:sub>
            <m:r>
              <m:t>21</m:t>
            </m:r>
          </m:sub>
        </m:sSub>
        <m:r>
          <m:rPr>
            <m:sty m:val="p"/>
          </m:rPr>
          <m:t>,</m:t>
        </m:r>
        <m:sSub>
          <m:e>
            <m:r>
              <m:t>g</m:t>
            </m:r>
          </m:e>
          <m:sub>
            <m:r>
              <m:t>22</m:t>
            </m:r>
          </m:sub>
        </m:sSub>
      </m:oMath>
      <w:ins w:id="27216" w:author="PR Preview" w:date="2026-01-01T00:00:00Z">
        <w:r>
          <w:t xml:space="preserve"> </w:t>
        </w:r>
      </w:ins>
      <w:ins w:id="27217" w:author="PR Preview" w:date="2026-01-01T00:00:00Z">
        <w:r>
          <w:t xml:space="preserve">breaks condition 2, 3 or 4.</w:t>
        </w:r>
      </w:ins>
      <w:ins w:id="27218" w:author="PR Preview" w:date="2026-01-01T00:00:00Z">
        <w:r>
          <w:t xml:space="preserve"> </w:t>
        </w:r>
      </w:ins>
      <w:ins w:id="27219" w:author="PR Preview" w:date="2026-01-01T00:00:00Z">
        <w:r>
          <w:t xml:space="preserve">For instance,</w:t>
        </w:r>
      </w:ins>
      <w:ins w:id="27220" w:author="PR Preview" w:date="2026-01-01T00:00:00Z">
        <w:r>
          <w:t xml:space="preserve"> </w:t>
        </w:r>
      </w:ins>
      <m:oMath>
        <m:sSub>
          <m:e>
            <m:r>
              <m:t>g</m:t>
            </m:r>
          </m:e>
          <m:sub>
            <m:r>
              <m:t>21</m:t>
            </m:r>
          </m:sub>
        </m:sSub>
        <m:r>
          <m:rPr>
            <m:sty m:val="p"/>
          </m:rPr>
          <m:t>=</m:t>
        </m:r>
        <m:r>
          <m:t>1</m:t>
        </m:r>
      </m:oMath>
      <w:ins w:id="27221" w:author="PR Preview" w:date="2026-01-01T00:00:00Z">
        <w:r>
          <w:t xml:space="preserve"> </w:t>
        </w:r>
      </w:ins>
      <w:ins w:id="27222" w:author="PR Preview" w:date="2026-01-01T00:00:00Z">
        <w:r>
          <w:t xml:space="preserve">(the rest</w:t>
        </w:r>
      </w:ins>
      <w:ins w:id="27223" w:author="PR Preview" w:date="2026-01-01T00:00:00Z">
        <w:r>
          <w:t xml:space="preserve"> </w:t>
        </w:r>
      </w:ins>
      <m:oMath>
        <m:r>
          <m:t>0</m:t>
        </m:r>
      </m:oMath>
      <w:ins w:id="27224" w:author="PR Preview" w:date="2026-01-01T00:00:00Z">
        <w:r>
          <w:t xml:space="preserve">) gives</w:t>
        </w:r>
      </w:ins>
      <w:ins w:id="27225" w:author="PR Preview" w:date="2026-01-01T00:00:00Z">
        <w:r>
          <w:t xml:space="preserve"> </w:t>
        </w:r>
      </w:ins>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ins w:id="27226" w:author="PR Preview" w:date="2026-01-01T00:00:00Z">
        <w:r>
          <w:t xml:space="preserve">, which is not symmetric.</w:t>
        </w:r>
      </w:ins>
    </w:p>
    <w:bookmarkEnd w:id="580"/>
    <w:bookmarkStart w:id="581" w:name="thm-moore-penrose-exists"/>
    <w:p>
      <w:pPr>
        <w:pStyle w:val="BodyText"/>
      </w:pPr>
      <w:ins w:id="27227" w:author="PR Preview" w:date="2026-01-01T00:00:00Z">
        <w:r>
          <w:rPr>
            <w:b/>
            <w:bCs/>
          </w:rPr>
          <w:t xml:space="preserve">Theorem 99 (Every matrix has a Moore-Penrose inverse)</w:t>
        </w:r>
      </w:ins>
      <w:ins w:id="27228" w:author="PR Preview" w:date="2026-01-01T00:00:00Z">
        <w:r>
          <w:t xml:space="preserve"> </w:t>
        </w:r>
      </w:ins>
      <w:ins w:id="27229" w:author="PR Preview" w:date="2026-01-01T00:00:00Z">
        <w:r>
          <w:t xml:space="preserve">Every</w:t>
        </w:r>
      </w:ins>
      <w:ins w:id="27230" w:author="PR Preview" w:date="2026-01-01T00:00:00Z">
        <w:r>
          <w:t xml:space="preserve"> </w:t>
        </w:r>
      </w:ins>
      <m:oMath>
        <m:r>
          <m:t>m</m:t>
        </m:r>
        <m:r>
          <m:rPr>
            <m:sty m:val="p"/>
          </m:rPr>
          <m:t>×</m:t>
        </m:r>
        <m:r>
          <m:t>n</m:t>
        </m:r>
      </m:oMath>
      <w:ins w:id="27231" w:author="PR Preview" w:date="2026-01-01T00:00:00Z">
        <w:r>
          <w:t xml:space="preserve"> </w:t>
        </w:r>
      </w:ins>
      <w:ins w:id="27232" w:author="PR Preview" w:date="2026-01-01T00:00:00Z">
        <w:r>
          <w:t xml:space="preserve">matrix</w:t>
        </w:r>
      </w:ins>
      <w:ins w:id="27233" w:author="PR Preview" w:date="2026-01-01T00:00:00Z">
        <w:r>
          <w:t xml:space="preserve"> </w:t>
        </w:r>
      </w:ins>
      <m:oMath>
        <m:r>
          <m:rPr>
            <m:sty m:val="bi"/>
          </m:rPr>
          <m:t>A</m:t>
        </m:r>
      </m:oMath>
      <w:ins w:id="27234" w:author="PR Preview" w:date="2026-01-01T00:00:00Z">
        <w:r>
          <w:t xml:space="preserve"> </w:t>
        </w:r>
      </w:ins>
      <w:ins w:id="27235" w:author="PR Preview" w:date="2026-01-01T00:00:00Z">
        <w:r>
          <w:t xml:space="preserve">has a Moore-Penrose inverse (</w:t>
        </w:r>
      </w:ins>
      <w:hyperlink w:anchor="def-moore-penrose">
        <w:ins w:id="27236" w:author="PR Preview" w:date="2026-01-01T00:00:00Z">
          <w:r>
            <w:rPr>
              <w:rStyle w:val="Hyperlink"/>
            </w:rPr>
            <w:t xml:space="preserve">Definition 110</w:t>
          </w:r>
        </w:ins>
      </w:hyperlink>
      <w:ins w:id="27237" w:author="PR Preview" w:date="2026-01-01T00:00:00Z">
        <w:r>
          <w:t xml:space="preserve">),</w:t>
        </w:r>
      </w:ins>
      <w:ins w:id="27238" w:author="PR Preview" w:date="2026-01-01T00:00:00Z">
        <w:r>
          <w:t xml:space="preserve"> </w:t>
        </w:r>
      </w:ins>
      <w:ins w:id="27239" w:author="PR Preview" w:date="2026-01-01T00:00:00Z">
        <w:r>
          <w:t xml:space="preserve">written</w:t>
        </w:r>
      </w:ins>
      <w:ins w:id="27240" w:author="PR Preview" w:date="2026-01-01T00:00:00Z">
        <w:r>
          <w:t xml:space="preserve"> </w:t>
        </w:r>
      </w:ins>
      <m:oMath>
        <m:sSup>
          <m:e>
            <m:r>
              <m:rPr>
                <m:sty m:val="bi"/>
              </m:rPr>
              <m:t>A</m:t>
            </m:r>
          </m:e>
          <m:sup>
            <m:r>
              <m:rPr>
                <m:sty m:val="p"/>
              </m:rPr>
              <m:t>+</m:t>
            </m:r>
          </m:sup>
        </m:sSup>
      </m:oMath>
      <w:ins w:id="27241" w:author="PR Preview" w:date="2026-01-01T00:00:00Z">
        <w:r>
          <w:t xml:space="preserve">; it is unique by</w:t>
        </w:r>
      </w:ins>
      <w:ins w:id="27242" w:author="PR Preview" w:date="2026-01-01T00:00:00Z">
        <w:r>
          <w:t xml:space="preserve"> </w:t>
        </w:r>
      </w:ins>
      <w:hyperlink w:anchor="thm-moore-penrose-unique">
        <w:ins w:id="27243" w:author="PR Preview" w:date="2026-01-01T00:00:00Z">
          <w:r>
            <w:rPr>
              <w:rStyle w:val="Hyperlink"/>
            </w:rPr>
            <w:t xml:space="preserve">Theorem 98</w:t>
          </w:r>
        </w:ins>
      </w:hyperlink>
      <w:ins w:id="27244" w:author="PR Preview" w:date="2026-01-01T00:00:00Z">
        <w:r>
          <w:t xml:space="preserve">.</w:t>
        </w:r>
      </w:ins>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1"/>
    <w:p>
      <w:pPr>
        <w:pStyle w:val="FirstParagraph"/>
      </w:pPr>
      <w:del w:id="27245" w:author="PR Preview" w:date="2026-01-01T00:00:00Z">
        <w:r>
          <w:rPr>
            <w:i/>
            <w:iCs/>
          </w:rPr>
          <w:delText xml:space="preserve">Proof</w:delText>
        </w:r>
      </w:del>
      <w:del w:id="27246" w:author="PR Preview" w:date="2026-01-01T00:00:00Z">
        <w:r>
          <w:delText xml:space="preserve">. </w:delText>
        </w:r>
      </w:del>
      <w:del w:id="27247" w:author="PR Preview" w:date="2026-01-01T00:00:00Z">
        <w:r>
          <w:rPr>
            <w:b/>
            <w:bCs/>
          </w:rPr>
          <w:delText xml:space="preserve">The two cases cover every matrix.</w:delText>
        </w:r>
      </w:del>
      <w:del w:id="27248" w:author="PR Preview" w:date="2026-01-01T00:00:00Z">
        <w:r>
          <w:delText xml:space="preserve"> </w:delText>
        </w:r>
      </w:del>
      <w:del w:id="27249" w:author="PR Preview" w:date="2026-01-01T00:00:00Z">
        <w:r>
          <w:delText xml:space="preserve">If</w:delText>
        </w:r>
      </w:del>
      <w:del w:id="27250" w:author="PR Preview" w:date="2026-01-01T00:00:00Z">
        <w:r>
          <w:delText xml:space="preserve"> </w:delText>
        </w:r>
      </w:del>
      <m:oMath>
        <m:r>
          <m:rPr>
            <m:sty m:val="bi"/>
          </m:rPr>
          <m:t>A</m:t>
        </m:r>
        <m:r>
          <m:rPr>
            <m:sty m:val="p"/>
          </m:rPr>
          <m:t>≠</m:t>
        </m:r>
        <m:sSub>
          <m:e>
            <m:r>
              <m:rPr>
                <m:sty m:val="b"/>
              </m:rPr>
              <m:t>0</m:t>
            </m:r>
          </m:e>
          <m:sub>
            <m:r>
              <m:t>m</m:t>
            </m:r>
            <m:r>
              <m:rPr>
                <m:sty m:val="p"/>
              </m:rPr>
              <m:t>×</m:t>
            </m:r>
            <m:r>
              <m:t>n</m:t>
            </m:r>
          </m:sub>
        </m:sSub>
      </m:oMath>
      <w:del w:id="27251" w:author="PR Preview" w:date="2026-01-01T00:00:00Z">
        <w:r>
          <w:delText xml:space="preserve">, it has a nonzero column,</w:delText>
        </w:r>
      </w:del>
      <w:del w:id="27252" w:author="PR Preview" w:date="2026-01-01T00:00:00Z">
        <w:r>
          <w:delText xml:space="preserve"> </w:delText>
        </w:r>
      </w:del>
      <w:del w:id="27253" w:author="PR Preview" w:date="2026-01-01T00:00:00Z">
        <w:r>
          <w:delText xml:space="preserve">which is linearly independent on its own</w:delText>
        </w:r>
      </w:del>
      <w:del w:id="27254" w:author="PR Preview" w:date="2026-01-01T00:00:00Z">
        <w:r>
          <w:delText xml:space="preserve"> </w:delText>
        </w:r>
      </w:del>
      <w:del w:id="27255" w:author="PR Preview" w:date="2026-01-01T00:00:00Z">
        <w:r>
          <w:delText xml:space="preserve">(</w:delText>
        </w:r>
      </w:del>
      <m:oMath>
        <m:r>
          <m:t>c</m:t>
        </m:r>
        <m:r>
          <m:t> </m:t>
        </m:r>
        <m:limLow>
          <m:e>
            <m:r>
              <m:t>v</m:t>
            </m:r>
          </m:e>
          <m:lim>
            <m:r>
              <m:rPr>
                <m:sty m:val="p"/>
              </m:rPr>
              <m:t>∼</m:t>
            </m:r>
          </m:lim>
        </m:limLow>
        <m:r>
          <m:rPr>
            <m:sty m:val="p"/>
          </m:rPr>
          <m:t>=</m:t>
        </m:r>
        <m:limLow>
          <m:e>
            <m:r>
              <m:t>0</m:t>
            </m:r>
          </m:e>
          <m:lim>
            <m:r>
              <m:rPr>
                <m:sty m:val="p"/>
              </m:rPr>
              <m:t>∼</m:t>
            </m:r>
          </m:lim>
        </m:limLow>
      </m:oMath>
      <w:del w:id="27256" w:author="PR Preview" w:date="2026-01-01T00:00:00Z">
        <w:r>
          <w:delText xml:space="preserve"> </w:delText>
        </w:r>
      </w:del>
      <w:del w:id="27257" w:author="PR Preview" w:date="2026-01-01T00:00:00Z">
        <w:r>
          <w:delText xml:space="preserve">with</w:delText>
        </w:r>
      </w:del>
      <w:del w:id="27258" w:author="PR Preview" w:date="2026-01-01T00:00:00Z">
        <w:r>
          <w:delText xml:space="preserve"> </w:delText>
        </w:r>
      </w:del>
      <m:oMath>
        <m:limLow>
          <m:e>
            <m:r>
              <m:t>v</m:t>
            </m:r>
          </m:e>
          <m:lim>
            <m:r>
              <m:rPr>
                <m:sty m:val="p"/>
              </m:rPr>
              <m:t>∼</m:t>
            </m:r>
          </m:lim>
        </m:limLow>
        <m:r>
          <m:rPr>
            <m:sty m:val="p"/>
          </m:rPr>
          <m:t>≠</m:t>
        </m:r>
        <m:limLow>
          <m:e>
            <m:r>
              <m:t>0</m:t>
            </m:r>
          </m:e>
          <m:lim>
            <m:r>
              <m:rPr>
                <m:sty m:val="p"/>
              </m:rPr>
              <m:t>∼</m:t>
            </m:r>
          </m:lim>
        </m:limLow>
      </m:oMath>
      <w:del w:id="27259" w:author="PR Preview" w:date="2026-01-01T00:00:00Z">
        <w:r>
          <w:delText xml:space="preserve"> </w:delText>
        </w:r>
      </w:del>
      <w:del w:id="27260" w:author="PR Preview" w:date="2026-01-01T00:00:00Z">
        <w:r>
          <w:delText xml:space="preserve">forces</w:delText>
        </w:r>
      </w:del>
      <w:del w:id="27261" w:author="PR Preview" w:date="2026-01-01T00:00:00Z">
        <w:r>
          <w:delText xml:space="preserve"> </w:delText>
        </w:r>
      </w:del>
      <m:oMath>
        <m:r>
          <m:t>c</m:t>
        </m:r>
        <m:r>
          <m:rPr>
            <m:sty m:val="p"/>
          </m:rPr>
          <m:t>=</m:t>
        </m:r>
        <m:r>
          <m:t>0</m:t>
        </m:r>
      </m:oMath>
      <w:del w:id="27262" w:author="PR Preview" w:date="2026-01-01T00:00:00Z">
        <w:r>
          <w:delText xml:space="preserve">),</w:delText>
        </w:r>
      </w:del>
      <w:del w:id="27263" w:author="PR Preview" w:date="2026-01-01T00:00:00Z">
        <w:r>
          <w:delText xml:space="preserve"> </w:delText>
        </w:r>
      </w:del>
      <w:del w:id="27264" w:author="PR Preview" w:date="2026-01-01T00:00:00Z">
        <w:r>
          <w:delText xml:space="preserve">so</w:delText>
        </w:r>
      </w:del>
      <w:del w:id="27265" w:author="PR Preview" w:date="2026-01-01T00:00:00Z">
        <w:r>
          <w:delText xml:space="preserve"> </w:delText>
        </w:r>
      </w:del>
      <m:oMath>
        <m:r>
          <m:rPr>
            <m:sty m:val="p"/>
          </m:rPr>
          <m:t>rank</m:t>
        </m:r>
        <m:r>
          <m:rPr>
            <m:sty m:val="p"/>
          </m:rPr>
          <m:t>(</m:t>
        </m:r>
        <m:r>
          <m:rPr>
            <m:sty m:val="bi"/>
          </m:rPr>
          <m:t>A</m:t>
        </m:r>
        <m:r>
          <m:rPr>
            <m:sty m:val="p"/>
          </m:rPr>
          <m:t>)</m:t>
        </m:r>
        <m:r>
          <m:rPr>
            <m:sty m:val="p"/>
          </m:rPr>
          <m:t>≥</m:t>
        </m:r>
        <m:r>
          <m:t>1</m:t>
        </m:r>
      </m:oMath>
      <w:del w:id="27266" w:author="PR Preview" w:date="2026-01-01T00:00:00Z">
        <w:r>
          <w:delText xml:space="preserve"> </w:delText>
        </w:r>
      </w:del>
      <w:del w:id="27267" w:author="PR Preview" w:date="2026-01-01T00:00:00Z">
        <w:r>
          <w:delText xml:space="preserve">(</w:delText>
        </w:r>
      </w:del>
      <w:hyperlink w:anchor="def-rank">
        <w:del w:id="27268" w:author="PR Preview" w:date="2026-01-01T00:00:00Z">
          <w:r>
            <w:rPr>
              <w:rStyle w:val="Hyperlink"/>
            </w:rPr>
            <w:delText xml:space="preserve">Definition 44</w:delText>
          </w:r>
        </w:del>
      </w:hyperlink>
      <w:del w:id="27269" w:author="PR Preview" w:date="2026-01-01T00:00:00Z">
        <w:r>
          <w:delText xml:space="preserve">).</w:delText>
        </w:r>
      </w:del>
    </w:p>
    <w:p>
      <w:pPr>
        <w:pStyle w:val="FirstParagraph"/>
      </w:pPr>
      <w:ins w:id="27270" w:author="PR Preview" w:date="2026-01-01T00:00:00Z">
        <w:r>
          <w:rPr>
            <w:i/>
            <w:iCs/>
          </w:rPr>
          <w:t xml:space="preserve">Proof</w:t>
        </w:r>
      </w:ins>
      <w:ins w:id="27271" w:author="PR Preview" w:date="2026-01-01T00:00:00Z">
        <w:r>
          <w:t xml:space="preserve">. </w:t>
        </w:r>
      </w:ins>
      <w:ins w:id="27272" w:author="PR Preview" w:date="2026-01-01T00:00:00Z">
        <w:r>
          <w:rPr>
            <w:b/>
            <w:bCs/>
          </w:rPr>
          <w:t xml:space="preserve">The two cases cover every matrix.</w:t>
        </w:r>
      </w:ins>
      <w:ins w:id="27273" w:author="PR Preview" w:date="2026-01-01T00:00:00Z">
        <w:r>
          <w:t xml:space="preserve"> </w:t>
        </w:r>
      </w:ins>
      <w:ins w:id="27274" w:author="PR Preview" w:date="2026-01-01T00:00:00Z">
        <w:r>
          <w:t xml:space="preserve">If</w:t>
        </w:r>
      </w:ins>
      <w:ins w:id="27275" w:author="PR Preview" w:date="2026-01-01T00:00:00Z">
        <w:r>
          <w:t xml:space="preserve"> </w:t>
        </w:r>
      </w:ins>
      <m:oMath>
        <m:r>
          <m:rPr>
            <m:sty m:val="bi"/>
          </m:rPr>
          <m:t>A</m:t>
        </m:r>
        <m:r>
          <m:rPr>
            <m:sty m:val="p"/>
          </m:rPr>
          <m:t>≠</m:t>
        </m:r>
        <m:sSub>
          <m:e>
            <m:r>
              <m:rPr>
                <m:sty m:val="b"/>
              </m:rPr>
              <m:t>0</m:t>
            </m:r>
          </m:e>
          <m:sub>
            <m:r>
              <m:t>m</m:t>
            </m:r>
            <m:r>
              <m:rPr>
                <m:sty m:val="p"/>
              </m:rPr>
              <m:t>×</m:t>
            </m:r>
            <m:r>
              <m:t>n</m:t>
            </m:r>
          </m:sub>
        </m:sSub>
      </m:oMath>
      <w:ins w:id="27276" w:author="PR Preview" w:date="2026-01-01T00:00:00Z">
        <w:r>
          <w:t xml:space="preserve">, it has a nonzero column,</w:t>
        </w:r>
      </w:ins>
      <w:ins w:id="27277" w:author="PR Preview" w:date="2026-01-01T00:00:00Z">
        <w:r>
          <w:t xml:space="preserve"> </w:t>
        </w:r>
      </w:ins>
      <w:ins w:id="27278" w:author="PR Preview" w:date="2026-01-01T00:00:00Z">
        <w:r>
          <w:t xml:space="preserve">which is linearly independent on its own</w:t>
        </w:r>
      </w:ins>
      <w:ins w:id="27279" w:author="PR Preview" w:date="2026-01-01T00:00:00Z">
        <w:r>
          <w:t xml:space="preserve"> </w:t>
        </w:r>
      </w:ins>
      <w:ins w:id="27280" w:author="PR Preview" w:date="2026-01-01T00:00:00Z">
        <w:r>
          <w:t xml:space="preserve">(</w:t>
        </w:r>
      </w:ins>
      <w:ins w:id="27281" w:author="PR Preview" w:date="2026-01-01T00:00:00Z">
        <w:r>
          <w:t xml:space="preserve">$c\,\mathord{\smash[b]{\underset{\raise.3ex\hbox{$\scriptstyle\sim$}}{v}}\vphantom{v}} = \mathord{\smash[b]{\underset{\raise.3ex\hbox{$\scriptstyle\sim$}}{0}}\vphantom{0}}$</w:t>
        </w:r>
      </w:ins>
      <w:ins w:id="27282" w:author="PR Preview" w:date="2026-01-01T00:00:00Z">
        <w:r>
          <w:t xml:space="preserve"> </w:t>
        </w:r>
      </w:ins>
      <w:ins w:id="27283" w:author="PR Preview" w:date="2026-01-01T00:00:00Z">
        <w:r>
          <w:t xml:space="preserve">with</w:t>
        </w:r>
      </w:ins>
      <w:ins w:id="27284" w:author="PR Preview" w:date="2026-01-01T00:00:00Z">
        <w:r>
          <w:t xml:space="preserve"> </w:t>
        </w:r>
      </w:ins>
      <w:ins w:id="27285" w:author="PR Preview" w:date="2026-01-01T00:00:00Z">
        <w:r>
          <w:t xml:space="preserve">$\mathord{\smash[b]{\underset{\raise.3ex\hbox{$\scriptstyle\sim$}}{v}}\vphantom{v}} \ne \mathord{\smash[b]{\underset{\raise.3ex\hbox{$\scriptstyle\sim$}}{0}}\vphantom{0}}$</w:t>
        </w:r>
      </w:ins>
      <w:ins w:id="27286" w:author="PR Preview" w:date="2026-01-01T00:00:00Z">
        <w:r>
          <w:t xml:space="preserve"> </w:t>
        </w:r>
      </w:ins>
      <w:ins w:id="27287" w:author="PR Preview" w:date="2026-01-01T00:00:00Z">
        <w:r>
          <w:t xml:space="preserve">forces</w:t>
        </w:r>
      </w:ins>
      <w:ins w:id="27288" w:author="PR Preview" w:date="2026-01-01T00:00:00Z">
        <w:r>
          <w:t xml:space="preserve"> </w:t>
        </w:r>
      </w:ins>
      <m:oMath>
        <m:r>
          <m:t>c</m:t>
        </m:r>
        <m:r>
          <m:rPr>
            <m:sty m:val="p"/>
          </m:rPr>
          <m:t>=</m:t>
        </m:r>
        <m:r>
          <m:t>0</m:t>
        </m:r>
      </m:oMath>
      <w:ins w:id="27289" w:author="PR Preview" w:date="2026-01-01T00:00:00Z">
        <w:r>
          <w:t xml:space="preserve">),</w:t>
        </w:r>
      </w:ins>
      <w:ins w:id="27290" w:author="PR Preview" w:date="2026-01-01T00:00:00Z">
        <w:r>
          <w:t xml:space="preserve"> </w:t>
        </w:r>
      </w:ins>
      <w:ins w:id="27291" w:author="PR Preview" w:date="2026-01-01T00:00:00Z">
        <w:r>
          <w:t xml:space="preserve">so</w:t>
        </w:r>
      </w:ins>
      <w:ins w:id="27292" w:author="PR Preview" w:date="2026-01-01T00:00:00Z">
        <w:r>
          <w:t xml:space="preserve"> </w:t>
        </w:r>
      </w:ins>
      <m:oMath>
        <m:r>
          <m:rPr>
            <m:sty m:val="p"/>
          </m:rPr>
          <m:t>rank</m:t>
        </m:r>
        <m:r>
          <m:rPr>
            <m:sty m:val="p"/>
          </m:rPr>
          <m:t>(</m:t>
        </m:r>
        <m:r>
          <m:rPr>
            <m:sty m:val="bi"/>
          </m:rPr>
          <m:t>A</m:t>
        </m:r>
        <m:r>
          <m:rPr>
            <m:sty m:val="p"/>
          </m:rPr>
          <m:t>)</m:t>
        </m:r>
        <m:r>
          <m:rPr>
            <m:sty m:val="p"/>
          </m:rPr>
          <m:t>≥</m:t>
        </m:r>
        <m:r>
          <m:t>1</m:t>
        </m:r>
      </m:oMath>
      <w:ins w:id="27293" w:author="PR Preview" w:date="2026-01-01T00:00:00Z">
        <w:r>
          <w:t xml:space="preserve"> </w:t>
        </w:r>
      </w:ins>
      <w:ins w:id="27294" w:author="PR Preview" w:date="2026-01-01T00:00:00Z">
        <w:r>
          <w:t xml:space="preserve">(</w:t>
        </w:r>
      </w:ins>
      <w:hyperlink w:anchor="def-rank">
        <w:ins w:id="27295" w:author="PR Preview" w:date="2026-01-01T00:00:00Z">
          <w:r>
            <w:rPr>
              <w:rStyle w:val="Hyperlink"/>
            </w:rPr>
            <w:t xml:space="preserve">Definition 44</w:t>
          </w:r>
        </w:ins>
      </w:hyperlink>
      <w:ins w:id="27296" w:author="PR Preview" w:date="2026-01-01T00:00:00Z">
        <w:r>
          <w:t xml:space="preserve">).</w:t>
        </w:r>
      </w:ins>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del w:id="27297" w:author="PR Preview" w:date="2026-01-01T00:00:00Z">
        <w:r>
          <w:delText xml:space="preserve">So</w:delText>
        </w:r>
      </w:del>
      <w:del w:id="27298" w:author="PR Preview" w:date="2026-01-01T00:00:00Z">
        <w:r>
          <w:delText xml:space="preserve"> </w:delText>
        </w:r>
      </w:del>
      <m:oMath>
        <m:r>
          <m:rPr>
            <m:sty m:val="bi"/>
          </m:rPr>
          <m:t>C</m:t>
        </m:r>
      </m:oMath>
      <w:del w:id="27299" w:author="PR Preview" w:date="2026-01-01T00:00:00Z">
        <w:r>
          <w:delText xml:space="preserve"> </w:delText>
        </w:r>
      </w:del>
      <w:del w:id="27300" w:author="PR Preview" w:date="2026-01-01T00:00:00Z">
        <w:r>
          <w:delText xml:space="preserve">and</w:delText>
        </w:r>
      </w:del>
      <w:del w:id="27301" w:author="PR Preview" w:date="2026-01-01T00:00:00Z">
        <w:r>
          <w:delText xml:space="preserve"> </w:delText>
        </w:r>
      </w:del>
      <m:oMath>
        <m:sSup>
          <m:e>
            <m:r>
              <m:rPr>
                <m:sty m:val="bi"/>
              </m:rPr>
              <m:t>R</m:t>
            </m:r>
          </m:e>
          <m:sup>
            <m:r>
              <m:rPr>
                <m:sty m:val="p"/>
              </m:rPr>
              <m:t>⊤</m:t>
            </m:r>
          </m:sup>
        </m:sSup>
      </m:oMath>
      <w:del w:id="27302" w:author="PR Preview" w:date="2026-01-01T00:00:00Z">
        <w:r>
          <w:delText xml:space="preserve"> </w:delText>
        </w:r>
      </w:del>
      <w:del w:id="27303" w:author="PR Preview" w:date="2026-01-01T00:00:00Z">
        <w:r>
          <w:delText xml:space="preserve">have full column rank</w:delText>
        </w:r>
      </w:del>
      <w:del w:id="27304" w:author="PR Preview" w:date="2026-01-01T00:00:00Z">
        <w:r>
          <w:delText xml:space="preserve"> </w:delText>
        </w:r>
      </w:del>
      <m:oMath>
        <m:r>
          <m:t>r</m:t>
        </m:r>
      </m:oMath>
      <w:del w:id="27305" w:author="PR Preview" w:date="2026-01-01T00:00:00Z">
        <w:r>
          <w:delText xml:space="preserve">,</w:delText>
        </w:r>
      </w:del>
      <w:del w:id="27306" w:author="PR Preview" w:date="2026-01-01T00:00:00Z">
        <w:r>
          <w:delText xml:space="preserve"> </w:delText>
        </w:r>
      </w:del>
      <w:del w:id="27307" w:author="PR Preview" w:date="2026-01-01T00:00:00Z">
        <w:r>
          <w:delText xml:space="preserve">and</w:delText>
        </w:r>
      </w:del>
      <w:del w:id="27308" w:author="PR Preview" w:date="2026-01-01T00:00:00Z">
        <w:r>
          <w:delText xml:space="preserve"> </w:delText>
        </w:r>
      </w:del>
      <m:oMath>
        <m:sSup>
          <m:e>
            <m:r>
              <m:rPr>
                <m:sty m:val="bi"/>
              </m:rPr>
              <m:t>C</m:t>
            </m:r>
          </m:e>
          <m:sup>
            <m:r>
              <m:rPr>
                <m:sty m:val="p"/>
              </m:rPr>
              <m:t>⊤</m:t>
            </m:r>
          </m:sup>
        </m:sSup>
        <m:r>
          <m:rPr>
            <m:sty m:val="bi"/>
          </m:rPr>
          <m:t>C</m:t>
        </m:r>
      </m:oMath>
      <w:del w:id="27309" w:author="PR Preview" w:date="2026-01-01T00:00:00Z">
        <w:r>
          <w:delText xml:space="preserve"> </w:delText>
        </w:r>
      </w:del>
      <w:del w:id="27310" w:author="PR Preview" w:date="2026-01-01T00:00:00Z">
        <w:r>
          <w:delText xml:space="preserve">and</w:delText>
        </w:r>
      </w:del>
      <w:del w:id="27311" w:author="PR Preview" w:date="2026-01-01T00:00:00Z">
        <w:r>
          <w:delText xml:space="preserve"> </w:delText>
        </w:r>
      </w:del>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del w:id="27312" w:author="PR Preview" w:date="2026-01-01T00:00:00Z">
        <w:r>
          <w:delText xml:space="preserve"> </w:delText>
        </w:r>
      </w:del>
      <w:del w:id="27313" w:author="PR Preview" w:date="2026-01-01T00:00:00Z">
        <w:r>
          <w:delText xml:space="preserve">are invertible (</w:delText>
        </w:r>
      </w:del>
      <w:hyperlink w:anchor="thm-gram-invertible">
        <w:del w:id="27314" w:author="PR Preview" w:date="2026-01-01T00:00:00Z">
          <w:r>
            <w:rPr>
              <w:rStyle w:val="Hyperlink"/>
            </w:rPr>
            <w:delText xml:space="preserve">Theorem 87</w:delText>
          </w:r>
        </w:del>
      </w:hyperlink>
      <w:del w:id="27315" w:author="PR Preview" w:date="2026-01-01T00:00:00Z">
        <w:r>
          <w:delText xml:space="preserve">).</w:delText>
        </w:r>
      </w:del>
      <w:del w:id="27316" w:author="PR Preview" w:date="2026-01-01T00:00:00Z">
        <w:r>
          <w:delText xml:space="preserve"> </w:delText>
        </w:r>
      </w:del>
      <w:del w:id="27317" w:author="PR Preview" w:date="2026-01-01T00:00:00Z">
        <w:r>
          <w:delText xml:space="preserve">They are symmetric:</w:delText>
        </w:r>
      </w:del>
    </w:p>
    <w:p>
      <w:pPr>
        <w:pStyle w:val="FirstParagraph"/>
      </w:pPr>
      <w:ins w:id="27318" w:author="PR Preview" w:date="2026-01-01T00:00:00Z">
        <w:r>
          <w:t xml:space="preserve">So</w:t>
        </w:r>
      </w:ins>
      <w:ins w:id="27319" w:author="PR Preview" w:date="2026-01-01T00:00:00Z">
        <w:r>
          <w:t xml:space="preserve"> </w:t>
        </w:r>
      </w:ins>
      <m:oMath>
        <m:r>
          <m:rPr>
            <m:sty m:val="bi"/>
          </m:rPr>
          <m:t>C</m:t>
        </m:r>
      </m:oMath>
      <w:ins w:id="27320" w:author="PR Preview" w:date="2026-01-01T00:00:00Z">
        <w:r>
          <w:t xml:space="preserve"> </w:t>
        </w:r>
      </w:ins>
      <w:ins w:id="27321" w:author="PR Preview" w:date="2026-01-01T00:00:00Z">
        <w:r>
          <w:t xml:space="preserve">and</w:t>
        </w:r>
      </w:ins>
      <w:ins w:id="27322" w:author="PR Preview" w:date="2026-01-01T00:00:00Z">
        <w:r>
          <w:t xml:space="preserve"> </w:t>
        </w:r>
      </w:ins>
      <m:oMath>
        <m:sSup>
          <m:e>
            <m:r>
              <m:rPr>
                <m:sty m:val="bi"/>
              </m:rPr>
              <m:t>R</m:t>
            </m:r>
          </m:e>
          <m:sup>
            <m:r>
              <m:rPr>
                <m:sty m:val="p"/>
              </m:rPr>
              <m:t>⊤</m:t>
            </m:r>
          </m:sup>
        </m:sSup>
      </m:oMath>
      <w:ins w:id="27323" w:author="PR Preview" w:date="2026-01-01T00:00:00Z">
        <w:r>
          <w:t xml:space="preserve"> </w:t>
        </w:r>
      </w:ins>
      <w:ins w:id="27324" w:author="PR Preview" w:date="2026-01-01T00:00:00Z">
        <w:r>
          <w:t xml:space="preserve">have full column rank</w:t>
        </w:r>
      </w:ins>
      <w:ins w:id="27325" w:author="PR Preview" w:date="2026-01-01T00:00:00Z">
        <w:r>
          <w:t xml:space="preserve"> </w:t>
        </w:r>
      </w:ins>
      <m:oMath>
        <m:r>
          <m:t>r</m:t>
        </m:r>
      </m:oMath>
      <w:ins w:id="27326" w:author="PR Preview" w:date="2026-01-01T00:00:00Z">
        <w:r>
          <w:t xml:space="preserve">,</w:t>
        </w:r>
      </w:ins>
      <w:ins w:id="27327" w:author="PR Preview" w:date="2026-01-01T00:00:00Z">
        <w:r>
          <w:t xml:space="preserve"> </w:t>
        </w:r>
      </w:ins>
      <w:ins w:id="27328" w:author="PR Preview" w:date="2026-01-01T00:00:00Z">
        <w:r>
          <w:t xml:space="preserve">and</w:t>
        </w:r>
      </w:ins>
      <w:ins w:id="27329" w:author="PR Preview" w:date="2026-01-01T00:00:00Z">
        <w:r>
          <w:t xml:space="preserve"> </w:t>
        </w:r>
      </w:ins>
      <m:oMath>
        <m:sSup>
          <m:e>
            <m:r>
              <m:rPr>
                <m:sty m:val="bi"/>
              </m:rPr>
              <m:t>C</m:t>
            </m:r>
          </m:e>
          <m:sup>
            <m:r>
              <m:rPr>
                <m:sty m:val="p"/>
              </m:rPr>
              <m:t>⊤</m:t>
            </m:r>
          </m:sup>
        </m:sSup>
        <m:r>
          <m:rPr>
            <m:sty m:val="bi"/>
          </m:rPr>
          <m:t>C</m:t>
        </m:r>
      </m:oMath>
      <w:ins w:id="27330" w:author="PR Preview" w:date="2026-01-01T00:00:00Z">
        <w:r>
          <w:t xml:space="preserve"> </w:t>
        </w:r>
      </w:ins>
      <w:ins w:id="27331" w:author="PR Preview" w:date="2026-01-01T00:00:00Z">
        <w:r>
          <w:t xml:space="preserve">and</w:t>
        </w:r>
      </w:ins>
      <w:ins w:id="27332" w:author="PR Preview" w:date="2026-01-01T00:00:00Z">
        <w:r>
          <w:t xml:space="preserve"> </w:t>
        </w:r>
      </w:ins>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ins w:id="27333" w:author="PR Preview" w:date="2026-01-01T00:00:00Z">
        <w:r>
          <w:t xml:space="preserve"> </w:t>
        </w:r>
      </w:ins>
      <w:ins w:id="27334" w:author="PR Preview" w:date="2026-01-01T00:00:00Z">
        <w:r>
          <w:t xml:space="preserve">are invertible (</w:t>
        </w:r>
      </w:ins>
      <w:hyperlink w:anchor="thm-gram-invertible">
        <w:ins w:id="27335" w:author="PR Preview" w:date="2026-01-01T00:00:00Z">
          <w:r>
            <w:rPr>
              <w:rStyle w:val="Hyperlink"/>
            </w:rPr>
            <w:t xml:space="preserve">Theorem 88</w:t>
          </w:r>
        </w:ins>
      </w:hyperlink>
      <w:ins w:id="27336" w:author="PR Preview" w:date="2026-01-01T00:00:00Z">
        <w:r>
          <w:t xml:space="preserve">).</w:t>
        </w:r>
      </w:ins>
      <w:ins w:id="27337" w:author="PR Preview" w:date="2026-01-01T00:00:00Z">
        <w:r>
          <w:t xml:space="preserve"> </w:t>
        </w:r>
      </w:ins>
      <w:ins w:id="27338" w:author="PR Preview" w:date="2026-01-01T00:00:00Z">
        <w:r>
          <w:t xml:space="preserve">They are symmetric:</w:t>
        </w:r>
      </w:ins>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82" w:name="exm-moore-penrose-exists"/>
    <w:p>
      <w:pPr>
        <w:pStyle w:val="FirstParagraph"/>
      </w:pPr>
      <w:del w:id="27339" w:author="PR Preview" w:date="2026-01-01T00:00:00Z">
        <w:r>
          <w:rPr>
            <w:b/>
            <w:bCs/>
          </w:rPr>
          <w:delText xml:space="preserve">Example 176 (The Moore-Penrose inverse of a rank-one matrix)</w:delText>
        </w:r>
      </w:del>
      <w:del w:id="27340" w:author="PR Preview" w:date="2026-01-01T00:00:00Z">
        <w:r>
          <w:delText xml:space="preserve"> </w:delText>
        </w:r>
      </w:del>
      <w:del w:id="27341" w:author="PR Preview" w:date="2026-01-01T00:00:00Z">
        <w:r>
          <w:delText xml:space="preserve">For</w:delText>
        </w:r>
      </w:del>
      <w:del w:id="27342" w:author="PR Preview" w:date="2026-01-01T00:00:00Z">
        <w:r>
          <w:delText xml:space="preserve"> </w:delText>
        </w:r>
      </w:del>
      <m:oMath>
        <m:r>
          <m:rPr>
            <m:sty m:val="bi"/>
          </m:rPr>
          <m:t>A</m:t>
        </m:r>
      </m:oMath>
      <w:del w:id="27343" w:author="PR Preview" w:date="2026-01-01T00:00:00Z">
        <w:r>
          <w:delText xml:space="preserve"> </w:delText>
        </w:r>
      </w:del>
      <w:del w:id="27344" w:author="PR Preview" w:date="2026-01-01T00:00:00Z">
        <w:r>
          <w:delText xml:space="preserve">in</w:delText>
        </w:r>
      </w:del>
      <w:del w:id="27345" w:author="PR Preview" w:date="2026-01-01T00:00:00Z">
        <w:r>
          <w:delText xml:space="preserve"> </w:delText>
        </w:r>
      </w:del>
      <w:hyperlink w:anchor="exm-column-space">
        <w:del w:id="27346" w:author="PR Preview" w:date="2026-01-01T00:00:00Z">
          <w:r>
            <w:rPr>
              <w:rStyle w:val="Hyperlink"/>
            </w:rPr>
            <w:delText xml:space="preserve">Example 56</w:delText>
          </w:r>
        </w:del>
      </w:hyperlink>
      <w:del w:id="27347" w:author="PR Preview" w:date="2026-01-01T00:00:00Z">
        <w:r>
          <w:delText xml:space="preserve">, the rank factorization</w:delText>
        </w:r>
      </w:del>
      <w:del w:id="27348" w:author="PR Preview" w:date="2026-01-01T00:00:00Z">
        <w:r>
          <w:delText xml:space="preserve"> </w:delText>
        </w:r>
      </w:del>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del w:id="27349" w:author="PR Preview" w:date="2026-01-01T00:00:00Z">
        <w:r>
          <w:delText xml:space="preserve">,</w:delText>
        </w:r>
      </w:del>
      <w:del w:id="27350" w:author="PR Preview" w:date="2026-01-01T00:00:00Z">
        <w:r>
          <w:delText xml:space="preserve"> </w:delText>
        </w:r>
      </w:del>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del w:id="27351" w:author="PR Preview" w:date="2026-01-01T00:00:00Z">
        <w:r>
          <w:delText xml:space="preserve"> </w:delText>
        </w:r>
      </w:del>
      <w:del w:id="27352" w:author="PR Preview" w:date="2026-01-01T00:00:00Z">
        <w:r>
          <w:delText xml:space="preserve">(</w:delText>
        </w:r>
      </w:del>
      <w:hyperlink w:anchor="exm-rank-factorization">
        <w:del w:id="27353" w:author="PR Preview" w:date="2026-01-01T00:00:00Z">
          <w:r>
            <w:rPr>
              <w:rStyle w:val="Hyperlink"/>
            </w:rPr>
            <w:delText xml:space="preserve">Example 77</w:delText>
          </w:r>
        </w:del>
      </w:hyperlink>
      <w:del w:id="27354" w:author="PR Preview" w:date="2026-01-01T00:00:00Z">
        <w:r>
          <w:delText xml:space="preserve">) gives</w:delText>
        </w:r>
      </w:del>
    </w:p>
    <w:p>
      <w:pPr>
        <w:pStyle w:val="FirstParagraph"/>
      </w:pPr>
      <w:ins w:id="27355" w:author="PR Preview" w:date="2026-01-01T00:00:00Z">
        <w:r>
          <w:rPr>
            <w:b/>
            <w:bCs/>
          </w:rPr>
          <w:t xml:space="preserve">Example 178 (The Moore-Penrose inverse of a rank-one matrix)</w:t>
        </w:r>
      </w:ins>
      <w:ins w:id="27356" w:author="PR Preview" w:date="2026-01-01T00:00:00Z">
        <w:r>
          <w:t xml:space="preserve"> </w:t>
        </w:r>
      </w:ins>
      <w:ins w:id="27357" w:author="PR Preview" w:date="2026-01-01T00:00:00Z">
        <w:r>
          <w:t xml:space="preserve">For</w:t>
        </w:r>
      </w:ins>
      <w:ins w:id="27358" w:author="PR Preview" w:date="2026-01-01T00:00:00Z">
        <w:r>
          <w:t xml:space="preserve"> </w:t>
        </w:r>
      </w:ins>
      <m:oMath>
        <m:r>
          <m:rPr>
            <m:sty m:val="bi"/>
          </m:rPr>
          <m:t>A</m:t>
        </m:r>
      </m:oMath>
      <w:ins w:id="27359" w:author="PR Preview" w:date="2026-01-01T00:00:00Z">
        <w:r>
          <w:t xml:space="preserve"> </w:t>
        </w:r>
      </w:ins>
      <w:ins w:id="27360" w:author="PR Preview" w:date="2026-01-01T00:00:00Z">
        <w:r>
          <w:t xml:space="preserve">in</w:t>
        </w:r>
      </w:ins>
      <w:ins w:id="27361" w:author="PR Preview" w:date="2026-01-01T00:00:00Z">
        <w:r>
          <w:t xml:space="preserve"> </w:t>
        </w:r>
      </w:ins>
      <w:hyperlink w:anchor="exm-column-space">
        <w:ins w:id="27362" w:author="PR Preview" w:date="2026-01-01T00:00:00Z">
          <w:r>
            <w:rPr>
              <w:rStyle w:val="Hyperlink"/>
            </w:rPr>
            <w:t xml:space="preserve">Example 56</w:t>
          </w:r>
        </w:ins>
      </w:hyperlink>
      <w:ins w:id="27363" w:author="PR Preview" w:date="2026-01-01T00:00:00Z">
        <w:r>
          <w:t xml:space="preserve">, the rank factorization</w:t>
        </w:r>
      </w:ins>
      <w:ins w:id="27364" w:author="PR Preview" w:date="2026-01-01T00:00:00Z">
        <w:r>
          <w:t xml:space="preserve"> </w:t>
        </w:r>
      </w:ins>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ins w:id="27365" w:author="PR Preview" w:date="2026-01-01T00:00:00Z">
        <w:r>
          <w:t xml:space="preserve">,</w:t>
        </w:r>
      </w:ins>
      <w:ins w:id="27366" w:author="PR Preview" w:date="2026-01-01T00:00:00Z">
        <w:r>
          <w:t xml:space="preserve"> </w:t>
        </w:r>
      </w:ins>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ins w:id="27367" w:author="PR Preview" w:date="2026-01-01T00:00:00Z">
        <w:r>
          <w:t xml:space="preserve"> </w:t>
        </w:r>
      </w:ins>
      <w:ins w:id="27368" w:author="PR Preview" w:date="2026-01-01T00:00:00Z">
        <w:r>
          <w:t xml:space="preserve">(</w:t>
        </w:r>
      </w:ins>
      <w:hyperlink w:anchor="exm-rank-factorization">
        <w:ins w:id="27369" w:author="PR Preview" w:date="2026-01-01T00:00:00Z">
          <w:r>
            <w:rPr>
              <w:rStyle w:val="Hyperlink"/>
            </w:rPr>
            <w:t xml:space="preserve">Example 77</w:t>
          </w:r>
        </w:ins>
      </w:hyperlink>
      <w:ins w:id="27370" w:author="PR Preview" w:date="2026-01-01T00:00:00Z">
        <w:r>
          <w:t xml:space="preserve">) gives</w:t>
        </w:r>
      </w:ins>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2"/>
    <w:bookmarkStart w:id="583" w:name="def-consistent-system"/>
    <w:p>
      <w:pPr>
        <w:pStyle w:val="BodyText"/>
      </w:pPr>
      <w:del w:id="27371" w:author="PR Preview" w:date="2026-01-01T00:00:00Z">
        <w:r>
          <w:rPr>
            <w:b/>
            <w:bCs/>
          </w:rPr>
          <w:delText xml:space="preserve">Definition 111 (Consistent linear system)</w:delText>
        </w:r>
      </w:del>
      <w:del w:id="27372" w:author="PR Preview" w:date="2026-01-01T00:00:00Z">
        <w:r>
          <w:delText xml:space="preserve"> </w:delText>
        </w:r>
      </w:del>
      <w:del w:id="27373" w:author="PR Preview" w:date="2026-01-01T00:00:00Z">
        <w:r>
          <w:delText xml:space="preserve">A linear system (</w:delText>
        </w:r>
      </w:del>
      <w:hyperlink w:anchor="def-linear-system">
        <w:del w:id="27374" w:author="PR Preview" w:date="2026-01-01T00:00:00Z">
          <w:r>
            <w:rPr>
              <w:rStyle w:val="Hyperlink"/>
            </w:rPr>
            <w:delText xml:space="preserve">Definition 33</w:delText>
          </w:r>
        </w:del>
      </w:hyperlink>
      <w:del w:id="27375" w:author="PR Preview" w:date="2026-01-01T00:00:00Z">
        <w:r>
          <w:delText xml:space="preserve">)</w:delText>
        </w:r>
      </w:del>
      <w:del w:id="27376" w:author="PR Preview" w:date="2026-01-01T00:00:00Z">
        <w:r>
          <w:delText xml:space="preserve"> </w:delText>
        </w:r>
      </w:del>
      <m:oMath>
        <m:r>
          <m:rPr>
            <m:sty m:val="bi"/>
          </m:rPr>
          <m:t>A</m:t>
        </m:r>
        <m:limLow>
          <m:e>
            <m:r>
              <m:t>x</m:t>
            </m:r>
          </m:e>
          <m:lim>
            <m:r>
              <m:rPr>
                <m:sty m:val="p"/>
              </m:rPr>
              <m:t>∼</m:t>
            </m:r>
          </m:lim>
        </m:limLow>
        <m:r>
          <m:rPr>
            <m:sty m:val="p"/>
          </m:rPr>
          <m:t>=</m:t>
        </m:r>
        <m:limLow>
          <m:e>
            <m:r>
              <m:t>b</m:t>
            </m:r>
          </m:e>
          <m:lim>
            <m:r>
              <m:rPr>
                <m:sty m:val="p"/>
              </m:rPr>
              <m:t>∼</m:t>
            </m:r>
          </m:lim>
        </m:limLow>
      </m:oMath>
      <w:del w:id="27377" w:author="PR Preview" w:date="2026-01-01T00:00:00Z">
        <w:r>
          <w:delText xml:space="preserve">,</w:delText>
        </w:r>
      </w:del>
      <w:del w:id="27378" w:author="PR Preview" w:date="2026-01-01T00:00:00Z">
        <w:r>
          <w:delText xml:space="preserve"> </w:delText>
        </w:r>
      </w:del>
      <w:del w:id="27379" w:author="PR Preview" w:date="2026-01-01T00:00:00Z">
        <w:r>
          <w:delText xml:space="preserve">with</w:delText>
        </w:r>
      </w:del>
      <w:del w:id="27380" w:author="PR Preview" w:date="2026-01-01T00:00:00Z">
        <w:r>
          <w:delText xml:space="preserve"> </w:delText>
        </w:r>
      </w:del>
      <m:oMath>
        <m:r>
          <m:rPr>
            <m:sty m:val="bi"/>
          </m:rPr>
          <m:t>A</m:t>
        </m:r>
      </m:oMath>
      <w:del w:id="27381" w:author="PR Preview" w:date="2026-01-01T00:00:00Z">
        <w:r>
          <w:delText xml:space="preserve"> </w:delText>
        </w:r>
      </w:del>
      <w:del w:id="27382" w:author="PR Preview" w:date="2026-01-01T00:00:00Z">
        <w:r>
          <w:delText xml:space="preserve">an</w:delText>
        </w:r>
      </w:del>
      <w:del w:id="27383" w:author="PR Preview" w:date="2026-01-01T00:00:00Z">
        <w:r>
          <w:delText xml:space="preserve"> </w:delText>
        </w:r>
      </w:del>
      <m:oMath>
        <m:r>
          <m:t>m</m:t>
        </m:r>
        <m:r>
          <m:rPr>
            <m:sty m:val="p"/>
          </m:rPr>
          <m:t>×</m:t>
        </m:r>
        <m:r>
          <m:t>n</m:t>
        </m:r>
      </m:oMath>
      <w:del w:id="27384" w:author="PR Preview" w:date="2026-01-01T00:00:00Z">
        <w:r>
          <w:delText xml:space="preserve"> </w:delText>
        </w:r>
      </w:del>
      <w:del w:id="27385" w:author="PR Preview" w:date="2026-01-01T00:00:00Z">
        <w:r>
          <w:delText xml:space="preserve">matrix and</w:delText>
        </w:r>
      </w:del>
      <w:del w:id="27386" w:author="PR Preview" w:date="2026-01-01T00:00:00Z">
        <w:r>
          <w:delText xml:space="preserve"> </w:delText>
        </w:r>
      </w:del>
      <m:oMath>
        <m:limLow>
          <m:e>
            <m:r>
              <m:t>b</m:t>
            </m:r>
          </m:e>
          <m:lim>
            <m:r>
              <m:rPr>
                <m:sty m:val="p"/>
              </m:rPr>
              <m:t>∼</m:t>
            </m:r>
          </m:lim>
        </m:limLow>
        <m:r>
          <m:rPr>
            <m:sty m:val="p"/>
          </m:rPr>
          <m:t>∈</m:t>
        </m:r>
        <m:sSup>
          <m:e>
            <m:r>
              <m:rPr>
                <m:scr m:val="double-struck"/>
                <m:sty m:val="p"/>
              </m:rPr>
              <m:t>R</m:t>
            </m:r>
          </m:e>
          <m:sup>
            <m:r>
              <m:t>m</m:t>
            </m:r>
          </m:sup>
        </m:sSup>
      </m:oMath>
      <w:del w:id="27387" w:author="PR Preview" w:date="2026-01-01T00:00:00Z">
        <w:r>
          <w:delText xml:space="preserve">,</w:delText>
        </w:r>
      </w:del>
      <w:del w:id="27388" w:author="PR Preview" w:date="2026-01-01T00:00:00Z">
        <w:r>
          <w:delText xml:space="preserve"> </w:delText>
        </w:r>
      </w:del>
      <w:del w:id="27389" w:author="PR Preview" w:date="2026-01-01T00:00:00Z">
        <w:r>
          <w:delText xml:space="preserve">is</w:delText>
        </w:r>
      </w:del>
      <w:del w:id="27390" w:author="PR Preview" w:date="2026-01-01T00:00:00Z">
        <w:r>
          <w:delText xml:space="preserve"> </w:delText>
        </w:r>
      </w:del>
      <w:del w:id="27391" w:author="PR Preview" w:date="2026-01-01T00:00:00Z">
        <w:r>
          <w:rPr>
            <w:b/>
            <w:bCs/>
          </w:rPr>
          <w:delText xml:space="preserve">consistent</w:delText>
        </w:r>
      </w:del>
      <w:del w:id="27392" w:author="PR Preview" w:date="2026-01-01T00:00:00Z">
        <w:r>
          <w:delText xml:space="preserve"> </w:delText>
        </w:r>
      </w:del>
      <w:del w:id="27393" w:author="PR Preview" w:date="2026-01-01T00:00:00Z">
        <w:r>
          <w:delText xml:space="preserve">if it has at least one solution</w:delText>
        </w:r>
      </w:del>
      <w:del w:id="27394" w:author="PR Preview" w:date="2026-01-01T00:00:00Z">
        <w:r>
          <w:delText xml:space="preserve"> </w:delText>
        </w:r>
      </w:del>
      <m:oMath>
        <m:limLow>
          <m:e>
            <m:r>
              <m:t>x</m:t>
            </m:r>
          </m:e>
          <m:lim>
            <m:r>
              <m:rPr>
                <m:sty m:val="p"/>
              </m:rPr>
              <m:t>∼</m:t>
            </m:r>
          </m:lim>
        </m:limLow>
        <m:r>
          <m:rPr>
            <m:sty m:val="p"/>
          </m:rPr>
          <m:t>∈</m:t>
        </m:r>
        <m:sSup>
          <m:e>
            <m:r>
              <m:rPr>
                <m:scr m:val="double-struck"/>
                <m:sty m:val="p"/>
              </m:rPr>
              <m:t>R</m:t>
            </m:r>
          </m:e>
          <m:sup>
            <m:r>
              <m:t>n</m:t>
            </m:r>
          </m:sup>
        </m:sSup>
      </m:oMath>
      <w:del w:id="27395" w:author="PR Preview" w:date="2026-01-01T00:00:00Z">
        <w:r>
          <w:delText xml:space="preserve">,</w:delText>
        </w:r>
      </w:del>
      <w:del w:id="27396" w:author="PR Preview" w:date="2026-01-01T00:00:00Z">
        <w:r>
          <w:delText xml:space="preserve"> </w:delText>
        </w:r>
      </w:del>
      <w:del w:id="27397" w:author="PR Preview" w:date="2026-01-01T00:00:00Z">
        <w:r>
          <w:delText xml:space="preserve">and</w:delText>
        </w:r>
      </w:del>
      <w:del w:id="27398" w:author="PR Preview" w:date="2026-01-01T00:00:00Z">
        <w:r>
          <w:delText xml:space="preserve"> </w:delText>
        </w:r>
      </w:del>
      <w:del w:id="27399" w:author="PR Preview" w:date="2026-01-01T00:00:00Z">
        <w:r>
          <w:rPr>
            <w:b/>
            <w:bCs/>
          </w:rPr>
          <w:delText xml:space="preserve">inconsistent</w:delText>
        </w:r>
      </w:del>
      <w:del w:id="27400" w:author="PR Preview" w:date="2026-01-01T00:00:00Z">
        <w:r>
          <w:delText xml:space="preserve"> </w:delText>
        </w:r>
      </w:del>
      <w:del w:id="27401" w:author="PR Preview" w:date="2026-01-01T00:00:00Z">
        <w:r>
          <w:delText xml:space="preserve">otherwise.</w:delText>
        </w:r>
      </w:del>
    </w:p>
    <w:p>
      <w:pPr>
        <w:pStyle w:val="BodyText"/>
      </w:pPr>
      <w:del w:id="27402" w:author="PR Preview" w:date="2026-01-01T00:00:00Z">
        <w:r>
          <w:rPr>
            <w:b/>
            <w:bCs/>
          </w:rPr>
          <w:delText xml:space="preserve">Example 177 (A consistent system and an inconsistent one)</w:delText>
        </w:r>
      </w:del>
      <w:del w:id="27403" w:author="PR Preview" w:date="2026-01-01T00:00:00Z">
        <w:r>
          <w:delText xml:space="preserve"> </w:delText>
        </w:r>
      </w:del>
      <w:del w:id="27404" w:author="PR Preview" w:date="2026-01-01T00:00:00Z">
        <w:r>
          <w:delText xml:space="preserve">With</w:delText>
        </w:r>
      </w:del>
      <w:del w:id="27405"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27406" w:author="PR Preview" w:date="2026-01-01T00:00:00Z">
        <w:r>
          <w:delText xml:space="preserve">,</w:delText>
        </w:r>
      </w:del>
      <w:del w:id="27407" w:author="PR Preview" w:date="2026-01-01T00:00:00Z">
        <w:r>
          <w:delText xml:space="preserve"> </w:delText>
        </w:r>
      </w:del>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del w:id="27408" w:author="PR Preview" w:date="2026-01-01T00:00:00Z">
        <w:r>
          <w:delText xml:space="preserve"> </w:delText>
        </w:r>
      </w:del>
      <w:del w:id="27409" w:author="PR Preview" w:date="2026-01-01T00:00:00Z">
        <w:r>
          <w:delText xml:space="preserve">(</w:delText>
        </w:r>
      </w:del>
      <w:hyperlink w:anchor="def-matvec-mult">
        <w:del w:id="27410" w:author="PR Preview" w:date="2026-01-01T00:00:00Z">
          <w:r>
            <w:rPr>
              <w:rStyle w:val="Hyperlink"/>
            </w:rPr>
            <w:delText xml:space="preserve">Definition 32</w:delText>
          </w:r>
        </w:del>
      </w:hyperlink>
      <w:del w:id="27411" w:author="PR Preview" w:date="2026-01-01T00:00:00Z">
        <w:r>
          <w:delText xml:space="preserve">).</w:delText>
        </w:r>
      </w:del>
    </w:p>
    <w:p>
      <w:pPr>
        <w:pStyle w:val="Compact"/>
        <w:numPr>
          <w:ilvl w:val="0"/>
          <w:numId w:val="1086"/>
        </w:numPr>
      </w:pPr>
      <m:oMath>
        <m:r>
          <m:rPr>
            <m:sty m:val="bi"/>
          </m:rPr>
          <m:t>A</m:t>
        </m:r>
        <m:limLow>
          <m:e>
            <m:r>
              <m:t>x</m:t>
            </m:r>
          </m:e>
          <m:lim>
            <m:r>
              <m:rPr>
                <m:sty m:val="p"/>
              </m:rPr>
              <m:t>∼</m:t>
            </m:r>
          </m:lim>
        </m:limLow>
        <m:r>
          <m:rPr>
            <m:sty m:val="p"/>
          </m:rPr>
          <m:t>=</m:t>
        </m:r>
        <m:r>
          <m:rPr>
            <m:sty m:val="p"/>
          </m:rPr>
          <m:t>(</m:t>
        </m:r>
        <m:r>
          <m:t>2</m:t>
        </m:r>
        <m:r>
          <m:rPr>
            <m:sty m:val="p"/>
          </m:rPr>
          <m:t>,</m:t>
        </m:r>
        <m:r>
          <m:t>0</m:t>
        </m:r>
        <m:r>
          <m:rPr>
            <m:sty m:val="p"/>
          </m:rPr>
          <m:t>)</m:t>
        </m:r>
      </m:oMath>
      <w:del w:id="27412" w:author="PR Preview" w:date="2026-01-01T00:00:00Z">
        <w:r>
          <w:delText xml:space="preserve"> </w:delText>
        </w:r>
      </w:del>
      <w:del w:id="27413" w:author="PR Preview" w:date="2026-01-01T00:00:00Z">
        <w:r>
          <w:delText xml:space="preserve">is consistent:</w:delText>
        </w:r>
      </w:del>
      <w:del w:id="27414" w:author="PR Preview" w:date="2026-01-01T00:00:00Z">
        <w:r>
          <w:delText xml:space="preserve"> </w:delText>
        </w:r>
      </w:del>
      <m:oMath>
        <m:limLow>
          <m:e>
            <m:r>
              <m:t>x</m:t>
            </m:r>
          </m:e>
          <m:lim>
            <m:r>
              <m:rPr>
                <m:sty m:val="p"/>
              </m:rPr>
              <m:t>∼</m:t>
            </m:r>
          </m:lim>
        </m:limLow>
        <m:r>
          <m:rPr>
            <m:sty m:val="p"/>
          </m:rPr>
          <m:t>=</m:t>
        </m:r>
        <m:r>
          <m:rPr>
            <m:sty m:val="p"/>
          </m:rPr>
          <m:t>(</m:t>
        </m:r>
        <m:r>
          <m:t>2</m:t>
        </m:r>
        <m:r>
          <m:rPr>
            <m:sty m:val="p"/>
          </m:rPr>
          <m:t>,</m:t>
        </m:r>
        <m:r>
          <m:t>0</m:t>
        </m:r>
        <m:r>
          <m:rPr>
            <m:sty m:val="p"/>
          </m:rPr>
          <m:t>)</m:t>
        </m:r>
      </m:oMath>
      <w:del w:id="27415" w:author="PR Preview" w:date="2026-01-01T00:00:00Z">
        <w:r>
          <w:delText xml:space="preserve"> </w:delText>
        </w:r>
      </w:del>
      <w:del w:id="27416" w:author="PR Preview" w:date="2026-01-01T00:00:00Z">
        <w:r>
          <w:delText xml:space="preserve">is a solution.</w:delText>
        </w:r>
      </w:del>
    </w:p>
    <w:p>
      <w:pPr>
        <w:pStyle w:val="Compact"/>
        <w:numPr>
          <w:ilvl w:val="0"/>
          <w:numId w:val="1086"/>
        </w:numPr>
      </w:pPr>
      <m:oMath>
        <m:r>
          <m:rPr>
            <m:sty m:val="bi"/>
          </m:rPr>
          <m:t>A</m:t>
        </m:r>
        <m:limLow>
          <m:e>
            <m:r>
              <m:t>x</m:t>
            </m:r>
          </m:e>
          <m:lim>
            <m:r>
              <m:rPr>
                <m:sty m:val="p"/>
              </m:rPr>
              <m:t>∼</m:t>
            </m:r>
          </m:lim>
        </m:limLow>
        <m:r>
          <m:rPr>
            <m:sty m:val="p"/>
          </m:rPr>
          <m:t>=</m:t>
        </m:r>
        <m:r>
          <m:rPr>
            <m:sty m:val="p"/>
          </m:rPr>
          <m:t>(</m:t>
        </m:r>
        <m:r>
          <m:t>2</m:t>
        </m:r>
        <m:r>
          <m:rPr>
            <m:sty m:val="p"/>
          </m:rPr>
          <m:t>,</m:t>
        </m:r>
        <m:r>
          <m:t>1</m:t>
        </m:r>
        <m:r>
          <m:rPr>
            <m:sty m:val="p"/>
          </m:rPr>
          <m:t>)</m:t>
        </m:r>
      </m:oMath>
      <w:del w:id="27417" w:author="PR Preview" w:date="2026-01-01T00:00:00Z">
        <w:r>
          <w:delText xml:space="preserve"> </w:delText>
        </w:r>
      </w:del>
      <w:del w:id="27418" w:author="PR Preview" w:date="2026-01-01T00:00:00Z">
        <w:r>
          <w:delText xml:space="preserve">is inconsistent:</w:delText>
        </w:r>
      </w:del>
      <w:del w:id="27419" w:author="PR Preview" w:date="2026-01-01T00:00:00Z">
        <w:r>
          <w:delText xml:space="preserve"> </w:delText>
        </w:r>
      </w:del>
      <w:del w:id="27420" w:author="PR Preview" w:date="2026-01-01T00:00:00Z">
        <w:r>
          <w:delText xml:space="preserve">the second entry of</w:delText>
        </w:r>
      </w:del>
      <w:del w:id="27421" w:author="PR Preview" w:date="2026-01-01T00:00:00Z">
        <w:r>
          <w:delText xml:space="preserve"> </w:delText>
        </w:r>
      </w:del>
      <m:oMath>
        <m:r>
          <m:rPr>
            <m:sty m:val="bi"/>
          </m:rPr>
          <m:t>A</m:t>
        </m:r>
        <m:limLow>
          <m:e>
            <m:r>
              <m:t>x</m:t>
            </m:r>
          </m:e>
          <m:lim>
            <m:r>
              <m:rPr>
                <m:sty m:val="p"/>
              </m:rPr>
              <m:t>∼</m:t>
            </m:r>
          </m:lim>
        </m:limLow>
      </m:oMath>
      <w:del w:id="27422" w:author="PR Preview" w:date="2026-01-01T00:00:00Z">
        <w:r>
          <w:delText xml:space="preserve"> </w:delText>
        </w:r>
      </w:del>
      <w:del w:id="27423" w:author="PR Preview" w:date="2026-01-01T00:00:00Z">
        <w:r>
          <w:delText xml:space="preserve">is always</w:delText>
        </w:r>
      </w:del>
      <w:del w:id="27424" w:author="PR Preview" w:date="2026-01-01T00:00:00Z">
        <w:r>
          <w:delText xml:space="preserve"> </w:delText>
        </w:r>
      </w:del>
      <m:oMath>
        <m:r>
          <m:t>0</m:t>
        </m:r>
      </m:oMath>
      <w:del w:id="27425" w:author="PR Preview" w:date="2026-01-01T00:00:00Z">
        <w:r>
          <w:delText xml:space="preserve">, never</w:delText>
        </w:r>
      </w:del>
      <w:del w:id="27426" w:author="PR Preview" w:date="2026-01-01T00:00:00Z">
        <w:r>
          <w:delText xml:space="preserve"> </w:delText>
        </w:r>
      </w:del>
      <m:oMath>
        <m:r>
          <m:t>1</m:t>
        </m:r>
      </m:oMath>
      <w:del w:id="27427" w:author="PR Preview" w:date="2026-01-01T00:00:00Z">
        <w:r>
          <w:delText xml:space="preserve">.</w:delText>
        </w:r>
      </w:del>
    </w:p>
    <w:p>
      <w:pPr>
        <w:pStyle w:val="FirstParagraph"/>
      </w:pPr>
      <w:del w:id="27428" w:author="PR Preview" w:date="2026-01-01T00:00:00Z">
        <w:r>
          <w:rPr>
            <w:b/>
            <w:bCs/>
          </w:rPr>
          <w:delText xml:space="preserve">Theorem 99 (When a linear system has a solution)</w:delText>
        </w:r>
      </w:del>
      <w:del w:id="27429" w:author="PR Preview" w:date="2026-01-01T00:00:00Z">
        <w:r>
          <w:delText xml:space="preserve"> </w:delText>
        </w:r>
      </w:del>
      <w:del w:id="27430" w:author="PR Preview" w:date="2026-01-01T00:00:00Z">
        <w:r>
          <w:delText xml:space="preserve">Let</w:delText>
        </w:r>
      </w:del>
      <w:del w:id="27431" w:author="PR Preview" w:date="2026-01-01T00:00:00Z">
        <w:r>
          <w:delText xml:space="preserve"> </w:delText>
        </w:r>
      </w:del>
      <m:oMath>
        <m:r>
          <m:rPr>
            <m:sty m:val="bi"/>
          </m:rPr>
          <m:t>A</m:t>
        </m:r>
      </m:oMath>
      <w:del w:id="27432" w:author="PR Preview" w:date="2026-01-01T00:00:00Z">
        <w:r>
          <w:delText xml:space="preserve"> </w:delText>
        </w:r>
      </w:del>
      <w:del w:id="27433" w:author="PR Preview" w:date="2026-01-01T00:00:00Z">
        <w:r>
          <w:delText xml:space="preserve">be</w:delText>
        </w:r>
      </w:del>
      <w:del w:id="27434" w:author="PR Preview" w:date="2026-01-01T00:00:00Z">
        <w:r>
          <w:delText xml:space="preserve"> </w:delText>
        </w:r>
      </w:del>
      <m:oMath>
        <m:r>
          <m:t>m</m:t>
        </m:r>
        <m:r>
          <m:rPr>
            <m:sty m:val="p"/>
          </m:rPr>
          <m:t>×</m:t>
        </m:r>
        <m:r>
          <m:t>n</m:t>
        </m:r>
      </m:oMath>
      <w:del w:id="27435" w:author="PR Preview" w:date="2026-01-01T00:00:00Z">
        <w:r>
          <w:delText xml:space="preserve">, let</w:delText>
        </w:r>
      </w:del>
      <w:del w:id="27436" w:author="PR Preview" w:date="2026-01-01T00:00:00Z">
        <w:r>
          <w:delText xml:space="preserve"> </w:delText>
        </w:r>
      </w:del>
      <m:oMath>
        <m:limLow>
          <m:e>
            <m:r>
              <m:t>b</m:t>
            </m:r>
          </m:e>
          <m:lim>
            <m:r>
              <m:rPr>
                <m:sty m:val="p"/>
              </m:rPr>
              <m:t>∼</m:t>
            </m:r>
          </m:lim>
        </m:limLow>
        <m:r>
          <m:rPr>
            <m:sty m:val="p"/>
          </m:rPr>
          <m:t>∈</m:t>
        </m:r>
        <m:sSup>
          <m:e>
            <m:r>
              <m:rPr>
                <m:scr m:val="double-struck"/>
                <m:sty m:val="p"/>
              </m:rPr>
              <m:t>R</m:t>
            </m:r>
          </m:e>
          <m:sup>
            <m:r>
              <m:t>m</m:t>
            </m:r>
          </m:sup>
        </m:sSup>
      </m:oMath>
      <w:del w:id="27437" w:author="PR Preview" w:date="2026-01-01T00:00:00Z">
        <w:r>
          <w:delText xml:space="preserve">,</w:delText>
        </w:r>
      </w:del>
      <w:del w:id="27438" w:author="PR Preview" w:date="2026-01-01T00:00:00Z">
        <w:r>
          <w:delText xml:space="preserve"> </w:delText>
        </w:r>
      </w:del>
      <w:del w:id="27439" w:author="PR Preview" w:date="2026-01-01T00:00:00Z">
        <w:r>
          <w:delText xml:space="preserve">and let</w:delText>
        </w:r>
      </w:del>
      <w:del w:id="27440" w:author="PR Preview" w:date="2026-01-01T00:00:00Z">
        <w:r>
          <w:delText xml:space="preserve"> </w:delText>
        </w:r>
      </w:del>
      <m:oMath>
        <m:r>
          <m:rPr>
            <m:sty m:val="bi"/>
          </m:rPr>
          <m:t>G</m:t>
        </m:r>
      </m:oMath>
      <w:del w:id="27441" w:author="PR Preview" w:date="2026-01-01T00:00:00Z">
        <w:r>
          <w:delText xml:space="preserve"> </w:delText>
        </w:r>
      </w:del>
      <w:del w:id="27442" w:author="PR Preview" w:date="2026-01-01T00:00:00Z">
        <w:r>
          <w:delText xml:space="preserve">be any generalized inverse of</w:delText>
        </w:r>
      </w:del>
      <w:del w:id="27443" w:author="PR Preview" w:date="2026-01-01T00:00:00Z">
        <w:r>
          <w:delText xml:space="preserve"> </w:delText>
        </w:r>
      </w:del>
      <m:oMath>
        <m:r>
          <m:rPr>
            <m:sty m:val="bi"/>
          </m:rPr>
          <m:t>A</m:t>
        </m:r>
      </m:oMath>
      <w:del w:id="27444" w:author="PR Preview" w:date="2026-01-01T00:00:00Z">
        <w:r>
          <w:delText xml:space="preserve"> </w:delText>
        </w:r>
      </w:del>
      <w:del w:id="27445" w:author="PR Preview" w:date="2026-01-01T00:00:00Z">
        <w:r>
          <w:delText xml:space="preserve">(</w:delText>
        </w:r>
      </w:del>
      <w:hyperlink w:anchor="def-generalized-inverse">
        <w:del w:id="27446" w:author="PR Preview" w:date="2026-01-01T00:00:00Z">
          <w:r>
            <w:rPr>
              <w:rStyle w:val="Hyperlink"/>
            </w:rPr>
            <w:delText xml:space="preserve">Definition 109</w:delText>
          </w:r>
        </w:del>
      </w:hyperlink>
      <w:del w:id="27447" w:author="PR Preview" w:date="2026-01-01T00:00:00Z">
        <w:r>
          <w:delText xml:space="preserve">).</w:delText>
        </w:r>
      </w:del>
      <w:del w:id="27448" w:author="PR Preview" w:date="2026-01-01T00:00:00Z">
        <w:r>
          <w:delText xml:space="preserve"> </w:delText>
        </w:r>
      </w:del>
      <w:del w:id="27449" w:author="PR Preview" w:date="2026-01-01T00:00:00Z">
        <w:r>
          <w:delText xml:space="preserve">The following statements are equivalent:</w:delText>
        </w:r>
      </w:del>
    </w:p>
    <w:p>
      <w:pPr>
        <w:pStyle w:val="Compact"/>
        <w:numPr>
          <w:ilvl w:val="0"/>
          <w:numId w:val="1087"/>
        </w:numPr>
      </w:pPr>
      <m:oMath>
        <m:r>
          <m:rPr>
            <m:sty m:val="bi"/>
          </m:rPr>
          <m:t>A</m:t>
        </m:r>
        <m:limLow>
          <m:e>
            <m:r>
              <m:t>x</m:t>
            </m:r>
          </m:e>
          <m:lim>
            <m:r>
              <m:rPr>
                <m:sty m:val="p"/>
              </m:rPr>
              <m:t>∼</m:t>
            </m:r>
          </m:lim>
        </m:limLow>
        <m:r>
          <m:rPr>
            <m:sty m:val="p"/>
          </m:rPr>
          <m:t>=</m:t>
        </m:r>
        <m:limLow>
          <m:e>
            <m:r>
              <m:t>b</m:t>
            </m:r>
          </m:e>
          <m:lim>
            <m:r>
              <m:rPr>
                <m:sty m:val="p"/>
              </m:rPr>
              <m:t>∼</m:t>
            </m:r>
          </m:lim>
        </m:limLow>
      </m:oMath>
      <w:del w:id="27450" w:author="PR Preview" w:date="2026-01-01T00:00:00Z">
        <w:r>
          <w:delText xml:space="preserve"> </w:delText>
        </w:r>
      </w:del>
      <w:del w:id="27451" w:author="PR Preview" w:date="2026-01-01T00:00:00Z">
        <w:r>
          <w:delText xml:space="preserve">is consistent (</w:delText>
        </w:r>
      </w:del>
      <w:hyperlink w:anchor="def-consistent-system">
        <w:del w:id="27452" w:author="PR Preview" w:date="2026-01-01T00:00:00Z">
          <w:r>
            <w:rPr>
              <w:rStyle w:val="Hyperlink"/>
            </w:rPr>
            <w:delText xml:space="preserve">Definition 111</w:delText>
          </w:r>
        </w:del>
      </w:hyperlink>
      <w:del w:id="27453" w:author="PR Preview" w:date="2026-01-01T00:00:00Z">
        <w:r>
          <w:delText xml:space="preserve">);</w:delText>
        </w:r>
      </w:del>
    </w:p>
    <w:p>
      <w:pPr>
        <w:pStyle w:val="Compact"/>
        <w:numPr>
          <w:ilvl w:val="0"/>
          <w:numId w:val="1087"/>
        </w:numPr>
      </w:pPr>
      <m:oMath>
        <m:limLow>
          <m:e>
            <m:r>
              <m:t>b</m:t>
            </m:r>
          </m:e>
          <m:lim>
            <m:r>
              <m:rPr>
                <m:sty m:val="p"/>
              </m:rPr>
              <m:t>∼</m:t>
            </m:r>
          </m:lim>
        </m:limLow>
        <m:r>
          <m:rPr>
            <m:sty m:val="p"/>
          </m:rPr>
          <m:t>∈</m:t>
        </m:r>
        <m:r>
          <m:rPr>
            <m:scr m:val="script"/>
            <m:sty m:val="p"/>
          </m:rPr>
          <m:t>C</m:t>
        </m:r>
        <m:r>
          <m:rPr>
            <m:sty m:val="p"/>
          </m:rPr>
          <m:t>(</m:t>
        </m:r>
        <m:r>
          <m:rPr>
            <m:sty m:val="bi"/>
          </m:rPr>
          <m:t>A</m:t>
        </m:r>
        <m:r>
          <m:rPr>
            <m:sty m:val="p"/>
          </m:rPr>
          <m:t>)</m:t>
        </m:r>
      </m:oMath>
      <w:del w:id="27454" w:author="PR Preview" w:date="2026-01-01T00:00:00Z">
        <w:r>
          <w:delText xml:space="preserve"> </w:delText>
        </w:r>
      </w:del>
      <w:del w:id="27455" w:author="PR Preview" w:date="2026-01-01T00:00:00Z">
        <w:r>
          <w:delText xml:space="preserve">(</w:delText>
        </w:r>
      </w:del>
      <w:hyperlink w:anchor="def-column-space">
        <w:del w:id="27456" w:author="PR Preview" w:date="2026-01-01T00:00:00Z">
          <w:r>
            <w:rPr>
              <w:rStyle w:val="Hyperlink"/>
            </w:rPr>
            <w:delText xml:space="preserve">Definition 52</w:delText>
          </w:r>
        </w:del>
      </w:hyperlink>
      <w:del w:id="27457" w:author="PR Preview" w:date="2026-01-01T00:00:00Z">
        <w:r>
          <w:delText xml:space="preserve">);</w:delText>
        </w:r>
      </w:del>
    </w:p>
    <w:p>
      <w:pPr>
        <w:pStyle w:val="Compact"/>
        <w:numPr>
          <w:ilvl w:val="0"/>
          <w:numId w:val="1087"/>
        </w:numPr>
      </w:pPr>
      <m:oMath>
        <m:r>
          <m:rPr>
            <m:sty m:val="bi"/>
          </m:rPr>
          <m:t>A</m:t>
        </m:r>
        <m:r>
          <m:rPr>
            <m:sty m:val="bi"/>
          </m:rPr>
          <m:t>G</m:t>
        </m:r>
        <m:limLow>
          <m:e>
            <m:r>
              <m:t>b</m:t>
            </m:r>
          </m:e>
          <m:lim>
            <m:r>
              <m:rPr>
                <m:sty m:val="p"/>
              </m:rPr>
              <m:t>∼</m:t>
            </m:r>
          </m:lim>
        </m:limLow>
        <m:r>
          <m:rPr>
            <m:sty m:val="p"/>
          </m:rPr>
          <m:t>=</m:t>
        </m:r>
        <m:limLow>
          <m:e>
            <m:r>
              <m:t>b</m:t>
            </m:r>
          </m:e>
          <m:lim>
            <m:r>
              <m:rPr>
                <m:sty m:val="p"/>
              </m:rPr>
              <m:t>∼</m:t>
            </m:r>
          </m:lim>
        </m:limLow>
      </m:oMath>
      <w:del w:id="27458" w:author="PR Preview" w:date="2026-01-01T00:00:00Z">
        <w:r>
          <w:delText xml:space="preserve">.</w:delText>
        </w:r>
      </w:del>
    </w:p>
    <w:p>
      <w:pPr>
        <w:pStyle w:val="FirstParagraph"/>
      </w:pPr>
      <w:del w:id="27459" w:author="PR Preview" w:date="2026-01-01T00:00:00Z">
        <w:r>
          <w:rPr>
            <w:i/>
            <w:iCs/>
          </w:rPr>
          <w:delText xml:space="preserve">Proof</w:delText>
        </w:r>
      </w:del>
      <w:del w:id="27460" w:author="PR Preview" w:date="2026-01-01T00:00:00Z">
        <w:r>
          <w:delText xml:space="preserve">. </w:delText>
        </w:r>
      </w:del>
      <w:del w:id="27461" w:author="PR Preview" w:date="2026-01-01T00:00:00Z">
        <w:r>
          <w:rPr>
            <w:b/>
            <w:bCs/>
          </w:rPr>
          <w:delText xml:space="preserve">1 and 2 are equivalent.</w:delText>
        </w:r>
      </w:del>
      <w:del w:id="27462" w:author="PR Preview" w:date="2026-01-01T00:00:00Z">
        <w:r>
          <w:delText xml:space="preserve"> </w:delText>
        </w:r>
      </w:del>
      <w:del w:id="27463" w:author="PR Preview" w:date="2026-01-01T00:00:00Z">
        <w:r>
          <w:delText xml:space="preserve">Statement 1 says</w:delText>
        </w:r>
      </w:del>
      <w:del w:id="27464" w:author="PR Preview" w:date="2026-01-01T00:00:00Z">
        <w:r>
          <w:delText xml:space="preserve"> </w:delText>
        </w:r>
      </w:del>
      <m:oMath>
        <m:limLow>
          <m:e>
            <m:r>
              <m:t>b</m:t>
            </m:r>
          </m:e>
          <m:lim>
            <m:r>
              <m:rPr>
                <m:sty m:val="p"/>
              </m:rPr>
              <m:t>∼</m:t>
            </m:r>
          </m:lim>
        </m:limLow>
        <m:r>
          <m:rPr>
            <m:sty m:val="p"/>
          </m:rPr>
          <m:t>=</m:t>
        </m:r>
        <m:r>
          <m:rPr>
            <m:sty m:val="bi"/>
          </m:rPr>
          <m:t>A</m:t>
        </m:r>
        <m:limLow>
          <m:e>
            <m:r>
              <m:t>x</m:t>
            </m:r>
          </m:e>
          <m:lim>
            <m:r>
              <m:rPr>
                <m:sty m:val="p"/>
              </m:rPr>
              <m:t>∼</m:t>
            </m:r>
          </m:lim>
        </m:limLow>
      </m:oMath>
      <w:del w:id="27465" w:author="PR Preview" w:date="2026-01-01T00:00:00Z">
        <w:r>
          <w:delText xml:space="preserve"> </w:delText>
        </w:r>
      </w:del>
      <w:del w:id="27466" w:author="PR Preview" w:date="2026-01-01T00:00:00Z">
        <w:r>
          <w:delText xml:space="preserve">for some</w:delText>
        </w:r>
      </w:del>
      <w:del w:id="27467" w:author="PR Preview" w:date="2026-01-01T00:00:00Z">
        <w:r>
          <w:delText xml:space="preserve"> </w:delText>
        </w:r>
      </w:del>
      <m:oMath>
        <m:limLow>
          <m:e>
            <m:r>
              <m:t>x</m:t>
            </m:r>
          </m:e>
          <m:lim>
            <m:r>
              <m:rPr>
                <m:sty m:val="p"/>
              </m:rPr>
              <m:t>∼</m:t>
            </m:r>
          </m:lim>
        </m:limLow>
      </m:oMath>
      <w:del w:id="27468" w:author="PR Preview" w:date="2026-01-01T00:00:00Z">
        <w:r>
          <w:delText xml:space="preserve"> </w:delText>
        </w:r>
      </w:del>
      <w:del w:id="27469" w:author="PR Preview" w:date="2026-01-01T00:00:00Z">
        <w:r>
          <w:delText xml:space="preserve">(</w:delText>
        </w:r>
      </w:del>
      <w:hyperlink w:anchor="def-consistent-system">
        <w:del w:id="27470" w:author="PR Preview" w:date="2026-01-01T00:00:00Z">
          <w:r>
            <w:rPr>
              <w:rStyle w:val="Hyperlink"/>
            </w:rPr>
            <w:delText xml:space="preserve">Definition 111</w:delText>
          </w:r>
        </w:del>
      </w:hyperlink>
      <w:del w:id="27471" w:author="PR Preview" w:date="2026-01-01T00:00:00Z">
        <w:r>
          <w:delText xml:space="preserve">), and</w:delText>
        </w:r>
      </w:del>
      <w:del w:id="27472" w:author="PR Preview" w:date="2026-01-01T00:00:00Z">
        <w:r>
          <w:delText xml:space="preserve"> </w:delText>
        </w:r>
      </w:del>
      <m:oMath>
        <m:r>
          <m:rPr>
            <m:scr m:val="script"/>
            <m:sty m:val="p"/>
          </m:rPr>
          <m:t>C</m:t>
        </m:r>
        <m:r>
          <m:rPr>
            <m:sty m:val="p"/>
          </m:rPr>
          <m:t>(</m:t>
        </m:r>
        <m:r>
          <m:rPr>
            <m:sty m:val="bi"/>
          </m:rPr>
          <m:t>A</m:t>
        </m:r>
        <m:r>
          <m:rPr>
            <m:sty m:val="p"/>
          </m:rPr>
          <m:t>)</m:t>
        </m:r>
      </m:oMath>
      <w:del w:id="27473" w:author="PR Preview" w:date="2026-01-01T00:00:00Z">
        <w:r>
          <w:delText xml:space="preserve"> </w:delText>
        </w:r>
      </w:del>
      <w:del w:id="27474" w:author="PR Preview" w:date="2026-01-01T00:00:00Z">
        <w:r>
          <w:delText xml:space="preserve">is the set of vectors</w:delText>
        </w:r>
      </w:del>
      <w:del w:id="27475" w:author="PR Preview" w:date="2026-01-01T00:00:00Z">
        <w:r>
          <w:delText xml:space="preserve"> </w:delText>
        </w:r>
      </w:del>
      <m:oMath>
        <m:r>
          <m:rPr>
            <m:sty m:val="bi"/>
          </m:rPr>
          <m:t>A</m:t>
        </m:r>
        <m:limLow>
          <m:e>
            <m:r>
              <m:t>x</m:t>
            </m:r>
          </m:e>
          <m:lim>
            <m:r>
              <m:rPr>
                <m:sty m:val="p"/>
              </m:rPr>
              <m:t>∼</m:t>
            </m:r>
          </m:lim>
        </m:limLow>
      </m:oMath>
      <w:del w:id="27476" w:author="PR Preview" w:date="2026-01-01T00:00:00Z">
        <w:r>
          <w:delText xml:space="preserve"> </w:delText>
        </w:r>
      </w:del>
      <w:del w:id="27477" w:author="PR Preview" w:date="2026-01-01T00:00:00Z">
        <w:r>
          <w:delText xml:space="preserve">(</w:delText>
        </w:r>
      </w:del>
      <w:hyperlink w:anchor="def-column-space">
        <w:del w:id="27478" w:author="PR Preview" w:date="2026-01-01T00:00:00Z">
          <w:r>
            <w:rPr>
              <w:rStyle w:val="Hyperlink"/>
            </w:rPr>
            <w:delText xml:space="preserve">Definition 52</w:delText>
          </w:r>
        </w:del>
      </w:hyperlink>
      <w:del w:id="27479" w:author="PR Preview" w:date="2026-01-01T00:00:00Z">
        <w:r>
          <w:delText xml:space="preserve">),</w:delText>
        </w:r>
      </w:del>
      <w:del w:id="27480" w:author="PR Preview" w:date="2026-01-01T00:00:00Z">
        <w:r>
          <w:delText xml:space="preserve"> </w:delText>
        </w:r>
      </w:del>
      <w:del w:id="27481" w:author="PR Preview" w:date="2026-01-01T00:00:00Z">
        <w:r>
          <w:delText xml:space="preserve">so</w:delText>
        </w:r>
      </w:del>
      <w:del w:id="27482" w:author="PR Preview" w:date="2026-01-01T00:00:00Z">
        <w:r>
          <w:delText xml:space="preserve"> </w:delText>
        </w:r>
      </w:del>
      <m:oMath>
        <m:limLow>
          <m:e>
            <m:r>
              <m:t>b</m:t>
            </m:r>
          </m:e>
          <m:lim>
            <m:r>
              <m:rPr>
                <m:sty m:val="p"/>
              </m:rPr>
              <m:t>∼</m:t>
            </m:r>
          </m:lim>
        </m:limLow>
      </m:oMath>
      <w:del w:id="27483" w:author="PR Preview" w:date="2026-01-01T00:00:00Z">
        <w:r>
          <w:delText xml:space="preserve"> </w:delText>
        </w:r>
      </w:del>
      <w:del w:id="27484" w:author="PR Preview" w:date="2026-01-01T00:00:00Z">
        <w:r>
          <w:delText xml:space="preserve">is in it exactly when</w:delText>
        </w:r>
      </w:del>
      <w:del w:id="27485" w:author="PR Preview" w:date="2026-01-01T00:00:00Z">
        <w:r>
          <w:delText xml:space="preserve"> </w:delText>
        </w:r>
      </w:del>
      <m:oMath>
        <m:limLow>
          <m:e>
            <m:r>
              <m:t>b</m:t>
            </m:r>
          </m:e>
          <m:lim>
            <m:r>
              <m:rPr>
                <m:sty m:val="p"/>
              </m:rPr>
              <m:t>∼</m:t>
            </m:r>
          </m:lim>
        </m:limLow>
        <m:r>
          <m:rPr>
            <m:sty m:val="p"/>
          </m:rPr>
          <m:t>=</m:t>
        </m:r>
        <m:r>
          <m:rPr>
            <m:sty m:val="bi"/>
          </m:rPr>
          <m:t>A</m:t>
        </m:r>
        <m:limLow>
          <m:e>
            <m:r>
              <m:t>x</m:t>
            </m:r>
          </m:e>
          <m:lim>
            <m:r>
              <m:rPr>
                <m:sty m:val="p"/>
              </m:rPr>
              <m:t>∼</m:t>
            </m:r>
          </m:lim>
        </m:limLow>
      </m:oMath>
      <w:del w:id="27486" w:author="PR Preview" w:date="2026-01-01T00:00:00Z">
        <w:r>
          <w:delText xml:space="preserve"> </w:delText>
        </w:r>
      </w:del>
      <w:del w:id="27487" w:author="PR Preview" w:date="2026-01-01T00:00:00Z">
        <w:r>
          <w:delText xml:space="preserve">for some</w:delText>
        </w:r>
      </w:del>
      <w:del w:id="27488" w:author="PR Preview" w:date="2026-01-01T00:00:00Z">
        <w:r>
          <w:delText xml:space="preserve"> </w:delText>
        </w:r>
      </w:del>
      <m:oMath>
        <m:limLow>
          <m:e>
            <m:r>
              <m:t>x</m:t>
            </m:r>
          </m:e>
          <m:lim>
            <m:r>
              <m:rPr>
                <m:sty m:val="p"/>
              </m:rPr>
              <m:t>∼</m:t>
            </m:r>
          </m:lim>
        </m:limLow>
      </m:oMath>
      <w:del w:id="27489" w:author="PR Preview" w:date="2026-01-01T00:00:00Z">
        <w:r>
          <w:delText xml:space="preserve">.</w:delText>
        </w:r>
      </w:del>
    </w:p>
    <w:p>
      <w:pPr>
        <w:pStyle w:val="BodyText"/>
      </w:pPr>
      <w:del w:id="27490" w:author="PR Preview" w:date="2026-01-01T00:00:00Z">
        <w:r>
          <w:rPr>
            <w:b/>
            <w:bCs/>
          </w:rPr>
          <w:delText xml:space="preserve">1 implies 3.</w:delText>
        </w:r>
      </w:del>
      <w:del w:id="27491" w:author="PR Preview" w:date="2026-01-01T00:00:00Z">
        <w:r>
          <w:delText xml:space="preserve"> </w:delText>
        </w:r>
      </w:del>
      <w:del w:id="27492" w:author="PR Preview" w:date="2026-01-01T00:00:00Z">
        <w:r>
          <w:delText xml:space="preserve">By</w:delText>
        </w:r>
      </w:del>
      <w:del w:id="27493" w:author="PR Preview" w:date="2026-01-01T00:00:00Z">
        <w:r>
          <w:delText xml:space="preserve"> </w:delText>
        </w:r>
      </w:del>
      <w:hyperlink w:anchor="thm-generalized-inverse-solves">
        <w:del w:id="27494" w:author="PR Preview" w:date="2026-01-01T00:00:00Z">
          <w:r>
            <w:rPr>
              <w:rStyle w:val="Hyperlink"/>
            </w:rPr>
            <w:delText xml:space="preserve">Theorem 95</w:delText>
          </w:r>
        </w:del>
      </w:hyperlink>
      <w:del w:id="27495" w:author="PR Preview" w:date="2026-01-01T00:00:00Z">
        <w:r>
          <w:delText xml:space="preserve">,</w:delText>
        </w:r>
      </w:del>
      <w:del w:id="27496" w:author="PR Preview" w:date="2026-01-01T00:00:00Z">
        <w:r>
          <w:delText xml:space="preserve"> </w:delText>
        </w:r>
      </w:del>
      <m:oMath>
        <m:r>
          <m:rPr>
            <m:sty m:val="bi"/>
          </m:rPr>
          <m:t>G</m:t>
        </m:r>
        <m:limLow>
          <m:e>
            <m:r>
              <m:t>b</m:t>
            </m:r>
          </m:e>
          <m:lim>
            <m:r>
              <m:rPr>
                <m:sty m:val="p"/>
              </m:rPr>
              <m:t>∼</m:t>
            </m:r>
          </m:lim>
        </m:limLow>
      </m:oMath>
      <w:del w:id="27497" w:author="PR Preview" w:date="2026-01-01T00:00:00Z">
        <w:r>
          <w:delText xml:space="preserve"> </w:delText>
        </w:r>
      </w:del>
      <w:del w:id="27498" w:author="PR Preview" w:date="2026-01-01T00:00:00Z">
        <w:r>
          <w:delText xml:space="preserve">is a solution,</w:delText>
        </w:r>
      </w:del>
      <w:del w:id="27499" w:author="PR Preview" w:date="2026-01-01T00:00:00Z">
        <w:r>
          <w:delText xml:space="preserve"> </w:delText>
        </w:r>
      </w:del>
      <w:del w:id="27500" w:author="PR Preview" w:date="2026-01-01T00:00:00Z">
        <w:r>
          <w:delText xml:space="preserve">so</w:delText>
        </w:r>
      </w:del>
      <w:del w:id="27501" w:author="PR Preview" w:date="2026-01-01T00:00:00Z">
        <w:r>
          <w:delText xml:space="preserve"> </w:delText>
        </w:r>
      </w:del>
      <m:oMath>
        <m:r>
          <m:rPr>
            <m:sty m:val="bi"/>
          </m:rPr>
          <m:t>A</m:t>
        </m:r>
        <m:r>
          <m:t> </m:t>
        </m:r>
        <m:r>
          <m:rPr>
            <m:sty m:val="p"/>
          </m:rPr>
          <m:t>(</m:t>
        </m:r>
        <m:r>
          <m:rPr>
            <m:sty m:val="bi"/>
          </m:rPr>
          <m:t>G</m:t>
        </m:r>
        <m:limLow>
          <m:e>
            <m:r>
              <m:t>b</m:t>
            </m:r>
          </m:e>
          <m:lim>
            <m:r>
              <m:rPr>
                <m:sty m:val="p"/>
              </m:rPr>
              <m:t>∼</m:t>
            </m:r>
          </m:lim>
        </m:limLow>
        <m:r>
          <m:rPr>
            <m:sty m:val="p"/>
          </m:rPr>
          <m:t>)</m:t>
        </m:r>
        <m:r>
          <m:rPr>
            <m:sty m:val="p"/>
          </m:rPr>
          <m:t>=</m:t>
        </m:r>
        <m:limLow>
          <m:e>
            <m:r>
              <m:t>b</m:t>
            </m:r>
          </m:e>
          <m:lim>
            <m:r>
              <m:rPr>
                <m:sty m:val="p"/>
              </m:rPr>
              <m:t>∼</m:t>
            </m:r>
          </m:lim>
        </m:limLow>
      </m:oMath>
      <w:del w:id="27502" w:author="PR Preview" w:date="2026-01-01T00:00:00Z">
        <w:r>
          <w:delText xml:space="preserve">,</w:delText>
        </w:r>
      </w:del>
      <w:del w:id="27503" w:author="PR Preview" w:date="2026-01-01T00:00:00Z">
        <w:r>
          <w:delText xml:space="preserve"> </w:delText>
        </w:r>
      </w:del>
      <w:del w:id="27504" w:author="PR Preview" w:date="2026-01-01T00:00:00Z">
        <w:r>
          <w:delText xml:space="preserve">which is statement 3 (</w:delText>
        </w:r>
      </w:del>
      <w:hyperlink w:anchor="thm-matmul-assoc">
        <w:del w:id="27505" w:author="PR Preview" w:date="2026-01-01T00:00:00Z">
          <w:r>
            <w:rPr>
              <w:rStyle w:val="Hyperlink"/>
            </w:rPr>
            <w:delText xml:space="preserve">Theorem 8</w:delText>
          </w:r>
        </w:del>
      </w:hyperlink>
      <w:del w:id="27506" w:author="PR Preview" w:date="2026-01-01T00:00:00Z">
        <w:r>
          <w:delText xml:space="preserve">).</w:delText>
        </w:r>
      </w:del>
    </w:p>
    <w:p>
      <w:pPr>
        <w:pStyle w:val="BodyText"/>
      </w:pPr>
      <w:del w:id="27507" w:author="PR Preview" w:date="2026-01-01T00:00:00Z">
        <w:r>
          <w:rPr>
            <w:b/>
            <w:bCs/>
          </w:rPr>
          <w:delText xml:space="preserve">3 implies 1.</w:delText>
        </w:r>
      </w:del>
      <w:del w:id="27508" w:author="PR Preview" w:date="2026-01-01T00:00:00Z">
        <w:r>
          <w:delText xml:space="preserve"> </w:delText>
        </w:r>
      </w:del>
      <w:del w:id="27509" w:author="PR Preview" w:date="2026-01-01T00:00:00Z">
        <w:r>
          <w:delText xml:space="preserve">If</w:delText>
        </w:r>
      </w:del>
      <w:del w:id="27510" w:author="PR Preview" w:date="2026-01-01T00:00:00Z">
        <w:r>
          <w:delText xml:space="preserve"> </w:delText>
        </w:r>
      </w:del>
      <m:oMath>
        <m:r>
          <m:rPr>
            <m:sty m:val="bi"/>
          </m:rPr>
          <m:t>A</m:t>
        </m:r>
        <m:r>
          <m:rPr>
            <m:sty m:val="bi"/>
          </m:rPr>
          <m:t>G</m:t>
        </m:r>
        <m:limLow>
          <m:e>
            <m:r>
              <m:t>b</m:t>
            </m:r>
          </m:e>
          <m:lim>
            <m:r>
              <m:rPr>
                <m:sty m:val="p"/>
              </m:rPr>
              <m:t>∼</m:t>
            </m:r>
          </m:lim>
        </m:limLow>
        <m:r>
          <m:rPr>
            <m:sty m:val="p"/>
          </m:rPr>
          <m:t>=</m:t>
        </m:r>
        <m:limLow>
          <m:e>
            <m:r>
              <m:t>b</m:t>
            </m:r>
          </m:e>
          <m:lim>
            <m:r>
              <m:rPr>
                <m:sty m:val="p"/>
              </m:rPr>
              <m:t>∼</m:t>
            </m:r>
          </m:lim>
        </m:limLow>
      </m:oMath>
      <w:del w:id="27511" w:author="PR Preview" w:date="2026-01-01T00:00:00Z">
        <w:r>
          <w:delText xml:space="preserve">,</w:delText>
        </w:r>
      </w:del>
      <w:del w:id="27512" w:author="PR Preview" w:date="2026-01-01T00:00:00Z">
        <w:r>
          <w:delText xml:space="preserve"> </w:delText>
        </w:r>
      </w:del>
      <w:del w:id="27513" w:author="PR Preview" w:date="2026-01-01T00:00:00Z">
        <w:r>
          <w:delText xml:space="preserve">then</w:delText>
        </w:r>
      </w:del>
      <w:del w:id="27514" w:author="PR Preview" w:date="2026-01-01T00:00:00Z">
        <w:r>
          <w:delText xml:space="preserve"> </w:delText>
        </w:r>
      </w:del>
      <m:oMath>
        <m:limLow>
          <m:e>
            <m:r>
              <m:t>x</m:t>
            </m:r>
          </m:e>
          <m:lim>
            <m:r>
              <m:rPr>
                <m:sty m:val="p"/>
              </m:rPr>
              <m:t>∼</m:t>
            </m:r>
          </m:lim>
        </m:limLow>
        <m:r>
          <m:rPr>
            <m:sty m:val="p"/>
          </m:rPr>
          <m:t>=</m:t>
        </m:r>
        <m:r>
          <m:rPr>
            <m:sty m:val="bi"/>
          </m:rPr>
          <m:t>G</m:t>
        </m:r>
        <m:limLow>
          <m:e>
            <m:r>
              <m:t>b</m:t>
            </m:r>
          </m:e>
          <m:lim>
            <m:r>
              <m:rPr>
                <m:sty m:val="p"/>
              </m:rPr>
              <m:t>∼</m:t>
            </m:r>
          </m:lim>
        </m:limLow>
      </m:oMath>
      <w:del w:id="27515" w:author="PR Preview" w:date="2026-01-01T00:00:00Z">
        <w:r>
          <w:delText xml:space="preserve"> </w:delText>
        </w:r>
      </w:del>
      <w:del w:id="27516" w:author="PR Preview" w:date="2026-01-01T00:00:00Z">
        <w:r>
          <w:delText xml:space="preserve">is a solution,</w:delText>
        </w:r>
      </w:del>
      <w:del w:id="27517" w:author="PR Preview" w:date="2026-01-01T00:00:00Z">
        <w:r>
          <w:delText xml:space="preserve"> </w:delText>
        </w:r>
      </w:del>
      <w:del w:id="27518" w:author="PR Preview" w:date="2026-01-01T00:00:00Z">
        <w:r>
          <w:delText xml:space="preserve">since</w:delText>
        </w:r>
      </w:del>
      <w:del w:id="27519" w:author="PR Preview" w:date="2026-01-01T00:00:00Z">
        <w:r>
          <w:delText xml:space="preserve"> </w:delText>
        </w:r>
      </w:del>
      <m:oMath>
        <m:r>
          <m:rPr>
            <m:sty m:val="bi"/>
          </m:rPr>
          <m:t>A</m:t>
        </m:r>
        <m:r>
          <m:t> </m:t>
        </m:r>
        <m:r>
          <m:rPr>
            <m:sty m:val="p"/>
          </m:rPr>
          <m:t>(</m:t>
        </m:r>
        <m:r>
          <m:rPr>
            <m:sty m:val="bi"/>
          </m:rPr>
          <m:t>G</m:t>
        </m:r>
        <m:limLow>
          <m:e>
            <m:r>
              <m:t>b</m:t>
            </m:r>
          </m:e>
          <m:lim>
            <m:r>
              <m:rPr>
                <m:sty m:val="p"/>
              </m:rPr>
              <m:t>∼</m:t>
            </m:r>
          </m:lim>
        </m:limLow>
        <m:r>
          <m:rPr>
            <m:sty m:val="p"/>
          </m:rPr>
          <m:t>)</m:t>
        </m:r>
        <m:r>
          <m:rPr>
            <m:sty m:val="p"/>
          </m:rPr>
          <m:t>=</m:t>
        </m:r>
        <m:r>
          <m:rPr>
            <m:sty m:val="p"/>
          </m:rPr>
          <m:t>(</m:t>
        </m:r>
        <m:r>
          <m:rPr>
            <m:sty m:val="bi"/>
          </m:rPr>
          <m:t>A</m:t>
        </m:r>
        <m:r>
          <m:rPr>
            <m:sty m:val="bi"/>
          </m:rPr>
          <m:t>G</m:t>
        </m:r>
        <m:r>
          <m:rPr>
            <m:sty m:val="p"/>
          </m:rPr>
          <m:t>)</m:t>
        </m:r>
        <m:r>
          <m:t> </m:t>
        </m:r>
        <m:limLow>
          <m:e>
            <m:r>
              <m:t>b</m:t>
            </m:r>
          </m:e>
          <m:lim>
            <m:r>
              <m:rPr>
                <m:sty m:val="p"/>
              </m:rPr>
              <m:t>∼</m:t>
            </m:r>
          </m:lim>
        </m:limLow>
      </m:oMath>
      <w:del w:id="27520" w:author="PR Preview" w:date="2026-01-01T00:00:00Z">
        <w:r>
          <w:delText xml:space="preserve"> </w:delText>
        </w:r>
      </w:del>
      <w:del w:id="27521" w:author="PR Preview" w:date="2026-01-01T00:00:00Z">
        <w:r>
          <w:delText xml:space="preserve">(</w:delText>
        </w:r>
      </w:del>
      <w:hyperlink w:anchor="thm-matmul-assoc">
        <w:del w:id="27522" w:author="PR Preview" w:date="2026-01-01T00:00:00Z">
          <w:r>
            <w:rPr>
              <w:rStyle w:val="Hyperlink"/>
            </w:rPr>
            <w:delText xml:space="preserve">Theorem 8</w:delText>
          </w:r>
        </w:del>
      </w:hyperlink>
      <w:del w:id="27523" w:author="PR Preview" w:date="2026-01-01T00:00:00Z">
        <w:r>
          <w:delText xml:space="preserve">).</w:delText>
        </w:r>
      </w:del>
    </w:p>
    <w:p>
      <w:pPr>
        <w:pStyle w:val="BodyText"/>
      </w:pPr>
      <w:del w:id="27524" w:author="PR Preview" w:date="2026-01-01T00:00:00Z">
        <w:r>
          <w:rPr>
            <w:b/>
            <w:bCs/>
          </w:rPr>
          <w:delText xml:space="preserve">Example 178 (Testing consistency with a generalized inverse)</w:delText>
        </w:r>
      </w:del>
      <w:del w:id="27525" w:author="PR Preview" w:date="2026-01-01T00:00:00Z">
        <w:r>
          <w:delText xml:space="preserve"> </w:delText>
        </w:r>
      </w:del>
      <w:del w:id="27526" w:author="PR Preview" w:date="2026-01-01T00:00:00Z">
        <w:r>
          <w:delText xml:space="preserve">For</w:delText>
        </w:r>
      </w:del>
      <w:del w:id="27527"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27528" w:author="PR Preview" w:date="2026-01-01T00:00:00Z">
        <w:r>
          <w:delText xml:space="preserve"> </w:delText>
        </w:r>
      </w:del>
      <w:del w:id="27529" w:author="PR Preview" w:date="2026-01-01T00:00:00Z">
        <w:r>
          <w:delText xml:space="preserve">and the generalized inverse</w:delText>
        </w:r>
      </w:del>
      <w:del w:id="27530"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del w:id="27531" w:author="PR Preview" w:date="2026-01-01T00:00:00Z">
        <w:r>
          <w:delText xml:space="preserve">,</w:delText>
        </w:r>
      </w:del>
      <w:del w:id="27532" w:author="PR Preview" w:date="2026-01-01T00:00:00Z">
        <w:r>
          <w:delText xml:space="preserve"> </w:delText>
        </w:r>
      </w:del>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del w:id="27533" w:author="PR Preview" w:date="2026-01-01T00:00:00Z">
        <w:r>
          <w:delText xml:space="preserve">.</w:delText>
        </w:r>
      </w:del>
    </w:p>
    <w:p>
      <w:pPr>
        <w:numPr>
          <w:ilvl w:val="0"/>
          <w:numId w:val="1088"/>
        </w:numPr>
      </w:pPr>
      <m:oMath>
        <m:limLow>
          <m:e>
            <m:r>
              <m:t>b</m:t>
            </m:r>
          </m:e>
          <m:lim>
            <m:r>
              <m:rPr>
                <m:sty m:val="p"/>
              </m:rPr>
              <m:t>∼</m:t>
            </m:r>
          </m:lim>
        </m:limLow>
        <m:r>
          <m:rPr>
            <m:sty m:val="p"/>
          </m:rPr>
          <m:t>=</m:t>
        </m:r>
        <m:r>
          <m:rPr>
            <m:sty m:val="p"/>
          </m:rPr>
          <m:t>(</m:t>
        </m:r>
        <m:r>
          <m:t>2</m:t>
        </m:r>
        <m:r>
          <m:rPr>
            <m:sty m:val="p"/>
          </m:rPr>
          <m:t>,</m:t>
        </m:r>
        <m:r>
          <m:t>0</m:t>
        </m:r>
        <m:r>
          <m:rPr>
            <m:sty m:val="p"/>
          </m:rPr>
          <m:t>)</m:t>
        </m:r>
      </m:oMath>
      <w:del w:id="27534" w:author="PR Preview" w:date="2026-01-01T00:00:00Z">
        <w:r>
          <w:delText xml:space="preserve">:</w:delText>
        </w:r>
      </w:del>
    </w:p>
    <w:p>
      <w:pPr>
        <w:pStyle w:val="BodyText"/>
      </w:pPr>
      <m:oMathPara>
        <m:oMathParaPr>
          <m:jc m:val="center"/>
        </m:oMathParaPr>
        <m:oMath>
          <m:eqArr>
            <m:e>
              <m:r>
                <m:rPr>
                  <m:sty m:val="bi"/>
                </m:rPr>
                <m:t>A</m:t>
              </m:r>
              <m:r>
                <m:rPr>
                  <m:sty m:val="bi"/>
                </m:rPr>
                <m:t>G</m:t>
              </m:r>
              <m:limLow>
                <m:e>
                  <m:r>
                    <m:t>b</m:t>
                  </m:r>
                </m:e>
                <m:lim>
                  <m:r>
                    <m:rPr>
                      <m:sty m:val="p"/>
                    </m:rPr>
                    <m:t>∼</m:t>
                  </m:r>
                </m:lim>
              </m:limLow>
              <m:r>
                <m:t>&amp;</m:t>
              </m:r>
              <m:r>
                <m:rPr>
                  <m:sty m:val="p"/>
                </m:rPr>
                <m:t>=</m:t>
              </m:r>
              <m:r>
                <m:rPr>
                  <m:sty m:val="p"/>
                </m:rPr>
                <m:t>(</m:t>
              </m:r>
              <m:r>
                <m:t>2</m:t>
              </m:r>
              <m:r>
                <m:rPr>
                  <m:sty m:val="p"/>
                </m:rPr>
                <m:t>,</m:t>
              </m:r>
              <m:r>
                <m:t>0</m:t>
              </m:r>
              <m:r>
                <m:rPr>
                  <m:sty m:val="p"/>
                </m:rPr>
                <m:t>)</m:t>
              </m:r>
            </m:e>
            <m:e>
              <m:r>
                <m:t>&amp;</m:t>
              </m:r>
              <m:r>
                <m:rPr>
                  <m:sty m:val="p"/>
                </m:rPr>
                <m:t>=</m:t>
              </m:r>
              <m:limLow>
                <m:e>
                  <m:r>
                    <m:t>b</m:t>
                  </m:r>
                </m:e>
                <m:lim>
                  <m:r>
                    <m:rPr>
                      <m:sty m:val="p"/>
                    </m:rPr>
                    <m:t>∼</m:t>
                  </m:r>
                </m:lim>
              </m:limLow>
              <m:r>
                <m:rPr>
                  <m:sty m:val="p"/>
                </m:rPr>
                <m:t>,</m:t>
              </m:r>
            </m:e>
          </m:eqArr>
        </m:oMath>
      </m:oMathPara>
    </w:p>
    <w:p>
      <w:pPr>
        <w:pStyle w:val="BodyText"/>
      </w:pPr>
      <w:ins w:id="27535" w:author="PR Preview" w:date="2026-01-01T00:00:00Z">
        <w:r>
          <w:rPr>
            <w:b/>
            <w:bCs/>
          </w:rPr>
          <w:t xml:space="preserve">Definition 111 (Consistent linear system)</w:t>
        </w:r>
      </w:ins>
      <w:ins w:id="27536" w:author="PR Preview" w:date="2026-01-01T00:00:00Z">
        <w:r>
          <w:t xml:space="preserve"> </w:t>
        </w:r>
      </w:ins>
      <w:ins w:id="27537" w:author="PR Preview" w:date="2026-01-01T00:00:00Z">
        <w:r>
          <w:t xml:space="preserve">A linear system (</w:t>
        </w:r>
      </w:ins>
      <w:hyperlink w:anchor="def-linear-system">
        <w:ins w:id="27538" w:author="PR Preview" w:date="2026-01-01T00:00:00Z">
          <w:r>
            <w:rPr>
              <w:rStyle w:val="Hyperlink"/>
            </w:rPr>
            <w:t xml:space="preserve">Definition 33</w:t>
          </w:r>
        </w:ins>
      </w:hyperlink>
      <w:ins w:id="27539" w:author="PR Preview" w:date="2026-01-01T00:00:00Z">
        <w:r>
          <w:t xml:space="preserve">)</w:t>
        </w:r>
      </w:ins>
      <w:ins w:id="27540" w:author="PR Preview" w:date="2026-01-01T00:00:00Z">
        <w:r>
          <w:t xml:space="preserve"> </w:t>
        </w:r>
      </w:ins>
      <w:ins w:id="27541" w:author="PR Preview" w:date="2026-01-01T00:00:00Z">
        <w:r>
          <w:t xml:space="preserve">$\mathbf{A} \mathord{\smash[b]{\underset{\raise.3ex\hbox{$\scriptstyle\sim$}}{x}}\vphantom{x}} = \mathord{\smash[b]{\underset{\raise.3ex\hbox{$\scriptstyle\sim$}}{b}}\vphantom{b}}$</w:t>
        </w:r>
      </w:ins>
      <w:ins w:id="27542" w:author="PR Preview" w:date="2026-01-01T00:00:00Z">
        <w:r>
          <w:t xml:space="preserve">,</w:t>
        </w:r>
      </w:ins>
      <w:ins w:id="27543" w:author="PR Preview" w:date="2026-01-01T00:00:00Z">
        <w:r>
          <w:t xml:space="preserve"> </w:t>
        </w:r>
      </w:ins>
      <w:ins w:id="27544" w:author="PR Preview" w:date="2026-01-01T00:00:00Z">
        <w:r>
          <w:t xml:space="preserve">with</w:t>
        </w:r>
      </w:ins>
      <w:ins w:id="27545" w:author="PR Preview" w:date="2026-01-01T00:00:00Z">
        <w:r>
          <w:t xml:space="preserve"> </w:t>
        </w:r>
      </w:ins>
      <m:oMath>
        <m:r>
          <m:rPr>
            <m:sty m:val="bi"/>
          </m:rPr>
          <m:t>A</m:t>
        </m:r>
      </m:oMath>
      <w:ins w:id="27546" w:author="PR Preview" w:date="2026-01-01T00:00:00Z">
        <w:r>
          <w:t xml:space="preserve"> </w:t>
        </w:r>
      </w:ins>
      <w:ins w:id="27547" w:author="PR Preview" w:date="2026-01-01T00:00:00Z">
        <w:r>
          <w:t xml:space="preserve">an</w:t>
        </w:r>
      </w:ins>
      <w:ins w:id="27548" w:author="PR Preview" w:date="2026-01-01T00:00:00Z">
        <w:r>
          <w:t xml:space="preserve"> </w:t>
        </w:r>
      </w:ins>
      <m:oMath>
        <m:r>
          <m:t>m</m:t>
        </m:r>
        <m:r>
          <m:rPr>
            <m:sty m:val="p"/>
          </m:rPr>
          <m:t>×</m:t>
        </m:r>
        <m:r>
          <m:t>n</m:t>
        </m:r>
      </m:oMath>
      <w:ins w:id="27549" w:author="PR Preview" w:date="2026-01-01T00:00:00Z">
        <w:r>
          <w:t xml:space="preserve"> </w:t>
        </w:r>
      </w:ins>
      <w:ins w:id="27550" w:author="PR Preview" w:date="2026-01-01T00:00:00Z">
        <w:r>
          <w:t xml:space="preserve">matrix and</w:t>
        </w:r>
      </w:ins>
      <w:ins w:id="27551" w:author="PR Preview" w:date="2026-01-01T00:00:00Z">
        <w:r>
          <w:t xml:space="preserve"> </w:t>
        </w:r>
      </w:ins>
      <w:ins w:id="27552" w:author="PR Preview" w:date="2026-01-01T00:00:00Z">
        <w:r>
          <w:t xml:space="preserve">$\mathord{\smash[b]{\underset{\raise.3ex\hbox{$\scriptstyle\sim$}}{b}}\vphantom{b}} \in \mathbb{R}^m$</w:t>
        </w:r>
      </w:ins>
      <w:ins w:id="27553" w:author="PR Preview" w:date="2026-01-01T00:00:00Z">
        <w:r>
          <w:t xml:space="preserve">,</w:t>
        </w:r>
      </w:ins>
      <w:ins w:id="27554" w:author="PR Preview" w:date="2026-01-01T00:00:00Z">
        <w:r>
          <w:t xml:space="preserve"> </w:t>
        </w:r>
      </w:ins>
      <w:ins w:id="27555" w:author="PR Preview" w:date="2026-01-01T00:00:00Z">
        <w:r>
          <w:t xml:space="preserve">is</w:t>
        </w:r>
      </w:ins>
      <w:ins w:id="27556" w:author="PR Preview" w:date="2026-01-01T00:00:00Z">
        <w:r>
          <w:t xml:space="preserve"> </w:t>
        </w:r>
      </w:ins>
      <w:ins w:id="27557" w:author="PR Preview" w:date="2026-01-01T00:00:00Z">
        <w:r>
          <w:rPr>
            <w:b/>
            <w:bCs/>
          </w:rPr>
          <w:t xml:space="preserve">consistent</w:t>
        </w:r>
      </w:ins>
      <w:ins w:id="27558" w:author="PR Preview" w:date="2026-01-01T00:00:00Z">
        <w:r>
          <w:t xml:space="preserve"> </w:t>
        </w:r>
      </w:ins>
      <w:ins w:id="27559" w:author="PR Preview" w:date="2026-01-01T00:00:00Z">
        <w:r>
          <w:t xml:space="preserve">if it has at least one solution</w:t>
        </w:r>
      </w:ins>
      <w:ins w:id="27560" w:author="PR Preview" w:date="2026-01-01T00:00:00Z">
        <w:r>
          <w:t xml:space="preserve"> </w:t>
        </w:r>
      </w:ins>
      <w:ins w:id="27561" w:author="PR Preview" w:date="2026-01-01T00:00:00Z">
        <w:r>
          <w:t xml:space="preserve">$\mathord{\smash[b]{\underset{\raise.3ex\hbox{$\scriptstyle\sim$}}{x}}\vphantom{x}} \in \mathbb{R}^n$</w:t>
        </w:r>
      </w:ins>
      <w:ins w:id="27562" w:author="PR Preview" w:date="2026-01-01T00:00:00Z">
        <w:r>
          <w:t xml:space="preserve">,</w:t>
        </w:r>
      </w:ins>
      <w:ins w:id="27563" w:author="PR Preview" w:date="2026-01-01T00:00:00Z">
        <w:r>
          <w:t xml:space="preserve"> </w:t>
        </w:r>
      </w:ins>
      <w:ins w:id="27564" w:author="PR Preview" w:date="2026-01-01T00:00:00Z">
        <w:r>
          <w:t xml:space="preserve">and</w:t>
        </w:r>
      </w:ins>
      <w:ins w:id="27565" w:author="PR Preview" w:date="2026-01-01T00:00:00Z">
        <w:r>
          <w:t xml:space="preserve"> </w:t>
        </w:r>
      </w:ins>
      <w:ins w:id="27566" w:author="PR Preview" w:date="2026-01-01T00:00:00Z">
        <w:r>
          <w:rPr>
            <w:b/>
            <w:bCs/>
          </w:rPr>
          <w:t xml:space="preserve">inconsistent</w:t>
        </w:r>
      </w:ins>
      <w:ins w:id="27567" w:author="PR Preview" w:date="2026-01-01T00:00:00Z">
        <w:r>
          <w:t xml:space="preserve"> </w:t>
        </w:r>
      </w:ins>
      <w:ins w:id="27568" w:author="PR Preview" w:date="2026-01-01T00:00:00Z">
        <w:r>
          <w:t xml:space="preserve">otherwise.</w:t>
        </w:r>
      </w:ins>
    </w:p>
    <w:bookmarkEnd w:id="583"/>
    <w:bookmarkStart w:id="584" w:name="exm-consistent-system"/>
    <w:p>
      <w:pPr>
        <w:pStyle w:val="BodyText"/>
      </w:pPr>
      <w:ins w:id="27569" w:author="PR Preview" w:date="2026-01-01T00:00:00Z">
        <w:r>
          <w:rPr>
            <w:b/>
            <w:bCs/>
          </w:rPr>
          <w:t xml:space="preserve">Example 179 (A consistent system and an inconsistent one)</w:t>
        </w:r>
      </w:ins>
      <w:ins w:id="27570" w:author="PR Preview" w:date="2026-01-01T00:00:00Z">
        <w:r>
          <w:t xml:space="preserve"> </w:t>
        </w:r>
      </w:ins>
      <w:ins w:id="27571" w:author="PR Preview" w:date="2026-01-01T00:00:00Z">
        <w:r>
          <w:t xml:space="preserve">With</w:t>
        </w:r>
      </w:ins>
      <w:ins w:id="27572"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27573" w:author="PR Preview" w:date="2026-01-01T00:00:00Z">
        <w:r>
          <w:t xml:space="preserve">,</w:t>
        </w:r>
      </w:ins>
      <w:ins w:id="27574" w:author="PR Preview" w:date="2026-01-01T00:00:00Z">
        <w:r>
          <w:t xml:space="preserve"> </w:t>
        </w:r>
      </w:ins>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ins w:id="27575" w:author="PR Preview" w:date="2026-01-01T00:00:00Z">
        <w:r>
          <w:t xml:space="preserve"> </w:t>
        </w:r>
      </w:ins>
      <w:ins w:id="27576" w:author="PR Preview" w:date="2026-01-01T00:00:00Z">
        <w:r>
          <w:t xml:space="preserve">(</w:t>
        </w:r>
      </w:ins>
      <w:hyperlink w:anchor="def-matvec-mult">
        <w:ins w:id="27577" w:author="PR Preview" w:date="2026-01-01T00:00:00Z">
          <w:r>
            <w:rPr>
              <w:rStyle w:val="Hyperlink"/>
            </w:rPr>
            <w:t xml:space="preserve">Definition 32</w:t>
          </w:r>
        </w:ins>
      </w:hyperlink>
      <w:ins w:id="27578" w:author="PR Preview" w:date="2026-01-01T00:00:00Z">
        <w:r>
          <w:t xml:space="preserve">).</w:t>
        </w:r>
      </w:ins>
    </w:p>
    <w:p>
      <w:pPr>
        <w:pStyle w:val="Compact"/>
        <w:numPr>
          <w:ilvl w:val="0"/>
          <w:numId w:val="1087"/>
        </w:numPr>
      </w:pPr>
      <w:ins w:id="27579" w:author="PR Preview" w:date="2026-01-01T00:00:00Z">
        <w:r>
          <w:t xml:space="preserve">$\mathbf{A} \mathord{\smash[b]{\underset{\raise.3ex\hbox{$\scriptstyle\sim$}}{x}}\vphantom{x}} = (2, 0)$</w:t>
        </w:r>
      </w:ins>
      <w:ins w:id="27580" w:author="PR Preview" w:date="2026-01-01T00:00:00Z">
        <w:r>
          <w:t xml:space="preserve"> </w:t>
        </w:r>
      </w:ins>
      <w:ins w:id="27581" w:author="PR Preview" w:date="2026-01-01T00:00:00Z">
        <w:r>
          <w:t xml:space="preserve">is consistent:</w:t>
        </w:r>
      </w:ins>
      <w:ins w:id="27582" w:author="PR Preview" w:date="2026-01-01T00:00:00Z">
        <w:r>
          <w:t xml:space="preserve"> </w:t>
        </w:r>
      </w:ins>
      <w:ins w:id="27583" w:author="PR Preview" w:date="2026-01-01T00:00:00Z">
        <w:r>
          <w:t xml:space="preserve">$\mathord{\smash[b]{\underset{\raise.3ex\hbox{$\scriptstyle\sim$}}{x}}\vphantom{x}} = (2, 0)$</w:t>
        </w:r>
      </w:ins>
      <w:ins w:id="27584" w:author="PR Preview" w:date="2026-01-01T00:00:00Z">
        <w:r>
          <w:t xml:space="preserve"> </w:t>
        </w:r>
      </w:ins>
      <w:ins w:id="27585" w:author="PR Preview" w:date="2026-01-01T00:00:00Z">
        <w:r>
          <w:t xml:space="preserve">is a solution.</w:t>
        </w:r>
      </w:ins>
    </w:p>
    <w:p>
      <w:pPr>
        <w:pStyle w:val="Compact"/>
        <w:numPr>
          <w:ilvl w:val="0"/>
          <w:numId w:val="1087"/>
        </w:numPr>
      </w:pPr>
      <w:ins w:id="27586" w:author="PR Preview" w:date="2026-01-01T00:00:00Z">
        <w:r>
          <w:t xml:space="preserve">$\mathbf{A} \mathord{\smash[b]{\underset{\raise.3ex\hbox{$\scriptstyle\sim$}}{x}}\vphantom{x}} = (2, 1)$</w:t>
        </w:r>
      </w:ins>
      <w:ins w:id="27587" w:author="PR Preview" w:date="2026-01-01T00:00:00Z">
        <w:r>
          <w:t xml:space="preserve"> </w:t>
        </w:r>
      </w:ins>
      <w:ins w:id="27588" w:author="PR Preview" w:date="2026-01-01T00:00:00Z">
        <w:r>
          <w:t xml:space="preserve">is inconsistent:</w:t>
        </w:r>
      </w:ins>
      <w:ins w:id="27589" w:author="PR Preview" w:date="2026-01-01T00:00:00Z">
        <w:r>
          <w:t xml:space="preserve"> </w:t>
        </w:r>
      </w:ins>
      <w:ins w:id="27590" w:author="PR Preview" w:date="2026-01-01T00:00:00Z">
        <w:r>
          <w:t xml:space="preserve">the second entry of</w:t>
        </w:r>
      </w:ins>
      <w:ins w:id="27591" w:author="PR Preview" w:date="2026-01-01T00:00:00Z">
        <w:r>
          <w:t xml:space="preserve"> </w:t>
        </w:r>
      </w:ins>
      <w:ins w:id="27592" w:author="PR Preview" w:date="2026-01-01T00:00:00Z">
        <w:r>
          <w:t xml:space="preserve">$\mathbf{A} \mathord{\smash[b]{\underset{\raise.3ex\hbox{$\scriptstyle\sim$}}{x}}\vphantom{x}}$</w:t>
        </w:r>
      </w:ins>
      <w:ins w:id="27593" w:author="PR Preview" w:date="2026-01-01T00:00:00Z">
        <w:r>
          <w:t xml:space="preserve"> </w:t>
        </w:r>
      </w:ins>
      <w:ins w:id="27594" w:author="PR Preview" w:date="2026-01-01T00:00:00Z">
        <w:r>
          <w:t xml:space="preserve">is always</w:t>
        </w:r>
      </w:ins>
      <w:ins w:id="27595" w:author="PR Preview" w:date="2026-01-01T00:00:00Z">
        <w:r>
          <w:t xml:space="preserve"> </w:t>
        </w:r>
      </w:ins>
      <m:oMath>
        <m:r>
          <m:t>0</m:t>
        </m:r>
      </m:oMath>
      <w:ins w:id="27596" w:author="PR Preview" w:date="2026-01-01T00:00:00Z">
        <w:r>
          <w:t xml:space="preserve">, never</w:t>
        </w:r>
      </w:ins>
      <w:ins w:id="27597" w:author="PR Preview" w:date="2026-01-01T00:00:00Z">
        <w:r>
          <w:t xml:space="preserve"> </w:t>
        </w:r>
      </w:ins>
      <m:oMath>
        <m:r>
          <m:t>1</m:t>
        </m:r>
      </m:oMath>
      <w:ins w:id="27598" w:author="PR Preview" w:date="2026-01-01T00:00:00Z">
        <w:r>
          <w:t xml:space="preserve">.</w:t>
        </w:r>
      </w:ins>
    </w:p>
    <w:bookmarkEnd w:id="584"/>
    <w:bookmarkStart w:id="585" w:name="thm-consistency"/>
    <w:p>
      <w:pPr>
        <w:pStyle w:val="FirstParagraph"/>
      </w:pPr>
      <w:ins w:id="27599" w:author="PR Preview" w:date="2026-01-01T00:00:00Z">
        <w:r>
          <w:rPr>
            <w:b/>
            <w:bCs/>
          </w:rPr>
          <w:t xml:space="preserve">Theorem 100 (When a linear system has a solution)</w:t>
        </w:r>
      </w:ins>
      <w:ins w:id="27600" w:author="PR Preview" w:date="2026-01-01T00:00:00Z">
        <w:r>
          <w:t xml:space="preserve"> </w:t>
        </w:r>
      </w:ins>
      <w:ins w:id="27601" w:author="PR Preview" w:date="2026-01-01T00:00:00Z">
        <w:r>
          <w:t xml:space="preserve">Let</w:t>
        </w:r>
      </w:ins>
      <w:ins w:id="27602" w:author="PR Preview" w:date="2026-01-01T00:00:00Z">
        <w:r>
          <w:t xml:space="preserve"> </w:t>
        </w:r>
      </w:ins>
      <m:oMath>
        <m:r>
          <m:rPr>
            <m:sty m:val="bi"/>
          </m:rPr>
          <m:t>A</m:t>
        </m:r>
      </m:oMath>
      <w:ins w:id="27603" w:author="PR Preview" w:date="2026-01-01T00:00:00Z">
        <w:r>
          <w:t xml:space="preserve"> </w:t>
        </w:r>
      </w:ins>
      <w:ins w:id="27604" w:author="PR Preview" w:date="2026-01-01T00:00:00Z">
        <w:r>
          <w:t xml:space="preserve">be</w:t>
        </w:r>
      </w:ins>
      <w:ins w:id="27605" w:author="PR Preview" w:date="2026-01-01T00:00:00Z">
        <w:r>
          <w:t xml:space="preserve"> </w:t>
        </w:r>
      </w:ins>
      <m:oMath>
        <m:r>
          <m:t>m</m:t>
        </m:r>
        <m:r>
          <m:rPr>
            <m:sty m:val="p"/>
          </m:rPr>
          <m:t>×</m:t>
        </m:r>
        <m:r>
          <m:t>n</m:t>
        </m:r>
      </m:oMath>
      <w:ins w:id="27606" w:author="PR Preview" w:date="2026-01-01T00:00:00Z">
        <w:r>
          <w:t xml:space="preserve">, let</w:t>
        </w:r>
      </w:ins>
      <w:ins w:id="27607" w:author="PR Preview" w:date="2026-01-01T00:00:00Z">
        <w:r>
          <w:t xml:space="preserve"> </w:t>
        </w:r>
      </w:ins>
      <w:ins w:id="27608" w:author="PR Preview" w:date="2026-01-01T00:00:00Z">
        <w:r>
          <w:t xml:space="preserve">$\mathord{\smash[b]{\underset{\raise.3ex\hbox{$\scriptstyle\sim$}}{b}}\vphantom{b}} \in \mathbb{R}^m$</w:t>
        </w:r>
      </w:ins>
      <w:ins w:id="27609" w:author="PR Preview" w:date="2026-01-01T00:00:00Z">
        <w:r>
          <w:t xml:space="preserve">,</w:t>
        </w:r>
      </w:ins>
      <w:ins w:id="27610" w:author="PR Preview" w:date="2026-01-01T00:00:00Z">
        <w:r>
          <w:t xml:space="preserve"> </w:t>
        </w:r>
      </w:ins>
      <w:ins w:id="27611" w:author="PR Preview" w:date="2026-01-01T00:00:00Z">
        <w:r>
          <w:t xml:space="preserve">and let</w:t>
        </w:r>
      </w:ins>
      <w:ins w:id="27612" w:author="PR Preview" w:date="2026-01-01T00:00:00Z">
        <w:r>
          <w:t xml:space="preserve"> </w:t>
        </w:r>
      </w:ins>
      <m:oMath>
        <m:r>
          <m:rPr>
            <m:sty m:val="bi"/>
          </m:rPr>
          <m:t>G</m:t>
        </m:r>
      </m:oMath>
      <w:ins w:id="27613" w:author="PR Preview" w:date="2026-01-01T00:00:00Z">
        <w:r>
          <w:t xml:space="preserve"> </w:t>
        </w:r>
      </w:ins>
      <w:ins w:id="27614" w:author="PR Preview" w:date="2026-01-01T00:00:00Z">
        <w:r>
          <w:t xml:space="preserve">be any generalized inverse of</w:t>
        </w:r>
      </w:ins>
      <w:ins w:id="27615" w:author="PR Preview" w:date="2026-01-01T00:00:00Z">
        <w:r>
          <w:t xml:space="preserve"> </w:t>
        </w:r>
      </w:ins>
      <m:oMath>
        <m:r>
          <m:rPr>
            <m:sty m:val="bi"/>
          </m:rPr>
          <m:t>A</m:t>
        </m:r>
      </m:oMath>
      <w:ins w:id="27616" w:author="PR Preview" w:date="2026-01-01T00:00:00Z">
        <w:r>
          <w:t xml:space="preserve"> </w:t>
        </w:r>
      </w:ins>
      <w:ins w:id="27617" w:author="PR Preview" w:date="2026-01-01T00:00:00Z">
        <w:r>
          <w:t xml:space="preserve">(</w:t>
        </w:r>
      </w:ins>
      <w:hyperlink w:anchor="def-generalized-inverse">
        <w:ins w:id="27618" w:author="PR Preview" w:date="2026-01-01T00:00:00Z">
          <w:r>
            <w:rPr>
              <w:rStyle w:val="Hyperlink"/>
            </w:rPr>
            <w:t xml:space="preserve">Definition 109</w:t>
          </w:r>
        </w:ins>
      </w:hyperlink>
      <w:ins w:id="27619" w:author="PR Preview" w:date="2026-01-01T00:00:00Z">
        <w:r>
          <w:t xml:space="preserve">).</w:t>
        </w:r>
      </w:ins>
      <w:ins w:id="27620" w:author="PR Preview" w:date="2026-01-01T00:00:00Z">
        <w:r>
          <w:t xml:space="preserve"> </w:t>
        </w:r>
      </w:ins>
      <w:ins w:id="27621" w:author="PR Preview" w:date="2026-01-01T00:00:00Z">
        <w:r>
          <w:t xml:space="preserve">The following statements are equivalent:</w:t>
        </w:r>
      </w:ins>
    </w:p>
    <w:p>
      <w:pPr>
        <w:pStyle w:val="Compact"/>
        <w:numPr>
          <w:ilvl w:val="0"/>
          <w:numId w:val="1088"/>
        </w:numPr>
      </w:pPr>
      <w:ins w:id="27622" w:author="PR Preview" w:date="2026-01-01T00:00:00Z">
        <w:r>
          <w:t xml:space="preserve">$\mathbf{A} \mathord{\smash[b]{\underset{\raise.3ex\hbox{$\scriptstyle\sim$}}{x}}\vphantom{x}} = \mathord{\smash[b]{\underset{\raise.3ex\hbox{$\scriptstyle\sim$}}{b}}\vphantom{b}}$</w:t>
        </w:r>
      </w:ins>
      <w:ins w:id="27623" w:author="PR Preview" w:date="2026-01-01T00:00:00Z">
        <w:r>
          <w:t xml:space="preserve"> </w:t>
        </w:r>
      </w:ins>
      <w:ins w:id="27624" w:author="PR Preview" w:date="2026-01-01T00:00:00Z">
        <w:r>
          <w:t xml:space="preserve">is consistent (</w:t>
        </w:r>
      </w:ins>
      <w:hyperlink w:anchor="def-consistent-system">
        <w:ins w:id="27625" w:author="PR Preview" w:date="2026-01-01T00:00:00Z">
          <w:r>
            <w:rPr>
              <w:rStyle w:val="Hyperlink"/>
            </w:rPr>
            <w:t xml:space="preserve">Definition 111</w:t>
          </w:r>
        </w:ins>
      </w:hyperlink>
      <w:ins w:id="27626" w:author="PR Preview" w:date="2026-01-01T00:00:00Z">
        <w:r>
          <w:t xml:space="preserve">);</w:t>
        </w:r>
      </w:ins>
    </w:p>
    <w:p>
      <w:pPr>
        <w:pStyle w:val="Compact"/>
        <w:numPr>
          <w:ilvl w:val="0"/>
          <w:numId w:val="1088"/>
        </w:numPr>
      </w:pPr>
      <w:ins w:id="27627" w:author="PR Preview" w:date="2026-01-01T00:00:00Z">
        <w:r>
          <w:t xml:space="preserve">$\mathord{\smash[b]{\underset{\raise.3ex\hbox{$\scriptstyle\sim$}}{b}}\vphantom{b}} \in \mathcal{C}(\mathbf{A})$</w:t>
        </w:r>
      </w:ins>
      <w:ins w:id="27628" w:author="PR Preview" w:date="2026-01-01T00:00:00Z">
        <w:r>
          <w:t xml:space="preserve"> </w:t>
        </w:r>
      </w:ins>
      <w:ins w:id="27629" w:author="PR Preview" w:date="2026-01-01T00:00:00Z">
        <w:r>
          <w:t xml:space="preserve">(</w:t>
        </w:r>
      </w:ins>
      <w:hyperlink w:anchor="def-column-space">
        <w:ins w:id="27630" w:author="PR Preview" w:date="2026-01-01T00:00:00Z">
          <w:r>
            <w:rPr>
              <w:rStyle w:val="Hyperlink"/>
            </w:rPr>
            <w:t xml:space="preserve">Definition 52</w:t>
          </w:r>
        </w:ins>
      </w:hyperlink>
      <w:ins w:id="27631" w:author="PR Preview" w:date="2026-01-01T00:00:00Z">
        <w:r>
          <w:t xml:space="preserve">);</w:t>
        </w:r>
      </w:ins>
    </w:p>
    <w:p>
      <w:pPr>
        <w:pStyle w:val="Compact"/>
        <w:numPr>
          <w:ilvl w:val="0"/>
          <w:numId w:val="1088"/>
        </w:numPr>
      </w:pPr>
      <w:ins w:id="27632" w:author="PR Preview" w:date="2026-01-01T00:00:00Z">
        <w:r>
          <w:t xml:space="preserve">$\mathbf{A} \mathbf{G} \mathord{\smash[b]{\underset{\raise.3ex\hbox{$\scriptstyle\sim$}}{b}}\vphantom{b}} = \mathord{\smash[b]{\underset{\raise.3ex\hbox{$\scriptstyle\sim$}}{b}}\vphantom{b}}$</w:t>
        </w:r>
      </w:ins>
      <w:ins w:id="27633" w:author="PR Preview" w:date="2026-01-01T00:00:00Z">
        <w:r>
          <w:t xml:space="preserve">.</w:t>
        </w:r>
      </w:ins>
    </w:p>
    <w:bookmarkEnd w:id="585"/>
    <w:p>
      <w:pPr>
        <w:pStyle w:val="FirstParagraph"/>
      </w:pPr>
      <w:ins w:id="27634" w:author="PR Preview" w:date="2026-01-01T00:00:00Z">
        <w:r>
          <w:rPr>
            <w:i/>
            <w:iCs/>
          </w:rPr>
          <w:t xml:space="preserve">Proof</w:t>
        </w:r>
      </w:ins>
      <w:ins w:id="27635" w:author="PR Preview" w:date="2026-01-01T00:00:00Z">
        <w:r>
          <w:t xml:space="preserve">. </w:t>
        </w:r>
      </w:ins>
      <w:ins w:id="27636" w:author="PR Preview" w:date="2026-01-01T00:00:00Z">
        <w:r>
          <w:rPr>
            <w:b/>
            <w:bCs/>
          </w:rPr>
          <w:t xml:space="preserve">1 and 2 are equivalent.</w:t>
        </w:r>
      </w:ins>
      <w:ins w:id="27637" w:author="PR Preview" w:date="2026-01-01T00:00:00Z">
        <w:r>
          <w:t xml:space="preserve"> </w:t>
        </w:r>
      </w:ins>
      <w:ins w:id="27638" w:author="PR Preview" w:date="2026-01-01T00:00:00Z">
        <w:r>
          <w:t xml:space="preserve">Statement 1 says</w:t>
        </w:r>
      </w:ins>
      <w:ins w:id="27639" w:author="PR Preview" w:date="2026-01-01T00:00:00Z">
        <w:r>
          <w:t xml:space="preserve"> </w:t>
        </w:r>
      </w:ins>
      <w:ins w:id="27640" w:author="PR Preview" w:date="2026-01-01T00:00:00Z">
        <w:r>
          <w:t xml:space="preserve">$\mathord{\smash[b]{\underset{\raise.3ex\hbox{$\scriptstyle\sim$}}{b}}\vphantom{b}} = \mathbf{A} \mathord{\smash[b]{\underset{\raise.3ex\hbox{$\scriptstyle\sim$}}{x}}\vphantom{x}}$</w:t>
        </w:r>
      </w:ins>
      <w:ins w:id="27641" w:author="PR Preview" w:date="2026-01-01T00:00:00Z">
        <w:r>
          <w:t xml:space="preserve"> </w:t>
        </w:r>
      </w:ins>
      <w:ins w:id="27642" w:author="PR Preview" w:date="2026-01-01T00:00:00Z">
        <w:r>
          <w:t xml:space="preserve">for some</w:t>
        </w:r>
      </w:ins>
      <w:ins w:id="27643" w:author="PR Preview" w:date="2026-01-01T00:00:00Z">
        <w:r>
          <w:t xml:space="preserve"> </w:t>
        </w:r>
      </w:ins>
      <w:ins w:id="27644" w:author="PR Preview" w:date="2026-01-01T00:00:00Z">
        <w:r>
          <w:t xml:space="preserve">$\mathord{\smash[b]{\underset{\raise.3ex\hbox{$\scriptstyle\sim$}}{x}}\vphantom{x}}$</w:t>
        </w:r>
      </w:ins>
      <w:ins w:id="27645" w:author="PR Preview" w:date="2026-01-01T00:00:00Z">
        <w:r>
          <w:t xml:space="preserve"> </w:t>
        </w:r>
      </w:ins>
      <w:ins w:id="27646" w:author="PR Preview" w:date="2026-01-01T00:00:00Z">
        <w:r>
          <w:t xml:space="preserve">(</w:t>
        </w:r>
      </w:ins>
      <w:hyperlink w:anchor="def-consistent-system">
        <w:ins w:id="27647" w:author="PR Preview" w:date="2026-01-01T00:00:00Z">
          <w:r>
            <w:rPr>
              <w:rStyle w:val="Hyperlink"/>
            </w:rPr>
            <w:t xml:space="preserve">Definition 111</w:t>
          </w:r>
        </w:ins>
      </w:hyperlink>
      <w:ins w:id="27648" w:author="PR Preview" w:date="2026-01-01T00:00:00Z">
        <w:r>
          <w:t xml:space="preserve">), and</w:t>
        </w:r>
      </w:ins>
      <w:ins w:id="27649" w:author="PR Preview" w:date="2026-01-01T00:00:00Z">
        <w:r>
          <w:t xml:space="preserve"> </w:t>
        </w:r>
      </w:ins>
      <m:oMath>
        <m:r>
          <m:rPr>
            <m:scr m:val="script"/>
            <m:sty m:val="p"/>
          </m:rPr>
          <m:t>C</m:t>
        </m:r>
        <m:r>
          <m:rPr>
            <m:sty m:val="p"/>
          </m:rPr>
          <m:t>(</m:t>
        </m:r>
        <m:r>
          <m:rPr>
            <m:sty m:val="bi"/>
          </m:rPr>
          <m:t>A</m:t>
        </m:r>
        <m:r>
          <m:rPr>
            <m:sty m:val="p"/>
          </m:rPr>
          <m:t>)</m:t>
        </m:r>
      </m:oMath>
      <w:ins w:id="27650" w:author="PR Preview" w:date="2026-01-01T00:00:00Z">
        <w:r>
          <w:t xml:space="preserve"> </w:t>
        </w:r>
      </w:ins>
      <w:ins w:id="27651" w:author="PR Preview" w:date="2026-01-01T00:00:00Z">
        <w:r>
          <w:t xml:space="preserve">is the set of vectors</w:t>
        </w:r>
      </w:ins>
      <w:ins w:id="27652" w:author="PR Preview" w:date="2026-01-01T00:00:00Z">
        <w:r>
          <w:t xml:space="preserve"> </w:t>
        </w:r>
      </w:ins>
      <w:ins w:id="27653" w:author="PR Preview" w:date="2026-01-01T00:00:00Z">
        <w:r>
          <w:t xml:space="preserve">$\mathbf{A} \mathord{\smash[b]{\underset{\raise.3ex\hbox{$\scriptstyle\sim$}}{x}}\vphantom{x}}$</w:t>
        </w:r>
      </w:ins>
      <w:ins w:id="27654" w:author="PR Preview" w:date="2026-01-01T00:00:00Z">
        <w:r>
          <w:t xml:space="preserve"> </w:t>
        </w:r>
      </w:ins>
      <w:ins w:id="27655" w:author="PR Preview" w:date="2026-01-01T00:00:00Z">
        <w:r>
          <w:t xml:space="preserve">(</w:t>
        </w:r>
      </w:ins>
      <w:hyperlink w:anchor="def-column-space">
        <w:ins w:id="27656" w:author="PR Preview" w:date="2026-01-01T00:00:00Z">
          <w:r>
            <w:rPr>
              <w:rStyle w:val="Hyperlink"/>
            </w:rPr>
            <w:t xml:space="preserve">Definition 52</w:t>
          </w:r>
        </w:ins>
      </w:hyperlink>
      <w:ins w:id="27657" w:author="PR Preview" w:date="2026-01-01T00:00:00Z">
        <w:r>
          <w:t xml:space="preserve">),</w:t>
        </w:r>
      </w:ins>
      <w:ins w:id="27658" w:author="PR Preview" w:date="2026-01-01T00:00:00Z">
        <w:r>
          <w:t xml:space="preserve"> </w:t>
        </w:r>
      </w:ins>
      <w:ins w:id="27659" w:author="PR Preview" w:date="2026-01-01T00:00:00Z">
        <w:r>
          <w:t xml:space="preserve">so</w:t>
        </w:r>
      </w:ins>
      <w:ins w:id="27660" w:author="PR Preview" w:date="2026-01-01T00:00:00Z">
        <w:r>
          <w:t xml:space="preserve"> </w:t>
        </w:r>
      </w:ins>
      <w:ins w:id="27661" w:author="PR Preview" w:date="2026-01-01T00:00:00Z">
        <w:r>
          <w:t xml:space="preserve">$\mathord{\smash[b]{\underset{\raise.3ex\hbox{$\scriptstyle\sim$}}{b}}\vphantom{b}}$</w:t>
        </w:r>
      </w:ins>
      <w:ins w:id="27662" w:author="PR Preview" w:date="2026-01-01T00:00:00Z">
        <w:r>
          <w:t xml:space="preserve"> </w:t>
        </w:r>
      </w:ins>
      <w:ins w:id="27663" w:author="PR Preview" w:date="2026-01-01T00:00:00Z">
        <w:r>
          <w:t xml:space="preserve">is in it exactly when</w:t>
        </w:r>
      </w:ins>
      <w:ins w:id="27664" w:author="PR Preview" w:date="2026-01-01T00:00:00Z">
        <w:r>
          <w:t xml:space="preserve"> </w:t>
        </w:r>
      </w:ins>
      <w:ins w:id="27665" w:author="PR Preview" w:date="2026-01-01T00:00:00Z">
        <w:r>
          <w:t xml:space="preserve">$\mathord{\smash[b]{\underset{\raise.3ex\hbox{$\scriptstyle\sim$}}{b}}\vphantom{b}} = \mathbf{A} \mathord{\smash[b]{\underset{\raise.3ex\hbox{$\scriptstyle\sim$}}{x}}\vphantom{x}}$</w:t>
        </w:r>
      </w:ins>
      <w:ins w:id="27666" w:author="PR Preview" w:date="2026-01-01T00:00:00Z">
        <w:r>
          <w:t xml:space="preserve"> </w:t>
        </w:r>
      </w:ins>
      <w:ins w:id="27667" w:author="PR Preview" w:date="2026-01-01T00:00:00Z">
        <w:r>
          <w:t xml:space="preserve">for some</w:t>
        </w:r>
      </w:ins>
      <w:ins w:id="27668" w:author="PR Preview" w:date="2026-01-01T00:00:00Z">
        <w:r>
          <w:t xml:space="preserve"> </w:t>
        </w:r>
      </w:ins>
      <w:ins w:id="27669" w:author="PR Preview" w:date="2026-01-01T00:00:00Z">
        <w:r>
          <w:t xml:space="preserve">$\mathord{\smash[b]{\underset{\raise.3ex\hbox{$\scriptstyle\sim$}}{x}}\vphantom{x}}$</w:t>
        </w:r>
      </w:ins>
      <w:ins w:id="27670" w:author="PR Preview" w:date="2026-01-01T00:00:00Z">
        <w:r>
          <w:t xml:space="preserve">.</w:t>
        </w:r>
      </w:ins>
    </w:p>
    <w:p>
      <w:pPr>
        <w:pStyle w:val="BodyText"/>
      </w:pPr>
      <w:ins w:id="27671" w:author="PR Preview" w:date="2026-01-01T00:00:00Z">
        <w:r>
          <w:rPr>
            <w:b/>
            <w:bCs/>
          </w:rPr>
          <w:t xml:space="preserve">1 implies 3.</w:t>
        </w:r>
      </w:ins>
      <w:ins w:id="27672" w:author="PR Preview" w:date="2026-01-01T00:00:00Z">
        <w:r>
          <w:t xml:space="preserve"> </w:t>
        </w:r>
      </w:ins>
      <w:ins w:id="27673" w:author="PR Preview" w:date="2026-01-01T00:00:00Z">
        <w:r>
          <w:t xml:space="preserve">By</w:t>
        </w:r>
      </w:ins>
      <w:ins w:id="27674" w:author="PR Preview" w:date="2026-01-01T00:00:00Z">
        <w:r>
          <w:t xml:space="preserve"> </w:t>
        </w:r>
      </w:ins>
      <w:hyperlink w:anchor="thm-generalized-inverse-solves">
        <w:ins w:id="27675" w:author="PR Preview" w:date="2026-01-01T00:00:00Z">
          <w:r>
            <w:rPr>
              <w:rStyle w:val="Hyperlink"/>
            </w:rPr>
            <w:t xml:space="preserve">Theorem 96</w:t>
          </w:r>
        </w:ins>
      </w:hyperlink>
      <w:ins w:id="27676" w:author="PR Preview" w:date="2026-01-01T00:00:00Z">
        <w:r>
          <w:t xml:space="preserve">,</w:t>
        </w:r>
      </w:ins>
      <w:ins w:id="27677" w:author="PR Preview" w:date="2026-01-01T00:00:00Z">
        <w:r>
          <w:t xml:space="preserve"> </w:t>
        </w:r>
      </w:ins>
      <w:ins w:id="27678" w:author="PR Preview" w:date="2026-01-01T00:00:00Z">
        <w:r>
          <w:t xml:space="preserve">$\mathbf{G} \mathord{\smash[b]{\underset{\raise.3ex\hbox{$\scriptstyle\sim$}}{b}}\vphantom{b}}$</w:t>
        </w:r>
      </w:ins>
      <w:ins w:id="27679" w:author="PR Preview" w:date="2026-01-01T00:00:00Z">
        <w:r>
          <w:t xml:space="preserve"> </w:t>
        </w:r>
      </w:ins>
      <w:ins w:id="27680" w:author="PR Preview" w:date="2026-01-01T00:00:00Z">
        <w:r>
          <w:t xml:space="preserve">is a solution,</w:t>
        </w:r>
      </w:ins>
      <w:ins w:id="27681" w:author="PR Preview" w:date="2026-01-01T00:00:00Z">
        <w:r>
          <w:t xml:space="preserve"> </w:t>
        </w:r>
      </w:ins>
      <w:ins w:id="27682" w:author="PR Preview" w:date="2026-01-01T00:00:00Z">
        <w:r>
          <w:t xml:space="preserve">so</w:t>
        </w:r>
      </w:ins>
      <w:ins w:id="27683" w:author="PR Preview" w:date="2026-01-01T00:00:00Z">
        <w:r>
          <w:t xml:space="preserve"> </w:t>
        </w:r>
      </w:ins>
      <w:ins w:id="27684" w:author="PR Preview" w:date="2026-01-01T00:00:00Z">
        <w:r>
          <w:t xml:space="preserve">$\mathbf{A}\,(\mathbf{G} \mathord{\smash[b]{\underset{\raise.3ex\hbox{$\scriptstyle\sim$}}{b}}\vphantom{b}}) = \mathord{\smash[b]{\underset{\raise.3ex\hbox{$\scriptstyle\sim$}}{b}}\vphantom{b}}$</w:t>
        </w:r>
      </w:ins>
      <w:ins w:id="27685" w:author="PR Preview" w:date="2026-01-01T00:00:00Z">
        <w:r>
          <w:t xml:space="preserve">,</w:t>
        </w:r>
      </w:ins>
      <w:ins w:id="27686" w:author="PR Preview" w:date="2026-01-01T00:00:00Z">
        <w:r>
          <w:t xml:space="preserve"> </w:t>
        </w:r>
      </w:ins>
      <w:ins w:id="27687" w:author="PR Preview" w:date="2026-01-01T00:00:00Z">
        <w:r>
          <w:t xml:space="preserve">which is statement 3 (</w:t>
        </w:r>
      </w:ins>
      <w:hyperlink w:anchor="thm-matmul-assoc">
        <w:ins w:id="27688" w:author="PR Preview" w:date="2026-01-01T00:00:00Z">
          <w:r>
            <w:rPr>
              <w:rStyle w:val="Hyperlink"/>
            </w:rPr>
            <w:t xml:space="preserve">Theorem 8</w:t>
          </w:r>
        </w:ins>
      </w:hyperlink>
      <w:ins w:id="27689" w:author="PR Preview" w:date="2026-01-01T00:00:00Z">
        <w:r>
          <w:t xml:space="preserve">).</w:t>
        </w:r>
      </w:ins>
    </w:p>
    <w:p>
      <w:pPr>
        <w:pStyle w:val="BodyText"/>
      </w:pPr>
      <w:ins w:id="27690" w:author="PR Preview" w:date="2026-01-01T00:00:00Z">
        <w:r>
          <w:rPr>
            <w:b/>
            <w:bCs/>
          </w:rPr>
          <w:t xml:space="preserve">3 implies 1.</w:t>
        </w:r>
      </w:ins>
      <w:ins w:id="27691" w:author="PR Preview" w:date="2026-01-01T00:00:00Z">
        <w:r>
          <w:t xml:space="preserve"> </w:t>
        </w:r>
      </w:ins>
      <w:ins w:id="27692" w:author="PR Preview" w:date="2026-01-01T00:00:00Z">
        <w:r>
          <w:t xml:space="preserve">If</w:t>
        </w:r>
      </w:ins>
      <w:ins w:id="27693" w:author="PR Preview" w:date="2026-01-01T00:00:00Z">
        <w:r>
          <w:t xml:space="preserve"> </w:t>
        </w:r>
      </w:ins>
      <w:ins w:id="27694" w:author="PR Preview" w:date="2026-01-01T00:00:00Z">
        <w:r>
          <w:t xml:space="preserve">$\mathbf{A} \mathbf{G} \mathord{\smash[b]{\underset{\raise.3ex\hbox{$\scriptstyle\sim$}}{b}}\vphantom{b}} = \mathord{\smash[b]{\underset{\raise.3ex\hbox{$\scriptstyle\sim$}}{b}}\vphantom{b}}$</w:t>
        </w:r>
      </w:ins>
      <w:ins w:id="27695" w:author="PR Preview" w:date="2026-01-01T00:00:00Z">
        <w:r>
          <w:t xml:space="preserve">,</w:t>
        </w:r>
      </w:ins>
      <w:ins w:id="27696" w:author="PR Preview" w:date="2026-01-01T00:00:00Z">
        <w:r>
          <w:t xml:space="preserve"> </w:t>
        </w:r>
      </w:ins>
      <w:ins w:id="27697" w:author="PR Preview" w:date="2026-01-01T00:00:00Z">
        <w:r>
          <w:t xml:space="preserve">then</w:t>
        </w:r>
      </w:ins>
      <w:ins w:id="27698" w:author="PR Preview" w:date="2026-01-01T00:00:00Z">
        <w:r>
          <w:t xml:space="preserve"> </w:t>
        </w:r>
      </w:ins>
      <w:ins w:id="27699" w:author="PR Preview" w:date="2026-01-01T00:00:00Z">
        <w:r>
          <w:t xml:space="preserve">$\mathord{\smash[b]{\underset{\raise.3ex\hbox{$\scriptstyle\sim$}}{x}}\vphantom{x}} = \mathbf{G} \mathord{\smash[b]{\underset{\raise.3ex\hbox{$\scriptstyle\sim$}}{b}}\vphantom{b}}$</w:t>
        </w:r>
      </w:ins>
      <w:ins w:id="27700" w:author="PR Preview" w:date="2026-01-01T00:00:00Z">
        <w:r>
          <w:t xml:space="preserve"> </w:t>
        </w:r>
      </w:ins>
      <w:ins w:id="27701" w:author="PR Preview" w:date="2026-01-01T00:00:00Z">
        <w:r>
          <w:t xml:space="preserve">is a solution,</w:t>
        </w:r>
      </w:ins>
      <w:ins w:id="27702" w:author="PR Preview" w:date="2026-01-01T00:00:00Z">
        <w:r>
          <w:t xml:space="preserve"> </w:t>
        </w:r>
      </w:ins>
      <w:ins w:id="27703" w:author="PR Preview" w:date="2026-01-01T00:00:00Z">
        <w:r>
          <w:t xml:space="preserve">since</w:t>
        </w:r>
      </w:ins>
      <w:ins w:id="27704" w:author="PR Preview" w:date="2026-01-01T00:00:00Z">
        <w:r>
          <w:t xml:space="preserve"> </w:t>
        </w:r>
      </w:ins>
      <w:ins w:id="27705" w:author="PR Preview" w:date="2026-01-01T00:00:00Z">
        <w:r>
          <w:t xml:space="preserve">$\mathbf{A}\,(\mathbf{G} \mathord{\smash[b]{\underset{\raise.3ex\hbox{$\scriptstyle\sim$}}{b}}\vphantom{b}}) = (\mathbf{A} \mathbf{G})\,\mathord{\smash[b]{\underset{\raise.3ex\hbox{$\scriptstyle\sim$}}{b}}\vphantom{b}}$</w:t>
        </w:r>
      </w:ins>
      <w:ins w:id="27706" w:author="PR Preview" w:date="2026-01-01T00:00:00Z">
        <w:r>
          <w:t xml:space="preserve"> </w:t>
        </w:r>
      </w:ins>
      <w:ins w:id="27707" w:author="PR Preview" w:date="2026-01-01T00:00:00Z">
        <w:r>
          <w:t xml:space="preserve">(</w:t>
        </w:r>
      </w:ins>
      <w:hyperlink w:anchor="thm-matmul-assoc">
        <w:ins w:id="27708" w:author="PR Preview" w:date="2026-01-01T00:00:00Z">
          <w:r>
            <w:rPr>
              <w:rStyle w:val="Hyperlink"/>
            </w:rPr>
            <w:t xml:space="preserve">Theorem 8</w:t>
          </w:r>
        </w:ins>
      </w:hyperlink>
      <w:ins w:id="27709" w:author="PR Preview" w:date="2026-01-01T00:00:00Z">
        <w:r>
          <w:t xml:space="preserve">).</w:t>
        </w:r>
      </w:ins>
    </w:p>
    <w:bookmarkStart w:id="586" w:name="exm-consistency"/>
    <w:p>
      <w:pPr>
        <w:pStyle w:val="BodyText"/>
      </w:pPr>
      <w:ins w:id="27710" w:author="PR Preview" w:date="2026-01-01T00:00:00Z">
        <w:r>
          <w:rPr>
            <w:b/>
            <w:bCs/>
          </w:rPr>
          <w:t xml:space="preserve">Example 180 (Testing consistency with a generalized inverse)</w:t>
        </w:r>
      </w:ins>
      <w:ins w:id="27711" w:author="PR Preview" w:date="2026-01-01T00:00:00Z">
        <w:r>
          <w:t xml:space="preserve"> </w:t>
        </w:r>
      </w:ins>
      <w:ins w:id="27712" w:author="PR Preview" w:date="2026-01-01T00:00:00Z">
        <w:r>
          <w:t xml:space="preserve">For</w:t>
        </w:r>
      </w:ins>
      <w:ins w:id="27713"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27714" w:author="PR Preview" w:date="2026-01-01T00:00:00Z">
        <w:r>
          <w:t xml:space="preserve"> </w:t>
        </w:r>
      </w:ins>
      <w:ins w:id="27715" w:author="PR Preview" w:date="2026-01-01T00:00:00Z">
        <w:r>
          <w:t xml:space="preserve">and the generalized inverse</w:t>
        </w:r>
      </w:ins>
      <w:ins w:id="27716"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ins w:id="27717" w:author="PR Preview" w:date="2026-01-01T00:00:00Z">
        <w:r>
          <w:t xml:space="preserve">,</w:t>
        </w:r>
      </w:ins>
      <w:ins w:id="27718" w:author="PR Preview" w:date="2026-01-01T00:00:00Z">
        <w:r>
          <w:t xml:space="preserve"> </w:t>
        </w:r>
      </w:ins>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ins w:id="27719" w:author="PR Preview" w:date="2026-01-01T00:00:00Z">
        <w:r>
          <w:t xml:space="preserve">.</w:t>
        </w:r>
      </w:ins>
    </w:p>
    <w:p>
      <w:pPr>
        <w:numPr>
          <w:ilvl w:val="0"/>
          <w:numId w:val="1089"/>
        </w:numPr>
      </w:pPr>
      <w:ins w:id="27720" w:author="PR Preview" w:date="2026-01-01T00:00:00Z">
        <w:r>
          <w:t xml:space="preserve">$\mathord{\smash[b]{\underset{\raise.3ex\hbox{$\scriptstyle\sim$}}{b}}\vphantom{b}} = (2, 0)$</w:t>
        </w:r>
      </w:ins>
      <w:ins w:id="27721" w:author="PR Preview" w:date="2026-01-01T00:00:00Z">
        <w:r>
          <w:t xml:space="preserve">:</w:t>
        </w:r>
      </w:ins>
    </w:p>
    <w:p>
      <w:pPr>
        <w:pStyle w:val="BodyText"/>
      </w:pPr>
      <w:ins w:id="27722" w:author="PR Preview" w:date="2026-01-01T00:00:00Z">
        <w:r>
          <w:t xml:space="preserve">$$
    \begin{aligned}
    \mathbf{A} \mathbf{G} \mathord{\smash[b]{\underset{\raise.3ex\hbox{$\scriptstyle\sim$}}{b}}\vphantom{b}} &amp;= (2, 0) \\
    &amp;= \mathord{\smash[b]{\underset{\raise.3ex\hbox{$\scriptstyle\sim$}}{b}}\vphantom{b}},
    \end{aligned}
    $$</w:t>
        </w:r>
      </w:ins>
    </w:p>
    <w:p>
      <w:pPr>
        <w:numPr>
          <w:ilvl w:val="0"/>
          <w:numId w:val="1000"/>
        </w:numPr>
      </w:pPr>
      <w:r>
        <w:t xml:space="preserve">so the system is consistent.</w:t>
      </w:r>
    </w:p>
    <w:p>
      <w:pPr>
        <w:numPr>
          <w:ilvl w:val="0"/>
          <w:numId w:val="1088"/>
        </w:numPr>
      </w:pPr>
      <m:oMath>
        <m:limLow>
          <m:e>
            <m:r>
              <m:t>b</m:t>
            </m:r>
          </m:e>
          <m:lim>
            <m:r>
              <m:rPr>
                <m:sty m:val="p"/>
              </m:rPr>
              <m:t>∼</m:t>
            </m:r>
          </m:lim>
        </m:limLow>
        <m:r>
          <m:rPr>
            <m:sty m:val="p"/>
          </m:rPr>
          <m:t>=</m:t>
        </m:r>
        <m:r>
          <m:rPr>
            <m:sty m:val="p"/>
          </m:rPr>
          <m:t>(</m:t>
        </m:r>
        <m:r>
          <m:t>2</m:t>
        </m:r>
        <m:r>
          <m:rPr>
            <m:sty m:val="p"/>
          </m:rPr>
          <m:t>,</m:t>
        </m:r>
        <m:r>
          <m:t>1</m:t>
        </m:r>
        <m:r>
          <m:rPr>
            <m:sty m:val="p"/>
          </m:rPr>
          <m:t>)</m:t>
        </m:r>
      </m:oMath>
      <w:del w:id="27723" w:author="PR Preview" w:date="2026-01-01T00:00:00Z">
        <w:r>
          <w:delText xml:space="preserve">:</w:delText>
        </w:r>
      </w:del>
      <w:del w:id="27724" w:author="PR Preview" w:date="2026-01-01T00:00:00Z">
        <w:r>
          <w:delText xml:space="preserve"> </w:delText>
        </w:r>
      </w:del>
      <m:oMath>
        <m:r>
          <m:rPr>
            <m:sty m:val="bi"/>
          </m:rPr>
          <m:t>A</m:t>
        </m:r>
        <m:r>
          <m:rPr>
            <m:sty m:val="bi"/>
          </m:rPr>
          <m:t>G</m:t>
        </m:r>
        <m:limLow>
          <m:e>
            <m:r>
              <m:t>b</m:t>
            </m:r>
          </m:e>
          <m:lim>
            <m:r>
              <m:rPr>
                <m:sty m:val="p"/>
              </m:rPr>
              <m:t>∼</m:t>
            </m:r>
          </m:lim>
        </m:limLow>
        <m:r>
          <m:rPr>
            <m:sty m:val="p"/>
          </m:rPr>
          <m:t>=</m:t>
        </m:r>
        <m:r>
          <m:rPr>
            <m:sty m:val="p"/>
          </m:rPr>
          <m:t>(</m:t>
        </m:r>
        <m:r>
          <m:t>7</m:t>
        </m:r>
        <m:r>
          <m:rPr>
            <m:sty m:val="p"/>
          </m:rPr>
          <m:t>,</m:t>
        </m:r>
        <m:r>
          <m:t>0</m:t>
        </m:r>
        <m:r>
          <m:rPr>
            <m:sty m:val="p"/>
          </m:rPr>
          <m:t>)</m:t>
        </m:r>
        <m:r>
          <m:rPr>
            <m:sty m:val="p"/>
          </m:rPr>
          <m:t>≠</m:t>
        </m:r>
        <m:limLow>
          <m:e>
            <m:r>
              <m:t>b</m:t>
            </m:r>
          </m:e>
          <m:lim>
            <m:r>
              <m:rPr>
                <m:sty m:val="p"/>
              </m:rPr>
              <m:t>∼</m:t>
            </m:r>
          </m:lim>
        </m:limLow>
      </m:oMath>
      <w:del w:id="27725" w:author="PR Preview" w:date="2026-01-01T00:00:00Z">
        <w:r>
          <w:delText xml:space="preserve">, so it is not,</w:delText>
        </w:r>
      </w:del>
      <w:del w:id="27726" w:author="PR Preview" w:date="2026-01-01T00:00:00Z">
        <w:r>
          <w:delText xml:space="preserve"> </w:delText>
        </w:r>
      </w:del>
      <w:del w:id="27727" w:author="PR Preview" w:date="2026-01-01T00:00:00Z">
        <w:r>
          <w:delText xml:space="preserve">as</w:delText>
        </w:r>
      </w:del>
      <w:del w:id="27728" w:author="PR Preview" w:date="2026-01-01T00:00:00Z">
        <w:r>
          <w:delText xml:space="preserve"> </w:delText>
        </w:r>
      </w:del>
      <w:hyperlink w:anchor="exm-generalized-inverse-solves">
        <w:del w:id="27729" w:author="PR Preview" w:date="2026-01-01T00:00:00Z">
          <w:r>
            <w:rPr>
              <w:rStyle w:val="Hyperlink"/>
            </w:rPr>
            <w:delText xml:space="preserve">Example 172</w:delText>
          </w:r>
        </w:del>
      </w:hyperlink>
      <w:del w:id="27730" w:author="PR Preview" w:date="2026-01-01T00:00:00Z">
        <w:r>
          <w:delText xml:space="preserve"> </w:delText>
        </w:r>
      </w:del>
      <w:del w:id="27731" w:author="PR Preview" w:date="2026-01-01T00:00:00Z">
        <w:r>
          <w:delText xml:space="preserve">found directly.</w:delText>
        </w:r>
      </w:del>
    </w:p>
    <w:p>
      <w:pPr>
        <w:pStyle w:val="FirstParagraph"/>
      </w:pPr>
      <w:del w:id="27732" w:author="PR Preview" w:date="2026-01-01T00:00:00Z">
        <w:r>
          <w:rPr>
            <w:b/>
            <w:bCs/>
          </w:rPr>
          <w:delText xml:space="preserve">Theorem 100 (All solutions of a linear system)</w:delText>
        </w:r>
      </w:del>
      <w:del w:id="27733" w:author="PR Preview" w:date="2026-01-01T00:00:00Z">
        <w:r>
          <w:delText xml:space="preserve"> </w:delText>
        </w:r>
      </w:del>
      <w:del w:id="27734" w:author="PR Preview" w:date="2026-01-01T00:00:00Z">
        <w:r>
          <w:delText xml:space="preserve">Let</w:delText>
        </w:r>
      </w:del>
      <w:del w:id="27735" w:author="PR Preview" w:date="2026-01-01T00:00:00Z">
        <w:r>
          <w:delText xml:space="preserve"> </w:delText>
        </w:r>
      </w:del>
      <m:oMath>
        <m:r>
          <m:rPr>
            <m:sty m:val="bi"/>
          </m:rPr>
          <m:t>A</m:t>
        </m:r>
      </m:oMath>
      <w:del w:id="27736" w:author="PR Preview" w:date="2026-01-01T00:00:00Z">
        <w:r>
          <w:delText xml:space="preserve"> </w:delText>
        </w:r>
      </w:del>
      <w:del w:id="27737" w:author="PR Preview" w:date="2026-01-01T00:00:00Z">
        <w:r>
          <w:delText xml:space="preserve">be</w:delText>
        </w:r>
      </w:del>
      <w:del w:id="27738" w:author="PR Preview" w:date="2026-01-01T00:00:00Z">
        <w:r>
          <w:delText xml:space="preserve"> </w:delText>
        </w:r>
      </w:del>
      <m:oMath>
        <m:r>
          <m:t>m</m:t>
        </m:r>
        <m:r>
          <m:rPr>
            <m:sty m:val="p"/>
          </m:rPr>
          <m:t>×</m:t>
        </m:r>
        <m:r>
          <m:t>n</m:t>
        </m:r>
      </m:oMath>
      <w:del w:id="27739" w:author="PR Preview" w:date="2026-01-01T00:00:00Z">
        <w:r>
          <w:delText xml:space="preserve"> </w:delText>
        </w:r>
      </w:del>
      <w:del w:id="27740" w:author="PR Preview" w:date="2026-01-01T00:00:00Z">
        <w:r>
          <w:delText xml:space="preserve">with a generalized inverse</w:delText>
        </w:r>
      </w:del>
      <w:del w:id="27741" w:author="PR Preview" w:date="2026-01-01T00:00:00Z">
        <w:r>
          <w:delText xml:space="preserve"> </w:delText>
        </w:r>
      </w:del>
      <m:oMath>
        <m:r>
          <m:rPr>
            <m:sty m:val="bi"/>
          </m:rPr>
          <m:t>G</m:t>
        </m:r>
      </m:oMath>
      <w:del w:id="27742" w:author="PR Preview" w:date="2026-01-01T00:00:00Z">
        <w:r>
          <w:delText xml:space="preserve"> </w:delText>
        </w:r>
      </w:del>
      <w:del w:id="27743" w:author="PR Preview" w:date="2026-01-01T00:00:00Z">
        <w:r>
          <w:delText xml:space="preserve">(</w:delText>
        </w:r>
      </w:del>
      <w:hyperlink w:anchor="def-generalized-inverse">
        <w:del w:id="27744" w:author="PR Preview" w:date="2026-01-01T00:00:00Z">
          <w:r>
            <w:rPr>
              <w:rStyle w:val="Hyperlink"/>
            </w:rPr>
            <w:delText xml:space="preserve">Definition 109</w:delText>
          </w:r>
        </w:del>
      </w:hyperlink>
      <w:del w:id="27745" w:author="PR Preview" w:date="2026-01-01T00:00:00Z">
        <w:r>
          <w:delText xml:space="preserve">).</w:delText>
        </w:r>
      </w:del>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del w:id="27746" w:author="PR Preview" w:date="2026-01-01T00:00:00Z">
        <w:r>
          <w:delText xml:space="preserve">:</w:delText>
        </w:r>
      </w:del>
      <w:del w:id="27747" w:author="PR Preview" w:date="2026-01-01T00:00:00Z">
        <w:r>
          <w:delText xml:space="preserve"> </w:delText>
        </w:r>
      </w:del>
      <m:oMath>
        <m:limLow>
          <m:e>
            <m:r>
              <m:t>x</m:t>
            </m:r>
          </m:e>
          <m:lim>
            <m:r>
              <m:rPr>
                <m:sty m:val="p"/>
              </m:rPr>
              <m:t>∼</m:t>
            </m:r>
          </m:lim>
        </m:limLow>
      </m:oMath>
      <w:del w:id="27748" w:author="PR Preview" w:date="2026-01-01T00:00:00Z">
        <w:r>
          <w:delText xml:space="preserve"> </w:delText>
        </w:r>
      </w:del>
      <w:del w:id="27749" w:author="PR Preview" w:date="2026-01-01T00:00:00Z">
        <w:r>
          <w:delText xml:space="preserve">solves</w:delText>
        </w:r>
      </w:del>
      <w:del w:id="27750" w:author="PR Preview" w:date="2026-01-01T00:00:00Z">
        <w:r>
          <w:delText xml:space="preserve"> </w:delText>
        </w:r>
      </w:del>
      <m:oMath>
        <m:r>
          <m:rPr>
            <m:sty m:val="bi"/>
          </m:rPr>
          <m:t>A</m:t>
        </m:r>
        <m:limLow>
          <m:e>
            <m:r>
              <m:t>x</m:t>
            </m:r>
          </m:e>
          <m:lim>
            <m:r>
              <m:rPr>
                <m:sty m:val="p"/>
              </m:rPr>
              <m:t>∼</m:t>
            </m:r>
          </m:lim>
        </m:limLow>
        <m:r>
          <m:rPr>
            <m:sty m:val="p"/>
          </m:rPr>
          <m:t>=</m:t>
        </m:r>
        <m:sSub>
          <m:e>
            <m:limLow>
              <m:e>
                <m:r>
                  <m:t>0</m:t>
                </m:r>
              </m:e>
              <m:lim>
                <m:r>
                  <m:rPr>
                    <m:sty m:val="p"/>
                  </m:rPr>
                  <m:t>∼</m:t>
                </m:r>
              </m:lim>
            </m:limLow>
          </m:e>
          <m:sub>
            <m:r>
              <m:t>m</m:t>
            </m:r>
          </m:sub>
        </m:sSub>
      </m:oMath>
      <w:del w:id="27751" w:author="PR Preview" w:date="2026-01-01T00:00:00Z">
        <w:r>
          <w:delText xml:space="preserve"> </w:delText>
        </w:r>
      </w:del>
      <w:del w:id="27752" w:author="PR Preview" w:date="2026-01-01T00:00:00Z">
        <w:r>
          <w:delText xml:space="preserve">exactly when</w:delText>
        </w:r>
      </w:del>
      <w:del w:id="27753" w:author="PR Preview" w:date="2026-01-01T00:00:00Z">
        <w:r>
          <w:delText xml:space="preserve"> </w:delText>
        </w:r>
      </w:del>
      <m:oMath>
        <m:limLow>
          <m:e>
            <m:r>
              <m:t>x</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oMath>
      <w:del w:id="27754" w:author="PR Preview" w:date="2026-01-01T00:00:00Z">
        <w:r>
          <w:delText xml:space="preserve"> </w:delText>
        </w:r>
      </w:del>
      <w:del w:id="27755" w:author="PR Preview" w:date="2026-01-01T00:00:00Z">
        <w:r>
          <w:delText xml:space="preserve">for some</w:delText>
        </w:r>
      </w:del>
      <w:del w:id="27756" w:author="PR Preview" w:date="2026-01-01T00:00:00Z">
        <w:r>
          <w:delText xml:space="preserve"> </w:delText>
        </w:r>
      </w:del>
      <m:oMath>
        <m:limLow>
          <m:e>
            <m:r>
              <m:t>q</m:t>
            </m:r>
          </m:e>
          <m:lim>
            <m:r>
              <m:rPr>
                <m:sty m:val="p"/>
              </m:rPr>
              <m:t>∼</m:t>
            </m:r>
          </m:lim>
        </m:limLow>
        <m:r>
          <m:rPr>
            <m:sty m:val="p"/>
          </m:rPr>
          <m:t>∈</m:t>
        </m:r>
        <m:sSup>
          <m:e>
            <m:r>
              <m:rPr>
                <m:scr m:val="double-struck"/>
                <m:sty m:val="p"/>
              </m:rPr>
              <m:t>R</m:t>
            </m:r>
          </m:e>
          <m:sup>
            <m:r>
              <m:t>n</m:t>
            </m:r>
          </m:sup>
        </m:sSup>
      </m:oMath>
      <w:del w:id="27757" w:author="PR Preview" w:date="2026-01-01T00:00:00Z">
        <w:r>
          <w:delText xml:space="preserve">.</w:delText>
        </w:r>
      </w:del>
    </w:p>
    <w:p>
      <w:pPr>
        <w:pStyle w:val="Compact"/>
        <w:numPr>
          <w:ilvl w:val="0"/>
          <w:numId w:val="1089"/>
        </w:numPr>
      </w:pPr>
      <w:del w:id="27758" w:author="PR Preview" w:date="2026-01-01T00:00:00Z">
        <w:r>
          <w:delText xml:space="preserve">If</w:delText>
        </w:r>
      </w:del>
      <w:del w:id="27759" w:author="PR Preview" w:date="2026-01-01T00:00:00Z">
        <w:r>
          <w:delText xml:space="preserve"> </w:delText>
        </w:r>
      </w:del>
      <m:oMath>
        <m:r>
          <m:rPr>
            <m:sty m:val="bi"/>
          </m:rPr>
          <m:t>A</m:t>
        </m:r>
        <m:limLow>
          <m:e>
            <m:r>
              <m:t>x</m:t>
            </m:r>
          </m:e>
          <m:lim>
            <m:r>
              <m:rPr>
                <m:sty m:val="p"/>
              </m:rPr>
              <m:t>∼</m:t>
            </m:r>
          </m:lim>
        </m:limLow>
        <m:r>
          <m:rPr>
            <m:sty m:val="p"/>
          </m:rPr>
          <m:t>=</m:t>
        </m:r>
        <m:limLow>
          <m:e>
            <m:r>
              <m:t>b</m:t>
            </m:r>
          </m:e>
          <m:lim>
            <m:r>
              <m:rPr>
                <m:sty m:val="p"/>
              </m:rPr>
              <m:t>∼</m:t>
            </m:r>
          </m:lim>
        </m:limLow>
      </m:oMath>
      <w:del w:id="27760" w:author="PR Preview" w:date="2026-01-01T00:00:00Z">
        <w:r>
          <w:delText xml:space="preserve"> </w:delText>
        </w:r>
      </w:del>
      <w:del w:id="27761" w:author="PR Preview" w:date="2026-01-01T00:00:00Z">
        <w:r>
          <w:delText xml:space="preserve">is consistent (</w:delText>
        </w:r>
      </w:del>
      <w:hyperlink w:anchor="def-consistent-system">
        <w:del w:id="27762" w:author="PR Preview" w:date="2026-01-01T00:00:00Z">
          <w:r>
            <w:rPr>
              <w:rStyle w:val="Hyperlink"/>
            </w:rPr>
            <w:delText xml:space="preserve">Definition 111</w:delText>
          </w:r>
        </w:del>
      </w:hyperlink>
      <w:del w:id="27763" w:author="PR Preview" w:date="2026-01-01T00:00:00Z">
        <w:r>
          <w:delText xml:space="preserve">),</w:delText>
        </w:r>
      </w:del>
      <w:del w:id="27764" w:author="PR Preview" w:date="2026-01-01T00:00:00Z">
        <w:r>
          <w:delText xml:space="preserve"> </w:delText>
        </w:r>
      </w:del>
      <w:del w:id="27765" w:author="PR Preview" w:date="2026-01-01T00:00:00Z">
        <w:r>
          <w:delText xml:space="preserve">then</w:delText>
        </w:r>
      </w:del>
      <w:del w:id="27766" w:author="PR Preview" w:date="2026-01-01T00:00:00Z">
        <w:r>
          <w:delText xml:space="preserve"> </w:delText>
        </w:r>
      </w:del>
      <m:oMath>
        <m:limLow>
          <m:e>
            <m:r>
              <m:t>x</m:t>
            </m:r>
          </m:e>
          <m:lim>
            <m:r>
              <m:rPr>
                <m:sty m:val="p"/>
              </m:rPr>
              <m:t>∼</m:t>
            </m:r>
          </m:lim>
        </m:limLow>
      </m:oMath>
      <w:del w:id="27767" w:author="PR Preview" w:date="2026-01-01T00:00:00Z">
        <w:r>
          <w:delText xml:space="preserve"> </w:delText>
        </w:r>
      </w:del>
      <w:del w:id="27768" w:author="PR Preview" w:date="2026-01-01T00:00:00Z">
        <w:r>
          <w:delText xml:space="preserve">is a solution exactly when</w:delText>
        </w:r>
      </w:del>
    </w:p>
    <w:p>
      <w:pPr>
        <w:pStyle w:val="Compact"/>
      </w:pPr>
      <m:oMathPara>
        <m:oMathParaPr>
          <m:jc m:val="center"/>
        </m:oMathParaPr>
        <m:oMath>
          <m:limLow>
            <m:e>
              <m:r>
                <m:t>x</m:t>
              </m:r>
            </m:e>
            <m:lim>
              <m:r>
                <m:rPr>
                  <m:sty m:val="p"/>
                </m:rPr>
                <m:t>∼</m:t>
              </m:r>
            </m:lim>
          </m:limLow>
          <m:r>
            <m:rPr>
              <m:sty m:val="p"/>
            </m:rPr>
            <m:t>=</m:t>
          </m:r>
          <m:r>
            <m:rPr>
              <m:sty m:val="bi"/>
            </m:rPr>
            <m:t>G</m:t>
          </m:r>
          <m:limLow>
            <m:e>
              <m:r>
                <m:t>b</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r>
            <m:t> </m:t>
          </m:r>
          <m:r>
            <m:rPr>
              <m:nor/>
              <m:sty m:val="p"/>
            </m:rPr>
            <m:t>for some </m:t>
          </m:r>
          <m:limLow>
            <m:e>
              <m:r>
                <m:t>q</m:t>
              </m:r>
            </m:e>
            <m:lim>
              <m:r>
                <m:rPr>
                  <m:sty m:val="p"/>
                </m:rPr>
                <m:t>∼</m:t>
              </m:r>
            </m:lim>
          </m:limLow>
          <m:r>
            <m:rPr>
              <m:sty m:val="p"/>
            </m:rPr>
            <m:t>∈</m:t>
          </m:r>
          <m:sSup>
            <m:e>
              <m:r>
                <m:rPr>
                  <m:scr m:val="double-struck"/>
                  <m:sty m:val="p"/>
                </m:rPr>
                <m:t>R</m:t>
              </m:r>
            </m:e>
            <m:sup>
              <m:r>
                <m:t>n</m:t>
              </m:r>
            </m:sup>
          </m:sSup>
          <m:r>
            <m:rPr>
              <m:sty m:val="p"/>
            </m:rPr>
            <m:t>:</m:t>
          </m:r>
        </m:oMath>
      </m:oMathPara>
    </w:p>
    <w:p>
      <w:pPr>
        <w:numPr>
          <w:ilvl w:val="0"/>
          <w:numId w:val="1089"/>
        </w:numPr>
      </w:pPr>
      <w:ins w:id="27769" w:author="PR Preview" w:date="2026-01-01T00:00:00Z">
        <w:r>
          <w:t xml:space="preserve">$\mathord{\smash[b]{\underset{\raise.3ex\hbox{$\scriptstyle\sim$}}{b}}\vphantom{b}} = (2, 1)$</w:t>
        </w:r>
      </w:ins>
      <w:ins w:id="27770" w:author="PR Preview" w:date="2026-01-01T00:00:00Z">
        <w:r>
          <w:t xml:space="preserve">:</w:t>
        </w:r>
      </w:ins>
      <w:ins w:id="27771" w:author="PR Preview" w:date="2026-01-01T00:00:00Z">
        <w:r>
          <w:t xml:space="preserve"> </w:t>
        </w:r>
      </w:ins>
      <w:ins w:id="27772" w:author="PR Preview" w:date="2026-01-01T00:00:00Z">
        <w:r>
          <w:t xml:space="preserve">$\mathbf{A} \mathbf{G} \mathord{\smash[b]{\underset{\raise.3ex\hbox{$\scriptstyle\sim$}}{b}}\vphantom{b}} = (7, 0) \ne \mathord{\smash[b]{\underset{\raise.3ex\hbox{$\scriptstyle\sim$}}{b}}\vphantom{b}}$</w:t>
        </w:r>
      </w:ins>
      <w:ins w:id="27773" w:author="PR Preview" w:date="2026-01-01T00:00:00Z">
        <w:r>
          <w:t xml:space="preserve">, so it is not,</w:t>
        </w:r>
      </w:ins>
      <w:ins w:id="27774" w:author="PR Preview" w:date="2026-01-01T00:00:00Z">
        <w:r>
          <w:t xml:space="preserve"> </w:t>
        </w:r>
      </w:ins>
      <w:ins w:id="27775" w:author="PR Preview" w:date="2026-01-01T00:00:00Z">
        <w:r>
          <w:t xml:space="preserve">as</w:t>
        </w:r>
      </w:ins>
      <w:ins w:id="27776" w:author="PR Preview" w:date="2026-01-01T00:00:00Z">
        <w:r>
          <w:t xml:space="preserve"> </w:t>
        </w:r>
      </w:ins>
      <w:hyperlink w:anchor="exm-generalized-inverse-solves">
        <w:ins w:id="27777" w:author="PR Preview" w:date="2026-01-01T00:00:00Z">
          <w:r>
            <w:rPr>
              <w:rStyle w:val="Hyperlink"/>
            </w:rPr>
            <w:t xml:space="preserve">Example 174</w:t>
          </w:r>
        </w:ins>
      </w:hyperlink>
      <w:ins w:id="27778" w:author="PR Preview" w:date="2026-01-01T00:00:00Z">
        <w:r>
          <w:t xml:space="preserve"> </w:t>
        </w:r>
      </w:ins>
      <w:ins w:id="27779" w:author="PR Preview" w:date="2026-01-01T00:00:00Z">
        <w:r>
          <w:t xml:space="preserve">found directly.</w:t>
        </w:r>
      </w:ins>
    </w:p>
    <w:bookmarkEnd w:id="586"/>
    <w:bookmarkStart w:id="587" w:name="thm-solution-set"/>
    <w:p>
      <w:pPr>
        <w:pStyle w:val="FirstParagraph"/>
      </w:pPr>
      <w:ins w:id="27780" w:author="PR Preview" w:date="2026-01-01T00:00:00Z">
        <w:r>
          <w:rPr>
            <w:b/>
            <w:bCs/>
          </w:rPr>
          <w:t xml:space="preserve">Theorem 101 (All solutions of a linear system)</w:t>
        </w:r>
      </w:ins>
      <w:ins w:id="27781" w:author="PR Preview" w:date="2026-01-01T00:00:00Z">
        <w:r>
          <w:t xml:space="preserve"> </w:t>
        </w:r>
      </w:ins>
      <w:ins w:id="27782" w:author="PR Preview" w:date="2026-01-01T00:00:00Z">
        <w:r>
          <w:t xml:space="preserve">Let</w:t>
        </w:r>
      </w:ins>
      <w:ins w:id="27783" w:author="PR Preview" w:date="2026-01-01T00:00:00Z">
        <w:r>
          <w:t xml:space="preserve"> </w:t>
        </w:r>
      </w:ins>
      <m:oMath>
        <m:r>
          <m:rPr>
            <m:sty m:val="bi"/>
          </m:rPr>
          <m:t>A</m:t>
        </m:r>
      </m:oMath>
      <w:ins w:id="27784" w:author="PR Preview" w:date="2026-01-01T00:00:00Z">
        <w:r>
          <w:t xml:space="preserve"> </w:t>
        </w:r>
      </w:ins>
      <w:ins w:id="27785" w:author="PR Preview" w:date="2026-01-01T00:00:00Z">
        <w:r>
          <w:t xml:space="preserve">be</w:t>
        </w:r>
      </w:ins>
      <w:ins w:id="27786" w:author="PR Preview" w:date="2026-01-01T00:00:00Z">
        <w:r>
          <w:t xml:space="preserve"> </w:t>
        </w:r>
      </w:ins>
      <m:oMath>
        <m:r>
          <m:t>m</m:t>
        </m:r>
        <m:r>
          <m:rPr>
            <m:sty m:val="p"/>
          </m:rPr>
          <m:t>×</m:t>
        </m:r>
        <m:r>
          <m:t>n</m:t>
        </m:r>
      </m:oMath>
      <w:ins w:id="27787" w:author="PR Preview" w:date="2026-01-01T00:00:00Z">
        <w:r>
          <w:t xml:space="preserve"> </w:t>
        </w:r>
      </w:ins>
      <w:ins w:id="27788" w:author="PR Preview" w:date="2026-01-01T00:00:00Z">
        <w:r>
          <w:t xml:space="preserve">with a generalized inverse</w:t>
        </w:r>
      </w:ins>
      <w:ins w:id="27789" w:author="PR Preview" w:date="2026-01-01T00:00:00Z">
        <w:r>
          <w:t xml:space="preserve"> </w:t>
        </w:r>
      </w:ins>
      <m:oMath>
        <m:r>
          <m:rPr>
            <m:sty m:val="bi"/>
          </m:rPr>
          <m:t>G</m:t>
        </m:r>
      </m:oMath>
      <w:ins w:id="27790" w:author="PR Preview" w:date="2026-01-01T00:00:00Z">
        <w:r>
          <w:t xml:space="preserve"> </w:t>
        </w:r>
      </w:ins>
      <w:ins w:id="27791" w:author="PR Preview" w:date="2026-01-01T00:00:00Z">
        <w:r>
          <w:t xml:space="preserve">(</w:t>
        </w:r>
      </w:ins>
      <w:hyperlink w:anchor="def-generalized-inverse">
        <w:ins w:id="27792" w:author="PR Preview" w:date="2026-01-01T00:00:00Z">
          <w:r>
            <w:rPr>
              <w:rStyle w:val="Hyperlink"/>
            </w:rPr>
            <w:t xml:space="preserve">Definition 109</w:t>
          </w:r>
        </w:ins>
      </w:hyperlink>
      <w:ins w:id="27793" w:author="PR Preview" w:date="2026-01-01T00:00:00Z">
        <w:r>
          <w:t xml:space="preserve">).</w:t>
        </w:r>
      </w:ins>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ins w:id="27794" w:author="PR Preview" w:date="2026-01-01T00:00:00Z">
        <w:r>
          <w:t xml:space="preserve">:</w:t>
        </w:r>
      </w:ins>
      <w:ins w:id="27795" w:author="PR Preview" w:date="2026-01-01T00:00:00Z">
        <w:r>
          <w:t xml:space="preserve"> </w:t>
        </w:r>
      </w:ins>
      <w:ins w:id="27796" w:author="PR Preview" w:date="2026-01-01T00:00:00Z">
        <w:r>
          <w:t xml:space="preserve">$\mathord{\smash[b]{\underset{\raise.3ex\hbox{$\scriptstyle\sim$}}{x}}\vphantom{x}}$</w:t>
        </w:r>
      </w:ins>
      <w:ins w:id="27797" w:author="PR Preview" w:date="2026-01-01T00:00:00Z">
        <w:r>
          <w:t xml:space="preserve"> </w:t>
        </w:r>
      </w:ins>
      <w:ins w:id="27798" w:author="PR Preview" w:date="2026-01-01T00:00:00Z">
        <w:r>
          <w:t xml:space="preserve">solves</w:t>
        </w:r>
      </w:ins>
      <w:ins w:id="27799" w:author="PR Preview" w:date="2026-01-01T00:00:00Z">
        <w:r>
          <w:t xml:space="preserve"> </w:t>
        </w:r>
      </w:ins>
      <w:ins w:id="27800" w:author="PR Preview" w:date="2026-01-01T00:00:00Z">
        <w:r>
          <w:t xml:space="preserve">$\mathbf{A} \mathord{\smash[b]{\underset{\raise.3ex\hbox{$\scriptstyle\sim$}}{x}}\vphantom{x}} = \mathord{\smash[b]{\underset{\raise.3ex\hbox{$\scriptstyle\sim$}}{0}}\vphantom{0}}_m$</w:t>
        </w:r>
      </w:ins>
      <w:ins w:id="27801" w:author="PR Preview" w:date="2026-01-01T00:00:00Z">
        <w:r>
          <w:t xml:space="preserve"> </w:t>
        </w:r>
      </w:ins>
      <w:ins w:id="27802" w:author="PR Preview" w:date="2026-01-01T00:00:00Z">
        <w:r>
          <w:t xml:space="preserve">exactly when</w:t>
        </w:r>
      </w:ins>
      <w:ins w:id="27803" w:author="PR Preview" w:date="2026-01-01T00:00:00Z">
        <w:r>
          <w:t xml:space="preserve"> </w:t>
        </w:r>
      </w:ins>
      <w:ins w:id="27804" w:author="PR Preview" w:date="2026-01-01T00:00:00Z">
        <w:r>
          <w:t xml:space="preserve">$\mathord{\smash[b]{\underset{\raise.3ex\hbox{$\scriptstyle\sim$}}{x}}\vphantom{x}} = (\mathbf{I}_n - \mathbf{G} \mathbf{A})\,\mathord{\smash[b]{\underset{\raise.3ex\hbox{$\scriptstyle\sim$}}{q}}\vphantom{q}}$</w:t>
        </w:r>
      </w:ins>
      <w:ins w:id="27805" w:author="PR Preview" w:date="2026-01-01T00:00:00Z">
        <w:r>
          <w:t xml:space="preserve"> </w:t>
        </w:r>
      </w:ins>
      <w:ins w:id="27806" w:author="PR Preview" w:date="2026-01-01T00:00:00Z">
        <w:r>
          <w:t xml:space="preserve">for some</w:t>
        </w:r>
      </w:ins>
      <w:ins w:id="27807" w:author="PR Preview" w:date="2026-01-01T00:00:00Z">
        <w:r>
          <w:t xml:space="preserve"> </w:t>
        </w:r>
      </w:ins>
      <w:ins w:id="27808" w:author="PR Preview" w:date="2026-01-01T00:00:00Z">
        <w:r>
          <w:t xml:space="preserve">$\mathord{\smash[b]{\underset{\raise.3ex\hbox{$\scriptstyle\sim$}}{q}}\vphantom{q}} \in \mathbb{R}^n$</w:t>
        </w:r>
      </w:ins>
      <w:ins w:id="27809" w:author="PR Preview" w:date="2026-01-01T00:00:00Z">
        <w:r>
          <w:t xml:space="preserve">.</w:t>
        </w:r>
      </w:ins>
    </w:p>
    <w:p>
      <w:pPr>
        <w:pStyle w:val="Compact"/>
        <w:numPr>
          <w:ilvl w:val="0"/>
          <w:numId w:val="1090"/>
        </w:numPr>
      </w:pPr>
      <w:ins w:id="27810" w:author="PR Preview" w:date="2026-01-01T00:00:00Z">
        <w:r>
          <w:t xml:space="preserve">If</w:t>
        </w:r>
      </w:ins>
      <w:ins w:id="27811" w:author="PR Preview" w:date="2026-01-01T00:00:00Z">
        <w:r>
          <w:t xml:space="preserve"> </w:t>
        </w:r>
      </w:ins>
      <w:ins w:id="27812" w:author="PR Preview" w:date="2026-01-01T00:00:00Z">
        <w:r>
          <w:t xml:space="preserve">$\mathbf{A} \mathord{\smash[b]{\underset{\raise.3ex\hbox{$\scriptstyle\sim$}}{x}}\vphantom{x}} = \mathord{\smash[b]{\underset{\raise.3ex\hbox{$\scriptstyle\sim$}}{b}}\vphantom{b}}$</w:t>
        </w:r>
      </w:ins>
      <w:ins w:id="27813" w:author="PR Preview" w:date="2026-01-01T00:00:00Z">
        <w:r>
          <w:t xml:space="preserve"> </w:t>
        </w:r>
      </w:ins>
      <w:ins w:id="27814" w:author="PR Preview" w:date="2026-01-01T00:00:00Z">
        <w:r>
          <w:t xml:space="preserve">is consistent (</w:t>
        </w:r>
      </w:ins>
      <w:hyperlink w:anchor="def-consistent-system">
        <w:ins w:id="27815" w:author="PR Preview" w:date="2026-01-01T00:00:00Z">
          <w:r>
            <w:rPr>
              <w:rStyle w:val="Hyperlink"/>
            </w:rPr>
            <w:t xml:space="preserve">Definition 111</w:t>
          </w:r>
        </w:ins>
      </w:hyperlink>
      <w:ins w:id="27816" w:author="PR Preview" w:date="2026-01-01T00:00:00Z">
        <w:r>
          <w:t xml:space="preserve">),</w:t>
        </w:r>
      </w:ins>
      <w:ins w:id="27817" w:author="PR Preview" w:date="2026-01-01T00:00:00Z">
        <w:r>
          <w:t xml:space="preserve"> </w:t>
        </w:r>
      </w:ins>
      <w:ins w:id="27818" w:author="PR Preview" w:date="2026-01-01T00:00:00Z">
        <w:r>
          <w:t xml:space="preserve">then</w:t>
        </w:r>
      </w:ins>
      <w:ins w:id="27819" w:author="PR Preview" w:date="2026-01-01T00:00:00Z">
        <w:r>
          <w:t xml:space="preserve"> </w:t>
        </w:r>
      </w:ins>
      <w:ins w:id="27820" w:author="PR Preview" w:date="2026-01-01T00:00:00Z">
        <w:r>
          <w:t xml:space="preserve">$\mathord{\smash[b]{\underset{\raise.3ex\hbox{$\scriptstyle\sim$}}{x}}\vphantom{x}}$</w:t>
        </w:r>
      </w:ins>
      <w:ins w:id="27821" w:author="PR Preview" w:date="2026-01-01T00:00:00Z">
        <w:r>
          <w:t xml:space="preserve"> </w:t>
        </w:r>
      </w:ins>
      <w:ins w:id="27822" w:author="PR Preview" w:date="2026-01-01T00:00:00Z">
        <w:r>
          <w:t xml:space="preserve">is a solution exactly when</w:t>
        </w:r>
      </w:ins>
    </w:p>
    <w:p>
      <w:pPr>
        <w:pStyle w:val="Compact"/>
      </w:pPr>
      <w:ins w:id="27823" w:author="PR Preview" w:date="2026-01-01T00:00:00Z">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ins>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7"/>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94</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del w:id="27824" w:author="PR Preview" w:date="2026-01-01T00:00:00Z">
        <w:r>
          <w:delText xml:space="preserve">so</w:delText>
        </w:r>
      </w:del>
      <w:del w:id="27825" w:author="PR Preview" w:date="2026-01-01T00:00:00Z">
        <w:r>
          <w:delText xml:space="preserve"> </w:delText>
        </w:r>
      </w:del>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r>
          <m:rPr>
            <m:sty m:val="p"/>
          </m:rPr>
          <m:t>=</m:t>
        </m:r>
        <m:sSub>
          <m:e>
            <m:limLow>
              <m:e>
                <m:r>
                  <m:t>0</m:t>
                </m:r>
              </m:e>
              <m:lim>
                <m:r>
                  <m:rPr>
                    <m:sty m:val="p"/>
                  </m:rPr>
                  <m:t>∼</m:t>
                </m:r>
              </m:lim>
            </m:limLow>
          </m:e>
          <m:sub>
            <m:r>
              <m:t>m</m:t>
            </m:r>
          </m:sub>
        </m:sSub>
      </m:oMath>
      <w:del w:id="27826" w:author="PR Preview" w:date="2026-01-01T00:00:00Z">
        <w:r>
          <w:delText xml:space="preserve"> </w:delText>
        </w:r>
      </w:del>
      <w:del w:id="27827" w:author="PR Preview" w:date="2026-01-01T00:00:00Z">
        <w:r>
          <w:delText xml:space="preserve">for every</w:delText>
        </w:r>
      </w:del>
      <w:del w:id="27828" w:author="PR Preview" w:date="2026-01-01T00:00:00Z">
        <w:r>
          <w:delText xml:space="preserve"> </w:delText>
        </w:r>
      </w:del>
      <m:oMath>
        <m:limLow>
          <m:e>
            <m:r>
              <m:t>q</m:t>
            </m:r>
          </m:e>
          <m:lim>
            <m:r>
              <m:rPr>
                <m:sty m:val="p"/>
              </m:rPr>
              <m:t>∼</m:t>
            </m:r>
          </m:lim>
        </m:limLow>
      </m:oMath>
      <w:del w:id="27829" w:author="PR Preview" w:date="2026-01-01T00:00:00Z">
        <w:r>
          <w:delText xml:space="preserve"> </w:delText>
        </w:r>
      </w:del>
      <w:del w:id="27830" w:author="PR Preview" w:date="2026-01-01T00:00:00Z">
        <w:r>
          <w:delText xml:space="preserve">(</w:delText>
        </w:r>
      </w:del>
      <w:hyperlink w:anchor="thm-matmul-assoc">
        <w:del w:id="27831" w:author="PR Preview" w:date="2026-01-01T00:00:00Z">
          <w:r>
            <w:rPr>
              <w:rStyle w:val="Hyperlink"/>
            </w:rPr>
            <w:delText xml:space="preserve">Theorem 8</w:delText>
          </w:r>
        </w:del>
      </w:hyperlink>
      <w:del w:id="27832" w:author="PR Preview" w:date="2026-01-01T00:00:00Z">
        <w:r>
          <w:delText xml:space="preserve">),</w:delText>
        </w:r>
      </w:del>
      <w:del w:id="27833" w:author="PR Preview" w:date="2026-01-01T00:00:00Z">
        <w:r>
          <w:delText xml:space="preserve"> </w:delText>
        </w:r>
      </w:del>
      <w:del w:id="27834" w:author="PR Preview" w:date="2026-01-01T00:00:00Z">
        <w:r>
          <w:delText xml:space="preserve">and</w:delText>
        </w:r>
      </w:del>
      <w:del w:id="27835" w:author="PR Preview" w:date="2026-01-01T00:00:00Z">
        <w:r>
          <w:delText xml:space="preserve"> </w:delText>
        </w:r>
      </w:del>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del w:id="27836" w:author="PR Preview" w:date="2026-01-01T00:00:00Z">
        <w:r>
          <w:delText xml:space="preserve">.</w:delText>
        </w:r>
      </w:del>
      <w:del w:id="27837" w:author="PR Preview" w:date="2026-01-01T00:00:00Z">
        <w:r>
          <w:delText xml:space="preserve"> </w:delText>
        </w:r>
      </w:del>
      <w:del w:id="27838" w:author="PR Preview" w:date="2026-01-01T00:00:00Z">
        <w:r>
          <w:delText xml:space="preserve">Conversely, if</w:delText>
        </w:r>
      </w:del>
      <w:del w:id="27839" w:author="PR Preview" w:date="2026-01-01T00:00:00Z">
        <w:r>
          <w:delText xml:space="preserve"> </w:delText>
        </w:r>
      </w:del>
      <m:oMath>
        <m:r>
          <m:rPr>
            <m:sty m:val="bi"/>
          </m:rPr>
          <m:t>A</m:t>
        </m:r>
        <m:limLow>
          <m:e>
            <m:r>
              <m:t>x</m:t>
            </m:r>
          </m:e>
          <m:lim>
            <m:r>
              <m:rPr>
                <m:sty m:val="p"/>
              </m:rPr>
              <m:t>∼</m:t>
            </m:r>
          </m:lim>
        </m:limLow>
        <m:r>
          <m:rPr>
            <m:sty m:val="p"/>
          </m:rPr>
          <m:t>=</m:t>
        </m:r>
        <m:sSub>
          <m:e>
            <m:limLow>
              <m:e>
                <m:r>
                  <m:t>0</m:t>
                </m:r>
              </m:e>
              <m:lim>
                <m:r>
                  <m:rPr>
                    <m:sty m:val="p"/>
                  </m:rPr>
                  <m:t>∼</m:t>
                </m:r>
              </m:lim>
            </m:limLow>
          </m:e>
          <m:sub>
            <m:r>
              <m:t>m</m:t>
            </m:r>
          </m:sub>
        </m:sSub>
      </m:oMath>
      <w:del w:id="27840" w:author="PR Preview" w:date="2026-01-01T00:00:00Z">
        <w:r>
          <w:delText xml:space="preserve">, then</w:delText>
        </w:r>
      </w:del>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limLow>
                <m:e>
                  <m:r>
                    <m:t>x</m:t>
                  </m:r>
                </m:e>
                <m:lim>
                  <m:r>
                    <m:rPr>
                      <m:sty m:val="p"/>
                    </m:rPr>
                    <m:t>∼</m:t>
                  </m:r>
                </m:lim>
              </m:limLow>
              <m:r>
                <m:t>&amp;</m:t>
              </m:r>
              <m:r>
                <m:rPr>
                  <m:sty m:val="p"/>
                </m:rPr>
                <m:t>=</m:t>
              </m:r>
              <m:sSub>
                <m:e>
                  <m:r>
                    <m:rPr>
                      <m:sty m:val="bi"/>
                    </m:rPr>
                    <m:t>I</m:t>
                  </m:r>
                </m:e>
                <m:sub>
                  <m:r>
                    <m:t>n</m:t>
                  </m:r>
                </m:sub>
              </m:sSub>
              <m:limLow>
                <m:e>
                  <m:r>
                    <m:t>x</m:t>
                  </m:r>
                </m:e>
                <m:lim>
                  <m:r>
                    <m:rPr>
                      <m:sty m:val="p"/>
                    </m:rPr>
                    <m:t>∼</m:t>
                  </m:r>
                </m:lim>
              </m:limLow>
              <m:r>
                <m:rPr>
                  <m:sty m:val="p"/>
                </m:rPr>
                <m:t>−</m:t>
              </m:r>
              <m:r>
                <m:rPr>
                  <m:sty m:val="p"/>
                </m:rPr>
                <m:t>(</m:t>
              </m:r>
              <m:r>
                <m:rPr>
                  <m:sty m:val="bi"/>
                </m:rPr>
                <m:t>G</m:t>
              </m:r>
              <m:r>
                <m:rPr>
                  <m:sty m:val="bi"/>
                </m:rPr>
                <m:t>A</m:t>
              </m:r>
              <m:r>
                <m:rPr>
                  <m:sty m:val="p"/>
                </m:rPr>
                <m:t>)</m:t>
              </m:r>
              <m:r>
                <m:t> </m:t>
              </m:r>
              <m:limLow>
                <m:e>
                  <m:r>
                    <m:t>x</m:t>
                  </m:r>
                </m:e>
                <m:lim>
                  <m:r>
                    <m:rPr>
                      <m:sty m:val="p"/>
                    </m:rPr>
                    <m:t>∼</m:t>
                  </m:r>
                </m:lim>
              </m:limLow>
              <m:r>
                <m:t>&amp;</m:t>
              </m:r>
              <m:r>
                <m:t>&amp;</m:t>
              </m:r>
              <m:r>
                <m:rPr>
                  <m:nor/>
                  <m:sty m:val="p"/>
                </m:rPr>
                <m:t>(</m:t>
              </m:r>
              <m:r>
                <m:rPr>
                  <m:nor/>
                  <m:sty m:val="p"/>
                </m:rPr>
                <m:t>Theorem 93</m:t>
              </m:r>
              <m:r>
                <m:rPr>
                  <m:nor/>
                  <m:sty m:val="p"/>
                </m:rPr>
                <m:t>, with </m:t>
              </m:r>
              <m:limLow>
                <m:e>
                  <m:r>
                    <m:t>x</m:t>
                  </m:r>
                </m:e>
                <m:lim>
                  <m:r>
                    <m:rPr>
                      <m:sty m:val="p"/>
                    </m:rPr>
                    <m:t>∼</m:t>
                  </m:r>
                </m:lim>
              </m:limLow>
              <m:r>
                <m:rPr>
                  <m:nor/>
                  <m:sty m:val="p"/>
                </m:rPr>
                <m:t> as the last factor)</m:t>
              </m:r>
            </m:e>
            <m:e>
              <m:r>
                <m:t>&amp;</m:t>
              </m:r>
              <m:r>
                <m:rPr>
                  <m:sty m:val="p"/>
                </m:rPr>
                <m:t>=</m:t>
              </m:r>
              <m:limLow>
                <m:e>
                  <m:r>
                    <m:t>x</m:t>
                  </m:r>
                </m:e>
                <m:lim>
                  <m:r>
                    <m:rPr>
                      <m:sty m:val="p"/>
                    </m:rPr>
                    <m:t>∼</m:t>
                  </m:r>
                </m:lim>
              </m:limLow>
              <m:r>
                <m:rPr>
                  <m:sty m:val="p"/>
                </m:rPr>
                <m:t>−</m:t>
              </m:r>
              <m:r>
                <m:rPr>
                  <m:sty m:val="p"/>
                </m:rPr>
                <m:t>(</m:t>
              </m:r>
              <m:r>
                <m:rPr>
                  <m:sty m:val="bi"/>
                </m:rPr>
                <m:t>G</m:t>
              </m:r>
              <m:r>
                <m:rPr>
                  <m:sty m:val="bi"/>
                </m:rPr>
                <m:t>A</m:t>
              </m:r>
              <m:r>
                <m:rPr>
                  <m:sty m:val="p"/>
                </m:rPr>
                <m:t>)</m:t>
              </m:r>
              <m:r>
                <m:t> </m:t>
              </m:r>
              <m:limLow>
                <m:e>
                  <m:r>
                    <m:t>x</m:t>
                  </m:r>
                </m:e>
                <m:lim>
                  <m:r>
                    <m:rPr>
                      <m:sty m:val="p"/>
                    </m:rPr>
                    <m:t>∼</m:t>
                  </m:r>
                </m:lim>
              </m:limLow>
              <m:r>
                <m:t>&amp;</m:t>
              </m:r>
              <m:r>
                <m:t>&amp;</m:t>
              </m:r>
              <m:r>
                <m:rPr>
                  <m:nor/>
                  <m:sty m:val="p"/>
                </m:rPr>
                <m:t>(</m:t>
              </m:r>
              <m:r>
                <m:rPr>
                  <m:nor/>
                  <m:sty m:val="p"/>
                </m:rPr>
                <m:t>Theorem 10</m:t>
              </m:r>
              <m:r>
                <m:rPr>
                  <m:nor/>
                  <m:sty m:val="p"/>
                </m:rPr>
                <m:t>)</m:t>
              </m:r>
            </m:e>
            <m:e>
              <m:r>
                <m:t>&amp;</m:t>
              </m:r>
              <m:r>
                <m:rPr>
                  <m:sty m:val="p"/>
                </m:rPr>
                <m:t>=</m:t>
              </m:r>
              <m:limLow>
                <m:e>
                  <m:r>
                    <m:t>x</m:t>
                  </m:r>
                </m:e>
                <m:lim>
                  <m:r>
                    <m:rPr>
                      <m:sty m:val="p"/>
                    </m:rPr>
                    <m:t>∼</m:t>
                  </m:r>
                </m:lim>
              </m:limLow>
              <m:r>
                <m:rPr>
                  <m:sty m:val="p"/>
                </m:rPr>
                <m:t>−</m:t>
              </m:r>
              <m:r>
                <m:rPr>
                  <m:sty m:val="bi"/>
                </m:rPr>
                <m:t>G</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limLow>
                <m:e>
                  <m:r>
                    <m:t>x</m:t>
                  </m:r>
                </m:e>
                <m:lim>
                  <m:r>
                    <m:rPr>
                      <m:sty m:val="p"/>
                    </m:rPr>
                    <m:t>∼</m:t>
                  </m:r>
                </m:lim>
              </m:limLow>
              <m:r>
                <m:rPr>
                  <m:sty m:val="p"/>
                </m:rPr>
                <m:t>−</m:t>
              </m:r>
              <m:r>
                <m:rPr>
                  <m:sty m:val="bi"/>
                </m:rPr>
                <m:t>G</m:t>
              </m:r>
              <m:r>
                <m:t> </m:t>
              </m:r>
              <m:sSub>
                <m:e>
                  <m:limLow>
                    <m:e>
                      <m:r>
                        <m:t>0</m:t>
                      </m:r>
                    </m:e>
                    <m:lim>
                      <m:r>
                        <m:rPr>
                          <m:sty m:val="p"/>
                        </m:rPr>
                        <m:t>∼</m:t>
                      </m:r>
                    </m:lim>
                  </m:limLow>
                </m:e>
                <m:sub>
                  <m:r>
                    <m:t>m</m:t>
                  </m:r>
                </m:sub>
              </m:sSub>
              <m:r>
                <m:t>&amp;</m:t>
              </m:r>
              <m:r>
                <m:t>&amp;</m:t>
              </m:r>
              <m:r>
                <m:rPr>
                  <m:nor/>
                  <m:sty m:val="p"/>
                </m:rPr>
                <m:t>(</m:t>
              </m:r>
              <m:r>
                <m:rPr>
                  <m:sty m:val="bi"/>
                </m:rPr>
                <m:t>A</m:t>
              </m:r>
              <m:limLow>
                <m:e>
                  <m:r>
                    <m:t>x</m:t>
                  </m:r>
                </m:e>
                <m:lim>
                  <m:r>
                    <m:rPr>
                      <m:sty m:val="p"/>
                    </m:rPr>
                    <m:t>∼</m:t>
                  </m:r>
                </m:lim>
              </m:limLow>
              <m:r>
                <m:rPr>
                  <m:sty m:val="p"/>
                </m:rPr>
                <m:t>=</m:t>
              </m:r>
              <m:sSub>
                <m:e>
                  <m:limLow>
                    <m:e>
                      <m:r>
                        <m:t>0</m:t>
                      </m:r>
                    </m:e>
                    <m:lim>
                      <m:r>
                        <m:rPr>
                          <m:sty m:val="p"/>
                        </m:rPr>
                        <m:t>∼</m:t>
                      </m:r>
                    </m:lim>
                  </m:limLow>
                </m:e>
                <m:sub>
                  <m:r>
                    <m:t>m</m:t>
                  </m:r>
                </m:sub>
              </m:sSub>
              <m:r>
                <m:rPr>
                  <m:nor/>
                  <m:sty m:val="p"/>
                </m:rPr>
                <m:t>)</m:t>
              </m:r>
            </m:e>
            <m:e>
              <m:r>
                <m:t>&amp;</m:t>
              </m:r>
              <m:r>
                <m:rPr>
                  <m:sty m:val="p"/>
                </m:rPr>
                <m:t>=</m:t>
              </m:r>
              <m:limLow>
                <m:e>
                  <m:r>
                    <m:t>x</m:t>
                  </m:r>
                </m:e>
                <m:lim>
                  <m:r>
                    <m:rPr>
                      <m:sty m:val="p"/>
                    </m:rPr>
                    <m:t>∼</m:t>
                  </m:r>
                </m:lim>
              </m:limLow>
              <m:r>
                <m:rPr>
                  <m:sty m:val="p"/>
                </m:rPr>
                <m:t>,</m:t>
              </m:r>
              <m:r>
                <m:t>&amp;</m:t>
              </m:r>
              <m:r>
                <m:t>&amp;</m:t>
              </m:r>
              <m:r>
                <m:rPr>
                  <m:nor/>
                  <m:sty m:val="p"/>
                </m:rPr>
                <m:t>(</m:t>
              </m:r>
              <m:r>
                <m:rPr>
                  <m:sty m:val="bi"/>
                </m:rPr>
                <m:t>G</m:t>
              </m:r>
              <m:r>
                <m:t> </m:t>
              </m:r>
              <m:sSub>
                <m:e>
                  <m:limLow>
                    <m:e>
                      <m:r>
                        <m:t>0</m:t>
                      </m:r>
                    </m:e>
                    <m:lim>
                      <m:r>
                        <m:rPr>
                          <m:sty m:val="p"/>
                        </m:rPr>
                        <m:t>∼</m:t>
                      </m:r>
                    </m:lim>
                  </m:limLow>
                </m:e>
                <m:sub>
                  <m:r>
                    <m:t>m</m:t>
                  </m:r>
                </m:sub>
              </m:sSub>
              <m:r>
                <m:rPr>
                  <m:sty m:val="p"/>
                </m:rPr>
                <m:t>=</m:t>
              </m:r>
              <m:sSub>
                <m:e>
                  <m:limLow>
                    <m:e>
                      <m:r>
                        <m:t>0</m:t>
                      </m:r>
                    </m:e>
                    <m:lim>
                      <m:r>
                        <m:rPr>
                          <m:sty m:val="p"/>
                        </m:rPr>
                        <m:t>∼</m:t>
                      </m:r>
                    </m:lim>
                  </m:limLow>
                </m:e>
                <m:sub>
                  <m:r>
                    <m:t>n</m:t>
                  </m:r>
                </m:sub>
              </m:sSub>
              <m:r>
                <m:rPr>
                  <m:nor/>
                  <m:sty m:val="p"/>
                </m:rPr>
                <m:t>)</m:t>
              </m:r>
            </m:e>
          </m:eqArr>
        </m:oMath>
      </m:oMathPara>
    </w:p>
    <w:p>
      <w:pPr>
        <w:pStyle w:val="FirstParagraph"/>
      </w:pPr>
      <w:del w:id="27841" w:author="PR Preview" w:date="2026-01-01T00:00:00Z">
        <w:r>
          <w:delText xml:space="preserve">so</w:delText>
        </w:r>
      </w:del>
      <w:del w:id="27842" w:author="PR Preview" w:date="2026-01-01T00:00:00Z">
        <w:r>
          <w:delText xml:space="preserve"> </w:delText>
        </w:r>
      </w:del>
      <m:oMath>
        <m:limLow>
          <m:e>
            <m:r>
              <m:t>x</m:t>
            </m:r>
          </m:e>
          <m:lim>
            <m:r>
              <m:rPr>
                <m:sty m:val="p"/>
              </m:rPr>
              <m:t>∼</m:t>
            </m:r>
          </m:lim>
        </m:limLow>
      </m:oMath>
      <w:del w:id="27843" w:author="PR Preview" w:date="2026-01-01T00:00:00Z">
        <w:r>
          <w:delText xml:space="preserve"> </w:delText>
        </w:r>
      </w:del>
      <w:del w:id="27844" w:author="PR Preview" w:date="2026-01-01T00:00:00Z">
        <w:r>
          <w:delText xml:space="preserve">is in</w:delText>
        </w:r>
      </w:del>
      <w:del w:id="27845" w:author="PR Preview" w:date="2026-01-01T00:00:00Z">
        <w:r>
          <w:delText xml:space="preserve"> </w:delText>
        </w:r>
      </w:del>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del w:id="27846" w:author="PR Preview" w:date="2026-01-01T00:00:00Z">
        <w:r>
          <w:delText xml:space="preserve">, with</w:delText>
        </w:r>
      </w:del>
      <w:del w:id="27847" w:author="PR Preview" w:date="2026-01-01T00:00:00Z">
        <w:r>
          <w:delText xml:space="preserve"> </w:delText>
        </w:r>
      </w:del>
      <m:oMath>
        <m:limLow>
          <m:e>
            <m:r>
              <m:t>q</m:t>
            </m:r>
          </m:e>
          <m:lim>
            <m:r>
              <m:rPr>
                <m:sty m:val="p"/>
              </m:rPr>
              <m:t>∼</m:t>
            </m:r>
          </m:lim>
        </m:limLow>
        <m:r>
          <m:rPr>
            <m:sty m:val="p"/>
          </m:rPr>
          <m:t>=</m:t>
        </m:r>
        <m:limLow>
          <m:e>
            <m:r>
              <m:t>x</m:t>
            </m:r>
          </m:e>
          <m:lim>
            <m:r>
              <m:rPr>
                <m:sty m:val="p"/>
              </m:rPr>
              <m:t>∼</m:t>
            </m:r>
          </m:lim>
        </m:limLow>
      </m:oMath>
      <w:del w:id="27848" w:author="PR Preview" w:date="2026-01-01T00:00:00Z">
        <w:r>
          <w:delText xml:space="preserve">.</w:delText>
        </w:r>
      </w:del>
    </w:p>
    <w:p>
      <w:pPr>
        <w:pStyle w:val="BodyText"/>
      </w:pPr>
      <w:del w:id="27849" w:author="PR Preview" w:date="2026-01-01T00:00:00Z">
        <w:r>
          <w:rPr>
            <w:b/>
            <w:bCs/>
          </w:rPr>
          <w:delText xml:space="preserve">Part 2.</w:delText>
        </w:r>
      </w:del>
      <w:del w:id="27850" w:author="PR Preview" w:date="2026-01-01T00:00:00Z">
        <w:r>
          <w:delText xml:space="preserve"> </w:delText>
        </w:r>
      </w:del>
      <m:oMath>
        <m:r>
          <m:rPr>
            <m:sty m:val="bi"/>
          </m:rPr>
          <m:t>G</m:t>
        </m:r>
        <m:limLow>
          <m:e>
            <m:r>
              <m:t>b</m:t>
            </m:r>
          </m:e>
          <m:lim>
            <m:r>
              <m:rPr>
                <m:sty m:val="p"/>
              </m:rPr>
              <m:t>∼</m:t>
            </m:r>
          </m:lim>
        </m:limLow>
      </m:oMath>
      <w:del w:id="27851" w:author="PR Preview" w:date="2026-01-01T00:00:00Z">
        <w:r>
          <w:delText xml:space="preserve"> </w:delText>
        </w:r>
      </w:del>
      <w:del w:id="27852" w:author="PR Preview" w:date="2026-01-01T00:00:00Z">
        <w:r>
          <w:delText xml:space="preserve">is a solution (</w:delText>
        </w:r>
      </w:del>
      <w:hyperlink w:anchor="thm-generalized-inverse-solves">
        <w:del w:id="27853" w:author="PR Preview" w:date="2026-01-01T00:00:00Z">
          <w:r>
            <w:rPr>
              <w:rStyle w:val="Hyperlink"/>
            </w:rPr>
            <w:delText xml:space="preserve">Theorem 95</w:delText>
          </w:r>
        </w:del>
      </w:hyperlink>
      <w:del w:id="27854" w:author="PR Preview" w:date="2026-01-01T00:00:00Z">
        <w:r>
          <w:delText xml:space="preserve">).</w:delText>
        </w:r>
      </w:del>
      <w:del w:id="27855" w:author="PR Preview" w:date="2026-01-01T00:00:00Z">
        <w:r>
          <w:delText xml:space="preserve"> </w:delText>
        </w:r>
      </w:del>
      <w:del w:id="27856" w:author="PR Preview" w:date="2026-01-01T00:00:00Z">
        <w:r>
          <w:delText xml:space="preserve">For any</w:delText>
        </w:r>
      </w:del>
      <w:del w:id="27857" w:author="PR Preview" w:date="2026-01-01T00:00:00Z">
        <w:r>
          <w:delText xml:space="preserve"> </w:delText>
        </w:r>
      </w:del>
      <m:oMath>
        <m:limLow>
          <m:e>
            <m:r>
              <m:t>x</m:t>
            </m:r>
          </m:e>
          <m:lim>
            <m:r>
              <m:rPr>
                <m:sty m:val="p"/>
              </m:rPr>
              <m:t>∼</m:t>
            </m:r>
          </m:lim>
        </m:limLow>
      </m:oMath>
      <w:del w:id="27858" w:author="PR Preview" w:date="2026-01-01T00:00:00Z">
        <w:r>
          <w:delText xml:space="preserve">,</w:delText>
        </w:r>
      </w:del>
    </w:p>
    <w:p>
      <w:pPr>
        <w:pStyle w:val="BodyText"/>
      </w:pPr>
      <m:oMathPara>
        <m:oMathParaPr>
          <m:jc m:val="center"/>
        </m:oMathParaPr>
        <m:oMath>
          <m:eqArr>
            <m:e>
              <m:r>
                <m:rPr>
                  <m:sty m:val="bi"/>
                </m:rPr>
                <m:t>A</m:t>
              </m:r>
              <m:r>
                <m:t> </m:t>
              </m:r>
              <m:r>
                <m:rPr>
                  <m:sty m:val="p"/>
                </m:rPr>
                <m:t>(</m:t>
              </m:r>
              <m:limLow>
                <m:e>
                  <m:r>
                    <m:t>x</m:t>
                  </m:r>
                </m:e>
                <m:lim>
                  <m:r>
                    <m:rPr>
                      <m:sty m:val="p"/>
                    </m:rPr>
                    <m:t>∼</m:t>
                  </m:r>
                </m:lim>
              </m:limLow>
              <m:r>
                <m:rPr>
                  <m:sty m:val="p"/>
                </m:rPr>
                <m:t>−</m:t>
              </m:r>
              <m:r>
                <m:rPr>
                  <m:sty m:val="bi"/>
                </m:rPr>
                <m:t>G</m:t>
              </m:r>
              <m:limLow>
                <m:e>
                  <m:r>
                    <m:t>b</m:t>
                  </m:r>
                </m:e>
                <m:lim>
                  <m:r>
                    <m:rPr>
                      <m:sty m:val="p"/>
                    </m:rPr>
                    <m:t>∼</m:t>
                  </m:r>
                </m:lim>
              </m:limLow>
              <m:r>
                <m:rPr>
                  <m:sty m:val="p"/>
                </m:rPr>
                <m:t>)</m:t>
              </m:r>
              <m:r>
                <m:t>&amp;</m:t>
              </m:r>
              <m:r>
                <m:rPr>
                  <m:sty m:val="p"/>
                </m:rPr>
                <m:t>=</m:t>
              </m:r>
              <m:r>
                <m:rPr>
                  <m:sty m:val="bi"/>
                </m:rPr>
                <m:t>A</m:t>
              </m:r>
              <m:limLow>
                <m:e>
                  <m:r>
                    <m:t>x</m:t>
                  </m:r>
                </m:e>
                <m:lim>
                  <m:r>
                    <m:rPr>
                      <m:sty m:val="p"/>
                    </m:rPr>
                    <m:t>∼</m:t>
                  </m:r>
                </m:lim>
              </m:limLow>
              <m:r>
                <m:rPr>
                  <m:sty m:val="p"/>
                </m:rPr>
                <m:t>−</m:t>
              </m:r>
              <m:r>
                <m:rPr>
                  <m:sty m:val="bi"/>
                </m:rPr>
                <m:t>A</m:t>
              </m:r>
              <m:r>
                <m:t> </m:t>
              </m:r>
              <m:r>
                <m:rPr>
                  <m:sty m:val="p"/>
                </m:rPr>
                <m:t>(</m:t>
              </m:r>
              <m:r>
                <m:rPr>
                  <m:sty m:val="bi"/>
                </m:rPr>
                <m:t>G</m:t>
              </m:r>
              <m:limLow>
                <m:e>
                  <m:r>
                    <m:t>b</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limLow>
                <m:e>
                  <m:r>
                    <m:t>x</m:t>
                  </m:r>
                </m:e>
                <m:lim>
                  <m:r>
                    <m:rPr>
                      <m:sty m:val="p"/>
                    </m:rPr>
                    <m:t>∼</m:t>
                  </m:r>
                </m:lim>
              </m:limLow>
              <m:r>
                <m:rPr>
                  <m:sty m:val="p"/>
                </m:rPr>
                <m:t>−</m:t>
              </m:r>
              <m:r>
                <m:rPr>
                  <m:sty m:val="bi"/>
                </m:rPr>
                <m:t>A</m:t>
              </m:r>
              <m:r>
                <m:rPr>
                  <m:sty m:val="bi"/>
                </m:rPr>
                <m:t>G</m:t>
              </m:r>
              <m:limLow>
                <m:e>
                  <m:r>
                    <m:t>b</m:t>
                  </m:r>
                </m:e>
                <m:lim>
                  <m:r>
                    <m:rPr>
                      <m:sty m:val="p"/>
                    </m:rPr>
                    <m:t>∼</m:t>
                  </m:r>
                </m:lim>
              </m:limLow>
              <m:r>
                <m:t>&amp;</m:t>
              </m:r>
              <m:r>
                <m:t>&amp;</m:t>
              </m:r>
              <m:r>
                <m:rPr>
                  <m:nor/>
                  <m:sty m:val="p"/>
                </m:rPr>
                <m:t>(</m:t>
              </m:r>
              <m:r>
                <m:rPr>
                  <m:nor/>
                  <m:sty m:val="p"/>
                </m:rPr>
                <m:t>Theorem 8</m:t>
              </m:r>
              <m:r>
                <m:rPr>
                  <m:nor/>
                  <m:sty m:val="p"/>
                </m:rPr>
                <m:t>)</m:t>
              </m:r>
            </m:e>
            <m:e>
              <m:r>
                <m:t>&amp;</m:t>
              </m:r>
              <m:r>
                <m:rPr>
                  <m:sty m:val="p"/>
                </m:rPr>
                <m:t>=</m:t>
              </m:r>
              <m:r>
                <m:rPr>
                  <m:sty m:val="bi"/>
                </m:rPr>
                <m:t>A</m:t>
              </m:r>
              <m:limLow>
                <m:e>
                  <m:r>
                    <m:t>x</m:t>
                  </m:r>
                </m:e>
                <m:lim>
                  <m:r>
                    <m:rPr>
                      <m:sty m:val="p"/>
                    </m:rPr>
                    <m:t>∼</m:t>
                  </m:r>
                </m:lim>
              </m:limLow>
              <m:r>
                <m:rPr>
                  <m:sty m:val="p"/>
                </m:rPr>
                <m:t>−</m:t>
              </m:r>
              <m:limLow>
                <m:e>
                  <m:r>
                    <m:t>b</m:t>
                  </m:r>
                </m:e>
                <m:lim>
                  <m:r>
                    <m:rPr>
                      <m:sty m:val="p"/>
                    </m:rPr>
                    <m:t>∼</m:t>
                  </m:r>
                </m:lim>
              </m:limLow>
              <m:r>
                <m:rPr>
                  <m:sty m:val="p"/>
                </m:rPr>
                <m:t>,</m:t>
              </m:r>
              <m:r>
                <m:t>&amp;</m:t>
              </m:r>
              <m:r>
                <m:t>&amp;</m:t>
              </m:r>
              <m:r>
                <m:rPr>
                  <m:nor/>
                  <m:sty m:val="p"/>
                </m:rPr>
                <m:t>(</m:t>
              </m:r>
              <m:r>
                <m:rPr>
                  <m:nor/>
                  <m:sty m:val="p"/>
                </m:rPr>
                <m:t>Theorem 99</m:t>
              </m:r>
              <m:r>
                <m:rPr>
                  <m:nor/>
                  <m:sty m:val="p"/>
                </m:rPr>
                <m:t>, statement 3)</m:t>
              </m:r>
            </m:e>
          </m:eqArr>
        </m:oMath>
      </m:oMathPara>
    </w:p>
    <w:p>
      <w:pPr>
        <w:pStyle w:val="FirstParagraph"/>
      </w:pPr>
      <w:del w:id="27859" w:author="PR Preview" w:date="2026-01-01T00:00:00Z">
        <w:r>
          <w:delText xml:space="preserve">so</w:delText>
        </w:r>
      </w:del>
      <w:del w:id="27860" w:author="PR Preview" w:date="2026-01-01T00:00:00Z">
        <w:r>
          <w:delText xml:space="preserve"> </w:delText>
        </w:r>
      </w:del>
      <m:oMath>
        <m:limLow>
          <m:e>
            <m:r>
              <m:t>x</m:t>
            </m:r>
          </m:e>
          <m:lim>
            <m:r>
              <m:rPr>
                <m:sty m:val="p"/>
              </m:rPr>
              <m:t>∼</m:t>
            </m:r>
          </m:lim>
        </m:limLow>
      </m:oMath>
      <w:del w:id="27861" w:author="PR Preview" w:date="2026-01-01T00:00:00Z">
        <w:r>
          <w:delText xml:space="preserve"> </w:delText>
        </w:r>
      </w:del>
      <w:del w:id="27862" w:author="PR Preview" w:date="2026-01-01T00:00:00Z">
        <w:r>
          <w:delText xml:space="preserve">solves</w:delText>
        </w:r>
      </w:del>
      <w:del w:id="27863" w:author="PR Preview" w:date="2026-01-01T00:00:00Z">
        <w:r>
          <w:delText xml:space="preserve"> </w:delText>
        </w:r>
      </w:del>
      <m:oMath>
        <m:r>
          <m:rPr>
            <m:sty m:val="bi"/>
          </m:rPr>
          <m:t>A</m:t>
        </m:r>
        <m:limLow>
          <m:e>
            <m:r>
              <m:t>x</m:t>
            </m:r>
          </m:e>
          <m:lim>
            <m:r>
              <m:rPr>
                <m:sty m:val="p"/>
              </m:rPr>
              <m:t>∼</m:t>
            </m:r>
          </m:lim>
        </m:limLow>
        <m:r>
          <m:rPr>
            <m:sty m:val="p"/>
          </m:rPr>
          <m:t>=</m:t>
        </m:r>
        <m:limLow>
          <m:e>
            <m:r>
              <m:t>b</m:t>
            </m:r>
          </m:e>
          <m:lim>
            <m:r>
              <m:rPr>
                <m:sty m:val="p"/>
              </m:rPr>
              <m:t>∼</m:t>
            </m:r>
          </m:lim>
        </m:limLow>
      </m:oMath>
      <w:del w:id="27864" w:author="PR Preview" w:date="2026-01-01T00:00:00Z">
        <w:r>
          <w:delText xml:space="preserve"> </w:delText>
        </w:r>
      </w:del>
      <w:del w:id="27865" w:author="PR Preview" w:date="2026-01-01T00:00:00Z">
        <w:r>
          <w:delText xml:space="preserve">exactly when</w:delText>
        </w:r>
      </w:del>
      <w:del w:id="27866" w:author="PR Preview" w:date="2026-01-01T00:00:00Z">
        <w:r>
          <w:delText xml:space="preserve"> </w:delText>
        </w:r>
      </w:del>
      <m:oMath>
        <m:limLow>
          <m:e>
            <m:r>
              <m:t>x</m:t>
            </m:r>
          </m:e>
          <m:lim>
            <m:r>
              <m:rPr>
                <m:sty m:val="p"/>
              </m:rPr>
              <m:t>∼</m:t>
            </m:r>
          </m:lim>
        </m:limLow>
        <m:r>
          <m:rPr>
            <m:sty m:val="p"/>
          </m:rPr>
          <m:t>−</m:t>
        </m:r>
        <m:r>
          <m:rPr>
            <m:sty m:val="bi"/>
          </m:rPr>
          <m:t>G</m:t>
        </m:r>
        <m:limLow>
          <m:e>
            <m:r>
              <m:t>b</m:t>
            </m:r>
          </m:e>
          <m:lim>
            <m:r>
              <m:rPr>
                <m:sty m:val="p"/>
              </m:rPr>
              <m:t>∼</m:t>
            </m:r>
          </m:lim>
        </m:limLow>
        <m:r>
          <m:rPr>
            <m:sty m:val="p"/>
          </m:rPr>
          <m:t>∈</m:t>
        </m:r>
        <m:r>
          <m:rPr>
            <m:scr m:val="script"/>
            <m:sty m:val="p"/>
          </m:rPr>
          <m:t>N</m:t>
        </m:r>
        <m:r>
          <m:rPr>
            <m:sty m:val="p"/>
          </m:rPr>
          <m:t>(</m:t>
        </m:r>
        <m:r>
          <m:rPr>
            <m:sty m:val="bi"/>
          </m:rPr>
          <m:t>A</m:t>
        </m:r>
        <m:r>
          <m:rPr>
            <m:sty m:val="p"/>
          </m:rPr>
          <m:t>)</m:t>
        </m:r>
      </m:oMath>
      <w:del w:id="27867" w:author="PR Preview" w:date="2026-01-01T00:00:00Z">
        <w:r>
          <w:delText xml:space="preserve">,</w:delText>
        </w:r>
      </w:del>
      <w:del w:id="27868" w:author="PR Preview" w:date="2026-01-01T00:00:00Z">
        <w:r>
          <w:delText xml:space="preserve"> </w:delText>
        </w:r>
      </w:del>
      <w:del w:id="27869" w:author="PR Preview" w:date="2026-01-01T00:00:00Z">
        <w:r>
          <w:delText xml:space="preserve">that is, by part 1, exactly when</w:delText>
        </w:r>
      </w:del>
      <w:del w:id="27870" w:author="PR Preview" w:date="2026-01-01T00:00:00Z">
        <w:r>
          <w:delText xml:space="preserve"> </w:delText>
        </w:r>
      </w:del>
      <m:oMath>
        <m:limLow>
          <m:e>
            <m:r>
              <m:t>x</m:t>
            </m:r>
          </m:e>
          <m:lim>
            <m:r>
              <m:rPr>
                <m:sty m:val="p"/>
              </m:rPr>
              <m:t>∼</m:t>
            </m:r>
          </m:lim>
        </m:limLow>
        <m:r>
          <m:rPr>
            <m:sty m:val="p"/>
          </m:rPr>
          <m:t>−</m:t>
        </m:r>
        <m:r>
          <m:rPr>
            <m:sty m:val="bi"/>
          </m:rPr>
          <m:t>G</m:t>
        </m:r>
        <m:limLow>
          <m:e>
            <m:r>
              <m:t>b</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oMath>
      <w:del w:id="27871" w:author="PR Preview" w:date="2026-01-01T00:00:00Z">
        <w:r>
          <w:delText xml:space="preserve"> </w:delText>
        </w:r>
      </w:del>
      <w:del w:id="27872" w:author="PR Preview" w:date="2026-01-01T00:00:00Z">
        <w:r>
          <w:delText xml:space="preserve">for some</w:delText>
        </w:r>
      </w:del>
      <w:del w:id="27873" w:author="PR Preview" w:date="2026-01-01T00:00:00Z">
        <w:r>
          <w:delText xml:space="preserve"> </w:delText>
        </w:r>
      </w:del>
      <m:oMath>
        <m:limLow>
          <m:e>
            <m:r>
              <m:t>q</m:t>
            </m:r>
          </m:e>
          <m:lim>
            <m:r>
              <m:rPr>
                <m:sty m:val="p"/>
              </m:rPr>
              <m:t>∼</m:t>
            </m:r>
          </m:lim>
        </m:limLow>
      </m:oMath>
      <w:del w:id="27874" w:author="PR Preview" w:date="2026-01-01T00:00:00Z">
        <w:r>
          <w:delText xml:space="preserve">.</w:delText>
        </w:r>
      </w:del>
    </w:p>
    <w:p>
      <w:pPr>
        <w:pStyle w:val="BodyText"/>
      </w:pPr>
      <w:del w:id="27875" w:author="PR Preview" w:date="2026-01-01T00:00:00Z">
        <w:r>
          <w:rPr>
            <w:b/>
            <w:bCs/>
          </w:rPr>
          <w:delText xml:space="preserve">Example 179 (All solutions of a consistent system)</w:delText>
        </w:r>
      </w:del>
      <w:del w:id="27876" w:author="PR Preview" w:date="2026-01-01T00:00:00Z">
        <w:r>
          <w:delText xml:space="preserve"> </w:delText>
        </w:r>
      </w:del>
      <w:del w:id="27877" w:author="PR Preview" w:date="2026-01-01T00:00:00Z">
        <w:r>
          <w:delText xml:space="preserve">For</w:delText>
        </w:r>
      </w:del>
      <w:del w:id="27878"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27879" w:author="PR Preview" w:date="2026-01-01T00:00:00Z">
        <w:r>
          <w:delText xml:space="preserve">,</w:delText>
        </w:r>
      </w:del>
      <w:del w:id="27880"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del w:id="27881" w:author="PR Preview" w:date="2026-01-01T00:00:00Z">
        <w:r>
          <w:delText xml:space="preserve"> </w:delText>
        </w:r>
      </w:del>
      <w:del w:id="27882" w:author="PR Preview" w:date="2026-01-01T00:00:00Z">
        <w:r>
          <w:delText xml:space="preserve">and</w:delText>
        </w:r>
      </w:del>
      <w:del w:id="27883" w:author="PR Preview" w:date="2026-01-01T00:00:00Z">
        <w:r>
          <w:delText xml:space="preserve"> </w:delText>
        </w:r>
      </w:del>
      <m:oMath>
        <m:limLow>
          <m:e>
            <m:r>
              <m:t>b</m:t>
            </m:r>
          </m:e>
          <m:lim>
            <m:r>
              <m:rPr>
                <m:sty m:val="p"/>
              </m:rPr>
              <m:t>∼</m:t>
            </m:r>
          </m:lim>
        </m:limLow>
        <m:r>
          <m:rPr>
            <m:sty m:val="p"/>
          </m:rPr>
          <m:t>=</m:t>
        </m:r>
        <m:r>
          <m:rPr>
            <m:sty m:val="p"/>
          </m:rPr>
          <m:t>(</m:t>
        </m:r>
        <m:r>
          <m:t>2</m:t>
        </m:r>
        <m:r>
          <m:rPr>
            <m:sty m:val="p"/>
          </m:rPr>
          <m:t>,</m:t>
        </m:r>
        <m:r>
          <m:t>0</m:t>
        </m:r>
        <m:r>
          <m:rPr>
            <m:sty m:val="p"/>
          </m:rPr>
          <m:t>)</m:t>
        </m:r>
      </m:oMath>
      <w:del w:id="27884" w:author="PR Preview" w:date="2026-01-01T00:00:00Z">
        <w:r>
          <w:delText xml:space="preserve">:</w:delText>
        </w:r>
      </w:del>
      <w:del w:id="27885" w:author="PR Preview" w:date="2026-01-01T00:00:00Z">
        <w:r>
          <w:delText xml:space="preserve"> </w:delText>
        </w:r>
      </w:del>
      <m:oMath>
        <m:r>
          <m:rPr>
            <m:sty m:val="bi"/>
          </m:rPr>
          <m:t>G</m:t>
        </m:r>
        <m:limLow>
          <m:e>
            <m:r>
              <m:t>b</m:t>
            </m:r>
          </m:e>
          <m:lim>
            <m:r>
              <m:rPr>
                <m:sty m:val="p"/>
              </m:rPr>
              <m:t>∼</m:t>
            </m:r>
          </m:lim>
        </m:limLow>
        <m:r>
          <m:rPr>
            <m:sty m:val="p"/>
          </m:rPr>
          <m:t>=</m:t>
        </m:r>
        <m:r>
          <m:rPr>
            <m:sty m:val="p"/>
          </m:rPr>
          <m:t>(</m:t>
        </m:r>
        <m:r>
          <m:t>2</m:t>
        </m:r>
        <m:r>
          <m:rPr>
            <m:sty m:val="p"/>
          </m:rPr>
          <m:t>,</m:t>
        </m:r>
        <m:r>
          <m:t>14</m:t>
        </m:r>
        <m:r>
          <m:rPr>
            <m:sty m:val="p"/>
          </m:rPr>
          <m:t>)</m:t>
        </m:r>
      </m:oMath>
      <w:del w:id="27886" w:author="PR Preview" w:date="2026-01-01T00:00:00Z">
        <w:r>
          <w:delText xml:space="preserve">,</w:delText>
        </w:r>
      </w:del>
      <w:del w:id="27887" w:author="PR Preview" w:date="2026-01-01T00:00:00Z">
        <w:r>
          <w:delText xml:space="preserve"> </w:delText>
        </w:r>
      </w:del>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del w:id="27888" w:author="PR Preview" w:date="2026-01-01T00:00:00Z">
        <w:r>
          <w:delText xml:space="preserve">,</w:delText>
        </w:r>
      </w:del>
      <w:del w:id="27889" w:author="PR Preview" w:date="2026-01-01T00:00:00Z">
        <w:r>
          <w:delText xml:space="preserve"> </w:delText>
        </w:r>
      </w:del>
      <w:del w:id="27890" w:author="PR Preview" w:date="2026-01-01T00:00:00Z">
        <w:r>
          <w:delText xml:space="preserve">and</w:delText>
        </w:r>
      </w:del>
      <w:del w:id="27891" w:author="PR Preview" w:date="2026-01-01T00:00:00Z">
        <w:r>
          <w:delText xml:space="preserve"> </w:delText>
        </w:r>
      </w:del>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del w:id="27892" w:author="PR Preview" w:date="2026-01-01T00:00:00Z">
        <w:r>
          <w:delText xml:space="preserve">,</w:delText>
        </w:r>
      </w:del>
      <w:del w:id="27893" w:author="PR Preview" w:date="2026-01-01T00:00:00Z">
        <w:r>
          <w:delText xml:space="preserve"> </w:delText>
        </w:r>
      </w:del>
      <w:del w:id="27894" w:author="PR Preview" w:date="2026-01-01T00:00:00Z">
        <w:r>
          <w:delText xml:space="preserve">so</w:delText>
        </w:r>
      </w:del>
    </w:p>
    <w:p>
      <w:pPr>
        <w:pStyle w:val="BodyText"/>
      </w:pPr>
      <m:oMathPara>
        <m:oMathParaPr>
          <m:jc m:val="center"/>
        </m:oMathParaPr>
        <m:oMath>
          <m:limLow>
            <m:e>
              <m:r>
                <m:t>x</m:t>
              </m:r>
            </m:e>
            <m:lim>
              <m:r>
                <m:rPr>
                  <m:sty m:val="p"/>
                </m:rPr>
                <m:t>∼</m:t>
              </m:r>
            </m:lim>
          </m:limLow>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ins w:id="27895" w:author="PR Preview" w:date="2026-01-01T00:00:00Z">
        <w:r>
          <w:t xml:space="preserve">so</w:t>
        </w:r>
      </w:ins>
      <w:ins w:id="27896" w:author="PR Preview" w:date="2026-01-01T00:00:00Z">
        <w:r>
          <w:t xml:space="preserve"> </w:t>
        </w:r>
      </w:ins>
      <w:ins w:id="27897" w:author="PR Preview" w:date="2026-01-01T00:00:00Z">
        <w:r>
          <w:t xml:space="preserve">$\mathbf{A}\,(\mathbf{I}_n - \mathbf{G} \mathbf{A})\,\mathord{\smash[b]{\underset{\raise.3ex\hbox{$\scriptstyle\sim$}}{q}}\vphantom{q}} = \mathord{\smash[b]{\underset{\raise.3ex\hbox{$\scriptstyle\sim$}}{0}}\vphantom{0}}_m$</w:t>
        </w:r>
      </w:ins>
      <w:ins w:id="27898" w:author="PR Preview" w:date="2026-01-01T00:00:00Z">
        <w:r>
          <w:t xml:space="preserve"> </w:t>
        </w:r>
      </w:ins>
      <w:ins w:id="27899" w:author="PR Preview" w:date="2026-01-01T00:00:00Z">
        <w:r>
          <w:t xml:space="preserve">for every</w:t>
        </w:r>
      </w:ins>
      <w:ins w:id="27900" w:author="PR Preview" w:date="2026-01-01T00:00:00Z">
        <w:r>
          <w:t xml:space="preserve"> </w:t>
        </w:r>
      </w:ins>
      <w:ins w:id="27901" w:author="PR Preview" w:date="2026-01-01T00:00:00Z">
        <w:r>
          <w:t xml:space="preserve">$\mathord{\smash[b]{\underset{\raise.3ex\hbox{$\scriptstyle\sim$}}{q}}\vphantom{q}}$</w:t>
        </w:r>
      </w:ins>
      <w:ins w:id="27902" w:author="PR Preview" w:date="2026-01-01T00:00:00Z">
        <w:r>
          <w:t xml:space="preserve"> </w:t>
        </w:r>
      </w:ins>
      <w:ins w:id="27903" w:author="PR Preview" w:date="2026-01-01T00:00:00Z">
        <w:r>
          <w:t xml:space="preserve">(</w:t>
        </w:r>
      </w:ins>
      <w:hyperlink w:anchor="thm-matmul-assoc">
        <w:ins w:id="27904" w:author="PR Preview" w:date="2026-01-01T00:00:00Z">
          <w:r>
            <w:rPr>
              <w:rStyle w:val="Hyperlink"/>
            </w:rPr>
            <w:t xml:space="preserve">Theorem 8</w:t>
          </w:r>
        </w:ins>
      </w:hyperlink>
      <w:ins w:id="27905" w:author="PR Preview" w:date="2026-01-01T00:00:00Z">
        <w:r>
          <w:t xml:space="preserve">),</w:t>
        </w:r>
      </w:ins>
      <w:ins w:id="27906" w:author="PR Preview" w:date="2026-01-01T00:00:00Z">
        <w:r>
          <w:t xml:space="preserve"> </w:t>
        </w:r>
      </w:ins>
      <w:ins w:id="27907" w:author="PR Preview" w:date="2026-01-01T00:00:00Z">
        <w:r>
          <w:t xml:space="preserve">and</w:t>
        </w:r>
      </w:ins>
      <w:ins w:id="27908" w:author="PR Preview" w:date="2026-01-01T00:00:00Z">
        <w:r>
          <w:t xml:space="preserve"> </w:t>
        </w:r>
      </w:ins>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ins w:id="27909" w:author="PR Preview" w:date="2026-01-01T00:00:00Z">
        <w:r>
          <w:t xml:space="preserve">.</w:t>
        </w:r>
      </w:ins>
      <w:ins w:id="27910" w:author="PR Preview" w:date="2026-01-01T00:00:00Z">
        <w:r>
          <w:t xml:space="preserve"> </w:t>
        </w:r>
      </w:ins>
      <w:ins w:id="27911" w:author="PR Preview" w:date="2026-01-01T00:00:00Z">
        <w:r>
          <w:t xml:space="preserve">Conversely, if</w:t>
        </w:r>
      </w:ins>
      <w:ins w:id="27912" w:author="PR Preview" w:date="2026-01-01T00:00:00Z">
        <w:r>
          <w:t xml:space="preserve"> </w:t>
        </w:r>
      </w:ins>
      <w:ins w:id="27913" w:author="PR Preview" w:date="2026-01-01T00:00:00Z">
        <w:r>
          <w:t xml:space="preserve">$\mathbf{A} \mathord{\smash[b]{\underset{\raise.3ex\hbox{$\scriptstyle\sim$}}{x}}\vphantom{x}} = \mathord{\smash[b]{\underset{\raise.3ex\hbox{$\scriptstyle\sim$}}{0}}\vphantom{0}}_m$</w:t>
        </w:r>
      </w:ins>
      <w:ins w:id="27914" w:author="PR Preview" w:date="2026-01-01T00:00:00Z">
        <w:r>
          <w:t xml:space="preserve">, then</w:t>
        </w:r>
      </w:ins>
    </w:p>
    <w:p>
      <w:pPr>
        <w:pStyle w:val="BodyText"/>
      </w:pPr>
      <w:ins w:id="27915" w:author="PR Preview" w:date="2026-01-01T00:00:00Z">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\text{(}\text{Theorem~94}\text{, with } \mathord{\smash[b]{\underset{\raise.3ex\hbox{$\scriptstyle\sim$}}{x}}\vphantom{x}} \text{ as the last factor)}
    \\
    &amp;= \mathord{\smash[b]{\underset{\raise.3ex\hbox{$\scriptstyle\sim$}}{x}}\vphantom{x}} - (\mathbf{G} \mathbf{A})\,\mathord{\smash[b]{\underset{\raise.3ex\hbox{$\scriptstyle\sim$}}{x}}\vphantom{x}}
    &amp;&amp; \text{(}\text{Theorem~10}\text{)}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ins>
    </w:p>
    <w:p>
      <w:pPr>
        <w:pStyle w:val="FirstParagraph"/>
      </w:pPr>
      <w:ins w:id="27916" w:author="PR Preview" w:date="2026-01-01T00:00:00Z">
        <w:r>
          <w:t xml:space="preserve">so</w:t>
        </w:r>
      </w:ins>
      <w:ins w:id="27917" w:author="PR Preview" w:date="2026-01-01T00:00:00Z">
        <w:r>
          <w:t xml:space="preserve"> </w:t>
        </w:r>
      </w:ins>
      <w:ins w:id="27918" w:author="PR Preview" w:date="2026-01-01T00:00:00Z">
        <w:r>
          <w:t xml:space="preserve">$\mathord{\smash[b]{\underset{\raise.3ex\hbox{$\scriptstyle\sim$}}{x}}\vphantom{x}}$</w:t>
        </w:r>
      </w:ins>
      <w:ins w:id="27919" w:author="PR Preview" w:date="2026-01-01T00:00:00Z">
        <w:r>
          <w:t xml:space="preserve"> </w:t>
        </w:r>
      </w:ins>
      <w:ins w:id="27920" w:author="PR Preview" w:date="2026-01-01T00:00:00Z">
        <w:r>
          <w:t xml:space="preserve">is in</w:t>
        </w:r>
      </w:ins>
      <w:ins w:id="27921" w:author="PR Preview" w:date="2026-01-01T00:00:00Z">
        <w:r>
          <w:t xml:space="preserve"> </w:t>
        </w:r>
      </w:ins>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ins w:id="27922" w:author="PR Preview" w:date="2026-01-01T00:00:00Z">
        <w:r>
          <w:t xml:space="preserve">, with</w:t>
        </w:r>
      </w:ins>
      <w:ins w:id="27923" w:author="PR Preview" w:date="2026-01-01T00:00:00Z">
        <w:r>
          <w:t xml:space="preserve"> </w:t>
        </w:r>
      </w:ins>
      <w:ins w:id="27924" w:author="PR Preview" w:date="2026-01-01T00:00:00Z">
        <w:r>
          <w:t xml:space="preserve">$\mathord{\smash[b]{\underset{\raise.3ex\hbox{$\scriptstyle\sim$}}{q}}\vphantom{q}} = \mathord{\smash[b]{\underset{\raise.3ex\hbox{$\scriptstyle\sim$}}{x}}\vphantom{x}}$</w:t>
        </w:r>
      </w:ins>
      <w:ins w:id="27925" w:author="PR Preview" w:date="2026-01-01T00:00:00Z">
        <w:r>
          <w:t xml:space="preserve">.</w:t>
        </w:r>
      </w:ins>
    </w:p>
    <w:p>
      <w:pPr>
        <w:pStyle w:val="BodyText"/>
      </w:pPr>
      <w:ins w:id="27926" w:author="PR Preview" w:date="2026-01-01T00:00:00Z">
        <w:r>
          <w:rPr>
            <w:b/>
            <w:bCs/>
          </w:rPr>
          <w:t xml:space="preserve">Part 2.</w:t>
        </w:r>
      </w:ins>
      <w:ins w:id="27927" w:author="PR Preview" w:date="2026-01-01T00:00:00Z">
        <w:r>
          <w:t xml:space="preserve"> </w:t>
        </w:r>
      </w:ins>
      <w:ins w:id="27928" w:author="PR Preview" w:date="2026-01-01T00:00:00Z">
        <w:r>
          <w:t xml:space="preserve">$\mathbf{G} \mathord{\smash[b]{\underset{\raise.3ex\hbox{$\scriptstyle\sim$}}{b}}\vphantom{b}}$</w:t>
        </w:r>
      </w:ins>
      <w:ins w:id="27929" w:author="PR Preview" w:date="2026-01-01T00:00:00Z">
        <w:r>
          <w:t xml:space="preserve"> </w:t>
        </w:r>
      </w:ins>
      <w:ins w:id="27930" w:author="PR Preview" w:date="2026-01-01T00:00:00Z">
        <w:r>
          <w:t xml:space="preserve">is a solution (</w:t>
        </w:r>
      </w:ins>
      <w:hyperlink w:anchor="thm-generalized-inverse-solves">
        <w:ins w:id="27931" w:author="PR Preview" w:date="2026-01-01T00:00:00Z">
          <w:r>
            <w:rPr>
              <w:rStyle w:val="Hyperlink"/>
            </w:rPr>
            <w:t xml:space="preserve">Theorem 96</w:t>
          </w:r>
        </w:ins>
      </w:hyperlink>
      <w:ins w:id="27932" w:author="PR Preview" w:date="2026-01-01T00:00:00Z">
        <w:r>
          <w:t xml:space="preserve">).</w:t>
        </w:r>
      </w:ins>
      <w:ins w:id="27933" w:author="PR Preview" w:date="2026-01-01T00:00:00Z">
        <w:r>
          <w:t xml:space="preserve"> </w:t>
        </w:r>
      </w:ins>
      <w:ins w:id="27934" w:author="PR Preview" w:date="2026-01-01T00:00:00Z">
        <w:r>
          <w:t xml:space="preserve">For any</w:t>
        </w:r>
      </w:ins>
      <w:ins w:id="27935" w:author="PR Preview" w:date="2026-01-01T00:00:00Z">
        <w:r>
          <w:t xml:space="preserve"> </w:t>
        </w:r>
      </w:ins>
      <w:ins w:id="27936" w:author="PR Preview" w:date="2026-01-01T00:00:00Z">
        <w:r>
          <w:t xml:space="preserve">$\mathord{\smash[b]{\underset{\raise.3ex\hbox{$\scriptstyle\sim$}}{x}}\vphantom{x}}$</w:t>
        </w:r>
      </w:ins>
      <w:ins w:id="27937" w:author="PR Preview" w:date="2026-01-01T00:00:00Z">
        <w:r>
          <w:t xml:space="preserve">,</w:t>
        </w:r>
      </w:ins>
    </w:p>
    <w:p>
      <w:pPr>
        <w:pStyle w:val="BodyText"/>
      </w:pPr>
      <w:ins w:id="27938" w:author="PR Preview" w:date="2026-01-01T00:00:00Z">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\text{(}\text{Theorem~24}\text{,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\text{(}\text{Theorem~100}\text{, statement 3)}
    \end{aligned}
    $$</w:t>
        </w:r>
      </w:ins>
    </w:p>
    <w:p>
      <w:pPr>
        <w:pStyle w:val="FirstParagraph"/>
      </w:pPr>
      <w:ins w:id="27939" w:author="PR Preview" w:date="2026-01-01T00:00:00Z">
        <w:r>
          <w:t xml:space="preserve">so</w:t>
        </w:r>
      </w:ins>
      <w:ins w:id="27940" w:author="PR Preview" w:date="2026-01-01T00:00:00Z">
        <w:r>
          <w:t xml:space="preserve"> </w:t>
        </w:r>
      </w:ins>
      <w:ins w:id="27941" w:author="PR Preview" w:date="2026-01-01T00:00:00Z">
        <w:r>
          <w:t xml:space="preserve">$\mathord{\smash[b]{\underset{\raise.3ex\hbox{$\scriptstyle\sim$}}{x}}\vphantom{x}}$</w:t>
        </w:r>
      </w:ins>
      <w:ins w:id="27942" w:author="PR Preview" w:date="2026-01-01T00:00:00Z">
        <w:r>
          <w:t xml:space="preserve"> </w:t>
        </w:r>
      </w:ins>
      <w:ins w:id="27943" w:author="PR Preview" w:date="2026-01-01T00:00:00Z">
        <w:r>
          <w:t xml:space="preserve">solves</w:t>
        </w:r>
      </w:ins>
      <w:ins w:id="27944" w:author="PR Preview" w:date="2026-01-01T00:00:00Z">
        <w:r>
          <w:t xml:space="preserve"> </w:t>
        </w:r>
      </w:ins>
      <w:ins w:id="27945" w:author="PR Preview" w:date="2026-01-01T00:00:00Z">
        <w:r>
          <w:t xml:space="preserve">$\mathbf{A} \mathord{\smash[b]{\underset{\raise.3ex\hbox{$\scriptstyle\sim$}}{x}}\vphantom{x}} = \mathord{\smash[b]{\underset{\raise.3ex\hbox{$\scriptstyle\sim$}}{b}}\vphantom{b}}$</w:t>
        </w:r>
      </w:ins>
      <w:ins w:id="27946" w:author="PR Preview" w:date="2026-01-01T00:00:00Z">
        <w:r>
          <w:t xml:space="preserve"> </w:t>
        </w:r>
      </w:ins>
      <w:ins w:id="27947" w:author="PR Preview" w:date="2026-01-01T00:00:00Z">
        <w:r>
          <w:t xml:space="preserve">exactly when</w:t>
        </w:r>
      </w:ins>
      <w:ins w:id="27948" w:author="PR Preview" w:date="2026-01-01T00:00:00Z">
        <w:r>
          <w:t xml:space="preserve"> </w:t>
        </w:r>
      </w:ins>
      <w:ins w:id="27949" w:author="PR Preview" w:date="2026-01-01T00:00:00Z">
        <w:r>
          <w:t xml:space="preserve">$\mathord{\smash[b]{\underset{\raise.3ex\hbox{$\scriptstyle\sim$}}{x}}\vphantom{x}} - \mathbf{G} \mathord{\smash[b]{\underset{\raise.3ex\hbox{$\scriptstyle\sim$}}{b}}\vphantom{b}} \in \mathcal{N}(\mathbf{A})$</w:t>
        </w:r>
      </w:ins>
      <w:ins w:id="27950" w:author="PR Preview" w:date="2026-01-01T00:00:00Z">
        <w:r>
          <w:t xml:space="preserve">,</w:t>
        </w:r>
      </w:ins>
      <w:ins w:id="27951" w:author="PR Preview" w:date="2026-01-01T00:00:00Z">
        <w:r>
          <w:t xml:space="preserve"> </w:t>
        </w:r>
      </w:ins>
      <w:ins w:id="27952" w:author="PR Preview" w:date="2026-01-01T00:00:00Z">
        <w:r>
          <w:t xml:space="preserve">that is, by part 1, exactly when</w:t>
        </w:r>
      </w:ins>
      <w:ins w:id="27953" w:author="PR Preview" w:date="2026-01-01T00:00:00Z">
        <w:r>
          <w:t xml:space="preserve"> </w:t>
        </w:r>
      </w:ins>
      <w:ins w:id="27954" w:author="PR Preview" w:date="2026-01-01T00:00:00Z">
        <w:r>
          <w:t xml:space="preserve">$\mathord{\smash[b]{\underset{\raise.3ex\hbox{$\scriptstyle\sim$}}{x}}\vphantom{x}} - \mathbf{G} \mathord{\smash[b]{\underset{\raise.3ex\hbox{$\scriptstyle\sim$}}{b}}\vphantom{b}} = (\mathbf{I}_n - \mathbf{G} \mathbf{A})\,\mathord{\smash[b]{\underset{\raise.3ex\hbox{$\scriptstyle\sim$}}{q}}\vphantom{q}}$</w:t>
        </w:r>
      </w:ins>
      <w:ins w:id="27955" w:author="PR Preview" w:date="2026-01-01T00:00:00Z">
        <w:r>
          <w:t xml:space="preserve"> </w:t>
        </w:r>
      </w:ins>
      <w:ins w:id="27956" w:author="PR Preview" w:date="2026-01-01T00:00:00Z">
        <w:r>
          <w:t xml:space="preserve">for some</w:t>
        </w:r>
      </w:ins>
      <w:ins w:id="27957" w:author="PR Preview" w:date="2026-01-01T00:00:00Z">
        <w:r>
          <w:t xml:space="preserve"> </w:t>
        </w:r>
      </w:ins>
      <w:ins w:id="27958" w:author="PR Preview" w:date="2026-01-01T00:00:00Z">
        <w:r>
          <w:t xml:space="preserve">$\mathord{\smash[b]{\underset{\raise.3ex\hbox{$\scriptstyle\sim$}}{q}}\vphantom{q}}$</w:t>
        </w:r>
      </w:ins>
      <w:ins w:id="27959" w:author="PR Preview" w:date="2026-01-01T00:00:00Z">
        <w:r>
          <w:t xml:space="preserve">.</w:t>
        </w:r>
      </w:ins>
    </w:p>
    <w:bookmarkStart w:id="588" w:name="exm-solution-set"/>
    <w:p>
      <w:pPr>
        <w:pStyle w:val="BodyText"/>
      </w:pPr>
      <w:ins w:id="27960" w:author="PR Preview" w:date="2026-01-01T00:00:00Z">
        <w:r>
          <w:rPr>
            <w:b/>
            <w:bCs/>
          </w:rPr>
          <w:t xml:space="preserve">Example 181 (All solutions of a consistent system)</w:t>
        </w:r>
      </w:ins>
      <w:ins w:id="27961" w:author="PR Preview" w:date="2026-01-01T00:00:00Z">
        <w:r>
          <w:t xml:space="preserve"> </w:t>
        </w:r>
      </w:ins>
      <w:ins w:id="27962" w:author="PR Preview" w:date="2026-01-01T00:00:00Z">
        <w:r>
          <w:t xml:space="preserve">For</w:t>
        </w:r>
      </w:ins>
      <w:ins w:id="27963"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27964" w:author="PR Preview" w:date="2026-01-01T00:00:00Z">
        <w:r>
          <w:t xml:space="preserve">,</w:t>
        </w:r>
      </w:ins>
      <w:ins w:id="27965"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ins w:id="27966" w:author="PR Preview" w:date="2026-01-01T00:00:00Z">
        <w:r>
          <w:t xml:space="preserve"> </w:t>
        </w:r>
      </w:ins>
      <w:ins w:id="27967" w:author="PR Preview" w:date="2026-01-01T00:00:00Z">
        <w:r>
          <w:t xml:space="preserve">and</w:t>
        </w:r>
      </w:ins>
      <w:ins w:id="27968" w:author="PR Preview" w:date="2026-01-01T00:00:00Z">
        <w:r>
          <w:t xml:space="preserve"> </w:t>
        </w:r>
      </w:ins>
      <w:ins w:id="27969" w:author="PR Preview" w:date="2026-01-01T00:00:00Z">
        <w:r>
          <w:t xml:space="preserve">$\mathord{\smash[b]{\underset{\raise.3ex\hbox{$\scriptstyle\sim$}}{b}}\vphantom{b}} = (2, 0)$</w:t>
        </w:r>
      </w:ins>
      <w:ins w:id="27970" w:author="PR Preview" w:date="2026-01-01T00:00:00Z">
        <w:r>
          <w:t xml:space="preserve">:</w:t>
        </w:r>
      </w:ins>
      <w:ins w:id="27971" w:author="PR Preview" w:date="2026-01-01T00:00:00Z">
        <w:r>
          <w:t xml:space="preserve"> </w:t>
        </w:r>
      </w:ins>
      <w:ins w:id="27972" w:author="PR Preview" w:date="2026-01-01T00:00:00Z">
        <w:r>
          <w:t xml:space="preserve">$\mathbf{G} \mathord{\smash[b]{\underset{\raise.3ex\hbox{$\scriptstyle\sim$}}{b}}\vphantom{b}} = (2, 14)$</w:t>
        </w:r>
      </w:ins>
      <w:ins w:id="27973" w:author="PR Preview" w:date="2026-01-01T00:00:00Z">
        <w:r>
          <w:t xml:space="preserve">,</w:t>
        </w:r>
      </w:ins>
      <w:ins w:id="27974" w:author="PR Preview" w:date="2026-01-01T00:00:00Z">
        <w:r>
          <w:t xml:space="preserve"> </w:t>
        </w:r>
      </w:ins>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ins w:id="27975" w:author="PR Preview" w:date="2026-01-01T00:00:00Z">
        <w:r>
          <w:t xml:space="preserve">,</w:t>
        </w:r>
      </w:ins>
      <w:ins w:id="27976" w:author="PR Preview" w:date="2026-01-01T00:00:00Z">
        <w:r>
          <w:t xml:space="preserve"> </w:t>
        </w:r>
      </w:ins>
      <w:ins w:id="27977" w:author="PR Preview" w:date="2026-01-01T00:00:00Z">
        <w:r>
          <w:t xml:space="preserve">and</w:t>
        </w:r>
      </w:ins>
      <w:ins w:id="27978" w:author="PR Preview" w:date="2026-01-01T00:00:00Z">
        <w:r>
          <w:t xml:space="preserve"> </w:t>
        </w:r>
      </w:ins>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ins w:id="27979" w:author="PR Preview" w:date="2026-01-01T00:00:00Z">
        <w:r>
          <w:t xml:space="preserve">,</w:t>
        </w:r>
      </w:ins>
      <w:ins w:id="27980" w:author="PR Preview" w:date="2026-01-01T00:00:00Z">
        <w:r>
          <w:t xml:space="preserve"> </w:t>
        </w:r>
      </w:ins>
      <w:ins w:id="27981" w:author="PR Preview" w:date="2026-01-01T00:00:00Z">
        <w:r>
          <w:t xml:space="preserve">so</w:t>
        </w:r>
      </w:ins>
    </w:p>
    <w:p>
      <w:pPr>
        <w:pStyle w:val="BodyText"/>
      </w:pPr>
      <w:ins w:id="27982" w:author="PR Preview" w:date="2026-01-01T00:00:00Z">
        <w:r>
          <w:t xml:space="preserve">$$
    \mathord{\smash[b]{\underset{\raise.3ex\hbox{$\scriptstyle\sim$}}{x}}\vphantom{x}} = (2, 14) + (0, -7 q_1 + q_2), \qquad q_1, q_2 \in \mathbb{R}.
    $$</w:t>
        </w:r>
      </w:ins>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8"/>
    <w:bookmarkStart w:id="589" w:name="cor-solution-unique"/>
    <w:p>
      <w:pPr>
        <w:pStyle w:val="BodyText"/>
      </w:pPr>
      <w:del w:id="27983" w:author="PR Preview" w:date="2026-01-01T00:00:00Z">
        <w:r>
          <w:rPr>
            <w:b/>
            <w:bCs/>
          </w:rPr>
          <w:delText xml:space="preserve">Corollary 12 (Solvable for every right-hand side, and solvable uniquely)</w:delText>
        </w:r>
      </w:del>
      <w:del w:id="27984" w:author="PR Preview" w:date="2026-01-01T00:00:00Z">
        <w:r>
          <w:delText xml:space="preserve"> </w:delText>
        </w:r>
      </w:del>
      <w:del w:id="27985" w:author="PR Preview" w:date="2026-01-01T00:00:00Z">
        <w:r>
          <w:delText xml:space="preserve">Let</w:delText>
        </w:r>
      </w:del>
      <w:del w:id="27986" w:author="PR Preview" w:date="2026-01-01T00:00:00Z">
        <w:r>
          <w:delText xml:space="preserve"> </w:delText>
        </w:r>
      </w:del>
      <m:oMath>
        <m:r>
          <m:rPr>
            <m:sty m:val="bi"/>
          </m:rPr>
          <m:t>A</m:t>
        </m:r>
      </m:oMath>
      <w:del w:id="27987" w:author="PR Preview" w:date="2026-01-01T00:00:00Z">
        <w:r>
          <w:delText xml:space="preserve"> </w:delText>
        </w:r>
      </w:del>
      <w:del w:id="27988" w:author="PR Preview" w:date="2026-01-01T00:00:00Z">
        <w:r>
          <w:delText xml:space="preserve">be</w:delText>
        </w:r>
      </w:del>
      <w:del w:id="27989" w:author="PR Preview" w:date="2026-01-01T00:00:00Z">
        <w:r>
          <w:delText xml:space="preserve"> </w:delText>
        </w:r>
      </w:del>
      <m:oMath>
        <m:r>
          <m:t>m</m:t>
        </m:r>
        <m:r>
          <m:rPr>
            <m:sty m:val="p"/>
          </m:rPr>
          <m:t>×</m:t>
        </m:r>
        <m:r>
          <m:t>n</m:t>
        </m:r>
      </m:oMath>
      <w:del w:id="27990" w:author="PR Preview" w:date="2026-01-01T00:00:00Z">
        <w:r>
          <w:delText xml:space="preserve">.</w:delText>
        </w:r>
      </w:del>
    </w:p>
    <w:p>
      <w:pPr>
        <w:pStyle w:val="Compact"/>
        <w:numPr>
          <w:ilvl w:val="0"/>
          <w:numId w:val="1090"/>
        </w:numPr>
      </w:pPr>
      <m:oMath>
        <m:r>
          <m:rPr>
            <m:sty m:val="bi"/>
          </m:rPr>
          <m:t>A</m:t>
        </m:r>
        <m:limLow>
          <m:e>
            <m:r>
              <m:t>x</m:t>
            </m:r>
          </m:e>
          <m:lim>
            <m:r>
              <m:rPr>
                <m:sty m:val="p"/>
              </m:rPr>
              <m:t>∼</m:t>
            </m:r>
          </m:lim>
        </m:limLow>
        <m:r>
          <m:rPr>
            <m:sty m:val="p"/>
          </m:rPr>
          <m:t>=</m:t>
        </m:r>
        <m:limLow>
          <m:e>
            <m:r>
              <m:t>b</m:t>
            </m:r>
          </m:e>
          <m:lim>
            <m:r>
              <m:rPr>
                <m:sty m:val="p"/>
              </m:rPr>
              <m:t>∼</m:t>
            </m:r>
          </m:lim>
        </m:limLow>
      </m:oMath>
      <w:del w:id="27991" w:author="PR Preview" w:date="2026-01-01T00:00:00Z">
        <w:r>
          <w:delText xml:space="preserve"> </w:delText>
        </w:r>
      </w:del>
      <w:del w:id="27992" w:author="PR Preview" w:date="2026-01-01T00:00:00Z">
        <w:r>
          <w:delText xml:space="preserve">is consistent for every</w:delText>
        </w:r>
      </w:del>
      <w:del w:id="27993" w:author="PR Preview" w:date="2026-01-01T00:00:00Z">
        <w:r>
          <w:delText xml:space="preserve"> </w:delText>
        </w:r>
      </w:del>
      <m:oMath>
        <m:limLow>
          <m:e>
            <m:r>
              <m:t>b</m:t>
            </m:r>
          </m:e>
          <m:lim>
            <m:r>
              <m:rPr>
                <m:sty m:val="p"/>
              </m:rPr>
              <m:t>∼</m:t>
            </m:r>
          </m:lim>
        </m:limLow>
        <m:r>
          <m:rPr>
            <m:sty m:val="p"/>
          </m:rPr>
          <m:t>∈</m:t>
        </m:r>
        <m:sSup>
          <m:e>
            <m:r>
              <m:rPr>
                <m:scr m:val="double-struck"/>
                <m:sty m:val="p"/>
              </m:rPr>
              <m:t>R</m:t>
            </m:r>
          </m:e>
          <m:sup>
            <m:r>
              <m:t>m</m:t>
            </m:r>
          </m:sup>
        </m:sSup>
      </m:oMath>
      <w:del w:id="27994" w:author="PR Preview" w:date="2026-01-01T00:00:00Z">
        <w:r>
          <w:delText xml:space="preserve"> </w:delText>
        </w:r>
      </w:del>
      <w:del w:id="27995" w:author="PR Preview" w:date="2026-01-01T00:00:00Z">
        <w:r>
          <w:delText xml:space="preserve">exactly when</w:delText>
        </w:r>
      </w:del>
      <w:del w:id="27996" w:author="PR Preview" w:date="2026-01-01T00:00:00Z">
        <w:r>
          <w:delText xml:space="preserve"> </w:delText>
        </w:r>
      </w:del>
      <m:oMath>
        <m:r>
          <m:rPr>
            <m:sty m:val="p"/>
          </m:rPr>
          <m:t>rank</m:t>
        </m:r>
        <m:r>
          <m:rPr>
            <m:sty m:val="p"/>
          </m:rPr>
          <m:t>(</m:t>
        </m:r>
        <m:r>
          <m:rPr>
            <m:sty m:val="bi"/>
          </m:rPr>
          <m:t>A</m:t>
        </m:r>
        <m:r>
          <m:rPr>
            <m:sty m:val="p"/>
          </m:rPr>
          <m:t>)</m:t>
        </m:r>
        <m:r>
          <m:rPr>
            <m:sty m:val="p"/>
          </m:rPr>
          <m:t>=</m:t>
        </m:r>
        <m:r>
          <m:t>m</m:t>
        </m:r>
      </m:oMath>
      <w:del w:id="27997" w:author="PR Preview" w:date="2026-01-01T00:00:00Z">
        <w:r>
          <w:delText xml:space="preserve">.</w:delText>
        </w:r>
      </w:del>
    </w:p>
    <w:p>
      <w:pPr>
        <w:pStyle w:val="Compact"/>
        <w:numPr>
          <w:ilvl w:val="0"/>
          <w:numId w:val="1090"/>
        </w:numPr>
      </w:pPr>
      <w:del w:id="27998" w:author="PR Preview" w:date="2026-01-01T00:00:00Z">
        <w:r>
          <w:delText xml:space="preserve">A consistent system</w:delText>
        </w:r>
      </w:del>
      <w:del w:id="27999" w:author="PR Preview" w:date="2026-01-01T00:00:00Z">
        <w:r>
          <w:delText xml:space="preserve"> </w:delText>
        </w:r>
      </w:del>
      <m:oMath>
        <m:r>
          <m:rPr>
            <m:sty m:val="bi"/>
          </m:rPr>
          <m:t>A</m:t>
        </m:r>
        <m:limLow>
          <m:e>
            <m:r>
              <m:t>x</m:t>
            </m:r>
          </m:e>
          <m:lim>
            <m:r>
              <m:rPr>
                <m:sty m:val="p"/>
              </m:rPr>
              <m:t>∼</m:t>
            </m:r>
          </m:lim>
        </m:limLow>
        <m:r>
          <m:rPr>
            <m:sty m:val="p"/>
          </m:rPr>
          <m:t>=</m:t>
        </m:r>
        <m:limLow>
          <m:e>
            <m:r>
              <m:t>b</m:t>
            </m:r>
          </m:e>
          <m:lim>
            <m:r>
              <m:rPr>
                <m:sty m:val="p"/>
              </m:rPr>
              <m:t>∼</m:t>
            </m:r>
          </m:lim>
        </m:limLow>
      </m:oMath>
      <w:del w:id="28000" w:author="PR Preview" w:date="2026-01-01T00:00:00Z">
        <w:r>
          <w:delText xml:space="preserve"> </w:delText>
        </w:r>
      </w:del>
      <w:del w:id="28001" w:author="PR Preview" w:date="2026-01-01T00:00:00Z">
        <w:r>
          <w:delText xml:space="preserve">has exactly one solution</w:delText>
        </w:r>
      </w:del>
      <w:del w:id="28002" w:author="PR Preview" w:date="2026-01-01T00:00:00Z">
        <w:r>
          <w:delText xml:space="preserve"> </w:delText>
        </w:r>
      </w:del>
      <w:del w:id="28003" w:author="PR Preview" w:date="2026-01-01T00:00:00Z">
        <w:r>
          <w:delText xml:space="preserve">exactly when</w:delText>
        </w:r>
      </w:del>
      <w:del w:id="28004"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28005" w:author="PR Preview" w:date="2026-01-01T00:00:00Z">
        <w:r>
          <w:delText xml:space="preserve">.</w:delText>
        </w:r>
      </w:del>
    </w:p>
    <w:p>
      <w:pPr>
        <w:pStyle w:val="FirstParagraph"/>
      </w:pPr>
      <w:del w:id="28006" w:author="PR Preview" w:date="2026-01-01T00:00:00Z">
        <w:r>
          <w:rPr>
            <w:i/>
            <w:iCs/>
          </w:rPr>
          <w:delText xml:space="preserve">Proof</w:delText>
        </w:r>
      </w:del>
      <w:del w:id="28007" w:author="PR Preview" w:date="2026-01-01T00:00:00Z">
        <w:r>
          <w:delText xml:space="preserve">. </w:delText>
        </w:r>
      </w:del>
      <w:del w:id="28008" w:author="PR Preview" w:date="2026-01-01T00:00:00Z">
        <w:r>
          <w:rPr>
            <w:b/>
            <w:bCs/>
          </w:rPr>
          <w:delText xml:space="preserve">Part 1.</w:delText>
        </w:r>
      </w:del>
      <w:del w:id="28009" w:author="PR Preview" w:date="2026-01-01T00:00:00Z">
        <w:r>
          <w:delText xml:space="preserve"> </w:delText>
        </w:r>
      </w:del>
      <w:del w:id="28010" w:author="PR Preview" w:date="2026-01-01T00:00:00Z">
        <w:r>
          <w:delText xml:space="preserve">By</w:delText>
        </w:r>
      </w:del>
      <w:del w:id="28011" w:author="PR Preview" w:date="2026-01-01T00:00:00Z">
        <w:r>
          <w:delText xml:space="preserve"> </w:delText>
        </w:r>
      </w:del>
      <w:hyperlink w:anchor="thm-consistency">
        <w:del w:id="28012" w:author="PR Preview" w:date="2026-01-01T00:00:00Z">
          <w:r>
            <w:rPr>
              <w:rStyle w:val="Hyperlink"/>
            </w:rPr>
            <w:delText xml:space="preserve">Theorem 99</w:delText>
          </w:r>
        </w:del>
      </w:hyperlink>
      <w:del w:id="28013" w:author="PR Preview" w:date="2026-01-01T00:00:00Z">
        <w:r>
          <w:delText xml:space="preserve">, the system is consistent for every</w:delText>
        </w:r>
      </w:del>
      <w:del w:id="28014" w:author="PR Preview" w:date="2026-01-01T00:00:00Z">
        <w:r>
          <w:delText xml:space="preserve"> </w:delText>
        </w:r>
      </w:del>
      <m:oMath>
        <m:limLow>
          <m:e>
            <m:r>
              <m:t>b</m:t>
            </m:r>
          </m:e>
          <m:lim>
            <m:r>
              <m:rPr>
                <m:sty m:val="p"/>
              </m:rPr>
              <m:t>∼</m:t>
            </m:r>
          </m:lim>
        </m:limLow>
      </m:oMath>
      <w:del w:id="28015" w:author="PR Preview" w:date="2026-01-01T00:00:00Z">
        <w:r>
          <w:delText xml:space="preserve"> </w:delText>
        </w:r>
      </w:del>
      <w:del w:id="28016" w:author="PR Preview" w:date="2026-01-01T00:00:00Z">
        <w:r>
          <w:delText xml:space="preserve">exactly when</w:delText>
        </w:r>
      </w:del>
      <w:del w:id="28017" w:author="PR Preview" w:date="2026-01-01T00:00:00Z">
        <w:r>
          <w:delText xml:space="preserve"> </w:delText>
        </w:r>
      </w:del>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del w:id="28018" w:author="PR Preview" w:date="2026-01-01T00:00:00Z">
        <w:r>
          <w:delText xml:space="preserve">.</w:delText>
        </w:r>
      </w:del>
      <w:del w:id="28019" w:author="PR Preview" w:date="2026-01-01T00:00:00Z">
        <w:r>
          <w:delText xml:space="preserve"> </w:delText>
        </w:r>
      </w:del>
      <m:oMath>
        <m:r>
          <m:rPr>
            <m:scr m:val="script"/>
            <m:sty m:val="p"/>
          </m:rPr>
          <m:t>C</m:t>
        </m:r>
        <m:r>
          <m:rPr>
            <m:sty m:val="p"/>
          </m:rPr>
          <m:t>(</m:t>
        </m:r>
        <m:r>
          <m:rPr>
            <m:sty m:val="bi"/>
          </m:rPr>
          <m:t>A</m:t>
        </m:r>
        <m:r>
          <m:rPr>
            <m:sty m:val="p"/>
          </m:rPr>
          <m:t>)</m:t>
        </m:r>
      </m:oMath>
      <w:del w:id="28020" w:author="PR Preview" w:date="2026-01-01T00:00:00Z">
        <w:r>
          <w:delText xml:space="preserve"> </w:delText>
        </w:r>
      </w:del>
      <w:del w:id="28021" w:author="PR Preview" w:date="2026-01-01T00:00:00Z">
        <w:r>
          <w:delText xml:space="preserve">is a subspace of</w:delText>
        </w:r>
      </w:del>
      <w:del w:id="28022" w:author="PR Preview" w:date="2026-01-01T00:00:00Z">
        <w:r>
          <w:delText xml:space="preserve"> </w:delText>
        </w:r>
      </w:del>
      <m:oMath>
        <m:sSup>
          <m:e>
            <m:r>
              <m:rPr>
                <m:scr m:val="double-struck"/>
                <m:sty m:val="p"/>
              </m:rPr>
              <m:t>R</m:t>
            </m:r>
          </m:e>
          <m:sup>
            <m:r>
              <m:t>m</m:t>
            </m:r>
          </m:sup>
        </m:sSup>
      </m:oMath>
      <w:del w:id="28023" w:author="PR Preview" w:date="2026-01-01T00:00:00Z">
        <w:r>
          <w:delText xml:space="preserve"> </w:delText>
        </w:r>
      </w:del>
      <w:del w:id="28024" w:author="PR Preview" w:date="2026-01-01T00:00:00Z">
        <w:r>
          <w:delText xml:space="preserve">(</w:delText>
        </w:r>
      </w:del>
      <w:hyperlink w:anchor="thm-column-space-span">
        <w:del w:id="28025" w:author="PR Preview" w:date="2026-01-01T00:00:00Z">
          <w:r>
            <w:rPr>
              <w:rStyle w:val="Hyperlink"/>
            </w:rPr>
            <w:delText xml:space="preserve">Theorem 32</w:delText>
          </w:r>
        </w:del>
      </w:hyperlink>
      <w:del w:id="28026" w:author="PR Preview" w:date="2026-01-01T00:00:00Z">
        <w:r>
          <w:delText xml:space="preserve">) with dimension</w:delText>
        </w:r>
      </w:del>
      <w:del w:id="28027" w:author="PR Preview" w:date="2026-01-01T00:00:00Z">
        <w:r>
          <w:delText xml:space="preserve"> </w:delText>
        </w:r>
      </w:del>
      <m:oMath>
        <m:r>
          <m:rPr>
            <m:sty m:val="p"/>
          </m:rPr>
          <m:t>rank</m:t>
        </m:r>
        <m:r>
          <m:rPr>
            <m:sty m:val="p"/>
          </m:rPr>
          <m:t>(</m:t>
        </m:r>
        <m:r>
          <m:rPr>
            <m:sty m:val="bi"/>
          </m:rPr>
          <m:t>A</m:t>
        </m:r>
        <m:r>
          <m:rPr>
            <m:sty m:val="p"/>
          </m:rPr>
          <m:t>)</m:t>
        </m:r>
      </m:oMath>
      <w:del w:id="28028" w:author="PR Preview" w:date="2026-01-01T00:00:00Z">
        <w:r>
          <w:delText xml:space="preserve"> </w:delText>
        </w:r>
      </w:del>
      <w:del w:id="28029" w:author="PR Preview" w:date="2026-01-01T00:00:00Z">
        <w:r>
          <w:delText xml:space="preserve">(</w:delText>
        </w:r>
      </w:del>
      <w:hyperlink w:anchor="thm-rank-dim">
        <w:del w:id="28030" w:author="PR Preview" w:date="2026-01-01T00:00:00Z">
          <w:r>
            <w:rPr>
              <w:rStyle w:val="Hyperlink"/>
            </w:rPr>
            <w:delText xml:space="preserve">Theorem 38</w:delText>
          </w:r>
        </w:del>
      </w:hyperlink>
      <w:del w:id="28031" w:author="PR Preview" w:date="2026-01-01T00:00:00Z">
        <w:r>
          <w:delText xml:space="preserve">), and</w:delText>
        </w:r>
      </w:del>
      <w:del w:id="28032" w:author="PR Preview" w:date="2026-01-01T00:00:00Z">
        <w:r>
          <w:delText xml:space="preserve"> </w:delText>
        </w:r>
      </w:del>
      <m:oMath>
        <m:r>
          <m:rPr>
            <m:sty m:val="p"/>
          </m:rPr>
          <m:t>dim</m:t>
        </m:r>
        <m:r>
          <m:rPr>
            <m:sty m:val="p"/>
          </m:rPr>
          <m:t>(</m:t>
        </m:r>
        <m:sSup>
          <m:e>
            <m:r>
              <m:rPr>
                <m:scr m:val="double-struck"/>
                <m:sty m:val="p"/>
              </m:rPr>
              <m:t>R</m:t>
            </m:r>
          </m:e>
          <m:sup>
            <m:r>
              <m:t>m</m:t>
            </m:r>
          </m:sup>
        </m:sSup>
        <m:r>
          <m:rPr>
            <m:sty m:val="p"/>
          </m:rPr>
          <m:t>)</m:t>
        </m:r>
        <m:r>
          <m:rPr>
            <m:sty m:val="p"/>
          </m:rPr>
          <m:t>=</m:t>
        </m:r>
        <m:r>
          <m:t>m</m:t>
        </m:r>
      </m:oMath>
      <w:del w:id="28033" w:author="PR Preview" w:date="2026-01-01T00:00:00Z">
        <w:r>
          <w:delText xml:space="preserve"> </w:delText>
        </w:r>
      </w:del>
      <w:del w:id="28034" w:author="PR Preview" w:date="2026-01-01T00:00:00Z">
        <w:r>
          <w:delText xml:space="preserve">(</w:delText>
        </w:r>
      </w:del>
      <w:hyperlink w:anchor="exm-dimension">
        <w:del w:id="28035" w:author="PR Preview" w:date="2026-01-01T00:00:00Z">
          <w:r>
            <w:rPr>
              <w:rStyle w:val="Hyperlink"/>
            </w:rPr>
            <w:delText xml:space="preserve">Example 50</w:delText>
          </w:r>
        </w:del>
      </w:hyperlink>
      <w:del w:id="28036" w:author="PR Preview" w:date="2026-01-01T00:00:00Z">
        <w:r>
          <w:delText xml:space="preserve">).</w:delText>
        </w:r>
      </w:del>
      <w:del w:id="28037" w:author="PR Preview" w:date="2026-01-01T00:00:00Z">
        <w:r>
          <w:delText xml:space="preserve"> </w:delText>
        </w:r>
      </w:del>
      <w:del w:id="28038" w:author="PR Preview" w:date="2026-01-01T00:00:00Z">
        <w:r>
          <w:delText xml:space="preserve">If the dimension is</w:delText>
        </w:r>
      </w:del>
      <w:del w:id="28039" w:author="PR Preview" w:date="2026-01-01T00:00:00Z">
        <w:r>
          <w:delText xml:space="preserve"> </w:delText>
        </w:r>
      </w:del>
      <m:oMath>
        <m:r>
          <m:t>m</m:t>
        </m:r>
      </m:oMath>
      <w:del w:id="28040" w:author="PR Preview" w:date="2026-01-01T00:00:00Z">
        <w:r>
          <w:delText xml:space="preserve">, then</w:delText>
        </w:r>
      </w:del>
      <w:del w:id="28041" w:author="PR Preview" w:date="2026-01-01T00:00:00Z">
        <w:r>
          <w:delText xml:space="preserve"> </w:delText>
        </w:r>
      </w:del>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del w:id="28042" w:author="PR Preview" w:date="2026-01-01T00:00:00Z">
        <w:r>
          <w:delText xml:space="preserve"> </w:delText>
        </w:r>
      </w:del>
      <w:del w:id="28043" w:author="PR Preview" w:date="2026-01-01T00:00:00Z">
        <w:r>
          <w:delText xml:space="preserve">(</w:delText>
        </w:r>
      </w:del>
      <w:hyperlink w:anchor="thm-subspace-equal-dim">
        <w:del w:id="28044" w:author="PR Preview" w:date="2026-01-01T00:00:00Z">
          <w:r>
            <w:rPr>
              <w:rStyle w:val="Hyperlink"/>
            </w:rPr>
            <w:delText xml:space="preserve">Theorem 31</w:delText>
          </w:r>
        </w:del>
      </w:hyperlink>
      <w:del w:id="28045" w:author="PR Preview" w:date="2026-01-01T00:00:00Z">
        <w:r>
          <w:delText xml:space="preserve">);</w:delText>
        </w:r>
      </w:del>
      <w:del w:id="28046" w:author="PR Preview" w:date="2026-01-01T00:00:00Z">
        <w:r>
          <w:delText xml:space="preserve"> </w:delText>
        </w:r>
      </w:del>
      <w:del w:id="28047" w:author="PR Preview" w:date="2026-01-01T00:00:00Z">
        <w:r>
          <w:delText xml:space="preserve">if</w:delText>
        </w:r>
      </w:del>
      <w:del w:id="28048" w:author="PR Preview" w:date="2026-01-01T00:00:00Z">
        <w:r>
          <w:delText xml:space="preserve"> </w:delText>
        </w:r>
      </w:del>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del w:id="28049" w:author="PR Preview" w:date="2026-01-01T00:00:00Z">
        <w:r>
          <w:delText xml:space="preserve">, the dimension is</w:delText>
        </w:r>
      </w:del>
      <w:del w:id="28050" w:author="PR Preview" w:date="2026-01-01T00:00:00Z">
        <w:r>
          <w:delText xml:space="preserve"> </w:delText>
        </w:r>
      </w:del>
      <m:oMath>
        <m:r>
          <m:t>m</m:t>
        </m:r>
      </m:oMath>
      <w:del w:id="28051" w:author="PR Preview" w:date="2026-01-01T00:00:00Z">
        <w:r>
          <w:delText xml:space="preserve">.</w:delText>
        </w:r>
      </w:del>
    </w:p>
    <w:p>
      <w:pPr>
        <w:pStyle w:val="BodyText"/>
      </w:pPr>
      <w:del w:id="28052" w:author="PR Preview" w:date="2026-01-01T00:00:00Z">
        <w:r>
          <w:rPr>
            <w:b/>
            <w:bCs/>
          </w:rPr>
          <w:delText xml:space="preserve">Part 2.</w:delText>
        </w:r>
      </w:del>
      <w:del w:id="28053" w:author="PR Preview" w:date="2026-01-01T00:00:00Z">
        <w:r>
          <w:delText xml:space="preserve"> </w:delText>
        </w:r>
      </w:del>
      <w:del w:id="28054" w:author="PR Preview" w:date="2026-01-01T00:00:00Z">
        <w:r>
          <w:delText xml:space="preserve">By</w:delText>
        </w:r>
      </w:del>
      <w:del w:id="28055" w:author="PR Preview" w:date="2026-01-01T00:00:00Z">
        <w:r>
          <w:delText xml:space="preserve"> </w:delText>
        </w:r>
      </w:del>
      <w:hyperlink w:anchor="thm-solution-set">
        <w:del w:id="28056" w:author="PR Preview" w:date="2026-01-01T00:00:00Z">
          <w:r>
            <w:rPr>
              <w:rStyle w:val="Hyperlink"/>
            </w:rPr>
            <w:delText xml:space="preserve">Theorem 100</w:delText>
          </w:r>
        </w:del>
      </w:hyperlink>
      <w:del w:id="28057" w:author="PR Preview" w:date="2026-01-01T00:00:00Z">
        <w:r>
          <w:delText xml:space="preserve">, the solutions are a particular solution</w:delText>
        </w:r>
      </w:del>
      <w:del w:id="28058" w:author="PR Preview" w:date="2026-01-01T00:00:00Z">
        <w:r>
          <w:delText xml:space="preserve"> </w:delText>
        </w:r>
      </w:del>
      <w:del w:id="28059" w:author="PR Preview" w:date="2026-01-01T00:00:00Z">
        <w:r>
          <w:delText xml:space="preserve">plus the vectors of</w:delText>
        </w:r>
      </w:del>
      <w:del w:id="28060" w:author="PR Preview" w:date="2026-01-01T00:00:00Z">
        <w:r>
          <w:delText xml:space="preserve"> </w:delText>
        </w:r>
      </w:del>
      <m:oMath>
        <m:r>
          <m:rPr>
            <m:scr m:val="script"/>
            <m:sty m:val="p"/>
          </m:rPr>
          <m:t>N</m:t>
        </m:r>
        <m:r>
          <m:rPr>
            <m:sty m:val="p"/>
          </m:rPr>
          <m:t>(</m:t>
        </m:r>
        <m:r>
          <m:rPr>
            <m:sty m:val="bi"/>
          </m:rPr>
          <m:t>A</m:t>
        </m:r>
        <m:r>
          <m:rPr>
            <m:sty m:val="p"/>
          </m:rPr>
          <m:t>)</m:t>
        </m:r>
      </m:oMath>
      <w:del w:id="28061" w:author="PR Preview" w:date="2026-01-01T00:00:00Z">
        <w:r>
          <w:delText xml:space="preserve">,</w:delText>
        </w:r>
      </w:del>
      <w:del w:id="28062" w:author="PR Preview" w:date="2026-01-01T00:00:00Z">
        <w:r>
          <w:delText xml:space="preserve"> </w:delText>
        </w:r>
      </w:del>
      <w:del w:id="28063" w:author="PR Preview" w:date="2026-01-01T00:00:00Z">
        <w:r>
          <w:delText xml:space="preserve">so there is exactly one solution exactly when</w:delText>
        </w:r>
      </w:del>
      <w:del w:id="28064" w:author="PR Preview" w:date="2026-01-01T00:00:00Z">
        <w:r>
          <w:delText xml:space="preserve"> </w:delText>
        </w:r>
      </w:del>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del w:id="28065" w:author="PR Preview" w:date="2026-01-01T00:00:00Z">
        <w:r>
          <w:delText xml:space="preserve">,</w:delText>
        </w:r>
      </w:del>
      <w:del w:id="28066" w:author="PR Preview" w:date="2026-01-01T00:00:00Z">
        <w:r>
          <w:delText xml:space="preserve"> </w:delText>
        </w:r>
      </w:del>
      <w:del w:id="28067" w:author="PR Preview" w:date="2026-01-01T00:00:00Z">
        <w:r>
          <w:delText xml:space="preserve">that is, when</w:delText>
        </w:r>
      </w:del>
      <w:del w:id="28068" w:author="PR Preview" w:date="2026-01-01T00:00:00Z">
        <w:r>
          <w:delText xml:space="preserve"> </w:delText>
        </w:r>
      </w:del>
      <m:oMath>
        <m:r>
          <m:rPr>
            <m:sty m:val="p"/>
          </m:rPr>
          <m:t>nullity</m:t>
        </m:r>
        <m:r>
          <m:rPr>
            <m:sty m:val="p"/>
          </m:rPr>
          <m:t>(</m:t>
        </m:r>
        <m:r>
          <m:rPr>
            <m:sty m:val="bi"/>
          </m:rPr>
          <m:t>A</m:t>
        </m:r>
        <m:r>
          <m:rPr>
            <m:sty m:val="p"/>
          </m:rPr>
          <m:t>)</m:t>
        </m:r>
        <m:r>
          <m:rPr>
            <m:sty m:val="p"/>
          </m:rPr>
          <m:t>=</m:t>
        </m:r>
        <m:r>
          <m:t>0</m:t>
        </m:r>
      </m:oMath>
      <w:del w:id="28069" w:author="PR Preview" w:date="2026-01-01T00:00:00Z">
        <w:r>
          <w:delText xml:space="preserve"> </w:delText>
        </w:r>
      </w:del>
      <w:del w:id="28070" w:author="PR Preview" w:date="2026-01-01T00:00:00Z">
        <w:r>
          <w:delText xml:space="preserve">(a subspace of dimension</w:delText>
        </w:r>
      </w:del>
      <w:del w:id="28071" w:author="PR Preview" w:date="2026-01-01T00:00:00Z">
        <w:r>
          <w:delText xml:space="preserve"> </w:delText>
        </w:r>
      </w:del>
      <m:oMath>
        <m:r>
          <m:t>0</m:t>
        </m:r>
      </m:oMath>
      <w:del w:id="28072" w:author="PR Preview" w:date="2026-01-01T00:00:00Z">
        <w:r>
          <w:delText xml:space="preserve"> </w:delText>
        </w:r>
      </w:del>
      <w:del w:id="28073" w:author="PR Preview" w:date="2026-01-01T00:00:00Z">
        <w:r>
          <w:delText xml:space="preserve">has the empty list as a basis, whose span is</w:delText>
        </w:r>
      </w:del>
      <w:del w:id="28074" w:author="PR Preview" w:date="2026-01-01T00:00:00Z">
        <w:r>
          <w:delText xml:space="preserve"> </w:delText>
        </w:r>
      </w:del>
      <m:oMath>
        <m:r>
          <m:t>​</m:t>
        </m:r>
        <m:d>
          <m:dPr>
            <m:begChr m:val="{"/>
            <m:sepChr m:val=""/>
            <m:endChr m:val="}"/>
            <m:grow/>
          </m:dPr>
          <m:e>
            <m:limLow>
              <m:e>
                <m:r>
                  <m:t>0</m:t>
                </m:r>
              </m:e>
              <m:lim>
                <m:r>
                  <m:rPr>
                    <m:sty m:val="p"/>
                  </m:rPr>
                  <m:t>∼</m:t>
                </m:r>
              </m:lim>
            </m:limLow>
          </m:e>
        </m:d>
        <m:r>
          <m:t>​</m:t>
        </m:r>
      </m:oMath>
      <w:del w:id="28075" w:author="PR Preview" w:date="2026-01-01T00:00:00Z">
        <w:r>
          <w:delText xml:space="preserve">,</w:delText>
        </w:r>
      </w:del>
      <w:del w:id="28076" w:author="PR Preview" w:date="2026-01-01T00:00:00Z">
        <w:r>
          <w:delText xml:space="preserve"> </w:delText>
        </w:r>
      </w:del>
      <w:del w:id="28077" w:author="PR Preview" w:date="2026-01-01T00:00:00Z">
        <w:r>
          <w:delText xml:space="preserve">by</w:delText>
        </w:r>
      </w:del>
      <w:del w:id="28078" w:author="PR Preview" w:date="2026-01-01T00:00:00Z">
        <w:r>
          <w:delText xml:space="preserve"> </w:delText>
        </w:r>
      </w:del>
      <w:hyperlink w:anchor="def-dimension">
        <w:del w:id="28079" w:author="PR Preview" w:date="2026-01-01T00:00:00Z">
          <w:r>
            <w:rPr>
              <w:rStyle w:val="Hyperlink"/>
            </w:rPr>
            <w:delText xml:space="preserve">Definition 51</w:delText>
          </w:r>
        </w:del>
      </w:hyperlink>
      <w:del w:id="28080" w:author="PR Preview" w:date="2026-01-01T00:00:00Z">
        <w:r>
          <w:delText xml:space="preserve"> </w:delText>
        </w:r>
      </w:del>
      <w:del w:id="28081" w:author="PR Preview" w:date="2026-01-01T00:00:00Z">
        <w:r>
          <w:delText xml:space="preserve">and</w:delText>
        </w:r>
      </w:del>
      <w:del w:id="28082" w:author="PR Preview" w:date="2026-01-01T00:00:00Z">
        <w:r>
          <w:delText xml:space="preserve"> </w:delText>
        </w:r>
      </w:del>
      <w:hyperlink w:anchor="def-span">
        <w:del w:id="28083" w:author="PR Preview" w:date="2026-01-01T00:00:00Z">
          <w:r>
            <w:rPr>
              <w:rStyle w:val="Hyperlink"/>
            </w:rPr>
            <w:delText xml:space="preserve">Definition 47</w:delText>
          </w:r>
        </w:del>
      </w:hyperlink>
      <w:del w:id="28084" w:author="PR Preview" w:date="2026-01-01T00:00:00Z">
        <w:r>
          <w:delText xml:space="preserve">;</w:delText>
        </w:r>
      </w:del>
      <w:del w:id="28085" w:author="PR Preview" w:date="2026-01-01T00:00:00Z">
        <w:r>
          <w:delText xml:space="preserve"> </w:delText>
        </w:r>
      </w:del>
      <w:del w:id="28086" w:author="PR Preview" w:date="2026-01-01T00:00:00Z">
        <w:r>
          <w:delText xml:space="preserve">and</w:delText>
        </w:r>
      </w:del>
      <w:del w:id="28087" w:author="PR Preview" w:date="2026-01-01T00:00:00Z">
        <w:r>
          <w:delText xml:space="preserve"> </w:delText>
        </w:r>
      </w:del>
      <m:oMath>
        <m:r>
          <m:t>​</m:t>
        </m:r>
        <m:d>
          <m:dPr>
            <m:begChr m:val="{"/>
            <m:sepChr m:val=""/>
            <m:endChr m:val="}"/>
            <m:grow/>
          </m:dPr>
          <m:e>
            <m:limLow>
              <m:e>
                <m:r>
                  <m:t>0</m:t>
                </m:r>
              </m:e>
              <m:lim>
                <m:r>
                  <m:rPr>
                    <m:sty m:val="p"/>
                  </m:rPr>
                  <m:t>∼</m:t>
                </m:r>
              </m:lim>
            </m:limLow>
          </m:e>
        </m:d>
        <m:r>
          <m:t>​</m:t>
        </m:r>
      </m:oMath>
      <w:del w:id="28088" w:author="PR Preview" w:date="2026-01-01T00:00:00Z">
        <w:r>
          <w:delText xml:space="preserve"> </w:delText>
        </w:r>
      </w:del>
      <w:del w:id="28089" w:author="PR Preview" w:date="2026-01-01T00:00:00Z">
        <w:r>
          <w:delText xml:space="preserve">has dimension</w:delText>
        </w:r>
      </w:del>
      <w:del w:id="28090" w:author="PR Preview" w:date="2026-01-01T00:00:00Z">
        <w:r>
          <w:delText xml:space="preserve"> </w:delText>
        </w:r>
      </w:del>
      <m:oMath>
        <m:r>
          <m:t>0</m:t>
        </m:r>
      </m:oMath>
      <w:del w:id="28091" w:author="PR Preview" w:date="2026-01-01T00:00:00Z">
        <w:r>
          <w:delText xml:space="preserve">, by</w:delText>
        </w:r>
      </w:del>
      <w:del w:id="28092" w:author="PR Preview" w:date="2026-01-01T00:00:00Z">
        <w:r>
          <w:delText xml:space="preserve"> </w:delText>
        </w:r>
      </w:del>
      <w:hyperlink w:anchor="exm-dimension">
        <w:del w:id="28093" w:author="PR Preview" w:date="2026-01-01T00:00:00Z">
          <w:r>
            <w:rPr>
              <w:rStyle w:val="Hyperlink"/>
            </w:rPr>
            <w:delText xml:space="preserve">Example 50</w:delText>
          </w:r>
        </w:del>
      </w:hyperlink>
      <w:del w:id="28094" w:author="PR Preview" w:date="2026-01-01T00:00:00Z">
        <w:r>
          <w:delText xml:space="preserve">).</w:delText>
        </w:r>
      </w:del>
      <w:del w:id="28095" w:author="PR Preview" w:date="2026-01-01T00:00:00Z">
        <w:r>
          <w:delText xml:space="preserve"> </w:delText>
        </w:r>
      </w:del>
      <w:del w:id="28096" w:author="PR Preview" w:date="2026-01-01T00:00:00Z">
        <w:r>
          <w:delText xml:space="preserve">By</w:delText>
        </w:r>
      </w:del>
      <w:del w:id="28097" w:author="PR Preview" w:date="2026-01-01T00:00:00Z">
        <w:r>
          <w:delText xml:space="preserve"> </w:delText>
        </w:r>
      </w:del>
      <w:hyperlink w:anchor="thm-rank-nullity">
        <w:del w:id="28098" w:author="PR Preview" w:date="2026-01-01T00:00:00Z">
          <w:r>
            <w:rPr>
              <w:rStyle w:val="Hyperlink"/>
            </w:rPr>
            <w:delText xml:space="preserve">Theorem 39</w:delText>
          </w:r>
        </w:del>
      </w:hyperlink>
      <w:del w:id="28099" w:author="PR Preview" w:date="2026-01-01T00:00:00Z">
        <w:r>
          <w:delText xml:space="preserve">, that is when</w:delText>
        </w:r>
      </w:del>
      <w:del w:id="28100"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28101" w:author="PR Preview" w:date="2026-01-01T00:00:00Z">
        <w:r>
          <w:delText xml:space="preserve">.</w:delText>
        </w:r>
      </w:del>
    </w:p>
    <w:p>
      <w:pPr>
        <w:pStyle w:val="BodyText"/>
      </w:pPr>
      <w:del w:id="28102" w:author="PR Preview" w:date="2026-01-01T00:00:00Z">
        <w:r>
          <w:rPr>
            <w:b/>
            <w:bCs/>
          </w:rPr>
          <w:delText xml:space="preserve">Example 180 (Three systems)</w:delText>
        </w:r>
      </w:del>
      <w:del w:id="28103" w:author="PR Preview" w:date="2026-01-01T00:00:00Z">
        <w:r>
          <w:delText xml:space="preserve"> </w:delText>
        </w:r>
      </w:del>
      <w:del w:id="28104" w:author="PR Preview" w:date="2026-01-01T00:00:00Z">
        <w:r>
          <w:delText xml:space="preserve"> </w:delText>
        </w:r>
      </w:del>
    </w:p>
    <w:p>
      <w:pPr>
        <w:pStyle w:val="BodyText"/>
      </w:pPr>
      <w:ins w:id="28105" w:author="PR Preview" w:date="2026-01-01T00:00:00Z">
        <w:r>
          <w:rPr>
            <w:b/>
            <w:bCs/>
          </w:rPr>
          <w:t xml:space="preserve">Corollary 13 (Solvable for every right-hand side, and solvable uniquely)</w:t>
        </w:r>
      </w:ins>
      <w:ins w:id="28106" w:author="PR Preview" w:date="2026-01-01T00:00:00Z">
        <w:r>
          <w:t xml:space="preserve"> </w:t>
        </w:r>
      </w:ins>
      <w:ins w:id="28107" w:author="PR Preview" w:date="2026-01-01T00:00:00Z">
        <w:r>
          <w:t xml:space="preserve">Let</w:t>
        </w:r>
      </w:ins>
      <w:ins w:id="28108" w:author="PR Preview" w:date="2026-01-01T00:00:00Z">
        <w:r>
          <w:t xml:space="preserve"> </w:t>
        </w:r>
      </w:ins>
      <m:oMath>
        <m:r>
          <m:rPr>
            <m:sty m:val="bi"/>
          </m:rPr>
          <m:t>A</m:t>
        </m:r>
      </m:oMath>
      <w:ins w:id="28109" w:author="PR Preview" w:date="2026-01-01T00:00:00Z">
        <w:r>
          <w:t xml:space="preserve"> </w:t>
        </w:r>
      </w:ins>
      <w:ins w:id="28110" w:author="PR Preview" w:date="2026-01-01T00:00:00Z">
        <w:r>
          <w:t xml:space="preserve">be</w:t>
        </w:r>
      </w:ins>
      <w:ins w:id="28111" w:author="PR Preview" w:date="2026-01-01T00:00:00Z">
        <w:r>
          <w:t xml:space="preserve"> </w:t>
        </w:r>
      </w:ins>
      <m:oMath>
        <m:r>
          <m:t>m</m:t>
        </m:r>
        <m:r>
          <m:rPr>
            <m:sty m:val="p"/>
          </m:rPr>
          <m:t>×</m:t>
        </m:r>
        <m:r>
          <m:t>n</m:t>
        </m:r>
      </m:oMath>
      <w:ins w:id="28112" w:author="PR Preview" w:date="2026-01-01T00:00:00Z">
        <w:r>
          <w:t xml:space="preserve">.</w:t>
        </w:r>
      </w:ins>
    </w:p>
    <w:p>
      <w:pPr>
        <w:pStyle w:val="Compact"/>
        <w:numPr>
          <w:ilvl w:val="0"/>
          <w:numId w:val="1091"/>
        </w:numPr>
      </w:pPr>
      <w:ins w:id="28113" w:author="PR Preview" w:date="2026-01-01T00:00:00Z">
        <w:r>
          <w:t xml:space="preserve">$\mathbf{A} \mathord{\smash[b]{\underset{\raise.3ex\hbox{$\scriptstyle\sim$}}{x}}\vphantom{x}} = \mathord{\smash[b]{\underset{\raise.3ex\hbox{$\scriptstyle\sim$}}{b}}\vphantom{b}}$</w:t>
        </w:r>
      </w:ins>
      <w:ins w:id="28114" w:author="PR Preview" w:date="2026-01-01T00:00:00Z">
        <w:r>
          <w:t xml:space="preserve"> </w:t>
        </w:r>
      </w:ins>
      <w:ins w:id="28115" w:author="PR Preview" w:date="2026-01-01T00:00:00Z">
        <w:r>
          <w:t xml:space="preserve">is consistent for every</w:t>
        </w:r>
      </w:ins>
      <w:ins w:id="28116" w:author="PR Preview" w:date="2026-01-01T00:00:00Z">
        <w:r>
          <w:t xml:space="preserve"> </w:t>
        </w:r>
      </w:ins>
      <w:ins w:id="28117" w:author="PR Preview" w:date="2026-01-01T00:00:00Z">
        <w:r>
          <w:t xml:space="preserve">$\mathord{\smash[b]{\underset{\raise.3ex\hbox{$\scriptstyle\sim$}}{b}}\vphantom{b}} \in \mathbb{R}^m$</w:t>
        </w:r>
      </w:ins>
      <w:ins w:id="28118" w:author="PR Preview" w:date="2026-01-01T00:00:00Z">
        <w:r>
          <w:t xml:space="preserve"> </w:t>
        </w:r>
      </w:ins>
      <w:ins w:id="28119" w:author="PR Preview" w:date="2026-01-01T00:00:00Z">
        <w:r>
          <w:t xml:space="preserve">exactly when</w:t>
        </w:r>
      </w:ins>
      <w:ins w:id="28120" w:author="PR Preview" w:date="2026-01-01T00:00:00Z">
        <w:r>
          <w:t xml:space="preserve"> </w:t>
        </w:r>
      </w:ins>
      <m:oMath>
        <m:r>
          <m:rPr>
            <m:sty m:val="p"/>
          </m:rPr>
          <m:t>rank</m:t>
        </m:r>
        <m:r>
          <m:rPr>
            <m:sty m:val="p"/>
          </m:rPr>
          <m:t>(</m:t>
        </m:r>
        <m:r>
          <m:rPr>
            <m:sty m:val="bi"/>
          </m:rPr>
          <m:t>A</m:t>
        </m:r>
        <m:r>
          <m:rPr>
            <m:sty m:val="p"/>
          </m:rPr>
          <m:t>)</m:t>
        </m:r>
        <m:r>
          <m:rPr>
            <m:sty m:val="p"/>
          </m:rPr>
          <m:t>=</m:t>
        </m:r>
        <m:r>
          <m:t>m</m:t>
        </m:r>
      </m:oMath>
      <w:ins w:id="28121" w:author="PR Preview" w:date="2026-01-01T00:00:00Z">
        <w:r>
          <w:t xml:space="preserve">.</w:t>
        </w:r>
      </w:ins>
    </w:p>
    <w:p>
      <w:pPr>
        <w:pStyle w:val="Compact"/>
        <w:numPr>
          <w:ilvl w:val="0"/>
          <w:numId w:val="1091"/>
        </w:numPr>
      </w:pPr>
      <w:ins w:id="28122" w:author="PR Preview" w:date="2026-01-01T00:00:00Z">
        <w:r>
          <w:t xml:space="preserve">A consistent system</w:t>
        </w:r>
      </w:ins>
      <w:ins w:id="28123" w:author="PR Preview" w:date="2026-01-01T00:00:00Z">
        <w:r>
          <w:t xml:space="preserve"> </w:t>
        </w:r>
      </w:ins>
      <w:ins w:id="28124" w:author="PR Preview" w:date="2026-01-01T00:00:00Z">
        <w:r>
          <w:t xml:space="preserve">$\mathbf{A} \mathord{\smash[b]{\underset{\raise.3ex\hbox{$\scriptstyle\sim$}}{x}}\vphantom{x}} = \mathord{\smash[b]{\underset{\raise.3ex\hbox{$\scriptstyle\sim$}}{b}}\vphantom{b}}$</w:t>
        </w:r>
      </w:ins>
      <w:ins w:id="28125" w:author="PR Preview" w:date="2026-01-01T00:00:00Z">
        <w:r>
          <w:t xml:space="preserve"> </w:t>
        </w:r>
      </w:ins>
      <w:ins w:id="28126" w:author="PR Preview" w:date="2026-01-01T00:00:00Z">
        <w:r>
          <w:t xml:space="preserve">has exactly one solution</w:t>
        </w:r>
      </w:ins>
      <w:ins w:id="28127" w:author="PR Preview" w:date="2026-01-01T00:00:00Z">
        <w:r>
          <w:t xml:space="preserve"> </w:t>
        </w:r>
      </w:ins>
      <w:ins w:id="28128" w:author="PR Preview" w:date="2026-01-01T00:00:00Z">
        <w:r>
          <w:t xml:space="preserve">exactly when</w:t>
        </w:r>
      </w:ins>
      <w:ins w:id="28129" w:author="PR Preview" w:date="2026-01-01T00:00:00Z">
        <w:r>
          <w:t xml:space="preserve"> </w:t>
        </w:r>
      </w:ins>
      <m:oMath>
        <m:r>
          <m:rPr>
            <m:sty m:val="p"/>
          </m:rPr>
          <m:t>rank</m:t>
        </m:r>
        <m:r>
          <m:rPr>
            <m:sty m:val="p"/>
          </m:rPr>
          <m:t>(</m:t>
        </m:r>
        <m:r>
          <m:rPr>
            <m:sty m:val="bi"/>
          </m:rPr>
          <m:t>A</m:t>
        </m:r>
        <m:r>
          <m:rPr>
            <m:sty m:val="p"/>
          </m:rPr>
          <m:t>)</m:t>
        </m:r>
        <m:r>
          <m:rPr>
            <m:sty m:val="p"/>
          </m:rPr>
          <m:t>=</m:t>
        </m:r>
        <m:r>
          <m:t>n</m:t>
        </m:r>
      </m:oMath>
      <w:ins w:id="28130" w:author="PR Preview" w:date="2026-01-01T00:00:00Z">
        <w:r>
          <w:t xml:space="preserve">.</w:t>
        </w:r>
      </w:ins>
    </w:p>
    <w:bookmarkEnd w:id="589"/>
    <w:p>
      <w:pPr>
        <w:pStyle w:val="FirstParagraph"/>
      </w:pPr>
      <w:ins w:id="28131" w:author="PR Preview" w:date="2026-01-01T00:00:00Z">
        <w:r>
          <w:rPr>
            <w:i/>
            <w:iCs/>
          </w:rPr>
          <w:t xml:space="preserve">Proof</w:t>
        </w:r>
      </w:ins>
      <w:ins w:id="28132" w:author="PR Preview" w:date="2026-01-01T00:00:00Z">
        <w:r>
          <w:t xml:space="preserve">. </w:t>
        </w:r>
      </w:ins>
      <w:ins w:id="28133" w:author="PR Preview" w:date="2026-01-01T00:00:00Z">
        <w:r>
          <w:rPr>
            <w:b/>
            <w:bCs/>
          </w:rPr>
          <w:t xml:space="preserve">Part 1.</w:t>
        </w:r>
      </w:ins>
      <w:ins w:id="28134" w:author="PR Preview" w:date="2026-01-01T00:00:00Z">
        <w:r>
          <w:t xml:space="preserve"> </w:t>
        </w:r>
      </w:ins>
      <w:ins w:id="28135" w:author="PR Preview" w:date="2026-01-01T00:00:00Z">
        <w:r>
          <w:t xml:space="preserve">By</w:t>
        </w:r>
      </w:ins>
      <w:ins w:id="28136" w:author="PR Preview" w:date="2026-01-01T00:00:00Z">
        <w:r>
          <w:t xml:space="preserve"> </w:t>
        </w:r>
      </w:ins>
      <w:hyperlink w:anchor="thm-consistency">
        <w:ins w:id="28137" w:author="PR Preview" w:date="2026-01-01T00:00:00Z">
          <w:r>
            <w:rPr>
              <w:rStyle w:val="Hyperlink"/>
            </w:rPr>
            <w:t xml:space="preserve">Theorem 100</w:t>
          </w:r>
        </w:ins>
      </w:hyperlink>
      <w:ins w:id="28138" w:author="PR Preview" w:date="2026-01-01T00:00:00Z">
        <w:r>
          <w:t xml:space="preserve">, the system is consistent for every</w:t>
        </w:r>
      </w:ins>
      <w:ins w:id="28139" w:author="PR Preview" w:date="2026-01-01T00:00:00Z">
        <w:r>
          <w:t xml:space="preserve"> </w:t>
        </w:r>
      </w:ins>
      <w:ins w:id="28140" w:author="PR Preview" w:date="2026-01-01T00:00:00Z">
        <w:r>
          <w:t xml:space="preserve">$\mathord{\smash[b]{\underset{\raise.3ex\hbox{$\scriptstyle\sim$}}{b}}\vphantom{b}}$</w:t>
        </w:r>
      </w:ins>
      <w:ins w:id="28141" w:author="PR Preview" w:date="2026-01-01T00:00:00Z">
        <w:r>
          <w:t xml:space="preserve"> </w:t>
        </w:r>
      </w:ins>
      <w:ins w:id="28142" w:author="PR Preview" w:date="2026-01-01T00:00:00Z">
        <w:r>
          <w:t xml:space="preserve">exactly when</w:t>
        </w:r>
      </w:ins>
      <w:ins w:id="28143" w:author="PR Preview" w:date="2026-01-01T00:00:00Z">
        <w:r>
          <w:t xml:space="preserve"> </w:t>
        </w:r>
      </w:ins>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ins w:id="28144" w:author="PR Preview" w:date="2026-01-01T00:00:00Z">
        <w:r>
          <w:t xml:space="preserve">.</w:t>
        </w:r>
      </w:ins>
      <w:ins w:id="28145" w:author="PR Preview" w:date="2026-01-01T00:00:00Z">
        <w:r>
          <w:t xml:space="preserve"> </w:t>
        </w:r>
      </w:ins>
      <m:oMath>
        <m:r>
          <m:rPr>
            <m:scr m:val="script"/>
            <m:sty m:val="p"/>
          </m:rPr>
          <m:t>C</m:t>
        </m:r>
        <m:r>
          <m:rPr>
            <m:sty m:val="p"/>
          </m:rPr>
          <m:t>(</m:t>
        </m:r>
        <m:r>
          <m:rPr>
            <m:sty m:val="bi"/>
          </m:rPr>
          <m:t>A</m:t>
        </m:r>
        <m:r>
          <m:rPr>
            <m:sty m:val="p"/>
          </m:rPr>
          <m:t>)</m:t>
        </m:r>
      </m:oMath>
      <w:ins w:id="28146" w:author="PR Preview" w:date="2026-01-01T00:00:00Z">
        <w:r>
          <w:t xml:space="preserve"> </w:t>
        </w:r>
      </w:ins>
      <w:ins w:id="28147" w:author="PR Preview" w:date="2026-01-01T00:00:00Z">
        <w:r>
          <w:t xml:space="preserve">is a subspace of</w:t>
        </w:r>
      </w:ins>
      <w:ins w:id="28148" w:author="PR Preview" w:date="2026-01-01T00:00:00Z">
        <w:r>
          <w:t xml:space="preserve"> </w:t>
        </w:r>
      </w:ins>
      <m:oMath>
        <m:sSup>
          <m:e>
            <m:r>
              <m:rPr>
                <m:scr m:val="double-struck"/>
                <m:sty m:val="p"/>
              </m:rPr>
              <m:t>R</m:t>
            </m:r>
          </m:e>
          <m:sup>
            <m:r>
              <m:t>m</m:t>
            </m:r>
          </m:sup>
        </m:sSup>
      </m:oMath>
      <w:ins w:id="28149" w:author="PR Preview" w:date="2026-01-01T00:00:00Z">
        <w:r>
          <w:t xml:space="preserve"> </w:t>
        </w:r>
      </w:ins>
      <w:ins w:id="28150" w:author="PR Preview" w:date="2026-01-01T00:00:00Z">
        <w:r>
          <w:t xml:space="preserve">(</w:t>
        </w:r>
      </w:ins>
      <w:hyperlink w:anchor="thm-column-space-span">
        <w:ins w:id="28151" w:author="PR Preview" w:date="2026-01-01T00:00:00Z">
          <w:r>
            <w:rPr>
              <w:rStyle w:val="Hyperlink"/>
            </w:rPr>
            <w:t xml:space="preserve">Theorem 32</w:t>
          </w:r>
        </w:ins>
      </w:hyperlink>
      <w:ins w:id="28152" w:author="PR Preview" w:date="2026-01-01T00:00:00Z">
        <w:r>
          <w:t xml:space="preserve">) with dimension</w:t>
        </w:r>
      </w:ins>
      <w:ins w:id="28153" w:author="PR Preview" w:date="2026-01-01T00:00:00Z">
        <w:r>
          <w:t xml:space="preserve"> </w:t>
        </w:r>
      </w:ins>
      <m:oMath>
        <m:r>
          <m:rPr>
            <m:sty m:val="p"/>
          </m:rPr>
          <m:t>rank</m:t>
        </m:r>
        <m:r>
          <m:rPr>
            <m:sty m:val="p"/>
          </m:rPr>
          <m:t>(</m:t>
        </m:r>
        <m:r>
          <m:rPr>
            <m:sty m:val="bi"/>
          </m:rPr>
          <m:t>A</m:t>
        </m:r>
        <m:r>
          <m:rPr>
            <m:sty m:val="p"/>
          </m:rPr>
          <m:t>)</m:t>
        </m:r>
      </m:oMath>
      <w:ins w:id="28154" w:author="PR Preview" w:date="2026-01-01T00:00:00Z">
        <w:r>
          <w:t xml:space="preserve"> </w:t>
        </w:r>
      </w:ins>
      <w:ins w:id="28155" w:author="PR Preview" w:date="2026-01-01T00:00:00Z">
        <w:r>
          <w:t xml:space="preserve">(</w:t>
        </w:r>
      </w:ins>
      <w:hyperlink w:anchor="thm-rank-dim">
        <w:ins w:id="28156" w:author="PR Preview" w:date="2026-01-01T00:00:00Z">
          <w:r>
            <w:rPr>
              <w:rStyle w:val="Hyperlink"/>
            </w:rPr>
            <w:t xml:space="preserve">Theorem 38</w:t>
          </w:r>
        </w:ins>
      </w:hyperlink>
      <w:ins w:id="28157" w:author="PR Preview" w:date="2026-01-01T00:00:00Z">
        <w:r>
          <w:t xml:space="preserve">), and</w:t>
        </w:r>
      </w:ins>
      <w:ins w:id="28158" w:author="PR Preview" w:date="2026-01-01T00:00:00Z">
        <w:r>
          <w:t xml:space="preserve"> </w:t>
        </w:r>
      </w:ins>
      <m:oMath>
        <m:r>
          <m:rPr>
            <m:sty m:val="p"/>
          </m:rPr>
          <m:t>dim</m:t>
        </m:r>
        <m:r>
          <m:rPr>
            <m:sty m:val="p"/>
          </m:rPr>
          <m:t>(</m:t>
        </m:r>
        <m:sSup>
          <m:e>
            <m:r>
              <m:rPr>
                <m:scr m:val="double-struck"/>
                <m:sty m:val="p"/>
              </m:rPr>
              <m:t>R</m:t>
            </m:r>
          </m:e>
          <m:sup>
            <m:r>
              <m:t>m</m:t>
            </m:r>
          </m:sup>
        </m:sSup>
        <m:r>
          <m:rPr>
            <m:sty m:val="p"/>
          </m:rPr>
          <m:t>)</m:t>
        </m:r>
        <m:r>
          <m:rPr>
            <m:sty m:val="p"/>
          </m:rPr>
          <m:t>=</m:t>
        </m:r>
        <m:r>
          <m:t>m</m:t>
        </m:r>
      </m:oMath>
      <w:ins w:id="28159" w:author="PR Preview" w:date="2026-01-01T00:00:00Z">
        <w:r>
          <w:t xml:space="preserve"> </w:t>
        </w:r>
      </w:ins>
      <w:ins w:id="28160" w:author="PR Preview" w:date="2026-01-01T00:00:00Z">
        <w:r>
          <w:t xml:space="preserve">(</w:t>
        </w:r>
      </w:ins>
      <w:hyperlink w:anchor="exm-dimension">
        <w:ins w:id="28161" w:author="PR Preview" w:date="2026-01-01T00:00:00Z">
          <w:r>
            <w:rPr>
              <w:rStyle w:val="Hyperlink"/>
            </w:rPr>
            <w:t xml:space="preserve">Example 50</w:t>
          </w:r>
        </w:ins>
      </w:hyperlink>
      <w:ins w:id="28162" w:author="PR Preview" w:date="2026-01-01T00:00:00Z">
        <w:r>
          <w:t xml:space="preserve">).</w:t>
        </w:r>
      </w:ins>
      <w:ins w:id="28163" w:author="PR Preview" w:date="2026-01-01T00:00:00Z">
        <w:r>
          <w:t xml:space="preserve"> </w:t>
        </w:r>
      </w:ins>
      <w:ins w:id="28164" w:author="PR Preview" w:date="2026-01-01T00:00:00Z">
        <w:r>
          <w:t xml:space="preserve">If the dimension is</w:t>
        </w:r>
      </w:ins>
      <w:ins w:id="28165" w:author="PR Preview" w:date="2026-01-01T00:00:00Z">
        <w:r>
          <w:t xml:space="preserve"> </w:t>
        </w:r>
      </w:ins>
      <m:oMath>
        <m:r>
          <m:t>m</m:t>
        </m:r>
      </m:oMath>
      <w:ins w:id="28166" w:author="PR Preview" w:date="2026-01-01T00:00:00Z">
        <w:r>
          <w:t xml:space="preserve">, then</w:t>
        </w:r>
      </w:ins>
      <w:ins w:id="28167" w:author="PR Preview" w:date="2026-01-01T00:00:00Z">
        <w:r>
          <w:t xml:space="preserve"> </w:t>
        </w:r>
      </w:ins>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ins w:id="28168" w:author="PR Preview" w:date="2026-01-01T00:00:00Z">
        <w:r>
          <w:t xml:space="preserve"> </w:t>
        </w:r>
      </w:ins>
      <w:ins w:id="28169" w:author="PR Preview" w:date="2026-01-01T00:00:00Z">
        <w:r>
          <w:t xml:space="preserve">(</w:t>
        </w:r>
      </w:ins>
      <w:hyperlink w:anchor="thm-subspace-equal-dim">
        <w:ins w:id="28170" w:author="PR Preview" w:date="2026-01-01T00:00:00Z">
          <w:r>
            <w:rPr>
              <w:rStyle w:val="Hyperlink"/>
            </w:rPr>
            <w:t xml:space="preserve">Theorem 31</w:t>
          </w:r>
        </w:ins>
      </w:hyperlink>
      <w:ins w:id="28171" w:author="PR Preview" w:date="2026-01-01T00:00:00Z">
        <w:r>
          <w:t xml:space="preserve">);</w:t>
        </w:r>
      </w:ins>
      <w:ins w:id="28172" w:author="PR Preview" w:date="2026-01-01T00:00:00Z">
        <w:r>
          <w:t xml:space="preserve"> </w:t>
        </w:r>
      </w:ins>
      <w:ins w:id="28173" w:author="PR Preview" w:date="2026-01-01T00:00:00Z">
        <w:r>
          <w:t xml:space="preserve">if</w:t>
        </w:r>
      </w:ins>
      <w:ins w:id="28174" w:author="PR Preview" w:date="2026-01-01T00:00:00Z">
        <w:r>
          <w:t xml:space="preserve"> </w:t>
        </w:r>
      </w:ins>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ins w:id="28175" w:author="PR Preview" w:date="2026-01-01T00:00:00Z">
        <w:r>
          <w:t xml:space="preserve">, the dimension is</w:t>
        </w:r>
      </w:ins>
      <w:ins w:id="28176" w:author="PR Preview" w:date="2026-01-01T00:00:00Z">
        <w:r>
          <w:t xml:space="preserve"> </w:t>
        </w:r>
      </w:ins>
      <m:oMath>
        <m:r>
          <m:t>m</m:t>
        </m:r>
      </m:oMath>
      <w:ins w:id="28177" w:author="PR Preview" w:date="2026-01-01T00:00:00Z">
        <w:r>
          <w:t xml:space="preserve">.</w:t>
        </w:r>
      </w:ins>
    </w:p>
    <w:p>
      <w:pPr>
        <w:pStyle w:val="BodyText"/>
      </w:pPr>
      <w:ins w:id="28178" w:author="PR Preview" w:date="2026-01-01T00:00:00Z">
        <w:r>
          <w:rPr>
            <w:b/>
            <w:bCs/>
          </w:rPr>
          <w:t xml:space="preserve">Part 2.</w:t>
        </w:r>
      </w:ins>
      <w:ins w:id="28179" w:author="PR Preview" w:date="2026-01-01T00:00:00Z">
        <w:r>
          <w:t xml:space="preserve"> </w:t>
        </w:r>
      </w:ins>
      <w:ins w:id="28180" w:author="PR Preview" w:date="2026-01-01T00:00:00Z">
        <w:r>
          <w:t xml:space="preserve">By</w:t>
        </w:r>
      </w:ins>
      <w:ins w:id="28181" w:author="PR Preview" w:date="2026-01-01T00:00:00Z">
        <w:r>
          <w:t xml:space="preserve"> </w:t>
        </w:r>
      </w:ins>
      <w:hyperlink w:anchor="thm-solution-set">
        <w:ins w:id="28182" w:author="PR Preview" w:date="2026-01-01T00:00:00Z">
          <w:r>
            <w:rPr>
              <w:rStyle w:val="Hyperlink"/>
            </w:rPr>
            <w:t xml:space="preserve">Theorem 101</w:t>
          </w:r>
        </w:ins>
      </w:hyperlink>
      <w:ins w:id="28183" w:author="PR Preview" w:date="2026-01-01T00:00:00Z">
        <w:r>
          <w:t xml:space="preserve">, the solutions are a particular solution</w:t>
        </w:r>
      </w:ins>
      <w:ins w:id="28184" w:author="PR Preview" w:date="2026-01-01T00:00:00Z">
        <w:r>
          <w:t xml:space="preserve"> </w:t>
        </w:r>
      </w:ins>
      <w:ins w:id="28185" w:author="PR Preview" w:date="2026-01-01T00:00:00Z">
        <w:r>
          <w:t xml:space="preserve">plus the vectors of</w:t>
        </w:r>
      </w:ins>
      <w:ins w:id="28186" w:author="PR Preview" w:date="2026-01-01T00:00:00Z">
        <w:r>
          <w:t xml:space="preserve"> </w:t>
        </w:r>
      </w:ins>
      <m:oMath>
        <m:r>
          <m:rPr>
            <m:scr m:val="script"/>
            <m:sty m:val="p"/>
          </m:rPr>
          <m:t>N</m:t>
        </m:r>
        <m:r>
          <m:rPr>
            <m:sty m:val="p"/>
          </m:rPr>
          <m:t>(</m:t>
        </m:r>
        <m:r>
          <m:rPr>
            <m:sty m:val="bi"/>
          </m:rPr>
          <m:t>A</m:t>
        </m:r>
        <m:r>
          <m:rPr>
            <m:sty m:val="p"/>
          </m:rPr>
          <m:t>)</m:t>
        </m:r>
      </m:oMath>
      <w:ins w:id="28187" w:author="PR Preview" w:date="2026-01-01T00:00:00Z">
        <w:r>
          <w:t xml:space="preserve">,</w:t>
        </w:r>
      </w:ins>
      <w:ins w:id="28188" w:author="PR Preview" w:date="2026-01-01T00:00:00Z">
        <w:r>
          <w:t xml:space="preserve"> </w:t>
        </w:r>
      </w:ins>
      <w:ins w:id="28189" w:author="PR Preview" w:date="2026-01-01T00:00:00Z">
        <w:r>
          <w:t xml:space="preserve">so there is exactly one solution exactly when</w:t>
        </w:r>
      </w:ins>
      <w:ins w:id="28190" w:author="PR Preview" w:date="2026-01-01T00:00:00Z">
        <w:r>
          <w:t xml:space="preserve"> </w:t>
        </w:r>
      </w:ins>
      <w:ins w:id="28191" w:author="PR Preview" w:date="2026-01-01T00:00:00Z">
        <w:r>
          <w:t xml:space="preserve">$\mathcal{N}(\mathbf{A}) = \mathopen{}\left\{\mathord{\smash[b]{\underset{\raise.3ex\hbox{$\scriptstyle\sim$}}{0}}\vphantom{0}}_n\right\}\mathclose{}$</w:t>
        </w:r>
      </w:ins>
      <w:ins w:id="28192" w:author="PR Preview" w:date="2026-01-01T00:00:00Z">
        <w:r>
          <w:t xml:space="preserve">,</w:t>
        </w:r>
      </w:ins>
      <w:ins w:id="28193" w:author="PR Preview" w:date="2026-01-01T00:00:00Z">
        <w:r>
          <w:t xml:space="preserve"> </w:t>
        </w:r>
      </w:ins>
      <w:ins w:id="28194" w:author="PR Preview" w:date="2026-01-01T00:00:00Z">
        <w:r>
          <w:t xml:space="preserve">that is, when</w:t>
        </w:r>
      </w:ins>
      <w:ins w:id="28195" w:author="PR Preview" w:date="2026-01-01T00:00:00Z">
        <w:r>
          <w:t xml:space="preserve"> </w:t>
        </w:r>
      </w:ins>
      <m:oMath>
        <m:r>
          <m:rPr>
            <m:sty m:val="p"/>
          </m:rPr>
          <m:t>nullity</m:t>
        </m:r>
        <m:r>
          <m:rPr>
            <m:sty m:val="p"/>
          </m:rPr>
          <m:t>(</m:t>
        </m:r>
        <m:r>
          <m:rPr>
            <m:sty m:val="bi"/>
          </m:rPr>
          <m:t>A</m:t>
        </m:r>
        <m:r>
          <m:rPr>
            <m:sty m:val="p"/>
          </m:rPr>
          <m:t>)</m:t>
        </m:r>
        <m:r>
          <m:rPr>
            <m:sty m:val="p"/>
          </m:rPr>
          <m:t>=</m:t>
        </m:r>
        <m:r>
          <m:t>0</m:t>
        </m:r>
      </m:oMath>
      <w:ins w:id="28196" w:author="PR Preview" w:date="2026-01-01T00:00:00Z">
        <w:r>
          <w:t xml:space="preserve"> </w:t>
        </w:r>
      </w:ins>
      <w:ins w:id="28197" w:author="PR Preview" w:date="2026-01-01T00:00:00Z">
        <w:r>
          <w:t xml:space="preserve">(a subspace of dimension</w:t>
        </w:r>
      </w:ins>
      <w:ins w:id="28198" w:author="PR Preview" w:date="2026-01-01T00:00:00Z">
        <w:r>
          <w:t xml:space="preserve"> </w:t>
        </w:r>
      </w:ins>
      <m:oMath>
        <m:r>
          <m:t>0</m:t>
        </m:r>
      </m:oMath>
      <w:ins w:id="28199" w:author="PR Preview" w:date="2026-01-01T00:00:00Z">
        <w:r>
          <w:t xml:space="preserve"> </w:t>
        </w:r>
      </w:ins>
      <w:ins w:id="28200" w:author="PR Preview" w:date="2026-01-01T00:00:00Z">
        <w:r>
          <w:t xml:space="preserve">has the empty list as a basis, whose span is</w:t>
        </w:r>
      </w:ins>
      <w:ins w:id="28201" w:author="PR Preview" w:date="2026-01-01T00:00:00Z">
        <w:r>
          <w:t xml:space="preserve"> </w:t>
        </w:r>
      </w:ins>
      <w:ins w:id="28202" w:author="PR Preview" w:date="2026-01-01T00:00:00Z">
        <w:r>
          <w:t xml:space="preserve">$\mathopen{}\left\{\mathord{\smash[b]{\underset{\raise.3ex\hbox{$\scriptstyle\sim$}}{0}}\vphantom{0}}\right\}\mathclose{}$</w:t>
        </w:r>
      </w:ins>
      <w:ins w:id="28203" w:author="PR Preview" w:date="2026-01-01T00:00:00Z">
        <w:r>
          <w:t xml:space="preserve">,</w:t>
        </w:r>
      </w:ins>
      <w:ins w:id="28204" w:author="PR Preview" w:date="2026-01-01T00:00:00Z">
        <w:r>
          <w:t xml:space="preserve"> </w:t>
        </w:r>
      </w:ins>
      <w:ins w:id="28205" w:author="PR Preview" w:date="2026-01-01T00:00:00Z">
        <w:r>
          <w:t xml:space="preserve">by</w:t>
        </w:r>
      </w:ins>
      <w:ins w:id="28206" w:author="PR Preview" w:date="2026-01-01T00:00:00Z">
        <w:r>
          <w:t xml:space="preserve"> </w:t>
        </w:r>
      </w:ins>
      <w:hyperlink w:anchor="def-dimension">
        <w:ins w:id="28207" w:author="PR Preview" w:date="2026-01-01T00:00:00Z">
          <w:r>
            <w:rPr>
              <w:rStyle w:val="Hyperlink"/>
            </w:rPr>
            <w:t xml:space="preserve">Definition 51</w:t>
          </w:r>
        </w:ins>
      </w:hyperlink>
      <w:ins w:id="28208" w:author="PR Preview" w:date="2026-01-01T00:00:00Z">
        <w:r>
          <w:t xml:space="preserve"> </w:t>
        </w:r>
      </w:ins>
      <w:ins w:id="28209" w:author="PR Preview" w:date="2026-01-01T00:00:00Z">
        <w:r>
          <w:t xml:space="preserve">and</w:t>
        </w:r>
      </w:ins>
      <w:ins w:id="28210" w:author="PR Preview" w:date="2026-01-01T00:00:00Z">
        <w:r>
          <w:t xml:space="preserve"> </w:t>
        </w:r>
      </w:ins>
      <w:hyperlink w:anchor="def-span">
        <w:ins w:id="28211" w:author="PR Preview" w:date="2026-01-01T00:00:00Z">
          <w:r>
            <w:rPr>
              <w:rStyle w:val="Hyperlink"/>
            </w:rPr>
            <w:t xml:space="preserve">Definition 47</w:t>
          </w:r>
        </w:ins>
      </w:hyperlink>
      <w:ins w:id="28212" w:author="PR Preview" w:date="2026-01-01T00:00:00Z">
        <w:r>
          <w:t xml:space="preserve">;</w:t>
        </w:r>
      </w:ins>
      <w:ins w:id="28213" w:author="PR Preview" w:date="2026-01-01T00:00:00Z">
        <w:r>
          <w:t xml:space="preserve"> </w:t>
        </w:r>
      </w:ins>
      <w:ins w:id="28214" w:author="PR Preview" w:date="2026-01-01T00:00:00Z">
        <w:r>
          <w:t xml:space="preserve">and</w:t>
        </w:r>
      </w:ins>
      <w:ins w:id="28215" w:author="PR Preview" w:date="2026-01-01T00:00:00Z">
        <w:r>
          <w:t xml:space="preserve"> </w:t>
        </w:r>
      </w:ins>
      <w:ins w:id="28216" w:author="PR Preview" w:date="2026-01-01T00:00:00Z">
        <w:r>
          <w:t xml:space="preserve">$\mathopen{}\left\{\mathord{\smash[b]{\underset{\raise.3ex\hbox{$\scriptstyle\sim$}}{0}}\vphantom{0}}\right\}\mathclose{}$</w:t>
        </w:r>
      </w:ins>
      <w:ins w:id="28217" w:author="PR Preview" w:date="2026-01-01T00:00:00Z">
        <w:r>
          <w:t xml:space="preserve"> </w:t>
        </w:r>
      </w:ins>
      <w:ins w:id="28218" w:author="PR Preview" w:date="2026-01-01T00:00:00Z">
        <w:r>
          <w:t xml:space="preserve">has dimension</w:t>
        </w:r>
      </w:ins>
      <w:ins w:id="28219" w:author="PR Preview" w:date="2026-01-01T00:00:00Z">
        <w:r>
          <w:t xml:space="preserve"> </w:t>
        </w:r>
      </w:ins>
      <m:oMath>
        <m:r>
          <m:t>0</m:t>
        </m:r>
      </m:oMath>
      <w:ins w:id="28220" w:author="PR Preview" w:date="2026-01-01T00:00:00Z">
        <w:r>
          <w:t xml:space="preserve">, by</w:t>
        </w:r>
      </w:ins>
      <w:ins w:id="28221" w:author="PR Preview" w:date="2026-01-01T00:00:00Z">
        <w:r>
          <w:t xml:space="preserve"> </w:t>
        </w:r>
      </w:ins>
      <w:hyperlink w:anchor="exm-dimension">
        <w:ins w:id="28222" w:author="PR Preview" w:date="2026-01-01T00:00:00Z">
          <w:r>
            <w:rPr>
              <w:rStyle w:val="Hyperlink"/>
            </w:rPr>
            <w:t xml:space="preserve">Example 50</w:t>
          </w:r>
        </w:ins>
      </w:hyperlink>
      <w:ins w:id="28223" w:author="PR Preview" w:date="2026-01-01T00:00:00Z">
        <w:r>
          <w:t xml:space="preserve">).</w:t>
        </w:r>
      </w:ins>
      <w:ins w:id="28224" w:author="PR Preview" w:date="2026-01-01T00:00:00Z">
        <w:r>
          <w:t xml:space="preserve"> </w:t>
        </w:r>
      </w:ins>
      <w:ins w:id="28225" w:author="PR Preview" w:date="2026-01-01T00:00:00Z">
        <w:r>
          <w:t xml:space="preserve">By</w:t>
        </w:r>
      </w:ins>
      <w:ins w:id="28226" w:author="PR Preview" w:date="2026-01-01T00:00:00Z">
        <w:r>
          <w:t xml:space="preserve"> </w:t>
        </w:r>
      </w:ins>
      <w:hyperlink w:anchor="thm-rank-nullity">
        <w:ins w:id="28227" w:author="PR Preview" w:date="2026-01-01T00:00:00Z">
          <w:r>
            <w:rPr>
              <w:rStyle w:val="Hyperlink"/>
            </w:rPr>
            <w:t xml:space="preserve">Theorem 39</w:t>
          </w:r>
        </w:ins>
      </w:hyperlink>
      <w:ins w:id="28228" w:author="PR Preview" w:date="2026-01-01T00:00:00Z">
        <w:r>
          <w:t xml:space="preserve">, that is when</w:t>
        </w:r>
      </w:ins>
      <w:ins w:id="28229" w:author="PR Preview" w:date="2026-01-01T00:00:00Z">
        <w:r>
          <w:t xml:space="preserve"> </w:t>
        </w:r>
      </w:ins>
      <m:oMath>
        <m:r>
          <m:rPr>
            <m:sty m:val="p"/>
          </m:rPr>
          <m:t>rank</m:t>
        </m:r>
        <m:r>
          <m:rPr>
            <m:sty m:val="p"/>
          </m:rPr>
          <m:t>(</m:t>
        </m:r>
        <m:r>
          <m:rPr>
            <m:sty m:val="bi"/>
          </m:rPr>
          <m:t>A</m:t>
        </m:r>
        <m:r>
          <m:rPr>
            <m:sty m:val="p"/>
          </m:rPr>
          <m:t>)</m:t>
        </m:r>
        <m:r>
          <m:rPr>
            <m:sty m:val="p"/>
          </m:rPr>
          <m:t>=</m:t>
        </m:r>
        <m:r>
          <m:t>n</m:t>
        </m:r>
      </m:oMath>
      <w:ins w:id="28230" w:author="PR Preview" w:date="2026-01-01T00:00:00Z">
        <w:r>
          <w:t xml:space="preserve">.</w:t>
        </w:r>
      </w:ins>
    </w:p>
    <w:bookmarkStart w:id="590" w:name="exm-solution-unique"/>
    <w:p>
      <w:pPr>
        <w:pStyle w:val="BodyText"/>
      </w:pPr>
      <w:ins w:id="28231" w:author="PR Preview" w:date="2026-01-01T00:00:00Z">
        <w:r>
          <w:rPr>
            <w:b/>
            <w:bCs/>
          </w:rPr>
          <w:t xml:space="preserve">Example 182 (Three systems)</w:t>
        </w:r>
      </w:ins>
      <w:ins w:id="28232" w:author="PR Preview" w:date="2026-01-01T00:00:00Z">
        <w:r>
          <w:t xml:space="preserve"> </w:t>
        </w:r>
      </w:ins>
      <w:ins w:id="28233" w:author="PR Preview" w:date="2026-01-01T00:00:00Z">
        <w:r>
          <w:t xml:space="preserve"> </w:t>
        </w:r>
      </w:ins>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del w:id="28234" w:author="PR Preview" w:date="2026-01-01T00:00:00Z">
        <w:r>
          <w:delText xml:space="preserve">The</w:delText>
        </w:r>
      </w:del>
      <w:del w:id="28235" w:author="PR Preview" w:date="2026-01-01T00:00:00Z">
        <w:r>
          <w:delText xml:space="preserve"> </w:delText>
        </w:r>
      </w:del>
      <m:oMath>
        <m:r>
          <m:t>3</m:t>
        </m:r>
        <m:r>
          <m:rPr>
            <m:sty m:val="p"/>
          </m:rPr>
          <m:t>×</m:t>
        </m:r>
        <m:r>
          <m:t>2</m:t>
        </m:r>
      </m:oMath>
      <w:del w:id="28236" w:author="PR Preview" w:date="2026-01-01T00:00:00Z">
        <w:r>
          <w:delText xml:space="preserve"> </w:delText>
        </w:r>
      </w:del>
      <w:del w:id="28237" w:author="PR Preview" w:date="2026-01-01T00:00:00Z">
        <w:r>
          <w:delText xml:space="preserve">matrix</w:delText>
        </w:r>
      </w:del>
      <w:del w:id="28238"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del w:id="28239" w:author="PR Preview" w:date="2026-01-01T00:00:00Z">
        <w:r>
          <w:delText xml:space="preserve"> </w:delText>
        </w:r>
      </w:del>
      <w:del w:id="28240" w:author="PR Preview" w:date="2026-01-01T00:00:00Z">
        <w:r>
          <w:delText xml:space="preserve">of</w:delText>
        </w:r>
      </w:del>
      <w:del w:id="28241" w:author="PR Preview" w:date="2026-01-01T00:00:00Z">
        <w:r>
          <w:delText xml:space="preserve"> </w:delText>
        </w:r>
      </w:del>
      <w:hyperlink w:anchor="exm-gram-invertible">
        <w:del w:id="28242" w:author="PR Preview" w:date="2026-01-01T00:00:00Z">
          <w:r>
            <w:rPr>
              <w:rStyle w:val="Hyperlink"/>
            </w:rPr>
            <w:delText xml:space="preserve">Example 160</w:delText>
          </w:r>
        </w:del>
      </w:hyperlink>
      <w:del w:id="28243" w:author="PR Preview" w:date="2026-01-01T00:00:00Z">
        <w:r>
          <w:delText xml:space="preserve"> </w:delText>
        </w:r>
      </w:del>
      <w:del w:id="28244" w:author="PR Preview" w:date="2026-01-01T00:00:00Z">
        <w:r>
          <w:delText xml:space="preserve">has rank</w:delText>
        </w:r>
      </w:del>
      <w:del w:id="28245" w:author="PR Preview" w:date="2026-01-01T00:00:00Z">
        <w:r>
          <w:delText xml:space="preserve"> </w:delText>
        </w:r>
      </w:del>
      <m:oMath>
        <m:r>
          <m:t>2</m:t>
        </m:r>
        <m:r>
          <m:rPr>
            <m:sty m:val="p"/>
          </m:rPr>
          <m:t>=</m:t>
        </m:r>
        <m:r>
          <m:t>n</m:t>
        </m:r>
      </m:oMath>
      <w:del w:id="28246" w:author="PR Preview" w:date="2026-01-01T00:00:00Z">
        <w:r>
          <w:delText xml:space="preserve">, so a consistent system has one solution,</w:delText>
        </w:r>
      </w:del>
      <w:del w:id="28247" w:author="PR Preview" w:date="2026-01-01T00:00:00Z">
        <w:r>
          <w:delText xml:space="preserve"> </w:delText>
        </w:r>
      </w:del>
      <w:del w:id="28248" w:author="PR Preview" w:date="2026-01-01T00:00:00Z">
        <w:r>
          <w:delText xml:space="preserve">but</w:delText>
        </w:r>
      </w:del>
      <w:del w:id="28249" w:author="PR Preview" w:date="2026-01-01T00:00:00Z">
        <w:r>
          <w:delText xml:space="preserve"> </w:delText>
        </w:r>
      </w:del>
      <m:oMath>
        <m:r>
          <m:t>2</m:t>
        </m:r>
        <m:r>
          <m:rPr>
            <m:sty m:val="p"/>
          </m:rPr>
          <m:t>&lt;</m:t>
        </m:r>
        <m:r>
          <m:t>3</m:t>
        </m:r>
        <m:r>
          <m:rPr>
            <m:sty m:val="p"/>
          </m:rPr>
          <m:t>=</m:t>
        </m:r>
        <m:r>
          <m:t>m</m:t>
        </m:r>
      </m:oMath>
      <w:del w:id="28250" w:author="PR Preview" w:date="2026-01-01T00:00:00Z">
        <w:r>
          <w:delText xml:space="preserve">, so some systems are inconsistent:</w:delText>
        </w:r>
      </w:del>
      <w:del w:id="28251" w:author="PR Preview" w:date="2026-01-01T00:00:00Z">
        <w:r>
          <w:delText xml:space="preserve"> </w:delText>
        </w:r>
      </w:del>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del w:id="28252" w:author="PR Preview" w:date="2026-01-01T00:00:00Z">
        <w:r>
          <w:delText xml:space="preserve">, because</w:delText>
        </w:r>
      </w:del>
      <w:del w:id="28253" w:author="PR Preview" w:date="2026-01-01T00:00:00Z">
        <w:r>
          <w:delText xml:space="preserve"> </w:delText>
        </w:r>
      </w:del>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del w:id="28254" w:author="PR Preview" w:date="2026-01-01T00:00:00Z">
        <w:r>
          <w:delText xml:space="preserve"> </w:delText>
        </w:r>
      </w:del>
      <w:del w:id="28255" w:author="PR Preview" w:date="2026-01-01T00:00:00Z">
        <w:r>
          <w:delText xml:space="preserve">has equal differences between consecutive entries,</w:delText>
        </w:r>
      </w:del>
      <w:del w:id="28256" w:author="PR Preview" w:date="2026-01-01T00:00:00Z">
        <w:r>
          <w:delText xml:space="preserve"> </w:delText>
        </w:r>
      </w:del>
      <w:del w:id="28257" w:author="PR Preview" w:date="2026-01-01T00:00:00Z">
        <w:r>
          <w:delText xml:space="preserve">and</w:delText>
        </w:r>
      </w:del>
      <w:del w:id="28258" w:author="PR Preview" w:date="2026-01-01T00:00:00Z">
        <w:r>
          <w:delText xml:space="preserve"> </w:delText>
        </w:r>
      </w:del>
      <m:oMath>
        <m:r>
          <m:rPr>
            <m:sty m:val="p"/>
          </m:rPr>
          <m:t>(</m:t>
        </m:r>
        <m:r>
          <m:t>1</m:t>
        </m:r>
        <m:r>
          <m:rPr>
            <m:sty m:val="p"/>
          </m:rPr>
          <m:t>,</m:t>
        </m:r>
        <m:r>
          <m:t>0</m:t>
        </m:r>
        <m:r>
          <m:rPr>
            <m:sty m:val="p"/>
          </m:rPr>
          <m:t>,</m:t>
        </m:r>
        <m:r>
          <m:t>0</m:t>
        </m:r>
        <m:r>
          <m:rPr>
            <m:sty m:val="p"/>
          </m:rPr>
          <m:t>)</m:t>
        </m:r>
      </m:oMath>
      <w:del w:id="28259" w:author="PR Preview" w:date="2026-01-01T00:00:00Z">
        <w:r>
          <w:delText xml:space="preserve"> </w:delText>
        </w:r>
      </w:del>
      <w:del w:id="28260" w:author="PR Preview" w:date="2026-01-01T00:00:00Z">
        <w:r>
          <w:delText xml:space="preserve">does not.</w:delText>
        </w:r>
      </w:del>
    </w:p>
    <w:p>
      <w:pPr>
        <w:numPr>
          <w:ilvl w:val="0"/>
          <w:numId w:val="1091"/>
        </w:numPr>
      </w:pPr>
      <w:del w:id="28261" w:author="PR Preview" w:date="2026-01-01T00:00:00Z">
        <w:r>
          <w:delText xml:space="preserve">An invertible</w:delText>
        </w:r>
      </w:del>
      <w:del w:id="28262" w:author="PR Preview" w:date="2026-01-01T00:00:00Z">
        <w:r>
          <w:delText xml:space="preserve"> </w:delText>
        </w:r>
      </w:del>
      <m:oMath>
        <m:r>
          <m:t>p</m:t>
        </m:r>
        <m:r>
          <m:rPr>
            <m:sty m:val="p"/>
          </m:rPr>
          <m:t>×</m:t>
        </m:r>
        <m:r>
          <m:t>p</m:t>
        </m:r>
      </m:oMath>
      <w:del w:id="28263" w:author="PR Preview" w:date="2026-01-01T00:00:00Z">
        <w:r>
          <w:delText xml:space="preserve"> </w:delText>
        </w:r>
      </w:del>
      <w:del w:id="28264" w:author="PR Preview" w:date="2026-01-01T00:00:00Z">
        <w:r>
          <w:delText xml:space="preserve">matrix</w:delText>
        </w:r>
      </w:del>
      <w:del w:id="28265" w:author="PR Preview" w:date="2026-01-01T00:00:00Z">
        <w:r>
          <w:delText xml:space="preserve"> </w:delText>
        </w:r>
      </w:del>
      <m:oMath>
        <m:r>
          <m:rPr>
            <m:sty m:val="bi"/>
          </m:rPr>
          <m:t>A</m:t>
        </m:r>
      </m:oMath>
      <w:del w:id="28266" w:author="PR Preview" w:date="2026-01-01T00:00:00Z">
        <w:r>
          <w:delText xml:space="preserve"> </w:delText>
        </w:r>
      </w:del>
      <w:del w:id="28267" w:author="PR Preview" w:date="2026-01-01T00:00:00Z">
        <w:r>
          <w:delText xml:space="preserve">has rank</w:delText>
        </w:r>
      </w:del>
      <w:del w:id="28268" w:author="PR Preview" w:date="2026-01-01T00:00:00Z">
        <w:r>
          <w:delText xml:space="preserve"> </w:delText>
        </w:r>
      </w:del>
      <m:oMath>
        <m:r>
          <m:t>p</m:t>
        </m:r>
      </m:oMath>
      <w:del w:id="28269" w:author="PR Preview" w:date="2026-01-01T00:00:00Z">
        <w:r>
          <w:delText xml:space="preserve">:</w:delText>
        </w:r>
      </w:del>
      <w:del w:id="28270" w:author="PR Preview" w:date="2026-01-01T00:00:00Z">
        <w:r>
          <w:delText xml:space="preserve"> </w:delText>
        </w:r>
      </w:del>
      <w:del w:id="28271" w:author="PR Preview" w:date="2026-01-01T00:00:00Z">
        <w:r>
          <w:delText xml:space="preserve">if</w:delText>
        </w:r>
      </w:del>
      <w:del w:id="28272" w:author="PR Preview" w:date="2026-01-01T00:00:00Z">
        <w:r>
          <w:delText xml:space="preserve"> </w:delText>
        </w:r>
      </w:del>
      <m:oMath>
        <m:r>
          <m:rPr>
            <m:sty m:val="bi"/>
          </m:rPr>
          <m:t>A</m:t>
        </m:r>
        <m:limLow>
          <m:e>
            <m:r>
              <m:t>x</m:t>
            </m:r>
          </m:e>
          <m:lim>
            <m:r>
              <m:rPr>
                <m:sty m:val="p"/>
              </m:rPr>
              <m:t>∼</m:t>
            </m:r>
          </m:lim>
        </m:limLow>
        <m:r>
          <m:rPr>
            <m:sty m:val="p"/>
          </m:rPr>
          <m:t>=</m:t>
        </m:r>
        <m:limLow>
          <m:e>
            <m:r>
              <m:t>0</m:t>
            </m:r>
          </m:e>
          <m:lim>
            <m:r>
              <m:rPr>
                <m:sty m:val="p"/>
              </m:rPr>
              <m:t>∼</m:t>
            </m:r>
          </m:lim>
        </m:limLow>
      </m:oMath>
      <w:del w:id="28273" w:author="PR Preview" w:date="2026-01-01T00:00:00Z">
        <w:r>
          <w:delText xml:space="preserve"> </w:delText>
        </w:r>
      </w:del>
      <w:del w:id="28274" w:author="PR Preview" w:date="2026-01-01T00:00:00Z">
        <w:r>
          <w:delText xml:space="preserve">then</w:delText>
        </w:r>
      </w:del>
    </w:p>
    <w:p>
      <w:pPr>
        <w:pStyle w:val="BodyText"/>
      </w:pPr>
      <m:oMathPara>
        <m:oMathParaPr>
          <m:jc m:val="center"/>
        </m:oMathParaPr>
        <m:oMath>
          <m:eqArr>
            <m:e>
              <m:limLow>
                <m:e>
                  <m:r>
                    <m:t>x</m:t>
                  </m:r>
                </m:e>
                <m:lim>
                  <m:r>
                    <m:rPr>
                      <m:sty m:val="p"/>
                    </m:rPr>
                    <m:t>∼</m:t>
                  </m:r>
                </m:lim>
              </m:limLow>
              <m:r>
                <m:t>&amp;</m:t>
              </m:r>
              <m:r>
                <m:rPr>
                  <m:sty m:val="p"/>
                </m:rPr>
                <m:t>=</m:t>
              </m:r>
              <m:sSup>
                <m:e>
                  <m:r>
                    <m:rPr>
                      <m:sty m:val="bi"/>
                    </m:rPr>
                    <m:t>A</m:t>
                  </m:r>
                </m:e>
                <m:sup>
                  <m:r>
                    <m:rPr>
                      <m:sty m:val="p"/>
                    </m:rPr>
                    <m:t>−</m:t>
                  </m:r>
                  <m:r>
                    <m:t>1</m:t>
                  </m:r>
                </m:sup>
              </m:sSup>
              <m:r>
                <m:rPr>
                  <m:sty m:val="bi"/>
                </m:rPr>
                <m:t>A</m:t>
              </m:r>
              <m:limLow>
                <m:e>
                  <m:r>
                    <m:t>x</m:t>
                  </m:r>
                </m:e>
                <m:lim>
                  <m:r>
                    <m:rPr>
                      <m:sty m:val="p"/>
                    </m:rPr>
                    <m:t>∼</m:t>
                  </m:r>
                </m:lim>
              </m:limLow>
            </m:e>
            <m:e>
              <m:r>
                <m:t>&amp;</m:t>
              </m:r>
              <m:r>
                <m:rPr>
                  <m:sty m:val="p"/>
                </m:rPr>
                <m:t>=</m:t>
              </m:r>
              <m:limLow>
                <m:e>
                  <m:r>
                    <m:t>0</m:t>
                  </m:r>
                </m:e>
                <m:lim>
                  <m:r>
                    <m:rPr>
                      <m:sty m:val="p"/>
                    </m:rPr>
                    <m:t>∼</m:t>
                  </m:r>
                </m:lim>
              </m:limLow>
              <m:r>
                <m:rPr>
                  <m:sty m:val="p"/>
                </m:rPr>
                <m:t>,</m:t>
              </m:r>
            </m:e>
          </m:eqArr>
        </m:oMath>
      </m:oMathPara>
    </w:p>
    <w:p>
      <w:pPr>
        <w:numPr>
          <w:ilvl w:val="0"/>
          <w:numId w:val="1000"/>
        </w:numPr>
      </w:pPr>
      <w:del w:id="28275" w:author="PR Preview" w:date="2026-01-01T00:00:00Z">
        <w:r>
          <w:delText xml:space="preserve">so its nullity is</w:delText>
        </w:r>
      </w:del>
      <w:del w:id="28276" w:author="PR Preview" w:date="2026-01-01T00:00:00Z">
        <w:r>
          <w:delText xml:space="preserve"> </w:delText>
        </w:r>
      </w:del>
      <m:oMath>
        <m:r>
          <m:t>0</m:t>
        </m:r>
      </m:oMath>
      <w:del w:id="28277" w:author="PR Preview" w:date="2026-01-01T00:00:00Z">
        <w:r>
          <w:delText xml:space="preserve"> </w:delText>
        </w:r>
      </w:del>
      <w:del w:id="28278" w:author="PR Preview" w:date="2026-01-01T00:00:00Z">
        <w:r>
          <w:delText xml:space="preserve">and its rank is</w:delText>
        </w:r>
      </w:del>
      <w:del w:id="28279" w:author="PR Preview" w:date="2026-01-01T00:00:00Z">
        <w:r>
          <w:delText xml:space="preserve"> </w:delText>
        </w:r>
      </w:del>
      <m:oMath>
        <m:r>
          <m:t>p</m:t>
        </m:r>
      </m:oMath>
      <w:del w:id="28280" w:author="PR Preview" w:date="2026-01-01T00:00:00Z">
        <w:r>
          <w:delText xml:space="preserve"> </w:delText>
        </w:r>
      </w:del>
      <w:del w:id="28281" w:author="PR Preview" w:date="2026-01-01T00:00:00Z">
        <w:r>
          <w:delText xml:space="preserve">(</w:delText>
        </w:r>
      </w:del>
      <w:hyperlink w:anchor="thm-rank-nullity">
        <w:del w:id="28282" w:author="PR Preview" w:date="2026-01-01T00:00:00Z">
          <w:r>
            <w:rPr>
              <w:rStyle w:val="Hyperlink"/>
            </w:rPr>
            <w:delText xml:space="preserve">Theorem 39</w:delText>
          </w:r>
        </w:del>
      </w:hyperlink>
      <w:del w:id="28283" w:author="PR Preview" w:date="2026-01-01T00:00:00Z">
        <w:r>
          <w:delText xml:space="preserve">).</w:delText>
        </w:r>
      </w:del>
      <w:del w:id="28284" w:author="PR Preview" w:date="2026-01-01T00:00:00Z">
        <w:r>
          <w:delText xml:space="preserve"> </w:delText>
        </w:r>
      </w:del>
      <w:del w:id="28285" w:author="PR Preview" w:date="2026-01-01T00:00:00Z">
        <w:r>
          <w:delText xml:space="preserve">So every system with it is consistent (part 1, with</w:delText>
        </w:r>
      </w:del>
      <w:del w:id="28286" w:author="PR Preview" w:date="2026-01-01T00:00:00Z">
        <w:r>
          <w:delText xml:space="preserve"> </w:delText>
        </w:r>
      </w:del>
      <m:oMath>
        <m:r>
          <m:t>p</m:t>
        </m:r>
        <m:r>
          <m:rPr>
            <m:sty m:val="p"/>
          </m:rPr>
          <m:t>=</m:t>
        </m:r>
        <m:r>
          <m:t>m</m:t>
        </m:r>
      </m:oMath>
      <w:del w:id="28287" w:author="PR Preview" w:date="2026-01-01T00:00:00Z">
        <w:r>
          <w:delText xml:space="preserve">)</w:delText>
        </w:r>
      </w:del>
      <w:del w:id="28288" w:author="PR Preview" w:date="2026-01-01T00:00:00Z">
        <w:r>
          <w:delText xml:space="preserve"> </w:delText>
        </w:r>
      </w:del>
      <w:del w:id="28289" w:author="PR Preview" w:date="2026-01-01T00:00:00Z">
        <w:r>
          <w:delText xml:space="preserve">and has exactly one solution (part 2, with</w:delText>
        </w:r>
      </w:del>
      <w:del w:id="28290" w:author="PR Preview" w:date="2026-01-01T00:00:00Z">
        <w:r>
          <w:delText xml:space="preserve"> </w:delText>
        </w:r>
      </w:del>
      <m:oMath>
        <m:r>
          <m:t>p</m:t>
        </m:r>
        <m:r>
          <m:rPr>
            <m:sty m:val="p"/>
          </m:rPr>
          <m:t>=</m:t>
        </m:r>
        <m:r>
          <m:t>n</m:t>
        </m:r>
      </m:oMath>
      <w:del w:id="28291" w:author="PR Preview" w:date="2026-01-01T00:00:00Z">
        <w:r>
          <w:delText xml:space="preserve">),</w:delText>
        </w:r>
      </w:del>
      <w:del w:id="28292" w:author="PR Preview" w:date="2026-01-01T00:00:00Z">
        <w:r>
          <w:delText xml:space="preserve"> </w:delText>
        </w:r>
      </w:del>
      <w:del w:id="28293" w:author="PR Preview" w:date="2026-01-01T00:00:00Z">
        <w:r>
          <w:delText xml:space="preserve">namely</w:delText>
        </w:r>
      </w:del>
      <w:del w:id="28294" w:author="PR Preview" w:date="2026-01-01T00:00:00Z">
        <w:r>
          <w:delText xml:space="preserve"> </w:delText>
        </w:r>
      </w:del>
      <m:oMath>
        <m:sSup>
          <m:e>
            <m:r>
              <m:rPr>
                <m:sty m:val="bi"/>
              </m:rPr>
              <m:t>A</m:t>
            </m:r>
          </m:e>
          <m:sup>
            <m:r>
              <m:rPr>
                <m:sty m:val="p"/>
              </m:rPr>
              <m:t>−</m:t>
            </m:r>
            <m:r>
              <m:t>1</m:t>
            </m:r>
          </m:sup>
        </m:sSup>
        <m:limLow>
          <m:e>
            <m:r>
              <m:t>b</m:t>
            </m:r>
          </m:e>
          <m:lim>
            <m:r>
              <m:rPr>
                <m:sty m:val="p"/>
              </m:rPr>
              <m:t>∼</m:t>
            </m:r>
          </m:lim>
        </m:limLow>
      </m:oMath>
      <w:del w:id="28295" w:author="PR Preview" w:date="2026-01-01T00:00:00Z">
        <w:r>
          <w:delText xml:space="preserve">, since</w:delText>
        </w:r>
      </w:del>
      <w:del w:id="28296" w:author="PR Preview" w:date="2026-01-01T00:00:00Z">
        <w:r>
          <w:delText xml:space="preserve"> </w:delText>
        </w:r>
      </w:del>
      <m:oMath>
        <m:r>
          <m:rPr>
            <m:sty m:val="bi"/>
          </m:rPr>
          <m:t>A</m:t>
        </m:r>
        <m:r>
          <m:t> </m:t>
        </m:r>
        <m:r>
          <m:rPr>
            <m:sty m:val="p"/>
          </m:rPr>
          <m:t>(</m:t>
        </m:r>
        <m:sSup>
          <m:e>
            <m:r>
              <m:rPr>
                <m:sty m:val="bi"/>
              </m:rPr>
              <m:t>A</m:t>
            </m:r>
          </m:e>
          <m:sup>
            <m:r>
              <m:rPr>
                <m:sty m:val="p"/>
              </m:rPr>
              <m:t>−</m:t>
            </m:r>
            <m:r>
              <m:t>1</m:t>
            </m:r>
          </m:sup>
        </m:sSup>
        <m:limLow>
          <m:e>
            <m:r>
              <m:t>b</m:t>
            </m:r>
          </m:e>
          <m:lim>
            <m:r>
              <m:rPr>
                <m:sty m:val="p"/>
              </m:rPr>
              <m:t>∼</m:t>
            </m:r>
          </m:lim>
        </m:limLow>
        <m:r>
          <m:rPr>
            <m:sty m:val="p"/>
          </m:rPr>
          <m:t>)</m:t>
        </m:r>
        <m:r>
          <m:rPr>
            <m:sty m:val="p"/>
          </m:rPr>
          <m:t>=</m:t>
        </m:r>
        <m:limLow>
          <m:e>
            <m:r>
              <m:t>b</m:t>
            </m:r>
          </m:e>
          <m:lim>
            <m:r>
              <m:rPr>
                <m:sty m:val="p"/>
              </m:rPr>
              <m:t>∼</m:t>
            </m:r>
          </m:lim>
        </m:limLow>
      </m:oMath>
      <w:del w:id="28297" w:author="PR Preview" w:date="2026-01-01T00:00:00Z">
        <w:r>
          <w:delText xml:space="preserve">.</w:delText>
        </w:r>
      </w:del>
    </w:p>
    <w:p>
      <w:pPr>
        <w:pStyle w:val="FirstParagraph"/>
      </w:pPr>
      <w:del w:id="28298" w:author="PR Preview" w:date="2026-01-01T00:00:00Z">
        <w:r>
          <w:rPr>
            <w:b/>
            <w:bCs/>
          </w:rPr>
          <w:delText xml:space="preserve">Theorem 101 (The projection onto a column space, with any generalized inverse)</w:delText>
        </w:r>
      </w:del>
      <w:del w:id="28299" w:author="PR Preview" w:date="2026-01-01T00:00:00Z">
        <w:r>
          <w:delText xml:space="preserve"> </w:delText>
        </w:r>
      </w:del>
      <w:del w:id="28300" w:author="PR Preview" w:date="2026-01-01T00:00:00Z">
        <w:r>
          <w:delText xml:space="preserve">Let</w:delText>
        </w:r>
      </w:del>
      <w:del w:id="28301" w:author="PR Preview" w:date="2026-01-01T00:00:00Z">
        <w:r>
          <w:delText xml:space="preserve"> </w:delText>
        </w:r>
      </w:del>
      <m:oMath>
        <m:r>
          <m:rPr>
            <m:sty m:val="bi"/>
          </m:rPr>
          <m:t>X</m:t>
        </m:r>
      </m:oMath>
      <w:del w:id="28302" w:author="PR Preview" w:date="2026-01-01T00:00:00Z">
        <w:r>
          <w:delText xml:space="preserve"> </w:delText>
        </w:r>
      </w:del>
      <w:del w:id="28303" w:author="PR Preview" w:date="2026-01-01T00:00:00Z">
        <w:r>
          <w:delText xml:space="preserve">be an</w:delText>
        </w:r>
      </w:del>
      <w:del w:id="28304" w:author="PR Preview" w:date="2026-01-01T00:00:00Z">
        <w:r>
          <w:delText xml:space="preserve"> </w:delText>
        </w:r>
      </w:del>
      <m:oMath>
        <m:r>
          <m:t>n</m:t>
        </m:r>
        <m:r>
          <m:rPr>
            <m:sty m:val="p"/>
          </m:rPr>
          <m:t>×</m:t>
        </m:r>
        <m:r>
          <m:t>p</m:t>
        </m:r>
      </m:oMath>
      <w:del w:id="28305" w:author="PR Preview" w:date="2026-01-01T00:00:00Z">
        <w:r>
          <w:delText xml:space="preserve"> </w:delText>
        </w:r>
      </w:del>
      <w:del w:id="28306" w:author="PR Preview" w:date="2026-01-01T00:00:00Z">
        <w:r>
          <w:delText xml:space="preserve">matrix of any rank,</w:delText>
        </w:r>
      </w:del>
      <w:del w:id="28307" w:author="PR Preview" w:date="2026-01-01T00:00:00Z">
        <w:r>
          <w:delText xml:space="preserve"> </w:delText>
        </w:r>
      </w:del>
      <w:del w:id="28308" w:author="PR Preview" w:date="2026-01-01T00:00:00Z">
        <w:r>
          <w:delText xml:space="preserve">and let</w:delText>
        </w:r>
      </w:del>
      <w:del w:id="28309" w:author="PR Preview" w:date="2026-01-01T00:00:00Z">
        <w:r>
          <w:delText xml:space="preserve"> </w:delText>
        </w:r>
      </w:del>
      <m:oMath>
        <m:r>
          <m:rPr>
            <m:sty m:val="bi"/>
          </m:rPr>
          <m:t>G</m:t>
        </m:r>
      </m:oMath>
      <w:del w:id="28310" w:author="PR Preview" w:date="2026-01-01T00:00:00Z">
        <w:r>
          <w:delText xml:space="preserve"> </w:delText>
        </w:r>
      </w:del>
      <w:del w:id="28311" w:author="PR Preview" w:date="2026-01-01T00:00:00Z">
        <w:r>
          <w:delText xml:space="preserve">be any generalized inverse of</w:delText>
        </w:r>
      </w:del>
      <w:del w:id="28312" w:author="PR Preview" w:date="2026-01-01T00:00:00Z">
        <w:r>
          <w:delText xml:space="preserve"> </w:delText>
        </w:r>
      </w:del>
      <m:oMath>
        <m:sSup>
          <m:e>
            <m:r>
              <m:rPr>
                <m:sty m:val="bi"/>
              </m:rPr>
              <m:t>X</m:t>
            </m:r>
          </m:e>
          <m:sup>
            <m:r>
              <m:rPr>
                <m:sty m:val="p"/>
              </m:rPr>
              <m:t>⊤</m:t>
            </m:r>
          </m:sup>
        </m:sSup>
        <m:r>
          <m:rPr>
            <m:sty m:val="bi"/>
          </m:rPr>
          <m:t>X</m:t>
        </m:r>
      </m:oMath>
      <w:del w:id="28313" w:author="PR Preview" w:date="2026-01-01T00:00:00Z">
        <w:r>
          <w:delText xml:space="preserve"> </w:delText>
        </w:r>
      </w:del>
      <w:del w:id="28314" w:author="PR Preview" w:date="2026-01-01T00:00:00Z">
        <w:r>
          <w:delText xml:space="preserve">(</w:delText>
        </w:r>
      </w:del>
      <w:hyperlink w:anchor="def-generalized-inverse">
        <w:del w:id="28315" w:author="PR Preview" w:date="2026-01-01T00:00:00Z">
          <w:r>
            <w:rPr>
              <w:rStyle w:val="Hyperlink"/>
            </w:rPr>
            <w:delText xml:space="preserve">Definition 109</w:delText>
          </w:r>
        </w:del>
      </w:hyperlink>
      <w:del w:id="28316" w:author="PR Preview" w:date="2026-01-01T00:00:00Z">
        <w:r>
          <w:delText xml:space="preserve">).</w:delText>
        </w:r>
      </w:del>
      <w:del w:id="28317" w:author="PR Preview" w:date="2026-01-01T00:00:00Z">
        <w:r>
          <w:delText xml:space="preserve"> </w:delText>
        </w:r>
      </w:del>
      <w:del w:id="28318" w:author="PR Preview" w:date="2026-01-01T00:00:00Z">
        <w:r>
          <w:delText xml:space="preserve">Then for every</w:delText>
        </w:r>
      </w:del>
      <w:del w:id="28319" w:author="PR Preview" w:date="2026-01-01T00:00:00Z">
        <w:r>
          <w:delText xml:space="preserve"> </w:delText>
        </w:r>
      </w:del>
      <m:oMath>
        <m:limLow>
          <m:e>
            <m:r>
              <m:t>y</m:t>
            </m:r>
          </m:e>
          <m:lim>
            <m:r>
              <m:rPr>
                <m:sty m:val="p"/>
              </m:rPr>
              <m:t>∼</m:t>
            </m:r>
          </m:lim>
        </m:limLow>
        <m:r>
          <m:rPr>
            <m:sty m:val="p"/>
          </m:rPr>
          <m:t>∈</m:t>
        </m:r>
        <m:sSup>
          <m:e>
            <m:r>
              <m:rPr>
                <m:scr m:val="double-struck"/>
                <m:sty m:val="p"/>
              </m:rPr>
              <m:t>R</m:t>
            </m:r>
          </m:e>
          <m:sup>
            <m:r>
              <m:t>n</m:t>
            </m:r>
          </m:sup>
        </m:sSup>
      </m:oMath>
      <w:del w:id="28320" w:author="PR Preview" w:date="2026-01-01T00:00:00Z">
        <w:r>
          <w:delText xml:space="preserve">,</w:delText>
        </w:r>
      </w:del>
      <w:del w:id="28321" w:author="PR Preview" w:date="2026-01-01T00:00:00Z">
        <w:r>
          <w:delText xml:space="preserve"> </w:delText>
        </w:r>
      </w:del>
      <m:oMath>
        <m:r>
          <m:rPr>
            <m:sty m:val="bi"/>
          </m:rPr>
          <m:t>X</m:t>
        </m:r>
        <m:r>
          <m:rPr>
            <m:sty m:val="bi"/>
          </m:rPr>
          <m:t>G</m:t>
        </m:r>
        <m:sSup>
          <m:e>
            <m:r>
              <m:rPr>
                <m:sty m:val="bi"/>
              </m:rPr>
              <m:t>X</m:t>
            </m:r>
          </m:e>
          <m:sup>
            <m:r>
              <m:rPr>
                <m:sty m:val="p"/>
              </m:rPr>
              <m:t>⊤</m:t>
            </m:r>
          </m:sup>
        </m:sSup>
        <m:limLow>
          <m:e>
            <m:r>
              <m:t>y</m:t>
            </m:r>
          </m:e>
          <m:lim>
            <m:r>
              <m:rPr>
                <m:sty m:val="p"/>
              </m:rPr>
              <m:t>∼</m:t>
            </m:r>
          </m:lim>
        </m:limLow>
      </m:oMath>
      <w:del w:id="28322" w:author="PR Preview" w:date="2026-01-01T00:00:00Z">
        <w:r>
          <w:delText xml:space="preserve"> </w:delText>
        </w:r>
      </w:del>
      <w:del w:id="28323" w:author="PR Preview" w:date="2026-01-01T00:00:00Z">
        <w:r>
          <w:delText xml:space="preserve">is the orthogonal projection of</w:delText>
        </w:r>
      </w:del>
      <w:del w:id="28324" w:author="PR Preview" w:date="2026-01-01T00:00:00Z">
        <w:r>
          <w:delText xml:space="preserve"> </w:delText>
        </w:r>
      </w:del>
      <m:oMath>
        <m:limLow>
          <m:e>
            <m:r>
              <m:t>y</m:t>
            </m:r>
          </m:e>
          <m:lim>
            <m:r>
              <m:rPr>
                <m:sty m:val="p"/>
              </m:rPr>
              <m:t>∼</m:t>
            </m:r>
          </m:lim>
        </m:limLow>
      </m:oMath>
      <w:del w:id="28325" w:author="PR Preview" w:date="2026-01-01T00:00:00Z">
        <w:r>
          <w:delText xml:space="preserve"> </w:delText>
        </w:r>
      </w:del>
      <w:del w:id="28326" w:author="PR Preview" w:date="2026-01-01T00:00:00Z">
        <w:r>
          <w:delText xml:space="preserve">onto</w:delText>
        </w:r>
      </w:del>
      <w:del w:id="28327" w:author="PR Preview" w:date="2026-01-01T00:00:00Z">
        <w:r>
          <w:delText xml:space="preserve"> </w:delText>
        </w:r>
      </w:del>
      <m:oMath>
        <m:r>
          <m:rPr>
            <m:scr m:val="script"/>
            <m:sty m:val="p"/>
          </m:rPr>
          <m:t>C</m:t>
        </m:r>
        <m:r>
          <m:rPr>
            <m:sty m:val="p"/>
          </m:rPr>
          <m:t>(</m:t>
        </m:r>
        <m:r>
          <m:rPr>
            <m:sty m:val="bi"/>
          </m:rPr>
          <m:t>X</m:t>
        </m:r>
        <m:r>
          <m:rPr>
            <m:sty m:val="p"/>
          </m:rPr>
          <m:t>)</m:t>
        </m:r>
      </m:oMath>
      <w:del w:id="28328" w:author="PR Preview" w:date="2026-01-01T00:00:00Z">
        <w:r>
          <w:delText xml:space="preserve"> </w:delText>
        </w:r>
      </w:del>
      <w:del w:id="28329" w:author="PR Preview" w:date="2026-01-01T00:00:00Z">
        <w:r>
          <w:delText xml:space="preserve">(</w:delText>
        </w:r>
      </w:del>
      <w:hyperlink w:anchor="def-orthogonal-projection">
        <w:del w:id="28330" w:author="PR Preview" w:date="2026-01-01T00:00:00Z">
          <w:r>
            <w:rPr>
              <w:rStyle w:val="Hyperlink"/>
            </w:rPr>
            <w:delText xml:space="preserve">Definition 108</w:delText>
          </w:r>
        </w:del>
      </w:hyperlink>
      <w:del w:id="28331" w:author="PR Preview" w:date="2026-01-01T00:00:00Z">
        <w:r>
          <w:delText xml:space="preserve">).</w:delText>
        </w:r>
      </w:del>
      <w:del w:id="28332" w:author="PR Preview" w:date="2026-01-01T00:00:00Z">
        <w:r>
          <w:delText xml:space="preserve"> </w:delText>
        </w:r>
      </w:del>
      <w:del w:id="28333" w:author="PR Preview" w:date="2026-01-01T00:00:00Z">
        <w:r>
          <w:delText xml:space="preserve">So the matrix</w:delText>
        </w:r>
      </w:del>
      <w:del w:id="28334" w:author="PR Preview" w:date="2026-01-01T00:00:00Z">
        <w:r>
          <w:delText xml:space="preserve"> </w:delText>
        </w:r>
      </w:del>
      <m:oMath>
        <m:r>
          <m:rPr>
            <m:sty m:val="bi"/>
          </m:rPr>
          <m:t>X</m:t>
        </m:r>
        <m:r>
          <m:rPr>
            <m:sty m:val="bi"/>
          </m:rPr>
          <m:t>G</m:t>
        </m:r>
        <m:sSup>
          <m:e>
            <m:r>
              <m:rPr>
                <m:sty m:val="bi"/>
              </m:rPr>
              <m:t>X</m:t>
            </m:r>
          </m:e>
          <m:sup>
            <m:r>
              <m:rPr>
                <m:sty m:val="p"/>
              </m:rPr>
              <m:t>⊤</m:t>
            </m:r>
          </m:sup>
        </m:sSup>
      </m:oMath>
      <w:del w:id="28335" w:author="PR Preview" w:date="2026-01-01T00:00:00Z">
        <w:r>
          <w:delText xml:space="preserve"> </w:delText>
        </w:r>
      </w:del>
      <w:del w:id="28336" w:author="PR Preview" w:date="2026-01-01T00:00:00Z">
        <w:r>
          <w:delText xml:space="preserve">is the same for every choice of</w:delText>
        </w:r>
      </w:del>
      <w:del w:id="28337" w:author="PR Preview" w:date="2026-01-01T00:00:00Z">
        <w:r>
          <w:delText xml:space="preserve"> </w:delText>
        </w:r>
      </w:del>
      <m:oMath>
        <m:r>
          <m:rPr>
            <m:sty m:val="bi"/>
          </m:rPr>
          <m:t>G</m:t>
        </m:r>
      </m:oMath>
      <w:del w:id="28338" w:author="PR Preview" w:date="2026-01-01T00:00:00Z">
        <w:r>
          <w:delText xml:space="preserve">,</w:delText>
        </w:r>
      </w:del>
      <w:del w:id="28339" w:author="PR Preview" w:date="2026-01-01T00:00:00Z">
        <w:r>
          <w:delText xml:space="preserve"> </w:delText>
        </w:r>
      </w:del>
      <w:del w:id="28340" w:author="PR Preview" w:date="2026-01-01T00:00:00Z">
        <w:r>
          <w:delText xml:space="preserve">and when</w:delText>
        </w:r>
      </w:del>
      <w:del w:id="28341"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28342" w:author="PR Preview" w:date="2026-01-01T00:00:00Z">
        <w:r>
          <w:delText xml:space="preserve"> </w:delText>
        </w:r>
      </w:del>
      <w:del w:id="28343" w:author="PR Preview" w:date="2026-01-01T00:00:00Z">
        <w:r>
          <w:delText xml:space="preserve">it is the hat matrix</w:delText>
        </w:r>
      </w:del>
      <w:del w:id="28344" w:author="PR Preview" w:date="2026-01-01T00:00:00Z">
        <w:r>
          <w:delText xml:space="preserve"> </w:delText>
        </w:r>
      </w:del>
      <m:oMath>
        <m:r>
          <m:rPr>
            <m:sty m:val="bi"/>
          </m:rPr>
          <m:t>H</m:t>
        </m:r>
      </m:oMath>
      <w:del w:id="28345" w:author="PR Preview" w:date="2026-01-01T00:00:00Z">
        <w:r>
          <w:delText xml:space="preserve"> </w:delText>
        </w:r>
      </w:del>
      <w:del w:id="28346" w:author="PR Preview" w:date="2026-01-01T00:00:00Z">
        <w:r>
          <w:delText xml:space="preserve">(</w:delText>
        </w:r>
      </w:del>
      <w:hyperlink w:anchor="def-hat-matrix">
        <w:del w:id="28347" w:author="PR Preview" w:date="2026-01-01T00:00:00Z">
          <w:r>
            <w:rPr>
              <w:rStyle w:val="Hyperlink"/>
            </w:rPr>
            <w:delText xml:space="preserve">Definition 107</w:delText>
          </w:r>
        </w:del>
      </w:hyperlink>
      <w:del w:id="28348" w:author="PR Preview" w:date="2026-01-01T00:00:00Z">
        <w:r>
          <w:delText xml:space="preserve">).</w:delText>
        </w:r>
      </w:del>
    </w:p>
    <w:p>
      <w:pPr>
        <w:pStyle w:val="BodyText"/>
      </w:pPr>
      <w:del w:id="28349" w:author="PR Preview" w:date="2026-01-01T00:00:00Z">
        <w:r>
          <w:rPr>
            <w:i/>
            <w:iCs/>
          </w:rPr>
          <w:delText xml:space="preserve">Proof</w:delText>
        </w:r>
      </w:del>
      <w:del w:id="28350" w:author="PR Preview" w:date="2026-01-01T00:00:00Z">
        <w:r>
          <w:delText xml:space="preserve">. </w:delText>
        </w:r>
      </w:del>
      <m:oMath>
        <m:sSup>
          <m:e>
            <m:r>
              <m:rPr>
                <m:sty m:val="bi"/>
              </m:rPr>
              <m:t>X</m:t>
            </m:r>
          </m:e>
          <m:sup>
            <m:r>
              <m:rPr>
                <m:sty m:val="p"/>
              </m:rPr>
              <m:t>⊤</m:t>
            </m:r>
          </m:sup>
        </m:sSup>
        <m:limLow>
          <m:e>
            <m:r>
              <m:t>y</m:t>
            </m:r>
          </m:e>
          <m:lim>
            <m:r>
              <m:rPr>
                <m:sty m:val="p"/>
              </m:rPr>
              <m:t>∼</m:t>
            </m:r>
          </m:lim>
        </m:limLow>
      </m:oMath>
      <w:del w:id="28351" w:author="PR Preview" w:date="2026-01-01T00:00:00Z">
        <w:r>
          <w:rPr>
            <w:b/>
            <w:bCs/>
          </w:rPr>
          <w:delText xml:space="preserve"> </w:delText>
        </w:r>
      </w:del>
      <w:del w:id="28352" w:author="PR Preview" w:date="2026-01-01T00:00:00Z">
        <w:r>
          <w:rPr>
            <w:b/>
            <w:bCs/>
          </w:rPr>
          <w:delText xml:space="preserve">is in</w:delText>
        </w:r>
      </w:del>
      <w:del w:id="28353" w:author="PR Preview" w:date="2026-01-01T00:00:00Z">
        <w:r>
          <w:rPr>
            <w:b/>
            <w:bCs/>
          </w:rPr>
          <w:delText xml:space="preserve"> </w:delText>
        </w:r>
      </w:del>
      <m:oMath>
        <m:r>
          <m:rPr>
            <m:scr m:val="script"/>
            <m:sty m:val="p"/>
          </m:rPr>
          <m:t>C</m:t>
        </m:r>
        <m:r>
          <m:rPr>
            <m:sty m:val="p"/>
          </m:rPr>
          <m:t>(</m:t>
        </m:r>
        <m:sSup>
          <m:e>
            <m:r>
              <m:rPr>
                <m:sty m:val="bi"/>
              </m:rPr>
              <m:t>X</m:t>
            </m:r>
          </m:e>
          <m:sup>
            <m:r>
              <m:rPr>
                <m:sty m:val="p"/>
              </m:rPr>
              <m:t>⊤</m:t>
            </m:r>
          </m:sup>
        </m:sSup>
        <m:r>
          <m:rPr>
            <m:sty m:val="bi"/>
          </m:rPr>
          <m:t>X</m:t>
        </m:r>
        <m:r>
          <m:rPr>
            <m:sty m:val="p"/>
          </m:rPr>
          <m:t>)</m:t>
        </m:r>
      </m:oMath>
      <w:del w:id="28354" w:author="PR Preview" w:date="2026-01-01T00:00:00Z">
        <w:r>
          <w:rPr>
            <w:b/>
            <w:bCs/>
          </w:rPr>
          <w:delText xml:space="preserve">.</w:delText>
        </w:r>
      </w:del>
      <w:del w:id="28355" w:author="PR Preview" w:date="2026-01-01T00:00:00Z">
        <w:r>
          <w:delText xml:space="preserve"> </w:delText>
        </w:r>
      </w:del>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del w:id="28356" w:author="PR Preview" w:date="2026-01-01T00:00:00Z">
        <w:r>
          <w:delText xml:space="preserve">,</w:delText>
        </w:r>
      </w:del>
      <w:del w:id="28357" w:author="PR Preview" w:date="2026-01-01T00:00:00Z">
        <w:r>
          <w:delText xml:space="preserve"> </w:delText>
        </w:r>
      </w:del>
      <w:del w:id="28358" w:author="PR Preview" w:date="2026-01-01T00:00:00Z">
        <w:r>
          <w:delText xml:space="preserve">since</w:delText>
        </w:r>
      </w:del>
      <w:del w:id="28359" w:author="PR Preview" w:date="2026-01-01T00:00:00Z">
        <w:r>
          <w:delText xml:space="preserve"> </w:delText>
        </w:r>
      </w:del>
      <m:oMath>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rPr>
            <m:sty m:val="p"/>
          </m:rPr>
          <m:t>=</m:t>
        </m:r>
        <m:sSup>
          <m:e>
            <m:r>
              <m:rPr>
                <m:sty m:val="bi"/>
              </m:rPr>
              <m:t>X</m:t>
            </m:r>
          </m:e>
          <m:sup>
            <m:r>
              <m:rPr>
                <m:sty m:val="p"/>
              </m:rPr>
              <m:t>⊤</m:t>
            </m:r>
          </m:sup>
        </m:sSup>
        <m:r>
          <m:t> </m:t>
        </m:r>
        <m:r>
          <m:rPr>
            <m:sty m:val="p"/>
          </m:rPr>
          <m:t>(</m:t>
        </m:r>
        <m:r>
          <m:rPr>
            <m:sty m:val="bi"/>
          </m:rPr>
          <m:t>X</m:t>
        </m:r>
        <m:limLow>
          <m:e>
            <m:r>
              <m:t>z</m:t>
            </m:r>
          </m:e>
          <m:lim>
            <m:r>
              <m:rPr>
                <m:sty m:val="p"/>
              </m:rPr>
              <m:t>∼</m:t>
            </m:r>
          </m:lim>
        </m:limLow>
        <m:r>
          <m:rPr>
            <m:sty m:val="p"/>
          </m:rPr>
          <m:t>)</m:t>
        </m:r>
      </m:oMath>
      <w:del w:id="28360" w:author="PR Preview" w:date="2026-01-01T00:00:00Z">
        <w:r>
          <w:delText xml:space="preserve"> </w:delText>
        </w:r>
      </w:del>
      <w:del w:id="28361" w:author="PR Preview" w:date="2026-01-01T00:00:00Z">
        <w:r>
          <w:delText xml:space="preserve">(</w:delText>
        </w:r>
      </w:del>
      <w:hyperlink w:anchor="thm-matmul-assoc">
        <w:del w:id="28362" w:author="PR Preview" w:date="2026-01-01T00:00:00Z">
          <w:r>
            <w:rPr>
              <w:rStyle w:val="Hyperlink"/>
            </w:rPr>
            <w:delText xml:space="preserve">Theorem 8</w:delText>
          </w:r>
        </w:del>
      </w:hyperlink>
      <w:del w:id="28363" w:author="PR Preview" w:date="2026-01-01T00:00:00Z">
        <w:r>
          <w:delText xml:space="preserve">).</w:delText>
        </w:r>
      </w:del>
      <w:del w:id="28364" w:author="PR Preview" w:date="2026-01-01T00:00:00Z">
        <w:r>
          <w:delText xml:space="preserve"> </w:delText>
        </w:r>
      </w:del>
      <w:del w:id="28365" w:author="PR Preview" w:date="2026-01-01T00:00:00Z">
        <w:r>
          <w:delText xml:space="preserve">Both are subspaces of</w:delText>
        </w:r>
      </w:del>
      <w:del w:id="28366" w:author="PR Preview" w:date="2026-01-01T00:00:00Z">
        <w:r>
          <w:delText xml:space="preserve"> </w:delText>
        </w:r>
      </w:del>
      <m:oMath>
        <m:sSup>
          <m:e>
            <m:r>
              <m:rPr>
                <m:scr m:val="double-struck"/>
                <m:sty m:val="p"/>
              </m:rPr>
              <m:t>R</m:t>
            </m:r>
          </m:e>
          <m:sup>
            <m:r>
              <m:t>p</m:t>
            </m:r>
          </m:sup>
        </m:sSup>
      </m:oMath>
      <w:del w:id="28367" w:author="PR Preview" w:date="2026-01-01T00:00:00Z">
        <w:r>
          <w:delText xml:space="preserve"> </w:delText>
        </w:r>
      </w:del>
      <w:del w:id="28368" w:author="PR Preview" w:date="2026-01-01T00:00:00Z">
        <w:r>
          <w:delText xml:space="preserve">(</w:delText>
        </w:r>
      </w:del>
      <w:hyperlink w:anchor="thm-column-space-span">
        <w:del w:id="28369" w:author="PR Preview" w:date="2026-01-01T00:00:00Z">
          <w:r>
            <w:rPr>
              <w:rStyle w:val="Hyperlink"/>
            </w:rPr>
            <w:delText xml:space="preserve">Theorem 32</w:delText>
          </w:r>
        </w:del>
      </w:hyperlink>
      <w:del w:id="28370" w:author="PR Preview" w:date="2026-01-01T00:00:00Z">
        <w:r>
          <w:delText xml:space="preserve">) with the same dimension:</w:delText>
        </w:r>
      </w:del>
      <w:del w:id="28371" w:author="PR Preview" w:date="2026-01-01T00:00:00Z">
        <w:r>
          <w:delText xml:space="preserve"> </w:delText>
        </w:r>
      </w:del>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del w:id="28372" w:author="PR Preview" w:date="2026-01-01T00:00:00Z">
        <w:r>
          <w:delText xml:space="preserve"> </w:delText>
        </w:r>
      </w:del>
      <w:del w:id="28373" w:author="PR Preview" w:date="2026-01-01T00:00:00Z">
        <w:r>
          <w:delText xml:space="preserve">(</w:delText>
        </w:r>
      </w:del>
      <w:hyperlink w:anchor="thm-rank-transpose">
        <w:del w:id="28374" w:author="PR Preview" w:date="2026-01-01T00:00:00Z">
          <w:r>
            <w:rPr>
              <w:rStyle w:val="Hyperlink"/>
            </w:rPr>
            <w:delText xml:space="preserve">Theorem 41</w:delText>
          </w:r>
        </w:del>
      </w:hyperlink>
      <w:del w:id="28375" w:author="PR Preview" w:date="2026-01-01T00:00:00Z">
        <w:r>
          <w:delText xml:space="preserve">,</w:delText>
        </w:r>
      </w:del>
      <w:del w:id="28376" w:author="PR Preview" w:date="2026-01-01T00:00:00Z">
        <w:r>
          <w:delText xml:space="preserve"> </w:delText>
        </w:r>
      </w:del>
      <w:hyperlink w:anchor="thm-rank-dim">
        <w:del w:id="28377" w:author="PR Preview" w:date="2026-01-01T00:00:00Z">
          <w:r>
            <w:rPr>
              <w:rStyle w:val="Hyperlink"/>
            </w:rPr>
            <w:delText xml:space="preserve">Theorem 38</w:delText>
          </w:r>
        </w:del>
      </w:hyperlink>
      <w:del w:id="28378" w:author="PR Preview" w:date="2026-01-01T00:00:00Z">
        <w:r>
          <w:delText xml:space="preserve">).</w:delText>
        </w:r>
      </w:del>
      <w:del w:id="28379" w:author="PR Preview" w:date="2026-01-01T00:00:00Z">
        <w:r>
          <w:delText xml:space="preserve"> </w:delText>
        </w:r>
      </w:del>
      <w:del w:id="28380" w:author="PR Preview" w:date="2026-01-01T00:00:00Z">
        <w:r>
          <w:delText xml:space="preserve">So</w:delText>
        </w:r>
      </w:del>
      <w:del w:id="28381" w:author="PR Preview" w:date="2026-01-01T00:00:00Z">
        <w:r>
          <w:delText xml:space="preserve"> </w:delText>
        </w:r>
      </w:del>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del w:id="28382" w:author="PR Preview" w:date="2026-01-01T00:00:00Z">
        <w:r>
          <w:delText xml:space="preserve"> </w:delText>
        </w:r>
      </w:del>
      <w:del w:id="28383" w:author="PR Preview" w:date="2026-01-01T00:00:00Z">
        <w:r>
          <w:delText xml:space="preserve">(</w:delText>
        </w:r>
      </w:del>
      <w:hyperlink w:anchor="thm-subspace-equal-dim">
        <w:del w:id="28384" w:author="PR Preview" w:date="2026-01-01T00:00:00Z">
          <w:r>
            <w:rPr>
              <w:rStyle w:val="Hyperlink"/>
            </w:rPr>
            <w:delText xml:space="preserve">Theorem 31</w:delText>
          </w:r>
        </w:del>
      </w:hyperlink>
      <w:del w:id="28385" w:author="PR Preview" w:date="2026-01-01T00:00:00Z">
        <w:r>
          <w:delText xml:space="preserve">),</w:delText>
        </w:r>
      </w:del>
      <w:del w:id="28386" w:author="PR Preview" w:date="2026-01-01T00:00:00Z">
        <w:r>
          <w:delText xml:space="preserve"> </w:delText>
        </w:r>
      </w:del>
      <w:del w:id="28387" w:author="PR Preview" w:date="2026-01-01T00:00:00Z">
        <w:r>
          <w:delText xml:space="preserve">and since</w:delText>
        </w:r>
      </w:del>
      <w:del w:id="28388" w:author="PR Preview" w:date="2026-01-01T00:00:00Z">
        <w:r>
          <w:delText xml:space="preserve"> </w:delText>
        </w:r>
      </w:del>
      <m:oMath>
        <m:sSup>
          <m:e>
            <m:r>
              <m:rPr>
                <m:sty m:val="bi"/>
              </m:rPr>
              <m:t>X</m:t>
            </m:r>
          </m:e>
          <m:sup>
            <m:r>
              <m:rPr>
                <m:sty m:val="p"/>
              </m:rPr>
              <m:t>⊤</m:t>
            </m:r>
          </m:sup>
        </m:sSup>
        <m:limLow>
          <m:e>
            <m:r>
              <m:t>y</m:t>
            </m:r>
          </m:e>
          <m:lim>
            <m:r>
              <m:rPr>
                <m:sty m:val="p"/>
              </m:rPr>
              <m:t>∼</m:t>
            </m:r>
          </m:lim>
        </m:limLow>
        <m:r>
          <m:rPr>
            <m:sty m:val="p"/>
          </m:rPr>
          <m:t>∈</m:t>
        </m:r>
        <m:r>
          <m:rPr>
            <m:scr m:val="script"/>
            <m:sty m:val="p"/>
          </m:rPr>
          <m:t>C</m:t>
        </m:r>
        <m:r>
          <m:rPr>
            <m:sty m:val="p"/>
          </m:rPr>
          <m:t>(</m:t>
        </m:r>
        <m:sSup>
          <m:e>
            <m:r>
              <m:rPr>
                <m:sty m:val="bi"/>
              </m:rPr>
              <m:t>X</m:t>
            </m:r>
          </m:e>
          <m:sup>
            <m:r>
              <m:rPr>
                <m:sty m:val="p"/>
              </m:rPr>
              <m:t>⊤</m:t>
            </m:r>
          </m:sup>
        </m:sSup>
        <m:r>
          <m:rPr>
            <m:sty m:val="p"/>
          </m:rPr>
          <m:t>)</m:t>
        </m:r>
      </m:oMath>
      <w:del w:id="28389" w:author="PR Preview" w:date="2026-01-01T00:00:00Z">
        <w:r>
          <w:delText xml:space="preserve"> </w:delText>
        </w:r>
      </w:del>
      <w:del w:id="28390" w:author="PR Preview" w:date="2026-01-01T00:00:00Z">
        <w:r>
          <w:delText xml:space="preserve">(</w:delText>
        </w:r>
      </w:del>
      <w:hyperlink w:anchor="def-column-space">
        <w:del w:id="28391" w:author="PR Preview" w:date="2026-01-01T00:00:00Z">
          <w:r>
            <w:rPr>
              <w:rStyle w:val="Hyperlink"/>
            </w:rPr>
            <w:delText xml:space="preserve">Definition 52</w:delText>
          </w:r>
        </w:del>
      </w:hyperlink>
      <w:del w:id="28392" w:author="PR Preview" w:date="2026-01-01T00:00:00Z">
        <w:r>
          <w:delText xml:space="preserve">),</w:delText>
        </w:r>
      </w:del>
      <w:del w:id="28393" w:author="PR Preview" w:date="2026-01-01T00:00:00Z">
        <w:r>
          <w:delText xml:space="preserve"> </w:delText>
        </w:r>
      </w:del>
      <m:oMath>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rPr>
            <m:sty m:val="bi"/>
          </m:rPr>
          <m:t>X</m:t>
        </m:r>
        <m:limLow>
          <m:e>
            <m:r>
              <m:t>z</m:t>
            </m:r>
          </m:e>
          <m:lim>
            <m:r>
              <m:rPr>
                <m:sty m:val="p"/>
              </m:rPr>
              <m:t>∼</m:t>
            </m:r>
          </m:lim>
        </m:limLow>
      </m:oMath>
      <w:del w:id="28394" w:author="PR Preview" w:date="2026-01-01T00:00:00Z">
        <w:r>
          <w:delText xml:space="preserve"> </w:delText>
        </w:r>
      </w:del>
      <w:del w:id="28395" w:author="PR Preview" w:date="2026-01-01T00:00:00Z">
        <w:r>
          <w:delText xml:space="preserve">for some</w:delText>
        </w:r>
      </w:del>
      <w:del w:id="28396" w:author="PR Preview" w:date="2026-01-01T00:00:00Z">
        <w:r>
          <w:delText xml:space="preserve"> </w:delText>
        </w:r>
      </w:del>
      <m:oMath>
        <m:limLow>
          <m:e>
            <m:r>
              <m:t>z</m:t>
            </m:r>
          </m:e>
          <m:lim>
            <m:r>
              <m:rPr>
                <m:sty m:val="p"/>
              </m:rPr>
              <m:t>∼</m:t>
            </m:r>
          </m:lim>
        </m:limLow>
        <m:r>
          <m:rPr>
            <m:sty m:val="p"/>
          </m:rPr>
          <m:t>∈</m:t>
        </m:r>
        <m:sSup>
          <m:e>
            <m:r>
              <m:rPr>
                <m:scr m:val="double-struck"/>
                <m:sty m:val="p"/>
              </m:rPr>
              <m:t>R</m:t>
            </m:r>
          </m:e>
          <m:sup>
            <m:r>
              <m:t>p</m:t>
            </m:r>
          </m:sup>
        </m:sSup>
      </m:oMath>
      <w:del w:id="28397" w:author="PR Preview" w:date="2026-01-01T00:00:00Z">
        <w:r>
          <w:delText xml:space="preserve">.</w:delText>
        </w:r>
      </w:del>
    </w:p>
    <w:p>
      <w:pPr>
        <w:numPr>
          <w:ilvl w:val="0"/>
          <w:numId w:val="1092"/>
        </w:numPr>
      </w:pPr>
      <w:ins w:id="28398" w:author="PR Preview" w:date="2026-01-01T00:00:00Z">
        <w:r>
          <w:t xml:space="preserve">The</w:t>
        </w:r>
      </w:ins>
      <w:ins w:id="28399" w:author="PR Preview" w:date="2026-01-01T00:00:00Z">
        <w:r>
          <w:t xml:space="preserve"> </w:t>
        </w:r>
      </w:ins>
      <m:oMath>
        <m:r>
          <m:t>3</m:t>
        </m:r>
        <m:r>
          <m:rPr>
            <m:sty m:val="p"/>
          </m:rPr>
          <m:t>×</m:t>
        </m:r>
        <m:r>
          <m:t>2</m:t>
        </m:r>
      </m:oMath>
      <w:ins w:id="28400" w:author="PR Preview" w:date="2026-01-01T00:00:00Z">
        <w:r>
          <w:t xml:space="preserve"> </w:t>
        </w:r>
      </w:ins>
      <w:ins w:id="28401" w:author="PR Preview" w:date="2026-01-01T00:00:00Z">
        <w:r>
          <w:t xml:space="preserve">matrix</w:t>
        </w:r>
      </w:ins>
      <w:ins w:id="28402"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ins w:id="28403" w:author="PR Preview" w:date="2026-01-01T00:00:00Z">
        <w:r>
          <w:t xml:space="preserve"> </w:t>
        </w:r>
      </w:ins>
      <w:ins w:id="28404" w:author="PR Preview" w:date="2026-01-01T00:00:00Z">
        <w:r>
          <w:t xml:space="preserve">of</w:t>
        </w:r>
      </w:ins>
      <w:ins w:id="28405" w:author="PR Preview" w:date="2026-01-01T00:00:00Z">
        <w:r>
          <w:t xml:space="preserve"> </w:t>
        </w:r>
      </w:ins>
      <w:hyperlink w:anchor="exm-gram-invertible">
        <w:ins w:id="28406" w:author="PR Preview" w:date="2026-01-01T00:00:00Z">
          <w:r>
            <w:rPr>
              <w:rStyle w:val="Hyperlink"/>
            </w:rPr>
            <w:t xml:space="preserve">Example 162</w:t>
          </w:r>
        </w:ins>
      </w:hyperlink>
      <w:ins w:id="28407" w:author="PR Preview" w:date="2026-01-01T00:00:00Z">
        <w:r>
          <w:t xml:space="preserve"> </w:t>
        </w:r>
      </w:ins>
      <w:ins w:id="28408" w:author="PR Preview" w:date="2026-01-01T00:00:00Z">
        <w:r>
          <w:t xml:space="preserve">has rank</w:t>
        </w:r>
      </w:ins>
      <w:ins w:id="28409" w:author="PR Preview" w:date="2026-01-01T00:00:00Z">
        <w:r>
          <w:t xml:space="preserve"> </w:t>
        </w:r>
      </w:ins>
      <m:oMath>
        <m:r>
          <m:t>2</m:t>
        </m:r>
        <m:r>
          <m:rPr>
            <m:sty m:val="p"/>
          </m:rPr>
          <m:t>=</m:t>
        </m:r>
        <m:r>
          <m:t>n</m:t>
        </m:r>
      </m:oMath>
      <w:ins w:id="28410" w:author="PR Preview" w:date="2026-01-01T00:00:00Z">
        <w:r>
          <w:t xml:space="preserve">, so a consistent system has one solution,</w:t>
        </w:r>
      </w:ins>
      <w:ins w:id="28411" w:author="PR Preview" w:date="2026-01-01T00:00:00Z">
        <w:r>
          <w:t xml:space="preserve"> </w:t>
        </w:r>
      </w:ins>
      <w:ins w:id="28412" w:author="PR Preview" w:date="2026-01-01T00:00:00Z">
        <w:r>
          <w:t xml:space="preserve">but</w:t>
        </w:r>
      </w:ins>
      <w:ins w:id="28413" w:author="PR Preview" w:date="2026-01-01T00:00:00Z">
        <w:r>
          <w:t xml:space="preserve"> </w:t>
        </w:r>
      </w:ins>
      <m:oMath>
        <m:r>
          <m:t>2</m:t>
        </m:r>
        <m:r>
          <m:rPr>
            <m:sty m:val="p"/>
          </m:rPr>
          <m:t>&lt;</m:t>
        </m:r>
        <m:r>
          <m:t>3</m:t>
        </m:r>
        <m:r>
          <m:rPr>
            <m:sty m:val="p"/>
          </m:rPr>
          <m:t>=</m:t>
        </m:r>
        <m:r>
          <m:t>m</m:t>
        </m:r>
      </m:oMath>
      <w:ins w:id="28414" w:author="PR Preview" w:date="2026-01-01T00:00:00Z">
        <w:r>
          <w:t xml:space="preserve">, so some systems are inconsistent:</w:t>
        </w:r>
      </w:ins>
      <w:ins w:id="28415" w:author="PR Preview" w:date="2026-01-01T00:00:00Z">
        <w:r>
          <w:t xml:space="preserve"> </w:t>
        </w:r>
      </w:ins>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ins w:id="28416" w:author="PR Preview" w:date="2026-01-01T00:00:00Z">
        <w:r>
          <w:t xml:space="preserve">, because</w:t>
        </w:r>
      </w:ins>
      <w:ins w:id="28417" w:author="PR Preview" w:date="2026-01-01T00:00:00Z">
        <w:r>
          <w:t xml:space="preserve"> </w:t>
        </w:r>
      </w:ins>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ins w:id="28418" w:author="PR Preview" w:date="2026-01-01T00:00:00Z">
        <w:r>
          <w:t xml:space="preserve"> </w:t>
        </w:r>
      </w:ins>
      <w:ins w:id="28419" w:author="PR Preview" w:date="2026-01-01T00:00:00Z">
        <w:r>
          <w:t xml:space="preserve">has equal differences between consecutive entries,</w:t>
        </w:r>
      </w:ins>
      <w:ins w:id="28420" w:author="PR Preview" w:date="2026-01-01T00:00:00Z">
        <w:r>
          <w:t xml:space="preserve"> </w:t>
        </w:r>
      </w:ins>
      <w:ins w:id="28421" w:author="PR Preview" w:date="2026-01-01T00:00:00Z">
        <w:r>
          <w:t xml:space="preserve">and</w:t>
        </w:r>
      </w:ins>
      <w:ins w:id="28422" w:author="PR Preview" w:date="2026-01-01T00:00:00Z">
        <w:r>
          <w:t xml:space="preserve"> </w:t>
        </w:r>
      </w:ins>
      <m:oMath>
        <m:r>
          <m:rPr>
            <m:sty m:val="p"/>
          </m:rPr>
          <m:t>(</m:t>
        </m:r>
        <m:r>
          <m:t>1</m:t>
        </m:r>
        <m:r>
          <m:rPr>
            <m:sty m:val="p"/>
          </m:rPr>
          <m:t>,</m:t>
        </m:r>
        <m:r>
          <m:t>0</m:t>
        </m:r>
        <m:r>
          <m:rPr>
            <m:sty m:val="p"/>
          </m:rPr>
          <m:t>,</m:t>
        </m:r>
        <m:r>
          <m:t>0</m:t>
        </m:r>
        <m:r>
          <m:rPr>
            <m:sty m:val="p"/>
          </m:rPr>
          <m:t>)</m:t>
        </m:r>
      </m:oMath>
      <w:ins w:id="28423" w:author="PR Preview" w:date="2026-01-01T00:00:00Z">
        <w:r>
          <w:t xml:space="preserve"> </w:t>
        </w:r>
      </w:ins>
      <w:ins w:id="28424" w:author="PR Preview" w:date="2026-01-01T00:00:00Z">
        <w:r>
          <w:t xml:space="preserve">does not.</w:t>
        </w:r>
      </w:ins>
    </w:p>
    <w:p>
      <w:pPr>
        <w:numPr>
          <w:ilvl w:val="0"/>
          <w:numId w:val="1092"/>
        </w:numPr>
      </w:pPr>
      <w:ins w:id="28425" w:author="PR Preview" w:date="2026-01-01T00:00:00Z">
        <w:r>
          <w:t xml:space="preserve">An invertible</w:t>
        </w:r>
      </w:ins>
      <w:ins w:id="28426" w:author="PR Preview" w:date="2026-01-01T00:00:00Z">
        <w:r>
          <w:t xml:space="preserve"> </w:t>
        </w:r>
      </w:ins>
      <m:oMath>
        <m:r>
          <m:t>p</m:t>
        </m:r>
        <m:r>
          <m:rPr>
            <m:sty m:val="p"/>
          </m:rPr>
          <m:t>×</m:t>
        </m:r>
        <m:r>
          <m:t>p</m:t>
        </m:r>
      </m:oMath>
      <w:ins w:id="28427" w:author="PR Preview" w:date="2026-01-01T00:00:00Z">
        <w:r>
          <w:t xml:space="preserve"> </w:t>
        </w:r>
      </w:ins>
      <w:ins w:id="28428" w:author="PR Preview" w:date="2026-01-01T00:00:00Z">
        <w:r>
          <w:t xml:space="preserve">matrix</w:t>
        </w:r>
      </w:ins>
      <w:ins w:id="28429" w:author="PR Preview" w:date="2026-01-01T00:00:00Z">
        <w:r>
          <w:t xml:space="preserve"> </w:t>
        </w:r>
      </w:ins>
      <m:oMath>
        <m:r>
          <m:rPr>
            <m:sty m:val="bi"/>
          </m:rPr>
          <m:t>A</m:t>
        </m:r>
      </m:oMath>
      <w:ins w:id="28430" w:author="PR Preview" w:date="2026-01-01T00:00:00Z">
        <w:r>
          <w:t xml:space="preserve"> </w:t>
        </w:r>
      </w:ins>
      <w:ins w:id="28431" w:author="PR Preview" w:date="2026-01-01T00:00:00Z">
        <w:r>
          <w:t xml:space="preserve">has rank</w:t>
        </w:r>
      </w:ins>
      <w:ins w:id="28432" w:author="PR Preview" w:date="2026-01-01T00:00:00Z">
        <w:r>
          <w:t xml:space="preserve"> </w:t>
        </w:r>
      </w:ins>
      <m:oMath>
        <m:r>
          <m:t>p</m:t>
        </m:r>
      </m:oMath>
      <w:ins w:id="28433" w:author="PR Preview" w:date="2026-01-01T00:00:00Z">
        <w:r>
          <w:t xml:space="preserve">:</w:t>
        </w:r>
      </w:ins>
      <w:ins w:id="28434" w:author="PR Preview" w:date="2026-01-01T00:00:00Z">
        <w:r>
          <w:t xml:space="preserve"> </w:t>
        </w:r>
      </w:ins>
      <w:ins w:id="28435" w:author="PR Preview" w:date="2026-01-01T00:00:00Z">
        <w:r>
          <w:t xml:space="preserve">if</w:t>
        </w:r>
      </w:ins>
      <w:ins w:id="28436" w:author="PR Preview" w:date="2026-01-01T00:00:00Z">
        <w:r>
          <w:t xml:space="preserve"> </w:t>
        </w:r>
      </w:ins>
      <w:ins w:id="28437" w:author="PR Preview" w:date="2026-01-01T00:00:00Z">
        <w:r>
          <w:t xml:space="preserve">$\mathbf{A} \mathord{\smash[b]{\underset{\raise.3ex\hbox{$\scriptstyle\sim$}}{x}}\vphantom{x}} = \mathord{\smash[b]{\underset{\raise.3ex\hbox{$\scriptstyle\sim$}}{0}}\vphantom{0}}$</w:t>
        </w:r>
      </w:ins>
      <w:ins w:id="28438" w:author="PR Preview" w:date="2026-01-01T00:00:00Z">
        <w:r>
          <w:t xml:space="preserve"> </w:t>
        </w:r>
      </w:ins>
      <w:ins w:id="28439" w:author="PR Preview" w:date="2026-01-01T00:00:00Z">
        <w:r>
          <w:t xml:space="preserve">then</w:t>
        </w:r>
      </w:ins>
    </w:p>
    <w:p>
      <w:pPr>
        <w:pStyle w:val="BodyText"/>
      </w:pPr>
      <w:ins w:id="28440" w:author="PR Preview" w:date="2026-01-01T00:00:00Z">
        <w:r>
          <w:t xml:space="preserve">$$
    \begin{aligned}
    \mathord{\smash[b]{\underset{\raise.3ex\hbox{$\scriptstyle\sim$}}{x}}\vphantom{x}} &amp;= \mathbf{A}^{-1} \mathbf{A} \mathord{\smash[b]{\underset{\raise.3ex\hbox{$\scriptstyle\sim$}}{x}}\vphantom{x}} \\
    &amp;= \mathord{\smash[b]{\underset{\raise.3ex\hbox{$\scriptstyle\sim$}}{0}}\vphantom{0}},
    \end{aligned}
    $$</w:t>
        </w:r>
      </w:ins>
    </w:p>
    <w:p>
      <w:pPr>
        <w:numPr>
          <w:ilvl w:val="0"/>
          <w:numId w:val="1000"/>
        </w:numPr>
      </w:pPr>
      <w:ins w:id="28441" w:author="PR Preview" w:date="2026-01-01T00:00:00Z">
        <w:r>
          <w:t xml:space="preserve">so its nullity is</w:t>
        </w:r>
      </w:ins>
      <w:ins w:id="28442" w:author="PR Preview" w:date="2026-01-01T00:00:00Z">
        <w:r>
          <w:t xml:space="preserve"> </w:t>
        </w:r>
      </w:ins>
      <m:oMath>
        <m:r>
          <m:t>0</m:t>
        </m:r>
      </m:oMath>
      <w:ins w:id="28443" w:author="PR Preview" w:date="2026-01-01T00:00:00Z">
        <w:r>
          <w:t xml:space="preserve"> </w:t>
        </w:r>
      </w:ins>
      <w:ins w:id="28444" w:author="PR Preview" w:date="2026-01-01T00:00:00Z">
        <w:r>
          <w:t xml:space="preserve">and its rank is</w:t>
        </w:r>
      </w:ins>
      <w:ins w:id="28445" w:author="PR Preview" w:date="2026-01-01T00:00:00Z">
        <w:r>
          <w:t xml:space="preserve"> </w:t>
        </w:r>
      </w:ins>
      <m:oMath>
        <m:r>
          <m:t>p</m:t>
        </m:r>
      </m:oMath>
      <w:ins w:id="28446" w:author="PR Preview" w:date="2026-01-01T00:00:00Z">
        <w:r>
          <w:t xml:space="preserve"> </w:t>
        </w:r>
      </w:ins>
      <w:ins w:id="28447" w:author="PR Preview" w:date="2026-01-01T00:00:00Z">
        <w:r>
          <w:t xml:space="preserve">(</w:t>
        </w:r>
      </w:ins>
      <w:hyperlink w:anchor="thm-rank-nullity">
        <w:ins w:id="28448" w:author="PR Preview" w:date="2026-01-01T00:00:00Z">
          <w:r>
            <w:rPr>
              <w:rStyle w:val="Hyperlink"/>
            </w:rPr>
            <w:t xml:space="preserve">Theorem 39</w:t>
          </w:r>
        </w:ins>
      </w:hyperlink>
      <w:ins w:id="28449" w:author="PR Preview" w:date="2026-01-01T00:00:00Z">
        <w:r>
          <w:t xml:space="preserve">).</w:t>
        </w:r>
      </w:ins>
      <w:ins w:id="28450" w:author="PR Preview" w:date="2026-01-01T00:00:00Z">
        <w:r>
          <w:t xml:space="preserve"> </w:t>
        </w:r>
      </w:ins>
      <w:ins w:id="28451" w:author="PR Preview" w:date="2026-01-01T00:00:00Z">
        <w:r>
          <w:t xml:space="preserve">So every system with it is consistent (part 1, with</w:t>
        </w:r>
      </w:ins>
      <w:ins w:id="28452" w:author="PR Preview" w:date="2026-01-01T00:00:00Z">
        <w:r>
          <w:t xml:space="preserve"> </w:t>
        </w:r>
      </w:ins>
      <m:oMath>
        <m:r>
          <m:t>p</m:t>
        </m:r>
        <m:r>
          <m:rPr>
            <m:sty m:val="p"/>
          </m:rPr>
          <m:t>=</m:t>
        </m:r>
        <m:r>
          <m:t>m</m:t>
        </m:r>
      </m:oMath>
      <w:ins w:id="28453" w:author="PR Preview" w:date="2026-01-01T00:00:00Z">
        <w:r>
          <w:t xml:space="preserve">)</w:t>
        </w:r>
      </w:ins>
      <w:ins w:id="28454" w:author="PR Preview" w:date="2026-01-01T00:00:00Z">
        <w:r>
          <w:t xml:space="preserve"> </w:t>
        </w:r>
      </w:ins>
      <w:ins w:id="28455" w:author="PR Preview" w:date="2026-01-01T00:00:00Z">
        <w:r>
          <w:t xml:space="preserve">and has exactly one solution (part 2, with</w:t>
        </w:r>
      </w:ins>
      <w:ins w:id="28456" w:author="PR Preview" w:date="2026-01-01T00:00:00Z">
        <w:r>
          <w:t xml:space="preserve"> </w:t>
        </w:r>
      </w:ins>
      <m:oMath>
        <m:r>
          <m:t>p</m:t>
        </m:r>
        <m:r>
          <m:rPr>
            <m:sty m:val="p"/>
          </m:rPr>
          <m:t>=</m:t>
        </m:r>
        <m:r>
          <m:t>n</m:t>
        </m:r>
      </m:oMath>
      <w:ins w:id="28457" w:author="PR Preview" w:date="2026-01-01T00:00:00Z">
        <w:r>
          <w:t xml:space="preserve">),</w:t>
        </w:r>
      </w:ins>
      <w:ins w:id="28458" w:author="PR Preview" w:date="2026-01-01T00:00:00Z">
        <w:r>
          <w:t xml:space="preserve"> </w:t>
        </w:r>
      </w:ins>
      <w:ins w:id="28459" w:author="PR Preview" w:date="2026-01-01T00:00:00Z">
        <w:r>
          <w:t xml:space="preserve">namely</w:t>
        </w:r>
      </w:ins>
      <w:ins w:id="28460" w:author="PR Preview" w:date="2026-01-01T00:00:00Z">
        <w:r>
          <w:t xml:space="preserve"> </w:t>
        </w:r>
      </w:ins>
      <w:ins w:id="28461" w:author="PR Preview" w:date="2026-01-01T00:00:00Z">
        <w:r>
          <w:t xml:space="preserve">$\mathbf{A}^{-1} \mathord{\smash[b]{\underset{\raise.3ex\hbox{$\scriptstyle\sim$}}{b}}\vphantom{b}}$</w:t>
        </w:r>
      </w:ins>
      <w:ins w:id="28462" w:author="PR Preview" w:date="2026-01-01T00:00:00Z">
        <w:r>
          <w:t xml:space="preserve">, since</w:t>
        </w:r>
      </w:ins>
      <w:ins w:id="28463" w:author="PR Preview" w:date="2026-01-01T00:00:00Z">
        <w:r>
          <w:t xml:space="preserve"> </w:t>
        </w:r>
      </w:ins>
      <w:ins w:id="28464" w:author="PR Preview" w:date="2026-01-01T00:00:00Z">
        <w:r>
          <w:t xml:space="preserve">$\mathbf{A}\,(\mathbf{A}^{-1} \mathord{\smash[b]{\underset{\raise.3ex\hbox{$\scriptstyle\sim$}}{b}}\vphantom{b}}) = \mathord{\smash[b]{\underset{\raise.3ex\hbox{$\scriptstyle\sim$}}{b}}\vphantom{b}}$</w:t>
        </w:r>
      </w:ins>
      <w:ins w:id="28465" w:author="PR Preview" w:date="2026-01-01T00:00:00Z">
        <w:r>
          <w:t xml:space="preserve">.</w:t>
        </w:r>
      </w:ins>
    </w:p>
    <w:bookmarkEnd w:id="590"/>
    <w:bookmarkStart w:id="591" w:name="thm-projector-generalized-inverse"/>
    <w:p>
      <w:pPr>
        <w:pStyle w:val="FirstParagraph"/>
      </w:pPr>
      <w:ins w:id="28466" w:author="PR Preview" w:date="2026-01-01T00:00:00Z">
        <w:r>
          <w:rPr>
            <w:b/>
            <w:bCs/>
          </w:rPr>
          <w:t xml:space="preserve">Theorem 102 (The projection onto a column space, with any generalized inverse)</w:t>
        </w:r>
      </w:ins>
      <w:ins w:id="28467" w:author="PR Preview" w:date="2026-01-01T00:00:00Z">
        <w:r>
          <w:t xml:space="preserve"> </w:t>
        </w:r>
      </w:ins>
      <w:ins w:id="28468" w:author="PR Preview" w:date="2026-01-01T00:00:00Z">
        <w:r>
          <w:t xml:space="preserve">Let</w:t>
        </w:r>
      </w:ins>
      <w:ins w:id="28469" w:author="PR Preview" w:date="2026-01-01T00:00:00Z">
        <w:r>
          <w:t xml:space="preserve"> </w:t>
        </w:r>
      </w:ins>
      <m:oMath>
        <m:r>
          <m:rPr>
            <m:sty m:val="bi"/>
          </m:rPr>
          <m:t>X</m:t>
        </m:r>
      </m:oMath>
      <w:ins w:id="28470" w:author="PR Preview" w:date="2026-01-01T00:00:00Z">
        <w:r>
          <w:t xml:space="preserve"> </w:t>
        </w:r>
      </w:ins>
      <w:ins w:id="28471" w:author="PR Preview" w:date="2026-01-01T00:00:00Z">
        <w:r>
          <w:t xml:space="preserve">be an</w:t>
        </w:r>
      </w:ins>
      <w:ins w:id="28472" w:author="PR Preview" w:date="2026-01-01T00:00:00Z">
        <w:r>
          <w:t xml:space="preserve"> </w:t>
        </w:r>
      </w:ins>
      <m:oMath>
        <m:r>
          <m:t>n</m:t>
        </m:r>
        <m:r>
          <m:rPr>
            <m:sty m:val="p"/>
          </m:rPr>
          <m:t>×</m:t>
        </m:r>
        <m:r>
          <m:t>p</m:t>
        </m:r>
      </m:oMath>
      <w:ins w:id="28473" w:author="PR Preview" w:date="2026-01-01T00:00:00Z">
        <w:r>
          <w:t xml:space="preserve"> </w:t>
        </w:r>
      </w:ins>
      <w:ins w:id="28474" w:author="PR Preview" w:date="2026-01-01T00:00:00Z">
        <w:r>
          <w:t xml:space="preserve">matrix of any rank,</w:t>
        </w:r>
      </w:ins>
      <w:ins w:id="28475" w:author="PR Preview" w:date="2026-01-01T00:00:00Z">
        <w:r>
          <w:t xml:space="preserve"> </w:t>
        </w:r>
      </w:ins>
      <w:ins w:id="28476" w:author="PR Preview" w:date="2026-01-01T00:00:00Z">
        <w:r>
          <w:t xml:space="preserve">and let</w:t>
        </w:r>
      </w:ins>
      <w:ins w:id="28477" w:author="PR Preview" w:date="2026-01-01T00:00:00Z">
        <w:r>
          <w:t xml:space="preserve"> </w:t>
        </w:r>
      </w:ins>
      <m:oMath>
        <m:r>
          <m:rPr>
            <m:sty m:val="bi"/>
          </m:rPr>
          <m:t>G</m:t>
        </m:r>
      </m:oMath>
      <w:ins w:id="28478" w:author="PR Preview" w:date="2026-01-01T00:00:00Z">
        <w:r>
          <w:t xml:space="preserve"> </w:t>
        </w:r>
      </w:ins>
      <w:ins w:id="28479" w:author="PR Preview" w:date="2026-01-01T00:00:00Z">
        <w:r>
          <w:t xml:space="preserve">be any generalized inverse of</w:t>
        </w:r>
      </w:ins>
      <w:ins w:id="28480" w:author="PR Preview" w:date="2026-01-01T00:00:00Z">
        <w:r>
          <w:t xml:space="preserve"> </w:t>
        </w:r>
      </w:ins>
      <m:oMath>
        <m:sSup>
          <m:e>
            <m:r>
              <m:rPr>
                <m:sty m:val="bi"/>
              </m:rPr>
              <m:t>X</m:t>
            </m:r>
          </m:e>
          <m:sup>
            <m:r>
              <m:rPr>
                <m:sty m:val="p"/>
              </m:rPr>
              <m:t>⊤</m:t>
            </m:r>
          </m:sup>
        </m:sSup>
        <m:r>
          <m:rPr>
            <m:sty m:val="bi"/>
          </m:rPr>
          <m:t>X</m:t>
        </m:r>
      </m:oMath>
      <w:ins w:id="28481" w:author="PR Preview" w:date="2026-01-01T00:00:00Z">
        <w:r>
          <w:t xml:space="preserve"> </w:t>
        </w:r>
      </w:ins>
      <w:ins w:id="28482" w:author="PR Preview" w:date="2026-01-01T00:00:00Z">
        <w:r>
          <w:t xml:space="preserve">(</w:t>
        </w:r>
      </w:ins>
      <w:hyperlink w:anchor="def-generalized-inverse">
        <w:ins w:id="28483" w:author="PR Preview" w:date="2026-01-01T00:00:00Z">
          <w:r>
            <w:rPr>
              <w:rStyle w:val="Hyperlink"/>
            </w:rPr>
            <w:t xml:space="preserve">Definition 109</w:t>
          </w:r>
        </w:ins>
      </w:hyperlink>
      <w:ins w:id="28484" w:author="PR Preview" w:date="2026-01-01T00:00:00Z">
        <w:r>
          <w:t xml:space="preserve">).</w:t>
        </w:r>
      </w:ins>
      <w:ins w:id="28485" w:author="PR Preview" w:date="2026-01-01T00:00:00Z">
        <w:r>
          <w:t xml:space="preserve"> </w:t>
        </w:r>
      </w:ins>
      <w:ins w:id="28486" w:author="PR Preview" w:date="2026-01-01T00:00:00Z">
        <w:r>
          <w:t xml:space="preserve">Then for every</w:t>
        </w:r>
      </w:ins>
      <w:ins w:id="28487" w:author="PR Preview" w:date="2026-01-01T00:00:00Z">
        <w:r>
          <w:t xml:space="preserve"> </w:t>
        </w:r>
      </w:ins>
      <w:ins w:id="28488" w:author="PR Preview" w:date="2026-01-01T00:00:00Z">
        <w:r>
          <w:t xml:space="preserve">$\mathord{\smash[b]{\underset{\raise.3ex\hbox{$\scriptstyle\sim$}}{y}}\vphantom{y}}\in \mathbb{R}^n$</w:t>
        </w:r>
      </w:ins>
      <w:ins w:id="28489" w:author="PR Preview" w:date="2026-01-01T00:00:00Z">
        <w:r>
          <w:t xml:space="preserve">,</w:t>
        </w:r>
      </w:ins>
      <w:ins w:id="28490" w:author="PR Preview" w:date="2026-01-01T00:00:00Z">
        <w:r>
          <w:t xml:space="preserve"> </w:t>
        </w:r>
      </w:ins>
      <w:ins w:id="28491" w:author="PR Preview" w:date="2026-01-01T00:00:00Z">
        <w:r>
          <w:t xml:space="preserve">$\mathbf{X}\mathbf{G} {\mathbf{X}}^{\top} \mathord{\smash[b]{\underset{\raise.3ex\hbox{$\scriptstyle\sim$}}{y}}\vphantom{y}}$</w:t>
        </w:r>
      </w:ins>
      <w:ins w:id="28492" w:author="PR Preview" w:date="2026-01-01T00:00:00Z">
        <w:r>
          <w:t xml:space="preserve"> </w:t>
        </w:r>
      </w:ins>
      <w:ins w:id="28493" w:author="PR Preview" w:date="2026-01-01T00:00:00Z">
        <w:r>
          <w:t xml:space="preserve">is the orthogonal projection of</w:t>
        </w:r>
      </w:ins>
      <w:ins w:id="28494" w:author="PR Preview" w:date="2026-01-01T00:00:00Z">
        <w:r>
          <w:t xml:space="preserve"> </w:t>
        </w:r>
      </w:ins>
      <w:ins w:id="28495" w:author="PR Preview" w:date="2026-01-01T00:00:00Z">
        <w:r>
          <w:t xml:space="preserve">$\mathord{\smash[b]{\underset{\raise.3ex\hbox{$\scriptstyle\sim$}}{y}}\vphantom{y}}$</w:t>
        </w:r>
      </w:ins>
      <w:ins w:id="28496" w:author="PR Preview" w:date="2026-01-01T00:00:00Z">
        <w:r>
          <w:t xml:space="preserve"> </w:t>
        </w:r>
      </w:ins>
      <w:ins w:id="28497" w:author="PR Preview" w:date="2026-01-01T00:00:00Z">
        <w:r>
          <w:t xml:space="preserve">onto</w:t>
        </w:r>
      </w:ins>
      <w:ins w:id="28498" w:author="PR Preview" w:date="2026-01-01T00:00:00Z">
        <w:r>
          <w:t xml:space="preserve"> </w:t>
        </w:r>
      </w:ins>
      <m:oMath>
        <m:r>
          <m:rPr>
            <m:scr m:val="script"/>
            <m:sty m:val="p"/>
          </m:rPr>
          <m:t>C</m:t>
        </m:r>
        <m:r>
          <m:rPr>
            <m:sty m:val="p"/>
          </m:rPr>
          <m:t>(</m:t>
        </m:r>
        <m:r>
          <m:rPr>
            <m:sty m:val="bi"/>
          </m:rPr>
          <m:t>X</m:t>
        </m:r>
        <m:r>
          <m:rPr>
            <m:sty m:val="p"/>
          </m:rPr>
          <m:t>)</m:t>
        </m:r>
      </m:oMath>
      <w:ins w:id="28499" w:author="PR Preview" w:date="2026-01-01T00:00:00Z">
        <w:r>
          <w:t xml:space="preserve"> </w:t>
        </w:r>
      </w:ins>
      <w:ins w:id="28500" w:author="PR Preview" w:date="2026-01-01T00:00:00Z">
        <w:r>
          <w:t xml:space="preserve">(</w:t>
        </w:r>
      </w:ins>
      <w:hyperlink w:anchor="def-orthogonal-projection">
        <w:ins w:id="28501" w:author="PR Preview" w:date="2026-01-01T00:00:00Z">
          <w:r>
            <w:rPr>
              <w:rStyle w:val="Hyperlink"/>
            </w:rPr>
            <w:t xml:space="preserve">Definition 108</w:t>
          </w:r>
        </w:ins>
      </w:hyperlink>
      <w:ins w:id="28502" w:author="PR Preview" w:date="2026-01-01T00:00:00Z">
        <w:r>
          <w:t xml:space="preserve">).</w:t>
        </w:r>
      </w:ins>
      <w:ins w:id="28503" w:author="PR Preview" w:date="2026-01-01T00:00:00Z">
        <w:r>
          <w:t xml:space="preserve"> </w:t>
        </w:r>
      </w:ins>
      <w:ins w:id="28504" w:author="PR Preview" w:date="2026-01-01T00:00:00Z">
        <w:r>
          <w:t xml:space="preserve">So the matrix</w:t>
        </w:r>
      </w:ins>
      <w:ins w:id="28505" w:author="PR Preview" w:date="2026-01-01T00:00:00Z">
        <w:r>
          <w:t xml:space="preserve"> </w:t>
        </w:r>
      </w:ins>
      <m:oMath>
        <m:r>
          <m:rPr>
            <m:sty m:val="bi"/>
          </m:rPr>
          <m:t>X</m:t>
        </m:r>
        <m:r>
          <m:rPr>
            <m:sty m:val="bi"/>
          </m:rPr>
          <m:t>G</m:t>
        </m:r>
        <m:sSup>
          <m:e>
            <m:r>
              <m:rPr>
                <m:sty m:val="bi"/>
              </m:rPr>
              <m:t>X</m:t>
            </m:r>
          </m:e>
          <m:sup>
            <m:r>
              <m:rPr>
                <m:sty m:val="p"/>
              </m:rPr>
              <m:t>⊤</m:t>
            </m:r>
          </m:sup>
        </m:sSup>
      </m:oMath>
      <w:ins w:id="28506" w:author="PR Preview" w:date="2026-01-01T00:00:00Z">
        <w:r>
          <w:t xml:space="preserve"> </w:t>
        </w:r>
      </w:ins>
      <w:ins w:id="28507" w:author="PR Preview" w:date="2026-01-01T00:00:00Z">
        <w:r>
          <w:t xml:space="preserve">is the same for every choice of</w:t>
        </w:r>
      </w:ins>
      <w:ins w:id="28508" w:author="PR Preview" w:date="2026-01-01T00:00:00Z">
        <w:r>
          <w:t xml:space="preserve"> </w:t>
        </w:r>
      </w:ins>
      <m:oMath>
        <m:r>
          <m:rPr>
            <m:sty m:val="bi"/>
          </m:rPr>
          <m:t>G</m:t>
        </m:r>
      </m:oMath>
      <w:ins w:id="28509" w:author="PR Preview" w:date="2026-01-01T00:00:00Z">
        <w:r>
          <w:t xml:space="preserve">,</w:t>
        </w:r>
      </w:ins>
      <w:ins w:id="28510" w:author="PR Preview" w:date="2026-01-01T00:00:00Z">
        <w:r>
          <w:t xml:space="preserve"> </w:t>
        </w:r>
      </w:ins>
      <w:ins w:id="28511" w:author="PR Preview" w:date="2026-01-01T00:00:00Z">
        <w:r>
          <w:t xml:space="preserve">and when</w:t>
        </w:r>
      </w:ins>
      <w:ins w:id="28512" w:author="PR Preview" w:date="2026-01-01T00:00:00Z">
        <w:r>
          <w:t xml:space="preserve"> </w:t>
        </w:r>
      </w:ins>
      <m:oMath>
        <m:r>
          <m:rPr>
            <m:sty m:val="p"/>
          </m:rPr>
          <m:t>rank</m:t>
        </m:r>
        <m:r>
          <m:rPr>
            <m:sty m:val="p"/>
          </m:rPr>
          <m:t>(</m:t>
        </m:r>
        <m:r>
          <m:rPr>
            <m:sty m:val="bi"/>
          </m:rPr>
          <m:t>X</m:t>
        </m:r>
        <m:r>
          <m:rPr>
            <m:sty m:val="p"/>
          </m:rPr>
          <m:t>)</m:t>
        </m:r>
        <m:r>
          <m:rPr>
            <m:sty m:val="p"/>
          </m:rPr>
          <m:t>=</m:t>
        </m:r>
        <m:r>
          <m:t>p</m:t>
        </m:r>
      </m:oMath>
      <w:ins w:id="28513" w:author="PR Preview" w:date="2026-01-01T00:00:00Z">
        <w:r>
          <w:t xml:space="preserve"> </w:t>
        </w:r>
      </w:ins>
      <w:ins w:id="28514" w:author="PR Preview" w:date="2026-01-01T00:00:00Z">
        <w:r>
          <w:t xml:space="preserve">it is the hat matrix</w:t>
        </w:r>
      </w:ins>
      <w:ins w:id="28515" w:author="PR Preview" w:date="2026-01-01T00:00:00Z">
        <w:r>
          <w:t xml:space="preserve"> </w:t>
        </w:r>
      </w:ins>
      <m:oMath>
        <m:r>
          <m:rPr>
            <m:sty m:val="bi"/>
          </m:rPr>
          <m:t>H</m:t>
        </m:r>
      </m:oMath>
      <w:ins w:id="28516" w:author="PR Preview" w:date="2026-01-01T00:00:00Z">
        <w:r>
          <w:t xml:space="preserve"> </w:t>
        </w:r>
      </w:ins>
      <w:ins w:id="28517" w:author="PR Preview" w:date="2026-01-01T00:00:00Z">
        <w:r>
          <w:t xml:space="preserve">(</w:t>
        </w:r>
      </w:ins>
      <w:hyperlink w:anchor="def-hat-matrix">
        <w:ins w:id="28518" w:author="PR Preview" w:date="2026-01-01T00:00:00Z">
          <w:r>
            <w:rPr>
              <w:rStyle w:val="Hyperlink"/>
            </w:rPr>
            <w:t xml:space="preserve">Definition 107</w:t>
          </w:r>
        </w:ins>
      </w:hyperlink>
      <w:ins w:id="28519" w:author="PR Preview" w:date="2026-01-01T00:00:00Z">
        <w:r>
          <w:t xml:space="preserve">).</w:t>
        </w:r>
      </w:ins>
    </w:p>
    <w:bookmarkEnd w:id="591"/>
    <w:p>
      <w:pPr>
        <w:pStyle w:val="BodyText"/>
      </w:pPr>
      <w:ins w:id="28520" w:author="PR Preview" w:date="2026-01-01T00:00:00Z">
        <w:r>
          <w:rPr>
            <w:i/>
            <w:iCs/>
          </w:rPr>
          <w:t xml:space="preserve">Proof</w:t>
        </w:r>
      </w:ins>
      <w:ins w:id="28521" w:author="PR Preview" w:date="2026-01-01T00:00:00Z">
        <w:r>
          <w:t xml:space="preserve">. </w:t>
        </w:r>
      </w:ins>
      <w:ins w:id="28522" w:author="PR Preview" w:date="2026-01-01T00:00:00Z">
        <w:r>
          <w:rPr>
            <w:b/>
            <w:bCs/>
          </w:rPr>
          <w:t xml:space="preserve">${\mathbf{X}}^{\top} \mathord{\smash[b]{\underset{\raise.3ex\hbox{$\scriptstyle\sim$}}{y}}\vphantom{y}}$</w:t>
        </w:r>
      </w:ins>
      <w:ins w:id="28523" w:author="PR Preview" w:date="2026-01-01T00:00:00Z">
        <w:r>
          <w:rPr>
            <w:b/>
            <w:bCs/>
          </w:rPr>
          <w:t xml:space="preserve"> </w:t>
        </w:r>
      </w:ins>
      <w:ins w:id="28524" w:author="PR Preview" w:date="2026-01-01T00:00:00Z">
        <w:r>
          <w:rPr>
            <w:b/>
            <w:bCs/>
          </w:rPr>
          <w:t xml:space="preserve">is in</w:t>
        </w:r>
      </w:ins>
      <w:ins w:id="28525" w:author="PR Preview" w:date="2026-01-01T00:00:00Z">
        <w:r>
          <w:rPr>
            <w:b/>
            <w:bCs/>
          </w:rPr>
          <w:t xml:space="preserve"> </w:t>
        </w:r>
      </w:ins>
      <m:oMath>
        <m:r>
          <m:rPr>
            <m:scr m:val="script"/>
            <m:sty m:val="p"/>
          </m:rPr>
          <m:t>C</m:t>
        </m:r>
        <m:r>
          <m:rPr>
            <m:sty m:val="p"/>
          </m:rPr>
          <m:t>(</m:t>
        </m:r>
        <m:sSup>
          <m:e>
            <m:r>
              <m:rPr>
                <m:sty m:val="bi"/>
              </m:rPr>
              <m:t>X</m:t>
            </m:r>
          </m:e>
          <m:sup>
            <m:r>
              <m:rPr>
                <m:sty m:val="p"/>
              </m:rPr>
              <m:t>⊤</m:t>
            </m:r>
          </m:sup>
        </m:sSup>
        <m:r>
          <m:rPr>
            <m:sty m:val="bi"/>
          </m:rPr>
          <m:t>X</m:t>
        </m:r>
        <m:r>
          <m:rPr>
            <m:sty m:val="p"/>
          </m:rPr>
          <m:t>)</m:t>
        </m:r>
      </m:oMath>
      <w:ins w:id="28526" w:author="PR Preview" w:date="2026-01-01T00:00:00Z">
        <w:r>
          <w:rPr>
            <w:b/>
            <w:bCs/>
          </w:rPr>
          <w:t xml:space="preserve">.</w:t>
        </w:r>
      </w:ins>
      <w:ins w:id="28527" w:author="PR Preview" w:date="2026-01-01T00:00:00Z">
        <w:r>
          <w:t xml:space="preserve"> </w:t>
        </w:r>
      </w:ins>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ins w:id="28528" w:author="PR Preview" w:date="2026-01-01T00:00:00Z">
        <w:r>
          <w:t xml:space="preserve">,</w:t>
        </w:r>
      </w:ins>
      <w:ins w:id="28529" w:author="PR Preview" w:date="2026-01-01T00:00:00Z">
        <w:r>
          <w:t xml:space="preserve"> </w:t>
        </w:r>
      </w:ins>
      <w:ins w:id="28530" w:author="PR Preview" w:date="2026-01-01T00:00:00Z">
        <w:r>
          <w:t xml:space="preserve">since</w:t>
        </w:r>
      </w:ins>
      <w:ins w:id="28531" w:author="PR Preview" w:date="2026-01-01T00:00:00Z">
        <w:r>
          <w:t xml:space="preserve"> </w:t>
        </w:r>
      </w:ins>
      <w:ins w:id="28532" w:author="PR Preview" w:date="2026-01-01T00:00:00Z">
        <w:r>
          <w:t xml:space="preserve">$({\mathbf{X}}^{\top} \mathbf{X})\,\mathord{\smash[b]{\underset{\raise.3ex\hbox{$\scriptstyle\sim$}}{z}}\vphantom{z}} = {\mathbf{X}}^{\top}\,(\mathbf{X}\mathord{\smash[b]{\underset{\raise.3ex\hbox{$\scriptstyle\sim$}}{z}}\vphantom{z}})$</w:t>
        </w:r>
      </w:ins>
      <w:ins w:id="28533" w:author="PR Preview" w:date="2026-01-01T00:00:00Z">
        <w:r>
          <w:t xml:space="preserve"> </w:t>
        </w:r>
      </w:ins>
      <w:ins w:id="28534" w:author="PR Preview" w:date="2026-01-01T00:00:00Z">
        <w:r>
          <w:t xml:space="preserve">(</w:t>
        </w:r>
      </w:ins>
      <w:hyperlink w:anchor="thm-matmul-assoc">
        <w:ins w:id="28535" w:author="PR Preview" w:date="2026-01-01T00:00:00Z">
          <w:r>
            <w:rPr>
              <w:rStyle w:val="Hyperlink"/>
            </w:rPr>
            <w:t xml:space="preserve">Theorem 8</w:t>
          </w:r>
        </w:ins>
      </w:hyperlink>
      <w:ins w:id="28536" w:author="PR Preview" w:date="2026-01-01T00:00:00Z">
        <w:r>
          <w:t xml:space="preserve">).</w:t>
        </w:r>
      </w:ins>
      <w:ins w:id="28537" w:author="PR Preview" w:date="2026-01-01T00:00:00Z">
        <w:r>
          <w:t xml:space="preserve"> </w:t>
        </w:r>
      </w:ins>
      <w:ins w:id="28538" w:author="PR Preview" w:date="2026-01-01T00:00:00Z">
        <w:r>
          <w:t xml:space="preserve">Both are subspaces of</w:t>
        </w:r>
      </w:ins>
      <w:ins w:id="28539" w:author="PR Preview" w:date="2026-01-01T00:00:00Z">
        <w:r>
          <w:t xml:space="preserve"> </w:t>
        </w:r>
      </w:ins>
      <m:oMath>
        <m:sSup>
          <m:e>
            <m:r>
              <m:rPr>
                <m:scr m:val="double-struck"/>
                <m:sty m:val="p"/>
              </m:rPr>
              <m:t>R</m:t>
            </m:r>
          </m:e>
          <m:sup>
            <m:r>
              <m:t>p</m:t>
            </m:r>
          </m:sup>
        </m:sSup>
      </m:oMath>
      <w:ins w:id="28540" w:author="PR Preview" w:date="2026-01-01T00:00:00Z">
        <w:r>
          <w:t xml:space="preserve"> </w:t>
        </w:r>
      </w:ins>
      <w:ins w:id="28541" w:author="PR Preview" w:date="2026-01-01T00:00:00Z">
        <w:r>
          <w:t xml:space="preserve">(</w:t>
        </w:r>
      </w:ins>
      <w:hyperlink w:anchor="thm-column-space-span">
        <w:ins w:id="28542" w:author="PR Preview" w:date="2026-01-01T00:00:00Z">
          <w:r>
            <w:rPr>
              <w:rStyle w:val="Hyperlink"/>
            </w:rPr>
            <w:t xml:space="preserve">Theorem 32</w:t>
          </w:r>
        </w:ins>
      </w:hyperlink>
      <w:ins w:id="28543" w:author="PR Preview" w:date="2026-01-01T00:00:00Z">
        <w:r>
          <w:t xml:space="preserve">) with the same dimension:</w:t>
        </w:r>
      </w:ins>
      <w:ins w:id="28544" w:author="PR Preview" w:date="2026-01-01T00:00:00Z">
        <w:r>
          <w:t xml:space="preserve"> </w:t>
        </w:r>
      </w:ins>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ins w:id="28545" w:author="PR Preview" w:date="2026-01-01T00:00:00Z">
        <w:r>
          <w:t xml:space="preserve"> </w:t>
        </w:r>
      </w:ins>
      <w:ins w:id="28546" w:author="PR Preview" w:date="2026-01-01T00:00:00Z">
        <w:r>
          <w:t xml:space="preserve">(</w:t>
        </w:r>
      </w:ins>
      <w:hyperlink w:anchor="thm-rank-transpose">
        <w:ins w:id="28547" w:author="PR Preview" w:date="2026-01-01T00:00:00Z">
          <w:r>
            <w:rPr>
              <w:rStyle w:val="Hyperlink"/>
            </w:rPr>
            <w:t xml:space="preserve">Theorem 41</w:t>
          </w:r>
        </w:ins>
      </w:hyperlink>
      <w:ins w:id="28548" w:author="PR Preview" w:date="2026-01-01T00:00:00Z">
        <w:r>
          <w:t xml:space="preserve">,</w:t>
        </w:r>
      </w:ins>
      <w:ins w:id="28549" w:author="PR Preview" w:date="2026-01-01T00:00:00Z">
        <w:r>
          <w:t xml:space="preserve"> </w:t>
        </w:r>
      </w:ins>
      <w:hyperlink w:anchor="thm-rank-dim">
        <w:ins w:id="28550" w:author="PR Preview" w:date="2026-01-01T00:00:00Z">
          <w:r>
            <w:rPr>
              <w:rStyle w:val="Hyperlink"/>
            </w:rPr>
            <w:t xml:space="preserve">Theorem 38</w:t>
          </w:r>
        </w:ins>
      </w:hyperlink>
      <w:ins w:id="28551" w:author="PR Preview" w:date="2026-01-01T00:00:00Z">
        <w:r>
          <w:t xml:space="preserve">).</w:t>
        </w:r>
      </w:ins>
      <w:ins w:id="28552" w:author="PR Preview" w:date="2026-01-01T00:00:00Z">
        <w:r>
          <w:t xml:space="preserve"> </w:t>
        </w:r>
      </w:ins>
      <w:ins w:id="28553" w:author="PR Preview" w:date="2026-01-01T00:00:00Z">
        <w:r>
          <w:t xml:space="preserve">So</w:t>
        </w:r>
      </w:ins>
      <w:ins w:id="28554" w:author="PR Preview" w:date="2026-01-01T00:00:00Z">
        <w:r>
          <w:t xml:space="preserve"> </w:t>
        </w:r>
      </w:ins>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ins w:id="28555" w:author="PR Preview" w:date="2026-01-01T00:00:00Z">
        <w:r>
          <w:t xml:space="preserve"> </w:t>
        </w:r>
      </w:ins>
      <w:ins w:id="28556" w:author="PR Preview" w:date="2026-01-01T00:00:00Z">
        <w:r>
          <w:t xml:space="preserve">(</w:t>
        </w:r>
      </w:ins>
      <w:hyperlink w:anchor="thm-subspace-equal-dim">
        <w:ins w:id="28557" w:author="PR Preview" w:date="2026-01-01T00:00:00Z">
          <w:r>
            <w:rPr>
              <w:rStyle w:val="Hyperlink"/>
            </w:rPr>
            <w:t xml:space="preserve">Theorem 31</w:t>
          </w:r>
        </w:ins>
      </w:hyperlink>
      <w:ins w:id="28558" w:author="PR Preview" w:date="2026-01-01T00:00:00Z">
        <w:r>
          <w:t xml:space="preserve">),</w:t>
        </w:r>
      </w:ins>
      <w:ins w:id="28559" w:author="PR Preview" w:date="2026-01-01T00:00:00Z">
        <w:r>
          <w:t xml:space="preserve"> </w:t>
        </w:r>
      </w:ins>
      <w:ins w:id="28560" w:author="PR Preview" w:date="2026-01-01T00:00:00Z">
        <w:r>
          <w:t xml:space="preserve">and since</w:t>
        </w:r>
      </w:ins>
      <w:ins w:id="28561" w:author="PR Preview" w:date="2026-01-01T00:00:00Z">
        <w:r>
          <w:t xml:space="preserve"> </w:t>
        </w:r>
      </w:ins>
      <w:ins w:id="28562" w:author="PR Preview" w:date="2026-01-01T00:00:00Z">
        <w:r>
          <w:t xml:space="preserve">${\mathbf{X}}^{\top} \mathord{\smash[b]{\underset{\raise.3ex\hbox{$\scriptstyle\sim$}}{y}}\vphantom{y}}\in \mathcal{C}({\mathbf{X}}^{\top})$</w:t>
        </w:r>
      </w:ins>
      <w:ins w:id="28563" w:author="PR Preview" w:date="2026-01-01T00:00:00Z">
        <w:r>
          <w:t xml:space="preserve"> </w:t>
        </w:r>
      </w:ins>
      <w:ins w:id="28564" w:author="PR Preview" w:date="2026-01-01T00:00:00Z">
        <w:r>
          <w:t xml:space="preserve">(</w:t>
        </w:r>
      </w:ins>
      <w:hyperlink w:anchor="def-column-space">
        <w:ins w:id="28565" w:author="PR Preview" w:date="2026-01-01T00:00:00Z">
          <w:r>
            <w:rPr>
              <w:rStyle w:val="Hyperlink"/>
            </w:rPr>
            <w:t xml:space="preserve">Definition 52</w:t>
          </w:r>
        </w:ins>
      </w:hyperlink>
      <w:ins w:id="28566" w:author="PR Preview" w:date="2026-01-01T00:00:00Z">
        <w:r>
          <w:t xml:space="preserve">),</w:t>
        </w:r>
      </w:ins>
      <w:ins w:id="28567" w:author="PR Preview" w:date="2026-01-01T00:00:00Z">
        <w:r>
          <w:t xml:space="preserve"> </w:t>
        </w:r>
      </w:ins>
      <w:ins w:id="28568" w:author="PR Preview" w:date="2026-01-01T00:00:00Z">
        <w:r>
          <w:t xml:space="preserve">${\mathbf{X}}^{\top} \mathord{\smash[b]{\underset{\raise.3ex\hbox{$\scriptstyle\sim$}}{y}}\vphantom{y}}= {\mathbf{X}}^{\top} \mathbf{X}\mathord{\smash[b]{\underset{\raise.3ex\hbox{$\scriptstyle\sim$}}{z}}\vphantom{z}}$</w:t>
        </w:r>
      </w:ins>
      <w:ins w:id="28569" w:author="PR Preview" w:date="2026-01-01T00:00:00Z">
        <w:r>
          <w:t xml:space="preserve"> </w:t>
        </w:r>
      </w:ins>
      <w:ins w:id="28570" w:author="PR Preview" w:date="2026-01-01T00:00:00Z">
        <w:r>
          <w:t xml:space="preserve">for some</w:t>
        </w:r>
      </w:ins>
      <w:ins w:id="28571" w:author="PR Preview" w:date="2026-01-01T00:00:00Z">
        <w:r>
          <w:t xml:space="preserve"> </w:t>
        </w:r>
      </w:ins>
      <w:ins w:id="28572" w:author="PR Preview" w:date="2026-01-01T00:00:00Z">
        <w:r>
          <w:t xml:space="preserve">$\mathord{\smash[b]{\underset{\raise.3ex\hbox{$\scriptstyle\sim$}}{z}}\vphantom{z}} \in \mathbb{R}^p$</w:t>
        </w:r>
      </w:ins>
      <w:ins w:id="28573" w:author="PR Preview" w:date="2026-01-01T00:00:00Z">
        <w:r>
          <w:t xml:space="preserve">.</w:t>
        </w:r>
      </w:ins>
    </w:p>
    <w:p>
      <w:pPr>
        <w:pStyle w:val="BodyText"/>
      </w:pPr>
      <w:r>
        <w:rPr>
          <w:b/>
          <w:bCs/>
        </w:rPr>
        <w:t xml:space="preserve">The split.</w:t>
      </w:r>
      <w:r>
        <w:t xml:space="preserve"> </w:t>
      </w:r>
      <w:r>
        <w:t xml:space="preserve">Let</w:t>
      </w:r>
    </w:p>
    <w:p>
      <w:pPr>
        <w:pStyle w:val="BodyText"/>
      </w:pPr>
      <m:oMathPara>
        <m:oMathParaPr>
          <m:jc m:val="center"/>
        </m:oMathParaPr>
        <m:oMath>
          <m:eqArr>
            <m:e>
              <m:limLow>
                <m:e>
                  <m:r>
                    <m:t>u</m:t>
                  </m:r>
                </m:e>
                <m:lim>
                  <m:r>
                    <m:rPr>
                      <m:sty m:val="p"/>
                    </m:rPr>
                    <m:t>∼</m:t>
                  </m:r>
                </m:lim>
              </m:limLow>
              <m:r>
                <m:t>&amp;</m:t>
              </m:r>
              <m:r>
                <m:rPr>
                  <m:sty m:val="p"/>
                </m:rPr>
                <m:t>=</m:t>
              </m:r>
              <m:r>
                <m:rPr>
                  <m:sty m:val="bi"/>
                </m:rPr>
                <m:t>X</m:t>
              </m:r>
              <m:r>
                <m:rPr>
                  <m:sty m:val="bi"/>
                </m:rPr>
                <m:t>G</m:t>
              </m:r>
              <m:sSup>
                <m:e>
                  <m:r>
                    <m:rPr>
                      <m:sty m:val="bi"/>
                    </m:rPr>
                    <m:t>X</m:t>
                  </m:r>
                </m:e>
                <m:sup>
                  <m:r>
                    <m:rPr>
                      <m:sty m:val="p"/>
                    </m:rPr>
                    <m:t>⊤</m:t>
                  </m:r>
                </m:sup>
              </m:sSup>
              <m:limLow>
                <m:e>
                  <m:r>
                    <m:t>y</m:t>
                  </m:r>
                </m:e>
                <m:lim>
                  <m:r>
                    <m:rPr>
                      <m:sty m:val="p"/>
                    </m:rPr>
                    <m:t>∼</m:t>
                  </m:r>
                </m:lim>
              </m:limLow>
            </m:e>
            <m:e>
              <m:r>
                <m:t>&amp;</m:t>
              </m:r>
              <m:r>
                <m:rPr>
                  <m:sty m:val="p"/>
                </m:rPr>
                <m:t>=</m:t>
              </m:r>
              <m:r>
                <m:rPr>
                  <m:sty m:val="bi"/>
                </m:rPr>
                <m:t>X</m:t>
              </m:r>
              <m:r>
                <m:t> </m:t>
              </m:r>
              <m:r>
                <m:rPr>
                  <m:sty m:val="p"/>
                </m:rPr>
                <m:t>(</m:t>
              </m:r>
              <m:r>
                <m:rPr>
                  <m:sty m:val="bi"/>
                </m:rPr>
                <m:t>G</m:t>
              </m:r>
              <m:sSup>
                <m:e>
                  <m:r>
                    <m:rPr>
                      <m:sty m:val="bi"/>
                    </m:rPr>
                    <m:t>X</m:t>
                  </m:r>
                </m:e>
                <m:sup>
                  <m:r>
                    <m:rPr>
                      <m:sty m:val="p"/>
                    </m:rPr>
                    <m:t>⊤</m:t>
                  </m:r>
                </m:sup>
              </m:sSup>
              <m:limLow>
                <m:e>
                  <m:r>
                    <m:t>y</m:t>
                  </m:r>
                </m:e>
                <m:lim>
                  <m:r>
                    <m:rPr>
                      <m:sty m:val="p"/>
                    </m:rPr>
                    <m:t>∼</m:t>
                  </m:r>
                </m:lim>
              </m:limLow>
              <m:r>
                <m:rPr>
                  <m:sty m:val="p"/>
                </m:rPr>
                <m:t>)</m:t>
              </m:r>
            </m:e>
          </m:eqArr>
        </m:oMath>
      </m:oMathPara>
    </w:p>
    <w:p>
      <w:pPr>
        <w:pStyle w:val="FirstParagraph"/>
      </w:pPr>
      <w:del w:id="28574" w:author="PR Preview" w:date="2026-01-01T00:00:00Z">
        <w:r>
          <w:delText xml:space="preserve">(</w:delText>
        </w:r>
      </w:del>
      <w:hyperlink w:anchor="thm-matmul-assoc">
        <w:del w:id="28575" w:author="PR Preview" w:date="2026-01-01T00:00:00Z">
          <w:r>
            <w:rPr>
              <w:rStyle w:val="Hyperlink"/>
            </w:rPr>
            <w:delText xml:space="preserve">Theorem 8</w:delText>
          </w:r>
        </w:del>
      </w:hyperlink>
      <w:del w:id="28576" w:author="PR Preview" w:date="2026-01-01T00:00:00Z">
        <w:r>
          <w:delText xml:space="preserve">),</w:delText>
        </w:r>
      </w:del>
      <w:del w:id="28577" w:author="PR Preview" w:date="2026-01-01T00:00:00Z">
        <w:r>
          <w:delText xml:space="preserve"> </w:delText>
        </w:r>
      </w:del>
      <w:del w:id="28578" w:author="PR Preview" w:date="2026-01-01T00:00:00Z">
        <w:r>
          <w:delText xml:space="preserve">which is in</w:delText>
        </w:r>
      </w:del>
      <w:del w:id="28579" w:author="PR Preview" w:date="2026-01-01T00:00:00Z">
        <w:r>
          <w:delText xml:space="preserve"> </w:delText>
        </w:r>
      </w:del>
      <m:oMath>
        <m:r>
          <m:rPr>
            <m:scr m:val="script"/>
            <m:sty m:val="p"/>
          </m:rPr>
          <m:t>C</m:t>
        </m:r>
        <m:r>
          <m:rPr>
            <m:sty m:val="p"/>
          </m:rPr>
          <m:t>(</m:t>
        </m:r>
        <m:r>
          <m:rPr>
            <m:sty m:val="bi"/>
          </m:rPr>
          <m:t>X</m:t>
        </m:r>
        <m:r>
          <m:rPr>
            <m:sty m:val="p"/>
          </m:rPr>
          <m:t>)</m:t>
        </m:r>
      </m:oMath>
      <w:del w:id="28580" w:author="PR Preview" w:date="2026-01-01T00:00:00Z">
        <w:r>
          <w:delText xml:space="preserve"> </w:delText>
        </w:r>
      </w:del>
      <w:del w:id="28581" w:author="PR Preview" w:date="2026-01-01T00:00:00Z">
        <w:r>
          <w:delText xml:space="preserve">(</w:delText>
        </w:r>
      </w:del>
      <w:hyperlink w:anchor="def-column-space">
        <w:del w:id="28582" w:author="PR Preview" w:date="2026-01-01T00:00:00Z">
          <w:r>
            <w:rPr>
              <w:rStyle w:val="Hyperlink"/>
            </w:rPr>
            <w:delText xml:space="preserve">Definition 52</w:delText>
          </w:r>
        </w:del>
      </w:hyperlink>
      <w:del w:id="28583" w:author="PR Preview" w:date="2026-01-01T00:00:00Z">
        <w:r>
          <w:delText xml:space="preserve">).</w:delText>
        </w:r>
      </w:del>
      <w:del w:id="28584" w:author="PR Preview" w:date="2026-01-01T00:00:00Z">
        <w:r>
          <w:delText xml:space="preserve"> </w:delText>
        </w:r>
      </w:del>
      <w:del w:id="28585" w:author="PR Preview" w:date="2026-01-01T00:00:00Z">
        <w:r>
          <w:delText xml:space="preserve">For</w:delText>
        </w:r>
      </w:del>
      <w:del w:id="28586" w:author="PR Preview" w:date="2026-01-01T00:00:00Z">
        <w:r>
          <w:delText xml:space="preserve"> </w:delText>
        </w:r>
      </w:del>
      <m:oMath>
        <m:limLow>
          <m:e>
            <m:r>
              <m:t>y</m:t>
            </m:r>
          </m:e>
          <m:lim>
            <m:r>
              <m:rPr>
                <m:sty m:val="p"/>
              </m:rPr>
              <m:t>∼</m:t>
            </m:r>
          </m:lim>
        </m:limLow>
        <m:r>
          <m:rPr>
            <m:sty m:val="p"/>
          </m:rPr>
          <m:t>−</m:t>
        </m:r>
        <m:limLow>
          <m:e>
            <m:r>
              <m:t>u</m:t>
            </m:r>
          </m:e>
          <m:lim>
            <m:r>
              <m:rPr>
                <m:sty m:val="p"/>
              </m:rPr>
              <m:t>∼</m:t>
            </m:r>
          </m:lim>
        </m:limLow>
      </m:oMath>
      <w:del w:id="28587" w:author="PR Preview" w:date="2026-01-01T00:00:00Z">
        <w:r>
          <w:delText xml:space="preserve">,</w:delText>
        </w:r>
      </w:del>
    </w:p>
    <w:p>
      <w:pPr>
        <w:pStyle w:val="BodyText"/>
      </w:pPr>
      <m:oMathPara>
        <m:oMathParaPr>
          <m:jc m:val="center"/>
        </m:oMathParaPr>
        <m:oMath>
          <m:eqArr>
            <m:e>
              <m:sSup>
                <m:e>
                  <m:r>
                    <m:rPr>
                      <m:sty m:val="bi"/>
                    </m:rPr>
                    <m:t>X</m:t>
                  </m:r>
                </m:e>
                <m:sup>
                  <m:r>
                    <m:rPr>
                      <m:sty m:val="p"/>
                    </m:rPr>
                    <m:t>⊤</m:t>
                  </m:r>
                </m:sup>
              </m:sSup>
              <m:r>
                <m:t> </m:t>
              </m:r>
              <m:r>
                <m:rPr>
                  <m:sty m:val="p"/>
                </m:rPr>
                <m:t>(</m:t>
              </m:r>
              <m:limLow>
                <m:e>
                  <m:r>
                    <m:t>y</m:t>
                  </m:r>
                </m:e>
                <m:lim>
                  <m:r>
                    <m:rPr>
                      <m:sty m:val="p"/>
                    </m:rPr>
                    <m:t>∼</m:t>
                  </m:r>
                </m:lim>
              </m:limLow>
              <m:r>
                <m:rPr>
                  <m:sty m:val="p"/>
                </m:rPr>
                <m:t>−</m:t>
              </m:r>
              <m:limLow>
                <m:e>
                  <m:r>
                    <m:t>u</m:t>
                  </m:r>
                </m:e>
                <m:lim>
                  <m:r>
                    <m:rPr>
                      <m:sty m:val="p"/>
                    </m:rPr>
                    <m:t>∼</m:t>
                  </m:r>
                </m:lim>
              </m:limLow>
              <m:r>
                <m:rPr>
                  <m:sty m:val="p"/>
                </m:rPr>
                <m:t>)</m:t>
              </m:r>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t> </m:t>
              </m:r>
              <m:limLow>
                <m:e>
                  <m:r>
                    <m:t>u</m:t>
                  </m:r>
                </m:e>
                <m:lim>
                  <m:r>
                    <m:rPr>
                      <m:sty m:val="p"/>
                    </m:rPr>
                    <m:t>∼</m:t>
                  </m:r>
                </m:lim>
              </m:limLow>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limLow>
                <m:e>
                  <m:r>
                    <m:t>y</m:t>
                  </m:r>
                </m:e>
                <m:lim>
                  <m:r>
                    <m:rPr>
                      <m:sty m:val="p"/>
                    </m:rPr>
                    <m:t>∼</m:t>
                  </m:r>
                </m:lim>
              </m:limLow>
              <m:r>
                <m:rPr>
                  <m:sty m:val="p"/>
                </m:rPr>
                <m:t>)</m:t>
              </m:r>
              <m:r>
                <m:t>&amp;</m:t>
              </m:r>
              <m:r>
                <m:t>&amp;</m:t>
              </m:r>
              <m:r>
                <m:rPr>
                  <m:nor/>
                  <m:sty m:val="p"/>
                </m:rPr>
                <m:t>(substitute </m:t>
              </m:r>
              <m:limLow>
                <m:e>
                  <m:r>
                    <m:t>u</m:t>
                  </m:r>
                </m:e>
                <m:lim>
                  <m:r>
                    <m:rPr>
                      <m:sty m:val="p"/>
                    </m:rPr>
                    <m:t>∼</m:t>
                  </m:r>
                </m:lim>
              </m:limLow>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limLow>
                <m:e>
                  <m:r>
                    <m:t>y</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t>&amp;</m:t>
              </m:r>
              <m:r>
                <m:t>&amp;</m:t>
              </m:r>
              <m:r>
                <m:rPr>
                  <m:nor/>
                  <m:sty m:val="p"/>
                </m:rPr>
                <m:t>(first step)</m:t>
              </m:r>
            </m:e>
            <m:e>
              <m:r>
                <m:t>&amp;</m:t>
              </m:r>
              <m:r>
                <m:rPr>
                  <m:sty m:val="p"/>
                </m:rPr>
                <m:t>=</m:t>
              </m:r>
              <m:sSup>
                <m:e>
                  <m:r>
                    <m:rPr>
                      <m:sty m:val="bi"/>
                    </m:rPr>
                    <m:t>X</m:t>
                  </m:r>
                </m:e>
                <m:sup>
                  <m:r>
                    <m:rPr>
                      <m:sty m:val="p"/>
                    </m:rPr>
                    <m:t>⊤</m:t>
                  </m:r>
                </m:sup>
              </m:sSup>
              <m:limLow>
                <m:e>
                  <m:r>
                    <m:t>y</m:t>
                  </m:r>
                </m:e>
                <m:lim>
                  <m:r>
                    <m:rPr>
                      <m:sty m:val="p"/>
                    </m:rPr>
                    <m:t>∼</m:t>
                  </m:r>
                </m:lim>
              </m:limLow>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limLow>
                <m:e>
                  <m:r>
                    <m:t>z</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limLow>
                <m:e>
                  <m:r>
                    <m:t>y</m:t>
                  </m:r>
                </m:e>
                <m:lim>
                  <m:r>
                    <m:rPr>
                      <m:sty m:val="p"/>
                    </m:rPr>
                    <m:t>∼</m:t>
                  </m:r>
                </m:lim>
              </m:limLow>
              <m:r>
                <m:t>&amp;</m:t>
              </m:r>
              <m:r>
                <m:t>&amp;</m:t>
              </m:r>
              <m:r>
                <m:rPr>
                  <m:nor/>
                  <m:sty m:val="p"/>
                </m:rPr>
                <m:t>(first step)</m:t>
              </m:r>
            </m:e>
            <m:e>
              <m:r>
                <m:t>&amp;</m:t>
              </m:r>
              <m:r>
                <m:rPr>
                  <m:sty m:val="p"/>
                </m:rPr>
                <m:t>=</m:t>
              </m:r>
              <m:sSub>
                <m:e>
                  <m:limLow>
                    <m:e>
                      <m:r>
                        <m:t>0</m:t>
                      </m:r>
                    </m:e>
                    <m:lim>
                      <m:r>
                        <m:rPr>
                          <m:sty m:val="p"/>
                        </m:rPr>
                        <m:t>∼</m:t>
                      </m:r>
                    </m:lim>
                  </m:limLow>
                </m:e>
                <m:sub>
                  <m:r>
                    <m:t>p</m:t>
                  </m:r>
                </m:sub>
              </m:sSub>
              <m:r>
                <m:rPr>
                  <m:sty m:val="p"/>
                </m:rPr>
                <m:t>,</m:t>
              </m:r>
              <m:r>
                <m:t>&amp;</m:t>
              </m:r>
              <m:r>
                <m:t>&amp;</m:t>
              </m:r>
              <m:r>
                <m:rPr>
                  <m:nor/>
                  <m:sty m:val="p"/>
                </m:rPr>
                <m:t>(arithmetic)</m:t>
              </m:r>
            </m:e>
          </m:eqArr>
        </m:oMath>
      </m:oMathPara>
    </w:p>
    <w:p>
      <w:pPr>
        <w:pStyle w:val="FirstParagraph"/>
      </w:pPr>
      <w:del w:id="28588" w:author="PR Preview" w:date="2026-01-01T00:00:00Z">
        <w:r>
          <w:delText xml:space="preserve">so</w:delText>
        </w:r>
      </w:del>
      <w:del w:id="28589" w:author="PR Preview" w:date="2026-01-01T00:00:00Z">
        <w:r>
          <w:delText xml:space="preserve"> </w:delText>
        </w:r>
      </w:del>
      <m:oMath>
        <m:limLow>
          <m:e>
            <m:r>
              <m:t>y</m:t>
            </m:r>
          </m:e>
          <m:lim>
            <m:r>
              <m:rPr>
                <m:sty m:val="p"/>
              </m:rPr>
              <m:t>∼</m:t>
            </m:r>
          </m:lim>
        </m:limLow>
        <m:r>
          <m:rPr>
            <m:sty m:val="p"/>
          </m:rPr>
          <m:t>−</m:t>
        </m:r>
        <m:limLow>
          <m:e>
            <m:r>
              <m:t>u</m:t>
            </m:r>
          </m:e>
          <m:lim>
            <m:r>
              <m:rPr>
                <m:sty m:val="p"/>
              </m:rPr>
              <m:t>∼</m:t>
            </m:r>
          </m:lim>
        </m:limLow>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del w:id="28590" w:author="PR Preview" w:date="2026-01-01T00:00:00Z">
        <w:r>
          <w:delText xml:space="preserve"> </w:delText>
        </w:r>
      </w:del>
      <w:del w:id="28591" w:author="PR Preview" w:date="2026-01-01T00:00:00Z">
        <w:r>
          <w:delText xml:space="preserve">(</w:delText>
        </w:r>
      </w:del>
      <w:hyperlink w:anchor="thm-complement-null-space">
        <w:del w:id="28592" w:author="PR Preview" w:date="2026-01-01T00:00:00Z">
          <w:r>
            <w:rPr>
              <w:rStyle w:val="Hyperlink"/>
            </w:rPr>
            <w:delText xml:space="preserve">Theorem 52</w:delText>
          </w:r>
        </w:del>
      </w:hyperlink>
      <w:del w:id="28593" w:author="PR Preview" w:date="2026-01-01T00:00:00Z">
        <w:r>
          <w:delText xml:space="preserve">).</w:delText>
        </w:r>
      </w:del>
      <w:del w:id="28594" w:author="PR Preview" w:date="2026-01-01T00:00:00Z">
        <w:r>
          <w:delText xml:space="preserve"> </w:delText>
        </w:r>
      </w:del>
      <w:del w:id="28595" w:author="PR Preview" w:date="2026-01-01T00:00:00Z">
        <w:r>
          <w:delText xml:space="preserve">By the uniqueness in</w:delText>
        </w:r>
      </w:del>
      <w:del w:id="28596" w:author="PR Preview" w:date="2026-01-01T00:00:00Z">
        <w:r>
          <w:delText xml:space="preserve"> </w:delText>
        </w:r>
      </w:del>
      <w:hyperlink w:anchor="thm-orthogonal-direct-sum">
        <w:del w:id="28597" w:author="PR Preview" w:date="2026-01-01T00:00:00Z">
          <w:r>
            <w:rPr>
              <w:rStyle w:val="Hyperlink"/>
            </w:rPr>
            <w:delText xml:space="preserve">Theorem 53</w:delText>
          </w:r>
        </w:del>
      </w:hyperlink>
      <w:del w:id="28598" w:author="PR Preview" w:date="2026-01-01T00:00:00Z">
        <w:r>
          <w:delText xml:space="preserve">,</w:delText>
        </w:r>
      </w:del>
      <w:del w:id="28599" w:author="PR Preview" w:date="2026-01-01T00:00:00Z">
        <w:r>
          <w:delText xml:space="preserve"> </w:delText>
        </w:r>
      </w:del>
      <m:oMath>
        <m:limLow>
          <m:e>
            <m:r>
              <m:t>u</m:t>
            </m:r>
          </m:e>
          <m:lim>
            <m:r>
              <m:rPr>
                <m:sty m:val="p"/>
              </m:rPr>
              <m:t>∼</m:t>
            </m:r>
          </m:lim>
        </m:limLow>
      </m:oMath>
      <w:del w:id="28600" w:author="PR Preview" w:date="2026-01-01T00:00:00Z">
        <w:r>
          <w:delText xml:space="preserve"> </w:delText>
        </w:r>
      </w:del>
      <w:del w:id="28601" w:author="PR Preview" w:date="2026-01-01T00:00:00Z">
        <w:r>
          <w:delText xml:space="preserve">is the orthogonal projection of</w:delText>
        </w:r>
      </w:del>
      <w:del w:id="28602" w:author="PR Preview" w:date="2026-01-01T00:00:00Z">
        <w:r>
          <w:delText xml:space="preserve"> </w:delText>
        </w:r>
      </w:del>
      <m:oMath>
        <m:limLow>
          <m:e>
            <m:r>
              <m:t>y</m:t>
            </m:r>
          </m:e>
          <m:lim>
            <m:r>
              <m:rPr>
                <m:sty m:val="p"/>
              </m:rPr>
              <m:t>∼</m:t>
            </m:r>
          </m:lim>
        </m:limLow>
      </m:oMath>
      <w:del w:id="28603" w:author="PR Preview" w:date="2026-01-01T00:00:00Z">
        <w:r>
          <w:delText xml:space="preserve"> </w:delText>
        </w:r>
      </w:del>
      <w:del w:id="28604" w:author="PR Preview" w:date="2026-01-01T00:00:00Z">
        <w:r>
          <w:delText xml:space="preserve">onto</w:delText>
        </w:r>
      </w:del>
      <w:del w:id="28605" w:author="PR Preview" w:date="2026-01-01T00:00:00Z">
        <w:r>
          <w:delText xml:space="preserve"> </w:delText>
        </w:r>
      </w:del>
      <m:oMath>
        <m:r>
          <m:rPr>
            <m:scr m:val="script"/>
            <m:sty m:val="p"/>
          </m:rPr>
          <m:t>C</m:t>
        </m:r>
        <m:r>
          <m:rPr>
            <m:sty m:val="p"/>
          </m:rPr>
          <m:t>(</m:t>
        </m:r>
        <m:r>
          <m:rPr>
            <m:sty m:val="bi"/>
          </m:rPr>
          <m:t>X</m:t>
        </m:r>
        <m:r>
          <m:rPr>
            <m:sty m:val="p"/>
          </m:rPr>
          <m:t>)</m:t>
        </m:r>
      </m:oMath>
      <w:del w:id="28606" w:author="PR Preview" w:date="2026-01-01T00:00:00Z">
        <w:r>
          <w:delText xml:space="preserve">.</w:delText>
        </w:r>
      </w:del>
    </w:p>
    <w:p>
      <w:pPr>
        <w:pStyle w:val="BodyText"/>
      </w:pPr>
      <w:del w:id="28607" w:author="PR Preview" w:date="2026-01-01T00:00:00Z">
        <w:r>
          <w:rPr>
            <w:b/>
            <w:bCs/>
          </w:rPr>
          <w:delText xml:space="preserve">Same matrix.</w:delText>
        </w:r>
      </w:del>
      <w:del w:id="28608" w:author="PR Preview" w:date="2026-01-01T00:00:00Z">
        <w:r>
          <w:delText xml:space="preserve"> </w:delText>
        </w:r>
      </w:del>
      <w:del w:id="28609" w:author="PR Preview" w:date="2026-01-01T00:00:00Z">
        <w:r>
          <w:delText xml:space="preserve">Every choice of</w:delText>
        </w:r>
      </w:del>
      <w:del w:id="28610" w:author="PR Preview" w:date="2026-01-01T00:00:00Z">
        <w:r>
          <w:delText xml:space="preserve"> </w:delText>
        </w:r>
      </w:del>
      <m:oMath>
        <m:r>
          <m:rPr>
            <m:sty m:val="bi"/>
          </m:rPr>
          <m:t>G</m:t>
        </m:r>
      </m:oMath>
      <w:del w:id="28611" w:author="PR Preview" w:date="2026-01-01T00:00:00Z">
        <w:r>
          <w:delText xml:space="preserve"> </w:delText>
        </w:r>
      </w:del>
      <w:del w:id="28612" w:author="PR Preview" w:date="2026-01-01T00:00:00Z">
        <w:r>
          <w:delText xml:space="preserve">gives a matrix that projects every</w:delText>
        </w:r>
      </w:del>
      <w:del w:id="28613" w:author="PR Preview" w:date="2026-01-01T00:00:00Z">
        <w:r>
          <w:delText xml:space="preserve"> </w:delText>
        </w:r>
      </w:del>
      <m:oMath>
        <m:limLow>
          <m:e>
            <m:r>
              <m:t>y</m:t>
            </m:r>
          </m:e>
          <m:lim>
            <m:r>
              <m:rPr>
                <m:sty m:val="p"/>
              </m:rPr>
              <m:t>∼</m:t>
            </m:r>
          </m:lim>
        </m:limLow>
      </m:oMath>
      <w:del w:id="28614" w:author="PR Preview" w:date="2026-01-01T00:00:00Z">
        <w:r>
          <w:delText xml:space="preserve"> </w:delText>
        </w:r>
      </w:del>
      <w:del w:id="28615" w:author="PR Preview" w:date="2026-01-01T00:00:00Z">
        <w:r>
          <w:delText xml:space="preserve">onto</w:delText>
        </w:r>
      </w:del>
      <w:del w:id="28616" w:author="PR Preview" w:date="2026-01-01T00:00:00Z">
        <w:r>
          <w:delText xml:space="preserve"> </w:delText>
        </w:r>
      </w:del>
      <m:oMath>
        <m:r>
          <m:rPr>
            <m:scr m:val="script"/>
            <m:sty m:val="p"/>
          </m:rPr>
          <m:t>C</m:t>
        </m:r>
        <m:r>
          <m:rPr>
            <m:sty m:val="p"/>
          </m:rPr>
          <m:t>(</m:t>
        </m:r>
        <m:r>
          <m:rPr>
            <m:sty m:val="bi"/>
          </m:rPr>
          <m:t>X</m:t>
        </m:r>
        <m:r>
          <m:rPr>
            <m:sty m:val="p"/>
          </m:rPr>
          <m:t>)</m:t>
        </m:r>
      </m:oMath>
      <w:del w:id="28617" w:author="PR Preview" w:date="2026-01-01T00:00:00Z">
        <w:r>
          <w:delText xml:space="preserve">,</w:delText>
        </w:r>
      </w:del>
      <w:del w:id="28618" w:author="PR Preview" w:date="2026-01-01T00:00:00Z">
        <w:r>
          <w:delText xml:space="preserve"> </w:delText>
        </w:r>
      </w:del>
      <w:del w:id="28619" w:author="PR Preview" w:date="2026-01-01T00:00:00Z">
        <w:r>
          <w:delText xml:space="preserve">so all choices give the same matrix (</w:delText>
        </w:r>
      </w:del>
      <w:hyperlink w:anchor="thm-projection-matrix-projects">
        <w:del w:id="28620" w:author="PR Preview" w:date="2026-01-01T00:00:00Z">
          <w:r>
            <w:rPr>
              <w:rStyle w:val="Hyperlink"/>
            </w:rPr>
            <w:delText xml:space="preserve">Theorem 91</w:delText>
          </w:r>
        </w:del>
      </w:hyperlink>
      <w:del w:id="28621" w:author="PR Preview" w:date="2026-01-01T00:00:00Z">
        <w:r>
          <w:delText xml:space="preserve">, part 2).</w:delText>
        </w:r>
      </w:del>
      <w:del w:id="28622" w:author="PR Preview" w:date="2026-01-01T00:00:00Z">
        <w:r>
          <w:delText xml:space="preserve"> </w:delText>
        </w:r>
      </w:del>
      <w:del w:id="28623" w:author="PR Preview" w:date="2026-01-01T00:00:00Z">
        <w:r>
          <w:delText xml:space="preserve">When</w:delText>
        </w:r>
      </w:del>
      <w:del w:id="28624"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28625" w:author="PR Preview" w:date="2026-01-01T00:00:00Z">
        <w:r>
          <w:delText xml:space="preserve">,</w:delText>
        </w:r>
      </w:del>
      <w:del w:id="28626" w:author="PR Preview" w:date="2026-01-01T00:00:00Z">
        <w:r>
          <w:delText xml:space="preserve"> </w:delText>
        </w:r>
      </w:del>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del w:id="28627" w:author="PR Preview" w:date="2026-01-01T00:00:00Z">
        <w:r>
          <w:delText xml:space="preserve"> </w:delText>
        </w:r>
      </w:del>
      <w:del w:id="28628" w:author="PR Preview" w:date="2026-01-01T00:00:00Z">
        <w:r>
          <w:delText xml:space="preserve">is one choice (</w:delText>
        </w:r>
      </w:del>
      <w:hyperlink w:anchor="thm-gram-invertible">
        <w:del w:id="28629" w:author="PR Preview" w:date="2026-01-01T00:00:00Z">
          <w:r>
            <w:rPr>
              <w:rStyle w:val="Hyperlink"/>
            </w:rPr>
            <w:delText xml:space="preserve">Theorem 87</w:delText>
          </w:r>
        </w:del>
      </w:hyperlink>
      <w:del w:id="28630" w:author="PR Preview" w:date="2026-01-01T00:00:00Z">
        <w:r>
          <w:delText xml:space="preserve">,</w:delText>
        </w:r>
      </w:del>
      <w:del w:id="28631" w:author="PR Preview" w:date="2026-01-01T00:00:00Z">
        <w:r>
          <w:delText xml:space="preserve"> </w:delText>
        </w:r>
      </w:del>
      <w:hyperlink w:anchor="thm-generalized-inverse-invertible">
        <w:del w:id="28632" w:author="PR Preview" w:date="2026-01-01T00:00:00Z">
          <w:r>
            <w:rPr>
              <w:rStyle w:val="Hyperlink"/>
            </w:rPr>
            <w:delText xml:space="preserve">Theorem 94</w:delText>
          </w:r>
        </w:del>
      </w:hyperlink>
      <w:del w:id="28633" w:author="PR Preview" w:date="2026-01-01T00:00:00Z">
        <w:r>
          <w:delText xml:space="preserve">),</w:delText>
        </w:r>
      </w:del>
      <w:del w:id="28634" w:author="PR Preview" w:date="2026-01-01T00:00:00Z">
        <w:r>
          <w:delText xml:space="preserve"> </w:delText>
        </w:r>
      </w:del>
      <w:del w:id="28635" w:author="PR Preview" w:date="2026-01-01T00:00:00Z">
        <w:r>
          <w:delText xml:space="preserve">and it gives</w:delText>
        </w:r>
      </w:del>
      <w:del w:id="28636" w:author="PR Preview" w:date="2026-01-01T00:00:00Z">
        <w:r>
          <w:delText xml:space="preserve"> </w:delText>
        </w:r>
      </w:del>
      <m:oMath>
        <m:r>
          <m:rPr>
            <m:sty m:val="bi"/>
          </m:rPr>
          <m:t>H</m:t>
        </m:r>
      </m:oMath>
      <w:del w:id="28637" w:author="PR Preview" w:date="2026-01-01T00:00:00Z">
        <w:r>
          <w:delText xml:space="preserve">.</w:delText>
        </w:r>
      </w:del>
    </w:p>
    <w:p>
      <w:pPr>
        <w:pStyle w:val="BodyText"/>
      </w:pPr>
      <w:del w:id="28638" w:author="PR Preview" w:date="2026-01-01T00:00:00Z">
        <w:r>
          <w:rPr>
            <w:b/>
            <w:bCs/>
          </w:rPr>
          <w:delText xml:space="preserve">Example 181 (A design matrix with a repeated column)</w:delText>
        </w:r>
      </w:del>
      <w:del w:id="28639" w:author="PR Preview" w:date="2026-01-01T00:00:00Z">
        <w:r>
          <w:delText xml:space="preserve"> </w:delText>
        </w:r>
      </w:del>
      <w:del w:id="28640" w:author="PR Preview" w:date="2026-01-01T00:00:00Z">
        <w:r>
          <w:delText xml:space="preserve">Let</w:delText>
        </w:r>
      </w:del>
      <w:del w:id="28641"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28642" w:author="PR Preview" w:date="2026-01-01T00:00:00Z">
        <w:r>
          <w:delText xml:space="preserve">,</w:delText>
        </w:r>
      </w:del>
      <w:del w:id="28643" w:author="PR Preview" w:date="2026-01-01T00:00:00Z">
        <w:r>
          <w:delText xml:space="preserve"> </w:delText>
        </w:r>
      </w:del>
      <w:del w:id="28644" w:author="PR Preview" w:date="2026-01-01T00:00:00Z">
        <w:r>
          <w:delText xml:space="preserve">an intercept column entered twice, so</w:delText>
        </w:r>
      </w:del>
      <w:del w:id="28645" w:author="PR Preview" w:date="2026-01-01T00:00:00Z">
        <w:r>
          <w:delText xml:space="preserve"> </w:delText>
        </w:r>
      </w:del>
      <m:oMath>
        <m:r>
          <m:rPr>
            <m:sty m:val="p"/>
          </m:rPr>
          <m:t>rank</m:t>
        </m:r>
        <m:r>
          <m:rPr>
            <m:sty m:val="p"/>
          </m:rPr>
          <m:t>(</m:t>
        </m:r>
        <m:r>
          <m:rPr>
            <m:sty m:val="bi"/>
          </m:rPr>
          <m:t>X</m:t>
        </m:r>
        <m:r>
          <m:rPr>
            <m:sty m:val="p"/>
          </m:rPr>
          <m:t>)</m:t>
        </m:r>
        <m:r>
          <m:rPr>
            <m:sty m:val="p"/>
          </m:rPr>
          <m:t>=</m:t>
        </m:r>
        <m:r>
          <m:t>1</m:t>
        </m:r>
        <m:r>
          <m:rPr>
            <m:sty m:val="p"/>
          </m:rPr>
          <m:t>&lt;</m:t>
        </m:r>
        <m:r>
          <m:t>2</m:t>
        </m:r>
      </m:oMath>
      <w:del w:id="28646" w:author="PR Preview" w:date="2026-01-01T00:00:00Z">
        <w:r>
          <w:delText xml:space="preserve"> </w:delText>
        </w:r>
      </w:del>
      <w:del w:id="28647" w:author="PR Preview" w:date="2026-01-01T00:00:00Z">
        <w:r>
          <w:delText xml:space="preserve">and</w:delText>
        </w:r>
      </w:del>
      <w:del w:id="28648" w:author="PR Preview" w:date="2026-01-01T00:00:00Z">
        <w:r>
          <w:delText xml:space="preserve"> </w:delText>
        </w:r>
      </w:del>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del w:id="28649" w:author="PR Preview" w:date="2026-01-01T00:00:00Z">
        <w:r>
          <w:delText xml:space="preserve"> </w:delText>
        </w:r>
      </w:del>
      <w:del w:id="28650" w:author="PR Preview" w:date="2026-01-01T00:00:00Z">
        <w:r>
          <w:delText xml:space="preserve">is not invertible:</w:delText>
        </w:r>
      </w:del>
      <w:del w:id="28651" w:author="PR Preview" w:date="2026-01-01T00:00:00Z">
        <w:r>
          <w:delText xml:space="preserve"> </w:delText>
        </w:r>
      </w:del>
      <w:del w:id="28652" w:author="PR Preview" w:date="2026-01-01T00:00:00Z">
        <w:r>
          <w:delText xml:space="preserve">its rank is</w:delText>
        </w:r>
      </w:del>
      <w:del w:id="28653" w:author="PR Preview" w:date="2026-01-01T00:00:00Z">
        <w:r>
          <w:delText xml:space="preserve"> </w:delText>
        </w:r>
      </w:del>
      <m:oMath>
        <m:r>
          <m:rPr>
            <m:sty m:val="p"/>
          </m:rPr>
          <m:t>rank</m:t>
        </m:r>
        <m:r>
          <m:rPr>
            <m:sty m:val="p"/>
          </m:rPr>
          <m:t>(</m:t>
        </m:r>
        <m:r>
          <m:rPr>
            <m:sty m:val="bi"/>
          </m:rPr>
          <m:t>X</m:t>
        </m:r>
        <m:r>
          <m:rPr>
            <m:sty m:val="p"/>
          </m:rPr>
          <m:t>)</m:t>
        </m:r>
        <m:r>
          <m:rPr>
            <m:sty m:val="p"/>
          </m:rPr>
          <m:t>=</m:t>
        </m:r>
        <m:r>
          <m:t>1</m:t>
        </m:r>
        <m:r>
          <m:rPr>
            <m:sty m:val="p"/>
          </m:rPr>
          <m:t>&lt;</m:t>
        </m:r>
        <m:r>
          <m:t>2</m:t>
        </m:r>
      </m:oMath>
      <w:del w:id="28654" w:author="PR Preview" w:date="2026-01-01T00:00:00Z">
        <w:r>
          <w:delText xml:space="preserve"> </w:delText>
        </w:r>
      </w:del>
      <w:del w:id="28655" w:author="PR Preview" w:date="2026-01-01T00:00:00Z">
        <w:r>
          <w:delText xml:space="preserve">(</w:delText>
        </w:r>
      </w:del>
      <w:hyperlink w:anchor="thm-rank-transpose">
        <w:del w:id="28656" w:author="PR Preview" w:date="2026-01-01T00:00:00Z">
          <w:r>
            <w:rPr>
              <w:rStyle w:val="Hyperlink"/>
            </w:rPr>
            <w:delText xml:space="preserve">Theorem 41</w:delText>
          </w:r>
        </w:del>
      </w:hyperlink>
      <w:del w:id="28657" w:author="PR Preview" w:date="2026-01-01T00:00:00Z">
        <w:r>
          <w:delText xml:space="preserve">),</w:delText>
        </w:r>
      </w:del>
      <w:del w:id="28658" w:author="PR Preview" w:date="2026-01-01T00:00:00Z">
        <w:r>
          <w:delText xml:space="preserve"> </w:delText>
        </w:r>
      </w:del>
      <w:del w:id="28659" w:author="PR Preview" w:date="2026-01-01T00:00:00Z">
        <w:r>
          <w:delText xml:space="preserve">while an invertible</w:delText>
        </w:r>
      </w:del>
      <w:del w:id="28660" w:author="PR Preview" w:date="2026-01-01T00:00:00Z">
        <w:r>
          <w:delText xml:space="preserve"> </w:delText>
        </w:r>
      </w:del>
      <m:oMath>
        <m:r>
          <m:t>2</m:t>
        </m:r>
        <m:r>
          <m:rPr>
            <m:sty m:val="p"/>
          </m:rPr>
          <m:t>×</m:t>
        </m:r>
        <m:r>
          <m:t>2</m:t>
        </m:r>
      </m:oMath>
      <w:del w:id="28661" w:author="PR Preview" w:date="2026-01-01T00:00:00Z">
        <w:r>
          <w:delText xml:space="preserve"> </w:delText>
        </w:r>
      </w:del>
      <w:del w:id="28662" w:author="PR Preview" w:date="2026-01-01T00:00:00Z">
        <w:r>
          <w:delText xml:space="preserve">matrix has rank</w:delText>
        </w:r>
      </w:del>
      <w:del w:id="28663" w:author="PR Preview" w:date="2026-01-01T00:00:00Z">
        <w:r>
          <w:delText xml:space="preserve"> </w:delText>
        </w:r>
      </w:del>
      <m:oMath>
        <m:r>
          <m:t>2</m:t>
        </m:r>
      </m:oMath>
      <w:del w:id="28664" w:author="PR Preview" w:date="2026-01-01T00:00:00Z">
        <w:r>
          <w:delText xml:space="preserve"> </w:delText>
        </w:r>
      </w:del>
      <w:del w:id="28665" w:author="PR Preview" w:date="2026-01-01T00:00:00Z">
        <w:r>
          <w:delText xml:space="preserve">(</w:delText>
        </w:r>
      </w:del>
      <w:hyperlink w:anchor="exm-solution-unique">
        <w:del w:id="28666" w:author="PR Preview" w:date="2026-01-01T00:00:00Z">
          <w:r>
            <w:rPr>
              <w:rStyle w:val="Hyperlink"/>
            </w:rPr>
            <w:delText xml:space="preserve">Example 180</w:delText>
          </w:r>
        </w:del>
      </w:hyperlink>
      <w:del w:id="28667" w:author="PR Preview" w:date="2026-01-01T00:00:00Z">
        <w:r>
          <w:delText xml:space="preserve">).</w:delText>
        </w:r>
      </w:del>
      <w:del w:id="28668" w:author="PR Preview" w:date="2026-01-01T00:00:00Z">
        <w:r>
          <w:delText xml:space="preserve"> </w:delText>
        </w:r>
      </w:del>
      <w:del w:id="28669" w:author="PR Preview" w:date="2026-01-01T00:00:00Z">
        <w:r>
          <w:delText xml:space="preserve">The matrix</w:delText>
        </w:r>
      </w:del>
      <w:del w:id="28670"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del w:id="28671" w:author="PR Preview" w:date="2026-01-01T00:00:00Z">
        <w:r>
          <w:delText xml:space="preserve"> </w:delText>
        </w:r>
      </w:del>
      <w:del w:id="28672" w:author="PR Preview" w:date="2026-01-01T00:00:00Z">
        <w:r>
          <w:delText xml:space="preserve">is a generalized inverse of it:</w:delText>
        </w:r>
      </w:del>
    </w:p>
    <w:p>
      <w:pPr>
        <w:pStyle w:val="BodyText"/>
      </w:pPr>
      <w:ins w:id="28673" w:author="PR Preview" w:date="2026-01-01T00:00:00Z">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ins>
    </w:p>
    <w:p>
      <w:pPr>
        <w:pStyle w:val="FirstParagraph"/>
      </w:pPr>
      <w:ins w:id="28674" w:author="PR Preview" w:date="2026-01-01T00:00:00Z">
        <w:r>
          <w:t xml:space="preserve">(</w:t>
        </w:r>
      </w:ins>
      <w:hyperlink w:anchor="thm-matmul-assoc">
        <w:ins w:id="28675" w:author="PR Preview" w:date="2026-01-01T00:00:00Z">
          <w:r>
            <w:rPr>
              <w:rStyle w:val="Hyperlink"/>
            </w:rPr>
            <w:t xml:space="preserve">Theorem 8</w:t>
          </w:r>
        </w:ins>
      </w:hyperlink>
      <w:ins w:id="28676" w:author="PR Preview" w:date="2026-01-01T00:00:00Z">
        <w:r>
          <w:t xml:space="preserve">),</w:t>
        </w:r>
      </w:ins>
      <w:ins w:id="28677" w:author="PR Preview" w:date="2026-01-01T00:00:00Z">
        <w:r>
          <w:t xml:space="preserve"> </w:t>
        </w:r>
      </w:ins>
      <w:ins w:id="28678" w:author="PR Preview" w:date="2026-01-01T00:00:00Z">
        <w:r>
          <w:t xml:space="preserve">which is in</w:t>
        </w:r>
      </w:ins>
      <w:ins w:id="28679" w:author="PR Preview" w:date="2026-01-01T00:00:00Z">
        <w:r>
          <w:t xml:space="preserve"> </w:t>
        </w:r>
      </w:ins>
      <m:oMath>
        <m:r>
          <m:rPr>
            <m:scr m:val="script"/>
            <m:sty m:val="p"/>
          </m:rPr>
          <m:t>C</m:t>
        </m:r>
        <m:r>
          <m:rPr>
            <m:sty m:val="p"/>
          </m:rPr>
          <m:t>(</m:t>
        </m:r>
        <m:r>
          <m:rPr>
            <m:sty m:val="bi"/>
          </m:rPr>
          <m:t>X</m:t>
        </m:r>
        <m:r>
          <m:rPr>
            <m:sty m:val="p"/>
          </m:rPr>
          <m:t>)</m:t>
        </m:r>
      </m:oMath>
      <w:ins w:id="28680" w:author="PR Preview" w:date="2026-01-01T00:00:00Z">
        <w:r>
          <w:t xml:space="preserve"> </w:t>
        </w:r>
      </w:ins>
      <w:ins w:id="28681" w:author="PR Preview" w:date="2026-01-01T00:00:00Z">
        <w:r>
          <w:t xml:space="preserve">(</w:t>
        </w:r>
      </w:ins>
      <w:hyperlink w:anchor="def-column-space">
        <w:ins w:id="28682" w:author="PR Preview" w:date="2026-01-01T00:00:00Z">
          <w:r>
            <w:rPr>
              <w:rStyle w:val="Hyperlink"/>
            </w:rPr>
            <w:t xml:space="preserve">Definition 52</w:t>
          </w:r>
        </w:ins>
      </w:hyperlink>
      <w:ins w:id="28683" w:author="PR Preview" w:date="2026-01-01T00:00:00Z">
        <w:r>
          <w:t xml:space="preserve">).</w:t>
        </w:r>
      </w:ins>
      <w:ins w:id="28684" w:author="PR Preview" w:date="2026-01-01T00:00:00Z">
        <w:r>
          <w:t xml:space="preserve"> </w:t>
        </w:r>
      </w:ins>
      <w:ins w:id="28685" w:author="PR Preview" w:date="2026-01-01T00:00:00Z">
        <w:r>
          <w:t xml:space="preserve">For</w:t>
        </w:r>
      </w:ins>
      <w:ins w:id="28686" w:author="PR Preview" w:date="2026-01-01T00:00:00Z">
        <w:r>
          <w:t xml:space="preserve"> </w:t>
        </w:r>
      </w:ins>
      <w:ins w:id="28687" w:author="PR Preview" w:date="2026-01-01T00:00:00Z">
        <w:r>
          <w:t xml:space="preserve">$\mathord{\smash[b]{\underset{\raise.3ex\hbox{$\scriptstyle\sim$}}{y}}\vphantom{y}}- \mathord{\smash[b]{\underset{\raise.3ex\hbox{$\scriptstyle\sim$}}{u}}\vphantom{u}}$</w:t>
        </w:r>
      </w:ins>
      <w:ins w:id="28688" w:author="PR Preview" w:date="2026-01-01T00:00:00Z">
        <w:r>
          <w:t xml:space="preserve">,</w:t>
        </w:r>
      </w:ins>
    </w:p>
    <w:p>
      <w:pPr>
        <w:pStyle w:val="BodyText"/>
      </w:pPr>
      <w:ins w:id="28689" w:author="PR Preview" w:date="2026-01-01T00:00:00Z">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\text{(}\text{Theorem~24}\text{,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ins>
    </w:p>
    <w:p>
      <w:pPr>
        <w:pStyle w:val="FirstParagraph"/>
      </w:pPr>
      <w:ins w:id="28690" w:author="PR Preview" w:date="2026-01-01T00:00:00Z">
        <w:r>
          <w:t xml:space="preserve">so</w:t>
        </w:r>
      </w:ins>
      <w:ins w:id="28691" w:author="PR Preview" w:date="2026-01-01T00:00:00Z">
        <w:r>
          <w:t xml:space="preserve"> </w:t>
        </w:r>
      </w:ins>
      <w:ins w:id="28692" w:author="PR Preview" w:date="2026-01-01T00:00:00Z">
        <w:r>
          <w:t xml:space="preserve">$\mathord{\smash[b]{\underset{\raise.3ex\hbox{$\scriptstyle\sim$}}{y}}\vphantom{y}}- \mathord{\smash[b]{\underset{\raise.3ex\hbox{$\scriptstyle\sim$}}{u}}\vphantom{u}} \in \mathcal{N}({\mathbf{X}}^{\top}) = \mathcal{C}(\mathbf{X})^\perp$</w:t>
        </w:r>
      </w:ins>
      <w:ins w:id="28693" w:author="PR Preview" w:date="2026-01-01T00:00:00Z">
        <w:r>
          <w:t xml:space="preserve"> </w:t>
        </w:r>
      </w:ins>
      <w:ins w:id="28694" w:author="PR Preview" w:date="2026-01-01T00:00:00Z">
        <w:r>
          <w:t xml:space="preserve">(</w:t>
        </w:r>
      </w:ins>
      <w:hyperlink w:anchor="thm-complement-null-space">
        <w:ins w:id="28695" w:author="PR Preview" w:date="2026-01-01T00:00:00Z">
          <w:r>
            <w:rPr>
              <w:rStyle w:val="Hyperlink"/>
            </w:rPr>
            <w:t xml:space="preserve">Theorem 52</w:t>
          </w:r>
        </w:ins>
      </w:hyperlink>
      <w:ins w:id="28696" w:author="PR Preview" w:date="2026-01-01T00:00:00Z">
        <w:r>
          <w:t xml:space="preserve">).</w:t>
        </w:r>
      </w:ins>
      <w:ins w:id="28697" w:author="PR Preview" w:date="2026-01-01T00:00:00Z">
        <w:r>
          <w:t xml:space="preserve"> </w:t>
        </w:r>
      </w:ins>
      <w:ins w:id="28698" w:author="PR Preview" w:date="2026-01-01T00:00:00Z">
        <w:r>
          <w:t xml:space="preserve">By the uniqueness in</w:t>
        </w:r>
      </w:ins>
      <w:ins w:id="28699" w:author="PR Preview" w:date="2026-01-01T00:00:00Z">
        <w:r>
          <w:t xml:space="preserve"> </w:t>
        </w:r>
      </w:ins>
      <w:hyperlink w:anchor="thm-orthogonal-direct-sum">
        <w:ins w:id="28700" w:author="PR Preview" w:date="2026-01-01T00:00:00Z">
          <w:r>
            <w:rPr>
              <w:rStyle w:val="Hyperlink"/>
            </w:rPr>
            <w:t xml:space="preserve">Theorem 53</w:t>
          </w:r>
        </w:ins>
      </w:hyperlink>
      <w:ins w:id="28701" w:author="PR Preview" w:date="2026-01-01T00:00:00Z">
        <w:r>
          <w:t xml:space="preserve">,</w:t>
        </w:r>
      </w:ins>
      <w:ins w:id="28702" w:author="PR Preview" w:date="2026-01-01T00:00:00Z">
        <w:r>
          <w:t xml:space="preserve"> </w:t>
        </w:r>
      </w:ins>
      <w:ins w:id="28703" w:author="PR Preview" w:date="2026-01-01T00:00:00Z">
        <w:r>
          <w:t xml:space="preserve">$\mathord{\smash[b]{\underset{\raise.3ex\hbox{$\scriptstyle\sim$}}{u}}\vphantom{u}}$</w:t>
        </w:r>
      </w:ins>
      <w:ins w:id="28704" w:author="PR Preview" w:date="2026-01-01T00:00:00Z">
        <w:r>
          <w:t xml:space="preserve"> </w:t>
        </w:r>
      </w:ins>
      <w:ins w:id="28705" w:author="PR Preview" w:date="2026-01-01T00:00:00Z">
        <w:r>
          <w:t xml:space="preserve">is the orthogonal projection of</w:t>
        </w:r>
      </w:ins>
      <w:ins w:id="28706" w:author="PR Preview" w:date="2026-01-01T00:00:00Z">
        <w:r>
          <w:t xml:space="preserve"> </w:t>
        </w:r>
      </w:ins>
      <w:ins w:id="28707" w:author="PR Preview" w:date="2026-01-01T00:00:00Z">
        <w:r>
          <w:t xml:space="preserve">$\mathord{\smash[b]{\underset{\raise.3ex\hbox{$\scriptstyle\sim$}}{y}}\vphantom{y}}$</w:t>
        </w:r>
      </w:ins>
      <w:ins w:id="28708" w:author="PR Preview" w:date="2026-01-01T00:00:00Z">
        <w:r>
          <w:t xml:space="preserve"> </w:t>
        </w:r>
      </w:ins>
      <w:ins w:id="28709" w:author="PR Preview" w:date="2026-01-01T00:00:00Z">
        <w:r>
          <w:t xml:space="preserve">onto</w:t>
        </w:r>
      </w:ins>
      <w:ins w:id="28710" w:author="PR Preview" w:date="2026-01-01T00:00:00Z">
        <w:r>
          <w:t xml:space="preserve"> </w:t>
        </w:r>
      </w:ins>
      <m:oMath>
        <m:r>
          <m:rPr>
            <m:scr m:val="script"/>
            <m:sty m:val="p"/>
          </m:rPr>
          <m:t>C</m:t>
        </m:r>
        <m:r>
          <m:rPr>
            <m:sty m:val="p"/>
          </m:rPr>
          <m:t>(</m:t>
        </m:r>
        <m:r>
          <m:rPr>
            <m:sty m:val="bi"/>
          </m:rPr>
          <m:t>X</m:t>
        </m:r>
        <m:r>
          <m:rPr>
            <m:sty m:val="p"/>
          </m:rPr>
          <m:t>)</m:t>
        </m:r>
      </m:oMath>
      <w:ins w:id="28711" w:author="PR Preview" w:date="2026-01-01T00:00:00Z">
        <w:r>
          <w:t xml:space="preserve">.</w:t>
        </w:r>
      </w:ins>
    </w:p>
    <w:p>
      <w:pPr>
        <w:pStyle w:val="BodyText"/>
      </w:pPr>
      <w:ins w:id="28712" w:author="PR Preview" w:date="2026-01-01T00:00:00Z">
        <w:r>
          <w:rPr>
            <w:b/>
            <w:bCs/>
          </w:rPr>
          <w:t xml:space="preserve">Same matrix.</w:t>
        </w:r>
      </w:ins>
      <w:ins w:id="28713" w:author="PR Preview" w:date="2026-01-01T00:00:00Z">
        <w:r>
          <w:t xml:space="preserve"> </w:t>
        </w:r>
      </w:ins>
      <w:ins w:id="28714" w:author="PR Preview" w:date="2026-01-01T00:00:00Z">
        <w:r>
          <w:t xml:space="preserve">Every choice of</w:t>
        </w:r>
      </w:ins>
      <w:ins w:id="28715" w:author="PR Preview" w:date="2026-01-01T00:00:00Z">
        <w:r>
          <w:t xml:space="preserve"> </w:t>
        </w:r>
      </w:ins>
      <m:oMath>
        <m:r>
          <m:rPr>
            <m:sty m:val="bi"/>
          </m:rPr>
          <m:t>G</m:t>
        </m:r>
      </m:oMath>
      <w:ins w:id="28716" w:author="PR Preview" w:date="2026-01-01T00:00:00Z">
        <w:r>
          <w:t xml:space="preserve"> </w:t>
        </w:r>
      </w:ins>
      <w:ins w:id="28717" w:author="PR Preview" w:date="2026-01-01T00:00:00Z">
        <w:r>
          <w:t xml:space="preserve">gives a matrix that projects every</w:t>
        </w:r>
      </w:ins>
      <w:ins w:id="28718" w:author="PR Preview" w:date="2026-01-01T00:00:00Z">
        <w:r>
          <w:t xml:space="preserve"> </w:t>
        </w:r>
      </w:ins>
      <w:ins w:id="28719" w:author="PR Preview" w:date="2026-01-01T00:00:00Z">
        <w:r>
          <w:t xml:space="preserve">$\mathord{\smash[b]{\underset{\raise.3ex\hbox{$\scriptstyle\sim$}}{y}}\vphantom{y}}$</w:t>
        </w:r>
      </w:ins>
      <w:ins w:id="28720" w:author="PR Preview" w:date="2026-01-01T00:00:00Z">
        <w:r>
          <w:t xml:space="preserve"> </w:t>
        </w:r>
      </w:ins>
      <w:ins w:id="28721" w:author="PR Preview" w:date="2026-01-01T00:00:00Z">
        <w:r>
          <w:t xml:space="preserve">onto</w:t>
        </w:r>
      </w:ins>
      <w:ins w:id="28722" w:author="PR Preview" w:date="2026-01-01T00:00:00Z">
        <w:r>
          <w:t xml:space="preserve"> </w:t>
        </w:r>
      </w:ins>
      <m:oMath>
        <m:r>
          <m:rPr>
            <m:scr m:val="script"/>
            <m:sty m:val="p"/>
          </m:rPr>
          <m:t>C</m:t>
        </m:r>
        <m:r>
          <m:rPr>
            <m:sty m:val="p"/>
          </m:rPr>
          <m:t>(</m:t>
        </m:r>
        <m:r>
          <m:rPr>
            <m:sty m:val="bi"/>
          </m:rPr>
          <m:t>X</m:t>
        </m:r>
        <m:r>
          <m:rPr>
            <m:sty m:val="p"/>
          </m:rPr>
          <m:t>)</m:t>
        </m:r>
      </m:oMath>
      <w:ins w:id="28723" w:author="PR Preview" w:date="2026-01-01T00:00:00Z">
        <w:r>
          <w:t xml:space="preserve">,</w:t>
        </w:r>
      </w:ins>
      <w:ins w:id="28724" w:author="PR Preview" w:date="2026-01-01T00:00:00Z">
        <w:r>
          <w:t xml:space="preserve"> </w:t>
        </w:r>
      </w:ins>
      <w:ins w:id="28725" w:author="PR Preview" w:date="2026-01-01T00:00:00Z">
        <w:r>
          <w:t xml:space="preserve">so all choices give the same matrix (</w:t>
        </w:r>
      </w:ins>
      <w:hyperlink w:anchor="thm-projection-matrix-projects">
        <w:ins w:id="28726" w:author="PR Preview" w:date="2026-01-01T00:00:00Z">
          <w:r>
            <w:rPr>
              <w:rStyle w:val="Hyperlink"/>
            </w:rPr>
            <w:t xml:space="preserve">Theorem 92</w:t>
          </w:r>
        </w:ins>
      </w:hyperlink>
      <w:ins w:id="28727" w:author="PR Preview" w:date="2026-01-01T00:00:00Z">
        <w:r>
          <w:t xml:space="preserve">, part 2).</w:t>
        </w:r>
      </w:ins>
      <w:ins w:id="28728" w:author="PR Preview" w:date="2026-01-01T00:00:00Z">
        <w:r>
          <w:t xml:space="preserve"> </w:t>
        </w:r>
      </w:ins>
      <w:ins w:id="28729" w:author="PR Preview" w:date="2026-01-01T00:00:00Z">
        <w:r>
          <w:t xml:space="preserve">When</w:t>
        </w:r>
      </w:ins>
      <w:ins w:id="28730" w:author="PR Preview" w:date="2026-01-01T00:00:00Z">
        <w:r>
          <w:t xml:space="preserve"> </w:t>
        </w:r>
      </w:ins>
      <m:oMath>
        <m:r>
          <m:rPr>
            <m:sty m:val="p"/>
          </m:rPr>
          <m:t>rank</m:t>
        </m:r>
        <m:r>
          <m:rPr>
            <m:sty m:val="p"/>
          </m:rPr>
          <m:t>(</m:t>
        </m:r>
        <m:r>
          <m:rPr>
            <m:sty m:val="bi"/>
          </m:rPr>
          <m:t>X</m:t>
        </m:r>
        <m:r>
          <m:rPr>
            <m:sty m:val="p"/>
          </m:rPr>
          <m:t>)</m:t>
        </m:r>
        <m:r>
          <m:rPr>
            <m:sty m:val="p"/>
          </m:rPr>
          <m:t>=</m:t>
        </m:r>
        <m:r>
          <m:t>p</m:t>
        </m:r>
      </m:oMath>
      <w:ins w:id="28731" w:author="PR Preview" w:date="2026-01-01T00:00:00Z">
        <w:r>
          <w:t xml:space="preserve">,</w:t>
        </w:r>
      </w:ins>
      <w:ins w:id="28732" w:author="PR Preview" w:date="2026-01-01T00:00:00Z">
        <w:r>
          <w:t xml:space="preserve"> </w:t>
        </w:r>
      </w:ins>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ins w:id="28733" w:author="PR Preview" w:date="2026-01-01T00:00:00Z">
        <w:r>
          <w:t xml:space="preserve"> </w:t>
        </w:r>
      </w:ins>
      <w:ins w:id="28734" w:author="PR Preview" w:date="2026-01-01T00:00:00Z">
        <w:r>
          <w:t xml:space="preserve">is one choice (</w:t>
        </w:r>
      </w:ins>
      <w:hyperlink w:anchor="thm-gram-invertible">
        <w:ins w:id="28735" w:author="PR Preview" w:date="2026-01-01T00:00:00Z">
          <w:r>
            <w:rPr>
              <w:rStyle w:val="Hyperlink"/>
            </w:rPr>
            <w:t xml:space="preserve">Theorem 88</w:t>
          </w:r>
        </w:ins>
      </w:hyperlink>
      <w:ins w:id="28736" w:author="PR Preview" w:date="2026-01-01T00:00:00Z">
        <w:r>
          <w:t xml:space="preserve">,</w:t>
        </w:r>
      </w:ins>
      <w:ins w:id="28737" w:author="PR Preview" w:date="2026-01-01T00:00:00Z">
        <w:r>
          <w:t xml:space="preserve"> </w:t>
        </w:r>
      </w:ins>
      <w:hyperlink w:anchor="thm-generalized-inverse-invertible">
        <w:ins w:id="28738" w:author="PR Preview" w:date="2026-01-01T00:00:00Z">
          <w:r>
            <w:rPr>
              <w:rStyle w:val="Hyperlink"/>
            </w:rPr>
            <w:t xml:space="preserve">Theorem 95</w:t>
          </w:r>
        </w:ins>
      </w:hyperlink>
      <w:ins w:id="28739" w:author="PR Preview" w:date="2026-01-01T00:00:00Z">
        <w:r>
          <w:t xml:space="preserve">),</w:t>
        </w:r>
      </w:ins>
      <w:ins w:id="28740" w:author="PR Preview" w:date="2026-01-01T00:00:00Z">
        <w:r>
          <w:t xml:space="preserve"> </w:t>
        </w:r>
      </w:ins>
      <w:ins w:id="28741" w:author="PR Preview" w:date="2026-01-01T00:00:00Z">
        <w:r>
          <w:t xml:space="preserve">and it gives</w:t>
        </w:r>
      </w:ins>
      <w:ins w:id="28742" w:author="PR Preview" w:date="2026-01-01T00:00:00Z">
        <w:r>
          <w:t xml:space="preserve"> </w:t>
        </w:r>
      </w:ins>
      <m:oMath>
        <m:r>
          <m:rPr>
            <m:sty m:val="bi"/>
          </m:rPr>
          <m:t>H</m:t>
        </m:r>
      </m:oMath>
      <w:ins w:id="28743" w:author="PR Preview" w:date="2026-01-01T00:00:00Z">
        <w:r>
          <w:t xml:space="preserve">.</w:t>
        </w:r>
      </w:ins>
    </w:p>
    <w:bookmarkStart w:id="592" w:name="exm-projector-generalized-inverse"/>
    <w:p>
      <w:pPr>
        <w:pStyle w:val="BodyText"/>
      </w:pPr>
      <w:ins w:id="28744" w:author="PR Preview" w:date="2026-01-01T00:00:00Z">
        <w:r>
          <w:rPr>
            <w:b/>
            <w:bCs/>
          </w:rPr>
          <w:t xml:space="preserve">Example 183 (A design matrix with a repeated column)</w:t>
        </w:r>
      </w:ins>
      <w:ins w:id="28745" w:author="PR Preview" w:date="2026-01-01T00:00:00Z">
        <w:r>
          <w:t xml:space="preserve"> </w:t>
        </w:r>
      </w:ins>
      <w:ins w:id="28746" w:author="PR Preview" w:date="2026-01-01T00:00:00Z">
        <w:r>
          <w:t xml:space="preserve">Let</w:t>
        </w:r>
      </w:ins>
      <w:ins w:id="28747"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28748" w:author="PR Preview" w:date="2026-01-01T00:00:00Z">
        <w:r>
          <w:t xml:space="preserve">,</w:t>
        </w:r>
      </w:ins>
      <w:ins w:id="28749" w:author="PR Preview" w:date="2026-01-01T00:00:00Z">
        <w:r>
          <w:t xml:space="preserve"> </w:t>
        </w:r>
      </w:ins>
      <w:ins w:id="28750" w:author="PR Preview" w:date="2026-01-01T00:00:00Z">
        <w:r>
          <w:t xml:space="preserve">an intercept column entered twice, so</w:t>
        </w:r>
      </w:ins>
      <w:ins w:id="28751" w:author="PR Preview" w:date="2026-01-01T00:00:00Z">
        <w:r>
          <w:t xml:space="preserve"> </w:t>
        </w:r>
      </w:ins>
      <m:oMath>
        <m:r>
          <m:rPr>
            <m:sty m:val="p"/>
          </m:rPr>
          <m:t>rank</m:t>
        </m:r>
        <m:r>
          <m:rPr>
            <m:sty m:val="p"/>
          </m:rPr>
          <m:t>(</m:t>
        </m:r>
        <m:r>
          <m:rPr>
            <m:sty m:val="bi"/>
          </m:rPr>
          <m:t>X</m:t>
        </m:r>
        <m:r>
          <m:rPr>
            <m:sty m:val="p"/>
          </m:rPr>
          <m:t>)</m:t>
        </m:r>
        <m:r>
          <m:rPr>
            <m:sty m:val="p"/>
          </m:rPr>
          <m:t>=</m:t>
        </m:r>
        <m:r>
          <m:t>1</m:t>
        </m:r>
        <m:r>
          <m:rPr>
            <m:sty m:val="p"/>
          </m:rPr>
          <m:t>&lt;</m:t>
        </m:r>
        <m:r>
          <m:t>2</m:t>
        </m:r>
      </m:oMath>
      <w:ins w:id="28752" w:author="PR Preview" w:date="2026-01-01T00:00:00Z">
        <w:r>
          <w:t xml:space="preserve"> </w:t>
        </w:r>
      </w:ins>
      <w:ins w:id="28753" w:author="PR Preview" w:date="2026-01-01T00:00:00Z">
        <w:r>
          <w:t xml:space="preserve">and</w:t>
        </w:r>
      </w:ins>
      <w:ins w:id="28754" w:author="PR Preview" w:date="2026-01-01T00:00:00Z">
        <w:r>
          <w:t xml:space="preserve"> </w:t>
        </w:r>
      </w:ins>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ins w:id="28755" w:author="PR Preview" w:date="2026-01-01T00:00:00Z">
        <w:r>
          <w:t xml:space="preserve"> </w:t>
        </w:r>
      </w:ins>
      <w:ins w:id="28756" w:author="PR Preview" w:date="2026-01-01T00:00:00Z">
        <w:r>
          <w:t xml:space="preserve">is not invertible:</w:t>
        </w:r>
      </w:ins>
      <w:ins w:id="28757" w:author="PR Preview" w:date="2026-01-01T00:00:00Z">
        <w:r>
          <w:t xml:space="preserve"> </w:t>
        </w:r>
      </w:ins>
      <w:ins w:id="28758" w:author="PR Preview" w:date="2026-01-01T00:00:00Z">
        <w:r>
          <w:t xml:space="preserve">its rank is</w:t>
        </w:r>
      </w:ins>
      <w:ins w:id="28759" w:author="PR Preview" w:date="2026-01-01T00:00:00Z">
        <w:r>
          <w:t xml:space="preserve"> </w:t>
        </w:r>
      </w:ins>
      <m:oMath>
        <m:r>
          <m:rPr>
            <m:sty m:val="p"/>
          </m:rPr>
          <m:t>rank</m:t>
        </m:r>
        <m:r>
          <m:rPr>
            <m:sty m:val="p"/>
          </m:rPr>
          <m:t>(</m:t>
        </m:r>
        <m:r>
          <m:rPr>
            <m:sty m:val="bi"/>
          </m:rPr>
          <m:t>X</m:t>
        </m:r>
        <m:r>
          <m:rPr>
            <m:sty m:val="p"/>
          </m:rPr>
          <m:t>)</m:t>
        </m:r>
        <m:r>
          <m:rPr>
            <m:sty m:val="p"/>
          </m:rPr>
          <m:t>=</m:t>
        </m:r>
        <m:r>
          <m:t>1</m:t>
        </m:r>
        <m:r>
          <m:rPr>
            <m:sty m:val="p"/>
          </m:rPr>
          <m:t>&lt;</m:t>
        </m:r>
        <m:r>
          <m:t>2</m:t>
        </m:r>
      </m:oMath>
      <w:ins w:id="28760" w:author="PR Preview" w:date="2026-01-01T00:00:00Z">
        <w:r>
          <w:t xml:space="preserve"> </w:t>
        </w:r>
      </w:ins>
      <w:ins w:id="28761" w:author="PR Preview" w:date="2026-01-01T00:00:00Z">
        <w:r>
          <w:t xml:space="preserve">(</w:t>
        </w:r>
      </w:ins>
      <w:hyperlink w:anchor="thm-rank-transpose">
        <w:ins w:id="28762" w:author="PR Preview" w:date="2026-01-01T00:00:00Z">
          <w:r>
            <w:rPr>
              <w:rStyle w:val="Hyperlink"/>
            </w:rPr>
            <w:t xml:space="preserve">Theorem 41</w:t>
          </w:r>
        </w:ins>
      </w:hyperlink>
      <w:ins w:id="28763" w:author="PR Preview" w:date="2026-01-01T00:00:00Z">
        <w:r>
          <w:t xml:space="preserve">),</w:t>
        </w:r>
      </w:ins>
      <w:ins w:id="28764" w:author="PR Preview" w:date="2026-01-01T00:00:00Z">
        <w:r>
          <w:t xml:space="preserve"> </w:t>
        </w:r>
      </w:ins>
      <w:ins w:id="28765" w:author="PR Preview" w:date="2026-01-01T00:00:00Z">
        <w:r>
          <w:t xml:space="preserve">while an invertible</w:t>
        </w:r>
      </w:ins>
      <w:ins w:id="28766" w:author="PR Preview" w:date="2026-01-01T00:00:00Z">
        <w:r>
          <w:t xml:space="preserve"> </w:t>
        </w:r>
      </w:ins>
      <m:oMath>
        <m:r>
          <m:t>2</m:t>
        </m:r>
        <m:r>
          <m:rPr>
            <m:sty m:val="p"/>
          </m:rPr>
          <m:t>×</m:t>
        </m:r>
        <m:r>
          <m:t>2</m:t>
        </m:r>
      </m:oMath>
      <w:ins w:id="28767" w:author="PR Preview" w:date="2026-01-01T00:00:00Z">
        <w:r>
          <w:t xml:space="preserve"> </w:t>
        </w:r>
      </w:ins>
      <w:ins w:id="28768" w:author="PR Preview" w:date="2026-01-01T00:00:00Z">
        <w:r>
          <w:t xml:space="preserve">matrix has rank</w:t>
        </w:r>
      </w:ins>
      <w:ins w:id="28769" w:author="PR Preview" w:date="2026-01-01T00:00:00Z">
        <w:r>
          <w:t xml:space="preserve"> </w:t>
        </w:r>
      </w:ins>
      <m:oMath>
        <m:r>
          <m:t>2</m:t>
        </m:r>
      </m:oMath>
      <w:ins w:id="28770" w:author="PR Preview" w:date="2026-01-01T00:00:00Z">
        <w:r>
          <w:t xml:space="preserve"> </w:t>
        </w:r>
      </w:ins>
      <w:ins w:id="28771" w:author="PR Preview" w:date="2026-01-01T00:00:00Z">
        <w:r>
          <w:t xml:space="preserve">(</w:t>
        </w:r>
      </w:ins>
      <w:hyperlink w:anchor="exm-solution-unique">
        <w:ins w:id="28772" w:author="PR Preview" w:date="2026-01-01T00:00:00Z">
          <w:r>
            <w:rPr>
              <w:rStyle w:val="Hyperlink"/>
            </w:rPr>
            <w:t xml:space="preserve">Example 182</w:t>
          </w:r>
        </w:ins>
      </w:hyperlink>
      <w:ins w:id="28773" w:author="PR Preview" w:date="2026-01-01T00:00:00Z">
        <w:r>
          <w:t xml:space="preserve">).</w:t>
        </w:r>
      </w:ins>
      <w:ins w:id="28774" w:author="PR Preview" w:date="2026-01-01T00:00:00Z">
        <w:r>
          <w:t xml:space="preserve"> </w:t>
        </w:r>
      </w:ins>
      <w:ins w:id="28775" w:author="PR Preview" w:date="2026-01-01T00:00:00Z">
        <w:r>
          <w:t xml:space="preserve">The matrix</w:t>
        </w:r>
      </w:ins>
      <w:ins w:id="28776"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ins w:id="28777" w:author="PR Preview" w:date="2026-01-01T00:00:00Z">
        <w:r>
          <w:t xml:space="preserve"> </w:t>
        </w:r>
      </w:ins>
      <w:ins w:id="28778" w:author="PR Preview" w:date="2026-01-01T00:00:00Z">
        <w:r>
          <w:t xml:space="preserve">is a generalized inverse of it:</w:t>
        </w:r>
      </w:ins>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del w:id="28779" w:author="PR Preview" w:date="2026-01-01T00:00:00Z">
        <w:r>
          <w:delText xml:space="preserve">the hat matrix of the intercept-only model (</w:delText>
        </w:r>
      </w:del>
      <w:hyperlink w:anchor="exm-hat-matrix">
        <w:del w:id="28780" w:author="PR Preview" w:date="2026-01-01T00:00:00Z">
          <w:r>
            <w:rPr>
              <w:rStyle w:val="Hyperlink"/>
            </w:rPr>
            <w:delText xml:space="preserve">Example 161</w:delText>
          </w:r>
        </w:del>
      </w:hyperlink>
      <w:del w:id="28781" w:author="PR Preview" w:date="2026-01-01T00:00:00Z">
        <w:r>
          <w:delText xml:space="preserve">).</w:delText>
        </w:r>
      </w:del>
      <w:del w:id="28782" w:author="PR Preview" w:date="2026-01-01T00:00:00Z">
        <w:r>
          <w:delText xml:space="preserve"> </w:delText>
        </w:r>
      </w:del>
      <w:del w:id="28783" w:author="PR Preview" w:date="2026-01-01T00:00:00Z">
        <w:r>
          <w:delText xml:space="preserve">Another generalized inverse,</w:delText>
        </w:r>
      </w:del>
      <w:del w:id="28784" w:author="PR Preview" w:date="2026-01-01T00:00:00Z">
        <w:r>
          <w:delText xml:space="preserve"> </w:delText>
        </w:r>
      </w:del>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del w:id="28785" w:author="PR Preview" w:date="2026-01-01T00:00:00Z">
        <w:r>
          <w:delText xml:space="preserve">,</w:delText>
        </w:r>
      </w:del>
      <w:del w:id="28786" w:author="PR Preview" w:date="2026-01-01T00:00:00Z">
        <w:r>
          <w:delText xml:space="preserve"> </w:delText>
        </w:r>
      </w:del>
      <w:del w:id="28787" w:author="PR Preview" w:date="2026-01-01T00:00:00Z">
        <w:r>
          <w:delText xml:space="preserve">which is one because</w:delText>
        </w:r>
      </w:del>
      <w:del w:id="28788" w:author="PR Preview" w:date="2026-01-01T00:00:00Z">
        <w:r>
          <w:delText xml:space="preserve"> </w:delText>
        </w:r>
      </w:del>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del w:id="28789" w:author="PR Preview" w:date="2026-01-01T00:00:00Z">
        <w:r>
          <w:delText xml:space="preserve"> </w:delText>
        </w:r>
      </w:del>
      <w:del w:id="28790" w:author="PR Preview" w:date="2026-01-01T00:00:00Z">
        <w:r>
          <w:delText xml:space="preserve">and that times</w:delText>
        </w:r>
      </w:del>
      <w:del w:id="28791" w:author="PR Preview" w:date="2026-01-01T00:00:00Z">
        <w:r>
          <w:delText xml:space="preserve"> </w:delText>
        </w:r>
      </w:del>
      <m:oMath>
        <m:sSup>
          <m:e>
            <m:r>
              <m:rPr>
                <m:sty m:val="bi"/>
              </m:rPr>
              <m:t>X</m:t>
            </m:r>
          </m:e>
          <m:sup>
            <m:r>
              <m:rPr>
                <m:sty m:val="p"/>
              </m:rPr>
              <m:t>⊤</m:t>
            </m:r>
          </m:sup>
        </m:sSup>
        <m:r>
          <m:rPr>
            <m:sty m:val="bi"/>
          </m:rPr>
          <m:t>X</m:t>
        </m:r>
      </m:oMath>
      <w:del w:id="28792" w:author="PR Preview" w:date="2026-01-01T00:00:00Z">
        <w:r>
          <w:delText xml:space="preserve"> </w:delText>
        </w:r>
      </w:del>
      <w:del w:id="28793" w:author="PR Preview" w:date="2026-01-01T00:00:00Z">
        <w:r>
          <w:delText xml:space="preserve">is again</w:delText>
        </w:r>
      </w:del>
      <w:del w:id="28794"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del w:id="28795" w:author="PR Preview" w:date="2026-01-01T00:00:00Z">
        <w:r>
          <w:delText xml:space="preserve">,</w:delText>
        </w:r>
      </w:del>
      <w:del w:id="28796" w:author="PR Preview" w:date="2026-01-01T00:00:00Z">
        <w:r>
          <w:delText xml:space="preserve"> </w:delText>
        </w:r>
      </w:del>
      <w:del w:id="28797" w:author="PR Preview" w:date="2026-01-01T00:00:00Z">
        <w:r>
          <w:delText xml:space="preserve">gives</w:delText>
        </w:r>
      </w:del>
      <w:del w:id="28798" w:author="PR Preview" w:date="2026-01-01T00:00:00Z">
        <w:r>
          <w:delText xml:space="preserve"> </w:delText>
        </w:r>
      </w:del>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del w:id="28799" w:author="PR Preview" w:date="2026-01-01T00:00:00Z">
        <w:r>
          <w:delText xml:space="preserve"> </w:delText>
        </w:r>
      </w:del>
      <w:del w:id="28800" w:author="PR Preview" w:date="2026-01-01T00:00:00Z">
        <w:r>
          <w:delText xml:space="preserve">and the same</w:delText>
        </w:r>
      </w:del>
      <w:del w:id="28801" w:author="PR Preview" w:date="2026-01-01T00:00:00Z">
        <w:r>
          <w:delText xml:space="preserve"> </w:delText>
        </w:r>
      </w:del>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del w:id="28802" w:author="PR Preview" w:date="2026-01-01T00:00:00Z">
        <w:r>
          <w:delText xml:space="preserve">,</w:delText>
        </w:r>
      </w:del>
      <w:del w:id="28803" w:author="PR Preview" w:date="2026-01-01T00:00:00Z">
        <w:r>
          <w:delText xml:space="preserve"> </w:delText>
        </w:r>
      </w:del>
      <w:del w:id="28804" w:author="PR Preview" w:date="2026-01-01T00:00:00Z">
        <w:r>
          <w:delText xml:space="preserve">as</w:delText>
        </w:r>
      </w:del>
      <w:del w:id="28805" w:author="PR Preview" w:date="2026-01-01T00:00:00Z">
        <w:r>
          <w:delText xml:space="preserve"> </w:delText>
        </w:r>
      </w:del>
      <w:hyperlink w:anchor="thm-projector-generalized-inverse">
        <w:del w:id="28806" w:author="PR Preview" w:date="2026-01-01T00:00:00Z">
          <w:r>
            <w:rPr>
              <w:rStyle w:val="Hyperlink"/>
            </w:rPr>
            <w:delText xml:space="preserve">Theorem 101</w:delText>
          </w:r>
        </w:del>
      </w:hyperlink>
      <w:del w:id="28807" w:author="PR Preview" w:date="2026-01-01T00:00:00Z">
        <w:r>
          <w:delText xml:space="preserve"> </w:delText>
        </w:r>
      </w:del>
      <w:del w:id="28808" w:author="PR Preview" w:date="2026-01-01T00:00:00Z">
        <w:r>
          <w:delText xml:space="preserve">says it must.</w:delText>
        </w:r>
      </w:del>
      <w:del w:id="28809" w:author="PR Preview" w:date="2026-01-01T00:00:00Z">
        <w:r>
          <w:delText xml:space="preserve"> </w:delText>
        </w:r>
      </w:del>
      <w:del w:id="28810" w:author="PR Preview" w:date="2026-01-01T00:00:00Z">
        <w:r>
          <w:delText xml:space="preserve">Both project onto</w:delText>
        </w:r>
      </w:del>
      <w:del w:id="28811" w:author="PR Preview" w:date="2026-01-01T00:00:00Z">
        <w:r>
          <w:delText xml:space="preserve"> </w:delText>
        </w:r>
      </w:del>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del w:id="28812" w:author="PR Preview" w:date="2026-01-01T00:00:00Z">
        <w:r>
          <w:delText xml:space="preserve">, the column space of the intercept-only design.</w:delText>
        </w:r>
      </w:del>
    </w:p>
    <w:p>
      <w:pPr>
        <w:pStyle w:val="FirstParagraph"/>
      </w:pPr>
      <w:ins w:id="28813" w:author="PR Preview" w:date="2026-01-01T00:00:00Z">
        <w:r>
          <w:t xml:space="preserve">the hat matrix of the intercept-only model (</w:t>
        </w:r>
      </w:ins>
      <w:hyperlink w:anchor="exm-hat-matrix">
        <w:ins w:id="28814" w:author="PR Preview" w:date="2026-01-01T00:00:00Z">
          <w:r>
            <w:rPr>
              <w:rStyle w:val="Hyperlink"/>
            </w:rPr>
            <w:t xml:space="preserve">Example 163</w:t>
          </w:r>
        </w:ins>
      </w:hyperlink>
      <w:ins w:id="28815" w:author="PR Preview" w:date="2026-01-01T00:00:00Z">
        <w:r>
          <w:t xml:space="preserve">).</w:t>
        </w:r>
      </w:ins>
      <w:ins w:id="28816" w:author="PR Preview" w:date="2026-01-01T00:00:00Z">
        <w:r>
          <w:t xml:space="preserve"> </w:t>
        </w:r>
      </w:ins>
      <w:ins w:id="28817" w:author="PR Preview" w:date="2026-01-01T00:00:00Z">
        <w:r>
          <w:t xml:space="preserve">Another generalized inverse,</w:t>
        </w:r>
      </w:ins>
      <w:ins w:id="28818" w:author="PR Preview" w:date="2026-01-01T00:00:00Z">
        <w:r>
          <w:t xml:space="preserve"> </w:t>
        </w:r>
      </w:ins>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ins w:id="28819" w:author="PR Preview" w:date="2026-01-01T00:00:00Z">
        <w:r>
          <w:t xml:space="preserve">,</w:t>
        </w:r>
      </w:ins>
      <w:ins w:id="28820" w:author="PR Preview" w:date="2026-01-01T00:00:00Z">
        <w:r>
          <w:t xml:space="preserve"> </w:t>
        </w:r>
      </w:ins>
      <w:ins w:id="28821" w:author="PR Preview" w:date="2026-01-01T00:00:00Z">
        <w:r>
          <w:t xml:space="preserve">which is one because</w:t>
        </w:r>
      </w:ins>
      <w:ins w:id="28822" w:author="PR Preview" w:date="2026-01-01T00:00:00Z">
        <w:r>
          <w:t xml:space="preserve"> </w:t>
        </w:r>
      </w:ins>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ins w:id="28823" w:author="PR Preview" w:date="2026-01-01T00:00:00Z">
        <w:r>
          <w:t xml:space="preserve"> </w:t>
        </w:r>
      </w:ins>
      <w:ins w:id="28824" w:author="PR Preview" w:date="2026-01-01T00:00:00Z">
        <w:r>
          <w:t xml:space="preserve">and that times</w:t>
        </w:r>
      </w:ins>
      <w:ins w:id="28825" w:author="PR Preview" w:date="2026-01-01T00:00:00Z">
        <w:r>
          <w:t xml:space="preserve"> </w:t>
        </w:r>
      </w:ins>
      <m:oMath>
        <m:sSup>
          <m:e>
            <m:r>
              <m:rPr>
                <m:sty m:val="bi"/>
              </m:rPr>
              <m:t>X</m:t>
            </m:r>
          </m:e>
          <m:sup>
            <m:r>
              <m:rPr>
                <m:sty m:val="p"/>
              </m:rPr>
              <m:t>⊤</m:t>
            </m:r>
          </m:sup>
        </m:sSup>
        <m:r>
          <m:rPr>
            <m:sty m:val="bi"/>
          </m:rPr>
          <m:t>X</m:t>
        </m:r>
      </m:oMath>
      <w:ins w:id="28826" w:author="PR Preview" w:date="2026-01-01T00:00:00Z">
        <w:r>
          <w:t xml:space="preserve"> </w:t>
        </w:r>
      </w:ins>
      <w:ins w:id="28827" w:author="PR Preview" w:date="2026-01-01T00:00:00Z">
        <w:r>
          <w:t xml:space="preserve">is again</w:t>
        </w:r>
      </w:ins>
      <w:ins w:id="28828"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ins w:id="28829" w:author="PR Preview" w:date="2026-01-01T00:00:00Z">
        <w:r>
          <w:t xml:space="preserve">,</w:t>
        </w:r>
      </w:ins>
      <w:ins w:id="28830" w:author="PR Preview" w:date="2026-01-01T00:00:00Z">
        <w:r>
          <w:t xml:space="preserve"> </w:t>
        </w:r>
      </w:ins>
      <w:ins w:id="28831" w:author="PR Preview" w:date="2026-01-01T00:00:00Z">
        <w:r>
          <w:t xml:space="preserve">gives</w:t>
        </w:r>
      </w:ins>
      <w:ins w:id="28832" w:author="PR Preview" w:date="2026-01-01T00:00:00Z">
        <w:r>
          <w:t xml:space="preserve"> </w:t>
        </w:r>
      </w:ins>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ins w:id="28833" w:author="PR Preview" w:date="2026-01-01T00:00:00Z">
        <w:r>
          <w:t xml:space="preserve"> </w:t>
        </w:r>
      </w:ins>
      <w:ins w:id="28834" w:author="PR Preview" w:date="2026-01-01T00:00:00Z">
        <w:r>
          <w:t xml:space="preserve">and the same</w:t>
        </w:r>
      </w:ins>
      <w:ins w:id="28835" w:author="PR Preview" w:date="2026-01-01T00:00:00Z">
        <w:r>
          <w:t xml:space="preserve"> </w:t>
        </w:r>
      </w:ins>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ins w:id="28836" w:author="PR Preview" w:date="2026-01-01T00:00:00Z">
        <w:r>
          <w:t xml:space="preserve">,</w:t>
        </w:r>
      </w:ins>
      <w:ins w:id="28837" w:author="PR Preview" w:date="2026-01-01T00:00:00Z">
        <w:r>
          <w:t xml:space="preserve"> </w:t>
        </w:r>
      </w:ins>
      <w:ins w:id="28838" w:author="PR Preview" w:date="2026-01-01T00:00:00Z">
        <w:r>
          <w:t xml:space="preserve">as</w:t>
        </w:r>
      </w:ins>
      <w:ins w:id="28839" w:author="PR Preview" w:date="2026-01-01T00:00:00Z">
        <w:r>
          <w:t xml:space="preserve"> </w:t>
        </w:r>
      </w:ins>
      <w:hyperlink w:anchor="thm-projector-generalized-inverse">
        <w:ins w:id="28840" w:author="PR Preview" w:date="2026-01-01T00:00:00Z">
          <w:r>
            <w:rPr>
              <w:rStyle w:val="Hyperlink"/>
            </w:rPr>
            <w:t xml:space="preserve">Theorem 102</w:t>
          </w:r>
        </w:ins>
      </w:hyperlink>
      <w:ins w:id="28841" w:author="PR Preview" w:date="2026-01-01T00:00:00Z">
        <w:r>
          <w:t xml:space="preserve"> </w:t>
        </w:r>
      </w:ins>
      <w:ins w:id="28842" w:author="PR Preview" w:date="2026-01-01T00:00:00Z">
        <w:r>
          <w:t xml:space="preserve">says it must.</w:t>
        </w:r>
      </w:ins>
      <w:ins w:id="28843" w:author="PR Preview" w:date="2026-01-01T00:00:00Z">
        <w:r>
          <w:t xml:space="preserve"> </w:t>
        </w:r>
      </w:ins>
      <w:ins w:id="28844" w:author="PR Preview" w:date="2026-01-01T00:00:00Z">
        <w:r>
          <w:t xml:space="preserve">Both project onto</w:t>
        </w:r>
      </w:ins>
      <w:ins w:id="28845" w:author="PR Preview" w:date="2026-01-01T00:00:00Z">
        <w:r>
          <w:t xml:space="preserve"> </w:t>
        </w:r>
      </w:ins>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ins w:id="28846" w:author="PR Preview" w:date="2026-01-01T00:00:00Z">
        <w:r>
          <w:t xml:space="preserve">, the column space of the intercept-only design.</w:t>
        </w:r>
      </w:ins>
    </w:p>
    <w:bookmarkEnd w:id="592"/>
    <w:bookmarkEnd w:id="593"/>
    <w:bookmarkStart w:id="617"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4" name="Picture"/>
                  <a:graphic>
                    <a:graphicData uri="http://schemas.openxmlformats.org/drawingml/2006/picture">
                      <pic:pic>
                        <pic:nvPicPr>
                          <pic:cNvPr descr="/opt/quarto/share/formats/docx/note.png" id="59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90</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6"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6"/>
    <w:bookmarkStart w:id="597"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7"/>
    <w:bookmarkStart w:id="598"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8"/>
    <w:bookmarkStart w:id="599" w:name="exm-triangular-matrix"/>
    <w:p>
      <w:pPr>
        <w:pStyle w:val="BodyText"/>
      </w:pPr>
      <w:del w:id="28847" w:author="PR Preview" w:date="2026-01-01T00:00:00Z">
        <w:r>
          <w:rPr>
            <w:b/>
            <w:bCs/>
          </w:rPr>
          <w:delText xml:space="preserve">Example 182 (Triangular and not)</w:delText>
        </w:r>
      </w:del>
      <w:del w:id="28848" w:author="PR Preview" w:date="2026-01-01T00:00:00Z">
        <w:r>
          <w:delText xml:space="preserve"> </w:delText>
        </w:r>
      </w:del>
      <w:del w:id="28849" w:author="PR Preview" w:date="2026-01-01T00:00:00Z">
        <w:r>
          <w:delText xml:space="preserve"> </w:delText>
        </w:r>
      </w:del>
    </w:p>
    <w:p>
      <w:pPr>
        <w:pStyle w:val="BodyText"/>
      </w:pPr>
      <w:ins w:id="28850" w:author="PR Preview" w:date="2026-01-01T00:00:00Z">
        <w:r>
          <w:rPr>
            <w:b/>
            <w:bCs/>
          </w:rPr>
          <w:t xml:space="preserve">Example 184 (Triangular and not)</w:t>
        </w:r>
      </w:ins>
      <w:ins w:id="28851" w:author="PR Preview" w:date="2026-01-01T00:00:00Z">
        <w:r>
          <w:t xml:space="preserve"> </w:t>
        </w:r>
      </w:ins>
      <w:ins w:id="28852" w:author="PR Preview" w:date="2026-01-01T00:00:00Z">
        <w:r>
          <w:t xml:space="preserve"> </w:t>
        </w:r>
      </w:ins>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9"/>
    <w:bookmarkStart w:id="600" w:name="thm-back-substitution"/>
    <w:p>
      <w:pPr>
        <w:pStyle w:val="FirstParagraph"/>
      </w:pPr>
      <w:del w:id="28853" w:author="PR Preview" w:date="2026-01-01T00:00:00Z">
        <w:r>
          <w:rPr>
            <w:b/>
            <w:bCs/>
          </w:rPr>
          <w:delText xml:space="preserve">Theorem 102 (Solving a triangular system by substitution)</w:delText>
        </w:r>
      </w:del>
      <w:del w:id="28854" w:author="PR Preview" w:date="2026-01-01T00:00:00Z">
        <w:r>
          <w:delText xml:space="preserve"> </w:delText>
        </w:r>
      </w:del>
      <w:del w:id="28855" w:author="PR Preview" w:date="2026-01-01T00:00:00Z">
        <w:r>
          <w:delText xml:space="preserve">Let</w:delText>
        </w:r>
      </w:del>
      <w:del w:id="28856" w:author="PR Preview" w:date="2026-01-01T00:00:00Z">
        <w:r>
          <w:delText xml:space="preserve"> </w:delText>
        </w:r>
      </w:del>
      <m:oMath>
        <m:r>
          <m:rPr>
            <m:sty m:val="bi"/>
          </m:rPr>
          <m:t>U</m:t>
        </m:r>
      </m:oMath>
      <w:del w:id="28857" w:author="PR Preview" w:date="2026-01-01T00:00:00Z">
        <w:r>
          <w:delText xml:space="preserve"> </w:delText>
        </w:r>
      </w:del>
      <w:del w:id="28858" w:author="PR Preview" w:date="2026-01-01T00:00:00Z">
        <w:r>
          <w:delText xml:space="preserve">be an</w:delText>
        </w:r>
      </w:del>
      <w:del w:id="28859" w:author="PR Preview" w:date="2026-01-01T00:00:00Z">
        <w:r>
          <w:delText xml:space="preserve"> </w:delText>
        </w:r>
      </w:del>
      <m:oMath>
        <m:r>
          <m:t>n</m:t>
        </m:r>
        <m:r>
          <m:rPr>
            <m:sty m:val="p"/>
          </m:rPr>
          <m:t>×</m:t>
        </m:r>
        <m:r>
          <m:t>n</m:t>
        </m:r>
      </m:oMath>
      <w:del w:id="28860" w:author="PR Preview" w:date="2026-01-01T00:00:00Z">
        <w:r>
          <w:delText xml:space="preserve"> </w:delText>
        </w:r>
      </w:del>
      <w:del w:id="28861" w:author="PR Preview" w:date="2026-01-01T00:00:00Z">
        <w:r>
          <w:delText xml:space="preserve">upper triangular matrix (</w:delText>
        </w:r>
      </w:del>
      <w:hyperlink w:anchor="def-triangular-matrix">
        <w:del w:id="28862" w:author="PR Preview" w:date="2026-01-01T00:00:00Z">
          <w:r>
            <w:rPr>
              <w:rStyle w:val="Hyperlink"/>
            </w:rPr>
            <w:delText xml:space="preserve">Definition 112</w:delText>
          </w:r>
        </w:del>
      </w:hyperlink>
      <w:del w:id="28863" w:author="PR Preview" w:date="2026-01-01T00:00:00Z">
        <w:r>
          <w:delText xml:space="preserve">)</w:delText>
        </w:r>
      </w:del>
      <w:del w:id="28864" w:author="PR Preview" w:date="2026-01-01T00:00:00Z">
        <w:r>
          <w:delText xml:space="preserve"> </w:delText>
        </w:r>
      </w:del>
      <w:del w:id="28865" w:author="PR Preview" w:date="2026-01-01T00:00:00Z">
        <w:r>
          <w:delText xml:space="preserve">whose diagonal entries</w:delText>
        </w:r>
      </w:del>
      <w:del w:id="28866" w:author="PR Preview" w:date="2026-01-01T00:00:00Z">
        <w:r>
          <w:delText xml:space="preserve"> </w:delText>
        </w:r>
      </w:del>
      <m:oMath>
        <m:sSub>
          <m:e>
            <m:r>
              <m:t>u</m:t>
            </m:r>
          </m:e>
          <m:sub>
            <m:r>
              <m:t>11</m:t>
            </m:r>
          </m:sub>
        </m:sSub>
        <m:r>
          <m:rPr>
            <m:sty m:val="p"/>
          </m:rPr>
          <m:t>,</m:t>
        </m:r>
        <m:r>
          <m:rPr>
            <m:sty m:val="p"/>
          </m:rPr>
          <m:t>…</m:t>
        </m:r>
        <m:r>
          <m:rPr>
            <m:sty m:val="p"/>
          </m:rPr>
          <m:t>,</m:t>
        </m:r>
        <m:sSub>
          <m:e>
            <m:r>
              <m:t>u</m:t>
            </m:r>
          </m:e>
          <m:sub>
            <m:r>
              <m:t>n</m:t>
            </m:r>
            <m:r>
              <m:t>n</m:t>
            </m:r>
          </m:sub>
        </m:sSub>
      </m:oMath>
      <w:del w:id="28867" w:author="PR Preview" w:date="2026-01-01T00:00:00Z">
        <w:r>
          <w:delText xml:space="preserve"> </w:delText>
        </w:r>
      </w:del>
      <w:del w:id="28868" w:author="PR Preview" w:date="2026-01-01T00:00:00Z">
        <w:r>
          <w:delText xml:space="preserve">are all nonzero.</w:delText>
        </w:r>
      </w:del>
      <w:del w:id="28869" w:author="PR Preview" w:date="2026-01-01T00:00:00Z">
        <w:r>
          <w:delText xml:space="preserve"> </w:delText>
        </w:r>
      </w:del>
      <w:del w:id="28870" w:author="PR Preview" w:date="2026-01-01T00:00:00Z">
        <w:r>
          <w:delText xml:space="preserve">For every</w:delText>
        </w:r>
      </w:del>
      <w:del w:id="28871" w:author="PR Preview" w:date="2026-01-01T00:00:00Z">
        <w:r>
          <w:delText xml:space="preserve"> </w:delText>
        </w:r>
      </w:del>
      <m:oMath>
        <m:limLow>
          <m:e>
            <m:r>
              <m:t>b</m:t>
            </m:r>
          </m:e>
          <m:lim>
            <m:r>
              <m:rPr>
                <m:sty m:val="p"/>
              </m:rPr>
              <m:t>∼</m:t>
            </m:r>
          </m:lim>
        </m:limLow>
        <m:r>
          <m:rPr>
            <m:sty m:val="p"/>
          </m:rPr>
          <m:t>∈</m:t>
        </m:r>
        <m:sSup>
          <m:e>
            <m:r>
              <m:rPr>
                <m:scr m:val="double-struck"/>
                <m:sty m:val="p"/>
              </m:rPr>
              <m:t>R</m:t>
            </m:r>
          </m:e>
          <m:sup>
            <m:r>
              <m:t>n</m:t>
            </m:r>
          </m:sup>
        </m:sSup>
      </m:oMath>
      <w:del w:id="28872" w:author="PR Preview" w:date="2026-01-01T00:00:00Z">
        <w:r>
          <w:delText xml:space="preserve">, the system</w:delText>
        </w:r>
      </w:del>
      <w:del w:id="28873" w:author="PR Preview" w:date="2026-01-01T00:00:00Z">
        <w:r>
          <w:delText xml:space="preserve"> </w:delText>
        </w:r>
      </w:del>
      <m:oMath>
        <m:r>
          <m:rPr>
            <m:sty m:val="bi"/>
          </m:rPr>
          <m:t>U</m:t>
        </m:r>
        <m:limLow>
          <m:e>
            <m:r>
              <m:t>x</m:t>
            </m:r>
          </m:e>
          <m:lim>
            <m:r>
              <m:rPr>
                <m:sty m:val="p"/>
              </m:rPr>
              <m:t>∼</m:t>
            </m:r>
          </m:lim>
        </m:limLow>
        <m:r>
          <m:rPr>
            <m:sty m:val="p"/>
          </m:rPr>
          <m:t>=</m:t>
        </m:r>
        <m:limLow>
          <m:e>
            <m:r>
              <m:t>b</m:t>
            </m:r>
          </m:e>
          <m:lim>
            <m:r>
              <m:rPr>
                <m:sty m:val="p"/>
              </m:rPr>
              <m:t>∼</m:t>
            </m:r>
          </m:lim>
        </m:limLow>
      </m:oMath>
      <w:del w:id="28874" w:author="PR Preview" w:date="2026-01-01T00:00:00Z">
        <w:r>
          <w:delText xml:space="preserve"> </w:delText>
        </w:r>
      </w:del>
      <w:del w:id="28875" w:author="PR Preview" w:date="2026-01-01T00:00:00Z">
        <w:r>
          <w:delText xml:space="preserve">has exactly one solution, given for</w:delText>
        </w:r>
      </w:del>
      <w:del w:id="28876" w:author="PR Preview" w:date="2026-01-01T00:00:00Z">
        <w:r>
          <w:delText xml:space="preserve"> </w:delText>
        </w:r>
      </w:del>
      <m:oMath>
        <m:r>
          <m:t>i</m:t>
        </m:r>
        <m:r>
          <m:rPr>
            <m:sty m:val="p"/>
          </m:rPr>
          <m:t>=</m:t>
        </m:r>
        <m:r>
          <m:t>n</m:t>
        </m:r>
        <m:r>
          <m:rPr>
            <m:sty m:val="p"/>
          </m:rPr>
          <m:t>,</m:t>
        </m:r>
        <m:r>
          <m:t>n</m:t>
        </m:r>
        <m:r>
          <m:rPr>
            <m:sty m:val="p"/>
          </m:rPr>
          <m:t>−</m:t>
        </m:r>
        <m:r>
          <m:t>1</m:t>
        </m:r>
        <m:r>
          <m:rPr>
            <m:sty m:val="p"/>
          </m:rPr>
          <m:t>,</m:t>
        </m:r>
        <m:r>
          <m:rPr>
            <m:sty m:val="p"/>
          </m:rPr>
          <m:t>…</m:t>
        </m:r>
        <m:r>
          <m:rPr>
            <m:sty m:val="p"/>
          </m:rPr>
          <m:t>,</m:t>
        </m:r>
        <m:r>
          <m:t>1</m:t>
        </m:r>
      </m:oMath>
      <w:del w:id="28877" w:author="PR Preview" w:date="2026-01-01T00:00:00Z">
        <w:r>
          <w:delText xml:space="preserve"> </w:delText>
        </w:r>
      </w:del>
      <w:del w:id="28878" w:author="PR Preview" w:date="2026-01-01T00:00:00Z">
        <w:r>
          <w:delText xml:space="preserve">in turn by</w:delText>
        </w:r>
      </w:del>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del w:id="28879" w:author="PR Preview" w:date="2026-01-01T00:00:00Z">
        <w:r>
          <w:delText xml:space="preserve">(</w:delText>
        </w:r>
      </w:del>
      <w:del w:id="28880" w:author="PR Preview" w:date="2026-01-01T00:00:00Z">
        <w:r>
          <w:rPr>
            <w:b/>
            <w:bCs/>
          </w:rPr>
          <w:delText xml:space="preserve">back substitution</w:delText>
        </w:r>
      </w:del>
      <w:del w:id="28881" w:author="PR Preview" w:date="2026-01-01T00:00:00Z">
        <w:r>
          <w:delText xml:space="preserve">).</w:delText>
        </w:r>
      </w:del>
      <w:del w:id="28882" w:author="PR Preview" w:date="2026-01-01T00:00:00Z">
        <w:r>
          <w:delText xml:space="preserve"> </w:delText>
        </w:r>
      </w:del>
      <w:del w:id="28883" w:author="PR Preview" w:date="2026-01-01T00:00:00Z">
        <w:r>
          <w:delText xml:space="preserve">Likewise, if</w:delText>
        </w:r>
      </w:del>
      <w:del w:id="28884" w:author="PR Preview" w:date="2026-01-01T00:00:00Z">
        <w:r>
          <w:delText xml:space="preserve"> </w:delText>
        </w:r>
      </w:del>
      <m:oMath>
        <m:r>
          <m:rPr>
            <m:sty m:val="bi"/>
          </m:rPr>
          <m:t>L</m:t>
        </m:r>
      </m:oMath>
      <w:del w:id="28885" w:author="PR Preview" w:date="2026-01-01T00:00:00Z">
        <w:r>
          <w:delText xml:space="preserve"> </w:delText>
        </w:r>
      </w:del>
      <w:del w:id="28886" w:author="PR Preview" w:date="2026-01-01T00:00:00Z">
        <w:r>
          <w:delText xml:space="preserve">is lower triangular with nonzero diagonal,</w:delText>
        </w:r>
      </w:del>
      <w:del w:id="28887" w:author="PR Preview" w:date="2026-01-01T00:00:00Z">
        <w:r>
          <w:delText xml:space="preserve"> </w:delText>
        </w:r>
      </w:del>
      <m:oMath>
        <m:r>
          <m:rPr>
            <m:sty m:val="bi"/>
          </m:rPr>
          <m:t>L</m:t>
        </m:r>
        <m:limLow>
          <m:e>
            <m:r>
              <m:t>y</m:t>
            </m:r>
          </m:e>
          <m:lim>
            <m:r>
              <m:rPr>
                <m:sty m:val="p"/>
              </m:rPr>
              <m:t>∼</m:t>
            </m:r>
          </m:lim>
        </m:limLow>
        <m:r>
          <m:rPr>
            <m:sty m:val="p"/>
          </m:rPr>
          <m:t>=</m:t>
        </m:r>
        <m:limLow>
          <m:e>
            <m:r>
              <m:t>b</m:t>
            </m:r>
          </m:e>
          <m:lim>
            <m:r>
              <m:rPr>
                <m:sty m:val="p"/>
              </m:rPr>
              <m:t>∼</m:t>
            </m:r>
          </m:lim>
        </m:limLow>
      </m:oMath>
      <w:del w:id="28888" w:author="PR Preview" w:date="2026-01-01T00:00:00Z">
        <w:r>
          <w:delText xml:space="preserve"> </w:delText>
        </w:r>
      </w:del>
      <w:del w:id="28889" w:author="PR Preview" w:date="2026-01-01T00:00:00Z">
        <w:r>
          <w:delText xml:space="preserve">has exactly one solution, given for</w:delText>
        </w:r>
      </w:del>
      <w:del w:id="28890" w:author="PR Preview" w:date="2026-01-01T00:00:00Z">
        <w:r>
          <w:delText xml:space="preserve"> </w:delText>
        </w:r>
      </w:del>
      <m:oMath>
        <m:r>
          <m:t>i</m:t>
        </m:r>
        <m:r>
          <m:rPr>
            <m:sty m:val="p"/>
          </m:rPr>
          <m:t>=</m:t>
        </m:r>
        <m:r>
          <m:t>1</m:t>
        </m:r>
        <m:r>
          <m:rPr>
            <m:sty m:val="p"/>
          </m:rPr>
          <m:t>,</m:t>
        </m:r>
        <m:r>
          <m:rPr>
            <m:sty m:val="p"/>
          </m:rPr>
          <m:t>…</m:t>
        </m:r>
        <m:r>
          <m:rPr>
            <m:sty m:val="p"/>
          </m:rPr>
          <m:t>,</m:t>
        </m:r>
        <m:r>
          <m:t>n</m:t>
        </m:r>
      </m:oMath>
      <w:del w:id="28891" w:author="PR Preview" w:date="2026-01-01T00:00:00Z">
        <w:r>
          <w:delText xml:space="preserve"> </w:delText>
        </w:r>
      </w:del>
      <w:del w:id="28892" w:author="PR Preview" w:date="2026-01-01T00:00:00Z">
        <w:r>
          <w:delText xml:space="preserve">by</w:delText>
        </w:r>
      </w:del>
      <w:del w:id="28893" w:author="PR Preview" w:date="2026-01-01T00:00:00Z">
        <w:r>
          <w:delText xml:space="preserve"> </w:delText>
        </w:r>
      </w:del>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del w:id="28894" w:author="PR Preview" w:date="2026-01-01T00:00:00Z">
        <w:r>
          <w:delText xml:space="preserve"> </w:delText>
        </w:r>
      </w:del>
      <w:del w:id="28895" w:author="PR Preview" w:date="2026-01-01T00:00:00Z">
        <w:r>
          <w:delText xml:space="preserve">(</w:delText>
        </w:r>
      </w:del>
      <w:del w:id="28896" w:author="PR Preview" w:date="2026-01-01T00:00:00Z">
        <w:r>
          <w:rPr>
            <w:b/>
            <w:bCs/>
          </w:rPr>
          <w:delText xml:space="preserve">forward substitution</w:delText>
        </w:r>
      </w:del>
      <w:del w:id="28897" w:author="PR Preview" w:date="2026-01-01T00:00:00Z">
        <w:r>
          <w:delText xml:space="preserve">).</w:delText>
        </w:r>
      </w:del>
    </w:p>
    <w:p>
      <w:pPr>
        <w:pStyle w:val="BodyText"/>
      </w:pPr>
      <w:del w:id="28898" w:author="PR Preview" w:date="2026-01-01T00:00:00Z">
        <w:r>
          <w:rPr>
            <w:i/>
            <w:iCs/>
          </w:rPr>
          <w:delText xml:space="preserve">Proof</w:delText>
        </w:r>
      </w:del>
      <w:del w:id="28899" w:author="PR Preview" w:date="2026-01-01T00:00:00Z">
        <w:r>
          <w:delText xml:space="preserve">. </w:delText>
        </w:r>
      </w:del>
      <w:del w:id="28900" w:author="PR Preview" w:date="2026-01-01T00:00:00Z">
        <w:r>
          <w:delText xml:space="preserve">Row</w:delText>
        </w:r>
      </w:del>
      <w:del w:id="28901" w:author="PR Preview" w:date="2026-01-01T00:00:00Z">
        <w:r>
          <w:delText xml:space="preserve"> </w:delText>
        </w:r>
      </w:del>
      <m:oMath>
        <m:r>
          <m:t>i</m:t>
        </m:r>
      </m:oMath>
      <w:del w:id="28902" w:author="PR Preview" w:date="2026-01-01T00:00:00Z">
        <w:r>
          <w:delText xml:space="preserve"> </w:delText>
        </w:r>
      </w:del>
      <w:del w:id="28903" w:author="PR Preview" w:date="2026-01-01T00:00:00Z">
        <w:r>
          <w:delText xml:space="preserve">of</w:delText>
        </w:r>
      </w:del>
      <w:del w:id="28904" w:author="PR Preview" w:date="2026-01-01T00:00:00Z">
        <w:r>
          <w:delText xml:space="preserve"> </w:delText>
        </w:r>
      </w:del>
      <m:oMath>
        <m:r>
          <m:rPr>
            <m:sty m:val="bi"/>
          </m:rPr>
          <m:t>U</m:t>
        </m:r>
        <m:limLow>
          <m:e>
            <m:r>
              <m:t>x</m:t>
            </m:r>
          </m:e>
          <m:lim>
            <m:r>
              <m:rPr>
                <m:sty m:val="p"/>
              </m:rPr>
              <m:t>∼</m:t>
            </m:r>
          </m:lim>
        </m:limLow>
        <m:r>
          <m:rPr>
            <m:sty m:val="p"/>
          </m:rPr>
          <m:t>=</m:t>
        </m:r>
        <m:limLow>
          <m:e>
            <m:r>
              <m:t>b</m:t>
            </m:r>
          </m:e>
          <m:lim>
            <m:r>
              <m:rPr>
                <m:sty m:val="p"/>
              </m:rPr>
              <m:t>∼</m:t>
            </m:r>
          </m:lim>
        </m:limLow>
      </m:oMath>
      <w:del w:id="28905" w:author="PR Preview" w:date="2026-01-01T00:00:00Z">
        <w:r>
          <w:delText xml:space="preserve"> </w:delText>
        </w:r>
      </w:del>
      <w:del w:id="28906" w:author="PR Preview" w:date="2026-01-01T00:00:00Z">
        <w:r>
          <w:delText xml:space="preserve">reads</w:delText>
        </w:r>
      </w:del>
    </w:p>
    <w:p>
      <w:pPr>
        <w:pStyle w:val="FirstParagraph"/>
      </w:pPr>
      <w:ins w:id="28907" w:author="PR Preview" w:date="2026-01-01T00:00:00Z">
        <w:r>
          <w:rPr>
            <w:b/>
            <w:bCs/>
          </w:rPr>
          <w:t xml:space="preserve">Theorem 103 (Solving a triangular system by substitution)</w:t>
        </w:r>
      </w:ins>
      <w:ins w:id="28908" w:author="PR Preview" w:date="2026-01-01T00:00:00Z">
        <w:r>
          <w:t xml:space="preserve"> </w:t>
        </w:r>
      </w:ins>
      <w:ins w:id="28909" w:author="PR Preview" w:date="2026-01-01T00:00:00Z">
        <w:r>
          <w:t xml:space="preserve">Let</w:t>
        </w:r>
      </w:ins>
      <w:ins w:id="28910" w:author="PR Preview" w:date="2026-01-01T00:00:00Z">
        <w:r>
          <w:t xml:space="preserve"> </w:t>
        </w:r>
      </w:ins>
      <m:oMath>
        <m:r>
          <m:rPr>
            <m:sty m:val="bi"/>
          </m:rPr>
          <m:t>U</m:t>
        </m:r>
      </m:oMath>
      <w:ins w:id="28911" w:author="PR Preview" w:date="2026-01-01T00:00:00Z">
        <w:r>
          <w:t xml:space="preserve"> </w:t>
        </w:r>
      </w:ins>
      <w:ins w:id="28912" w:author="PR Preview" w:date="2026-01-01T00:00:00Z">
        <w:r>
          <w:t xml:space="preserve">be an</w:t>
        </w:r>
      </w:ins>
      <w:ins w:id="28913" w:author="PR Preview" w:date="2026-01-01T00:00:00Z">
        <w:r>
          <w:t xml:space="preserve"> </w:t>
        </w:r>
      </w:ins>
      <m:oMath>
        <m:r>
          <m:t>n</m:t>
        </m:r>
        <m:r>
          <m:rPr>
            <m:sty m:val="p"/>
          </m:rPr>
          <m:t>×</m:t>
        </m:r>
        <m:r>
          <m:t>n</m:t>
        </m:r>
      </m:oMath>
      <w:ins w:id="28914" w:author="PR Preview" w:date="2026-01-01T00:00:00Z">
        <w:r>
          <w:t xml:space="preserve"> </w:t>
        </w:r>
      </w:ins>
      <w:ins w:id="28915" w:author="PR Preview" w:date="2026-01-01T00:00:00Z">
        <w:r>
          <w:t xml:space="preserve">upper triangular matrix (</w:t>
        </w:r>
      </w:ins>
      <w:hyperlink w:anchor="def-triangular-matrix">
        <w:ins w:id="28916" w:author="PR Preview" w:date="2026-01-01T00:00:00Z">
          <w:r>
            <w:rPr>
              <w:rStyle w:val="Hyperlink"/>
            </w:rPr>
            <w:t xml:space="preserve">Definition 112</w:t>
          </w:r>
        </w:ins>
      </w:hyperlink>
      <w:ins w:id="28917" w:author="PR Preview" w:date="2026-01-01T00:00:00Z">
        <w:r>
          <w:t xml:space="preserve">)</w:t>
        </w:r>
      </w:ins>
      <w:ins w:id="28918" w:author="PR Preview" w:date="2026-01-01T00:00:00Z">
        <w:r>
          <w:t xml:space="preserve"> </w:t>
        </w:r>
      </w:ins>
      <w:ins w:id="28919" w:author="PR Preview" w:date="2026-01-01T00:00:00Z">
        <w:r>
          <w:t xml:space="preserve">whose diagonal entries</w:t>
        </w:r>
      </w:ins>
      <w:ins w:id="28920" w:author="PR Preview" w:date="2026-01-01T00:00:00Z">
        <w:r>
          <w:t xml:space="preserve"> </w:t>
        </w:r>
      </w:ins>
      <m:oMath>
        <m:sSub>
          <m:e>
            <m:r>
              <m:t>u</m:t>
            </m:r>
          </m:e>
          <m:sub>
            <m:r>
              <m:t>11</m:t>
            </m:r>
          </m:sub>
        </m:sSub>
        <m:r>
          <m:rPr>
            <m:sty m:val="p"/>
          </m:rPr>
          <m:t>,</m:t>
        </m:r>
        <m:r>
          <m:rPr>
            <m:sty m:val="p"/>
          </m:rPr>
          <m:t>…</m:t>
        </m:r>
        <m:r>
          <m:rPr>
            <m:sty m:val="p"/>
          </m:rPr>
          <m:t>,</m:t>
        </m:r>
        <m:sSub>
          <m:e>
            <m:r>
              <m:t>u</m:t>
            </m:r>
          </m:e>
          <m:sub>
            <m:r>
              <m:t>n</m:t>
            </m:r>
            <m:r>
              <m:t>n</m:t>
            </m:r>
          </m:sub>
        </m:sSub>
      </m:oMath>
      <w:ins w:id="28921" w:author="PR Preview" w:date="2026-01-01T00:00:00Z">
        <w:r>
          <w:t xml:space="preserve"> </w:t>
        </w:r>
      </w:ins>
      <w:ins w:id="28922" w:author="PR Preview" w:date="2026-01-01T00:00:00Z">
        <w:r>
          <w:t xml:space="preserve">are all nonzero.</w:t>
        </w:r>
      </w:ins>
      <w:ins w:id="28923" w:author="PR Preview" w:date="2026-01-01T00:00:00Z">
        <w:r>
          <w:t xml:space="preserve"> </w:t>
        </w:r>
      </w:ins>
      <w:ins w:id="28924" w:author="PR Preview" w:date="2026-01-01T00:00:00Z">
        <w:r>
          <w:t xml:space="preserve">For every</w:t>
        </w:r>
      </w:ins>
      <w:ins w:id="28925" w:author="PR Preview" w:date="2026-01-01T00:00:00Z">
        <w:r>
          <w:t xml:space="preserve"> </w:t>
        </w:r>
      </w:ins>
      <w:ins w:id="28926" w:author="PR Preview" w:date="2026-01-01T00:00:00Z">
        <w:r>
          <w:t xml:space="preserve">$\mathord{\smash[b]{\underset{\raise.3ex\hbox{$\scriptstyle\sim$}}{b}}\vphantom{b}} \in \mathbb{R}^n$</w:t>
        </w:r>
      </w:ins>
      <w:ins w:id="28927" w:author="PR Preview" w:date="2026-01-01T00:00:00Z">
        <w:r>
          <w:t xml:space="preserve">, the system</w:t>
        </w:r>
      </w:ins>
      <w:ins w:id="28928" w:author="PR Preview" w:date="2026-01-01T00:00:00Z">
        <w:r>
          <w:t xml:space="preserve"> </w:t>
        </w:r>
      </w:ins>
      <w:ins w:id="28929" w:author="PR Preview" w:date="2026-01-01T00:00:00Z">
        <w:r>
          <w:t xml:space="preserve">$\mathbf{U} \mathord{\smash[b]{\underset{\raise.3ex\hbox{$\scriptstyle\sim$}}{x}}\vphantom{x}} = \mathord{\smash[b]{\underset{\raise.3ex\hbox{$\scriptstyle\sim$}}{b}}\vphantom{b}}$</w:t>
        </w:r>
      </w:ins>
      <w:ins w:id="28930" w:author="PR Preview" w:date="2026-01-01T00:00:00Z">
        <w:r>
          <w:t xml:space="preserve"> </w:t>
        </w:r>
      </w:ins>
      <w:ins w:id="28931" w:author="PR Preview" w:date="2026-01-01T00:00:00Z">
        <w:r>
          <w:t xml:space="preserve">has exactly one solution, given for</w:t>
        </w:r>
      </w:ins>
      <w:ins w:id="28932" w:author="PR Preview" w:date="2026-01-01T00:00:00Z">
        <w:r>
          <w:t xml:space="preserve"> </w:t>
        </w:r>
      </w:ins>
      <m:oMath>
        <m:r>
          <m:t>i</m:t>
        </m:r>
        <m:r>
          <m:rPr>
            <m:sty m:val="p"/>
          </m:rPr>
          <m:t>=</m:t>
        </m:r>
        <m:r>
          <m:t>n</m:t>
        </m:r>
        <m:r>
          <m:rPr>
            <m:sty m:val="p"/>
          </m:rPr>
          <m:t>,</m:t>
        </m:r>
        <m:r>
          <m:t>n</m:t>
        </m:r>
        <m:r>
          <m:rPr>
            <m:sty m:val="p"/>
          </m:rPr>
          <m:t>−</m:t>
        </m:r>
        <m:r>
          <m:t>1</m:t>
        </m:r>
        <m:r>
          <m:rPr>
            <m:sty m:val="p"/>
          </m:rPr>
          <m:t>,</m:t>
        </m:r>
        <m:r>
          <m:rPr>
            <m:sty m:val="p"/>
          </m:rPr>
          <m:t>…</m:t>
        </m:r>
        <m:r>
          <m:rPr>
            <m:sty m:val="p"/>
          </m:rPr>
          <m:t>,</m:t>
        </m:r>
        <m:r>
          <m:t>1</m:t>
        </m:r>
      </m:oMath>
      <w:ins w:id="28933" w:author="PR Preview" w:date="2026-01-01T00:00:00Z">
        <w:r>
          <w:t xml:space="preserve"> </w:t>
        </w:r>
      </w:ins>
      <w:ins w:id="28934" w:author="PR Preview" w:date="2026-01-01T00:00:00Z">
        <w:r>
          <w:t xml:space="preserve">in turn by</w:t>
        </w:r>
      </w:ins>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ins w:id="28935" w:author="PR Preview" w:date="2026-01-01T00:00:00Z">
        <w:r>
          <w:t xml:space="preserve">(</w:t>
        </w:r>
      </w:ins>
      <w:ins w:id="28936" w:author="PR Preview" w:date="2026-01-01T00:00:00Z">
        <w:r>
          <w:rPr>
            <w:b/>
            <w:bCs/>
          </w:rPr>
          <w:t xml:space="preserve">back substitution</w:t>
        </w:r>
      </w:ins>
      <w:ins w:id="28937" w:author="PR Preview" w:date="2026-01-01T00:00:00Z">
        <w:r>
          <w:t xml:space="preserve">).</w:t>
        </w:r>
      </w:ins>
      <w:ins w:id="28938" w:author="PR Preview" w:date="2026-01-01T00:00:00Z">
        <w:r>
          <w:t xml:space="preserve"> </w:t>
        </w:r>
      </w:ins>
      <w:ins w:id="28939" w:author="PR Preview" w:date="2026-01-01T00:00:00Z">
        <w:r>
          <w:t xml:space="preserve">Likewise, if</w:t>
        </w:r>
      </w:ins>
      <w:ins w:id="28940" w:author="PR Preview" w:date="2026-01-01T00:00:00Z">
        <w:r>
          <w:t xml:space="preserve"> </w:t>
        </w:r>
      </w:ins>
      <m:oMath>
        <m:r>
          <m:rPr>
            <m:sty m:val="bi"/>
          </m:rPr>
          <m:t>L</m:t>
        </m:r>
      </m:oMath>
      <w:ins w:id="28941" w:author="PR Preview" w:date="2026-01-01T00:00:00Z">
        <w:r>
          <w:t xml:space="preserve"> </w:t>
        </w:r>
      </w:ins>
      <w:ins w:id="28942" w:author="PR Preview" w:date="2026-01-01T00:00:00Z">
        <w:r>
          <w:t xml:space="preserve">is lower triangular with nonzero diagonal,</w:t>
        </w:r>
      </w:ins>
      <w:ins w:id="28943" w:author="PR Preview" w:date="2026-01-01T00:00:00Z">
        <w:r>
          <w:t xml:space="preserve"> </w:t>
        </w:r>
      </w:ins>
      <w:ins w:id="28944" w:author="PR Preview" w:date="2026-01-01T00:00:00Z">
        <w:r>
          <w:t xml:space="preserve">$\mathbf{L} \mathord{\smash[b]{\underset{\raise.3ex\hbox{$\scriptstyle\sim$}}{y}}\vphantom{y}} = \mathord{\smash[b]{\underset{\raise.3ex\hbox{$\scriptstyle\sim$}}{b}}\vphantom{b}}$</w:t>
        </w:r>
      </w:ins>
      <w:ins w:id="28945" w:author="PR Preview" w:date="2026-01-01T00:00:00Z">
        <w:r>
          <w:t xml:space="preserve"> </w:t>
        </w:r>
      </w:ins>
      <w:ins w:id="28946" w:author="PR Preview" w:date="2026-01-01T00:00:00Z">
        <w:r>
          <w:t xml:space="preserve">has exactly one solution, given for</w:t>
        </w:r>
      </w:ins>
      <w:ins w:id="28947" w:author="PR Preview" w:date="2026-01-01T00:00:00Z">
        <w:r>
          <w:t xml:space="preserve"> </w:t>
        </w:r>
      </w:ins>
      <m:oMath>
        <m:r>
          <m:t>i</m:t>
        </m:r>
        <m:r>
          <m:rPr>
            <m:sty m:val="p"/>
          </m:rPr>
          <m:t>=</m:t>
        </m:r>
        <m:r>
          <m:t>1</m:t>
        </m:r>
        <m:r>
          <m:rPr>
            <m:sty m:val="p"/>
          </m:rPr>
          <m:t>,</m:t>
        </m:r>
        <m:r>
          <m:rPr>
            <m:sty m:val="p"/>
          </m:rPr>
          <m:t>…</m:t>
        </m:r>
        <m:r>
          <m:rPr>
            <m:sty m:val="p"/>
          </m:rPr>
          <m:t>,</m:t>
        </m:r>
        <m:r>
          <m:t>n</m:t>
        </m:r>
      </m:oMath>
      <w:ins w:id="28948" w:author="PR Preview" w:date="2026-01-01T00:00:00Z">
        <w:r>
          <w:t xml:space="preserve"> </w:t>
        </w:r>
      </w:ins>
      <w:ins w:id="28949" w:author="PR Preview" w:date="2026-01-01T00:00:00Z">
        <w:r>
          <w:t xml:space="preserve">by</w:t>
        </w:r>
      </w:ins>
      <w:ins w:id="28950" w:author="PR Preview" w:date="2026-01-01T00:00:00Z">
        <w:r>
          <w:t xml:space="preserve"> </w:t>
        </w:r>
      </w:ins>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ins w:id="28951" w:author="PR Preview" w:date="2026-01-01T00:00:00Z">
        <w:r>
          <w:t xml:space="preserve"> </w:t>
        </w:r>
      </w:ins>
      <w:ins w:id="28952" w:author="PR Preview" w:date="2026-01-01T00:00:00Z">
        <w:r>
          <w:t xml:space="preserve">(</w:t>
        </w:r>
      </w:ins>
      <w:ins w:id="28953" w:author="PR Preview" w:date="2026-01-01T00:00:00Z">
        <w:r>
          <w:rPr>
            <w:b/>
            <w:bCs/>
          </w:rPr>
          <w:t xml:space="preserve">forward substitution</w:t>
        </w:r>
      </w:ins>
      <w:ins w:id="28954" w:author="PR Preview" w:date="2026-01-01T00:00:00Z">
        <w:r>
          <w:t xml:space="preserve">).</w:t>
        </w:r>
      </w:ins>
    </w:p>
    <w:bookmarkEnd w:id="600"/>
    <w:p>
      <w:pPr>
        <w:pStyle w:val="BodyText"/>
      </w:pPr>
      <w:ins w:id="28955" w:author="PR Preview" w:date="2026-01-01T00:00:00Z">
        <w:r>
          <w:rPr>
            <w:i/>
            <w:iCs/>
          </w:rPr>
          <w:t xml:space="preserve">Proof</w:t>
        </w:r>
      </w:ins>
      <w:ins w:id="28956" w:author="PR Preview" w:date="2026-01-01T00:00:00Z">
        <w:r>
          <w:t xml:space="preserve">. </w:t>
        </w:r>
      </w:ins>
      <w:ins w:id="28957" w:author="PR Preview" w:date="2026-01-01T00:00:00Z">
        <w:r>
          <w:t xml:space="preserve">Row</w:t>
        </w:r>
      </w:ins>
      <w:ins w:id="28958" w:author="PR Preview" w:date="2026-01-01T00:00:00Z">
        <w:r>
          <w:t xml:space="preserve"> </w:t>
        </w:r>
      </w:ins>
      <m:oMath>
        <m:r>
          <m:t>i</m:t>
        </m:r>
      </m:oMath>
      <w:ins w:id="28959" w:author="PR Preview" w:date="2026-01-01T00:00:00Z">
        <w:r>
          <w:t xml:space="preserve"> </w:t>
        </w:r>
      </w:ins>
      <w:ins w:id="28960" w:author="PR Preview" w:date="2026-01-01T00:00:00Z">
        <w:r>
          <w:t xml:space="preserve">of</w:t>
        </w:r>
      </w:ins>
      <w:ins w:id="28961" w:author="PR Preview" w:date="2026-01-01T00:00:00Z">
        <w:r>
          <w:t xml:space="preserve"> </w:t>
        </w:r>
      </w:ins>
      <w:ins w:id="28962" w:author="PR Preview" w:date="2026-01-01T00:00:00Z">
        <w:r>
          <w:t xml:space="preserve">$\mathbf{U} \mathord{\smash[b]{\underset{\raise.3ex\hbox{$\scriptstyle\sim$}}{x}}\vphantom{x}} = \mathord{\smash[b]{\underset{\raise.3ex\hbox{$\scriptstyle\sim$}}{b}}\vphantom{b}}$</w:t>
        </w:r>
      </w:ins>
      <w:ins w:id="28963" w:author="PR Preview" w:date="2026-01-01T00:00:00Z">
        <w:r>
          <w:t xml:space="preserve"> </w:t>
        </w:r>
      </w:ins>
      <w:ins w:id="28964" w:author="PR Preview" w:date="2026-01-01T00:00:00Z">
        <w:r>
          <w:t xml:space="preserve">reads</w:t>
        </w:r>
      </w:ins>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del w:id="28965" w:author="PR Preview" w:date="2026-01-01T00:00:00Z">
        <w:r>
          <w:delText xml:space="preserve">Row</w:delText>
        </w:r>
      </w:del>
      <w:del w:id="28966" w:author="PR Preview" w:date="2026-01-01T00:00:00Z">
        <w:r>
          <w:delText xml:space="preserve"> </w:delText>
        </w:r>
      </w:del>
      <m:oMath>
        <m:r>
          <m:t>n</m:t>
        </m:r>
      </m:oMath>
      <w:del w:id="28967" w:author="PR Preview" w:date="2026-01-01T00:00:00Z">
        <w:r>
          <w:delText xml:space="preserve"> </w:delText>
        </w:r>
      </w:del>
      <w:del w:id="28968" w:author="PR Preview" w:date="2026-01-01T00:00:00Z">
        <w:r>
          <w:delText xml:space="preserve">involves only</w:delText>
        </w:r>
      </w:del>
      <w:del w:id="28969" w:author="PR Preview" w:date="2026-01-01T00:00:00Z">
        <w:r>
          <w:delText xml:space="preserve"> </w:delText>
        </w:r>
      </w:del>
      <m:oMath>
        <m:sSub>
          <m:e>
            <m:r>
              <m:t>x</m:t>
            </m:r>
          </m:e>
          <m:sub>
            <m:r>
              <m:t>n</m:t>
            </m:r>
          </m:sub>
        </m:sSub>
      </m:oMath>
      <w:del w:id="28970" w:author="PR Preview" w:date="2026-01-01T00:00:00Z">
        <w:r>
          <w:delText xml:space="preserve">, so it fixes</w:delText>
        </w:r>
      </w:del>
      <w:del w:id="28971" w:author="PR Preview" w:date="2026-01-01T00:00:00Z">
        <w:r>
          <w:delText xml:space="preserve"> </w:delText>
        </w:r>
      </w:del>
      <m:oMath>
        <m:sSub>
          <m:e>
            <m:r>
              <m:t>x</m:t>
            </m:r>
          </m:e>
          <m:sub>
            <m:r>
              <m:t>n</m:t>
            </m:r>
          </m:sub>
        </m:sSub>
      </m:oMath>
      <w:del w:id="28972" w:author="PR Preview" w:date="2026-01-01T00:00:00Z">
        <w:r>
          <w:delText xml:space="preserve">;</w:delText>
        </w:r>
      </w:del>
      <w:del w:id="28973" w:author="PR Preview" w:date="2026-01-01T00:00:00Z">
        <w:r>
          <w:delText xml:space="preserve"> </w:delText>
        </w:r>
      </w:del>
      <w:del w:id="28974" w:author="PR Preview" w:date="2026-01-01T00:00:00Z">
        <w:r>
          <w:delText xml:space="preserve">once</w:delText>
        </w:r>
      </w:del>
      <w:del w:id="28975" w:author="PR Preview" w:date="2026-01-01T00:00:00Z">
        <w:r>
          <w:delText xml:space="preserve"> </w:delText>
        </w:r>
      </w:del>
      <m:oMath>
        <m:sSub>
          <m:e>
            <m:r>
              <m:t>x</m:t>
            </m:r>
          </m:e>
          <m:sub>
            <m:r>
              <m:t>i</m:t>
            </m:r>
            <m:r>
              <m:rPr>
                <m:sty m:val="p"/>
              </m:rPr>
              <m:t>+</m:t>
            </m:r>
            <m:r>
              <m:t>1</m:t>
            </m:r>
          </m:sub>
        </m:sSub>
        <m:r>
          <m:rPr>
            <m:sty m:val="p"/>
          </m:rPr>
          <m:t>,</m:t>
        </m:r>
        <m:r>
          <m:rPr>
            <m:sty m:val="p"/>
          </m:rPr>
          <m:t>…</m:t>
        </m:r>
        <m:r>
          <m:rPr>
            <m:sty m:val="p"/>
          </m:rPr>
          <m:t>,</m:t>
        </m:r>
        <m:sSub>
          <m:e>
            <m:r>
              <m:t>x</m:t>
            </m:r>
          </m:e>
          <m:sub>
            <m:r>
              <m:t>n</m:t>
            </m:r>
          </m:sub>
        </m:sSub>
      </m:oMath>
      <w:del w:id="28976" w:author="PR Preview" w:date="2026-01-01T00:00:00Z">
        <w:r>
          <w:delText xml:space="preserve"> </w:delText>
        </w:r>
      </w:del>
      <w:del w:id="28977" w:author="PR Preview" w:date="2026-01-01T00:00:00Z">
        <w:r>
          <w:delText xml:space="preserve">are fixed, row</w:delText>
        </w:r>
      </w:del>
      <w:del w:id="28978" w:author="PR Preview" w:date="2026-01-01T00:00:00Z">
        <w:r>
          <w:delText xml:space="preserve"> </w:delText>
        </w:r>
      </w:del>
      <m:oMath>
        <m:r>
          <m:t>i</m:t>
        </m:r>
      </m:oMath>
      <w:del w:id="28979" w:author="PR Preview" w:date="2026-01-01T00:00:00Z">
        <w:r>
          <w:delText xml:space="preserve"> </w:delText>
        </w:r>
      </w:del>
      <w:del w:id="28980" w:author="PR Preview" w:date="2026-01-01T00:00:00Z">
        <w:r>
          <w:delText xml:space="preserve">fixes</w:delText>
        </w:r>
      </w:del>
      <w:del w:id="28981" w:author="PR Preview" w:date="2026-01-01T00:00:00Z">
        <w:r>
          <w:delText xml:space="preserve"> </w:delText>
        </w:r>
      </w:del>
      <m:oMath>
        <m:sSub>
          <m:e>
            <m:r>
              <m:t>x</m:t>
            </m:r>
          </m:e>
          <m:sub>
            <m:r>
              <m:t>i</m:t>
            </m:r>
          </m:sub>
        </m:sSub>
      </m:oMath>
      <w:del w:id="28982" w:author="PR Preview" w:date="2026-01-01T00:00:00Z">
        <w:r>
          <w:delText xml:space="preserve">.</w:delText>
        </w:r>
      </w:del>
      <w:del w:id="28983" w:author="PR Preview" w:date="2026-01-01T00:00:00Z">
        <w:r>
          <w:delText xml:space="preserve"> </w:delText>
        </w:r>
      </w:del>
      <w:del w:id="28984" w:author="PR Preview" w:date="2026-01-01T00:00:00Z">
        <w:r>
          <w:delText xml:space="preserve">So the rows, taken from the last to the first, hold exactly when</w:delText>
        </w:r>
      </w:del>
      <w:del w:id="28985" w:author="PR Preview" w:date="2026-01-01T00:00:00Z">
        <w:r>
          <w:delText xml:space="preserve"> </w:delText>
        </w:r>
      </w:del>
      <m:oMath>
        <m:limLow>
          <m:e>
            <m:r>
              <m:t>x</m:t>
            </m:r>
          </m:e>
          <m:lim>
            <m:r>
              <m:rPr>
                <m:sty m:val="p"/>
              </m:rPr>
              <m:t>∼</m:t>
            </m:r>
          </m:lim>
        </m:limLow>
      </m:oMath>
      <w:del w:id="28986" w:author="PR Preview" w:date="2026-01-01T00:00:00Z">
        <w:r>
          <w:delText xml:space="preserve"> </w:delText>
        </w:r>
      </w:del>
      <w:del w:id="28987" w:author="PR Preview" w:date="2026-01-01T00:00:00Z">
        <w:r>
          <w:delText xml:space="preserve">is the vector the formula builds:</w:delText>
        </w:r>
      </w:del>
      <w:del w:id="28988" w:author="PR Preview" w:date="2026-01-01T00:00:00Z">
        <w:r>
          <w:delText xml:space="preserve"> </w:delText>
        </w:r>
      </w:del>
      <w:del w:id="28989" w:author="PR Preview" w:date="2026-01-01T00:00:00Z">
        <w:r>
          <w:delText xml:space="preserve">there is one solution, and only one.</w:delText>
        </w:r>
      </w:del>
      <w:del w:id="28990" w:author="PR Preview" w:date="2026-01-01T00:00:00Z">
        <w:r>
          <w:delText xml:space="preserve"> </w:delText>
        </w:r>
      </w:del>
      <w:del w:id="28991" w:author="PR Preview" w:date="2026-01-01T00:00:00Z">
        <w:r>
          <w:delText xml:space="preserve">For</w:delText>
        </w:r>
      </w:del>
      <w:del w:id="28992" w:author="PR Preview" w:date="2026-01-01T00:00:00Z">
        <w:r>
          <w:delText xml:space="preserve"> </w:delText>
        </w:r>
      </w:del>
      <m:oMath>
        <m:r>
          <m:rPr>
            <m:sty m:val="bi"/>
          </m:rPr>
          <m:t>L</m:t>
        </m:r>
      </m:oMath>
      <w:del w:id="28993" w:author="PR Preview" w:date="2026-01-01T00:00:00Z">
        <w:r>
          <w:delText xml:space="preserve">, row</w:delText>
        </w:r>
      </w:del>
      <w:del w:id="28994" w:author="PR Preview" w:date="2026-01-01T00:00:00Z">
        <w:r>
          <w:delText xml:space="preserve"> </w:delText>
        </w:r>
      </w:del>
      <m:oMath>
        <m:r>
          <m:t>i</m:t>
        </m:r>
      </m:oMath>
      <w:del w:id="28995" w:author="PR Preview" w:date="2026-01-01T00:00:00Z">
        <w:r>
          <w:delText xml:space="preserve"> </w:delText>
        </w:r>
      </w:del>
      <w:del w:id="28996" w:author="PR Preview" w:date="2026-01-01T00:00:00Z">
        <w:r>
          <w:delText xml:space="preserve">reads</w:delText>
        </w:r>
      </w:del>
      <w:del w:id="28997" w:author="PR Preview" w:date="2026-01-01T00:00:00Z">
        <w:r>
          <w:delText xml:space="preserve"> </w:delText>
        </w:r>
      </w:del>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del w:id="28998" w:author="PR Preview" w:date="2026-01-01T00:00:00Z">
        <w:r>
          <w:delText xml:space="preserve">,</w:delText>
        </w:r>
      </w:del>
      <w:del w:id="28999" w:author="PR Preview" w:date="2026-01-01T00:00:00Z">
        <w:r>
          <w:delText xml:space="preserve"> </w:delText>
        </w:r>
      </w:del>
      <w:del w:id="29000" w:author="PR Preview" w:date="2026-01-01T00:00:00Z">
        <w:r>
          <w:delText xml:space="preserve">and the same argument runs from the first row to the last.</w:delText>
        </w:r>
      </w:del>
    </w:p>
    <w:p>
      <w:pPr>
        <w:pStyle w:val="BodyText"/>
      </w:pPr>
      <w:del w:id="29001" w:author="PR Preview" w:date="2026-01-01T00:00:00Z">
        <w:r>
          <w:rPr>
            <w:b/>
            <w:bCs/>
          </w:rPr>
          <w:delText xml:space="preserve">Example 183 (Back substitution on a</w:delText>
        </w:r>
      </w:del>
      <w:del w:id="29002" w:author="PR Preview" w:date="2026-01-01T00:00:00Z">
        <w:r>
          <w:rPr>
            <w:b/>
            <w:bCs/>
          </w:rPr>
          <w:delText xml:space="preserve"> </w:delText>
        </w:r>
      </w:del>
      <m:oMath>
        <m:r>
          <m:t>3</m:t>
        </m:r>
        <m:r>
          <m:rPr>
            <m:sty m:val="p"/>
          </m:rPr>
          <m:t>×</m:t>
        </m:r>
        <m:r>
          <m:t>3</m:t>
        </m:r>
      </m:oMath>
      <w:del w:id="29003" w:author="PR Preview" w:date="2026-01-01T00:00:00Z">
        <w:r>
          <w:rPr>
            <w:b/>
            <w:bCs/>
          </w:rPr>
          <w:delText xml:space="preserve"> </w:delText>
        </w:r>
      </w:del>
      <w:del w:id="29004" w:author="PR Preview" w:date="2026-01-01T00:00:00Z">
        <w:r>
          <w:rPr>
            <w:b/>
            <w:bCs/>
          </w:rPr>
          <w:delText xml:space="preserve">system)</w:delText>
        </w:r>
      </w:del>
      <w:del w:id="29005" w:author="PR Preview" w:date="2026-01-01T00:00:00Z">
        <w:r>
          <w:delText xml:space="preserve"> </w:delText>
        </w:r>
      </w:del>
      <w:del w:id="29006" w:author="PR Preview" w:date="2026-01-01T00:00:00Z">
        <w:r>
          <w:delText xml:space="preserve">Solve</w:delText>
        </w:r>
      </w:del>
      <w:del w:id="29007"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del w:id="29008" w:author="PR Preview" w:date="2026-01-01T00:00:00Z">
        <w:r>
          <w:delText xml:space="preserve">:</w:delText>
        </w:r>
      </w:del>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del w:id="29009" w:author="PR Preview" w:date="2026-01-01T00:00:00Z">
        <w:r>
          <w:delText xml:space="preserve">So</w:delText>
        </w:r>
      </w:del>
      <w:del w:id="29010" w:author="PR Preview" w:date="2026-01-01T00:00:00Z">
        <w:r>
          <w:delText xml:space="preserve"> </w:delText>
        </w:r>
      </w:del>
      <m:oMath>
        <m:limLow>
          <m:e>
            <m:r>
              <m:t>x</m:t>
            </m:r>
          </m:e>
          <m:lim>
            <m:r>
              <m:rPr>
                <m:sty m:val="p"/>
              </m:rPr>
              <m:t>∼</m:t>
            </m:r>
          </m:lim>
        </m:limLow>
        <m:r>
          <m:rPr>
            <m:sty m:val="p"/>
          </m:rPr>
          <m:t>=</m:t>
        </m:r>
        <m:r>
          <m:rPr>
            <m:sty m:val="p"/>
          </m:rPr>
          <m:t>(</m:t>
        </m:r>
        <m:r>
          <m:t>2</m:t>
        </m:r>
        <m:r>
          <m:rPr>
            <m:sty m:val="p"/>
          </m:rPr>
          <m:t>,</m:t>
        </m:r>
        <m:r>
          <m:t>3</m:t>
        </m:r>
        <m:r>
          <m:rPr>
            <m:sty m:val="p"/>
          </m:rPr>
          <m:t>,</m:t>
        </m:r>
        <m:r>
          <m:rPr>
            <m:sty m:val="p"/>
          </m:rPr>
          <m:t>−</m:t>
        </m:r>
        <m:r>
          <m:t>1</m:t>
        </m:r>
        <m:r>
          <m:rPr>
            <m:sty m:val="p"/>
          </m:rPr>
          <m:t>)</m:t>
        </m:r>
      </m:oMath>
      <w:del w:id="29011" w:author="PR Preview" w:date="2026-01-01T00:00:00Z">
        <w:r>
          <w:delText xml:space="preserve">.</w:delText>
        </w:r>
      </w:del>
      <w:del w:id="29012" w:author="PR Preview" w:date="2026-01-01T00:00:00Z">
        <w:r>
          <w:delText xml:space="preserve"> </w:delText>
        </w:r>
      </w:del>
      <w:del w:id="29013" w:author="PR Preview" w:date="2026-01-01T00:00:00Z">
        <w:r>
          <w:delText xml:space="preserve">Without a nonzero diagonal the method fails:</w:delText>
        </w:r>
      </w:del>
      <w:del w:id="29014"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limLow>
          <m:e>
            <m:r>
              <m:t>x</m:t>
            </m:r>
          </m:e>
          <m:lim>
            <m:r>
              <m:rPr>
                <m:sty m:val="p"/>
              </m:rPr>
              <m:t>∼</m:t>
            </m:r>
          </m:lim>
        </m:limLow>
        <m:r>
          <m:rPr>
            <m:sty m:val="p"/>
          </m:rPr>
          <m:t>=</m:t>
        </m:r>
        <m:r>
          <m:rPr>
            <m:sty m:val="p"/>
          </m:rPr>
          <m:t>(</m:t>
        </m:r>
        <m:r>
          <m:t>1</m:t>
        </m:r>
        <m:r>
          <m:rPr>
            <m:sty m:val="p"/>
          </m:rPr>
          <m:t>,</m:t>
        </m:r>
        <m:r>
          <m:t>1</m:t>
        </m:r>
        <m:r>
          <m:rPr>
            <m:sty m:val="p"/>
          </m:rPr>
          <m:t>)</m:t>
        </m:r>
      </m:oMath>
      <w:del w:id="29015" w:author="PR Preview" w:date="2026-01-01T00:00:00Z">
        <w:r>
          <w:delText xml:space="preserve"> </w:delText>
        </w:r>
      </w:del>
      <w:del w:id="29016" w:author="PR Preview" w:date="2026-01-01T00:00:00Z">
        <w:r>
          <w:delText xml:space="preserve">has no solution,</w:delText>
        </w:r>
      </w:del>
      <w:del w:id="29017" w:author="PR Preview" w:date="2026-01-01T00:00:00Z">
        <w:r>
          <w:delText xml:space="preserve"> </w:delText>
        </w:r>
      </w:del>
      <w:del w:id="29018" w:author="PR Preview" w:date="2026-01-01T00:00:00Z">
        <w:r>
          <w:delText xml:space="preserve">since its second row reads</w:delText>
        </w:r>
      </w:del>
      <w:del w:id="29019" w:author="PR Preview" w:date="2026-01-01T00:00:00Z">
        <w:r>
          <w:delText xml:space="preserve"> </w:delText>
        </w:r>
      </w:del>
      <m:oMath>
        <m:r>
          <m:t>0</m:t>
        </m:r>
        <m:r>
          <m:rPr>
            <m:sty m:val="p"/>
          </m:rPr>
          <m:t>=</m:t>
        </m:r>
        <m:r>
          <m:t>1</m:t>
        </m:r>
      </m:oMath>
      <w:del w:id="29020" w:author="PR Preview" w:date="2026-01-01T00:00:00Z">
        <w:r>
          <w:delText xml:space="preserve">.</w:delText>
        </w:r>
      </w:del>
    </w:p>
    <w:p>
      <w:pPr>
        <w:pStyle w:val="BodyText"/>
      </w:pPr>
      <w:del w:id="29021" w:author="PR Preview" w:date="2026-01-01T00:00:00Z">
        <w:r>
          <w:rPr>
            <w:b/>
            <w:bCs/>
          </w:rPr>
          <w:delText xml:space="preserve">Theorem 103 (QR factorization)</w:delText>
        </w:r>
      </w:del>
      <w:del w:id="29022" w:author="PR Preview" w:date="2026-01-01T00:00:00Z">
        <w:r>
          <w:delText xml:space="preserve"> </w:delText>
        </w:r>
      </w:del>
      <w:del w:id="29023" w:author="PR Preview" w:date="2026-01-01T00:00:00Z">
        <w:r>
          <w:delText xml:space="preserve">Let</w:delText>
        </w:r>
      </w:del>
      <w:del w:id="29024" w:author="PR Preview" w:date="2026-01-01T00:00:00Z">
        <w:r>
          <w:delText xml:space="preserve"> </w:delText>
        </w:r>
      </w:del>
      <m:oMath>
        <m:r>
          <m:rPr>
            <m:sty m:val="bi"/>
          </m:rPr>
          <m:t>A</m:t>
        </m:r>
      </m:oMath>
      <w:del w:id="29025" w:author="PR Preview" w:date="2026-01-01T00:00:00Z">
        <w:r>
          <w:delText xml:space="preserve"> </w:delText>
        </w:r>
      </w:del>
      <w:del w:id="29026" w:author="PR Preview" w:date="2026-01-01T00:00:00Z">
        <w:r>
          <w:delText xml:space="preserve">be an</w:delText>
        </w:r>
      </w:del>
      <w:del w:id="29027" w:author="PR Preview" w:date="2026-01-01T00:00:00Z">
        <w:r>
          <w:delText xml:space="preserve"> </w:delText>
        </w:r>
      </w:del>
      <m:oMath>
        <m:r>
          <m:t>m</m:t>
        </m:r>
        <m:r>
          <m:rPr>
            <m:sty m:val="p"/>
          </m:rPr>
          <m:t>×</m:t>
        </m:r>
        <m:r>
          <m:t>n</m:t>
        </m:r>
      </m:oMath>
      <w:del w:id="29028" w:author="PR Preview" w:date="2026-01-01T00:00:00Z">
        <w:r>
          <w:delText xml:space="preserve"> </w:delText>
        </w:r>
      </w:del>
      <w:del w:id="29029" w:author="PR Preview" w:date="2026-01-01T00:00:00Z">
        <w:r>
          <w:delText xml:space="preserve">matrix with</w:delText>
        </w:r>
      </w:del>
      <w:del w:id="29030"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29031" w:author="PR Preview" w:date="2026-01-01T00:00:00Z">
        <w:r>
          <w:delText xml:space="preserve">.</w:delText>
        </w:r>
      </w:del>
      <w:del w:id="29032" w:author="PR Preview" w:date="2026-01-01T00:00:00Z">
        <w:r>
          <w:delText xml:space="preserve"> </w:delText>
        </w:r>
      </w:del>
      <w:del w:id="29033" w:author="PR Preview" w:date="2026-01-01T00:00:00Z">
        <w:r>
          <w:delText xml:space="preserve">Then</w:delText>
        </w:r>
      </w:del>
    </w:p>
    <w:p>
      <w:pPr>
        <w:pStyle w:val="FirstParagraph"/>
      </w:pPr>
      <w:ins w:id="29034" w:author="PR Preview" w:date="2026-01-01T00:00:00Z">
        <w:r>
          <w:t xml:space="preserve">Row</w:t>
        </w:r>
      </w:ins>
      <w:ins w:id="29035" w:author="PR Preview" w:date="2026-01-01T00:00:00Z">
        <w:r>
          <w:t xml:space="preserve"> </w:t>
        </w:r>
      </w:ins>
      <m:oMath>
        <m:r>
          <m:t>n</m:t>
        </m:r>
      </m:oMath>
      <w:ins w:id="29036" w:author="PR Preview" w:date="2026-01-01T00:00:00Z">
        <w:r>
          <w:t xml:space="preserve"> </w:t>
        </w:r>
      </w:ins>
      <w:ins w:id="29037" w:author="PR Preview" w:date="2026-01-01T00:00:00Z">
        <w:r>
          <w:t xml:space="preserve">involves only</w:t>
        </w:r>
      </w:ins>
      <w:ins w:id="29038" w:author="PR Preview" w:date="2026-01-01T00:00:00Z">
        <w:r>
          <w:t xml:space="preserve"> </w:t>
        </w:r>
      </w:ins>
      <m:oMath>
        <m:sSub>
          <m:e>
            <m:r>
              <m:t>x</m:t>
            </m:r>
          </m:e>
          <m:sub>
            <m:r>
              <m:t>n</m:t>
            </m:r>
          </m:sub>
        </m:sSub>
      </m:oMath>
      <w:ins w:id="29039" w:author="PR Preview" w:date="2026-01-01T00:00:00Z">
        <w:r>
          <w:t xml:space="preserve">, so it fixes</w:t>
        </w:r>
      </w:ins>
      <w:ins w:id="29040" w:author="PR Preview" w:date="2026-01-01T00:00:00Z">
        <w:r>
          <w:t xml:space="preserve"> </w:t>
        </w:r>
      </w:ins>
      <m:oMath>
        <m:sSub>
          <m:e>
            <m:r>
              <m:t>x</m:t>
            </m:r>
          </m:e>
          <m:sub>
            <m:r>
              <m:t>n</m:t>
            </m:r>
          </m:sub>
        </m:sSub>
      </m:oMath>
      <w:ins w:id="29041" w:author="PR Preview" w:date="2026-01-01T00:00:00Z">
        <w:r>
          <w:t xml:space="preserve">;</w:t>
        </w:r>
      </w:ins>
      <w:ins w:id="29042" w:author="PR Preview" w:date="2026-01-01T00:00:00Z">
        <w:r>
          <w:t xml:space="preserve"> </w:t>
        </w:r>
      </w:ins>
      <w:ins w:id="29043" w:author="PR Preview" w:date="2026-01-01T00:00:00Z">
        <w:r>
          <w:t xml:space="preserve">once</w:t>
        </w:r>
      </w:ins>
      <w:ins w:id="29044" w:author="PR Preview" w:date="2026-01-01T00:00:00Z">
        <w:r>
          <w:t xml:space="preserve"> </w:t>
        </w:r>
      </w:ins>
      <m:oMath>
        <m:sSub>
          <m:e>
            <m:r>
              <m:t>x</m:t>
            </m:r>
          </m:e>
          <m:sub>
            <m:r>
              <m:t>i</m:t>
            </m:r>
            <m:r>
              <m:rPr>
                <m:sty m:val="p"/>
              </m:rPr>
              <m:t>+</m:t>
            </m:r>
            <m:r>
              <m:t>1</m:t>
            </m:r>
          </m:sub>
        </m:sSub>
        <m:r>
          <m:rPr>
            <m:sty m:val="p"/>
          </m:rPr>
          <m:t>,</m:t>
        </m:r>
        <m:r>
          <m:rPr>
            <m:sty m:val="p"/>
          </m:rPr>
          <m:t>…</m:t>
        </m:r>
        <m:r>
          <m:rPr>
            <m:sty m:val="p"/>
          </m:rPr>
          <m:t>,</m:t>
        </m:r>
        <m:sSub>
          <m:e>
            <m:r>
              <m:t>x</m:t>
            </m:r>
          </m:e>
          <m:sub>
            <m:r>
              <m:t>n</m:t>
            </m:r>
          </m:sub>
        </m:sSub>
      </m:oMath>
      <w:ins w:id="29045" w:author="PR Preview" w:date="2026-01-01T00:00:00Z">
        <w:r>
          <w:t xml:space="preserve"> </w:t>
        </w:r>
      </w:ins>
      <w:ins w:id="29046" w:author="PR Preview" w:date="2026-01-01T00:00:00Z">
        <w:r>
          <w:t xml:space="preserve">are fixed, row</w:t>
        </w:r>
      </w:ins>
      <w:ins w:id="29047" w:author="PR Preview" w:date="2026-01-01T00:00:00Z">
        <w:r>
          <w:t xml:space="preserve"> </w:t>
        </w:r>
      </w:ins>
      <m:oMath>
        <m:r>
          <m:t>i</m:t>
        </m:r>
      </m:oMath>
      <w:ins w:id="29048" w:author="PR Preview" w:date="2026-01-01T00:00:00Z">
        <w:r>
          <w:t xml:space="preserve"> </w:t>
        </w:r>
      </w:ins>
      <w:ins w:id="29049" w:author="PR Preview" w:date="2026-01-01T00:00:00Z">
        <w:r>
          <w:t xml:space="preserve">fixes</w:t>
        </w:r>
      </w:ins>
      <w:ins w:id="29050" w:author="PR Preview" w:date="2026-01-01T00:00:00Z">
        <w:r>
          <w:t xml:space="preserve"> </w:t>
        </w:r>
      </w:ins>
      <m:oMath>
        <m:sSub>
          <m:e>
            <m:r>
              <m:t>x</m:t>
            </m:r>
          </m:e>
          <m:sub>
            <m:r>
              <m:t>i</m:t>
            </m:r>
          </m:sub>
        </m:sSub>
      </m:oMath>
      <w:ins w:id="29051" w:author="PR Preview" w:date="2026-01-01T00:00:00Z">
        <w:r>
          <w:t xml:space="preserve">.</w:t>
        </w:r>
      </w:ins>
      <w:ins w:id="29052" w:author="PR Preview" w:date="2026-01-01T00:00:00Z">
        <w:r>
          <w:t xml:space="preserve"> </w:t>
        </w:r>
      </w:ins>
      <w:ins w:id="29053" w:author="PR Preview" w:date="2026-01-01T00:00:00Z">
        <w:r>
          <w:t xml:space="preserve">So the rows, taken from the last to the first, hold exactly when</w:t>
        </w:r>
      </w:ins>
      <w:ins w:id="29054" w:author="PR Preview" w:date="2026-01-01T00:00:00Z">
        <w:r>
          <w:t xml:space="preserve"> </w:t>
        </w:r>
      </w:ins>
      <w:ins w:id="29055" w:author="PR Preview" w:date="2026-01-01T00:00:00Z">
        <w:r>
          <w:t xml:space="preserve">$\mathord{\smash[b]{\underset{\raise.3ex\hbox{$\scriptstyle\sim$}}{x}}\vphantom{x}}$</w:t>
        </w:r>
      </w:ins>
      <w:ins w:id="29056" w:author="PR Preview" w:date="2026-01-01T00:00:00Z">
        <w:r>
          <w:t xml:space="preserve"> </w:t>
        </w:r>
      </w:ins>
      <w:ins w:id="29057" w:author="PR Preview" w:date="2026-01-01T00:00:00Z">
        <w:r>
          <w:t xml:space="preserve">is the vector the formula builds:</w:t>
        </w:r>
      </w:ins>
      <w:ins w:id="29058" w:author="PR Preview" w:date="2026-01-01T00:00:00Z">
        <w:r>
          <w:t xml:space="preserve"> </w:t>
        </w:r>
      </w:ins>
      <w:ins w:id="29059" w:author="PR Preview" w:date="2026-01-01T00:00:00Z">
        <w:r>
          <w:t xml:space="preserve">there is one solution, and only one.</w:t>
        </w:r>
      </w:ins>
      <w:ins w:id="29060" w:author="PR Preview" w:date="2026-01-01T00:00:00Z">
        <w:r>
          <w:t xml:space="preserve"> </w:t>
        </w:r>
      </w:ins>
      <w:ins w:id="29061" w:author="PR Preview" w:date="2026-01-01T00:00:00Z">
        <w:r>
          <w:t xml:space="preserve">For</w:t>
        </w:r>
      </w:ins>
      <w:ins w:id="29062" w:author="PR Preview" w:date="2026-01-01T00:00:00Z">
        <w:r>
          <w:t xml:space="preserve"> </w:t>
        </w:r>
      </w:ins>
      <m:oMath>
        <m:r>
          <m:rPr>
            <m:sty m:val="bi"/>
          </m:rPr>
          <m:t>L</m:t>
        </m:r>
      </m:oMath>
      <w:ins w:id="29063" w:author="PR Preview" w:date="2026-01-01T00:00:00Z">
        <w:r>
          <w:t xml:space="preserve">, row</w:t>
        </w:r>
      </w:ins>
      <w:ins w:id="29064" w:author="PR Preview" w:date="2026-01-01T00:00:00Z">
        <w:r>
          <w:t xml:space="preserve"> </w:t>
        </w:r>
      </w:ins>
      <m:oMath>
        <m:r>
          <m:t>i</m:t>
        </m:r>
      </m:oMath>
      <w:ins w:id="29065" w:author="PR Preview" w:date="2026-01-01T00:00:00Z">
        <w:r>
          <w:t xml:space="preserve"> </w:t>
        </w:r>
      </w:ins>
      <w:ins w:id="29066" w:author="PR Preview" w:date="2026-01-01T00:00:00Z">
        <w:r>
          <w:t xml:space="preserve">reads</w:t>
        </w:r>
      </w:ins>
      <w:ins w:id="29067" w:author="PR Preview" w:date="2026-01-01T00:00:00Z">
        <w:r>
          <w:t xml:space="preserve"> </w:t>
        </w:r>
      </w:ins>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ins w:id="29068" w:author="PR Preview" w:date="2026-01-01T00:00:00Z">
        <w:r>
          <w:t xml:space="preserve">,</w:t>
        </w:r>
      </w:ins>
      <w:ins w:id="29069" w:author="PR Preview" w:date="2026-01-01T00:00:00Z">
        <w:r>
          <w:t xml:space="preserve"> </w:t>
        </w:r>
      </w:ins>
      <w:ins w:id="29070" w:author="PR Preview" w:date="2026-01-01T00:00:00Z">
        <w:r>
          <w:t xml:space="preserve">and the same argument runs from the first row to the last.</w:t>
        </w:r>
      </w:ins>
    </w:p>
    <w:bookmarkStart w:id="601" w:name="exm-back-substitution"/>
    <w:p>
      <w:pPr>
        <w:pStyle w:val="BodyText"/>
      </w:pPr>
      <w:ins w:id="29071" w:author="PR Preview" w:date="2026-01-01T00:00:00Z">
        <w:r>
          <w:rPr>
            <w:b/>
            <w:bCs/>
          </w:rPr>
          <w:t xml:space="preserve">Example 185 (Back substitution on a</w:t>
        </w:r>
      </w:ins>
      <w:ins w:id="29072" w:author="PR Preview" w:date="2026-01-01T00:00:00Z">
        <w:r>
          <w:rPr>
            <w:b/>
            <w:bCs/>
          </w:rPr>
          <w:t xml:space="preserve"> </w:t>
        </w:r>
      </w:ins>
      <m:oMath>
        <m:r>
          <m:t>3</m:t>
        </m:r>
        <m:r>
          <m:rPr>
            <m:sty m:val="p"/>
          </m:rPr>
          <m:t>×</m:t>
        </m:r>
        <m:r>
          <m:t>3</m:t>
        </m:r>
      </m:oMath>
      <w:ins w:id="29073" w:author="PR Preview" w:date="2026-01-01T00:00:00Z">
        <w:r>
          <w:rPr>
            <w:b/>
            <w:bCs/>
          </w:rPr>
          <w:t xml:space="preserve"> </w:t>
        </w:r>
      </w:ins>
      <w:ins w:id="29074" w:author="PR Preview" w:date="2026-01-01T00:00:00Z">
        <w:r>
          <w:rPr>
            <w:b/>
            <w:bCs/>
          </w:rPr>
          <w:t xml:space="preserve">system)</w:t>
        </w:r>
      </w:ins>
      <w:ins w:id="29075" w:author="PR Preview" w:date="2026-01-01T00:00:00Z">
        <w:r>
          <w:t xml:space="preserve"> </w:t>
        </w:r>
      </w:ins>
      <w:ins w:id="29076" w:author="PR Preview" w:date="2026-01-01T00:00:00Z">
        <w:r>
          <w:t xml:space="preserve">Solve</w:t>
        </w:r>
      </w:ins>
      <w:ins w:id="29077" w:author="PR Preview" w:date="2026-01-01T00:00:00Z">
        <w:r>
          <w:t xml:space="preserve"> </w:t>
        </w:r>
      </w:ins>
      <w:ins w:id="29078" w:author="PR Preview" w:date="2026-01-01T00:00:00Z">
        <w:r>
          <w:t xml:space="preserve">$\begin{bmatrix} 2 &amp; 1 &amp; -1 \\ 0 &amp; \frac{1}{2} &amp; \frac{1}{2} \\ 0 &amp; 0 &amp; -1 \end{bmatrix} \mathord{\smash[b]{\underset{\raise.3ex\hbox{$\scriptstyle\sim$}}{x}}\vphantom{x}}
    = \begin{bmatrix} 8 \\ 1 \\ 1 \end{bmatrix}$</w:t>
        </w:r>
      </w:ins>
      <w:ins w:id="29079" w:author="PR Preview" w:date="2026-01-01T00:00:00Z">
        <w:r>
          <w:t xml:space="preserve">:</w:t>
        </w:r>
      </w:ins>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ins w:id="29080" w:author="PR Preview" w:date="2026-01-01T00:00:00Z">
        <w:r>
          <w:t xml:space="preserve">So</w:t>
        </w:r>
      </w:ins>
      <w:ins w:id="29081" w:author="PR Preview" w:date="2026-01-01T00:00:00Z">
        <w:r>
          <w:t xml:space="preserve"> </w:t>
        </w:r>
      </w:ins>
      <w:ins w:id="29082" w:author="PR Preview" w:date="2026-01-01T00:00:00Z">
        <w:r>
          <w:t xml:space="preserve">$\mathord{\smash[b]{\underset{\raise.3ex\hbox{$\scriptstyle\sim$}}{x}}\vphantom{x}} = (2, 3, -1)$</w:t>
        </w:r>
      </w:ins>
      <w:ins w:id="29083" w:author="PR Preview" w:date="2026-01-01T00:00:00Z">
        <w:r>
          <w:t xml:space="preserve">.</w:t>
        </w:r>
      </w:ins>
      <w:ins w:id="29084" w:author="PR Preview" w:date="2026-01-01T00:00:00Z">
        <w:r>
          <w:t xml:space="preserve"> </w:t>
        </w:r>
      </w:ins>
      <w:ins w:id="29085" w:author="PR Preview" w:date="2026-01-01T00:00:00Z">
        <w:r>
          <w:t xml:space="preserve">Without a nonzero diagonal the method fails:</w:t>
        </w:r>
      </w:ins>
      <w:ins w:id="29086" w:author="PR Preview" w:date="2026-01-01T00:00:00Z">
        <w:r>
          <w:t xml:space="preserve"> </w:t>
        </w:r>
      </w:ins>
      <w:ins w:id="29087" w:author="PR Preview" w:date="2026-01-01T00:00:00Z">
        <w:r>
          <w:t xml:space="preserve">$\begin{bmatrix} 1 &amp; 1 \\ 0 &amp; 0 \end{bmatrix} \mathord{\smash[b]{\underset{\raise.3ex\hbox{$\scriptstyle\sim$}}{x}}\vphantom{x}} = (1, 1)$</w:t>
        </w:r>
      </w:ins>
      <w:ins w:id="29088" w:author="PR Preview" w:date="2026-01-01T00:00:00Z">
        <w:r>
          <w:t xml:space="preserve"> </w:t>
        </w:r>
      </w:ins>
      <w:ins w:id="29089" w:author="PR Preview" w:date="2026-01-01T00:00:00Z">
        <w:r>
          <w:t xml:space="preserve">has no solution,</w:t>
        </w:r>
      </w:ins>
      <w:ins w:id="29090" w:author="PR Preview" w:date="2026-01-01T00:00:00Z">
        <w:r>
          <w:t xml:space="preserve"> </w:t>
        </w:r>
      </w:ins>
      <w:ins w:id="29091" w:author="PR Preview" w:date="2026-01-01T00:00:00Z">
        <w:r>
          <w:t xml:space="preserve">since its second row reads</w:t>
        </w:r>
      </w:ins>
      <w:ins w:id="29092" w:author="PR Preview" w:date="2026-01-01T00:00:00Z">
        <w:r>
          <w:t xml:space="preserve"> </w:t>
        </w:r>
      </w:ins>
      <m:oMath>
        <m:r>
          <m:t>0</m:t>
        </m:r>
        <m:r>
          <m:rPr>
            <m:sty m:val="p"/>
          </m:rPr>
          <m:t>=</m:t>
        </m:r>
        <m:r>
          <m:t>1</m:t>
        </m:r>
      </m:oMath>
      <w:ins w:id="29093" w:author="PR Preview" w:date="2026-01-01T00:00:00Z">
        <w:r>
          <w:t xml:space="preserve">.</w:t>
        </w:r>
      </w:ins>
    </w:p>
    <w:bookmarkEnd w:id="601"/>
    <w:bookmarkStart w:id="602" w:name="thm-qr"/>
    <w:p>
      <w:pPr>
        <w:pStyle w:val="BodyText"/>
      </w:pPr>
      <w:ins w:id="29094" w:author="PR Preview" w:date="2026-01-01T00:00:00Z">
        <w:r>
          <w:rPr>
            <w:b/>
            <w:bCs/>
          </w:rPr>
          <w:t xml:space="preserve">Theorem 104 (QR factorization)</w:t>
        </w:r>
      </w:ins>
      <w:ins w:id="29095" w:author="PR Preview" w:date="2026-01-01T00:00:00Z">
        <w:r>
          <w:t xml:space="preserve"> </w:t>
        </w:r>
      </w:ins>
      <w:ins w:id="29096" w:author="PR Preview" w:date="2026-01-01T00:00:00Z">
        <w:r>
          <w:t xml:space="preserve">Let</w:t>
        </w:r>
      </w:ins>
      <w:ins w:id="29097" w:author="PR Preview" w:date="2026-01-01T00:00:00Z">
        <w:r>
          <w:t xml:space="preserve"> </w:t>
        </w:r>
      </w:ins>
      <m:oMath>
        <m:r>
          <m:rPr>
            <m:sty m:val="bi"/>
          </m:rPr>
          <m:t>A</m:t>
        </m:r>
      </m:oMath>
      <w:ins w:id="29098" w:author="PR Preview" w:date="2026-01-01T00:00:00Z">
        <w:r>
          <w:t xml:space="preserve"> </w:t>
        </w:r>
      </w:ins>
      <w:ins w:id="29099" w:author="PR Preview" w:date="2026-01-01T00:00:00Z">
        <w:r>
          <w:t xml:space="preserve">be an</w:t>
        </w:r>
      </w:ins>
      <w:ins w:id="29100" w:author="PR Preview" w:date="2026-01-01T00:00:00Z">
        <w:r>
          <w:t xml:space="preserve"> </w:t>
        </w:r>
      </w:ins>
      <m:oMath>
        <m:r>
          <m:t>m</m:t>
        </m:r>
        <m:r>
          <m:rPr>
            <m:sty m:val="p"/>
          </m:rPr>
          <m:t>×</m:t>
        </m:r>
        <m:r>
          <m:t>n</m:t>
        </m:r>
      </m:oMath>
      <w:ins w:id="29101" w:author="PR Preview" w:date="2026-01-01T00:00:00Z">
        <w:r>
          <w:t xml:space="preserve"> </w:t>
        </w:r>
      </w:ins>
      <w:ins w:id="29102" w:author="PR Preview" w:date="2026-01-01T00:00:00Z">
        <w:r>
          <w:t xml:space="preserve">matrix with</w:t>
        </w:r>
      </w:ins>
      <w:ins w:id="29103" w:author="PR Preview" w:date="2026-01-01T00:00:00Z">
        <w:r>
          <w:t xml:space="preserve"> </w:t>
        </w:r>
      </w:ins>
      <m:oMath>
        <m:r>
          <m:rPr>
            <m:sty m:val="p"/>
          </m:rPr>
          <m:t>rank</m:t>
        </m:r>
        <m:r>
          <m:rPr>
            <m:sty m:val="p"/>
          </m:rPr>
          <m:t>(</m:t>
        </m:r>
        <m:r>
          <m:rPr>
            <m:sty m:val="bi"/>
          </m:rPr>
          <m:t>A</m:t>
        </m:r>
        <m:r>
          <m:rPr>
            <m:sty m:val="p"/>
          </m:rPr>
          <m:t>)</m:t>
        </m:r>
        <m:r>
          <m:rPr>
            <m:sty m:val="p"/>
          </m:rPr>
          <m:t>=</m:t>
        </m:r>
        <m:r>
          <m:t>n</m:t>
        </m:r>
      </m:oMath>
      <w:ins w:id="29104" w:author="PR Preview" w:date="2026-01-01T00:00:00Z">
        <w:r>
          <w:t xml:space="preserve">.</w:t>
        </w:r>
      </w:ins>
      <w:ins w:id="29105" w:author="PR Preview" w:date="2026-01-01T00:00:00Z">
        <w:r>
          <w:t xml:space="preserve"> </w:t>
        </w:r>
      </w:ins>
      <w:ins w:id="29106" w:author="PR Preview" w:date="2026-01-01T00:00:00Z">
        <w:r>
          <w:t xml:space="preserve">Then</w:t>
        </w:r>
      </w:ins>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2"/>
    <w:p>
      <w:pPr>
        <w:pStyle w:val="BodyText"/>
      </w:pPr>
      <w:del w:id="29107" w:author="PR Preview" w:date="2026-01-01T00:00:00Z">
        <w:r>
          <w:rPr>
            <w:i/>
            <w:iCs/>
          </w:rPr>
          <w:delText xml:space="preserve">Proof</w:delText>
        </w:r>
      </w:del>
      <w:del w:id="29108" w:author="PR Preview" w:date="2026-01-01T00:00:00Z">
        <w:r>
          <w:delText xml:space="preserve">. </w:delText>
        </w:r>
      </w:del>
      <w:del w:id="29109" w:author="PR Preview" w:date="2026-01-01T00:00:00Z">
        <w:r>
          <w:delText xml:space="preserve">The</w:delText>
        </w:r>
      </w:del>
      <w:del w:id="29110" w:author="PR Preview" w:date="2026-01-01T00:00:00Z">
        <w:r>
          <w:delText xml:space="preserve"> </w:delText>
        </w:r>
      </w:del>
      <m:oMath>
        <m:r>
          <m:t>n</m:t>
        </m:r>
      </m:oMath>
      <w:del w:id="29111" w:author="PR Preview" w:date="2026-01-01T00:00:00Z">
        <w:r>
          <w:delText xml:space="preserve"> </w:delText>
        </w:r>
      </w:del>
      <w:del w:id="29112" w:author="PR Preview" w:date="2026-01-01T00:00:00Z">
        <w:r>
          <w:delText xml:space="preserve">columns</w:delText>
        </w:r>
      </w:del>
      <w:del w:id="29113" w:author="PR Preview" w:date="2026-01-01T00:00:00Z">
        <w:r>
          <w:delText xml:space="preserve"> </w:delText>
        </w:r>
      </w:del>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del w:id="29114" w:author="PR Preview" w:date="2026-01-01T00:00:00Z">
        <w:r>
          <w:delText xml:space="preserve"> </w:delText>
        </w:r>
      </w:del>
      <w:del w:id="29115" w:author="PR Preview" w:date="2026-01-01T00:00:00Z">
        <w:r>
          <w:delText xml:space="preserve">of</w:delText>
        </w:r>
      </w:del>
      <w:del w:id="29116" w:author="PR Preview" w:date="2026-01-01T00:00:00Z">
        <w:r>
          <w:delText xml:space="preserve"> </w:delText>
        </w:r>
      </w:del>
      <m:oMath>
        <m:r>
          <m:rPr>
            <m:sty m:val="bi"/>
          </m:rPr>
          <m:t>A</m:t>
        </m:r>
      </m:oMath>
      <w:del w:id="29117" w:author="PR Preview" w:date="2026-01-01T00:00:00Z">
        <w:r>
          <w:delText xml:space="preserve"> </w:delText>
        </w:r>
      </w:del>
      <w:del w:id="29118" w:author="PR Preview" w:date="2026-01-01T00:00:00Z">
        <w:r>
          <w:delText xml:space="preserve">are linearly independent</w:delText>
        </w:r>
      </w:del>
      <w:del w:id="29119" w:author="PR Preview" w:date="2026-01-01T00:00:00Z">
        <w:r>
          <w:delText xml:space="preserve"> </w:delText>
        </w:r>
      </w:del>
      <w:del w:id="29120" w:author="PR Preview" w:date="2026-01-01T00:00:00Z">
        <w:r>
          <w:delText xml:space="preserve">(</w:delText>
        </w:r>
      </w:del>
      <w:hyperlink w:anchor="def-full-column-rank">
        <w:del w:id="29121" w:author="PR Preview" w:date="2026-01-01T00:00:00Z">
          <w:r>
            <w:rPr>
              <w:rStyle w:val="Hyperlink"/>
            </w:rPr>
            <w:delText xml:space="preserve">Definition 45</w:delText>
          </w:r>
        </w:del>
      </w:hyperlink>
      <w:del w:id="29122" w:author="PR Preview" w:date="2026-01-01T00:00:00Z">
        <w:r>
          <w:delText xml:space="preserve">),</w:delText>
        </w:r>
      </w:del>
      <w:del w:id="29123" w:author="PR Preview" w:date="2026-01-01T00:00:00Z">
        <w:r>
          <w:delText xml:space="preserve"> </w:delText>
        </w:r>
      </w:del>
      <w:del w:id="29124" w:author="PR Preview" w:date="2026-01-01T00:00:00Z">
        <w:r>
          <w:delText xml:space="preserve">so the Gram-Schmidt process (</w:delText>
        </w:r>
      </w:del>
      <w:hyperlink w:anchor="def-gram-schmidt">
        <w:del w:id="29125" w:author="PR Preview" w:date="2026-01-01T00:00:00Z">
          <w:r>
            <w:rPr>
              <w:rStyle w:val="Hyperlink"/>
            </w:rPr>
            <w:delText xml:space="preserve">Definition 78</w:delText>
          </w:r>
        </w:del>
      </w:hyperlink>
      <w:del w:id="29126" w:author="PR Preview" w:date="2026-01-01T00:00:00Z">
        <w:r>
          <w:delText xml:space="preserve">) runs all</w:delText>
        </w:r>
      </w:del>
      <w:del w:id="29127" w:author="PR Preview" w:date="2026-01-01T00:00:00Z">
        <w:r>
          <w:delText xml:space="preserve"> </w:delText>
        </w:r>
      </w:del>
      <m:oMath>
        <m:r>
          <m:t>n</m:t>
        </m:r>
      </m:oMath>
      <w:del w:id="29128" w:author="PR Preview" w:date="2026-01-01T00:00:00Z">
        <w:r>
          <w:delText xml:space="preserve"> </w:delText>
        </w:r>
      </w:del>
      <w:del w:id="29129" w:author="PR Preview" w:date="2026-01-01T00:00:00Z">
        <w:r>
          <w:delText xml:space="preserve">steps</w:delText>
        </w:r>
      </w:del>
      <w:del w:id="29130" w:author="PR Preview" w:date="2026-01-01T00:00:00Z">
        <w:r>
          <w:delText xml:space="preserve"> </w:delText>
        </w:r>
      </w:del>
      <w:del w:id="29131" w:author="PR Preview" w:date="2026-01-01T00:00:00Z">
        <w:r>
          <w:delText xml:space="preserve">and gives orthonormal</w:delText>
        </w:r>
      </w:del>
      <w:del w:id="29132" w:author="PR Preview" w:date="2026-01-01T00:00:00Z">
        <w:r>
          <w:delText xml:space="preserve"> </w:delText>
        </w:r>
      </w:del>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n</m:t>
            </m:r>
          </m:sub>
        </m:sSub>
      </m:oMath>
      <w:del w:id="29133" w:author="PR Preview" w:date="2026-01-01T00:00:00Z">
        <w:r>
          <w:delText xml:space="preserve"> </w:delText>
        </w:r>
      </w:del>
      <w:del w:id="29134" w:author="PR Preview" w:date="2026-01-01T00:00:00Z">
        <w:r>
          <w:delText xml:space="preserve">(</w:delText>
        </w:r>
      </w:del>
      <w:hyperlink w:anchor="thm-gram-schmidt">
        <w:del w:id="29135" w:author="PR Preview" w:date="2026-01-01T00:00:00Z">
          <w:r>
            <w:rPr>
              <w:rStyle w:val="Hyperlink"/>
            </w:rPr>
            <w:delText xml:space="preserve">Theorem 65</w:delText>
          </w:r>
        </w:del>
      </w:hyperlink>
      <w:del w:id="29136" w:author="PR Preview" w:date="2026-01-01T00:00:00Z">
        <w:r>
          <w:delText xml:space="preserve">, parts 1 and 3);</w:delText>
        </w:r>
      </w:del>
      <w:del w:id="29137" w:author="PR Preview" w:date="2026-01-01T00:00:00Z">
        <w:r>
          <w:delText xml:space="preserve"> </w:delText>
        </w:r>
      </w:del>
      <w:del w:id="29138" w:author="PR Preview" w:date="2026-01-01T00:00:00Z">
        <w:r>
          <w:delText xml:space="preserve">let</w:delText>
        </w:r>
      </w:del>
      <w:del w:id="29139" w:author="PR Preview" w:date="2026-01-01T00:00:00Z">
        <w:r>
          <w:delText xml:space="preserve"> </w:delText>
        </w:r>
      </w:del>
      <m:oMath>
        <m:r>
          <m:rPr>
            <m:sty m:val="bi"/>
          </m:rPr>
          <m:t>Q</m:t>
        </m:r>
      </m:oMath>
      <w:del w:id="29140" w:author="PR Preview" w:date="2026-01-01T00:00:00Z">
        <w:r>
          <w:delText xml:space="preserve"> </w:delText>
        </w:r>
      </w:del>
      <w:del w:id="29141" w:author="PR Preview" w:date="2026-01-01T00:00:00Z">
        <w:r>
          <w:delText xml:space="preserve">have these columns.</w:delText>
        </w:r>
      </w:del>
      <w:del w:id="29142" w:author="PR Preview" w:date="2026-01-01T00:00:00Z">
        <w:r>
          <w:delText xml:space="preserve"> </w:delText>
        </w:r>
      </w:del>
      <w:del w:id="29143" w:author="PR Preview" w:date="2026-01-01T00:00:00Z">
        <w:r>
          <w:delText xml:space="preserve">At step</w:delText>
        </w:r>
      </w:del>
      <w:del w:id="29144" w:author="PR Preview" w:date="2026-01-01T00:00:00Z">
        <w:r>
          <w:delText xml:space="preserve"> </w:delText>
        </w:r>
      </w:del>
      <m:oMath>
        <m:r>
          <m:t>i</m:t>
        </m:r>
      </m:oMath>
      <w:del w:id="29145" w:author="PR Preview" w:date="2026-01-01T00:00:00Z">
        <w:r>
          <w:delText xml:space="preserve">,</w:delText>
        </w:r>
      </w:del>
      <w:del w:id="29146" w:author="PR Preview" w:date="2026-01-01T00:00:00Z">
        <w:r>
          <w:delText xml:space="preserve"> </w:delText>
        </w:r>
      </w:del>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del w:id="29147" w:author="PR Preview" w:date="2026-01-01T00:00:00Z">
        <w:r>
          <w:delText xml:space="preserve">, and rearranging the orthogonalize step,</w:delText>
        </w:r>
      </w:del>
    </w:p>
    <w:p>
      <w:pPr>
        <w:pStyle w:val="BodyText"/>
      </w:pPr>
      <m:oMathPara>
        <m:oMathParaPr>
          <m:jc m:val="center"/>
        </m:oMathParaPr>
        <m:oMath>
          <m:eqArr>
            <m:e>
              <m:sSub>
                <m:e>
                  <m:limLow>
                    <m:e>
                      <m:r>
                        <m:t>a</m:t>
                      </m:r>
                    </m:e>
                    <m:lim>
                      <m:r>
                        <m:rPr>
                          <m:sty m:val="p"/>
                        </m:rPr>
                        <m:t>∼</m:t>
                      </m:r>
                    </m:lim>
                  </m:limLow>
                </m:e>
                <m:sub>
                  <m:r>
                    <m:t>i</m:t>
                  </m:r>
                </m:sub>
              </m:sSub>
              <m:r>
                <m:t>&amp;</m:t>
              </m:r>
              <m:r>
                <m:rPr>
                  <m:sty m:val="p"/>
                </m:rPr>
                <m:t>=</m:t>
              </m:r>
              <m:sSubSup>
                <m:e>
                  <m:limLow>
                    <m:e>
                      <m:r>
                        <m:t>q</m:t>
                      </m:r>
                    </m:e>
                    <m:lim>
                      <m:r>
                        <m:rPr>
                          <m:sty m:val="p"/>
                        </m:rPr>
                        <m:t>∼</m:t>
                      </m:r>
                    </m:lim>
                  </m:limLow>
                </m:e>
                <m:sub>
                  <m:r>
                    <m:t>i</m:t>
                  </m:r>
                </m:sub>
                <m:sup>
                  <m:r>
                    <m:rPr>
                      <m:sty m:val="p"/>
                    </m:rPr>
                    <m:t>′</m:t>
                  </m:r>
                </m:sup>
              </m:sSubSup>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t>&amp;</m:t>
              </m:r>
              <m:r>
                <m:t>&amp;</m:t>
              </m:r>
              <m:r>
                <m:rPr>
                  <m:nor/>
                  <m:sty m:val="p"/>
                </m:rPr>
                <m:t>(add the sum to both sides of the orthogonalize step)</m:t>
              </m:r>
            </m:e>
            <m:e>
              <m:r>
                <m:t>&amp;</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rPr>
                  <m:sty m:val="p"/>
                </m:rPr>
                <m:t>.</m:t>
              </m:r>
              <m:r>
                <m:t>&amp;</m:t>
              </m:r>
              <m:r>
                <m:t>&amp;</m:t>
              </m:r>
              <m:r>
                <m:rPr>
                  <m:nor/>
                  <m:sty m:val="p"/>
                </m:rPr>
                <m:t>(normalize step: </m:t>
              </m:r>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nor/>
                  <m:sty m:val="p"/>
                </m:rPr>
                <m:t>)</m:t>
              </m:r>
            </m:e>
          </m:eqArr>
        </m:oMath>
      </m:oMathPara>
    </w:p>
    <w:p>
      <w:pPr>
        <w:pStyle w:val="FirstParagraph"/>
      </w:pPr>
      <w:del w:id="29148" w:author="PR Preview" w:date="2026-01-01T00:00:00Z">
        <w:r>
          <w:delText xml:space="preserve">Let</w:delText>
        </w:r>
      </w:del>
      <w:del w:id="29149" w:author="PR Preview" w:date="2026-01-01T00:00:00Z">
        <w:r>
          <w:delText xml:space="preserve"> </w:delText>
        </w:r>
      </w:del>
      <m:oMath>
        <m:r>
          <m:rPr>
            <m:sty m:val="bi"/>
          </m:rPr>
          <m:t>R</m:t>
        </m:r>
      </m:oMath>
      <w:del w:id="29150" w:author="PR Preview" w:date="2026-01-01T00:00:00Z">
        <w:r>
          <w:delText xml:space="preserve"> </w:delText>
        </w:r>
      </w:del>
      <w:del w:id="29151" w:author="PR Preview" w:date="2026-01-01T00:00:00Z">
        <w:r>
          <w:delText xml:space="preserve">be the</w:delText>
        </w:r>
      </w:del>
      <w:del w:id="29152" w:author="PR Preview" w:date="2026-01-01T00:00:00Z">
        <w:r>
          <w:delText xml:space="preserve"> </w:delText>
        </w:r>
      </w:del>
      <m:oMath>
        <m:r>
          <m:t>n</m:t>
        </m:r>
        <m:r>
          <m:rPr>
            <m:sty m:val="p"/>
          </m:rPr>
          <m:t>×</m:t>
        </m:r>
        <m:r>
          <m:t>n</m:t>
        </m:r>
      </m:oMath>
      <w:del w:id="29153" w:author="PR Preview" w:date="2026-01-01T00:00:00Z">
        <w:r>
          <w:delText xml:space="preserve"> </w:delText>
        </w:r>
      </w:del>
      <w:del w:id="29154" w:author="PR Preview" w:date="2026-01-01T00:00:00Z">
        <w:r>
          <w:delText xml:space="preserve">matrix with</w:delText>
        </w:r>
      </w:del>
      <w:del w:id="29155" w:author="PR Preview" w:date="2026-01-01T00:00:00Z">
        <w:r>
          <w:delText xml:space="preserve"> </w:delText>
        </w:r>
      </w:del>
      <m:oMath>
        <m:sSub>
          <m:e>
            <m:r>
              <m:t>r</m:t>
            </m:r>
          </m:e>
          <m:sub>
            <m:r>
              <m:t>j</m:t>
            </m:r>
            <m:r>
              <m:t>i</m:t>
            </m:r>
          </m:sub>
        </m:sSub>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oMath>
      <w:del w:id="29156" w:author="PR Preview" w:date="2026-01-01T00:00:00Z">
        <w:r>
          <w:delText xml:space="preserve"> </w:delText>
        </w:r>
      </w:del>
      <w:del w:id="29157" w:author="PR Preview" w:date="2026-01-01T00:00:00Z">
        <w:r>
          <w:delText xml:space="preserve">for</w:delText>
        </w:r>
      </w:del>
      <w:del w:id="29158" w:author="PR Preview" w:date="2026-01-01T00:00:00Z">
        <w:r>
          <w:delText xml:space="preserve"> </w:delText>
        </w:r>
      </w:del>
      <m:oMath>
        <m:r>
          <m:t>j</m:t>
        </m:r>
        <m:r>
          <m:rPr>
            <m:sty m:val="p"/>
          </m:rPr>
          <m:t>&lt;</m:t>
        </m:r>
        <m:r>
          <m:t>i</m:t>
        </m:r>
      </m:oMath>
      <w:del w:id="29159" w:author="PR Preview" w:date="2026-01-01T00:00:00Z">
        <w:r>
          <w:delText xml:space="preserve">,</w:delText>
        </w:r>
      </w:del>
      <w:del w:id="29160" w:author="PR Preview" w:date="2026-01-01T00:00:00Z">
        <w:r>
          <w:delText xml:space="preserve"> </w:delText>
        </w:r>
      </w:del>
      <m:oMath>
        <m:sSub>
          <m:e>
            <m:r>
              <m:t>r</m:t>
            </m:r>
          </m:e>
          <m:sub>
            <m:r>
              <m:t>i</m:t>
            </m:r>
            <m:r>
              <m:t>i</m:t>
            </m:r>
          </m:sub>
        </m:sSub>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&gt;</m:t>
        </m:r>
        <m:r>
          <m:t>0</m:t>
        </m:r>
      </m:oMath>
      <w:del w:id="29161" w:author="PR Preview" w:date="2026-01-01T00:00:00Z">
        <w:r>
          <w:delText xml:space="preserve">,</w:delText>
        </w:r>
      </w:del>
      <w:del w:id="29162" w:author="PR Preview" w:date="2026-01-01T00:00:00Z">
        <w:r>
          <w:delText xml:space="preserve"> </w:delText>
        </w:r>
      </w:del>
      <w:del w:id="29163" w:author="PR Preview" w:date="2026-01-01T00:00:00Z">
        <w:r>
          <w:delText xml:space="preserve">and</w:delText>
        </w:r>
      </w:del>
      <w:del w:id="29164" w:author="PR Preview" w:date="2026-01-01T00:00:00Z">
        <w:r>
          <w:delText xml:space="preserve"> </w:delText>
        </w:r>
      </w:del>
      <m:oMath>
        <m:sSub>
          <m:e>
            <m:r>
              <m:t>r</m:t>
            </m:r>
          </m:e>
          <m:sub>
            <m:r>
              <m:t>j</m:t>
            </m:r>
            <m:r>
              <m:t>i</m:t>
            </m:r>
          </m:sub>
        </m:sSub>
        <m:r>
          <m:rPr>
            <m:sty m:val="p"/>
          </m:rPr>
          <m:t>=</m:t>
        </m:r>
        <m:r>
          <m:t>0</m:t>
        </m:r>
      </m:oMath>
      <w:del w:id="29165" w:author="PR Preview" w:date="2026-01-01T00:00:00Z">
        <w:r>
          <w:delText xml:space="preserve"> </w:delText>
        </w:r>
      </w:del>
      <w:del w:id="29166" w:author="PR Preview" w:date="2026-01-01T00:00:00Z">
        <w:r>
          <w:delText xml:space="preserve">for</w:delText>
        </w:r>
      </w:del>
      <w:del w:id="29167" w:author="PR Preview" w:date="2026-01-01T00:00:00Z">
        <w:r>
          <w:delText xml:space="preserve"> </w:delText>
        </w:r>
      </w:del>
      <m:oMath>
        <m:r>
          <m:t>j</m:t>
        </m:r>
        <m:r>
          <m:rPr>
            <m:sty m:val="p"/>
          </m:rPr>
          <m:t>&gt;</m:t>
        </m:r>
        <m:r>
          <m:t>i</m:t>
        </m:r>
      </m:oMath>
      <w:del w:id="29168" w:author="PR Preview" w:date="2026-01-01T00:00:00Z">
        <w:r>
          <w:delText xml:space="preserve">;</w:delText>
        </w:r>
      </w:del>
      <w:del w:id="29169" w:author="PR Preview" w:date="2026-01-01T00:00:00Z">
        <w:r>
          <w:delText xml:space="preserve"> </w:delText>
        </w:r>
      </w:del>
      <w:del w:id="29170" w:author="PR Preview" w:date="2026-01-01T00:00:00Z">
        <w:r>
          <w:delText xml:space="preserve">it is upper triangular with positive diagonal.</w:delText>
        </w:r>
      </w:del>
      <w:del w:id="29171" w:author="PR Preview" w:date="2026-01-01T00:00:00Z">
        <w:r>
          <w:delText xml:space="preserve"> </w:delText>
        </w:r>
      </w:del>
      <w:del w:id="29172" w:author="PR Preview" w:date="2026-01-01T00:00:00Z">
        <w:r>
          <w:delText xml:space="preserve">Column</w:delText>
        </w:r>
      </w:del>
      <w:del w:id="29173" w:author="PR Preview" w:date="2026-01-01T00:00:00Z">
        <w:r>
          <w:delText xml:space="preserve"> </w:delText>
        </w:r>
      </w:del>
      <m:oMath>
        <m:r>
          <m:t>i</m:t>
        </m:r>
      </m:oMath>
      <w:del w:id="29174" w:author="PR Preview" w:date="2026-01-01T00:00:00Z">
        <w:r>
          <w:delText xml:space="preserve"> </w:delText>
        </w:r>
      </w:del>
      <w:del w:id="29175" w:author="PR Preview" w:date="2026-01-01T00:00:00Z">
        <w:r>
          <w:delText xml:space="preserve">of</w:delText>
        </w:r>
      </w:del>
      <w:del w:id="29176" w:author="PR Preview" w:date="2026-01-01T00:00:00Z">
        <w:r>
          <w:delText xml:space="preserve"> </w:delText>
        </w:r>
      </w:del>
      <m:oMath>
        <m:r>
          <m:rPr>
            <m:sty m:val="bi"/>
          </m:rPr>
          <m:t>Q</m:t>
        </m:r>
        <m:r>
          <m:rPr>
            <m:sty m:val="bi"/>
          </m:rPr>
          <m:t>R</m:t>
        </m:r>
      </m:oMath>
      <w:del w:id="29177" w:author="PR Preview" w:date="2026-01-01T00:00:00Z">
        <w:r>
          <w:delText xml:space="preserve"> </w:delText>
        </w:r>
      </w:del>
      <w:del w:id="29178" w:author="PR Preview" w:date="2026-01-01T00:00:00Z">
        <w:r>
          <w:delText xml:space="preserve">is</w:delText>
        </w:r>
      </w:del>
      <w:del w:id="29179" w:author="PR Preview" w:date="2026-01-01T00:00:00Z">
        <w:r>
          <w:delText xml:space="preserve"> </w:delText>
        </w:r>
      </w:del>
      <m:oMath>
        <m:r>
          <m:rPr>
            <m:sty m:val="bi"/>
          </m:rPr>
          <m:t>Q</m:t>
        </m:r>
      </m:oMath>
      <w:del w:id="29180" w:author="PR Preview" w:date="2026-01-01T00:00:00Z">
        <w:r>
          <w:delText xml:space="preserve"> </w:delText>
        </w:r>
      </w:del>
      <w:del w:id="29181" w:author="PR Preview" w:date="2026-01-01T00:00:00Z">
        <w:r>
          <w:delText xml:space="preserve">times column</w:delText>
        </w:r>
      </w:del>
      <w:del w:id="29182" w:author="PR Preview" w:date="2026-01-01T00:00:00Z">
        <w:r>
          <w:delText xml:space="preserve"> </w:delText>
        </w:r>
      </w:del>
      <m:oMath>
        <m:r>
          <m:t>i</m:t>
        </m:r>
      </m:oMath>
      <w:del w:id="29183" w:author="PR Preview" w:date="2026-01-01T00:00:00Z">
        <w:r>
          <w:delText xml:space="preserve"> </w:delText>
        </w:r>
      </w:del>
      <w:del w:id="29184" w:author="PR Preview" w:date="2026-01-01T00:00:00Z">
        <w:r>
          <w:delText xml:space="preserve">of</w:delText>
        </w:r>
      </w:del>
      <w:del w:id="29185" w:author="PR Preview" w:date="2026-01-01T00:00:00Z">
        <w:r>
          <w:delText xml:space="preserve"> </w:delText>
        </w:r>
      </w:del>
      <m:oMath>
        <m:r>
          <m:rPr>
            <m:sty m:val="bi"/>
          </m:rPr>
          <m:t>R</m:t>
        </m:r>
      </m:oMath>
      <w:del w:id="29186" w:author="PR Preview" w:date="2026-01-01T00:00:00Z">
        <w:r>
          <w:delText xml:space="preserve"> </w:delText>
        </w:r>
      </w:del>
      <w:del w:id="29187" w:author="PR Preview" w:date="2026-01-01T00:00:00Z">
        <w:r>
          <w:delText xml:space="preserve">(4), and</w:delText>
        </w:r>
      </w:del>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limLow>
                    <m:e>
                      <m:r>
                        <m:t>q</m:t>
                      </m:r>
                    </m:e>
                    <m:lim>
                      <m:r>
                        <m:rPr>
                          <m:sty m:val="p"/>
                        </m:rPr>
                        <m:t>∼</m:t>
                      </m:r>
                    </m:lim>
                  </m:limLow>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limLow>
                    <m:e>
                      <m:r>
                        <m:t>q</m:t>
                      </m:r>
                    </m:e>
                    <m:lim>
                      <m:r>
                        <m:rPr>
                          <m:sty m:val="p"/>
                        </m:rPr>
                        <m:t>∼</m:t>
                      </m:r>
                    </m:lim>
                  </m:limLow>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limLow>
                    <m:e>
                      <m:r>
                        <m:t>q</m:t>
                      </m:r>
                    </m:e>
                    <m:lim>
                      <m:r>
                        <m:rPr>
                          <m:sty m:val="p"/>
                        </m:rPr>
                        <m:t>∼</m:t>
                      </m:r>
                    </m:lim>
                  </m:limLow>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t>&amp;</m:t>
              </m:r>
              <m:r>
                <m:t>&amp;</m:t>
              </m:r>
              <m:r>
                <m:rPr>
                  <m:nor/>
                  <m:sty m:val="p"/>
                </m:rPr>
                <m:t>(the entries of </m:t>
              </m:r>
              <m:r>
                <m:rPr>
                  <m:sty m:val="bi"/>
                </m:rPr>
                <m:t>R</m:t>
              </m:r>
              <m:r>
                <m:rPr>
                  <m:nor/>
                  <m:sty m:val="p"/>
                </m:rPr>
                <m:t>)</m:t>
              </m:r>
            </m:e>
            <m:e>
              <m:r>
                <m:t>&amp;</m:t>
              </m:r>
              <m:r>
                <m:rPr>
                  <m:sty m:val="p"/>
                </m:rPr>
                <m:t>=</m:t>
              </m:r>
              <m:sSub>
                <m:e>
                  <m:limLow>
                    <m:e>
                      <m:r>
                        <m:t>a</m:t>
                      </m:r>
                    </m:e>
                    <m:lim>
                      <m:r>
                        <m:rPr>
                          <m:sty m:val="p"/>
                        </m:rPr>
                        <m:t>∼</m:t>
                      </m:r>
                    </m:lim>
                  </m:limLow>
                </m:e>
                <m:sub>
                  <m:r>
                    <m:t>i</m:t>
                  </m:r>
                </m:sub>
              </m:sSub>
              <m:r>
                <m:rPr>
                  <m:sty m:val="p"/>
                </m:rPr>
                <m:t>.</m:t>
              </m:r>
              <m:r>
                <m:t>&amp;</m:t>
              </m:r>
              <m:r>
                <m:t>&amp;</m:t>
              </m:r>
              <m:r>
                <m:rPr>
                  <m:nor/>
                  <m:sty m:val="p"/>
                </m:rPr>
                <m:t>(the display)</m:t>
              </m:r>
            </m:e>
          </m:eqArr>
        </m:oMath>
      </m:oMathPara>
    </w:p>
    <w:p>
      <w:pPr>
        <w:pStyle w:val="BodyText"/>
      </w:pPr>
      <w:ins w:id="29188" w:author="PR Preview" w:date="2026-01-01T00:00:00Z">
        <w:r>
          <w:rPr>
            <w:i/>
            <w:iCs/>
          </w:rPr>
          <w:t xml:space="preserve">Proof</w:t>
        </w:r>
      </w:ins>
      <w:ins w:id="29189" w:author="PR Preview" w:date="2026-01-01T00:00:00Z">
        <w:r>
          <w:t xml:space="preserve">. </w:t>
        </w:r>
      </w:ins>
      <w:ins w:id="29190" w:author="PR Preview" w:date="2026-01-01T00:00:00Z">
        <w:r>
          <w:t xml:space="preserve">The</w:t>
        </w:r>
      </w:ins>
      <w:ins w:id="29191" w:author="PR Preview" w:date="2026-01-01T00:00:00Z">
        <w:r>
          <w:t xml:space="preserve"> </w:t>
        </w:r>
      </w:ins>
      <m:oMath>
        <m:r>
          <m:t>n</m:t>
        </m:r>
      </m:oMath>
      <w:ins w:id="29192" w:author="PR Preview" w:date="2026-01-01T00:00:00Z">
        <w:r>
          <w:t xml:space="preserve"> </w:t>
        </w:r>
      </w:ins>
      <w:ins w:id="29193" w:author="PR Preview" w:date="2026-01-01T00:00:00Z">
        <w:r>
          <w:t xml:space="preserve">columns</w:t>
        </w:r>
      </w:ins>
      <w:ins w:id="29194" w:author="PR Preview" w:date="2026-01-01T00:00:00Z">
        <w:r>
          <w:t xml:space="preserve"> </w:t>
        </w:r>
      </w:ins>
      <w:ins w:id="29195" w:author="PR Preview" w:date="2026-01-01T00:00:00Z">
        <w:r>
          <w:t xml:space="preserve">$\mathord{\smash[b]{\underset{\raise.3ex\hbox{$\scriptstyle\sim$}}{a}}\vphantom{a}}_1, \ldots, \mathord{\smash[b]{\underset{\raise.3ex\hbox{$\scriptstyle\sim$}}{a}}\vphantom{a}}_n$</w:t>
        </w:r>
      </w:ins>
      <w:ins w:id="29196" w:author="PR Preview" w:date="2026-01-01T00:00:00Z">
        <w:r>
          <w:t xml:space="preserve"> </w:t>
        </w:r>
      </w:ins>
      <w:ins w:id="29197" w:author="PR Preview" w:date="2026-01-01T00:00:00Z">
        <w:r>
          <w:t xml:space="preserve">of</w:t>
        </w:r>
      </w:ins>
      <w:ins w:id="29198" w:author="PR Preview" w:date="2026-01-01T00:00:00Z">
        <w:r>
          <w:t xml:space="preserve"> </w:t>
        </w:r>
      </w:ins>
      <m:oMath>
        <m:r>
          <m:rPr>
            <m:sty m:val="bi"/>
          </m:rPr>
          <m:t>A</m:t>
        </m:r>
      </m:oMath>
      <w:ins w:id="29199" w:author="PR Preview" w:date="2026-01-01T00:00:00Z">
        <w:r>
          <w:t xml:space="preserve"> </w:t>
        </w:r>
      </w:ins>
      <w:ins w:id="29200" w:author="PR Preview" w:date="2026-01-01T00:00:00Z">
        <w:r>
          <w:t xml:space="preserve">are linearly independent</w:t>
        </w:r>
      </w:ins>
      <w:ins w:id="29201" w:author="PR Preview" w:date="2026-01-01T00:00:00Z">
        <w:r>
          <w:t xml:space="preserve"> </w:t>
        </w:r>
      </w:ins>
      <w:ins w:id="29202" w:author="PR Preview" w:date="2026-01-01T00:00:00Z">
        <w:r>
          <w:t xml:space="preserve">(</w:t>
        </w:r>
      </w:ins>
      <w:hyperlink w:anchor="def-full-column-rank">
        <w:ins w:id="29203" w:author="PR Preview" w:date="2026-01-01T00:00:00Z">
          <w:r>
            <w:rPr>
              <w:rStyle w:val="Hyperlink"/>
            </w:rPr>
            <w:t xml:space="preserve">Definition 45</w:t>
          </w:r>
        </w:ins>
      </w:hyperlink>
      <w:ins w:id="29204" w:author="PR Preview" w:date="2026-01-01T00:00:00Z">
        <w:r>
          <w:t xml:space="preserve">),</w:t>
        </w:r>
      </w:ins>
      <w:ins w:id="29205" w:author="PR Preview" w:date="2026-01-01T00:00:00Z">
        <w:r>
          <w:t xml:space="preserve"> </w:t>
        </w:r>
      </w:ins>
      <w:ins w:id="29206" w:author="PR Preview" w:date="2026-01-01T00:00:00Z">
        <w:r>
          <w:t xml:space="preserve">so the Gram-Schmidt process (</w:t>
        </w:r>
      </w:ins>
      <w:hyperlink w:anchor="def-gram-schmidt">
        <w:ins w:id="29207" w:author="PR Preview" w:date="2026-01-01T00:00:00Z">
          <w:r>
            <w:rPr>
              <w:rStyle w:val="Hyperlink"/>
            </w:rPr>
            <w:t xml:space="preserve">Definition 78</w:t>
          </w:r>
        </w:ins>
      </w:hyperlink>
      <w:ins w:id="29208" w:author="PR Preview" w:date="2026-01-01T00:00:00Z">
        <w:r>
          <w:t xml:space="preserve">) runs all</w:t>
        </w:r>
      </w:ins>
      <w:ins w:id="29209" w:author="PR Preview" w:date="2026-01-01T00:00:00Z">
        <w:r>
          <w:t xml:space="preserve"> </w:t>
        </w:r>
      </w:ins>
      <m:oMath>
        <m:r>
          <m:t>n</m:t>
        </m:r>
      </m:oMath>
      <w:ins w:id="29210" w:author="PR Preview" w:date="2026-01-01T00:00:00Z">
        <w:r>
          <w:t xml:space="preserve"> </w:t>
        </w:r>
      </w:ins>
      <w:ins w:id="29211" w:author="PR Preview" w:date="2026-01-01T00:00:00Z">
        <w:r>
          <w:t xml:space="preserve">steps</w:t>
        </w:r>
      </w:ins>
      <w:ins w:id="29212" w:author="PR Preview" w:date="2026-01-01T00:00:00Z">
        <w:r>
          <w:t xml:space="preserve"> </w:t>
        </w:r>
      </w:ins>
      <w:ins w:id="29213" w:author="PR Preview" w:date="2026-01-01T00:00:00Z">
        <w:r>
          <w:t xml:space="preserve">and gives orthonormal</w:t>
        </w:r>
      </w:ins>
      <w:ins w:id="29214" w:author="PR Preview" w:date="2026-01-01T00:00:00Z">
        <w:r>
          <w:t xml:space="preserve"> </w:t>
        </w:r>
      </w:ins>
      <w:ins w:id="29215" w:author="PR Preview" w:date="2026-01-01T00:00:00Z">
        <w:r>
          <w:t xml:space="preserve">$\mathord{\smash[b]{\underset{\raise.3ex\hbox{$\scriptstyle\sim$}}{q}}\vphantom{q}}_1, \ldots, \mathord{\smash[b]{\underset{\raise.3ex\hbox{$\scriptstyle\sim$}}{q}}\vphantom{q}}_n$</w:t>
        </w:r>
      </w:ins>
      <w:ins w:id="29216" w:author="PR Preview" w:date="2026-01-01T00:00:00Z">
        <w:r>
          <w:t xml:space="preserve"> </w:t>
        </w:r>
      </w:ins>
      <w:ins w:id="29217" w:author="PR Preview" w:date="2026-01-01T00:00:00Z">
        <w:r>
          <w:t xml:space="preserve">(</w:t>
        </w:r>
      </w:ins>
      <w:hyperlink w:anchor="thm-gram-schmidt">
        <w:ins w:id="29218" w:author="PR Preview" w:date="2026-01-01T00:00:00Z">
          <w:r>
            <w:rPr>
              <w:rStyle w:val="Hyperlink"/>
            </w:rPr>
            <w:t xml:space="preserve">Theorem 65</w:t>
          </w:r>
        </w:ins>
      </w:hyperlink>
      <w:ins w:id="29219" w:author="PR Preview" w:date="2026-01-01T00:00:00Z">
        <w:r>
          <w:t xml:space="preserve">, parts 1 and 3);</w:t>
        </w:r>
      </w:ins>
      <w:ins w:id="29220" w:author="PR Preview" w:date="2026-01-01T00:00:00Z">
        <w:r>
          <w:t xml:space="preserve"> </w:t>
        </w:r>
      </w:ins>
      <w:ins w:id="29221" w:author="PR Preview" w:date="2026-01-01T00:00:00Z">
        <w:r>
          <w:t xml:space="preserve">let</w:t>
        </w:r>
      </w:ins>
      <w:ins w:id="29222" w:author="PR Preview" w:date="2026-01-01T00:00:00Z">
        <w:r>
          <w:t xml:space="preserve"> </w:t>
        </w:r>
      </w:ins>
      <m:oMath>
        <m:r>
          <m:rPr>
            <m:sty m:val="bi"/>
          </m:rPr>
          <m:t>Q</m:t>
        </m:r>
      </m:oMath>
      <w:ins w:id="29223" w:author="PR Preview" w:date="2026-01-01T00:00:00Z">
        <w:r>
          <w:t xml:space="preserve"> </w:t>
        </w:r>
      </w:ins>
      <w:ins w:id="29224" w:author="PR Preview" w:date="2026-01-01T00:00:00Z">
        <w:r>
          <w:t xml:space="preserve">have these columns.</w:t>
        </w:r>
      </w:ins>
      <w:ins w:id="29225" w:author="PR Preview" w:date="2026-01-01T00:00:00Z">
        <w:r>
          <w:t xml:space="preserve"> </w:t>
        </w:r>
      </w:ins>
      <w:ins w:id="29226" w:author="PR Preview" w:date="2026-01-01T00:00:00Z">
        <w:r>
          <w:t xml:space="preserve">At step</w:t>
        </w:r>
      </w:ins>
      <w:ins w:id="29227" w:author="PR Preview" w:date="2026-01-01T00:00:00Z">
        <w:r>
          <w:t xml:space="preserve"> </w:t>
        </w:r>
      </w:ins>
      <m:oMath>
        <m:r>
          <m:t>i</m:t>
        </m:r>
      </m:oMath>
      <w:ins w:id="29228" w:author="PR Preview" w:date="2026-01-01T00:00:00Z">
        <w:r>
          <w:t xml:space="preserve">,</w:t>
        </w:r>
      </w:ins>
      <w:ins w:id="29229" w:author="PR Preview" w:date="2026-01-01T00:00:00Z">
        <w:r>
          <w:t xml:space="preserve"> </w:t>
        </w:r>
      </w:ins>
      <w:ins w:id="29230" w:author="PR Preview" w:date="2026-01-01T00:00:00Z">
        <w:r>
          <w:t xml:space="preserve">$\mathord{\smash[b]{\underset{\raise.3ex\hbox{$\scriptstyle\sim$}}{q}}\vphantom{q}}'_i \ne \mathord{\smash[b]{\underset{\raise.3ex\hbox{$\scriptstyle\sim$}}{0}}\vphantom{0}}$</w:t>
        </w:r>
      </w:ins>
      <w:ins w:id="29231" w:author="PR Preview" w:date="2026-01-01T00:00:00Z">
        <w:r>
          <w:t xml:space="preserve">, and rearranging the orthogonalize step,</w:t>
        </w:r>
      </w:ins>
    </w:p>
    <w:p>
      <w:pPr>
        <w:pStyle w:val="BodyText"/>
      </w:pPr>
      <w:ins w:id="29232" w:author="PR Preview" w:date="2026-01-01T00:00:00Z">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ins>
    </w:p>
    <w:p>
      <w:pPr>
        <w:pStyle w:val="FirstParagraph"/>
      </w:pPr>
      <w:ins w:id="29233" w:author="PR Preview" w:date="2026-01-01T00:00:00Z">
        <w:r>
          <w:t xml:space="preserve">Let</w:t>
        </w:r>
      </w:ins>
      <w:ins w:id="29234" w:author="PR Preview" w:date="2026-01-01T00:00:00Z">
        <w:r>
          <w:t xml:space="preserve"> </w:t>
        </w:r>
      </w:ins>
      <m:oMath>
        <m:r>
          <m:rPr>
            <m:sty m:val="bi"/>
          </m:rPr>
          <m:t>R</m:t>
        </m:r>
      </m:oMath>
      <w:ins w:id="29235" w:author="PR Preview" w:date="2026-01-01T00:00:00Z">
        <w:r>
          <w:t xml:space="preserve"> </w:t>
        </w:r>
      </w:ins>
      <w:ins w:id="29236" w:author="PR Preview" w:date="2026-01-01T00:00:00Z">
        <w:r>
          <w:t xml:space="preserve">be the</w:t>
        </w:r>
      </w:ins>
      <w:ins w:id="29237" w:author="PR Preview" w:date="2026-01-01T00:00:00Z">
        <w:r>
          <w:t xml:space="preserve"> </w:t>
        </w:r>
      </w:ins>
      <m:oMath>
        <m:r>
          <m:t>n</m:t>
        </m:r>
        <m:r>
          <m:rPr>
            <m:sty m:val="p"/>
          </m:rPr>
          <m:t>×</m:t>
        </m:r>
        <m:r>
          <m:t>n</m:t>
        </m:r>
      </m:oMath>
      <w:ins w:id="29238" w:author="PR Preview" w:date="2026-01-01T00:00:00Z">
        <w:r>
          <w:t xml:space="preserve"> </w:t>
        </w:r>
      </w:ins>
      <w:ins w:id="29239" w:author="PR Preview" w:date="2026-01-01T00:00:00Z">
        <w:r>
          <w:t xml:space="preserve">matrix with</w:t>
        </w:r>
      </w:ins>
      <w:ins w:id="29240" w:author="PR Preview" w:date="2026-01-01T00:00:00Z">
        <w:r>
          <w:t xml:space="preserve"> </w:t>
        </w:r>
      </w:ins>
      <w:ins w:id="29241" w:author="PR Preview" w:date="2026-01-01T00:00:00Z">
        <w:r>
          <w:t xml:space="preserve">$r_{ji} = \mathord{\smash[b]{\underset{\raise.3ex\hbox{$\scriptstyle\sim$}}{q}}\vphantom{q}}_j \cdot \mathord{\smash[b]{\underset{\raise.3ex\hbox{$\scriptstyle\sim$}}{a}}\vphantom{a}}_i$</w:t>
        </w:r>
      </w:ins>
      <w:ins w:id="29242" w:author="PR Preview" w:date="2026-01-01T00:00:00Z">
        <w:r>
          <w:t xml:space="preserve"> </w:t>
        </w:r>
      </w:ins>
      <w:ins w:id="29243" w:author="PR Preview" w:date="2026-01-01T00:00:00Z">
        <w:r>
          <w:t xml:space="preserve">for</w:t>
        </w:r>
      </w:ins>
      <w:ins w:id="29244" w:author="PR Preview" w:date="2026-01-01T00:00:00Z">
        <w:r>
          <w:t xml:space="preserve"> </w:t>
        </w:r>
      </w:ins>
      <m:oMath>
        <m:r>
          <m:t>j</m:t>
        </m:r>
        <m:r>
          <m:rPr>
            <m:sty m:val="p"/>
          </m:rPr>
          <m:t>&lt;</m:t>
        </m:r>
        <m:r>
          <m:t>i</m:t>
        </m:r>
      </m:oMath>
      <w:ins w:id="29245" w:author="PR Preview" w:date="2026-01-01T00:00:00Z">
        <w:r>
          <w:t xml:space="preserve">,</w:t>
        </w:r>
      </w:ins>
      <w:ins w:id="29246" w:author="PR Preview" w:date="2026-01-01T00:00:00Z">
        <w:r>
          <w:t xml:space="preserve"> </w:t>
        </w:r>
      </w:ins>
      <w:ins w:id="29247" w:author="PR Preview" w:date="2026-01-01T00:00:00Z">
        <w:r>
          <w:t xml:space="preserve">$r_{ii} = \mathopen{}\left\lVert\mathord{\smash[b]{\underset{\raise.3ex\hbox{$\scriptstyle\sim$}}{q}}\vphantom{q}}'_i\right\rVert\mathclose{} &gt; 0$</w:t>
        </w:r>
      </w:ins>
      <w:ins w:id="29248" w:author="PR Preview" w:date="2026-01-01T00:00:00Z">
        <w:r>
          <w:t xml:space="preserve">,</w:t>
        </w:r>
      </w:ins>
      <w:ins w:id="29249" w:author="PR Preview" w:date="2026-01-01T00:00:00Z">
        <w:r>
          <w:t xml:space="preserve"> </w:t>
        </w:r>
      </w:ins>
      <w:ins w:id="29250" w:author="PR Preview" w:date="2026-01-01T00:00:00Z">
        <w:r>
          <w:t xml:space="preserve">and</w:t>
        </w:r>
      </w:ins>
      <w:ins w:id="29251" w:author="PR Preview" w:date="2026-01-01T00:00:00Z">
        <w:r>
          <w:t xml:space="preserve"> </w:t>
        </w:r>
      </w:ins>
      <m:oMath>
        <m:sSub>
          <m:e>
            <m:r>
              <m:t>r</m:t>
            </m:r>
          </m:e>
          <m:sub>
            <m:r>
              <m:t>j</m:t>
            </m:r>
            <m:r>
              <m:t>i</m:t>
            </m:r>
          </m:sub>
        </m:sSub>
        <m:r>
          <m:rPr>
            <m:sty m:val="p"/>
          </m:rPr>
          <m:t>=</m:t>
        </m:r>
        <m:r>
          <m:t>0</m:t>
        </m:r>
      </m:oMath>
      <w:ins w:id="29252" w:author="PR Preview" w:date="2026-01-01T00:00:00Z">
        <w:r>
          <w:t xml:space="preserve"> </w:t>
        </w:r>
      </w:ins>
      <w:ins w:id="29253" w:author="PR Preview" w:date="2026-01-01T00:00:00Z">
        <w:r>
          <w:t xml:space="preserve">for</w:t>
        </w:r>
      </w:ins>
      <w:ins w:id="29254" w:author="PR Preview" w:date="2026-01-01T00:00:00Z">
        <w:r>
          <w:t xml:space="preserve"> </w:t>
        </w:r>
      </w:ins>
      <m:oMath>
        <m:r>
          <m:t>j</m:t>
        </m:r>
        <m:r>
          <m:rPr>
            <m:sty m:val="p"/>
          </m:rPr>
          <m:t>&gt;</m:t>
        </m:r>
        <m:r>
          <m:t>i</m:t>
        </m:r>
      </m:oMath>
      <w:ins w:id="29255" w:author="PR Preview" w:date="2026-01-01T00:00:00Z">
        <w:r>
          <w:t xml:space="preserve">;</w:t>
        </w:r>
      </w:ins>
      <w:ins w:id="29256" w:author="PR Preview" w:date="2026-01-01T00:00:00Z">
        <w:r>
          <w:t xml:space="preserve"> </w:t>
        </w:r>
      </w:ins>
      <w:ins w:id="29257" w:author="PR Preview" w:date="2026-01-01T00:00:00Z">
        <w:r>
          <w:t xml:space="preserve">it is upper triangular with positive diagonal.</w:t>
        </w:r>
      </w:ins>
      <w:ins w:id="29258" w:author="PR Preview" w:date="2026-01-01T00:00:00Z">
        <w:r>
          <w:t xml:space="preserve"> </w:t>
        </w:r>
      </w:ins>
      <w:ins w:id="29259" w:author="PR Preview" w:date="2026-01-01T00:00:00Z">
        <w:r>
          <w:t xml:space="preserve">Column</w:t>
        </w:r>
      </w:ins>
      <w:ins w:id="29260" w:author="PR Preview" w:date="2026-01-01T00:00:00Z">
        <w:r>
          <w:t xml:space="preserve"> </w:t>
        </w:r>
      </w:ins>
      <m:oMath>
        <m:r>
          <m:t>i</m:t>
        </m:r>
      </m:oMath>
      <w:ins w:id="29261" w:author="PR Preview" w:date="2026-01-01T00:00:00Z">
        <w:r>
          <w:t xml:space="preserve"> </w:t>
        </w:r>
      </w:ins>
      <w:ins w:id="29262" w:author="PR Preview" w:date="2026-01-01T00:00:00Z">
        <w:r>
          <w:t xml:space="preserve">of</w:t>
        </w:r>
      </w:ins>
      <w:ins w:id="29263" w:author="PR Preview" w:date="2026-01-01T00:00:00Z">
        <w:r>
          <w:t xml:space="preserve"> </w:t>
        </w:r>
      </w:ins>
      <m:oMath>
        <m:r>
          <m:rPr>
            <m:sty m:val="bi"/>
          </m:rPr>
          <m:t>Q</m:t>
        </m:r>
        <m:r>
          <m:rPr>
            <m:sty m:val="bi"/>
          </m:rPr>
          <m:t>R</m:t>
        </m:r>
      </m:oMath>
      <w:ins w:id="29264" w:author="PR Preview" w:date="2026-01-01T00:00:00Z">
        <w:r>
          <w:t xml:space="preserve"> </w:t>
        </w:r>
      </w:ins>
      <w:ins w:id="29265" w:author="PR Preview" w:date="2026-01-01T00:00:00Z">
        <w:r>
          <w:t xml:space="preserve">is</w:t>
        </w:r>
      </w:ins>
      <w:ins w:id="29266" w:author="PR Preview" w:date="2026-01-01T00:00:00Z">
        <w:r>
          <w:t xml:space="preserve"> </w:t>
        </w:r>
      </w:ins>
      <m:oMath>
        <m:r>
          <m:rPr>
            <m:sty m:val="bi"/>
          </m:rPr>
          <m:t>Q</m:t>
        </m:r>
      </m:oMath>
      <w:ins w:id="29267" w:author="PR Preview" w:date="2026-01-01T00:00:00Z">
        <w:r>
          <w:t xml:space="preserve"> </w:t>
        </w:r>
      </w:ins>
      <w:ins w:id="29268" w:author="PR Preview" w:date="2026-01-01T00:00:00Z">
        <w:r>
          <w:t xml:space="preserve">times column</w:t>
        </w:r>
      </w:ins>
      <w:ins w:id="29269" w:author="PR Preview" w:date="2026-01-01T00:00:00Z">
        <w:r>
          <w:t xml:space="preserve"> </w:t>
        </w:r>
      </w:ins>
      <m:oMath>
        <m:r>
          <m:t>i</m:t>
        </m:r>
      </m:oMath>
      <w:ins w:id="29270" w:author="PR Preview" w:date="2026-01-01T00:00:00Z">
        <w:r>
          <w:t xml:space="preserve"> </w:t>
        </w:r>
      </w:ins>
      <w:ins w:id="29271" w:author="PR Preview" w:date="2026-01-01T00:00:00Z">
        <w:r>
          <w:t xml:space="preserve">of</w:t>
        </w:r>
      </w:ins>
      <w:ins w:id="29272" w:author="PR Preview" w:date="2026-01-01T00:00:00Z">
        <w:r>
          <w:t xml:space="preserve"> </w:t>
        </w:r>
      </w:ins>
      <m:oMath>
        <m:r>
          <m:rPr>
            <m:sty m:val="bi"/>
          </m:rPr>
          <m:t>R</m:t>
        </m:r>
      </m:oMath>
      <w:ins w:id="29273" w:author="PR Preview" w:date="2026-01-01T00:00:00Z">
        <w:r>
          <w:t xml:space="preserve"> </w:t>
        </w:r>
      </w:ins>
      <w:ins w:id="29274" w:author="PR Preview" w:date="2026-01-01T00:00:00Z">
        <w:r>
          <w:t xml:space="preserve">(4), and</w:t>
        </w:r>
      </w:ins>
    </w:p>
    <w:p>
      <w:pPr>
        <w:pStyle w:val="BodyText"/>
      </w:pPr>
      <w:ins w:id="29275" w:author="PR Preview" w:date="2026-01-01T00:00:00Z">
        <w:r>
          <w:t xml:space="preserve">$$
    \begin{aligned}
    \mathbf{Q}\,(r_{1i}, \ldots, r_{ni})
    &amp;= \sum_{j=1}^nr_{ji}\,\mathord{\smash[b]{\underset{\raise.3ex\hbox{$\scriptstyle\sim$}}{q}}\vphantom{q}}_j
    &amp;&amp; \text{(}\text{Theorem~23}\text{)}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ins>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3" w:name="exm-qr"/>
    <w:p>
      <w:pPr>
        <w:pStyle w:val="BodyText"/>
      </w:pPr>
      <w:del w:id="29276" w:author="PR Preview" w:date="2026-01-01T00:00:00Z">
        <w:r>
          <w:rPr>
            <w:b/>
            <w:bCs/>
          </w:rPr>
          <w:delText xml:space="preserve">Example 184 (A QR factorization from Gram-Schmidt)</w:delText>
        </w:r>
      </w:del>
      <w:del w:id="29277" w:author="PR Preview" w:date="2026-01-01T00:00:00Z">
        <w:r>
          <w:delText xml:space="preserve"> </w:delText>
        </w:r>
      </w:del>
      <w:del w:id="29278" w:author="PR Preview" w:date="2026-01-01T00:00:00Z">
        <w:r>
          <w:delText xml:space="preserve">For</w:delText>
        </w:r>
      </w:del>
      <w:del w:id="29279" w:author="PR Preview" w:date="2026-01-01T00:00:00Z">
        <w:r>
          <w:delText xml:space="preserve"> </w:delText>
        </w:r>
      </w:del>
      <m:oMath>
        <m:r>
          <m:rPr>
            <m:sty m:val="bi"/>
          </m:rPr>
          <m:t>A</m:t>
        </m:r>
      </m:oMath>
      <w:del w:id="29280" w:author="PR Preview" w:date="2026-01-01T00:00:00Z">
        <w:r>
          <w:delText xml:space="preserve"> </w:delText>
        </w:r>
      </w:del>
      <w:del w:id="29281" w:author="PR Preview" w:date="2026-01-01T00:00:00Z">
        <w:r>
          <w:delText xml:space="preserve">with columns</w:delText>
        </w:r>
      </w:del>
      <w:del w:id="29282" w:author="PR Preview" w:date="2026-01-01T00:00:00Z">
        <w:r>
          <w:delText xml:space="preserve"> </w:delText>
        </w:r>
      </w:del>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del w:id="29283" w:author="PR Preview" w:date="2026-01-01T00:00:00Z">
        <w:r>
          <w:delText xml:space="preserve">,</w:delText>
        </w:r>
      </w:del>
      <w:del w:id="29284" w:author="PR Preview" w:date="2026-01-01T00:00:00Z">
        <w:r>
          <w:delText xml:space="preserve"> </w:delText>
        </w:r>
      </w:del>
      <m:oMath>
        <m:sSub>
          <m:e>
            <m:limLow>
              <m:e>
                <m:r>
                  <m:t>a</m:t>
                </m:r>
              </m:e>
              <m:lim>
                <m:r>
                  <m:rPr>
                    <m:sty m:val="p"/>
                  </m:rPr>
                  <m:t>∼</m:t>
                </m:r>
              </m:lim>
            </m:limLow>
          </m:e>
          <m:sub>
            <m:r>
              <m:t>2</m:t>
            </m:r>
          </m:sub>
        </m:sSub>
        <m:r>
          <m:rPr>
            <m:sty m:val="p"/>
          </m:rPr>
          <m:t>=</m:t>
        </m:r>
        <m:r>
          <m:rPr>
            <m:sty m:val="p"/>
          </m:rPr>
          <m:t>(</m:t>
        </m:r>
        <m:r>
          <m:t>1</m:t>
        </m:r>
        <m:r>
          <m:rPr>
            <m:sty m:val="p"/>
          </m:rPr>
          <m:t>,</m:t>
        </m:r>
        <m:r>
          <m:t>0</m:t>
        </m:r>
        <m:r>
          <m:rPr>
            <m:sty m:val="p"/>
          </m:rPr>
          <m:t>,</m:t>
        </m:r>
        <m:r>
          <m:t>1</m:t>
        </m:r>
        <m:r>
          <m:rPr>
            <m:sty m:val="p"/>
          </m:rPr>
          <m:t>)</m:t>
        </m:r>
      </m:oMath>
      <w:del w:id="29285" w:author="PR Preview" w:date="2026-01-01T00:00:00Z">
        <w:r>
          <w:delText xml:space="preserve">,</w:delText>
        </w:r>
      </w:del>
      <w:del w:id="29286" w:author="PR Preview" w:date="2026-01-01T00:00:00Z">
        <w:r>
          <w:delText xml:space="preserve"> </w:delText>
        </w:r>
      </w:del>
      <m:oMath>
        <m:sSub>
          <m:e>
            <m:limLow>
              <m:e>
                <m:r>
                  <m:t>a</m:t>
                </m:r>
              </m:e>
              <m:lim>
                <m:r>
                  <m:rPr>
                    <m:sty m:val="p"/>
                  </m:rPr>
                  <m:t>∼</m:t>
                </m:r>
              </m:lim>
            </m:limLow>
          </m:e>
          <m:sub>
            <m:r>
              <m:t>3</m:t>
            </m:r>
          </m:sub>
        </m:sSub>
        <m:r>
          <m:rPr>
            <m:sty m:val="p"/>
          </m:rPr>
          <m:t>=</m:t>
        </m:r>
        <m:r>
          <m:rPr>
            <m:sty m:val="p"/>
          </m:rPr>
          <m:t>(</m:t>
        </m:r>
        <m:r>
          <m:t>0</m:t>
        </m:r>
        <m:r>
          <m:rPr>
            <m:sty m:val="p"/>
          </m:rPr>
          <m:t>,</m:t>
        </m:r>
        <m:r>
          <m:t>1</m:t>
        </m:r>
        <m:r>
          <m:rPr>
            <m:sty m:val="p"/>
          </m:rPr>
          <m:t>,</m:t>
        </m:r>
        <m:r>
          <m:t>1</m:t>
        </m:r>
        <m:r>
          <m:rPr>
            <m:sty m:val="p"/>
          </m:rPr>
          <m:t>)</m:t>
        </m:r>
      </m:oMath>
      <w:del w:id="29287" w:author="PR Preview" w:date="2026-01-01T00:00:00Z">
        <w:r>
          <w:delText xml:space="preserve">,</w:delText>
        </w:r>
      </w:del>
      <w:del w:id="29288" w:author="PR Preview" w:date="2026-01-01T00:00:00Z">
        <w:r>
          <w:delText xml:space="preserve"> </w:delText>
        </w:r>
      </w:del>
      <w:hyperlink w:anchor="exm-gram-schmidt">
        <w:del w:id="29289" w:author="PR Preview" w:date="2026-01-01T00:00:00Z">
          <w:r>
            <w:rPr>
              <w:rStyle w:val="Hyperlink"/>
            </w:rPr>
            <w:delText xml:space="preserve">Example 117</w:delText>
          </w:r>
        </w:del>
      </w:hyperlink>
      <w:del w:id="29290" w:author="PR Preview" w:date="2026-01-01T00:00:00Z">
        <w:r>
          <w:delText xml:space="preserve"> </w:delText>
        </w:r>
      </w:del>
      <w:del w:id="29291" w:author="PR Preview" w:date="2026-01-01T00:00:00Z">
        <w:r>
          <w:delText xml:space="preserve">and</w:delText>
        </w:r>
      </w:del>
      <w:del w:id="29292" w:author="PR Preview" w:date="2026-01-01T00:00:00Z">
        <w:r>
          <w:delText xml:space="preserve"> </w:delText>
        </w:r>
      </w:del>
      <w:hyperlink w:anchor="exm-thm-gram-schmidt">
        <w:del w:id="29293" w:author="PR Preview" w:date="2026-01-01T00:00:00Z">
          <w:r>
            <w:rPr>
              <w:rStyle w:val="Hyperlink"/>
            </w:rPr>
            <w:delText xml:space="preserve">Example 119</w:delText>
          </w:r>
        </w:del>
      </w:hyperlink>
      <w:del w:id="29294" w:author="PR Preview" w:date="2026-01-01T00:00:00Z">
        <w:r>
          <w:delText xml:space="preserve"> </w:delText>
        </w:r>
      </w:del>
      <w:del w:id="29295" w:author="PR Preview" w:date="2026-01-01T00:00:00Z">
        <w:r>
          <w:delText xml:space="preserve">found</w:delText>
        </w:r>
      </w:del>
      <w:del w:id="29296" w:author="PR Preview" w:date="2026-01-01T00:00:00Z">
        <w:r>
          <w:delText xml:space="preserve"> </w:delText>
        </w:r>
      </w:del>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del w:id="29297" w:author="PR Preview" w:date="2026-01-01T00:00:00Z">
        <w:r>
          <w:delText xml:space="preserve">,</w:delText>
        </w:r>
      </w:del>
      <w:del w:id="29298" w:author="PR Preview" w:date="2026-01-01T00:00:00Z">
        <w:r>
          <w:delText xml:space="preserve"> </w:delText>
        </w:r>
      </w:del>
      <m:oMath>
        <m:sSub>
          <m:e>
            <m:limLow>
              <m:e>
                <m:r>
                  <m:t>q</m:t>
                </m:r>
              </m:e>
              <m:lim>
                <m:r>
                  <m:rPr>
                    <m:sty m:val="p"/>
                  </m:rPr>
                  <m:t>∼</m:t>
                </m:r>
              </m:lim>
            </m:limLow>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del w:id="29299" w:author="PR Preview" w:date="2026-01-01T00:00:00Z">
        <w:r>
          <w:delText xml:space="preserve">,</w:delText>
        </w:r>
      </w:del>
      <w:del w:id="29300" w:author="PR Preview" w:date="2026-01-01T00:00:00Z">
        <w:r>
          <w:delText xml:space="preserve"> </w:delText>
        </w:r>
      </w:del>
      <m:oMath>
        <m:sSub>
          <m:e>
            <m:limLow>
              <m:e>
                <m:r>
                  <m:t>q</m:t>
                </m:r>
              </m:e>
              <m:lim>
                <m:r>
                  <m:rPr>
                    <m:sty m:val="p"/>
                  </m:rPr>
                  <m:t>∼</m:t>
                </m:r>
              </m:lim>
            </m:limLow>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del w:id="29301" w:author="PR Preview" w:date="2026-01-01T00:00:00Z">
        <w:r>
          <w:delText xml:space="preserve">,</w:delText>
        </w:r>
      </w:del>
      <w:del w:id="29302" w:author="PR Preview" w:date="2026-01-01T00:00:00Z">
        <w:r>
          <w:delText xml:space="preserve"> </w:delText>
        </w:r>
      </w:del>
      <w:del w:id="29303" w:author="PR Preview" w:date="2026-01-01T00:00:00Z">
        <w:r>
          <w:delText xml:space="preserve">with</w:delText>
        </w:r>
      </w:del>
      <w:del w:id="29304" w:author="PR Preview" w:date="2026-01-01T00:00:00Z">
        <w:r>
          <w:delText xml:space="preserve"> </w:delText>
        </w:r>
      </w:del>
      <m:oMath>
        <m:r>
          <m:t>​</m:t>
        </m:r>
        <m:d>
          <m:dPr>
            <m:begChr m:val="∥"/>
            <m:sepChr m:val=""/>
            <m:endChr m:val="∥"/>
            <m:grow/>
          </m:dPr>
          <m:e>
            <m:sSubSup>
              <m:e>
                <m:limLow>
                  <m:e>
                    <m:r>
                      <m:t>q</m:t>
                    </m:r>
                  </m:e>
                  <m:lim>
                    <m:r>
                      <m:rPr>
                        <m:sty m:val="p"/>
                      </m:rPr>
                      <m:t>∼</m:t>
                    </m:r>
                  </m:lim>
                </m:limLow>
              </m:e>
              <m:sub>
                <m:r>
                  <m:t>1</m:t>
                </m:r>
              </m:sub>
              <m:sup>
                <m:r>
                  <m:rPr>
                    <m:sty m:val="p"/>
                  </m:rPr>
                  <m:t>′</m:t>
                </m:r>
              </m:sup>
            </m:sSubSup>
          </m:e>
        </m:d>
        <m:r>
          <m:t>​</m:t>
        </m:r>
        <m:r>
          <m:rPr>
            <m:sty m:val="p"/>
          </m:rPr>
          <m:t>=</m:t>
        </m:r>
        <m:rad>
          <m:radPr>
            <m:degHide m:val="on"/>
          </m:radPr>
          <m:deg/>
          <m:e>
            <m:r>
              <m:t>2</m:t>
            </m:r>
          </m:e>
        </m:rad>
      </m:oMath>
      <w:del w:id="29305" w:author="PR Preview" w:date="2026-01-01T00:00:00Z">
        <w:r>
          <w:delText xml:space="preserve">,</w:delText>
        </w:r>
      </w:del>
      <w:del w:id="29306" w:author="PR Preview" w:date="2026-01-01T00:00:00Z">
        <w:r>
          <w:delText xml:space="preserve"> </w:delText>
        </w:r>
      </w:del>
      <m:oMath>
        <m:r>
          <m:t>​</m:t>
        </m:r>
        <m:d>
          <m:dPr>
            <m:begChr m:val="∥"/>
            <m:sepChr m:val=""/>
            <m:endChr m:val="∥"/>
            <m:grow/>
          </m:dPr>
          <m:e>
            <m:sSubSup>
              <m:e>
                <m:limLow>
                  <m:e>
                    <m:r>
                      <m:t>q</m:t>
                    </m:r>
                  </m:e>
                  <m:lim>
                    <m:r>
                      <m:rPr>
                        <m:sty m:val="p"/>
                      </m:rPr>
                      <m:t>∼</m:t>
                    </m:r>
                  </m:lim>
                </m:limLow>
              </m:e>
              <m:sub>
                <m:r>
                  <m:t>2</m:t>
                </m:r>
              </m:sub>
              <m:sup>
                <m:r>
                  <m:rPr>
                    <m:sty m:val="p"/>
                  </m:rPr>
                  <m:t>′</m:t>
                </m:r>
              </m:sup>
            </m:sSubSup>
          </m:e>
        </m:d>
        <m:r>
          <m:t>​</m:t>
        </m:r>
        <m:r>
          <m:rPr>
            <m:sty m:val="p"/>
          </m:rPr>
          <m:t>=</m:t>
        </m:r>
        <m:rad>
          <m:radPr>
            <m:degHide m:val="on"/>
          </m:radPr>
          <m:deg/>
          <m:e>
            <m:r>
              <m:t>3</m:t>
            </m:r>
            <m:r>
              <m:rPr>
                <m:sty m:val="p"/>
              </m:rPr>
              <m:t>/</m:t>
            </m:r>
            <m:r>
              <m:t>2</m:t>
            </m:r>
          </m:e>
        </m:rad>
      </m:oMath>
      <w:del w:id="29307" w:author="PR Preview" w:date="2026-01-01T00:00:00Z">
        <w:r>
          <w:delText xml:space="preserve">,</w:delText>
        </w:r>
      </w:del>
      <w:del w:id="29308" w:author="PR Preview" w:date="2026-01-01T00:00:00Z">
        <w:r>
          <w:delText xml:space="preserve"> </w:delText>
        </w:r>
      </w:del>
      <m:oMath>
        <m:r>
          <m:t>​</m:t>
        </m:r>
        <m:d>
          <m:dPr>
            <m:begChr m:val="∥"/>
            <m:sepChr m:val=""/>
            <m:endChr m:val="∥"/>
            <m:grow/>
          </m:dPr>
          <m:e>
            <m:sSubSup>
              <m:e>
                <m:limLow>
                  <m:e>
                    <m:r>
                      <m:t>q</m:t>
                    </m:r>
                  </m:e>
                  <m:lim>
                    <m:r>
                      <m:rPr>
                        <m:sty m:val="p"/>
                      </m:rPr>
                      <m:t>∼</m:t>
                    </m:r>
                  </m:lim>
                </m:limLow>
              </m:e>
              <m:sub>
                <m:r>
                  <m:t>3</m:t>
                </m:r>
              </m:sub>
              <m:sup>
                <m:r>
                  <m:rPr>
                    <m:sty m:val="p"/>
                  </m:rPr>
                  <m:t>′</m:t>
                </m:r>
              </m:sup>
            </m:sSubSup>
          </m:e>
        </m:d>
        <m:r>
          <m:t>​</m:t>
        </m:r>
        <m:r>
          <m:rPr>
            <m:sty m:val="p"/>
          </m:rPr>
          <m:t>=</m:t>
        </m:r>
        <m:r>
          <m:t>2</m:t>
        </m:r>
        <m:r>
          <m:rPr>
            <m:sty m:val="p"/>
          </m:rPr>
          <m:t>/</m:t>
        </m:r>
        <m:rad>
          <m:radPr>
            <m:degHide m:val="on"/>
          </m:radPr>
          <m:deg/>
          <m:e>
            <m:r>
              <m:t>3</m:t>
            </m:r>
          </m:e>
        </m:rad>
      </m:oMath>
      <w:del w:id="29309" w:author="PR Preview" w:date="2026-01-01T00:00:00Z">
        <w:r>
          <w:delText xml:space="preserve">,</w:delText>
        </w:r>
      </w:del>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sSub>
                <m:e>
                  <m:limLow>
                    <m:e>
                      <m:r>
                        <m:t>q</m:t>
                      </m:r>
                    </m:e>
                    <m:lim>
                      <m:r>
                        <m:rPr>
                          <m:sty m:val="p"/>
                        </m:rPr>
                        <m:t>∼</m:t>
                      </m:r>
                    </m:lim>
                  </m:limLow>
                </m:e>
                <m:sub>
                  <m:r>
                    <m:t>1</m:t>
                  </m:r>
                </m:sub>
              </m:sSub>
              <m:r>
                <m:rPr>
                  <m:sty m:val="p"/>
                </m:rPr>
                <m:t>⋅</m:t>
              </m:r>
              <m:sSub>
                <m:e>
                  <m:limLow>
                    <m:e>
                      <m:r>
                        <m:t>a</m:t>
                      </m:r>
                    </m:e>
                    <m:lim>
                      <m:r>
                        <m:rPr>
                          <m:sty m:val="p"/>
                        </m:rPr>
                        <m:t>∼</m:t>
                      </m:r>
                    </m:lim>
                  </m:limLow>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del w:id="29310" w:author="PR Preview" w:date="2026-01-01T00:00:00Z">
        <w:r>
          <w:delText xml:space="preserve">and</w:delText>
        </w:r>
      </w:del>
      <w:del w:id="29311" w:author="PR Preview" w:date="2026-01-01T00:00:00Z">
        <w:r>
          <w:delText xml:space="preserve"> </w:delText>
        </w:r>
      </w:del>
      <m:oMath>
        <m:sSub>
          <m:e>
            <m:limLow>
              <m:e>
                <m:r>
                  <m:t>q</m:t>
                </m:r>
              </m:e>
              <m:lim>
                <m:r>
                  <m:rPr>
                    <m:sty m:val="p"/>
                  </m:rPr>
                  <m:t>∼</m:t>
                </m:r>
              </m:lim>
            </m:limLow>
          </m:e>
          <m:sub>
            <m:r>
              <m:t>2</m:t>
            </m:r>
          </m:sub>
        </m:sSub>
        <m:r>
          <m:rPr>
            <m:sty m:val="p"/>
          </m:rPr>
          <m:t>⋅</m:t>
        </m:r>
        <m:sSub>
          <m:e>
            <m:limLow>
              <m:e>
                <m:r>
                  <m:t>a</m:t>
                </m:r>
              </m:e>
              <m:lim>
                <m:r>
                  <m:rPr>
                    <m:sty m:val="p"/>
                  </m:rPr>
                  <m:t>∼</m:t>
                </m:r>
              </m:lim>
            </m:limLow>
          </m:e>
          <m:sub>
            <m:r>
              <m:t>3</m:t>
            </m:r>
          </m:sub>
        </m:sSub>
        <m:r>
          <m:rPr>
            <m:sty m:val="p"/>
          </m:rPr>
          <m:t>=</m:t>
        </m:r>
        <m:f>
          <m:fPr>
            <m:type m:val="lin"/>
          </m:fPr>
          <m:num>
            <m:r>
              <m:t>1</m:t>
            </m:r>
          </m:num>
          <m:den>
            <m:rad>
              <m:radPr>
                <m:degHide m:val="on"/>
              </m:radPr>
              <m:deg/>
              <m:e>
                <m:r>
                  <m:t>6</m:t>
                </m:r>
              </m:e>
            </m:rad>
          </m:den>
        </m:f>
      </m:oMath>
      <w:del w:id="29312" w:author="PR Preview" w:date="2026-01-01T00:00:00Z">
        <w:r>
          <w:delText xml:space="preserve">. So</w:delText>
        </w:r>
      </w:del>
    </w:p>
    <w:p>
      <w:pPr>
        <w:pStyle w:val="BodyText"/>
      </w:pPr>
      <w:ins w:id="29313" w:author="PR Preview" w:date="2026-01-01T00:00:00Z">
        <w:r>
          <w:rPr>
            <w:b/>
            <w:bCs/>
          </w:rPr>
          <w:t xml:space="preserve">Example 186 (A QR factorization from Gram-Schmidt)</w:t>
        </w:r>
      </w:ins>
      <w:ins w:id="29314" w:author="PR Preview" w:date="2026-01-01T00:00:00Z">
        <w:r>
          <w:t xml:space="preserve"> </w:t>
        </w:r>
      </w:ins>
      <w:ins w:id="29315" w:author="PR Preview" w:date="2026-01-01T00:00:00Z">
        <w:r>
          <w:t xml:space="preserve">For</w:t>
        </w:r>
      </w:ins>
      <w:ins w:id="29316" w:author="PR Preview" w:date="2026-01-01T00:00:00Z">
        <w:r>
          <w:t xml:space="preserve"> </w:t>
        </w:r>
      </w:ins>
      <m:oMath>
        <m:r>
          <m:rPr>
            <m:sty m:val="bi"/>
          </m:rPr>
          <m:t>A</m:t>
        </m:r>
      </m:oMath>
      <w:ins w:id="29317" w:author="PR Preview" w:date="2026-01-01T00:00:00Z">
        <w:r>
          <w:t xml:space="preserve"> </w:t>
        </w:r>
      </w:ins>
      <w:ins w:id="29318" w:author="PR Preview" w:date="2026-01-01T00:00:00Z">
        <w:r>
          <w:t xml:space="preserve">with columns</w:t>
        </w:r>
      </w:ins>
      <w:ins w:id="29319" w:author="PR Preview" w:date="2026-01-01T00:00:00Z">
        <w:r>
          <w:t xml:space="preserve"> </w:t>
        </w:r>
      </w:ins>
      <w:ins w:id="29320" w:author="PR Preview" w:date="2026-01-01T00:00:00Z">
        <w:r>
          <w:t xml:space="preserve">$\mathord{\smash[b]{\underset{\raise.3ex\hbox{$\scriptstyle\sim$}}{a}}\vphantom{a}}_1 = (1, 1, 0)$</w:t>
        </w:r>
      </w:ins>
      <w:ins w:id="29321" w:author="PR Preview" w:date="2026-01-01T00:00:00Z">
        <w:r>
          <w:t xml:space="preserve">,</w:t>
        </w:r>
      </w:ins>
      <w:ins w:id="29322" w:author="PR Preview" w:date="2026-01-01T00:00:00Z">
        <w:r>
          <w:t xml:space="preserve"> </w:t>
        </w:r>
      </w:ins>
      <w:ins w:id="29323" w:author="PR Preview" w:date="2026-01-01T00:00:00Z">
        <w:r>
          <w:t xml:space="preserve">$\mathord{\smash[b]{\underset{\raise.3ex\hbox{$\scriptstyle\sim$}}{a}}\vphantom{a}}_2 = (1, 0, 1)$</w:t>
        </w:r>
      </w:ins>
      <w:ins w:id="29324" w:author="PR Preview" w:date="2026-01-01T00:00:00Z">
        <w:r>
          <w:t xml:space="preserve">,</w:t>
        </w:r>
      </w:ins>
      <w:ins w:id="29325" w:author="PR Preview" w:date="2026-01-01T00:00:00Z">
        <w:r>
          <w:t xml:space="preserve"> </w:t>
        </w:r>
      </w:ins>
      <w:ins w:id="29326" w:author="PR Preview" w:date="2026-01-01T00:00:00Z">
        <w:r>
          <w:t xml:space="preserve">$\mathord{\smash[b]{\underset{\raise.3ex\hbox{$\scriptstyle\sim$}}{a}}\vphantom{a}}_3 = (0, 1, 1)$</w:t>
        </w:r>
      </w:ins>
      <w:ins w:id="29327" w:author="PR Preview" w:date="2026-01-01T00:00:00Z">
        <w:r>
          <w:t xml:space="preserve">,</w:t>
        </w:r>
      </w:ins>
      <w:ins w:id="29328" w:author="PR Preview" w:date="2026-01-01T00:00:00Z">
        <w:r>
          <w:t xml:space="preserve"> </w:t>
        </w:r>
      </w:ins>
      <w:hyperlink w:anchor="exm-gram-schmidt">
        <w:ins w:id="29329" w:author="PR Preview" w:date="2026-01-01T00:00:00Z">
          <w:r>
            <w:rPr>
              <w:rStyle w:val="Hyperlink"/>
            </w:rPr>
            <w:t xml:space="preserve">Example 117</w:t>
          </w:r>
        </w:ins>
      </w:hyperlink>
      <w:ins w:id="29330" w:author="PR Preview" w:date="2026-01-01T00:00:00Z">
        <w:r>
          <w:t xml:space="preserve"> </w:t>
        </w:r>
      </w:ins>
      <w:ins w:id="29331" w:author="PR Preview" w:date="2026-01-01T00:00:00Z">
        <w:r>
          <w:t xml:space="preserve">and</w:t>
        </w:r>
      </w:ins>
      <w:ins w:id="29332" w:author="PR Preview" w:date="2026-01-01T00:00:00Z">
        <w:r>
          <w:t xml:space="preserve"> </w:t>
        </w:r>
      </w:ins>
      <w:hyperlink w:anchor="exm-thm-gram-schmidt">
        <w:ins w:id="29333" w:author="PR Preview" w:date="2026-01-01T00:00:00Z">
          <w:r>
            <w:rPr>
              <w:rStyle w:val="Hyperlink"/>
            </w:rPr>
            <w:t xml:space="preserve">Example 119</w:t>
          </w:r>
        </w:ins>
      </w:hyperlink>
      <w:ins w:id="29334" w:author="PR Preview" w:date="2026-01-01T00:00:00Z">
        <w:r>
          <w:t xml:space="preserve"> </w:t>
        </w:r>
      </w:ins>
      <w:ins w:id="29335" w:author="PR Preview" w:date="2026-01-01T00:00:00Z">
        <w:r>
          <w:t xml:space="preserve">found</w:t>
        </w:r>
      </w:ins>
      <w:ins w:id="29336" w:author="PR Preview" w:date="2026-01-01T00:00:00Z">
        <w:r>
          <w:t xml:space="preserve"> </w:t>
        </w:r>
      </w:ins>
      <w:ins w:id="29337" w:author="PR Preview" w:date="2026-01-01T00:00:00Z">
        <w:r>
          <w:t xml:space="preserve">$\mathord{\smash[b]{\underset{\raise.3ex\hbox{$\scriptstyle\sim$}}{q}}\vphantom{q}}_1 = \tfrac{1}{\sqrt{2}}\,(1, 1, 0)$</w:t>
        </w:r>
      </w:ins>
      <w:ins w:id="29338" w:author="PR Preview" w:date="2026-01-01T00:00:00Z">
        <w:r>
          <w:t xml:space="preserve">,</w:t>
        </w:r>
      </w:ins>
      <w:ins w:id="29339" w:author="PR Preview" w:date="2026-01-01T00:00:00Z">
        <w:r>
          <w:t xml:space="preserve"> </w:t>
        </w:r>
      </w:ins>
      <w:ins w:id="29340" w:author="PR Preview" w:date="2026-01-01T00:00:00Z">
        <w:r>
          <w:t xml:space="preserve">$\mathord{\smash[b]{\underset{\raise.3ex\hbox{$\scriptstyle\sim$}}{q}}\vphantom{q}}_2 = \tfrac{1}{\sqrt{6}}\,(1, -1, 2)$</w:t>
        </w:r>
      </w:ins>
      <w:ins w:id="29341" w:author="PR Preview" w:date="2026-01-01T00:00:00Z">
        <w:r>
          <w:t xml:space="preserve">,</w:t>
        </w:r>
      </w:ins>
      <w:ins w:id="29342" w:author="PR Preview" w:date="2026-01-01T00:00:00Z">
        <w:r>
          <w:t xml:space="preserve"> </w:t>
        </w:r>
      </w:ins>
      <w:ins w:id="29343" w:author="PR Preview" w:date="2026-01-01T00:00:00Z">
        <w:r>
          <w:t xml:space="preserve">$\mathord{\smash[b]{\underset{\raise.3ex\hbox{$\scriptstyle\sim$}}{q}}\vphantom{q}}_3 = \tfrac{1}{\sqrt{3}}\,(-1, 1, 1)$</w:t>
        </w:r>
      </w:ins>
      <w:ins w:id="29344" w:author="PR Preview" w:date="2026-01-01T00:00:00Z">
        <w:r>
          <w:t xml:space="preserve">,</w:t>
        </w:r>
      </w:ins>
      <w:ins w:id="29345" w:author="PR Preview" w:date="2026-01-01T00:00:00Z">
        <w:r>
          <w:t xml:space="preserve"> </w:t>
        </w:r>
      </w:ins>
      <w:ins w:id="29346" w:author="PR Preview" w:date="2026-01-01T00:00:00Z">
        <w:r>
          <w:t xml:space="preserve">with</w:t>
        </w:r>
      </w:ins>
      <w:ins w:id="29347" w:author="PR Preview" w:date="2026-01-01T00:00:00Z">
        <w:r>
          <w:t xml:space="preserve"> </w:t>
        </w:r>
      </w:ins>
      <w:ins w:id="29348" w:author="PR Preview" w:date="2026-01-01T00:00:00Z">
        <w:r>
          <w:t xml:space="preserve">$\mathopen{}\left\lVert\mathord{\smash[b]{\underset{\raise.3ex\hbox{$\scriptstyle\sim$}}{q}}\vphantom{q}}'_1\right\rVert\mathclose{} = \sqrt{2}$</w:t>
        </w:r>
      </w:ins>
      <w:ins w:id="29349" w:author="PR Preview" w:date="2026-01-01T00:00:00Z">
        <w:r>
          <w:t xml:space="preserve">,</w:t>
        </w:r>
      </w:ins>
      <w:ins w:id="29350" w:author="PR Preview" w:date="2026-01-01T00:00:00Z">
        <w:r>
          <w:t xml:space="preserve"> </w:t>
        </w:r>
      </w:ins>
      <w:ins w:id="29351" w:author="PR Preview" w:date="2026-01-01T00:00:00Z">
        <w:r>
          <w:t xml:space="preserve">$\mathopen{}\left\lVert\mathord{\smash[b]{\underset{\raise.3ex\hbox{$\scriptstyle\sim$}}{q}}\vphantom{q}}'_2\right\rVert\mathclose{} = \sqrt{3/2}$</w:t>
        </w:r>
      </w:ins>
      <w:ins w:id="29352" w:author="PR Preview" w:date="2026-01-01T00:00:00Z">
        <w:r>
          <w:t xml:space="preserve">,</w:t>
        </w:r>
      </w:ins>
      <w:ins w:id="29353" w:author="PR Preview" w:date="2026-01-01T00:00:00Z">
        <w:r>
          <w:t xml:space="preserve"> </w:t>
        </w:r>
      </w:ins>
      <w:ins w:id="29354" w:author="PR Preview" w:date="2026-01-01T00:00:00Z">
        <w:r>
          <w:t xml:space="preserve">$\mathopen{}\left\lVert\mathord{\smash[b]{\underset{\raise.3ex\hbox{$\scriptstyle\sim$}}{q}}\vphantom{q}}'_3\right\rVert\mathclose{} = 2/\sqrt{3}$</w:t>
        </w:r>
      </w:ins>
      <w:ins w:id="29355" w:author="PR Preview" w:date="2026-01-01T00:00:00Z">
        <w:r>
          <w:t xml:space="preserve">,</w:t>
        </w:r>
      </w:ins>
    </w:p>
    <w:p>
      <w:pPr>
        <w:pStyle w:val="BodyText"/>
      </w:pPr>
      <w:ins w:id="29356" w:author="PR Preview" w:date="2026-01-01T00:00:00Z">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ins>
    </w:p>
    <w:p>
      <w:pPr>
        <w:pStyle w:val="FirstParagraph"/>
      </w:pPr>
      <w:ins w:id="29357" w:author="PR Preview" w:date="2026-01-01T00:00:00Z">
        <w:r>
          <w:t xml:space="preserve">and</w:t>
        </w:r>
      </w:ins>
      <w:ins w:id="29358" w:author="PR Preview" w:date="2026-01-01T00:00:00Z">
        <w:r>
          <w:t xml:space="preserve"> </w:t>
        </w:r>
      </w:ins>
      <w:ins w:id="29359" w:author="PR Preview" w:date="2026-01-01T00:00:00Z">
        <w:r>
          <w:t xml:space="preserve">$\mathord{\smash[b]{\underset{\raise.3ex\hbox{$\scriptstyle\sim$}}{q}}\vphantom{q}}_2 \cdot \mathord{\smash[b]{\underset{\raise.3ex\hbox{$\scriptstyle\sim$}}{a}}\vphantom{a}}_3 = \tfrac{1}{\sqrt{6}}$</w:t>
        </w:r>
      </w:ins>
      <w:ins w:id="29360" w:author="PR Preview" w:date="2026-01-01T00:00:00Z">
        <w:r>
          <w:t xml:space="preserve">. So</w:t>
        </w:r>
      </w:ins>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limLow>
                    <m:e>
                      <m:r>
                        <m:t>q</m:t>
                      </m:r>
                    </m:e>
                    <m:lim>
                      <m:r>
                        <m:rPr>
                          <m:sty m:val="p"/>
                        </m:rPr>
                        <m:t>∼</m:t>
                      </m:r>
                    </m:lim>
                  </m:limLow>
                </m:e>
                <m:sub>
                  <m:r>
                    <m:t>1</m:t>
                  </m:r>
                </m:sub>
              </m:sSub>
              <m:r>
                <m:rPr>
                  <m:sty m:val="p"/>
                </m:rPr>
                <m:t>+</m:t>
              </m:r>
              <m:rad>
                <m:radPr>
                  <m:degHide m:val="on"/>
                </m:radPr>
                <m:deg/>
                <m:e>
                  <m:r>
                    <m:t>3</m:t>
                  </m:r>
                  <m:r>
                    <m:rPr>
                      <m:sty m:val="p"/>
                    </m:rPr>
                    <m:t>/</m:t>
                  </m:r>
                  <m:r>
                    <m:t>2</m:t>
                  </m:r>
                </m:e>
              </m:rad>
              <m:r>
                <m:t> </m:t>
              </m:r>
              <m:sSub>
                <m:e>
                  <m:limLow>
                    <m:e>
                      <m:r>
                        <m:t>q</m:t>
                      </m:r>
                    </m:e>
                    <m:lim>
                      <m:r>
                        <m:rPr>
                          <m:sty m:val="p"/>
                        </m:rPr>
                        <m:t>∼</m:t>
                      </m:r>
                    </m:lim>
                  </m:limLow>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limLow>
                    <m:e>
                      <m:r>
                        <m:t>a</m:t>
                      </m:r>
                    </m:e>
                    <m:lim>
                      <m:r>
                        <m:rPr>
                          <m:sty m:val="p"/>
                        </m:rPr>
                        <m:t>∼</m:t>
                      </m:r>
                    </m:lim>
                  </m:limLow>
                </m:e>
                <m:sub>
                  <m:r>
                    <m:t>2</m:t>
                  </m:r>
                </m:sub>
              </m:sSub>
              <m:r>
                <m:rPr>
                  <m:sty m:val="p"/>
                </m:rPr>
                <m:t>.</m:t>
              </m:r>
            </m:e>
          </m:eqArr>
        </m:oMath>
      </m:oMathPara>
    </w:p>
    <w:p>
      <w:pPr>
        <w:pStyle w:val="FirstParagraph"/>
      </w:pPr>
      <w:del w:id="29361" w:author="PR Preview" w:date="2026-01-01T00:00:00Z">
        <w:r>
          <w:rPr>
            <w:b/>
            <w:bCs/>
          </w:rPr>
          <w:delText xml:space="preserve">Definition 115 (Least squares solution)</w:delText>
        </w:r>
      </w:del>
      <w:del w:id="29362" w:author="PR Preview" w:date="2026-01-01T00:00:00Z">
        <w:r>
          <w:delText xml:space="preserve"> </w:delText>
        </w:r>
      </w:del>
      <w:del w:id="29363" w:author="PR Preview" w:date="2026-01-01T00:00:00Z">
        <w:r>
          <w:delText xml:space="preserve">Let</w:delText>
        </w:r>
      </w:del>
      <w:del w:id="29364" w:author="PR Preview" w:date="2026-01-01T00:00:00Z">
        <w:r>
          <w:delText xml:space="preserve"> </w:delText>
        </w:r>
      </w:del>
      <m:oMath>
        <m:r>
          <m:rPr>
            <m:sty m:val="bi"/>
          </m:rPr>
          <m:t>A</m:t>
        </m:r>
      </m:oMath>
      <w:del w:id="29365" w:author="PR Preview" w:date="2026-01-01T00:00:00Z">
        <w:r>
          <w:delText xml:space="preserve"> </w:delText>
        </w:r>
      </w:del>
      <w:del w:id="29366" w:author="PR Preview" w:date="2026-01-01T00:00:00Z">
        <w:r>
          <w:delText xml:space="preserve">be</w:delText>
        </w:r>
      </w:del>
      <w:del w:id="29367" w:author="PR Preview" w:date="2026-01-01T00:00:00Z">
        <w:r>
          <w:delText xml:space="preserve"> </w:delText>
        </w:r>
      </w:del>
      <m:oMath>
        <m:r>
          <m:t>m</m:t>
        </m:r>
        <m:r>
          <m:rPr>
            <m:sty m:val="p"/>
          </m:rPr>
          <m:t>×</m:t>
        </m:r>
        <m:r>
          <m:t>n</m:t>
        </m:r>
      </m:oMath>
      <w:del w:id="29368" w:author="PR Preview" w:date="2026-01-01T00:00:00Z">
        <w:r>
          <w:delText xml:space="preserve"> </w:delText>
        </w:r>
      </w:del>
      <w:del w:id="29369" w:author="PR Preview" w:date="2026-01-01T00:00:00Z">
        <w:r>
          <w:delText xml:space="preserve">and</w:delText>
        </w:r>
      </w:del>
      <w:del w:id="29370" w:author="PR Preview" w:date="2026-01-01T00:00:00Z">
        <w:r>
          <w:delText xml:space="preserve"> </w:delText>
        </w:r>
      </w:del>
      <m:oMath>
        <m:limLow>
          <m:e>
            <m:r>
              <m:t>b</m:t>
            </m:r>
          </m:e>
          <m:lim>
            <m:r>
              <m:rPr>
                <m:sty m:val="p"/>
              </m:rPr>
              <m:t>∼</m:t>
            </m:r>
          </m:lim>
        </m:limLow>
        <m:r>
          <m:rPr>
            <m:sty m:val="p"/>
          </m:rPr>
          <m:t>∈</m:t>
        </m:r>
        <m:sSup>
          <m:e>
            <m:r>
              <m:rPr>
                <m:scr m:val="double-struck"/>
                <m:sty m:val="p"/>
              </m:rPr>
              <m:t>R</m:t>
            </m:r>
          </m:e>
          <m:sup>
            <m:r>
              <m:t>m</m:t>
            </m:r>
          </m:sup>
        </m:sSup>
      </m:oMath>
      <w:del w:id="29371" w:author="PR Preview" w:date="2026-01-01T00:00:00Z">
        <w:r>
          <w:delText xml:space="preserve">.</w:delText>
        </w:r>
      </w:del>
      <w:del w:id="29372" w:author="PR Preview" w:date="2026-01-01T00:00:00Z">
        <w:r>
          <w:delText xml:space="preserve"> </w:delText>
        </w:r>
      </w:del>
      <w:del w:id="29373" w:author="PR Preview" w:date="2026-01-01T00:00:00Z">
        <w:r>
          <w:delText xml:space="preserve">A</w:delText>
        </w:r>
      </w:del>
      <w:del w:id="29374" w:author="PR Preview" w:date="2026-01-01T00:00:00Z">
        <w:r>
          <w:delText xml:space="preserve"> </w:delText>
        </w:r>
      </w:del>
      <w:del w:id="29375" w:author="PR Preview" w:date="2026-01-01T00:00:00Z">
        <w:r>
          <w:rPr>
            <w:b/>
            <w:bCs/>
          </w:rPr>
          <w:delText xml:space="preserve">least squares solution</w:delText>
        </w:r>
      </w:del>
      <w:del w:id="29376" w:author="PR Preview" w:date="2026-01-01T00:00:00Z">
        <w:r>
          <w:delText xml:space="preserve"> </w:delText>
        </w:r>
      </w:del>
      <w:del w:id="29377" w:author="PR Preview" w:date="2026-01-01T00:00:00Z">
        <w:r>
          <w:delText xml:space="preserve">of</w:delText>
        </w:r>
      </w:del>
      <w:del w:id="29378" w:author="PR Preview" w:date="2026-01-01T00:00:00Z">
        <w:r>
          <w:delText xml:space="preserve"> </w:delText>
        </w:r>
      </w:del>
      <m:oMath>
        <m:r>
          <m:rPr>
            <m:sty m:val="bi"/>
          </m:rPr>
          <m:t>A</m:t>
        </m:r>
        <m:limLow>
          <m:e>
            <m:r>
              <m:t>x</m:t>
            </m:r>
          </m:e>
          <m:lim>
            <m:r>
              <m:rPr>
                <m:sty m:val="p"/>
              </m:rPr>
              <m:t>∼</m:t>
            </m:r>
          </m:lim>
        </m:limLow>
        <m:r>
          <m:rPr>
            <m:sty m:val="p"/>
          </m:rPr>
          <m:t>=</m:t>
        </m:r>
        <m:limLow>
          <m:e>
            <m:r>
              <m:t>b</m:t>
            </m:r>
          </m:e>
          <m:lim>
            <m:r>
              <m:rPr>
                <m:sty m:val="p"/>
              </m:rPr>
              <m:t>∼</m:t>
            </m:r>
          </m:lim>
        </m:limLow>
      </m:oMath>
      <w:del w:id="29379" w:author="PR Preview" w:date="2026-01-01T00:00:00Z">
        <w:r>
          <w:delText xml:space="preserve"> </w:delText>
        </w:r>
      </w:del>
      <w:del w:id="29380" w:author="PR Preview" w:date="2026-01-01T00:00:00Z">
        <w:r>
          <w:delText xml:space="preserve">is a vector</w:delText>
        </w:r>
      </w:del>
      <w:del w:id="29381" w:author="PR Preview" w:date="2026-01-01T00:00:00Z">
        <w:r>
          <w:delText xml:space="preserve"> </w:delText>
        </w:r>
      </w:del>
      <m:oMath>
        <m:acc>
          <m:accPr>
            <m:chr m:val="̂"/>
          </m:accPr>
          <m:e>
            <m:limLow>
              <m:e>
                <m:r>
                  <m:t>x</m:t>
                </m:r>
              </m:e>
              <m:lim>
                <m:r>
                  <m:rPr>
                    <m:sty m:val="p"/>
                  </m:rPr>
                  <m:t>∼</m:t>
                </m:r>
              </m:lim>
            </m:limLow>
          </m:e>
        </m:acc>
        <m:r>
          <m:rPr>
            <m:sty m:val="p"/>
          </m:rPr>
          <m:t>∈</m:t>
        </m:r>
        <m:sSup>
          <m:e>
            <m:r>
              <m:rPr>
                <m:scr m:val="double-struck"/>
                <m:sty m:val="p"/>
              </m:rPr>
              <m:t>R</m:t>
            </m:r>
          </m:e>
          <m:sup>
            <m:r>
              <m:t>n</m:t>
            </m:r>
          </m:sup>
        </m:sSup>
      </m:oMath>
      <w:del w:id="29382" w:author="PR Preview" w:date="2026-01-01T00:00:00Z">
        <w:r>
          <w:delText xml:space="preserve"> </w:delText>
        </w:r>
      </w:del>
      <w:del w:id="29383" w:author="PR Preview" w:date="2026-01-01T00:00:00Z">
        <w:r>
          <w:delText xml:space="preserve">such that</w:delText>
        </w:r>
      </w:del>
    </w:p>
    <w:p>
      <w:pPr>
        <w:pStyle w:val="BodyText"/>
      </w:pPr>
      <m:oMathPara>
        <m:oMathParaPr>
          <m:jc m:val="center"/>
        </m:oMathParaPr>
        <m:oMath>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m:t>
          </m:r>
          <m:d>
            <m:dPr>
              <m:begChr m:val="∥"/>
              <m:sepChr m:val=""/>
              <m:endChr m:val="∥"/>
              <m:grow/>
            </m:dPr>
            <m:e>
              <m:limLow>
                <m:e>
                  <m:r>
                    <m:t>b</m:t>
                  </m:r>
                </m:e>
                <m:lim>
                  <m:r>
                    <m:rPr>
                      <m:sty m:val="p"/>
                    </m:rPr>
                    <m:t>∼</m:t>
                  </m:r>
                </m:lim>
              </m:limLow>
              <m:r>
                <m:rPr>
                  <m:sty m:val="p"/>
                </m:rPr>
                <m:t>−</m:t>
              </m:r>
              <m:r>
                <m:rPr>
                  <m:sty m:val="bi"/>
                </m:rPr>
                <m:t>A</m:t>
              </m:r>
              <m:limLow>
                <m:e>
                  <m:r>
                    <m:t>x</m:t>
                  </m:r>
                </m:e>
                <m:lim>
                  <m:r>
                    <m:rPr>
                      <m:sty m:val="p"/>
                    </m:rPr>
                    <m:t>∼</m:t>
                  </m:r>
                </m:lim>
              </m:limLow>
            </m:e>
          </m:d>
          <m:r>
            <m:t>​</m:t>
          </m:r>
          <m:r>
            <m:t> </m:t>
          </m:r>
          <m:r>
            <m:rPr>
              <m:nor/>
              <m:sty m:val="p"/>
            </m:rPr>
            <m:t>for every </m:t>
          </m:r>
          <m:limLow>
            <m:e>
              <m:r>
                <m:t>x</m:t>
              </m:r>
            </m:e>
            <m:lim>
              <m:r>
                <m:rPr>
                  <m:sty m:val="p"/>
                </m:rPr>
                <m:t>∼</m:t>
              </m:r>
            </m:lim>
          </m:limLow>
          <m:r>
            <m:rPr>
              <m:sty m:val="p"/>
            </m:rPr>
            <m:t>∈</m:t>
          </m:r>
          <m:sSup>
            <m:e>
              <m:r>
                <m:rPr>
                  <m:scr m:val="double-struck"/>
                  <m:sty m:val="p"/>
                </m:rPr>
                <m:t>R</m:t>
              </m:r>
            </m:e>
            <m:sup>
              <m:r>
                <m:t>n</m:t>
              </m:r>
            </m:sup>
          </m:sSup>
          <m:r>
            <m:rPr>
              <m:sty m:val="p"/>
            </m:rPr>
            <m:t>.</m:t>
          </m:r>
        </m:oMath>
      </m:oMathPara>
    </w:p>
    <w:p>
      <w:pPr>
        <w:pStyle w:val="FirstParagraph"/>
      </w:pPr>
      <w:del w:id="29384" w:author="PR Preview" w:date="2026-01-01T00:00:00Z">
        <w:r>
          <w:rPr>
            <w:b/>
            <w:bCs/>
          </w:rPr>
          <w:delText xml:space="preserve">Example 185 (Fitting a constant)</w:delText>
        </w:r>
      </w:del>
      <w:del w:id="29385" w:author="PR Preview" w:date="2026-01-01T00:00:00Z">
        <w:r>
          <w:delText xml:space="preserve"> </w:delText>
        </w:r>
      </w:del>
      <w:del w:id="29386" w:author="PR Preview" w:date="2026-01-01T00:00:00Z">
        <w:r>
          <w:delText xml:space="preserve">Let</w:delText>
        </w:r>
      </w:del>
      <w:del w:id="29387"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del w:id="29388" w:author="PR Preview" w:date="2026-01-01T00:00:00Z">
        <w:r>
          <w:delText xml:space="preserve"> </w:delText>
        </w:r>
      </w:del>
      <w:del w:id="29389" w:author="PR Preview" w:date="2026-01-01T00:00:00Z">
        <w:r>
          <w:delText xml:space="preserve">and</w:delText>
        </w:r>
      </w:del>
      <w:del w:id="29390" w:author="PR Preview" w:date="2026-01-01T00:00:00Z">
        <w:r>
          <w:delText xml:space="preserve"> </w:delText>
        </w:r>
      </w:del>
      <m:oMath>
        <m:limLow>
          <m:e>
            <m:r>
              <m:t>b</m:t>
            </m:r>
          </m:e>
          <m:lim>
            <m:r>
              <m:rPr>
                <m:sty m:val="p"/>
              </m:rPr>
              <m:t>∼</m:t>
            </m:r>
          </m:lim>
        </m:limLow>
        <m:r>
          <m:rPr>
            <m:sty m:val="p"/>
          </m:rPr>
          <m:t>=</m:t>
        </m:r>
        <m:r>
          <m:rPr>
            <m:sty m:val="p"/>
          </m:rPr>
          <m:t>(</m:t>
        </m:r>
        <m:r>
          <m:t>1</m:t>
        </m:r>
        <m:r>
          <m:rPr>
            <m:sty m:val="p"/>
          </m:rPr>
          <m:t>,</m:t>
        </m:r>
        <m:r>
          <m:t>3</m:t>
        </m:r>
        <m:r>
          <m:rPr>
            <m:sty m:val="p"/>
          </m:rPr>
          <m:t>)</m:t>
        </m:r>
      </m:oMath>
      <w:del w:id="29391" w:author="PR Preview" w:date="2026-01-01T00:00:00Z">
        <w:r>
          <w:delText xml:space="preserve">.</w:delText>
        </w:r>
      </w:del>
      <w:del w:id="29392" w:author="PR Preview" w:date="2026-01-01T00:00:00Z">
        <w:r>
          <w:delText xml:space="preserve"> </w:delText>
        </w:r>
      </w:del>
      <w:del w:id="29393" w:author="PR Preview" w:date="2026-01-01T00:00:00Z">
        <w:r>
          <w:delText xml:space="preserve">The system</w:delText>
        </w:r>
      </w:del>
      <w:del w:id="29394" w:author="PR Preview" w:date="2026-01-01T00:00:00Z">
        <w:r>
          <w:delText xml:space="preserve"> </w:delText>
        </w:r>
      </w:del>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del w:id="29395" w:author="PR Preview" w:date="2026-01-01T00:00:00Z">
        <w:r>
          <w:delText xml:space="preserve"> </w:delText>
        </w:r>
      </w:del>
      <w:del w:id="29396" w:author="PR Preview" w:date="2026-01-01T00:00:00Z">
        <w:r>
          <w:delText xml:space="preserve">is inconsistent (</w:delText>
        </w:r>
      </w:del>
      <w:hyperlink w:anchor="def-consistent-system">
        <w:del w:id="29397" w:author="PR Preview" w:date="2026-01-01T00:00:00Z">
          <w:r>
            <w:rPr>
              <w:rStyle w:val="Hyperlink"/>
            </w:rPr>
            <w:delText xml:space="preserve">Definition 111</w:delText>
          </w:r>
        </w:del>
      </w:hyperlink>
      <w:del w:id="29398" w:author="PR Preview" w:date="2026-01-01T00:00:00Z">
        <w:r>
          <w:delText xml:space="preserve">):</w:delText>
        </w:r>
      </w:del>
      <w:del w:id="29399" w:author="PR Preview" w:date="2026-01-01T00:00:00Z">
        <w:r>
          <w:delText xml:space="preserve"> </w:delText>
        </w:r>
      </w:del>
      <w:del w:id="29400" w:author="PR Preview" w:date="2026-01-01T00:00:00Z">
        <w:r>
          <w:delText xml:space="preserve">its first entry needs</w:delText>
        </w:r>
      </w:del>
      <w:del w:id="29401" w:author="PR Preview" w:date="2026-01-01T00:00:00Z">
        <w:r>
          <w:delText xml:space="preserve"> </w:delText>
        </w:r>
      </w:del>
      <m:oMath>
        <m:r>
          <m:t>x</m:t>
        </m:r>
        <m:r>
          <m:rPr>
            <m:sty m:val="p"/>
          </m:rPr>
          <m:t>=</m:t>
        </m:r>
        <m:r>
          <m:t>1</m:t>
        </m:r>
      </m:oMath>
      <w:del w:id="29402" w:author="PR Preview" w:date="2026-01-01T00:00:00Z">
        <w:r>
          <w:delText xml:space="preserve"> </w:delText>
        </w:r>
      </w:del>
      <w:del w:id="29403" w:author="PR Preview" w:date="2026-01-01T00:00:00Z">
        <w:r>
          <w:delText xml:space="preserve">and its second needs</w:delText>
        </w:r>
      </w:del>
      <w:del w:id="29404" w:author="PR Preview" w:date="2026-01-01T00:00:00Z">
        <w:r>
          <w:delText xml:space="preserve"> </w:delText>
        </w:r>
      </w:del>
      <m:oMath>
        <m:r>
          <m:t>x</m:t>
        </m:r>
        <m:r>
          <m:rPr>
            <m:sty m:val="p"/>
          </m:rPr>
          <m:t>=</m:t>
        </m:r>
        <m:r>
          <m:t>3</m:t>
        </m:r>
      </m:oMath>
      <w:del w:id="29405" w:author="PR Preview" w:date="2026-01-01T00:00:00Z">
        <w:r>
          <w:delText xml:space="preserve">.</w:delText>
        </w:r>
      </w:del>
      <w:del w:id="29406" w:author="PR Preview" w:date="2026-01-01T00:00:00Z">
        <w:r>
          <w:delText xml:space="preserve"> </w:delText>
        </w:r>
      </w:del>
      <w:del w:id="29407" w:author="PR Preview" w:date="2026-01-01T00:00:00Z">
        <w:r>
          <w:delText xml:space="preserve">For any number</w:delText>
        </w:r>
      </w:del>
      <w:del w:id="29408" w:author="PR Preview" w:date="2026-01-01T00:00:00Z">
        <w:r>
          <w:delText xml:space="preserve"> </w:delText>
        </w:r>
      </w:del>
      <m:oMath>
        <m:r>
          <m:t>x</m:t>
        </m:r>
      </m:oMath>
      <w:del w:id="29409" w:author="PR Preview" w:date="2026-01-01T00:00:00Z">
        <w:r>
          <w:delText xml:space="preserve">,</w:delText>
        </w:r>
      </w:del>
    </w:p>
    <w:p>
      <w:pPr>
        <w:pStyle w:val="BodyText"/>
      </w:pPr>
      <m:oMathPara>
        <m:oMathParaPr>
          <m:jc m:val="center"/>
        </m:oMathParaPr>
        <m:oMath>
          <m:eqArr>
            <m:e>
              <m:r>
                <m:t>​</m:t>
              </m:r>
              <m:d>
                <m:dPr>
                  <m:begChr m:val="∥"/>
                  <m:sepChr m:val=""/>
                  <m:endChr m:val="∥"/>
                  <m:grow/>
                </m:dPr>
                <m:e>
                  <m:limLow>
                    <m:e>
                      <m:r>
                        <m:t>b</m:t>
                      </m:r>
                    </m:e>
                    <m:lim>
                      <m:r>
                        <m:rPr>
                          <m:sty m:val="p"/>
                        </m:rPr>
                        <m:t>∼</m:t>
                      </m:r>
                    </m:lim>
                  </m:limLow>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BodyText"/>
      </w:pPr>
      <w:ins w:id="29410" w:author="PR Preview" w:date="2026-01-01T00:00:00Z">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ins>
    </w:p>
    <w:bookmarkEnd w:id="603"/>
    <w:bookmarkStart w:id="604" w:name="def-least-squares"/>
    <w:p>
      <w:pPr>
        <w:pStyle w:val="FirstParagraph"/>
      </w:pPr>
      <w:ins w:id="29411" w:author="PR Preview" w:date="2026-01-01T00:00:00Z">
        <w:r>
          <w:rPr>
            <w:b/>
            <w:bCs/>
          </w:rPr>
          <w:t xml:space="preserve">Definition 115 (Least squares solution)</w:t>
        </w:r>
      </w:ins>
      <w:ins w:id="29412" w:author="PR Preview" w:date="2026-01-01T00:00:00Z">
        <w:r>
          <w:t xml:space="preserve"> </w:t>
        </w:r>
      </w:ins>
      <w:ins w:id="29413" w:author="PR Preview" w:date="2026-01-01T00:00:00Z">
        <w:r>
          <w:t xml:space="preserve">Let</w:t>
        </w:r>
      </w:ins>
      <w:ins w:id="29414" w:author="PR Preview" w:date="2026-01-01T00:00:00Z">
        <w:r>
          <w:t xml:space="preserve"> </w:t>
        </w:r>
      </w:ins>
      <m:oMath>
        <m:r>
          <m:rPr>
            <m:sty m:val="bi"/>
          </m:rPr>
          <m:t>A</m:t>
        </m:r>
      </m:oMath>
      <w:ins w:id="29415" w:author="PR Preview" w:date="2026-01-01T00:00:00Z">
        <w:r>
          <w:t xml:space="preserve"> </w:t>
        </w:r>
      </w:ins>
      <w:ins w:id="29416" w:author="PR Preview" w:date="2026-01-01T00:00:00Z">
        <w:r>
          <w:t xml:space="preserve">be</w:t>
        </w:r>
      </w:ins>
      <w:ins w:id="29417" w:author="PR Preview" w:date="2026-01-01T00:00:00Z">
        <w:r>
          <w:t xml:space="preserve"> </w:t>
        </w:r>
      </w:ins>
      <m:oMath>
        <m:r>
          <m:t>m</m:t>
        </m:r>
        <m:r>
          <m:rPr>
            <m:sty m:val="p"/>
          </m:rPr>
          <m:t>×</m:t>
        </m:r>
        <m:r>
          <m:t>n</m:t>
        </m:r>
      </m:oMath>
      <w:ins w:id="29418" w:author="PR Preview" w:date="2026-01-01T00:00:00Z">
        <w:r>
          <w:t xml:space="preserve"> </w:t>
        </w:r>
      </w:ins>
      <w:ins w:id="29419" w:author="PR Preview" w:date="2026-01-01T00:00:00Z">
        <w:r>
          <w:t xml:space="preserve">and</w:t>
        </w:r>
      </w:ins>
      <w:ins w:id="29420" w:author="PR Preview" w:date="2026-01-01T00:00:00Z">
        <w:r>
          <w:t xml:space="preserve"> </w:t>
        </w:r>
      </w:ins>
      <w:ins w:id="29421" w:author="PR Preview" w:date="2026-01-01T00:00:00Z">
        <w:r>
          <w:t xml:space="preserve">$\mathord{\smash[b]{\underset{\raise.3ex\hbox{$\scriptstyle\sim$}}{b}}\vphantom{b}} \in \mathbb{R}^m$</w:t>
        </w:r>
      </w:ins>
      <w:ins w:id="29422" w:author="PR Preview" w:date="2026-01-01T00:00:00Z">
        <w:r>
          <w:t xml:space="preserve">.</w:t>
        </w:r>
      </w:ins>
      <w:ins w:id="29423" w:author="PR Preview" w:date="2026-01-01T00:00:00Z">
        <w:r>
          <w:t xml:space="preserve"> </w:t>
        </w:r>
      </w:ins>
      <w:ins w:id="29424" w:author="PR Preview" w:date="2026-01-01T00:00:00Z">
        <w:r>
          <w:t xml:space="preserve">A</w:t>
        </w:r>
      </w:ins>
      <w:ins w:id="29425" w:author="PR Preview" w:date="2026-01-01T00:00:00Z">
        <w:r>
          <w:t xml:space="preserve"> </w:t>
        </w:r>
      </w:ins>
      <w:ins w:id="29426" w:author="PR Preview" w:date="2026-01-01T00:00:00Z">
        <w:r>
          <w:rPr>
            <w:b/>
            <w:bCs/>
          </w:rPr>
          <w:t xml:space="preserve">least squares solution</w:t>
        </w:r>
      </w:ins>
      <w:ins w:id="29427" w:author="PR Preview" w:date="2026-01-01T00:00:00Z">
        <w:r>
          <w:t xml:space="preserve"> </w:t>
        </w:r>
      </w:ins>
      <w:ins w:id="29428" w:author="PR Preview" w:date="2026-01-01T00:00:00Z">
        <w:r>
          <w:t xml:space="preserve">of</w:t>
        </w:r>
      </w:ins>
      <w:ins w:id="29429" w:author="PR Preview" w:date="2026-01-01T00:00:00Z">
        <w:r>
          <w:t xml:space="preserve"> </w:t>
        </w:r>
      </w:ins>
      <w:ins w:id="29430" w:author="PR Preview" w:date="2026-01-01T00:00:00Z">
        <w:r>
          <w:t xml:space="preserve">$\mathbf{A} \mathord{\smash[b]{\underset{\raise.3ex\hbox{$\scriptstyle\sim$}}{x}}\vphantom{x}} = \mathord{\smash[b]{\underset{\raise.3ex\hbox{$\scriptstyle\sim$}}{b}}\vphantom{b}}$</w:t>
        </w:r>
      </w:ins>
      <w:ins w:id="29431" w:author="PR Preview" w:date="2026-01-01T00:00:00Z">
        <w:r>
          <w:t xml:space="preserve"> </w:t>
        </w:r>
      </w:ins>
      <w:ins w:id="29432" w:author="PR Preview" w:date="2026-01-01T00:00:00Z">
        <w:r>
          <w:t xml:space="preserve">is a vector</w:t>
        </w:r>
      </w:ins>
      <w:ins w:id="29433" w:author="PR Preview" w:date="2026-01-01T00:00:00Z">
        <w:r>
          <w:t xml:space="preserve"> </w:t>
        </w:r>
      </w:ins>
      <w:ins w:id="29434" w:author="PR Preview" w:date="2026-01-01T00:00:00Z">
        <w:r>
          <w:t xml:space="preserve">$\hat{\mathord{\smash[b]{\underset{\raise.3ex\hbox{$\scriptstyle\sim$}}{x}}\vphantom{x}}} \in \mathbb{R}^n$</w:t>
        </w:r>
      </w:ins>
      <w:ins w:id="29435" w:author="PR Preview" w:date="2026-01-01T00:00:00Z">
        <w:r>
          <w:t xml:space="preserve"> </w:t>
        </w:r>
      </w:ins>
      <w:ins w:id="29436" w:author="PR Preview" w:date="2026-01-01T00:00:00Z">
        <w:r>
          <w:t xml:space="preserve">such that</w:t>
        </w:r>
      </w:ins>
    </w:p>
    <w:p>
      <w:pPr>
        <w:pStyle w:val="BodyText"/>
      </w:pPr>
      <w:ins w:id="29437" w:author="PR Preview" w:date="2026-01-01T00:00:00Z">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ins>
    </w:p>
    <w:bookmarkEnd w:id="604"/>
    <w:bookmarkStart w:id="605" w:name="exm-least-squares"/>
    <w:p>
      <w:pPr>
        <w:pStyle w:val="FirstParagraph"/>
      </w:pPr>
      <w:ins w:id="29438" w:author="PR Preview" w:date="2026-01-01T00:00:00Z">
        <w:r>
          <w:rPr>
            <w:b/>
            <w:bCs/>
          </w:rPr>
          <w:t xml:space="preserve">Example 187 (Fitting a constant)</w:t>
        </w:r>
      </w:ins>
      <w:ins w:id="29439" w:author="PR Preview" w:date="2026-01-01T00:00:00Z">
        <w:r>
          <w:t xml:space="preserve"> </w:t>
        </w:r>
      </w:ins>
      <w:ins w:id="29440" w:author="PR Preview" w:date="2026-01-01T00:00:00Z">
        <w:r>
          <w:t xml:space="preserve">Let</w:t>
        </w:r>
      </w:ins>
      <w:ins w:id="29441"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ins w:id="29442" w:author="PR Preview" w:date="2026-01-01T00:00:00Z">
        <w:r>
          <w:t xml:space="preserve"> </w:t>
        </w:r>
      </w:ins>
      <w:ins w:id="29443" w:author="PR Preview" w:date="2026-01-01T00:00:00Z">
        <w:r>
          <w:t xml:space="preserve">and</w:t>
        </w:r>
      </w:ins>
      <w:ins w:id="29444" w:author="PR Preview" w:date="2026-01-01T00:00:00Z">
        <w:r>
          <w:t xml:space="preserve"> </w:t>
        </w:r>
      </w:ins>
      <w:ins w:id="29445" w:author="PR Preview" w:date="2026-01-01T00:00:00Z">
        <w:r>
          <w:t xml:space="preserve">$\mathord{\smash[b]{\underset{\raise.3ex\hbox{$\scriptstyle\sim$}}{b}}\vphantom{b}} = (1, 3)$</w:t>
        </w:r>
      </w:ins>
      <w:ins w:id="29446" w:author="PR Preview" w:date="2026-01-01T00:00:00Z">
        <w:r>
          <w:t xml:space="preserve">.</w:t>
        </w:r>
      </w:ins>
      <w:ins w:id="29447" w:author="PR Preview" w:date="2026-01-01T00:00:00Z">
        <w:r>
          <w:t xml:space="preserve"> </w:t>
        </w:r>
      </w:ins>
      <w:ins w:id="29448" w:author="PR Preview" w:date="2026-01-01T00:00:00Z">
        <w:r>
          <w:t xml:space="preserve">The system</w:t>
        </w:r>
      </w:ins>
      <w:ins w:id="29449" w:author="PR Preview" w:date="2026-01-01T00:00:00Z">
        <w:r>
          <w:t xml:space="preserve"> </w:t>
        </w:r>
      </w:ins>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ins w:id="29450" w:author="PR Preview" w:date="2026-01-01T00:00:00Z">
        <w:r>
          <w:t xml:space="preserve"> </w:t>
        </w:r>
      </w:ins>
      <w:ins w:id="29451" w:author="PR Preview" w:date="2026-01-01T00:00:00Z">
        <w:r>
          <w:t xml:space="preserve">is inconsistent (</w:t>
        </w:r>
      </w:ins>
      <w:hyperlink w:anchor="def-consistent-system">
        <w:ins w:id="29452" w:author="PR Preview" w:date="2026-01-01T00:00:00Z">
          <w:r>
            <w:rPr>
              <w:rStyle w:val="Hyperlink"/>
            </w:rPr>
            <w:t xml:space="preserve">Definition 111</w:t>
          </w:r>
        </w:ins>
      </w:hyperlink>
      <w:ins w:id="29453" w:author="PR Preview" w:date="2026-01-01T00:00:00Z">
        <w:r>
          <w:t xml:space="preserve">):</w:t>
        </w:r>
      </w:ins>
      <w:ins w:id="29454" w:author="PR Preview" w:date="2026-01-01T00:00:00Z">
        <w:r>
          <w:t xml:space="preserve"> </w:t>
        </w:r>
      </w:ins>
      <w:ins w:id="29455" w:author="PR Preview" w:date="2026-01-01T00:00:00Z">
        <w:r>
          <w:t xml:space="preserve">its first entry needs</w:t>
        </w:r>
      </w:ins>
      <w:ins w:id="29456" w:author="PR Preview" w:date="2026-01-01T00:00:00Z">
        <w:r>
          <w:t xml:space="preserve"> </w:t>
        </w:r>
      </w:ins>
      <m:oMath>
        <m:r>
          <m:t>x</m:t>
        </m:r>
        <m:r>
          <m:rPr>
            <m:sty m:val="p"/>
          </m:rPr>
          <m:t>=</m:t>
        </m:r>
        <m:r>
          <m:t>1</m:t>
        </m:r>
      </m:oMath>
      <w:ins w:id="29457" w:author="PR Preview" w:date="2026-01-01T00:00:00Z">
        <w:r>
          <w:t xml:space="preserve"> </w:t>
        </w:r>
      </w:ins>
      <w:ins w:id="29458" w:author="PR Preview" w:date="2026-01-01T00:00:00Z">
        <w:r>
          <w:t xml:space="preserve">and its second needs</w:t>
        </w:r>
      </w:ins>
      <w:ins w:id="29459" w:author="PR Preview" w:date="2026-01-01T00:00:00Z">
        <w:r>
          <w:t xml:space="preserve"> </w:t>
        </w:r>
      </w:ins>
      <m:oMath>
        <m:r>
          <m:t>x</m:t>
        </m:r>
        <m:r>
          <m:rPr>
            <m:sty m:val="p"/>
          </m:rPr>
          <m:t>=</m:t>
        </m:r>
        <m:r>
          <m:t>3</m:t>
        </m:r>
      </m:oMath>
      <w:ins w:id="29460" w:author="PR Preview" w:date="2026-01-01T00:00:00Z">
        <w:r>
          <w:t xml:space="preserve">.</w:t>
        </w:r>
      </w:ins>
      <w:ins w:id="29461" w:author="PR Preview" w:date="2026-01-01T00:00:00Z">
        <w:r>
          <w:t xml:space="preserve"> </w:t>
        </w:r>
      </w:ins>
      <w:ins w:id="29462" w:author="PR Preview" w:date="2026-01-01T00:00:00Z">
        <w:r>
          <w:t xml:space="preserve">For any number</w:t>
        </w:r>
      </w:ins>
      <w:ins w:id="29463" w:author="PR Preview" w:date="2026-01-01T00:00:00Z">
        <w:r>
          <w:t xml:space="preserve"> </w:t>
        </w:r>
      </w:ins>
      <m:oMath>
        <m:r>
          <m:t>x</m:t>
        </m:r>
      </m:oMath>
      <w:ins w:id="29464" w:author="PR Preview" w:date="2026-01-01T00:00:00Z">
        <w:r>
          <w:t xml:space="preserve">,</w:t>
        </w:r>
      </w:ins>
    </w:p>
    <w:p>
      <w:pPr>
        <w:pStyle w:val="BodyText"/>
      </w:pPr>
      <w:ins w:id="29465" w:author="PR Preview" w:date="2026-01-01T00:00:00Z">
        <w:r>
          <w:t xml:space="preserve">$$
    \begin{aligned}
    \mathopen{}\left\lVert\mathord{\smash[b]{\underset{\raise.3ex\hbox{$\scriptstyle\sim$}}{b}}\vphantom{b}} - \mathbf{A} x\right\rVert\mathclose{}^2 &amp;= (1 - x)^2 + (3 - x)^2 \\
    &amp;= 2\,(x - 2)^2 + 2,
    \end{aligned}
    $$</w:t>
        </w:r>
      </w:ins>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5"/>
    <w:bookmarkStart w:id="606" w:name="def-normal-equations"/>
    <w:p>
      <w:pPr>
        <w:pStyle w:val="BodyText"/>
      </w:pPr>
      <w:del w:id="29466" w:author="PR Preview" w:date="2026-01-01T00:00:00Z">
        <w:r>
          <w:rPr>
            <w:b/>
            <w:bCs/>
          </w:rPr>
          <w:delText xml:space="preserve">Definition 116 (Normal equations)</w:delText>
        </w:r>
      </w:del>
      <w:del w:id="29467" w:author="PR Preview" w:date="2026-01-01T00:00:00Z">
        <w:r>
          <w:delText xml:space="preserve"> </w:delText>
        </w:r>
      </w:del>
      <w:del w:id="29468" w:author="PR Preview" w:date="2026-01-01T00:00:00Z">
        <w:r>
          <w:delText xml:space="preserve">For</w:delText>
        </w:r>
      </w:del>
      <w:del w:id="29469" w:author="PR Preview" w:date="2026-01-01T00:00:00Z">
        <w:r>
          <w:delText xml:space="preserve"> </w:delText>
        </w:r>
      </w:del>
      <m:oMath>
        <m:r>
          <m:rPr>
            <m:sty m:val="bi"/>
          </m:rPr>
          <m:t>A</m:t>
        </m:r>
      </m:oMath>
      <w:del w:id="29470" w:author="PR Preview" w:date="2026-01-01T00:00:00Z">
        <w:r>
          <w:delText xml:space="preserve"> </w:delText>
        </w:r>
      </w:del>
      <w:del w:id="29471" w:author="PR Preview" w:date="2026-01-01T00:00:00Z">
        <w:r>
          <w:delText xml:space="preserve">and</w:delText>
        </w:r>
      </w:del>
      <w:del w:id="29472" w:author="PR Preview" w:date="2026-01-01T00:00:00Z">
        <w:r>
          <w:delText xml:space="preserve"> </w:delText>
        </w:r>
      </w:del>
      <m:oMath>
        <m:limLow>
          <m:e>
            <m:r>
              <m:t>b</m:t>
            </m:r>
          </m:e>
          <m:lim>
            <m:r>
              <m:rPr>
                <m:sty m:val="p"/>
              </m:rPr>
              <m:t>∼</m:t>
            </m:r>
          </m:lim>
        </m:limLow>
      </m:oMath>
      <w:del w:id="29473" w:author="PR Preview" w:date="2026-01-01T00:00:00Z">
        <w:r>
          <w:delText xml:space="preserve"> </w:delText>
        </w:r>
      </w:del>
      <w:del w:id="29474" w:author="PR Preview" w:date="2026-01-01T00:00:00Z">
        <w:r>
          <w:delText xml:space="preserve">as in</w:delText>
        </w:r>
      </w:del>
      <w:del w:id="29475" w:author="PR Preview" w:date="2026-01-01T00:00:00Z">
        <w:r>
          <w:delText xml:space="preserve"> </w:delText>
        </w:r>
      </w:del>
      <w:hyperlink w:anchor="def-least-squares">
        <w:del w:id="29476" w:author="PR Preview" w:date="2026-01-01T00:00:00Z">
          <w:r>
            <w:rPr>
              <w:rStyle w:val="Hyperlink"/>
            </w:rPr>
            <w:delText xml:space="preserve">Definition 115</w:delText>
          </w:r>
        </w:del>
      </w:hyperlink>
      <w:del w:id="29477" w:author="PR Preview" w:date="2026-01-01T00:00:00Z">
        <w:r>
          <w:delText xml:space="preserve">,</w:delText>
        </w:r>
      </w:del>
      <w:del w:id="29478" w:author="PR Preview" w:date="2026-01-01T00:00:00Z">
        <w:r>
          <w:delText xml:space="preserve"> </w:delText>
        </w:r>
      </w:del>
      <w:del w:id="29479" w:author="PR Preview" w:date="2026-01-01T00:00:00Z">
        <w:r>
          <w:delText xml:space="preserve">the equations</w:delText>
        </w:r>
      </w:del>
      <w:del w:id="29480" w:author="PR Preview" w:date="2026-01-01T00:00:00Z">
        <w:r>
          <w:delText xml:space="preserve"> </w:delText>
        </w:r>
      </w:del>
      <m:oMath>
        <m:sSup>
          <m:e>
            <m:r>
              <m:rPr>
                <m:sty m:val="bi"/>
              </m:rPr>
              <m:t>A</m:t>
            </m:r>
          </m:e>
          <m:sup>
            <m:r>
              <m:rPr>
                <m:sty m:val="p"/>
              </m:rPr>
              <m:t>⊤</m:t>
            </m:r>
          </m:sup>
        </m:sSup>
        <m:r>
          <m:rPr>
            <m:sty m:val="bi"/>
          </m:rPr>
          <m:t>A</m:t>
        </m:r>
        <m:limLow>
          <m:e>
            <m:r>
              <m:t>x</m:t>
            </m:r>
          </m:e>
          <m:lim>
            <m:r>
              <m:rPr>
                <m:sty m:val="p"/>
              </m:rPr>
              <m:t>∼</m:t>
            </m:r>
          </m:lim>
        </m:limLow>
        <m:r>
          <m:rPr>
            <m:sty m:val="p"/>
          </m:rPr>
          <m:t>=</m:t>
        </m:r>
        <m:sSup>
          <m:e>
            <m:r>
              <m:rPr>
                <m:sty m:val="bi"/>
              </m:rPr>
              <m:t>A</m:t>
            </m:r>
          </m:e>
          <m:sup>
            <m:r>
              <m:rPr>
                <m:sty m:val="p"/>
              </m:rPr>
              <m:t>⊤</m:t>
            </m:r>
          </m:sup>
        </m:sSup>
        <m:limLow>
          <m:e>
            <m:r>
              <m:t>b</m:t>
            </m:r>
          </m:e>
          <m:lim>
            <m:r>
              <m:rPr>
                <m:sty m:val="p"/>
              </m:rPr>
              <m:t>∼</m:t>
            </m:r>
          </m:lim>
        </m:limLow>
      </m:oMath>
      <w:del w:id="29481" w:author="PR Preview" w:date="2026-01-01T00:00:00Z">
        <w:r>
          <w:delText xml:space="preserve"> </w:delText>
        </w:r>
      </w:del>
      <w:del w:id="29482" w:author="PR Preview" w:date="2026-01-01T00:00:00Z">
        <w:r>
          <w:delText xml:space="preserve">are the</w:delText>
        </w:r>
      </w:del>
      <w:del w:id="29483" w:author="PR Preview" w:date="2026-01-01T00:00:00Z">
        <w:r>
          <w:delText xml:space="preserve"> </w:delText>
        </w:r>
      </w:del>
      <w:del w:id="29484" w:author="PR Preview" w:date="2026-01-01T00:00:00Z">
        <w:r>
          <w:rPr>
            <w:b/>
            <w:bCs/>
          </w:rPr>
          <w:delText xml:space="preserve">normal equations</w:delText>
        </w:r>
      </w:del>
      <w:del w:id="29485" w:author="PR Preview" w:date="2026-01-01T00:00:00Z">
        <w:r>
          <w:delText xml:space="preserve">.</w:delText>
        </w:r>
      </w:del>
    </w:p>
    <w:p>
      <w:pPr>
        <w:pStyle w:val="BodyText"/>
      </w:pPr>
      <w:del w:id="29486" w:author="PR Preview" w:date="2026-01-01T00:00:00Z">
        <w:r>
          <w:rPr>
            <w:b/>
            <w:bCs/>
          </w:rPr>
          <w:delText xml:space="preserve">Theorem 104 (Least squares solutions solve the normal equations)</w:delText>
        </w:r>
      </w:del>
      <w:del w:id="29487" w:author="PR Preview" w:date="2026-01-01T00:00:00Z">
        <w:r>
          <w:delText xml:space="preserve"> </w:delText>
        </w:r>
      </w:del>
      <w:del w:id="29488" w:author="PR Preview" w:date="2026-01-01T00:00:00Z">
        <w:r>
          <w:delText xml:space="preserve">Let</w:delText>
        </w:r>
      </w:del>
      <w:del w:id="29489" w:author="PR Preview" w:date="2026-01-01T00:00:00Z">
        <w:r>
          <w:delText xml:space="preserve"> </w:delText>
        </w:r>
      </w:del>
      <m:oMath>
        <m:r>
          <m:rPr>
            <m:sty m:val="bi"/>
          </m:rPr>
          <m:t>A</m:t>
        </m:r>
      </m:oMath>
      <w:del w:id="29490" w:author="PR Preview" w:date="2026-01-01T00:00:00Z">
        <w:r>
          <w:delText xml:space="preserve"> </w:delText>
        </w:r>
      </w:del>
      <w:del w:id="29491" w:author="PR Preview" w:date="2026-01-01T00:00:00Z">
        <w:r>
          <w:delText xml:space="preserve">be</w:delText>
        </w:r>
      </w:del>
      <w:del w:id="29492" w:author="PR Preview" w:date="2026-01-01T00:00:00Z">
        <w:r>
          <w:delText xml:space="preserve"> </w:delText>
        </w:r>
      </w:del>
      <m:oMath>
        <m:r>
          <m:t>m</m:t>
        </m:r>
        <m:r>
          <m:rPr>
            <m:sty m:val="p"/>
          </m:rPr>
          <m:t>×</m:t>
        </m:r>
        <m:r>
          <m:t>n</m:t>
        </m:r>
      </m:oMath>
      <w:del w:id="29493" w:author="PR Preview" w:date="2026-01-01T00:00:00Z">
        <w:r>
          <w:delText xml:space="preserve"> </w:delText>
        </w:r>
      </w:del>
      <w:del w:id="29494" w:author="PR Preview" w:date="2026-01-01T00:00:00Z">
        <w:r>
          <w:delText xml:space="preserve">and</w:delText>
        </w:r>
      </w:del>
      <w:del w:id="29495" w:author="PR Preview" w:date="2026-01-01T00:00:00Z">
        <w:r>
          <w:delText xml:space="preserve"> </w:delText>
        </w:r>
      </w:del>
      <m:oMath>
        <m:limLow>
          <m:e>
            <m:r>
              <m:t>b</m:t>
            </m:r>
          </m:e>
          <m:lim>
            <m:r>
              <m:rPr>
                <m:sty m:val="p"/>
              </m:rPr>
              <m:t>∼</m:t>
            </m:r>
          </m:lim>
        </m:limLow>
        <m:r>
          <m:rPr>
            <m:sty m:val="p"/>
          </m:rPr>
          <m:t>∈</m:t>
        </m:r>
        <m:sSup>
          <m:e>
            <m:r>
              <m:rPr>
                <m:scr m:val="double-struck"/>
                <m:sty m:val="p"/>
              </m:rPr>
              <m:t>R</m:t>
            </m:r>
          </m:e>
          <m:sup>
            <m:r>
              <m:t>m</m:t>
            </m:r>
          </m:sup>
        </m:sSup>
      </m:oMath>
      <w:del w:id="29496" w:author="PR Preview" w:date="2026-01-01T00:00:00Z">
        <w:r>
          <w:delText xml:space="preserve">.</w:delText>
        </w:r>
      </w:del>
    </w:p>
    <w:p>
      <w:pPr>
        <w:pStyle w:val="Compact"/>
        <w:numPr>
          <w:ilvl w:val="0"/>
          <w:numId w:val="1094"/>
        </w:numPr>
      </w:pPr>
      <m:oMath>
        <m:acc>
          <m:accPr>
            <m:chr m:val="̂"/>
          </m:accPr>
          <m:e>
            <m:limLow>
              <m:e>
                <m:r>
                  <m:t>x</m:t>
                </m:r>
              </m:e>
              <m:lim>
                <m:r>
                  <m:rPr>
                    <m:sty m:val="p"/>
                  </m:rPr>
                  <m:t>∼</m:t>
                </m:r>
              </m:lim>
            </m:limLow>
          </m:e>
        </m:acc>
      </m:oMath>
      <w:del w:id="29497" w:author="PR Preview" w:date="2026-01-01T00:00:00Z">
        <w:r>
          <w:delText xml:space="preserve"> </w:delText>
        </w:r>
      </w:del>
      <w:del w:id="29498" w:author="PR Preview" w:date="2026-01-01T00:00:00Z">
        <w:r>
          <w:delText xml:space="preserve">is a least squares solution (</w:delText>
        </w:r>
      </w:del>
      <w:hyperlink w:anchor="def-least-squares">
        <w:del w:id="29499" w:author="PR Preview" w:date="2026-01-01T00:00:00Z">
          <w:r>
            <w:rPr>
              <w:rStyle w:val="Hyperlink"/>
            </w:rPr>
            <w:delText xml:space="preserve">Definition 115</w:delText>
          </w:r>
        </w:del>
      </w:hyperlink>
      <w:del w:id="29500" w:author="PR Preview" w:date="2026-01-01T00:00:00Z">
        <w:r>
          <w:delText xml:space="preserve">)</w:delText>
        </w:r>
      </w:del>
      <w:del w:id="29501" w:author="PR Preview" w:date="2026-01-01T00:00:00Z">
        <w:r>
          <w:delText xml:space="preserve"> </w:delText>
        </w:r>
      </w:del>
      <w:del w:id="29502" w:author="PR Preview" w:date="2026-01-01T00:00:00Z">
        <w:r>
          <w:delText xml:space="preserve">exactly when it solves the normal equations</w:delText>
        </w:r>
      </w:del>
      <w:del w:id="29503" w:author="PR Preview" w:date="2026-01-01T00:00:00Z">
        <w:r>
          <w:delText xml:space="preserve"> </w:delText>
        </w:r>
      </w:del>
      <m:oMath>
        <m:sSup>
          <m:e>
            <m:r>
              <m:rPr>
                <m:sty m:val="bi"/>
              </m:rPr>
              <m:t>A</m:t>
            </m:r>
          </m:e>
          <m:sup>
            <m:r>
              <m:rPr>
                <m:sty m:val="p"/>
              </m:rPr>
              <m:t>⊤</m:t>
            </m:r>
          </m:sup>
        </m:sSup>
        <m:r>
          <m:rPr>
            <m:sty m:val="bi"/>
          </m:rPr>
          <m:t>A</m:t>
        </m:r>
        <m:acc>
          <m:accPr>
            <m:chr m:val="̂"/>
          </m:accPr>
          <m:e>
            <m:limLow>
              <m:e>
                <m:r>
                  <m:t>x</m:t>
                </m:r>
              </m:e>
              <m:lim>
                <m:r>
                  <m:rPr>
                    <m:sty m:val="p"/>
                  </m:rPr>
                  <m:t>∼</m:t>
                </m:r>
              </m:lim>
            </m:limLow>
          </m:e>
        </m:acc>
        <m:r>
          <m:rPr>
            <m:sty m:val="p"/>
          </m:rPr>
          <m:t>=</m:t>
        </m:r>
        <m:sSup>
          <m:e>
            <m:r>
              <m:rPr>
                <m:sty m:val="bi"/>
              </m:rPr>
              <m:t>A</m:t>
            </m:r>
          </m:e>
          <m:sup>
            <m:r>
              <m:rPr>
                <m:sty m:val="p"/>
              </m:rPr>
              <m:t>⊤</m:t>
            </m:r>
          </m:sup>
        </m:sSup>
        <m:limLow>
          <m:e>
            <m:r>
              <m:t>b</m:t>
            </m:r>
          </m:e>
          <m:lim>
            <m:r>
              <m:rPr>
                <m:sty m:val="p"/>
              </m:rPr>
              <m:t>∼</m:t>
            </m:r>
          </m:lim>
        </m:limLow>
      </m:oMath>
      <w:del w:id="29504" w:author="PR Preview" w:date="2026-01-01T00:00:00Z">
        <w:r>
          <w:delText xml:space="preserve">.</w:delText>
        </w:r>
      </w:del>
    </w:p>
    <w:p>
      <w:pPr>
        <w:pStyle w:val="BodyText"/>
      </w:pPr>
      <w:ins w:id="29505" w:author="PR Preview" w:date="2026-01-01T00:00:00Z">
        <w:r>
          <w:rPr>
            <w:b/>
            <w:bCs/>
          </w:rPr>
          <w:t xml:space="preserve">Definition 116 (Normal equations)</w:t>
        </w:r>
      </w:ins>
      <w:ins w:id="29506" w:author="PR Preview" w:date="2026-01-01T00:00:00Z">
        <w:r>
          <w:t xml:space="preserve"> </w:t>
        </w:r>
      </w:ins>
      <w:ins w:id="29507" w:author="PR Preview" w:date="2026-01-01T00:00:00Z">
        <w:r>
          <w:t xml:space="preserve">For</w:t>
        </w:r>
      </w:ins>
      <w:ins w:id="29508" w:author="PR Preview" w:date="2026-01-01T00:00:00Z">
        <w:r>
          <w:t xml:space="preserve"> </w:t>
        </w:r>
      </w:ins>
      <m:oMath>
        <m:r>
          <m:rPr>
            <m:sty m:val="bi"/>
          </m:rPr>
          <m:t>A</m:t>
        </m:r>
      </m:oMath>
      <w:ins w:id="29509" w:author="PR Preview" w:date="2026-01-01T00:00:00Z">
        <w:r>
          <w:t xml:space="preserve"> </w:t>
        </w:r>
      </w:ins>
      <w:ins w:id="29510" w:author="PR Preview" w:date="2026-01-01T00:00:00Z">
        <w:r>
          <w:t xml:space="preserve">and</w:t>
        </w:r>
      </w:ins>
      <w:ins w:id="29511" w:author="PR Preview" w:date="2026-01-01T00:00:00Z">
        <w:r>
          <w:t xml:space="preserve"> </w:t>
        </w:r>
      </w:ins>
      <w:ins w:id="29512" w:author="PR Preview" w:date="2026-01-01T00:00:00Z">
        <w:r>
          <w:t xml:space="preserve">$\mathord{\smash[b]{\underset{\raise.3ex\hbox{$\scriptstyle\sim$}}{b}}\vphantom{b}}$</w:t>
        </w:r>
      </w:ins>
      <w:ins w:id="29513" w:author="PR Preview" w:date="2026-01-01T00:00:00Z">
        <w:r>
          <w:t xml:space="preserve"> </w:t>
        </w:r>
      </w:ins>
      <w:ins w:id="29514" w:author="PR Preview" w:date="2026-01-01T00:00:00Z">
        <w:r>
          <w:t xml:space="preserve">as in</w:t>
        </w:r>
      </w:ins>
      <w:ins w:id="29515" w:author="PR Preview" w:date="2026-01-01T00:00:00Z">
        <w:r>
          <w:t xml:space="preserve"> </w:t>
        </w:r>
      </w:ins>
      <w:hyperlink w:anchor="def-least-squares">
        <w:ins w:id="29516" w:author="PR Preview" w:date="2026-01-01T00:00:00Z">
          <w:r>
            <w:rPr>
              <w:rStyle w:val="Hyperlink"/>
            </w:rPr>
            <w:t xml:space="preserve">Definition 115</w:t>
          </w:r>
        </w:ins>
      </w:hyperlink>
      <w:ins w:id="29517" w:author="PR Preview" w:date="2026-01-01T00:00:00Z">
        <w:r>
          <w:t xml:space="preserve">,</w:t>
        </w:r>
      </w:ins>
      <w:ins w:id="29518" w:author="PR Preview" w:date="2026-01-01T00:00:00Z">
        <w:r>
          <w:t xml:space="preserve"> </w:t>
        </w:r>
      </w:ins>
      <w:ins w:id="29519" w:author="PR Preview" w:date="2026-01-01T00:00:00Z">
        <w:r>
          <w:t xml:space="preserve">the equations</w:t>
        </w:r>
      </w:ins>
      <w:ins w:id="29520" w:author="PR Preview" w:date="2026-01-01T00:00:00Z">
        <w:r>
          <w:t xml:space="preserve"> </w:t>
        </w:r>
      </w:ins>
      <w:ins w:id="29521" w:author="PR Preview" w:date="2026-01-01T00:00:00Z">
        <w:r>
          <w:t xml:space="preserve">${\mathbf{A}}^{\top} \mathbf{A} \mathord{\smash[b]{\underset{\raise.3ex\hbox{$\scriptstyle\sim$}}{x}}\vphantom{x}} = {\mathbf{A}}^{\top} \mathord{\smash[b]{\underset{\raise.3ex\hbox{$\scriptstyle\sim$}}{b}}\vphantom{b}}$</w:t>
        </w:r>
      </w:ins>
      <w:ins w:id="29522" w:author="PR Preview" w:date="2026-01-01T00:00:00Z">
        <w:r>
          <w:t xml:space="preserve"> </w:t>
        </w:r>
      </w:ins>
      <w:ins w:id="29523" w:author="PR Preview" w:date="2026-01-01T00:00:00Z">
        <w:r>
          <w:t xml:space="preserve">are the</w:t>
        </w:r>
      </w:ins>
      <w:ins w:id="29524" w:author="PR Preview" w:date="2026-01-01T00:00:00Z">
        <w:r>
          <w:t xml:space="preserve"> </w:t>
        </w:r>
      </w:ins>
      <w:ins w:id="29525" w:author="PR Preview" w:date="2026-01-01T00:00:00Z">
        <w:r>
          <w:rPr>
            <w:b/>
            <w:bCs/>
          </w:rPr>
          <w:t xml:space="preserve">normal equations</w:t>
        </w:r>
      </w:ins>
      <w:ins w:id="29526" w:author="PR Preview" w:date="2026-01-01T00:00:00Z">
        <w:r>
          <w:t xml:space="preserve">.</w:t>
        </w:r>
      </w:ins>
    </w:p>
    <w:bookmarkEnd w:id="606"/>
    <w:bookmarkStart w:id="607" w:name="thm-normal-equations"/>
    <w:p>
      <w:pPr>
        <w:pStyle w:val="BodyText"/>
      </w:pPr>
      <w:ins w:id="29527" w:author="PR Preview" w:date="2026-01-01T00:00:00Z">
        <w:r>
          <w:rPr>
            <w:b/>
            <w:bCs/>
          </w:rPr>
          <w:t xml:space="preserve">Theorem 105 (Least squares solutions solve the normal equations)</w:t>
        </w:r>
      </w:ins>
      <w:ins w:id="29528" w:author="PR Preview" w:date="2026-01-01T00:00:00Z">
        <w:r>
          <w:t xml:space="preserve"> </w:t>
        </w:r>
      </w:ins>
      <w:ins w:id="29529" w:author="PR Preview" w:date="2026-01-01T00:00:00Z">
        <w:r>
          <w:t xml:space="preserve">Let</w:t>
        </w:r>
      </w:ins>
      <w:ins w:id="29530" w:author="PR Preview" w:date="2026-01-01T00:00:00Z">
        <w:r>
          <w:t xml:space="preserve"> </w:t>
        </w:r>
      </w:ins>
      <m:oMath>
        <m:r>
          <m:rPr>
            <m:sty m:val="bi"/>
          </m:rPr>
          <m:t>A</m:t>
        </m:r>
      </m:oMath>
      <w:ins w:id="29531" w:author="PR Preview" w:date="2026-01-01T00:00:00Z">
        <w:r>
          <w:t xml:space="preserve"> </w:t>
        </w:r>
      </w:ins>
      <w:ins w:id="29532" w:author="PR Preview" w:date="2026-01-01T00:00:00Z">
        <w:r>
          <w:t xml:space="preserve">be</w:t>
        </w:r>
      </w:ins>
      <w:ins w:id="29533" w:author="PR Preview" w:date="2026-01-01T00:00:00Z">
        <w:r>
          <w:t xml:space="preserve"> </w:t>
        </w:r>
      </w:ins>
      <m:oMath>
        <m:r>
          <m:t>m</m:t>
        </m:r>
        <m:r>
          <m:rPr>
            <m:sty m:val="p"/>
          </m:rPr>
          <m:t>×</m:t>
        </m:r>
        <m:r>
          <m:t>n</m:t>
        </m:r>
      </m:oMath>
      <w:ins w:id="29534" w:author="PR Preview" w:date="2026-01-01T00:00:00Z">
        <w:r>
          <w:t xml:space="preserve"> </w:t>
        </w:r>
      </w:ins>
      <w:ins w:id="29535" w:author="PR Preview" w:date="2026-01-01T00:00:00Z">
        <w:r>
          <w:t xml:space="preserve">and</w:t>
        </w:r>
      </w:ins>
      <w:ins w:id="29536" w:author="PR Preview" w:date="2026-01-01T00:00:00Z">
        <w:r>
          <w:t xml:space="preserve"> </w:t>
        </w:r>
      </w:ins>
      <w:ins w:id="29537" w:author="PR Preview" w:date="2026-01-01T00:00:00Z">
        <w:r>
          <w:t xml:space="preserve">$\mathord{\smash[b]{\underset{\raise.3ex\hbox{$\scriptstyle\sim$}}{b}}\vphantom{b}} \in \mathbb{R}^m$</w:t>
        </w:r>
      </w:ins>
      <w:ins w:id="29538" w:author="PR Preview" w:date="2026-01-01T00:00:00Z">
        <w:r>
          <w:t xml:space="preserve">.</w:t>
        </w:r>
      </w:ins>
    </w:p>
    <w:p>
      <w:pPr>
        <w:pStyle w:val="Compact"/>
        <w:numPr>
          <w:ilvl w:val="0"/>
          <w:numId w:val="1095"/>
        </w:numPr>
      </w:pPr>
      <w:ins w:id="29539" w:author="PR Preview" w:date="2026-01-01T00:00:00Z">
        <w:r>
          <w:t xml:space="preserve">$\hat{\mathord{\smash[b]{\underset{\raise.3ex\hbox{$\scriptstyle\sim$}}{x}}\vphantom{x}}}$</w:t>
        </w:r>
      </w:ins>
      <w:ins w:id="29540" w:author="PR Preview" w:date="2026-01-01T00:00:00Z">
        <w:r>
          <w:t xml:space="preserve"> </w:t>
        </w:r>
      </w:ins>
      <w:ins w:id="29541" w:author="PR Preview" w:date="2026-01-01T00:00:00Z">
        <w:r>
          <w:t xml:space="preserve">is a least squares solution (</w:t>
        </w:r>
      </w:ins>
      <w:hyperlink w:anchor="def-least-squares">
        <w:ins w:id="29542" w:author="PR Preview" w:date="2026-01-01T00:00:00Z">
          <w:r>
            <w:rPr>
              <w:rStyle w:val="Hyperlink"/>
            </w:rPr>
            <w:t xml:space="preserve">Definition 115</w:t>
          </w:r>
        </w:ins>
      </w:hyperlink>
      <w:ins w:id="29543" w:author="PR Preview" w:date="2026-01-01T00:00:00Z">
        <w:r>
          <w:t xml:space="preserve">)</w:t>
        </w:r>
      </w:ins>
      <w:ins w:id="29544" w:author="PR Preview" w:date="2026-01-01T00:00:00Z">
        <w:r>
          <w:t xml:space="preserve"> </w:t>
        </w:r>
      </w:ins>
      <w:ins w:id="29545" w:author="PR Preview" w:date="2026-01-01T00:00:00Z">
        <w:r>
          <w:t xml:space="preserve">exactly when it solves the normal equations</w:t>
        </w:r>
      </w:ins>
      <w:ins w:id="29546" w:author="PR Preview" w:date="2026-01-01T00:00:00Z">
        <w:r>
          <w:t xml:space="preserve"> </w:t>
        </w:r>
      </w:ins>
      <w:ins w:id="29547" w:author="PR Preview" w:date="2026-01-01T00:00:00Z">
        <w:r>
          <w:t xml:space="preserve">${\mathbf{A}}^{\top} \mathbf{A} \hat{\mathord{\smash[b]{\underset{\raise.3ex\hbox{$\scriptstyle\sim$}}{x}}\vphantom{x}}} = {\mathbf{A}}^{\top} \mathord{\smash[b]{\underset{\raise.3ex\hbox{$\scriptstyle\sim$}}{b}}\vphantom{b}}$</w:t>
        </w:r>
      </w:ins>
      <w:ins w:id="29548" w:author="PR Preview" w:date="2026-01-01T00:00:00Z">
        <w:r>
          <w:t xml:space="preserve">.</w:t>
        </w:r>
      </w:ins>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del w:id="29549" w:author="PR Preview" w:date="2026-01-01T00:00:00Z">
        <w:r>
          <w:delText xml:space="preserve">Every least squares solution gives the same fitted vector</w:delText>
        </w:r>
      </w:del>
      <w:del w:id="29550" w:author="PR Preview" w:date="2026-01-01T00:00:00Z">
        <w:r>
          <w:delText xml:space="preserve"> </w:delText>
        </w:r>
      </w:del>
      <m:oMath>
        <m:r>
          <m:rPr>
            <m:sty m:val="bi"/>
          </m:rPr>
          <m:t>A</m:t>
        </m:r>
        <m:acc>
          <m:accPr>
            <m:chr m:val="̂"/>
          </m:accPr>
          <m:e>
            <m:limLow>
              <m:e>
                <m:r>
                  <m:t>x</m:t>
                </m:r>
              </m:e>
              <m:lim>
                <m:r>
                  <m:rPr>
                    <m:sty m:val="p"/>
                  </m:rPr>
                  <m:t>∼</m:t>
                </m:r>
              </m:lim>
            </m:limLow>
          </m:e>
        </m:acc>
      </m:oMath>
      <w:del w:id="29551" w:author="PR Preview" w:date="2026-01-01T00:00:00Z">
        <w:r>
          <w:delText xml:space="preserve">:</w:delText>
        </w:r>
      </w:del>
      <w:del w:id="29552" w:author="PR Preview" w:date="2026-01-01T00:00:00Z">
        <w:r>
          <w:delText xml:space="preserve"> </w:delText>
        </w:r>
      </w:del>
      <w:del w:id="29553" w:author="PR Preview" w:date="2026-01-01T00:00:00Z">
        <w:r>
          <w:delText xml:space="preserve">the orthogonal projection of</w:delText>
        </w:r>
      </w:del>
      <w:del w:id="29554" w:author="PR Preview" w:date="2026-01-01T00:00:00Z">
        <w:r>
          <w:delText xml:space="preserve"> </w:delText>
        </w:r>
      </w:del>
      <m:oMath>
        <m:limLow>
          <m:e>
            <m:r>
              <m:t>b</m:t>
            </m:r>
          </m:e>
          <m:lim>
            <m:r>
              <m:rPr>
                <m:sty m:val="p"/>
              </m:rPr>
              <m:t>∼</m:t>
            </m:r>
          </m:lim>
        </m:limLow>
      </m:oMath>
      <w:del w:id="29555" w:author="PR Preview" w:date="2026-01-01T00:00:00Z">
        <w:r>
          <w:delText xml:space="preserve"> </w:delText>
        </w:r>
      </w:del>
      <w:del w:id="29556" w:author="PR Preview" w:date="2026-01-01T00:00:00Z">
        <w:r>
          <w:delText xml:space="preserve">onto</w:delText>
        </w:r>
      </w:del>
      <w:del w:id="29557" w:author="PR Preview" w:date="2026-01-01T00:00:00Z">
        <w:r>
          <w:delText xml:space="preserve"> </w:delText>
        </w:r>
      </w:del>
      <m:oMath>
        <m:r>
          <m:rPr>
            <m:scr m:val="script"/>
            <m:sty m:val="p"/>
          </m:rPr>
          <m:t>C</m:t>
        </m:r>
        <m:r>
          <m:rPr>
            <m:sty m:val="p"/>
          </m:rPr>
          <m:t>(</m:t>
        </m:r>
        <m:r>
          <m:rPr>
            <m:sty m:val="bi"/>
          </m:rPr>
          <m:t>A</m:t>
        </m:r>
        <m:r>
          <m:rPr>
            <m:sty m:val="p"/>
          </m:rPr>
          <m:t>)</m:t>
        </m:r>
      </m:oMath>
      <w:del w:id="29558" w:author="PR Preview" w:date="2026-01-01T00:00:00Z">
        <w:r>
          <w:delText xml:space="preserve"> </w:delText>
        </w:r>
      </w:del>
      <w:del w:id="29559" w:author="PR Preview" w:date="2026-01-01T00:00:00Z">
        <w:r>
          <w:delText xml:space="preserve">(</w:delText>
        </w:r>
      </w:del>
      <w:hyperlink w:anchor="def-orthogonal-projection">
        <w:del w:id="29560" w:author="PR Preview" w:date="2026-01-01T00:00:00Z">
          <w:r>
            <w:rPr>
              <w:rStyle w:val="Hyperlink"/>
            </w:rPr>
            <w:delText xml:space="preserve">Definition 108</w:delText>
          </w:r>
        </w:del>
      </w:hyperlink>
      <w:del w:id="29561" w:author="PR Preview" w:date="2026-01-01T00:00:00Z">
        <w:r>
          <w:delText xml:space="preserve">).</w:delText>
        </w:r>
      </w:del>
    </w:p>
    <w:p>
      <w:pPr>
        <w:pStyle w:val="Compact"/>
        <w:numPr>
          <w:ilvl w:val="0"/>
          <w:numId w:val="1094"/>
        </w:numPr>
      </w:pPr>
      <w:del w:id="29562" w:author="PR Preview" w:date="2026-01-01T00:00:00Z">
        <w:r>
          <w:delText xml:space="preserve">The least squares solution is unique exactly when</w:delText>
        </w:r>
      </w:del>
      <w:del w:id="29563"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29564" w:author="PR Preview" w:date="2026-01-01T00:00:00Z">
        <w:r>
          <w:delText xml:space="preserve">,</w:delText>
        </w:r>
      </w:del>
      <w:del w:id="29565" w:author="PR Preview" w:date="2026-01-01T00:00:00Z">
        <w:r>
          <w:delText xml:space="preserve"> </w:delText>
        </w:r>
      </w:del>
      <w:del w:id="29566" w:author="PR Preview" w:date="2026-01-01T00:00:00Z">
        <w:r>
          <w:delText xml:space="preserve">and then</w:delText>
        </w:r>
      </w:del>
      <w:del w:id="29567" w:author="PR Preview" w:date="2026-01-01T00:00:00Z">
        <w:r>
          <w:delText xml:space="preserve"> </w:delText>
        </w:r>
      </w:del>
      <m:oMath>
        <m:acc>
          <m:accPr>
            <m:chr m:val="̂"/>
          </m:accPr>
          <m:e>
            <m:limLow>
              <m:e>
                <m:r>
                  <m:t>x</m:t>
                </m:r>
              </m:e>
              <m:lim>
                <m:r>
                  <m:rPr>
                    <m:sty m:val="p"/>
                  </m:rPr>
                  <m:t>∼</m:t>
                </m:r>
              </m:lim>
            </m:limLow>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limLow>
          <m:e>
            <m:r>
              <m:t>b</m:t>
            </m:r>
          </m:e>
          <m:lim>
            <m:r>
              <m:rPr>
                <m:sty m:val="p"/>
              </m:rPr>
              <m:t>∼</m:t>
            </m:r>
          </m:lim>
        </m:limLow>
      </m:oMath>
      <w:del w:id="29568" w:author="PR Preview" w:date="2026-01-01T00:00:00Z">
        <w:r>
          <w:delText xml:space="preserve">.</w:delText>
        </w:r>
      </w:del>
    </w:p>
    <w:p>
      <w:pPr>
        <w:pStyle w:val="FirstParagraph"/>
      </w:pPr>
      <w:del w:id="29569" w:author="PR Preview" w:date="2026-01-01T00:00:00Z">
        <w:r>
          <w:rPr>
            <w:i/>
            <w:iCs/>
          </w:rPr>
          <w:delText xml:space="preserve">Proof</w:delText>
        </w:r>
      </w:del>
      <w:del w:id="29570" w:author="PR Preview" w:date="2026-01-01T00:00:00Z">
        <w:r>
          <w:delText xml:space="preserve">. </w:delText>
        </w:r>
      </w:del>
      <w:del w:id="29571" w:author="PR Preview" w:date="2026-01-01T00:00:00Z">
        <w:r>
          <w:delText xml:space="preserve">Let</w:delText>
        </w:r>
      </w:del>
      <w:del w:id="29572" w:author="PR Preview" w:date="2026-01-01T00:00:00Z">
        <w:r>
          <w:delText xml:space="preserve"> </w:delText>
        </w:r>
      </w:del>
      <m:oMath>
        <m:limLow>
          <m:e>
            <m:r>
              <m:t>u</m:t>
            </m:r>
          </m:e>
          <m:lim>
            <m:r>
              <m:rPr>
                <m:sty m:val="p"/>
              </m:rPr>
              <m:t>∼</m:t>
            </m:r>
          </m:lim>
        </m:limLow>
      </m:oMath>
      <w:del w:id="29573" w:author="PR Preview" w:date="2026-01-01T00:00:00Z">
        <w:r>
          <w:delText xml:space="preserve"> </w:delText>
        </w:r>
      </w:del>
      <w:del w:id="29574" w:author="PR Preview" w:date="2026-01-01T00:00:00Z">
        <w:r>
          <w:delText xml:space="preserve">be the orthogonal projection of</w:delText>
        </w:r>
      </w:del>
      <w:del w:id="29575" w:author="PR Preview" w:date="2026-01-01T00:00:00Z">
        <w:r>
          <w:delText xml:space="preserve"> </w:delText>
        </w:r>
      </w:del>
      <m:oMath>
        <m:limLow>
          <m:e>
            <m:r>
              <m:t>b</m:t>
            </m:r>
          </m:e>
          <m:lim>
            <m:r>
              <m:rPr>
                <m:sty m:val="p"/>
              </m:rPr>
              <m:t>∼</m:t>
            </m:r>
          </m:lim>
        </m:limLow>
      </m:oMath>
      <w:del w:id="29576" w:author="PR Preview" w:date="2026-01-01T00:00:00Z">
        <w:r>
          <w:delText xml:space="preserve"> </w:delText>
        </w:r>
      </w:del>
      <w:del w:id="29577" w:author="PR Preview" w:date="2026-01-01T00:00:00Z">
        <w:r>
          <w:delText xml:space="preserve">onto</w:delText>
        </w:r>
      </w:del>
      <w:del w:id="29578" w:author="PR Preview" w:date="2026-01-01T00:00:00Z">
        <w:r>
          <w:delText xml:space="preserve"> </w:delText>
        </w:r>
      </w:del>
      <m:oMath>
        <m:r>
          <m:rPr>
            <m:scr m:val="script"/>
            <m:sty m:val="p"/>
          </m:rPr>
          <m:t>C</m:t>
        </m:r>
        <m:r>
          <m:rPr>
            <m:sty m:val="p"/>
          </m:rPr>
          <m:t>(</m:t>
        </m:r>
        <m:r>
          <m:rPr>
            <m:sty m:val="bi"/>
          </m:rPr>
          <m:t>A</m:t>
        </m:r>
        <m:r>
          <m:rPr>
            <m:sty m:val="p"/>
          </m:rPr>
          <m:t>)</m:t>
        </m:r>
      </m:oMath>
      <w:del w:id="29579" w:author="PR Preview" w:date="2026-01-01T00:00:00Z">
        <w:r>
          <w:delText xml:space="preserve">.</w:delText>
        </w:r>
      </w:del>
      <w:del w:id="29580" w:author="PR Preview" w:date="2026-01-01T00:00:00Z">
        <w:r>
          <w:delText xml:space="preserve"> </w:delText>
        </w:r>
      </w:del>
      <w:del w:id="29581" w:author="PR Preview" w:date="2026-01-01T00:00:00Z">
        <w:r>
          <w:delText xml:space="preserve">The vectors</w:delText>
        </w:r>
      </w:del>
      <w:del w:id="29582" w:author="PR Preview" w:date="2026-01-01T00:00:00Z">
        <w:r>
          <w:delText xml:space="preserve"> </w:delText>
        </w:r>
      </w:del>
      <m:oMath>
        <m:r>
          <m:rPr>
            <m:sty m:val="bi"/>
          </m:rPr>
          <m:t>A</m:t>
        </m:r>
        <m:limLow>
          <m:e>
            <m:r>
              <m:t>x</m:t>
            </m:r>
          </m:e>
          <m:lim>
            <m:r>
              <m:rPr>
                <m:sty m:val="p"/>
              </m:rPr>
              <m:t>∼</m:t>
            </m:r>
          </m:lim>
        </m:limLow>
      </m:oMath>
      <w:del w:id="29583" w:author="PR Preview" w:date="2026-01-01T00:00:00Z">
        <w:r>
          <w:delText xml:space="preserve">, as</w:delText>
        </w:r>
      </w:del>
      <w:del w:id="29584" w:author="PR Preview" w:date="2026-01-01T00:00:00Z">
        <w:r>
          <w:delText xml:space="preserve"> </w:delText>
        </w:r>
      </w:del>
      <m:oMath>
        <m:limLow>
          <m:e>
            <m:r>
              <m:t>x</m:t>
            </m:r>
          </m:e>
          <m:lim>
            <m:r>
              <m:rPr>
                <m:sty m:val="p"/>
              </m:rPr>
              <m:t>∼</m:t>
            </m:r>
          </m:lim>
        </m:limLow>
      </m:oMath>
      <w:del w:id="29585" w:author="PR Preview" w:date="2026-01-01T00:00:00Z">
        <w:r>
          <w:delText xml:space="preserve"> </w:delText>
        </w:r>
      </w:del>
      <w:del w:id="29586" w:author="PR Preview" w:date="2026-01-01T00:00:00Z">
        <w:r>
          <w:delText xml:space="preserve">ranges over</w:delText>
        </w:r>
      </w:del>
      <w:del w:id="29587" w:author="PR Preview" w:date="2026-01-01T00:00:00Z">
        <w:r>
          <w:delText xml:space="preserve"> </w:delText>
        </w:r>
      </w:del>
      <m:oMath>
        <m:sSup>
          <m:e>
            <m:r>
              <m:rPr>
                <m:scr m:val="double-struck"/>
                <m:sty m:val="p"/>
              </m:rPr>
              <m:t>R</m:t>
            </m:r>
          </m:e>
          <m:sup>
            <m:r>
              <m:t>n</m:t>
            </m:r>
          </m:sup>
        </m:sSup>
      </m:oMath>
      <w:del w:id="29588" w:author="PR Preview" w:date="2026-01-01T00:00:00Z">
        <w:r>
          <w:delText xml:space="preserve">,</w:delText>
        </w:r>
      </w:del>
      <w:del w:id="29589" w:author="PR Preview" w:date="2026-01-01T00:00:00Z">
        <w:r>
          <w:delText xml:space="preserve"> </w:delText>
        </w:r>
      </w:del>
      <w:del w:id="29590" w:author="PR Preview" w:date="2026-01-01T00:00:00Z">
        <w:r>
          <w:delText xml:space="preserve">are exactly the points of</w:delText>
        </w:r>
      </w:del>
      <w:del w:id="29591" w:author="PR Preview" w:date="2026-01-01T00:00:00Z">
        <w:r>
          <w:delText xml:space="preserve"> </w:delText>
        </w:r>
      </w:del>
      <m:oMath>
        <m:r>
          <m:rPr>
            <m:scr m:val="script"/>
            <m:sty m:val="p"/>
          </m:rPr>
          <m:t>C</m:t>
        </m:r>
        <m:r>
          <m:rPr>
            <m:sty m:val="p"/>
          </m:rPr>
          <m:t>(</m:t>
        </m:r>
        <m:r>
          <m:rPr>
            <m:sty m:val="bi"/>
          </m:rPr>
          <m:t>A</m:t>
        </m:r>
        <m:r>
          <m:rPr>
            <m:sty m:val="p"/>
          </m:rPr>
          <m:t>)</m:t>
        </m:r>
      </m:oMath>
      <w:del w:id="29592" w:author="PR Preview" w:date="2026-01-01T00:00:00Z">
        <w:r>
          <w:delText xml:space="preserve"> </w:delText>
        </w:r>
      </w:del>
      <w:del w:id="29593" w:author="PR Preview" w:date="2026-01-01T00:00:00Z">
        <w:r>
          <w:delText xml:space="preserve">(</w:delText>
        </w:r>
      </w:del>
      <w:hyperlink w:anchor="def-column-space">
        <w:del w:id="29594" w:author="PR Preview" w:date="2026-01-01T00:00:00Z">
          <w:r>
            <w:rPr>
              <w:rStyle w:val="Hyperlink"/>
            </w:rPr>
            <w:delText xml:space="preserve">Definition 52</w:delText>
          </w:r>
        </w:del>
      </w:hyperlink>
      <w:del w:id="29595" w:author="PR Preview" w:date="2026-01-01T00:00:00Z">
        <w:r>
          <w:delText xml:space="preserve">).</w:delText>
        </w:r>
      </w:del>
      <w:del w:id="29596" w:author="PR Preview" w:date="2026-01-01T00:00:00Z">
        <w:r>
          <w:delText xml:space="preserve"> </w:delText>
        </w:r>
      </w:del>
      <w:del w:id="29597" w:author="PR Preview" w:date="2026-01-01T00:00:00Z">
        <w:r>
          <w:rPr>
            <w:b/>
            <w:bCs/>
          </w:rPr>
          <w:delText xml:space="preserve">Least squares solutions are the solutions of</w:delText>
        </w:r>
      </w:del>
      <w:del w:id="29598" w:author="PR Preview" w:date="2026-01-01T00:00:00Z">
        <w:r>
          <w:rPr>
            <w:b/>
            <w:bCs/>
          </w:rPr>
          <w:delText xml:space="preserve"> </w:delText>
        </w:r>
      </w:del>
      <m:oMath>
        <m:r>
          <m:rPr>
            <m:sty m:val="bi"/>
          </m:rPr>
          <m:t>A</m:t>
        </m:r>
        <m:limLow>
          <m:e>
            <m:r>
              <m:t>x</m:t>
            </m:r>
          </m:e>
          <m:lim>
            <m:r>
              <m:rPr>
                <m:sty m:val="p"/>
              </m:rPr>
              <m:t>∼</m:t>
            </m:r>
          </m:lim>
        </m:limLow>
        <m:r>
          <m:rPr>
            <m:sty m:val="p"/>
          </m:rPr>
          <m:t>=</m:t>
        </m:r>
        <m:limLow>
          <m:e>
            <m:r>
              <m:t>u</m:t>
            </m:r>
          </m:e>
          <m:lim>
            <m:r>
              <m:rPr>
                <m:sty m:val="p"/>
              </m:rPr>
              <m:t>∼</m:t>
            </m:r>
          </m:lim>
        </m:limLow>
      </m:oMath>
      <w:del w:id="29599" w:author="PR Preview" w:date="2026-01-01T00:00:00Z">
        <w:r>
          <w:rPr>
            <w:b/>
            <w:bCs/>
          </w:rPr>
          <w:delText xml:space="preserve">.</w:delText>
        </w:r>
      </w:del>
      <w:del w:id="29600" w:author="PR Preview" w:date="2026-01-01T00:00:00Z">
        <w:r>
          <w:delText xml:space="preserve"> </w:delText>
        </w:r>
      </w:del>
      <w:del w:id="29601" w:author="PR Preview" w:date="2026-01-01T00:00:00Z">
        <w:r>
          <w:delText xml:space="preserve">If</w:delText>
        </w:r>
      </w:del>
      <w:del w:id="29602" w:author="PR Preview" w:date="2026-01-01T00:00:00Z">
        <w:r>
          <w:delText xml:space="preserve"> </w:delText>
        </w:r>
      </w:del>
      <m:oMath>
        <m:r>
          <m:rPr>
            <m:sty m:val="bi"/>
          </m:rPr>
          <m:t>A</m:t>
        </m:r>
        <m:acc>
          <m:accPr>
            <m:chr m:val="̂"/>
          </m:accPr>
          <m:e>
            <m:limLow>
              <m:e>
                <m:r>
                  <m:t>x</m:t>
                </m:r>
              </m:e>
              <m:lim>
                <m:r>
                  <m:rPr>
                    <m:sty m:val="p"/>
                  </m:rPr>
                  <m:t>∼</m:t>
                </m:r>
              </m:lim>
            </m:limLow>
          </m:e>
        </m:acc>
        <m:r>
          <m:rPr>
            <m:sty m:val="p"/>
          </m:rPr>
          <m:t>=</m:t>
        </m:r>
        <m:limLow>
          <m:e>
            <m:r>
              <m:t>u</m:t>
            </m:r>
          </m:e>
          <m:lim>
            <m:r>
              <m:rPr>
                <m:sty m:val="p"/>
              </m:rPr>
              <m:t>∼</m:t>
            </m:r>
          </m:lim>
        </m:limLow>
      </m:oMath>
      <w:del w:id="29603" w:author="PR Preview" w:date="2026-01-01T00:00:00Z">
        <w:r>
          <w:delText xml:space="preserve">, then for every</w:delText>
        </w:r>
      </w:del>
      <w:del w:id="29604" w:author="PR Preview" w:date="2026-01-01T00:00:00Z">
        <w:r>
          <w:delText xml:space="preserve"> </w:delText>
        </w:r>
      </w:del>
      <m:oMath>
        <m:limLow>
          <m:e>
            <m:r>
              <m:t>x</m:t>
            </m:r>
          </m:e>
          <m:lim>
            <m:r>
              <m:rPr>
                <m:sty m:val="p"/>
              </m:rPr>
              <m:t>∼</m:t>
            </m:r>
          </m:lim>
        </m:limLow>
      </m:oMath>
      <w:del w:id="29605" w:author="PR Preview" w:date="2026-01-01T00:00:00Z">
        <w:r>
          <w:delText xml:space="preserve">,</w:delText>
        </w:r>
      </w:del>
      <w:del w:id="29606" w:author="PR Preview" w:date="2026-01-01T00:00:00Z">
        <w:r>
          <w:delText xml:space="preserve"> </w:delText>
        </w:r>
      </w:del>
      <m:oMath>
        <m:r>
          <m:rPr>
            <m:sty m:val="bi"/>
          </m:rPr>
          <m:t>A</m:t>
        </m:r>
        <m:limLow>
          <m:e>
            <m:r>
              <m:t>x</m:t>
            </m:r>
          </m:e>
          <m:lim>
            <m:r>
              <m:rPr>
                <m:sty m:val="p"/>
              </m:rPr>
              <m:t>∼</m:t>
            </m:r>
          </m:lim>
        </m:limLow>
        <m:r>
          <m:rPr>
            <m:sty m:val="p"/>
          </m:rPr>
          <m:t>∈</m:t>
        </m:r>
        <m:r>
          <m:rPr>
            <m:scr m:val="script"/>
            <m:sty m:val="p"/>
          </m:rPr>
          <m:t>C</m:t>
        </m:r>
        <m:r>
          <m:rPr>
            <m:sty m:val="p"/>
          </m:rPr>
          <m:t>(</m:t>
        </m:r>
        <m:r>
          <m:rPr>
            <m:sty m:val="bi"/>
          </m:rPr>
          <m:t>A</m:t>
        </m:r>
        <m:r>
          <m:rPr>
            <m:sty m:val="p"/>
          </m:rPr>
          <m:t>)</m:t>
        </m:r>
      </m:oMath>
      <w:del w:id="29607" w:author="PR Preview" w:date="2026-01-01T00:00:00Z">
        <w:r>
          <w:delText xml:space="preserve">, so</w:delText>
        </w:r>
      </w:del>
      <w:del w:id="29608" w:author="PR Preview" w:date="2026-01-01T00:00:00Z">
        <w:r>
          <w:delText xml:space="preserve"> </w:delText>
        </w:r>
      </w:del>
      <m:oMath>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m:t>
        </m:r>
        <m:d>
          <m:dPr>
            <m:begChr m:val="∥"/>
            <m:sepChr m:val=""/>
            <m:endChr m:val="∥"/>
            <m:grow/>
          </m:dPr>
          <m:e>
            <m:limLow>
              <m:e>
                <m:r>
                  <m:t>b</m:t>
                </m:r>
              </m:e>
              <m:lim>
                <m:r>
                  <m:rPr>
                    <m:sty m:val="p"/>
                  </m:rPr>
                  <m:t>∼</m:t>
                </m:r>
              </m:lim>
            </m:limLow>
            <m:r>
              <m:rPr>
                <m:sty m:val="p"/>
              </m:rPr>
              <m:t>−</m:t>
            </m:r>
            <m:limLow>
              <m:e>
                <m:r>
                  <m:t>u</m:t>
                </m:r>
              </m:e>
              <m:lim>
                <m:r>
                  <m:rPr>
                    <m:sty m:val="p"/>
                  </m:rPr>
                  <m:t>∼</m:t>
                </m:r>
              </m:lim>
            </m:limLow>
          </m:e>
        </m:d>
        <m:r>
          <m:t>​</m:t>
        </m:r>
        <m:r>
          <m:rPr>
            <m:sty m:val="p"/>
          </m:rPr>
          <m:t>≤</m:t>
        </m:r>
        <m:r>
          <m:t>​</m:t>
        </m:r>
        <m:d>
          <m:dPr>
            <m:begChr m:val="∥"/>
            <m:sepChr m:val=""/>
            <m:endChr m:val="∥"/>
            <m:grow/>
          </m:dPr>
          <m:e>
            <m:limLow>
              <m:e>
                <m:r>
                  <m:t>b</m:t>
                </m:r>
              </m:e>
              <m:lim>
                <m:r>
                  <m:rPr>
                    <m:sty m:val="p"/>
                  </m:rPr>
                  <m:t>∼</m:t>
                </m:r>
              </m:lim>
            </m:limLow>
            <m:r>
              <m:rPr>
                <m:sty m:val="p"/>
              </m:rPr>
              <m:t>−</m:t>
            </m:r>
            <m:r>
              <m:rPr>
                <m:sty m:val="bi"/>
              </m:rPr>
              <m:t>A</m:t>
            </m:r>
            <m:limLow>
              <m:e>
                <m:r>
                  <m:t>x</m:t>
                </m:r>
              </m:e>
              <m:lim>
                <m:r>
                  <m:rPr>
                    <m:sty m:val="p"/>
                  </m:rPr>
                  <m:t>∼</m:t>
                </m:r>
              </m:lim>
            </m:limLow>
          </m:e>
        </m:d>
        <m:r>
          <m:t>​</m:t>
        </m:r>
      </m:oMath>
      <w:del w:id="29609" w:author="PR Preview" w:date="2026-01-01T00:00:00Z">
        <w:r>
          <w:delText xml:space="preserve"> </w:delText>
        </w:r>
      </w:del>
      <w:del w:id="29610" w:author="PR Preview" w:date="2026-01-01T00:00:00Z">
        <w:r>
          <w:delText xml:space="preserve">(</w:delText>
        </w:r>
      </w:del>
      <w:hyperlink w:anchor="thm-closest-point">
        <w:del w:id="29611" w:author="PR Preview" w:date="2026-01-01T00:00:00Z">
          <w:r>
            <w:rPr>
              <w:rStyle w:val="Hyperlink"/>
            </w:rPr>
            <w:delText xml:space="preserve">Theorem 89</w:delText>
          </w:r>
        </w:del>
      </w:hyperlink>
      <w:del w:id="29612" w:author="PR Preview" w:date="2026-01-01T00:00:00Z">
        <w:r>
          <w:delText xml:space="preserve">), and</w:delText>
        </w:r>
      </w:del>
      <w:del w:id="29613" w:author="PR Preview" w:date="2026-01-01T00:00:00Z">
        <w:r>
          <w:delText xml:space="preserve"> </w:delText>
        </w:r>
      </w:del>
      <m:oMath>
        <m:acc>
          <m:accPr>
            <m:chr m:val="̂"/>
          </m:accPr>
          <m:e>
            <m:limLow>
              <m:e>
                <m:r>
                  <m:t>x</m:t>
                </m:r>
              </m:e>
              <m:lim>
                <m:r>
                  <m:rPr>
                    <m:sty m:val="p"/>
                  </m:rPr>
                  <m:t>∼</m:t>
                </m:r>
              </m:lim>
            </m:limLow>
          </m:e>
        </m:acc>
      </m:oMath>
      <w:del w:id="29614" w:author="PR Preview" w:date="2026-01-01T00:00:00Z">
        <w:r>
          <w:delText xml:space="preserve"> </w:delText>
        </w:r>
      </w:del>
      <w:del w:id="29615" w:author="PR Preview" w:date="2026-01-01T00:00:00Z">
        <w:r>
          <w:delText xml:space="preserve">is a least squares solution.</w:delText>
        </w:r>
      </w:del>
      <w:del w:id="29616" w:author="PR Preview" w:date="2026-01-01T00:00:00Z">
        <w:r>
          <w:delText xml:space="preserve"> </w:delText>
        </w:r>
      </w:del>
      <w:del w:id="29617" w:author="PR Preview" w:date="2026-01-01T00:00:00Z">
        <w:r>
          <w:delText xml:space="preserve">Conversely, let</w:delText>
        </w:r>
      </w:del>
      <w:del w:id="29618" w:author="PR Preview" w:date="2026-01-01T00:00:00Z">
        <w:r>
          <w:delText xml:space="preserve"> </w:delText>
        </w:r>
      </w:del>
      <m:oMath>
        <m:acc>
          <m:accPr>
            <m:chr m:val="̂"/>
          </m:accPr>
          <m:e>
            <m:limLow>
              <m:e>
                <m:r>
                  <m:t>x</m:t>
                </m:r>
              </m:e>
              <m:lim>
                <m:r>
                  <m:rPr>
                    <m:sty m:val="p"/>
                  </m:rPr>
                  <m:t>∼</m:t>
                </m:r>
              </m:lim>
            </m:limLow>
          </m:e>
        </m:acc>
      </m:oMath>
      <w:del w:id="29619" w:author="PR Preview" w:date="2026-01-01T00:00:00Z">
        <w:r>
          <w:delText xml:space="preserve"> </w:delText>
        </w:r>
      </w:del>
      <w:del w:id="29620" w:author="PR Preview" w:date="2026-01-01T00:00:00Z">
        <w:r>
          <w:delText xml:space="preserve">be a least squares solution.</w:delText>
        </w:r>
      </w:del>
      <w:del w:id="29621" w:author="PR Preview" w:date="2026-01-01T00:00:00Z">
        <w:r>
          <w:delText xml:space="preserve"> </w:delText>
        </w:r>
      </w:del>
      <m:oMath>
        <m:limLow>
          <m:e>
            <m:r>
              <m:t>u</m:t>
            </m:r>
          </m:e>
          <m:lim>
            <m:r>
              <m:rPr>
                <m:sty m:val="p"/>
              </m:rPr>
              <m:t>∼</m:t>
            </m:r>
          </m:lim>
        </m:limLow>
        <m:r>
          <m:rPr>
            <m:sty m:val="p"/>
          </m:rPr>
          <m:t>∈</m:t>
        </m:r>
        <m:r>
          <m:rPr>
            <m:scr m:val="script"/>
            <m:sty m:val="p"/>
          </m:rPr>
          <m:t>C</m:t>
        </m:r>
        <m:r>
          <m:rPr>
            <m:sty m:val="p"/>
          </m:rPr>
          <m:t>(</m:t>
        </m:r>
        <m:r>
          <m:rPr>
            <m:sty m:val="bi"/>
          </m:rPr>
          <m:t>A</m:t>
        </m:r>
        <m:r>
          <m:rPr>
            <m:sty m:val="p"/>
          </m:rPr>
          <m:t>)</m:t>
        </m:r>
      </m:oMath>
      <w:del w:id="29622" w:author="PR Preview" w:date="2026-01-01T00:00:00Z">
        <w:r>
          <w:delText xml:space="preserve">, so</w:delText>
        </w:r>
      </w:del>
      <w:del w:id="29623" w:author="PR Preview" w:date="2026-01-01T00:00:00Z">
        <w:r>
          <w:delText xml:space="preserve"> </w:delText>
        </w:r>
      </w:del>
      <m:oMath>
        <m:limLow>
          <m:e>
            <m:r>
              <m:t>u</m:t>
            </m:r>
          </m:e>
          <m:lim>
            <m:r>
              <m:rPr>
                <m:sty m:val="p"/>
              </m:rPr>
              <m:t>∼</m:t>
            </m:r>
          </m:lim>
        </m:limLow>
        <m:r>
          <m:rPr>
            <m:sty m:val="p"/>
          </m:rPr>
          <m:t>=</m:t>
        </m:r>
        <m:r>
          <m:rPr>
            <m:sty m:val="bi"/>
          </m:rPr>
          <m:t>A</m:t>
        </m:r>
        <m:sSub>
          <m:e>
            <m:limLow>
              <m:e>
                <m:r>
                  <m:t>x</m:t>
                </m:r>
              </m:e>
              <m:lim>
                <m:r>
                  <m:rPr>
                    <m:sty m:val="p"/>
                  </m:rPr>
                  <m:t>∼</m:t>
                </m:r>
              </m:lim>
            </m:limLow>
          </m:e>
          <m:sub>
            <m:r>
              <m:t>0</m:t>
            </m:r>
          </m:sub>
        </m:sSub>
      </m:oMath>
      <w:del w:id="29624" w:author="PR Preview" w:date="2026-01-01T00:00:00Z">
        <w:r>
          <w:delText xml:space="preserve"> </w:delText>
        </w:r>
      </w:del>
      <w:del w:id="29625" w:author="PR Preview" w:date="2026-01-01T00:00:00Z">
        <w:r>
          <w:delText xml:space="preserve">for some</w:delText>
        </w:r>
      </w:del>
      <w:del w:id="29626" w:author="PR Preview" w:date="2026-01-01T00:00:00Z">
        <w:r>
          <w:delText xml:space="preserve"> </w:delText>
        </w:r>
      </w:del>
      <m:oMath>
        <m:sSub>
          <m:e>
            <m:limLow>
              <m:e>
                <m:r>
                  <m:t>x</m:t>
                </m:r>
              </m:e>
              <m:lim>
                <m:r>
                  <m:rPr>
                    <m:sty m:val="p"/>
                  </m:rPr>
                  <m:t>∼</m:t>
                </m:r>
              </m:lim>
            </m:limLow>
          </m:e>
          <m:sub>
            <m:r>
              <m:t>0</m:t>
            </m:r>
          </m:sub>
        </m:sSub>
      </m:oMath>
      <w:del w:id="29627" w:author="PR Preview" w:date="2026-01-01T00:00:00Z">
        <w:r>
          <w:delText xml:space="preserve"> </w:delText>
        </w:r>
      </w:del>
      <w:del w:id="29628" w:author="PR Preview" w:date="2026-01-01T00:00:00Z">
        <w:r>
          <w:delText xml:space="preserve">(</w:delText>
        </w:r>
      </w:del>
      <w:hyperlink w:anchor="def-column-space">
        <w:del w:id="29629" w:author="PR Preview" w:date="2026-01-01T00:00:00Z">
          <w:r>
            <w:rPr>
              <w:rStyle w:val="Hyperlink"/>
            </w:rPr>
            <w:delText xml:space="preserve">Definition 52</w:delText>
          </w:r>
        </w:del>
      </w:hyperlink>
      <w:del w:id="29630" w:author="PR Preview" w:date="2026-01-01T00:00:00Z">
        <w:r>
          <w:delText xml:space="preserve">), and</w:delText>
        </w:r>
      </w:del>
    </w:p>
    <w:p>
      <w:pPr>
        <w:pStyle w:val="BodyText"/>
      </w:pPr>
      <m:oMathPara>
        <m:oMathParaPr>
          <m:jc m:val="center"/>
        </m:oMathParaPr>
        <m:oMath>
          <m:eqArr>
            <m:e>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t>&amp;</m:t>
              </m:r>
              <m:r>
                <m:rPr>
                  <m:sty m:val="p"/>
                </m:rPr>
                <m:t>≤</m:t>
              </m:r>
              <m:r>
                <m:t>​</m:t>
              </m:r>
              <m:d>
                <m:dPr>
                  <m:begChr m:val="∥"/>
                  <m:sepChr m:val=""/>
                  <m:endChr m:val="∥"/>
                  <m:grow/>
                </m:dPr>
                <m:e>
                  <m:limLow>
                    <m:e>
                      <m:r>
                        <m:t>b</m:t>
                      </m:r>
                    </m:e>
                    <m:lim>
                      <m:r>
                        <m:rPr>
                          <m:sty m:val="p"/>
                        </m:rPr>
                        <m:t>∼</m:t>
                      </m:r>
                    </m:lim>
                  </m:limLow>
                  <m:r>
                    <m:rPr>
                      <m:sty m:val="p"/>
                    </m:rPr>
                    <m:t>−</m:t>
                  </m:r>
                  <m:r>
                    <m:rPr>
                      <m:sty m:val="bi"/>
                    </m:rPr>
                    <m:t>A</m:t>
                  </m:r>
                  <m:sSub>
                    <m:e>
                      <m:limLow>
                        <m:e>
                          <m:r>
                            <m:t>x</m:t>
                          </m:r>
                        </m:e>
                        <m:lim>
                          <m:r>
                            <m:rPr>
                              <m:sty m:val="p"/>
                            </m:rPr>
                            <m:t>∼</m:t>
                          </m:r>
                        </m:lim>
                      </m:limLow>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limLow>
                    <m:e>
                      <m:r>
                        <m:t>b</m:t>
                      </m:r>
                    </m:e>
                    <m:lim>
                      <m:r>
                        <m:rPr>
                          <m:sty m:val="p"/>
                        </m:rPr>
                        <m:t>∼</m:t>
                      </m:r>
                    </m:lim>
                  </m:limLow>
                  <m:r>
                    <m:rPr>
                      <m:sty m:val="p"/>
                    </m:rPr>
                    <m:t>−</m:t>
                  </m:r>
                  <m:limLow>
                    <m:e>
                      <m:r>
                        <m:t>u</m:t>
                      </m:r>
                    </m:e>
                    <m:lim>
                      <m:r>
                        <m:rPr>
                          <m:sty m:val="p"/>
                        </m:rPr>
                        <m:t>∼</m:t>
                      </m:r>
                    </m:lim>
                  </m:limLow>
                </m:e>
              </m:d>
              <m:r>
                <m:t>​</m:t>
              </m:r>
              <m:r>
                <m:t>&amp;</m:t>
              </m:r>
              <m:r>
                <m:t>&amp;</m:t>
              </m:r>
              <m:r>
                <m:rPr>
                  <m:nor/>
                  <m:sty m:val="p"/>
                </m:rPr>
                <m:t>(</m:t>
              </m:r>
              <m:limLow>
                <m:e>
                  <m:r>
                    <m:t>u</m:t>
                  </m:r>
                </m:e>
                <m:lim>
                  <m:r>
                    <m:rPr>
                      <m:sty m:val="p"/>
                    </m:rPr>
                    <m:t>∼</m:t>
                  </m:r>
                </m:lim>
              </m:limLow>
              <m:r>
                <m:rPr>
                  <m:sty m:val="p"/>
                </m:rPr>
                <m:t>=</m:t>
              </m:r>
              <m:r>
                <m:rPr>
                  <m:sty m:val="bi"/>
                </m:rPr>
                <m:t>A</m:t>
              </m:r>
              <m:sSub>
                <m:e>
                  <m:limLow>
                    <m:e>
                      <m:r>
                        <m:t>x</m:t>
                      </m:r>
                    </m:e>
                    <m:lim>
                      <m:r>
                        <m:rPr>
                          <m:sty m:val="p"/>
                        </m:rPr>
                        <m:t>∼</m:t>
                      </m:r>
                    </m:lim>
                  </m:limLow>
                </m:e>
                <m:sub>
                  <m:r>
                    <m:t>0</m:t>
                  </m:r>
                </m:sub>
              </m:sSub>
              <m:r>
                <m:rPr>
                  <m:nor/>
                  <m:sty m:val="p"/>
                </m:rPr>
                <m:t>)</m:t>
              </m:r>
            </m:e>
            <m:e>
              <m:r>
                <m:t>&amp;</m:t>
              </m:r>
              <m:r>
                <m:rPr>
                  <m:sty m:val="p"/>
                </m:rPr>
                <m:t>≤</m:t>
              </m:r>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&amp;</m:t>
              </m:r>
              <m:r>
                <m:t>&amp;</m:t>
              </m:r>
              <m:r>
                <m:rPr>
                  <m:nor/>
                  <m:sty m:val="p"/>
                </m:rPr>
                <m:t>(</m:t>
              </m:r>
              <m:r>
                <m:rPr>
                  <m:nor/>
                  <m:sty m:val="p"/>
                </m:rPr>
                <m:t>Theorem 89</m:t>
              </m:r>
              <m:r>
                <m:rPr>
                  <m:nor/>
                  <m:sty m:val="p"/>
                </m:rPr>
                <m:t>, with </m:t>
              </m:r>
              <m:limLow>
                <m:e>
                  <m:r>
                    <m:t>w</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del w:id="29631" w:author="PR Preview" w:date="2026-01-01T00:00:00Z">
        <w:r>
          <w:delText xml:space="preserve">so the last inequality is an equality,</w:delText>
        </w:r>
      </w:del>
      <w:del w:id="29632" w:author="PR Preview" w:date="2026-01-01T00:00:00Z">
        <w:r>
          <w:delText xml:space="preserve"> </w:delText>
        </w:r>
      </w:del>
      <w:del w:id="29633" w:author="PR Preview" w:date="2026-01-01T00:00:00Z">
        <w:r>
          <w:delText xml:space="preserve">and the equality case of</w:delText>
        </w:r>
      </w:del>
      <w:del w:id="29634" w:author="PR Preview" w:date="2026-01-01T00:00:00Z">
        <w:r>
          <w:delText xml:space="preserve"> </w:delText>
        </w:r>
      </w:del>
      <w:hyperlink w:anchor="thm-closest-point">
        <w:del w:id="29635" w:author="PR Preview" w:date="2026-01-01T00:00:00Z">
          <w:r>
            <w:rPr>
              <w:rStyle w:val="Hyperlink"/>
            </w:rPr>
            <w:delText xml:space="preserve">Theorem 89</w:delText>
          </w:r>
        </w:del>
      </w:hyperlink>
      <w:del w:id="29636" w:author="PR Preview" w:date="2026-01-01T00:00:00Z">
        <w:r>
          <w:delText xml:space="preserve"> </w:delText>
        </w:r>
      </w:del>
      <w:del w:id="29637" w:author="PR Preview" w:date="2026-01-01T00:00:00Z">
        <w:r>
          <w:delText xml:space="preserve">gives</w:delText>
        </w:r>
      </w:del>
      <w:del w:id="29638" w:author="PR Preview" w:date="2026-01-01T00:00:00Z">
        <w:r>
          <w:delText xml:space="preserve"> </w:delText>
        </w:r>
      </w:del>
      <m:oMath>
        <m:r>
          <m:rPr>
            <m:sty m:val="bi"/>
          </m:rPr>
          <m:t>A</m:t>
        </m:r>
        <m:acc>
          <m:accPr>
            <m:chr m:val="̂"/>
          </m:accPr>
          <m:e>
            <m:limLow>
              <m:e>
                <m:r>
                  <m:t>x</m:t>
                </m:r>
              </m:e>
              <m:lim>
                <m:r>
                  <m:rPr>
                    <m:sty m:val="p"/>
                  </m:rPr>
                  <m:t>∼</m:t>
                </m:r>
              </m:lim>
            </m:limLow>
          </m:e>
        </m:acc>
        <m:r>
          <m:rPr>
            <m:sty m:val="p"/>
          </m:rPr>
          <m:t>=</m:t>
        </m:r>
        <m:limLow>
          <m:e>
            <m:r>
              <m:t>u</m:t>
            </m:r>
          </m:e>
          <m:lim>
            <m:r>
              <m:rPr>
                <m:sty m:val="p"/>
              </m:rPr>
              <m:t>∼</m:t>
            </m:r>
          </m:lim>
        </m:limLow>
      </m:oMath>
      <w:del w:id="29639" w:author="PR Preview" w:date="2026-01-01T00:00:00Z">
        <w:r>
          <w:delText xml:space="preserve">.</w:delText>
        </w:r>
      </w:del>
    </w:p>
    <w:p>
      <w:pPr>
        <w:pStyle w:val="BodyText"/>
      </w:pPr>
      <w:del w:id="29640" w:author="PR Preview" w:date="2026-01-01T00:00:00Z">
        <w:r>
          <w:rPr>
            <w:b/>
            <w:bCs/>
          </w:rPr>
          <w:delText xml:space="preserve">Parts 1 and 3.</w:delText>
        </w:r>
      </w:del>
      <w:del w:id="29641" w:author="PR Preview" w:date="2026-01-01T00:00:00Z">
        <w:r>
          <w:delText xml:space="preserve"> </w:delText>
        </w:r>
      </w:del>
      <m:oMath>
        <m:r>
          <m:rPr>
            <m:sty m:val="bi"/>
          </m:rPr>
          <m:t>A</m:t>
        </m:r>
        <m:acc>
          <m:accPr>
            <m:chr m:val="̂"/>
          </m:accPr>
          <m:e>
            <m:limLow>
              <m:e>
                <m:r>
                  <m:t>x</m:t>
                </m:r>
              </m:e>
              <m:lim>
                <m:r>
                  <m:rPr>
                    <m:sty m:val="p"/>
                  </m:rPr>
                  <m:t>∼</m:t>
                </m:r>
              </m:lim>
            </m:limLow>
          </m:e>
        </m:acc>
        <m:r>
          <m:rPr>
            <m:sty m:val="p"/>
          </m:rPr>
          <m:t>=</m:t>
        </m:r>
        <m:limLow>
          <m:e>
            <m:r>
              <m:t>u</m:t>
            </m:r>
          </m:e>
          <m:lim>
            <m:r>
              <m:rPr>
                <m:sty m:val="p"/>
              </m:rPr>
              <m:t>∼</m:t>
            </m:r>
          </m:lim>
        </m:limLow>
      </m:oMath>
      <w:del w:id="29642" w:author="PR Preview" w:date="2026-01-01T00:00:00Z">
        <w:r>
          <w:delText xml:space="preserve"> </w:delText>
        </w:r>
      </w:del>
      <w:del w:id="29643" w:author="PR Preview" w:date="2026-01-01T00:00:00Z">
        <w:r>
          <w:delText xml:space="preserve">holds exactly when</w:delText>
        </w:r>
      </w:del>
      <w:del w:id="29644" w:author="PR Preview" w:date="2026-01-01T00:00:00Z">
        <w:r>
          <w:delText xml:space="preserve"> </w:delText>
        </w:r>
      </w:del>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sSup>
          <m:e>
            <m:r>
              <m:rPr>
                <m:sty m:val="p"/>
              </m:rPr>
              <m:t>)</m:t>
            </m:r>
          </m:e>
          <m:sup>
            <m:r>
              <m:rPr>
                <m:sty m:val="p"/>
              </m:rPr>
              <m:t>⟂</m:t>
            </m:r>
          </m:sup>
        </m:sSup>
      </m:oMath>
      <w:del w:id="29645" w:author="PR Preview" w:date="2026-01-01T00:00:00Z">
        <w:r>
          <w:delText xml:space="preserve">:</w:delText>
        </w:r>
      </w:del>
      <w:del w:id="29646" w:author="PR Preview" w:date="2026-01-01T00:00:00Z">
        <w:r>
          <w:delText xml:space="preserve"> </w:delText>
        </w:r>
      </w:del>
      <w:del w:id="29647" w:author="PR Preview" w:date="2026-01-01T00:00:00Z">
        <w:r>
          <w:delText xml:space="preserve">if</w:delText>
        </w:r>
      </w:del>
      <w:del w:id="29648" w:author="PR Preview" w:date="2026-01-01T00:00:00Z">
        <w:r>
          <w:delText xml:space="preserve"> </w:delText>
        </w:r>
      </w:del>
      <m:oMath>
        <m:r>
          <m:rPr>
            <m:sty m:val="bi"/>
          </m:rPr>
          <m:t>A</m:t>
        </m:r>
        <m:acc>
          <m:accPr>
            <m:chr m:val="̂"/>
          </m:accPr>
          <m:e>
            <m:limLow>
              <m:e>
                <m:r>
                  <m:t>x</m:t>
                </m:r>
              </m:e>
              <m:lim>
                <m:r>
                  <m:rPr>
                    <m:sty m:val="p"/>
                  </m:rPr>
                  <m:t>∼</m:t>
                </m:r>
              </m:lim>
            </m:limLow>
          </m:e>
        </m:acc>
        <m:r>
          <m:rPr>
            <m:sty m:val="p"/>
          </m:rPr>
          <m:t>=</m:t>
        </m:r>
        <m:limLow>
          <m:e>
            <m:r>
              <m:t>u</m:t>
            </m:r>
          </m:e>
          <m:lim>
            <m:r>
              <m:rPr>
                <m:sty m:val="p"/>
              </m:rPr>
              <m:t>∼</m:t>
            </m:r>
          </m:lim>
        </m:limLow>
      </m:oMath>
      <w:del w:id="29649" w:author="PR Preview" w:date="2026-01-01T00:00:00Z">
        <w:r>
          <w:delText xml:space="preserve">, then</w:delText>
        </w:r>
      </w:del>
      <w:del w:id="29650" w:author="PR Preview" w:date="2026-01-01T00:00:00Z">
        <w:r>
          <w:delText xml:space="preserve"> </w:delText>
        </w:r>
      </w:del>
      <m:oMath>
        <m:limLow>
          <m:e>
            <m:r>
              <m:t>b</m:t>
            </m:r>
          </m:e>
          <m:lim>
            <m:r>
              <m:rPr>
                <m:sty m:val="p"/>
              </m:rPr>
              <m:t>∼</m:t>
            </m:r>
          </m:lim>
        </m:limLow>
        <m:r>
          <m:rPr>
            <m:sty m:val="p"/>
          </m:rPr>
          <m:t>−</m:t>
        </m:r>
        <m:limLow>
          <m:e>
            <m:r>
              <m:t>u</m:t>
            </m:r>
          </m:e>
          <m:lim>
            <m:r>
              <m:rPr>
                <m:sty m:val="p"/>
              </m:rPr>
              <m:t>∼</m:t>
            </m:r>
          </m:lim>
        </m:limLow>
        <m:r>
          <m:rPr>
            <m:sty m:val="p"/>
          </m:rPr>
          <m:t>∈</m:t>
        </m:r>
        <m:r>
          <m:rPr>
            <m:scr m:val="script"/>
            <m:sty m:val="p"/>
          </m:rPr>
          <m:t>C</m:t>
        </m:r>
        <m:r>
          <m:rPr>
            <m:sty m:val="p"/>
          </m:rPr>
          <m:t>(</m:t>
        </m:r>
        <m:r>
          <m:rPr>
            <m:sty m:val="bi"/>
          </m:rPr>
          <m:t>A</m:t>
        </m:r>
        <m:sSup>
          <m:e>
            <m:r>
              <m:rPr>
                <m:sty m:val="p"/>
              </m:rPr>
              <m:t>)</m:t>
            </m:r>
          </m:e>
          <m:sup>
            <m:r>
              <m:rPr>
                <m:sty m:val="p"/>
              </m:rPr>
              <m:t>⟂</m:t>
            </m:r>
          </m:sup>
        </m:sSup>
      </m:oMath>
      <w:del w:id="29651" w:author="PR Preview" w:date="2026-01-01T00:00:00Z">
        <w:r>
          <w:delText xml:space="preserve"> </w:delText>
        </w:r>
      </w:del>
      <w:del w:id="29652" w:author="PR Preview" w:date="2026-01-01T00:00:00Z">
        <w:r>
          <w:delText xml:space="preserve">(</w:delText>
        </w:r>
      </w:del>
      <w:hyperlink w:anchor="def-orthogonal-projection">
        <w:del w:id="29653" w:author="PR Preview" w:date="2026-01-01T00:00:00Z">
          <w:r>
            <w:rPr>
              <w:rStyle w:val="Hyperlink"/>
            </w:rPr>
            <w:delText xml:space="preserve">Definition 108</w:delText>
          </w:r>
        </w:del>
      </w:hyperlink>
      <w:del w:id="29654" w:author="PR Preview" w:date="2026-01-01T00:00:00Z">
        <w:r>
          <w:delText xml:space="preserve">);</w:delText>
        </w:r>
      </w:del>
      <w:del w:id="29655" w:author="PR Preview" w:date="2026-01-01T00:00:00Z">
        <w:r>
          <w:delText xml:space="preserve"> </w:delText>
        </w:r>
      </w:del>
      <w:del w:id="29656" w:author="PR Preview" w:date="2026-01-01T00:00:00Z">
        <w:r>
          <w:delText xml:space="preserve">conversely, if</w:delText>
        </w:r>
      </w:del>
      <w:del w:id="29657" w:author="PR Preview" w:date="2026-01-01T00:00:00Z">
        <w:r>
          <w:delText xml:space="preserve"> </w:delText>
        </w:r>
      </w:del>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sSup>
          <m:e>
            <m:r>
              <m:rPr>
                <m:sty m:val="p"/>
              </m:rPr>
              <m:t>)</m:t>
            </m:r>
          </m:e>
          <m:sup>
            <m:r>
              <m:rPr>
                <m:sty m:val="p"/>
              </m:rPr>
              <m:t>⟂</m:t>
            </m:r>
          </m:sup>
        </m:sSup>
      </m:oMath>
      <w:del w:id="29658" w:author="PR Preview" w:date="2026-01-01T00:00:00Z">
        <w:r>
          <w:delText xml:space="preserve">,</w:delText>
        </w:r>
      </w:del>
      <w:del w:id="29659" w:author="PR Preview" w:date="2026-01-01T00:00:00Z">
        <w:r>
          <w:delText xml:space="preserve"> </w:delText>
        </w:r>
      </w:del>
      <w:del w:id="29660" w:author="PR Preview" w:date="2026-01-01T00:00:00Z">
        <w:r>
          <w:delText xml:space="preserve">then</w:delText>
        </w:r>
      </w:del>
      <w:del w:id="29661" w:author="PR Preview" w:date="2026-01-01T00:00:00Z">
        <w:r>
          <w:delText xml:space="preserve"> </w:delText>
        </w:r>
      </w:del>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ty m:val="p"/>
          </m:rPr>
          <m:t>(</m:t>
        </m:r>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oMath>
      <w:del w:id="29662" w:author="PR Preview" w:date="2026-01-01T00:00:00Z">
        <w:r>
          <w:delText xml:space="preserve"> </w:delText>
        </w:r>
      </w:del>
      <w:del w:id="29663" w:author="PR Preview" w:date="2026-01-01T00:00:00Z">
        <w:r>
          <w:delText xml:space="preserve">is a split into</w:delText>
        </w:r>
      </w:del>
      <w:del w:id="29664" w:author="PR Preview" w:date="2026-01-01T00:00:00Z">
        <w:r>
          <w:delText xml:space="preserve"> </w:delText>
        </w:r>
      </w:del>
      <m:oMath>
        <m:r>
          <m:rPr>
            <m:scr m:val="script"/>
            <m:sty m:val="p"/>
          </m:rPr>
          <m:t>C</m:t>
        </m:r>
        <m:r>
          <m:rPr>
            <m:sty m:val="p"/>
          </m:rPr>
          <m:t>(</m:t>
        </m:r>
        <m:r>
          <m:rPr>
            <m:sty m:val="bi"/>
          </m:rPr>
          <m:t>A</m:t>
        </m:r>
        <m:r>
          <m:rPr>
            <m:sty m:val="p"/>
          </m:rPr>
          <m:t>)</m:t>
        </m:r>
      </m:oMath>
      <w:del w:id="29665" w:author="PR Preview" w:date="2026-01-01T00:00:00Z">
        <w:r>
          <w:delText xml:space="preserve"> </w:delText>
        </w:r>
      </w:del>
      <w:del w:id="29666" w:author="PR Preview" w:date="2026-01-01T00:00:00Z">
        <w:r>
          <w:delText xml:space="preserve">and</w:delText>
        </w:r>
      </w:del>
      <w:del w:id="29667" w:author="PR Preview" w:date="2026-01-01T00:00:00Z">
        <w:r>
          <w:delText xml:space="preserve"> </w:delText>
        </w:r>
      </w:del>
      <m:oMath>
        <m:r>
          <m:rPr>
            <m:scr m:val="script"/>
            <m:sty m:val="p"/>
          </m:rPr>
          <m:t>C</m:t>
        </m:r>
        <m:r>
          <m:rPr>
            <m:sty m:val="p"/>
          </m:rPr>
          <m:t>(</m:t>
        </m:r>
        <m:r>
          <m:rPr>
            <m:sty m:val="bi"/>
          </m:rPr>
          <m:t>A</m:t>
        </m:r>
        <m:sSup>
          <m:e>
            <m:r>
              <m:rPr>
                <m:sty m:val="p"/>
              </m:rPr>
              <m:t>)</m:t>
            </m:r>
          </m:e>
          <m:sup>
            <m:r>
              <m:rPr>
                <m:sty m:val="p"/>
              </m:rPr>
              <m:t>⟂</m:t>
            </m:r>
          </m:sup>
        </m:sSup>
      </m:oMath>
      <w:del w:id="29668" w:author="PR Preview" w:date="2026-01-01T00:00:00Z">
        <w:r>
          <w:delText xml:space="preserve">,</w:delText>
        </w:r>
      </w:del>
      <w:del w:id="29669" w:author="PR Preview" w:date="2026-01-01T00:00:00Z">
        <w:r>
          <w:delText xml:space="preserve"> </w:delText>
        </w:r>
      </w:del>
      <w:del w:id="29670" w:author="PR Preview" w:date="2026-01-01T00:00:00Z">
        <w:r>
          <w:delText xml:space="preserve">so</w:delText>
        </w:r>
      </w:del>
      <w:del w:id="29671" w:author="PR Preview" w:date="2026-01-01T00:00:00Z">
        <w:r>
          <w:delText xml:space="preserve"> </w:delText>
        </w:r>
      </w:del>
      <m:oMath>
        <m:r>
          <m:rPr>
            <m:sty m:val="bi"/>
          </m:rPr>
          <m:t>A</m:t>
        </m:r>
        <m:acc>
          <m:accPr>
            <m:chr m:val="̂"/>
          </m:accPr>
          <m:e>
            <m:limLow>
              <m:e>
                <m:r>
                  <m:t>x</m:t>
                </m:r>
              </m:e>
              <m:lim>
                <m:r>
                  <m:rPr>
                    <m:sty m:val="p"/>
                  </m:rPr>
                  <m:t>∼</m:t>
                </m:r>
              </m:lim>
            </m:limLow>
          </m:e>
        </m:acc>
        <m:r>
          <m:rPr>
            <m:sty m:val="p"/>
          </m:rPr>
          <m:t>=</m:t>
        </m:r>
        <m:limLow>
          <m:e>
            <m:r>
              <m:t>u</m:t>
            </m:r>
          </m:e>
          <m:lim>
            <m:r>
              <m:rPr>
                <m:sty m:val="p"/>
              </m:rPr>
              <m:t>∼</m:t>
            </m:r>
          </m:lim>
        </m:limLow>
      </m:oMath>
      <w:del w:id="29672" w:author="PR Preview" w:date="2026-01-01T00:00:00Z">
        <w:r>
          <w:delText xml:space="preserve"> </w:delText>
        </w:r>
      </w:del>
      <w:del w:id="29673" w:author="PR Preview" w:date="2026-01-01T00:00:00Z">
        <w:r>
          <w:delText xml:space="preserve">by the uniqueness in</w:delText>
        </w:r>
      </w:del>
      <w:del w:id="29674" w:author="PR Preview" w:date="2026-01-01T00:00:00Z">
        <w:r>
          <w:delText xml:space="preserve"> </w:delText>
        </w:r>
      </w:del>
      <w:hyperlink w:anchor="thm-orthogonal-direct-sum">
        <w:del w:id="29675" w:author="PR Preview" w:date="2026-01-01T00:00:00Z">
          <w:r>
            <w:rPr>
              <w:rStyle w:val="Hyperlink"/>
            </w:rPr>
            <w:delText xml:space="preserve">Theorem 53</w:delText>
          </w:r>
        </w:del>
      </w:hyperlink>
      <w:del w:id="29676" w:author="PR Preview" w:date="2026-01-01T00:00:00Z">
        <w:r>
          <w:delText xml:space="preserve">.</w:delText>
        </w:r>
      </w:del>
      <w:del w:id="29677" w:author="PR Preview" w:date="2026-01-01T00:00:00Z">
        <w:r>
          <w:delText xml:space="preserve"> </w:delText>
        </w:r>
      </w:del>
      <w:del w:id="29678" w:author="PR Preview" w:date="2026-01-01T00:00:00Z">
        <w:r>
          <w:delText xml:space="preserve">And</w:delText>
        </w:r>
      </w:del>
      <w:del w:id="29679" w:author="PR Preview" w:date="2026-01-01T00:00:00Z">
        <w:r>
          <w:delText xml:space="preserve"> </w:delText>
        </w:r>
      </w:del>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del w:id="29680" w:author="PR Preview" w:date="2026-01-01T00:00:00Z">
        <w:r>
          <w:delText xml:space="preserve"> </w:delText>
        </w:r>
      </w:del>
      <w:del w:id="29681" w:author="PR Preview" w:date="2026-01-01T00:00:00Z">
        <w:r>
          <w:delText xml:space="preserve">(</w:delText>
        </w:r>
      </w:del>
      <w:hyperlink w:anchor="thm-complement-null-space">
        <w:del w:id="29682" w:author="PR Preview" w:date="2026-01-01T00:00:00Z">
          <w:r>
            <w:rPr>
              <w:rStyle w:val="Hyperlink"/>
            </w:rPr>
            <w:delText xml:space="preserve">Theorem 52</w:delText>
          </w:r>
        </w:del>
      </w:hyperlink>
      <w:del w:id="29683" w:author="PR Preview" w:date="2026-01-01T00:00:00Z">
        <w:r>
          <w:delText xml:space="preserve">), where</w:delText>
        </w:r>
      </w:del>
    </w:p>
    <w:p>
      <w:pPr>
        <w:pStyle w:val="BodyText"/>
      </w:pPr>
      <m:oMathPara>
        <m:oMathParaPr>
          <m:jc m:val="center"/>
        </m:oMathParaPr>
        <m:oMath>
          <m:eqArr>
            <m:e>
              <m:sSup>
                <m:e>
                  <m:r>
                    <m:rPr>
                      <m:sty m:val="bi"/>
                    </m:rPr>
                    <m:t>A</m:t>
                  </m:r>
                </m:e>
                <m:sup>
                  <m:r>
                    <m:rPr>
                      <m:sty m:val="p"/>
                    </m:rPr>
                    <m:t>⊤</m:t>
                  </m:r>
                </m:sup>
              </m:sSup>
              <m:r>
                <m:t> </m:t>
              </m:r>
              <m:r>
                <m:rPr>
                  <m:sty m:val="p"/>
                </m:rPr>
                <m:t>(</m:t>
              </m:r>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t>&amp;</m:t>
              </m:r>
              <m:r>
                <m:rPr>
                  <m:sty m:val="p"/>
                </m:rPr>
                <m:t>=</m:t>
              </m:r>
              <m:sSup>
                <m:e>
                  <m:r>
                    <m:rPr>
                      <m:sty m:val="bi"/>
                    </m:rPr>
                    <m:t>A</m:t>
                  </m:r>
                </m:e>
                <m:sup>
                  <m:r>
                    <m:rPr>
                      <m:sty m:val="p"/>
                    </m:rPr>
                    <m:t>⊤</m:t>
                  </m:r>
                </m:sup>
              </m:sSup>
              <m:limLow>
                <m:e>
                  <m:r>
                    <m:t>b</m:t>
                  </m:r>
                </m:e>
                <m:lim>
                  <m:r>
                    <m:rPr>
                      <m:sty m:val="p"/>
                    </m:rPr>
                    <m:t>∼</m:t>
                  </m:r>
                </m:lim>
              </m:limLow>
              <m:r>
                <m:rPr>
                  <m:sty m:val="p"/>
                </m:rPr>
                <m:t>−</m:t>
              </m:r>
              <m:sSup>
                <m:e>
                  <m:r>
                    <m:rPr>
                      <m:sty m:val="bi"/>
                    </m:rPr>
                    <m:t>A</m:t>
                  </m:r>
                </m:e>
                <m:sup>
                  <m:r>
                    <m:rPr>
                      <m:sty m:val="p"/>
                    </m:rPr>
                    <m:t>⊤</m:t>
                  </m:r>
                </m:sup>
              </m:sSup>
              <m:r>
                <m:t> </m:t>
              </m:r>
              <m:r>
                <m:rPr>
                  <m:sty m:val="p"/>
                </m:rPr>
                <m:t>(</m:t>
              </m:r>
              <m:r>
                <m:rPr>
                  <m:sty m:val="bi"/>
                </m:rPr>
                <m:t>A</m:t>
              </m:r>
              <m:acc>
                <m:accPr>
                  <m:chr m:val="̂"/>
                </m:accPr>
                <m:e>
                  <m:limLow>
                    <m:e>
                      <m:r>
                        <m:t>x</m:t>
                      </m:r>
                    </m:e>
                    <m:lim>
                      <m:r>
                        <m:rPr>
                          <m:sty m:val="p"/>
                        </m:rPr>
                        <m:t>∼</m:t>
                      </m:r>
                    </m:lim>
                  </m:limLow>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limLow>
                <m:e>
                  <m:r>
                    <m:t>b</m:t>
                  </m:r>
                </m:e>
                <m:lim>
                  <m:r>
                    <m:rPr>
                      <m:sty m:val="p"/>
                    </m:rPr>
                    <m:t>∼</m:t>
                  </m:r>
                </m:lim>
              </m:limLow>
              <m:r>
                <m:rPr>
                  <m:sty m:val="p"/>
                </m:rPr>
                <m:t>−</m:t>
              </m:r>
              <m:sSup>
                <m:e>
                  <m:r>
                    <m:rPr>
                      <m:sty m:val="bi"/>
                    </m:rPr>
                    <m:t>A</m:t>
                  </m:r>
                </m:e>
                <m:sup>
                  <m:r>
                    <m:rPr>
                      <m:sty m:val="p"/>
                    </m:rPr>
                    <m:t>⊤</m:t>
                  </m:r>
                </m:sup>
              </m:sSup>
              <m:r>
                <m:rPr>
                  <m:sty m:val="bi"/>
                </m:rPr>
                <m:t>A</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qArr>
        </m:oMath>
      </m:oMathPara>
    </w:p>
    <w:p>
      <w:pPr>
        <w:pStyle w:val="FirstParagraph"/>
      </w:pPr>
      <w:del w:id="29684" w:author="PR Preview" w:date="2026-01-01T00:00:00Z">
        <w:r>
          <w:delText xml:space="preserve">which is</w:delText>
        </w:r>
      </w:del>
      <w:del w:id="29685" w:author="PR Preview" w:date="2026-01-01T00:00:00Z">
        <w:r>
          <w:delText xml:space="preserve"> </w:delText>
        </w:r>
      </w:del>
      <m:oMath>
        <m:sSub>
          <m:e>
            <m:limLow>
              <m:e>
                <m:r>
                  <m:t>0</m:t>
                </m:r>
              </m:e>
              <m:lim>
                <m:r>
                  <m:rPr>
                    <m:sty m:val="p"/>
                  </m:rPr>
                  <m:t>∼</m:t>
                </m:r>
              </m:lim>
            </m:limLow>
          </m:e>
          <m:sub>
            <m:r>
              <m:t>n</m:t>
            </m:r>
          </m:sub>
        </m:sSub>
      </m:oMath>
      <w:del w:id="29686" w:author="PR Preview" w:date="2026-01-01T00:00:00Z">
        <w:r>
          <w:delText xml:space="preserve"> </w:delText>
        </w:r>
      </w:del>
      <w:del w:id="29687" w:author="PR Preview" w:date="2026-01-01T00:00:00Z">
        <w:r>
          <w:delText xml:space="preserve">exactly when the normal equations hold.</w:delText>
        </w:r>
      </w:del>
    </w:p>
    <w:p>
      <w:pPr>
        <w:pStyle w:val="BodyText"/>
      </w:pPr>
      <w:del w:id="29688" w:author="PR Preview" w:date="2026-01-01T00:00:00Z">
        <w:r>
          <w:rPr>
            <w:b/>
            <w:bCs/>
          </w:rPr>
          <w:delText xml:space="preserve">Part 2.</w:delText>
        </w:r>
      </w:del>
      <w:del w:id="29689" w:author="PR Preview" w:date="2026-01-01T00:00:00Z">
        <w:r>
          <w:delText xml:space="preserve"> </w:delText>
        </w:r>
      </w:del>
      <w:del w:id="29690" w:author="PR Preview" w:date="2026-01-01T00:00:00Z">
        <w:r>
          <w:delText xml:space="preserve">The vector</w:delText>
        </w:r>
      </w:del>
      <w:del w:id="29691" w:author="PR Preview" w:date="2026-01-01T00:00:00Z">
        <w:r>
          <w:delText xml:space="preserve"> </w:delText>
        </w:r>
      </w:del>
      <m:oMath>
        <m:sSub>
          <m:e>
            <m:limLow>
              <m:e>
                <m:r>
                  <m:t>x</m:t>
                </m:r>
              </m:e>
              <m:lim>
                <m:r>
                  <m:rPr>
                    <m:sty m:val="p"/>
                  </m:rPr>
                  <m:t>∼</m:t>
                </m:r>
              </m:lim>
            </m:limLow>
          </m:e>
          <m:sub>
            <m:r>
              <m:t>0</m:t>
            </m:r>
          </m:sub>
        </m:sSub>
      </m:oMath>
      <w:del w:id="29692" w:author="PR Preview" w:date="2026-01-01T00:00:00Z">
        <w:r>
          <w:delText xml:space="preserve"> </w:delText>
        </w:r>
      </w:del>
      <w:del w:id="29693" w:author="PR Preview" w:date="2026-01-01T00:00:00Z">
        <w:r>
          <w:delText xml:space="preserve">above satisfies</w:delText>
        </w:r>
      </w:del>
      <w:del w:id="29694" w:author="PR Preview" w:date="2026-01-01T00:00:00Z">
        <w:r>
          <w:delText xml:space="preserve"> </w:delText>
        </w:r>
      </w:del>
      <m:oMath>
        <m:r>
          <m:rPr>
            <m:sty m:val="bi"/>
          </m:rPr>
          <m:t>A</m:t>
        </m:r>
        <m:sSub>
          <m:e>
            <m:limLow>
              <m:e>
                <m:r>
                  <m:t>x</m:t>
                </m:r>
              </m:e>
              <m:lim>
                <m:r>
                  <m:rPr>
                    <m:sty m:val="p"/>
                  </m:rPr>
                  <m:t>∼</m:t>
                </m:r>
              </m:lim>
            </m:limLow>
          </m:e>
          <m:sub>
            <m:r>
              <m:t>0</m:t>
            </m:r>
          </m:sub>
        </m:sSub>
        <m:r>
          <m:rPr>
            <m:sty m:val="p"/>
          </m:rPr>
          <m:t>=</m:t>
        </m:r>
        <m:limLow>
          <m:e>
            <m:r>
              <m:t>u</m:t>
            </m:r>
          </m:e>
          <m:lim>
            <m:r>
              <m:rPr>
                <m:sty m:val="p"/>
              </m:rPr>
              <m:t>∼</m:t>
            </m:r>
          </m:lim>
        </m:limLow>
      </m:oMath>
      <w:del w:id="29695" w:author="PR Preview" w:date="2026-01-01T00:00:00Z">
        <w:r>
          <w:delText xml:space="preserve">,</w:delText>
        </w:r>
      </w:del>
      <w:del w:id="29696" w:author="PR Preview" w:date="2026-01-01T00:00:00Z">
        <w:r>
          <w:delText xml:space="preserve"> </w:delText>
        </w:r>
      </w:del>
      <w:del w:id="29697" w:author="PR Preview" w:date="2026-01-01T00:00:00Z">
        <w:r>
          <w:delText xml:space="preserve">so it is a least squares solution, and it solves the normal equations by part 1.</w:delText>
        </w:r>
      </w:del>
    </w:p>
    <w:p>
      <w:pPr>
        <w:pStyle w:val="BodyText"/>
      </w:pPr>
      <w:del w:id="29698" w:author="PR Preview" w:date="2026-01-01T00:00:00Z">
        <w:r>
          <w:rPr>
            <w:b/>
            <w:bCs/>
          </w:rPr>
          <w:delText xml:space="preserve">Part 4.</w:delText>
        </w:r>
      </w:del>
      <w:del w:id="29699" w:author="PR Preview" w:date="2026-01-01T00:00:00Z">
        <w:r>
          <w:delText xml:space="preserve"> </w:delText>
        </w:r>
      </w:del>
      <w:del w:id="29700" w:author="PR Preview" w:date="2026-01-01T00:00:00Z">
        <w:r>
          <w:delText xml:space="preserve">The least squares solutions are exactly the solutions of</w:delText>
        </w:r>
      </w:del>
      <w:del w:id="29701" w:author="PR Preview" w:date="2026-01-01T00:00:00Z">
        <w:r>
          <w:delText xml:space="preserve"> </w:delText>
        </w:r>
      </w:del>
      <m:oMath>
        <m:r>
          <m:rPr>
            <m:sty m:val="bi"/>
          </m:rPr>
          <m:t>A</m:t>
        </m:r>
        <m:limLow>
          <m:e>
            <m:r>
              <m:t>x</m:t>
            </m:r>
          </m:e>
          <m:lim>
            <m:r>
              <m:rPr>
                <m:sty m:val="p"/>
              </m:rPr>
              <m:t>∼</m:t>
            </m:r>
          </m:lim>
        </m:limLow>
        <m:r>
          <m:rPr>
            <m:sty m:val="p"/>
          </m:rPr>
          <m:t>=</m:t>
        </m:r>
        <m:limLow>
          <m:e>
            <m:r>
              <m:t>u</m:t>
            </m:r>
          </m:e>
          <m:lim>
            <m:r>
              <m:rPr>
                <m:sty m:val="p"/>
              </m:rPr>
              <m:t>∼</m:t>
            </m:r>
          </m:lim>
        </m:limLow>
      </m:oMath>
      <w:del w:id="29702" w:author="PR Preview" w:date="2026-01-01T00:00:00Z">
        <w:r>
          <w:delText xml:space="preserve">,</w:delText>
        </w:r>
      </w:del>
      <w:del w:id="29703" w:author="PR Preview" w:date="2026-01-01T00:00:00Z">
        <w:r>
          <w:delText xml:space="preserve"> </w:delText>
        </w:r>
      </w:del>
      <w:del w:id="29704" w:author="PR Preview" w:date="2026-01-01T00:00:00Z">
        <w:r>
          <w:delText xml:space="preserve">a consistent system,</w:delText>
        </w:r>
      </w:del>
      <w:del w:id="29705" w:author="PR Preview" w:date="2026-01-01T00:00:00Z">
        <w:r>
          <w:delText xml:space="preserve"> </w:delText>
        </w:r>
      </w:del>
      <w:del w:id="29706" w:author="PR Preview" w:date="2026-01-01T00:00:00Z">
        <w:r>
          <w:delText xml:space="preserve">so there is exactly one when</w:delText>
        </w:r>
      </w:del>
      <w:del w:id="29707"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29708" w:author="PR Preview" w:date="2026-01-01T00:00:00Z">
        <w:r>
          <w:delText xml:space="preserve"> </w:delText>
        </w:r>
      </w:del>
      <w:del w:id="29709" w:author="PR Preview" w:date="2026-01-01T00:00:00Z">
        <w:r>
          <w:delText xml:space="preserve">and more than one otherwise (</w:delText>
        </w:r>
      </w:del>
      <w:hyperlink w:anchor="cor-solution-unique">
        <w:del w:id="29710" w:author="PR Preview" w:date="2026-01-01T00:00:00Z">
          <w:r>
            <w:rPr>
              <w:rStyle w:val="Hyperlink"/>
            </w:rPr>
            <w:delText xml:space="preserve">Corollary 12</w:delText>
          </w:r>
        </w:del>
      </w:hyperlink>
      <w:del w:id="29711" w:author="PR Preview" w:date="2026-01-01T00:00:00Z">
        <w:r>
          <w:delText xml:space="preserve">).</w:delText>
        </w:r>
      </w:del>
      <w:del w:id="29712" w:author="PR Preview" w:date="2026-01-01T00:00:00Z">
        <w:r>
          <w:delText xml:space="preserve"> </w:delText>
        </w:r>
      </w:del>
      <w:del w:id="29713" w:author="PR Preview" w:date="2026-01-01T00:00:00Z">
        <w:r>
          <w:delText xml:space="preserve">When</w:delText>
        </w:r>
      </w:del>
      <w:del w:id="29714"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29715" w:author="PR Preview" w:date="2026-01-01T00:00:00Z">
        <w:r>
          <w:delText xml:space="preserve">,</w:delText>
        </w:r>
      </w:del>
      <w:del w:id="29716" w:author="PR Preview" w:date="2026-01-01T00:00:00Z">
        <w:r>
          <w:delText xml:space="preserve"> </w:delText>
        </w:r>
      </w:del>
      <m:oMath>
        <m:sSup>
          <m:e>
            <m:r>
              <m:rPr>
                <m:sty m:val="bi"/>
              </m:rPr>
              <m:t>A</m:t>
            </m:r>
          </m:e>
          <m:sup>
            <m:r>
              <m:rPr>
                <m:sty m:val="p"/>
              </m:rPr>
              <m:t>⊤</m:t>
            </m:r>
          </m:sup>
        </m:sSup>
        <m:r>
          <m:rPr>
            <m:sty m:val="bi"/>
          </m:rPr>
          <m:t>A</m:t>
        </m:r>
      </m:oMath>
      <w:del w:id="29717" w:author="PR Preview" w:date="2026-01-01T00:00:00Z">
        <w:r>
          <w:delText xml:space="preserve"> </w:delText>
        </w:r>
      </w:del>
      <w:del w:id="29718" w:author="PR Preview" w:date="2026-01-01T00:00:00Z">
        <w:r>
          <w:delText xml:space="preserve">is invertible (</w:delText>
        </w:r>
      </w:del>
      <w:hyperlink w:anchor="thm-gram-invertible">
        <w:del w:id="29719" w:author="PR Preview" w:date="2026-01-01T00:00:00Z">
          <w:r>
            <w:rPr>
              <w:rStyle w:val="Hyperlink"/>
            </w:rPr>
            <w:delText xml:space="preserve">Theorem 87</w:delText>
          </w:r>
        </w:del>
      </w:hyperlink>
      <w:del w:id="29720" w:author="PR Preview" w:date="2026-01-01T00:00:00Z">
        <w:r>
          <w:delText xml:space="preserve">),</w:delText>
        </w:r>
      </w:del>
      <w:del w:id="29721" w:author="PR Preview" w:date="2026-01-01T00:00:00Z">
        <w:r>
          <w:delText xml:space="preserve"> </w:delText>
        </w:r>
      </w:del>
      <w:del w:id="29722" w:author="PR Preview" w:date="2026-01-01T00:00:00Z">
        <w:r>
          <w:delText xml:space="preserve">and with</w:delText>
        </w:r>
      </w:del>
      <w:del w:id="29723" w:author="PR Preview" w:date="2026-01-01T00:00:00Z">
        <w:r>
          <w:delText xml:space="preserve"> </w:delText>
        </w:r>
      </w:del>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del w:id="29724" w:author="PR Preview" w:date="2026-01-01T00:00:00Z">
        <w:r>
          <w:delText xml:space="preserve">,</w:delText>
        </w:r>
      </w:del>
    </w:p>
    <w:p>
      <w:pPr>
        <w:pStyle w:val="BodyText"/>
      </w:pPr>
      <m:oMathPara>
        <m:oMathParaPr>
          <m:jc m:val="center"/>
        </m:oMathParaPr>
        <m:oMath>
          <m:eqArr>
            <m:e>
              <m:acc>
                <m:accPr>
                  <m:chr m:val="̂"/>
                </m:accPr>
                <m:e>
                  <m:limLow>
                    <m:e>
                      <m:r>
                        <m:t>x</m:t>
                      </m:r>
                    </m:e>
                    <m:lim>
                      <m:r>
                        <m:rPr>
                          <m:sty m:val="p"/>
                        </m:rPr>
                        <m:t>∼</m:t>
                      </m:r>
                    </m:lim>
                  </m:limLow>
                </m:e>
              </m:acc>
              <m:r>
                <m:t>&amp;</m:t>
              </m:r>
              <m:r>
                <m:rPr>
                  <m:sty m:val="p"/>
                </m:rPr>
                <m:t>=</m:t>
              </m:r>
              <m:sSub>
                <m:e>
                  <m:r>
                    <m:rPr>
                      <m:sty m:val="bi"/>
                    </m:rPr>
                    <m:t>I</m:t>
                  </m:r>
                </m:e>
                <m:sub>
                  <m:r>
                    <m:t>n</m:t>
                  </m:r>
                </m:sub>
              </m:sSub>
              <m:r>
                <m:t> </m:t>
              </m:r>
              <m:acc>
                <m:accPr>
                  <m:chr m:val="̂"/>
                </m:accPr>
                <m:e>
                  <m:limLow>
                    <m:e>
                      <m:r>
                        <m:t>x</m:t>
                      </m:r>
                    </m:e>
                    <m:lim>
                      <m:r>
                        <m:rPr>
                          <m:sty m:val="p"/>
                        </m:rPr>
                        <m:t>∼</m:t>
                      </m:r>
                    </m:lim>
                  </m:limLow>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limLow>
                    <m:e>
                      <m:r>
                        <m:t>x</m:t>
                      </m:r>
                    </m:e>
                    <m:lim>
                      <m:r>
                        <m:rPr>
                          <m:sty m:val="p"/>
                        </m:rPr>
                        <m:t>∼</m:t>
                      </m:r>
                    </m:lim>
                  </m:limLow>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limLow>
                <m:e>
                  <m:r>
                    <m:t>b</m:t>
                  </m:r>
                </m:e>
                <m:lim>
                  <m:r>
                    <m:rPr>
                      <m:sty m:val="p"/>
                    </m:rPr>
                    <m:t>∼</m:t>
                  </m:r>
                </m:lim>
              </m:limLow>
              <m:r>
                <m:rPr>
                  <m:sty m:val="p"/>
                </m:rPr>
                <m:t>.</m:t>
              </m:r>
              <m:r>
                <m:t>&amp;</m:t>
              </m:r>
              <m:r>
                <m:t>&amp;</m:t>
              </m:r>
              <m:r>
                <m:rPr>
                  <m:nor/>
                  <m:sty m:val="p"/>
                </m:rPr>
                <m:t>(the normal equations)</m:t>
              </m:r>
            </m:e>
          </m:eqArr>
        </m:oMath>
      </m:oMathPara>
    </w:p>
    <w:p>
      <w:pPr>
        <w:pStyle w:val="FirstParagraph"/>
      </w:pPr>
      <w:del w:id="29725" w:author="PR Preview" w:date="2026-01-01T00:00:00Z">
        <w:r>
          <w:rPr>
            <w:b/>
            <w:bCs/>
          </w:rPr>
          <w:delText xml:space="preserve">Example 186 (A least squares line)</w:delText>
        </w:r>
      </w:del>
      <w:del w:id="29726" w:author="PR Preview" w:date="2026-01-01T00:00:00Z">
        <w:r>
          <w:delText xml:space="preserve"> </w:delText>
        </w:r>
      </w:del>
      <w:del w:id="29727" w:author="PR Preview" w:date="2026-01-01T00:00:00Z">
        <w:r>
          <w:delText xml:space="preserve">Fit</w:delText>
        </w:r>
      </w:del>
      <w:del w:id="29728" w:author="PR Preview" w:date="2026-01-01T00:00:00Z">
        <w:r>
          <w:delText xml:space="preserve"> </w:delText>
        </w:r>
      </w:del>
      <m:oMath>
        <m:r>
          <m:t>y</m:t>
        </m:r>
        <m:r>
          <m:rPr>
            <m:sty m:val="p"/>
          </m:rPr>
          <m:t>=</m:t>
        </m:r>
        <m:sSub>
          <m:e>
            <m:r>
              <m:t>x</m:t>
            </m:r>
          </m:e>
          <m:sub>
            <m:r>
              <m:t>1</m:t>
            </m:r>
          </m:sub>
        </m:sSub>
        <m:r>
          <m:rPr>
            <m:sty m:val="p"/>
          </m:rPr>
          <m:t>+</m:t>
        </m:r>
        <m:sSub>
          <m:e>
            <m:r>
              <m:t>x</m:t>
            </m:r>
          </m:e>
          <m:sub>
            <m:r>
              <m:t>2</m:t>
            </m:r>
          </m:sub>
        </m:sSub>
        <m:r>
          <m:t> </m:t>
        </m:r>
        <m:r>
          <m:t>t</m:t>
        </m:r>
      </m:oMath>
      <w:del w:id="29729" w:author="PR Preview" w:date="2026-01-01T00:00:00Z">
        <w:r>
          <w:delText xml:space="preserve"> </w:delText>
        </w:r>
      </w:del>
      <w:del w:id="29730" w:author="PR Preview" w:date="2026-01-01T00:00:00Z">
        <w:r>
          <w:delText xml:space="preserve">to the points</w:delText>
        </w:r>
      </w:del>
      <w:del w:id="29731" w:author="PR Preview" w:date="2026-01-01T00:00:00Z">
        <w:r>
          <w:delText xml:space="preserve"> </w:delText>
        </w:r>
      </w:del>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del w:id="29732" w:author="PR Preview" w:date="2026-01-01T00:00:00Z">
        <w:r>
          <w:delText xml:space="preserve">:</w:delText>
        </w:r>
      </w:del>
      <w:del w:id="29733"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del w:id="29734" w:author="PR Preview" w:date="2026-01-01T00:00:00Z">
        <w:r>
          <w:delText xml:space="preserve"> </w:delText>
        </w:r>
      </w:del>
      <w:del w:id="29735" w:author="PR Preview" w:date="2026-01-01T00:00:00Z">
        <w:r>
          <w:delText xml:space="preserve">(the</w:delText>
        </w:r>
      </w:del>
      <w:del w:id="29736" w:author="PR Preview" w:date="2026-01-01T00:00:00Z">
        <w:r>
          <w:delText xml:space="preserve"> </w:delText>
        </w:r>
      </w:del>
      <m:oMath>
        <m:r>
          <m:rPr>
            <m:sty m:val="bi"/>
          </m:rPr>
          <m:t>X</m:t>
        </m:r>
      </m:oMath>
      <w:del w:id="29737" w:author="PR Preview" w:date="2026-01-01T00:00:00Z">
        <w:r>
          <w:delText xml:space="preserve"> </w:delText>
        </w:r>
      </w:del>
      <w:del w:id="29738" w:author="PR Preview" w:date="2026-01-01T00:00:00Z">
        <w:r>
          <w:delText xml:space="preserve">of</w:delText>
        </w:r>
      </w:del>
      <w:del w:id="29739" w:author="PR Preview" w:date="2026-01-01T00:00:00Z">
        <w:r>
          <w:delText xml:space="preserve"> </w:delText>
        </w:r>
      </w:del>
      <w:hyperlink w:anchor="exm-gram-invertible">
        <w:del w:id="29740" w:author="PR Preview" w:date="2026-01-01T00:00:00Z">
          <w:r>
            <w:rPr>
              <w:rStyle w:val="Hyperlink"/>
            </w:rPr>
            <w:delText xml:space="preserve">Example 160</w:delText>
          </w:r>
        </w:del>
      </w:hyperlink>
      <w:del w:id="29741" w:author="PR Preview" w:date="2026-01-01T00:00:00Z">
        <w:r>
          <w:delText xml:space="preserve">)</w:delText>
        </w:r>
      </w:del>
      <w:del w:id="29742" w:author="PR Preview" w:date="2026-01-01T00:00:00Z">
        <w:r>
          <w:delText xml:space="preserve"> </w:delText>
        </w:r>
      </w:del>
      <w:del w:id="29743" w:author="PR Preview" w:date="2026-01-01T00:00:00Z">
        <w:r>
          <w:delText xml:space="preserve">and</w:delText>
        </w:r>
      </w:del>
      <w:del w:id="29744" w:author="PR Preview" w:date="2026-01-01T00:00:00Z">
        <w:r>
          <w:delText xml:space="preserve"> </w:delText>
        </w:r>
      </w:del>
      <m:oMath>
        <m:limLow>
          <m:e>
            <m:r>
              <m:t>b</m:t>
            </m:r>
          </m:e>
          <m:lim>
            <m:r>
              <m:rPr>
                <m:sty m:val="p"/>
              </m:rPr>
              <m:t>∼</m:t>
            </m:r>
          </m:lim>
        </m:limLow>
        <m:r>
          <m:rPr>
            <m:sty m:val="p"/>
          </m:rPr>
          <m:t>=</m:t>
        </m:r>
        <m:r>
          <m:rPr>
            <m:sty m:val="p"/>
          </m:rPr>
          <m:t>(</m:t>
        </m:r>
        <m:r>
          <m:t>1</m:t>
        </m:r>
        <m:r>
          <m:rPr>
            <m:sty m:val="p"/>
          </m:rPr>
          <m:t>,</m:t>
        </m:r>
        <m:r>
          <m:t>2</m:t>
        </m:r>
        <m:r>
          <m:rPr>
            <m:sty m:val="p"/>
          </m:rPr>
          <m:t>,</m:t>
        </m:r>
        <m:r>
          <m:t>2</m:t>
        </m:r>
        <m:r>
          <m:rPr>
            <m:sty m:val="p"/>
          </m:rPr>
          <m:t>)</m:t>
        </m:r>
      </m:oMath>
      <w:del w:id="29745" w:author="PR Preview" w:date="2026-01-01T00:00:00Z">
        <w:r>
          <w:delText xml:space="preserve">.</w:delText>
        </w:r>
      </w:del>
      <w:del w:id="29746" w:author="PR Preview" w:date="2026-01-01T00:00:00Z">
        <w:r>
          <w:delText xml:space="preserve"> </w:delText>
        </w:r>
      </w:del>
      <m:oMath>
        <m:r>
          <m:rPr>
            <m:sty m:val="bi"/>
          </m:rPr>
          <m:t>A</m:t>
        </m:r>
      </m:oMath>
      <w:del w:id="29747" w:author="PR Preview" w:date="2026-01-01T00:00:00Z">
        <w:r>
          <w:delText xml:space="preserve"> </w:delText>
        </w:r>
      </w:del>
      <w:del w:id="29748" w:author="PR Preview" w:date="2026-01-01T00:00:00Z">
        <w:r>
          <w:delText xml:space="preserve">has rank</w:delText>
        </w:r>
      </w:del>
      <w:del w:id="29749" w:author="PR Preview" w:date="2026-01-01T00:00:00Z">
        <w:r>
          <w:delText xml:space="preserve"> </w:delText>
        </w:r>
      </w:del>
      <m:oMath>
        <m:r>
          <m:t>2</m:t>
        </m:r>
      </m:oMath>
      <w:del w:id="29750" w:author="PR Preview" w:date="2026-01-01T00:00:00Z">
        <w:r>
          <w:delText xml:space="preserve"> </w:delText>
        </w:r>
      </w:del>
      <w:del w:id="29751" w:author="PR Preview" w:date="2026-01-01T00:00:00Z">
        <w:r>
          <w:delText xml:space="preserve">(</w:delText>
        </w:r>
      </w:del>
      <w:hyperlink w:anchor="exm-rank">
        <w:del w:id="29752" w:author="PR Preview" w:date="2026-01-01T00:00:00Z">
          <w:r>
            <w:rPr>
              <w:rStyle w:val="Hyperlink"/>
            </w:rPr>
            <w:delText xml:space="preserve">Example 36</w:delText>
          </w:r>
        </w:del>
      </w:hyperlink>
      <w:del w:id="29753" w:author="PR Preview" w:date="2026-01-01T00:00:00Z">
        <w:r>
          <w:delText xml:space="preserve">), so the solution is unique (part 4).</w:delText>
        </w:r>
      </w:del>
      <w:del w:id="29754" w:author="PR Preview" w:date="2026-01-01T00:00:00Z">
        <w:r>
          <w:delText xml:space="preserve"> </w:delText>
        </w:r>
      </w:del>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del w:id="29755" w:author="PR Preview" w:date="2026-01-01T00:00:00Z">
        <w:r>
          <w:delText xml:space="preserve"> </w:delText>
        </w:r>
      </w:del>
      <w:del w:id="29756" w:author="PR Preview" w:date="2026-01-01T00:00:00Z">
        <w:r>
          <w:delText xml:space="preserve">has inverse</w:delText>
        </w:r>
      </w:del>
      <w:del w:id="29757" w:author="PR Preview" w:date="2026-01-01T00:00:00Z">
        <w:r>
          <w:delText xml:space="preserve"> </w:delText>
        </w:r>
      </w:del>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del w:id="29758" w:author="PR Preview" w:date="2026-01-01T00:00:00Z">
        <w:r>
          <w:delText xml:space="preserve"> </w:delText>
        </w:r>
      </w:del>
      <w:del w:id="29759" w:author="PR Preview" w:date="2026-01-01T00:00:00Z">
        <w:r>
          <w:delText xml:space="preserve">(</w:delText>
        </w:r>
      </w:del>
      <w:hyperlink w:anchor="exm-gram-invertible">
        <w:del w:id="29760" w:author="PR Preview" w:date="2026-01-01T00:00:00Z">
          <w:r>
            <w:rPr>
              <w:rStyle w:val="Hyperlink"/>
            </w:rPr>
            <w:delText xml:space="preserve">Example 160</w:delText>
          </w:r>
        </w:del>
      </w:hyperlink>
      <w:del w:id="29761" w:author="PR Preview" w:date="2026-01-01T00:00:00Z">
        <w:r>
          <w:delText xml:space="preserve">),</w:delText>
        </w:r>
      </w:del>
      <w:del w:id="29762" w:author="PR Preview" w:date="2026-01-01T00:00:00Z">
        <w:r>
          <w:delText xml:space="preserve"> </w:delText>
        </w:r>
      </w:del>
      <w:del w:id="29763" w:author="PR Preview" w:date="2026-01-01T00:00:00Z">
        <w:r>
          <w:delText xml:space="preserve">and</w:delText>
        </w:r>
      </w:del>
    </w:p>
    <w:p>
      <w:pPr>
        <w:pStyle w:val="BodyText"/>
      </w:pPr>
      <m:oMathPara>
        <m:oMathParaPr>
          <m:jc m:val="center"/>
        </m:oMathParaPr>
        <m:oMath>
          <m:eqArr>
            <m:e>
              <m:sSup>
                <m:e>
                  <m:r>
                    <m:rPr>
                      <m:sty m:val="bi"/>
                    </m:rPr>
                    <m:t>A</m:t>
                  </m:r>
                </m:e>
                <m:sup>
                  <m:r>
                    <m:rPr>
                      <m:sty m:val="p"/>
                    </m:rPr>
                    <m:t>⊤</m:t>
                  </m:r>
                </m:sup>
              </m:sSup>
              <m:limLow>
                <m:e>
                  <m:r>
                    <m:t>b</m:t>
                  </m:r>
                </m:e>
                <m:lim>
                  <m:r>
                    <m:rPr>
                      <m:sty m:val="p"/>
                    </m:rPr>
                    <m:t>∼</m:t>
                  </m:r>
                </m:lim>
              </m:limLow>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Compact"/>
        <w:numPr>
          <w:ilvl w:val="0"/>
          <w:numId w:val="1095"/>
        </w:numPr>
      </w:pPr>
      <w:ins w:id="29764" w:author="PR Preview" w:date="2026-01-01T00:00:00Z">
        <w:r>
          <w:t xml:space="preserve">Every least squares solution gives the same fitted vector</w:t>
        </w:r>
      </w:ins>
      <w:ins w:id="29765" w:author="PR Preview" w:date="2026-01-01T00:00:00Z">
        <w:r>
          <w:t xml:space="preserve"> </w:t>
        </w:r>
      </w:ins>
      <w:ins w:id="29766" w:author="PR Preview" w:date="2026-01-01T00:00:00Z">
        <w:r>
          <w:t xml:space="preserve">$\mathbf{A} \hat{\mathord{\smash[b]{\underset{\raise.3ex\hbox{$\scriptstyle\sim$}}{x}}\vphantom{x}}}$</w:t>
        </w:r>
      </w:ins>
      <w:ins w:id="29767" w:author="PR Preview" w:date="2026-01-01T00:00:00Z">
        <w:r>
          <w:t xml:space="preserve">:</w:t>
        </w:r>
      </w:ins>
      <w:ins w:id="29768" w:author="PR Preview" w:date="2026-01-01T00:00:00Z">
        <w:r>
          <w:t xml:space="preserve"> </w:t>
        </w:r>
      </w:ins>
      <w:ins w:id="29769" w:author="PR Preview" w:date="2026-01-01T00:00:00Z">
        <w:r>
          <w:t xml:space="preserve">the orthogonal projection of</w:t>
        </w:r>
      </w:ins>
      <w:ins w:id="29770" w:author="PR Preview" w:date="2026-01-01T00:00:00Z">
        <w:r>
          <w:t xml:space="preserve"> </w:t>
        </w:r>
      </w:ins>
      <w:ins w:id="29771" w:author="PR Preview" w:date="2026-01-01T00:00:00Z">
        <w:r>
          <w:t xml:space="preserve">$\mathord{\smash[b]{\underset{\raise.3ex\hbox{$\scriptstyle\sim$}}{b}}\vphantom{b}}$</w:t>
        </w:r>
      </w:ins>
      <w:ins w:id="29772" w:author="PR Preview" w:date="2026-01-01T00:00:00Z">
        <w:r>
          <w:t xml:space="preserve"> </w:t>
        </w:r>
      </w:ins>
      <w:ins w:id="29773" w:author="PR Preview" w:date="2026-01-01T00:00:00Z">
        <w:r>
          <w:t xml:space="preserve">onto</w:t>
        </w:r>
      </w:ins>
      <w:ins w:id="29774" w:author="PR Preview" w:date="2026-01-01T00:00:00Z">
        <w:r>
          <w:t xml:space="preserve"> </w:t>
        </w:r>
      </w:ins>
      <m:oMath>
        <m:r>
          <m:rPr>
            <m:scr m:val="script"/>
            <m:sty m:val="p"/>
          </m:rPr>
          <m:t>C</m:t>
        </m:r>
        <m:r>
          <m:rPr>
            <m:sty m:val="p"/>
          </m:rPr>
          <m:t>(</m:t>
        </m:r>
        <m:r>
          <m:rPr>
            <m:sty m:val="bi"/>
          </m:rPr>
          <m:t>A</m:t>
        </m:r>
        <m:r>
          <m:rPr>
            <m:sty m:val="p"/>
          </m:rPr>
          <m:t>)</m:t>
        </m:r>
      </m:oMath>
      <w:ins w:id="29775" w:author="PR Preview" w:date="2026-01-01T00:00:00Z">
        <w:r>
          <w:t xml:space="preserve"> </w:t>
        </w:r>
      </w:ins>
      <w:ins w:id="29776" w:author="PR Preview" w:date="2026-01-01T00:00:00Z">
        <w:r>
          <w:t xml:space="preserve">(</w:t>
        </w:r>
      </w:ins>
      <w:hyperlink w:anchor="def-orthogonal-projection">
        <w:ins w:id="29777" w:author="PR Preview" w:date="2026-01-01T00:00:00Z">
          <w:r>
            <w:rPr>
              <w:rStyle w:val="Hyperlink"/>
            </w:rPr>
            <w:t xml:space="preserve">Definition 108</w:t>
          </w:r>
        </w:ins>
      </w:hyperlink>
      <w:ins w:id="29778" w:author="PR Preview" w:date="2026-01-01T00:00:00Z">
        <w:r>
          <w:t xml:space="preserve">).</w:t>
        </w:r>
      </w:ins>
    </w:p>
    <w:p>
      <w:pPr>
        <w:pStyle w:val="Compact"/>
        <w:numPr>
          <w:ilvl w:val="0"/>
          <w:numId w:val="1095"/>
        </w:numPr>
      </w:pPr>
      <w:ins w:id="29779" w:author="PR Preview" w:date="2026-01-01T00:00:00Z">
        <w:r>
          <w:t xml:space="preserve">The least squares solution is unique exactly when</w:t>
        </w:r>
      </w:ins>
      <w:ins w:id="29780" w:author="PR Preview" w:date="2026-01-01T00:00:00Z">
        <w:r>
          <w:t xml:space="preserve"> </w:t>
        </w:r>
      </w:ins>
      <m:oMath>
        <m:r>
          <m:rPr>
            <m:sty m:val="p"/>
          </m:rPr>
          <m:t>rank</m:t>
        </m:r>
        <m:r>
          <m:rPr>
            <m:sty m:val="p"/>
          </m:rPr>
          <m:t>(</m:t>
        </m:r>
        <m:r>
          <m:rPr>
            <m:sty m:val="bi"/>
          </m:rPr>
          <m:t>A</m:t>
        </m:r>
        <m:r>
          <m:rPr>
            <m:sty m:val="p"/>
          </m:rPr>
          <m:t>)</m:t>
        </m:r>
        <m:r>
          <m:rPr>
            <m:sty m:val="p"/>
          </m:rPr>
          <m:t>=</m:t>
        </m:r>
        <m:r>
          <m:t>n</m:t>
        </m:r>
      </m:oMath>
      <w:ins w:id="29781" w:author="PR Preview" w:date="2026-01-01T00:00:00Z">
        <w:r>
          <w:t xml:space="preserve">,</w:t>
        </w:r>
      </w:ins>
      <w:ins w:id="29782" w:author="PR Preview" w:date="2026-01-01T00:00:00Z">
        <w:r>
          <w:t xml:space="preserve"> </w:t>
        </w:r>
      </w:ins>
      <w:ins w:id="29783" w:author="PR Preview" w:date="2026-01-01T00:00:00Z">
        <w:r>
          <w:t xml:space="preserve">and then</w:t>
        </w:r>
      </w:ins>
      <w:ins w:id="29784" w:author="PR Preview" w:date="2026-01-01T00:00:00Z">
        <w:r>
          <w:t xml:space="preserve"> </w:t>
        </w:r>
      </w:ins>
      <w:ins w:id="29785" w:author="PR Preview" w:date="2026-01-01T00:00:00Z">
        <w:r>
          <w:t xml:space="preserve">$\hat{\mathord{\smash[b]{\underset{\raise.3ex\hbox{$\scriptstyle\sim$}}{x}}\vphantom{x}}} = ({\mathbf{A}}^{\top} \mathbf{A})^{-1} {\mathbf{A}}^{\top} \mathord{\smash[b]{\underset{\raise.3ex\hbox{$\scriptstyle\sim$}}{b}}\vphantom{b}}$</w:t>
        </w:r>
      </w:ins>
      <w:ins w:id="29786" w:author="PR Preview" w:date="2026-01-01T00:00:00Z">
        <w:r>
          <w:t xml:space="preserve">.</w:t>
        </w:r>
      </w:ins>
    </w:p>
    <w:bookmarkEnd w:id="607"/>
    <w:p>
      <w:pPr>
        <w:pStyle w:val="FirstParagraph"/>
      </w:pPr>
      <w:ins w:id="29787" w:author="PR Preview" w:date="2026-01-01T00:00:00Z">
        <w:r>
          <w:rPr>
            <w:i/>
            <w:iCs/>
          </w:rPr>
          <w:t xml:space="preserve">Proof</w:t>
        </w:r>
      </w:ins>
      <w:ins w:id="29788" w:author="PR Preview" w:date="2026-01-01T00:00:00Z">
        <w:r>
          <w:t xml:space="preserve">. </w:t>
        </w:r>
      </w:ins>
      <w:ins w:id="29789" w:author="PR Preview" w:date="2026-01-01T00:00:00Z">
        <w:r>
          <w:t xml:space="preserve">Let</w:t>
        </w:r>
      </w:ins>
      <w:ins w:id="29790" w:author="PR Preview" w:date="2026-01-01T00:00:00Z">
        <w:r>
          <w:t xml:space="preserve"> </w:t>
        </w:r>
      </w:ins>
      <w:ins w:id="29791" w:author="PR Preview" w:date="2026-01-01T00:00:00Z">
        <w:r>
          <w:t xml:space="preserve">$\mathord{\smash[b]{\underset{\raise.3ex\hbox{$\scriptstyle\sim$}}{u}}\vphantom{u}}$</w:t>
        </w:r>
      </w:ins>
      <w:ins w:id="29792" w:author="PR Preview" w:date="2026-01-01T00:00:00Z">
        <w:r>
          <w:t xml:space="preserve"> </w:t>
        </w:r>
      </w:ins>
      <w:ins w:id="29793" w:author="PR Preview" w:date="2026-01-01T00:00:00Z">
        <w:r>
          <w:t xml:space="preserve">be the orthogonal projection of</w:t>
        </w:r>
      </w:ins>
      <w:ins w:id="29794" w:author="PR Preview" w:date="2026-01-01T00:00:00Z">
        <w:r>
          <w:t xml:space="preserve"> </w:t>
        </w:r>
      </w:ins>
      <w:ins w:id="29795" w:author="PR Preview" w:date="2026-01-01T00:00:00Z">
        <w:r>
          <w:t xml:space="preserve">$\mathord{\smash[b]{\underset{\raise.3ex\hbox{$\scriptstyle\sim$}}{b}}\vphantom{b}}$</w:t>
        </w:r>
      </w:ins>
      <w:ins w:id="29796" w:author="PR Preview" w:date="2026-01-01T00:00:00Z">
        <w:r>
          <w:t xml:space="preserve"> </w:t>
        </w:r>
      </w:ins>
      <w:ins w:id="29797" w:author="PR Preview" w:date="2026-01-01T00:00:00Z">
        <w:r>
          <w:t xml:space="preserve">onto</w:t>
        </w:r>
      </w:ins>
      <w:ins w:id="29798" w:author="PR Preview" w:date="2026-01-01T00:00:00Z">
        <w:r>
          <w:t xml:space="preserve"> </w:t>
        </w:r>
      </w:ins>
      <m:oMath>
        <m:r>
          <m:rPr>
            <m:scr m:val="script"/>
            <m:sty m:val="p"/>
          </m:rPr>
          <m:t>C</m:t>
        </m:r>
        <m:r>
          <m:rPr>
            <m:sty m:val="p"/>
          </m:rPr>
          <m:t>(</m:t>
        </m:r>
        <m:r>
          <m:rPr>
            <m:sty m:val="bi"/>
          </m:rPr>
          <m:t>A</m:t>
        </m:r>
        <m:r>
          <m:rPr>
            <m:sty m:val="p"/>
          </m:rPr>
          <m:t>)</m:t>
        </m:r>
      </m:oMath>
      <w:ins w:id="29799" w:author="PR Preview" w:date="2026-01-01T00:00:00Z">
        <w:r>
          <w:t xml:space="preserve">.</w:t>
        </w:r>
      </w:ins>
      <w:ins w:id="29800" w:author="PR Preview" w:date="2026-01-01T00:00:00Z">
        <w:r>
          <w:t xml:space="preserve"> </w:t>
        </w:r>
      </w:ins>
      <w:ins w:id="29801" w:author="PR Preview" w:date="2026-01-01T00:00:00Z">
        <w:r>
          <w:t xml:space="preserve">The vectors</w:t>
        </w:r>
      </w:ins>
      <w:ins w:id="29802" w:author="PR Preview" w:date="2026-01-01T00:00:00Z">
        <w:r>
          <w:t xml:space="preserve"> </w:t>
        </w:r>
      </w:ins>
      <w:ins w:id="29803" w:author="PR Preview" w:date="2026-01-01T00:00:00Z">
        <w:r>
          <w:t xml:space="preserve">$\mathbf{A} \mathord{\smash[b]{\underset{\raise.3ex\hbox{$\scriptstyle\sim$}}{x}}\vphantom{x}}$</w:t>
        </w:r>
      </w:ins>
      <w:ins w:id="29804" w:author="PR Preview" w:date="2026-01-01T00:00:00Z">
        <w:r>
          <w:t xml:space="preserve">, as</w:t>
        </w:r>
      </w:ins>
      <w:ins w:id="29805" w:author="PR Preview" w:date="2026-01-01T00:00:00Z">
        <w:r>
          <w:t xml:space="preserve"> </w:t>
        </w:r>
      </w:ins>
      <w:ins w:id="29806" w:author="PR Preview" w:date="2026-01-01T00:00:00Z">
        <w:r>
          <w:t xml:space="preserve">$\mathord{\smash[b]{\underset{\raise.3ex\hbox{$\scriptstyle\sim$}}{x}}\vphantom{x}}$</w:t>
        </w:r>
      </w:ins>
      <w:ins w:id="29807" w:author="PR Preview" w:date="2026-01-01T00:00:00Z">
        <w:r>
          <w:t xml:space="preserve"> </w:t>
        </w:r>
      </w:ins>
      <w:ins w:id="29808" w:author="PR Preview" w:date="2026-01-01T00:00:00Z">
        <w:r>
          <w:t xml:space="preserve">ranges over</w:t>
        </w:r>
      </w:ins>
      <w:ins w:id="29809" w:author="PR Preview" w:date="2026-01-01T00:00:00Z">
        <w:r>
          <w:t xml:space="preserve"> </w:t>
        </w:r>
      </w:ins>
      <m:oMath>
        <m:sSup>
          <m:e>
            <m:r>
              <m:rPr>
                <m:scr m:val="double-struck"/>
                <m:sty m:val="p"/>
              </m:rPr>
              <m:t>R</m:t>
            </m:r>
          </m:e>
          <m:sup>
            <m:r>
              <m:t>n</m:t>
            </m:r>
          </m:sup>
        </m:sSup>
      </m:oMath>
      <w:ins w:id="29810" w:author="PR Preview" w:date="2026-01-01T00:00:00Z">
        <w:r>
          <w:t xml:space="preserve">,</w:t>
        </w:r>
      </w:ins>
      <w:ins w:id="29811" w:author="PR Preview" w:date="2026-01-01T00:00:00Z">
        <w:r>
          <w:t xml:space="preserve"> </w:t>
        </w:r>
      </w:ins>
      <w:ins w:id="29812" w:author="PR Preview" w:date="2026-01-01T00:00:00Z">
        <w:r>
          <w:t xml:space="preserve">are exactly the points of</w:t>
        </w:r>
      </w:ins>
      <w:ins w:id="29813" w:author="PR Preview" w:date="2026-01-01T00:00:00Z">
        <w:r>
          <w:t xml:space="preserve"> </w:t>
        </w:r>
      </w:ins>
      <m:oMath>
        <m:r>
          <m:rPr>
            <m:scr m:val="script"/>
            <m:sty m:val="p"/>
          </m:rPr>
          <m:t>C</m:t>
        </m:r>
        <m:r>
          <m:rPr>
            <m:sty m:val="p"/>
          </m:rPr>
          <m:t>(</m:t>
        </m:r>
        <m:r>
          <m:rPr>
            <m:sty m:val="bi"/>
          </m:rPr>
          <m:t>A</m:t>
        </m:r>
        <m:r>
          <m:rPr>
            <m:sty m:val="p"/>
          </m:rPr>
          <m:t>)</m:t>
        </m:r>
      </m:oMath>
      <w:ins w:id="29814" w:author="PR Preview" w:date="2026-01-01T00:00:00Z">
        <w:r>
          <w:t xml:space="preserve"> </w:t>
        </w:r>
      </w:ins>
      <w:ins w:id="29815" w:author="PR Preview" w:date="2026-01-01T00:00:00Z">
        <w:r>
          <w:t xml:space="preserve">(</w:t>
        </w:r>
      </w:ins>
      <w:hyperlink w:anchor="def-column-space">
        <w:ins w:id="29816" w:author="PR Preview" w:date="2026-01-01T00:00:00Z">
          <w:r>
            <w:rPr>
              <w:rStyle w:val="Hyperlink"/>
            </w:rPr>
            <w:t xml:space="preserve">Definition 52</w:t>
          </w:r>
        </w:ins>
      </w:hyperlink>
      <w:ins w:id="29817" w:author="PR Preview" w:date="2026-01-01T00:00:00Z">
        <w:r>
          <w:t xml:space="preserve">).</w:t>
        </w:r>
      </w:ins>
      <w:ins w:id="29818" w:author="PR Preview" w:date="2026-01-01T00:00:00Z">
        <w:r>
          <w:t xml:space="preserve"> </w:t>
        </w:r>
      </w:ins>
      <w:ins w:id="29819" w:author="PR Preview" w:date="2026-01-01T00:00:00Z">
        <w:r>
          <w:rPr>
            <w:b/>
            <w:bCs/>
          </w:rPr>
          <w:t xml:space="preserve">Least squares solutions are the solutions of</w:t>
        </w:r>
      </w:ins>
      <w:ins w:id="29820" w:author="PR Preview" w:date="2026-01-01T00:00:00Z">
        <w:r>
          <w:rPr>
            <w:b/>
            <w:bCs/>
          </w:rPr>
          <w:t xml:space="preserve"> </w:t>
        </w:r>
      </w:ins>
      <w:ins w:id="29821" w:author="PR Preview" w:date="2026-01-01T00:00:00Z">
        <w:r>
          <w:rPr>
            <w:b/>
            <w:bCs/>
          </w:rPr>
          <w:t xml:space="preserve">$\mathbf{A} \mathord{\smash[b]{\underset{\raise.3ex\hbox{$\scriptstyle\sim$}}{x}}\vphantom{x}} = \mathord{\smash[b]{\underset{\raise.3ex\hbox{$\scriptstyle\sim$}}{u}}\vphantom{u}}$</w:t>
        </w:r>
      </w:ins>
      <w:ins w:id="29822" w:author="PR Preview" w:date="2026-01-01T00:00:00Z">
        <w:r>
          <w:rPr>
            <w:b/>
            <w:bCs/>
          </w:rPr>
          <w:t xml:space="preserve">.</w:t>
        </w:r>
      </w:ins>
      <w:ins w:id="29823" w:author="PR Preview" w:date="2026-01-01T00:00:00Z">
        <w:r>
          <w:t xml:space="preserve"> </w:t>
        </w:r>
      </w:ins>
      <w:ins w:id="29824" w:author="PR Preview" w:date="2026-01-01T00:00:00Z">
        <w:r>
          <w:t xml:space="preserve">If</w:t>
        </w:r>
      </w:ins>
      <w:ins w:id="29825" w:author="PR Preview" w:date="2026-01-01T00:00:00Z">
        <w:r>
          <w:t xml:space="preserve"> </w:t>
        </w:r>
      </w:ins>
      <w:ins w:id="29826" w:author="PR Preview" w:date="2026-01-01T00:00:00Z">
        <w:r>
          <w:t xml:space="preserve">$\mathbf{A} \hat{\mathord{\smash[b]{\underset{\raise.3ex\hbox{$\scriptstyle\sim$}}{x}}\vphantom{x}}} = \mathord{\smash[b]{\underset{\raise.3ex\hbox{$\scriptstyle\sim$}}{u}}\vphantom{u}}$</w:t>
        </w:r>
      </w:ins>
      <w:ins w:id="29827" w:author="PR Preview" w:date="2026-01-01T00:00:00Z">
        <w:r>
          <w:t xml:space="preserve">, then for every</w:t>
        </w:r>
      </w:ins>
      <w:ins w:id="29828" w:author="PR Preview" w:date="2026-01-01T00:00:00Z">
        <w:r>
          <w:t xml:space="preserve"> </w:t>
        </w:r>
      </w:ins>
      <w:ins w:id="29829" w:author="PR Preview" w:date="2026-01-01T00:00:00Z">
        <w:r>
          <w:t xml:space="preserve">$\mathord{\smash[b]{\underset{\raise.3ex\hbox{$\scriptstyle\sim$}}{x}}\vphantom{x}}$</w:t>
        </w:r>
      </w:ins>
      <w:ins w:id="29830" w:author="PR Preview" w:date="2026-01-01T00:00:00Z">
        <w:r>
          <w:t xml:space="preserve">,</w:t>
        </w:r>
      </w:ins>
      <w:ins w:id="29831" w:author="PR Preview" w:date="2026-01-01T00:00:00Z">
        <w:r>
          <w:t xml:space="preserve"> </w:t>
        </w:r>
      </w:ins>
      <w:ins w:id="29832" w:author="PR Preview" w:date="2026-01-01T00:00:00Z">
        <w:r>
          <w:t xml:space="preserve">$\mathbf{A} \mathord{\smash[b]{\underset{\raise.3ex\hbox{$\scriptstyle\sim$}}{x}}\vphantom{x}} \in \mathcal{C}(\mathbf{A})$</w:t>
        </w:r>
      </w:ins>
      <w:ins w:id="29833" w:author="PR Preview" w:date="2026-01-01T00:00:00Z">
        <w:r>
          <w:t xml:space="preserve">, so</w:t>
        </w:r>
      </w:ins>
      <w:ins w:id="29834" w:author="PR Preview" w:date="2026-01-01T00:00:00Z">
        <w:r>
          <w:t xml:space="preserve"> </w:t>
        </w:r>
      </w:ins>
      <w:ins w:id="29835" w:author="PR Preview" w:date="2026-01-01T00:00:00Z">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ins>
      <w:ins w:id="29836" w:author="PR Preview" w:date="2026-01-01T00:00:00Z">
        <w:r>
          <w:t xml:space="preserve"> </w:t>
        </w:r>
      </w:ins>
      <w:ins w:id="29837" w:author="PR Preview" w:date="2026-01-01T00:00:00Z">
        <w:r>
          <w:t xml:space="preserve">(</w:t>
        </w:r>
      </w:ins>
      <w:hyperlink w:anchor="thm-closest-point">
        <w:ins w:id="29838" w:author="PR Preview" w:date="2026-01-01T00:00:00Z">
          <w:r>
            <w:rPr>
              <w:rStyle w:val="Hyperlink"/>
            </w:rPr>
            <w:t xml:space="preserve">Theorem 90</w:t>
          </w:r>
        </w:ins>
      </w:hyperlink>
      <w:ins w:id="29839" w:author="PR Preview" w:date="2026-01-01T00:00:00Z">
        <w:r>
          <w:t xml:space="preserve">), and</w:t>
        </w:r>
      </w:ins>
      <w:ins w:id="29840" w:author="PR Preview" w:date="2026-01-01T00:00:00Z">
        <w:r>
          <w:t xml:space="preserve"> </w:t>
        </w:r>
      </w:ins>
      <w:ins w:id="29841" w:author="PR Preview" w:date="2026-01-01T00:00:00Z">
        <w:r>
          <w:t xml:space="preserve">$\hat{\mathord{\smash[b]{\underset{\raise.3ex\hbox{$\scriptstyle\sim$}}{x}}\vphantom{x}}}$</w:t>
        </w:r>
      </w:ins>
      <w:ins w:id="29842" w:author="PR Preview" w:date="2026-01-01T00:00:00Z">
        <w:r>
          <w:t xml:space="preserve"> </w:t>
        </w:r>
      </w:ins>
      <w:ins w:id="29843" w:author="PR Preview" w:date="2026-01-01T00:00:00Z">
        <w:r>
          <w:t xml:space="preserve">is a least squares solution.</w:t>
        </w:r>
      </w:ins>
      <w:ins w:id="29844" w:author="PR Preview" w:date="2026-01-01T00:00:00Z">
        <w:r>
          <w:t xml:space="preserve"> </w:t>
        </w:r>
      </w:ins>
      <w:ins w:id="29845" w:author="PR Preview" w:date="2026-01-01T00:00:00Z">
        <w:r>
          <w:t xml:space="preserve">Conversely, let</w:t>
        </w:r>
      </w:ins>
      <w:ins w:id="29846" w:author="PR Preview" w:date="2026-01-01T00:00:00Z">
        <w:r>
          <w:t xml:space="preserve"> </w:t>
        </w:r>
      </w:ins>
      <w:ins w:id="29847" w:author="PR Preview" w:date="2026-01-01T00:00:00Z">
        <w:r>
          <w:t xml:space="preserve">$\hat{\mathord{\smash[b]{\underset{\raise.3ex\hbox{$\scriptstyle\sim$}}{x}}\vphantom{x}}}$</w:t>
        </w:r>
      </w:ins>
      <w:ins w:id="29848" w:author="PR Preview" w:date="2026-01-01T00:00:00Z">
        <w:r>
          <w:t xml:space="preserve"> </w:t>
        </w:r>
      </w:ins>
      <w:ins w:id="29849" w:author="PR Preview" w:date="2026-01-01T00:00:00Z">
        <w:r>
          <w:t xml:space="preserve">be a least squares solution.</w:t>
        </w:r>
      </w:ins>
      <w:ins w:id="29850" w:author="PR Preview" w:date="2026-01-01T00:00:00Z">
        <w:r>
          <w:t xml:space="preserve"> </w:t>
        </w:r>
      </w:ins>
      <w:ins w:id="29851" w:author="PR Preview" w:date="2026-01-01T00:00:00Z">
        <w:r>
          <w:t xml:space="preserve">$\mathord{\smash[b]{\underset{\raise.3ex\hbox{$\scriptstyle\sim$}}{u}}\vphantom{u}} \in \mathcal{C}(\mathbf{A})$</w:t>
        </w:r>
      </w:ins>
      <w:ins w:id="29852" w:author="PR Preview" w:date="2026-01-01T00:00:00Z">
        <w:r>
          <w:t xml:space="preserve">, so</w:t>
        </w:r>
      </w:ins>
      <w:ins w:id="29853" w:author="PR Preview" w:date="2026-01-01T00:00:00Z">
        <w:r>
          <w:t xml:space="preserve"> </w:t>
        </w:r>
      </w:ins>
      <w:ins w:id="29854" w:author="PR Preview" w:date="2026-01-01T00:00:00Z">
        <w:r>
          <w:t xml:space="preserve">$\mathord{\smash[b]{\underset{\raise.3ex\hbox{$\scriptstyle\sim$}}{u}}\vphantom{u}} = \mathbf{A} \mathord{\smash[b]{\underset{\raise.3ex\hbox{$\scriptstyle\sim$}}{x}}\vphantom{x}}_0$</w:t>
        </w:r>
      </w:ins>
      <w:ins w:id="29855" w:author="PR Preview" w:date="2026-01-01T00:00:00Z">
        <w:r>
          <w:t xml:space="preserve"> </w:t>
        </w:r>
      </w:ins>
      <w:ins w:id="29856" w:author="PR Preview" w:date="2026-01-01T00:00:00Z">
        <w:r>
          <w:t xml:space="preserve">for some</w:t>
        </w:r>
      </w:ins>
      <w:ins w:id="29857" w:author="PR Preview" w:date="2026-01-01T00:00:00Z">
        <w:r>
          <w:t xml:space="preserve"> </w:t>
        </w:r>
      </w:ins>
      <w:ins w:id="29858" w:author="PR Preview" w:date="2026-01-01T00:00:00Z">
        <w:r>
          <w:t xml:space="preserve">$\mathord{\smash[b]{\underset{\raise.3ex\hbox{$\scriptstyle\sim$}}{x}}\vphantom{x}}_0$</w:t>
        </w:r>
      </w:ins>
      <w:ins w:id="29859" w:author="PR Preview" w:date="2026-01-01T00:00:00Z">
        <w:r>
          <w:t xml:space="preserve"> </w:t>
        </w:r>
      </w:ins>
      <w:ins w:id="29860" w:author="PR Preview" w:date="2026-01-01T00:00:00Z">
        <w:r>
          <w:t xml:space="preserve">(</w:t>
        </w:r>
      </w:ins>
      <w:hyperlink w:anchor="def-column-space">
        <w:ins w:id="29861" w:author="PR Preview" w:date="2026-01-01T00:00:00Z">
          <w:r>
            <w:rPr>
              <w:rStyle w:val="Hyperlink"/>
            </w:rPr>
            <w:t xml:space="preserve">Definition 52</w:t>
          </w:r>
        </w:ins>
      </w:hyperlink>
      <w:ins w:id="29862" w:author="PR Preview" w:date="2026-01-01T00:00:00Z">
        <w:r>
          <w:t xml:space="preserve">), and</w:t>
        </w:r>
      </w:ins>
    </w:p>
    <w:p>
      <w:pPr>
        <w:pStyle w:val="BodyText"/>
      </w:pPr>
      <w:ins w:id="29863" w:author="PR Preview" w:date="2026-01-01T00:00:00Z">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\text{(}\text{Theorem~90}\text{, with } \mathord{\smash[b]{\underset{\raise.3ex\hbox{$\scriptstyle\sim$}}{w}}\vphantom{w}} = \mathbf{A} \hat{\mathord{\smash[b]{\underset{\raise.3ex\hbox{$\scriptstyle\sim$}}{x}}\vphantom{x}}} \in \mathcal{C}(\mathbf{A}) \text{)}
    \end{aligned}
    $$</w:t>
        </w:r>
      </w:ins>
    </w:p>
    <w:p>
      <w:pPr>
        <w:pStyle w:val="FirstParagraph"/>
      </w:pPr>
      <w:ins w:id="29864" w:author="PR Preview" w:date="2026-01-01T00:00:00Z">
        <w:r>
          <w:t xml:space="preserve">so the last inequality is an equality,</w:t>
        </w:r>
      </w:ins>
      <w:ins w:id="29865" w:author="PR Preview" w:date="2026-01-01T00:00:00Z">
        <w:r>
          <w:t xml:space="preserve"> </w:t>
        </w:r>
      </w:ins>
      <w:ins w:id="29866" w:author="PR Preview" w:date="2026-01-01T00:00:00Z">
        <w:r>
          <w:t xml:space="preserve">and the equality case of</w:t>
        </w:r>
      </w:ins>
      <w:ins w:id="29867" w:author="PR Preview" w:date="2026-01-01T00:00:00Z">
        <w:r>
          <w:t xml:space="preserve"> </w:t>
        </w:r>
      </w:ins>
      <w:hyperlink w:anchor="thm-closest-point">
        <w:ins w:id="29868" w:author="PR Preview" w:date="2026-01-01T00:00:00Z">
          <w:r>
            <w:rPr>
              <w:rStyle w:val="Hyperlink"/>
            </w:rPr>
            <w:t xml:space="preserve">Theorem 90</w:t>
          </w:r>
        </w:ins>
      </w:hyperlink>
      <w:ins w:id="29869" w:author="PR Preview" w:date="2026-01-01T00:00:00Z">
        <w:r>
          <w:t xml:space="preserve"> </w:t>
        </w:r>
      </w:ins>
      <w:ins w:id="29870" w:author="PR Preview" w:date="2026-01-01T00:00:00Z">
        <w:r>
          <w:t xml:space="preserve">gives</w:t>
        </w:r>
      </w:ins>
      <w:ins w:id="29871" w:author="PR Preview" w:date="2026-01-01T00:00:00Z">
        <w:r>
          <w:t xml:space="preserve"> </w:t>
        </w:r>
      </w:ins>
      <w:ins w:id="29872" w:author="PR Preview" w:date="2026-01-01T00:00:00Z">
        <w:r>
          <w:t xml:space="preserve">$\mathbf{A} \hat{\mathord{\smash[b]{\underset{\raise.3ex\hbox{$\scriptstyle\sim$}}{x}}\vphantom{x}}} = \mathord{\smash[b]{\underset{\raise.3ex\hbox{$\scriptstyle\sim$}}{u}}\vphantom{u}}$</w:t>
        </w:r>
      </w:ins>
      <w:ins w:id="29873" w:author="PR Preview" w:date="2026-01-01T00:00:00Z">
        <w:r>
          <w:t xml:space="preserve">.</w:t>
        </w:r>
      </w:ins>
    </w:p>
    <w:p>
      <w:pPr>
        <w:pStyle w:val="BodyText"/>
      </w:pPr>
      <w:ins w:id="29874" w:author="PR Preview" w:date="2026-01-01T00:00:00Z">
        <w:r>
          <w:rPr>
            <w:b/>
            <w:bCs/>
          </w:rPr>
          <w:t xml:space="preserve">Parts 1 and 3.</w:t>
        </w:r>
      </w:ins>
      <w:ins w:id="29875" w:author="PR Preview" w:date="2026-01-01T00:00:00Z">
        <w:r>
          <w:t xml:space="preserve"> </w:t>
        </w:r>
      </w:ins>
      <w:ins w:id="29876" w:author="PR Preview" w:date="2026-01-01T00:00:00Z">
        <w:r>
          <w:t xml:space="preserve">$\mathbf{A} \hat{\mathord{\smash[b]{\underset{\raise.3ex\hbox{$\scriptstyle\sim$}}{x}}\vphantom{x}}} = \mathord{\smash[b]{\underset{\raise.3ex\hbox{$\scriptstyle\sim$}}{u}}\vphantom{u}}$</w:t>
        </w:r>
      </w:ins>
      <w:ins w:id="29877" w:author="PR Preview" w:date="2026-01-01T00:00:00Z">
        <w:r>
          <w:t xml:space="preserve"> </w:t>
        </w:r>
      </w:ins>
      <w:ins w:id="29878" w:author="PR Preview" w:date="2026-01-01T00:00:00Z">
        <w:r>
          <w:t xml:space="preserve">holds exactly when</w:t>
        </w:r>
      </w:ins>
      <w:ins w:id="29879" w:author="PR Preview" w:date="2026-01-01T00:00:00Z">
        <w:r>
          <w:t xml:space="preserve"> </w:t>
        </w:r>
      </w:ins>
      <w:ins w:id="29880" w:author="PR Preview" w:date="2026-01-01T00:00:00Z">
        <w:r>
          <w:t xml:space="preserve">$\mathord{\smash[b]{\underset{\raise.3ex\hbox{$\scriptstyle\sim$}}{b}}\vphantom{b}} - \mathbf{A} \hat{\mathord{\smash[b]{\underset{\raise.3ex\hbox{$\scriptstyle\sim$}}{x}}\vphantom{x}}} \in \mathcal{C}(\mathbf{A})^\perp$</w:t>
        </w:r>
      </w:ins>
      <w:ins w:id="29881" w:author="PR Preview" w:date="2026-01-01T00:00:00Z">
        <w:r>
          <w:t xml:space="preserve">:</w:t>
        </w:r>
      </w:ins>
      <w:ins w:id="29882" w:author="PR Preview" w:date="2026-01-01T00:00:00Z">
        <w:r>
          <w:t xml:space="preserve"> </w:t>
        </w:r>
      </w:ins>
      <w:ins w:id="29883" w:author="PR Preview" w:date="2026-01-01T00:00:00Z">
        <w:r>
          <w:t xml:space="preserve">if</w:t>
        </w:r>
      </w:ins>
      <w:ins w:id="29884" w:author="PR Preview" w:date="2026-01-01T00:00:00Z">
        <w:r>
          <w:t xml:space="preserve"> </w:t>
        </w:r>
      </w:ins>
      <w:ins w:id="29885" w:author="PR Preview" w:date="2026-01-01T00:00:00Z">
        <w:r>
          <w:t xml:space="preserve">$\mathbf{A} \hat{\mathord{\smash[b]{\underset{\raise.3ex\hbox{$\scriptstyle\sim$}}{x}}\vphantom{x}}} = \mathord{\smash[b]{\underset{\raise.3ex\hbox{$\scriptstyle\sim$}}{u}}\vphantom{u}}$</w:t>
        </w:r>
      </w:ins>
      <w:ins w:id="29886" w:author="PR Preview" w:date="2026-01-01T00:00:00Z">
        <w:r>
          <w:t xml:space="preserve">, then</w:t>
        </w:r>
      </w:ins>
      <w:ins w:id="29887" w:author="PR Preview" w:date="2026-01-01T00:00:00Z">
        <w:r>
          <w:t xml:space="preserve"> </w:t>
        </w:r>
      </w:ins>
      <w:ins w:id="29888" w:author="PR Preview" w:date="2026-01-01T00:00:00Z">
        <w:r>
          <w:t xml:space="preserve">$\mathord{\smash[b]{\underset{\raise.3ex\hbox{$\scriptstyle\sim$}}{b}}\vphantom{b}} - \mathord{\smash[b]{\underset{\raise.3ex\hbox{$\scriptstyle\sim$}}{u}}\vphantom{u}} \in \mathcal{C}(\mathbf{A})^\perp$</w:t>
        </w:r>
      </w:ins>
      <w:ins w:id="29889" w:author="PR Preview" w:date="2026-01-01T00:00:00Z">
        <w:r>
          <w:t xml:space="preserve"> </w:t>
        </w:r>
      </w:ins>
      <w:ins w:id="29890" w:author="PR Preview" w:date="2026-01-01T00:00:00Z">
        <w:r>
          <w:t xml:space="preserve">(</w:t>
        </w:r>
      </w:ins>
      <w:hyperlink w:anchor="def-orthogonal-projection">
        <w:ins w:id="29891" w:author="PR Preview" w:date="2026-01-01T00:00:00Z">
          <w:r>
            <w:rPr>
              <w:rStyle w:val="Hyperlink"/>
            </w:rPr>
            <w:t xml:space="preserve">Definition 108</w:t>
          </w:r>
        </w:ins>
      </w:hyperlink>
      <w:ins w:id="29892" w:author="PR Preview" w:date="2026-01-01T00:00:00Z">
        <w:r>
          <w:t xml:space="preserve">);</w:t>
        </w:r>
      </w:ins>
      <w:ins w:id="29893" w:author="PR Preview" w:date="2026-01-01T00:00:00Z">
        <w:r>
          <w:t xml:space="preserve"> </w:t>
        </w:r>
      </w:ins>
      <w:ins w:id="29894" w:author="PR Preview" w:date="2026-01-01T00:00:00Z">
        <w:r>
          <w:t xml:space="preserve">conversely, if</w:t>
        </w:r>
      </w:ins>
      <w:ins w:id="29895" w:author="PR Preview" w:date="2026-01-01T00:00:00Z">
        <w:r>
          <w:t xml:space="preserve"> </w:t>
        </w:r>
      </w:ins>
      <w:ins w:id="29896" w:author="PR Preview" w:date="2026-01-01T00:00:00Z">
        <w:r>
          <w:t xml:space="preserve">$\mathord{\smash[b]{\underset{\raise.3ex\hbox{$\scriptstyle\sim$}}{b}}\vphantom{b}} - \mathbf{A} \hat{\mathord{\smash[b]{\underset{\raise.3ex\hbox{$\scriptstyle\sim$}}{x}}\vphantom{x}}} \in \mathcal{C}(\mathbf{A})^\perp$</w:t>
        </w:r>
      </w:ins>
      <w:ins w:id="29897" w:author="PR Preview" w:date="2026-01-01T00:00:00Z">
        <w:r>
          <w:t xml:space="preserve">,</w:t>
        </w:r>
      </w:ins>
      <w:ins w:id="29898" w:author="PR Preview" w:date="2026-01-01T00:00:00Z">
        <w:r>
          <w:t xml:space="preserve"> </w:t>
        </w:r>
      </w:ins>
      <w:ins w:id="29899" w:author="PR Preview" w:date="2026-01-01T00:00:00Z">
        <w:r>
          <w:t xml:space="preserve">then</w:t>
        </w:r>
      </w:ins>
      <w:ins w:id="29900" w:author="PR Preview" w:date="2026-01-01T00:00:00Z">
        <w:r>
          <w:t xml:space="preserve"> </w:t>
        </w:r>
      </w:ins>
      <w:ins w:id="29901" w:author="PR Preview" w:date="2026-01-01T00:00:00Z">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ins>
      <w:ins w:id="29902" w:author="PR Preview" w:date="2026-01-01T00:00:00Z">
        <w:r>
          <w:t xml:space="preserve"> </w:t>
        </w:r>
      </w:ins>
      <w:ins w:id="29903" w:author="PR Preview" w:date="2026-01-01T00:00:00Z">
        <w:r>
          <w:t xml:space="preserve">is a split into</w:t>
        </w:r>
      </w:ins>
      <w:ins w:id="29904" w:author="PR Preview" w:date="2026-01-01T00:00:00Z">
        <w:r>
          <w:t xml:space="preserve"> </w:t>
        </w:r>
      </w:ins>
      <m:oMath>
        <m:r>
          <m:rPr>
            <m:scr m:val="script"/>
            <m:sty m:val="p"/>
          </m:rPr>
          <m:t>C</m:t>
        </m:r>
        <m:r>
          <m:rPr>
            <m:sty m:val="p"/>
          </m:rPr>
          <m:t>(</m:t>
        </m:r>
        <m:r>
          <m:rPr>
            <m:sty m:val="bi"/>
          </m:rPr>
          <m:t>A</m:t>
        </m:r>
        <m:r>
          <m:rPr>
            <m:sty m:val="p"/>
          </m:rPr>
          <m:t>)</m:t>
        </m:r>
      </m:oMath>
      <w:ins w:id="29905" w:author="PR Preview" w:date="2026-01-01T00:00:00Z">
        <w:r>
          <w:t xml:space="preserve"> </w:t>
        </w:r>
      </w:ins>
      <w:ins w:id="29906" w:author="PR Preview" w:date="2026-01-01T00:00:00Z">
        <w:r>
          <w:t xml:space="preserve">and</w:t>
        </w:r>
      </w:ins>
      <w:ins w:id="29907" w:author="PR Preview" w:date="2026-01-01T00:00:00Z">
        <w:r>
          <w:t xml:space="preserve"> </w:t>
        </w:r>
      </w:ins>
      <m:oMath>
        <m:r>
          <m:rPr>
            <m:scr m:val="script"/>
            <m:sty m:val="p"/>
          </m:rPr>
          <m:t>C</m:t>
        </m:r>
        <m:r>
          <m:rPr>
            <m:sty m:val="p"/>
          </m:rPr>
          <m:t>(</m:t>
        </m:r>
        <m:r>
          <m:rPr>
            <m:sty m:val="bi"/>
          </m:rPr>
          <m:t>A</m:t>
        </m:r>
        <m:sSup>
          <m:e>
            <m:r>
              <m:rPr>
                <m:sty m:val="p"/>
              </m:rPr>
              <m:t>)</m:t>
            </m:r>
          </m:e>
          <m:sup>
            <m:r>
              <m:rPr>
                <m:sty m:val="p"/>
              </m:rPr>
              <m:t>⟂</m:t>
            </m:r>
          </m:sup>
        </m:sSup>
      </m:oMath>
      <w:ins w:id="29908" w:author="PR Preview" w:date="2026-01-01T00:00:00Z">
        <w:r>
          <w:t xml:space="preserve">,</w:t>
        </w:r>
      </w:ins>
      <w:ins w:id="29909" w:author="PR Preview" w:date="2026-01-01T00:00:00Z">
        <w:r>
          <w:t xml:space="preserve"> </w:t>
        </w:r>
      </w:ins>
      <w:ins w:id="29910" w:author="PR Preview" w:date="2026-01-01T00:00:00Z">
        <w:r>
          <w:t xml:space="preserve">so</w:t>
        </w:r>
      </w:ins>
      <w:ins w:id="29911" w:author="PR Preview" w:date="2026-01-01T00:00:00Z">
        <w:r>
          <w:t xml:space="preserve"> </w:t>
        </w:r>
      </w:ins>
      <w:ins w:id="29912" w:author="PR Preview" w:date="2026-01-01T00:00:00Z">
        <w:r>
          <w:t xml:space="preserve">$\mathbf{A} \hat{\mathord{\smash[b]{\underset{\raise.3ex\hbox{$\scriptstyle\sim$}}{x}}\vphantom{x}}} = \mathord{\smash[b]{\underset{\raise.3ex\hbox{$\scriptstyle\sim$}}{u}}\vphantom{u}}$</w:t>
        </w:r>
      </w:ins>
      <w:ins w:id="29913" w:author="PR Preview" w:date="2026-01-01T00:00:00Z">
        <w:r>
          <w:t xml:space="preserve"> </w:t>
        </w:r>
      </w:ins>
      <w:ins w:id="29914" w:author="PR Preview" w:date="2026-01-01T00:00:00Z">
        <w:r>
          <w:t xml:space="preserve">by the uniqueness in</w:t>
        </w:r>
      </w:ins>
      <w:ins w:id="29915" w:author="PR Preview" w:date="2026-01-01T00:00:00Z">
        <w:r>
          <w:t xml:space="preserve"> </w:t>
        </w:r>
      </w:ins>
      <w:hyperlink w:anchor="thm-orthogonal-direct-sum">
        <w:ins w:id="29916" w:author="PR Preview" w:date="2026-01-01T00:00:00Z">
          <w:r>
            <w:rPr>
              <w:rStyle w:val="Hyperlink"/>
            </w:rPr>
            <w:t xml:space="preserve">Theorem 53</w:t>
          </w:r>
        </w:ins>
      </w:hyperlink>
      <w:ins w:id="29917" w:author="PR Preview" w:date="2026-01-01T00:00:00Z">
        <w:r>
          <w:t xml:space="preserve">.</w:t>
        </w:r>
      </w:ins>
      <w:ins w:id="29918" w:author="PR Preview" w:date="2026-01-01T00:00:00Z">
        <w:r>
          <w:t xml:space="preserve"> </w:t>
        </w:r>
      </w:ins>
      <w:ins w:id="29919" w:author="PR Preview" w:date="2026-01-01T00:00:00Z">
        <w:r>
          <w:t xml:space="preserve">And</w:t>
        </w:r>
      </w:ins>
      <w:ins w:id="29920" w:author="PR Preview" w:date="2026-01-01T00:00:00Z">
        <w:r>
          <w:t xml:space="preserve"> </w:t>
        </w:r>
      </w:ins>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ins w:id="29921" w:author="PR Preview" w:date="2026-01-01T00:00:00Z">
        <w:r>
          <w:t xml:space="preserve"> </w:t>
        </w:r>
      </w:ins>
      <w:ins w:id="29922" w:author="PR Preview" w:date="2026-01-01T00:00:00Z">
        <w:r>
          <w:t xml:space="preserve">(</w:t>
        </w:r>
      </w:ins>
      <w:hyperlink w:anchor="thm-complement-null-space">
        <w:ins w:id="29923" w:author="PR Preview" w:date="2026-01-01T00:00:00Z">
          <w:r>
            <w:rPr>
              <w:rStyle w:val="Hyperlink"/>
            </w:rPr>
            <w:t xml:space="preserve">Theorem 52</w:t>
          </w:r>
        </w:ins>
      </w:hyperlink>
      <w:ins w:id="29924" w:author="PR Preview" w:date="2026-01-01T00:00:00Z">
        <w:r>
          <w:t xml:space="preserve">), where</w:t>
        </w:r>
      </w:ins>
    </w:p>
    <w:p>
      <w:pPr>
        <w:pStyle w:val="BodyText"/>
      </w:pPr>
      <w:ins w:id="29925" w:author="PR Preview" w:date="2026-01-01T00:00:00Z">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\text{(}\text{Theorem~94}\text{)}
    \\
    &amp;= {\mathbf{A}}^{\top} \mathord{\smash[b]{\underset{\raise.3ex\hbox{$\scriptstyle\sim$}}{b}}\vphantom{b}} - {\mathbf{A}}^{\top} \mathbf{A} \hat{\mathord{\smash[b]{\underset{\raise.3ex\hbox{$\scriptstyle\sim$}}{x}}\vphantom{x}}},
    &amp;&amp; \text{(}\text{Theorem~8}\text{)}
    \end{aligned}
    $$</w:t>
        </w:r>
      </w:ins>
    </w:p>
    <w:p>
      <w:pPr>
        <w:pStyle w:val="FirstParagraph"/>
      </w:pPr>
      <w:ins w:id="29926" w:author="PR Preview" w:date="2026-01-01T00:00:00Z">
        <w:r>
          <w:t xml:space="preserve">which is</w:t>
        </w:r>
      </w:ins>
      <w:ins w:id="29927" w:author="PR Preview" w:date="2026-01-01T00:00:00Z">
        <w:r>
          <w:t xml:space="preserve"> </w:t>
        </w:r>
      </w:ins>
      <w:ins w:id="29928" w:author="PR Preview" w:date="2026-01-01T00:00:00Z">
        <w:r>
          <w:t xml:space="preserve">$\mathord{\smash[b]{\underset{\raise.3ex\hbox{$\scriptstyle\sim$}}{0}}\vphantom{0}}_n$</w:t>
        </w:r>
      </w:ins>
      <w:ins w:id="29929" w:author="PR Preview" w:date="2026-01-01T00:00:00Z">
        <w:r>
          <w:t xml:space="preserve"> </w:t>
        </w:r>
      </w:ins>
      <w:ins w:id="29930" w:author="PR Preview" w:date="2026-01-01T00:00:00Z">
        <w:r>
          <w:t xml:space="preserve">exactly when the normal equations hold.</w:t>
        </w:r>
      </w:ins>
    </w:p>
    <w:p>
      <w:pPr>
        <w:pStyle w:val="BodyText"/>
      </w:pPr>
      <w:ins w:id="29931" w:author="PR Preview" w:date="2026-01-01T00:00:00Z">
        <w:r>
          <w:rPr>
            <w:b/>
            <w:bCs/>
          </w:rPr>
          <w:t xml:space="preserve">Part 2.</w:t>
        </w:r>
      </w:ins>
      <w:ins w:id="29932" w:author="PR Preview" w:date="2026-01-01T00:00:00Z">
        <w:r>
          <w:t xml:space="preserve"> </w:t>
        </w:r>
      </w:ins>
      <w:ins w:id="29933" w:author="PR Preview" w:date="2026-01-01T00:00:00Z">
        <w:r>
          <w:t xml:space="preserve">The vector</w:t>
        </w:r>
      </w:ins>
      <w:ins w:id="29934" w:author="PR Preview" w:date="2026-01-01T00:00:00Z">
        <w:r>
          <w:t xml:space="preserve"> </w:t>
        </w:r>
      </w:ins>
      <w:ins w:id="29935" w:author="PR Preview" w:date="2026-01-01T00:00:00Z">
        <w:r>
          <w:t xml:space="preserve">$\mathord{\smash[b]{\underset{\raise.3ex\hbox{$\scriptstyle\sim$}}{x}}\vphantom{x}}_0$</w:t>
        </w:r>
      </w:ins>
      <w:ins w:id="29936" w:author="PR Preview" w:date="2026-01-01T00:00:00Z">
        <w:r>
          <w:t xml:space="preserve"> </w:t>
        </w:r>
      </w:ins>
      <w:ins w:id="29937" w:author="PR Preview" w:date="2026-01-01T00:00:00Z">
        <w:r>
          <w:t xml:space="preserve">above satisfies</w:t>
        </w:r>
      </w:ins>
      <w:ins w:id="29938" w:author="PR Preview" w:date="2026-01-01T00:00:00Z">
        <w:r>
          <w:t xml:space="preserve"> </w:t>
        </w:r>
      </w:ins>
      <w:ins w:id="29939" w:author="PR Preview" w:date="2026-01-01T00:00:00Z">
        <w:r>
          <w:t xml:space="preserve">$\mathbf{A} \mathord{\smash[b]{\underset{\raise.3ex\hbox{$\scriptstyle\sim$}}{x}}\vphantom{x}}_0 = \mathord{\smash[b]{\underset{\raise.3ex\hbox{$\scriptstyle\sim$}}{u}}\vphantom{u}}$</w:t>
        </w:r>
      </w:ins>
      <w:ins w:id="29940" w:author="PR Preview" w:date="2026-01-01T00:00:00Z">
        <w:r>
          <w:t xml:space="preserve">,</w:t>
        </w:r>
      </w:ins>
      <w:ins w:id="29941" w:author="PR Preview" w:date="2026-01-01T00:00:00Z">
        <w:r>
          <w:t xml:space="preserve"> </w:t>
        </w:r>
      </w:ins>
      <w:ins w:id="29942" w:author="PR Preview" w:date="2026-01-01T00:00:00Z">
        <w:r>
          <w:t xml:space="preserve">so it is a least squares solution, and it solves the normal equations by part 1.</w:t>
        </w:r>
      </w:ins>
    </w:p>
    <w:p>
      <w:pPr>
        <w:pStyle w:val="BodyText"/>
      </w:pPr>
      <w:ins w:id="29943" w:author="PR Preview" w:date="2026-01-01T00:00:00Z">
        <w:r>
          <w:rPr>
            <w:b/>
            <w:bCs/>
          </w:rPr>
          <w:t xml:space="preserve">Part 4.</w:t>
        </w:r>
      </w:ins>
      <w:ins w:id="29944" w:author="PR Preview" w:date="2026-01-01T00:00:00Z">
        <w:r>
          <w:t xml:space="preserve"> </w:t>
        </w:r>
      </w:ins>
      <w:ins w:id="29945" w:author="PR Preview" w:date="2026-01-01T00:00:00Z">
        <w:r>
          <w:t xml:space="preserve">The least squares solutions are exactly the solutions of</w:t>
        </w:r>
      </w:ins>
      <w:ins w:id="29946" w:author="PR Preview" w:date="2026-01-01T00:00:00Z">
        <w:r>
          <w:t xml:space="preserve"> </w:t>
        </w:r>
      </w:ins>
      <w:ins w:id="29947" w:author="PR Preview" w:date="2026-01-01T00:00:00Z">
        <w:r>
          <w:t xml:space="preserve">$\mathbf{A} \mathord{\smash[b]{\underset{\raise.3ex\hbox{$\scriptstyle\sim$}}{x}}\vphantom{x}} = \mathord{\smash[b]{\underset{\raise.3ex\hbox{$\scriptstyle\sim$}}{u}}\vphantom{u}}$</w:t>
        </w:r>
      </w:ins>
      <w:ins w:id="29948" w:author="PR Preview" w:date="2026-01-01T00:00:00Z">
        <w:r>
          <w:t xml:space="preserve">,</w:t>
        </w:r>
      </w:ins>
      <w:ins w:id="29949" w:author="PR Preview" w:date="2026-01-01T00:00:00Z">
        <w:r>
          <w:t xml:space="preserve"> </w:t>
        </w:r>
      </w:ins>
      <w:ins w:id="29950" w:author="PR Preview" w:date="2026-01-01T00:00:00Z">
        <w:r>
          <w:t xml:space="preserve">a consistent system,</w:t>
        </w:r>
      </w:ins>
      <w:ins w:id="29951" w:author="PR Preview" w:date="2026-01-01T00:00:00Z">
        <w:r>
          <w:t xml:space="preserve"> </w:t>
        </w:r>
      </w:ins>
      <w:ins w:id="29952" w:author="PR Preview" w:date="2026-01-01T00:00:00Z">
        <w:r>
          <w:t xml:space="preserve">so there is exactly one when</w:t>
        </w:r>
      </w:ins>
      <w:ins w:id="29953" w:author="PR Preview" w:date="2026-01-01T00:00:00Z">
        <w:r>
          <w:t xml:space="preserve"> </w:t>
        </w:r>
      </w:ins>
      <m:oMath>
        <m:r>
          <m:rPr>
            <m:sty m:val="p"/>
          </m:rPr>
          <m:t>rank</m:t>
        </m:r>
        <m:r>
          <m:rPr>
            <m:sty m:val="p"/>
          </m:rPr>
          <m:t>(</m:t>
        </m:r>
        <m:r>
          <m:rPr>
            <m:sty m:val="bi"/>
          </m:rPr>
          <m:t>A</m:t>
        </m:r>
        <m:r>
          <m:rPr>
            <m:sty m:val="p"/>
          </m:rPr>
          <m:t>)</m:t>
        </m:r>
        <m:r>
          <m:rPr>
            <m:sty m:val="p"/>
          </m:rPr>
          <m:t>=</m:t>
        </m:r>
        <m:r>
          <m:t>n</m:t>
        </m:r>
      </m:oMath>
      <w:ins w:id="29954" w:author="PR Preview" w:date="2026-01-01T00:00:00Z">
        <w:r>
          <w:t xml:space="preserve"> </w:t>
        </w:r>
      </w:ins>
      <w:ins w:id="29955" w:author="PR Preview" w:date="2026-01-01T00:00:00Z">
        <w:r>
          <w:t xml:space="preserve">and more than one otherwise (</w:t>
        </w:r>
      </w:ins>
      <w:hyperlink w:anchor="cor-solution-unique">
        <w:ins w:id="29956" w:author="PR Preview" w:date="2026-01-01T00:00:00Z">
          <w:r>
            <w:rPr>
              <w:rStyle w:val="Hyperlink"/>
            </w:rPr>
            <w:t xml:space="preserve">Corollary 13</w:t>
          </w:r>
        </w:ins>
      </w:hyperlink>
      <w:ins w:id="29957" w:author="PR Preview" w:date="2026-01-01T00:00:00Z">
        <w:r>
          <w:t xml:space="preserve">).</w:t>
        </w:r>
      </w:ins>
      <w:ins w:id="29958" w:author="PR Preview" w:date="2026-01-01T00:00:00Z">
        <w:r>
          <w:t xml:space="preserve"> </w:t>
        </w:r>
      </w:ins>
      <w:ins w:id="29959" w:author="PR Preview" w:date="2026-01-01T00:00:00Z">
        <w:r>
          <w:t xml:space="preserve">When</w:t>
        </w:r>
      </w:ins>
      <w:ins w:id="29960" w:author="PR Preview" w:date="2026-01-01T00:00:00Z">
        <w:r>
          <w:t xml:space="preserve"> </w:t>
        </w:r>
      </w:ins>
      <m:oMath>
        <m:r>
          <m:rPr>
            <m:sty m:val="p"/>
          </m:rPr>
          <m:t>rank</m:t>
        </m:r>
        <m:r>
          <m:rPr>
            <m:sty m:val="p"/>
          </m:rPr>
          <m:t>(</m:t>
        </m:r>
        <m:r>
          <m:rPr>
            <m:sty m:val="bi"/>
          </m:rPr>
          <m:t>A</m:t>
        </m:r>
        <m:r>
          <m:rPr>
            <m:sty m:val="p"/>
          </m:rPr>
          <m:t>)</m:t>
        </m:r>
        <m:r>
          <m:rPr>
            <m:sty m:val="p"/>
          </m:rPr>
          <m:t>=</m:t>
        </m:r>
        <m:r>
          <m:t>n</m:t>
        </m:r>
      </m:oMath>
      <w:ins w:id="29961" w:author="PR Preview" w:date="2026-01-01T00:00:00Z">
        <w:r>
          <w:t xml:space="preserve">,</w:t>
        </w:r>
      </w:ins>
      <w:ins w:id="29962" w:author="PR Preview" w:date="2026-01-01T00:00:00Z">
        <w:r>
          <w:t xml:space="preserve"> </w:t>
        </w:r>
      </w:ins>
      <m:oMath>
        <m:sSup>
          <m:e>
            <m:r>
              <m:rPr>
                <m:sty m:val="bi"/>
              </m:rPr>
              <m:t>A</m:t>
            </m:r>
          </m:e>
          <m:sup>
            <m:r>
              <m:rPr>
                <m:sty m:val="p"/>
              </m:rPr>
              <m:t>⊤</m:t>
            </m:r>
          </m:sup>
        </m:sSup>
        <m:r>
          <m:rPr>
            <m:sty m:val="bi"/>
          </m:rPr>
          <m:t>A</m:t>
        </m:r>
      </m:oMath>
      <w:ins w:id="29963" w:author="PR Preview" w:date="2026-01-01T00:00:00Z">
        <w:r>
          <w:t xml:space="preserve"> </w:t>
        </w:r>
      </w:ins>
      <w:ins w:id="29964" w:author="PR Preview" w:date="2026-01-01T00:00:00Z">
        <w:r>
          <w:t xml:space="preserve">is invertible (</w:t>
        </w:r>
      </w:ins>
      <w:hyperlink w:anchor="thm-gram-invertible">
        <w:ins w:id="29965" w:author="PR Preview" w:date="2026-01-01T00:00:00Z">
          <w:r>
            <w:rPr>
              <w:rStyle w:val="Hyperlink"/>
            </w:rPr>
            <w:t xml:space="preserve">Theorem 88</w:t>
          </w:r>
        </w:ins>
      </w:hyperlink>
      <w:ins w:id="29966" w:author="PR Preview" w:date="2026-01-01T00:00:00Z">
        <w:r>
          <w:t xml:space="preserve">),</w:t>
        </w:r>
      </w:ins>
      <w:ins w:id="29967" w:author="PR Preview" w:date="2026-01-01T00:00:00Z">
        <w:r>
          <w:t xml:space="preserve"> </w:t>
        </w:r>
      </w:ins>
      <w:ins w:id="29968" w:author="PR Preview" w:date="2026-01-01T00:00:00Z">
        <w:r>
          <w:t xml:space="preserve">and with</w:t>
        </w:r>
      </w:ins>
      <w:ins w:id="29969" w:author="PR Preview" w:date="2026-01-01T00:00:00Z">
        <w:r>
          <w:t xml:space="preserve"> </w:t>
        </w:r>
      </w:ins>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ins w:id="29970" w:author="PR Preview" w:date="2026-01-01T00:00:00Z">
        <w:r>
          <w:t xml:space="preserve">,</w:t>
        </w:r>
      </w:ins>
    </w:p>
    <w:p>
      <w:pPr>
        <w:pStyle w:val="BodyText"/>
      </w:pPr>
      <w:ins w:id="29971" w:author="PR Preview" w:date="2026-01-01T00:00:00Z">
        <w:r>
          <w:t xml:space="preserve">$$
    \begin{aligned}
    \hat{\mathord{\smash[b]{\underset{\raise.3ex\hbox{$\scriptstyle\sim$}}{x}}\vphantom{x}}}
    &amp;= \mathbf{I}_n\,\hat{\mathord{\smash[b]{\underset{\raise.3ex\hbox{$\scriptstyle\sim$}}{x}}\vphantom{x}}}
    &amp;&amp; \text{(}\text{Theorem~10}\text{)}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ins>
    </w:p>
    <w:bookmarkStart w:id="608" w:name="exm-normal-equations"/>
    <w:p>
      <w:pPr>
        <w:pStyle w:val="FirstParagraph"/>
      </w:pPr>
      <w:ins w:id="29972" w:author="PR Preview" w:date="2026-01-01T00:00:00Z">
        <w:r>
          <w:rPr>
            <w:b/>
            <w:bCs/>
          </w:rPr>
          <w:t xml:space="preserve">Example 188 (A least squares line)</w:t>
        </w:r>
      </w:ins>
      <w:ins w:id="29973" w:author="PR Preview" w:date="2026-01-01T00:00:00Z">
        <w:r>
          <w:t xml:space="preserve"> </w:t>
        </w:r>
      </w:ins>
      <w:ins w:id="29974" w:author="PR Preview" w:date="2026-01-01T00:00:00Z">
        <w:r>
          <w:t xml:space="preserve">Fit</w:t>
        </w:r>
      </w:ins>
      <w:ins w:id="29975" w:author="PR Preview" w:date="2026-01-01T00:00:00Z">
        <w:r>
          <w:t xml:space="preserve"> </w:t>
        </w:r>
      </w:ins>
      <m:oMath>
        <m:r>
          <m:t>y</m:t>
        </m:r>
        <m:r>
          <m:rPr>
            <m:sty m:val="p"/>
          </m:rPr>
          <m:t>=</m:t>
        </m:r>
        <m:sSub>
          <m:e>
            <m:r>
              <m:t>x</m:t>
            </m:r>
          </m:e>
          <m:sub>
            <m:r>
              <m:t>1</m:t>
            </m:r>
          </m:sub>
        </m:sSub>
        <m:r>
          <m:rPr>
            <m:sty m:val="p"/>
          </m:rPr>
          <m:t>+</m:t>
        </m:r>
        <m:sSub>
          <m:e>
            <m:r>
              <m:t>x</m:t>
            </m:r>
          </m:e>
          <m:sub>
            <m:r>
              <m:t>2</m:t>
            </m:r>
          </m:sub>
        </m:sSub>
        <m:r>
          <m:t> </m:t>
        </m:r>
        <m:r>
          <m:t>t</m:t>
        </m:r>
      </m:oMath>
      <w:ins w:id="29976" w:author="PR Preview" w:date="2026-01-01T00:00:00Z">
        <w:r>
          <w:t xml:space="preserve"> </w:t>
        </w:r>
      </w:ins>
      <w:ins w:id="29977" w:author="PR Preview" w:date="2026-01-01T00:00:00Z">
        <w:r>
          <w:t xml:space="preserve">to the points</w:t>
        </w:r>
      </w:ins>
      <w:ins w:id="29978" w:author="PR Preview" w:date="2026-01-01T00:00:00Z">
        <w:r>
          <w:t xml:space="preserve"> </w:t>
        </w:r>
      </w:ins>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ins w:id="29979" w:author="PR Preview" w:date="2026-01-01T00:00:00Z">
        <w:r>
          <w:t xml:space="preserve">:</w:t>
        </w:r>
      </w:ins>
      <w:ins w:id="29980"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ins w:id="29981" w:author="PR Preview" w:date="2026-01-01T00:00:00Z">
        <w:r>
          <w:t xml:space="preserve"> </w:t>
        </w:r>
      </w:ins>
      <w:ins w:id="29982" w:author="PR Preview" w:date="2026-01-01T00:00:00Z">
        <w:r>
          <w:t xml:space="preserve">(the</w:t>
        </w:r>
      </w:ins>
      <w:ins w:id="29983" w:author="PR Preview" w:date="2026-01-01T00:00:00Z">
        <w:r>
          <w:t xml:space="preserve"> </w:t>
        </w:r>
      </w:ins>
      <m:oMath>
        <m:r>
          <m:rPr>
            <m:sty m:val="bi"/>
          </m:rPr>
          <m:t>X</m:t>
        </m:r>
      </m:oMath>
      <w:ins w:id="29984" w:author="PR Preview" w:date="2026-01-01T00:00:00Z">
        <w:r>
          <w:t xml:space="preserve"> </w:t>
        </w:r>
      </w:ins>
      <w:ins w:id="29985" w:author="PR Preview" w:date="2026-01-01T00:00:00Z">
        <w:r>
          <w:t xml:space="preserve">of</w:t>
        </w:r>
      </w:ins>
      <w:ins w:id="29986" w:author="PR Preview" w:date="2026-01-01T00:00:00Z">
        <w:r>
          <w:t xml:space="preserve"> </w:t>
        </w:r>
      </w:ins>
      <w:hyperlink w:anchor="exm-gram-invertible">
        <w:ins w:id="29987" w:author="PR Preview" w:date="2026-01-01T00:00:00Z">
          <w:r>
            <w:rPr>
              <w:rStyle w:val="Hyperlink"/>
            </w:rPr>
            <w:t xml:space="preserve">Example 162</w:t>
          </w:r>
        </w:ins>
      </w:hyperlink>
      <w:ins w:id="29988" w:author="PR Preview" w:date="2026-01-01T00:00:00Z">
        <w:r>
          <w:t xml:space="preserve">)</w:t>
        </w:r>
      </w:ins>
      <w:ins w:id="29989" w:author="PR Preview" w:date="2026-01-01T00:00:00Z">
        <w:r>
          <w:t xml:space="preserve"> </w:t>
        </w:r>
      </w:ins>
      <w:ins w:id="29990" w:author="PR Preview" w:date="2026-01-01T00:00:00Z">
        <w:r>
          <w:t xml:space="preserve">and</w:t>
        </w:r>
      </w:ins>
      <w:ins w:id="29991" w:author="PR Preview" w:date="2026-01-01T00:00:00Z">
        <w:r>
          <w:t xml:space="preserve"> </w:t>
        </w:r>
      </w:ins>
      <w:ins w:id="29992" w:author="PR Preview" w:date="2026-01-01T00:00:00Z">
        <w:r>
          <w:t xml:space="preserve">$\mathord{\smash[b]{\underset{\raise.3ex\hbox{$\scriptstyle\sim$}}{b}}\vphantom{b}} = (1, 2, 2)$</w:t>
        </w:r>
      </w:ins>
      <w:ins w:id="29993" w:author="PR Preview" w:date="2026-01-01T00:00:00Z">
        <w:r>
          <w:t xml:space="preserve">.</w:t>
        </w:r>
      </w:ins>
      <w:ins w:id="29994" w:author="PR Preview" w:date="2026-01-01T00:00:00Z">
        <w:r>
          <w:t xml:space="preserve"> </w:t>
        </w:r>
      </w:ins>
      <m:oMath>
        <m:r>
          <m:rPr>
            <m:sty m:val="bi"/>
          </m:rPr>
          <m:t>A</m:t>
        </m:r>
      </m:oMath>
      <w:ins w:id="29995" w:author="PR Preview" w:date="2026-01-01T00:00:00Z">
        <w:r>
          <w:t xml:space="preserve"> </w:t>
        </w:r>
      </w:ins>
      <w:ins w:id="29996" w:author="PR Preview" w:date="2026-01-01T00:00:00Z">
        <w:r>
          <w:t xml:space="preserve">has rank</w:t>
        </w:r>
      </w:ins>
      <w:ins w:id="29997" w:author="PR Preview" w:date="2026-01-01T00:00:00Z">
        <w:r>
          <w:t xml:space="preserve"> </w:t>
        </w:r>
      </w:ins>
      <m:oMath>
        <m:r>
          <m:t>2</m:t>
        </m:r>
      </m:oMath>
      <w:ins w:id="29998" w:author="PR Preview" w:date="2026-01-01T00:00:00Z">
        <w:r>
          <w:t xml:space="preserve"> </w:t>
        </w:r>
      </w:ins>
      <w:ins w:id="29999" w:author="PR Preview" w:date="2026-01-01T00:00:00Z">
        <w:r>
          <w:t xml:space="preserve">(</w:t>
        </w:r>
      </w:ins>
      <w:hyperlink w:anchor="exm-rank">
        <w:ins w:id="30000" w:author="PR Preview" w:date="2026-01-01T00:00:00Z">
          <w:r>
            <w:rPr>
              <w:rStyle w:val="Hyperlink"/>
            </w:rPr>
            <w:t xml:space="preserve">Example 36</w:t>
          </w:r>
        </w:ins>
      </w:hyperlink>
      <w:ins w:id="30001" w:author="PR Preview" w:date="2026-01-01T00:00:00Z">
        <w:r>
          <w:t xml:space="preserve">), so the solution is unique (part 4).</w:t>
        </w:r>
      </w:ins>
      <w:ins w:id="30002" w:author="PR Preview" w:date="2026-01-01T00:00:00Z">
        <w:r>
          <w:t xml:space="preserve"> </w:t>
        </w:r>
      </w:ins>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ins w:id="30003" w:author="PR Preview" w:date="2026-01-01T00:00:00Z">
        <w:r>
          <w:t xml:space="preserve"> </w:t>
        </w:r>
      </w:ins>
      <w:ins w:id="30004" w:author="PR Preview" w:date="2026-01-01T00:00:00Z">
        <w:r>
          <w:t xml:space="preserve">has inverse</w:t>
        </w:r>
      </w:ins>
      <w:ins w:id="30005" w:author="PR Preview" w:date="2026-01-01T00:00:00Z">
        <w:r>
          <w:t xml:space="preserve"> </w:t>
        </w:r>
      </w:ins>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ins w:id="30006" w:author="PR Preview" w:date="2026-01-01T00:00:00Z">
        <w:r>
          <w:t xml:space="preserve"> </w:t>
        </w:r>
      </w:ins>
      <w:ins w:id="30007" w:author="PR Preview" w:date="2026-01-01T00:00:00Z">
        <w:r>
          <w:t xml:space="preserve">(</w:t>
        </w:r>
      </w:ins>
      <w:hyperlink w:anchor="exm-gram-invertible">
        <w:ins w:id="30008" w:author="PR Preview" w:date="2026-01-01T00:00:00Z">
          <w:r>
            <w:rPr>
              <w:rStyle w:val="Hyperlink"/>
            </w:rPr>
            <w:t xml:space="preserve">Example 162</w:t>
          </w:r>
        </w:ins>
      </w:hyperlink>
      <w:ins w:id="30009" w:author="PR Preview" w:date="2026-01-01T00:00:00Z">
        <w:r>
          <w:t xml:space="preserve">),</w:t>
        </w:r>
      </w:ins>
      <w:ins w:id="30010" w:author="PR Preview" w:date="2026-01-01T00:00:00Z">
        <w:r>
          <w:t xml:space="preserve"> </w:t>
        </w:r>
      </w:ins>
      <w:ins w:id="30011" w:author="PR Preview" w:date="2026-01-01T00:00:00Z">
        <w:r>
          <w:t xml:space="preserve">and</w:t>
        </w:r>
      </w:ins>
    </w:p>
    <w:p>
      <w:pPr>
        <w:pStyle w:val="BodyText"/>
      </w:pPr>
      <w:ins w:id="30012" w:author="PR Preview" w:date="2026-01-01T00:00:00Z">
        <w:r>
          <w:t xml:space="preserve">$$
    \begin{aligned}
    {\mathbf{A}}^{\top} \mathord{\smash[b]{\underset{\raise.3ex\hbox{$\scriptstyle\sim$}}{b}}\vphantom{b}} &amp;= (1 + 2 + 2,\; 1 + 4 + 6) \\
    &amp;= (5, 11),
    \end{aligned}
    $$</w:t>
        </w:r>
      </w:ins>
    </w:p>
    <w:p>
      <w:pPr>
        <w:pStyle w:val="FirstParagraph"/>
      </w:pPr>
      <w:r>
        <w:t xml:space="preserve">so</w:t>
      </w:r>
    </w:p>
    <w:p>
      <w:pPr>
        <w:pStyle w:val="BodyText"/>
      </w:pPr>
      <m:oMathPara>
        <m:oMathParaPr>
          <m:jc m:val="center"/>
        </m:oMathParaPr>
        <m:oMath>
          <m:eqArr>
            <m:e>
              <m:acc>
                <m:accPr>
                  <m:chr m:val="̂"/>
                </m:accPr>
                <m:e>
                  <m:limLow>
                    <m:e>
                      <m:r>
                        <m:t>x</m:t>
                      </m:r>
                    </m:e>
                    <m:lim>
                      <m:r>
                        <m:rPr>
                          <m:sty m:val="p"/>
                        </m:rPr>
                        <m:t>∼</m:t>
                      </m:r>
                    </m:lim>
                  </m:limLow>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del w:id="30013" w:author="PR Preview" w:date="2026-01-01T00:00:00Z">
        <w:r>
          <w:delText xml:space="preserve">The fitted values are</w:delText>
        </w:r>
      </w:del>
      <w:del w:id="30014" w:author="PR Preview" w:date="2026-01-01T00:00:00Z">
        <w:r>
          <w:delText xml:space="preserve"> </w:delText>
        </w:r>
      </w:del>
      <m:oMath>
        <m:r>
          <m:rPr>
            <m:sty m:val="bi"/>
          </m:rPr>
          <m:t>A</m:t>
        </m:r>
        <m:acc>
          <m:accPr>
            <m:chr m:val="̂"/>
          </m:accPr>
          <m:e>
            <m:limLow>
              <m:e>
                <m:r>
                  <m:t>x</m:t>
                </m:r>
              </m:e>
              <m:lim>
                <m:r>
                  <m:rPr>
                    <m:sty m:val="p"/>
                  </m:rPr>
                  <m:t>∼</m:t>
                </m:r>
              </m:lim>
            </m:limLow>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del w:id="30015" w:author="PR Preview" w:date="2026-01-01T00:00:00Z">
        <w:r>
          <w:delText xml:space="preserve">,</w:delText>
        </w:r>
      </w:del>
      <w:del w:id="30016" w:author="PR Preview" w:date="2026-01-01T00:00:00Z">
        <w:r>
          <w:delText xml:space="preserve"> </w:delText>
        </w:r>
      </w:del>
      <w:del w:id="30017" w:author="PR Preview" w:date="2026-01-01T00:00:00Z">
        <w:r>
          <w:delText xml:space="preserve">and the residuals</w:delText>
        </w:r>
      </w:del>
      <w:del w:id="30018" w:author="PR Preview" w:date="2026-01-01T00:00:00Z">
        <w:r>
          <w:delText xml:space="preserve"> </w:delText>
        </w:r>
      </w:del>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del w:id="30019" w:author="PR Preview" w:date="2026-01-01T00:00:00Z">
        <w:r>
          <w:delText xml:space="preserve"> </w:delText>
        </w:r>
      </w:del>
      <w:del w:id="30020" w:author="PR Preview" w:date="2026-01-01T00:00:00Z">
        <w:r>
          <w:delText xml:space="preserve">are orthogonal to both columns of</w:delText>
        </w:r>
      </w:del>
      <w:del w:id="30021" w:author="PR Preview" w:date="2026-01-01T00:00:00Z">
        <w:r>
          <w:delText xml:space="preserve"> </w:delText>
        </w:r>
      </w:del>
      <m:oMath>
        <m:r>
          <m:rPr>
            <m:sty m:val="bi"/>
          </m:rPr>
          <m:t>A</m:t>
        </m:r>
      </m:oMath>
      <w:del w:id="30022" w:author="PR Preview" w:date="2026-01-01T00:00:00Z">
        <w:r>
          <w:delText xml:space="preserve">:</w:delText>
        </w:r>
      </w:del>
      <w:del w:id="30023" w:author="PR Preview" w:date="2026-01-01T00:00:00Z">
        <w:r>
          <w:delText xml:space="preserve"> </w:delText>
        </w:r>
      </w:del>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del w:id="30024" w:author="PR Preview" w:date="2026-01-01T00:00:00Z">
        <w:r>
          <w:delText xml:space="preserve"> </w:delText>
        </w:r>
      </w:del>
      <w:del w:id="30025" w:author="PR Preview" w:date="2026-01-01T00:00:00Z">
        <w:r>
          <w:delText xml:space="preserve">and</w:delText>
        </w:r>
      </w:del>
      <w:del w:id="30026" w:author="PR Preview" w:date="2026-01-01T00:00:00Z">
        <w:r>
          <w:delText xml:space="preserve"> </w:delText>
        </w:r>
      </w:del>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del w:id="30027" w:author="PR Preview" w:date="2026-01-01T00:00:00Z">
        <w:r>
          <w:delText xml:space="preserve">.</w:delText>
        </w:r>
      </w:del>
    </w:p>
    <w:p>
      <w:pPr>
        <w:pStyle w:val="BodyText"/>
      </w:pPr>
      <w:del w:id="30028" w:author="PR Preview" w:date="2026-01-01T00:00:00Z">
        <w:r>
          <w:rPr>
            <w:b/>
            <w:bCs/>
          </w:rPr>
          <w:delText xml:space="preserve">Example 187 (Many least squares solutions, one fitted vector)</w:delText>
        </w:r>
      </w:del>
      <w:del w:id="30029" w:author="PR Preview" w:date="2026-01-01T00:00:00Z">
        <w:r>
          <w:delText xml:space="preserve"> </w:delText>
        </w:r>
      </w:del>
      <w:del w:id="30030" w:author="PR Preview" w:date="2026-01-01T00:00:00Z">
        <w:r>
          <w:delText xml:space="preserve">With the rank-</w:delText>
        </w:r>
      </w:del>
      <m:oMath>
        <m:r>
          <m:t>1</m:t>
        </m:r>
      </m:oMath>
      <w:del w:id="30031" w:author="PR Preview" w:date="2026-01-01T00:00:00Z">
        <w:r>
          <w:delText xml:space="preserve"> </w:delText>
        </w:r>
      </w:del>
      <w:del w:id="30032" w:author="PR Preview" w:date="2026-01-01T00:00:00Z">
        <w:r>
          <w:delText xml:space="preserve">matrix</w:delText>
        </w:r>
      </w:del>
      <w:del w:id="30033"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del w:id="30034" w:author="PR Preview" w:date="2026-01-01T00:00:00Z">
        <w:r>
          <w:delText xml:space="preserve"> </w:delText>
        </w:r>
      </w:del>
      <w:del w:id="30035" w:author="PR Preview" w:date="2026-01-01T00:00:00Z">
        <w:r>
          <w:delText xml:space="preserve">(</w:delText>
        </w:r>
      </w:del>
      <w:hyperlink w:anchor="exm-rank">
        <w:del w:id="30036" w:author="PR Preview" w:date="2026-01-01T00:00:00Z">
          <w:r>
            <w:rPr>
              <w:rStyle w:val="Hyperlink"/>
            </w:rPr>
            <w:delText xml:space="preserve">Example 36</w:delText>
          </w:r>
        </w:del>
      </w:hyperlink>
      <w:del w:id="30037" w:author="PR Preview" w:date="2026-01-01T00:00:00Z">
        <w:r>
          <w:delText xml:space="preserve">)</w:delText>
        </w:r>
      </w:del>
      <w:del w:id="30038" w:author="PR Preview" w:date="2026-01-01T00:00:00Z">
        <w:r>
          <w:delText xml:space="preserve"> </w:delText>
        </w:r>
      </w:del>
      <w:del w:id="30039" w:author="PR Preview" w:date="2026-01-01T00:00:00Z">
        <w:r>
          <w:delText xml:space="preserve">and</w:delText>
        </w:r>
      </w:del>
      <w:del w:id="30040" w:author="PR Preview" w:date="2026-01-01T00:00:00Z">
        <w:r>
          <w:delText xml:space="preserve"> </w:delText>
        </w:r>
      </w:del>
      <m:oMath>
        <m:limLow>
          <m:e>
            <m:r>
              <m:t>b</m:t>
            </m:r>
          </m:e>
          <m:lim>
            <m:r>
              <m:rPr>
                <m:sty m:val="p"/>
              </m:rPr>
              <m:t>∼</m:t>
            </m:r>
          </m:lim>
        </m:limLow>
        <m:r>
          <m:rPr>
            <m:sty m:val="p"/>
          </m:rPr>
          <m:t>=</m:t>
        </m:r>
        <m:r>
          <m:rPr>
            <m:sty m:val="p"/>
          </m:rPr>
          <m:t>(</m:t>
        </m:r>
        <m:r>
          <m:t>1</m:t>
        </m:r>
        <m:r>
          <m:rPr>
            <m:sty m:val="p"/>
          </m:rPr>
          <m:t>,</m:t>
        </m:r>
        <m:r>
          <m:t>2</m:t>
        </m:r>
        <m:r>
          <m:rPr>
            <m:sty m:val="p"/>
          </m:rPr>
          <m:t>,</m:t>
        </m:r>
        <m:r>
          <m:t>2</m:t>
        </m:r>
        <m:r>
          <m:rPr>
            <m:sty m:val="p"/>
          </m:rPr>
          <m:t>)</m:t>
        </m:r>
      </m:oMath>
      <w:del w:id="30041" w:author="PR Preview" w:date="2026-01-01T00:00:00Z">
        <w:r>
          <w:delText xml:space="preserve">,</w:delText>
        </w:r>
      </w:del>
      <w:del w:id="30042" w:author="PR Preview" w:date="2026-01-01T00:00:00Z">
        <w:r>
          <w:delText xml:space="preserve"> </w:delText>
        </w:r>
      </w:del>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del w:id="30043" w:author="PR Preview" w:date="2026-01-01T00:00:00Z">
        <w:r>
          <w:delText xml:space="preserve"> </w:delText>
        </w:r>
      </w:del>
      <w:del w:id="30044" w:author="PR Preview" w:date="2026-01-01T00:00:00Z">
        <w:r>
          <w:delText xml:space="preserve">and</w:delText>
        </w:r>
      </w:del>
      <w:del w:id="30045" w:author="PR Preview" w:date="2026-01-01T00:00:00Z">
        <w:r>
          <w:delText xml:space="preserve"> </w:delText>
        </w:r>
      </w:del>
      <m:oMath>
        <m:sSup>
          <m:e>
            <m:r>
              <m:rPr>
                <m:sty m:val="bi"/>
              </m:rPr>
              <m:t>A</m:t>
            </m:r>
          </m:e>
          <m:sup>
            <m:r>
              <m:rPr>
                <m:sty m:val="p"/>
              </m:rPr>
              <m:t>⊤</m:t>
            </m:r>
          </m:sup>
        </m:sSup>
        <m:limLow>
          <m:e>
            <m:r>
              <m:t>b</m:t>
            </m:r>
          </m:e>
          <m:lim>
            <m:r>
              <m:rPr>
                <m:sty m:val="p"/>
              </m:rPr>
              <m:t>∼</m:t>
            </m:r>
          </m:lim>
        </m:limLow>
        <m:r>
          <m:rPr>
            <m:sty m:val="p"/>
          </m:rPr>
          <m:t>=</m:t>
        </m:r>
        <m:r>
          <m:rPr>
            <m:sty m:val="p"/>
          </m:rPr>
          <m:t>(</m:t>
        </m:r>
        <m:r>
          <m:t>5</m:t>
        </m:r>
        <m:r>
          <m:rPr>
            <m:sty m:val="p"/>
          </m:rPr>
          <m:t>,</m:t>
        </m:r>
        <m:r>
          <m:t>10</m:t>
        </m:r>
        <m:r>
          <m:rPr>
            <m:sty m:val="p"/>
          </m:rPr>
          <m:t>)</m:t>
        </m:r>
      </m:oMath>
      <w:del w:id="30046" w:author="PR Preview" w:date="2026-01-01T00:00:00Z">
        <w:r>
          <w:delText xml:space="preserve">,</w:delText>
        </w:r>
      </w:del>
      <w:del w:id="30047" w:author="PR Preview" w:date="2026-01-01T00:00:00Z">
        <w:r>
          <w:delText xml:space="preserve"> </w:delText>
        </w:r>
      </w:del>
      <w:del w:id="30048" w:author="PR Preview" w:date="2026-01-01T00:00:00Z">
        <w:r>
          <w:delText xml:space="preserve">so both normal equations say</w:delText>
        </w:r>
      </w:del>
      <w:del w:id="30049" w:author="PR Preview" w:date="2026-01-01T00:00:00Z">
        <w:r>
          <w:delText xml:space="preserve"> </w:delText>
        </w:r>
      </w:del>
      <m:oMath>
        <m:r>
          <m:t>3</m:t>
        </m:r>
        <m:sSub>
          <m:e>
            <m:r>
              <m:t>x</m:t>
            </m:r>
          </m:e>
          <m:sub>
            <m:r>
              <m:t>1</m:t>
            </m:r>
          </m:sub>
        </m:sSub>
        <m:r>
          <m:rPr>
            <m:sty m:val="p"/>
          </m:rPr>
          <m:t>+</m:t>
        </m:r>
        <m:r>
          <m:t>6</m:t>
        </m:r>
        <m:sSub>
          <m:e>
            <m:r>
              <m:t>x</m:t>
            </m:r>
          </m:e>
          <m:sub>
            <m:r>
              <m:t>2</m:t>
            </m:r>
          </m:sub>
        </m:sSub>
        <m:r>
          <m:rPr>
            <m:sty m:val="p"/>
          </m:rPr>
          <m:t>=</m:t>
        </m:r>
        <m:r>
          <m:t>5</m:t>
        </m:r>
      </m:oMath>
      <w:del w:id="30050" w:author="PR Preview" w:date="2026-01-01T00:00:00Z">
        <w:r>
          <w:delText xml:space="preserve">, that is,</w:delText>
        </w:r>
      </w:del>
      <w:del w:id="30051" w:author="PR Preview" w:date="2026-01-01T00:00:00Z">
        <w:r>
          <w:delText xml:space="preserve"> </w:delText>
        </w:r>
      </w:del>
      <m:oMath>
        <m:sSub>
          <m:e>
            <m:r>
              <m:t>x</m:t>
            </m:r>
          </m:e>
          <m:sub>
            <m:r>
              <m:t>1</m:t>
            </m:r>
          </m:sub>
        </m:sSub>
        <m:r>
          <m:rPr>
            <m:sty m:val="p"/>
          </m:rPr>
          <m:t>+</m:t>
        </m:r>
        <m:r>
          <m:t>2</m:t>
        </m:r>
        <m:sSub>
          <m:e>
            <m:r>
              <m:t>x</m:t>
            </m:r>
          </m:e>
          <m:sub>
            <m:r>
              <m:t>2</m:t>
            </m:r>
          </m:sub>
        </m:sSub>
        <m:r>
          <m:rPr>
            <m:sty m:val="p"/>
          </m:rPr>
          <m:t>=</m:t>
        </m:r>
        <m:f>
          <m:fPr>
            <m:type m:val="lin"/>
          </m:fPr>
          <m:num>
            <m:r>
              <m:t>5</m:t>
            </m:r>
          </m:num>
          <m:den>
            <m:r>
              <m:t>3</m:t>
            </m:r>
          </m:den>
        </m:f>
      </m:oMath>
      <w:del w:id="30052" w:author="PR Preview" w:date="2026-01-01T00:00:00Z">
        <w:r>
          <w:delText xml:space="preserve">.</w:delText>
        </w:r>
      </w:del>
      <w:del w:id="30053" w:author="PR Preview" w:date="2026-01-01T00:00:00Z">
        <w:r>
          <w:delText xml:space="preserve"> </w:delText>
        </w:r>
      </w:del>
      <w:del w:id="30054" w:author="PR Preview" w:date="2026-01-01T00:00:00Z">
        <w:r>
          <w:delText xml:space="preserve">There are infinitely many least squares solutions, such as</w:delText>
        </w:r>
      </w:del>
      <w:del w:id="30055" w:author="PR Preview" w:date="2026-01-01T00:00:00Z">
        <w:r>
          <w:delText xml:space="preserve"> </w:delText>
        </w:r>
      </w:del>
      <m:oMath>
        <m:r>
          <m:rPr>
            <m:sty m:val="p"/>
          </m:rPr>
          <m:t>(</m:t>
        </m:r>
        <m:f>
          <m:fPr>
            <m:type m:val="lin"/>
          </m:fPr>
          <m:num>
            <m:r>
              <m:t>5</m:t>
            </m:r>
          </m:num>
          <m:den>
            <m:r>
              <m:t>3</m:t>
            </m:r>
          </m:den>
        </m:f>
        <m:r>
          <m:rPr>
            <m:sty m:val="p"/>
          </m:rPr>
          <m:t>,</m:t>
        </m:r>
        <m:r>
          <m:t>0</m:t>
        </m:r>
        <m:r>
          <m:rPr>
            <m:sty m:val="p"/>
          </m:rPr>
          <m:t>)</m:t>
        </m:r>
      </m:oMath>
      <w:del w:id="30056" w:author="PR Preview" w:date="2026-01-01T00:00:00Z">
        <w:r>
          <w:delText xml:space="preserve"> </w:delText>
        </w:r>
      </w:del>
      <w:del w:id="30057" w:author="PR Preview" w:date="2026-01-01T00:00:00Z">
        <w:r>
          <w:delText xml:space="preserve">and</w:delText>
        </w:r>
      </w:del>
      <w:del w:id="30058" w:author="PR Preview" w:date="2026-01-01T00:00:00Z">
        <w:r>
          <w:delText xml:space="preserve"> </w:delText>
        </w:r>
      </w:del>
      <m:oMath>
        <m:r>
          <m:rPr>
            <m:sty m:val="p"/>
          </m:rPr>
          <m:t>(</m:t>
        </m:r>
        <m:r>
          <m:t>0</m:t>
        </m:r>
        <m:r>
          <m:rPr>
            <m:sty m:val="p"/>
          </m:rPr>
          <m:t>,</m:t>
        </m:r>
        <m:f>
          <m:fPr>
            <m:type m:val="lin"/>
          </m:fPr>
          <m:num>
            <m:r>
              <m:t>5</m:t>
            </m:r>
          </m:num>
          <m:den>
            <m:r>
              <m:t>6</m:t>
            </m:r>
          </m:den>
        </m:f>
        <m:r>
          <m:rPr>
            <m:sty m:val="p"/>
          </m:rPr>
          <m:t>)</m:t>
        </m:r>
      </m:oMath>
      <w:del w:id="30059" w:author="PR Preview" w:date="2026-01-01T00:00:00Z">
        <w:r>
          <w:delText xml:space="preserve">,</w:delText>
        </w:r>
      </w:del>
      <w:del w:id="30060" w:author="PR Preview" w:date="2026-01-01T00:00:00Z">
        <w:r>
          <w:delText xml:space="preserve"> </w:delText>
        </w:r>
      </w:del>
      <w:del w:id="30061" w:author="PR Preview" w:date="2026-01-01T00:00:00Z">
        <w:r>
          <w:delText xml:space="preserve">as part 4 predicts for</w:delText>
        </w:r>
      </w:del>
      <w:del w:id="30062" w:author="PR Preview" w:date="2026-01-01T00:00:00Z">
        <w:r>
          <w:delText xml:space="preserve"> </w:delText>
        </w:r>
      </w:del>
      <m:oMath>
        <m:r>
          <m:rPr>
            <m:sty m:val="p"/>
          </m:rPr>
          <m:t>rank</m:t>
        </m:r>
        <m:r>
          <m:rPr>
            <m:sty m:val="p"/>
          </m:rPr>
          <m:t>(</m:t>
        </m:r>
        <m:r>
          <m:rPr>
            <m:sty m:val="bi"/>
          </m:rPr>
          <m:t>A</m:t>
        </m:r>
        <m:r>
          <m:rPr>
            <m:sty m:val="p"/>
          </m:rPr>
          <m:t>)</m:t>
        </m:r>
        <m:r>
          <m:rPr>
            <m:sty m:val="p"/>
          </m:rPr>
          <m:t>=</m:t>
        </m:r>
        <m:r>
          <m:t>1</m:t>
        </m:r>
        <m:r>
          <m:rPr>
            <m:sty m:val="p"/>
          </m:rPr>
          <m:t>&lt;</m:t>
        </m:r>
        <m:r>
          <m:t>2</m:t>
        </m:r>
      </m:oMath>
      <w:del w:id="30063" w:author="PR Preview" w:date="2026-01-01T00:00:00Z">
        <w:r>
          <w:delText xml:space="preserve">;</w:delText>
        </w:r>
      </w:del>
      <w:del w:id="30064" w:author="PR Preview" w:date="2026-01-01T00:00:00Z">
        <w:r>
          <w:delText xml:space="preserve"> </w:delText>
        </w:r>
      </w:del>
      <w:del w:id="30065" w:author="PR Preview" w:date="2026-01-01T00:00:00Z">
        <w:r>
          <w:delText xml:space="preserve">but every one gives the same fitted vector</w:delText>
        </w:r>
      </w:del>
    </w:p>
    <w:p>
      <w:pPr>
        <w:pStyle w:val="BodyText"/>
      </w:pPr>
      <m:oMathPara>
        <m:oMathParaPr>
          <m:jc m:val="center"/>
        </m:oMathParaPr>
        <m:oMath>
          <m:eqArr>
            <m:e>
              <m:r>
                <m:rPr>
                  <m:sty m:val="bi"/>
                </m:rPr>
                <m:t>A</m:t>
              </m:r>
              <m:acc>
                <m:accPr>
                  <m:chr m:val="̂"/>
                </m:accPr>
                <m:e>
                  <m:limLow>
                    <m:e>
                      <m:r>
                        <m:t>x</m:t>
                      </m:r>
                    </m:e>
                    <m:lim>
                      <m:r>
                        <m:rPr>
                          <m:sty m:val="p"/>
                        </m:rPr>
                        <m:t>∼</m:t>
                      </m:r>
                    </m:lim>
                  </m:limLow>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BodyText"/>
      </w:pPr>
      <w:ins w:id="30066" w:author="PR Preview" w:date="2026-01-01T00:00:00Z">
        <w:r>
          <w:t xml:space="preserve">$$
    \begin{aligned}
    \hat{\mathord{\smash[b]{\underset{\raise.3ex\hbox{$\scriptstyle\sim$}}{x}}\vphantom{x}}}
    &amp;= \frac{1}{6} \mathopen{}\left(14 \cdot 5 - 6 \cdot 11,\; -6 \cdot 5 + 3 \cdot 11\right)\mathclose{} \\
    &amp;= \frac{1}{6}\,(4, 3) \\
    &amp;= \mathopen{}\left(\tfrac{2}{3}, \tfrac{1}{2}\right)\mathclose{}.
    \end{aligned}
    $$</w:t>
        </w:r>
      </w:ins>
    </w:p>
    <w:p>
      <w:pPr>
        <w:pStyle w:val="FirstParagraph"/>
      </w:pPr>
      <w:ins w:id="30067" w:author="PR Preview" w:date="2026-01-01T00:00:00Z">
        <w:r>
          <w:t xml:space="preserve">The fitted values are</w:t>
        </w:r>
      </w:ins>
      <w:ins w:id="30068" w:author="PR Preview" w:date="2026-01-01T00:00:00Z">
        <w:r>
          <w:t xml:space="preserve"> </w:t>
        </w:r>
      </w:ins>
      <w:ins w:id="30069" w:author="PR Preview" w:date="2026-01-01T00:00:00Z">
        <w:r>
          <w:t xml:space="preserve">$\mathbf{A} \hat{\mathord{\smash[b]{\underset{\raise.3ex\hbox{$\scriptstyle\sim$}}{x}}\vphantom{x}}} = \mathopen{}\left(\tfrac{7}{6}, \tfrac{5}{3}, \tfrac{13}{6}\right)\mathclose{}$</w:t>
        </w:r>
      </w:ins>
      <w:ins w:id="30070" w:author="PR Preview" w:date="2026-01-01T00:00:00Z">
        <w:r>
          <w:t xml:space="preserve">,</w:t>
        </w:r>
      </w:ins>
      <w:ins w:id="30071" w:author="PR Preview" w:date="2026-01-01T00:00:00Z">
        <w:r>
          <w:t xml:space="preserve"> </w:t>
        </w:r>
      </w:ins>
      <w:ins w:id="30072" w:author="PR Preview" w:date="2026-01-01T00:00:00Z">
        <w:r>
          <w:t xml:space="preserve">and the residuals</w:t>
        </w:r>
      </w:ins>
      <w:ins w:id="30073" w:author="PR Preview" w:date="2026-01-01T00:00:00Z">
        <w:r>
          <w:t xml:space="preserve"> </w:t>
        </w:r>
      </w:ins>
      <w:ins w:id="30074" w:author="PR Preview" w:date="2026-01-01T00:00:00Z">
        <w:r>
          <w:t xml:space="preserve">$\mathord{\smash[b]{\underset{\raise.3ex\hbox{$\scriptstyle\sim$}}{b}}\vphantom{b}} - \mathbf{A} \hat{\mathord{\smash[b]{\underset{\raise.3ex\hbox{$\scriptstyle\sim$}}{x}}\vphantom{x}}} = \mathopen{}\left(-\tfrac{1}{6}, \tfrac{1}{3}, -\tfrac{1}{6}\right)\mathclose{}$</w:t>
        </w:r>
      </w:ins>
      <w:ins w:id="30075" w:author="PR Preview" w:date="2026-01-01T00:00:00Z">
        <w:r>
          <w:t xml:space="preserve"> </w:t>
        </w:r>
      </w:ins>
      <w:ins w:id="30076" w:author="PR Preview" w:date="2026-01-01T00:00:00Z">
        <w:r>
          <w:t xml:space="preserve">are orthogonal to both columns of</w:t>
        </w:r>
      </w:ins>
      <w:ins w:id="30077" w:author="PR Preview" w:date="2026-01-01T00:00:00Z">
        <w:r>
          <w:t xml:space="preserve"> </w:t>
        </w:r>
      </w:ins>
      <m:oMath>
        <m:r>
          <m:rPr>
            <m:sty m:val="bi"/>
          </m:rPr>
          <m:t>A</m:t>
        </m:r>
      </m:oMath>
      <w:ins w:id="30078" w:author="PR Preview" w:date="2026-01-01T00:00:00Z">
        <w:r>
          <w:t xml:space="preserve">:</w:t>
        </w:r>
      </w:ins>
      <w:ins w:id="30079" w:author="PR Preview" w:date="2026-01-01T00:00:00Z">
        <w:r>
          <w:t xml:space="preserve"> </w:t>
        </w:r>
      </w:ins>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ins w:id="30080" w:author="PR Preview" w:date="2026-01-01T00:00:00Z">
        <w:r>
          <w:t xml:space="preserve"> </w:t>
        </w:r>
      </w:ins>
      <w:ins w:id="30081" w:author="PR Preview" w:date="2026-01-01T00:00:00Z">
        <w:r>
          <w:t xml:space="preserve">and</w:t>
        </w:r>
      </w:ins>
      <w:ins w:id="30082" w:author="PR Preview" w:date="2026-01-01T00:00:00Z">
        <w:r>
          <w:t xml:space="preserve"> </w:t>
        </w:r>
      </w:ins>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ins w:id="30083" w:author="PR Preview" w:date="2026-01-01T00:00:00Z">
        <w:r>
          <w:t xml:space="preserve">.</w:t>
        </w:r>
      </w:ins>
    </w:p>
    <w:bookmarkEnd w:id="608"/>
    <w:bookmarkStart w:id="609" w:name="exm-normal-equations-rank-deficient"/>
    <w:p>
      <w:pPr>
        <w:pStyle w:val="BodyText"/>
      </w:pPr>
      <w:ins w:id="30084" w:author="PR Preview" w:date="2026-01-01T00:00:00Z">
        <w:r>
          <w:rPr>
            <w:b/>
            <w:bCs/>
          </w:rPr>
          <w:t xml:space="preserve">Example 189 (Many least squares solutions, one fitted vector)</w:t>
        </w:r>
      </w:ins>
      <w:ins w:id="30085" w:author="PR Preview" w:date="2026-01-01T00:00:00Z">
        <w:r>
          <w:t xml:space="preserve"> </w:t>
        </w:r>
      </w:ins>
      <w:ins w:id="30086" w:author="PR Preview" w:date="2026-01-01T00:00:00Z">
        <w:r>
          <w:t xml:space="preserve">With the rank-</w:t>
        </w:r>
      </w:ins>
      <m:oMath>
        <m:r>
          <m:t>1</m:t>
        </m:r>
      </m:oMath>
      <w:ins w:id="30087" w:author="PR Preview" w:date="2026-01-01T00:00:00Z">
        <w:r>
          <w:t xml:space="preserve"> </w:t>
        </w:r>
      </w:ins>
      <w:ins w:id="30088" w:author="PR Preview" w:date="2026-01-01T00:00:00Z">
        <w:r>
          <w:t xml:space="preserve">matrix</w:t>
        </w:r>
      </w:ins>
      <w:ins w:id="30089"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ins w:id="30090" w:author="PR Preview" w:date="2026-01-01T00:00:00Z">
        <w:r>
          <w:t xml:space="preserve"> </w:t>
        </w:r>
      </w:ins>
      <w:ins w:id="30091" w:author="PR Preview" w:date="2026-01-01T00:00:00Z">
        <w:r>
          <w:t xml:space="preserve">(</w:t>
        </w:r>
      </w:ins>
      <w:hyperlink w:anchor="exm-rank">
        <w:ins w:id="30092" w:author="PR Preview" w:date="2026-01-01T00:00:00Z">
          <w:r>
            <w:rPr>
              <w:rStyle w:val="Hyperlink"/>
            </w:rPr>
            <w:t xml:space="preserve">Example 36</w:t>
          </w:r>
        </w:ins>
      </w:hyperlink>
      <w:ins w:id="30093" w:author="PR Preview" w:date="2026-01-01T00:00:00Z">
        <w:r>
          <w:t xml:space="preserve">)</w:t>
        </w:r>
      </w:ins>
      <w:ins w:id="30094" w:author="PR Preview" w:date="2026-01-01T00:00:00Z">
        <w:r>
          <w:t xml:space="preserve"> </w:t>
        </w:r>
      </w:ins>
      <w:ins w:id="30095" w:author="PR Preview" w:date="2026-01-01T00:00:00Z">
        <w:r>
          <w:t xml:space="preserve">and</w:t>
        </w:r>
      </w:ins>
      <w:ins w:id="30096" w:author="PR Preview" w:date="2026-01-01T00:00:00Z">
        <w:r>
          <w:t xml:space="preserve"> </w:t>
        </w:r>
      </w:ins>
      <w:ins w:id="30097" w:author="PR Preview" w:date="2026-01-01T00:00:00Z">
        <w:r>
          <w:t xml:space="preserve">$\mathord{\smash[b]{\underset{\raise.3ex\hbox{$\scriptstyle\sim$}}{b}}\vphantom{b}} = (1, 2, 2)$</w:t>
        </w:r>
      </w:ins>
      <w:ins w:id="30098" w:author="PR Preview" w:date="2026-01-01T00:00:00Z">
        <w:r>
          <w:t xml:space="preserve">,</w:t>
        </w:r>
      </w:ins>
      <w:ins w:id="30099" w:author="PR Preview" w:date="2026-01-01T00:00:00Z">
        <w:r>
          <w:t xml:space="preserve"> </w:t>
        </w:r>
      </w:ins>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ins w:id="30100" w:author="PR Preview" w:date="2026-01-01T00:00:00Z">
        <w:r>
          <w:t xml:space="preserve"> </w:t>
        </w:r>
      </w:ins>
      <w:ins w:id="30101" w:author="PR Preview" w:date="2026-01-01T00:00:00Z">
        <w:r>
          <w:t xml:space="preserve">and</w:t>
        </w:r>
      </w:ins>
      <w:ins w:id="30102" w:author="PR Preview" w:date="2026-01-01T00:00:00Z">
        <w:r>
          <w:t xml:space="preserve"> </w:t>
        </w:r>
      </w:ins>
      <w:ins w:id="30103" w:author="PR Preview" w:date="2026-01-01T00:00:00Z">
        <w:r>
          <w:t xml:space="preserve">${\mathbf{A}}^{\top} \mathord{\smash[b]{\underset{\raise.3ex\hbox{$\scriptstyle\sim$}}{b}}\vphantom{b}} = (5, 10)$</w:t>
        </w:r>
      </w:ins>
      <w:ins w:id="30104" w:author="PR Preview" w:date="2026-01-01T00:00:00Z">
        <w:r>
          <w:t xml:space="preserve">,</w:t>
        </w:r>
      </w:ins>
      <w:ins w:id="30105" w:author="PR Preview" w:date="2026-01-01T00:00:00Z">
        <w:r>
          <w:t xml:space="preserve"> </w:t>
        </w:r>
      </w:ins>
      <w:ins w:id="30106" w:author="PR Preview" w:date="2026-01-01T00:00:00Z">
        <w:r>
          <w:t xml:space="preserve">so both normal equations say</w:t>
        </w:r>
      </w:ins>
      <w:ins w:id="30107" w:author="PR Preview" w:date="2026-01-01T00:00:00Z">
        <w:r>
          <w:t xml:space="preserve"> </w:t>
        </w:r>
      </w:ins>
      <m:oMath>
        <m:r>
          <m:t>3</m:t>
        </m:r>
        <m:sSub>
          <m:e>
            <m:r>
              <m:t>x</m:t>
            </m:r>
          </m:e>
          <m:sub>
            <m:r>
              <m:t>1</m:t>
            </m:r>
          </m:sub>
        </m:sSub>
        <m:r>
          <m:rPr>
            <m:sty m:val="p"/>
          </m:rPr>
          <m:t>+</m:t>
        </m:r>
        <m:r>
          <m:t>6</m:t>
        </m:r>
        <m:sSub>
          <m:e>
            <m:r>
              <m:t>x</m:t>
            </m:r>
          </m:e>
          <m:sub>
            <m:r>
              <m:t>2</m:t>
            </m:r>
          </m:sub>
        </m:sSub>
        <m:r>
          <m:rPr>
            <m:sty m:val="p"/>
          </m:rPr>
          <m:t>=</m:t>
        </m:r>
        <m:r>
          <m:t>5</m:t>
        </m:r>
      </m:oMath>
      <w:ins w:id="30108" w:author="PR Preview" w:date="2026-01-01T00:00:00Z">
        <w:r>
          <w:t xml:space="preserve">, that is,</w:t>
        </w:r>
      </w:ins>
      <w:ins w:id="30109" w:author="PR Preview" w:date="2026-01-01T00:00:00Z">
        <w:r>
          <w:t xml:space="preserve"> </w:t>
        </w:r>
      </w:ins>
      <m:oMath>
        <m:sSub>
          <m:e>
            <m:r>
              <m:t>x</m:t>
            </m:r>
          </m:e>
          <m:sub>
            <m:r>
              <m:t>1</m:t>
            </m:r>
          </m:sub>
        </m:sSub>
        <m:r>
          <m:rPr>
            <m:sty m:val="p"/>
          </m:rPr>
          <m:t>+</m:t>
        </m:r>
        <m:r>
          <m:t>2</m:t>
        </m:r>
        <m:sSub>
          <m:e>
            <m:r>
              <m:t>x</m:t>
            </m:r>
          </m:e>
          <m:sub>
            <m:r>
              <m:t>2</m:t>
            </m:r>
          </m:sub>
        </m:sSub>
        <m:r>
          <m:rPr>
            <m:sty m:val="p"/>
          </m:rPr>
          <m:t>=</m:t>
        </m:r>
        <m:f>
          <m:fPr>
            <m:type m:val="lin"/>
          </m:fPr>
          <m:num>
            <m:r>
              <m:t>5</m:t>
            </m:r>
          </m:num>
          <m:den>
            <m:r>
              <m:t>3</m:t>
            </m:r>
          </m:den>
        </m:f>
      </m:oMath>
      <w:ins w:id="30110" w:author="PR Preview" w:date="2026-01-01T00:00:00Z">
        <w:r>
          <w:t xml:space="preserve">.</w:t>
        </w:r>
      </w:ins>
      <w:ins w:id="30111" w:author="PR Preview" w:date="2026-01-01T00:00:00Z">
        <w:r>
          <w:t xml:space="preserve"> </w:t>
        </w:r>
      </w:ins>
      <w:ins w:id="30112" w:author="PR Preview" w:date="2026-01-01T00:00:00Z">
        <w:r>
          <w:t xml:space="preserve">There are infinitely many least squares solutions, such as</w:t>
        </w:r>
      </w:ins>
      <w:ins w:id="30113" w:author="PR Preview" w:date="2026-01-01T00:00:00Z">
        <w:r>
          <w:t xml:space="preserve"> </w:t>
        </w:r>
      </w:ins>
      <m:oMath>
        <m:r>
          <m:rPr>
            <m:sty m:val="p"/>
          </m:rPr>
          <m:t>(</m:t>
        </m:r>
        <m:f>
          <m:fPr>
            <m:type m:val="lin"/>
          </m:fPr>
          <m:num>
            <m:r>
              <m:t>5</m:t>
            </m:r>
          </m:num>
          <m:den>
            <m:r>
              <m:t>3</m:t>
            </m:r>
          </m:den>
        </m:f>
        <m:r>
          <m:rPr>
            <m:sty m:val="p"/>
          </m:rPr>
          <m:t>,</m:t>
        </m:r>
        <m:r>
          <m:t>0</m:t>
        </m:r>
        <m:r>
          <m:rPr>
            <m:sty m:val="p"/>
          </m:rPr>
          <m:t>)</m:t>
        </m:r>
      </m:oMath>
      <w:ins w:id="30114" w:author="PR Preview" w:date="2026-01-01T00:00:00Z">
        <w:r>
          <w:t xml:space="preserve"> </w:t>
        </w:r>
      </w:ins>
      <w:ins w:id="30115" w:author="PR Preview" w:date="2026-01-01T00:00:00Z">
        <w:r>
          <w:t xml:space="preserve">and</w:t>
        </w:r>
      </w:ins>
      <w:ins w:id="30116" w:author="PR Preview" w:date="2026-01-01T00:00:00Z">
        <w:r>
          <w:t xml:space="preserve"> </w:t>
        </w:r>
      </w:ins>
      <m:oMath>
        <m:r>
          <m:rPr>
            <m:sty m:val="p"/>
          </m:rPr>
          <m:t>(</m:t>
        </m:r>
        <m:r>
          <m:t>0</m:t>
        </m:r>
        <m:r>
          <m:rPr>
            <m:sty m:val="p"/>
          </m:rPr>
          <m:t>,</m:t>
        </m:r>
        <m:f>
          <m:fPr>
            <m:type m:val="lin"/>
          </m:fPr>
          <m:num>
            <m:r>
              <m:t>5</m:t>
            </m:r>
          </m:num>
          <m:den>
            <m:r>
              <m:t>6</m:t>
            </m:r>
          </m:den>
        </m:f>
        <m:r>
          <m:rPr>
            <m:sty m:val="p"/>
          </m:rPr>
          <m:t>)</m:t>
        </m:r>
      </m:oMath>
      <w:ins w:id="30117" w:author="PR Preview" w:date="2026-01-01T00:00:00Z">
        <w:r>
          <w:t xml:space="preserve">,</w:t>
        </w:r>
      </w:ins>
      <w:ins w:id="30118" w:author="PR Preview" w:date="2026-01-01T00:00:00Z">
        <w:r>
          <w:t xml:space="preserve"> </w:t>
        </w:r>
      </w:ins>
      <w:ins w:id="30119" w:author="PR Preview" w:date="2026-01-01T00:00:00Z">
        <w:r>
          <w:t xml:space="preserve">as part 4 predicts for</w:t>
        </w:r>
      </w:ins>
      <w:ins w:id="30120" w:author="PR Preview" w:date="2026-01-01T00:00:00Z">
        <w:r>
          <w:t xml:space="preserve"> </w:t>
        </w:r>
      </w:ins>
      <m:oMath>
        <m:r>
          <m:rPr>
            <m:sty m:val="p"/>
          </m:rPr>
          <m:t>rank</m:t>
        </m:r>
        <m:r>
          <m:rPr>
            <m:sty m:val="p"/>
          </m:rPr>
          <m:t>(</m:t>
        </m:r>
        <m:r>
          <m:rPr>
            <m:sty m:val="bi"/>
          </m:rPr>
          <m:t>A</m:t>
        </m:r>
        <m:r>
          <m:rPr>
            <m:sty m:val="p"/>
          </m:rPr>
          <m:t>)</m:t>
        </m:r>
        <m:r>
          <m:rPr>
            <m:sty m:val="p"/>
          </m:rPr>
          <m:t>=</m:t>
        </m:r>
        <m:r>
          <m:t>1</m:t>
        </m:r>
        <m:r>
          <m:rPr>
            <m:sty m:val="p"/>
          </m:rPr>
          <m:t>&lt;</m:t>
        </m:r>
        <m:r>
          <m:t>2</m:t>
        </m:r>
      </m:oMath>
      <w:ins w:id="30121" w:author="PR Preview" w:date="2026-01-01T00:00:00Z">
        <w:r>
          <w:t xml:space="preserve">;</w:t>
        </w:r>
      </w:ins>
      <w:ins w:id="30122" w:author="PR Preview" w:date="2026-01-01T00:00:00Z">
        <w:r>
          <w:t xml:space="preserve"> </w:t>
        </w:r>
      </w:ins>
      <w:ins w:id="30123" w:author="PR Preview" w:date="2026-01-01T00:00:00Z">
        <w:r>
          <w:t xml:space="preserve">but every one gives the same fitted vector</w:t>
        </w:r>
      </w:ins>
    </w:p>
    <w:p>
      <w:pPr>
        <w:pStyle w:val="BodyText"/>
      </w:pPr>
      <w:ins w:id="30124" w:author="PR Preview" w:date="2026-01-01T00:00:00Z">
        <w:r>
          <w:t xml:space="preserve">$$
    \begin{aligned}
    \mathbf{A} \hat{\mathord{\smash[b]{\underset{\raise.3ex\hbox{$\scriptstyle\sim$}}{x}}\vphantom{x}}} &amp;= (x_1 + 2 x_2)\,(1, 1, 1) \\
    &amp;= \tfrac{5}{3}\,(1, 1, 1),
    \end{aligned}
    $$</w:t>
        </w:r>
      </w:ins>
    </w:p>
    <w:p>
      <w:pPr>
        <w:pStyle w:val="FirstParagraph"/>
      </w:pPr>
      <w:r>
        <w:t xml:space="preserve">as part 3 says.</w:t>
      </w:r>
    </w:p>
    <w:bookmarkEnd w:id="609"/>
    <w:bookmarkStart w:id="610" w:name="thm-qr-least-squares"/>
    <w:p>
      <w:pPr>
        <w:pStyle w:val="BodyText"/>
      </w:pPr>
      <w:del w:id="30125" w:author="PR Preview" w:date="2026-01-01T00:00:00Z">
        <w:r>
          <w:rPr>
            <w:b/>
            <w:bCs/>
          </w:rPr>
          <w:delText xml:space="preserve">Theorem 105 (Solving least squares by QR)</w:delText>
        </w:r>
      </w:del>
      <w:del w:id="30126" w:author="PR Preview" w:date="2026-01-01T00:00:00Z">
        <w:r>
          <w:delText xml:space="preserve"> </w:delText>
        </w:r>
      </w:del>
      <w:del w:id="30127" w:author="PR Preview" w:date="2026-01-01T00:00:00Z">
        <w:r>
          <w:delText xml:space="preserve">Let</w:delText>
        </w:r>
      </w:del>
      <w:del w:id="30128" w:author="PR Preview" w:date="2026-01-01T00:00:00Z">
        <w:r>
          <w:delText xml:space="preserve"> </w:delText>
        </w:r>
      </w:del>
      <m:oMath>
        <m:r>
          <m:rPr>
            <m:sty m:val="bi"/>
          </m:rPr>
          <m:t>A</m:t>
        </m:r>
      </m:oMath>
      <w:del w:id="30129" w:author="PR Preview" w:date="2026-01-01T00:00:00Z">
        <w:r>
          <w:delText xml:space="preserve"> </w:delText>
        </w:r>
      </w:del>
      <w:del w:id="30130" w:author="PR Preview" w:date="2026-01-01T00:00:00Z">
        <w:r>
          <w:delText xml:space="preserve">be</w:delText>
        </w:r>
      </w:del>
      <w:del w:id="30131" w:author="PR Preview" w:date="2026-01-01T00:00:00Z">
        <w:r>
          <w:delText xml:space="preserve"> </w:delText>
        </w:r>
      </w:del>
      <m:oMath>
        <m:r>
          <m:t>m</m:t>
        </m:r>
        <m:r>
          <m:rPr>
            <m:sty m:val="p"/>
          </m:rPr>
          <m:t>×</m:t>
        </m:r>
        <m:r>
          <m:t>n</m:t>
        </m:r>
      </m:oMath>
      <w:del w:id="30132" w:author="PR Preview" w:date="2026-01-01T00:00:00Z">
        <w:r>
          <w:delText xml:space="preserve"> </w:delText>
        </w:r>
      </w:del>
      <w:del w:id="30133" w:author="PR Preview" w:date="2026-01-01T00:00:00Z">
        <w:r>
          <w:delText xml:space="preserve">with</w:delText>
        </w:r>
      </w:del>
      <w:del w:id="30134"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30135" w:author="PR Preview" w:date="2026-01-01T00:00:00Z">
        <w:r>
          <w:delText xml:space="preserve">,</w:delText>
        </w:r>
      </w:del>
      <w:del w:id="30136" w:author="PR Preview" w:date="2026-01-01T00:00:00Z">
        <w:r>
          <w:delText xml:space="preserve"> </w:delText>
        </w:r>
      </w:del>
      <w:del w:id="30137" w:author="PR Preview" w:date="2026-01-01T00:00:00Z">
        <w:r>
          <w:delText xml:space="preserve">with QR factorization</w:delText>
        </w:r>
      </w:del>
      <w:del w:id="30138" w:author="PR Preview" w:date="2026-01-01T00:00:00Z">
        <w:r>
          <w:delText xml:space="preserve"> </w:delText>
        </w:r>
      </w:del>
      <m:oMath>
        <m:r>
          <m:rPr>
            <m:sty m:val="bi"/>
          </m:rPr>
          <m:t>A</m:t>
        </m:r>
        <m:r>
          <m:rPr>
            <m:sty m:val="p"/>
          </m:rPr>
          <m:t>=</m:t>
        </m:r>
        <m:r>
          <m:rPr>
            <m:sty m:val="bi"/>
          </m:rPr>
          <m:t>Q</m:t>
        </m:r>
        <m:r>
          <m:rPr>
            <m:sty m:val="bi"/>
          </m:rPr>
          <m:t>R</m:t>
        </m:r>
      </m:oMath>
      <w:del w:id="30139" w:author="PR Preview" w:date="2026-01-01T00:00:00Z">
        <w:r>
          <w:delText xml:space="preserve"> </w:delText>
        </w:r>
      </w:del>
      <w:del w:id="30140" w:author="PR Preview" w:date="2026-01-01T00:00:00Z">
        <w:r>
          <w:delText xml:space="preserve">(</w:delText>
        </w:r>
      </w:del>
      <w:hyperlink w:anchor="thm-qr">
        <w:del w:id="30141" w:author="PR Preview" w:date="2026-01-01T00:00:00Z">
          <w:r>
            <w:rPr>
              <w:rStyle w:val="Hyperlink"/>
            </w:rPr>
            <w:delText xml:space="preserve">Theorem 103</w:delText>
          </w:r>
        </w:del>
      </w:hyperlink>
      <w:del w:id="30142" w:author="PR Preview" w:date="2026-01-01T00:00:00Z">
        <w:r>
          <w:delText xml:space="preserve">), and let</w:delText>
        </w:r>
      </w:del>
      <w:del w:id="30143" w:author="PR Preview" w:date="2026-01-01T00:00:00Z">
        <w:r>
          <w:delText xml:space="preserve"> </w:delText>
        </w:r>
      </w:del>
      <m:oMath>
        <m:limLow>
          <m:e>
            <m:r>
              <m:t>b</m:t>
            </m:r>
          </m:e>
          <m:lim>
            <m:r>
              <m:rPr>
                <m:sty m:val="p"/>
              </m:rPr>
              <m:t>∼</m:t>
            </m:r>
          </m:lim>
        </m:limLow>
        <m:r>
          <m:rPr>
            <m:sty m:val="p"/>
          </m:rPr>
          <m:t>∈</m:t>
        </m:r>
        <m:sSup>
          <m:e>
            <m:r>
              <m:rPr>
                <m:scr m:val="double-struck"/>
                <m:sty m:val="p"/>
              </m:rPr>
              <m:t>R</m:t>
            </m:r>
          </m:e>
          <m:sup>
            <m:r>
              <m:t>m</m:t>
            </m:r>
          </m:sup>
        </m:sSup>
      </m:oMath>
      <w:del w:id="30144" w:author="PR Preview" w:date="2026-01-01T00:00:00Z">
        <w:r>
          <w:delText xml:space="preserve">.</w:delText>
        </w:r>
      </w:del>
      <w:del w:id="30145" w:author="PR Preview" w:date="2026-01-01T00:00:00Z">
        <w:r>
          <w:delText xml:space="preserve"> </w:delText>
        </w:r>
      </w:del>
      <w:del w:id="30146" w:author="PR Preview" w:date="2026-01-01T00:00:00Z">
        <w:r>
          <w:delText xml:space="preserve">The least squares solution (</w:delText>
        </w:r>
      </w:del>
      <w:hyperlink w:anchor="def-least-squares">
        <w:del w:id="30147" w:author="PR Preview" w:date="2026-01-01T00:00:00Z">
          <w:r>
            <w:rPr>
              <w:rStyle w:val="Hyperlink"/>
            </w:rPr>
            <w:delText xml:space="preserve">Definition 115</w:delText>
          </w:r>
        </w:del>
      </w:hyperlink>
      <w:del w:id="30148" w:author="PR Preview" w:date="2026-01-01T00:00:00Z">
        <w:r>
          <w:delText xml:space="preserve">) is the unique solution of</w:delText>
        </w:r>
      </w:del>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limLow>
                <m:e>
                  <m:r>
                    <m:t>x</m:t>
                  </m:r>
                </m:e>
                <m:lim>
                  <m:r>
                    <m:rPr>
                      <m:sty m:val="p"/>
                    </m:rPr>
                    <m:t>∼</m:t>
                  </m:r>
                </m:lim>
              </m:limLow>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limLow>
            <m:e>
              <m:r>
                <m:t>b</m:t>
              </m:r>
            </m:e>
            <m:lim>
              <m:r>
                <m:rPr>
                  <m:sty m:val="p"/>
                </m:rPr>
                <m:t>∼</m:t>
              </m:r>
            </m:lim>
          </m:limLow>
          <m:r>
            <m:rPr>
              <m:sty m:val="p"/>
            </m:rPr>
            <m:t>,</m:t>
          </m:r>
        </m:oMath>
      </m:oMathPara>
    </w:p>
    <w:p>
      <w:pPr>
        <w:pStyle w:val="FirstParagraph"/>
      </w:pPr>
      <w:del w:id="30149" w:author="PR Preview" w:date="2026-01-01T00:00:00Z">
        <w:r>
          <w:delText xml:space="preserve">which back substitution computes (</w:delText>
        </w:r>
      </w:del>
      <w:hyperlink w:anchor="thm-back-substitution">
        <w:del w:id="30150" w:author="PR Preview" w:date="2026-01-01T00:00:00Z">
          <w:r>
            <w:rPr>
              <w:rStyle w:val="Hyperlink"/>
            </w:rPr>
            <w:delText xml:space="preserve">Theorem 102</w:delText>
          </w:r>
        </w:del>
      </w:hyperlink>
      <w:del w:id="30151" w:author="PR Preview" w:date="2026-01-01T00:00:00Z">
        <w:r>
          <w:delText xml:space="preserve">).</w:delText>
        </w:r>
      </w:del>
      <w:del w:id="30152" w:author="PR Preview" w:date="2026-01-01T00:00:00Z">
        <w:r>
          <w:delText xml:space="preserve"> </w:delText>
        </w:r>
      </w:del>
      <w:del w:id="30153" w:author="PR Preview" w:date="2026-01-01T00:00:00Z">
        <w:r>
          <w:delText xml:space="preserve">When</w:delText>
        </w:r>
      </w:del>
      <w:del w:id="30154" w:author="PR Preview" w:date="2026-01-01T00:00:00Z">
        <w:r>
          <w:delText xml:space="preserve"> </w:delText>
        </w:r>
      </w:del>
      <m:oMath>
        <m:r>
          <m:t>m</m:t>
        </m:r>
        <m:r>
          <m:rPr>
            <m:sty m:val="p"/>
          </m:rPr>
          <m:t>=</m:t>
        </m:r>
        <m:r>
          <m:t>n</m:t>
        </m:r>
      </m:oMath>
      <w:del w:id="30155" w:author="PR Preview" w:date="2026-01-01T00:00:00Z">
        <w:r>
          <w:delText xml:space="preserve">, it is the unique solution of</w:delText>
        </w:r>
      </w:del>
      <w:del w:id="30156" w:author="PR Preview" w:date="2026-01-01T00:00:00Z">
        <w:r>
          <w:delText xml:space="preserve"> </w:delText>
        </w:r>
      </w:del>
      <m:oMath>
        <m:r>
          <m:rPr>
            <m:sty m:val="bi"/>
          </m:rPr>
          <m:t>A</m:t>
        </m:r>
        <m:limLow>
          <m:e>
            <m:r>
              <m:t>x</m:t>
            </m:r>
          </m:e>
          <m:lim>
            <m:r>
              <m:rPr>
                <m:sty m:val="p"/>
              </m:rPr>
              <m:t>∼</m:t>
            </m:r>
          </m:lim>
        </m:limLow>
        <m:r>
          <m:rPr>
            <m:sty m:val="p"/>
          </m:rPr>
          <m:t>=</m:t>
        </m:r>
        <m:limLow>
          <m:e>
            <m:r>
              <m:t>b</m:t>
            </m:r>
          </m:e>
          <m:lim>
            <m:r>
              <m:rPr>
                <m:sty m:val="p"/>
              </m:rPr>
              <m:t>∼</m:t>
            </m:r>
          </m:lim>
        </m:limLow>
      </m:oMath>
      <w:del w:id="30157" w:author="PR Preview" w:date="2026-01-01T00:00:00Z">
        <w:r>
          <w:delText xml:space="preserve">.</w:delText>
        </w:r>
      </w:del>
    </w:p>
    <w:p>
      <w:pPr>
        <w:pStyle w:val="BodyText"/>
      </w:pPr>
      <w:del w:id="30158" w:author="PR Preview" w:date="2026-01-01T00:00:00Z">
        <w:r>
          <w:rPr>
            <w:i/>
            <w:iCs/>
          </w:rPr>
          <w:delText xml:space="preserve">Proof</w:delText>
        </w:r>
      </w:del>
      <w:del w:id="30159" w:author="PR Preview" w:date="2026-01-01T00:00:00Z">
        <w:r>
          <w:delText xml:space="preserve">. </w:delText>
        </w:r>
      </w:del>
      <m:oMath>
        <m:r>
          <m:rPr>
            <m:sty m:val="bi"/>
          </m:rPr>
          <m:t>R</m:t>
        </m:r>
      </m:oMath>
      <w:del w:id="30160" w:author="PR Preview" w:date="2026-01-01T00:00:00Z">
        <w:r>
          <w:delText xml:space="preserve"> </w:delText>
        </w:r>
      </w:del>
      <w:del w:id="30161" w:author="PR Preview" w:date="2026-01-01T00:00:00Z">
        <w:r>
          <w:delText xml:space="preserve">is upper triangular with positive diagonal,</w:delText>
        </w:r>
      </w:del>
      <w:del w:id="30162" w:author="PR Preview" w:date="2026-01-01T00:00:00Z">
        <w:r>
          <w:delText xml:space="preserve"> </w:delText>
        </w:r>
      </w:del>
      <w:del w:id="30163" w:author="PR Preview" w:date="2026-01-01T00:00:00Z">
        <w:r>
          <w:delText xml:space="preserve">so</w:delText>
        </w:r>
      </w:del>
      <w:del w:id="30164" w:author="PR Preview" w:date="2026-01-01T00:00:00Z">
        <w:r>
          <w:delText xml:space="preserve"> </w:delText>
        </w:r>
      </w:del>
      <m:oMath>
        <m:r>
          <m:rPr>
            <m:sty m:val="bi"/>
          </m:rPr>
          <m:t>R</m:t>
        </m:r>
        <m:limLow>
          <m:e>
            <m:r>
              <m:t>x</m:t>
            </m:r>
          </m:e>
          <m:lim>
            <m:r>
              <m:rPr>
                <m:sty m:val="p"/>
              </m:rPr>
              <m:t>∼</m:t>
            </m:r>
          </m:lim>
        </m:limLow>
        <m:r>
          <m:rPr>
            <m:sty m:val="p"/>
          </m:rPr>
          <m:t>=</m:t>
        </m:r>
        <m:sSup>
          <m:e>
            <m:r>
              <m:rPr>
                <m:sty m:val="bi"/>
              </m:rPr>
              <m:t>Q</m:t>
            </m:r>
          </m:e>
          <m:sup>
            <m:r>
              <m:rPr>
                <m:sty m:val="p"/>
              </m:rPr>
              <m:t>⊤</m:t>
            </m:r>
          </m:sup>
        </m:sSup>
        <m:limLow>
          <m:e>
            <m:r>
              <m:t>b</m:t>
            </m:r>
          </m:e>
          <m:lim>
            <m:r>
              <m:rPr>
                <m:sty m:val="p"/>
              </m:rPr>
              <m:t>∼</m:t>
            </m:r>
          </m:lim>
        </m:limLow>
      </m:oMath>
      <w:del w:id="30165" w:author="PR Preview" w:date="2026-01-01T00:00:00Z">
        <w:r>
          <w:delText xml:space="preserve"> </w:delText>
        </w:r>
      </w:del>
      <w:del w:id="30166" w:author="PR Preview" w:date="2026-01-01T00:00:00Z">
        <w:r>
          <w:delText xml:space="preserve">has exactly one solution</w:delText>
        </w:r>
      </w:del>
      <w:del w:id="30167" w:author="PR Preview" w:date="2026-01-01T00:00:00Z">
        <w:r>
          <w:delText xml:space="preserve"> </w:delText>
        </w:r>
      </w:del>
      <m:oMath>
        <m:acc>
          <m:accPr>
            <m:chr m:val="̂"/>
          </m:accPr>
          <m:e>
            <m:limLow>
              <m:e>
                <m:r>
                  <m:t>x</m:t>
                </m:r>
              </m:e>
              <m:lim>
                <m:r>
                  <m:rPr>
                    <m:sty m:val="p"/>
                  </m:rPr>
                  <m:t>∼</m:t>
                </m:r>
              </m:lim>
            </m:limLow>
          </m:e>
        </m:acc>
      </m:oMath>
      <w:del w:id="30168" w:author="PR Preview" w:date="2026-01-01T00:00:00Z">
        <w:r>
          <w:delText xml:space="preserve"> </w:delText>
        </w:r>
      </w:del>
      <w:del w:id="30169" w:author="PR Preview" w:date="2026-01-01T00:00:00Z">
        <w:r>
          <w:delText xml:space="preserve">(</w:delText>
        </w:r>
      </w:del>
      <w:hyperlink w:anchor="thm-back-substitution">
        <w:del w:id="30170" w:author="PR Preview" w:date="2026-01-01T00:00:00Z">
          <w:r>
            <w:rPr>
              <w:rStyle w:val="Hyperlink"/>
            </w:rPr>
            <w:delText xml:space="preserve">Theorem 102</w:delText>
          </w:r>
        </w:del>
      </w:hyperlink>
      <w:del w:id="30171" w:author="PR Preview" w:date="2026-01-01T00:00:00Z">
        <w:r>
          <w:delText xml:space="preserve">).</w:delText>
        </w:r>
      </w:del>
      <w:del w:id="30172" w:author="PR Preview" w:date="2026-01-01T00:00:00Z">
        <w:r>
          <w:delText xml:space="preserve"> </w:delText>
        </w:r>
      </w:del>
      <m:oMath>
        <m:sSup>
          <m:e>
            <m:r>
              <m:rPr>
                <m:sty m:val="bi"/>
              </m:rPr>
              <m:t>Q</m:t>
            </m:r>
          </m:e>
          <m:sup>
            <m:r>
              <m:rPr>
                <m:sty m:val="p"/>
              </m:rPr>
              <m:t>⊤</m:t>
            </m:r>
          </m:sup>
        </m:sSup>
        <m:r>
          <m:rPr>
            <m:sty m:val="bi"/>
          </m:rPr>
          <m:t>Q</m:t>
        </m:r>
        <m:r>
          <m:rPr>
            <m:sty m:val="p"/>
          </m:rPr>
          <m:t>=</m:t>
        </m:r>
        <m:sSub>
          <m:e>
            <m:r>
              <m:rPr>
                <m:sty m:val="bi"/>
              </m:rPr>
              <m:t>I</m:t>
            </m:r>
          </m:e>
          <m:sub>
            <m:r>
              <m:t>n</m:t>
            </m:r>
          </m:sub>
        </m:sSub>
      </m:oMath>
      <w:del w:id="30173" w:author="PR Preview" w:date="2026-01-01T00:00:00Z">
        <w:r>
          <w:delText xml:space="preserve">, as in the proof of</w:delText>
        </w:r>
      </w:del>
      <w:del w:id="30174" w:author="PR Preview" w:date="2026-01-01T00:00:00Z">
        <w:r>
          <w:delText xml:space="preserve"> </w:delText>
        </w:r>
      </w:del>
      <w:hyperlink w:anchor="thm-projector-onb">
        <w:del w:id="30175" w:author="PR Preview" w:date="2026-01-01T00:00:00Z">
          <w:r>
            <w:rPr>
              <w:rStyle w:val="Hyperlink"/>
            </w:rPr>
            <w:delText xml:space="preserve">Theorem 90</w:delText>
          </w:r>
        </w:del>
      </w:hyperlink>
      <w:del w:id="30176" w:author="PR Preview" w:date="2026-01-01T00:00:00Z">
        <w:r>
          <w:delText xml:space="preserve">.</w:delText>
        </w:r>
      </w:del>
      <w:del w:id="30177" w:author="PR Preview" w:date="2026-01-01T00:00:00Z">
        <w:r>
          <w:delText xml:space="preserve"> </w:delText>
        </w:r>
      </w:del>
      <w:del w:id="30178" w:author="PR Preview" w:date="2026-01-01T00:00:00Z">
        <w:r>
          <w:delText xml:space="preserve">Then</w:delText>
        </w:r>
      </w:del>
    </w:p>
    <w:p>
      <w:pPr>
        <w:pStyle w:val="BodyText"/>
      </w:pPr>
      <m:oMathPara>
        <m:oMathParaPr>
          <m:jc m:val="center"/>
        </m:oMathParaPr>
        <m:oMath>
          <m:eqArr>
            <m:e>
              <m:sSup>
                <m:e>
                  <m:r>
                    <m:rPr>
                      <m:sty m:val="bi"/>
                    </m:rPr>
                    <m:t>A</m:t>
                  </m:r>
                </m:e>
                <m:sup>
                  <m:r>
                    <m:rPr>
                      <m:sty m:val="p"/>
                    </m:rPr>
                    <m:t>⊤</m:t>
                  </m:r>
                </m:sup>
              </m:sSup>
              <m:r>
                <m:rPr>
                  <m:sty m:val="bi"/>
                </m:rPr>
                <m:t>A</m:t>
              </m:r>
              <m:acc>
                <m:accPr>
                  <m:chr m:val="̂"/>
                </m:accPr>
                <m:e>
                  <m:limLow>
                    <m:e>
                      <m:r>
                        <m:t>x</m:t>
                      </m:r>
                    </m:e>
                    <m:lim>
                      <m:r>
                        <m:rPr>
                          <m:sty m:val="p"/>
                        </m:rPr>
                        <m:t>∼</m:t>
                      </m:r>
                    </m:lim>
                  </m:limLow>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limLow>
                    <m:e>
                      <m:r>
                        <m:t>x</m:t>
                      </m:r>
                    </m:e>
                    <m:lim>
                      <m:r>
                        <m:rPr>
                          <m:sty m:val="p"/>
                        </m:rPr>
                        <m:t>∼</m:t>
                      </m:r>
                    </m:lim>
                  </m:limLow>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limLow>
                    <m:e>
                      <m:r>
                        <m:t>x</m:t>
                      </m:r>
                    </m:e>
                    <m:lim>
                      <m:r>
                        <m:rPr>
                          <m:sty m:val="p"/>
                        </m:rPr>
                        <m:t>∼</m:t>
                      </m:r>
                    </m:lim>
                  </m:limLow>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limLow>
                <m:e>
                  <m:r>
                    <m:t>b</m:t>
                  </m:r>
                </m:e>
                <m:lim>
                  <m:r>
                    <m:rPr>
                      <m:sty m:val="p"/>
                    </m:rPr>
                    <m:t>∼</m:t>
                  </m:r>
                </m:lim>
              </m:limLow>
              <m:r>
                <m:rPr>
                  <m:sty m:val="p"/>
                </m:rPr>
                <m:t>)</m:t>
              </m:r>
              <m:r>
                <m:t>&amp;</m:t>
              </m:r>
              <m:r>
                <m:t>&amp;</m:t>
              </m:r>
              <m:r>
                <m:rPr>
                  <m:nor/>
                  <m:sty m:val="p"/>
                </m:rPr>
                <m:t>(</m:t>
              </m:r>
              <m:r>
                <m:rPr>
                  <m:sty m:val="bi"/>
                </m:rPr>
                <m:t>R</m:t>
              </m:r>
              <m:acc>
                <m:accPr>
                  <m:chr m:val="̂"/>
                </m:accPr>
                <m:e>
                  <m:limLow>
                    <m:e>
                      <m:r>
                        <m:t>x</m:t>
                      </m:r>
                    </m:e>
                    <m:lim>
                      <m:r>
                        <m:rPr>
                          <m:sty m:val="p"/>
                        </m:rPr>
                        <m:t>∼</m:t>
                      </m:r>
                    </m:lim>
                  </m:limLow>
                </m:e>
              </m:acc>
              <m:r>
                <m:rPr>
                  <m:sty m:val="p"/>
                </m:rPr>
                <m:t>=</m:t>
              </m:r>
              <m:sSup>
                <m:e>
                  <m:r>
                    <m:rPr>
                      <m:sty m:val="bi"/>
                    </m:rPr>
                    <m:t>Q</m:t>
                  </m:r>
                </m:e>
                <m:sup>
                  <m:r>
                    <m:rPr>
                      <m:sty m:val="p"/>
                    </m:rPr>
                    <m:t>⊤</m:t>
                  </m:r>
                </m:sup>
              </m:sSup>
              <m:limLow>
                <m:e>
                  <m:r>
                    <m:t>b</m:t>
                  </m:r>
                </m:e>
                <m:lim>
                  <m:r>
                    <m:rPr>
                      <m:sty m:val="p"/>
                    </m:rPr>
                    <m:t>∼</m:t>
                  </m:r>
                </m:lim>
              </m:limLow>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limLow>
                <m:e>
                  <m:r>
                    <m:t>b</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limLow>
                <m:e>
                  <m:r>
                    <m:t>b</m:t>
                  </m:r>
                </m:e>
                <m:lim>
                  <m:r>
                    <m:rPr>
                      <m:sty m:val="p"/>
                    </m:rPr>
                    <m:t>∼</m:t>
                  </m:r>
                </m:lim>
              </m:limLow>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limLow>
                <m:e>
                  <m:r>
                    <m:t>b</m:t>
                  </m:r>
                </m:e>
                <m:lim>
                  <m:r>
                    <m:rPr>
                      <m:sty m:val="p"/>
                    </m:rPr>
                    <m:t>∼</m:t>
                  </m:r>
                </m:lim>
              </m:limLow>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del w:id="30179" w:author="PR Preview" w:date="2026-01-01T00:00:00Z">
        <w:r>
          <w:delText xml:space="preserve">so</w:delText>
        </w:r>
      </w:del>
      <w:del w:id="30180" w:author="PR Preview" w:date="2026-01-01T00:00:00Z">
        <w:r>
          <w:delText xml:space="preserve"> </w:delText>
        </w:r>
      </w:del>
      <m:oMath>
        <m:acc>
          <m:accPr>
            <m:chr m:val="̂"/>
          </m:accPr>
          <m:e>
            <m:limLow>
              <m:e>
                <m:r>
                  <m:t>x</m:t>
                </m:r>
              </m:e>
              <m:lim>
                <m:r>
                  <m:rPr>
                    <m:sty m:val="p"/>
                  </m:rPr>
                  <m:t>∼</m:t>
                </m:r>
              </m:lim>
            </m:limLow>
          </m:e>
        </m:acc>
      </m:oMath>
      <w:del w:id="30181" w:author="PR Preview" w:date="2026-01-01T00:00:00Z">
        <w:r>
          <w:delText xml:space="preserve"> </w:delText>
        </w:r>
      </w:del>
      <w:del w:id="30182" w:author="PR Preview" w:date="2026-01-01T00:00:00Z">
        <w:r>
          <w:delText xml:space="preserve">solves the normal equations and is the least squares solution</w:delText>
        </w:r>
      </w:del>
      <w:del w:id="30183" w:author="PR Preview" w:date="2026-01-01T00:00:00Z">
        <w:r>
          <w:delText xml:space="preserve"> </w:delText>
        </w:r>
      </w:del>
      <w:del w:id="30184" w:author="PR Preview" w:date="2026-01-01T00:00:00Z">
        <w:r>
          <w:delText xml:space="preserve">(</w:delText>
        </w:r>
      </w:del>
      <w:hyperlink w:anchor="thm-normal-equations">
        <w:del w:id="30185" w:author="PR Preview" w:date="2026-01-01T00:00:00Z">
          <w:r>
            <w:rPr>
              <w:rStyle w:val="Hyperlink"/>
            </w:rPr>
            <w:delText xml:space="preserve">Theorem 104</w:delText>
          </w:r>
        </w:del>
      </w:hyperlink>
      <w:del w:id="30186" w:author="PR Preview" w:date="2026-01-01T00:00:00Z">
        <w:r>
          <w:delText xml:space="preserve">), which is unique because</w:delText>
        </w:r>
      </w:del>
      <w:del w:id="30187"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30188" w:author="PR Preview" w:date="2026-01-01T00:00:00Z">
        <w:r>
          <w:delText xml:space="preserve">.</w:delText>
        </w:r>
      </w:del>
      <w:del w:id="30189" w:author="PR Preview" w:date="2026-01-01T00:00:00Z">
        <w:r>
          <w:delText xml:space="preserve"> </w:delText>
        </w:r>
      </w:del>
      <w:del w:id="30190" w:author="PR Preview" w:date="2026-01-01T00:00:00Z">
        <w:r>
          <w:delText xml:space="preserve">When</w:delText>
        </w:r>
      </w:del>
      <w:del w:id="30191" w:author="PR Preview" w:date="2026-01-01T00:00:00Z">
        <w:r>
          <w:delText xml:space="preserve"> </w:delText>
        </w:r>
      </w:del>
      <m:oMath>
        <m:r>
          <m:t>m</m:t>
        </m:r>
        <m:r>
          <m:rPr>
            <m:sty m:val="p"/>
          </m:rPr>
          <m:t>=</m:t>
        </m:r>
        <m:r>
          <m:t>n</m:t>
        </m:r>
      </m:oMath>
      <w:del w:id="30192" w:author="PR Preview" w:date="2026-01-01T00:00:00Z">
        <w:r>
          <w:delText xml:space="preserve">,</w:delText>
        </w:r>
      </w:del>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del w:id="30193" w:author="PR Preview" w:date="2026-01-01T00:00:00Z">
        <w:r>
          <w:delText xml:space="preserve">so</w:delText>
        </w:r>
      </w:del>
      <w:del w:id="30194" w:author="PR Preview" w:date="2026-01-01T00:00:00Z">
        <w:r>
          <w:delText xml:space="preserve"> </w:delText>
        </w:r>
      </w:del>
      <m:oMath>
        <m:r>
          <m:rPr>
            <m:sty m:val="bi"/>
          </m:rPr>
          <m:t>A</m:t>
        </m:r>
        <m:limLow>
          <m:e>
            <m:r>
              <m:t>x</m:t>
            </m:r>
          </m:e>
          <m:lim>
            <m:r>
              <m:rPr>
                <m:sty m:val="p"/>
              </m:rPr>
              <m:t>∼</m:t>
            </m:r>
          </m:lim>
        </m:limLow>
        <m:r>
          <m:rPr>
            <m:sty m:val="p"/>
          </m:rPr>
          <m:t>=</m:t>
        </m:r>
        <m:limLow>
          <m:e>
            <m:r>
              <m:t>b</m:t>
            </m:r>
          </m:e>
          <m:lim>
            <m:r>
              <m:rPr>
                <m:sty m:val="p"/>
              </m:rPr>
              <m:t>∼</m:t>
            </m:r>
          </m:lim>
        </m:limLow>
      </m:oMath>
      <w:del w:id="30195" w:author="PR Preview" w:date="2026-01-01T00:00:00Z">
        <w:r>
          <w:delText xml:space="preserve"> </w:delText>
        </w:r>
      </w:del>
      <w:del w:id="30196" w:author="PR Preview" w:date="2026-01-01T00:00:00Z">
        <w:r>
          <w:delText xml:space="preserve">is consistent for every</w:delText>
        </w:r>
      </w:del>
      <w:del w:id="30197" w:author="PR Preview" w:date="2026-01-01T00:00:00Z">
        <w:r>
          <w:delText xml:space="preserve"> </w:delText>
        </w:r>
      </w:del>
      <m:oMath>
        <m:limLow>
          <m:e>
            <m:r>
              <m:t>b</m:t>
            </m:r>
          </m:e>
          <m:lim>
            <m:r>
              <m:rPr>
                <m:sty m:val="p"/>
              </m:rPr>
              <m:t>∼</m:t>
            </m:r>
          </m:lim>
        </m:limLow>
      </m:oMath>
      <w:del w:id="30198" w:author="PR Preview" w:date="2026-01-01T00:00:00Z">
        <w:r>
          <w:delText xml:space="preserve"> </w:delText>
        </w:r>
      </w:del>
      <w:del w:id="30199" w:author="PR Preview" w:date="2026-01-01T00:00:00Z">
        <w:r>
          <w:delText xml:space="preserve">(</w:delText>
        </w:r>
      </w:del>
      <w:hyperlink w:anchor="cor-solution-unique">
        <w:del w:id="30200" w:author="PR Preview" w:date="2026-01-01T00:00:00Z">
          <w:r>
            <w:rPr>
              <w:rStyle w:val="Hyperlink"/>
            </w:rPr>
            <w:delText xml:space="preserve">Corollary 12</w:delText>
          </w:r>
        </w:del>
      </w:hyperlink>
      <w:del w:id="30201" w:author="PR Preview" w:date="2026-01-01T00:00:00Z">
        <w:r>
          <w:delText xml:space="preserve">, part 1),</w:delText>
        </w:r>
      </w:del>
      <w:del w:id="30202" w:author="PR Preview" w:date="2026-01-01T00:00:00Z">
        <w:r>
          <w:delText xml:space="preserve"> </w:delText>
        </w:r>
      </w:del>
      <w:del w:id="30203" w:author="PR Preview" w:date="2026-01-01T00:00:00Z">
        <w:r>
          <w:delText xml:space="preserve">so its solution leaves residual</w:delText>
        </w:r>
      </w:del>
      <w:del w:id="30204" w:author="PR Preview" w:date="2026-01-01T00:00:00Z">
        <w:r>
          <w:delText xml:space="preserve"> </w:delText>
        </w:r>
      </w:del>
      <m:oMath>
        <m:limLow>
          <m:e>
            <m:r>
              <m:t>0</m:t>
            </m:r>
          </m:e>
          <m:lim>
            <m:r>
              <m:rPr>
                <m:sty m:val="p"/>
              </m:rPr>
              <m:t>∼</m:t>
            </m:r>
          </m:lim>
        </m:limLow>
      </m:oMath>
      <w:del w:id="30205" w:author="PR Preview" w:date="2026-01-01T00:00:00Z">
        <w:r>
          <w:delText xml:space="preserve">, is a least squares solution,</w:delText>
        </w:r>
      </w:del>
      <w:del w:id="30206" w:author="PR Preview" w:date="2026-01-01T00:00:00Z">
        <w:r>
          <w:delText xml:space="preserve"> </w:delText>
        </w:r>
      </w:del>
      <w:del w:id="30207" w:author="PR Preview" w:date="2026-01-01T00:00:00Z">
        <w:r>
          <w:delText xml:space="preserve">and is therefore</w:delText>
        </w:r>
      </w:del>
      <w:del w:id="30208" w:author="PR Preview" w:date="2026-01-01T00:00:00Z">
        <w:r>
          <w:delText xml:space="preserve"> </w:delText>
        </w:r>
      </w:del>
      <m:oMath>
        <m:acc>
          <m:accPr>
            <m:chr m:val="̂"/>
          </m:accPr>
          <m:e>
            <m:limLow>
              <m:e>
                <m:r>
                  <m:t>x</m:t>
                </m:r>
              </m:e>
              <m:lim>
                <m:r>
                  <m:rPr>
                    <m:sty m:val="p"/>
                  </m:rPr>
                  <m:t>∼</m:t>
                </m:r>
              </m:lim>
            </m:limLow>
          </m:e>
        </m:acc>
      </m:oMath>
      <w:del w:id="30209" w:author="PR Preview" w:date="2026-01-01T00:00:00Z">
        <w:r>
          <w:delText xml:space="preserve">.</w:delText>
        </w:r>
      </w:del>
    </w:p>
    <w:p>
      <w:pPr>
        <w:pStyle w:val="BodyText"/>
      </w:pPr>
      <w:del w:id="30210" w:author="PR Preview" w:date="2026-01-01T00:00:00Z">
        <w:r>
          <w:rPr>
            <w:b/>
            <w:bCs/>
          </w:rPr>
          <w:delText xml:space="preserve">Example 188 (The least squares line by QR)</w:delText>
        </w:r>
      </w:del>
      <w:del w:id="30211" w:author="PR Preview" w:date="2026-01-01T00:00:00Z">
        <w:r>
          <w:delText xml:space="preserve"> </w:delText>
        </w:r>
      </w:del>
      <w:del w:id="30212" w:author="PR Preview" w:date="2026-01-01T00:00:00Z">
        <w:r>
          <w:delText xml:space="preserve">For</w:delText>
        </w:r>
      </w:del>
      <w:del w:id="30213" w:author="PR Preview" w:date="2026-01-01T00:00:00Z">
        <w:r>
          <w:delText xml:space="preserve"> </w:delText>
        </w:r>
      </w:del>
      <m:oMath>
        <m:r>
          <m:rPr>
            <m:sty m:val="bi"/>
          </m:rPr>
          <m:t>A</m:t>
        </m:r>
      </m:oMath>
      <w:del w:id="30214" w:author="PR Preview" w:date="2026-01-01T00:00:00Z">
        <w:r>
          <w:delText xml:space="preserve"> </w:delText>
        </w:r>
      </w:del>
      <w:del w:id="30215" w:author="PR Preview" w:date="2026-01-01T00:00:00Z">
        <w:r>
          <w:delText xml:space="preserve">and</w:delText>
        </w:r>
      </w:del>
      <w:del w:id="30216" w:author="PR Preview" w:date="2026-01-01T00:00:00Z">
        <w:r>
          <w:delText xml:space="preserve"> </w:delText>
        </w:r>
      </w:del>
      <m:oMath>
        <m:limLow>
          <m:e>
            <m:r>
              <m:t>b</m:t>
            </m:r>
          </m:e>
          <m:lim>
            <m:r>
              <m:rPr>
                <m:sty m:val="p"/>
              </m:rPr>
              <m:t>∼</m:t>
            </m:r>
          </m:lim>
        </m:limLow>
      </m:oMath>
      <w:del w:id="30217" w:author="PR Preview" w:date="2026-01-01T00:00:00Z">
        <w:r>
          <w:delText xml:space="preserve"> </w:delText>
        </w:r>
      </w:del>
      <w:del w:id="30218" w:author="PR Preview" w:date="2026-01-01T00:00:00Z">
        <w:r>
          <w:delText xml:space="preserve">of</w:delText>
        </w:r>
      </w:del>
      <w:del w:id="30219" w:author="PR Preview" w:date="2026-01-01T00:00:00Z">
        <w:r>
          <w:delText xml:space="preserve"> </w:delText>
        </w:r>
      </w:del>
      <w:hyperlink w:anchor="exm-normal-equations">
        <w:del w:id="30220" w:author="PR Preview" w:date="2026-01-01T00:00:00Z">
          <w:r>
            <w:rPr>
              <w:rStyle w:val="Hyperlink"/>
            </w:rPr>
            <w:delText xml:space="preserve">Example 186</w:delText>
          </w:r>
        </w:del>
      </w:hyperlink>
      <w:del w:id="30221" w:author="PR Preview" w:date="2026-01-01T00:00:00Z">
        <w:r>
          <w:delText xml:space="preserve">,</w:delText>
        </w:r>
      </w:del>
      <w:del w:id="30222" w:author="PR Preview" w:date="2026-01-01T00:00:00Z">
        <w:r>
          <w:delText xml:space="preserve"> </w:delText>
        </w:r>
      </w:del>
      <w:del w:id="30223" w:author="PR Preview" w:date="2026-01-01T00:00:00Z">
        <w:r>
          <w:delText xml:space="preserve">Gram-Schmidt gives</w:delText>
        </w:r>
      </w:del>
      <w:del w:id="30224" w:author="PR Preview" w:date="2026-01-01T00:00:00Z">
        <w:r>
          <w:delText xml:space="preserve"> </w:delText>
        </w:r>
      </w:del>
      <m:oMath>
        <m:sSub>
          <m:e>
            <m:limLow>
              <m:e>
                <m:r>
                  <m:t>q</m:t>
                </m:r>
              </m:e>
              <m:lim>
                <m:r>
                  <m:rPr>
                    <m:sty m:val="p"/>
                  </m:rPr>
                  <m:t>∼</m:t>
                </m:r>
              </m:lim>
            </m:limLow>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del w:id="30225" w:author="PR Preview" w:date="2026-01-01T00:00:00Z">
        <w:r>
          <w:delText xml:space="preserve">;</w:delText>
        </w:r>
      </w:del>
      <w:del w:id="30226" w:author="PR Preview" w:date="2026-01-01T00:00:00Z">
        <w:r>
          <w:delText xml:space="preserve"> </w:delText>
        </w:r>
      </w:del>
      <w:del w:id="30227" w:author="PR Preview" w:date="2026-01-01T00:00:00Z">
        <w:r>
          <w:delText xml:space="preserve">then</w:delText>
        </w:r>
      </w:del>
    </w:p>
    <w:p>
      <w:pPr>
        <w:pStyle w:val="BodyText"/>
      </w:pPr>
      <m:oMathPara>
        <m:oMathParaPr>
          <m:jc m:val="center"/>
        </m:oMathParaPr>
        <m:oMath>
          <m:eqArr>
            <m:e>
              <m:sSub>
                <m:e>
                  <m:limLow>
                    <m:e>
                      <m:r>
                        <m:t>q</m:t>
                      </m:r>
                    </m:e>
                    <m:lim>
                      <m:r>
                        <m:rPr>
                          <m:sty m:val="p"/>
                        </m:rPr>
                        <m:t>∼</m:t>
                      </m:r>
                    </m:lim>
                  </m:limLow>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del w:id="30228" w:author="PR Preview" w:date="2026-01-01T00:00:00Z">
        <w:r>
          <w:delText xml:space="preserve">with norm</w:delText>
        </w:r>
      </w:del>
      <w:del w:id="30229" w:author="PR Preview" w:date="2026-01-01T00:00:00Z">
        <w:r>
          <w:delText xml:space="preserve"> </w:delText>
        </w:r>
      </w:del>
      <m:oMath>
        <m:rad>
          <m:radPr>
            <m:degHide m:val="on"/>
          </m:radPr>
          <m:deg/>
          <m:e>
            <m:r>
              <m:t>2</m:t>
            </m:r>
          </m:e>
        </m:rad>
      </m:oMath>
      <w:del w:id="30230" w:author="PR Preview" w:date="2026-01-01T00:00:00Z">
        <w:r>
          <w:delText xml:space="preserve">,</w:delText>
        </w:r>
      </w:del>
      <w:del w:id="30231" w:author="PR Preview" w:date="2026-01-01T00:00:00Z">
        <w:r>
          <w:delText xml:space="preserve"> </w:delText>
        </w:r>
      </w:del>
      <w:del w:id="30232" w:author="PR Preview" w:date="2026-01-01T00:00:00Z">
        <w:r>
          <w:delText xml:space="preserve">and</w:delText>
        </w:r>
      </w:del>
      <w:del w:id="30233" w:author="PR Preview" w:date="2026-01-01T00:00:00Z">
        <w:r>
          <w:delText xml:space="preserve"> </w:delText>
        </w:r>
      </w:del>
      <m:oMath>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del w:id="30234" w:author="PR Preview" w:date="2026-01-01T00:00:00Z">
        <w:r>
          <w:delText xml:space="preserve">. So</w:delText>
        </w:r>
      </w:del>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limLow>
                <m:e>
                  <m:r>
                    <m:t>b</m:t>
                  </m:r>
                </m:e>
                <m:lim>
                  <m:r>
                    <m:rPr>
                      <m:sty m:val="p"/>
                    </m:rPr>
                    <m:t>∼</m:t>
                  </m:r>
                </m:lim>
              </m:limLow>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BodyText"/>
      </w:pPr>
      <w:ins w:id="30235" w:author="PR Preview" w:date="2026-01-01T00:00:00Z">
        <w:r>
          <w:rPr>
            <w:b/>
            <w:bCs/>
          </w:rPr>
          <w:t xml:space="preserve">Theorem 106 (Solving least squares by QR)</w:t>
        </w:r>
      </w:ins>
      <w:ins w:id="30236" w:author="PR Preview" w:date="2026-01-01T00:00:00Z">
        <w:r>
          <w:t xml:space="preserve"> </w:t>
        </w:r>
      </w:ins>
      <w:ins w:id="30237" w:author="PR Preview" w:date="2026-01-01T00:00:00Z">
        <w:r>
          <w:t xml:space="preserve">Let</w:t>
        </w:r>
      </w:ins>
      <w:ins w:id="30238" w:author="PR Preview" w:date="2026-01-01T00:00:00Z">
        <w:r>
          <w:t xml:space="preserve"> </w:t>
        </w:r>
      </w:ins>
      <m:oMath>
        <m:r>
          <m:rPr>
            <m:sty m:val="bi"/>
          </m:rPr>
          <m:t>A</m:t>
        </m:r>
      </m:oMath>
      <w:ins w:id="30239" w:author="PR Preview" w:date="2026-01-01T00:00:00Z">
        <w:r>
          <w:t xml:space="preserve"> </w:t>
        </w:r>
      </w:ins>
      <w:ins w:id="30240" w:author="PR Preview" w:date="2026-01-01T00:00:00Z">
        <w:r>
          <w:t xml:space="preserve">be</w:t>
        </w:r>
      </w:ins>
      <w:ins w:id="30241" w:author="PR Preview" w:date="2026-01-01T00:00:00Z">
        <w:r>
          <w:t xml:space="preserve"> </w:t>
        </w:r>
      </w:ins>
      <m:oMath>
        <m:r>
          <m:t>m</m:t>
        </m:r>
        <m:r>
          <m:rPr>
            <m:sty m:val="p"/>
          </m:rPr>
          <m:t>×</m:t>
        </m:r>
        <m:r>
          <m:t>n</m:t>
        </m:r>
      </m:oMath>
      <w:ins w:id="30242" w:author="PR Preview" w:date="2026-01-01T00:00:00Z">
        <w:r>
          <w:t xml:space="preserve"> </w:t>
        </w:r>
      </w:ins>
      <w:ins w:id="30243" w:author="PR Preview" w:date="2026-01-01T00:00:00Z">
        <w:r>
          <w:t xml:space="preserve">with</w:t>
        </w:r>
      </w:ins>
      <w:ins w:id="30244" w:author="PR Preview" w:date="2026-01-01T00:00:00Z">
        <w:r>
          <w:t xml:space="preserve"> </w:t>
        </w:r>
      </w:ins>
      <m:oMath>
        <m:r>
          <m:rPr>
            <m:sty m:val="p"/>
          </m:rPr>
          <m:t>rank</m:t>
        </m:r>
        <m:r>
          <m:rPr>
            <m:sty m:val="p"/>
          </m:rPr>
          <m:t>(</m:t>
        </m:r>
        <m:r>
          <m:rPr>
            <m:sty m:val="bi"/>
          </m:rPr>
          <m:t>A</m:t>
        </m:r>
        <m:r>
          <m:rPr>
            <m:sty m:val="p"/>
          </m:rPr>
          <m:t>)</m:t>
        </m:r>
        <m:r>
          <m:rPr>
            <m:sty m:val="p"/>
          </m:rPr>
          <m:t>=</m:t>
        </m:r>
        <m:r>
          <m:t>n</m:t>
        </m:r>
      </m:oMath>
      <w:ins w:id="30245" w:author="PR Preview" w:date="2026-01-01T00:00:00Z">
        <w:r>
          <w:t xml:space="preserve">,</w:t>
        </w:r>
      </w:ins>
      <w:ins w:id="30246" w:author="PR Preview" w:date="2026-01-01T00:00:00Z">
        <w:r>
          <w:t xml:space="preserve"> </w:t>
        </w:r>
      </w:ins>
      <w:ins w:id="30247" w:author="PR Preview" w:date="2026-01-01T00:00:00Z">
        <w:r>
          <w:t xml:space="preserve">with QR factorization</w:t>
        </w:r>
      </w:ins>
      <w:ins w:id="30248" w:author="PR Preview" w:date="2026-01-01T00:00:00Z">
        <w:r>
          <w:t xml:space="preserve"> </w:t>
        </w:r>
      </w:ins>
      <m:oMath>
        <m:r>
          <m:rPr>
            <m:sty m:val="bi"/>
          </m:rPr>
          <m:t>A</m:t>
        </m:r>
        <m:r>
          <m:rPr>
            <m:sty m:val="p"/>
          </m:rPr>
          <m:t>=</m:t>
        </m:r>
        <m:r>
          <m:rPr>
            <m:sty m:val="bi"/>
          </m:rPr>
          <m:t>Q</m:t>
        </m:r>
        <m:r>
          <m:rPr>
            <m:sty m:val="bi"/>
          </m:rPr>
          <m:t>R</m:t>
        </m:r>
      </m:oMath>
      <w:ins w:id="30249" w:author="PR Preview" w:date="2026-01-01T00:00:00Z">
        <w:r>
          <w:t xml:space="preserve"> </w:t>
        </w:r>
      </w:ins>
      <w:ins w:id="30250" w:author="PR Preview" w:date="2026-01-01T00:00:00Z">
        <w:r>
          <w:t xml:space="preserve">(</w:t>
        </w:r>
      </w:ins>
      <w:hyperlink w:anchor="thm-qr">
        <w:ins w:id="30251" w:author="PR Preview" w:date="2026-01-01T00:00:00Z">
          <w:r>
            <w:rPr>
              <w:rStyle w:val="Hyperlink"/>
            </w:rPr>
            <w:t xml:space="preserve">Theorem 104</w:t>
          </w:r>
        </w:ins>
      </w:hyperlink>
      <w:ins w:id="30252" w:author="PR Preview" w:date="2026-01-01T00:00:00Z">
        <w:r>
          <w:t xml:space="preserve">), and let</w:t>
        </w:r>
      </w:ins>
      <w:ins w:id="30253" w:author="PR Preview" w:date="2026-01-01T00:00:00Z">
        <w:r>
          <w:t xml:space="preserve"> </w:t>
        </w:r>
      </w:ins>
      <w:ins w:id="30254" w:author="PR Preview" w:date="2026-01-01T00:00:00Z">
        <w:r>
          <w:t xml:space="preserve">$\mathord{\smash[b]{\underset{\raise.3ex\hbox{$\scriptstyle\sim$}}{b}}\vphantom{b}} \in \mathbb{R}^m$</w:t>
        </w:r>
      </w:ins>
      <w:ins w:id="30255" w:author="PR Preview" w:date="2026-01-01T00:00:00Z">
        <w:r>
          <w:t xml:space="preserve">.</w:t>
        </w:r>
      </w:ins>
      <w:ins w:id="30256" w:author="PR Preview" w:date="2026-01-01T00:00:00Z">
        <w:r>
          <w:t xml:space="preserve"> </w:t>
        </w:r>
      </w:ins>
      <w:ins w:id="30257" w:author="PR Preview" w:date="2026-01-01T00:00:00Z">
        <w:r>
          <w:t xml:space="preserve">The least squares solution (</w:t>
        </w:r>
      </w:ins>
      <w:hyperlink w:anchor="def-least-squares">
        <w:ins w:id="30258" w:author="PR Preview" w:date="2026-01-01T00:00:00Z">
          <w:r>
            <w:rPr>
              <w:rStyle w:val="Hyperlink"/>
            </w:rPr>
            <w:t xml:space="preserve">Definition 115</w:t>
          </w:r>
        </w:ins>
      </w:hyperlink>
      <w:ins w:id="30259" w:author="PR Preview" w:date="2026-01-01T00:00:00Z">
        <w:r>
          <w:t xml:space="preserve">) is the unique solution of</w:t>
        </w:r>
      </w:ins>
    </w:p>
    <w:p>
      <w:pPr>
        <w:pStyle w:val="BodyText"/>
      </w:pPr>
      <w:ins w:id="30260" w:author="PR Preview" w:date="2026-01-01T00:00:00Z">
        <w:r>
          <w:t xml:space="preserve">$$
    \underbrace{\mathbf{R}}_{n \times n}\,\hat{\mathord{\smash[b]{\underset{\raise.3ex\hbox{$\scriptstyle\sim$}}{x}}\vphantom{x}}} = \underbrace{{\mathbf{Q}}^{\top}}_{n \times m}\,\mathord{\smash[b]{\underset{\raise.3ex\hbox{$\scriptstyle\sim$}}{b}}\vphantom{b}},
    $$</w:t>
        </w:r>
      </w:ins>
    </w:p>
    <w:p>
      <w:pPr>
        <w:pStyle w:val="FirstParagraph"/>
      </w:pPr>
      <w:ins w:id="30261" w:author="PR Preview" w:date="2026-01-01T00:00:00Z">
        <w:r>
          <w:t xml:space="preserve">which back substitution computes (</w:t>
        </w:r>
      </w:ins>
      <w:hyperlink w:anchor="thm-back-substitution">
        <w:ins w:id="30262" w:author="PR Preview" w:date="2026-01-01T00:00:00Z">
          <w:r>
            <w:rPr>
              <w:rStyle w:val="Hyperlink"/>
            </w:rPr>
            <w:t xml:space="preserve">Theorem 103</w:t>
          </w:r>
        </w:ins>
      </w:hyperlink>
      <w:ins w:id="30263" w:author="PR Preview" w:date="2026-01-01T00:00:00Z">
        <w:r>
          <w:t xml:space="preserve">).</w:t>
        </w:r>
      </w:ins>
      <w:ins w:id="30264" w:author="PR Preview" w:date="2026-01-01T00:00:00Z">
        <w:r>
          <w:t xml:space="preserve"> </w:t>
        </w:r>
      </w:ins>
      <w:ins w:id="30265" w:author="PR Preview" w:date="2026-01-01T00:00:00Z">
        <w:r>
          <w:t xml:space="preserve">When</w:t>
        </w:r>
      </w:ins>
      <w:ins w:id="30266" w:author="PR Preview" w:date="2026-01-01T00:00:00Z">
        <w:r>
          <w:t xml:space="preserve"> </w:t>
        </w:r>
      </w:ins>
      <m:oMath>
        <m:r>
          <m:t>m</m:t>
        </m:r>
        <m:r>
          <m:rPr>
            <m:sty m:val="p"/>
          </m:rPr>
          <m:t>=</m:t>
        </m:r>
        <m:r>
          <m:t>n</m:t>
        </m:r>
      </m:oMath>
      <w:ins w:id="30267" w:author="PR Preview" w:date="2026-01-01T00:00:00Z">
        <w:r>
          <w:t xml:space="preserve">, it is the unique solution of</w:t>
        </w:r>
      </w:ins>
      <w:ins w:id="30268" w:author="PR Preview" w:date="2026-01-01T00:00:00Z">
        <w:r>
          <w:t xml:space="preserve"> </w:t>
        </w:r>
      </w:ins>
      <w:ins w:id="30269" w:author="PR Preview" w:date="2026-01-01T00:00:00Z">
        <w:r>
          <w:t xml:space="preserve">$\mathbf{A} \mathord{\smash[b]{\underset{\raise.3ex\hbox{$\scriptstyle\sim$}}{x}}\vphantom{x}} = \mathord{\smash[b]{\underset{\raise.3ex\hbox{$\scriptstyle\sim$}}{b}}\vphantom{b}}$</w:t>
        </w:r>
      </w:ins>
      <w:ins w:id="30270" w:author="PR Preview" w:date="2026-01-01T00:00:00Z">
        <w:r>
          <w:t xml:space="preserve">.</w:t>
        </w:r>
      </w:ins>
    </w:p>
    <w:bookmarkEnd w:id="610"/>
    <w:p>
      <w:pPr>
        <w:pStyle w:val="BodyText"/>
      </w:pPr>
      <w:ins w:id="30271" w:author="PR Preview" w:date="2026-01-01T00:00:00Z">
        <w:r>
          <w:rPr>
            <w:i/>
            <w:iCs/>
          </w:rPr>
          <w:t xml:space="preserve">Proof</w:t>
        </w:r>
      </w:ins>
      <w:ins w:id="30272" w:author="PR Preview" w:date="2026-01-01T00:00:00Z">
        <w:r>
          <w:t xml:space="preserve">. </w:t>
        </w:r>
      </w:ins>
      <m:oMath>
        <m:r>
          <m:rPr>
            <m:sty m:val="bi"/>
          </m:rPr>
          <m:t>R</m:t>
        </m:r>
      </m:oMath>
      <w:ins w:id="30273" w:author="PR Preview" w:date="2026-01-01T00:00:00Z">
        <w:r>
          <w:t xml:space="preserve"> </w:t>
        </w:r>
      </w:ins>
      <w:ins w:id="30274" w:author="PR Preview" w:date="2026-01-01T00:00:00Z">
        <w:r>
          <w:t xml:space="preserve">is upper triangular with positive diagonal,</w:t>
        </w:r>
      </w:ins>
      <w:ins w:id="30275" w:author="PR Preview" w:date="2026-01-01T00:00:00Z">
        <w:r>
          <w:t xml:space="preserve"> </w:t>
        </w:r>
      </w:ins>
      <w:ins w:id="30276" w:author="PR Preview" w:date="2026-01-01T00:00:00Z">
        <w:r>
          <w:t xml:space="preserve">so</w:t>
        </w:r>
      </w:ins>
      <w:ins w:id="30277" w:author="PR Preview" w:date="2026-01-01T00:00:00Z">
        <w:r>
          <w:t xml:space="preserve"> </w:t>
        </w:r>
      </w:ins>
      <w:ins w:id="30278" w:author="PR Preview" w:date="2026-01-01T00:00:00Z">
        <w:r>
          <w:t xml:space="preserve">$\mathbf{R} \mathord{\smash[b]{\underset{\raise.3ex\hbox{$\scriptstyle\sim$}}{x}}\vphantom{x}} = {\mathbf{Q}}^{\top} \mathord{\smash[b]{\underset{\raise.3ex\hbox{$\scriptstyle\sim$}}{b}}\vphantom{b}}$</w:t>
        </w:r>
      </w:ins>
      <w:ins w:id="30279" w:author="PR Preview" w:date="2026-01-01T00:00:00Z">
        <w:r>
          <w:t xml:space="preserve"> </w:t>
        </w:r>
      </w:ins>
      <w:ins w:id="30280" w:author="PR Preview" w:date="2026-01-01T00:00:00Z">
        <w:r>
          <w:t xml:space="preserve">has exactly one solution</w:t>
        </w:r>
      </w:ins>
      <w:ins w:id="30281" w:author="PR Preview" w:date="2026-01-01T00:00:00Z">
        <w:r>
          <w:t xml:space="preserve"> </w:t>
        </w:r>
      </w:ins>
      <w:ins w:id="30282" w:author="PR Preview" w:date="2026-01-01T00:00:00Z">
        <w:r>
          <w:t xml:space="preserve">$\hat{\mathord{\smash[b]{\underset{\raise.3ex\hbox{$\scriptstyle\sim$}}{x}}\vphantom{x}}}$</w:t>
        </w:r>
      </w:ins>
      <w:ins w:id="30283" w:author="PR Preview" w:date="2026-01-01T00:00:00Z">
        <w:r>
          <w:t xml:space="preserve"> </w:t>
        </w:r>
      </w:ins>
      <w:ins w:id="30284" w:author="PR Preview" w:date="2026-01-01T00:00:00Z">
        <w:r>
          <w:t xml:space="preserve">(</w:t>
        </w:r>
      </w:ins>
      <w:hyperlink w:anchor="thm-back-substitution">
        <w:ins w:id="30285" w:author="PR Preview" w:date="2026-01-01T00:00:00Z">
          <w:r>
            <w:rPr>
              <w:rStyle w:val="Hyperlink"/>
            </w:rPr>
            <w:t xml:space="preserve">Theorem 103</w:t>
          </w:r>
        </w:ins>
      </w:hyperlink>
      <w:ins w:id="30286" w:author="PR Preview" w:date="2026-01-01T00:00:00Z">
        <w:r>
          <w:t xml:space="preserve">).</w:t>
        </w:r>
      </w:ins>
      <w:ins w:id="30287" w:author="PR Preview" w:date="2026-01-01T00:00:00Z">
        <w:r>
          <w:t xml:space="preserve"> </w:t>
        </w:r>
      </w:ins>
      <m:oMath>
        <m:sSup>
          <m:e>
            <m:r>
              <m:rPr>
                <m:sty m:val="bi"/>
              </m:rPr>
              <m:t>Q</m:t>
            </m:r>
          </m:e>
          <m:sup>
            <m:r>
              <m:rPr>
                <m:sty m:val="p"/>
              </m:rPr>
              <m:t>⊤</m:t>
            </m:r>
          </m:sup>
        </m:sSup>
        <m:r>
          <m:rPr>
            <m:sty m:val="bi"/>
          </m:rPr>
          <m:t>Q</m:t>
        </m:r>
        <m:r>
          <m:rPr>
            <m:sty m:val="p"/>
          </m:rPr>
          <m:t>=</m:t>
        </m:r>
        <m:sSub>
          <m:e>
            <m:r>
              <m:rPr>
                <m:sty m:val="bi"/>
              </m:rPr>
              <m:t>I</m:t>
            </m:r>
          </m:e>
          <m:sub>
            <m:r>
              <m:t>n</m:t>
            </m:r>
          </m:sub>
        </m:sSub>
      </m:oMath>
      <w:ins w:id="30288" w:author="PR Preview" w:date="2026-01-01T00:00:00Z">
        <w:r>
          <w:t xml:space="preserve">, as in the proof of</w:t>
        </w:r>
      </w:ins>
      <w:ins w:id="30289" w:author="PR Preview" w:date="2026-01-01T00:00:00Z">
        <w:r>
          <w:t xml:space="preserve"> </w:t>
        </w:r>
      </w:ins>
      <w:hyperlink w:anchor="thm-projector-onb">
        <w:ins w:id="30290" w:author="PR Preview" w:date="2026-01-01T00:00:00Z">
          <w:r>
            <w:rPr>
              <w:rStyle w:val="Hyperlink"/>
            </w:rPr>
            <w:t xml:space="preserve">Theorem 91</w:t>
          </w:r>
        </w:ins>
      </w:hyperlink>
      <w:ins w:id="30291" w:author="PR Preview" w:date="2026-01-01T00:00:00Z">
        <w:r>
          <w:t xml:space="preserve">.</w:t>
        </w:r>
      </w:ins>
      <w:ins w:id="30292" w:author="PR Preview" w:date="2026-01-01T00:00:00Z">
        <w:r>
          <w:t xml:space="preserve"> </w:t>
        </w:r>
      </w:ins>
      <w:ins w:id="30293" w:author="PR Preview" w:date="2026-01-01T00:00:00Z">
        <w:r>
          <w:t xml:space="preserve">Then</w:t>
        </w:r>
      </w:ins>
    </w:p>
    <w:p>
      <w:pPr>
        <w:pStyle w:val="BodyText"/>
      </w:pPr>
      <w:ins w:id="30294" w:author="PR Preview" w:date="2026-01-01T00:00:00Z">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\text{(}\text{Theorem~19}\text{)}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\text{(}\text{Theorem~10}\text{)}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\text{(}\text{Theorem~19}\text{)}
    \\
    &amp;= {\mathbf{A}}^{\top} \mathord{\smash[b]{\underset{\raise.3ex\hbox{$\scriptstyle\sim$}}{b}}\vphantom{b}},
    &amp;&amp; \text{(} \mathbf{A} = \mathbf{Q} \mathbf{R} \text{)}
    \end{aligned}
    $$</w:t>
        </w:r>
      </w:ins>
    </w:p>
    <w:p>
      <w:pPr>
        <w:pStyle w:val="FirstParagraph"/>
      </w:pPr>
      <w:ins w:id="30295" w:author="PR Preview" w:date="2026-01-01T00:00:00Z">
        <w:r>
          <w:t xml:space="preserve">so</w:t>
        </w:r>
      </w:ins>
      <w:ins w:id="30296" w:author="PR Preview" w:date="2026-01-01T00:00:00Z">
        <w:r>
          <w:t xml:space="preserve"> </w:t>
        </w:r>
      </w:ins>
      <w:ins w:id="30297" w:author="PR Preview" w:date="2026-01-01T00:00:00Z">
        <w:r>
          <w:t xml:space="preserve">$\hat{\mathord{\smash[b]{\underset{\raise.3ex\hbox{$\scriptstyle\sim$}}{x}}\vphantom{x}}}$</w:t>
        </w:r>
      </w:ins>
      <w:ins w:id="30298" w:author="PR Preview" w:date="2026-01-01T00:00:00Z">
        <w:r>
          <w:t xml:space="preserve"> </w:t>
        </w:r>
      </w:ins>
      <w:ins w:id="30299" w:author="PR Preview" w:date="2026-01-01T00:00:00Z">
        <w:r>
          <w:t xml:space="preserve">solves the normal equations and is the least squares solution</w:t>
        </w:r>
      </w:ins>
      <w:ins w:id="30300" w:author="PR Preview" w:date="2026-01-01T00:00:00Z">
        <w:r>
          <w:t xml:space="preserve"> </w:t>
        </w:r>
      </w:ins>
      <w:ins w:id="30301" w:author="PR Preview" w:date="2026-01-01T00:00:00Z">
        <w:r>
          <w:t xml:space="preserve">(</w:t>
        </w:r>
      </w:ins>
      <w:hyperlink w:anchor="thm-normal-equations">
        <w:ins w:id="30302" w:author="PR Preview" w:date="2026-01-01T00:00:00Z">
          <w:r>
            <w:rPr>
              <w:rStyle w:val="Hyperlink"/>
            </w:rPr>
            <w:t xml:space="preserve">Theorem 105</w:t>
          </w:r>
        </w:ins>
      </w:hyperlink>
      <w:ins w:id="30303" w:author="PR Preview" w:date="2026-01-01T00:00:00Z">
        <w:r>
          <w:t xml:space="preserve">), which is unique because</w:t>
        </w:r>
      </w:ins>
      <w:ins w:id="30304" w:author="PR Preview" w:date="2026-01-01T00:00:00Z">
        <w:r>
          <w:t xml:space="preserve"> </w:t>
        </w:r>
      </w:ins>
      <m:oMath>
        <m:r>
          <m:rPr>
            <m:sty m:val="p"/>
          </m:rPr>
          <m:t>rank</m:t>
        </m:r>
        <m:r>
          <m:rPr>
            <m:sty m:val="p"/>
          </m:rPr>
          <m:t>(</m:t>
        </m:r>
        <m:r>
          <m:rPr>
            <m:sty m:val="bi"/>
          </m:rPr>
          <m:t>A</m:t>
        </m:r>
        <m:r>
          <m:rPr>
            <m:sty m:val="p"/>
          </m:rPr>
          <m:t>)</m:t>
        </m:r>
        <m:r>
          <m:rPr>
            <m:sty m:val="p"/>
          </m:rPr>
          <m:t>=</m:t>
        </m:r>
        <m:r>
          <m:t>n</m:t>
        </m:r>
      </m:oMath>
      <w:ins w:id="30305" w:author="PR Preview" w:date="2026-01-01T00:00:00Z">
        <w:r>
          <w:t xml:space="preserve">.</w:t>
        </w:r>
      </w:ins>
      <w:ins w:id="30306" w:author="PR Preview" w:date="2026-01-01T00:00:00Z">
        <w:r>
          <w:t xml:space="preserve"> </w:t>
        </w:r>
      </w:ins>
      <w:ins w:id="30307" w:author="PR Preview" w:date="2026-01-01T00:00:00Z">
        <w:r>
          <w:t xml:space="preserve">When</w:t>
        </w:r>
      </w:ins>
      <w:ins w:id="30308" w:author="PR Preview" w:date="2026-01-01T00:00:00Z">
        <w:r>
          <w:t xml:space="preserve"> </w:t>
        </w:r>
      </w:ins>
      <m:oMath>
        <m:r>
          <m:t>m</m:t>
        </m:r>
        <m:r>
          <m:rPr>
            <m:sty m:val="p"/>
          </m:rPr>
          <m:t>=</m:t>
        </m:r>
        <m:r>
          <m:t>n</m:t>
        </m:r>
      </m:oMath>
      <w:ins w:id="30309" w:author="PR Preview" w:date="2026-01-01T00:00:00Z">
        <w:r>
          <w:t xml:space="preserve">,</w:t>
        </w:r>
      </w:ins>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ins w:id="30310" w:author="PR Preview" w:date="2026-01-01T00:00:00Z">
        <w:r>
          <w:t xml:space="preserve">so</w:t>
        </w:r>
      </w:ins>
      <w:ins w:id="30311" w:author="PR Preview" w:date="2026-01-01T00:00:00Z">
        <w:r>
          <w:t xml:space="preserve"> </w:t>
        </w:r>
      </w:ins>
      <w:ins w:id="30312" w:author="PR Preview" w:date="2026-01-01T00:00:00Z">
        <w:r>
          <w:t xml:space="preserve">$\mathbf{A} \mathord{\smash[b]{\underset{\raise.3ex\hbox{$\scriptstyle\sim$}}{x}}\vphantom{x}} = \mathord{\smash[b]{\underset{\raise.3ex\hbox{$\scriptstyle\sim$}}{b}}\vphantom{b}}$</w:t>
        </w:r>
      </w:ins>
      <w:ins w:id="30313" w:author="PR Preview" w:date="2026-01-01T00:00:00Z">
        <w:r>
          <w:t xml:space="preserve"> </w:t>
        </w:r>
      </w:ins>
      <w:ins w:id="30314" w:author="PR Preview" w:date="2026-01-01T00:00:00Z">
        <w:r>
          <w:t xml:space="preserve">is consistent for every</w:t>
        </w:r>
      </w:ins>
      <w:ins w:id="30315" w:author="PR Preview" w:date="2026-01-01T00:00:00Z">
        <w:r>
          <w:t xml:space="preserve"> </w:t>
        </w:r>
      </w:ins>
      <w:ins w:id="30316" w:author="PR Preview" w:date="2026-01-01T00:00:00Z">
        <w:r>
          <w:t xml:space="preserve">$\mathord{\smash[b]{\underset{\raise.3ex\hbox{$\scriptstyle\sim$}}{b}}\vphantom{b}}$</w:t>
        </w:r>
      </w:ins>
      <w:ins w:id="30317" w:author="PR Preview" w:date="2026-01-01T00:00:00Z">
        <w:r>
          <w:t xml:space="preserve"> </w:t>
        </w:r>
      </w:ins>
      <w:ins w:id="30318" w:author="PR Preview" w:date="2026-01-01T00:00:00Z">
        <w:r>
          <w:t xml:space="preserve">(</w:t>
        </w:r>
      </w:ins>
      <w:hyperlink w:anchor="cor-solution-unique">
        <w:ins w:id="30319" w:author="PR Preview" w:date="2026-01-01T00:00:00Z">
          <w:r>
            <w:rPr>
              <w:rStyle w:val="Hyperlink"/>
            </w:rPr>
            <w:t xml:space="preserve">Corollary 13</w:t>
          </w:r>
        </w:ins>
      </w:hyperlink>
      <w:ins w:id="30320" w:author="PR Preview" w:date="2026-01-01T00:00:00Z">
        <w:r>
          <w:t xml:space="preserve">, part 1),</w:t>
        </w:r>
      </w:ins>
      <w:ins w:id="30321" w:author="PR Preview" w:date="2026-01-01T00:00:00Z">
        <w:r>
          <w:t xml:space="preserve"> </w:t>
        </w:r>
      </w:ins>
      <w:ins w:id="30322" w:author="PR Preview" w:date="2026-01-01T00:00:00Z">
        <w:r>
          <w:t xml:space="preserve">so its solution leaves residual</w:t>
        </w:r>
      </w:ins>
      <w:ins w:id="30323" w:author="PR Preview" w:date="2026-01-01T00:00:00Z">
        <w:r>
          <w:t xml:space="preserve"> </w:t>
        </w:r>
      </w:ins>
      <w:ins w:id="30324" w:author="PR Preview" w:date="2026-01-01T00:00:00Z">
        <w:r>
          <w:t xml:space="preserve">$\mathord{\smash[b]{\underset{\raise.3ex\hbox{$\scriptstyle\sim$}}{0}}\vphantom{0}}$</w:t>
        </w:r>
      </w:ins>
      <w:ins w:id="30325" w:author="PR Preview" w:date="2026-01-01T00:00:00Z">
        <w:r>
          <w:t xml:space="preserve">, is a least squares solution,</w:t>
        </w:r>
      </w:ins>
      <w:ins w:id="30326" w:author="PR Preview" w:date="2026-01-01T00:00:00Z">
        <w:r>
          <w:t xml:space="preserve"> </w:t>
        </w:r>
      </w:ins>
      <w:ins w:id="30327" w:author="PR Preview" w:date="2026-01-01T00:00:00Z">
        <w:r>
          <w:t xml:space="preserve">and is therefore</w:t>
        </w:r>
      </w:ins>
      <w:ins w:id="30328" w:author="PR Preview" w:date="2026-01-01T00:00:00Z">
        <w:r>
          <w:t xml:space="preserve"> </w:t>
        </w:r>
      </w:ins>
      <w:ins w:id="30329" w:author="PR Preview" w:date="2026-01-01T00:00:00Z">
        <w:r>
          <w:t xml:space="preserve">$\hat{\mathord{\smash[b]{\underset{\raise.3ex\hbox{$\scriptstyle\sim$}}{x}}\vphantom{x}}}$</w:t>
        </w:r>
      </w:ins>
      <w:ins w:id="30330" w:author="PR Preview" w:date="2026-01-01T00:00:00Z">
        <w:r>
          <w:t xml:space="preserve">.</w:t>
        </w:r>
      </w:ins>
    </w:p>
    <w:bookmarkStart w:id="611" w:name="exm-qr-least-squares"/>
    <w:p>
      <w:pPr>
        <w:pStyle w:val="BodyText"/>
      </w:pPr>
      <w:ins w:id="30331" w:author="PR Preview" w:date="2026-01-01T00:00:00Z">
        <w:r>
          <w:rPr>
            <w:b/>
            <w:bCs/>
          </w:rPr>
          <w:t xml:space="preserve">Example 190 (The least squares line by QR)</w:t>
        </w:r>
      </w:ins>
      <w:ins w:id="30332" w:author="PR Preview" w:date="2026-01-01T00:00:00Z">
        <w:r>
          <w:t xml:space="preserve"> </w:t>
        </w:r>
      </w:ins>
      <w:ins w:id="30333" w:author="PR Preview" w:date="2026-01-01T00:00:00Z">
        <w:r>
          <w:t xml:space="preserve">For</w:t>
        </w:r>
      </w:ins>
      <w:ins w:id="30334" w:author="PR Preview" w:date="2026-01-01T00:00:00Z">
        <w:r>
          <w:t xml:space="preserve"> </w:t>
        </w:r>
      </w:ins>
      <m:oMath>
        <m:r>
          <m:rPr>
            <m:sty m:val="bi"/>
          </m:rPr>
          <m:t>A</m:t>
        </m:r>
      </m:oMath>
      <w:ins w:id="30335" w:author="PR Preview" w:date="2026-01-01T00:00:00Z">
        <w:r>
          <w:t xml:space="preserve"> </w:t>
        </w:r>
      </w:ins>
      <w:ins w:id="30336" w:author="PR Preview" w:date="2026-01-01T00:00:00Z">
        <w:r>
          <w:t xml:space="preserve">and</w:t>
        </w:r>
      </w:ins>
      <w:ins w:id="30337" w:author="PR Preview" w:date="2026-01-01T00:00:00Z">
        <w:r>
          <w:t xml:space="preserve"> </w:t>
        </w:r>
      </w:ins>
      <w:ins w:id="30338" w:author="PR Preview" w:date="2026-01-01T00:00:00Z">
        <w:r>
          <w:t xml:space="preserve">$\mathord{\smash[b]{\underset{\raise.3ex\hbox{$\scriptstyle\sim$}}{b}}\vphantom{b}}$</w:t>
        </w:r>
      </w:ins>
      <w:ins w:id="30339" w:author="PR Preview" w:date="2026-01-01T00:00:00Z">
        <w:r>
          <w:t xml:space="preserve"> </w:t>
        </w:r>
      </w:ins>
      <w:ins w:id="30340" w:author="PR Preview" w:date="2026-01-01T00:00:00Z">
        <w:r>
          <w:t xml:space="preserve">of</w:t>
        </w:r>
      </w:ins>
      <w:ins w:id="30341" w:author="PR Preview" w:date="2026-01-01T00:00:00Z">
        <w:r>
          <w:t xml:space="preserve"> </w:t>
        </w:r>
      </w:ins>
      <w:hyperlink w:anchor="exm-normal-equations">
        <w:ins w:id="30342" w:author="PR Preview" w:date="2026-01-01T00:00:00Z">
          <w:r>
            <w:rPr>
              <w:rStyle w:val="Hyperlink"/>
            </w:rPr>
            <w:t xml:space="preserve">Example 188</w:t>
          </w:r>
        </w:ins>
      </w:hyperlink>
      <w:ins w:id="30343" w:author="PR Preview" w:date="2026-01-01T00:00:00Z">
        <w:r>
          <w:t xml:space="preserve">,</w:t>
        </w:r>
      </w:ins>
      <w:ins w:id="30344" w:author="PR Preview" w:date="2026-01-01T00:00:00Z">
        <w:r>
          <w:t xml:space="preserve"> </w:t>
        </w:r>
      </w:ins>
      <w:ins w:id="30345" w:author="PR Preview" w:date="2026-01-01T00:00:00Z">
        <w:r>
          <w:t xml:space="preserve">Gram-Schmidt gives</w:t>
        </w:r>
      </w:ins>
      <w:ins w:id="30346" w:author="PR Preview" w:date="2026-01-01T00:00:00Z">
        <w:r>
          <w:t xml:space="preserve"> </w:t>
        </w:r>
      </w:ins>
      <w:ins w:id="30347" w:author="PR Preview" w:date="2026-01-01T00:00:00Z">
        <w:r>
          <w:t xml:space="preserve">$\mathord{\smash[b]{\underset{\raise.3ex\hbox{$\scriptstyle\sim$}}{q}}\vphantom{q}}_1 = \tfrac{1}{\sqrt{3}}\,(1, 1, 1)$</w:t>
        </w:r>
      </w:ins>
      <w:ins w:id="30348" w:author="PR Preview" w:date="2026-01-01T00:00:00Z">
        <w:r>
          <w:t xml:space="preserve">;</w:t>
        </w:r>
      </w:ins>
      <w:ins w:id="30349" w:author="PR Preview" w:date="2026-01-01T00:00:00Z">
        <w:r>
          <w:t xml:space="preserve"> </w:t>
        </w:r>
      </w:ins>
      <w:ins w:id="30350" w:author="PR Preview" w:date="2026-01-01T00:00:00Z">
        <w:r>
          <w:t xml:space="preserve">then</w:t>
        </w:r>
      </w:ins>
    </w:p>
    <w:p>
      <w:pPr>
        <w:pStyle w:val="BodyText"/>
      </w:pPr>
      <w:ins w:id="30351" w:author="PR Preview" w:date="2026-01-01T00:00:00Z">
        <w:r>
          <w:t xml:space="preserve">$$
    \begin{aligned}
    \mathord{\smash[b]{\underset{\raise.3ex\hbox{$\scriptstyle\sim$}}{q}}\vphantom{q}}_1 \cdot (1, 2, 3) &amp;= \tfrac{6}{\sqrt{3}} \\
    &amp;= 2\sqrt{3},
    \end{aligned}
    $$</w:t>
        </w:r>
      </w:ins>
    </w:p>
    <w:p>
      <w:pPr>
        <w:pStyle w:val="FirstParagraph"/>
      </w:pPr>
      <w:ins w:id="30352" w:author="PR Preview" w:date="2026-01-01T00:00:00Z">
        <w:r>
          <w:t xml:space="preserve">$$
    \begin{aligned}
    \mathord{\smash[b]{\underset{\raise.3ex\hbox{$\scriptstyle\sim$}}{q}}\vphantom{q}}'_2 &amp;= (1, 2, 3) - 2\,(1, 1, 1) \\
    &amp;= (-1, 0, 1)
    \end{aligned}
    $$</w:t>
        </w:r>
      </w:ins>
    </w:p>
    <w:p>
      <w:pPr>
        <w:pStyle w:val="FirstParagraph"/>
      </w:pPr>
      <w:ins w:id="30353" w:author="PR Preview" w:date="2026-01-01T00:00:00Z">
        <w:r>
          <w:t xml:space="preserve">with norm</w:t>
        </w:r>
      </w:ins>
      <w:ins w:id="30354" w:author="PR Preview" w:date="2026-01-01T00:00:00Z">
        <w:r>
          <w:t xml:space="preserve"> </w:t>
        </w:r>
      </w:ins>
      <m:oMath>
        <m:rad>
          <m:radPr>
            <m:degHide m:val="on"/>
          </m:radPr>
          <m:deg/>
          <m:e>
            <m:r>
              <m:t>2</m:t>
            </m:r>
          </m:e>
        </m:rad>
      </m:oMath>
      <w:ins w:id="30355" w:author="PR Preview" w:date="2026-01-01T00:00:00Z">
        <w:r>
          <w:t xml:space="preserve">,</w:t>
        </w:r>
      </w:ins>
      <w:ins w:id="30356" w:author="PR Preview" w:date="2026-01-01T00:00:00Z">
        <w:r>
          <w:t xml:space="preserve"> </w:t>
        </w:r>
      </w:ins>
      <w:ins w:id="30357" w:author="PR Preview" w:date="2026-01-01T00:00:00Z">
        <w:r>
          <w:t xml:space="preserve">and</w:t>
        </w:r>
      </w:ins>
      <w:ins w:id="30358" w:author="PR Preview" w:date="2026-01-01T00:00:00Z">
        <w:r>
          <w:t xml:space="preserve"> </w:t>
        </w:r>
      </w:ins>
      <w:ins w:id="30359" w:author="PR Preview" w:date="2026-01-01T00:00:00Z">
        <w:r>
          <w:t xml:space="preserve">$\mathord{\smash[b]{\underset{\raise.3ex\hbox{$\scriptstyle\sim$}}{q}}\vphantom{q}}_2 = \tfrac{1}{\sqrt{2}}\,(-1, 0, 1)$</w:t>
        </w:r>
      </w:ins>
      <w:ins w:id="30360" w:author="PR Preview" w:date="2026-01-01T00:00:00Z">
        <w:r>
          <w:t xml:space="preserve">. So</w:t>
        </w:r>
      </w:ins>
    </w:p>
    <w:p>
      <w:pPr>
        <w:pStyle w:val="BodyText"/>
      </w:pPr>
      <w:ins w:id="30361" w:author="PR Preview" w:date="2026-01-01T00:00:00Z">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ins>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del w:id="30362" w:author="PR Preview" w:date="2026-01-01T00:00:00Z">
        <w:r>
          <w:delText xml:space="preserve">the solution found in</w:delText>
        </w:r>
      </w:del>
      <w:del w:id="30363" w:author="PR Preview" w:date="2026-01-01T00:00:00Z">
        <w:r>
          <w:delText xml:space="preserve"> </w:delText>
        </w:r>
      </w:del>
      <w:hyperlink w:anchor="exm-normal-equations">
        <w:del w:id="30364" w:author="PR Preview" w:date="2026-01-01T00:00:00Z">
          <w:r>
            <w:rPr>
              <w:rStyle w:val="Hyperlink"/>
            </w:rPr>
            <w:delText xml:space="preserve">Example 186</w:delText>
          </w:r>
        </w:del>
      </w:hyperlink>
      <w:del w:id="30365" w:author="PR Preview" w:date="2026-01-01T00:00:00Z">
        <w:r>
          <w:delText xml:space="preserve">.</w:delText>
        </w:r>
      </w:del>
    </w:p>
    <w:p>
      <w:pPr>
        <w:pStyle w:val="FirstParagraph"/>
      </w:pPr>
      <w:ins w:id="30366" w:author="PR Preview" w:date="2026-01-01T00:00:00Z">
        <w:r>
          <w:t xml:space="preserve">the solution found in</w:t>
        </w:r>
      </w:ins>
      <w:ins w:id="30367" w:author="PR Preview" w:date="2026-01-01T00:00:00Z">
        <w:r>
          <w:t xml:space="preserve"> </w:t>
        </w:r>
      </w:ins>
      <w:hyperlink w:anchor="exm-normal-equations">
        <w:ins w:id="30368" w:author="PR Preview" w:date="2026-01-01T00:00:00Z">
          <w:r>
            <w:rPr>
              <w:rStyle w:val="Hyperlink"/>
            </w:rPr>
            <w:t xml:space="preserve">Example 188</w:t>
          </w:r>
        </w:ins>
      </w:hyperlink>
      <w:ins w:id="30369" w:author="PR Preview" w:date="2026-01-01T00:00:00Z">
        <w:r>
          <w:t xml:space="preserve">.</w:t>
        </w:r>
      </w:ins>
    </w:p>
    <w:bookmarkEnd w:id="611"/>
    <w:bookmarkStart w:id="612"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2"/>
    <w:bookmarkStart w:id="613" w:name="exm-lu"/>
    <w:p>
      <w:pPr>
        <w:pStyle w:val="BodyText"/>
      </w:pPr>
      <w:del w:id="30370" w:author="PR Preview" w:date="2026-01-01T00:00:00Z">
        <w:r>
          <w:rPr>
            <w:b/>
            <w:bCs/>
          </w:rPr>
          <w:delText xml:space="preserve">Example 189 (An LU factorization of a</w:delText>
        </w:r>
      </w:del>
      <w:del w:id="30371" w:author="PR Preview" w:date="2026-01-01T00:00:00Z">
        <w:r>
          <w:rPr>
            <w:b/>
            <w:bCs/>
          </w:rPr>
          <w:delText xml:space="preserve"> </w:delText>
        </w:r>
      </w:del>
      <m:oMath>
        <m:r>
          <m:t>3</m:t>
        </m:r>
        <m:r>
          <m:rPr>
            <m:sty m:val="p"/>
          </m:rPr>
          <m:t>×</m:t>
        </m:r>
        <m:r>
          <m:t>3</m:t>
        </m:r>
      </m:oMath>
      <w:del w:id="30372" w:author="PR Preview" w:date="2026-01-01T00:00:00Z">
        <w:r>
          <w:rPr>
            <w:b/>
            <w:bCs/>
          </w:rPr>
          <w:delText xml:space="preserve"> </w:delText>
        </w:r>
      </w:del>
      <w:del w:id="30373" w:author="PR Preview" w:date="2026-01-01T00:00:00Z">
        <w:r>
          <w:rPr>
            <w:b/>
            <w:bCs/>
          </w:rPr>
          <w:delText xml:space="preserve">matrix)</w:delText>
        </w:r>
      </w:del>
      <w:del w:id="30374" w:author="PR Preview" w:date="2026-01-01T00:00:00Z">
        <w:r>
          <w:delText xml:space="preserve"> </w:delText>
        </w:r>
      </w:del>
      <w:del w:id="30375" w:author="PR Preview" w:date="2026-01-01T00:00:00Z">
        <w:r>
          <w:delText xml:space="preserve">Let</w:delText>
        </w:r>
      </w:del>
      <w:del w:id="30376"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del w:id="30377" w:author="PR Preview" w:date="2026-01-01T00:00:00Z">
        <w:r>
          <w:delText xml:space="preserve">,</w:delText>
        </w:r>
      </w:del>
      <w:del w:id="30378" w:author="PR Preview" w:date="2026-01-01T00:00:00Z">
        <w:r>
          <w:delText xml:space="preserve"> </w:delText>
        </w:r>
      </w:del>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del w:id="30379" w:author="PR Preview" w:date="2026-01-01T00:00:00Z">
        <w:r>
          <w:delText xml:space="preserve"> </w:delText>
        </w:r>
      </w:del>
      <w:del w:id="30380" w:author="PR Preview" w:date="2026-01-01T00:00:00Z">
        <w:r>
          <w:delText xml:space="preserve">(unit lower triangular) and</w:delText>
        </w:r>
      </w:del>
      <w:del w:id="30381" w:author="PR Preview" w:date="2026-01-01T00:00:00Z">
        <w:r>
          <w:delText xml:space="preserve"> </w:delText>
        </w:r>
      </w:del>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del w:id="30382" w:author="PR Preview" w:date="2026-01-01T00:00:00Z">
        <w:r>
          <w:delText xml:space="preserve"> </w:delText>
        </w:r>
      </w:del>
      <w:del w:id="30383" w:author="PR Preview" w:date="2026-01-01T00:00:00Z">
        <w:r>
          <w:delText xml:space="preserve">(upper triangular).</w:delText>
        </w:r>
      </w:del>
      <w:del w:id="30384" w:author="PR Preview" w:date="2026-01-01T00:00:00Z">
        <w:r>
          <w:delText xml:space="preserve"> </w:delText>
        </w:r>
      </w:del>
      <w:del w:id="30385" w:author="PR Preview" w:date="2026-01-01T00:00:00Z">
        <w:r>
          <w:delText xml:space="preserve">By 4, entry</w:delText>
        </w:r>
      </w:del>
      <w:del w:id="30386" w:author="PR Preview" w:date="2026-01-01T00:00:00Z">
        <w:r>
          <w:delText xml:space="preserve"> </w:delText>
        </w:r>
      </w:del>
      <m:oMath>
        <m:r>
          <m:rPr>
            <m:sty m:val="p"/>
          </m:rPr>
          <m:t>(</m:t>
        </m:r>
        <m:r>
          <m:t>i</m:t>
        </m:r>
        <m:r>
          <m:rPr>
            <m:sty m:val="p"/>
          </m:rPr>
          <m:t>,</m:t>
        </m:r>
        <m:r>
          <m:t>j</m:t>
        </m:r>
        <m:r>
          <m:rPr>
            <m:sty m:val="p"/>
          </m:rPr>
          <m:t>)</m:t>
        </m:r>
      </m:oMath>
      <w:del w:id="30387" w:author="PR Preview" w:date="2026-01-01T00:00:00Z">
        <w:r>
          <w:delText xml:space="preserve"> </w:delText>
        </w:r>
      </w:del>
      <w:del w:id="30388" w:author="PR Preview" w:date="2026-01-01T00:00:00Z">
        <w:r>
          <w:delText xml:space="preserve">of</w:delText>
        </w:r>
      </w:del>
      <w:del w:id="30389" w:author="PR Preview" w:date="2026-01-01T00:00:00Z">
        <w:r>
          <w:delText xml:space="preserve"> </w:delText>
        </w:r>
      </w:del>
      <m:oMath>
        <m:r>
          <m:rPr>
            <m:sty m:val="bi"/>
          </m:rPr>
          <m:t>L</m:t>
        </m:r>
        <m:r>
          <m:rPr>
            <m:sty m:val="bi"/>
          </m:rPr>
          <m:t>U</m:t>
        </m:r>
      </m:oMath>
      <w:del w:id="30390" w:author="PR Preview" w:date="2026-01-01T00:00:00Z">
        <w:r>
          <w:delText xml:space="preserve"> </w:delText>
        </w:r>
      </w:del>
      <w:del w:id="30391" w:author="PR Preview" w:date="2026-01-01T00:00:00Z">
        <w:r>
          <w:delText xml:space="preserve">is</w:delText>
        </w:r>
      </w:del>
      <w:del w:id="30392" w:author="PR Preview" w:date="2026-01-01T00:00:00Z">
        <w:r>
          <w:delText xml:space="preserve"> </w:delText>
        </w:r>
      </w:del>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del w:id="30393" w:author="PR Preview" w:date="2026-01-01T00:00:00Z">
        <w:r>
          <w:delText xml:space="preserve">,</w:delText>
        </w:r>
      </w:del>
      <w:del w:id="30394" w:author="PR Preview" w:date="2026-01-01T00:00:00Z">
        <w:r>
          <w:delText xml:space="preserve"> </w:delText>
        </w:r>
      </w:del>
      <w:del w:id="30395" w:author="PR Preview" w:date="2026-01-01T00:00:00Z">
        <w:r>
          <w:delText xml:space="preserve">so row</w:delText>
        </w:r>
      </w:del>
      <w:del w:id="30396" w:author="PR Preview" w:date="2026-01-01T00:00:00Z">
        <w:r>
          <w:delText xml:space="preserve"> </w:delText>
        </w:r>
      </w:del>
      <m:oMath>
        <m:r>
          <m:t>i</m:t>
        </m:r>
      </m:oMath>
      <w:del w:id="30397" w:author="PR Preview" w:date="2026-01-01T00:00:00Z">
        <w:r>
          <w:delText xml:space="preserve"> </w:delText>
        </w:r>
      </w:del>
      <w:del w:id="30398" w:author="PR Preview" w:date="2026-01-01T00:00:00Z">
        <w:r>
          <w:delText xml:space="preserve">of</w:delText>
        </w:r>
      </w:del>
      <w:del w:id="30399" w:author="PR Preview" w:date="2026-01-01T00:00:00Z">
        <w:r>
          <w:delText xml:space="preserve"> </w:delText>
        </w:r>
      </w:del>
      <m:oMath>
        <m:r>
          <m:rPr>
            <m:sty m:val="bi"/>
          </m:rPr>
          <m:t>L</m:t>
        </m:r>
        <m:r>
          <m:rPr>
            <m:sty m:val="bi"/>
          </m:rPr>
          <m:t>U</m:t>
        </m:r>
      </m:oMath>
      <w:del w:id="30400" w:author="PR Preview" w:date="2026-01-01T00:00:00Z">
        <w:r>
          <w:delText xml:space="preserve"> </w:delText>
        </w:r>
      </w:del>
      <w:del w:id="30401" w:author="PR Preview" w:date="2026-01-01T00:00:00Z">
        <w:r>
          <w:delText xml:space="preserve">is</w:delText>
        </w:r>
      </w:del>
      <w:del w:id="30402" w:author="PR Preview" w:date="2026-01-01T00:00:00Z">
        <w:r>
          <w:delText xml:space="preserve"> </w:delText>
        </w:r>
      </w:del>
      <m:oMath>
        <m:nary>
          <m:naryPr>
            <m:chr m:val="∑"/>
            <m:limLoc m:val="undOvr"/>
            <m:subHide m:val="off"/>
            <m:supHide m:val="on"/>
          </m:naryPr>
          <m:sub>
            <m:r>
              <m:t>k</m:t>
            </m:r>
          </m:sub>
          <m:sup>
            <m:r>
              <m:t>​</m:t>
            </m:r>
          </m:sup>
          <m:e>
            <m:sSub>
              <m:e>
                <m:r>
                  <m:t>ℓ</m:t>
                </m:r>
              </m:e>
              <m:sub>
                <m:r>
                  <m:t>i</m:t>
                </m:r>
                <m:r>
                  <m:t>k</m:t>
                </m:r>
              </m:sub>
            </m:sSub>
          </m:e>
        </m:nary>
      </m:oMath>
      <w:del w:id="30403" w:author="PR Preview" w:date="2026-01-01T00:00:00Z">
        <w:r>
          <w:delText xml:space="preserve"> </w:delText>
        </w:r>
      </w:del>
      <w:del w:id="30404" w:author="PR Preview" w:date="2026-01-01T00:00:00Z">
        <w:r>
          <w:delText xml:space="preserve">times row</w:delText>
        </w:r>
      </w:del>
      <w:del w:id="30405" w:author="PR Preview" w:date="2026-01-01T00:00:00Z">
        <w:r>
          <w:delText xml:space="preserve"> </w:delText>
        </w:r>
      </w:del>
      <m:oMath>
        <m:r>
          <m:t>k</m:t>
        </m:r>
      </m:oMath>
      <w:del w:id="30406" w:author="PR Preview" w:date="2026-01-01T00:00:00Z">
        <w:r>
          <w:delText xml:space="preserve"> </w:delText>
        </w:r>
      </w:del>
      <w:del w:id="30407" w:author="PR Preview" w:date="2026-01-01T00:00:00Z">
        <w:r>
          <w:delText xml:space="preserve">of</w:delText>
        </w:r>
      </w:del>
      <w:del w:id="30408" w:author="PR Preview" w:date="2026-01-01T00:00:00Z">
        <w:r>
          <w:delText xml:space="preserve"> </w:delText>
        </w:r>
      </w:del>
      <m:oMath>
        <m:r>
          <m:rPr>
            <m:sty m:val="bi"/>
          </m:rPr>
          <m:t>U</m:t>
        </m:r>
      </m:oMath>
      <w:del w:id="30409" w:author="PR Preview" w:date="2026-01-01T00:00:00Z">
        <w:r>
          <w:delText xml:space="preserve">.</w:delText>
        </w:r>
      </w:del>
      <w:del w:id="30410" w:author="PR Preview" w:date="2026-01-01T00:00:00Z">
        <w:r>
          <w:delText xml:space="preserve"> </w:delText>
        </w:r>
      </w:del>
      <w:del w:id="30411" w:author="PR Preview" w:date="2026-01-01T00:00:00Z">
        <w:r>
          <w:delText xml:space="preserve">Row 1 is</w:delText>
        </w:r>
      </w:del>
      <w:del w:id="30412" w:author="PR Preview" w:date="2026-01-01T00:00:00Z">
        <w:r>
          <w:delText xml:space="preserve"> </w:delText>
        </w:r>
      </w:del>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del w:id="30413" w:author="PR Preview" w:date="2026-01-01T00:00:00Z">
        <w:r>
          <w:delText xml:space="preserve">;</w:delText>
        </w:r>
      </w:del>
      <w:del w:id="30414" w:author="PR Preview" w:date="2026-01-01T00:00:00Z">
        <w:r>
          <w:delText xml:space="preserve"> </w:delText>
        </w:r>
      </w:del>
      <w:del w:id="30415" w:author="PR Preview" w:date="2026-01-01T00:00:00Z">
        <w:r>
          <w:delText xml:space="preserve">row 2 is</w:delText>
        </w:r>
      </w:del>
      <w:del w:id="30416" w:author="PR Preview" w:date="2026-01-01T00:00:00Z">
        <w:r>
          <w:delText xml:space="preserve"> </w:delText>
        </w:r>
      </w:del>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del w:id="30417" w:author="PR Preview" w:date="2026-01-01T00:00:00Z">
        <w:r>
          <w:delText xml:space="preserve">,</w:delText>
        </w:r>
      </w:del>
      <w:del w:id="30418" w:author="PR Preview" w:date="2026-01-01T00:00:00Z">
        <w:r>
          <w:delText xml:space="preserve"> </w:delText>
        </w:r>
      </w:del>
      <w:del w:id="30419" w:author="PR Preview" w:date="2026-01-01T00:00:00Z">
        <w:r>
          <w:delText xml:space="preserve">and row 3 is</w:delText>
        </w:r>
      </w:del>
      <w:del w:id="30420" w:author="PR Preview" w:date="2026-01-01T00:00:00Z">
        <w:r>
          <w:delText xml:space="preserve"> </w:delText>
        </w:r>
      </w:del>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del w:id="30421" w:author="PR Preview" w:date="2026-01-01T00:00:00Z">
        <w:r>
          <w:delText xml:space="preserve">.</w:delText>
        </w:r>
      </w:del>
      <w:del w:id="30422" w:author="PR Preview" w:date="2026-01-01T00:00:00Z">
        <w:r>
          <w:delText xml:space="preserve"> </w:delText>
        </w:r>
      </w:del>
      <w:del w:id="30423" w:author="PR Preview" w:date="2026-01-01T00:00:00Z">
        <w:r>
          <w:delText xml:space="preserve">These are the rows of</w:delText>
        </w:r>
      </w:del>
      <w:del w:id="30424" w:author="PR Preview" w:date="2026-01-01T00:00:00Z">
        <w:r>
          <w:delText xml:space="preserve"> </w:delText>
        </w:r>
      </w:del>
      <m:oMath>
        <m:r>
          <m:rPr>
            <m:sty m:val="bi"/>
          </m:rPr>
          <m:t>A</m:t>
        </m:r>
      </m:oMath>
      <w:del w:id="30425" w:author="PR Preview" w:date="2026-01-01T00:00:00Z">
        <w:r>
          <w:delText xml:space="preserve">, so</w:delText>
        </w:r>
      </w:del>
      <w:del w:id="30426" w:author="PR Preview" w:date="2026-01-01T00:00:00Z">
        <w:r>
          <w:delText xml:space="preserve"> </w:delText>
        </w:r>
      </w:del>
      <m:oMath>
        <m:r>
          <m:rPr>
            <m:sty m:val="bi"/>
          </m:rPr>
          <m:t>L</m:t>
        </m:r>
        <m:r>
          <m:rPr>
            <m:sty m:val="bi"/>
          </m:rPr>
          <m:t>U</m:t>
        </m:r>
        <m:r>
          <m:rPr>
            <m:sty m:val="p"/>
          </m:rPr>
          <m:t>=</m:t>
        </m:r>
        <m:r>
          <m:rPr>
            <m:sty m:val="bi"/>
          </m:rPr>
          <m:t>A</m:t>
        </m:r>
      </m:oMath>
      <w:del w:id="30427" w:author="PR Preview" w:date="2026-01-01T00:00:00Z">
        <w:r>
          <w:delText xml:space="preserve"> </w:delText>
        </w:r>
      </w:del>
      <w:del w:id="30428" w:author="PR Preview" w:date="2026-01-01T00:00:00Z">
        <w:r>
          <w:delText xml:space="preserve">is an LU factorization.</w:delText>
        </w:r>
      </w:del>
      <w:del w:id="30429" w:author="PR Preview" w:date="2026-01-01T00:00:00Z">
        <w:r>
          <w:delText xml:space="preserve"> </w:delText>
        </w:r>
      </w:del>
      <w:del w:id="30430" w:author="PR Preview" w:date="2026-01-01T00:00:00Z">
        <w:r>
          <w:delText xml:space="preserve">The below-diagonal entries of</w:delText>
        </w:r>
      </w:del>
      <w:del w:id="30431" w:author="PR Preview" w:date="2026-01-01T00:00:00Z">
        <w:r>
          <w:delText xml:space="preserve"> </w:delText>
        </w:r>
      </w:del>
      <m:oMath>
        <m:r>
          <m:rPr>
            <m:sty m:val="bi"/>
          </m:rPr>
          <m:t>L</m:t>
        </m:r>
      </m:oMath>
      <w:del w:id="30432" w:author="PR Preview" w:date="2026-01-01T00:00:00Z">
        <w:r>
          <w:delText xml:space="preserve"> </w:delText>
        </w:r>
      </w:del>
      <w:del w:id="30433" w:author="PR Preview" w:date="2026-01-01T00:00:00Z">
        <w:r>
          <w:delText xml:space="preserve">are the negatives of the multiples of earlier rows</w:delText>
        </w:r>
      </w:del>
      <w:del w:id="30434" w:author="PR Preview" w:date="2026-01-01T00:00:00Z">
        <w:r>
          <w:delText xml:space="preserve"> </w:delText>
        </w:r>
      </w:del>
      <w:del w:id="30435" w:author="PR Preview" w:date="2026-01-01T00:00:00Z">
        <w:r>
          <w:delText xml:space="preserve">that Gaussian elimination adds to reduce</w:delText>
        </w:r>
      </w:del>
      <w:del w:id="30436" w:author="PR Preview" w:date="2026-01-01T00:00:00Z">
        <w:r>
          <w:delText xml:space="preserve"> </w:delText>
        </w:r>
      </w:del>
      <m:oMath>
        <m:r>
          <m:rPr>
            <m:sty m:val="bi"/>
          </m:rPr>
          <m:t>A</m:t>
        </m:r>
      </m:oMath>
      <w:del w:id="30437" w:author="PR Preview" w:date="2026-01-01T00:00:00Z">
        <w:r>
          <w:delText xml:space="preserve"> </w:delText>
        </w:r>
      </w:del>
      <w:del w:id="30438" w:author="PR Preview" w:date="2026-01-01T00:00:00Z">
        <w:r>
          <w:delText xml:space="preserve">to</w:delText>
        </w:r>
      </w:del>
      <w:del w:id="30439" w:author="PR Preview" w:date="2026-01-01T00:00:00Z">
        <w:r>
          <w:delText xml:space="preserve"> </w:delText>
        </w:r>
      </w:del>
      <m:oMath>
        <m:r>
          <m:rPr>
            <m:sty m:val="bi"/>
          </m:rPr>
          <m:t>U</m:t>
        </m:r>
      </m:oMath>
      <w:del w:id="30440" w:author="PR Preview" w:date="2026-01-01T00:00:00Z">
        <w:r>
          <w:delText xml:space="preserve">.</w:delText>
        </w:r>
      </w:del>
    </w:p>
    <w:p>
      <w:pPr>
        <w:pStyle w:val="BodyText"/>
      </w:pPr>
      <w:del w:id="30441" w:author="PR Preview" w:date="2026-01-01T00:00:00Z">
        <w:r>
          <w:rPr>
            <w:b/>
            <w:bCs/>
          </w:rPr>
          <w:delText xml:space="preserve">Example 190 (An invertible matrix with no LU factorization)</w:delText>
        </w:r>
      </w:del>
      <w:del w:id="30442" w:author="PR Preview" w:date="2026-01-01T00:00:00Z">
        <w:r>
          <w:delText xml:space="preserve"> </w:delText>
        </w:r>
      </w:del>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del w:id="30443" w:author="PR Preview" w:date="2026-01-01T00:00:00Z">
        <w:r>
          <w:delText xml:space="preserve"> </w:delText>
        </w:r>
      </w:del>
      <w:del w:id="30444" w:author="PR Preview" w:date="2026-01-01T00:00:00Z">
        <w:r>
          <w:delText xml:space="preserve">is invertible:</w:delText>
        </w:r>
      </w:del>
      <w:del w:id="30445" w:author="PR Preview" w:date="2026-01-01T00:00:00Z">
        <w:r>
          <w:delText xml:space="preserve"> </w:delText>
        </w:r>
      </w:del>
      <m:oMath>
        <m:sSup>
          <m:e>
            <m:r>
              <m:rPr>
                <m:sty m:val="bi"/>
              </m:rPr>
              <m:t>P</m:t>
            </m:r>
          </m:e>
          <m:sup>
            <m:r>
              <m:t>2</m:t>
            </m:r>
          </m:sup>
        </m:sSup>
        <m:r>
          <m:rPr>
            <m:sty m:val="p"/>
          </m:rPr>
          <m:t>=</m:t>
        </m:r>
        <m:sSub>
          <m:e>
            <m:r>
              <m:rPr>
                <m:sty m:val="bi"/>
              </m:rPr>
              <m:t>I</m:t>
            </m:r>
          </m:e>
          <m:sub>
            <m:r>
              <m:t>2</m:t>
            </m:r>
          </m:sub>
        </m:sSub>
      </m:oMath>
      <w:del w:id="30446" w:author="PR Preview" w:date="2026-01-01T00:00:00Z">
        <w:r>
          <w:delText xml:space="preserve">, so</w:delText>
        </w:r>
      </w:del>
      <w:del w:id="30447" w:author="PR Preview" w:date="2026-01-01T00:00:00Z">
        <w:r>
          <w:delText xml:space="preserve"> </w:delText>
        </w:r>
      </w:del>
      <m:oMath>
        <m:sSup>
          <m:e>
            <m:r>
              <m:rPr>
                <m:sty m:val="bi"/>
              </m:rPr>
              <m:t>P</m:t>
            </m:r>
          </m:e>
          <m:sup>
            <m:r>
              <m:rPr>
                <m:sty m:val="p"/>
              </m:rPr>
              <m:t>−</m:t>
            </m:r>
            <m:r>
              <m:t>1</m:t>
            </m:r>
          </m:sup>
        </m:sSup>
        <m:r>
          <m:rPr>
            <m:sty m:val="p"/>
          </m:rPr>
          <m:t>=</m:t>
        </m:r>
        <m:r>
          <m:rPr>
            <m:sty m:val="bi"/>
          </m:rPr>
          <m:t>P</m:t>
        </m:r>
      </m:oMath>
      <w:del w:id="30448" w:author="PR Preview" w:date="2026-01-01T00:00:00Z">
        <w:r>
          <w:delText xml:space="preserve"> </w:delText>
        </w:r>
      </w:del>
      <w:del w:id="30449" w:author="PR Preview" w:date="2026-01-01T00:00:00Z">
        <w:r>
          <w:delText xml:space="preserve">(5);</w:delText>
        </w:r>
      </w:del>
      <w:del w:id="30450" w:author="PR Preview" w:date="2026-01-01T00:00:00Z">
        <w:r>
          <w:delText xml:space="preserve"> </w:delText>
        </w:r>
      </w:del>
      <w:del w:id="30451" w:author="PR Preview" w:date="2026-01-01T00:00:00Z">
        <w:r>
          <w:delText xml:space="preserve">but it has no LU factorization.</w:delText>
        </w:r>
      </w:del>
      <w:del w:id="30452" w:author="PR Preview" w:date="2026-01-01T00:00:00Z">
        <w:r>
          <w:delText xml:space="preserve"> </w:delText>
        </w:r>
      </w:del>
      <w:del w:id="30453" w:author="PR Preview" w:date="2026-01-01T00:00:00Z">
        <w:r>
          <w:delText xml:space="preserve">If</w:delText>
        </w:r>
      </w:del>
      <w:del w:id="30454" w:author="PR Preview" w:date="2026-01-01T00:00:00Z">
        <w:r>
          <w:delText xml:space="preserve"> </w:delText>
        </w:r>
      </w:del>
      <m:oMath>
        <m:r>
          <m:rPr>
            <m:sty m:val="bi"/>
          </m:rPr>
          <m:t>P</m:t>
        </m:r>
        <m:r>
          <m:rPr>
            <m:sty m:val="p"/>
          </m:rPr>
          <m:t>=</m:t>
        </m:r>
        <m:r>
          <m:rPr>
            <m:sty m:val="bi"/>
          </m:rPr>
          <m:t>L</m:t>
        </m:r>
        <m:r>
          <m:rPr>
            <m:sty m:val="bi"/>
          </m:rPr>
          <m:t>U</m:t>
        </m:r>
      </m:oMath>
      <w:del w:id="30455" w:author="PR Preview" w:date="2026-01-01T00:00:00Z">
        <w:r>
          <w:delText xml:space="preserve">, the</w:delText>
        </w:r>
      </w:del>
      <w:del w:id="30456" w:author="PR Preview" w:date="2026-01-01T00:00:00Z">
        <w:r>
          <w:delText xml:space="preserve"> </w:delText>
        </w:r>
      </w:del>
      <m:oMath>
        <m:r>
          <m:rPr>
            <m:sty m:val="p"/>
          </m:rPr>
          <m:t>(</m:t>
        </m:r>
        <m:r>
          <m:t>1</m:t>
        </m:r>
        <m:r>
          <m:rPr>
            <m:sty m:val="p"/>
          </m:rPr>
          <m:t>,</m:t>
        </m:r>
        <m:r>
          <m:t>1</m:t>
        </m:r>
        <m:r>
          <m:rPr>
            <m:sty m:val="p"/>
          </m:rPr>
          <m:t>)</m:t>
        </m:r>
      </m:oMath>
      <w:del w:id="30457" w:author="PR Preview" w:date="2026-01-01T00:00:00Z">
        <w:r>
          <w:delText xml:space="preserve"> </w:delText>
        </w:r>
      </w:del>
      <w:del w:id="30458" w:author="PR Preview" w:date="2026-01-01T00:00:00Z">
        <w:r>
          <w:delText xml:space="preserve">entry gives</w:delText>
        </w:r>
      </w:del>
      <w:del w:id="30459" w:author="PR Preview" w:date="2026-01-01T00:00:00Z">
        <w:r>
          <w:delText xml:space="preserve"> </w:delText>
        </w:r>
      </w:del>
      <m:oMath>
        <m:r>
          <m:t>0</m:t>
        </m:r>
        <m:r>
          <m:rPr>
            <m:sty m:val="p"/>
          </m:rPr>
          <m:t>=</m:t>
        </m:r>
        <m:r>
          <m:t>1</m:t>
        </m:r>
        <m:r>
          <m:rPr>
            <m:sty m:val="p"/>
          </m:rPr>
          <m:t>⋅</m:t>
        </m:r>
        <m:sSub>
          <m:e>
            <m:r>
              <m:t>u</m:t>
            </m:r>
          </m:e>
          <m:sub>
            <m:r>
              <m:t>11</m:t>
            </m:r>
          </m:sub>
        </m:sSub>
      </m:oMath>
      <w:del w:id="30460" w:author="PR Preview" w:date="2026-01-01T00:00:00Z">
        <w:r>
          <w:delText xml:space="preserve">, so</w:delText>
        </w:r>
      </w:del>
      <w:del w:id="30461" w:author="PR Preview" w:date="2026-01-01T00:00:00Z">
        <w:r>
          <w:delText xml:space="preserve"> </w:delText>
        </w:r>
      </w:del>
      <m:oMath>
        <m:sSub>
          <m:e>
            <m:r>
              <m:t>u</m:t>
            </m:r>
          </m:e>
          <m:sub>
            <m:r>
              <m:t>11</m:t>
            </m:r>
          </m:sub>
        </m:sSub>
        <m:r>
          <m:rPr>
            <m:sty m:val="p"/>
          </m:rPr>
          <m:t>=</m:t>
        </m:r>
        <m:r>
          <m:t>0</m:t>
        </m:r>
      </m:oMath>
      <w:del w:id="30462" w:author="PR Preview" w:date="2026-01-01T00:00:00Z">
        <w:r>
          <w:delText xml:space="preserve">,</w:delText>
        </w:r>
      </w:del>
      <w:del w:id="30463" w:author="PR Preview" w:date="2026-01-01T00:00:00Z">
        <w:r>
          <w:delText xml:space="preserve"> </w:delText>
        </w:r>
      </w:del>
      <w:del w:id="30464" w:author="PR Preview" w:date="2026-01-01T00:00:00Z">
        <w:r>
          <w:delText xml:space="preserve">and then the</w:delText>
        </w:r>
      </w:del>
      <w:del w:id="30465" w:author="PR Preview" w:date="2026-01-01T00:00:00Z">
        <w:r>
          <w:delText xml:space="preserve"> </w:delText>
        </w:r>
      </w:del>
      <m:oMath>
        <m:r>
          <m:rPr>
            <m:sty m:val="p"/>
          </m:rPr>
          <m:t>(</m:t>
        </m:r>
        <m:r>
          <m:t>2</m:t>
        </m:r>
        <m:r>
          <m:rPr>
            <m:sty m:val="p"/>
          </m:rPr>
          <m:t>,</m:t>
        </m:r>
        <m:r>
          <m:t>1</m:t>
        </m:r>
        <m:r>
          <m:rPr>
            <m:sty m:val="p"/>
          </m:rPr>
          <m:t>)</m:t>
        </m:r>
      </m:oMath>
      <w:del w:id="30466" w:author="PR Preview" w:date="2026-01-01T00:00:00Z">
        <w:r>
          <w:delText xml:space="preserve"> </w:delText>
        </w:r>
      </w:del>
      <w:del w:id="30467" w:author="PR Preview" w:date="2026-01-01T00:00:00Z">
        <w:r>
          <w:delText xml:space="preserve">entry gives</w:delText>
        </w:r>
      </w:del>
    </w:p>
    <w:p>
      <w:pPr>
        <w:pStyle w:val="BodyText"/>
      </w:pPr>
      <w:ins w:id="30468" w:author="PR Preview" w:date="2026-01-01T00:00:00Z">
        <w:r>
          <w:rPr>
            <w:b/>
            <w:bCs/>
          </w:rPr>
          <w:t xml:space="preserve">Example 191 (An LU factorization of a</w:t>
        </w:r>
      </w:ins>
      <w:ins w:id="30469" w:author="PR Preview" w:date="2026-01-01T00:00:00Z">
        <w:r>
          <w:rPr>
            <w:b/>
            <w:bCs/>
          </w:rPr>
          <w:t xml:space="preserve"> </w:t>
        </w:r>
      </w:ins>
      <m:oMath>
        <m:r>
          <m:t>3</m:t>
        </m:r>
        <m:r>
          <m:rPr>
            <m:sty m:val="p"/>
          </m:rPr>
          <m:t>×</m:t>
        </m:r>
        <m:r>
          <m:t>3</m:t>
        </m:r>
      </m:oMath>
      <w:ins w:id="30470" w:author="PR Preview" w:date="2026-01-01T00:00:00Z">
        <w:r>
          <w:rPr>
            <w:b/>
            <w:bCs/>
          </w:rPr>
          <w:t xml:space="preserve"> </w:t>
        </w:r>
      </w:ins>
      <w:ins w:id="30471" w:author="PR Preview" w:date="2026-01-01T00:00:00Z">
        <w:r>
          <w:rPr>
            <w:b/>
            <w:bCs/>
          </w:rPr>
          <w:t xml:space="preserve">matrix)</w:t>
        </w:r>
      </w:ins>
      <w:ins w:id="30472" w:author="PR Preview" w:date="2026-01-01T00:00:00Z">
        <w:r>
          <w:t xml:space="preserve"> </w:t>
        </w:r>
      </w:ins>
      <w:ins w:id="30473" w:author="PR Preview" w:date="2026-01-01T00:00:00Z">
        <w:r>
          <w:t xml:space="preserve">Let</w:t>
        </w:r>
      </w:ins>
      <w:ins w:id="30474"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ins w:id="30475" w:author="PR Preview" w:date="2026-01-01T00:00:00Z">
        <w:r>
          <w:t xml:space="preserve">,</w:t>
        </w:r>
      </w:ins>
      <w:ins w:id="30476" w:author="PR Preview" w:date="2026-01-01T00:00:00Z">
        <w:r>
          <w:t xml:space="preserve"> </w:t>
        </w:r>
      </w:ins>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ins w:id="30477" w:author="PR Preview" w:date="2026-01-01T00:00:00Z">
        <w:r>
          <w:t xml:space="preserve"> </w:t>
        </w:r>
      </w:ins>
      <w:ins w:id="30478" w:author="PR Preview" w:date="2026-01-01T00:00:00Z">
        <w:r>
          <w:t xml:space="preserve">(unit lower triangular) and</w:t>
        </w:r>
      </w:ins>
      <w:ins w:id="30479" w:author="PR Preview" w:date="2026-01-01T00:00:00Z">
        <w:r>
          <w:t xml:space="preserve"> </w:t>
        </w:r>
      </w:ins>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ins w:id="30480" w:author="PR Preview" w:date="2026-01-01T00:00:00Z">
        <w:r>
          <w:t xml:space="preserve"> </w:t>
        </w:r>
      </w:ins>
      <w:ins w:id="30481" w:author="PR Preview" w:date="2026-01-01T00:00:00Z">
        <w:r>
          <w:t xml:space="preserve">(upper triangular).</w:t>
        </w:r>
      </w:ins>
      <w:ins w:id="30482" w:author="PR Preview" w:date="2026-01-01T00:00:00Z">
        <w:r>
          <w:t xml:space="preserve"> </w:t>
        </w:r>
      </w:ins>
      <w:ins w:id="30483" w:author="PR Preview" w:date="2026-01-01T00:00:00Z">
        <w:r>
          <w:t xml:space="preserve">By 4, entry</w:t>
        </w:r>
      </w:ins>
      <w:ins w:id="30484" w:author="PR Preview" w:date="2026-01-01T00:00:00Z">
        <w:r>
          <w:t xml:space="preserve"> </w:t>
        </w:r>
      </w:ins>
      <m:oMath>
        <m:r>
          <m:rPr>
            <m:sty m:val="p"/>
          </m:rPr>
          <m:t>(</m:t>
        </m:r>
        <m:r>
          <m:t>i</m:t>
        </m:r>
        <m:r>
          <m:rPr>
            <m:sty m:val="p"/>
          </m:rPr>
          <m:t>,</m:t>
        </m:r>
        <m:r>
          <m:t>j</m:t>
        </m:r>
        <m:r>
          <m:rPr>
            <m:sty m:val="p"/>
          </m:rPr>
          <m:t>)</m:t>
        </m:r>
      </m:oMath>
      <w:ins w:id="30485" w:author="PR Preview" w:date="2026-01-01T00:00:00Z">
        <w:r>
          <w:t xml:space="preserve"> </w:t>
        </w:r>
      </w:ins>
      <w:ins w:id="30486" w:author="PR Preview" w:date="2026-01-01T00:00:00Z">
        <w:r>
          <w:t xml:space="preserve">of</w:t>
        </w:r>
      </w:ins>
      <w:ins w:id="30487" w:author="PR Preview" w:date="2026-01-01T00:00:00Z">
        <w:r>
          <w:t xml:space="preserve"> </w:t>
        </w:r>
      </w:ins>
      <m:oMath>
        <m:r>
          <m:rPr>
            <m:sty m:val="bi"/>
          </m:rPr>
          <m:t>L</m:t>
        </m:r>
        <m:r>
          <m:rPr>
            <m:sty m:val="bi"/>
          </m:rPr>
          <m:t>U</m:t>
        </m:r>
      </m:oMath>
      <w:ins w:id="30488" w:author="PR Preview" w:date="2026-01-01T00:00:00Z">
        <w:r>
          <w:t xml:space="preserve"> </w:t>
        </w:r>
      </w:ins>
      <w:ins w:id="30489" w:author="PR Preview" w:date="2026-01-01T00:00:00Z">
        <w:r>
          <w:t xml:space="preserve">is</w:t>
        </w:r>
      </w:ins>
      <w:ins w:id="30490" w:author="PR Preview" w:date="2026-01-01T00:00:00Z">
        <w:r>
          <w:t xml:space="preserve"> </w:t>
        </w:r>
      </w:ins>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ins w:id="30491" w:author="PR Preview" w:date="2026-01-01T00:00:00Z">
        <w:r>
          <w:t xml:space="preserve">,</w:t>
        </w:r>
      </w:ins>
      <w:ins w:id="30492" w:author="PR Preview" w:date="2026-01-01T00:00:00Z">
        <w:r>
          <w:t xml:space="preserve"> </w:t>
        </w:r>
      </w:ins>
      <w:ins w:id="30493" w:author="PR Preview" w:date="2026-01-01T00:00:00Z">
        <w:r>
          <w:t xml:space="preserve">so row</w:t>
        </w:r>
      </w:ins>
      <w:ins w:id="30494" w:author="PR Preview" w:date="2026-01-01T00:00:00Z">
        <w:r>
          <w:t xml:space="preserve"> </w:t>
        </w:r>
      </w:ins>
      <m:oMath>
        <m:r>
          <m:t>i</m:t>
        </m:r>
      </m:oMath>
      <w:ins w:id="30495" w:author="PR Preview" w:date="2026-01-01T00:00:00Z">
        <w:r>
          <w:t xml:space="preserve"> </w:t>
        </w:r>
      </w:ins>
      <w:ins w:id="30496" w:author="PR Preview" w:date="2026-01-01T00:00:00Z">
        <w:r>
          <w:t xml:space="preserve">of</w:t>
        </w:r>
      </w:ins>
      <w:ins w:id="30497" w:author="PR Preview" w:date="2026-01-01T00:00:00Z">
        <w:r>
          <w:t xml:space="preserve"> </w:t>
        </w:r>
      </w:ins>
      <m:oMath>
        <m:r>
          <m:rPr>
            <m:sty m:val="bi"/>
          </m:rPr>
          <m:t>L</m:t>
        </m:r>
        <m:r>
          <m:rPr>
            <m:sty m:val="bi"/>
          </m:rPr>
          <m:t>U</m:t>
        </m:r>
      </m:oMath>
      <w:ins w:id="30498" w:author="PR Preview" w:date="2026-01-01T00:00:00Z">
        <w:r>
          <w:t xml:space="preserve"> </w:t>
        </w:r>
      </w:ins>
      <w:ins w:id="30499" w:author="PR Preview" w:date="2026-01-01T00:00:00Z">
        <w:r>
          <w:t xml:space="preserve">is</w:t>
        </w:r>
      </w:ins>
      <w:ins w:id="30500" w:author="PR Preview" w:date="2026-01-01T00:00:00Z">
        <w:r>
          <w:t xml:space="preserve"> </w:t>
        </w:r>
      </w:ins>
      <m:oMath>
        <m:nary>
          <m:naryPr>
            <m:chr m:val="∑"/>
            <m:limLoc m:val="undOvr"/>
            <m:subHide m:val="off"/>
            <m:supHide m:val="on"/>
          </m:naryPr>
          <m:sub>
            <m:r>
              <m:t>k</m:t>
            </m:r>
          </m:sub>
          <m:sup>
            <m:r>
              <m:t>​</m:t>
            </m:r>
          </m:sup>
          <m:e>
            <m:sSub>
              <m:e>
                <m:r>
                  <m:t>ℓ</m:t>
                </m:r>
              </m:e>
              <m:sub>
                <m:r>
                  <m:t>i</m:t>
                </m:r>
                <m:r>
                  <m:t>k</m:t>
                </m:r>
              </m:sub>
            </m:sSub>
          </m:e>
        </m:nary>
      </m:oMath>
      <w:ins w:id="30501" w:author="PR Preview" w:date="2026-01-01T00:00:00Z">
        <w:r>
          <w:t xml:space="preserve"> </w:t>
        </w:r>
      </w:ins>
      <w:ins w:id="30502" w:author="PR Preview" w:date="2026-01-01T00:00:00Z">
        <w:r>
          <w:t xml:space="preserve">times row</w:t>
        </w:r>
      </w:ins>
      <w:ins w:id="30503" w:author="PR Preview" w:date="2026-01-01T00:00:00Z">
        <w:r>
          <w:t xml:space="preserve"> </w:t>
        </w:r>
      </w:ins>
      <m:oMath>
        <m:r>
          <m:t>k</m:t>
        </m:r>
      </m:oMath>
      <w:ins w:id="30504" w:author="PR Preview" w:date="2026-01-01T00:00:00Z">
        <w:r>
          <w:t xml:space="preserve"> </w:t>
        </w:r>
      </w:ins>
      <w:ins w:id="30505" w:author="PR Preview" w:date="2026-01-01T00:00:00Z">
        <w:r>
          <w:t xml:space="preserve">of</w:t>
        </w:r>
      </w:ins>
      <w:ins w:id="30506" w:author="PR Preview" w:date="2026-01-01T00:00:00Z">
        <w:r>
          <w:t xml:space="preserve"> </w:t>
        </w:r>
      </w:ins>
      <m:oMath>
        <m:r>
          <m:rPr>
            <m:sty m:val="bi"/>
          </m:rPr>
          <m:t>U</m:t>
        </m:r>
      </m:oMath>
      <w:ins w:id="30507" w:author="PR Preview" w:date="2026-01-01T00:00:00Z">
        <w:r>
          <w:t xml:space="preserve">.</w:t>
        </w:r>
      </w:ins>
      <w:ins w:id="30508" w:author="PR Preview" w:date="2026-01-01T00:00:00Z">
        <w:r>
          <w:t xml:space="preserve"> </w:t>
        </w:r>
      </w:ins>
      <w:ins w:id="30509" w:author="PR Preview" w:date="2026-01-01T00:00:00Z">
        <w:r>
          <w:t xml:space="preserve">Row 1 is</w:t>
        </w:r>
      </w:ins>
      <w:ins w:id="30510" w:author="PR Preview" w:date="2026-01-01T00:00:00Z">
        <w:r>
          <w:t xml:space="preserve"> </w:t>
        </w:r>
      </w:ins>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ins w:id="30511" w:author="PR Preview" w:date="2026-01-01T00:00:00Z">
        <w:r>
          <w:t xml:space="preserve">;</w:t>
        </w:r>
      </w:ins>
      <w:ins w:id="30512" w:author="PR Preview" w:date="2026-01-01T00:00:00Z">
        <w:r>
          <w:t xml:space="preserve"> </w:t>
        </w:r>
      </w:ins>
      <w:ins w:id="30513" w:author="PR Preview" w:date="2026-01-01T00:00:00Z">
        <w:r>
          <w:t xml:space="preserve">row 2 is</w:t>
        </w:r>
      </w:ins>
      <w:ins w:id="30514" w:author="PR Preview" w:date="2026-01-01T00:00:00Z">
        <w:r>
          <w:t xml:space="preserve"> </w:t>
        </w:r>
      </w:ins>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ins w:id="30515" w:author="PR Preview" w:date="2026-01-01T00:00:00Z">
        <w:r>
          <w:t xml:space="preserve">,</w:t>
        </w:r>
      </w:ins>
      <w:ins w:id="30516" w:author="PR Preview" w:date="2026-01-01T00:00:00Z">
        <w:r>
          <w:t xml:space="preserve"> </w:t>
        </w:r>
      </w:ins>
      <w:ins w:id="30517" w:author="PR Preview" w:date="2026-01-01T00:00:00Z">
        <w:r>
          <w:t xml:space="preserve">and row 3 is</w:t>
        </w:r>
      </w:ins>
      <w:ins w:id="30518" w:author="PR Preview" w:date="2026-01-01T00:00:00Z">
        <w:r>
          <w:t xml:space="preserve"> </w:t>
        </w:r>
      </w:ins>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ins w:id="30519" w:author="PR Preview" w:date="2026-01-01T00:00:00Z">
        <w:r>
          <w:t xml:space="preserve">.</w:t>
        </w:r>
      </w:ins>
      <w:ins w:id="30520" w:author="PR Preview" w:date="2026-01-01T00:00:00Z">
        <w:r>
          <w:t xml:space="preserve"> </w:t>
        </w:r>
      </w:ins>
      <w:ins w:id="30521" w:author="PR Preview" w:date="2026-01-01T00:00:00Z">
        <w:r>
          <w:t xml:space="preserve">These are the rows of</w:t>
        </w:r>
      </w:ins>
      <w:ins w:id="30522" w:author="PR Preview" w:date="2026-01-01T00:00:00Z">
        <w:r>
          <w:t xml:space="preserve"> </w:t>
        </w:r>
      </w:ins>
      <m:oMath>
        <m:r>
          <m:rPr>
            <m:sty m:val="bi"/>
          </m:rPr>
          <m:t>A</m:t>
        </m:r>
      </m:oMath>
      <w:ins w:id="30523" w:author="PR Preview" w:date="2026-01-01T00:00:00Z">
        <w:r>
          <w:t xml:space="preserve">, so</w:t>
        </w:r>
      </w:ins>
      <w:ins w:id="30524" w:author="PR Preview" w:date="2026-01-01T00:00:00Z">
        <w:r>
          <w:t xml:space="preserve"> </w:t>
        </w:r>
      </w:ins>
      <m:oMath>
        <m:r>
          <m:rPr>
            <m:sty m:val="bi"/>
          </m:rPr>
          <m:t>L</m:t>
        </m:r>
        <m:r>
          <m:rPr>
            <m:sty m:val="bi"/>
          </m:rPr>
          <m:t>U</m:t>
        </m:r>
        <m:r>
          <m:rPr>
            <m:sty m:val="p"/>
          </m:rPr>
          <m:t>=</m:t>
        </m:r>
        <m:r>
          <m:rPr>
            <m:sty m:val="bi"/>
          </m:rPr>
          <m:t>A</m:t>
        </m:r>
      </m:oMath>
      <w:ins w:id="30525" w:author="PR Preview" w:date="2026-01-01T00:00:00Z">
        <w:r>
          <w:t xml:space="preserve"> </w:t>
        </w:r>
      </w:ins>
      <w:ins w:id="30526" w:author="PR Preview" w:date="2026-01-01T00:00:00Z">
        <w:r>
          <w:t xml:space="preserve">is an LU factorization.</w:t>
        </w:r>
      </w:ins>
      <w:ins w:id="30527" w:author="PR Preview" w:date="2026-01-01T00:00:00Z">
        <w:r>
          <w:t xml:space="preserve"> </w:t>
        </w:r>
      </w:ins>
      <w:ins w:id="30528" w:author="PR Preview" w:date="2026-01-01T00:00:00Z">
        <w:r>
          <w:t xml:space="preserve">The below-diagonal entries of</w:t>
        </w:r>
      </w:ins>
      <w:ins w:id="30529" w:author="PR Preview" w:date="2026-01-01T00:00:00Z">
        <w:r>
          <w:t xml:space="preserve"> </w:t>
        </w:r>
      </w:ins>
      <m:oMath>
        <m:r>
          <m:rPr>
            <m:sty m:val="bi"/>
          </m:rPr>
          <m:t>L</m:t>
        </m:r>
      </m:oMath>
      <w:ins w:id="30530" w:author="PR Preview" w:date="2026-01-01T00:00:00Z">
        <w:r>
          <w:t xml:space="preserve"> </w:t>
        </w:r>
      </w:ins>
      <w:ins w:id="30531" w:author="PR Preview" w:date="2026-01-01T00:00:00Z">
        <w:r>
          <w:t xml:space="preserve">are the negatives of the multiples of earlier rows</w:t>
        </w:r>
      </w:ins>
      <w:ins w:id="30532" w:author="PR Preview" w:date="2026-01-01T00:00:00Z">
        <w:r>
          <w:t xml:space="preserve"> </w:t>
        </w:r>
      </w:ins>
      <w:ins w:id="30533" w:author="PR Preview" w:date="2026-01-01T00:00:00Z">
        <w:r>
          <w:t xml:space="preserve">that Gaussian elimination adds to reduce</w:t>
        </w:r>
      </w:ins>
      <w:ins w:id="30534" w:author="PR Preview" w:date="2026-01-01T00:00:00Z">
        <w:r>
          <w:t xml:space="preserve"> </w:t>
        </w:r>
      </w:ins>
      <m:oMath>
        <m:r>
          <m:rPr>
            <m:sty m:val="bi"/>
          </m:rPr>
          <m:t>A</m:t>
        </m:r>
      </m:oMath>
      <w:ins w:id="30535" w:author="PR Preview" w:date="2026-01-01T00:00:00Z">
        <w:r>
          <w:t xml:space="preserve"> </w:t>
        </w:r>
      </w:ins>
      <w:ins w:id="30536" w:author="PR Preview" w:date="2026-01-01T00:00:00Z">
        <w:r>
          <w:t xml:space="preserve">to</w:t>
        </w:r>
      </w:ins>
      <w:ins w:id="30537" w:author="PR Preview" w:date="2026-01-01T00:00:00Z">
        <w:r>
          <w:t xml:space="preserve"> </w:t>
        </w:r>
      </w:ins>
      <m:oMath>
        <m:r>
          <m:rPr>
            <m:sty m:val="bi"/>
          </m:rPr>
          <m:t>U</m:t>
        </m:r>
      </m:oMath>
      <w:ins w:id="30538" w:author="PR Preview" w:date="2026-01-01T00:00:00Z">
        <w:r>
          <w:t xml:space="preserve">.</w:t>
        </w:r>
      </w:ins>
    </w:p>
    <w:bookmarkEnd w:id="613"/>
    <w:bookmarkStart w:id="614" w:name="exm-not-lu"/>
    <w:p>
      <w:pPr>
        <w:pStyle w:val="BodyText"/>
      </w:pPr>
      <w:ins w:id="30539" w:author="PR Preview" w:date="2026-01-01T00:00:00Z">
        <w:r>
          <w:rPr>
            <w:b/>
            <w:bCs/>
          </w:rPr>
          <w:t xml:space="preserve">Example 192 (An invertible matrix with no LU factorization)</w:t>
        </w:r>
      </w:ins>
      <w:ins w:id="30540" w:author="PR Preview" w:date="2026-01-01T00:00:00Z">
        <w:r>
          <w:t xml:space="preserve"> </w:t>
        </w:r>
      </w:ins>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ins w:id="30541" w:author="PR Preview" w:date="2026-01-01T00:00:00Z">
        <w:r>
          <w:t xml:space="preserve"> </w:t>
        </w:r>
      </w:ins>
      <w:ins w:id="30542" w:author="PR Preview" w:date="2026-01-01T00:00:00Z">
        <w:r>
          <w:t xml:space="preserve">is invertible:</w:t>
        </w:r>
      </w:ins>
      <w:ins w:id="30543" w:author="PR Preview" w:date="2026-01-01T00:00:00Z">
        <w:r>
          <w:t xml:space="preserve"> </w:t>
        </w:r>
      </w:ins>
      <m:oMath>
        <m:sSup>
          <m:e>
            <m:r>
              <m:rPr>
                <m:sty m:val="bi"/>
              </m:rPr>
              <m:t>P</m:t>
            </m:r>
          </m:e>
          <m:sup>
            <m:r>
              <m:t>2</m:t>
            </m:r>
          </m:sup>
        </m:sSup>
        <m:r>
          <m:rPr>
            <m:sty m:val="p"/>
          </m:rPr>
          <m:t>=</m:t>
        </m:r>
        <m:sSub>
          <m:e>
            <m:r>
              <m:rPr>
                <m:sty m:val="bi"/>
              </m:rPr>
              <m:t>I</m:t>
            </m:r>
          </m:e>
          <m:sub>
            <m:r>
              <m:t>2</m:t>
            </m:r>
          </m:sub>
        </m:sSub>
      </m:oMath>
      <w:ins w:id="30544" w:author="PR Preview" w:date="2026-01-01T00:00:00Z">
        <w:r>
          <w:t xml:space="preserve">, so</w:t>
        </w:r>
      </w:ins>
      <w:ins w:id="30545" w:author="PR Preview" w:date="2026-01-01T00:00:00Z">
        <w:r>
          <w:t xml:space="preserve"> </w:t>
        </w:r>
      </w:ins>
      <m:oMath>
        <m:sSup>
          <m:e>
            <m:r>
              <m:rPr>
                <m:sty m:val="bi"/>
              </m:rPr>
              <m:t>P</m:t>
            </m:r>
          </m:e>
          <m:sup>
            <m:r>
              <m:rPr>
                <m:sty m:val="p"/>
              </m:rPr>
              <m:t>−</m:t>
            </m:r>
            <m:r>
              <m:t>1</m:t>
            </m:r>
          </m:sup>
        </m:sSup>
        <m:r>
          <m:rPr>
            <m:sty m:val="p"/>
          </m:rPr>
          <m:t>=</m:t>
        </m:r>
        <m:r>
          <m:rPr>
            <m:sty m:val="bi"/>
          </m:rPr>
          <m:t>P</m:t>
        </m:r>
      </m:oMath>
      <w:ins w:id="30546" w:author="PR Preview" w:date="2026-01-01T00:00:00Z">
        <w:r>
          <w:t xml:space="preserve"> </w:t>
        </w:r>
      </w:ins>
      <w:ins w:id="30547" w:author="PR Preview" w:date="2026-01-01T00:00:00Z">
        <w:r>
          <w:t xml:space="preserve">(5);</w:t>
        </w:r>
      </w:ins>
      <w:ins w:id="30548" w:author="PR Preview" w:date="2026-01-01T00:00:00Z">
        <w:r>
          <w:t xml:space="preserve"> </w:t>
        </w:r>
      </w:ins>
      <w:ins w:id="30549" w:author="PR Preview" w:date="2026-01-01T00:00:00Z">
        <w:r>
          <w:t xml:space="preserve">but it has no LU factorization.</w:t>
        </w:r>
      </w:ins>
      <w:ins w:id="30550" w:author="PR Preview" w:date="2026-01-01T00:00:00Z">
        <w:r>
          <w:t xml:space="preserve"> </w:t>
        </w:r>
      </w:ins>
      <w:ins w:id="30551" w:author="PR Preview" w:date="2026-01-01T00:00:00Z">
        <w:r>
          <w:t xml:space="preserve">If</w:t>
        </w:r>
      </w:ins>
      <w:ins w:id="30552" w:author="PR Preview" w:date="2026-01-01T00:00:00Z">
        <w:r>
          <w:t xml:space="preserve"> </w:t>
        </w:r>
      </w:ins>
      <m:oMath>
        <m:r>
          <m:rPr>
            <m:sty m:val="bi"/>
          </m:rPr>
          <m:t>P</m:t>
        </m:r>
        <m:r>
          <m:rPr>
            <m:sty m:val="p"/>
          </m:rPr>
          <m:t>=</m:t>
        </m:r>
        <m:r>
          <m:rPr>
            <m:sty m:val="bi"/>
          </m:rPr>
          <m:t>L</m:t>
        </m:r>
        <m:r>
          <m:rPr>
            <m:sty m:val="bi"/>
          </m:rPr>
          <m:t>U</m:t>
        </m:r>
      </m:oMath>
      <w:ins w:id="30553" w:author="PR Preview" w:date="2026-01-01T00:00:00Z">
        <w:r>
          <w:t xml:space="preserve">, the</w:t>
        </w:r>
      </w:ins>
      <w:ins w:id="30554" w:author="PR Preview" w:date="2026-01-01T00:00:00Z">
        <w:r>
          <w:t xml:space="preserve"> </w:t>
        </w:r>
      </w:ins>
      <m:oMath>
        <m:r>
          <m:rPr>
            <m:sty m:val="p"/>
          </m:rPr>
          <m:t>(</m:t>
        </m:r>
        <m:r>
          <m:t>1</m:t>
        </m:r>
        <m:r>
          <m:rPr>
            <m:sty m:val="p"/>
          </m:rPr>
          <m:t>,</m:t>
        </m:r>
        <m:r>
          <m:t>1</m:t>
        </m:r>
        <m:r>
          <m:rPr>
            <m:sty m:val="p"/>
          </m:rPr>
          <m:t>)</m:t>
        </m:r>
      </m:oMath>
      <w:ins w:id="30555" w:author="PR Preview" w:date="2026-01-01T00:00:00Z">
        <w:r>
          <w:t xml:space="preserve"> </w:t>
        </w:r>
      </w:ins>
      <w:ins w:id="30556" w:author="PR Preview" w:date="2026-01-01T00:00:00Z">
        <w:r>
          <w:t xml:space="preserve">entry gives</w:t>
        </w:r>
      </w:ins>
      <w:ins w:id="30557" w:author="PR Preview" w:date="2026-01-01T00:00:00Z">
        <w:r>
          <w:t xml:space="preserve"> </w:t>
        </w:r>
      </w:ins>
      <m:oMath>
        <m:r>
          <m:t>0</m:t>
        </m:r>
        <m:r>
          <m:rPr>
            <m:sty m:val="p"/>
          </m:rPr>
          <m:t>=</m:t>
        </m:r>
        <m:r>
          <m:t>1</m:t>
        </m:r>
        <m:r>
          <m:rPr>
            <m:sty m:val="p"/>
          </m:rPr>
          <m:t>⋅</m:t>
        </m:r>
        <m:sSub>
          <m:e>
            <m:r>
              <m:t>u</m:t>
            </m:r>
          </m:e>
          <m:sub>
            <m:r>
              <m:t>11</m:t>
            </m:r>
          </m:sub>
        </m:sSub>
      </m:oMath>
      <w:ins w:id="30558" w:author="PR Preview" w:date="2026-01-01T00:00:00Z">
        <w:r>
          <w:t xml:space="preserve">, so</w:t>
        </w:r>
      </w:ins>
      <w:ins w:id="30559" w:author="PR Preview" w:date="2026-01-01T00:00:00Z">
        <w:r>
          <w:t xml:space="preserve"> </w:t>
        </w:r>
      </w:ins>
      <m:oMath>
        <m:sSub>
          <m:e>
            <m:r>
              <m:t>u</m:t>
            </m:r>
          </m:e>
          <m:sub>
            <m:r>
              <m:t>11</m:t>
            </m:r>
          </m:sub>
        </m:sSub>
        <m:r>
          <m:rPr>
            <m:sty m:val="p"/>
          </m:rPr>
          <m:t>=</m:t>
        </m:r>
        <m:r>
          <m:t>0</m:t>
        </m:r>
      </m:oMath>
      <w:ins w:id="30560" w:author="PR Preview" w:date="2026-01-01T00:00:00Z">
        <w:r>
          <w:t xml:space="preserve">,</w:t>
        </w:r>
      </w:ins>
      <w:ins w:id="30561" w:author="PR Preview" w:date="2026-01-01T00:00:00Z">
        <w:r>
          <w:t xml:space="preserve"> </w:t>
        </w:r>
      </w:ins>
      <w:ins w:id="30562" w:author="PR Preview" w:date="2026-01-01T00:00:00Z">
        <w:r>
          <w:t xml:space="preserve">and then the</w:t>
        </w:r>
      </w:ins>
      <w:ins w:id="30563" w:author="PR Preview" w:date="2026-01-01T00:00:00Z">
        <w:r>
          <w:t xml:space="preserve"> </w:t>
        </w:r>
      </w:ins>
      <m:oMath>
        <m:r>
          <m:rPr>
            <m:sty m:val="p"/>
          </m:rPr>
          <m:t>(</m:t>
        </m:r>
        <m:r>
          <m:t>2</m:t>
        </m:r>
        <m:r>
          <m:rPr>
            <m:sty m:val="p"/>
          </m:rPr>
          <m:t>,</m:t>
        </m:r>
        <m:r>
          <m:t>1</m:t>
        </m:r>
        <m:r>
          <m:rPr>
            <m:sty m:val="p"/>
          </m:rPr>
          <m:t>)</m:t>
        </m:r>
      </m:oMath>
      <w:ins w:id="30564" w:author="PR Preview" w:date="2026-01-01T00:00:00Z">
        <w:r>
          <w:t xml:space="preserve"> </w:t>
        </w:r>
      </w:ins>
      <w:ins w:id="30565" w:author="PR Preview" w:date="2026-01-01T00:00:00Z">
        <w:r>
          <w:t xml:space="preserve">entry gives</w:t>
        </w:r>
      </w:ins>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14"/>
    <w:bookmarkStart w:id="615" w:name="thm-lu-solve"/>
    <w:p>
      <w:pPr>
        <w:pStyle w:val="BodyText"/>
      </w:pPr>
      <w:del w:id="30566" w:author="PR Preview" w:date="2026-01-01T00:00:00Z">
        <w:r>
          <w:rPr>
            <w:b/>
            <w:bCs/>
          </w:rPr>
          <w:delText xml:space="preserve">Theorem 106 (Solving a system with an LU factorization)</w:delText>
        </w:r>
      </w:del>
      <w:del w:id="30567" w:author="PR Preview" w:date="2026-01-01T00:00:00Z">
        <w:r>
          <w:delText xml:space="preserve"> </w:delText>
        </w:r>
      </w:del>
      <w:del w:id="30568" w:author="PR Preview" w:date="2026-01-01T00:00:00Z">
        <w:r>
          <w:delText xml:space="preserve">If</w:delText>
        </w:r>
      </w:del>
      <w:del w:id="30569" w:author="PR Preview" w:date="2026-01-01T00:00:00Z">
        <w:r>
          <w:delText xml:space="preserve"> </w:delText>
        </w:r>
      </w:del>
      <m:oMath>
        <m:r>
          <m:rPr>
            <m:sty m:val="bi"/>
          </m:rPr>
          <m:t>A</m:t>
        </m:r>
        <m:r>
          <m:rPr>
            <m:sty m:val="p"/>
          </m:rPr>
          <m:t>=</m:t>
        </m:r>
        <m:r>
          <m:rPr>
            <m:sty m:val="bi"/>
          </m:rPr>
          <m:t>L</m:t>
        </m:r>
        <m:r>
          <m:rPr>
            <m:sty m:val="bi"/>
          </m:rPr>
          <m:t>U</m:t>
        </m:r>
      </m:oMath>
      <w:del w:id="30570" w:author="PR Preview" w:date="2026-01-01T00:00:00Z">
        <w:r>
          <w:delText xml:space="preserve"> </w:delText>
        </w:r>
      </w:del>
      <w:del w:id="30571" w:author="PR Preview" w:date="2026-01-01T00:00:00Z">
        <w:r>
          <w:delText xml:space="preserve">is an LU factorization (</w:delText>
        </w:r>
      </w:del>
      <w:hyperlink w:anchor="def-lu">
        <w:del w:id="30572" w:author="PR Preview" w:date="2026-01-01T00:00:00Z">
          <w:r>
            <w:rPr>
              <w:rStyle w:val="Hyperlink"/>
            </w:rPr>
            <w:delText xml:space="preserve">Definition 117</w:delText>
          </w:r>
        </w:del>
      </w:hyperlink>
      <w:del w:id="30573" w:author="PR Preview" w:date="2026-01-01T00:00:00Z">
        <w:r>
          <w:delText xml:space="preserve">)</w:delText>
        </w:r>
      </w:del>
      <w:del w:id="30574" w:author="PR Preview" w:date="2026-01-01T00:00:00Z">
        <w:r>
          <w:delText xml:space="preserve"> </w:delText>
        </w:r>
      </w:del>
      <w:del w:id="30575" w:author="PR Preview" w:date="2026-01-01T00:00:00Z">
        <w:r>
          <w:delText xml:space="preserve">and the diagonal entries of</w:delText>
        </w:r>
      </w:del>
      <w:del w:id="30576" w:author="PR Preview" w:date="2026-01-01T00:00:00Z">
        <w:r>
          <w:delText xml:space="preserve"> </w:delText>
        </w:r>
      </w:del>
      <m:oMath>
        <m:r>
          <m:rPr>
            <m:sty m:val="bi"/>
          </m:rPr>
          <m:t>U</m:t>
        </m:r>
      </m:oMath>
      <w:del w:id="30577" w:author="PR Preview" w:date="2026-01-01T00:00:00Z">
        <w:r>
          <w:delText xml:space="preserve"> </w:delText>
        </w:r>
      </w:del>
      <w:del w:id="30578" w:author="PR Preview" w:date="2026-01-01T00:00:00Z">
        <w:r>
          <w:delText xml:space="preserve">are all nonzero,</w:delText>
        </w:r>
      </w:del>
      <w:del w:id="30579" w:author="PR Preview" w:date="2026-01-01T00:00:00Z">
        <w:r>
          <w:delText xml:space="preserve"> </w:delText>
        </w:r>
      </w:del>
      <w:del w:id="30580" w:author="PR Preview" w:date="2026-01-01T00:00:00Z">
        <w:r>
          <w:delText xml:space="preserve">then for every</w:delText>
        </w:r>
      </w:del>
      <w:del w:id="30581" w:author="PR Preview" w:date="2026-01-01T00:00:00Z">
        <w:r>
          <w:delText xml:space="preserve"> </w:delText>
        </w:r>
      </w:del>
      <m:oMath>
        <m:limLow>
          <m:e>
            <m:r>
              <m:t>b</m:t>
            </m:r>
          </m:e>
          <m:lim>
            <m:r>
              <m:rPr>
                <m:sty m:val="p"/>
              </m:rPr>
              <m:t>∼</m:t>
            </m:r>
          </m:lim>
        </m:limLow>
        <m:r>
          <m:rPr>
            <m:sty m:val="p"/>
          </m:rPr>
          <m:t>∈</m:t>
        </m:r>
        <m:sSup>
          <m:e>
            <m:r>
              <m:rPr>
                <m:scr m:val="double-struck"/>
                <m:sty m:val="p"/>
              </m:rPr>
              <m:t>R</m:t>
            </m:r>
          </m:e>
          <m:sup>
            <m:r>
              <m:t>n</m:t>
            </m:r>
          </m:sup>
        </m:sSup>
      </m:oMath>
      <w:del w:id="30582" w:author="PR Preview" w:date="2026-01-01T00:00:00Z">
        <w:r>
          <w:delText xml:space="preserve"> </w:delText>
        </w:r>
      </w:del>
      <w:del w:id="30583" w:author="PR Preview" w:date="2026-01-01T00:00:00Z">
        <w:r>
          <w:delText xml:space="preserve">the system</w:delText>
        </w:r>
      </w:del>
      <w:del w:id="30584" w:author="PR Preview" w:date="2026-01-01T00:00:00Z">
        <w:r>
          <w:delText xml:space="preserve"> </w:delText>
        </w:r>
      </w:del>
      <m:oMath>
        <m:r>
          <m:rPr>
            <m:sty m:val="bi"/>
          </m:rPr>
          <m:t>A</m:t>
        </m:r>
        <m:limLow>
          <m:e>
            <m:r>
              <m:t>x</m:t>
            </m:r>
          </m:e>
          <m:lim>
            <m:r>
              <m:rPr>
                <m:sty m:val="p"/>
              </m:rPr>
              <m:t>∼</m:t>
            </m:r>
          </m:lim>
        </m:limLow>
        <m:r>
          <m:rPr>
            <m:sty m:val="p"/>
          </m:rPr>
          <m:t>=</m:t>
        </m:r>
        <m:limLow>
          <m:e>
            <m:r>
              <m:t>b</m:t>
            </m:r>
          </m:e>
          <m:lim>
            <m:r>
              <m:rPr>
                <m:sty m:val="p"/>
              </m:rPr>
              <m:t>∼</m:t>
            </m:r>
          </m:lim>
        </m:limLow>
      </m:oMath>
      <w:del w:id="30585" w:author="PR Preview" w:date="2026-01-01T00:00:00Z">
        <w:r>
          <w:delText xml:space="preserve"> </w:delText>
        </w:r>
      </w:del>
      <w:del w:id="30586" w:author="PR Preview" w:date="2026-01-01T00:00:00Z">
        <w:r>
          <w:delText xml:space="preserve">has exactly one solution:</w:delText>
        </w:r>
      </w:del>
      <w:del w:id="30587" w:author="PR Preview" w:date="2026-01-01T00:00:00Z">
        <w:r>
          <w:delText xml:space="preserve"> </w:delText>
        </w:r>
      </w:del>
      <w:del w:id="30588" w:author="PR Preview" w:date="2026-01-01T00:00:00Z">
        <w:r>
          <w:delText xml:space="preserve">solve</w:delText>
        </w:r>
      </w:del>
      <w:del w:id="30589" w:author="PR Preview" w:date="2026-01-01T00:00:00Z">
        <w:r>
          <w:delText xml:space="preserve"> </w:delText>
        </w:r>
      </w:del>
      <m:oMath>
        <m:r>
          <m:rPr>
            <m:sty m:val="bi"/>
          </m:rPr>
          <m:t>L</m:t>
        </m:r>
        <m:limLow>
          <m:e>
            <m:r>
              <m:t>y</m:t>
            </m:r>
          </m:e>
          <m:lim>
            <m:r>
              <m:rPr>
                <m:sty m:val="p"/>
              </m:rPr>
              <m:t>∼</m:t>
            </m:r>
          </m:lim>
        </m:limLow>
        <m:r>
          <m:rPr>
            <m:sty m:val="p"/>
          </m:rPr>
          <m:t>=</m:t>
        </m:r>
        <m:limLow>
          <m:e>
            <m:r>
              <m:t>b</m:t>
            </m:r>
          </m:e>
          <m:lim>
            <m:r>
              <m:rPr>
                <m:sty m:val="p"/>
              </m:rPr>
              <m:t>∼</m:t>
            </m:r>
          </m:lim>
        </m:limLow>
      </m:oMath>
      <w:del w:id="30590" w:author="PR Preview" w:date="2026-01-01T00:00:00Z">
        <w:r>
          <w:delText xml:space="preserve"> </w:delText>
        </w:r>
      </w:del>
      <w:del w:id="30591" w:author="PR Preview" w:date="2026-01-01T00:00:00Z">
        <w:r>
          <w:delText xml:space="preserve">by forward substitution,</w:delText>
        </w:r>
      </w:del>
      <w:del w:id="30592" w:author="PR Preview" w:date="2026-01-01T00:00:00Z">
        <w:r>
          <w:delText xml:space="preserve"> </w:delText>
        </w:r>
      </w:del>
      <w:del w:id="30593" w:author="PR Preview" w:date="2026-01-01T00:00:00Z">
        <w:r>
          <w:delText xml:space="preserve">then</w:delText>
        </w:r>
      </w:del>
      <w:del w:id="30594" w:author="PR Preview" w:date="2026-01-01T00:00:00Z">
        <w:r>
          <w:delText xml:space="preserve"> </w:delText>
        </w:r>
      </w:del>
      <m:oMath>
        <m:r>
          <m:rPr>
            <m:sty m:val="bi"/>
          </m:rPr>
          <m:t>U</m:t>
        </m:r>
        <m:limLow>
          <m:e>
            <m:r>
              <m:t>x</m:t>
            </m:r>
          </m:e>
          <m:lim>
            <m:r>
              <m:rPr>
                <m:sty m:val="p"/>
              </m:rPr>
              <m:t>∼</m:t>
            </m:r>
          </m:lim>
        </m:limLow>
        <m:r>
          <m:rPr>
            <m:sty m:val="p"/>
          </m:rPr>
          <m:t>=</m:t>
        </m:r>
        <m:limLow>
          <m:e>
            <m:r>
              <m:t>y</m:t>
            </m:r>
          </m:e>
          <m:lim>
            <m:r>
              <m:rPr>
                <m:sty m:val="p"/>
              </m:rPr>
              <m:t>∼</m:t>
            </m:r>
          </m:lim>
        </m:limLow>
      </m:oMath>
      <w:del w:id="30595" w:author="PR Preview" w:date="2026-01-01T00:00:00Z">
        <w:r>
          <w:delText xml:space="preserve"> </w:delText>
        </w:r>
      </w:del>
      <w:del w:id="30596" w:author="PR Preview" w:date="2026-01-01T00:00:00Z">
        <w:r>
          <w:delText xml:space="preserve">by back substitution (</w:delText>
        </w:r>
      </w:del>
      <w:hyperlink w:anchor="thm-back-substitution">
        <w:del w:id="30597" w:author="PR Preview" w:date="2026-01-01T00:00:00Z">
          <w:r>
            <w:rPr>
              <w:rStyle w:val="Hyperlink"/>
            </w:rPr>
            <w:delText xml:space="preserve">Theorem 102</w:delText>
          </w:r>
        </w:del>
      </w:hyperlink>
      <w:del w:id="30598" w:author="PR Preview" w:date="2026-01-01T00:00:00Z">
        <w:r>
          <w:delText xml:space="preserve">).</w:delText>
        </w:r>
      </w:del>
    </w:p>
    <w:p>
      <w:pPr>
        <w:pStyle w:val="BodyText"/>
      </w:pPr>
      <w:del w:id="30599" w:author="PR Preview" w:date="2026-01-01T00:00:00Z">
        <w:r>
          <w:rPr>
            <w:i/>
            <w:iCs/>
          </w:rPr>
          <w:delText xml:space="preserve">Proof</w:delText>
        </w:r>
      </w:del>
      <w:del w:id="30600" w:author="PR Preview" w:date="2026-01-01T00:00:00Z">
        <w:r>
          <w:delText xml:space="preserve">. </w:delText>
        </w:r>
      </w:del>
      <m:oMath>
        <m:r>
          <m:rPr>
            <m:sty m:val="bi"/>
          </m:rPr>
          <m:t>L</m:t>
        </m:r>
      </m:oMath>
      <w:del w:id="30601" w:author="PR Preview" w:date="2026-01-01T00:00:00Z">
        <w:r>
          <w:delText xml:space="preserve"> </w:delText>
        </w:r>
      </w:del>
      <w:del w:id="30602" w:author="PR Preview" w:date="2026-01-01T00:00:00Z">
        <w:r>
          <w:delText xml:space="preserve">has diagonal entries</w:delText>
        </w:r>
      </w:del>
      <w:del w:id="30603" w:author="PR Preview" w:date="2026-01-01T00:00:00Z">
        <w:r>
          <w:delText xml:space="preserve"> </w:delText>
        </w:r>
      </w:del>
      <m:oMath>
        <m:r>
          <m:t>1</m:t>
        </m:r>
      </m:oMath>
      <w:del w:id="30604" w:author="PR Preview" w:date="2026-01-01T00:00:00Z">
        <w:r>
          <w:delText xml:space="preserve"> </w:delText>
        </w:r>
      </w:del>
      <w:del w:id="30605" w:author="PR Preview" w:date="2026-01-01T00:00:00Z">
        <w:r>
          <w:delText xml:space="preserve">and</w:delText>
        </w:r>
      </w:del>
      <w:del w:id="30606" w:author="PR Preview" w:date="2026-01-01T00:00:00Z">
        <w:r>
          <w:delText xml:space="preserve"> </w:delText>
        </w:r>
      </w:del>
      <m:oMath>
        <m:r>
          <m:rPr>
            <m:sty m:val="bi"/>
          </m:rPr>
          <m:t>U</m:t>
        </m:r>
      </m:oMath>
      <w:del w:id="30607" w:author="PR Preview" w:date="2026-01-01T00:00:00Z">
        <w:r>
          <w:delText xml:space="preserve"> </w:delText>
        </w:r>
      </w:del>
      <w:del w:id="30608" w:author="PR Preview" w:date="2026-01-01T00:00:00Z">
        <w:r>
          <w:delText xml:space="preserve">has nonzero ones,</w:delText>
        </w:r>
      </w:del>
      <w:del w:id="30609" w:author="PR Preview" w:date="2026-01-01T00:00:00Z">
        <w:r>
          <w:delText xml:space="preserve"> </w:delText>
        </w:r>
      </w:del>
      <w:del w:id="30610" w:author="PR Preview" w:date="2026-01-01T00:00:00Z">
        <w:r>
          <w:delText xml:space="preserve">so each of the two triangular systems has exactly one solution (</w:delText>
        </w:r>
      </w:del>
      <w:hyperlink w:anchor="thm-back-substitution">
        <w:del w:id="30611" w:author="PR Preview" w:date="2026-01-01T00:00:00Z">
          <w:r>
            <w:rPr>
              <w:rStyle w:val="Hyperlink"/>
            </w:rPr>
            <w:delText xml:space="preserve">Theorem 102</w:delText>
          </w:r>
        </w:del>
      </w:hyperlink>
      <w:del w:id="30612" w:author="PR Preview" w:date="2026-01-01T00:00:00Z">
        <w:r>
          <w:delText xml:space="preserve">).</w:delText>
        </w:r>
      </w:del>
      <w:del w:id="30613" w:author="PR Preview" w:date="2026-01-01T00:00:00Z">
        <w:r>
          <w:delText xml:space="preserve"> </w:delText>
        </w:r>
      </w:del>
      <w:del w:id="30614" w:author="PR Preview" w:date="2026-01-01T00:00:00Z">
        <w:r>
          <w:delText xml:space="preserve">If</w:delText>
        </w:r>
      </w:del>
      <w:del w:id="30615" w:author="PR Preview" w:date="2026-01-01T00:00:00Z">
        <w:r>
          <w:delText xml:space="preserve"> </w:delText>
        </w:r>
      </w:del>
      <m:oMath>
        <m:limLow>
          <m:e>
            <m:r>
              <m:t>y</m:t>
            </m:r>
          </m:e>
          <m:lim>
            <m:r>
              <m:rPr>
                <m:sty m:val="p"/>
              </m:rPr>
              <m:t>∼</m:t>
            </m:r>
          </m:lim>
        </m:limLow>
      </m:oMath>
      <w:del w:id="30616" w:author="PR Preview" w:date="2026-01-01T00:00:00Z">
        <w:r>
          <w:delText xml:space="preserve"> </w:delText>
        </w:r>
      </w:del>
      <w:del w:id="30617" w:author="PR Preview" w:date="2026-01-01T00:00:00Z">
        <w:r>
          <w:delText xml:space="preserve">and</w:delText>
        </w:r>
      </w:del>
      <w:del w:id="30618" w:author="PR Preview" w:date="2026-01-01T00:00:00Z">
        <w:r>
          <w:delText xml:space="preserve"> </w:delText>
        </w:r>
      </w:del>
      <m:oMath>
        <m:limLow>
          <m:e>
            <m:r>
              <m:t>x</m:t>
            </m:r>
          </m:e>
          <m:lim>
            <m:r>
              <m:rPr>
                <m:sty m:val="p"/>
              </m:rPr>
              <m:t>∼</m:t>
            </m:r>
          </m:lim>
        </m:limLow>
      </m:oMath>
      <w:del w:id="30619" w:author="PR Preview" w:date="2026-01-01T00:00:00Z">
        <w:r>
          <w:delText xml:space="preserve"> </w:delText>
        </w:r>
      </w:del>
      <w:del w:id="30620" w:author="PR Preview" w:date="2026-01-01T00:00:00Z">
        <w:r>
          <w:delText xml:space="preserve">are those solutions, then</w:delText>
        </w:r>
      </w:del>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bi"/>
                </m:rPr>
                <m:t>L</m:t>
              </m:r>
              <m:r>
                <m:t> </m:t>
              </m:r>
              <m:r>
                <m:rPr>
                  <m:sty m:val="p"/>
                </m:rPr>
                <m:t>(</m:t>
              </m:r>
              <m:r>
                <m:rPr>
                  <m:sty m:val="bi"/>
                </m:rPr>
                <m:t>U</m:t>
              </m:r>
              <m:limLow>
                <m:e>
                  <m:r>
                    <m:t>x</m:t>
                  </m:r>
                </m:e>
                <m:lim>
                  <m:r>
                    <m:rPr>
                      <m:sty m:val="p"/>
                    </m:rPr>
                    <m:t>∼</m:t>
                  </m:r>
                </m:lim>
              </m:limLow>
              <m:r>
                <m:rPr>
                  <m:sty m:val="p"/>
                </m:rPr>
                <m:t>)</m:t>
              </m:r>
            </m:e>
            <m:e>
              <m:r>
                <m:t>&amp;</m:t>
              </m:r>
              <m:r>
                <m:rPr>
                  <m:sty m:val="p"/>
                </m:rPr>
                <m:t>=</m:t>
              </m:r>
              <m:r>
                <m:rPr>
                  <m:sty m:val="bi"/>
                </m:rPr>
                <m:t>L</m:t>
              </m:r>
              <m:limLow>
                <m:e>
                  <m:r>
                    <m:t>y</m:t>
                  </m:r>
                </m:e>
                <m:lim>
                  <m:r>
                    <m:rPr>
                      <m:sty m:val="p"/>
                    </m:rPr>
                    <m:t>∼</m:t>
                  </m:r>
                </m:lim>
              </m:limLow>
            </m:e>
            <m:e>
              <m:r>
                <m:t>&amp;</m:t>
              </m:r>
              <m:r>
                <m:rPr>
                  <m:sty m:val="p"/>
                </m:rPr>
                <m:t>=</m:t>
              </m:r>
              <m:limLow>
                <m:e>
                  <m:r>
                    <m:t>b</m:t>
                  </m:r>
                </m:e>
                <m:lim>
                  <m:r>
                    <m:rPr>
                      <m:sty m:val="p"/>
                    </m:rPr>
                    <m:t>∼</m:t>
                  </m:r>
                </m:lim>
              </m:limLow>
            </m:e>
          </m:eqArr>
        </m:oMath>
      </m:oMathPara>
    </w:p>
    <w:p>
      <w:pPr>
        <w:pStyle w:val="FirstParagraph"/>
      </w:pPr>
      <w:del w:id="30621" w:author="PR Preview" w:date="2026-01-01T00:00:00Z">
        <w:r>
          <w:delText xml:space="preserve">(</w:delText>
        </w:r>
      </w:del>
      <w:hyperlink w:anchor="thm-matmul-assoc">
        <w:del w:id="30622" w:author="PR Preview" w:date="2026-01-01T00:00:00Z">
          <w:r>
            <w:rPr>
              <w:rStyle w:val="Hyperlink"/>
            </w:rPr>
            <w:delText xml:space="preserve">Theorem 8</w:delText>
          </w:r>
        </w:del>
      </w:hyperlink>
      <w:del w:id="30623" w:author="PR Preview" w:date="2026-01-01T00:00:00Z">
        <w:r>
          <w:delText xml:space="preserve">),</w:delText>
        </w:r>
      </w:del>
      <w:del w:id="30624" w:author="PR Preview" w:date="2026-01-01T00:00:00Z">
        <w:r>
          <w:delText xml:space="preserve"> </w:delText>
        </w:r>
      </w:del>
      <w:del w:id="30625" w:author="PR Preview" w:date="2026-01-01T00:00:00Z">
        <w:r>
          <w:delText xml:space="preserve">so</w:delText>
        </w:r>
      </w:del>
      <w:del w:id="30626" w:author="PR Preview" w:date="2026-01-01T00:00:00Z">
        <w:r>
          <w:delText xml:space="preserve"> </w:delText>
        </w:r>
      </w:del>
      <m:oMath>
        <m:limLow>
          <m:e>
            <m:r>
              <m:t>x</m:t>
            </m:r>
          </m:e>
          <m:lim>
            <m:r>
              <m:rPr>
                <m:sty m:val="p"/>
              </m:rPr>
              <m:t>∼</m:t>
            </m:r>
          </m:lim>
        </m:limLow>
      </m:oMath>
      <w:del w:id="30627" w:author="PR Preview" w:date="2026-01-01T00:00:00Z">
        <w:r>
          <w:delText xml:space="preserve"> </w:delText>
        </w:r>
      </w:del>
      <w:del w:id="30628" w:author="PR Preview" w:date="2026-01-01T00:00:00Z">
        <w:r>
          <w:delText xml:space="preserve">is a solution.</w:delText>
        </w:r>
      </w:del>
      <w:del w:id="30629" w:author="PR Preview" w:date="2026-01-01T00:00:00Z">
        <w:r>
          <w:delText xml:space="preserve"> </w:delText>
        </w:r>
      </w:del>
      <w:del w:id="30630" w:author="PR Preview" w:date="2026-01-01T00:00:00Z">
        <w:r>
          <w:delText xml:space="preserve">Conversely, if</w:delText>
        </w:r>
      </w:del>
      <w:del w:id="30631" w:author="PR Preview" w:date="2026-01-01T00:00:00Z">
        <w:r>
          <w:delText xml:space="preserve"> </w:delText>
        </w:r>
      </w:del>
      <m:oMath>
        <m:r>
          <m:rPr>
            <m:sty m:val="bi"/>
          </m:rPr>
          <m:t>A</m:t>
        </m:r>
        <m:limLow>
          <m:e>
            <m:r>
              <m:t>x</m:t>
            </m:r>
          </m:e>
          <m:lim>
            <m:r>
              <m:rPr>
                <m:sty m:val="p"/>
              </m:rPr>
              <m:t>∼</m:t>
            </m:r>
          </m:lim>
        </m:limLow>
        <m:r>
          <m:rPr>
            <m:sty m:val="p"/>
          </m:rPr>
          <m:t>=</m:t>
        </m:r>
        <m:limLow>
          <m:e>
            <m:r>
              <m:t>b</m:t>
            </m:r>
          </m:e>
          <m:lim>
            <m:r>
              <m:rPr>
                <m:sty m:val="p"/>
              </m:rPr>
              <m:t>∼</m:t>
            </m:r>
          </m:lim>
        </m:limLow>
      </m:oMath>
      <w:del w:id="30632" w:author="PR Preview" w:date="2026-01-01T00:00:00Z">
        <w:r>
          <w:delText xml:space="preserve">, then</w:delText>
        </w:r>
      </w:del>
      <w:del w:id="30633" w:author="PR Preview" w:date="2026-01-01T00:00:00Z">
        <w:r>
          <w:delText xml:space="preserve"> </w:delText>
        </w:r>
      </w:del>
      <m:oMath>
        <m:limLow>
          <m:e>
            <m:r>
              <m:t>y</m:t>
            </m:r>
          </m:e>
          <m:lim>
            <m:r>
              <m:rPr>
                <m:sty m:val="p"/>
              </m:rPr>
              <m:t>∼</m:t>
            </m:r>
          </m:lim>
        </m:limLow>
        <m:limUpp>
          <m:e>
            <m:r>
              <m:rPr>
                <m:sty m:val="p"/>
              </m:rPr>
              <m:t>=</m:t>
            </m:r>
          </m:e>
          <m:lim>
            <m:r>
              <m:rPr>
                <m:nor/>
                <m:sty m:val="p"/>
              </m:rPr>
              <m:t>def</m:t>
            </m:r>
          </m:lim>
        </m:limUpp>
        <m:r>
          <m:rPr>
            <m:sty m:val="bi"/>
          </m:rPr>
          <m:t>U</m:t>
        </m:r>
        <m:limLow>
          <m:e>
            <m:r>
              <m:t>x</m:t>
            </m:r>
          </m:e>
          <m:lim>
            <m:r>
              <m:rPr>
                <m:sty m:val="p"/>
              </m:rPr>
              <m:t>∼</m:t>
            </m:r>
          </m:lim>
        </m:limLow>
      </m:oMath>
      <w:del w:id="30634" w:author="PR Preview" w:date="2026-01-01T00:00:00Z">
        <w:r>
          <w:delText xml:space="preserve"> </w:delText>
        </w:r>
      </w:del>
      <w:del w:id="30635" w:author="PR Preview" w:date="2026-01-01T00:00:00Z">
        <w:r>
          <w:delText xml:space="preserve">satisfies</w:delText>
        </w:r>
      </w:del>
    </w:p>
    <w:p>
      <w:pPr>
        <w:pStyle w:val="BodyText"/>
      </w:pPr>
      <m:oMathPara>
        <m:oMathParaPr>
          <m:jc m:val="center"/>
        </m:oMathParaPr>
        <m:oMath>
          <m:eqArr>
            <m:e>
              <m:r>
                <m:rPr>
                  <m:sty m:val="bi"/>
                </m:rPr>
                <m:t>L</m:t>
              </m:r>
              <m:limLow>
                <m:e>
                  <m:r>
                    <m:t>y</m:t>
                  </m:r>
                </m:e>
                <m:lim>
                  <m:r>
                    <m:rPr>
                      <m:sty m:val="p"/>
                    </m:rPr>
                    <m:t>∼</m:t>
                  </m:r>
                </m:lim>
              </m:limLow>
              <m:r>
                <m:t>&amp;</m:t>
              </m:r>
              <m:r>
                <m:rPr>
                  <m:sty m:val="p"/>
                </m:rPr>
                <m:t>=</m:t>
              </m:r>
              <m:r>
                <m:rPr>
                  <m:sty m:val="bi"/>
                </m:rPr>
                <m:t>L</m:t>
              </m:r>
              <m:r>
                <m:t> </m:t>
              </m:r>
              <m:r>
                <m:rPr>
                  <m:sty m:val="p"/>
                </m:rPr>
                <m:t>(</m:t>
              </m:r>
              <m:r>
                <m:rPr>
                  <m:sty m:val="bi"/>
                </m:rPr>
                <m:t>U</m:t>
              </m:r>
              <m:limLow>
                <m:e>
                  <m:r>
                    <m:t>x</m:t>
                  </m:r>
                </m:e>
                <m:lim>
                  <m:r>
                    <m:rPr>
                      <m:sty m:val="p"/>
                    </m:rPr>
                    <m:t>∼</m:t>
                  </m:r>
                </m:lim>
              </m:limLow>
              <m:r>
                <m:rPr>
                  <m:sty m:val="p"/>
                </m:rPr>
                <m:t>)</m:t>
              </m:r>
            </m:e>
            <m:e>
              <m:r>
                <m:t>&amp;</m:t>
              </m:r>
              <m:r>
                <m:rPr>
                  <m:sty m:val="p"/>
                </m:rPr>
                <m:t>=</m:t>
              </m:r>
              <m:r>
                <m:rPr>
                  <m:sty m:val="p"/>
                </m:rPr>
                <m:t>(</m:t>
              </m:r>
              <m:r>
                <m:rPr>
                  <m:sty m:val="bi"/>
                </m:rPr>
                <m:t>L</m:t>
              </m:r>
              <m:r>
                <m:rPr>
                  <m:sty m:val="bi"/>
                </m:rPr>
                <m:t>U</m:t>
              </m:r>
              <m:r>
                <m:rPr>
                  <m:sty m:val="p"/>
                </m:rPr>
                <m:t>)</m:t>
              </m:r>
              <m:r>
                <m:t> </m:t>
              </m:r>
              <m:limLow>
                <m:e>
                  <m:r>
                    <m:t>x</m:t>
                  </m:r>
                </m:e>
                <m:lim>
                  <m:r>
                    <m:rPr>
                      <m:sty m:val="p"/>
                    </m:rPr>
                    <m:t>∼</m:t>
                  </m:r>
                </m:lim>
              </m:limLow>
            </m:e>
            <m:e>
              <m:r>
                <m:t>&amp;</m:t>
              </m:r>
              <m:r>
                <m:rPr>
                  <m:sty m:val="p"/>
                </m:rPr>
                <m:t>=</m:t>
              </m:r>
              <m:r>
                <m:rPr>
                  <m:sty m:val="bi"/>
                </m:rPr>
                <m:t>A</m:t>
              </m:r>
              <m:limLow>
                <m:e>
                  <m:r>
                    <m:t>x</m:t>
                  </m:r>
                </m:e>
                <m:lim>
                  <m:r>
                    <m:rPr>
                      <m:sty m:val="p"/>
                    </m:rPr>
                    <m:t>∼</m:t>
                  </m:r>
                </m:lim>
              </m:limLow>
            </m:e>
            <m:e>
              <m:r>
                <m:t>&amp;</m:t>
              </m:r>
              <m:r>
                <m:rPr>
                  <m:sty m:val="p"/>
                </m:rPr>
                <m:t>=</m:t>
              </m:r>
              <m:limLow>
                <m:e>
                  <m:r>
                    <m:t>b</m:t>
                  </m:r>
                </m:e>
                <m:lim>
                  <m:r>
                    <m:rPr>
                      <m:sty m:val="p"/>
                    </m:rPr>
                    <m:t>∼</m:t>
                  </m:r>
                </m:lim>
              </m:limLow>
            </m:e>
          </m:eqArr>
        </m:oMath>
      </m:oMathPara>
    </w:p>
    <w:p>
      <w:pPr>
        <w:pStyle w:val="FirstParagraph"/>
      </w:pPr>
      <w:del w:id="30636" w:author="PR Preview" w:date="2026-01-01T00:00:00Z">
        <w:r>
          <w:delText xml:space="preserve">(</w:delText>
        </w:r>
      </w:del>
      <w:hyperlink w:anchor="thm-matmul-assoc">
        <w:del w:id="30637" w:author="PR Preview" w:date="2026-01-01T00:00:00Z">
          <w:r>
            <w:rPr>
              <w:rStyle w:val="Hyperlink"/>
            </w:rPr>
            <w:delText xml:space="preserve">Theorem 8</w:delText>
          </w:r>
        </w:del>
      </w:hyperlink>
      <w:del w:id="30638" w:author="PR Preview" w:date="2026-01-01T00:00:00Z">
        <w:r>
          <w:delText xml:space="preserve">),</w:delText>
        </w:r>
      </w:del>
      <w:del w:id="30639" w:author="PR Preview" w:date="2026-01-01T00:00:00Z">
        <w:r>
          <w:delText xml:space="preserve"> </w:delText>
        </w:r>
      </w:del>
      <w:del w:id="30640" w:author="PR Preview" w:date="2026-01-01T00:00:00Z">
        <w:r>
          <w:delText xml:space="preserve">so</w:delText>
        </w:r>
      </w:del>
      <w:del w:id="30641" w:author="PR Preview" w:date="2026-01-01T00:00:00Z">
        <w:r>
          <w:delText xml:space="preserve"> </w:delText>
        </w:r>
      </w:del>
      <m:oMath>
        <m:limLow>
          <m:e>
            <m:r>
              <m:t>y</m:t>
            </m:r>
          </m:e>
          <m:lim>
            <m:r>
              <m:rPr>
                <m:sty m:val="p"/>
              </m:rPr>
              <m:t>∼</m:t>
            </m:r>
          </m:lim>
        </m:limLow>
      </m:oMath>
      <w:del w:id="30642" w:author="PR Preview" w:date="2026-01-01T00:00:00Z">
        <w:r>
          <w:delText xml:space="preserve"> </w:delText>
        </w:r>
      </w:del>
      <w:del w:id="30643" w:author="PR Preview" w:date="2026-01-01T00:00:00Z">
        <w:r>
          <w:delText xml:space="preserve">is the unique solution of that system,</w:delText>
        </w:r>
      </w:del>
      <w:del w:id="30644" w:author="PR Preview" w:date="2026-01-01T00:00:00Z">
        <w:r>
          <w:delText xml:space="preserve"> </w:delText>
        </w:r>
      </w:del>
      <w:del w:id="30645" w:author="PR Preview" w:date="2026-01-01T00:00:00Z">
        <w:r>
          <w:delText xml:space="preserve">and</w:delText>
        </w:r>
      </w:del>
      <w:del w:id="30646" w:author="PR Preview" w:date="2026-01-01T00:00:00Z">
        <w:r>
          <w:delText xml:space="preserve"> </w:delText>
        </w:r>
      </w:del>
      <m:oMath>
        <m:limLow>
          <m:e>
            <m:r>
              <m:t>x</m:t>
            </m:r>
          </m:e>
          <m:lim>
            <m:r>
              <m:rPr>
                <m:sty m:val="p"/>
              </m:rPr>
              <m:t>∼</m:t>
            </m:r>
          </m:lim>
        </m:limLow>
      </m:oMath>
      <w:del w:id="30647" w:author="PR Preview" w:date="2026-01-01T00:00:00Z">
        <w:r>
          <w:delText xml:space="preserve"> </w:delText>
        </w:r>
      </w:del>
      <w:del w:id="30648" w:author="PR Preview" w:date="2026-01-01T00:00:00Z">
        <w:r>
          <w:delText xml:space="preserve">is then the unique solution of</w:delText>
        </w:r>
      </w:del>
      <w:del w:id="30649" w:author="PR Preview" w:date="2026-01-01T00:00:00Z">
        <w:r>
          <w:delText xml:space="preserve"> </w:delText>
        </w:r>
      </w:del>
      <m:oMath>
        <m:r>
          <m:rPr>
            <m:sty m:val="bi"/>
          </m:rPr>
          <m:t>U</m:t>
        </m:r>
        <m:limLow>
          <m:e>
            <m:r>
              <m:t>x</m:t>
            </m:r>
          </m:e>
          <m:lim>
            <m:r>
              <m:rPr>
                <m:sty m:val="p"/>
              </m:rPr>
              <m:t>∼</m:t>
            </m:r>
          </m:lim>
        </m:limLow>
        <m:r>
          <m:rPr>
            <m:sty m:val="p"/>
          </m:rPr>
          <m:t>=</m:t>
        </m:r>
        <m:limLow>
          <m:e>
            <m:r>
              <m:t>y</m:t>
            </m:r>
          </m:e>
          <m:lim>
            <m:r>
              <m:rPr>
                <m:sty m:val="p"/>
              </m:rPr>
              <m:t>∼</m:t>
            </m:r>
          </m:lim>
        </m:limLow>
      </m:oMath>
      <w:del w:id="30650" w:author="PR Preview" w:date="2026-01-01T00:00:00Z">
        <w:r>
          <w:delText xml:space="preserve">.</w:delText>
        </w:r>
      </w:del>
    </w:p>
    <w:p>
      <w:pPr>
        <w:pStyle w:val="BodyText"/>
      </w:pPr>
      <w:del w:id="30651" w:author="PR Preview" w:date="2026-01-01T00:00:00Z">
        <w:r>
          <w:rPr>
            <w:b/>
            <w:bCs/>
          </w:rPr>
          <w:delText xml:space="preserve">Example 191 (Two triangular solves)</w:delText>
        </w:r>
      </w:del>
      <w:del w:id="30652" w:author="PR Preview" w:date="2026-01-01T00:00:00Z">
        <w:r>
          <w:delText xml:space="preserve"> </w:delText>
        </w:r>
      </w:del>
      <w:del w:id="30653" w:author="PR Preview" w:date="2026-01-01T00:00:00Z">
        <w:r>
          <w:delText xml:space="preserve">With</w:delText>
        </w:r>
      </w:del>
      <w:del w:id="30654" w:author="PR Preview" w:date="2026-01-01T00:00:00Z">
        <w:r>
          <w:delText xml:space="preserve"> </w:delText>
        </w:r>
      </w:del>
      <m:oMath>
        <m:r>
          <m:rPr>
            <m:sty m:val="bi"/>
          </m:rPr>
          <m:t>L</m:t>
        </m:r>
      </m:oMath>
      <w:del w:id="30655" w:author="PR Preview" w:date="2026-01-01T00:00:00Z">
        <w:r>
          <w:delText xml:space="preserve"> </w:delText>
        </w:r>
      </w:del>
      <w:del w:id="30656" w:author="PR Preview" w:date="2026-01-01T00:00:00Z">
        <w:r>
          <w:delText xml:space="preserve">and</w:delText>
        </w:r>
      </w:del>
      <w:del w:id="30657" w:author="PR Preview" w:date="2026-01-01T00:00:00Z">
        <w:r>
          <w:delText xml:space="preserve"> </w:delText>
        </w:r>
      </w:del>
      <m:oMath>
        <m:r>
          <m:rPr>
            <m:sty m:val="bi"/>
          </m:rPr>
          <m:t>U</m:t>
        </m:r>
      </m:oMath>
      <w:del w:id="30658" w:author="PR Preview" w:date="2026-01-01T00:00:00Z">
        <w:r>
          <w:delText xml:space="preserve"> </w:delText>
        </w:r>
      </w:del>
      <w:del w:id="30659" w:author="PR Preview" w:date="2026-01-01T00:00:00Z">
        <w:r>
          <w:delText xml:space="preserve">of</w:delText>
        </w:r>
      </w:del>
      <w:del w:id="30660" w:author="PR Preview" w:date="2026-01-01T00:00:00Z">
        <w:r>
          <w:delText xml:space="preserve"> </w:delText>
        </w:r>
      </w:del>
      <w:hyperlink w:anchor="exm-lu">
        <w:del w:id="30661" w:author="PR Preview" w:date="2026-01-01T00:00:00Z">
          <w:r>
            <w:rPr>
              <w:rStyle w:val="Hyperlink"/>
            </w:rPr>
            <w:delText xml:space="preserve">Example 189</w:delText>
          </w:r>
        </w:del>
      </w:hyperlink>
      <w:del w:id="30662" w:author="PR Preview" w:date="2026-01-01T00:00:00Z">
        <w:r>
          <w:delText xml:space="preserve">, solve</w:delText>
        </w:r>
      </w:del>
      <w:del w:id="30663" w:author="PR Preview" w:date="2026-01-01T00:00:00Z">
        <w:r>
          <w:delText xml:space="preserve"> </w:delText>
        </w:r>
      </w:del>
      <m:oMath>
        <m:r>
          <m:rPr>
            <m:sty m:val="bi"/>
          </m:rPr>
          <m:t>A</m:t>
        </m:r>
        <m:limLow>
          <m:e>
            <m:r>
              <m:t>x</m:t>
            </m:r>
          </m:e>
          <m:lim>
            <m:r>
              <m:rPr>
                <m:sty m:val="p"/>
              </m:rPr>
              <m:t>∼</m:t>
            </m:r>
          </m:lim>
        </m:limLow>
        <m:r>
          <m:rPr>
            <m:sty m:val="p"/>
          </m:rPr>
          <m:t>=</m:t>
        </m:r>
        <m:r>
          <m:rPr>
            <m:sty m:val="p"/>
          </m:rPr>
          <m:t>(</m:t>
        </m:r>
        <m:r>
          <m:t>8</m:t>
        </m:r>
        <m:r>
          <m:rPr>
            <m:sty m:val="p"/>
          </m:rPr>
          <m:t>,</m:t>
        </m:r>
        <m:r>
          <m:rPr>
            <m:sty m:val="p"/>
          </m:rPr>
          <m:t>−</m:t>
        </m:r>
        <m:r>
          <m:t>11</m:t>
        </m:r>
        <m:r>
          <m:rPr>
            <m:sty m:val="p"/>
          </m:rPr>
          <m:t>,</m:t>
        </m:r>
        <m:r>
          <m:rPr>
            <m:sty m:val="p"/>
          </m:rPr>
          <m:t>−</m:t>
        </m:r>
        <m:r>
          <m:t>3</m:t>
        </m:r>
        <m:r>
          <m:rPr>
            <m:sty m:val="p"/>
          </m:rPr>
          <m:t>)</m:t>
        </m:r>
      </m:oMath>
      <w:del w:id="30664" w:author="PR Preview" w:date="2026-01-01T00:00:00Z">
        <w:r>
          <w:delText xml:space="preserve">.</w:delText>
        </w:r>
      </w:del>
      <w:del w:id="30665" w:author="PR Preview" w:date="2026-01-01T00:00:00Z">
        <w:r>
          <w:delText xml:space="preserve"> </w:delText>
        </w:r>
      </w:del>
      <w:del w:id="30666" w:author="PR Preview" w:date="2026-01-01T00:00:00Z">
        <w:r>
          <w:delText xml:space="preserve">Forward substitution on</w:delText>
        </w:r>
      </w:del>
      <w:del w:id="30667" w:author="PR Preview" w:date="2026-01-01T00:00:00Z">
        <w:r>
          <w:delText xml:space="preserve"> </w:delText>
        </w:r>
      </w:del>
      <m:oMath>
        <m:r>
          <m:rPr>
            <m:sty m:val="bi"/>
          </m:rPr>
          <m:t>L</m:t>
        </m:r>
        <m:limLow>
          <m:e>
            <m:r>
              <m:t>y</m:t>
            </m:r>
          </m:e>
          <m:lim>
            <m:r>
              <m:rPr>
                <m:sty m:val="p"/>
              </m:rPr>
              <m:t>∼</m:t>
            </m:r>
          </m:lim>
        </m:limLow>
        <m:r>
          <m:rPr>
            <m:sty m:val="p"/>
          </m:rPr>
          <m:t>=</m:t>
        </m:r>
        <m:r>
          <m:rPr>
            <m:sty m:val="p"/>
          </m:rPr>
          <m:t>(</m:t>
        </m:r>
        <m:r>
          <m:t>8</m:t>
        </m:r>
        <m:r>
          <m:rPr>
            <m:sty m:val="p"/>
          </m:rPr>
          <m:t>,</m:t>
        </m:r>
        <m:r>
          <m:rPr>
            <m:sty m:val="p"/>
          </m:rPr>
          <m:t>−</m:t>
        </m:r>
        <m:r>
          <m:t>11</m:t>
        </m:r>
        <m:r>
          <m:rPr>
            <m:sty m:val="p"/>
          </m:rPr>
          <m:t>,</m:t>
        </m:r>
        <m:r>
          <m:rPr>
            <m:sty m:val="p"/>
          </m:rPr>
          <m:t>−</m:t>
        </m:r>
        <m:r>
          <m:t>3</m:t>
        </m:r>
        <m:r>
          <m:rPr>
            <m:sty m:val="p"/>
          </m:rPr>
          <m:t>)</m:t>
        </m:r>
      </m:oMath>
      <w:del w:id="30668" w:author="PR Preview" w:date="2026-01-01T00:00:00Z">
        <w:r>
          <w:delText xml:space="preserve"> </w:delText>
        </w:r>
      </w:del>
      <w:del w:id="30669" w:author="PR Preview" w:date="2026-01-01T00:00:00Z">
        <w:r>
          <w:delText xml:space="preserve">gives</w:delText>
        </w:r>
      </w:del>
      <w:del w:id="30670" w:author="PR Preview" w:date="2026-01-01T00:00:00Z">
        <w:r>
          <w:delText xml:space="preserve"> </w:delText>
        </w:r>
      </w:del>
      <m:oMath>
        <m:sSub>
          <m:e>
            <m:r>
              <m:t>y</m:t>
            </m:r>
          </m:e>
          <m:sub>
            <m:r>
              <m:t>1</m:t>
            </m:r>
          </m:sub>
        </m:sSub>
        <m:r>
          <m:rPr>
            <m:sty m:val="p"/>
          </m:rPr>
          <m:t>=</m:t>
        </m:r>
        <m:r>
          <m:t>8</m:t>
        </m:r>
      </m:oMath>
      <w:del w:id="30671" w:author="PR Preview" w:date="2026-01-01T00:00:00Z">
        <w:r>
          <w:delText xml:space="preserve">,</w:delText>
        </w:r>
      </w:del>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del w:id="30672" w:author="PR Preview" w:date="2026-01-01T00:00:00Z">
        <w:r>
          <w:delText xml:space="preserve">Back substitution on</w:delText>
        </w:r>
      </w:del>
      <w:del w:id="30673" w:author="PR Preview" w:date="2026-01-01T00:00:00Z">
        <w:r>
          <w:delText xml:space="preserve"> </w:delText>
        </w:r>
      </w:del>
      <m:oMath>
        <m:r>
          <m:rPr>
            <m:sty m:val="bi"/>
          </m:rPr>
          <m:t>U</m:t>
        </m:r>
        <m:limLow>
          <m:e>
            <m:r>
              <m:t>x</m:t>
            </m:r>
          </m:e>
          <m:lim>
            <m:r>
              <m:rPr>
                <m:sty m:val="p"/>
              </m:rPr>
              <m:t>∼</m:t>
            </m:r>
          </m:lim>
        </m:limLow>
        <m:r>
          <m:rPr>
            <m:sty m:val="p"/>
          </m:rPr>
          <m:t>=</m:t>
        </m:r>
        <m:r>
          <m:rPr>
            <m:sty m:val="p"/>
          </m:rPr>
          <m:t>(</m:t>
        </m:r>
        <m:r>
          <m:t>8</m:t>
        </m:r>
        <m:r>
          <m:rPr>
            <m:sty m:val="p"/>
          </m:rPr>
          <m:t>,</m:t>
        </m:r>
        <m:r>
          <m:t>1</m:t>
        </m:r>
        <m:r>
          <m:rPr>
            <m:sty m:val="p"/>
          </m:rPr>
          <m:t>,</m:t>
        </m:r>
        <m:r>
          <m:t>1</m:t>
        </m:r>
        <m:r>
          <m:rPr>
            <m:sty m:val="p"/>
          </m:rPr>
          <m:t>)</m:t>
        </m:r>
      </m:oMath>
      <w:del w:id="30674" w:author="PR Preview" w:date="2026-01-01T00:00:00Z">
        <w:r>
          <w:delText xml:space="preserve"> </w:delText>
        </w:r>
      </w:del>
      <w:del w:id="30675" w:author="PR Preview" w:date="2026-01-01T00:00:00Z">
        <w:r>
          <w:delText xml:space="preserve">is</w:delText>
        </w:r>
      </w:del>
      <w:del w:id="30676" w:author="PR Preview" w:date="2026-01-01T00:00:00Z">
        <w:r>
          <w:delText xml:space="preserve"> </w:delText>
        </w:r>
      </w:del>
      <w:hyperlink w:anchor="exm-back-substitution">
        <w:del w:id="30677" w:author="PR Preview" w:date="2026-01-01T00:00:00Z">
          <w:r>
            <w:rPr>
              <w:rStyle w:val="Hyperlink"/>
            </w:rPr>
            <w:delText xml:space="preserve">Example 183</w:delText>
          </w:r>
        </w:del>
      </w:hyperlink>
      <w:del w:id="30678" w:author="PR Preview" w:date="2026-01-01T00:00:00Z">
        <w:r>
          <w:delText xml:space="preserve">,</w:delText>
        </w:r>
      </w:del>
      <w:del w:id="30679" w:author="PR Preview" w:date="2026-01-01T00:00:00Z">
        <w:r>
          <w:delText xml:space="preserve"> </w:delText>
        </w:r>
      </w:del>
      <w:del w:id="30680" w:author="PR Preview" w:date="2026-01-01T00:00:00Z">
        <w:r>
          <w:delText xml:space="preserve">which gives</w:delText>
        </w:r>
      </w:del>
      <w:del w:id="30681" w:author="PR Preview" w:date="2026-01-01T00:00:00Z">
        <w:r>
          <w:delText xml:space="preserve"> </w:delText>
        </w:r>
      </w:del>
      <m:oMath>
        <m:limLow>
          <m:e>
            <m:r>
              <m:t>x</m:t>
            </m:r>
          </m:e>
          <m:lim>
            <m:r>
              <m:rPr>
                <m:sty m:val="p"/>
              </m:rPr>
              <m:t>∼</m:t>
            </m:r>
          </m:lim>
        </m:limLow>
        <m:r>
          <m:rPr>
            <m:sty m:val="p"/>
          </m:rPr>
          <m:t>=</m:t>
        </m:r>
        <m:r>
          <m:rPr>
            <m:sty m:val="p"/>
          </m:rPr>
          <m:t>(</m:t>
        </m:r>
        <m:r>
          <m:t>2</m:t>
        </m:r>
        <m:r>
          <m:rPr>
            <m:sty m:val="p"/>
          </m:rPr>
          <m:t>,</m:t>
        </m:r>
        <m:r>
          <m:t>3</m:t>
        </m:r>
        <m:r>
          <m:rPr>
            <m:sty m:val="p"/>
          </m:rPr>
          <m:t>,</m:t>
        </m:r>
        <m:r>
          <m:rPr>
            <m:sty m:val="p"/>
          </m:rPr>
          <m:t>−</m:t>
        </m:r>
        <m:r>
          <m:t>1</m:t>
        </m:r>
        <m:r>
          <m:rPr>
            <m:sty m:val="p"/>
          </m:rPr>
          <m:t>)</m:t>
        </m:r>
      </m:oMath>
      <w:del w:id="30682" w:author="PR Preview" w:date="2026-01-01T00:00:00Z">
        <w:r>
          <w:delText xml:space="preserve">.</w:delText>
        </w:r>
      </w:del>
      <w:del w:id="30683" w:author="PR Preview" w:date="2026-01-01T00:00:00Z">
        <w:r>
          <w:delText xml:space="preserve"> </w:delText>
        </w:r>
      </w:del>
      <w:del w:id="30684" w:author="PR Preview" w:date="2026-01-01T00:00:00Z">
        <w:r>
          <w:delText xml:space="preserve">As a check,</w:delText>
        </w:r>
      </w:del>
    </w:p>
    <w:p>
      <w:pPr>
        <w:pStyle w:val="BodyText"/>
      </w:pPr>
      <w:ins w:id="30685" w:author="PR Preview" w:date="2026-01-01T00:00:00Z">
        <w:r>
          <w:rPr>
            <w:b/>
            <w:bCs/>
          </w:rPr>
          <w:t xml:space="preserve">Theorem 107 (Solving a system with an LU factorization)</w:t>
        </w:r>
      </w:ins>
      <w:ins w:id="30686" w:author="PR Preview" w:date="2026-01-01T00:00:00Z">
        <w:r>
          <w:t xml:space="preserve"> </w:t>
        </w:r>
      </w:ins>
      <w:ins w:id="30687" w:author="PR Preview" w:date="2026-01-01T00:00:00Z">
        <w:r>
          <w:t xml:space="preserve">If</w:t>
        </w:r>
      </w:ins>
      <w:ins w:id="30688" w:author="PR Preview" w:date="2026-01-01T00:00:00Z">
        <w:r>
          <w:t xml:space="preserve"> </w:t>
        </w:r>
      </w:ins>
      <m:oMath>
        <m:r>
          <m:rPr>
            <m:sty m:val="bi"/>
          </m:rPr>
          <m:t>A</m:t>
        </m:r>
        <m:r>
          <m:rPr>
            <m:sty m:val="p"/>
          </m:rPr>
          <m:t>=</m:t>
        </m:r>
        <m:r>
          <m:rPr>
            <m:sty m:val="bi"/>
          </m:rPr>
          <m:t>L</m:t>
        </m:r>
        <m:r>
          <m:rPr>
            <m:sty m:val="bi"/>
          </m:rPr>
          <m:t>U</m:t>
        </m:r>
      </m:oMath>
      <w:ins w:id="30689" w:author="PR Preview" w:date="2026-01-01T00:00:00Z">
        <w:r>
          <w:t xml:space="preserve"> </w:t>
        </w:r>
      </w:ins>
      <w:ins w:id="30690" w:author="PR Preview" w:date="2026-01-01T00:00:00Z">
        <w:r>
          <w:t xml:space="preserve">is an LU factorization (</w:t>
        </w:r>
      </w:ins>
      <w:hyperlink w:anchor="def-lu">
        <w:ins w:id="30691" w:author="PR Preview" w:date="2026-01-01T00:00:00Z">
          <w:r>
            <w:rPr>
              <w:rStyle w:val="Hyperlink"/>
            </w:rPr>
            <w:t xml:space="preserve">Definition 117</w:t>
          </w:r>
        </w:ins>
      </w:hyperlink>
      <w:ins w:id="30692" w:author="PR Preview" w:date="2026-01-01T00:00:00Z">
        <w:r>
          <w:t xml:space="preserve">)</w:t>
        </w:r>
      </w:ins>
      <w:ins w:id="30693" w:author="PR Preview" w:date="2026-01-01T00:00:00Z">
        <w:r>
          <w:t xml:space="preserve"> </w:t>
        </w:r>
      </w:ins>
      <w:ins w:id="30694" w:author="PR Preview" w:date="2026-01-01T00:00:00Z">
        <w:r>
          <w:t xml:space="preserve">and the diagonal entries of</w:t>
        </w:r>
      </w:ins>
      <w:ins w:id="30695" w:author="PR Preview" w:date="2026-01-01T00:00:00Z">
        <w:r>
          <w:t xml:space="preserve"> </w:t>
        </w:r>
      </w:ins>
      <m:oMath>
        <m:r>
          <m:rPr>
            <m:sty m:val="bi"/>
          </m:rPr>
          <m:t>U</m:t>
        </m:r>
      </m:oMath>
      <w:ins w:id="30696" w:author="PR Preview" w:date="2026-01-01T00:00:00Z">
        <w:r>
          <w:t xml:space="preserve"> </w:t>
        </w:r>
      </w:ins>
      <w:ins w:id="30697" w:author="PR Preview" w:date="2026-01-01T00:00:00Z">
        <w:r>
          <w:t xml:space="preserve">are all nonzero,</w:t>
        </w:r>
      </w:ins>
      <w:ins w:id="30698" w:author="PR Preview" w:date="2026-01-01T00:00:00Z">
        <w:r>
          <w:t xml:space="preserve"> </w:t>
        </w:r>
      </w:ins>
      <w:ins w:id="30699" w:author="PR Preview" w:date="2026-01-01T00:00:00Z">
        <w:r>
          <w:t xml:space="preserve">then for every</w:t>
        </w:r>
      </w:ins>
      <w:ins w:id="30700" w:author="PR Preview" w:date="2026-01-01T00:00:00Z">
        <w:r>
          <w:t xml:space="preserve"> </w:t>
        </w:r>
      </w:ins>
      <w:ins w:id="30701" w:author="PR Preview" w:date="2026-01-01T00:00:00Z">
        <w:r>
          <w:t xml:space="preserve">$\mathord{\smash[b]{\underset{\raise.3ex\hbox{$\scriptstyle\sim$}}{b}}\vphantom{b}} \in \mathbb{R}^n$</w:t>
        </w:r>
      </w:ins>
      <w:ins w:id="30702" w:author="PR Preview" w:date="2026-01-01T00:00:00Z">
        <w:r>
          <w:t xml:space="preserve"> </w:t>
        </w:r>
      </w:ins>
      <w:ins w:id="30703" w:author="PR Preview" w:date="2026-01-01T00:00:00Z">
        <w:r>
          <w:t xml:space="preserve">the system</w:t>
        </w:r>
      </w:ins>
      <w:ins w:id="30704" w:author="PR Preview" w:date="2026-01-01T00:00:00Z">
        <w:r>
          <w:t xml:space="preserve"> </w:t>
        </w:r>
      </w:ins>
      <w:ins w:id="30705" w:author="PR Preview" w:date="2026-01-01T00:00:00Z">
        <w:r>
          <w:t xml:space="preserve">$\mathbf{A} \mathord{\smash[b]{\underset{\raise.3ex\hbox{$\scriptstyle\sim$}}{x}}\vphantom{x}} = \mathord{\smash[b]{\underset{\raise.3ex\hbox{$\scriptstyle\sim$}}{b}}\vphantom{b}}$</w:t>
        </w:r>
      </w:ins>
      <w:ins w:id="30706" w:author="PR Preview" w:date="2026-01-01T00:00:00Z">
        <w:r>
          <w:t xml:space="preserve"> </w:t>
        </w:r>
      </w:ins>
      <w:ins w:id="30707" w:author="PR Preview" w:date="2026-01-01T00:00:00Z">
        <w:r>
          <w:t xml:space="preserve">has exactly one solution:</w:t>
        </w:r>
      </w:ins>
      <w:ins w:id="30708" w:author="PR Preview" w:date="2026-01-01T00:00:00Z">
        <w:r>
          <w:t xml:space="preserve"> </w:t>
        </w:r>
      </w:ins>
      <w:ins w:id="30709" w:author="PR Preview" w:date="2026-01-01T00:00:00Z">
        <w:r>
          <w:t xml:space="preserve">solve</w:t>
        </w:r>
      </w:ins>
      <w:ins w:id="30710" w:author="PR Preview" w:date="2026-01-01T00:00:00Z">
        <w:r>
          <w:t xml:space="preserve"> </w:t>
        </w:r>
      </w:ins>
      <w:ins w:id="30711" w:author="PR Preview" w:date="2026-01-01T00:00:00Z">
        <w:r>
          <w:t xml:space="preserve">$\mathbf{L} \mathord{\smash[b]{\underset{\raise.3ex\hbox{$\scriptstyle\sim$}}{y}}\vphantom{y}} = \mathord{\smash[b]{\underset{\raise.3ex\hbox{$\scriptstyle\sim$}}{b}}\vphantom{b}}$</w:t>
        </w:r>
      </w:ins>
      <w:ins w:id="30712" w:author="PR Preview" w:date="2026-01-01T00:00:00Z">
        <w:r>
          <w:t xml:space="preserve"> </w:t>
        </w:r>
      </w:ins>
      <w:ins w:id="30713" w:author="PR Preview" w:date="2026-01-01T00:00:00Z">
        <w:r>
          <w:t xml:space="preserve">by forward substitution,</w:t>
        </w:r>
      </w:ins>
      <w:ins w:id="30714" w:author="PR Preview" w:date="2026-01-01T00:00:00Z">
        <w:r>
          <w:t xml:space="preserve"> </w:t>
        </w:r>
      </w:ins>
      <w:ins w:id="30715" w:author="PR Preview" w:date="2026-01-01T00:00:00Z">
        <w:r>
          <w:t xml:space="preserve">then</w:t>
        </w:r>
      </w:ins>
      <w:ins w:id="30716" w:author="PR Preview" w:date="2026-01-01T00:00:00Z">
        <w:r>
          <w:t xml:space="preserve"> </w:t>
        </w:r>
      </w:ins>
      <w:ins w:id="30717" w:author="PR Preview" w:date="2026-01-01T00:00:00Z">
        <w:r>
          <w:t xml:space="preserve">$\mathbf{U} \mathord{\smash[b]{\underset{\raise.3ex\hbox{$\scriptstyle\sim$}}{x}}\vphantom{x}} = \mathord{\smash[b]{\underset{\raise.3ex\hbox{$\scriptstyle\sim$}}{y}}\vphantom{y}}$</w:t>
        </w:r>
      </w:ins>
      <w:ins w:id="30718" w:author="PR Preview" w:date="2026-01-01T00:00:00Z">
        <w:r>
          <w:t xml:space="preserve"> </w:t>
        </w:r>
      </w:ins>
      <w:ins w:id="30719" w:author="PR Preview" w:date="2026-01-01T00:00:00Z">
        <w:r>
          <w:t xml:space="preserve">by back substitution (</w:t>
        </w:r>
      </w:ins>
      <w:hyperlink w:anchor="thm-back-substitution">
        <w:ins w:id="30720" w:author="PR Preview" w:date="2026-01-01T00:00:00Z">
          <w:r>
            <w:rPr>
              <w:rStyle w:val="Hyperlink"/>
            </w:rPr>
            <w:t xml:space="preserve">Theorem 103</w:t>
          </w:r>
        </w:ins>
      </w:hyperlink>
      <w:ins w:id="30721" w:author="PR Preview" w:date="2026-01-01T00:00:00Z">
        <w:r>
          <w:t xml:space="preserve">).</w:t>
        </w:r>
      </w:ins>
    </w:p>
    <w:bookmarkEnd w:id="615"/>
    <w:p>
      <w:pPr>
        <w:pStyle w:val="BodyText"/>
      </w:pPr>
      <w:ins w:id="30722" w:author="PR Preview" w:date="2026-01-01T00:00:00Z">
        <w:r>
          <w:rPr>
            <w:i/>
            <w:iCs/>
          </w:rPr>
          <w:t xml:space="preserve">Proof</w:t>
        </w:r>
      </w:ins>
      <w:ins w:id="30723" w:author="PR Preview" w:date="2026-01-01T00:00:00Z">
        <w:r>
          <w:t xml:space="preserve">. </w:t>
        </w:r>
      </w:ins>
      <m:oMath>
        <m:r>
          <m:rPr>
            <m:sty m:val="bi"/>
          </m:rPr>
          <m:t>L</m:t>
        </m:r>
      </m:oMath>
      <w:ins w:id="30724" w:author="PR Preview" w:date="2026-01-01T00:00:00Z">
        <w:r>
          <w:t xml:space="preserve"> </w:t>
        </w:r>
      </w:ins>
      <w:ins w:id="30725" w:author="PR Preview" w:date="2026-01-01T00:00:00Z">
        <w:r>
          <w:t xml:space="preserve">has diagonal entries</w:t>
        </w:r>
      </w:ins>
      <w:ins w:id="30726" w:author="PR Preview" w:date="2026-01-01T00:00:00Z">
        <w:r>
          <w:t xml:space="preserve"> </w:t>
        </w:r>
      </w:ins>
      <m:oMath>
        <m:r>
          <m:t>1</m:t>
        </m:r>
      </m:oMath>
      <w:ins w:id="30727" w:author="PR Preview" w:date="2026-01-01T00:00:00Z">
        <w:r>
          <w:t xml:space="preserve"> </w:t>
        </w:r>
      </w:ins>
      <w:ins w:id="30728" w:author="PR Preview" w:date="2026-01-01T00:00:00Z">
        <w:r>
          <w:t xml:space="preserve">and</w:t>
        </w:r>
      </w:ins>
      <w:ins w:id="30729" w:author="PR Preview" w:date="2026-01-01T00:00:00Z">
        <w:r>
          <w:t xml:space="preserve"> </w:t>
        </w:r>
      </w:ins>
      <m:oMath>
        <m:r>
          <m:rPr>
            <m:sty m:val="bi"/>
          </m:rPr>
          <m:t>U</m:t>
        </m:r>
      </m:oMath>
      <w:ins w:id="30730" w:author="PR Preview" w:date="2026-01-01T00:00:00Z">
        <w:r>
          <w:t xml:space="preserve"> </w:t>
        </w:r>
      </w:ins>
      <w:ins w:id="30731" w:author="PR Preview" w:date="2026-01-01T00:00:00Z">
        <w:r>
          <w:t xml:space="preserve">has nonzero ones,</w:t>
        </w:r>
      </w:ins>
      <w:ins w:id="30732" w:author="PR Preview" w:date="2026-01-01T00:00:00Z">
        <w:r>
          <w:t xml:space="preserve"> </w:t>
        </w:r>
      </w:ins>
      <w:ins w:id="30733" w:author="PR Preview" w:date="2026-01-01T00:00:00Z">
        <w:r>
          <w:t xml:space="preserve">so each of the two triangular systems has exactly one solution (</w:t>
        </w:r>
      </w:ins>
      <w:hyperlink w:anchor="thm-back-substitution">
        <w:ins w:id="30734" w:author="PR Preview" w:date="2026-01-01T00:00:00Z">
          <w:r>
            <w:rPr>
              <w:rStyle w:val="Hyperlink"/>
            </w:rPr>
            <w:t xml:space="preserve">Theorem 103</w:t>
          </w:r>
        </w:ins>
      </w:hyperlink>
      <w:ins w:id="30735" w:author="PR Preview" w:date="2026-01-01T00:00:00Z">
        <w:r>
          <w:t xml:space="preserve">).</w:t>
        </w:r>
      </w:ins>
      <w:ins w:id="30736" w:author="PR Preview" w:date="2026-01-01T00:00:00Z">
        <w:r>
          <w:t xml:space="preserve"> </w:t>
        </w:r>
      </w:ins>
      <w:ins w:id="30737" w:author="PR Preview" w:date="2026-01-01T00:00:00Z">
        <w:r>
          <w:t xml:space="preserve">If</w:t>
        </w:r>
      </w:ins>
      <w:ins w:id="30738" w:author="PR Preview" w:date="2026-01-01T00:00:00Z">
        <w:r>
          <w:t xml:space="preserve"> </w:t>
        </w:r>
      </w:ins>
      <w:ins w:id="30739" w:author="PR Preview" w:date="2026-01-01T00:00:00Z">
        <w:r>
          <w:t xml:space="preserve">$\mathord{\smash[b]{\underset{\raise.3ex\hbox{$\scriptstyle\sim$}}{y}}\vphantom{y}}$</w:t>
        </w:r>
      </w:ins>
      <w:ins w:id="30740" w:author="PR Preview" w:date="2026-01-01T00:00:00Z">
        <w:r>
          <w:t xml:space="preserve"> </w:t>
        </w:r>
      </w:ins>
      <w:ins w:id="30741" w:author="PR Preview" w:date="2026-01-01T00:00:00Z">
        <w:r>
          <w:t xml:space="preserve">and</w:t>
        </w:r>
      </w:ins>
      <w:ins w:id="30742" w:author="PR Preview" w:date="2026-01-01T00:00:00Z">
        <w:r>
          <w:t xml:space="preserve"> </w:t>
        </w:r>
      </w:ins>
      <w:ins w:id="30743" w:author="PR Preview" w:date="2026-01-01T00:00:00Z">
        <w:r>
          <w:t xml:space="preserve">$\mathord{\smash[b]{\underset{\raise.3ex\hbox{$\scriptstyle\sim$}}{x}}\vphantom{x}}$</w:t>
        </w:r>
      </w:ins>
      <w:ins w:id="30744" w:author="PR Preview" w:date="2026-01-01T00:00:00Z">
        <w:r>
          <w:t xml:space="preserve"> </w:t>
        </w:r>
      </w:ins>
      <w:ins w:id="30745" w:author="PR Preview" w:date="2026-01-01T00:00:00Z">
        <w:r>
          <w:t xml:space="preserve">are those solutions, then</w:t>
        </w:r>
      </w:ins>
    </w:p>
    <w:p>
      <w:pPr>
        <w:pStyle w:val="BodyText"/>
      </w:pPr>
      <w:ins w:id="30746" w:author="PR Preview" w:date="2026-01-01T00:00:00Z">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ins>
    </w:p>
    <w:p>
      <w:pPr>
        <w:pStyle w:val="FirstParagraph"/>
      </w:pPr>
      <w:ins w:id="30747" w:author="PR Preview" w:date="2026-01-01T00:00:00Z">
        <w:r>
          <w:t xml:space="preserve">(</w:t>
        </w:r>
      </w:ins>
      <w:hyperlink w:anchor="thm-matmul-assoc">
        <w:ins w:id="30748" w:author="PR Preview" w:date="2026-01-01T00:00:00Z">
          <w:r>
            <w:rPr>
              <w:rStyle w:val="Hyperlink"/>
            </w:rPr>
            <w:t xml:space="preserve">Theorem 8</w:t>
          </w:r>
        </w:ins>
      </w:hyperlink>
      <w:ins w:id="30749" w:author="PR Preview" w:date="2026-01-01T00:00:00Z">
        <w:r>
          <w:t xml:space="preserve">),</w:t>
        </w:r>
      </w:ins>
      <w:ins w:id="30750" w:author="PR Preview" w:date="2026-01-01T00:00:00Z">
        <w:r>
          <w:t xml:space="preserve"> </w:t>
        </w:r>
      </w:ins>
      <w:ins w:id="30751" w:author="PR Preview" w:date="2026-01-01T00:00:00Z">
        <w:r>
          <w:t xml:space="preserve">so</w:t>
        </w:r>
      </w:ins>
      <w:ins w:id="30752" w:author="PR Preview" w:date="2026-01-01T00:00:00Z">
        <w:r>
          <w:t xml:space="preserve"> </w:t>
        </w:r>
      </w:ins>
      <w:ins w:id="30753" w:author="PR Preview" w:date="2026-01-01T00:00:00Z">
        <w:r>
          <w:t xml:space="preserve">$\mathord{\smash[b]{\underset{\raise.3ex\hbox{$\scriptstyle\sim$}}{x}}\vphantom{x}}$</w:t>
        </w:r>
      </w:ins>
      <w:ins w:id="30754" w:author="PR Preview" w:date="2026-01-01T00:00:00Z">
        <w:r>
          <w:t xml:space="preserve"> </w:t>
        </w:r>
      </w:ins>
      <w:ins w:id="30755" w:author="PR Preview" w:date="2026-01-01T00:00:00Z">
        <w:r>
          <w:t xml:space="preserve">is a solution.</w:t>
        </w:r>
      </w:ins>
      <w:ins w:id="30756" w:author="PR Preview" w:date="2026-01-01T00:00:00Z">
        <w:r>
          <w:t xml:space="preserve"> </w:t>
        </w:r>
      </w:ins>
      <w:ins w:id="30757" w:author="PR Preview" w:date="2026-01-01T00:00:00Z">
        <w:r>
          <w:t xml:space="preserve">Conversely, if</w:t>
        </w:r>
      </w:ins>
      <w:ins w:id="30758" w:author="PR Preview" w:date="2026-01-01T00:00:00Z">
        <w:r>
          <w:t xml:space="preserve"> </w:t>
        </w:r>
      </w:ins>
      <w:ins w:id="30759" w:author="PR Preview" w:date="2026-01-01T00:00:00Z">
        <w:r>
          <w:t xml:space="preserve">$\mathbf{A} \mathord{\smash[b]{\underset{\raise.3ex\hbox{$\scriptstyle\sim$}}{x}}\vphantom{x}} = \mathord{\smash[b]{\underset{\raise.3ex\hbox{$\scriptstyle\sim$}}{b}}\vphantom{b}}$</w:t>
        </w:r>
      </w:ins>
      <w:ins w:id="30760" w:author="PR Preview" w:date="2026-01-01T00:00:00Z">
        <w:r>
          <w:t xml:space="preserve">, then</w:t>
        </w:r>
      </w:ins>
      <w:ins w:id="30761" w:author="PR Preview" w:date="2026-01-01T00:00:00Z">
        <w:r>
          <w:t xml:space="preserve"> </w:t>
        </w:r>
      </w:ins>
      <w:ins w:id="30762" w:author="PR Preview" w:date="2026-01-01T00:00:00Z">
        <w:r>
          <w:t xml:space="preserve">$\mathord{\smash[b]{\underset{\raise.3ex\hbox{$\scriptstyle\sim$}}{y}}\vphantom{y}} \stackrel{\text{def}}{=}\mathbf{U} \mathord{\smash[b]{\underset{\raise.3ex\hbox{$\scriptstyle\sim$}}{x}}\vphantom{x}}$</w:t>
        </w:r>
      </w:ins>
      <w:ins w:id="30763" w:author="PR Preview" w:date="2026-01-01T00:00:00Z">
        <w:r>
          <w:t xml:space="preserve"> </w:t>
        </w:r>
      </w:ins>
      <w:ins w:id="30764" w:author="PR Preview" w:date="2026-01-01T00:00:00Z">
        <w:r>
          <w:t xml:space="preserve">satisfies</w:t>
        </w:r>
      </w:ins>
    </w:p>
    <w:p>
      <w:pPr>
        <w:pStyle w:val="BodyText"/>
      </w:pPr>
      <w:ins w:id="30765" w:author="PR Preview" w:date="2026-01-01T00:00:00Z">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ins>
    </w:p>
    <w:p>
      <w:pPr>
        <w:pStyle w:val="FirstParagraph"/>
      </w:pPr>
      <w:ins w:id="30766" w:author="PR Preview" w:date="2026-01-01T00:00:00Z">
        <w:r>
          <w:t xml:space="preserve">(</w:t>
        </w:r>
      </w:ins>
      <w:hyperlink w:anchor="thm-matmul-assoc">
        <w:ins w:id="30767" w:author="PR Preview" w:date="2026-01-01T00:00:00Z">
          <w:r>
            <w:rPr>
              <w:rStyle w:val="Hyperlink"/>
            </w:rPr>
            <w:t xml:space="preserve">Theorem 8</w:t>
          </w:r>
        </w:ins>
      </w:hyperlink>
      <w:ins w:id="30768" w:author="PR Preview" w:date="2026-01-01T00:00:00Z">
        <w:r>
          <w:t xml:space="preserve">),</w:t>
        </w:r>
      </w:ins>
      <w:ins w:id="30769" w:author="PR Preview" w:date="2026-01-01T00:00:00Z">
        <w:r>
          <w:t xml:space="preserve"> </w:t>
        </w:r>
      </w:ins>
      <w:ins w:id="30770" w:author="PR Preview" w:date="2026-01-01T00:00:00Z">
        <w:r>
          <w:t xml:space="preserve">so</w:t>
        </w:r>
      </w:ins>
      <w:ins w:id="30771" w:author="PR Preview" w:date="2026-01-01T00:00:00Z">
        <w:r>
          <w:t xml:space="preserve"> </w:t>
        </w:r>
      </w:ins>
      <w:ins w:id="30772" w:author="PR Preview" w:date="2026-01-01T00:00:00Z">
        <w:r>
          <w:t xml:space="preserve">$\mathord{\smash[b]{\underset{\raise.3ex\hbox{$\scriptstyle\sim$}}{y}}\vphantom{y}}$</w:t>
        </w:r>
      </w:ins>
      <w:ins w:id="30773" w:author="PR Preview" w:date="2026-01-01T00:00:00Z">
        <w:r>
          <w:t xml:space="preserve"> </w:t>
        </w:r>
      </w:ins>
      <w:ins w:id="30774" w:author="PR Preview" w:date="2026-01-01T00:00:00Z">
        <w:r>
          <w:t xml:space="preserve">is the unique solution of that system,</w:t>
        </w:r>
      </w:ins>
      <w:ins w:id="30775" w:author="PR Preview" w:date="2026-01-01T00:00:00Z">
        <w:r>
          <w:t xml:space="preserve"> </w:t>
        </w:r>
      </w:ins>
      <w:ins w:id="30776" w:author="PR Preview" w:date="2026-01-01T00:00:00Z">
        <w:r>
          <w:t xml:space="preserve">and</w:t>
        </w:r>
      </w:ins>
      <w:ins w:id="30777" w:author="PR Preview" w:date="2026-01-01T00:00:00Z">
        <w:r>
          <w:t xml:space="preserve"> </w:t>
        </w:r>
      </w:ins>
      <w:ins w:id="30778" w:author="PR Preview" w:date="2026-01-01T00:00:00Z">
        <w:r>
          <w:t xml:space="preserve">$\mathord{\smash[b]{\underset{\raise.3ex\hbox{$\scriptstyle\sim$}}{x}}\vphantom{x}}$</w:t>
        </w:r>
      </w:ins>
      <w:ins w:id="30779" w:author="PR Preview" w:date="2026-01-01T00:00:00Z">
        <w:r>
          <w:t xml:space="preserve"> </w:t>
        </w:r>
      </w:ins>
      <w:ins w:id="30780" w:author="PR Preview" w:date="2026-01-01T00:00:00Z">
        <w:r>
          <w:t xml:space="preserve">is then the unique solution of</w:t>
        </w:r>
      </w:ins>
      <w:ins w:id="30781" w:author="PR Preview" w:date="2026-01-01T00:00:00Z">
        <w:r>
          <w:t xml:space="preserve"> </w:t>
        </w:r>
      </w:ins>
      <w:ins w:id="30782" w:author="PR Preview" w:date="2026-01-01T00:00:00Z">
        <w:r>
          <w:t xml:space="preserve">$\mathbf{U} \mathord{\smash[b]{\underset{\raise.3ex\hbox{$\scriptstyle\sim$}}{x}}\vphantom{x}} = \mathord{\smash[b]{\underset{\raise.3ex\hbox{$\scriptstyle\sim$}}{y}}\vphantom{y}}$</w:t>
        </w:r>
      </w:ins>
      <w:ins w:id="30783" w:author="PR Preview" w:date="2026-01-01T00:00:00Z">
        <w:r>
          <w:t xml:space="preserve">.</w:t>
        </w:r>
      </w:ins>
    </w:p>
    <w:bookmarkStart w:id="616" w:name="exm-lu-solve"/>
    <w:p>
      <w:pPr>
        <w:pStyle w:val="BodyText"/>
      </w:pPr>
      <w:ins w:id="30784" w:author="PR Preview" w:date="2026-01-01T00:00:00Z">
        <w:r>
          <w:rPr>
            <w:b/>
            <w:bCs/>
          </w:rPr>
          <w:t xml:space="preserve">Example 193 (Two triangular solves)</w:t>
        </w:r>
      </w:ins>
      <w:ins w:id="30785" w:author="PR Preview" w:date="2026-01-01T00:00:00Z">
        <w:r>
          <w:t xml:space="preserve"> </w:t>
        </w:r>
      </w:ins>
      <w:ins w:id="30786" w:author="PR Preview" w:date="2026-01-01T00:00:00Z">
        <w:r>
          <w:t xml:space="preserve">With</w:t>
        </w:r>
      </w:ins>
      <w:ins w:id="30787" w:author="PR Preview" w:date="2026-01-01T00:00:00Z">
        <w:r>
          <w:t xml:space="preserve"> </w:t>
        </w:r>
      </w:ins>
      <m:oMath>
        <m:r>
          <m:rPr>
            <m:sty m:val="bi"/>
          </m:rPr>
          <m:t>L</m:t>
        </m:r>
      </m:oMath>
      <w:ins w:id="30788" w:author="PR Preview" w:date="2026-01-01T00:00:00Z">
        <w:r>
          <w:t xml:space="preserve"> </w:t>
        </w:r>
      </w:ins>
      <w:ins w:id="30789" w:author="PR Preview" w:date="2026-01-01T00:00:00Z">
        <w:r>
          <w:t xml:space="preserve">and</w:t>
        </w:r>
      </w:ins>
      <w:ins w:id="30790" w:author="PR Preview" w:date="2026-01-01T00:00:00Z">
        <w:r>
          <w:t xml:space="preserve"> </w:t>
        </w:r>
      </w:ins>
      <m:oMath>
        <m:r>
          <m:rPr>
            <m:sty m:val="bi"/>
          </m:rPr>
          <m:t>U</m:t>
        </m:r>
      </m:oMath>
      <w:ins w:id="30791" w:author="PR Preview" w:date="2026-01-01T00:00:00Z">
        <w:r>
          <w:t xml:space="preserve"> </w:t>
        </w:r>
      </w:ins>
      <w:ins w:id="30792" w:author="PR Preview" w:date="2026-01-01T00:00:00Z">
        <w:r>
          <w:t xml:space="preserve">of</w:t>
        </w:r>
      </w:ins>
      <w:ins w:id="30793" w:author="PR Preview" w:date="2026-01-01T00:00:00Z">
        <w:r>
          <w:t xml:space="preserve"> </w:t>
        </w:r>
      </w:ins>
      <w:hyperlink w:anchor="exm-lu">
        <w:ins w:id="30794" w:author="PR Preview" w:date="2026-01-01T00:00:00Z">
          <w:r>
            <w:rPr>
              <w:rStyle w:val="Hyperlink"/>
            </w:rPr>
            <w:t xml:space="preserve">Example 191</w:t>
          </w:r>
        </w:ins>
      </w:hyperlink>
      <w:ins w:id="30795" w:author="PR Preview" w:date="2026-01-01T00:00:00Z">
        <w:r>
          <w:t xml:space="preserve">, solve</w:t>
        </w:r>
      </w:ins>
      <w:ins w:id="30796" w:author="PR Preview" w:date="2026-01-01T00:00:00Z">
        <w:r>
          <w:t xml:space="preserve"> </w:t>
        </w:r>
      </w:ins>
      <w:ins w:id="30797" w:author="PR Preview" w:date="2026-01-01T00:00:00Z">
        <w:r>
          <w:t xml:space="preserve">$\mathbf{A} \mathord{\smash[b]{\underset{\raise.3ex\hbox{$\scriptstyle\sim$}}{x}}\vphantom{x}} = (8, -11, -3)$</w:t>
        </w:r>
      </w:ins>
      <w:ins w:id="30798" w:author="PR Preview" w:date="2026-01-01T00:00:00Z">
        <w:r>
          <w:t xml:space="preserve">.</w:t>
        </w:r>
      </w:ins>
      <w:ins w:id="30799" w:author="PR Preview" w:date="2026-01-01T00:00:00Z">
        <w:r>
          <w:t xml:space="preserve"> </w:t>
        </w:r>
      </w:ins>
      <w:ins w:id="30800" w:author="PR Preview" w:date="2026-01-01T00:00:00Z">
        <w:r>
          <w:t xml:space="preserve">Forward substitution on</w:t>
        </w:r>
      </w:ins>
      <w:ins w:id="30801" w:author="PR Preview" w:date="2026-01-01T00:00:00Z">
        <w:r>
          <w:t xml:space="preserve"> </w:t>
        </w:r>
      </w:ins>
      <w:ins w:id="30802" w:author="PR Preview" w:date="2026-01-01T00:00:00Z">
        <w:r>
          <w:t xml:space="preserve">$\mathbf{L} \mathord{\smash[b]{\underset{\raise.3ex\hbox{$\scriptstyle\sim$}}{y}}\vphantom{y}} = (8, -11, -3)$</w:t>
        </w:r>
      </w:ins>
      <w:ins w:id="30803" w:author="PR Preview" w:date="2026-01-01T00:00:00Z">
        <w:r>
          <w:t xml:space="preserve"> </w:t>
        </w:r>
      </w:ins>
      <w:ins w:id="30804" w:author="PR Preview" w:date="2026-01-01T00:00:00Z">
        <w:r>
          <w:t xml:space="preserve">gives</w:t>
        </w:r>
      </w:ins>
      <w:ins w:id="30805" w:author="PR Preview" w:date="2026-01-01T00:00:00Z">
        <w:r>
          <w:t xml:space="preserve"> </w:t>
        </w:r>
      </w:ins>
      <m:oMath>
        <m:sSub>
          <m:e>
            <m:r>
              <m:t>y</m:t>
            </m:r>
          </m:e>
          <m:sub>
            <m:r>
              <m:t>1</m:t>
            </m:r>
          </m:sub>
        </m:sSub>
        <m:r>
          <m:rPr>
            <m:sty m:val="p"/>
          </m:rPr>
          <m:t>=</m:t>
        </m:r>
        <m:r>
          <m:t>8</m:t>
        </m:r>
      </m:oMath>
      <w:ins w:id="30806" w:author="PR Preview" w:date="2026-01-01T00:00:00Z">
        <w:r>
          <w:t xml:space="preserve">,</w:t>
        </w:r>
      </w:ins>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ins w:id="30807" w:author="PR Preview" w:date="2026-01-01T00:00:00Z">
        <w:r>
          <w:t xml:space="preserve">Back substitution on</w:t>
        </w:r>
      </w:ins>
      <w:ins w:id="30808" w:author="PR Preview" w:date="2026-01-01T00:00:00Z">
        <w:r>
          <w:t xml:space="preserve"> </w:t>
        </w:r>
      </w:ins>
      <w:ins w:id="30809" w:author="PR Preview" w:date="2026-01-01T00:00:00Z">
        <w:r>
          <w:t xml:space="preserve">$\mathbf{U} \mathord{\smash[b]{\underset{\raise.3ex\hbox{$\scriptstyle\sim$}}{x}}\vphantom{x}} = (8, 1, 1)$</w:t>
        </w:r>
      </w:ins>
      <w:ins w:id="30810" w:author="PR Preview" w:date="2026-01-01T00:00:00Z">
        <w:r>
          <w:t xml:space="preserve"> </w:t>
        </w:r>
      </w:ins>
      <w:ins w:id="30811" w:author="PR Preview" w:date="2026-01-01T00:00:00Z">
        <w:r>
          <w:t xml:space="preserve">is</w:t>
        </w:r>
      </w:ins>
      <w:ins w:id="30812" w:author="PR Preview" w:date="2026-01-01T00:00:00Z">
        <w:r>
          <w:t xml:space="preserve"> </w:t>
        </w:r>
      </w:ins>
      <w:hyperlink w:anchor="exm-back-substitution">
        <w:ins w:id="30813" w:author="PR Preview" w:date="2026-01-01T00:00:00Z">
          <w:r>
            <w:rPr>
              <w:rStyle w:val="Hyperlink"/>
            </w:rPr>
            <w:t xml:space="preserve">Example 185</w:t>
          </w:r>
        </w:ins>
      </w:hyperlink>
      <w:ins w:id="30814" w:author="PR Preview" w:date="2026-01-01T00:00:00Z">
        <w:r>
          <w:t xml:space="preserve">,</w:t>
        </w:r>
      </w:ins>
      <w:ins w:id="30815" w:author="PR Preview" w:date="2026-01-01T00:00:00Z">
        <w:r>
          <w:t xml:space="preserve"> </w:t>
        </w:r>
      </w:ins>
      <w:ins w:id="30816" w:author="PR Preview" w:date="2026-01-01T00:00:00Z">
        <w:r>
          <w:t xml:space="preserve">which gives</w:t>
        </w:r>
      </w:ins>
      <w:ins w:id="30817" w:author="PR Preview" w:date="2026-01-01T00:00:00Z">
        <w:r>
          <w:t xml:space="preserve"> </w:t>
        </w:r>
      </w:ins>
      <w:ins w:id="30818" w:author="PR Preview" w:date="2026-01-01T00:00:00Z">
        <w:r>
          <w:t xml:space="preserve">$\mathord{\smash[b]{\underset{\raise.3ex\hbox{$\scriptstyle\sim$}}{x}}\vphantom{x}} = (2, 3, -1)$</w:t>
        </w:r>
      </w:ins>
      <w:ins w:id="30819" w:author="PR Preview" w:date="2026-01-01T00:00:00Z">
        <w:r>
          <w:t xml:space="preserve">.</w:t>
        </w:r>
      </w:ins>
      <w:ins w:id="30820" w:author="PR Preview" w:date="2026-01-01T00:00:00Z">
        <w:r>
          <w:t xml:space="preserve"> </w:t>
        </w:r>
      </w:ins>
      <w:ins w:id="30821" w:author="PR Preview" w:date="2026-01-01T00:00:00Z">
        <w:r>
          <w:t xml:space="preserve">As a check,</w:t>
        </w:r>
      </w:ins>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6"/>
    <w:bookmarkEnd w:id="617"/>
    <w:bookmarkEnd w:id="618"/>
    <w:bookmarkStart w:id="651"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9" name="Picture"/>
                  <a:graphic>
                    <a:graphicData uri="http://schemas.openxmlformats.org/drawingml/2006/picture">
                      <pic:pic>
                        <pic:nvPicPr>
                          <pic:cNvPr descr="/opt/quarto/share/formats/docx/note.png" id="62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78</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1" w:name="thm-invertible-rank"/>
    <w:p>
      <w:pPr>
        <w:pStyle w:val="BodyText"/>
      </w:pPr>
      <w:del w:id="30822" w:author="PR Preview" w:date="2026-01-01T00:00:00Z">
        <w:r>
          <w:rPr>
            <w:b/>
            <w:bCs/>
          </w:rPr>
          <w:delText xml:space="preserve">Theorem 107 (A square matrix is invertible exactly when it has full column rank)</w:delText>
        </w:r>
      </w:del>
      <w:del w:id="30823" w:author="PR Preview" w:date="2026-01-01T00:00:00Z">
        <w:r>
          <w:delText xml:space="preserve"> </w:delText>
        </w:r>
      </w:del>
      <w:del w:id="30824" w:author="PR Preview" w:date="2026-01-01T00:00:00Z">
        <w:r>
          <w:delText xml:space="preserve">An</w:delText>
        </w:r>
      </w:del>
      <w:del w:id="30825" w:author="PR Preview" w:date="2026-01-01T00:00:00Z">
        <w:r>
          <w:delText xml:space="preserve"> </w:delText>
        </w:r>
      </w:del>
      <m:oMath>
        <m:r>
          <m:t>n</m:t>
        </m:r>
        <m:r>
          <m:rPr>
            <m:sty m:val="p"/>
          </m:rPr>
          <m:t>×</m:t>
        </m:r>
        <m:r>
          <m:t>n</m:t>
        </m:r>
      </m:oMath>
      <w:del w:id="30826" w:author="PR Preview" w:date="2026-01-01T00:00:00Z">
        <w:r>
          <w:delText xml:space="preserve"> </w:delText>
        </w:r>
      </w:del>
      <w:del w:id="30827" w:author="PR Preview" w:date="2026-01-01T00:00:00Z">
        <w:r>
          <w:delText xml:space="preserve">matrix</w:delText>
        </w:r>
      </w:del>
      <w:del w:id="30828" w:author="PR Preview" w:date="2026-01-01T00:00:00Z">
        <w:r>
          <w:delText xml:space="preserve"> </w:delText>
        </w:r>
      </w:del>
      <m:oMath>
        <m:r>
          <m:rPr>
            <m:sty m:val="bi"/>
          </m:rPr>
          <m:t>A</m:t>
        </m:r>
      </m:oMath>
      <w:del w:id="30829" w:author="PR Preview" w:date="2026-01-01T00:00:00Z">
        <w:r>
          <w:delText xml:space="preserve"> </w:delText>
        </w:r>
      </w:del>
      <w:del w:id="30830" w:author="PR Preview" w:date="2026-01-01T00:00:00Z">
        <w:r>
          <w:delText xml:space="preserve">is invertible (</w:delText>
        </w:r>
      </w:del>
      <w:hyperlink w:anchor="def-invertible-matrix">
        <w:del w:id="30831" w:author="PR Preview" w:date="2026-01-01T00:00:00Z">
          <w:r>
            <w:rPr>
              <w:rStyle w:val="Hyperlink"/>
            </w:rPr>
            <w:delText xml:space="preserve">Definition 85</w:delText>
          </w:r>
        </w:del>
      </w:hyperlink>
      <w:del w:id="30832" w:author="PR Preview" w:date="2026-01-01T00:00:00Z">
        <w:r>
          <w:delText xml:space="preserve">)</w:delText>
        </w:r>
      </w:del>
      <w:del w:id="30833" w:author="PR Preview" w:date="2026-01-01T00:00:00Z">
        <w:r>
          <w:delText xml:space="preserve"> </w:delText>
        </w:r>
      </w:del>
      <w:del w:id="30834" w:author="PR Preview" w:date="2026-01-01T00:00:00Z">
        <w:r>
          <w:delText xml:space="preserve">exactly when</w:delText>
        </w:r>
      </w:del>
      <w:del w:id="30835"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30836" w:author="PR Preview" w:date="2026-01-01T00:00:00Z">
        <w:r>
          <w:delText xml:space="preserve"> </w:delText>
        </w:r>
      </w:del>
      <w:del w:id="30837" w:author="PR Preview" w:date="2026-01-01T00:00:00Z">
        <w:r>
          <w:delText xml:space="preserve">(full column rank,</w:delText>
        </w:r>
      </w:del>
      <w:del w:id="30838" w:author="PR Preview" w:date="2026-01-01T00:00:00Z">
        <w:r>
          <w:delText xml:space="preserve"> </w:delText>
        </w:r>
      </w:del>
      <w:hyperlink w:anchor="def-full-column-rank">
        <w:del w:id="30839" w:author="PR Preview" w:date="2026-01-01T00:00:00Z">
          <w:r>
            <w:rPr>
              <w:rStyle w:val="Hyperlink"/>
            </w:rPr>
            <w:delText xml:space="preserve">Definition 45</w:delText>
          </w:r>
        </w:del>
      </w:hyperlink>
      <w:del w:id="30840" w:author="PR Preview" w:date="2026-01-01T00:00:00Z">
        <w:r>
          <w:delText xml:space="preserve">),</w:delText>
        </w:r>
      </w:del>
      <w:del w:id="30841" w:author="PR Preview" w:date="2026-01-01T00:00:00Z">
        <w:r>
          <w:delText xml:space="preserve"> </w:delText>
        </w:r>
      </w:del>
      <w:del w:id="30842" w:author="PR Preview" w:date="2026-01-01T00:00:00Z">
        <w:r>
          <w:delText xml:space="preserve">that is, exactly when</w:delText>
        </w:r>
      </w:del>
      <w:del w:id="30843" w:author="PR Preview" w:date="2026-01-01T00:00:00Z">
        <w:r>
          <w:delText xml:space="preserve"> </w:delText>
        </w:r>
      </w:del>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del w:id="30844" w:author="PR Preview" w:date="2026-01-01T00:00:00Z">
        <w:r>
          <w:delText xml:space="preserve">.</w:delText>
        </w:r>
      </w:del>
    </w:p>
    <w:p>
      <w:pPr>
        <w:pStyle w:val="BodyText"/>
      </w:pPr>
      <w:del w:id="30845" w:author="PR Preview" w:date="2026-01-01T00:00:00Z">
        <w:r>
          <w:rPr>
            <w:i/>
            <w:iCs/>
          </w:rPr>
          <w:delText xml:space="preserve">Proof</w:delText>
        </w:r>
      </w:del>
      <w:del w:id="30846" w:author="PR Preview" w:date="2026-01-01T00:00:00Z">
        <w:r>
          <w:delText xml:space="preserve">. </w:delText>
        </w:r>
      </w:del>
      <w:del w:id="30847" w:author="PR Preview" w:date="2026-01-01T00:00:00Z">
        <w:r>
          <w:rPr>
            <w:b/>
            <w:bCs/>
          </w:rPr>
          <w:delText xml:space="preserve">Invertible implies rank</w:delText>
        </w:r>
      </w:del>
      <w:del w:id="30848" w:author="PR Preview" w:date="2026-01-01T00:00:00Z">
        <w:r>
          <w:rPr>
            <w:b/>
            <w:bCs/>
          </w:rPr>
          <w:delText xml:space="preserve"> </w:delText>
        </w:r>
      </w:del>
      <m:oMath>
        <m:r>
          <m:t>n</m:t>
        </m:r>
      </m:oMath>
      <w:del w:id="30849" w:author="PR Preview" w:date="2026-01-01T00:00:00Z">
        <w:r>
          <w:rPr>
            <w:b/>
            <w:bCs/>
          </w:rPr>
          <w:delText xml:space="preserve">.</w:delText>
        </w:r>
      </w:del>
      <w:del w:id="30850" w:author="PR Preview" w:date="2026-01-01T00:00:00Z">
        <w:r>
          <w:delText xml:space="preserve"> </w:delText>
        </w:r>
      </w:del>
      <w:del w:id="30851" w:author="PR Preview" w:date="2026-01-01T00:00:00Z">
        <w:r>
          <w:delText xml:space="preserve">If</w:delText>
        </w:r>
      </w:del>
      <w:del w:id="30852" w:author="PR Preview" w:date="2026-01-01T00:00:00Z">
        <w:r>
          <w:delText xml:space="preserve"> </w:delText>
        </w:r>
      </w:del>
      <m:oMath>
        <m:r>
          <m:rPr>
            <m:sty m:val="bi"/>
          </m:rPr>
          <m:t>A</m:t>
        </m:r>
        <m:limLow>
          <m:e>
            <m:r>
              <m:t>x</m:t>
            </m:r>
          </m:e>
          <m:lim>
            <m:r>
              <m:rPr>
                <m:sty m:val="p"/>
              </m:rPr>
              <m:t>∼</m:t>
            </m:r>
          </m:lim>
        </m:limLow>
        <m:r>
          <m:rPr>
            <m:sty m:val="p"/>
          </m:rPr>
          <m:t>=</m:t>
        </m:r>
        <m:sSub>
          <m:e>
            <m:limLow>
              <m:e>
                <m:r>
                  <m:t>0</m:t>
                </m:r>
              </m:e>
              <m:lim>
                <m:r>
                  <m:rPr>
                    <m:sty m:val="p"/>
                  </m:rPr>
                  <m:t>∼</m:t>
                </m:r>
              </m:lim>
            </m:limLow>
          </m:e>
          <m:sub>
            <m:r>
              <m:t>n</m:t>
            </m:r>
          </m:sub>
        </m:sSub>
      </m:oMath>
      <w:del w:id="30853" w:author="PR Preview" w:date="2026-01-01T00:00:00Z">
        <w:r>
          <w:delText xml:space="preserve">, then</w:delText>
        </w:r>
      </w:del>
    </w:p>
    <w:p>
      <w:pPr>
        <w:pStyle w:val="BodyText"/>
      </w:pPr>
      <m:oMathPara>
        <m:oMathParaPr>
          <m:jc m:val="center"/>
        </m:oMathParaPr>
        <m:oMath>
          <m:eqArr>
            <m:e>
              <m:limLow>
                <m:e>
                  <m:r>
                    <m:t>x</m:t>
                  </m:r>
                </m:e>
                <m:lim>
                  <m:r>
                    <m:rPr>
                      <m:sty m:val="p"/>
                    </m:rPr>
                    <m:t>∼</m:t>
                  </m:r>
                </m:lim>
              </m:limLow>
              <m:r>
                <m:t>&amp;</m:t>
              </m:r>
              <m:r>
                <m:rPr>
                  <m:sty m:val="p"/>
                </m:rPr>
                <m:t>=</m:t>
              </m:r>
              <m:sSub>
                <m:e>
                  <m:r>
                    <m:rPr>
                      <m:sty m:val="bi"/>
                    </m:rPr>
                    <m:t>I</m:t>
                  </m:r>
                </m:e>
                <m:sub>
                  <m:r>
                    <m:t>n</m:t>
                  </m:r>
                </m:sub>
              </m:sSub>
              <m:limLow>
                <m:e>
                  <m:r>
                    <m:t>x</m:t>
                  </m:r>
                </m:e>
                <m:lim>
                  <m:r>
                    <m:rPr>
                      <m:sty m:val="p"/>
                    </m:rPr>
                    <m:t>∼</m:t>
                  </m:r>
                </m:lim>
              </m:limLow>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limLow>
                <m:e>
                  <m:r>
                    <m:t>x</m:t>
                  </m:r>
                </m:e>
                <m:lim>
                  <m:r>
                    <m:rPr>
                      <m:sty m:val="p"/>
                    </m:rPr>
                    <m:t>∼</m:t>
                  </m:r>
                </m:lim>
              </m:limLow>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limLow>
                    <m:e>
                      <m:r>
                        <m:t>0</m:t>
                      </m:r>
                    </m:e>
                    <m:lim>
                      <m:r>
                        <m:rPr>
                          <m:sty m:val="p"/>
                        </m:rPr>
                        <m:t>∼</m:t>
                      </m:r>
                    </m:lim>
                  </m:limLow>
                </m:e>
                <m:sub>
                  <m:r>
                    <m:t>n</m:t>
                  </m:r>
                </m:sub>
              </m:sSub>
              <m:r>
                <m:t>&amp;</m:t>
              </m:r>
              <m:r>
                <m:t>&amp;</m:t>
              </m:r>
              <m:r>
                <m:rPr>
                  <m:nor/>
                  <m:sty m:val="p"/>
                </m:rPr>
                <m:t>(</m:t>
              </m:r>
              <m:r>
                <m:rPr>
                  <m:sty m:val="bi"/>
                </m:rPr>
                <m:t>A</m:t>
              </m:r>
              <m:limLow>
                <m:e>
                  <m:r>
                    <m:t>x</m:t>
                  </m:r>
                </m:e>
                <m:lim>
                  <m:r>
                    <m:rPr>
                      <m:sty m:val="p"/>
                    </m:rPr>
                    <m:t>∼</m:t>
                  </m:r>
                </m:lim>
              </m:limLow>
              <m:r>
                <m:rPr>
                  <m:sty m:val="p"/>
                </m:rPr>
                <m:t>=</m:t>
              </m:r>
              <m:sSub>
                <m:e>
                  <m:limLow>
                    <m:e>
                      <m:r>
                        <m:t>0</m:t>
                      </m:r>
                    </m:e>
                    <m:lim>
                      <m:r>
                        <m:rPr>
                          <m:sty m:val="p"/>
                        </m:rPr>
                        <m:t>∼</m:t>
                      </m:r>
                    </m:lim>
                  </m:limLow>
                </m:e>
                <m:sub>
                  <m:r>
                    <m:t>n</m:t>
                  </m:r>
                </m:sub>
              </m:sSub>
              <m:r>
                <m:rPr>
                  <m:nor/>
                  <m:sty m:val="p"/>
                </m:rPr>
                <m:t>)</m:t>
              </m:r>
            </m:e>
            <m:e>
              <m:r>
                <m:t>&amp;</m:t>
              </m:r>
              <m:r>
                <m:rPr>
                  <m:sty m:val="p"/>
                </m:rPr>
                <m:t>=</m:t>
              </m:r>
              <m:sSub>
                <m:e>
                  <m:limLow>
                    <m:e>
                      <m:r>
                        <m:t>0</m:t>
                      </m:r>
                    </m:e>
                    <m:lim>
                      <m:r>
                        <m:rPr>
                          <m:sty m:val="p"/>
                        </m:rPr>
                        <m:t>∼</m:t>
                      </m:r>
                    </m:lim>
                  </m:limLow>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del w:id="30854" w:author="PR Preview" w:date="2026-01-01T00:00:00Z">
        <w:r>
          <w:delText xml:space="preserve">so</w:delText>
        </w:r>
      </w:del>
      <w:del w:id="30855" w:author="PR Preview" w:date="2026-01-01T00:00:00Z">
        <w:r>
          <w:delText xml:space="preserve"> </w:delText>
        </w:r>
      </w:del>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del w:id="30856" w:author="PR Preview" w:date="2026-01-01T00:00:00Z">
        <w:r>
          <w:delText xml:space="preserve">, the nullity is</w:delText>
        </w:r>
      </w:del>
      <w:del w:id="30857" w:author="PR Preview" w:date="2026-01-01T00:00:00Z">
        <w:r>
          <w:delText xml:space="preserve"> </w:delText>
        </w:r>
      </w:del>
      <m:oMath>
        <m:r>
          <m:t>0</m:t>
        </m:r>
      </m:oMath>
      <w:del w:id="30858" w:author="PR Preview" w:date="2026-01-01T00:00:00Z">
        <w:r>
          <w:delText xml:space="preserve">,</w:delText>
        </w:r>
      </w:del>
      <w:del w:id="30859" w:author="PR Preview" w:date="2026-01-01T00:00:00Z">
        <w:r>
          <w:delText xml:space="preserve"> </w:delText>
        </w:r>
      </w:del>
      <w:del w:id="30860" w:author="PR Preview" w:date="2026-01-01T00:00:00Z">
        <w:r>
          <w:delText xml:space="preserve">and</w:delText>
        </w:r>
      </w:del>
      <w:del w:id="30861"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30862" w:author="PR Preview" w:date="2026-01-01T00:00:00Z">
        <w:r>
          <w:delText xml:space="preserve"> </w:delText>
        </w:r>
      </w:del>
      <w:del w:id="30863" w:author="PR Preview" w:date="2026-01-01T00:00:00Z">
        <w:r>
          <w:delText xml:space="preserve">(</w:delText>
        </w:r>
      </w:del>
      <w:hyperlink w:anchor="thm-rank-nullity">
        <w:del w:id="30864" w:author="PR Preview" w:date="2026-01-01T00:00:00Z">
          <w:r>
            <w:rPr>
              <w:rStyle w:val="Hyperlink"/>
            </w:rPr>
            <w:delText xml:space="preserve">Theorem 39</w:delText>
          </w:r>
        </w:del>
      </w:hyperlink>
      <w:del w:id="30865" w:author="PR Preview" w:date="2026-01-01T00:00:00Z">
        <w:r>
          <w:delText xml:space="preserve">).</w:delText>
        </w:r>
      </w:del>
    </w:p>
    <w:p>
      <w:pPr>
        <w:pStyle w:val="BodyText"/>
      </w:pPr>
      <w:del w:id="30866" w:author="PR Preview" w:date="2026-01-01T00:00:00Z">
        <w:r>
          <w:rPr>
            <w:b/>
            <w:bCs/>
          </w:rPr>
          <w:delText xml:space="preserve">Rank</w:delText>
        </w:r>
      </w:del>
      <w:del w:id="30867" w:author="PR Preview" w:date="2026-01-01T00:00:00Z">
        <w:r>
          <w:rPr>
            <w:b/>
            <w:bCs/>
          </w:rPr>
          <w:delText xml:space="preserve"> </w:delText>
        </w:r>
      </w:del>
      <m:oMath>
        <m:r>
          <m:t>n</m:t>
        </m:r>
      </m:oMath>
      <w:del w:id="30868" w:author="PR Preview" w:date="2026-01-01T00:00:00Z">
        <w:r>
          <w:rPr>
            <w:b/>
            <w:bCs/>
          </w:rPr>
          <w:delText xml:space="preserve"> </w:delText>
        </w:r>
      </w:del>
      <w:del w:id="30869" w:author="PR Preview" w:date="2026-01-01T00:00:00Z">
        <w:r>
          <w:rPr>
            <w:b/>
            <w:bCs/>
          </w:rPr>
          <w:delText xml:space="preserve">implies invertible.</w:delText>
        </w:r>
      </w:del>
      <w:del w:id="30870" w:author="PR Preview" w:date="2026-01-01T00:00:00Z">
        <w:r>
          <w:delText xml:space="preserve"> </w:delText>
        </w:r>
      </w:del>
      <w:del w:id="30871" w:author="PR Preview" w:date="2026-01-01T00:00:00Z">
        <w:r>
          <w:delText xml:space="preserve">Every system</w:delText>
        </w:r>
      </w:del>
      <w:del w:id="30872" w:author="PR Preview" w:date="2026-01-01T00:00:00Z">
        <w:r>
          <w:delText xml:space="preserve"> </w:delText>
        </w:r>
      </w:del>
      <m:oMath>
        <m:r>
          <m:rPr>
            <m:sty m:val="bi"/>
          </m:rPr>
          <m:t>A</m:t>
        </m:r>
        <m:limLow>
          <m:e>
            <m:r>
              <m:t>y</m:t>
            </m:r>
          </m:e>
          <m:lim>
            <m:r>
              <m:rPr>
                <m:sty m:val="p"/>
              </m:rPr>
              <m:t>∼</m:t>
            </m:r>
          </m:lim>
        </m:limLow>
        <m:r>
          <m:rPr>
            <m:sty m:val="p"/>
          </m:rPr>
          <m:t>=</m:t>
        </m:r>
        <m:limLow>
          <m:e>
            <m:r>
              <m:t>b</m:t>
            </m:r>
          </m:e>
          <m:lim>
            <m:r>
              <m:rPr>
                <m:sty m:val="p"/>
              </m:rPr>
              <m:t>∼</m:t>
            </m:r>
          </m:lim>
        </m:limLow>
      </m:oMath>
      <w:del w:id="30873" w:author="PR Preview" w:date="2026-01-01T00:00:00Z">
        <w:r>
          <w:delText xml:space="preserve"> </w:delText>
        </w:r>
      </w:del>
      <w:del w:id="30874" w:author="PR Preview" w:date="2026-01-01T00:00:00Z">
        <w:r>
          <w:delText xml:space="preserve">has exactly one solution</w:delText>
        </w:r>
      </w:del>
      <w:del w:id="30875" w:author="PR Preview" w:date="2026-01-01T00:00:00Z">
        <w:r>
          <w:delText xml:space="preserve"> </w:delText>
        </w:r>
      </w:del>
      <w:del w:id="30876" w:author="PR Preview" w:date="2026-01-01T00:00:00Z">
        <w:r>
          <w:delText xml:space="preserve">(</w:delText>
        </w:r>
      </w:del>
      <w:hyperlink w:anchor="cor-solution-unique">
        <w:del w:id="30877" w:author="PR Preview" w:date="2026-01-01T00:00:00Z">
          <w:r>
            <w:rPr>
              <w:rStyle w:val="Hyperlink"/>
            </w:rPr>
            <w:delText xml:space="preserve">Corollary 12</w:delText>
          </w:r>
        </w:del>
      </w:hyperlink>
      <w:del w:id="30878" w:author="PR Preview" w:date="2026-01-01T00:00:00Z">
        <w:r>
          <w:delText xml:space="preserve">, both parts, with</w:delText>
        </w:r>
      </w:del>
      <w:del w:id="30879" w:author="PR Preview" w:date="2026-01-01T00:00:00Z">
        <w:r>
          <w:delText xml:space="preserve"> </w:delText>
        </w:r>
      </w:del>
      <m:oMath>
        <m:r>
          <m:t>m</m:t>
        </m:r>
        <m:r>
          <m:rPr>
            <m:sty m:val="p"/>
          </m:rPr>
          <m:t>=</m:t>
        </m:r>
        <m:r>
          <m:t>n</m:t>
        </m:r>
      </m:oMath>
      <w:del w:id="30880" w:author="PR Preview" w:date="2026-01-01T00:00:00Z">
        <w:r>
          <w:delText xml:space="preserve">).</w:delText>
        </w:r>
      </w:del>
      <w:del w:id="30881" w:author="PR Preview" w:date="2026-01-01T00:00:00Z">
        <w:r>
          <w:delText xml:space="preserve"> </w:delText>
        </w:r>
      </w:del>
      <w:del w:id="30882" w:author="PR Preview" w:date="2026-01-01T00:00:00Z">
        <w:r>
          <w:delText xml:space="preserve">Let</w:delText>
        </w:r>
      </w:del>
      <w:del w:id="30883" w:author="PR Preview" w:date="2026-01-01T00:00:00Z">
        <w:r>
          <w:delText xml:space="preserve"> </w:delText>
        </w:r>
      </w:del>
      <m:oMath>
        <m:sSub>
          <m:e>
            <m:limLow>
              <m:e>
                <m:r>
                  <m:t>y</m:t>
                </m:r>
              </m:e>
              <m:lim>
                <m:r>
                  <m:rPr>
                    <m:sty m:val="p"/>
                  </m:rPr>
                  <m:t>∼</m:t>
                </m:r>
              </m:lim>
            </m:limLow>
          </m:e>
          <m:sub>
            <m:r>
              <m:t>j</m:t>
            </m:r>
          </m:sub>
        </m:sSub>
      </m:oMath>
      <w:del w:id="30884" w:author="PR Preview" w:date="2026-01-01T00:00:00Z">
        <w:r>
          <w:delText xml:space="preserve"> </w:delText>
        </w:r>
      </w:del>
      <w:del w:id="30885" w:author="PR Preview" w:date="2026-01-01T00:00:00Z">
        <w:r>
          <w:delText xml:space="preserve">solve</w:delText>
        </w:r>
      </w:del>
      <w:del w:id="30886" w:author="PR Preview" w:date="2026-01-01T00:00:00Z">
        <w:r>
          <w:delText xml:space="preserve"> </w:delText>
        </w:r>
      </w:del>
      <m:oMath>
        <m:r>
          <m:rPr>
            <m:sty m:val="bi"/>
          </m:rPr>
          <m:t>A</m:t>
        </m:r>
        <m:sSub>
          <m:e>
            <m:limLow>
              <m:e>
                <m:r>
                  <m:t>y</m:t>
                </m:r>
              </m:e>
              <m:lim>
                <m:r>
                  <m:rPr>
                    <m:sty m:val="p"/>
                  </m:rPr>
                  <m:t>∼</m:t>
                </m:r>
              </m:lim>
            </m:limLow>
          </m:e>
          <m:sub>
            <m:r>
              <m:t>j</m:t>
            </m:r>
          </m:sub>
        </m:sSub>
        <m:r>
          <m:rPr>
            <m:sty m:val="p"/>
          </m:rPr>
          <m:t>=</m:t>
        </m:r>
        <m:sSub>
          <m:e>
            <m:limLow>
              <m:e>
                <m:r>
                  <m:t>e</m:t>
                </m:r>
              </m:e>
              <m:lim>
                <m:r>
                  <m:rPr>
                    <m:sty m:val="p"/>
                  </m:rPr>
                  <m:t>∼</m:t>
                </m:r>
              </m:lim>
            </m:limLow>
          </m:e>
          <m:sub>
            <m:r>
              <m:t>j</m:t>
            </m:r>
          </m:sub>
        </m:sSub>
      </m:oMath>
      <w:del w:id="30887" w:author="PR Preview" w:date="2026-01-01T00:00:00Z">
        <w:r>
          <w:delText xml:space="preserve"> </w:delText>
        </w:r>
      </w:del>
      <w:del w:id="30888" w:author="PR Preview" w:date="2026-01-01T00:00:00Z">
        <w:r>
          <w:delText xml:space="preserve">(</w:delText>
        </w:r>
      </w:del>
      <w:hyperlink w:anchor="def-indicator-vector">
        <w:del w:id="30889" w:author="PR Preview" w:date="2026-01-01T00:00:00Z">
          <w:r>
            <w:rPr>
              <w:rStyle w:val="Hyperlink"/>
            </w:rPr>
            <w:delText xml:space="preserve">Definition 14</w:delText>
          </w:r>
        </w:del>
      </w:hyperlink>
      <w:del w:id="30890" w:author="PR Preview" w:date="2026-01-01T00:00:00Z">
        <w:r>
          <w:delText xml:space="preserve">),</w:delText>
        </w:r>
      </w:del>
      <w:del w:id="30891" w:author="PR Preview" w:date="2026-01-01T00:00:00Z">
        <w:r>
          <w:delText xml:space="preserve"> </w:delText>
        </w:r>
      </w:del>
      <w:del w:id="30892" w:author="PR Preview" w:date="2026-01-01T00:00:00Z">
        <w:r>
          <w:delText xml:space="preserve">and let</w:delText>
        </w:r>
      </w:del>
      <w:del w:id="30893" w:author="PR Preview" w:date="2026-01-01T00:00:00Z">
        <w:r>
          <w:delText xml:space="preserve"> </w:delText>
        </w:r>
      </w:del>
      <m:oMath>
        <m:r>
          <m:rPr>
            <m:sty m:val="bi"/>
          </m:rPr>
          <m:t>B</m:t>
        </m:r>
      </m:oMath>
      <w:del w:id="30894" w:author="PR Preview" w:date="2026-01-01T00:00:00Z">
        <w:r>
          <w:delText xml:space="preserve"> </w:delText>
        </w:r>
      </w:del>
      <w:del w:id="30895" w:author="PR Preview" w:date="2026-01-01T00:00:00Z">
        <w:r>
          <w:delText xml:space="preserve">have columns</w:delText>
        </w:r>
      </w:del>
      <w:del w:id="30896" w:author="PR Preview" w:date="2026-01-01T00:00:00Z">
        <w:r>
          <w:delText xml:space="preserve"> </w:delText>
        </w:r>
      </w:del>
      <m:oMath>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r>
              <m:t>n</m:t>
            </m:r>
          </m:sub>
        </m:sSub>
      </m:oMath>
      <w:del w:id="30897" w:author="PR Preview" w:date="2026-01-01T00:00:00Z">
        <w:r>
          <w:delText xml:space="preserve">.</w:delText>
        </w:r>
      </w:del>
      <w:del w:id="30898" w:author="PR Preview" w:date="2026-01-01T00:00:00Z">
        <w:r>
          <w:delText xml:space="preserve"> </w:delText>
        </w:r>
      </w:del>
      <w:del w:id="30899" w:author="PR Preview" w:date="2026-01-01T00:00:00Z">
        <w:r>
          <w:delText xml:space="preserve">Column</w:delText>
        </w:r>
      </w:del>
      <w:del w:id="30900" w:author="PR Preview" w:date="2026-01-01T00:00:00Z">
        <w:r>
          <w:delText xml:space="preserve"> </w:delText>
        </w:r>
      </w:del>
      <m:oMath>
        <m:r>
          <m:t>j</m:t>
        </m:r>
      </m:oMath>
      <w:del w:id="30901" w:author="PR Preview" w:date="2026-01-01T00:00:00Z">
        <w:r>
          <w:delText xml:space="preserve"> </w:delText>
        </w:r>
      </w:del>
      <w:del w:id="30902" w:author="PR Preview" w:date="2026-01-01T00:00:00Z">
        <w:r>
          <w:delText xml:space="preserve">of</w:delText>
        </w:r>
      </w:del>
      <w:del w:id="30903" w:author="PR Preview" w:date="2026-01-01T00:00:00Z">
        <w:r>
          <w:delText xml:space="preserve"> </w:delText>
        </w:r>
      </w:del>
      <m:oMath>
        <m:r>
          <m:rPr>
            <m:sty m:val="bi"/>
          </m:rPr>
          <m:t>A</m:t>
        </m:r>
        <m:r>
          <m:rPr>
            <m:sty m:val="bi"/>
          </m:rPr>
          <m:t>B</m:t>
        </m:r>
      </m:oMath>
      <w:del w:id="30904" w:author="PR Preview" w:date="2026-01-01T00:00:00Z">
        <w:r>
          <w:delText xml:space="preserve"> </w:delText>
        </w:r>
      </w:del>
      <w:del w:id="30905" w:author="PR Preview" w:date="2026-01-01T00:00:00Z">
        <w:r>
          <w:delText xml:space="preserve">is</w:delText>
        </w:r>
      </w:del>
      <w:del w:id="30906" w:author="PR Preview" w:date="2026-01-01T00:00:00Z">
        <w:r>
          <w:delText xml:space="preserve"> </w:delText>
        </w:r>
      </w:del>
      <m:oMath>
        <m:r>
          <m:rPr>
            <m:sty m:val="bi"/>
          </m:rPr>
          <m:t>A</m:t>
        </m:r>
        <m:sSub>
          <m:e>
            <m:limLow>
              <m:e>
                <m:r>
                  <m:t>y</m:t>
                </m:r>
              </m:e>
              <m:lim>
                <m:r>
                  <m:rPr>
                    <m:sty m:val="p"/>
                  </m:rPr>
                  <m:t>∼</m:t>
                </m:r>
              </m:lim>
            </m:limLow>
          </m:e>
          <m:sub>
            <m:r>
              <m:t>j</m:t>
            </m:r>
          </m:sub>
        </m:sSub>
        <m:r>
          <m:rPr>
            <m:sty m:val="p"/>
          </m:rPr>
          <m:t>=</m:t>
        </m:r>
        <m:sSub>
          <m:e>
            <m:limLow>
              <m:e>
                <m:r>
                  <m:t>e</m:t>
                </m:r>
              </m:e>
              <m:lim>
                <m:r>
                  <m:rPr>
                    <m:sty m:val="p"/>
                  </m:rPr>
                  <m:t>∼</m:t>
                </m:r>
              </m:lim>
            </m:limLow>
          </m:e>
          <m:sub>
            <m:r>
              <m:t>j</m:t>
            </m:r>
          </m:sub>
        </m:sSub>
      </m:oMath>
      <w:del w:id="30907" w:author="PR Preview" w:date="2026-01-01T00:00:00Z">
        <w:r>
          <w:delText xml:space="preserve"> </w:delText>
        </w:r>
      </w:del>
      <w:del w:id="30908" w:author="PR Preview" w:date="2026-01-01T00:00:00Z">
        <w:r>
          <w:delText xml:space="preserve">(4),</w:delText>
        </w:r>
      </w:del>
      <w:del w:id="30909" w:author="PR Preview" w:date="2026-01-01T00:00:00Z">
        <w:r>
          <w:delText xml:space="preserve"> </w:delText>
        </w:r>
      </w:del>
      <w:del w:id="30910" w:author="PR Preview" w:date="2026-01-01T00:00:00Z">
        <w:r>
          <w:delText xml:space="preserve">so</w:delText>
        </w:r>
      </w:del>
      <w:del w:id="30911" w:author="PR Preview" w:date="2026-01-01T00:00:00Z">
        <w:r>
          <w:delText xml:space="preserve"> </w:delText>
        </w:r>
      </w:del>
      <m:oMath>
        <m:r>
          <m:rPr>
            <m:sty m:val="bi"/>
          </m:rPr>
          <m:t>A</m:t>
        </m:r>
        <m:r>
          <m:rPr>
            <m:sty m:val="bi"/>
          </m:rPr>
          <m:t>B</m:t>
        </m:r>
        <m:r>
          <m:rPr>
            <m:sty m:val="p"/>
          </m:rPr>
          <m:t>=</m:t>
        </m:r>
        <m:sSub>
          <m:e>
            <m:r>
              <m:rPr>
                <m:sty m:val="bi"/>
              </m:rPr>
              <m:t>I</m:t>
            </m:r>
          </m:e>
          <m:sub>
            <m:r>
              <m:t>n</m:t>
            </m:r>
          </m:sub>
        </m:sSub>
      </m:oMath>
      <w:del w:id="30912" w:author="PR Preview" w:date="2026-01-01T00:00:00Z">
        <w:r>
          <w:delText xml:space="preserve">.</w:delText>
        </w:r>
      </w:del>
      <w:del w:id="30913" w:author="PR Preview" w:date="2026-01-01T00:00:00Z">
        <w:r>
          <w:delText xml:space="preserve"> </w:delText>
        </w:r>
      </w:del>
      <w:del w:id="30914" w:author="PR Preview" w:date="2026-01-01T00:00:00Z">
        <w:r>
          <w:delText xml:space="preserve">For the other order,</w:delText>
        </w:r>
      </w:del>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del w:id="30915" w:author="PR Preview" w:date="2026-01-01T00:00:00Z">
        <w:r>
          <w:delText xml:space="preserve">so every column of</w:delText>
        </w:r>
      </w:del>
      <w:del w:id="30916" w:author="PR Preview" w:date="2026-01-01T00:00:00Z">
        <w:r>
          <w:delText xml:space="preserve"> </w:delText>
        </w:r>
      </w:del>
      <m:oMath>
        <m:r>
          <m:rPr>
            <m:sty m:val="bi"/>
          </m:rPr>
          <m:t>B</m:t>
        </m:r>
        <m:r>
          <m:rPr>
            <m:sty m:val="bi"/>
          </m:rPr>
          <m:t>A</m:t>
        </m:r>
        <m:r>
          <m:rPr>
            <m:sty m:val="p"/>
          </m:rPr>
          <m:t>−</m:t>
        </m:r>
        <m:sSub>
          <m:e>
            <m:r>
              <m:rPr>
                <m:sty m:val="bi"/>
              </m:rPr>
              <m:t>I</m:t>
            </m:r>
          </m:e>
          <m:sub>
            <m:r>
              <m:t>n</m:t>
            </m:r>
          </m:sub>
        </m:sSub>
      </m:oMath>
      <w:del w:id="30917" w:author="PR Preview" w:date="2026-01-01T00:00:00Z">
        <w:r>
          <w:delText xml:space="preserve"> </w:delText>
        </w:r>
      </w:del>
      <w:del w:id="30918" w:author="PR Preview" w:date="2026-01-01T00:00:00Z">
        <w:r>
          <w:delText xml:space="preserve">is in</w:delText>
        </w:r>
      </w:del>
      <w:del w:id="30919" w:author="PR Preview" w:date="2026-01-01T00:00:00Z">
        <w:r>
          <w:delText xml:space="preserve"> </w:delText>
        </w:r>
      </w:del>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del w:id="30920" w:author="PR Preview" w:date="2026-01-01T00:00:00Z">
        <w:r>
          <w:delText xml:space="preserve"> </w:delText>
        </w:r>
      </w:del>
      <w:del w:id="30921" w:author="PR Preview" w:date="2026-01-01T00:00:00Z">
        <w:r>
          <w:delText xml:space="preserve">(4),</w:delText>
        </w:r>
      </w:del>
      <w:del w:id="30922" w:author="PR Preview" w:date="2026-01-01T00:00:00Z">
        <w:r>
          <w:delText xml:space="preserve"> </w:delText>
        </w:r>
      </w:del>
      <w:del w:id="30923" w:author="PR Preview" w:date="2026-01-01T00:00:00Z">
        <w:r>
          <w:delText xml:space="preserve">and</w:delText>
        </w:r>
      </w:del>
      <w:del w:id="30924" w:author="PR Preview" w:date="2026-01-01T00:00:00Z">
        <w:r>
          <w:delText xml:space="preserve"> </w:delText>
        </w:r>
      </w:del>
      <m:oMath>
        <m:r>
          <m:rPr>
            <m:sty m:val="bi"/>
          </m:rPr>
          <m:t>B</m:t>
        </m:r>
        <m:r>
          <m:rPr>
            <m:sty m:val="bi"/>
          </m:rPr>
          <m:t>A</m:t>
        </m:r>
        <m:r>
          <m:rPr>
            <m:sty m:val="p"/>
          </m:rPr>
          <m:t>=</m:t>
        </m:r>
        <m:sSub>
          <m:e>
            <m:r>
              <m:rPr>
                <m:sty m:val="bi"/>
              </m:rPr>
              <m:t>I</m:t>
            </m:r>
          </m:e>
          <m:sub>
            <m:r>
              <m:t>n</m:t>
            </m:r>
          </m:sub>
        </m:sSub>
      </m:oMath>
      <w:del w:id="30925" w:author="PR Preview" w:date="2026-01-01T00:00:00Z">
        <w:r>
          <w:delText xml:space="preserve">.</w:delText>
        </w:r>
      </w:del>
      <w:del w:id="30926" w:author="PR Preview" w:date="2026-01-01T00:00:00Z">
        <w:r>
          <w:delText xml:space="preserve"> </w:delText>
        </w:r>
      </w:del>
      <w:del w:id="30927" w:author="PR Preview" w:date="2026-01-01T00:00:00Z">
        <w:r>
          <w:delText xml:space="preserve">So</w:delText>
        </w:r>
      </w:del>
      <w:del w:id="30928" w:author="PR Preview" w:date="2026-01-01T00:00:00Z">
        <w:r>
          <w:delText xml:space="preserve"> </w:delText>
        </w:r>
      </w:del>
      <m:oMath>
        <m:r>
          <m:rPr>
            <m:sty m:val="bi"/>
          </m:rPr>
          <m:t>B</m:t>
        </m:r>
      </m:oMath>
      <w:del w:id="30929" w:author="PR Preview" w:date="2026-01-01T00:00:00Z">
        <w:r>
          <w:delText xml:space="preserve"> </w:delText>
        </w:r>
      </w:del>
      <w:del w:id="30930" w:author="PR Preview" w:date="2026-01-01T00:00:00Z">
        <w:r>
          <w:delText xml:space="preserve">satisfies</w:delText>
        </w:r>
      </w:del>
      <w:del w:id="30931" w:author="PR Preview" w:date="2026-01-01T00:00:00Z">
        <w:r>
          <w:delText xml:space="preserve"> </w:delText>
        </w:r>
      </w:del>
      <w:hyperlink w:anchor="def-invertible-matrix">
        <w:del w:id="30932" w:author="PR Preview" w:date="2026-01-01T00:00:00Z">
          <w:r>
            <w:rPr>
              <w:rStyle w:val="Hyperlink"/>
            </w:rPr>
            <w:delText xml:space="preserve">Definition 85</w:delText>
          </w:r>
        </w:del>
      </w:hyperlink>
      <w:del w:id="30933" w:author="PR Preview" w:date="2026-01-01T00:00:00Z">
        <w:r>
          <w:delText xml:space="preserve">.</w:delText>
        </w:r>
      </w:del>
      <w:del w:id="30934" w:author="PR Preview" w:date="2026-01-01T00:00:00Z">
        <w:r>
          <w:delText xml:space="preserve"> </w:delText>
        </w:r>
      </w:del>
      <w:del w:id="30935" w:author="PR Preview" w:date="2026-01-01T00:00:00Z">
        <w:r>
          <w:delText xml:space="preserve">The two conditions in the statement are equivalent by</w:delText>
        </w:r>
      </w:del>
      <w:del w:id="30936" w:author="PR Preview" w:date="2026-01-01T00:00:00Z">
        <w:r>
          <w:delText xml:space="preserve"> </w:delText>
        </w:r>
      </w:del>
      <w:hyperlink w:anchor="thm-rank-nullity">
        <w:del w:id="30937" w:author="PR Preview" w:date="2026-01-01T00:00:00Z">
          <w:r>
            <w:rPr>
              <w:rStyle w:val="Hyperlink"/>
            </w:rPr>
            <w:delText xml:space="preserve">Theorem 39</w:delText>
          </w:r>
        </w:del>
      </w:hyperlink>
      <w:del w:id="30938" w:author="PR Preview" w:date="2026-01-01T00:00:00Z">
        <w:r>
          <w:delText xml:space="preserve">:</w:delText>
        </w:r>
      </w:del>
      <w:del w:id="30939" w:author="PR Preview" w:date="2026-01-01T00:00:00Z">
        <w:r>
          <w:delText xml:space="preserve"> </w:delText>
        </w:r>
      </w:del>
      <w:del w:id="30940" w:author="PR Preview" w:date="2026-01-01T00:00:00Z">
        <w:r>
          <w:delText xml:space="preserve">the nullity is</w:delText>
        </w:r>
      </w:del>
      <w:del w:id="30941" w:author="PR Preview" w:date="2026-01-01T00:00:00Z">
        <w:r>
          <w:delText xml:space="preserve"> </w:delText>
        </w:r>
      </w:del>
      <m:oMath>
        <m:r>
          <m:t>0</m:t>
        </m:r>
      </m:oMath>
      <w:del w:id="30942" w:author="PR Preview" w:date="2026-01-01T00:00:00Z">
        <w:r>
          <w:delText xml:space="preserve"> </w:delText>
        </w:r>
      </w:del>
      <w:del w:id="30943" w:author="PR Preview" w:date="2026-01-01T00:00:00Z">
        <w:r>
          <w:delText xml:space="preserve">exactly when</w:delText>
        </w:r>
      </w:del>
      <w:del w:id="30944" w:author="PR Preview" w:date="2026-01-01T00:00:00Z">
        <w:r>
          <w:delText xml:space="preserve"> </w:delText>
        </w:r>
      </w:del>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del w:id="30945" w:author="PR Preview" w:date="2026-01-01T00:00:00Z">
        <w:r>
          <w:delText xml:space="preserve">,</w:delText>
        </w:r>
      </w:del>
      <w:del w:id="30946" w:author="PR Preview" w:date="2026-01-01T00:00:00Z">
        <w:r>
          <w:delText xml:space="preserve"> </w:delText>
        </w:r>
      </w:del>
      <w:del w:id="30947" w:author="PR Preview" w:date="2026-01-01T00:00:00Z">
        <w:r>
          <w:delText xml:space="preserve">because a subspace of dimension</w:delText>
        </w:r>
      </w:del>
      <w:del w:id="30948" w:author="PR Preview" w:date="2026-01-01T00:00:00Z">
        <w:r>
          <w:delText xml:space="preserve"> </w:delText>
        </w:r>
      </w:del>
      <m:oMath>
        <m:r>
          <m:t>0</m:t>
        </m:r>
      </m:oMath>
      <w:del w:id="30949" w:author="PR Preview" w:date="2026-01-01T00:00:00Z">
        <w:r>
          <w:delText xml:space="preserve"> </w:delText>
        </w:r>
      </w:del>
      <w:del w:id="30950" w:author="PR Preview" w:date="2026-01-01T00:00:00Z">
        <w:r>
          <w:delText xml:space="preserve">has the empty list as a basis, whose span is</w:delText>
        </w:r>
      </w:del>
      <w:del w:id="30951" w:author="PR Preview" w:date="2026-01-01T00:00:00Z">
        <w:r>
          <w:delText xml:space="preserve"> </w:delText>
        </w:r>
      </w:del>
      <m:oMath>
        <m:r>
          <m:t>​</m:t>
        </m:r>
        <m:d>
          <m:dPr>
            <m:begChr m:val="{"/>
            <m:sepChr m:val=""/>
            <m:endChr m:val="}"/>
            <m:grow/>
          </m:dPr>
          <m:e>
            <m:limLow>
              <m:e>
                <m:r>
                  <m:t>0</m:t>
                </m:r>
              </m:e>
              <m:lim>
                <m:r>
                  <m:rPr>
                    <m:sty m:val="p"/>
                  </m:rPr>
                  <m:t>∼</m:t>
                </m:r>
              </m:lim>
            </m:limLow>
          </m:e>
        </m:d>
        <m:r>
          <m:t>​</m:t>
        </m:r>
      </m:oMath>
      <w:del w:id="30952" w:author="PR Preview" w:date="2026-01-01T00:00:00Z">
        <w:r>
          <w:delText xml:space="preserve"> </w:delText>
        </w:r>
      </w:del>
      <w:del w:id="30953" w:author="PR Preview" w:date="2026-01-01T00:00:00Z">
        <w:r>
          <w:delText xml:space="preserve">(</w:delText>
        </w:r>
      </w:del>
      <w:hyperlink w:anchor="def-dimension">
        <w:del w:id="30954" w:author="PR Preview" w:date="2026-01-01T00:00:00Z">
          <w:r>
            <w:rPr>
              <w:rStyle w:val="Hyperlink"/>
            </w:rPr>
            <w:delText xml:space="preserve">Definition 51</w:delText>
          </w:r>
        </w:del>
      </w:hyperlink>
      <w:del w:id="30955" w:author="PR Preview" w:date="2026-01-01T00:00:00Z">
        <w:r>
          <w:delText xml:space="preserve">,</w:delText>
        </w:r>
      </w:del>
      <w:del w:id="30956" w:author="PR Preview" w:date="2026-01-01T00:00:00Z">
        <w:r>
          <w:delText xml:space="preserve"> </w:delText>
        </w:r>
      </w:del>
      <w:hyperlink w:anchor="def-span">
        <w:del w:id="30957" w:author="PR Preview" w:date="2026-01-01T00:00:00Z">
          <w:r>
            <w:rPr>
              <w:rStyle w:val="Hyperlink"/>
            </w:rPr>
            <w:delText xml:space="preserve">Definition 47</w:delText>
          </w:r>
        </w:del>
      </w:hyperlink>
      <w:del w:id="30958" w:author="PR Preview" w:date="2026-01-01T00:00:00Z">
        <w:r>
          <w:delText xml:space="preserve">), and</w:delText>
        </w:r>
      </w:del>
      <w:del w:id="30959" w:author="PR Preview" w:date="2026-01-01T00:00:00Z">
        <w:r>
          <w:delText xml:space="preserve"> </w:delText>
        </w:r>
      </w:del>
      <m:oMath>
        <m:r>
          <m:t>​</m:t>
        </m:r>
        <m:d>
          <m:dPr>
            <m:begChr m:val="{"/>
            <m:sepChr m:val=""/>
            <m:endChr m:val="}"/>
            <m:grow/>
          </m:dPr>
          <m:e>
            <m:limLow>
              <m:e>
                <m:r>
                  <m:t>0</m:t>
                </m:r>
              </m:e>
              <m:lim>
                <m:r>
                  <m:rPr>
                    <m:sty m:val="p"/>
                  </m:rPr>
                  <m:t>∼</m:t>
                </m:r>
              </m:lim>
            </m:limLow>
          </m:e>
        </m:d>
        <m:r>
          <m:t>​</m:t>
        </m:r>
      </m:oMath>
      <w:del w:id="30960" w:author="PR Preview" w:date="2026-01-01T00:00:00Z">
        <w:r>
          <w:delText xml:space="preserve"> </w:delText>
        </w:r>
      </w:del>
      <w:del w:id="30961" w:author="PR Preview" w:date="2026-01-01T00:00:00Z">
        <w:r>
          <w:delText xml:space="preserve">has dimension</w:delText>
        </w:r>
      </w:del>
      <w:del w:id="30962" w:author="PR Preview" w:date="2026-01-01T00:00:00Z">
        <w:r>
          <w:delText xml:space="preserve"> </w:delText>
        </w:r>
      </w:del>
      <m:oMath>
        <m:r>
          <m:t>0</m:t>
        </m:r>
      </m:oMath>
      <w:del w:id="30963" w:author="PR Preview" w:date="2026-01-01T00:00:00Z">
        <w:r>
          <w:delText xml:space="preserve"> </w:delText>
        </w:r>
      </w:del>
      <w:del w:id="30964" w:author="PR Preview" w:date="2026-01-01T00:00:00Z">
        <w:r>
          <w:delText xml:space="preserve">(</w:delText>
        </w:r>
      </w:del>
      <w:hyperlink w:anchor="exm-dimension">
        <w:del w:id="30965" w:author="PR Preview" w:date="2026-01-01T00:00:00Z">
          <w:r>
            <w:rPr>
              <w:rStyle w:val="Hyperlink"/>
            </w:rPr>
            <w:delText xml:space="preserve">Example 50</w:delText>
          </w:r>
        </w:del>
      </w:hyperlink>
      <w:del w:id="30966" w:author="PR Preview" w:date="2026-01-01T00:00:00Z">
        <w:r>
          <w:delText xml:space="preserve">).</w:delText>
        </w:r>
      </w:del>
    </w:p>
    <w:p>
      <w:pPr>
        <w:pStyle w:val="BodyText"/>
      </w:pPr>
      <w:del w:id="30967" w:author="PR Preview" w:date="2026-01-01T00:00:00Z">
        <w:r>
          <w:rPr>
            <w:b/>
            <w:bCs/>
          </w:rPr>
          <w:delText xml:space="preserve">Example 192 (Rank decides invertibility)</w:delText>
        </w:r>
      </w:del>
      <w:del w:id="30968" w:author="PR Preview" w:date="2026-01-01T00:00:00Z">
        <w:r>
          <w:delText xml:space="preserve"> </w:delText>
        </w:r>
      </w:del>
      <w:del w:id="30969" w:author="PR Preview" w:date="2026-01-01T00:00:00Z">
        <w:r>
          <w:delText xml:space="preserve"> </w:delText>
        </w:r>
      </w:del>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30970" w:author="PR Preview" w:date="2026-01-01T00:00:00Z">
        <w:r>
          <w:delText xml:space="preserve"> </w:delText>
        </w:r>
      </w:del>
      <w:del w:id="30971" w:author="PR Preview" w:date="2026-01-01T00:00:00Z">
        <w:r>
          <w:delText xml:space="preserve">of</w:delText>
        </w:r>
      </w:del>
      <w:del w:id="30972" w:author="PR Preview" w:date="2026-01-01T00:00:00Z">
        <w:r>
          <w:delText xml:space="preserve"> </w:delText>
        </w:r>
      </w:del>
      <w:hyperlink w:anchor="exm-invertible-matrix">
        <w:del w:id="30973" w:author="PR Preview" w:date="2026-01-01T00:00:00Z">
          <w:r>
            <w:rPr>
              <w:rStyle w:val="Hyperlink"/>
            </w:rPr>
            <w:delText xml:space="preserve">Example 127</w:delText>
          </w:r>
        </w:del>
      </w:hyperlink>
      <w:del w:id="30974" w:author="PR Preview" w:date="2026-01-01T00:00:00Z">
        <w:r>
          <w:delText xml:space="preserve"> </w:delText>
        </w:r>
      </w:del>
      <w:del w:id="30975" w:author="PR Preview" w:date="2026-01-01T00:00:00Z">
        <w:r>
          <w:delText xml:space="preserve">has rank</w:delText>
        </w:r>
      </w:del>
      <w:del w:id="30976" w:author="PR Preview" w:date="2026-01-01T00:00:00Z">
        <w:r>
          <w:delText xml:space="preserve"> </w:delText>
        </w:r>
      </w:del>
      <m:oMath>
        <m:r>
          <m:t>2</m:t>
        </m:r>
      </m:oMath>
      <w:del w:id="30977" w:author="PR Preview" w:date="2026-01-01T00:00:00Z">
        <w:r>
          <w:delText xml:space="preserve">:</w:delText>
        </w:r>
      </w:del>
      <w:del w:id="30978" w:author="PR Preview" w:date="2026-01-01T00:00:00Z">
        <w:r>
          <w:delText xml:space="preserve"> </w:delText>
        </w:r>
      </w:del>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del w:id="30979" w:author="PR Preview" w:date="2026-01-01T00:00:00Z">
        <w:r>
          <w:delText xml:space="preserve"> </w:delText>
        </w:r>
      </w:del>
      <w:del w:id="30980" w:author="PR Preview" w:date="2026-01-01T00:00:00Z">
        <w:r>
          <w:delText xml:space="preserve">is</w:delText>
        </w:r>
      </w:del>
      <w:del w:id="30981" w:author="PR Preview" w:date="2026-01-01T00:00:00Z">
        <w:r>
          <w:delText xml:space="preserve"> </w:delText>
        </w:r>
      </w:del>
      <m:oMath>
        <m:limLow>
          <m:e>
            <m:r>
              <m:t>0</m:t>
            </m:r>
          </m:e>
          <m:lim>
            <m:r>
              <m:rPr>
                <m:sty m:val="p"/>
              </m:rPr>
              <m:t>∼</m:t>
            </m:r>
          </m:lim>
        </m:limLow>
      </m:oMath>
      <w:del w:id="30982" w:author="PR Preview" w:date="2026-01-01T00:00:00Z">
        <w:r>
          <w:delText xml:space="preserve"> </w:delText>
        </w:r>
      </w:del>
      <w:del w:id="30983" w:author="PR Preview" w:date="2026-01-01T00:00:00Z">
        <w:r>
          <w:delText xml:space="preserve">only if</w:delText>
        </w:r>
      </w:del>
      <w:del w:id="30984" w:author="PR Preview" w:date="2026-01-01T00:00:00Z">
        <w:r>
          <w:delText xml:space="preserve"> </w:delText>
        </w:r>
      </w:del>
      <m:oMath>
        <m:sSub>
          <m:e>
            <m:r>
              <m:t>c</m:t>
            </m:r>
          </m:e>
          <m:sub>
            <m:r>
              <m:t>2</m:t>
            </m:r>
          </m:sub>
        </m:sSub>
        <m:r>
          <m:rPr>
            <m:sty m:val="p"/>
          </m:rPr>
          <m:t>=</m:t>
        </m:r>
        <m:r>
          <m:t>0</m:t>
        </m:r>
      </m:oMath>
      <w:del w:id="30985" w:author="PR Preview" w:date="2026-01-01T00:00:00Z">
        <w:r>
          <w:delText xml:space="preserve"> </w:delText>
        </w:r>
      </w:del>
      <w:del w:id="30986" w:author="PR Preview" w:date="2026-01-01T00:00:00Z">
        <w:r>
          <w:delText xml:space="preserve">and then</w:delText>
        </w:r>
      </w:del>
      <w:del w:id="30987" w:author="PR Preview" w:date="2026-01-01T00:00:00Z">
        <w:r>
          <w:delText xml:space="preserve"> </w:delText>
        </w:r>
      </w:del>
      <m:oMath>
        <m:sSub>
          <m:e>
            <m:r>
              <m:t>c</m:t>
            </m:r>
          </m:e>
          <m:sub>
            <m:r>
              <m:t>1</m:t>
            </m:r>
          </m:sub>
        </m:sSub>
        <m:r>
          <m:rPr>
            <m:sty m:val="p"/>
          </m:rPr>
          <m:t>=</m:t>
        </m:r>
        <m:r>
          <m:t>0</m:t>
        </m:r>
      </m:oMath>
      <w:del w:id="30988" w:author="PR Preview" w:date="2026-01-01T00:00:00Z">
        <w:r>
          <w:delText xml:space="preserve">.</w:delText>
        </w:r>
      </w:del>
      <w:del w:id="30989" w:author="PR Preview" w:date="2026-01-01T00:00:00Z">
        <w:r>
          <w:delText xml:space="preserve"> </w:delText>
        </w:r>
      </w:del>
      <w:del w:id="30990" w:author="PR Preview" w:date="2026-01-01T00:00:00Z">
        <w:r>
          <w:delText xml:space="preserve">So it is invertible, as that example found by exhibiting the inverse.</w:delText>
        </w:r>
      </w:del>
    </w:p>
    <w:p>
      <w:pPr>
        <w:pStyle w:val="BodyText"/>
      </w:pPr>
      <w:ins w:id="30991" w:author="PR Preview" w:date="2026-01-01T00:00:00Z">
        <w:r>
          <w:rPr>
            <w:b/>
            <w:bCs/>
          </w:rPr>
          <w:t xml:space="preserve">Theorem 108 (A square matrix is invertible exactly when it has full column rank)</w:t>
        </w:r>
      </w:ins>
      <w:ins w:id="30992" w:author="PR Preview" w:date="2026-01-01T00:00:00Z">
        <w:r>
          <w:t xml:space="preserve"> </w:t>
        </w:r>
      </w:ins>
      <w:ins w:id="30993" w:author="PR Preview" w:date="2026-01-01T00:00:00Z">
        <w:r>
          <w:t xml:space="preserve">An</w:t>
        </w:r>
      </w:ins>
      <w:ins w:id="30994" w:author="PR Preview" w:date="2026-01-01T00:00:00Z">
        <w:r>
          <w:t xml:space="preserve"> </w:t>
        </w:r>
      </w:ins>
      <m:oMath>
        <m:r>
          <m:t>n</m:t>
        </m:r>
        <m:r>
          <m:rPr>
            <m:sty m:val="p"/>
          </m:rPr>
          <m:t>×</m:t>
        </m:r>
        <m:r>
          <m:t>n</m:t>
        </m:r>
      </m:oMath>
      <w:ins w:id="30995" w:author="PR Preview" w:date="2026-01-01T00:00:00Z">
        <w:r>
          <w:t xml:space="preserve"> </w:t>
        </w:r>
      </w:ins>
      <w:ins w:id="30996" w:author="PR Preview" w:date="2026-01-01T00:00:00Z">
        <w:r>
          <w:t xml:space="preserve">matrix</w:t>
        </w:r>
      </w:ins>
      <w:ins w:id="30997" w:author="PR Preview" w:date="2026-01-01T00:00:00Z">
        <w:r>
          <w:t xml:space="preserve"> </w:t>
        </w:r>
      </w:ins>
      <m:oMath>
        <m:r>
          <m:rPr>
            <m:sty m:val="bi"/>
          </m:rPr>
          <m:t>A</m:t>
        </m:r>
      </m:oMath>
      <w:ins w:id="30998" w:author="PR Preview" w:date="2026-01-01T00:00:00Z">
        <w:r>
          <w:t xml:space="preserve"> </w:t>
        </w:r>
      </w:ins>
      <w:ins w:id="30999" w:author="PR Preview" w:date="2026-01-01T00:00:00Z">
        <w:r>
          <w:t xml:space="preserve">is invertible (</w:t>
        </w:r>
      </w:ins>
      <w:hyperlink w:anchor="def-invertible-matrix">
        <w:ins w:id="31000" w:author="PR Preview" w:date="2026-01-01T00:00:00Z">
          <w:r>
            <w:rPr>
              <w:rStyle w:val="Hyperlink"/>
            </w:rPr>
            <w:t xml:space="preserve">Definition 85</w:t>
          </w:r>
        </w:ins>
      </w:hyperlink>
      <w:ins w:id="31001" w:author="PR Preview" w:date="2026-01-01T00:00:00Z">
        <w:r>
          <w:t xml:space="preserve">)</w:t>
        </w:r>
      </w:ins>
      <w:ins w:id="31002" w:author="PR Preview" w:date="2026-01-01T00:00:00Z">
        <w:r>
          <w:t xml:space="preserve"> </w:t>
        </w:r>
      </w:ins>
      <w:ins w:id="31003" w:author="PR Preview" w:date="2026-01-01T00:00:00Z">
        <w:r>
          <w:t xml:space="preserve">exactly when</w:t>
        </w:r>
      </w:ins>
      <w:ins w:id="31004" w:author="PR Preview" w:date="2026-01-01T00:00:00Z">
        <w:r>
          <w:t xml:space="preserve"> </w:t>
        </w:r>
      </w:ins>
      <m:oMath>
        <m:r>
          <m:rPr>
            <m:sty m:val="p"/>
          </m:rPr>
          <m:t>rank</m:t>
        </m:r>
        <m:r>
          <m:rPr>
            <m:sty m:val="p"/>
          </m:rPr>
          <m:t>(</m:t>
        </m:r>
        <m:r>
          <m:rPr>
            <m:sty m:val="bi"/>
          </m:rPr>
          <m:t>A</m:t>
        </m:r>
        <m:r>
          <m:rPr>
            <m:sty m:val="p"/>
          </m:rPr>
          <m:t>)</m:t>
        </m:r>
        <m:r>
          <m:rPr>
            <m:sty m:val="p"/>
          </m:rPr>
          <m:t>=</m:t>
        </m:r>
        <m:r>
          <m:t>n</m:t>
        </m:r>
      </m:oMath>
      <w:ins w:id="31005" w:author="PR Preview" w:date="2026-01-01T00:00:00Z">
        <w:r>
          <w:t xml:space="preserve"> </w:t>
        </w:r>
      </w:ins>
      <w:ins w:id="31006" w:author="PR Preview" w:date="2026-01-01T00:00:00Z">
        <w:r>
          <w:t xml:space="preserve">(full column rank,</w:t>
        </w:r>
      </w:ins>
      <w:ins w:id="31007" w:author="PR Preview" w:date="2026-01-01T00:00:00Z">
        <w:r>
          <w:t xml:space="preserve"> </w:t>
        </w:r>
      </w:ins>
      <w:hyperlink w:anchor="def-full-column-rank">
        <w:ins w:id="31008" w:author="PR Preview" w:date="2026-01-01T00:00:00Z">
          <w:r>
            <w:rPr>
              <w:rStyle w:val="Hyperlink"/>
            </w:rPr>
            <w:t xml:space="preserve">Definition 45</w:t>
          </w:r>
        </w:ins>
      </w:hyperlink>
      <w:ins w:id="31009" w:author="PR Preview" w:date="2026-01-01T00:00:00Z">
        <w:r>
          <w:t xml:space="preserve">),</w:t>
        </w:r>
      </w:ins>
      <w:ins w:id="31010" w:author="PR Preview" w:date="2026-01-01T00:00:00Z">
        <w:r>
          <w:t xml:space="preserve"> </w:t>
        </w:r>
      </w:ins>
      <w:ins w:id="31011" w:author="PR Preview" w:date="2026-01-01T00:00:00Z">
        <w:r>
          <w:t xml:space="preserve">that is, exactly when</w:t>
        </w:r>
      </w:ins>
      <w:ins w:id="31012" w:author="PR Preview" w:date="2026-01-01T00:00:00Z">
        <w:r>
          <w:t xml:space="preserve"> </w:t>
        </w:r>
      </w:ins>
      <w:ins w:id="31013" w:author="PR Preview" w:date="2026-01-01T00:00:00Z">
        <w:r>
          <w:t xml:space="preserve">$\mathcal{N}(\mathbf{A}) = \mathopen{}\left\{\mathord{\smash[b]{\underset{\raise.3ex\hbox{$\scriptstyle\sim$}}{0}}\vphantom{0}}_n\right\}\mathclose{}$</w:t>
        </w:r>
      </w:ins>
      <w:ins w:id="31014" w:author="PR Preview" w:date="2026-01-01T00:00:00Z">
        <w:r>
          <w:t xml:space="preserve">.</w:t>
        </w:r>
      </w:ins>
    </w:p>
    <w:bookmarkEnd w:id="621"/>
    <w:p>
      <w:pPr>
        <w:pStyle w:val="BodyText"/>
      </w:pPr>
      <w:ins w:id="31015" w:author="PR Preview" w:date="2026-01-01T00:00:00Z">
        <w:r>
          <w:rPr>
            <w:i/>
            <w:iCs/>
          </w:rPr>
          <w:t xml:space="preserve">Proof</w:t>
        </w:r>
      </w:ins>
      <w:ins w:id="31016" w:author="PR Preview" w:date="2026-01-01T00:00:00Z">
        <w:r>
          <w:t xml:space="preserve">. </w:t>
        </w:r>
      </w:ins>
      <w:ins w:id="31017" w:author="PR Preview" w:date="2026-01-01T00:00:00Z">
        <w:r>
          <w:rPr>
            <w:b/>
            <w:bCs/>
          </w:rPr>
          <w:t xml:space="preserve">Invertible implies rank</w:t>
        </w:r>
      </w:ins>
      <w:ins w:id="31018" w:author="PR Preview" w:date="2026-01-01T00:00:00Z">
        <w:r>
          <w:rPr>
            <w:b/>
            <w:bCs/>
          </w:rPr>
          <w:t xml:space="preserve"> </w:t>
        </w:r>
      </w:ins>
      <m:oMath>
        <m:r>
          <m:t>n</m:t>
        </m:r>
      </m:oMath>
      <w:ins w:id="31019" w:author="PR Preview" w:date="2026-01-01T00:00:00Z">
        <w:r>
          <w:rPr>
            <w:b/>
            <w:bCs/>
          </w:rPr>
          <w:t xml:space="preserve">.</w:t>
        </w:r>
      </w:ins>
      <w:ins w:id="31020" w:author="PR Preview" w:date="2026-01-01T00:00:00Z">
        <w:r>
          <w:t xml:space="preserve"> </w:t>
        </w:r>
      </w:ins>
      <w:ins w:id="31021" w:author="PR Preview" w:date="2026-01-01T00:00:00Z">
        <w:r>
          <w:t xml:space="preserve">If</w:t>
        </w:r>
      </w:ins>
      <w:ins w:id="31022" w:author="PR Preview" w:date="2026-01-01T00:00:00Z">
        <w:r>
          <w:t xml:space="preserve"> </w:t>
        </w:r>
      </w:ins>
      <w:ins w:id="31023" w:author="PR Preview" w:date="2026-01-01T00:00:00Z">
        <w:r>
          <w:t xml:space="preserve">$\mathbf{A} \mathord{\smash[b]{\underset{\raise.3ex\hbox{$\scriptstyle\sim$}}{x}}\vphantom{x}} = \mathord{\smash[b]{\underset{\raise.3ex\hbox{$\scriptstyle\sim$}}{0}}\vphantom{0}}_n$</w:t>
        </w:r>
      </w:ins>
      <w:ins w:id="31024" w:author="PR Preview" w:date="2026-01-01T00:00:00Z">
        <w:r>
          <w:t xml:space="preserve">, then</w:t>
        </w:r>
      </w:ins>
    </w:p>
    <w:p>
      <w:pPr>
        <w:pStyle w:val="BodyText"/>
      </w:pPr>
      <w:ins w:id="31025" w:author="PR Preview" w:date="2026-01-01T00:00:00Z">
        <w:r>
          <w:t xml:space="preserve">$$
    \begin{aligned}
    \mathord{\smash[b]{\underset{\raise.3ex\hbox{$\scriptstyle\sim$}}{x}}\vphantom{x}}
    &amp;= \mathbf{I}_n \mathord{\smash[b]{\underset{\raise.3ex\hbox{$\scriptstyle\sim$}}{x}}\vphantom{x}}
    &amp;&amp; \text{(}\text{Theorem~10}\text{)}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ins>
    </w:p>
    <w:p>
      <w:pPr>
        <w:pStyle w:val="FirstParagraph"/>
      </w:pPr>
      <w:ins w:id="31026" w:author="PR Preview" w:date="2026-01-01T00:00:00Z">
        <w:r>
          <w:t xml:space="preserve">so</w:t>
        </w:r>
      </w:ins>
      <w:ins w:id="31027" w:author="PR Preview" w:date="2026-01-01T00:00:00Z">
        <w:r>
          <w:t xml:space="preserve"> </w:t>
        </w:r>
      </w:ins>
      <w:ins w:id="31028" w:author="PR Preview" w:date="2026-01-01T00:00:00Z">
        <w:r>
          <w:t xml:space="preserve">$\mathcal{N}(\mathbf{A}) = \mathopen{}\left\{\mathord{\smash[b]{\underset{\raise.3ex\hbox{$\scriptstyle\sim$}}{0}}\vphantom{0}}_n\right\}\mathclose{}$</w:t>
        </w:r>
      </w:ins>
      <w:ins w:id="31029" w:author="PR Preview" w:date="2026-01-01T00:00:00Z">
        <w:r>
          <w:t xml:space="preserve">, the nullity is</w:t>
        </w:r>
      </w:ins>
      <w:ins w:id="31030" w:author="PR Preview" w:date="2026-01-01T00:00:00Z">
        <w:r>
          <w:t xml:space="preserve"> </w:t>
        </w:r>
      </w:ins>
      <m:oMath>
        <m:r>
          <m:t>0</m:t>
        </m:r>
      </m:oMath>
      <w:ins w:id="31031" w:author="PR Preview" w:date="2026-01-01T00:00:00Z">
        <w:r>
          <w:t xml:space="preserve">,</w:t>
        </w:r>
      </w:ins>
      <w:ins w:id="31032" w:author="PR Preview" w:date="2026-01-01T00:00:00Z">
        <w:r>
          <w:t xml:space="preserve"> </w:t>
        </w:r>
      </w:ins>
      <w:ins w:id="31033" w:author="PR Preview" w:date="2026-01-01T00:00:00Z">
        <w:r>
          <w:t xml:space="preserve">and</w:t>
        </w:r>
      </w:ins>
      <w:ins w:id="31034" w:author="PR Preview" w:date="2026-01-01T00:00:00Z">
        <w:r>
          <w:t xml:space="preserve"> </w:t>
        </w:r>
      </w:ins>
      <m:oMath>
        <m:r>
          <m:rPr>
            <m:sty m:val="p"/>
          </m:rPr>
          <m:t>rank</m:t>
        </m:r>
        <m:r>
          <m:rPr>
            <m:sty m:val="p"/>
          </m:rPr>
          <m:t>(</m:t>
        </m:r>
        <m:r>
          <m:rPr>
            <m:sty m:val="bi"/>
          </m:rPr>
          <m:t>A</m:t>
        </m:r>
        <m:r>
          <m:rPr>
            <m:sty m:val="p"/>
          </m:rPr>
          <m:t>)</m:t>
        </m:r>
        <m:r>
          <m:rPr>
            <m:sty m:val="p"/>
          </m:rPr>
          <m:t>=</m:t>
        </m:r>
        <m:r>
          <m:t>n</m:t>
        </m:r>
      </m:oMath>
      <w:ins w:id="31035" w:author="PR Preview" w:date="2026-01-01T00:00:00Z">
        <w:r>
          <w:t xml:space="preserve"> </w:t>
        </w:r>
      </w:ins>
      <w:ins w:id="31036" w:author="PR Preview" w:date="2026-01-01T00:00:00Z">
        <w:r>
          <w:t xml:space="preserve">(</w:t>
        </w:r>
      </w:ins>
      <w:hyperlink w:anchor="thm-rank-nullity">
        <w:ins w:id="31037" w:author="PR Preview" w:date="2026-01-01T00:00:00Z">
          <w:r>
            <w:rPr>
              <w:rStyle w:val="Hyperlink"/>
            </w:rPr>
            <w:t xml:space="preserve">Theorem 39</w:t>
          </w:r>
        </w:ins>
      </w:hyperlink>
      <w:ins w:id="31038" w:author="PR Preview" w:date="2026-01-01T00:00:00Z">
        <w:r>
          <w:t xml:space="preserve">).</w:t>
        </w:r>
      </w:ins>
    </w:p>
    <w:p>
      <w:pPr>
        <w:pStyle w:val="BodyText"/>
      </w:pPr>
      <w:ins w:id="31039" w:author="PR Preview" w:date="2026-01-01T00:00:00Z">
        <w:r>
          <w:rPr>
            <w:b/>
            <w:bCs/>
          </w:rPr>
          <w:t xml:space="preserve">Rank</w:t>
        </w:r>
      </w:ins>
      <w:ins w:id="31040" w:author="PR Preview" w:date="2026-01-01T00:00:00Z">
        <w:r>
          <w:rPr>
            <w:b/>
            <w:bCs/>
          </w:rPr>
          <w:t xml:space="preserve"> </w:t>
        </w:r>
      </w:ins>
      <m:oMath>
        <m:r>
          <m:t>n</m:t>
        </m:r>
      </m:oMath>
      <w:ins w:id="31041" w:author="PR Preview" w:date="2026-01-01T00:00:00Z">
        <w:r>
          <w:rPr>
            <w:b/>
            <w:bCs/>
          </w:rPr>
          <w:t xml:space="preserve"> </w:t>
        </w:r>
      </w:ins>
      <w:ins w:id="31042" w:author="PR Preview" w:date="2026-01-01T00:00:00Z">
        <w:r>
          <w:rPr>
            <w:b/>
            <w:bCs/>
          </w:rPr>
          <w:t xml:space="preserve">implies invertible.</w:t>
        </w:r>
      </w:ins>
      <w:ins w:id="31043" w:author="PR Preview" w:date="2026-01-01T00:00:00Z">
        <w:r>
          <w:t xml:space="preserve"> </w:t>
        </w:r>
      </w:ins>
      <w:ins w:id="31044" w:author="PR Preview" w:date="2026-01-01T00:00:00Z">
        <w:r>
          <w:t xml:space="preserve">Every system</w:t>
        </w:r>
      </w:ins>
      <w:ins w:id="31045" w:author="PR Preview" w:date="2026-01-01T00:00:00Z">
        <w:r>
          <w:t xml:space="preserve"> </w:t>
        </w:r>
      </w:ins>
      <w:ins w:id="31046" w:author="PR Preview" w:date="2026-01-01T00:00:00Z">
        <w:r>
          <w:t xml:space="preserve">$\mathbf{A} \mathord{\smash[b]{\underset{\raise.3ex\hbox{$\scriptstyle\sim$}}{y}}\vphantom{y}} = \mathord{\smash[b]{\underset{\raise.3ex\hbox{$\scriptstyle\sim$}}{b}}\vphantom{b}}$</w:t>
        </w:r>
      </w:ins>
      <w:ins w:id="31047" w:author="PR Preview" w:date="2026-01-01T00:00:00Z">
        <w:r>
          <w:t xml:space="preserve"> </w:t>
        </w:r>
      </w:ins>
      <w:ins w:id="31048" w:author="PR Preview" w:date="2026-01-01T00:00:00Z">
        <w:r>
          <w:t xml:space="preserve">has exactly one solution</w:t>
        </w:r>
      </w:ins>
      <w:ins w:id="31049" w:author="PR Preview" w:date="2026-01-01T00:00:00Z">
        <w:r>
          <w:t xml:space="preserve"> </w:t>
        </w:r>
      </w:ins>
      <w:ins w:id="31050" w:author="PR Preview" w:date="2026-01-01T00:00:00Z">
        <w:r>
          <w:t xml:space="preserve">(</w:t>
        </w:r>
      </w:ins>
      <w:hyperlink w:anchor="cor-solution-unique">
        <w:ins w:id="31051" w:author="PR Preview" w:date="2026-01-01T00:00:00Z">
          <w:r>
            <w:rPr>
              <w:rStyle w:val="Hyperlink"/>
            </w:rPr>
            <w:t xml:space="preserve">Corollary 13</w:t>
          </w:r>
        </w:ins>
      </w:hyperlink>
      <w:ins w:id="31052" w:author="PR Preview" w:date="2026-01-01T00:00:00Z">
        <w:r>
          <w:t xml:space="preserve">, both parts, with</w:t>
        </w:r>
      </w:ins>
      <w:ins w:id="31053" w:author="PR Preview" w:date="2026-01-01T00:00:00Z">
        <w:r>
          <w:t xml:space="preserve"> </w:t>
        </w:r>
      </w:ins>
      <m:oMath>
        <m:r>
          <m:t>m</m:t>
        </m:r>
        <m:r>
          <m:rPr>
            <m:sty m:val="p"/>
          </m:rPr>
          <m:t>=</m:t>
        </m:r>
        <m:r>
          <m:t>n</m:t>
        </m:r>
      </m:oMath>
      <w:ins w:id="31054" w:author="PR Preview" w:date="2026-01-01T00:00:00Z">
        <w:r>
          <w:t xml:space="preserve">).</w:t>
        </w:r>
      </w:ins>
      <w:ins w:id="31055" w:author="PR Preview" w:date="2026-01-01T00:00:00Z">
        <w:r>
          <w:t xml:space="preserve"> </w:t>
        </w:r>
      </w:ins>
      <w:ins w:id="31056" w:author="PR Preview" w:date="2026-01-01T00:00:00Z">
        <w:r>
          <w:t xml:space="preserve">Let</w:t>
        </w:r>
      </w:ins>
      <w:ins w:id="31057" w:author="PR Preview" w:date="2026-01-01T00:00:00Z">
        <w:r>
          <w:t xml:space="preserve"> </w:t>
        </w:r>
      </w:ins>
      <w:ins w:id="31058" w:author="PR Preview" w:date="2026-01-01T00:00:00Z">
        <w:r>
          <w:t xml:space="preserve">$\mathord{\smash[b]{\underset{\raise.3ex\hbox{$\scriptstyle\sim$}}{y}}\vphantom{y}}_j$</w:t>
        </w:r>
      </w:ins>
      <w:ins w:id="31059" w:author="PR Preview" w:date="2026-01-01T00:00:00Z">
        <w:r>
          <w:t xml:space="preserve"> </w:t>
        </w:r>
      </w:ins>
      <w:ins w:id="31060" w:author="PR Preview" w:date="2026-01-01T00:00:00Z">
        <w:r>
          <w:t xml:space="preserve">solve</w:t>
        </w:r>
      </w:ins>
      <w:ins w:id="31061" w:author="PR Preview" w:date="2026-01-01T00:00:00Z">
        <w:r>
          <w:t xml:space="preserve"> </w:t>
        </w:r>
      </w:ins>
      <w:ins w:id="31062" w:author="PR Preview" w:date="2026-01-01T00:00:00Z">
        <w:r>
          <w:t xml:space="preserve">$\mathbf{A} \mathord{\smash[b]{\underset{\raise.3ex\hbox{$\scriptstyle\sim$}}{y}}\vphantom{y}}_j = \mathord{\smash[b]{\underset{\raise.3ex\hbox{$\scriptstyle\sim$}}{e}}\vphantom{e}}_j$</w:t>
        </w:r>
      </w:ins>
      <w:ins w:id="31063" w:author="PR Preview" w:date="2026-01-01T00:00:00Z">
        <w:r>
          <w:t xml:space="preserve"> </w:t>
        </w:r>
      </w:ins>
      <w:ins w:id="31064" w:author="PR Preview" w:date="2026-01-01T00:00:00Z">
        <w:r>
          <w:t xml:space="preserve">(</w:t>
        </w:r>
      </w:ins>
      <w:hyperlink w:anchor="def-indicator-vector">
        <w:ins w:id="31065" w:author="PR Preview" w:date="2026-01-01T00:00:00Z">
          <w:r>
            <w:rPr>
              <w:rStyle w:val="Hyperlink"/>
            </w:rPr>
            <w:t xml:space="preserve">Definition 14</w:t>
          </w:r>
        </w:ins>
      </w:hyperlink>
      <w:ins w:id="31066" w:author="PR Preview" w:date="2026-01-01T00:00:00Z">
        <w:r>
          <w:t xml:space="preserve">),</w:t>
        </w:r>
      </w:ins>
      <w:ins w:id="31067" w:author="PR Preview" w:date="2026-01-01T00:00:00Z">
        <w:r>
          <w:t xml:space="preserve"> </w:t>
        </w:r>
      </w:ins>
      <w:ins w:id="31068" w:author="PR Preview" w:date="2026-01-01T00:00:00Z">
        <w:r>
          <w:t xml:space="preserve">and let</w:t>
        </w:r>
      </w:ins>
      <w:ins w:id="31069" w:author="PR Preview" w:date="2026-01-01T00:00:00Z">
        <w:r>
          <w:t xml:space="preserve"> </w:t>
        </w:r>
      </w:ins>
      <m:oMath>
        <m:r>
          <m:rPr>
            <m:sty m:val="bi"/>
          </m:rPr>
          <m:t>B</m:t>
        </m:r>
      </m:oMath>
      <w:ins w:id="31070" w:author="PR Preview" w:date="2026-01-01T00:00:00Z">
        <w:r>
          <w:t xml:space="preserve"> </w:t>
        </w:r>
      </w:ins>
      <w:ins w:id="31071" w:author="PR Preview" w:date="2026-01-01T00:00:00Z">
        <w:r>
          <w:t xml:space="preserve">have columns</w:t>
        </w:r>
      </w:ins>
      <w:ins w:id="31072" w:author="PR Preview" w:date="2026-01-01T00:00:00Z">
        <w:r>
          <w:t xml:space="preserve"> </w:t>
        </w:r>
      </w:ins>
      <w:ins w:id="31073" w:author="PR Preview" w:date="2026-01-01T00:00:00Z">
        <w:r>
          <w:t xml:space="preserve">$\mathord{\smash[b]{\underset{\raise.3ex\hbox{$\scriptstyle\sim$}}{y}}\vphantom{y}}_1, \ldots, \mathord{\smash[b]{\underset{\raise.3ex\hbox{$\scriptstyle\sim$}}{y}}\vphantom{y}}_n$</w:t>
        </w:r>
      </w:ins>
      <w:ins w:id="31074" w:author="PR Preview" w:date="2026-01-01T00:00:00Z">
        <w:r>
          <w:t xml:space="preserve">.</w:t>
        </w:r>
      </w:ins>
      <w:ins w:id="31075" w:author="PR Preview" w:date="2026-01-01T00:00:00Z">
        <w:r>
          <w:t xml:space="preserve"> </w:t>
        </w:r>
      </w:ins>
      <w:ins w:id="31076" w:author="PR Preview" w:date="2026-01-01T00:00:00Z">
        <w:r>
          <w:t xml:space="preserve">Column</w:t>
        </w:r>
      </w:ins>
      <w:ins w:id="31077" w:author="PR Preview" w:date="2026-01-01T00:00:00Z">
        <w:r>
          <w:t xml:space="preserve"> </w:t>
        </w:r>
      </w:ins>
      <m:oMath>
        <m:r>
          <m:t>j</m:t>
        </m:r>
      </m:oMath>
      <w:ins w:id="31078" w:author="PR Preview" w:date="2026-01-01T00:00:00Z">
        <w:r>
          <w:t xml:space="preserve"> </w:t>
        </w:r>
      </w:ins>
      <w:ins w:id="31079" w:author="PR Preview" w:date="2026-01-01T00:00:00Z">
        <w:r>
          <w:t xml:space="preserve">of</w:t>
        </w:r>
      </w:ins>
      <w:ins w:id="31080" w:author="PR Preview" w:date="2026-01-01T00:00:00Z">
        <w:r>
          <w:t xml:space="preserve"> </w:t>
        </w:r>
      </w:ins>
      <m:oMath>
        <m:r>
          <m:rPr>
            <m:sty m:val="bi"/>
          </m:rPr>
          <m:t>A</m:t>
        </m:r>
        <m:r>
          <m:rPr>
            <m:sty m:val="bi"/>
          </m:rPr>
          <m:t>B</m:t>
        </m:r>
      </m:oMath>
      <w:ins w:id="31081" w:author="PR Preview" w:date="2026-01-01T00:00:00Z">
        <w:r>
          <w:t xml:space="preserve"> </w:t>
        </w:r>
      </w:ins>
      <w:ins w:id="31082" w:author="PR Preview" w:date="2026-01-01T00:00:00Z">
        <w:r>
          <w:t xml:space="preserve">is</w:t>
        </w:r>
      </w:ins>
      <w:ins w:id="31083" w:author="PR Preview" w:date="2026-01-01T00:00:00Z">
        <w:r>
          <w:t xml:space="preserve"> </w:t>
        </w:r>
      </w:ins>
      <w:ins w:id="31084" w:author="PR Preview" w:date="2026-01-01T00:00:00Z">
        <w:r>
          <w:t xml:space="preserve">$\mathbf{A} \mathord{\smash[b]{\underset{\raise.3ex\hbox{$\scriptstyle\sim$}}{y}}\vphantom{y}}_j = \mathord{\smash[b]{\underset{\raise.3ex\hbox{$\scriptstyle\sim$}}{e}}\vphantom{e}}_j$</w:t>
        </w:r>
      </w:ins>
      <w:ins w:id="31085" w:author="PR Preview" w:date="2026-01-01T00:00:00Z">
        <w:r>
          <w:t xml:space="preserve"> </w:t>
        </w:r>
      </w:ins>
      <w:ins w:id="31086" w:author="PR Preview" w:date="2026-01-01T00:00:00Z">
        <w:r>
          <w:t xml:space="preserve">(4),</w:t>
        </w:r>
      </w:ins>
      <w:ins w:id="31087" w:author="PR Preview" w:date="2026-01-01T00:00:00Z">
        <w:r>
          <w:t xml:space="preserve"> </w:t>
        </w:r>
      </w:ins>
      <w:ins w:id="31088" w:author="PR Preview" w:date="2026-01-01T00:00:00Z">
        <w:r>
          <w:t xml:space="preserve">so</w:t>
        </w:r>
      </w:ins>
      <w:ins w:id="31089" w:author="PR Preview" w:date="2026-01-01T00:00:00Z">
        <w:r>
          <w:t xml:space="preserve"> </w:t>
        </w:r>
      </w:ins>
      <m:oMath>
        <m:r>
          <m:rPr>
            <m:sty m:val="bi"/>
          </m:rPr>
          <m:t>A</m:t>
        </m:r>
        <m:r>
          <m:rPr>
            <m:sty m:val="bi"/>
          </m:rPr>
          <m:t>B</m:t>
        </m:r>
        <m:r>
          <m:rPr>
            <m:sty m:val="p"/>
          </m:rPr>
          <m:t>=</m:t>
        </m:r>
        <m:sSub>
          <m:e>
            <m:r>
              <m:rPr>
                <m:sty m:val="bi"/>
              </m:rPr>
              <m:t>I</m:t>
            </m:r>
          </m:e>
          <m:sub>
            <m:r>
              <m:t>n</m:t>
            </m:r>
          </m:sub>
        </m:sSub>
      </m:oMath>
      <w:ins w:id="31090" w:author="PR Preview" w:date="2026-01-01T00:00:00Z">
        <w:r>
          <w:t xml:space="preserve">.</w:t>
        </w:r>
      </w:ins>
      <w:ins w:id="31091" w:author="PR Preview" w:date="2026-01-01T00:00:00Z">
        <w:r>
          <w:t xml:space="preserve"> </w:t>
        </w:r>
      </w:ins>
      <w:ins w:id="31092" w:author="PR Preview" w:date="2026-01-01T00:00:00Z">
        <w:r>
          <w:t xml:space="preserve">For the other order,</w:t>
        </w:r>
      </w:ins>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94</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ins w:id="31093" w:author="PR Preview" w:date="2026-01-01T00:00:00Z">
        <w:r>
          <w:t xml:space="preserve">so every column of</w:t>
        </w:r>
      </w:ins>
      <w:ins w:id="31094" w:author="PR Preview" w:date="2026-01-01T00:00:00Z">
        <w:r>
          <w:t xml:space="preserve"> </w:t>
        </w:r>
      </w:ins>
      <m:oMath>
        <m:r>
          <m:rPr>
            <m:sty m:val="bi"/>
          </m:rPr>
          <m:t>B</m:t>
        </m:r>
        <m:r>
          <m:rPr>
            <m:sty m:val="bi"/>
          </m:rPr>
          <m:t>A</m:t>
        </m:r>
        <m:r>
          <m:rPr>
            <m:sty m:val="p"/>
          </m:rPr>
          <m:t>−</m:t>
        </m:r>
        <m:sSub>
          <m:e>
            <m:r>
              <m:rPr>
                <m:sty m:val="bi"/>
              </m:rPr>
              <m:t>I</m:t>
            </m:r>
          </m:e>
          <m:sub>
            <m:r>
              <m:t>n</m:t>
            </m:r>
          </m:sub>
        </m:sSub>
      </m:oMath>
      <w:ins w:id="31095" w:author="PR Preview" w:date="2026-01-01T00:00:00Z">
        <w:r>
          <w:t xml:space="preserve"> </w:t>
        </w:r>
      </w:ins>
      <w:ins w:id="31096" w:author="PR Preview" w:date="2026-01-01T00:00:00Z">
        <w:r>
          <w:t xml:space="preserve">is in</w:t>
        </w:r>
      </w:ins>
      <w:ins w:id="31097" w:author="PR Preview" w:date="2026-01-01T00:00:00Z">
        <w:r>
          <w:t xml:space="preserve"> </w:t>
        </w:r>
      </w:ins>
      <w:ins w:id="31098" w:author="PR Preview" w:date="2026-01-01T00:00:00Z">
        <w:r>
          <w:t xml:space="preserve">$\mathcal{N}(\mathbf{A}) = \mathopen{}\left\{\mathord{\smash[b]{\underset{\raise.3ex\hbox{$\scriptstyle\sim$}}{0}}\vphantom{0}}_n\right\}\mathclose{}$</w:t>
        </w:r>
      </w:ins>
      <w:ins w:id="31099" w:author="PR Preview" w:date="2026-01-01T00:00:00Z">
        <w:r>
          <w:t xml:space="preserve"> </w:t>
        </w:r>
      </w:ins>
      <w:ins w:id="31100" w:author="PR Preview" w:date="2026-01-01T00:00:00Z">
        <w:r>
          <w:t xml:space="preserve">(4),</w:t>
        </w:r>
      </w:ins>
      <w:ins w:id="31101" w:author="PR Preview" w:date="2026-01-01T00:00:00Z">
        <w:r>
          <w:t xml:space="preserve"> </w:t>
        </w:r>
      </w:ins>
      <w:ins w:id="31102" w:author="PR Preview" w:date="2026-01-01T00:00:00Z">
        <w:r>
          <w:t xml:space="preserve">and</w:t>
        </w:r>
      </w:ins>
      <w:ins w:id="31103" w:author="PR Preview" w:date="2026-01-01T00:00:00Z">
        <w:r>
          <w:t xml:space="preserve"> </w:t>
        </w:r>
      </w:ins>
      <m:oMath>
        <m:r>
          <m:rPr>
            <m:sty m:val="bi"/>
          </m:rPr>
          <m:t>B</m:t>
        </m:r>
        <m:r>
          <m:rPr>
            <m:sty m:val="bi"/>
          </m:rPr>
          <m:t>A</m:t>
        </m:r>
        <m:r>
          <m:rPr>
            <m:sty m:val="p"/>
          </m:rPr>
          <m:t>=</m:t>
        </m:r>
        <m:sSub>
          <m:e>
            <m:r>
              <m:rPr>
                <m:sty m:val="bi"/>
              </m:rPr>
              <m:t>I</m:t>
            </m:r>
          </m:e>
          <m:sub>
            <m:r>
              <m:t>n</m:t>
            </m:r>
          </m:sub>
        </m:sSub>
      </m:oMath>
      <w:ins w:id="31104" w:author="PR Preview" w:date="2026-01-01T00:00:00Z">
        <w:r>
          <w:t xml:space="preserve">.</w:t>
        </w:r>
      </w:ins>
      <w:ins w:id="31105" w:author="PR Preview" w:date="2026-01-01T00:00:00Z">
        <w:r>
          <w:t xml:space="preserve"> </w:t>
        </w:r>
      </w:ins>
      <w:ins w:id="31106" w:author="PR Preview" w:date="2026-01-01T00:00:00Z">
        <w:r>
          <w:t xml:space="preserve">So</w:t>
        </w:r>
      </w:ins>
      <w:ins w:id="31107" w:author="PR Preview" w:date="2026-01-01T00:00:00Z">
        <w:r>
          <w:t xml:space="preserve"> </w:t>
        </w:r>
      </w:ins>
      <m:oMath>
        <m:r>
          <m:rPr>
            <m:sty m:val="bi"/>
          </m:rPr>
          <m:t>B</m:t>
        </m:r>
      </m:oMath>
      <w:ins w:id="31108" w:author="PR Preview" w:date="2026-01-01T00:00:00Z">
        <w:r>
          <w:t xml:space="preserve"> </w:t>
        </w:r>
      </w:ins>
      <w:ins w:id="31109" w:author="PR Preview" w:date="2026-01-01T00:00:00Z">
        <w:r>
          <w:t xml:space="preserve">satisfies</w:t>
        </w:r>
      </w:ins>
      <w:ins w:id="31110" w:author="PR Preview" w:date="2026-01-01T00:00:00Z">
        <w:r>
          <w:t xml:space="preserve"> </w:t>
        </w:r>
      </w:ins>
      <w:hyperlink w:anchor="def-invertible-matrix">
        <w:ins w:id="31111" w:author="PR Preview" w:date="2026-01-01T00:00:00Z">
          <w:r>
            <w:rPr>
              <w:rStyle w:val="Hyperlink"/>
            </w:rPr>
            <w:t xml:space="preserve">Definition 85</w:t>
          </w:r>
        </w:ins>
      </w:hyperlink>
      <w:ins w:id="31112" w:author="PR Preview" w:date="2026-01-01T00:00:00Z">
        <w:r>
          <w:t xml:space="preserve">.</w:t>
        </w:r>
      </w:ins>
      <w:ins w:id="31113" w:author="PR Preview" w:date="2026-01-01T00:00:00Z">
        <w:r>
          <w:t xml:space="preserve"> </w:t>
        </w:r>
      </w:ins>
      <w:ins w:id="31114" w:author="PR Preview" w:date="2026-01-01T00:00:00Z">
        <w:r>
          <w:t xml:space="preserve">The two conditions in the statement are equivalent by</w:t>
        </w:r>
      </w:ins>
      <w:ins w:id="31115" w:author="PR Preview" w:date="2026-01-01T00:00:00Z">
        <w:r>
          <w:t xml:space="preserve"> </w:t>
        </w:r>
      </w:ins>
      <w:hyperlink w:anchor="thm-rank-nullity">
        <w:ins w:id="31116" w:author="PR Preview" w:date="2026-01-01T00:00:00Z">
          <w:r>
            <w:rPr>
              <w:rStyle w:val="Hyperlink"/>
            </w:rPr>
            <w:t xml:space="preserve">Theorem 39</w:t>
          </w:r>
        </w:ins>
      </w:hyperlink>
      <w:ins w:id="31117" w:author="PR Preview" w:date="2026-01-01T00:00:00Z">
        <w:r>
          <w:t xml:space="preserve">:</w:t>
        </w:r>
      </w:ins>
      <w:ins w:id="31118" w:author="PR Preview" w:date="2026-01-01T00:00:00Z">
        <w:r>
          <w:t xml:space="preserve"> </w:t>
        </w:r>
      </w:ins>
      <w:ins w:id="31119" w:author="PR Preview" w:date="2026-01-01T00:00:00Z">
        <w:r>
          <w:t xml:space="preserve">the nullity is</w:t>
        </w:r>
      </w:ins>
      <w:ins w:id="31120" w:author="PR Preview" w:date="2026-01-01T00:00:00Z">
        <w:r>
          <w:t xml:space="preserve"> </w:t>
        </w:r>
      </w:ins>
      <m:oMath>
        <m:r>
          <m:t>0</m:t>
        </m:r>
      </m:oMath>
      <w:ins w:id="31121" w:author="PR Preview" w:date="2026-01-01T00:00:00Z">
        <w:r>
          <w:t xml:space="preserve"> </w:t>
        </w:r>
      </w:ins>
      <w:ins w:id="31122" w:author="PR Preview" w:date="2026-01-01T00:00:00Z">
        <w:r>
          <w:t xml:space="preserve">exactly when</w:t>
        </w:r>
      </w:ins>
      <w:ins w:id="31123" w:author="PR Preview" w:date="2026-01-01T00:00:00Z">
        <w:r>
          <w:t xml:space="preserve"> </w:t>
        </w:r>
      </w:ins>
      <w:ins w:id="31124" w:author="PR Preview" w:date="2026-01-01T00:00:00Z">
        <w:r>
          <w:t xml:space="preserve">$\mathcal{N}(\mathbf{A}) = \mathopen{}\left\{\mathord{\smash[b]{\underset{\raise.3ex\hbox{$\scriptstyle\sim$}}{0}}\vphantom{0}}_n\right\}\mathclose{}$</w:t>
        </w:r>
      </w:ins>
      <w:ins w:id="31125" w:author="PR Preview" w:date="2026-01-01T00:00:00Z">
        <w:r>
          <w:t xml:space="preserve">,</w:t>
        </w:r>
      </w:ins>
      <w:ins w:id="31126" w:author="PR Preview" w:date="2026-01-01T00:00:00Z">
        <w:r>
          <w:t xml:space="preserve"> </w:t>
        </w:r>
      </w:ins>
      <w:ins w:id="31127" w:author="PR Preview" w:date="2026-01-01T00:00:00Z">
        <w:r>
          <w:t xml:space="preserve">because a subspace of dimension</w:t>
        </w:r>
      </w:ins>
      <w:ins w:id="31128" w:author="PR Preview" w:date="2026-01-01T00:00:00Z">
        <w:r>
          <w:t xml:space="preserve"> </w:t>
        </w:r>
      </w:ins>
      <m:oMath>
        <m:r>
          <m:t>0</m:t>
        </m:r>
      </m:oMath>
      <w:ins w:id="31129" w:author="PR Preview" w:date="2026-01-01T00:00:00Z">
        <w:r>
          <w:t xml:space="preserve"> </w:t>
        </w:r>
      </w:ins>
      <w:ins w:id="31130" w:author="PR Preview" w:date="2026-01-01T00:00:00Z">
        <w:r>
          <w:t xml:space="preserve">has the empty list as a basis, whose span is</w:t>
        </w:r>
      </w:ins>
      <w:ins w:id="31131" w:author="PR Preview" w:date="2026-01-01T00:00:00Z">
        <w:r>
          <w:t xml:space="preserve"> </w:t>
        </w:r>
      </w:ins>
      <w:ins w:id="31132" w:author="PR Preview" w:date="2026-01-01T00:00:00Z">
        <w:r>
          <w:t xml:space="preserve">$\mathopen{}\left\{\mathord{\smash[b]{\underset{\raise.3ex\hbox{$\scriptstyle\sim$}}{0}}\vphantom{0}}\right\}\mathclose{}$</w:t>
        </w:r>
      </w:ins>
      <w:ins w:id="31133" w:author="PR Preview" w:date="2026-01-01T00:00:00Z">
        <w:r>
          <w:t xml:space="preserve"> </w:t>
        </w:r>
      </w:ins>
      <w:ins w:id="31134" w:author="PR Preview" w:date="2026-01-01T00:00:00Z">
        <w:r>
          <w:t xml:space="preserve">(</w:t>
        </w:r>
      </w:ins>
      <w:hyperlink w:anchor="def-dimension">
        <w:ins w:id="31135" w:author="PR Preview" w:date="2026-01-01T00:00:00Z">
          <w:r>
            <w:rPr>
              <w:rStyle w:val="Hyperlink"/>
            </w:rPr>
            <w:t xml:space="preserve">Definition 51</w:t>
          </w:r>
        </w:ins>
      </w:hyperlink>
      <w:ins w:id="31136" w:author="PR Preview" w:date="2026-01-01T00:00:00Z">
        <w:r>
          <w:t xml:space="preserve">,</w:t>
        </w:r>
      </w:ins>
      <w:ins w:id="31137" w:author="PR Preview" w:date="2026-01-01T00:00:00Z">
        <w:r>
          <w:t xml:space="preserve"> </w:t>
        </w:r>
      </w:ins>
      <w:hyperlink w:anchor="def-span">
        <w:ins w:id="31138" w:author="PR Preview" w:date="2026-01-01T00:00:00Z">
          <w:r>
            <w:rPr>
              <w:rStyle w:val="Hyperlink"/>
            </w:rPr>
            <w:t xml:space="preserve">Definition 47</w:t>
          </w:r>
        </w:ins>
      </w:hyperlink>
      <w:ins w:id="31139" w:author="PR Preview" w:date="2026-01-01T00:00:00Z">
        <w:r>
          <w:t xml:space="preserve">), and</w:t>
        </w:r>
      </w:ins>
      <w:ins w:id="31140" w:author="PR Preview" w:date="2026-01-01T00:00:00Z">
        <w:r>
          <w:t xml:space="preserve"> </w:t>
        </w:r>
      </w:ins>
      <w:ins w:id="31141" w:author="PR Preview" w:date="2026-01-01T00:00:00Z">
        <w:r>
          <w:t xml:space="preserve">$\mathopen{}\left\{\mathord{\smash[b]{\underset{\raise.3ex\hbox{$\scriptstyle\sim$}}{0}}\vphantom{0}}\right\}\mathclose{}$</w:t>
        </w:r>
      </w:ins>
      <w:ins w:id="31142" w:author="PR Preview" w:date="2026-01-01T00:00:00Z">
        <w:r>
          <w:t xml:space="preserve"> </w:t>
        </w:r>
      </w:ins>
      <w:ins w:id="31143" w:author="PR Preview" w:date="2026-01-01T00:00:00Z">
        <w:r>
          <w:t xml:space="preserve">has dimension</w:t>
        </w:r>
      </w:ins>
      <w:ins w:id="31144" w:author="PR Preview" w:date="2026-01-01T00:00:00Z">
        <w:r>
          <w:t xml:space="preserve"> </w:t>
        </w:r>
      </w:ins>
      <m:oMath>
        <m:r>
          <m:t>0</m:t>
        </m:r>
      </m:oMath>
      <w:ins w:id="31145" w:author="PR Preview" w:date="2026-01-01T00:00:00Z">
        <w:r>
          <w:t xml:space="preserve"> </w:t>
        </w:r>
      </w:ins>
      <w:ins w:id="31146" w:author="PR Preview" w:date="2026-01-01T00:00:00Z">
        <w:r>
          <w:t xml:space="preserve">(</w:t>
        </w:r>
      </w:ins>
      <w:hyperlink w:anchor="exm-dimension">
        <w:ins w:id="31147" w:author="PR Preview" w:date="2026-01-01T00:00:00Z">
          <w:r>
            <w:rPr>
              <w:rStyle w:val="Hyperlink"/>
            </w:rPr>
            <w:t xml:space="preserve">Example 50</w:t>
          </w:r>
        </w:ins>
      </w:hyperlink>
      <w:ins w:id="31148" w:author="PR Preview" w:date="2026-01-01T00:00:00Z">
        <w:r>
          <w:t xml:space="preserve">).</w:t>
        </w:r>
      </w:ins>
    </w:p>
    <w:bookmarkStart w:id="622" w:name="exm-invertible-rank"/>
    <w:p>
      <w:pPr>
        <w:pStyle w:val="BodyText"/>
      </w:pPr>
      <w:ins w:id="31149" w:author="PR Preview" w:date="2026-01-01T00:00:00Z">
        <w:r>
          <w:rPr>
            <w:b/>
            <w:bCs/>
          </w:rPr>
          <w:t xml:space="preserve">Example 194 (Rank decides invertibility)</w:t>
        </w:r>
      </w:ins>
      <w:ins w:id="31150" w:author="PR Preview" w:date="2026-01-01T00:00:00Z">
        <w:r>
          <w:t xml:space="preserve"> </w:t>
        </w:r>
      </w:ins>
      <w:ins w:id="31151" w:author="PR Preview" w:date="2026-01-01T00:00:00Z">
        <w:r>
          <w:t xml:space="preserve"> </w:t>
        </w:r>
      </w:ins>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31152" w:author="PR Preview" w:date="2026-01-01T00:00:00Z">
        <w:r>
          <w:t xml:space="preserve"> </w:t>
        </w:r>
      </w:ins>
      <w:ins w:id="31153" w:author="PR Preview" w:date="2026-01-01T00:00:00Z">
        <w:r>
          <w:t xml:space="preserve">of</w:t>
        </w:r>
      </w:ins>
      <w:ins w:id="31154" w:author="PR Preview" w:date="2026-01-01T00:00:00Z">
        <w:r>
          <w:t xml:space="preserve"> </w:t>
        </w:r>
      </w:ins>
      <w:hyperlink w:anchor="exm-invertible-matrix">
        <w:ins w:id="31155" w:author="PR Preview" w:date="2026-01-01T00:00:00Z">
          <w:r>
            <w:rPr>
              <w:rStyle w:val="Hyperlink"/>
            </w:rPr>
            <w:t xml:space="preserve">Example 127</w:t>
          </w:r>
        </w:ins>
      </w:hyperlink>
      <w:ins w:id="31156" w:author="PR Preview" w:date="2026-01-01T00:00:00Z">
        <w:r>
          <w:t xml:space="preserve"> </w:t>
        </w:r>
      </w:ins>
      <w:ins w:id="31157" w:author="PR Preview" w:date="2026-01-01T00:00:00Z">
        <w:r>
          <w:t xml:space="preserve">has rank</w:t>
        </w:r>
      </w:ins>
      <w:ins w:id="31158" w:author="PR Preview" w:date="2026-01-01T00:00:00Z">
        <w:r>
          <w:t xml:space="preserve"> </w:t>
        </w:r>
      </w:ins>
      <m:oMath>
        <m:r>
          <m:t>2</m:t>
        </m:r>
      </m:oMath>
      <w:ins w:id="31159" w:author="PR Preview" w:date="2026-01-01T00:00:00Z">
        <w:r>
          <w:t xml:space="preserve">:</w:t>
        </w:r>
      </w:ins>
      <w:ins w:id="31160" w:author="PR Preview" w:date="2026-01-01T00:00:00Z">
        <w:r>
          <w:t xml:space="preserve"> </w:t>
        </w:r>
      </w:ins>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ins w:id="31161" w:author="PR Preview" w:date="2026-01-01T00:00:00Z">
        <w:r>
          <w:t xml:space="preserve"> </w:t>
        </w:r>
      </w:ins>
      <w:ins w:id="31162" w:author="PR Preview" w:date="2026-01-01T00:00:00Z">
        <w:r>
          <w:t xml:space="preserve">is</w:t>
        </w:r>
      </w:ins>
      <w:ins w:id="31163" w:author="PR Preview" w:date="2026-01-01T00:00:00Z">
        <w:r>
          <w:t xml:space="preserve"> </w:t>
        </w:r>
      </w:ins>
      <w:ins w:id="31164" w:author="PR Preview" w:date="2026-01-01T00:00:00Z">
        <w:r>
          <w:t xml:space="preserve">$\mathord{\smash[b]{\underset{\raise.3ex\hbox{$\scriptstyle\sim$}}{0}}\vphantom{0}}$</w:t>
        </w:r>
      </w:ins>
      <w:ins w:id="31165" w:author="PR Preview" w:date="2026-01-01T00:00:00Z">
        <w:r>
          <w:t xml:space="preserve"> </w:t>
        </w:r>
      </w:ins>
      <w:ins w:id="31166" w:author="PR Preview" w:date="2026-01-01T00:00:00Z">
        <w:r>
          <w:t xml:space="preserve">only if</w:t>
        </w:r>
      </w:ins>
      <w:ins w:id="31167" w:author="PR Preview" w:date="2026-01-01T00:00:00Z">
        <w:r>
          <w:t xml:space="preserve"> </w:t>
        </w:r>
      </w:ins>
      <m:oMath>
        <m:sSub>
          <m:e>
            <m:r>
              <m:t>c</m:t>
            </m:r>
          </m:e>
          <m:sub>
            <m:r>
              <m:t>2</m:t>
            </m:r>
          </m:sub>
        </m:sSub>
        <m:r>
          <m:rPr>
            <m:sty m:val="p"/>
          </m:rPr>
          <m:t>=</m:t>
        </m:r>
        <m:r>
          <m:t>0</m:t>
        </m:r>
      </m:oMath>
      <w:ins w:id="31168" w:author="PR Preview" w:date="2026-01-01T00:00:00Z">
        <w:r>
          <w:t xml:space="preserve"> </w:t>
        </w:r>
      </w:ins>
      <w:ins w:id="31169" w:author="PR Preview" w:date="2026-01-01T00:00:00Z">
        <w:r>
          <w:t xml:space="preserve">and then</w:t>
        </w:r>
      </w:ins>
      <w:ins w:id="31170" w:author="PR Preview" w:date="2026-01-01T00:00:00Z">
        <w:r>
          <w:t xml:space="preserve"> </w:t>
        </w:r>
      </w:ins>
      <m:oMath>
        <m:sSub>
          <m:e>
            <m:r>
              <m:t>c</m:t>
            </m:r>
          </m:e>
          <m:sub>
            <m:r>
              <m:t>1</m:t>
            </m:r>
          </m:sub>
        </m:sSub>
        <m:r>
          <m:rPr>
            <m:sty m:val="p"/>
          </m:rPr>
          <m:t>=</m:t>
        </m:r>
        <m:r>
          <m:t>0</m:t>
        </m:r>
      </m:oMath>
      <w:ins w:id="31171" w:author="PR Preview" w:date="2026-01-01T00:00:00Z">
        <w:r>
          <w:t xml:space="preserve">.</w:t>
        </w:r>
      </w:ins>
      <w:ins w:id="31172" w:author="PR Preview" w:date="2026-01-01T00:00:00Z">
        <w:r>
          <w:t xml:space="preserve"> </w:t>
        </w:r>
      </w:ins>
      <w:ins w:id="31173" w:author="PR Preview" w:date="2026-01-01T00:00:00Z">
        <w:r>
          <w:t xml:space="preserve">So it is invertible, as that example found by exhibiting the inverse.</w:t>
        </w:r>
      </w:ins>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22"/>
    <w:bookmarkStart w:id="623"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23"/>
    <w:bookmarkStart w:id="624"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24"/>
    <w:bookmarkStart w:id="625" w:name="exm-eigenspace"/>
    <w:p>
      <w:pPr>
        <w:pStyle w:val="BodyText"/>
      </w:pPr>
      <w:del w:id="31174" w:author="PR Preview" w:date="2026-01-01T00:00:00Z">
        <w:r>
          <w:rPr>
            <w:b/>
            <w:bCs/>
          </w:rPr>
          <w:delText xml:space="preserve">Example 193 (Eigenspaces of two matrices)</w:delText>
        </w:r>
      </w:del>
      <w:del w:id="31175" w:author="PR Preview" w:date="2026-01-01T00:00:00Z">
        <w:r>
          <w:delText xml:space="preserve"> </w:delText>
        </w:r>
      </w:del>
      <w:del w:id="31176" w:author="PR Preview" w:date="2026-01-01T00:00:00Z">
        <w:r>
          <w:delText xml:space="preserve"> </w:delText>
        </w:r>
      </w:del>
    </w:p>
    <w:p>
      <w:pPr>
        <w:numPr>
          <w:ilvl w:val="0"/>
          <w:numId w:val="1096"/>
        </w:numPr>
      </w:pPr>
      <w:del w:id="31177" w:author="PR Preview" w:date="2026-01-01T00:00:00Z">
        <w:r>
          <w:delText xml:space="preserve">For</w:delText>
        </w:r>
      </w:del>
      <w:del w:id="31178"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31179" w:author="PR Preview" w:date="2026-01-01T00:00:00Z">
        <w:r>
          <w:delText xml:space="preserve"> </w:delText>
        </w:r>
      </w:del>
      <w:del w:id="31180" w:author="PR Preview" w:date="2026-01-01T00:00:00Z">
        <w:r>
          <w:delText xml:space="preserve">of</w:delText>
        </w:r>
      </w:del>
      <w:del w:id="31181" w:author="PR Preview" w:date="2026-01-01T00:00:00Z">
        <w:r>
          <w:delText xml:space="preserve"> </w:delText>
        </w:r>
      </w:del>
      <w:hyperlink w:anchor="exm-eigenvalue">
        <w:del w:id="31182" w:author="PR Preview" w:date="2026-01-01T00:00:00Z">
          <w:r>
            <w:rPr>
              <w:rStyle w:val="Hyperlink"/>
            </w:rPr>
            <w:delText xml:space="preserve">Example 144</w:delText>
          </w:r>
        </w:del>
      </w:hyperlink>
      <w:del w:id="31183" w:author="PR Preview" w:date="2026-01-01T00:00:00Z">
        <w:r>
          <w:delText xml:space="preserve">,</w:delText>
        </w:r>
      </w:del>
      <w:del w:id="31184" w:author="PR Preview" w:date="2026-01-01T00:00:00Z">
        <w:r>
          <w:delText xml:space="preserve"> </w:delText>
        </w:r>
      </w:del>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del w:id="31185" w:author="PR Preview" w:date="2026-01-01T00:00:00Z">
        <w:r>
          <w:delText xml:space="preserve"> </w:delText>
        </w:r>
      </w:del>
      <w:del w:id="31186" w:author="PR Preview" w:date="2026-01-01T00:00:00Z">
        <w:r>
          <w:delText xml:space="preserve">sends</w:delText>
        </w:r>
      </w:del>
      <w:del w:id="31187" w:author="PR Preview" w:date="2026-01-01T00:00:00Z">
        <w:r>
          <w:delText xml:space="preserve"> </w:delText>
        </w:r>
      </w:del>
      <m:oMath>
        <m:limLow>
          <m:e>
            <m:r>
              <m:t>v</m:t>
            </m:r>
          </m:e>
          <m:lim>
            <m:r>
              <m:rPr>
                <m:sty m:val="p"/>
              </m:rPr>
              <m:t>∼</m:t>
            </m:r>
          </m:lim>
        </m:limLow>
      </m:oMath>
      <w:del w:id="31188" w:author="PR Preview" w:date="2026-01-01T00:00:00Z">
        <w:r>
          <w:delText xml:space="preserve"> </w:delText>
        </w:r>
      </w:del>
      <w:del w:id="31189" w:author="PR Preview" w:date="2026-01-01T00:00:00Z">
        <w:r>
          <w:delText xml:space="preserve">to</w:delText>
        </w:r>
      </w:del>
      <w:del w:id="31190" w:author="PR Preview" w:date="2026-01-01T00:00:00Z">
        <w:r>
          <w:delText xml:space="preserve"> </w:delText>
        </w:r>
      </w:del>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del w:id="31191" w:author="PR Preview" w:date="2026-01-01T00:00:00Z">
        <w:r>
          <w:delText xml:space="preserve">,</w:delText>
        </w:r>
      </w:del>
      <w:del w:id="31192" w:author="PR Preview" w:date="2026-01-01T00:00:00Z">
        <w:r>
          <w:delText xml:space="preserve"> </w:delText>
        </w:r>
      </w:del>
      <w:del w:id="31193" w:author="PR Preview" w:date="2026-01-01T00:00:00Z">
        <w:r>
          <w:delText xml:space="preserve">so</w:delText>
        </w:r>
      </w:del>
      <w:del w:id="31194" w:author="PR Preview" w:date="2026-01-01T00:00:00Z">
        <w:r>
          <w:delText xml:space="preserve"> </w:delText>
        </w:r>
      </w:del>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del w:id="31195" w:author="PR Preview" w:date="2026-01-01T00:00:00Z">
        <w:r>
          <w:delText xml:space="preserve">, with geometric multiplicity</w:delText>
        </w:r>
      </w:del>
      <w:del w:id="31196" w:author="PR Preview" w:date="2026-01-01T00:00:00Z">
        <w:r>
          <w:delText xml:space="preserve"> </w:delText>
        </w:r>
      </w:del>
      <m:oMath>
        <m:r>
          <m:t>1</m:t>
        </m:r>
      </m:oMath>
      <w:del w:id="31197" w:author="PR Preview" w:date="2026-01-01T00:00:00Z">
        <w:r>
          <w:delText xml:space="preserve">.</w:delText>
        </w:r>
      </w:del>
    </w:p>
    <w:p>
      <w:pPr>
        <w:numPr>
          <w:ilvl w:val="0"/>
          <w:numId w:val="1096"/>
        </w:numPr>
      </w:pPr>
      <w:del w:id="31198" w:author="PR Preview" w:date="2026-01-01T00:00:00Z">
        <w:r>
          <w:delText xml:space="preserve">For</w:delText>
        </w:r>
      </w:del>
      <w:del w:id="31199" w:author="PR Preview" w:date="2026-01-01T00:00:00Z">
        <w:r>
          <w:delText xml:space="preserve"> </w:delText>
        </w:r>
      </w:del>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del w:id="31200" w:author="PR Preview" w:date="2026-01-01T00:00:00Z">
        <w:r>
          <w:delText xml:space="preserve">,</w:delText>
        </w:r>
      </w:del>
      <w:del w:id="31201" w:author="PR Preview" w:date="2026-01-01T00:00:00Z">
        <w:r>
          <w:delText xml:space="preserve"> </w:delText>
        </w:r>
      </w:del>
      <m:oMath>
        <m:r>
          <m:rPr>
            <m:sty m:val="bi"/>
          </m:rPr>
          <m:t>J</m:t>
        </m:r>
        <m:limLow>
          <m:e>
            <m:r>
              <m:t>v</m:t>
            </m:r>
          </m:e>
          <m:lim>
            <m:r>
              <m:rPr>
                <m:sty m:val="p"/>
              </m:rPr>
              <m:t>∼</m:t>
            </m:r>
          </m:lim>
        </m:limLow>
        <m:r>
          <m:rPr>
            <m:sty m:val="p"/>
          </m:rPr>
          <m:t>=</m:t>
        </m:r>
        <m:r>
          <m:rPr>
            <m:sty m:val="p"/>
          </m:rPr>
          <m:t>(</m:t>
        </m:r>
        <m:sSub>
          <m:e>
            <m:r>
              <m:t>v</m:t>
            </m:r>
          </m:e>
          <m:sub>
            <m:r>
              <m:t>2</m:t>
            </m:r>
          </m:sub>
        </m:sSub>
        <m:r>
          <m:rPr>
            <m:sty m:val="p"/>
          </m:rPr>
          <m:t>,</m:t>
        </m:r>
        <m:r>
          <m:t>0</m:t>
        </m:r>
        <m:r>
          <m:rPr>
            <m:sty m:val="p"/>
          </m:rPr>
          <m:t>)</m:t>
        </m:r>
      </m:oMath>
      <w:del w:id="31202" w:author="PR Preview" w:date="2026-01-01T00:00:00Z">
        <w:r>
          <w:delText xml:space="preserve">.</w:delText>
        </w:r>
      </w:del>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del w:id="31203" w:author="PR Preview" w:date="2026-01-01T00:00:00Z">
        <w:r>
          <w:delText xml:space="preserve">so</w:delText>
        </w:r>
      </w:del>
      <w:del w:id="31204" w:author="PR Preview" w:date="2026-01-01T00:00:00Z">
        <w:r>
          <w:delText xml:space="preserve"> </w:delText>
        </w:r>
      </w:del>
      <m:oMath>
        <m:r>
          <m:t>0</m:t>
        </m:r>
      </m:oMath>
      <w:del w:id="31205" w:author="PR Preview" w:date="2026-01-01T00:00:00Z">
        <w:r>
          <w:delText xml:space="preserve"> </w:delText>
        </w:r>
      </w:del>
      <w:del w:id="31206" w:author="PR Preview" w:date="2026-01-01T00:00:00Z">
        <w:r>
          <w:delText xml:space="preserve">is an eigenvalue.</w:delText>
        </w:r>
      </w:del>
      <w:del w:id="31207" w:author="PR Preview" w:date="2026-01-01T00:00:00Z">
        <w:r>
          <w:delText xml:space="preserve"> </w:delText>
        </w:r>
      </w:del>
      <w:del w:id="31208" w:author="PR Preview" w:date="2026-01-01T00:00:00Z">
        <w:r>
          <w:delText xml:space="preserve">If</w:delText>
        </w:r>
      </w:del>
      <w:del w:id="31209" w:author="PR Preview" w:date="2026-01-01T00:00:00Z">
        <w:r>
          <w:delText xml:space="preserve"> </w:delText>
        </w:r>
      </w:del>
      <m:oMath>
        <m:r>
          <m:rPr>
            <m:sty m:val="bi"/>
          </m:rPr>
          <m:t>J</m:t>
        </m:r>
        <m:limLow>
          <m:e>
            <m:r>
              <m:t>v</m:t>
            </m:r>
          </m:e>
          <m:lim>
            <m:r>
              <m:rPr>
                <m:sty m:val="p"/>
              </m:rPr>
              <m:t>∼</m:t>
            </m:r>
          </m:lim>
        </m:limLow>
        <m:r>
          <m:rPr>
            <m:sty m:val="p"/>
          </m:rPr>
          <m:t>=</m:t>
        </m:r>
        <m:r>
          <m:t>λ</m:t>
        </m:r>
        <m:limLow>
          <m:e>
            <m:r>
              <m:t>v</m:t>
            </m:r>
          </m:e>
          <m:lim>
            <m:r>
              <m:rPr>
                <m:sty m:val="p"/>
              </m:rPr>
              <m:t>∼</m:t>
            </m:r>
          </m:lim>
        </m:limLow>
      </m:oMath>
      <w:del w:id="31210" w:author="PR Preview" w:date="2026-01-01T00:00:00Z">
        <w:r>
          <w:delText xml:space="preserve"> </w:delText>
        </w:r>
      </w:del>
      <w:del w:id="31211" w:author="PR Preview" w:date="2026-01-01T00:00:00Z">
        <w:r>
          <w:delText xml:space="preserve">with</w:delText>
        </w:r>
      </w:del>
      <w:del w:id="31212" w:author="PR Preview" w:date="2026-01-01T00:00:00Z">
        <w:r>
          <w:delText xml:space="preserve"> </w:delText>
        </w:r>
      </w:del>
      <m:oMath>
        <m:r>
          <m:t>λ</m:t>
        </m:r>
        <m:r>
          <m:rPr>
            <m:sty m:val="p"/>
          </m:rPr>
          <m:t>≠</m:t>
        </m:r>
        <m:r>
          <m:t>0</m:t>
        </m:r>
      </m:oMath>
      <w:del w:id="31213" w:author="PR Preview" w:date="2026-01-01T00:00:00Z">
        <w:r>
          <w:delText xml:space="preserve">,</w:delText>
        </w:r>
      </w:del>
      <w:del w:id="31214" w:author="PR Preview" w:date="2026-01-01T00:00:00Z">
        <w:r>
          <w:delText xml:space="preserve"> </w:delText>
        </w:r>
      </w:del>
      <w:del w:id="31215" w:author="PR Preview" w:date="2026-01-01T00:00:00Z">
        <w:r>
          <w:delText xml:space="preserve">the second entry gives</w:delText>
        </w:r>
      </w:del>
      <w:del w:id="31216" w:author="PR Preview" w:date="2026-01-01T00:00:00Z">
        <w:r>
          <w:delText xml:space="preserve"> </w:delText>
        </w:r>
      </w:del>
      <m:oMath>
        <m:r>
          <m:t>λ</m:t>
        </m:r>
        <m:sSub>
          <m:e>
            <m:r>
              <m:t>v</m:t>
            </m:r>
          </m:e>
          <m:sub>
            <m:r>
              <m:t>2</m:t>
            </m:r>
          </m:sub>
        </m:sSub>
        <m:r>
          <m:rPr>
            <m:sty m:val="p"/>
          </m:rPr>
          <m:t>=</m:t>
        </m:r>
        <m:r>
          <m:t>0</m:t>
        </m:r>
      </m:oMath>
      <w:del w:id="31217" w:author="PR Preview" w:date="2026-01-01T00:00:00Z">
        <w:r>
          <w:delText xml:space="preserve">, so</w:delText>
        </w:r>
      </w:del>
      <w:del w:id="31218" w:author="PR Preview" w:date="2026-01-01T00:00:00Z">
        <w:r>
          <w:delText xml:space="preserve"> </w:delText>
        </w:r>
      </w:del>
      <m:oMath>
        <m:sSub>
          <m:e>
            <m:r>
              <m:t>v</m:t>
            </m:r>
          </m:e>
          <m:sub>
            <m:r>
              <m:t>2</m:t>
            </m:r>
          </m:sub>
        </m:sSub>
        <m:r>
          <m:rPr>
            <m:sty m:val="p"/>
          </m:rPr>
          <m:t>=</m:t>
        </m:r>
        <m:r>
          <m:t>0</m:t>
        </m:r>
      </m:oMath>
      <w:del w:id="31219" w:author="PR Preview" w:date="2026-01-01T00:00:00Z">
        <w:r>
          <w:delText xml:space="preserve">,</w:delText>
        </w:r>
      </w:del>
      <w:del w:id="31220" w:author="PR Preview" w:date="2026-01-01T00:00:00Z">
        <w:r>
          <w:delText xml:space="preserve"> </w:delText>
        </w:r>
      </w:del>
      <w:del w:id="31221" w:author="PR Preview" w:date="2026-01-01T00:00:00Z">
        <w:r>
          <w:delText xml:space="preserve">and then the first gives</w:delText>
        </w:r>
      </w:del>
      <w:del w:id="31222" w:author="PR Preview" w:date="2026-01-01T00:00:00Z">
        <w:r>
          <w:delText xml:space="preserve"> </w:delText>
        </w:r>
      </w:del>
      <m:oMath>
        <m:r>
          <m:t>λ</m:t>
        </m:r>
        <m:sSub>
          <m:e>
            <m:r>
              <m:t>v</m:t>
            </m:r>
          </m:e>
          <m:sub>
            <m:r>
              <m:t>1</m:t>
            </m:r>
          </m:sub>
        </m:sSub>
        <m:r>
          <m:rPr>
            <m:sty m:val="p"/>
          </m:rPr>
          <m:t>=</m:t>
        </m:r>
        <m:r>
          <m:t>0</m:t>
        </m:r>
      </m:oMath>
      <w:del w:id="31223" w:author="PR Preview" w:date="2026-01-01T00:00:00Z">
        <w:r>
          <w:delText xml:space="preserve">, so</w:delText>
        </w:r>
      </w:del>
      <w:del w:id="31224" w:author="PR Preview" w:date="2026-01-01T00:00:00Z">
        <w:r>
          <w:delText xml:space="preserve"> </w:delText>
        </w:r>
      </w:del>
      <m:oMath>
        <m:limLow>
          <m:e>
            <m:r>
              <m:t>v</m:t>
            </m:r>
          </m:e>
          <m:lim>
            <m:r>
              <m:rPr>
                <m:sty m:val="p"/>
              </m:rPr>
              <m:t>∼</m:t>
            </m:r>
          </m:lim>
        </m:limLow>
        <m:r>
          <m:rPr>
            <m:sty m:val="p"/>
          </m:rPr>
          <m:t>=</m:t>
        </m:r>
        <m:limLow>
          <m:e>
            <m:r>
              <m:t>0</m:t>
            </m:r>
          </m:e>
          <m:lim>
            <m:r>
              <m:rPr>
                <m:sty m:val="p"/>
              </m:rPr>
              <m:t>∼</m:t>
            </m:r>
          </m:lim>
        </m:limLow>
      </m:oMath>
      <w:del w:id="31225" w:author="PR Preview" w:date="2026-01-01T00:00:00Z">
        <w:r>
          <w:delText xml:space="preserve">.</w:delText>
        </w:r>
      </w:del>
      <w:del w:id="31226" w:author="PR Preview" w:date="2026-01-01T00:00:00Z">
        <w:r>
          <w:delText xml:space="preserve"> </w:delText>
        </w:r>
      </w:del>
      <w:del w:id="31227" w:author="PR Preview" w:date="2026-01-01T00:00:00Z">
        <w:r>
          <w:delText xml:space="preserve">So</w:delText>
        </w:r>
      </w:del>
      <w:del w:id="31228" w:author="PR Preview" w:date="2026-01-01T00:00:00Z">
        <w:r>
          <w:delText xml:space="preserve"> </w:delText>
        </w:r>
      </w:del>
      <m:oMath>
        <m:r>
          <m:t>0</m:t>
        </m:r>
      </m:oMath>
      <w:del w:id="31229" w:author="PR Preview" w:date="2026-01-01T00:00:00Z">
        <w:r>
          <w:delText xml:space="preserve"> </w:delText>
        </w:r>
      </w:del>
      <w:del w:id="31230" w:author="PR Preview" w:date="2026-01-01T00:00:00Z">
        <w:r>
          <w:delText xml:space="preserve">is the only eigenvalue,</w:delText>
        </w:r>
      </w:del>
      <w:del w:id="31231" w:author="PR Preview" w:date="2026-01-01T00:00:00Z">
        <w:r>
          <w:delText xml:space="preserve"> </w:delText>
        </w:r>
      </w:del>
      <w:del w:id="31232" w:author="PR Preview" w:date="2026-01-01T00:00:00Z">
        <w:r>
          <w:delText xml:space="preserve">and</w:delText>
        </w:r>
      </w:del>
    </w:p>
    <w:p>
      <w:pPr>
        <w:pStyle w:val="BodyText"/>
      </w:pPr>
      <w:ins w:id="31233" w:author="PR Preview" w:date="2026-01-01T00:00:00Z">
        <w:r>
          <w:rPr>
            <w:b/>
            <w:bCs/>
          </w:rPr>
          <w:t xml:space="preserve">Example 195 (Eigenspaces of two matrices)</w:t>
        </w:r>
      </w:ins>
      <w:ins w:id="31234" w:author="PR Preview" w:date="2026-01-01T00:00:00Z">
        <w:r>
          <w:t xml:space="preserve"> </w:t>
        </w:r>
      </w:ins>
      <w:ins w:id="31235" w:author="PR Preview" w:date="2026-01-01T00:00:00Z">
        <w:r>
          <w:t xml:space="preserve"> </w:t>
        </w:r>
      </w:ins>
    </w:p>
    <w:p>
      <w:pPr>
        <w:numPr>
          <w:ilvl w:val="0"/>
          <w:numId w:val="1097"/>
        </w:numPr>
      </w:pPr>
      <w:ins w:id="31236" w:author="PR Preview" w:date="2026-01-01T00:00:00Z">
        <w:r>
          <w:t xml:space="preserve">For</w:t>
        </w:r>
      </w:ins>
      <w:ins w:id="31237"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31238" w:author="PR Preview" w:date="2026-01-01T00:00:00Z">
        <w:r>
          <w:t xml:space="preserve"> </w:t>
        </w:r>
      </w:ins>
      <w:ins w:id="31239" w:author="PR Preview" w:date="2026-01-01T00:00:00Z">
        <w:r>
          <w:t xml:space="preserve">of</w:t>
        </w:r>
      </w:ins>
      <w:ins w:id="31240" w:author="PR Preview" w:date="2026-01-01T00:00:00Z">
        <w:r>
          <w:t xml:space="preserve"> </w:t>
        </w:r>
      </w:ins>
      <w:hyperlink w:anchor="exm-eigenvalue">
        <w:ins w:id="31241" w:author="PR Preview" w:date="2026-01-01T00:00:00Z">
          <w:r>
            <w:rPr>
              <w:rStyle w:val="Hyperlink"/>
            </w:rPr>
            <w:t xml:space="preserve">Example 146</w:t>
          </w:r>
        </w:ins>
      </w:hyperlink>
      <w:ins w:id="31242" w:author="PR Preview" w:date="2026-01-01T00:00:00Z">
        <w:r>
          <w:t xml:space="preserve">,</w:t>
        </w:r>
      </w:ins>
      <w:ins w:id="31243" w:author="PR Preview" w:date="2026-01-01T00:00:00Z">
        <w:r>
          <w:t xml:space="preserve"> </w:t>
        </w:r>
      </w:ins>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ins w:id="31244" w:author="PR Preview" w:date="2026-01-01T00:00:00Z">
        <w:r>
          <w:t xml:space="preserve"> </w:t>
        </w:r>
      </w:ins>
      <w:ins w:id="31245" w:author="PR Preview" w:date="2026-01-01T00:00:00Z">
        <w:r>
          <w:t xml:space="preserve">sends</w:t>
        </w:r>
      </w:ins>
      <w:ins w:id="31246" w:author="PR Preview" w:date="2026-01-01T00:00:00Z">
        <w:r>
          <w:t xml:space="preserve"> </w:t>
        </w:r>
      </w:ins>
      <w:ins w:id="31247" w:author="PR Preview" w:date="2026-01-01T00:00:00Z">
        <w:r>
          <w:t xml:space="preserve">$\mathord{\smash[b]{\underset{\raise.3ex\hbox{$\scriptstyle\sim$}}{v}}\vphantom{v}}$</w:t>
        </w:r>
      </w:ins>
      <w:ins w:id="31248" w:author="PR Preview" w:date="2026-01-01T00:00:00Z">
        <w:r>
          <w:t xml:space="preserve"> </w:t>
        </w:r>
      </w:ins>
      <w:ins w:id="31249" w:author="PR Preview" w:date="2026-01-01T00:00:00Z">
        <w:r>
          <w:t xml:space="preserve">to</w:t>
        </w:r>
      </w:ins>
      <w:ins w:id="31250" w:author="PR Preview" w:date="2026-01-01T00:00:00Z">
        <w:r>
          <w:t xml:space="preserve"> </w:t>
        </w:r>
      </w:ins>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ins w:id="31251" w:author="PR Preview" w:date="2026-01-01T00:00:00Z">
        <w:r>
          <w:t xml:space="preserve">,</w:t>
        </w:r>
      </w:ins>
      <w:ins w:id="31252" w:author="PR Preview" w:date="2026-01-01T00:00:00Z">
        <w:r>
          <w:t xml:space="preserve"> </w:t>
        </w:r>
      </w:ins>
      <w:ins w:id="31253" w:author="PR Preview" w:date="2026-01-01T00:00:00Z">
        <w:r>
          <w:t xml:space="preserve">so</w:t>
        </w:r>
      </w:ins>
      <w:ins w:id="31254" w:author="PR Preview" w:date="2026-01-01T00:00:00Z">
        <w:r>
          <w:t xml:space="preserve"> </w:t>
        </w:r>
      </w:ins>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ins w:id="31255" w:author="PR Preview" w:date="2026-01-01T00:00:00Z">
        <w:r>
          <w:t xml:space="preserve">, with geometric multiplicity</w:t>
        </w:r>
      </w:ins>
      <w:ins w:id="31256" w:author="PR Preview" w:date="2026-01-01T00:00:00Z">
        <w:r>
          <w:t xml:space="preserve"> </w:t>
        </w:r>
      </w:ins>
      <m:oMath>
        <m:r>
          <m:t>1</m:t>
        </m:r>
      </m:oMath>
      <w:ins w:id="31257" w:author="PR Preview" w:date="2026-01-01T00:00:00Z">
        <w:r>
          <w:t xml:space="preserve">.</w:t>
        </w:r>
      </w:ins>
    </w:p>
    <w:p>
      <w:pPr>
        <w:numPr>
          <w:ilvl w:val="0"/>
          <w:numId w:val="1097"/>
        </w:numPr>
      </w:pPr>
      <w:ins w:id="31258" w:author="PR Preview" w:date="2026-01-01T00:00:00Z">
        <w:r>
          <w:t xml:space="preserve">For</w:t>
        </w:r>
      </w:ins>
      <w:ins w:id="31259" w:author="PR Preview" w:date="2026-01-01T00:00:00Z">
        <w:r>
          <w:t xml:space="preserve"> </w:t>
        </w:r>
      </w:ins>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ins w:id="31260" w:author="PR Preview" w:date="2026-01-01T00:00:00Z">
        <w:r>
          <w:t xml:space="preserve">,</w:t>
        </w:r>
      </w:ins>
      <w:ins w:id="31261" w:author="PR Preview" w:date="2026-01-01T00:00:00Z">
        <w:r>
          <w:t xml:space="preserve"> </w:t>
        </w:r>
      </w:ins>
      <w:ins w:id="31262" w:author="PR Preview" w:date="2026-01-01T00:00:00Z">
        <w:r>
          <w:t xml:space="preserve">$\mathbf{J} \mathord{\smash[b]{\underset{\raise.3ex\hbox{$\scriptstyle\sim$}}{v}}\vphantom{v}} = (v_2, 0)$</w:t>
        </w:r>
      </w:ins>
      <w:ins w:id="31263" w:author="PR Preview" w:date="2026-01-01T00:00:00Z">
        <w:r>
          <w:t xml:space="preserve">.</w:t>
        </w:r>
      </w:ins>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ins w:id="31264" w:author="PR Preview" w:date="2026-01-01T00:00:00Z">
        <w:r>
          <w:t xml:space="preserve">so</w:t>
        </w:r>
      </w:ins>
      <w:ins w:id="31265" w:author="PR Preview" w:date="2026-01-01T00:00:00Z">
        <w:r>
          <w:t xml:space="preserve"> </w:t>
        </w:r>
      </w:ins>
      <m:oMath>
        <m:r>
          <m:t>0</m:t>
        </m:r>
      </m:oMath>
      <w:ins w:id="31266" w:author="PR Preview" w:date="2026-01-01T00:00:00Z">
        <w:r>
          <w:t xml:space="preserve"> </w:t>
        </w:r>
      </w:ins>
      <w:ins w:id="31267" w:author="PR Preview" w:date="2026-01-01T00:00:00Z">
        <w:r>
          <w:t xml:space="preserve">is an eigenvalue.</w:t>
        </w:r>
      </w:ins>
      <w:ins w:id="31268" w:author="PR Preview" w:date="2026-01-01T00:00:00Z">
        <w:r>
          <w:t xml:space="preserve"> </w:t>
        </w:r>
      </w:ins>
      <w:ins w:id="31269" w:author="PR Preview" w:date="2026-01-01T00:00:00Z">
        <w:r>
          <w:t xml:space="preserve">If</w:t>
        </w:r>
      </w:ins>
      <w:ins w:id="31270" w:author="PR Preview" w:date="2026-01-01T00:00:00Z">
        <w:r>
          <w:t xml:space="preserve"> </w:t>
        </w:r>
      </w:ins>
      <w:ins w:id="31271" w:author="PR Preview" w:date="2026-01-01T00:00:00Z">
        <w:r>
          <w:t xml:space="preserve">$\mathbf{J} \mathord{\smash[b]{\underset{\raise.3ex\hbox{$\scriptstyle\sim$}}{v}}\vphantom{v}} = \lambda\mathord{\smash[b]{\underset{\raise.3ex\hbox{$\scriptstyle\sim$}}{v}}\vphantom{v}}$</w:t>
        </w:r>
      </w:ins>
      <w:ins w:id="31272" w:author="PR Preview" w:date="2026-01-01T00:00:00Z">
        <w:r>
          <w:t xml:space="preserve"> </w:t>
        </w:r>
      </w:ins>
      <w:ins w:id="31273" w:author="PR Preview" w:date="2026-01-01T00:00:00Z">
        <w:r>
          <w:t xml:space="preserve">with</w:t>
        </w:r>
      </w:ins>
      <w:ins w:id="31274" w:author="PR Preview" w:date="2026-01-01T00:00:00Z">
        <w:r>
          <w:t xml:space="preserve"> </w:t>
        </w:r>
      </w:ins>
      <m:oMath>
        <m:r>
          <m:t>λ</m:t>
        </m:r>
        <m:r>
          <m:rPr>
            <m:sty m:val="p"/>
          </m:rPr>
          <m:t>≠</m:t>
        </m:r>
        <m:r>
          <m:t>0</m:t>
        </m:r>
      </m:oMath>
      <w:ins w:id="31275" w:author="PR Preview" w:date="2026-01-01T00:00:00Z">
        <w:r>
          <w:t xml:space="preserve">,</w:t>
        </w:r>
      </w:ins>
      <w:ins w:id="31276" w:author="PR Preview" w:date="2026-01-01T00:00:00Z">
        <w:r>
          <w:t xml:space="preserve"> </w:t>
        </w:r>
      </w:ins>
      <w:ins w:id="31277" w:author="PR Preview" w:date="2026-01-01T00:00:00Z">
        <w:r>
          <w:t xml:space="preserve">the second entry gives</w:t>
        </w:r>
      </w:ins>
      <w:ins w:id="31278" w:author="PR Preview" w:date="2026-01-01T00:00:00Z">
        <w:r>
          <w:t xml:space="preserve"> </w:t>
        </w:r>
      </w:ins>
      <m:oMath>
        <m:r>
          <m:t>λ</m:t>
        </m:r>
        <m:sSub>
          <m:e>
            <m:r>
              <m:t>v</m:t>
            </m:r>
          </m:e>
          <m:sub>
            <m:r>
              <m:t>2</m:t>
            </m:r>
          </m:sub>
        </m:sSub>
        <m:r>
          <m:rPr>
            <m:sty m:val="p"/>
          </m:rPr>
          <m:t>=</m:t>
        </m:r>
        <m:r>
          <m:t>0</m:t>
        </m:r>
      </m:oMath>
      <w:ins w:id="31279" w:author="PR Preview" w:date="2026-01-01T00:00:00Z">
        <w:r>
          <w:t xml:space="preserve">, so</w:t>
        </w:r>
      </w:ins>
      <w:ins w:id="31280" w:author="PR Preview" w:date="2026-01-01T00:00:00Z">
        <w:r>
          <w:t xml:space="preserve"> </w:t>
        </w:r>
      </w:ins>
      <m:oMath>
        <m:sSub>
          <m:e>
            <m:r>
              <m:t>v</m:t>
            </m:r>
          </m:e>
          <m:sub>
            <m:r>
              <m:t>2</m:t>
            </m:r>
          </m:sub>
        </m:sSub>
        <m:r>
          <m:rPr>
            <m:sty m:val="p"/>
          </m:rPr>
          <m:t>=</m:t>
        </m:r>
        <m:r>
          <m:t>0</m:t>
        </m:r>
      </m:oMath>
      <w:ins w:id="31281" w:author="PR Preview" w:date="2026-01-01T00:00:00Z">
        <w:r>
          <w:t xml:space="preserve">,</w:t>
        </w:r>
      </w:ins>
      <w:ins w:id="31282" w:author="PR Preview" w:date="2026-01-01T00:00:00Z">
        <w:r>
          <w:t xml:space="preserve"> </w:t>
        </w:r>
      </w:ins>
      <w:ins w:id="31283" w:author="PR Preview" w:date="2026-01-01T00:00:00Z">
        <w:r>
          <w:t xml:space="preserve">and then the first gives</w:t>
        </w:r>
      </w:ins>
      <w:ins w:id="31284" w:author="PR Preview" w:date="2026-01-01T00:00:00Z">
        <w:r>
          <w:t xml:space="preserve"> </w:t>
        </w:r>
      </w:ins>
      <m:oMath>
        <m:r>
          <m:t>λ</m:t>
        </m:r>
        <m:sSub>
          <m:e>
            <m:r>
              <m:t>v</m:t>
            </m:r>
          </m:e>
          <m:sub>
            <m:r>
              <m:t>1</m:t>
            </m:r>
          </m:sub>
        </m:sSub>
        <m:r>
          <m:rPr>
            <m:sty m:val="p"/>
          </m:rPr>
          <m:t>=</m:t>
        </m:r>
        <m:r>
          <m:t>0</m:t>
        </m:r>
      </m:oMath>
      <w:ins w:id="31285" w:author="PR Preview" w:date="2026-01-01T00:00:00Z">
        <w:r>
          <w:t xml:space="preserve">, so</w:t>
        </w:r>
      </w:ins>
      <w:ins w:id="31286" w:author="PR Preview" w:date="2026-01-01T00:00:00Z">
        <w:r>
          <w:t xml:space="preserve"> </w:t>
        </w:r>
      </w:ins>
      <w:ins w:id="31287" w:author="PR Preview" w:date="2026-01-01T00:00:00Z">
        <w:r>
          <w:t xml:space="preserve">$\mathord{\smash[b]{\underset{\raise.3ex\hbox{$\scriptstyle\sim$}}{v}}\vphantom{v}} = \mathord{\smash[b]{\underset{\raise.3ex\hbox{$\scriptstyle\sim$}}{0}}\vphantom{0}}$</w:t>
        </w:r>
      </w:ins>
      <w:ins w:id="31288" w:author="PR Preview" w:date="2026-01-01T00:00:00Z">
        <w:r>
          <w:t xml:space="preserve">.</w:t>
        </w:r>
      </w:ins>
      <w:ins w:id="31289" w:author="PR Preview" w:date="2026-01-01T00:00:00Z">
        <w:r>
          <w:t xml:space="preserve"> </w:t>
        </w:r>
      </w:ins>
      <w:ins w:id="31290" w:author="PR Preview" w:date="2026-01-01T00:00:00Z">
        <w:r>
          <w:t xml:space="preserve">So</w:t>
        </w:r>
      </w:ins>
      <w:ins w:id="31291" w:author="PR Preview" w:date="2026-01-01T00:00:00Z">
        <w:r>
          <w:t xml:space="preserve"> </w:t>
        </w:r>
      </w:ins>
      <m:oMath>
        <m:r>
          <m:t>0</m:t>
        </m:r>
      </m:oMath>
      <w:ins w:id="31292" w:author="PR Preview" w:date="2026-01-01T00:00:00Z">
        <w:r>
          <w:t xml:space="preserve"> </w:t>
        </w:r>
      </w:ins>
      <w:ins w:id="31293" w:author="PR Preview" w:date="2026-01-01T00:00:00Z">
        <w:r>
          <w:t xml:space="preserve">is the only eigenvalue,</w:t>
        </w:r>
      </w:ins>
      <w:ins w:id="31294" w:author="PR Preview" w:date="2026-01-01T00:00:00Z">
        <w:r>
          <w:t xml:space="preserve"> </w:t>
        </w:r>
      </w:ins>
      <w:ins w:id="31295" w:author="PR Preview" w:date="2026-01-01T00:00:00Z">
        <w:r>
          <w:t xml:space="preserve">and</w:t>
        </w:r>
      </w:ins>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5"/>
    <w:bookmarkStart w:id="626" w:name="exm-not-eigenspace"/>
    <w:p>
      <w:pPr>
        <w:pStyle w:val="FirstParagraph"/>
      </w:pPr>
      <w:del w:id="31296" w:author="PR Preview" w:date="2026-01-01T00:00:00Z">
        <w:r>
          <w:rPr>
            <w:b/>
            <w:bCs/>
          </w:rPr>
          <w:delText xml:space="preserve">Example 194 (A number that is not an eigenvalue has no eigenspace)</w:delText>
        </w:r>
      </w:del>
      <w:del w:id="31297" w:author="PR Preview" w:date="2026-01-01T00:00:00Z">
        <w:r>
          <w:delText xml:space="preserve"> </w:delText>
        </w:r>
      </w:del>
      <w:del w:id="31298" w:author="PR Preview" w:date="2026-01-01T00:00:00Z">
        <w:r>
          <w:delText xml:space="preserve">For</w:delText>
        </w:r>
      </w:del>
      <w:del w:id="3129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31300" w:author="PR Preview" w:date="2026-01-01T00:00:00Z">
        <w:r>
          <w:delText xml:space="preserve"> </w:delText>
        </w:r>
      </w:del>
      <w:del w:id="31301" w:author="PR Preview" w:date="2026-01-01T00:00:00Z">
        <w:r>
          <w:delText xml:space="preserve">and</w:delText>
        </w:r>
      </w:del>
      <w:del w:id="31302" w:author="PR Preview" w:date="2026-01-01T00:00:00Z">
        <w:r>
          <w:delText xml:space="preserve"> </w:delText>
        </w:r>
      </w:del>
      <m:oMath>
        <m:r>
          <m:t>λ</m:t>
        </m:r>
        <m:r>
          <m:rPr>
            <m:sty m:val="p"/>
          </m:rPr>
          <m:t>=</m:t>
        </m:r>
        <m:r>
          <m:t>2</m:t>
        </m:r>
      </m:oMath>
      <w:del w:id="31303" w:author="PR Preview" w:date="2026-01-01T00:00:00Z">
        <w:r>
          <w:delText xml:space="preserve">,</w:delText>
        </w:r>
      </w:del>
      <w:del w:id="31304" w:author="PR Preview" w:date="2026-01-01T00:00:00Z">
        <w:r>
          <w:delText xml:space="preserve"> </w:delText>
        </w:r>
      </w:del>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del w:id="31305" w:author="PR Preview" w:date="2026-01-01T00:00:00Z">
        <w:r>
          <w:delText xml:space="preserve"> </w:delText>
        </w:r>
      </w:del>
      <w:del w:id="31306" w:author="PR Preview" w:date="2026-01-01T00:00:00Z">
        <w:r>
          <w:delText xml:space="preserve">sends</w:delText>
        </w:r>
      </w:del>
      <w:del w:id="31307" w:author="PR Preview" w:date="2026-01-01T00:00:00Z">
        <w:r>
          <w:delText xml:space="preserve"> </w:delText>
        </w:r>
      </w:del>
      <m:oMath>
        <m:limLow>
          <m:e>
            <m:r>
              <m:t>v</m:t>
            </m:r>
          </m:e>
          <m:lim>
            <m:r>
              <m:rPr>
                <m:sty m:val="p"/>
              </m:rPr>
              <m:t>∼</m:t>
            </m:r>
          </m:lim>
        </m:limLow>
      </m:oMath>
      <w:del w:id="31308" w:author="PR Preview" w:date="2026-01-01T00:00:00Z">
        <w:r>
          <w:delText xml:space="preserve"> </w:delText>
        </w:r>
      </w:del>
      <w:del w:id="31309" w:author="PR Preview" w:date="2026-01-01T00:00:00Z">
        <w:r>
          <w:delText xml:space="preserve">to</w:delText>
        </w:r>
      </w:del>
      <w:del w:id="31310" w:author="PR Preview" w:date="2026-01-01T00:00:00Z">
        <w:r>
          <w:delText xml:space="preserve"> </w:delText>
        </w:r>
      </w:del>
      <m:oMath>
        <m:r>
          <m:rPr>
            <m:sty m:val="p"/>
          </m:rPr>
          <m:t>(</m:t>
        </m:r>
        <m:sSub>
          <m:e>
            <m:r>
              <m:t>v</m:t>
            </m:r>
          </m:e>
          <m:sub>
            <m:r>
              <m:t>2</m:t>
            </m:r>
          </m:sub>
        </m:sSub>
        <m:r>
          <m:rPr>
            <m:sty m:val="p"/>
          </m:rPr>
          <m:t>,</m:t>
        </m:r>
        <m:sSub>
          <m:e>
            <m:r>
              <m:t>v</m:t>
            </m:r>
          </m:e>
          <m:sub>
            <m:r>
              <m:t>1</m:t>
            </m:r>
          </m:sub>
        </m:sSub>
        <m:r>
          <m:rPr>
            <m:sty m:val="p"/>
          </m:rPr>
          <m:t>)</m:t>
        </m:r>
      </m:oMath>
      <w:del w:id="31311" w:author="PR Preview" w:date="2026-01-01T00:00:00Z">
        <w:r>
          <w:delText xml:space="preserve">, which is</w:delText>
        </w:r>
      </w:del>
      <w:del w:id="31312" w:author="PR Preview" w:date="2026-01-01T00:00:00Z">
        <w:r>
          <w:delText xml:space="preserve"> </w:delText>
        </w:r>
      </w:del>
      <m:oMath>
        <m:limLow>
          <m:e>
            <m:r>
              <m:t>0</m:t>
            </m:r>
          </m:e>
          <m:lim>
            <m:r>
              <m:rPr>
                <m:sty m:val="p"/>
              </m:rPr>
              <m:t>∼</m:t>
            </m:r>
          </m:lim>
        </m:limLow>
      </m:oMath>
      <w:del w:id="31313" w:author="PR Preview" w:date="2026-01-01T00:00:00Z">
        <w:r>
          <w:delText xml:space="preserve"> </w:delText>
        </w:r>
      </w:del>
      <w:del w:id="31314" w:author="PR Preview" w:date="2026-01-01T00:00:00Z">
        <w:r>
          <w:delText xml:space="preserve">only for</w:delText>
        </w:r>
      </w:del>
      <w:del w:id="31315" w:author="PR Preview" w:date="2026-01-01T00:00:00Z">
        <w:r>
          <w:delText xml:space="preserve"> </w:delText>
        </w:r>
      </w:del>
      <m:oMath>
        <m:limLow>
          <m:e>
            <m:r>
              <m:t>v</m:t>
            </m:r>
          </m:e>
          <m:lim>
            <m:r>
              <m:rPr>
                <m:sty m:val="p"/>
              </m:rPr>
              <m:t>∼</m:t>
            </m:r>
          </m:lim>
        </m:limLow>
        <m:r>
          <m:rPr>
            <m:sty m:val="p"/>
          </m:rPr>
          <m:t>=</m:t>
        </m:r>
        <m:limLow>
          <m:e>
            <m:r>
              <m:t>0</m:t>
            </m:r>
          </m:e>
          <m:lim>
            <m:r>
              <m:rPr>
                <m:sty m:val="p"/>
              </m:rPr>
              <m:t>∼</m:t>
            </m:r>
          </m:lim>
        </m:limLow>
      </m:oMath>
      <w:del w:id="31316" w:author="PR Preview" w:date="2026-01-01T00:00:00Z">
        <w:r>
          <w:delText xml:space="preserve">,</w:delText>
        </w:r>
      </w:del>
      <w:del w:id="31317" w:author="PR Preview" w:date="2026-01-01T00:00:00Z">
        <w:r>
          <w:delText xml:space="preserve"> </w:delText>
        </w:r>
      </w:del>
      <w:del w:id="31318" w:author="PR Preview" w:date="2026-01-01T00:00:00Z">
        <w:r>
          <w:delText xml:space="preserve">so</w:delText>
        </w:r>
      </w:del>
      <w:del w:id="31319" w:author="PR Preview" w:date="2026-01-01T00:00:00Z">
        <w:r>
          <w:delText xml:space="preserve"> </w:delText>
        </w:r>
      </w:del>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limLow>
              <m:e>
                <m:r>
                  <m:t>0</m:t>
                </m:r>
              </m:e>
              <m:lim>
                <m:r>
                  <m:rPr>
                    <m:sty m:val="p"/>
                  </m:rPr>
                  <m:t>∼</m:t>
                </m:r>
              </m:lim>
            </m:limLow>
          </m:e>
        </m:d>
        <m:r>
          <m:t>​</m:t>
        </m:r>
      </m:oMath>
      <w:del w:id="31320" w:author="PR Preview" w:date="2026-01-01T00:00:00Z">
        <w:r>
          <w:delText xml:space="preserve">.</w:delText>
        </w:r>
      </w:del>
      <w:del w:id="31321" w:author="PR Preview" w:date="2026-01-01T00:00:00Z">
        <w:r>
          <w:delText xml:space="preserve"> </w:delText>
        </w:r>
      </w:del>
      <w:del w:id="31322" w:author="PR Preview" w:date="2026-01-01T00:00:00Z">
        <w:r>
          <w:delText xml:space="preserve">And</w:delText>
        </w:r>
      </w:del>
      <w:del w:id="31323" w:author="PR Preview" w:date="2026-01-01T00:00:00Z">
        <w:r>
          <w:delText xml:space="preserve"> </w:delText>
        </w:r>
      </w:del>
      <m:oMath>
        <m:r>
          <m:t>2</m:t>
        </m:r>
      </m:oMath>
      <w:del w:id="31324" w:author="PR Preview" w:date="2026-01-01T00:00:00Z">
        <w:r>
          <w:delText xml:space="preserve"> </w:delText>
        </w:r>
      </w:del>
      <w:del w:id="31325" w:author="PR Preview" w:date="2026-01-01T00:00:00Z">
        <w:r>
          <w:delText xml:space="preserve">is not an eigenvalue (</w:delText>
        </w:r>
      </w:del>
      <w:hyperlink w:anchor="def-eigenvalue">
        <w:del w:id="31326" w:author="PR Preview" w:date="2026-01-01T00:00:00Z">
          <w:r>
            <w:rPr>
              <w:rStyle w:val="Hyperlink"/>
            </w:rPr>
            <w:delText xml:space="preserve">Definition 95</w:delText>
          </w:r>
        </w:del>
      </w:hyperlink>
      <w:del w:id="31327" w:author="PR Preview" w:date="2026-01-01T00:00:00Z">
        <w:r>
          <w:delText xml:space="preserve">):</w:delText>
        </w:r>
      </w:del>
      <w:del w:id="31328" w:author="PR Preview" w:date="2026-01-01T00:00:00Z">
        <w:r>
          <w:delText xml:space="preserve"> </w:delText>
        </w:r>
      </w:del>
      <m:oMath>
        <m:r>
          <m:rPr>
            <m:sty m:val="bi"/>
          </m:rPr>
          <m:t>A</m:t>
        </m:r>
        <m:limLow>
          <m:e>
            <m:r>
              <m:t>v</m:t>
            </m:r>
          </m:e>
          <m:lim>
            <m:r>
              <m:rPr>
                <m:sty m:val="p"/>
              </m:rPr>
              <m:t>∼</m:t>
            </m:r>
          </m:lim>
        </m:limLow>
        <m:r>
          <m:rPr>
            <m:sty m:val="p"/>
          </m:rPr>
          <m:t>=</m:t>
        </m:r>
        <m:r>
          <m:t>2</m:t>
        </m:r>
        <m:limLow>
          <m:e>
            <m:r>
              <m:t>v</m:t>
            </m:r>
          </m:e>
          <m:lim>
            <m:r>
              <m:rPr>
                <m:sty m:val="p"/>
              </m:rPr>
              <m:t>∼</m:t>
            </m:r>
          </m:lim>
        </m:limLow>
      </m:oMath>
      <w:del w:id="31329" w:author="PR Preview" w:date="2026-01-01T00:00:00Z">
        <w:r>
          <w:delText xml:space="preserve"> </w:delText>
        </w:r>
      </w:del>
      <w:del w:id="31330" w:author="PR Preview" w:date="2026-01-01T00:00:00Z">
        <w:r>
          <w:delText xml:space="preserve">reads</w:delText>
        </w:r>
      </w:del>
      <w:del w:id="31331" w:author="PR Preview" w:date="2026-01-01T00:00:00Z">
        <w:r>
          <w:delText xml:space="preserve"> </w:delText>
        </w:r>
      </w:del>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del w:id="31332" w:author="PR Preview" w:date="2026-01-01T00:00:00Z">
        <w:r>
          <w:delText xml:space="preserve">,</w:delText>
        </w:r>
      </w:del>
      <w:del w:id="31333" w:author="PR Preview" w:date="2026-01-01T00:00:00Z">
        <w:r>
          <w:delText xml:space="preserve"> </w:delText>
        </w:r>
      </w:del>
      <w:del w:id="31334" w:author="PR Preview" w:date="2026-01-01T00:00:00Z">
        <w:r>
          <w:delText xml:space="preserve">so</w:delText>
        </w:r>
      </w:del>
      <w:del w:id="31335" w:author="PR Preview" w:date="2026-01-01T00:00:00Z">
        <w:r>
          <w:delText xml:space="preserve"> </w:delText>
        </w:r>
      </w:del>
      <m:oMath>
        <m:sSub>
          <m:e>
            <m:r>
              <m:t>v</m:t>
            </m:r>
          </m:e>
          <m:sub>
            <m:r>
              <m:t>2</m:t>
            </m:r>
          </m:sub>
        </m:sSub>
        <m:r>
          <m:rPr>
            <m:sty m:val="p"/>
          </m:rPr>
          <m:t>=</m:t>
        </m:r>
        <m:r>
          <m:t>0</m:t>
        </m:r>
      </m:oMath>
      <w:del w:id="31336" w:author="PR Preview" w:date="2026-01-01T00:00:00Z">
        <w:r>
          <w:delText xml:space="preserve"> </w:delText>
        </w:r>
      </w:del>
      <w:del w:id="31337" w:author="PR Preview" w:date="2026-01-01T00:00:00Z">
        <w:r>
          <w:delText xml:space="preserve">and</w:delText>
        </w:r>
      </w:del>
      <w:del w:id="31338" w:author="PR Preview" w:date="2026-01-01T00:00:00Z">
        <w:r>
          <w:delText xml:space="preserve"> </w:delText>
        </w:r>
      </w:del>
      <m:oMath>
        <m:sSub>
          <m:e>
            <m:r>
              <m:t>v</m:t>
            </m:r>
          </m:e>
          <m:sub>
            <m:r>
              <m:t>1</m:t>
            </m:r>
          </m:sub>
        </m:sSub>
        <m:r>
          <m:rPr>
            <m:sty m:val="p"/>
          </m:rPr>
          <m:t>=</m:t>
        </m:r>
        <m:r>
          <m:t>0</m:t>
        </m:r>
      </m:oMath>
      <w:del w:id="31339" w:author="PR Preview" w:date="2026-01-01T00:00:00Z">
        <w:r>
          <w:delText xml:space="preserve">.</w:delText>
        </w:r>
      </w:del>
      <w:del w:id="31340" w:author="PR Preview" w:date="2026-01-01T00:00:00Z">
        <w:r>
          <w:delText xml:space="preserve"> </w:delText>
        </w:r>
      </w:del>
      <w:del w:id="31341" w:author="PR Preview" w:date="2026-01-01T00:00:00Z">
        <w:r>
          <w:delText xml:space="preserve">So</w:delText>
        </w:r>
      </w:del>
      <w:del w:id="31342" w:author="PR Preview" w:date="2026-01-01T00:00:00Z">
        <w:r>
          <w:delText xml:space="preserve"> </w:delText>
        </w:r>
      </w:del>
      <w:hyperlink w:anchor="def-eigenspace">
        <w:del w:id="31343" w:author="PR Preview" w:date="2026-01-01T00:00:00Z">
          <w:r>
            <w:rPr>
              <w:rStyle w:val="Hyperlink"/>
            </w:rPr>
            <w:delText xml:space="preserve">Definition 118</w:delText>
          </w:r>
        </w:del>
      </w:hyperlink>
      <w:del w:id="31344" w:author="PR Preview" w:date="2026-01-01T00:00:00Z">
        <w:r>
          <w:delText xml:space="preserve"> </w:delText>
        </w:r>
      </w:del>
      <w:del w:id="31345" w:author="PR Preview" w:date="2026-01-01T00:00:00Z">
        <w:r>
          <w:delText xml:space="preserve">does not apply to</w:delText>
        </w:r>
      </w:del>
      <w:del w:id="31346" w:author="PR Preview" w:date="2026-01-01T00:00:00Z">
        <w:r>
          <w:delText xml:space="preserve"> </w:delText>
        </w:r>
      </w:del>
      <m:oMath>
        <m:r>
          <m:t>2</m:t>
        </m:r>
      </m:oMath>
      <w:del w:id="31347" w:author="PR Preview" w:date="2026-01-01T00:00:00Z">
        <w:r>
          <w:delText xml:space="preserve">.</w:delText>
        </w:r>
      </w:del>
    </w:p>
    <w:p>
      <w:pPr>
        <w:pStyle w:val="BodyText"/>
      </w:pPr>
      <w:del w:id="31348" w:author="PR Preview" w:date="2026-01-01T00:00:00Z">
        <w:r>
          <w:rPr>
            <w:b/>
            <w:bCs/>
          </w:rPr>
          <w:delText xml:space="preserve">Theorem 108 (Eigenvalues are where</w:delText>
        </w:r>
      </w:del>
      <w:del w:id="31349" w:author="PR Preview" w:date="2026-01-01T00:00:00Z">
        <w:r>
          <w:rPr>
            <w:b/>
            <w:bCs/>
          </w:rPr>
          <w:delText xml:space="preserve"> </w:delText>
        </w:r>
      </w:del>
      <m:oMath>
        <m:r>
          <m:rPr>
            <m:sty m:val="bi"/>
          </m:rPr>
          <m:t>A</m:t>
        </m:r>
        <m:r>
          <m:rPr>
            <m:sty m:val="p"/>
          </m:rPr>
          <m:t>−</m:t>
        </m:r>
        <m:r>
          <m:t>λ</m:t>
        </m:r>
        <m:r>
          <m:rPr>
            <m:sty m:val="bi"/>
          </m:rPr>
          <m:t>I</m:t>
        </m:r>
      </m:oMath>
      <w:del w:id="31350" w:author="PR Preview" w:date="2026-01-01T00:00:00Z">
        <w:r>
          <w:rPr>
            <w:b/>
            <w:bCs/>
          </w:rPr>
          <w:delText xml:space="preserve"> </w:delText>
        </w:r>
      </w:del>
      <w:del w:id="31351" w:author="PR Preview" w:date="2026-01-01T00:00:00Z">
        <w:r>
          <w:rPr>
            <w:b/>
            <w:bCs/>
          </w:rPr>
          <w:delText xml:space="preserve">is singular)</w:delText>
        </w:r>
      </w:del>
      <w:del w:id="31352" w:author="PR Preview" w:date="2026-01-01T00:00:00Z">
        <w:r>
          <w:delText xml:space="preserve"> </w:delText>
        </w:r>
      </w:del>
      <w:del w:id="31353" w:author="PR Preview" w:date="2026-01-01T00:00:00Z">
        <w:r>
          <w:delText xml:space="preserve">Let</w:delText>
        </w:r>
      </w:del>
      <w:del w:id="31354" w:author="PR Preview" w:date="2026-01-01T00:00:00Z">
        <w:r>
          <w:delText xml:space="preserve"> </w:delText>
        </w:r>
      </w:del>
      <m:oMath>
        <m:r>
          <m:rPr>
            <m:sty m:val="bi"/>
          </m:rPr>
          <m:t>A</m:t>
        </m:r>
      </m:oMath>
      <w:del w:id="31355" w:author="PR Preview" w:date="2026-01-01T00:00:00Z">
        <w:r>
          <w:delText xml:space="preserve"> </w:delText>
        </w:r>
      </w:del>
      <w:del w:id="31356" w:author="PR Preview" w:date="2026-01-01T00:00:00Z">
        <w:r>
          <w:delText xml:space="preserve">be a</w:delText>
        </w:r>
      </w:del>
      <w:del w:id="31357" w:author="PR Preview" w:date="2026-01-01T00:00:00Z">
        <w:r>
          <w:delText xml:space="preserve"> </w:delText>
        </w:r>
      </w:del>
      <m:oMath>
        <m:r>
          <m:t>p</m:t>
        </m:r>
        <m:r>
          <m:rPr>
            <m:sty m:val="p"/>
          </m:rPr>
          <m:t>×</m:t>
        </m:r>
        <m:r>
          <m:t>p</m:t>
        </m:r>
      </m:oMath>
      <w:del w:id="31358" w:author="PR Preview" w:date="2026-01-01T00:00:00Z">
        <w:r>
          <w:delText xml:space="preserve"> </w:delText>
        </w:r>
      </w:del>
      <w:del w:id="31359" w:author="PR Preview" w:date="2026-01-01T00:00:00Z">
        <w:r>
          <w:delText xml:space="preserve">matrix and</w:delText>
        </w:r>
      </w:del>
      <w:del w:id="31360" w:author="PR Preview" w:date="2026-01-01T00:00:00Z">
        <w:r>
          <w:delText xml:space="preserve"> </w:delText>
        </w:r>
      </w:del>
      <m:oMath>
        <m:r>
          <m:t>λ</m:t>
        </m:r>
      </m:oMath>
      <w:del w:id="31361" w:author="PR Preview" w:date="2026-01-01T00:00:00Z">
        <w:r>
          <w:delText xml:space="preserve"> </w:delText>
        </w:r>
      </w:del>
      <w:del w:id="31362" w:author="PR Preview" w:date="2026-01-01T00:00:00Z">
        <w:r>
          <w:delText xml:space="preserve">a real number.</w:delText>
        </w:r>
      </w:del>
      <w:del w:id="31363" w:author="PR Preview" w:date="2026-01-01T00:00:00Z">
        <w:r>
          <w:delText xml:space="preserve"> </w:delText>
        </w:r>
      </w:del>
      <w:del w:id="31364" w:author="PR Preview" w:date="2026-01-01T00:00:00Z">
        <w:r>
          <w:delText xml:space="preserve">Then</w:delText>
        </w:r>
      </w:del>
      <w:del w:id="31365" w:author="PR Preview" w:date="2026-01-01T00:00:00Z">
        <w:r>
          <w:delText xml:space="preserve"> </w:delText>
        </w:r>
      </w:del>
      <m:oMath>
        <m:r>
          <m:t>λ</m:t>
        </m:r>
      </m:oMath>
      <w:del w:id="31366" w:author="PR Preview" w:date="2026-01-01T00:00:00Z">
        <w:r>
          <w:delText xml:space="preserve"> </w:delText>
        </w:r>
      </w:del>
      <w:del w:id="31367" w:author="PR Preview" w:date="2026-01-01T00:00:00Z">
        <w:r>
          <w:delText xml:space="preserve">is an eigenvalue of</w:delText>
        </w:r>
      </w:del>
      <w:del w:id="31368" w:author="PR Preview" w:date="2026-01-01T00:00:00Z">
        <w:r>
          <w:delText xml:space="preserve"> </w:delText>
        </w:r>
      </w:del>
      <m:oMath>
        <m:r>
          <m:rPr>
            <m:sty m:val="bi"/>
          </m:rPr>
          <m:t>A</m:t>
        </m:r>
      </m:oMath>
      <w:del w:id="31369" w:author="PR Preview" w:date="2026-01-01T00:00:00Z">
        <w:r>
          <w:delText xml:space="preserve"> </w:delText>
        </w:r>
      </w:del>
      <w:del w:id="31370" w:author="PR Preview" w:date="2026-01-01T00:00:00Z">
        <w:r>
          <w:delText xml:space="preserve">(</w:delText>
        </w:r>
      </w:del>
      <w:hyperlink w:anchor="def-eigenvalue">
        <w:del w:id="31371" w:author="PR Preview" w:date="2026-01-01T00:00:00Z">
          <w:r>
            <w:rPr>
              <w:rStyle w:val="Hyperlink"/>
            </w:rPr>
            <w:delText xml:space="preserve">Definition 95</w:delText>
          </w:r>
        </w:del>
      </w:hyperlink>
      <w:del w:id="31372" w:author="PR Preview" w:date="2026-01-01T00:00:00Z">
        <w:r>
          <w:delText xml:space="preserve">)</w:delText>
        </w:r>
      </w:del>
      <w:del w:id="31373" w:author="PR Preview" w:date="2026-01-01T00:00:00Z">
        <w:r>
          <w:delText xml:space="preserve"> </w:delText>
        </w:r>
      </w:del>
      <w:del w:id="31374" w:author="PR Preview" w:date="2026-01-01T00:00:00Z">
        <w:r>
          <w:delText xml:space="preserve">exactly when</w:delText>
        </w:r>
      </w:del>
      <w:del w:id="31375" w:author="PR Preview" w:date="2026-01-01T00:00:00Z">
        <w:r>
          <w:delText xml:space="preserve"> </w:delText>
        </w:r>
      </w:del>
      <m:oMath>
        <m:r>
          <m:rPr>
            <m:sty m:val="bi"/>
          </m:rPr>
          <m:t>A</m:t>
        </m:r>
        <m:r>
          <m:rPr>
            <m:sty m:val="p"/>
          </m:rPr>
          <m:t>−</m:t>
        </m:r>
        <m:r>
          <m:t>λ</m:t>
        </m:r>
        <m:r>
          <m:t> </m:t>
        </m:r>
        <m:sSub>
          <m:e>
            <m:r>
              <m:rPr>
                <m:sty m:val="bi"/>
              </m:rPr>
              <m:t>I</m:t>
            </m:r>
          </m:e>
          <m:sub>
            <m:r>
              <m:t>p</m:t>
            </m:r>
          </m:sub>
        </m:sSub>
      </m:oMath>
      <w:del w:id="31376" w:author="PR Preview" w:date="2026-01-01T00:00:00Z">
        <w:r>
          <w:delText xml:space="preserve"> </w:delText>
        </w:r>
      </w:del>
      <w:del w:id="31377" w:author="PR Preview" w:date="2026-01-01T00:00:00Z">
        <w:r>
          <w:delText xml:space="preserve">is singular (</w:delText>
        </w:r>
      </w:del>
      <w:hyperlink w:anchor="def-invertible-matrix">
        <w:del w:id="31378" w:author="PR Preview" w:date="2026-01-01T00:00:00Z">
          <w:r>
            <w:rPr>
              <w:rStyle w:val="Hyperlink"/>
            </w:rPr>
            <w:delText xml:space="preserve">Definition 85</w:delText>
          </w:r>
        </w:del>
      </w:hyperlink>
      <w:del w:id="31379" w:author="PR Preview" w:date="2026-01-01T00:00:00Z">
        <w:r>
          <w:delText xml:space="preserve">).</w:delText>
        </w:r>
      </w:del>
      <w:del w:id="31380" w:author="PR Preview" w:date="2026-01-01T00:00:00Z">
        <w:r>
          <w:delText xml:space="preserve"> </w:delText>
        </w:r>
      </w:del>
      <w:del w:id="31381" w:author="PR Preview" w:date="2026-01-01T00:00:00Z">
        <w:r>
          <w:delText xml:space="preserve">In particular,</w:delText>
        </w:r>
      </w:del>
      <w:del w:id="31382" w:author="PR Preview" w:date="2026-01-01T00:00:00Z">
        <w:r>
          <w:delText xml:space="preserve"> </w:delText>
        </w:r>
      </w:del>
      <m:oMath>
        <m:r>
          <m:rPr>
            <m:sty m:val="bi"/>
          </m:rPr>
          <m:t>A</m:t>
        </m:r>
      </m:oMath>
      <w:del w:id="31383" w:author="PR Preview" w:date="2026-01-01T00:00:00Z">
        <w:r>
          <w:delText xml:space="preserve"> </w:delText>
        </w:r>
      </w:del>
      <w:del w:id="31384" w:author="PR Preview" w:date="2026-01-01T00:00:00Z">
        <w:r>
          <w:delText xml:space="preserve">is singular exactly when</w:delText>
        </w:r>
      </w:del>
      <w:del w:id="31385" w:author="PR Preview" w:date="2026-01-01T00:00:00Z">
        <w:r>
          <w:delText xml:space="preserve"> </w:delText>
        </w:r>
      </w:del>
      <m:oMath>
        <m:r>
          <m:t>0</m:t>
        </m:r>
      </m:oMath>
      <w:del w:id="31386" w:author="PR Preview" w:date="2026-01-01T00:00:00Z">
        <w:r>
          <w:delText xml:space="preserve"> </w:delText>
        </w:r>
      </w:del>
      <w:del w:id="31387" w:author="PR Preview" w:date="2026-01-01T00:00:00Z">
        <w:r>
          <w:delText xml:space="preserve">is one of its eigenvalues;</w:delText>
        </w:r>
      </w:del>
      <w:del w:id="31388" w:author="PR Preview" w:date="2026-01-01T00:00:00Z">
        <w:r>
          <w:delText xml:space="preserve"> </w:delText>
        </w:r>
      </w:del>
      <w:del w:id="31389" w:author="PR Preview" w:date="2026-01-01T00:00:00Z">
        <w:r>
          <w:delText xml:space="preserve">and each eigenspace</w:delText>
        </w:r>
      </w:del>
      <w:del w:id="31390" w:author="PR Preview" w:date="2026-01-01T00:00:00Z">
        <w:r>
          <w:delText xml:space="preserve"> </w:delText>
        </w:r>
      </w:del>
      <m:oMath>
        <m:sSub>
          <m:e>
            <m:r>
              <m:rPr>
                <m:scr m:val="script"/>
                <m:sty m:val="p"/>
              </m:rPr>
              <m:t>E</m:t>
            </m:r>
          </m:e>
          <m:sub>
            <m:r>
              <m:t>λ</m:t>
            </m:r>
          </m:sub>
        </m:sSub>
      </m:oMath>
      <w:del w:id="31391" w:author="PR Preview" w:date="2026-01-01T00:00:00Z">
        <w:r>
          <w:delText xml:space="preserve"> </w:delText>
        </w:r>
      </w:del>
      <w:del w:id="31392" w:author="PR Preview" w:date="2026-01-01T00:00:00Z">
        <w:r>
          <w:delText xml:space="preserve">(</w:delText>
        </w:r>
      </w:del>
      <w:hyperlink w:anchor="def-eigenspace">
        <w:del w:id="31393" w:author="PR Preview" w:date="2026-01-01T00:00:00Z">
          <w:r>
            <w:rPr>
              <w:rStyle w:val="Hyperlink"/>
            </w:rPr>
            <w:delText xml:space="preserve">Definition 118</w:delText>
          </w:r>
        </w:del>
      </w:hyperlink>
      <w:del w:id="31394" w:author="PR Preview" w:date="2026-01-01T00:00:00Z">
        <w:r>
          <w:delText xml:space="preserve">) is a subspace of</w:delText>
        </w:r>
      </w:del>
      <w:del w:id="31395" w:author="PR Preview" w:date="2026-01-01T00:00:00Z">
        <w:r>
          <w:delText xml:space="preserve"> </w:delText>
        </w:r>
      </w:del>
      <m:oMath>
        <m:sSup>
          <m:e>
            <m:r>
              <m:rPr>
                <m:scr m:val="double-struck"/>
                <m:sty m:val="p"/>
              </m:rPr>
              <m:t>R</m:t>
            </m:r>
          </m:e>
          <m:sup>
            <m:r>
              <m:t>p</m:t>
            </m:r>
          </m:sup>
        </m:sSup>
      </m:oMath>
      <w:del w:id="31396" w:author="PR Preview" w:date="2026-01-01T00:00:00Z">
        <w:r>
          <w:delText xml:space="preserve"> </w:delText>
        </w:r>
      </w:del>
      <w:del w:id="31397" w:author="PR Preview" w:date="2026-01-01T00:00:00Z">
        <w:r>
          <w:delText xml:space="preserve">consisting of</w:delText>
        </w:r>
      </w:del>
      <w:del w:id="31398" w:author="PR Preview" w:date="2026-01-01T00:00:00Z">
        <w:r>
          <w:delText xml:space="preserve"> </w:delText>
        </w:r>
      </w:del>
      <m:oMath>
        <m:limLow>
          <m:e>
            <m:r>
              <m:t>0</m:t>
            </m:r>
          </m:e>
          <m:lim>
            <m:r>
              <m:rPr>
                <m:sty m:val="p"/>
              </m:rPr>
              <m:t>∼</m:t>
            </m:r>
          </m:lim>
        </m:limLow>
      </m:oMath>
      <w:del w:id="31399" w:author="PR Preview" w:date="2026-01-01T00:00:00Z">
        <w:r>
          <w:delText xml:space="preserve"> </w:delText>
        </w:r>
      </w:del>
      <w:del w:id="31400" w:author="PR Preview" w:date="2026-01-01T00:00:00Z">
        <w:r>
          <w:delText xml:space="preserve">and the eigenvectors for</w:delText>
        </w:r>
      </w:del>
      <w:del w:id="31401" w:author="PR Preview" w:date="2026-01-01T00:00:00Z">
        <w:r>
          <w:delText xml:space="preserve"> </w:delText>
        </w:r>
      </w:del>
      <m:oMath>
        <m:r>
          <m:t>λ</m:t>
        </m:r>
      </m:oMath>
      <w:del w:id="31402" w:author="PR Preview" w:date="2026-01-01T00:00:00Z">
        <w:r>
          <w:delText xml:space="preserve">.</w:delText>
        </w:r>
      </w:del>
    </w:p>
    <w:p>
      <w:pPr>
        <w:pStyle w:val="BodyText"/>
      </w:pPr>
      <w:del w:id="31403" w:author="PR Preview" w:date="2026-01-01T00:00:00Z">
        <w:r>
          <w:rPr>
            <w:i/>
            <w:iCs/>
          </w:rPr>
          <w:delText xml:space="preserve">Proof</w:delText>
        </w:r>
      </w:del>
      <w:del w:id="31404" w:author="PR Preview" w:date="2026-01-01T00:00:00Z">
        <w:r>
          <w:delText xml:space="preserve">. </w:delText>
        </w:r>
      </w:del>
      <w:del w:id="31405" w:author="PR Preview" w:date="2026-01-01T00:00:00Z">
        <w:r>
          <w:delText xml:space="preserve">For any</w:delText>
        </w:r>
      </w:del>
      <w:del w:id="31406" w:author="PR Preview" w:date="2026-01-01T00:00:00Z">
        <w:r>
          <w:delText xml:space="preserve"> </w:delText>
        </w:r>
      </w:del>
      <m:oMath>
        <m:limLow>
          <m:e>
            <m:r>
              <m:t>v</m:t>
            </m:r>
          </m:e>
          <m:lim>
            <m:r>
              <m:rPr>
                <m:sty m:val="p"/>
              </m:rPr>
              <m:t>∼</m:t>
            </m:r>
          </m:lim>
        </m:limLow>
        <m:r>
          <m:rPr>
            <m:sty m:val="p"/>
          </m:rPr>
          <m:t>∈</m:t>
        </m:r>
        <m:sSup>
          <m:e>
            <m:r>
              <m:rPr>
                <m:scr m:val="double-struck"/>
                <m:sty m:val="p"/>
              </m:rPr>
              <m:t>R</m:t>
            </m:r>
          </m:e>
          <m:sup>
            <m:r>
              <m:t>p</m:t>
            </m:r>
          </m:sup>
        </m:sSup>
      </m:oMath>
      <w:del w:id="31407" w:author="PR Preview" w:date="2026-01-01T00:00:00Z">
        <w:r>
          <w:delText xml:space="preserve">,</w:delText>
        </w:r>
      </w:del>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limLow>
                <m:e>
                  <m:r>
                    <m:t>v</m:t>
                  </m:r>
                </m:e>
                <m:lim>
                  <m:r>
                    <m:rPr>
                      <m:sty m:val="p"/>
                    </m:rPr>
                    <m:t>∼</m:t>
                  </m:r>
                </m:lim>
              </m:limLow>
              <m:r>
                <m:t>&amp;</m:t>
              </m:r>
              <m:r>
                <m:rPr>
                  <m:sty m:val="p"/>
                </m:rPr>
                <m:t>=</m:t>
              </m:r>
              <m:r>
                <m:rPr>
                  <m:sty m:val="bi"/>
                </m:rPr>
                <m:t>A</m:t>
              </m:r>
              <m:limLow>
                <m:e>
                  <m:r>
                    <m:t>v</m:t>
                  </m:r>
                </m:e>
                <m:lim>
                  <m:r>
                    <m:rPr>
                      <m:sty m:val="p"/>
                    </m:rPr>
                    <m:t>∼</m:t>
                  </m:r>
                </m:lim>
              </m:limLow>
              <m:r>
                <m:rPr>
                  <m:sty m:val="p"/>
                </m:rPr>
                <m:t>−</m:t>
              </m:r>
              <m:r>
                <m:rPr>
                  <m:sty m:val="p"/>
                </m:rPr>
                <m:t>(</m:t>
              </m:r>
              <m:r>
                <m:t>λ</m:t>
              </m:r>
              <m:r>
                <m:t> </m:t>
              </m:r>
              <m:sSub>
                <m:e>
                  <m:r>
                    <m:rPr>
                      <m:sty m:val="bi"/>
                    </m:rPr>
                    <m:t>I</m:t>
                  </m:r>
                </m:e>
                <m:sub>
                  <m:r>
                    <m:t>p</m:t>
                  </m:r>
                </m:sub>
              </m:sSub>
              <m:r>
                <m:rPr>
                  <m:sty m:val="p"/>
                </m:rPr>
                <m:t>)</m:t>
              </m:r>
              <m:r>
                <m:t> </m:t>
              </m:r>
              <m:limLow>
                <m:e>
                  <m:r>
                    <m:t>v</m:t>
                  </m:r>
                </m:e>
                <m:lim>
                  <m:r>
                    <m:rPr>
                      <m:sty m:val="p"/>
                    </m:rPr>
                    <m:t>∼</m:t>
                  </m:r>
                </m:lim>
              </m:limLow>
              <m:r>
                <m:t>&amp;</m:t>
              </m:r>
              <m:r>
                <m:t>&amp;</m:t>
              </m:r>
              <m:r>
                <m:rPr>
                  <m:nor/>
                  <m:sty m:val="p"/>
                </m:rPr>
                <m:t>(</m:t>
              </m:r>
              <m:r>
                <m:rPr>
                  <m:nor/>
                  <m:sty m:val="p"/>
                </m:rPr>
                <m:t>Theorem 93</m:t>
              </m:r>
              <m:r>
                <m:rPr>
                  <m:nor/>
                  <m:sty m:val="p"/>
                </m:rPr>
                <m:t>, the difference law)</m:t>
              </m:r>
            </m:e>
            <m:e>
              <m:r>
                <m:t>&amp;</m:t>
              </m:r>
              <m:r>
                <m:rPr>
                  <m:sty m:val="p"/>
                </m:rPr>
                <m:t>=</m:t>
              </m:r>
              <m:r>
                <m:rPr>
                  <m:sty m:val="bi"/>
                </m:rPr>
                <m:t>A</m:t>
              </m:r>
              <m:limLow>
                <m:e>
                  <m:r>
                    <m:t>v</m:t>
                  </m:r>
                </m:e>
                <m:lim>
                  <m:r>
                    <m:rPr>
                      <m:sty m:val="p"/>
                    </m:rPr>
                    <m:t>∼</m:t>
                  </m:r>
                </m:lim>
              </m:limLow>
              <m:r>
                <m:rPr>
                  <m:sty m:val="p"/>
                </m:rPr>
                <m:t>−</m:t>
              </m:r>
              <m:r>
                <m:t>λ</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limLow>
                <m:e>
                  <m:r>
                    <m:t>v</m:t>
                  </m:r>
                </m:e>
                <m:lim>
                  <m:r>
                    <m:rPr>
                      <m:sty m:val="p"/>
                    </m:rPr>
                    <m:t>∼</m:t>
                  </m:r>
                </m:lim>
              </m:limLow>
              <m:r>
                <m:rPr>
                  <m:sty m:val="p"/>
                </m:rPr>
                <m:t>−</m:t>
              </m:r>
              <m:r>
                <m:t>λ</m:t>
              </m:r>
              <m:limLow>
                <m:e>
                  <m:r>
                    <m:t>v</m:t>
                  </m:r>
                </m:e>
                <m:lim>
                  <m:r>
                    <m:rPr>
                      <m:sty m:val="p"/>
                    </m:rPr>
                    <m:t>∼</m:t>
                  </m:r>
                </m:lim>
              </m:limLow>
              <m:r>
                <m:rPr>
                  <m:sty m:val="p"/>
                </m:rPr>
                <m:t>,</m:t>
              </m:r>
              <m:r>
                <m:t>&amp;</m:t>
              </m:r>
              <m:r>
                <m:t>&amp;</m:t>
              </m:r>
              <m:r>
                <m:rPr>
                  <m:nor/>
                  <m:sty m:val="p"/>
                </m:rPr>
                <m:t>(</m:t>
              </m:r>
              <m:r>
                <m:rPr>
                  <m:nor/>
                  <m:sty m:val="p"/>
                </m:rPr>
                <m:t>Theorem 10</m:t>
              </m:r>
              <m:r>
                <m:rPr>
                  <m:nor/>
                  <m:sty m:val="p"/>
                </m:rPr>
                <m:t>)</m:t>
              </m:r>
            </m:e>
          </m:eqArr>
        </m:oMath>
      </m:oMathPara>
    </w:p>
    <w:p>
      <w:pPr>
        <w:pStyle w:val="FirstParagraph"/>
      </w:pPr>
      <w:del w:id="31408" w:author="PR Preview" w:date="2026-01-01T00:00:00Z">
        <w:r>
          <w:delText xml:space="preserve">so</w:delText>
        </w:r>
      </w:del>
      <w:del w:id="31409" w:author="PR Preview" w:date="2026-01-01T00:00:00Z">
        <w:r>
          <w:delText xml:space="preserve"> </w:delText>
        </w:r>
      </w:del>
      <m:oMath>
        <m:r>
          <m:rPr>
            <m:sty m:val="bi"/>
          </m:rPr>
          <m:t>A</m:t>
        </m:r>
        <m:limLow>
          <m:e>
            <m:r>
              <m:t>v</m:t>
            </m:r>
          </m:e>
          <m:lim>
            <m:r>
              <m:rPr>
                <m:sty m:val="p"/>
              </m:rPr>
              <m:t>∼</m:t>
            </m:r>
          </m:lim>
        </m:limLow>
        <m:r>
          <m:rPr>
            <m:sty m:val="p"/>
          </m:rPr>
          <m:t>=</m:t>
        </m:r>
        <m:r>
          <m:t>λ</m:t>
        </m:r>
        <m:limLow>
          <m:e>
            <m:r>
              <m:t>v</m:t>
            </m:r>
          </m:e>
          <m:lim>
            <m:r>
              <m:rPr>
                <m:sty m:val="p"/>
              </m:rPr>
              <m:t>∼</m:t>
            </m:r>
          </m:lim>
        </m:limLow>
      </m:oMath>
      <w:del w:id="31410" w:author="PR Preview" w:date="2026-01-01T00:00:00Z">
        <w:r>
          <w:delText xml:space="preserve"> </w:delText>
        </w:r>
      </w:del>
      <w:del w:id="31411" w:author="PR Preview" w:date="2026-01-01T00:00:00Z">
        <w:r>
          <w:delText xml:space="preserve">exactly when</w:delText>
        </w:r>
      </w:del>
      <w:del w:id="31412" w:author="PR Preview" w:date="2026-01-01T00:00:00Z">
        <w:r>
          <w:delText xml:space="preserve"> </w:delText>
        </w:r>
      </w:del>
      <m:oMath>
        <m:limLow>
          <m:e>
            <m:r>
              <m:t>v</m:t>
            </m:r>
          </m:e>
          <m:lim>
            <m:r>
              <m:rPr>
                <m:sty m:val="p"/>
              </m:rPr>
              <m:t>∼</m:t>
            </m:r>
          </m:lim>
        </m:limLow>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del w:id="31413" w:author="PR Preview" w:date="2026-01-01T00:00:00Z">
        <w:r>
          <w:delText xml:space="preserve">;</w:delText>
        </w:r>
      </w:del>
      <w:del w:id="31414" w:author="PR Preview" w:date="2026-01-01T00:00:00Z">
        <w:r>
          <w:delText xml:space="preserve"> </w:delText>
        </w:r>
      </w:del>
      <w:del w:id="31415" w:author="PR Preview" w:date="2026-01-01T00:00:00Z">
        <w:r>
          <w:delText xml:space="preserve">the nonzero such</w:delText>
        </w:r>
      </w:del>
      <w:del w:id="31416" w:author="PR Preview" w:date="2026-01-01T00:00:00Z">
        <w:r>
          <w:delText xml:space="preserve"> </w:delText>
        </w:r>
      </w:del>
      <m:oMath>
        <m:limLow>
          <m:e>
            <m:r>
              <m:t>v</m:t>
            </m:r>
          </m:e>
          <m:lim>
            <m:r>
              <m:rPr>
                <m:sty m:val="p"/>
              </m:rPr>
              <m:t>∼</m:t>
            </m:r>
          </m:lim>
        </m:limLow>
      </m:oMath>
      <w:del w:id="31417" w:author="PR Preview" w:date="2026-01-01T00:00:00Z">
        <w:r>
          <w:delText xml:space="preserve"> </w:delText>
        </w:r>
      </w:del>
      <w:del w:id="31418" w:author="PR Preview" w:date="2026-01-01T00:00:00Z">
        <w:r>
          <w:delText xml:space="preserve">are the eigenvectors for</w:delText>
        </w:r>
      </w:del>
      <w:del w:id="31419" w:author="PR Preview" w:date="2026-01-01T00:00:00Z">
        <w:r>
          <w:delText xml:space="preserve"> </w:delText>
        </w:r>
      </w:del>
      <m:oMath>
        <m:r>
          <m:t>λ</m:t>
        </m:r>
      </m:oMath>
      <w:del w:id="31420" w:author="PR Preview" w:date="2026-01-01T00:00:00Z">
        <w:r>
          <w:delText xml:space="preserve">.</w:delText>
        </w:r>
      </w:del>
      <w:del w:id="31421" w:author="PR Preview" w:date="2026-01-01T00:00:00Z">
        <w:r>
          <w:delText xml:space="preserve"> </w:delText>
        </w:r>
      </w:del>
      <w:del w:id="31422" w:author="PR Preview" w:date="2026-01-01T00:00:00Z">
        <w:r>
          <w:delText xml:space="preserve">So</w:delText>
        </w:r>
      </w:del>
      <w:del w:id="31423" w:author="PR Preview" w:date="2026-01-01T00:00:00Z">
        <w:r>
          <w:delText xml:space="preserve"> </w:delText>
        </w:r>
      </w:del>
      <m:oMath>
        <m:r>
          <m:t>λ</m:t>
        </m:r>
      </m:oMath>
      <w:del w:id="31424" w:author="PR Preview" w:date="2026-01-01T00:00:00Z">
        <w:r>
          <w:delText xml:space="preserve"> </w:delText>
        </w:r>
      </w:del>
      <w:del w:id="31425" w:author="PR Preview" w:date="2026-01-01T00:00:00Z">
        <w:r>
          <w:delText xml:space="preserve">is an eigenvalue exactly when that null space contains a nonzero vector,</w:delText>
        </w:r>
      </w:del>
      <w:del w:id="31426" w:author="PR Preview" w:date="2026-01-01T00:00:00Z">
        <w:r>
          <w:delText xml:space="preserve"> </w:delText>
        </w:r>
      </w:del>
      <w:del w:id="31427" w:author="PR Preview" w:date="2026-01-01T00:00:00Z">
        <w:r>
          <w:delText xml:space="preserve">which by</w:delText>
        </w:r>
      </w:del>
      <w:del w:id="31428" w:author="PR Preview" w:date="2026-01-01T00:00:00Z">
        <w:r>
          <w:delText xml:space="preserve"> </w:delText>
        </w:r>
      </w:del>
      <w:hyperlink w:anchor="thm-invertible-rank">
        <w:del w:id="31429" w:author="PR Preview" w:date="2026-01-01T00:00:00Z">
          <w:r>
            <w:rPr>
              <w:rStyle w:val="Hyperlink"/>
            </w:rPr>
            <w:delText xml:space="preserve">Theorem 107</w:delText>
          </w:r>
        </w:del>
      </w:hyperlink>
      <w:del w:id="31430" w:author="PR Preview" w:date="2026-01-01T00:00:00Z">
        <w:r>
          <w:delText xml:space="preserve"> </w:delText>
        </w:r>
      </w:del>
      <w:del w:id="31431" w:author="PR Preview" w:date="2026-01-01T00:00:00Z">
        <w:r>
          <w:delText xml:space="preserve">is exactly when</w:delText>
        </w:r>
      </w:del>
      <w:del w:id="31432" w:author="PR Preview" w:date="2026-01-01T00:00:00Z">
        <w:r>
          <w:delText xml:space="preserve"> </w:delText>
        </w:r>
      </w:del>
      <m:oMath>
        <m:r>
          <m:rPr>
            <m:sty m:val="bi"/>
          </m:rPr>
          <m:t>A</m:t>
        </m:r>
        <m:r>
          <m:rPr>
            <m:sty m:val="p"/>
          </m:rPr>
          <m:t>−</m:t>
        </m:r>
        <m:r>
          <m:t>λ</m:t>
        </m:r>
        <m:r>
          <m:t> </m:t>
        </m:r>
        <m:sSub>
          <m:e>
            <m:r>
              <m:rPr>
                <m:sty m:val="bi"/>
              </m:rPr>
              <m:t>I</m:t>
            </m:r>
          </m:e>
          <m:sub>
            <m:r>
              <m:t>p</m:t>
            </m:r>
          </m:sub>
        </m:sSub>
      </m:oMath>
      <w:del w:id="31433" w:author="PR Preview" w:date="2026-01-01T00:00:00Z">
        <w:r>
          <w:delText xml:space="preserve"> </w:delText>
        </w:r>
      </w:del>
      <w:del w:id="31434" w:author="PR Preview" w:date="2026-01-01T00:00:00Z">
        <w:r>
          <w:delText xml:space="preserve">is singular.</w:delText>
        </w:r>
      </w:del>
      <w:del w:id="31435" w:author="PR Preview" w:date="2026-01-01T00:00:00Z">
        <w:r>
          <w:delText xml:space="preserve"> </w:delText>
        </w:r>
      </w:del>
      <w:del w:id="31436" w:author="PR Preview" w:date="2026-01-01T00:00:00Z">
        <w:r>
          <w:delText xml:space="preserve">With</w:delText>
        </w:r>
      </w:del>
      <w:del w:id="31437" w:author="PR Preview" w:date="2026-01-01T00:00:00Z">
        <w:r>
          <w:delText xml:space="preserve"> </w:delText>
        </w:r>
      </w:del>
      <m:oMath>
        <m:r>
          <m:t>λ</m:t>
        </m:r>
        <m:r>
          <m:rPr>
            <m:sty m:val="p"/>
          </m:rPr>
          <m:t>=</m:t>
        </m:r>
        <m:r>
          <m:t>0</m:t>
        </m:r>
      </m:oMath>
      <w:del w:id="31438" w:author="PR Preview" w:date="2026-01-01T00:00:00Z">
        <w:r>
          <w:delText xml:space="preserve">,</w:delText>
        </w:r>
      </w:del>
      <w:del w:id="31439" w:author="PR Preview" w:date="2026-01-01T00:00:00Z">
        <w:r>
          <w:delText xml:space="preserve"> </w:delText>
        </w:r>
      </w:del>
      <m:oMath>
        <m:r>
          <m:rPr>
            <m:sty m:val="bi"/>
          </m:rPr>
          <m:t>A</m:t>
        </m:r>
        <m:r>
          <m:rPr>
            <m:sty m:val="p"/>
          </m:rPr>
          <m:t>−</m:t>
        </m:r>
        <m:r>
          <m:t>0</m:t>
        </m:r>
        <m:r>
          <m:t> </m:t>
        </m:r>
        <m:sSub>
          <m:e>
            <m:r>
              <m:rPr>
                <m:sty m:val="bi"/>
              </m:rPr>
              <m:t>I</m:t>
            </m:r>
          </m:e>
          <m:sub>
            <m:r>
              <m:t>p</m:t>
            </m:r>
          </m:sub>
        </m:sSub>
        <m:r>
          <m:rPr>
            <m:sty m:val="p"/>
          </m:rPr>
          <m:t>=</m:t>
        </m:r>
        <m:r>
          <m:rPr>
            <m:sty m:val="bi"/>
          </m:rPr>
          <m:t>A</m:t>
        </m:r>
      </m:oMath>
      <w:del w:id="31440" w:author="PR Preview" w:date="2026-01-01T00:00:00Z">
        <w:r>
          <w:delText xml:space="preserve">.</w:delText>
        </w:r>
      </w:del>
      <w:del w:id="31441" w:author="PR Preview" w:date="2026-01-01T00:00:00Z">
        <w:r>
          <w:delText xml:space="preserve"> </w:delText>
        </w:r>
      </w:del>
      <w:del w:id="31442" w:author="PR Preview" w:date="2026-01-01T00:00:00Z">
        <w:r>
          <w:delText xml:space="preserve">An eigenspace is a null space, so it is a subspace (</w:delText>
        </w:r>
      </w:del>
      <w:hyperlink w:anchor="thm-null-space-subspace">
        <w:del w:id="31443" w:author="PR Preview" w:date="2026-01-01T00:00:00Z">
          <w:r>
            <w:rPr>
              <w:rStyle w:val="Hyperlink"/>
            </w:rPr>
            <w:delText xml:space="preserve">Theorem 33</w:delText>
          </w:r>
        </w:del>
      </w:hyperlink>
      <w:del w:id="31444" w:author="PR Preview" w:date="2026-01-01T00:00:00Z">
        <w:r>
          <w:delText xml:space="preserve">).</w:delText>
        </w:r>
      </w:del>
    </w:p>
    <w:p>
      <w:pPr>
        <w:pStyle w:val="BodyText"/>
      </w:pPr>
      <w:del w:id="31445" w:author="PR Preview" w:date="2026-01-01T00:00:00Z">
        <w:r>
          <w:rPr>
            <w:b/>
            <w:bCs/>
          </w:rPr>
          <w:delText xml:space="preserve">Example 195 (Eigenvalues and singular matrices)</w:delText>
        </w:r>
      </w:del>
      <w:del w:id="31446" w:author="PR Preview" w:date="2026-01-01T00:00:00Z">
        <w:r>
          <w:delText xml:space="preserve"> </w:delText>
        </w:r>
      </w:del>
      <w:del w:id="31447" w:author="PR Preview" w:date="2026-01-01T00:00:00Z">
        <w:r>
          <w:delText xml:space="preserve">For</w:delText>
        </w:r>
      </w:del>
      <w:del w:id="31448"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31449" w:author="PR Preview" w:date="2026-01-01T00:00:00Z">
        <w:r>
          <w:delText xml:space="preserve">,</w:delText>
        </w:r>
      </w:del>
      <w:del w:id="31450" w:author="PR Preview" w:date="2026-01-01T00:00:00Z">
        <w:r>
          <w:delText xml:space="preserve"> </w:delText>
        </w:r>
      </w:del>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del w:id="31451" w:author="PR Preview" w:date="2026-01-01T00:00:00Z">
        <w:r>
          <w:delText xml:space="preserve"> </w:delText>
        </w:r>
      </w:del>
      <w:del w:id="31452" w:author="PR Preview" w:date="2026-01-01T00:00:00Z">
        <w:r>
          <w:delText xml:space="preserve">is singular</w:delText>
        </w:r>
      </w:del>
      <w:del w:id="31453" w:author="PR Preview" w:date="2026-01-01T00:00:00Z">
        <w:r>
          <w:delText xml:space="preserve"> </w:delText>
        </w:r>
      </w:del>
      <w:del w:id="31454" w:author="PR Preview" w:date="2026-01-01T00:00:00Z">
        <w:r>
          <w:delText xml:space="preserve">(its columns are negatives of each other, so its rank is</w:delText>
        </w:r>
      </w:del>
      <w:del w:id="31455" w:author="PR Preview" w:date="2026-01-01T00:00:00Z">
        <w:r>
          <w:delText xml:space="preserve"> </w:delText>
        </w:r>
      </w:del>
      <m:oMath>
        <m:r>
          <m:t>1</m:t>
        </m:r>
      </m:oMath>
      <w:del w:id="31456" w:author="PR Preview" w:date="2026-01-01T00:00:00Z">
        <w:r>
          <w:delText xml:space="preserve">),</w:delText>
        </w:r>
      </w:del>
      <w:del w:id="31457" w:author="PR Preview" w:date="2026-01-01T00:00:00Z">
        <w:r>
          <w:delText xml:space="preserve"> </w:delText>
        </w:r>
      </w:del>
      <w:del w:id="31458" w:author="PR Preview" w:date="2026-01-01T00:00:00Z">
        <w:r>
          <w:delText xml:space="preserve">matching the eigenvalue</w:delText>
        </w:r>
      </w:del>
      <w:del w:id="31459" w:author="PR Preview" w:date="2026-01-01T00:00:00Z">
        <w:r>
          <w:delText xml:space="preserve"> </w:delText>
        </w:r>
      </w:del>
      <m:oMath>
        <m:r>
          <m:t>3</m:t>
        </m:r>
      </m:oMath>
      <w:del w:id="31460" w:author="PR Preview" w:date="2026-01-01T00:00:00Z">
        <w:r>
          <w:delText xml:space="preserve"> </w:delText>
        </w:r>
      </w:del>
      <w:del w:id="31461" w:author="PR Preview" w:date="2026-01-01T00:00:00Z">
        <w:r>
          <w:delText xml:space="preserve">of</w:delText>
        </w:r>
      </w:del>
      <w:del w:id="31462" w:author="PR Preview" w:date="2026-01-01T00:00:00Z">
        <w:r>
          <w:delText xml:space="preserve"> </w:delText>
        </w:r>
      </w:del>
      <w:hyperlink w:anchor="exm-eigenvalue">
        <w:del w:id="31463" w:author="PR Preview" w:date="2026-01-01T00:00:00Z">
          <w:r>
            <w:rPr>
              <w:rStyle w:val="Hyperlink"/>
            </w:rPr>
            <w:delText xml:space="preserve">Example 144</w:delText>
          </w:r>
        </w:del>
      </w:hyperlink>
      <w:del w:id="31464" w:author="PR Preview" w:date="2026-01-01T00:00:00Z">
        <w:r>
          <w:delText xml:space="preserve">.</w:delText>
        </w:r>
      </w:del>
      <w:del w:id="31465" w:author="PR Preview" w:date="2026-01-01T00:00:00Z">
        <w:r>
          <w:delText xml:space="preserve"> </w:delText>
        </w:r>
      </w:del>
      <m:oMath>
        <m:r>
          <m:rPr>
            <m:sty m:val="bi"/>
          </m:rPr>
          <m:t>A</m:t>
        </m:r>
      </m:oMath>
      <w:del w:id="31466" w:author="PR Preview" w:date="2026-01-01T00:00:00Z">
        <w:r>
          <w:delText xml:space="preserve"> </w:delText>
        </w:r>
      </w:del>
      <w:del w:id="31467" w:author="PR Preview" w:date="2026-01-01T00:00:00Z">
        <w:r>
          <w:delText xml:space="preserve">itself has rank</w:delText>
        </w:r>
      </w:del>
      <w:del w:id="31468" w:author="PR Preview" w:date="2026-01-01T00:00:00Z">
        <w:r>
          <w:delText xml:space="preserve"> </w:delText>
        </w:r>
      </w:del>
      <m:oMath>
        <m:r>
          <m:t>2</m:t>
        </m:r>
      </m:oMath>
      <w:del w:id="31469" w:author="PR Preview" w:date="2026-01-01T00:00:00Z">
        <w:r>
          <w:delText xml:space="preserve">, since</w:delText>
        </w:r>
      </w:del>
      <w:del w:id="31470" w:author="PR Preview" w:date="2026-01-01T00:00:00Z">
        <w:r>
          <w:delText xml:space="preserve"> </w:delText>
        </w:r>
      </w:del>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del w:id="31471" w:author="PR Preview" w:date="2026-01-01T00:00:00Z">
        <w:r>
          <w:delText xml:space="preserve"> </w:delText>
        </w:r>
      </w:del>
      <w:del w:id="31472" w:author="PR Preview" w:date="2026-01-01T00:00:00Z">
        <w:r>
          <w:delText xml:space="preserve">is</w:delText>
        </w:r>
      </w:del>
      <w:del w:id="31473" w:author="PR Preview" w:date="2026-01-01T00:00:00Z">
        <w:r>
          <w:delText xml:space="preserve"> </w:delText>
        </w:r>
      </w:del>
      <m:oMath>
        <m:limLow>
          <m:e>
            <m:r>
              <m:t>0</m:t>
            </m:r>
          </m:e>
          <m:lim>
            <m:r>
              <m:rPr>
                <m:sty m:val="p"/>
              </m:rPr>
              <m:t>∼</m:t>
            </m:r>
          </m:lim>
        </m:limLow>
      </m:oMath>
      <w:del w:id="31474" w:author="PR Preview" w:date="2026-01-01T00:00:00Z">
        <w:r>
          <w:delText xml:space="preserve"> </w:delText>
        </w:r>
      </w:del>
      <w:del w:id="31475" w:author="PR Preview" w:date="2026-01-01T00:00:00Z">
        <w:r>
          <w:delText xml:space="preserve">only if</w:delText>
        </w:r>
      </w:del>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del w:id="31476" w:author="PR Preview" w:date="2026-01-01T00:00:00Z">
        <w:r>
          <w:delText xml:space="preserve">(subtract twice the second entry from the first:</w:delText>
        </w:r>
      </w:del>
      <w:del w:id="31477" w:author="PR Preview" w:date="2026-01-01T00:00:00Z">
        <w:r>
          <w:delText xml:space="preserve"> </w:delText>
        </w:r>
      </w:del>
      <m:oMath>
        <m:r>
          <m:rPr>
            <m:sty m:val="p"/>
          </m:rPr>
          <m:t>−</m:t>
        </m:r>
        <m:r>
          <m:t>3</m:t>
        </m:r>
        <m:sSub>
          <m:e>
            <m:r>
              <m:t>c</m:t>
            </m:r>
          </m:e>
          <m:sub>
            <m:r>
              <m:t>2</m:t>
            </m:r>
          </m:sub>
        </m:sSub>
        <m:r>
          <m:rPr>
            <m:sty m:val="p"/>
          </m:rPr>
          <m:t>=</m:t>
        </m:r>
        <m:r>
          <m:t>0</m:t>
        </m:r>
      </m:oMath>
      <w:del w:id="31478" w:author="PR Preview" w:date="2026-01-01T00:00:00Z">
        <w:r>
          <w:delText xml:space="preserve">, and then the second entry gives</w:delText>
        </w:r>
      </w:del>
      <w:del w:id="31479" w:author="PR Preview" w:date="2026-01-01T00:00:00Z">
        <w:r>
          <w:delText xml:space="preserve"> </w:delText>
        </w:r>
      </w:del>
      <m:oMath>
        <m:sSub>
          <m:e>
            <m:r>
              <m:t>c</m:t>
            </m:r>
          </m:e>
          <m:sub>
            <m:r>
              <m:t>1</m:t>
            </m:r>
          </m:sub>
        </m:sSub>
        <m:r>
          <m:rPr>
            <m:sty m:val="p"/>
          </m:rPr>
          <m:t>=</m:t>
        </m:r>
        <m:r>
          <m:t>0</m:t>
        </m:r>
      </m:oMath>
      <w:del w:id="31480" w:author="PR Preview" w:date="2026-01-01T00:00:00Z">
        <w:r>
          <w:delText xml:space="preserve">);</w:delText>
        </w:r>
      </w:del>
      <w:del w:id="31481" w:author="PR Preview" w:date="2026-01-01T00:00:00Z">
        <w:r>
          <w:delText xml:space="preserve"> </w:delText>
        </w:r>
      </w:del>
      <w:del w:id="31482" w:author="PR Preview" w:date="2026-01-01T00:00:00Z">
        <w:r>
          <w:delText xml:space="preserve">so it is invertible (</w:delText>
        </w:r>
      </w:del>
      <w:hyperlink w:anchor="thm-invertible-rank">
        <w:del w:id="31483" w:author="PR Preview" w:date="2026-01-01T00:00:00Z">
          <w:r>
            <w:rPr>
              <w:rStyle w:val="Hyperlink"/>
            </w:rPr>
            <w:delText xml:space="preserve">Theorem 107</w:delText>
          </w:r>
        </w:del>
      </w:hyperlink>
      <w:del w:id="31484" w:author="PR Preview" w:date="2026-01-01T00:00:00Z">
        <w:r>
          <w:delText xml:space="preserve">),</w:delText>
        </w:r>
      </w:del>
      <w:del w:id="31485" w:author="PR Preview" w:date="2026-01-01T00:00:00Z">
        <w:r>
          <w:delText xml:space="preserve"> </w:delText>
        </w:r>
      </w:del>
      <w:del w:id="31486" w:author="PR Preview" w:date="2026-01-01T00:00:00Z">
        <w:r>
          <w:delText xml:space="preserve">and</w:delText>
        </w:r>
      </w:del>
      <w:del w:id="31487" w:author="PR Preview" w:date="2026-01-01T00:00:00Z">
        <w:r>
          <w:delText xml:space="preserve"> </w:delText>
        </w:r>
      </w:del>
      <m:oMath>
        <m:r>
          <m:t>0</m:t>
        </m:r>
      </m:oMath>
      <w:del w:id="31488" w:author="PR Preview" w:date="2026-01-01T00:00:00Z">
        <w:r>
          <w:delText xml:space="preserve"> </w:delText>
        </w:r>
      </w:del>
      <w:del w:id="31489" w:author="PR Preview" w:date="2026-01-01T00:00:00Z">
        <w:r>
          <w:delText xml:space="preserve">is not an eigenvalue.</w:delText>
        </w:r>
      </w:del>
      <w:del w:id="31490" w:author="PR Preview" w:date="2026-01-01T00:00:00Z">
        <w:r>
          <w:delText xml:space="preserve"> </w:delText>
        </w:r>
      </w:del>
      <w:del w:id="31491" w:author="PR Preview" w:date="2026-01-01T00:00:00Z">
        <w:r>
          <w:delText xml:space="preserve">The singular matrix</w:delText>
        </w:r>
      </w:del>
      <w:del w:id="31492"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31493" w:author="PR Preview" w:date="2026-01-01T00:00:00Z">
        <w:r>
          <w:delText xml:space="preserve"> </w:delText>
        </w:r>
      </w:del>
      <w:del w:id="31494" w:author="PR Preview" w:date="2026-01-01T00:00:00Z">
        <w:r>
          <w:delText xml:space="preserve">has eigenvalue</w:delText>
        </w:r>
      </w:del>
      <w:del w:id="31495" w:author="PR Preview" w:date="2026-01-01T00:00:00Z">
        <w:r>
          <w:delText xml:space="preserve"> </w:delText>
        </w:r>
      </w:del>
      <m:oMath>
        <m:r>
          <m:t>0</m:t>
        </m:r>
      </m:oMath>
      <w:del w:id="31496" w:author="PR Preview" w:date="2026-01-01T00:00:00Z">
        <w:r>
          <w:delText xml:space="preserve">,</w:delText>
        </w:r>
      </w:del>
      <w:del w:id="31497" w:author="PR Preview" w:date="2026-01-01T00:00:00Z">
        <w:r>
          <w:delText xml:space="preserve"> </w:delText>
        </w:r>
      </w:del>
      <w:del w:id="31498" w:author="PR Preview" w:date="2026-01-01T00:00:00Z">
        <w:r>
          <w:delText xml:space="preserve">with eigenvector</w:delText>
        </w:r>
      </w:del>
      <w:del w:id="31499" w:author="PR Preview" w:date="2026-01-01T00:00:00Z">
        <w:r>
          <w:delText xml:space="preserve"> </w:delText>
        </w:r>
      </w:del>
      <m:oMath>
        <m:r>
          <m:rPr>
            <m:sty m:val="p"/>
          </m:rPr>
          <m:t>(</m:t>
        </m:r>
        <m:r>
          <m:t>1</m:t>
        </m:r>
        <m:r>
          <m:rPr>
            <m:sty m:val="p"/>
          </m:rPr>
          <m:t>,</m:t>
        </m:r>
        <m:r>
          <m:rPr>
            <m:sty m:val="p"/>
          </m:rPr>
          <m:t>−</m:t>
        </m:r>
        <m:r>
          <m:t>1</m:t>
        </m:r>
        <m:r>
          <m:rPr>
            <m:sty m:val="p"/>
          </m:rPr>
          <m:t>)</m:t>
        </m:r>
      </m:oMath>
      <w:del w:id="31500" w:author="PR Preview" w:date="2026-01-01T00:00:00Z">
        <w:r>
          <w:delText xml:space="preserve">.</w:delText>
        </w:r>
      </w:del>
    </w:p>
    <w:p>
      <w:pPr>
        <w:pStyle w:val="BodyText"/>
      </w:pPr>
      <w:del w:id="31501" w:author="PR Preview" w:date="2026-01-01T00:00:00Z">
        <w:r>
          <w:rPr>
            <w:b/>
            <w:bCs/>
          </w:rPr>
          <w:delText xml:space="preserve">Theorem 109 (Eigenvalues of shifts and powers)</w:delText>
        </w:r>
      </w:del>
      <w:del w:id="31502" w:author="PR Preview" w:date="2026-01-01T00:00:00Z">
        <w:r>
          <w:delText xml:space="preserve"> </w:delText>
        </w:r>
      </w:del>
      <w:del w:id="31503" w:author="PR Preview" w:date="2026-01-01T00:00:00Z">
        <w:r>
          <w:delText xml:space="preserve">Let</w:delText>
        </w:r>
      </w:del>
      <w:del w:id="31504" w:author="PR Preview" w:date="2026-01-01T00:00:00Z">
        <w:r>
          <w:delText xml:space="preserve"> </w:delText>
        </w:r>
      </w:del>
      <m:oMath>
        <m:limLow>
          <m:e>
            <m:r>
              <m:t>v</m:t>
            </m:r>
          </m:e>
          <m:lim>
            <m:r>
              <m:rPr>
                <m:sty m:val="p"/>
              </m:rPr>
              <m:t>∼</m:t>
            </m:r>
          </m:lim>
        </m:limLow>
      </m:oMath>
      <w:del w:id="31505" w:author="PR Preview" w:date="2026-01-01T00:00:00Z">
        <w:r>
          <w:delText xml:space="preserve"> </w:delText>
        </w:r>
      </w:del>
      <w:del w:id="31506" w:author="PR Preview" w:date="2026-01-01T00:00:00Z">
        <w:r>
          <w:delText xml:space="preserve">be an eigenvector of a</w:delText>
        </w:r>
      </w:del>
      <w:del w:id="31507" w:author="PR Preview" w:date="2026-01-01T00:00:00Z">
        <w:r>
          <w:delText xml:space="preserve"> </w:delText>
        </w:r>
      </w:del>
      <m:oMath>
        <m:r>
          <m:t>p</m:t>
        </m:r>
        <m:r>
          <m:rPr>
            <m:sty m:val="p"/>
          </m:rPr>
          <m:t>×</m:t>
        </m:r>
        <m:r>
          <m:t>p</m:t>
        </m:r>
      </m:oMath>
      <w:del w:id="31508" w:author="PR Preview" w:date="2026-01-01T00:00:00Z">
        <w:r>
          <w:delText xml:space="preserve"> </w:delText>
        </w:r>
      </w:del>
      <w:del w:id="31509" w:author="PR Preview" w:date="2026-01-01T00:00:00Z">
        <w:r>
          <w:delText xml:space="preserve">matrix</w:delText>
        </w:r>
      </w:del>
      <w:del w:id="31510" w:author="PR Preview" w:date="2026-01-01T00:00:00Z">
        <w:r>
          <w:delText xml:space="preserve"> </w:delText>
        </w:r>
      </w:del>
      <m:oMath>
        <m:r>
          <m:rPr>
            <m:sty m:val="bi"/>
          </m:rPr>
          <m:t>A</m:t>
        </m:r>
      </m:oMath>
      <w:del w:id="31511" w:author="PR Preview" w:date="2026-01-01T00:00:00Z">
        <w:r>
          <w:delText xml:space="preserve"> </w:delText>
        </w:r>
      </w:del>
      <w:del w:id="31512" w:author="PR Preview" w:date="2026-01-01T00:00:00Z">
        <w:r>
          <w:delText xml:space="preserve">for the eigenvalue</w:delText>
        </w:r>
      </w:del>
      <w:del w:id="31513" w:author="PR Preview" w:date="2026-01-01T00:00:00Z">
        <w:r>
          <w:delText xml:space="preserve"> </w:delText>
        </w:r>
      </w:del>
      <m:oMath>
        <m:r>
          <m:t>λ</m:t>
        </m:r>
      </m:oMath>
      <w:del w:id="31514" w:author="PR Preview" w:date="2026-01-01T00:00:00Z">
        <w:r>
          <w:delText xml:space="preserve"> </w:delText>
        </w:r>
      </w:del>
      <w:del w:id="31515" w:author="PR Preview" w:date="2026-01-01T00:00:00Z">
        <w:r>
          <w:delText xml:space="preserve">(</w:delText>
        </w:r>
      </w:del>
      <w:hyperlink w:anchor="def-eigenvalue">
        <w:del w:id="31516" w:author="PR Preview" w:date="2026-01-01T00:00:00Z">
          <w:r>
            <w:rPr>
              <w:rStyle w:val="Hyperlink"/>
            </w:rPr>
            <w:delText xml:space="preserve">Definition 95</w:delText>
          </w:r>
        </w:del>
      </w:hyperlink>
      <w:del w:id="31517" w:author="PR Preview" w:date="2026-01-01T00:00:00Z">
        <w:r>
          <w:delText xml:space="preserve">). Then</w:delText>
        </w:r>
      </w:del>
    </w:p>
    <w:p>
      <w:pPr>
        <w:pStyle w:val="Compact"/>
        <w:numPr>
          <w:ilvl w:val="0"/>
          <w:numId w:val="1097"/>
        </w:numPr>
      </w:pPr>
      <m:oMath>
        <m:limLow>
          <m:e>
            <m:r>
              <m:t>v</m:t>
            </m:r>
          </m:e>
          <m:lim>
            <m:r>
              <m:rPr>
                <m:sty m:val="p"/>
              </m:rPr>
              <m:t>∼</m:t>
            </m:r>
          </m:lim>
        </m:limLow>
      </m:oMath>
      <w:del w:id="31518" w:author="PR Preview" w:date="2026-01-01T00:00:00Z">
        <w:r>
          <w:delText xml:space="preserve"> </w:delText>
        </w:r>
      </w:del>
      <w:del w:id="31519" w:author="PR Preview" w:date="2026-01-01T00:00:00Z">
        <w:r>
          <w:delText xml:space="preserve">is an eigenvector of</w:delText>
        </w:r>
      </w:del>
      <w:del w:id="31520" w:author="PR Preview" w:date="2026-01-01T00:00:00Z">
        <w:r>
          <w:delText xml:space="preserve"> </w:delText>
        </w:r>
      </w:del>
      <m:oMath>
        <m:r>
          <m:rPr>
            <m:sty m:val="bi"/>
          </m:rPr>
          <m:t>A</m:t>
        </m:r>
        <m:r>
          <m:rPr>
            <m:sty m:val="p"/>
          </m:rPr>
          <m:t>+</m:t>
        </m:r>
        <m:r>
          <m:t>s</m:t>
        </m:r>
        <m:r>
          <m:t> </m:t>
        </m:r>
        <m:sSub>
          <m:e>
            <m:r>
              <m:rPr>
                <m:sty m:val="bi"/>
              </m:rPr>
              <m:t>I</m:t>
            </m:r>
          </m:e>
          <m:sub>
            <m:r>
              <m:t>p</m:t>
            </m:r>
          </m:sub>
        </m:sSub>
      </m:oMath>
      <w:del w:id="31521" w:author="PR Preview" w:date="2026-01-01T00:00:00Z">
        <w:r>
          <w:delText xml:space="preserve"> </w:delText>
        </w:r>
      </w:del>
      <w:del w:id="31522" w:author="PR Preview" w:date="2026-01-01T00:00:00Z">
        <w:r>
          <w:delText xml:space="preserve">for</w:delText>
        </w:r>
      </w:del>
      <w:del w:id="31523" w:author="PR Preview" w:date="2026-01-01T00:00:00Z">
        <w:r>
          <w:delText xml:space="preserve"> </w:delText>
        </w:r>
      </w:del>
      <m:oMath>
        <m:r>
          <m:t>λ</m:t>
        </m:r>
        <m:r>
          <m:rPr>
            <m:sty m:val="p"/>
          </m:rPr>
          <m:t>+</m:t>
        </m:r>
        <m:r>
          <m:t>s</m:t>
        </m:r>
      </m:oMath>
      <w:del w:id="31524" w:author="PR Preview" w:date="2026-01-01T00:00:00Z">
        <w:r>
          <w:delText xml:space="preserve">, for every number</w:delText>
        </w:r>
      </w:del>
      <w:del w:id="31525" w:author="PR Preview" w:date="2026-01-01T00:00:00Z">
        <w:r>
          <w:delText xml:space="preserve"> </w:delText>
        </w:r>
      </w:del>
      <m:oMath>
        <m:r>
          <m:t>s</m:t>
        </m:r>
      </m:oMath>
      <w:del w:id="31526" w:author="PR Preview" w:date="2026-01-01T00:00:00Z">
        <w:r>
          <w:delText xml:space="preserve">;</w:delText>
        </w:r>
      </w:del>
    </w:p>
    <w:p>
      <w:pPr>
        <w:pStyle w:val="Compact"/>
        <w:numPr>
          <w:ilvl w:val="0"/>
          <w:numId w:val="1097"/>
        </w:numPr>
      </w:pPr>
      <m:oMath>
        <m:limLow>
          <m:e>
            <m:r>
              <m:t>v</m:t>
            </m:r>
          </m:e>
          <m:lim>
            <m:r>
              <m:rPr>
                <m:sty m:val="p"/>
              </m:rPr>
              <m:t>∼</m:t>
            </m:r>
          </m:lim>
        </m:limLow>
      </m:oMath>
      <w:del w:id="31527" w:author="PR Preview" w:date="2026-01-01T00:00:00Z">
        <w:r>
          <w:delText xml:space="preserve"> </w:delText>
        </w:r>
      </w:del>
      <w:del w:id="31528" w:author="PR Preview" w:date="2026-01-01T00:00:00Z">
        <w:r>
          <w:delText xml:space="preserve">is an eigenvector of</w:delText>
        </w:r>
      </w:del>
      <w:del w:id="31529" w:author="PR Preview" w:date="2026-01-01T00:00:00Z">
        <w:r>
          <w:delText xml:space="preserve"> </w:delText>
        </w:r>
      </w:del>
      <m:oMath>
        <m:sSup>
          <m:e>
            <m:r>
              <m:rPr>
                <m:sty m:val="bi"/>
              </m:rPr>
              <m:t>A</m:t>
            </m:r>
          </m:e>
          <m:sup>
            <m:r>
              <m:t>k</m:t>
            </m:r>
          </m:sup>
        </m:sSup>
      </m:oMath>
      <w:del w:id="31530" w:author="PR Preview" w:date="2026-01-01T00:00:00Z">
        <w:r>
          <w:delText xml:space="preserve"> </w:delText>
        </w:r>
      </w:del>
      <w:del w:id="31531" w:author="PR Preview" w:date="2026-01-01T00:00:00Z">
        <w:r>
          <w:delText xml:space="preserve">(</w:delText>
        </w:r>
      </w:del>
      <w:hyperlink w:anchor="def-matrix-power">
        <w:del w:id="31532" w:author="PR Preview" w:date="2026-01-01T00:00:00Z">
          <w:r>
            <w:rPr>
              <w:rStyle w:val="Hyperlink"/>
            </w:rPr>
            <w:delText xml:space="preserve">Definition 81</w:delText>
          </w:r>
        </w:del>
      </w:hyperlink>
      <w:del w:id="31533" w:author="PR Preview" w:date="2026-01-01T00:00:00Z">
        <w:r>
          <w:delText xml:space="preserve">) for</w:delText>
        </w:r>
      </w:del>
      <w:del w:id="31534" w:author="PR Preview" w:date="2026-01-01T00:00:00Z">
        <w:r>
          <w:delText xml:space="preserve"> </w:delText>
        </w:r>
      </w:del>
      <m:oMath>
        <m:sSup>
          <m:e>
            <m:r>
              <m:t>λ</m:t>
            </m:r>
          </m:e>
          <m:sup>
            <m:r>
              <m:t>k</m:t>
            </m:r>
          </m:sup>
        </m:sSup>
      </m:oMath>
      <w:del w:id="31535" w:author="PR Preview" w:date="2026-01-01T00:00:00Z">
        <w:r>
          <w:delText xml:space="preserve">,</w:delText>
        </w:r>
      </w:del>
      <w:del w:id="31536" w:author="PR Preview" w:date="2026-01-01T00:00:00Z">
        <w:r>
          <w:delText xml:space="preserve"> </w:delText>
        </w:r>
      </w:del>
      <w:del w:id="31537" w:author="PR Preview" w:date="2026-01-01T00:00:00Z">
        <w:r>
          <w:delText xml:space="preserve">for every positive integer</w:delText>
        </w:r>
      </w:del>
      <w:del w:id="31538" w:author="PR Preview" w:date="2026-01-01T00:00:00Z">
        <w:r>
          <w:delText xml:space="preserve"> </w:delText>
        </w:r>
      </w:del>
      <m:oMath>
        <m:r>
          <m:t>k</m:t>
        </m:r>
      </m:oMath>
      <w:del w:id="31539" w:author="PR Preview" w:date="2026-01-01T00:00:00Z">
        <w:r>
          <w:delText xml:space="preserve">.</w:delText>
        </w:r>
      </w:del>
    </w:p>
    <w:p>
      <w:pPr>
        <w:pStyle w:val="FirstParagraph"/>
      </w:pPr>
      <w:ins w:id="31540" w:author="PR Preview" w:date="2026-01-01T00:00:00Z">
        <w:r>
          <w:rPr>
            <w:b/>
            <w:bCs/>
          </w:rPr>
          <w:t xml:space="preserve">Example 196 (A number that is not an eigenvalue has no eigenspace)</w:t>
        </w:r>
      </w:ins>
      <w:ins w:id="31541" w:author="PR Preview" w:date="2026-01-01T00:00:00Z">
        <w:r>
          <w:t xml:space="preserve"> </w:t>
        </w:r>
      </w:ins>
      <w:ins w:id="31542" w:author="PR Preview" w:date="2026-01-01T00:00:00Z">
        <w:r>
          <w:t xml:space="preserve">For</w:t>
        </w:r>
      </w:ins>
      <w:ins w:id="31543"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31544" w:author="PR Preview" w:date="2026-01-01T00:00:00Z">
        <w:r>
          <w:t xml:space="preserve"> </w:t>
        </w:r>
      </w:ins>
      <w:ins w:id="31545" w:author="PR Preview" w:date="2026-01-01T00:00:00Z">
        <w:r>
          <w:t xml:space="preserve">and</w:t>
        </w:r>
      </w:ins>
      <w:ins w:id="31546" w:author="PR Preview" w:date="2026-01-01T00:00:00Z">
        <w:r>
          <w:t xml:space="preserve"> </w:t>
        </w:r>
      </w:ins>
      <m:oMath>
        <m:r>
          <m:t>λ</m:t>
        </m:r>
        <m:r>
          <m:rPr>
            <m:sty m:val="p"/>
          </m:rPr>
          <m:t>=</m:t>
        </m:r>
        <m:r>
          <m:t>2</m:t>
        </m:r>
      </m:oMath>
      <w:ins w:id="31547" w:author="PR Preview" w:date="2026-01-01T00:00:00Z">
        <w:r>
          <w:t xml:space="preserve">,</w:t>
        </w:r>
      </w:ins>
      <w:ins w:id="31548" w:author="PR Preview" w:date="2026-01-01T00:00:00Z">
        <w:r>
          <w:t xml:space="preserve"> </w:t>
        </w:r>
      </w:ins>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ins w:id="31549" w:author="PR Preview" w:date="2026-01-01T00:00:00Z">
        <w:r>
          <w:t xml:space="preserve"> </w:t>
        </w:r>
      </w:ins>
      <w:ins w:id="31550" w:author="PR Preview" w:date="2026-01-01T00:00:00Z">
        <w:r>
          <w:t xml:space="preserve">sends</w:t>
        </w:r>
      </w:ins>
      <w:ins w:id="31551" w:author="PR Preview" w:date="2026-01-01T00:00:00Z">
        <w:r>
          <w:t xml:space="preserve"> </w:t>
        </w:r>
      </w:ins>
      <w:ins w:id="31552" w:author="PR Preview" w:date="2026-01-01T00:00:00Z">
        <w:r>
          <w:t xml:space="preserve">$\mathord{\smash[b]{\underset{\raise.3ex\hbox{$\scriptstyle\sim$}}{v}}\vphantom{v}}$</w:t>
        </w:r>
      </w:ins>
      <w:ins w:id="31553" w:author="PR Preview" w:date="2026-01-01T00:00:00Z">
        <w:r>
          <w:t xml:space="preserve"> </w:t>
        </w:r>
      </w:ins>
      <w:ins w:id="31554" w:author="PR Preview" w:date="2026-01-01T00:00:00Z">
        <w:r>
          <w:t xml:space="preserve">to</w:t>
        </w:r>
      </w:ins>
      <w:ins w:id="31555" w:author="PR Preview" w:date="2026-01-01T00:00:00Z">
        <w:r>
          <w:t xml:space="preserve"> </w:t>
        </w:r>
      </w:ins>
      <m:oMath>
        <m:r>
          <m:rPr>
            <m:sty m:val="p"/>
          </m:rPr>
          <m:t>(</m:t>
        </m:r>
        <m:sSub>
          <m:e>
            <m:r>
              <m:t>v</m:t>
            </m:r>
          </m:e>
          <m:sub>
            <m:r>
              <m:t>2</m:t>
            </m:r>
          </m:sub>
        </m:sSub>
        <m:r>
          <m:rPr>
            <m:sty m:val="p"/>
          </m:rPr>
          <m:t>,</m:t>
        </m:r>
        <m:sSub>
          <m:e>
            <m:r>
              <m:t>v</m:t>
            </m:r>
          </m:e>
          <m:sub>
            <m:r>
              <m:t>1</m:t>
            </m:r>
          </m:sub>
        </m:sSub>
        <m:r>
          <m:rPr>
            <m:sty m:val="p"/>
          </m:rPr>
          <m:t>)</m:t>
        </m:r>
      </m:oMath>
      <w:ins w:id="31556" w:author="PR Preview" w:date="2026-01-01T00:00:00Z">
        <w:r>
          <w:t xml:space="preserve">, which is</w:t>
        </w:r>
      </w:ins>
      <w:ins w:id="31557" w:author="PR Preview" w:date="2026-01-01T00:00:00Z">
        <w:r>
          <w:t xml:space="preserve"> </w:t>
        </w:r>
      </w:ins>
      <w:ins w:id="31558" w:author="PR Preview" w:date="2026-01-01T00:00:00Z">
        <w:r>
          <w:t xml:space="preserve">$\mathord{\smash[b]{\underset{\raise.3ex\hbox{$\scriptstyle\sim$}}{0}}\vphantom{0}}$</w:t>
        </w:r>
      </w:ins>
      <w:ins w:id="31559" w:author="PR Preview" w:date="2026-01-01T00:00:00Z">
        <w:r>
          <w:t xml:space="preserve"> </w:t>
        </w:r>
      </w:ins>
      <w:ins w:id="31560" w:author="PR Preview" w:date="2026-01-01T00:00:00Z">
        <w:r>
          <w:t xml:space="preserve">only for</w:t>
        </w:r>
      </w:ins>
      <w:ins w:id="31561" w:author="PR Preview" w:date="2026-01-01T00:00:00Z">
        <w:r>
          <w:t xml:space="preserve"> </w:t>
        </w:r>
      </w:ins>
      <w:ins w:id="31562" w:author="PR Preview" w:date="2026-01-01T00:00:00Z">
        <w:r>
          <w:t xml:space="preserve">$\mathord{\smash[b]{\underset{\raise.3ex\hbox{$\scriptstyle\sim$}}{v}}\vphantom{v}} = \mathord{\smash[b]{\underset{\raise.3ex\hbox{$\scriptstyle\sim$}}{0}}\vphantom{0}}$</w:t>
        </w:r>
      </w:ins>
      <w:ins w:id="31563" w:author="PR Preview" w:date="2026-01-01T00:00:00Z">
        <w:r>
          <w:t xml:space="preserve">,</w:t>
        </w:r>
      </w:ins>
      <w:ins w:id="31564" w:author="PR Preview" w:date="2026-01-01T00:00:00Z">
        <w:r>
          <w:t xml:space="preserve"> </w:t>
        </w:r>
      </w:ins>
      <w:ins w:id="31565" w:author="PR Preview" w:date="2026-01-01T00:00:00Z">
        <w:r>
          <w:t xml:space="preserve">so</w:t>
        </w:r>
      </w:ins>
      <w:ins w:id="31566" w:author="PR Preview" w:date="2026-01-01T00:00:00Z">
        <w:r>
          <w:t xml:space="preserve"> </w:t>
        </w:r>
      </w:ins>
      <w:ins w:id="31567" w:author="PR Preview" w:date="2026-01-01T00:00:00Z">
        <w:r>
          <w:t xml:space="preserve">$\mathcal{N}(\mathbf{A} - 2\,\mathbf{I}_2) = \mathopen{}\left\{\mathord{\smash[b]{\underset{\raise.3ex\hbox{$\scriptstyle\sim$}}{0}}\vphantom{0}}\right\}\mathclose{}$</w:t>
        </w:r>
      </w:ins>
      <w:ins w:id="31568" w:author="PR Preview" w:date="2026-01-01T00:00:00Z">
        <w:r>
          <w:t xml:space="preserve">.</w:t>
        </w:r>
      </w:ins>
      <w:ins w:id="31569" w:author="PR Preview" w:date="2026-01-01T00:00:00Z">
        <w:r>
          <w:t xml:space="preserve"> </w:t>
        </w:r>
      </w:ins>
      <w:ins w:id="31570" w:author="PR Preview" w:date="2026-01-01T00:00:00Z">
        <w:r>
          <w:t xml:space="preserve">And</w:t>
        </w:r>
      </w:ins>
      <w:ins w:id="31571" w:author="PR Preview" w:date="2026-01-01T00:00:00Z">
        <w:r>
          <w:t xml:space="preserve"> </w:t>
        </w:r>
      </w:ins>
      <m:oMath>
        <m:r>
          <m:t>2</m:t>
        </m:r>
      </m:oMath>
      <w:ins w:id="31572" w:author="PR Preview" w:date="2026-01-01T00:00:00Z">
        <w:r>
          <w:t xml:space="preserve"> </w:t>
        </w:r>
      </w:ins>
      <w:ins w:id="31573" w:author="PR Preview" w:date="2026-01-01T00:00:00Z">
        <w:r>
          <w:t xml:space="preserve">is not an eigenvalue (</w:t>
        </w:r>
      </w:ins>
      <w:hyperlink w:anchor="def-eigenvalue">
        <w:ins w:id="31574" w:author="PR Preview" w:date="2026-01-01T00:00:00Z">
          <w:r>
            <w:rPr>
              <w:rStyle w:val="Hyperlink"/>
            </w:rPr>
            <w:t xml:space="preserve">Definition 95</w:t>
          </w:r>
        </w:ins>
      </w:hyperlink>
      <w:ins w:id="31575" w:author="PR Preview" w:date="2026-01-01T00:00:00Z">
        <w:r>
          <w:t xml:space="preserve">):</w:t>
        </w:r>
      </w:ins>
      <w:ins w:id="31576" w:author="PR Preview" w:date="2026-01-01T00:00:00Z">
        <w:r>
          <w:t xml:space="preserve"> </w:t>
        </w:r>
      </w:ins>
      <w:ins w:id="31577" w:author="PR Preview" w:date="2026-01-01T00:00:00Z">
        <w:r>
          <w:t xml:space="preserve">$\mathbf{A} \mathord{\smash[b]{\underset{\raise.3ex\hbox{$\scriptstyle\sim$}}{v}}\vphantom{v}} = 2\mathord{\smash[b]{\underset{\raise.3ex\hbox{$\scriptstyle\sim$}}{v}}\vphantom{v}}$</w:t>
        </w:r>
      </w:ins>
      <w:ins w:id="31578" w:author="PR Preview" w:date="2026-01-01T00:00:00Z">
        <w:r>
          <w:t xml:space="preserve"> </w:t>
        </w:r>
      </w:ins>
      <w:ins w:id="31579" w:author="PR Preview" w:date="2026-01-01T00:00:00Z">
        <w:r>
          <w:t xml:space="preserve">reads</w:t>
        </w:r>
      </w:ins>
      <w:ins w:id="31580" w:author="PR Preview" w:date="2026-01-01T00:00:00Z">
        <w:r>
          <w:t xml:space="preserve"> </w:t>
        </w:r>
      </w:ins>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ins w:id="31581" w:author="PR Preview" w:date="2026-01-01T00:00:00Z">
        <w:r>
          <w:t xml:space="preserve">,</w:t>
        </w:r>
      </w:ins>
      <w:ins w:id="31582" w:author="PR Preview" w:date="2026-01-01T00:00:00Z">
        <w:r>
          <w:t xml:space="preserve"> </w:t>
        </w:r>
      </w:ins>
      <w:ins w:id="31583" w:author="PR Preview" w:date="2026-01-01T00:00:00Z">
        <w:r>
          <w:t xml:space="preserve">so</w:t>
        </w:r>
      </w:ins>
      <w:ins w:id="31584" w:author="PR Preview" w:date="2026-01-01T00:00:00Z">
        <w:r>
          <w:t xml:space="preserve"> </w:t>
        </w:r>
      </w:ins>
      <m:oMath>
        <m:sSub>
          <m:e>
            <m:r>
              <m:t>v</m:t>
            </m:r>
          </m:e>
          <m:sub>
            <m:r>
              <m:t>2</m:t>
            </m:r>
          </m:sub>
        </m:sSub>
        <m:r>
          <m:rPr>
            <m:sty m:val="p"/>
          </m:rPr>
          <m:t>=</m:t>
        </m:r>
        <m:r>
          <m:t>0</m:t>
        </m:r>
      </m:oMath>
      <w:ins w:id="31585" w:author="PR Preview" w:date="2026-01-01T00:00:00Z">
        <w:r>
          <w:t xml:space="preserve"> </w:t>
        </w:r>
      </w:ins>
      <w:ins w:id="31586" w:author="PR Preview" w:date="2026-01-01T00:00:00Z">
        <w:r>
          <w:t xml:space="preserve">and</w:t>
        </w:r>
      </w:ins>
      <w:ins w:id="31587" w:author="PR Preview" w:date="2026-01-01T00:00:00Z">
        <w:r>
          <w:t xml:space="preserve"> </w:t>
        </w:r>
      </w:ins>
      <m:oMath>
        <m:sSub>
          <m:e>
            <m:r>
              <m:t>v</m:t>
            </m:r>
          </m:e>
          <m:sub>
            <m:r>
              <m:t>1</m:t>
            </m:r>
          </m:sub>
        </m:sSub>
        <m:r>
          <m:rPr>
            <m:sty m:val="p"/>
          </m:rPr>
          <m:t>=</m:t>
        </m:r>
        <m:r>
          <m:t>0</m:t>
        </m:r>
      </m:oMath>
      <w:ins w:id="31588" w:author="PR Preview" w:date="2026-01-01T00:00:00Z">
        <w:r>
          <w:t xml:space="preserve">.</w:t>
        </w:r>
      </w:ins>
      <w:ins w:id="31589" w:author="PR Preview" w:date="2026-01-01T00:00:00Z">
        <w:r>
          <w:t xml:space="preserve"> </w:t>
        </w:r>
      </w:ins>
      <w:ins w:id="31590" w:author="PR Preview" w:date="2026-01-01T00:00:00Z">
        <w:r>
          <w:t xml:space="preserve">So</w:t>
        </w:r>
      </w:ins>
      <w:ins w:id="31591" w:author="PR Preview" w:date="2026-01-01T00:00:00Z">
        <w:r>
          <w:t xml:space="preserve"> </w:t>
        </w:r>
      </w:ins>
      <w:hyperlink w:anchor="def-eigenspace">
        <w:ins w:id="31592" w:author="PR Preview" w:date="2026-01-01T00:00:00Z">
          <w:r>
            <w:rPr>
              <w:rStyle w:val="Hyperlink"/>
            </w:rPr>
            <w:t xml:space="preserve">Definition 118</w:t>
          </w:r>
        </w:ins>
      </w:hyperlink>
      <w:ins w:id="31593" w:author="PR Preview" w:date="2026-01-01T00:00:00Z">
        <w:r>
          <w:t xml:space="preserve"> </w:t>
        </w:r>
      </w:ins>
      <w:ins w:id="31594" w:author="PR Preview" w:date="2026-01-01T00:00:00Z">
        <w:r>
          <w:t xml:space="preserve">does not apply to</w:t>
        </w:r>
      </w:ins>
      <w:ins w:id="31595" w:author="PR Preview" w:date="2026-01-01T00:00:00Z">
        <w:r>
          <w:t xml:space="preserve"> </w:t>
        </w:r>
      </w:ins>
      <m:oMath>
        <m:r>
          <m:t>2</m:t>
        </m:r>
      </m:oMath>
      <w:ins w:id="31596" w:author="PR Preview" w:date="2026-01-01T00:00:00Z">
        <w:r>
          <w:t xml:space="preserve">.</w:t>
        </w:r>
      </w:ins>
    </w:p>
    <w:bookmarkEnd w:id="626"/>
    <w:bookmarkStart w:id="627" w:name="thm-eigenvalue-singular"/>
    <w:p>
      <w:pPr>
        <w:pStyle w:val="BodyText"/>
      </w:pPr>
      <w:ins w:id="31597" w:author="PR Preview" w:date="2026-01-01T00:00:00Z">
        <w:r>
          <w:rPr>
            <w:b/>
            <w:bCs/>
          </w:rPr>
          <w:t xml:space="preserve">Theorem 109 (Eigenvalues are where</w:t>
        </w:r>
      </w:ins>
      <w:ins w:id="31598" w:author="PR Preview" w:date="2026-01-01T00:00:00Z">
        <w:r>
          <w:rPr>
            <w:b/>
            <w:bCs/>
          </w:rPr>
          <w:t xml:space="preserve"> </w:t>
        </w:r>
      </w:ins>
      <m:oMath>
        <m:r>
          <m:rPr>
            <m:sty m:val="bi"/>
          </m:rPr>
          <m:t>A</m:t>
        </m:r>
        <m:r>
          <m:rPr>
            <m:sty m:val="p"/>
          </m:rPr>
          <m:t>−</m:t>
        </m:r>
        <m:r>
          <m:t>λ</m:t>
        </m:r>
        <m:r>
          <m:rPr>
            <m:sty m:val="bi"/>
          </m:rPr>
          <m:t>I</m:t>
        </m:r>
      </m:oMath>
      <w:ins w:id="31599" w:author="PR Preview" w:date="2026-01-01T00:00:00Z">
        <w:r>
          <w:rPr>
            <w:b/>
            <w:bCs/>
          </w:rPr>
          <w:t xml:space="preserve"> </w:t>
        </w:r>
      </w:ins>
      <w:ins w:id="31600" w:author="PR Preview" w:date="2026-01-01T00:00:00Z">
        <w:r>
          <w:rPr>
            <w:b/>
            <w:bCs/>
          </w:rPr>
          <w:t xml:space="preserve">is singular)</w:t>
        </w:r>
      </w:ins>
      <w:ins w:id="31601" w:author="PR Preview" w:date="2026-01-01T00:00:00Z">
        <w:r>
          <w:t xml:space="preserve"> </w:t>
        </w:r>
      </w:ins>
      <w:ins w:id="31602" w:author="PR Preview" w:date="2026-01-01T00:00:00Z">
        <w:r>
          <w:t xml:space="preserve">Let</w:t>
        </w:r>
      </w:ins>
      <w:ins w:id="31603" w:author="PR Preview" w:date="2026-01-01T00:00:00Z">
        <w:r>
          <w:t xml:space="preserve"> </w:t>
        </w:r>
      </w:ins>
      <m:oMath>
        <m:r>
          <m:rPr>
            <m:sty m:val="bi"/>
          </m:rPr>
          <m:t>A</m:t>
        </m:r>
      </m:oMath>
      <w:ins w:id="31604" w:author="PR Preview" w:date="2026-01-01T00:00:00Z">
        <w:r>
          <w:t xml:space="preserve"> </w:t>
        </w:r>
      </w:ins>
      <w:ins w:id="31605" w:author="PR Preview" w:date="2026-01-01T00:00:00Z">
        <w:r>
          <w:t xml:space="preserve">be a</w:t>
        </w:r>
      </w:ins>
      <w:ins w:id="31606" w:author="PR Preview" w:date="2026-01-01T00:00:00Z">
        <w:r>
          <w:t xml:space="preserve"> </w:t>
        </w:r>
      </w:ins>
      <m:oMath>
        <m:r>
          <m:t>p</m:t>
        </m:r>
        <m:r>
          <m:rPr>
            <m:sty m:val="p"/>
          </m:rPr>
          <m:t>×</m:t>
        </m:r>
        <m:r>
          <m:t>p</m:t>
        </m:r>
      </m:oMath>
      <w:ins w:id="31607" w:author="PR Preview" w:date="2026-01-01T00:00:00Z">
        <w:r>
          <w:t xml:space="preserve"> </w:t>
        </w:r>
      </w:ins>
      <w:ins w:id="31608" w:author="PR Preview" w:date="2026-01-01T00:00:00Z">
        <w:r>
          <w:t xml:space="preserve">matrix and</w:t>
        </w:r>
      </w:ins>
      <w:ins w:id="31609" w:author="PR Preview" w:date="2026-01-01T00:00:00Z">
        <w:r>
          <w:t xml:space="preserve"> </w:t>
        </w:r>
      </w:ins>
      <m:oMath>
        <m:r>
          <m:t>λ</m:t>
        </m:r>
      </m:oMath>
      <w:ins w:id="31610" w:author="PR Preview" w:date="2026-01-01T00:00:00Z">
        <w:r>
          <w:t xml:space="preserve"> </w:t>
        </w:r>
      </w:ins>
      <w:ins w:id="31611" w:author="PR Preview" w:date="2026-01-01T00:00:00Z">
        <w:r>
          <w:t xml:space="preserve">a real number.</w:t>
        </w:r>
      </w:ins>
      <w:ins w:id="31612" w:author="PR Preview" w:date="2026-01-01T00:00:00Z">
        <w:r>
          <w:t xml:space="preserve"> </w:t>
        </w:r>
      </w:ins>
      <w:ins w:id="31613" w:author="PR Preview" w:date="2026-01-01T00:00:00Z">
        <w:r>
          <w:t xml:space="preserve">Then</w:t>
        </w:r>
      </w:ins>
      <w:ins w:id="31614" w:author="PR Preview" w:date="2026-01-01T00:00:00Z">
        <w:r>
          <w:t xml:space="preserve"> </w:t>
        </w:r>
      </w:ins>
      <m:oMath>
        <m:r>
          <m:t>λ</m:t>
        </m:r>
      </m:oMath>
      <w:ins w:id="31615" w:author="PR Preview" w:date="2026-01-01T00:00:00Z">
        <w:r>
          <w:t xml:space="preserve"> </w:t>
        </w:r>
      </w:ins>
      <w:ins w:id="31616" w:author="PR Preview" w:date="2026-01-01T00:00:00Z">
        <w:r>
          <w:t xml:space="preserve">is an eigenvalue of</w:t>
        </w:r>
      </w:ins>
      <w:ins w:id="31617" w:author="PR Preview" w:date="2026-01-01T00:00:00Z">
        <w:r>
          <w:t xml:space="preserve"> </w:t>
        </w:r>
      </w:ins>
      <m:oMath>
        <m:r>
          <m:rPr>
            <m:sty m:val="bi"/>
          </m:rPr>
          <m:t>A</m:t>
        </m:r>
      </m:oMath>
      <w:ins w:id="31618" w:author="PR Preview" w:date="2026-01-01T00:00:00Z">
        <w:r>
          <w:t xml:space="preserve"> </w:t>
        </w:r>
      </w:ins>
      <w:ins w:id="31619" w:author="PR Preview" w:date="2026-01-01T00:00:00Z">
        <w:r>
          <w:t xml:space="preserve">(</w:t>
        </w:r>
      </w:ins>
      <w:hyperlink w:anchor="def-eigenvalue">
        <w:ins w:id="31620" w:author="PR Preview" w:date="2026-01-01T00:00:00Z">
          <w:r>
            <w:rPr>
              <w:rStyle w:val="Hyperlink"/>
            </w:rPr>
            <w:t xml:space="preserve">Definition 95</w:t>
          </w:r>
        </w:ins>
      </w:hyperlink>
      <w:ins w:id="31621" w:author="PR Preview" w:date="2026-01-01T00:00:00Z">
        <w:r>
          <w:t xml:space="preserve">)</w:t>
        </w:r>
      </w:ins>
      <w:ins w:id="31622" w:author="PR Preview" w:date="2026-01-01T00:00:00Z">
        <w:r>
          <w:t xml:space="preserve"> </w:t>
        </w:r>
      </w:ins>
      <w:ins w:id="31623" w:author="PR Preview" w:date="2026-01-01T00:00:00Z">
        <w:r>
          <w:t xml:space="preserve">exactly when</w:t>
        </w:r>
      </w:ins>
      <w:ins w:id="31624" w:author="PR Preview" w:date="2026-01-01T00:00:00Z">
        <w:r>
          <w:t xml:space="preserve"> </w:t>
        </w:r>
      </w:ins>
      <m:oMath>
        <m:r>
          <m:rPr>
            <m:sty m:val="bi"/>
          </m:rPr>
          <m:t>A</m:t>
        </m:r>
        <m:r>
          <m:rPr>
            <m:sty m:val="p"/>
          </m:rPr>
          <m:t>−</m:t>
        </m:r>
        <m:r>
          <m:t>λ</m:t>
        </m:r>
        <m:r>
          <m:t> </m:t>
        </m:r>
        <m:sSub>
          <m:e>
            <m:r>
              <m:rPr>
                <m:sty m:val="bi"/>
              </m:rPr>
              <m:t>I</m:t>
            </m:r>
          </m:e>
          <m:sub>
            <m:r>
              <m:t>p</m:t>
            </m:r>
          </m:sub>
        </m:sSub>
      </m:oMath>
      <w:ins w:id="31625" w:author="PR Preview" w:date="2026-01-01T00:00:00Z">
        <w:r>
          <w:t xml:space="preserve"> </w:t>
        </w:r>
      </w:ins>
      <w:ins w:id="31626" w:author="PR Preview" w:date="2026-01-01T00:00:00Z">
        <w:r>
          <w:t xml:space="preserve">is singular (</w:t>
        </w:r>
      </w:ins>
      <w:hyperlink w:anchor="def-invertible-matrix">
        <w:ins w:id="31627" w:author="PR Preview" w:date="2026-01-01T00:00:00Z">
          <w:r>
            <w:rPr>
              <w:rStyle w:val="Hyperlink"/>
            </w:rPr>
            <w:t xml:space="preserve">Definition 85</w:t>
          </w:r>
        </w:ins>
      </w:hyperlink>
      <w:ins w:id="31628" w:author="PR Preview" w:date="2026-01-01T00:00:00Z">
        <w:r>
          <w:t xml:space="preserve">).</w:t>
        </w:r>
      </w:ins>
      <w:ins w:id="31629" w:author="PR Preview" w:date="2026-01-01T00:00:00Z">
        <w:r>
          <w:t xml:space="preserve"> </w:t>
        </w:r>
      </w:ins>
      <w:ins w:id="31630" w:author="PR Preview" w:date="2026-01-01T00:00:00Z">
        <w:r>
          <w:t xml:space="preserve">In particular,</w:t>
        </w:r>
      </w:ins>
      <w:ins w:id="31631" w:author="PR Preview" w:date="2026-01-01T00:00:00Z">
        <w:r>
          <w:t xml:space="preserve"> </w:t>
        </w:r>
      </w:ins>
      <m:oMath>
        <m:r>
          <m:rPr>
            <m:sty m:val="bi"/>
          </m:rPr>
          <m:t>A</m:t>
        </m:r>
      </m:oMath>
      <w:ins w:id="31632" w:author="PR Preview" w:date="2026-01-01T00:00:00Z">
        <w:r>
          <w:t xml:space="preserve"> </w:t>
        </w:r>
      </w:ins>
      <w:ins w:id="31633" w:author="PR Preview" w:date="2026-01-01T00:00:00Z">
        <w:r>
          <w:t xml:space="preserve">is singular exactly when</w:t>
        </w:r>
      </w:ins>
      <w:ins w:id="31634" w:author="PR Preview" w:date="2026-01-01T00:00:00Z">
        <w:r>
          <w:t xml:space="preserve"> </w:t>
        </w:r>
      </w:ins>
      <m:oMath>
        <m:r>
          <m:t>0</m:t>
        </m:r>
      </m:oMath>
      <w:ins w:id="31635" w:author="PR Preview" w:date="2026-01-01T00:00:00Z">
        <w:r>
          <w:t xml:space="preserve"> </w:t>
        </w:r>
      </w:ins>
      <w:ins w:id="31636" w:author="PR Preview" w:date="2026-01-01T00:00:00Z">
        <w:r>
          <w:t xml:space="preserve">is one of its eigenvalues;</w:t>
        </w:r>
      </w:ins>
      <w:ins w:id="31637" w:author="PR Preview" w:date="2026-01-01T00:00:00Z">
        <w:r>
          <w:t xml:space="preserve"> </w:t>
        </w:r>
      </w:ins>
      <w:ins w:id="31638" w:author="PR Preview" w:date="2026-01-01T00:00:00Z">
        <w:r>
          <w:t xml:space="preserve">and each eigenspace</w:t>
        </w:r>
      </w:ins>
      <w:ins w:id="31639" w:author="PR Preview" w:date="2026-01-01T00:00:00Z">
        <w:r>
          <w:t xml:space="preserve"> </w:t>
        </w:r>
      </w:ins>
      <m:oMath>
        <m:sSub>
          <m:e>
            <m:r>
              <m:rPr>
                <m:scr m:val="script"/>
                <m:sty m:val="p"/>
              </m:rPr>
              <m:t>E</m:t>
            </m:r>
          </m:e>
          <m:sub>
            <m:r>
              <m:t>λ</m:t>
            </m:r>
          </m:sub>
        </m:sSub>
      </m:oMath>
      <w:ins w:id="31640" w:author="PR Preview" w:date="2026-01-01T00:00:00Z">
        <w:r>
          <w:t xml:space="preserve"> </w:t>
        </w:r>
      </w:ins>
      <w:ins w:id="31641" w:author="PR Preview" w:date="2026-01-01T00:00:00Z">
        <w:r>
          <w:t xml:space="preserve">(</w:t>
        </w:r>
      </w:ins>
      <w:hyperlink w:anchor="def-eigenspace">
        <w:ins w:id="31642" w:author="PR Preview" w:date="2026-01-01T00:00:00Z">
          <w:r>
            <w:rPr>
              <w:rStyle w:val="Hyperlink"/>
            </w:rPr>
            <w:t xml:space="preserve">Definition 118</w:t>
          </w:r>
        </w:ins>
      </w:hyperlink>
      <w:ins w:id="31643" w:author="PR Preview" w:date="2026-01-01T00:00:00Z">
        <w:r>
          <w:t xml:space="preserve">) is a subspace of</w:t>
        </w:r>
      </w:ins>
      <w:ins w:id="31644" w:author="PR Preview" w:date="2026-01-01T00:00:00Z">
        <w:r>
          <w:t xml:space="preserve"> </w:t>
        </w:r>
      </w:ins>
      <m:oMath>
        <m:sSup>
          <m:e>
            <m:r>
              <m:rPr>
                <m:scr m:val="double-struck"/>
                <m:sty m:val="p"/>
              </m:rPr>
              <m:t>R</m:t>
            </m:r>
          </m:e>
          <m:sup>
            <m:r>
              <m:t>p</m:t>
            </m:r>
          </m:sup>
        </m:sSup>
      </m:oMath>
      <w:ins w:id="31645" w:author="PR Preview" w:date="2026-01-01T00:00:00Z">
        <w:r>
          <w:t xml:space="preserve"> </w:t>
        </w:r>
      </w:ins>
      <w:ins w:id="31646" w:author="PR Preview" w:date="2026-01-01T00:00:00Z">
        <w:r>
          <w:t xml:space="preserve">consisting of</w:t>
        </w:r>
      </w:ins>
      <w:ins w:id="31647" w:author="PR Preview" w:date="2026-01-01T00:00:00Z">
        <w:r>
          <w:t xml:space="preserve"> </w:t>
        </w:r>
      </w:ins>
      <w:ins w:id="31648" w:author="PR Preview" w:date="2026-01-01T00:00:00Z">
        <w:r>
          <w:t xml:space="preserve">$\mathord{\smash[b]{\underset{\raise.3ex\hbox{$\scriptstyle\sim$}}{0}}\vphantom{0}}$</w:t>
        </w:r>
      </w:ins>
      <w:ins w:id="31649" w:author="PR Preview" w:date="2026-01-01T00:00:00Z">
        <w:r>
          <w:t xml:space="preserve"> </w:t>
        </w:r>
      </w:ins>
      <w:ins w:id="31650" w:author="PR Preview" w:date="2026-01-01T00:00:00Z">
        <w:r>
          <w:t xml:space="preserve">and the eigenvectors for</w:t>
        </w:r>
      </w:ins>
      <w:ins w:id="31651" w:author="PR Preview" w:date="2026-01-01T00:00:00Z">
        <w:r>
          <w:t xml:space="preserve"> </w:t>
        </w:r>
      </w:ins>
      <m:oMath>
        <m:r>
          <m:t>λ</m:t>
        </m:r>
      </m:oMath>
      <w:ins w:id="31652" w:author="PR Preview" w:date="2026-01-01T00:00:00Z">
        <w:r>
          <w:t xml:space="preserve">.</w:t>
        </w:r>
      </w:ins>
    </w:p>
    <w:bookmarkEnd w:id="627"/>
    <w:p>
      <w:pPr>
        <w:pStyle w:val="BodyText"/>
      </w:pPr>
      <w:ins w:id="31653" w:author="PR Preview" w:date="2026-01-01T00:00:00Z">
        <w:r>
          <w:rPr>
            <w:i/>
            <w:iCs/>
          </w:rPr>
          <w:t xml:space="preserve">Proof</w:t>
        </w:r>
      </w:ins>
      <w:ins w:id="31654" w:author="PR Preview" w:date="2026-01-01T00:00:00Z">
        <w:r>
          <w:t xml:space="preserve">. </w:t>
        </w:r>
      </w:ins>
      <w:ins w:id="31655" w:author="PR Preview" w:date="2026-01-01T00:00:00Z">
        <w:r>
          <w:t xml:space="preserve">For any</w:t>
        </w:r>
      </w:ins>
      <w:ins w:id="31656" w:author="PR Preview" w:date="2026-01-01T00:00:00Z">
        <w:r>
          <w:t xml:space="preserve"> </w:t>
        </w:r>
      </w:ins>
      <w:ins w:id="31657" w:author="PR Preview" w:date="2026-01-01T00:00:00Z">
        <w:r>
          <w:t xml:space="preserve">$\mathord{\smash[b]{\underset{\raise.3ex\hbox{$\scriptstyle\sim$}}{v}}\vphantom{v}} \in \mathbb{R}^p$</w:t>
        </w:r>
      </w:ins>
      <w:ins w:id="31658" w:author="PR Preview" w:date="2026-01-01T00:00:00Z">
        <w:r>
          <w:t xml:space="preserve">,</w:t>
        </w:r>
      </w:ins>
    </w:p>
    <w:p>
      <w:pPr>
        <w:pStyle w:val="BodyText"/>
      </w:pPr>
      <w:ins w:id="31659" w:author="PR Preview" w:date="2026-01-01T00:00:00Z">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\text{(}\text{Theorem~94}\text{, the difference law)}
    \\
    &amp;= \mathbf{A} \mathord{\smash[b]{\underset{\raise.3ex\hbox{$\scriptstyle\sim$}}{v}}\vphantom{v}} - \lambda\,(\mathbf{I}_p \mathord{\smash[b]{\underset{\raise.3ex\hbox{$\scriptstyle\sim$}}{v}}\vphantom{v}})
    &amp;&amp; \text{(}\text{Theorem~94}\text{, the scalar factor)}
    \\
    &amp;= \mathbf{A} \mathord{\smash[b]{\underset{\raise.3ex\hbox{$\scriptstyle\sim$}}{v}}\vphantom{v}} - \lambda\mathord{\smash[b]{\underset{\raise.3ex\hbox{$\scriptstyle\sim$}}{v}}\vphantom{v}},
    &amp;&amp; \text{(}\text{Theorem~10}\text{)}
    \end{aligned}
    $$</w:t>
        </w:r>
      </w:ins>
    </w:p>
    <w:p>
      <w:pPr>
        <w:pStyle w:val="FirstParagraph"/>
      </w:pPr>
      <w:ins w:id="31660" w:author="PR Preview" w:date="2026-01-01T00:00:00Z">
        <w:r>
          <w:t xml:space="preserve">so</w:t>
        </w:r>
      </w:ins>
      <w:ins w:id="31661" w:author="PR Preview" w:date="2026-01-01T00:00:00Z">
        <w:r>
          <w:t xml:space="preserve"> </w:t>
        </w:r>
      </w:ins>
      <w:ins w:id="31662" w:author="PR Preview" w:date="2026-01-01T00:00:00Z">
        <w:r>
          <w:t xml:space="preserve">$\mathbf{A} \mathord{\smash[b]{\underset{\raise.3ex\hbox{$\scriptstyle\sim$}}{v}}\vphantom{v}} = \lambda\mathord{\smash[b]{\underset{\raise.3ex\hbox{$\scriptstyle\sim$}}{v}}\vphantom{v}}$</w:t>
        </w:r>
      </w:ins>
      <w:ins w:id="31663" w:author="PR Preview" w:date="2026-01-01T00:00:00Z">
        <w:r>
          <w:t xml:space="preserve"> </w:t>
        </w:r>
      </w:ins>
      <w:ins w:id="31664" w:author="PR Preview" w:date="2026-01-01T00:00:00Z">
        <w:r>
          <w:t xml:space="preserve">exactly when</w:t>
        </w:r>
      </w:ins>
      <w:ins w:id="31665" w:author="PR Preview" w:date="2026-01-01T00:00:00Z">
        <w:r>
          <w:t xml:space="preserve"> </w:t>
        </w:r>
      </w:ins>
      <w:ins w:id="31666" w:author="PR Preview" w:date="2026-01-01T00:00:00Z">
        <w:r>
          <w:t xml:space="preserve">$\mathord{\smash[b]{\underset{\raise.3ex\hbox{$\scriptstyle\sim$}}{v}}\vphantom{v}} \in \mathcal{N}(\mathbf{A} - \lambda\,\mathbf{I}_p)$</w:t>
        </w:r>
      </w:ins>
      <w:ins w:id="31667" w:author="PR Preview" w:date="2026-01-01T00:00:00Z">
        <w:r>
          <w:t xml:space="preserve">;</w:t>
        </w:r>
      </w:ins>
      <w:ins w:id="31668" w:author="PR Preview" w:date="2026-01-01T00:00:00Z">
        <w:r>
          <w:t xml:space="preserve"> </w:t>
        </w:r>
      </w:ins>
      <w:ins w:id="31669" w:author="PR Preview" w:date="2026-01-01T00:00:00Z">
        <w:r>
          <w:t xml:space="preserve">the nonzero such</w:t>
        </w:r>
      </w:ins>
      <w:ins w:id="31670" w:author="PR Preview" w:date="2026-01-01T00:00:00Z">
        <w:r>
          <w:t xml:space="preserve"> </w:t>
        </w:r>
      </w:ins>
      <w:ins w:id="31671" w:author="PR Preview" w:date="2026-01-01T00:00:00Z">
        <w:r>
          <w:t xml:space="preserve">$\mathord{\smash[b]{\underset{\raise.3ex\hbox{$\scriptstyle\sim$}}{v}}\vphantom{v}}$</w:t>
        </w:r>
      </w:ins>
      <w:ins w:id="31672" w:author="PR Preview" w:date="2026-01-01T00:00:00Z">
        <w:r>
          <w:t xml:space="preserve"> </w:t>
        </w:r>
      </w:ins>
      <w:ins w:id="31673" w:author="PR Preview" w:date="2026-01-01T00:00:00Z">
        <w:r>
          <w:t xml:space="preserve">are the eigenvectors for</w:t>
        </w:r>
      </w:ins>
      <w:ins w:id="31674" w:author="PR Preview" w:date="2026-01-01T00:00:00Z">
        <w:r>
          <w:t xml:space="preserve"> </w:t>
        </w:r>
      </w:ins>
      <m:oMath>
        <m:r>
          <m:t>λ</m:t>
        </m:r>
      </m:oMath>
      <w:ins w:id="31675" w:author="PR Preview" w:date="2026-01-01T00:00:00Z">
        <w:r>
          <w:t xml:space="preserve">.</w:t>
        </w:r>
      </w:ins>
      <w:ins w:id="31676" w:author="PR Preview" w:date="2026-01-01T00:00:00Z">
        <w:r>
          <w:t xml:space="preserve"> </w:t>
        </w:r>
      </w:ins>
      <w:ins w:id="31677" w:author="PR Preview" w:date="2026-01-01T00:00:00Z">
        <w:r>
          <w:t xml:space="preserve">So</w:t>
        </w:r>
      </w:ins>
      <w:ins w:id="31678" w:author="PR Preview" w:date="2026-01-01T00:00:00Z">
        <w:r>
          <w:t xml:space="preserve"> </w:t>
        </w:r>
      </w:ins>
      <m:oMath>
        <m:r>
          <m:t>λ</m:t>
        </m:r>
      </m:oMath>
      <w:ins w:id="31679" w:author="PR Preview" w:date="2026-01-01T00:00:00Z">
        <w:r>
          <w:t xml:space="preserve"> </w:t>
        </w:r>
      </w:ins>
      <w:ins w:id="31680" w:author="PR Preview" w:date="2026-01-01T00:00:00Z">
        <w:r>
          <w:t xml:space="preserve">is an eigenvalue exactly when that null space contains a nonzero vector,</w:t>
        </w:r>
      </w:ins>
      <w:ins w:id="31681" w:author="PR Preview" w:date="2026-01-01T00:00:00Z">
        <w:r>
          <w:t xml:space="preserve"> </w:t>
        </w:r>
      </w:ins>
      <w:ins w:id="31682" w:author="PR Preview" w:date="2026-01-01T00:00:00Z">
        <w:r>
          <w:t xml:space="preserve">which by</w:t>
        </w:r>
      </w:ins>
      <w:ins w:id="31683" w:author="PR Preview" w:date="2026-01-01T00:00:00Z">
        <w:r>
          <w:t xml:space="preserve"> </w:t>
        </w:r>
      </w:ins>
      <w:hyperlink w:anchor="thm-invertible-rank">
        <w:ins w:id="31684" w:author="PR Preview" w:date="2026-01-01T00:00:00Z">
          <w:r>
            <w:rPr>
              <w:rStyle w:val="Hyperlink"/>
            </w:rPr>
            <w:t xml:space="preserve">Theorem 108</w:t>
          </w:r>
        </w:ins>
      </w:hyperlink>
      <w:ins w:id="31685" w:author="PR Preview" w:date="2026-01-01T00:00:00Z">
        <w:r>
          <w:t xml:space="preserve"> </w:t>
        </w:r>
      </w:ins>
      <w:ins w:id="31686" w:author="PR Preview" w:date="2026-01-01T00:00:00Z">
        <w:r>
          <w:t xml:space="preserve">is exactly when</w:t>
        </w:r>
      </w:ins>
      <w:ins w:id="31687" w:author="PR Preview" w:date="2026-01-01T00:00:00Z">
        <w:r>
          <w:t xml:space="preserve"> </w:t>
        </w:r>
      </w:ins>
      <m:oMath>
        <m:r>
          <m:rPr>
            <m:sty m:val="bi"/>
          </m:rPr>
          <m:t>A</m:t>
        </m:r>
        <m:r>
          <m:rPr>
            <m:sty m:val="p"/>
          </m:rPr>
          <m:t>−</m:t>
        </m:r>
        <m:r>
          <m:t>λ</m:t>
        </m:r>
        <m:r>
          <m:t> </m:t>
        </m:r>
        <m:sSub>
          <m:e>
            <m:r>
              <m:rPr>
                <m:sty m:val="bi"/>
              </m:rPr>
              <m:t>I</m:t>
            </m:r>
          </m:e>
          <m:sub>
            <m:r>
              <m:t>p</m:t>
            </m:r>
          </m:sub>
        </m:sSub>
      </m:oMath>
      <w:ins w:id="31688" w:author="PR Preview" w:date="2026-01-01T00:00:00Z">
        <w:r>
          <w:t xml:space="preserve"> </w:t>
        </w:r>
      </w:ins>
      <w:ins w:id="31689" w:author="PR Preview" w:date="2026-01-01T00:00:00Z">
        <w:r>
          <w:t xml:space="preserve">is singular.</w:t>
        </w:r>
      </w:ins>
      <w:ins w:id="31690" w:author="PR Preview" w:date="2026-01-01T00:00:00Z">
        <w:r>
          <w:t xml:space="preserve"> </w:t>
        </w:r>
      </w:ins>
      <w:ins w:id="31691" w:author="PR Preview" w:date="2026-01-01T00:00:00Z">
        <w:r>
          <w:t xml:space="preserve">With</w:t>
        </w:r>
      </w:ins>
      <w:ins w:id="31692" w:author="PR Preview" w:date="2026-01-01T00:00:00Z">
        <w:r>
          <w:t xml:space="preserve"> </w:t>
        </w:r>
      </w:ins>
      <m:oMath>
        <m:r>
          <m:t>λ</m:t>
        </m:r>
        <m:r>
          <m:rPr>
            <m:sty m:val="p"/>
          </m:rPr>
          <m:t>=</m:t>
        </m:r>
        <m:r>
          <m:t>0</m:t>
        </m:r>
      </m:oMath>
      <w:ins w:id="31693" w:author="PR Preview" w:date="2026-01-01T00:00:00Z">
        <w:r>
          <w:t xml:space="preserve">,</w:t>
        </w:r>
      </w:ins>
      <w:ins w:id="31694" w:author="PR Preview" w:date="2026-01-01T00:00:00Z">
        <w:r>
          <w:t xml:space="preserve"> </w:t>
        </w:r>
      </w:ins>
      <m:oMath>
        <m:r>
          <m:rPr>
            <m:sty m:val="bi"/>
          </m:rPr>
          <m:t>A</m:t>
        </m:r>
        <m:r>
          <m:rPr>
            <m:sty m:val="p"/>
          </m:rPr>
          <m:t>−</m:t>
        </m:r>
        <m:r>
          <m:t>0</m:t>
        </m:r>
        <m:r>
          <m:t> </m:t>
        </m:r>
        <m:sSub>
          <m:e>
            <m:r>
              <m:rPr>
                <m:sty m:val="bi"/>
              </m:rPr>
              <m:t>I</m:t>
            </m:r>
          </m:e>
          <m:sub>
            <m:r>
              <m:t>p</m:t>
            </m:r>
          </m:sub>
        </m:sSub>
        <m:r>
          <m:rPr>
            <m:sty m:val="p"/>
          </m:rPr>
          <m:t>=</m:t>
        </m:r>
        <m:r>
          <m:rPr>
            <m:sty m:val="bi"/>
          </m:rPr>
          <m:t>A</m:t>
        </m:r>
      </m:oMath>
      <w:ins w:id="31695" w:author="PR Preview" w:date="2026-01-01T00:00:00Z">
        <w:r>
          <w:t xml:space="preserve">.</w:t>
        </w:r>
      </w:ins>
      <w:ins w:id="31696" w:author="PR Preview" w:date="2026-01-01T00:00:00Z">
        <w:r>
          <w:t xml:space="preserve"> </w:t>
        </w:r>
      </w:ins>
      <w:ins w:id="31697" w:author="PR Preview" w:date="2026-01-01T00:00:00Z">
        <w:r>
          <w:t xml:space="preserve">An eigenspace is a null space, so it is a subspace (</w:t>
        </w:r>
      </w:ins>
      <w:hyperlink w:anchor="thm-null-space-subspace">
        <w:ins w:id="31698" w:author="PR Preview" w:date="2026-01-01T00:00:00Z">
          <w:r>
            <w:rPr>
              <w:rStyle w:val="Hyperlink"/>
            </w:rPr>
            <w:t xml:space="preserve">Theorem 33</w:t>
          </w:r>
        </w:ins>
      </w:hyperlink>
      <w:ins w:id="31699" w:author="PR Preview" w:date="2026-01-01T00:00:00Z">
        <w:r>
          <w:t xml:space="preserve">).</w:t>
        </w:r>
      </w:ins>
    </w:p>
    <w:bookmarkStart w:id="628" w:name="exm-eigenvalue-singular"/>
    <w:p>
      <w:pPr>
        <w:pStyle w:val="BodyText"/>
      </w:pPr>
      <w:ins w:id="31700" w:author="PR Preview" w:date="2026-01-01T00:00:00Z">
        <w:r>
          <w:rPr>
            <w:b/>
            <w:bCs/>
          </w:rPr>
          <w:t xml:space="preserve">Example 197 (Eigenvalues and singular matrices)</w:t>
        </w:r>
      </w:ins>
      <w:ins w:id="31701" w:author="PR Preview" w:date="2026-01-01T00:00:00Z">
        <w:r>
          <w:t xml:space="preserve"> </w:t>
        </w:r>
      </w:ins>
      <w:ins w:id="31702" w:author="PR Preview" w:date="2026-01-01T00:00:00Z">
        <w:r>
          <w:t xml:space="preserve">For</w:t>
        </w:r>
      </w:ins>
      <w:ins w:id="31703"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31704" w:author="PR Preview" w:date="2026-01-01T00:00:00Z">
        <w:r>
          <w:t xml:space="preserve">,</w:t>
        </w:r>
      </w:ins>
      <w:ins w:id="31705" w:author="PR Preview" w:date="2026-01-01T00:00:00Z">
        <w:r>
          <w:t xml:space="preserve"> </w:t>
        </w:r>
      </w:ins>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ins w:id="31706" w:author="PR Preview" w:date="2026-01-01T00:00:00Z">
        <w:r>
          <w:t xml:space="preserve"> </w:t>
        </w:r>
      </w:ins>
      <w:ins w:id="31707" w:author="PR Preview" w:date="2026-01-01T00:00:00Z">
        <w:r>
          <w:t xml:space="preserve">is singular</w:t>
        </w:r>
      </w:ins>
      <w:ins w:id="31708" w:author="PR Preview" w:date="2026-01-01T00:00:00Z">
        <w:r>
          <w:t xml:space="preserve"> </w:t>
        </w:r>
      </w:ins>
      <w:ins w:id="31709" w:author="PR Preview" w:date="2026-01-01T00:00:00Z">
        <w:r>
          <w:t xml:space="preserve">(its columns are negatives of each other, so its rank is</w:t>
        </w:r>
      </w:ins>
      <w:ins w:id="31710" w:author="PR Preview" w:date="2026-01-01T00:00:00Z">
        <w:r>
          <w:t xml:space="preserve"> </w:t>
        </w:r>
      </w:ins>
      <m:oMath>
        <m:r>
          <m:t>1</m:t>
        </m:r>
      </m:oMath>
      <w:ins w:id="31711" w:author="PR Preview" w:date="2026-01-01T00:00:00Z">
        <w:r>
          <w:t xml:space="preserve">),</w:t>
        </w:r>
      </w:ins>
      <w:ins w:id="31712" w:author="PR Preview" w:date="2026-01-01T00:00:00Z">
        <w:r>
          <w:t xml:space="preserve"> </w:t>
        </w:r>
      </w:ins>
      <w:ins w:id="31713" w:author="PR Preview" w:date="2026-01-01T00:00:00Z">
        <w:r>
          <w:t xml:space="preserve">matching the eigenvalue</w:t>
        </w:r>
      </w:ins>
      <w:ins w:id="31714" w:author="PR Preview" w:date="2026-01-01T00:00:00Z">
        <w:r>
          <w:t xml:space="preserve"> </w:t>
        </w:r>
      </w:ins>
      <m:oMath>
        <m:r>
          <m:t>3</m:t>
        </m:r>
      </m:oMath>
      <w:ins w:id="31715" w:author="PR Preview" w:date="2026-01-01T00:00:00Z">
        <w:r>
          <w:t xml:space="preserve"> </w:t>
        </w:r>
      </w:ins>
      <w:ins w:id="31716" w:author="PR Preview" w:date="2026-01-01T00:00:00Z">
        <w:r>
          <w:t xml:space="preserve">of</w:t>
        </w:r>
      </w:ins>
      <w:ins w:id="31717" w:author="PR Preview" w:date="2026-01-01T00:00:00Z">
        <w:r>
          <w:t xml:space="preserve"> </w:t>
        </w:r>
      </w:ins>
      <w:hyperlink w:anchor="exm-eigenvalue">
        <w:ins w:id="31718" w:author="PR Preview" w:date="2026-01-01T00:00:00Z">
          <w:r>
            <w:rPr>
              <w:rStyle w:val="Hyperlink"/>
            </w:rPr>
            <w:t xml:space="preserve">Example 146</w:t>
          </w:r>
        </w:ins>
      </w:hyperlink>
      <w:ins w:id="31719" w:author="PR Preview" w:date="2026-01-01T00:00:00Z">
        <w:r>
          <w:t xml:space="preserve">.</w:t>
        </w:r>
      </w:ins>
      <w:ins w:id="31720" w:author="PR Preview" w:date="2026-01-01T00:00:00Z">
        <w:r>
          <w:t xml:space="preserve"> </w:t>
        </w:r>
      </w:ins>
      <m:oMath>
        <m:r>
          <m:rPr>
            <m:sty m:val="bi"/>
          </m:rPr>
          <m:t>A</m:t>
        </m:r>
      </m:oMath>
      <w:ins w:id="31721" w:author="PR Preview" w:date="2026-01-01T00:00:00Z">
        <w:r>
          <w:t xml:space="preserve"> </w:t>
        </w:r>
      </w:ins>
      <w:ins w:id="31722" w:author="PR Preview" w:date="2026-01-01T00:00:00Z">
        <w:r>
          <w:t xml:space="preserve">itself has rank</w:t>
        </w:r>
      </w:ins>
      <w:ins w:id="31723" w:author="PR Preview" w:date="2026-01-01T00:00:00Z">
        <w:r>
          <w:t xml:space="preserve"> </w:t>
        </w:r>
      </w:ins>
      <m:oMath>
        <m:r>
          <m:t>2</m:t>
        </m:r>
      </m:oMath>
      <w:ins w:id="31724" w:author="PR Preview" w:date="2026-01-01T00:00:00Z">
        <w:r>
          <w:t xml:space="preserve">, since</w:t>
        </w:r>
      </w:ins>
      <w:ins w:id="31725" w:author="PR Preview" w:date="2026-01-01T00:00:00Z">
        <w:r>
          <w:t xml:space="preserve"> </w:t>
        </w:r>
      </w:ins>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ins w:id="31726" w:author="PR Preview" w:date="2026-01-01T00:00:00Z">
        <w:r>
          <w:t xml:space="preserve"> </w:t>
        </w:r>
      </w:ins>
      <w:ins w:id="31727" w:author="PR Preview" w:date="2026-01-01T00:00:00Z">
        <w:r>
          <w:t xml:space="preserve">is</w:t>
        </w:r>
      </w:ins>
      <w:ins w:id="31728" w:author="PR Preview" w:date="2026-01-01T00:00:00Z">
        <w:r>
          <w:t xml:space="preserve"> </w:t>
        </w:r>
      </w:ins>
      <w:ins w:id="31729" w:author="PR Preview" w:date="2026-01-01T00:00:00Z">
        <w:r>
          <w:t xml:space="preserve">$\mathord{\smash[b]{\underset{\raise.3ex\hbox{$\scriptstyle\sim$}}{0}}\vphantom{0}}$</w:t>
        </w:r>
      </w:ins>
      <w:ins w:id="31730" w:author="PR Preview" w:date="2026-01-01T00:00:00Z">
        <w:r>
          <w:t xml:space="preserve"> </w:t>
        </w:r>
      </w:ins>
      <w:ins w:id="31731" w:author="PR Preview" w:date="2026-01-01T00:00:00Z">
        <w:r>
          <w:t xml:space="preserve">only if</w:t>
        </w:r>
      </w:ins>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ins w:id="31732" w:author="PR Preview" w:date="2026-01-01T00:00:00Z">
        <w:r>
          <w:t xml:space="preserve">(subtract twice the second entry from the first:</w:t>
        </w:r>
      </w:ins>
      <w:ins w:id="31733" w:author="PR Preview" w:date="2026-01-01T00:00:00Z">
        <w:r>
          <w:t xml:space="preserve"> </w:t>
        </w:r>
      </w:ins>
      <m:oMath>
        <m:r>
          <m:rPr>
            <m:sty m:val="p"/>
          </m:rPr>
          <m:t>−</m:t>
        </m:r>
        <m:r>
          <m:t>3</m:t>
        </m:r>
        <m:sSub>
          <m:e>
            <m:r>
              <m:t>c</m:t>
            </m:r>
          </m:e>
          <m:sub>
            <m:r>
              <m:t>2</m:t>
            </m:r>
          </m:sub>
        </m:sSub>
        <m:r>
          <m:rPr>
            <m:sty m:val="p"/>
          </m:rPr>
          <m:t>=</m:t>
        </m:r>
        <m:r>
          <m:t>0</m:t>
        </m:r>
      </m:oMath>
      <w:ins w:id="31734" w:author="PR Preview" w:date="2026-01-01T00:00:00Z">
        <w:r>
          <w:t xml:space="preserve">, and then the second entry gives</w:t>
        </w:r>
      </w:ins>
      <w:ins w:id="31735" w:author="PR Preview" w:date="2026-01-01T00:00:00Z">
        <w:r>
          <w:t xml:space="preserve"> </w:t>
        </w:r>
      </w:ins>
      <m:oMath>
        <m:sSub>
          <m:e>
            <m:r>
              <m:t>c</m:t>
            </m:r>
          </m:e>
          <m:sub>
            <m:r>
              <m:t>1</m:t>
            </m:r>
          </m:sub>
        </m:sSub>
        <m:r>
          <m:rPr>
            <m:sty m:val="p"/>
          </m:rPr>
          <m:t>=</m:t>
        </m:r>
        <m:r>
          <m:t>0</m:t>
        </m:r>
      </m:oMath>
      <w:ins w:id="31736" w:author="PR Preview" w:date="2026-01-01T00:00:00Z">
        <w:r>
          <w:t xml:space="preserve">);</w:t>
        </w:r>
      </w:ins>
      <w:ins w:id="31737" w:author="PR Preview" w:date="2026-01-01T00:00:00Z">
        <w:r>
          <w:t xml:space="preserve"> </w:t>
        </w:r>
      </w:ins>
      <w:ins w:id="31738" w:author="PR Preview" w:date="2026-01-01T00:00:00Z">
        <w:r>
          <w:t xml:space="preserve">so it is invertible (</w:t>
        </w:r>
      </w:ins>
      <w:hyperlink w:anchor="thm-invertible-rank">
        <w:ins w:id="31739" w:author="PR Preview" w:date="2026-01-01T00:00:00Z">
          <w:r>
            <w:rPr>
              <w:rStyle w:val="Hyperlink"/>
            </w:rPr>
            <w:t xml:space="preserve">Theorem 108</w:t>
          </w:r>
        </w:ins>
      </w:hyperlink>
      <w:ins w:id="31740" w:author="PR Preview" w:date="2026-01-01T00:00:00Z">
        <w:r>
          <w:t xml:space="preserve">),</w:t>
        </w:r>
      </w:ins>
      <w:ins w:id="31741" w:author="PR Preview" w:date="2026-01-01T00:00:00Z">
        <w:r>
          <w:t xml:space="preserve"> </w:t>
        </w:r>
      </w:ins>
      <w:ins w:id="31742" w:author="PR Preview" w:date="2026-01-01T00:00:00Z">
        <w:r>
          <w:t xml:space="preserve">and</w:t>
        </w:r>
      </w:ins>
      <w:ins w:id="31743" w:author="PR Preview" w:date="2026-01-01T00:00:00Z">
        <w:r>
          <w:t xml:space="preserve"> </w:t>
        </w:r>
      </w:ins>
      <m:oMath>
        <m:r>
          <m:t>0</m:t>
        </m:r>
      </m:oMath>
      <w:ins w:id="31744" w:author="PR Preview" w:date="2026-01-01T00:00:00Z">
        <w:r>
          <w:t xml:space="preserve"> </w:t>
        </w:r>
      </w:ins>
      <w:ins w:id="31745" w:author="PR Preview" w:date="2026-01-01T00:00:00Z">
        <w:r>
          <w:t xml:space="preserve">is not an eigenvalue.</w:t>
        </w:r>
      </w:ins>
      <w:ins w:id="31746" w:author="PR Preview" w:date="2026-01-01T00:00:00Z">
        <w:r>
          <w:t xml:space="preserve"> </w:t>
        </w:r>
      </w:ins>
      <w:ins w:id="31747" w:author="PR Preview" w:date="2026-01-01T00:00:00Z">
        <w:r>
          <w:t xml:space="preserve">The singular matrix</w:t>
        </w:r>
      </w:ins>
      <w:ins w:id="31748"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31749" w:author="PR Preview" w:date="2026-01-01T00:00:00Z">
        <w:r>
          <w:t xml:space="preserve"> </w:t>
        </w:r>
      </w:ins>
      <w:ins w:id="31750" w:author="PR Preview" w:date="2026-01-01T00:00:00Z">
        <w:r>
          <w:t xml:space="preserve">has eigenvalue</w:t>
        </w:r>
      </w:ins>
      <w:ins w:id="31751" w:author="PR Preview" w:date="2026-01-01T00:00:00Z">
        <w:r>
          <w:t xml:space="preserve"> </w:t>
        </w:r>
      </w:ins>
      <m:oMath>
        <m:r>
          <m:t>0</m:t>
        </m:r>
      </m:oMath>
      <w:ins w:id="31752" w:author="PR Preview" w:date="2026-01-01T00:00:00Z">
        <w:r>
          <w:t xml:space="preserve">,</w:t>
        </w:r>
      </w:ins>
      <w:ins w:id="31753" w:author="PR Preview" w:date="2026-01-01T00:00:00Z">
        <w:r>
          <w:t xml:space="preserve"> </w:t>
        </w:r>
      </w:ins>
      <w:ins w:id="31754" w:author="PR Preview" w:date="2026-01-01T00:00:00Z">
        <w:r>
          <w:t xml:space="preserve">with eigenvector</w:t>
        </w:r>
      </w:ins>
      <w:ins w:id="31755" w:author="PR Preview" w:date="2026-01-01T00:00:00Z">
        <w:r>
          <w:t xml:space="preserve"> </w:t>
        </w:r>
      </w:ins>
      <m:oMath>
        <m:r>
          <m:rPr>
            <m:sty m:val="p"/>
          </m:rPr>
          <m:t>(</m:t>
        </m:r>
        <m:r>
          <m:t>1</m:t>
        </m:r>
        <m:r>
          <m:rPr>
            <m:sty m:val="p"/>
          </m:rPr>
          <m:t>,</m:t>
        </m:r>
        <m:r>
          <m:rPr>
            <m:sty m:val="p"/>
          </m:rPr>
          <m:t>−</m:t>
        </m:r>
        <m:r>
          <m:t>1</m:t>
        </m:r>
        <m:r>
          <m:rPr>
            <m:sty m:val="p"/>
          </m:rPr>
          <m:t>)</m:t>
        </m:r>
      </m:oMath>
      <w:ins w:id="31756" w:author="PR Preview" w:date="2026-01-01T00:00:00Z">
        <w:r>
          <w:t xml:space="preserve">.</w:t>
        </w:r>
      </w:ins>
    </w:p>
    <w:bookmarkEnd w:id="628"/>
    <w:bookmarkStart w:id="629" w:name="thm-eigen-shift-power"/>
    <w:p>
      <w:pPr>
        <w:pStyle w:val="BodyText"/>
      </w:pPr>
      <w:ins w:id="31757" w:author="PR Preview" w:date="2026-01-01T00:00:00Z">
        <w:r>
          <w:rPr>
            <w:b/>
            <w:bCs/>
          </w:rPr>
          <w:t xml:space="preserve">Theorem 110 (Eigenvalues of shifts and powers)</w:t>
        </w:r>
      </w:ins>
      <w:ins w:id="31758" w:author="PR Preview" w:date="2026-01-01T00:00:00Z">
        <w:r>
          <w:t xml:space="preserve"> </w:t>
        </w:r>
      </w:ins>
      <w:ins w:id="31759" w:author="PR Preview" w:date="2026-01-01T00:00:00Z">
        <w:r>
          <w:t xml:space="preserve">Let</w:t>
        </w:r>
      </w:ins>
      <w:ins w:id="31760" w:author="PR Preview" w:date="2026-01-01T00:00:00Z">
        <w:r>
          <w:t xml:space="preserve"> </w:t>
        </w:r>
      </w:ins>
      <w:ins w:id="31761" w:author="PR Preview" w:date="2026-01-01T00:00:00Z">
        <w:r>
          <w:t xml:space="preserve">$\mathord{\smash[b]{\underset{\raise.3ex\hbox{$\scriptstyle\sim$}}{v}}\vphantom{v}}$</w:t>
        </w:r>
      </w:ins>
      <w:ins w:id="31762" w:author="PR Preview" w:date="2026-01-01T00:00:00Z">
        <w:r>
          <w:t xml:space="preserve"> </w:t>
        </w:r>
      </w:ins>
      <w:ins w:id="31763" w:author="PR Preview" w:date="2026-01-01T00:00:00Z">
        <w:r>
          <w:t xml:space="preserve">be an eigenvector of a</w:t>
        </w:r>
      </w:ins>
      <w:ins w:id="31764" w:author="PR Preview" w:date="2026-01-01T00:00:00Z">
        <w:r>
          <w:t xml:space="preserve"> </w:t>
        </w:r>
      </w:ins>
      <m:oMath>
        <m:r>
          <m:t>p</m:t>
        </m:r>
        <m:r>
          <m:rPr>
            <m:sty m:val="p"/>
          </m:rPr>
          <m:t>×</m:t>
        </m:r>
        <m:r>
          <m:t>p</m:t>
        </m:r>
      </m:oMath>
      <w:ins w:id="31765" w:author="PR Preview" w:date="2026-01-01T00:00:00Z">
        <w:r>
          <w:t xml:space="preserve"> </w:t>
        </w:r>
      </w:ins>
      <w:ins w:id="31766" w:author="PR Preview" w:date="2026-01-01T00:00:00Z">
        <w:r>
          <w:t xml:space="preserve">matrix</w:t>
        </w:r>
      </w:ins>
      <w:ins w:id="31767" w:author="PR Preview" w:date="2026-01-01T00:00:00Z">
        <w:r>
          <w:t xml:space="preserve"> </w:t>
        </w:r>
      </w:ins>
      <m:oMath>
        <m:r>
          <m:rPr>
            <m:sty m:val="bi"/>
          </m:rPr>
          <m:t>A</m:t>
        </m:r>
      </m:oMath>
      <w:ins w:id="31768" w:author="PR Preview" w:date="2026-01-01T00:00:00Z">
        <w:r>
          <w:t xml:space="preserve"> </w:t>
        </w:r>
      </w:ins>
      <w:ins w:id="31769" w:author="PR Preview" w:date="2026-01-01T00:00:00Z">
        <w:r>
          <w:t xml:space="preserve">for the eigenvalue</w:t>
        </w:r>
      </w:ins>
      <w:ins w:id="31770" w:author="PR Preview" w:date="2026-01-01T00:00:00Z">
        <w:r>
          <w:t xml:space="preserve"> </w:t>
        </w:r>
      </w:ins>
      <m:oMath>
        <m:r>
          <m:t>λ</m:t>
        </m:r>
      </m:oMath>
      <w:ins w:id="31771" w:author="PR Preview" w:date="2026-01-01T00:00:00Z">
        <w:r>
          <w:t xml:space="preserve"> </w:t>
        </w:r>
      </w:ins>
      <w:ins w:id="31772" w:author="PR Preview" w:date="2026-01-01T00:00:00Z">
        <w:r>
          <w:t xml:space="preserve">(</w:t>
        </w:r>
      </w:ins>
      <w:hyperlink w:anchor="def-eigenvalue">
        <w:ins w:id="31773" w:author="PR Preview" w:date="2026-01-01T00:00:00Z">
          <w:r>
            <w:rPr>
              <w:rStyle w:val="Hyperlink"/>
            </w:rPr>
            <w:t xml:space="preserve">Definition 95</w:t>
          </w:r>
        </w:ins>
      </w:hyperlink>
      <w:ins w:id="31774" w:author="PR Preview" w:date="2026-01-01T00:00:00Z">
        <w:r>
          <w:t xml:space="preserve">). Then</w:t>
        </w:r>
      </w:ins>
    </w:p>
    <w:p>
      <w:pPr>
        <w:pStyle w:val="Compact"/>
        <w:numPr>
          <w:ilvl w:val="0"/>
          <w:numId w:val="1098"/>
        </w:numPr>
      </w:pPr>
      <w:ins w:id="31775" w:author="PR Preview" w:date="2026-01-01T00:00:00Z">
        <w:r>
          <w:t xml:space="preserve">$\mathord{\smash[b]{\underset{\raise.3ex\hbox{$\scriptstyle\sim$}}{v}}\vphantom{v}}$</w:t>
        </w:r>
      </w:ins>
      <w:ins w:id="31776" w:author="PR Preview" w:date="2026-01-01T00:00:00Z">
        <w:r>
          <w:t xml:space="preserve"> </w:t>
        </w:r>
      </w:ins>
      <w:ins w:id="31777" w:author="PR Preview" w:date="2026-01-01T00:00:00Z">
        <w:r>
          <w:t xml:space="preserve">is an eigenvector of</w:t>
        </w:r>
      </w:ins>
      <w:ins w:id="31778" w:author="PR Preview" w:date="2026-01-01T00:00:00Z">
        <w:r>
          <w:t xml:space="preserve"> </w:t>
        </w:r>
      </w:ins>
      <m:oMath>
        <m:r>
          <m:rPr>
            <m:sty m:val="bi"/>
          </m:rPr>
          <m:t>A</m:t>
        </m:r>
        <m:r>
          <m:rPr>
            <m:sty m:val="p"/>
          </m:rPr>
          <m:t>+</m:t>
        </m:r>
        <m:r>
          <m:t>s</m:t>
        </m:r>
        <m:r>
          <m:t> </m:t>
        </m:r>
        <m:sSub>
          <m:e>
            <m:r>
              <m:rPr>
                <m:sty m:val="bi"/>
              </m:rPr>
              <m:t>I</m:t>
            </m:r>
          </m:e>
          <m:sub>
            <m:r>
              <m:t>p</m:t>
            </m:r>
          </m:sub>
        </m:sSub>
      </m:oMath>
      <w:ins w:id="31779" w:author="PR Preview" w:date="2026-01-01T00:00:00Z">
        <w:r>
          <w:t xml:space="preserve"> </w:t>
        </w:r>
      </w:ins>
      <w:ins w:id="31780" w:author="PR Preview" w:date="2026-01-01T00:00:00Z">
        <w:r>
          <w:t xml:space="preserve">for</w:t>
        </w:r>
      </w:ins>
      <w:ins w:id="31781" w:author="PR Preview" w:date="2026-01-01T00:00:00Z">
        <w:r>
          <w:t xml:space="preserve"> </w:t>
        </w:r>
      </w:ins>
      <m:oMath>
        <m:r>
          <m:t>λ</m:t>
        </m:r>
        <m:r>
          <m:rPr>
            <m:sty m:val="p"/>
          </m:rPr>
          <m:t>+</m:t>
        </m:r>
        <m:r>
          <m:t>s</m:t>
        </m:r>
      </m:oMath>
      <w:ins w:id="31782" w:author="PR Preview" w:date="2026-01-01T00:00:00Z">
        <w:r>
          <w:t xml:space="preserve">, for every number</w:t>
        </w:r>
      </w:ins>
      <w:ins w:id="31783" w:author="PR Preview" w:date="2026-01-01T00:00:00Z">
        <w:r>
          <w:t xml:space="preserve"> </w:t>
        </w:r>
      </w:ins>
      <m:oMath>
        <m:r>
          <m:t>s</m:t>
        </m:r>
      </m:oMath>
      <w:ins w:id="31784" w:author="PR Preview" w:date="2026-01-01T00:00:00Z">
        <w:r>
          <w:t xml:space="preserve">;</w:t>
        </w:r>
      </w:ins>
    </w:p>
    <w:p>
      <w:pPr>
        <w:pStyle w:val="Compact"/>
        <w:numPr>
          <w:ilvl w:val="0"/>
          <w:numId w:val="1098"/>
        </w:numPr>
      </w:pPr>
      <w:ins w:id="31785" w:author="PR Preview" w:date="2026-01-01T00:00:00Z">
        <w:r>
          <w:t xml:space="preserve">$\mathord{\smash[b]{\underset{\raise.3ex\hbox{$\scriptstyle\sim$}}{v}}\vphantom{v}}$</w:t>
        </w:r>
      </w:ins>
      <w:ins w:id="31786" w:author="PR Preview" w:date="2026-01-01T00:00:00Z">
        <w:r>
          <w:t xml:space="preserve"> </w:t>
        </w:r>
      </w:ins>
      <w:ins w:id="31787" w:author="PR Preview" w:date="2026-01-01T00:00:00Z">
        <w:r>
          <w:t xml:space="preserve">is an eigenvector of</w:t>
        </w:r>
      </w:ins>
      <w:ins w:id="31788" w:author="PR Preview" w:date="2026-01-01T00:00:00Z">
        <w:r>
          <w:t xml:space="preserve"> </w:t>
        </w:r>
      </w:ins>
      <m:oMath>
        <m:sSup>
          <m:e>
            <m:r>
              <m:rPr>
                <m:sty m:val="bi"/>
              </m:rPr>
              <m:t>A</m:t>
            </m:r>
          </m:e>
          <m:sup>
            <m:r>
              <m:t>k</m:t>
            </m:r>
          </m:sup>
        </m:sSup>
      </m:oMath>
      <w:ins w:id="31789" w:author="PR Preview" w:date="2026-01-01T00:00:00Z">
        <w:r>
          <w:t xml:space="preserve"> </w:t>
        </w:r>
      </w:ins>
      <w:ins w:id="31790" w:author="PR Preview" w:date="2026-01-01T00:00:00Z">
        <w:r>
          <w:t xml:space="preserve">(</w:t>
        </w:r>
      </w:ins>
      <w:hyperlink w:anchor="def-matrix-power">
        <w:ins w:id="31791" w:author="PR Preview" w:date="2026-01-01T00:00:00Z">
          <w:r>
            <w:rPr>
              <w:rStyle w:val="Hyperlink"/>
            </w:rPr>
            <w:t xml:space="preserve">Definition 81</w:t>
          </w:r>
        </w:ins>
      </w:hyperlink>
      <w:ins w:id="31792" w:author="PR Preview" w:date="2026-01-01T00:00:00Z">
        <w:r>
          <w:t xml:space="preserve">) for</w:t>
        </w:r>
      </w:ins>
      <w:ins w:id="31793" w:author="PR Preview" w:date="2026-01-01T00:00:00Z">
        <w:r>
          <w:t xml:space="preserve"> </w:t>
        </w:r>
      </w:ins>
      <m:oMath>
        <m:sSup>
          <m:e>
            <m:r>
              <m:t>λ</m:t>
            </m:r>
          </m:e>
          <m:sup>
            <m:r>
              <m:t>k</m:t>
            </m:r>
          </m:sup>
        </m:sSup>
      </m:oMath>
      <w:ins w:id="31794" w:author="PR Preview" w:date="2026-01-01T00:00:00Z">
        <w:r>
          <w:t xml:space="preserve">,</w:t>
        </w:r>
      </w:ins>
      <w:ins w:id="31795" w:author="PR Preview" w:date="2026-01-01T00:00:00Z">
        <w:r>
          <w:t xml:space="preserve"> </w:t>
        </w:r>
      </w:ins>
      <w:ins w:id="31796" w:author="PR Preview" w:date="2026-01-01T00:00:00Z">
        <w:r>
          <w:t xml:space="preserve">for every positive integer</w:t>
        </w:r>
      </w:ins>
      <w:ins w:id="31797" w:author="PR Preview" w:date="2026-01-01T00:00:00Z">
        <w:r>
          <w:t xml:space="preserve"> </w:t>
        </w:r>
      </w:ins>
      <m:oMath>
        <m:r>
          <m:t>k</m:t>
        </m:r>
      </m:oMath>
      <w:ins w:id="31798" w:author="PR Preview" w:date="2026-01-01T00:00:00Z">
        <w:r>
          <w:t xml:space="preserve">.</w:t>
        </w:r>
      </w:ins>
    </w:p>
    <w:bookmarkEnd w:id="629"/>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limLow>
                <m:e>
                  <m:r>
                    <m:t>v</m:t>
                  </m:r>
                </m:e>
                <m:lim>
                  <m:r>
                    <m:rPr>
                      <m:sty m:val="p"/>
                    </m:rPr>
                    <m:t>∼</m:t>
                  </m:r>
                </m:lim>
              </m:limLow>
              <m:r>
                <m:t>&amp;</m:t>
              </m:r>
              <m:r>
                <m:rPr>
                  <m:sty m:val="p"/>
                </m:rPr>
                <m:t>=</m:t>
              </m:r>
              <m:r>
                <m:rPr>
                  <m:sty m:val="bi"/>
                </m:rPr>
                <m:t>A</m:t>
              </m:r>
              <m:limLow>
                <m:e>
                  <m:r>
                    <m:t>v</m:t>
                  </m:r>
                </m:e>
                <m:lim>
                  <m:r>
                    <m:rPr>
                      <m:sty m:val="p"/>
                    </m:rPr>
                    <m:t>∼</m:t>
                  </m:r>
                </m:lim>
              </m:limLow>
              <m:r>
                <m:rPr>
                  <m:sty m:val="p"/>
                </m:rPr>
                <m:t>+</m:t>
              </m:r>
              <m:r>
                <m:rPr>
                  <m:sty m:val="p"/>
                </m:rPr>
                <m:t>(</m:t>
              </m:r>
              <m:r>
                <m:t>s</m:t>
              </m:r>
              <m:r>
                <m:t> </m:t>
              </m:r>
              <m:sSub>
                <m:e>
                  <m:r>
                    <m:rPr>
                      <m:sty m:val="bi"/>
                    </m:rPr>
                    <m:t>I</m:t>
                  </m:r>
                </m:e>
                <m:sub>
                  <m:r>
                    <m:t>p</m:t>
                  </m:r>
                </m:sub>
              </m:sSub>
              <m:r>
                <m:rPr>
                  <m:sty m:val="p"/>
                </m:rPr>
                <m:t>)</m:t>
              </m:r>
              <m:r>
                <m:t> </m:t>
              </m:r>
              <m:limLow>
                <m:e>
                  <m:r>
                    <m:t>v</m:t>
                  </m:r>
                </m:e>
                <m:lim>
                  <m:r>
                    <m:rPr>
                      <m:sty m:val="p"/>
                    </m:rPr>
                    <m:t>∼</m:t>
                  </m:r>
                </m:lim>
              </m:limLow>
              <m:r>
                <m:t>&amp;</m:t>
              </m:r>
              <m:r>
                <m:t>&amp;</m:t>
              </m:r>
              <m:r>
                <m:rPr>
                  <m:nor/>
                  <m:sty m:val="p"/>
                </m:rPr>
                <m:t>(</m:t>
              </m:r>
              <m:r>
                <m:rPr>
                  <m:nor/>
                  <m:sty m:val="p"/>
                </m:rPr>
                <m:t>Theorem 9</m:t>
              </m:r>
              <m:r>
                <m:rPr>
                  <m:nor/>
                  <m:sty m:val="p"/>
                </m:rPr>
                <m:t>)</m:t>
              </m:r>
            </m:e>
            <m:e>
              <m:r>
                <m:t>&amp;</m:t>
              </m:r>
              <m:r>
                <m:rPr>
                  <m:sty m:val="p"/>
                </m:rPr>
                <m:t>=</m:t>
              </m:r>
              <m:r>
                <m:rPr>
                  <m:sty m:val="bi"/>
                </m:rPr>
                <m:t>A</m:t>
              </m:r>
              <m:limLow>
                <m:e>
                  <m:r>
                    <m:t>v</m:t>
                  </m:r>
                </m:e>
                <m:lim>
                  <m:r>
                    <m:rPr>
                      <m:sty m:val="p"/>
                    </m:rPr>
                    <m:t>∼</m:t>
                  </m:r>
                </m:lim>
              </m:limLow>
              <m:r>
                <m:rPr>
                  <m:sty m:val="p"/>
                </m:rPr>
                <m:t>+</m:t>
              </m:r>
              <m:r>
                <m:t>s</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m:t>
              </m:r>
              <m:r>
                <m:rPr>
                  <m:nor/>
                  <m:sty m:val="p"/>
                </m:rPr>
                <m:t>Theorem 93</m:t>
              </m:r>
              <m:r>
                <m:rPr>
                  <m:nor/>
                  <m:sty m:val="p"/>
                </m:rPr>
                <m:t>)</m:t>
              </m:r>
            </m:e>
            <m:e>
              <m:r>
                <m:t>&amp;</m:t>
              </m:r>
              <m:r>
                <m:rPr>
                  <m:sty m:val="p"/>
                </m:rPr>
                <m:t>=</m:t>
              </m:r>
              <m:r>
                <m:t>λ</m:t>
              </m:r>
              <m:limLow>
                <m:e>
                  <m:r>
                    <m:t>v</m:t>
                  </m:r>
                </m:e>
                <m:lim>
                  <m:r>
                    <m:rPr>
                      <m:sty m:val="p"/>
                    </m:rPr>
                    <m:t>∼</m:t>
                  </m:r>
                </m:lim>
              </m:limLow>
              <m:r>
                <m:rPr>
                  <m:sty m:val="p"/>
                </m:rPr>
                <m:t>+</m:t>
              </m:r>
              <m:r>
                <m:t>s</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(eigenvector)</m:t>
              </m:r>
            </m:e>
            <m:e>
              <m:r>
                <m:t>&amp;</m:t>
              </m:r>
              <m:r>
                <m:rPr>
                  <m:sty m:val="p"/>
                </m:rPr>
                <m:t>=</m:t>
              </m:r>
              <m:r>
                <m:t>λ</m:t>
              </m:r>
              <m:limLow>
                <m:e>
                  <m:r>
                    <m:t>v</m:t>
                  </m:r>
                </m:e>
                <m:lim>
                  <m:r>
                    <m:rPr>
                      <m:sty m:val="p"/>
                    </m:rPr>
                    <m:t>∼</m:t>
                  </m:r>
                </m:lim>
              </m:limLow>
              <m:r>
                <m:rPr>
                  <m:sty m:val="p"/>
                </m:rPr>
                <m:t>+</m:t>
              </m:r>
              <m:r>
                <m:t>s</m:t>
              </m:r>
              <m:limLow>
                <m:e>
                  <m:r>
                    <m:t>v</m:t>
                  </m:r>
                </m:e>
                <m:lim>
                  <m:r>
                    <m:rPr>
                      <m:sty m:val="p"/>
                    </m:rPr>
                    <m:t>∼</m:t>
                  </m:r>
                </m:lim>
              </m:limLow>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limLow>
                <m:e>
                  <m:r>
                    <m:t>v</m:t>
                  </m:r>
                </m:e>
                <m:lim>
                  <m:r>
                    <m:rPr>
                      <m:sty m:val="p"/>
                    </m:rPr>
                    <m:t>∼</m:t>
                  </m:r>
                </m:lim>
              </m:limLow>
              <m:r>
                <m:rPr>
                  <m:sty m:val="p"/>
                </m:rPr>
                <m:t>.</m:t>
              </m:r>
              <m:r>
                <m:t>&amp;</m:t>
              </m:r>
              <m:r>
                <m:t>&amp;</m:t>
              </m:r>
              <m:r>
                <m:rPr>
                  <m:nor/>
                  <m:sty m:val="p"/>
                </m:rPr>
                <m:t>(add entrywise)</m:t>
              </m:r>
            </m:e>
          </m:eqArr>
        </m:oMath>
      </m:oMathPara>
    </w:p>
    <w:p>
      <w:pPr>
        <w:pStyle w:val="FirstParagraph"/>
      </w:pPr>
      <w:del w:id="31799" w:author="PR Preview" w:date="2026-01-01T00:00:00Z">
        <w:r>
          <w:rPr>
            <w:b/>
            <w:bCs/>
          </w:rPr>
          <w:delText xml:space="preserve">Part 2, by</w:delText>
        </w:r>
      </w:del>
      <w:del w:id="31800" w:author="PR Preview" w:date="2026-01-01T00:00:00Z">
        <w:r>
          <w:rPr>
            <w:b/>
            <w:bCs/>
          </w:rPr>
          <w:delText xml:space="preserve"> </w:delText>
        </w:r>
      </w:del>
      <w:hyperlink r:id="rId142">
        <w:del w:id="31801" w:author="PR Preview" w:date="2026-01-01T00:00:00Z">
          <w:r>
            <w:rPr>
              <w:rStyle w:val="Hyperlink"/>
              <w:b/>
              <w:bCs/>
            </w:rPr>
            <w:delText xml:space="preserve">induction</w:delText>
          </w:r>
        </w:del>
      </w:hyperlink>
      <w:del w:id="31802" w:author="PR Preview" w:date="2026-01-01T00:00:00Z">
        <w:r>
          <w:rPr>
            <w:b/>
            <w:bCs/>
          </w:rPr>
          <w:delText xml:space="preserve"> </w:delText>
        </w:r>
      </w:del>
      <w:del w:id="31803" w:author="PR Preview" w:date="2026-01-01T00:00:00Z">
        <w:r>
          <w:rPr>
            <w:b/>
            <w:bCs/>
          </w:rPr>
          <w:delText xml:space="preserve">on</w:delText>
        </w:r>
      </w:del>
      <w:del w:id="31804" w:author="PR Preview" w:date="2026-01-01T00:00:00Z">
        <w:r>
          <w:rPr>
            <w:b/>
            <w:bCs/>
          </w:rPr>
          <w:delText xml:space="preserve"> </w:delText>
        </w:r>
      </w:del>
      <m:oMath>
        <m:r>
          <m:t>k</m:t>
        </m:r>
      </m:oMath>
      <w:del w:id="31805" w:author="PR Preview" w:date="2026-01-01T00:00:00Z">
        <w:r>
          <w:rPr>
            <w:b/>
            <w:bCs/>
          </w:rPr>
          <w:delText xml:space="preserve">.</w:delText>
        </w:r>
      </w:del>
      <w:del w:id="31806" w:author="PR Preview" w:date="2026-01-01T00:00:00Z">
        <w:r>
          <w:delText xml:space="preserve"> </w:delText>
        </w:r>
      </w:del>
      <w:del w:id="31807" w:author="PR Preview" w:date="2026-01-01T00:00:00Z">
        <w:r>
          <w:delText xml:space="preserve">For</w:delText>
        </w:r>
      </w:del>
      <w:del w:id="31808" w:author="PR Preview" w:date="2026-01-01T00:00:00Z">
        <w:r>
          <w:delText xml:space="preserve"> </w:delText>
        </w:r>
      </w:del>
      <m:oMath>
        <m:r>
          <m:t>k</m:t>
        </m:r>
        <m:r>
          <m:rPr>
            <m:sty m:val="p"/>
          </m:rPr>
          <m:t>=</m:t>
        </m:r>
        <m:r>
          <m:t>1</m:t>
        </m:r>
      </m:oMath>
      <w:del w:id="31809" w:author="PR Preview" w:date="2026-01-01T00:00:00Z">
        <w:r>
          <w:delText xml:space="preserve"> </w:delText>
        </w:r>
      </w:del>
      <w:del w:id="31810" w:author="PR Preview" w:date="2026-01-01T00:00:00Z">
        <w:r>
          <w:delText xml:space="preserve">it is the assumption.</w:delText>
        </w:r>
      </w:del>
      <w:del w:id="31811" w:author="PR Preview" w:date="2026-01-01T00:00:00Z">
        <w:r>
          <w:delText xml:space="preserve"> </w:delText>
        </w:r>
      </w:del>
      <w:del w:id="31812" w:author="PR Preview" w:date="2026-01-01T00:00:00Z">
        <w:r>
          <w:delText xml:space="preserve">If</w:delText>
        </w:r>
      </w:del>
      <w:del w:id="31813" w:author="PR Preview" w:date="2026-01-01T00:00:00Z">
        <w:r>
          <w:delText xml:space="preserve"> </w:delText>
        </w:r>
      </w:del>
      <m:oMath>
        <m:sSup>
          <m:e>
            <m:r>
              <m:rPr>
                <m:sty m:val="bi"/>
              </m:rPr>
              <m:t>A</m:t>
            </m:r>
          </m:e>
          <m:sup>
            <m:r>
              <m:t>k</m:t>
            </m:r>
            <m:r>
              <m:rPr>
                <m:sty m:val="p"/>
              </m:rPr>
              <m:t>−</m:t>
            </m:r>
            <m:r>
              <m:t>1</m:t>
            </m:r>
          </m:sup>
        </m:sSup>
        <m:limLow>
          <m:e>
            <m:r>
              <m:t>v</m:t>
            </m:r>
          </m:e>
          <m:lim>
            <m:r>
              <m:rPr>
                <m:sty m:val="p"/>
              </m:rPr>
              <m:t>∼</m:t>
            </m:r>
          </m:lim>
        </m:limLow>
        <m:r>
          <m:rPr>
            <m:sty m:val="p"/>
          </m:rPr>
          <m:t>=</m:t>
        </m:r>
        <m:sSup>
          <m:e>
            <m:r>
              <m:t>λ</m:t>
            </m:r>
          </m:e>
          <m:sup>
            <m:r>
              <m:t>k</m:t>
            </m:r>
            <m:r>
              <m:rPr>
                <m:sty m:val="p"/>
              </m:rPr>
              <m:t>−</m:t>
            </m:r>
            <m:r>
              <m:t>1</m:t>
            </m:r>
          </m:sup>
        </m:sSup>
        <m:limLow>
          <m:e>
            <m:r>
              <m:t>v</m:t>
            </m:r>
          </m:e>
          <m:lim>
            <m:r>
              <m:rPr>
                <m:sty m:val="p"/>
              </m:rPr>
              <m:t>∼</m:t>
            </m:r>
          </m:lim>
        </m:limLow>
      </m:oMath>
      <w:del w:id="31814" w:author="PR Preview" w:date="2026-01-01T00:00:00Z">
        <w:r>
          <w:delText xml:space="preserve">, then</w:delText>
        </w:r>
      </w:del>
    </w:p>
    <w:p>
      <w:pPr>
        <w:pStyle w:val="BodyText"/>
      </w:pPr>
      <m:oMathPara>
        <m:oMathParaPr>
          <m:jc m:val="center"/>
        </m:oMathParaPr>
        <m:oMath>
          <m:eqArr>
            <m:e>
              <m:sSup>
                <m:e>
                  <m:r>
                    <m:rPr>
                      <m:sty m:val="bi"/>
                    </m:rPr>
                    <m:t>A</m:t>
                  </m:r>
                </m:e>
                <m:sup>
                  <m:r>
                    <m:t>k</m:t>
                  </m:r>
                </m:sup>
              </m:sSup>
              <m:limLow>
                <m:e>
                  <m:r>
                    <m:t>v</m:t>
                  </m:r>
                </m:e>
                <m:lim>
                  <m:r>
                    <m:rPr>
                      <m:sty m:val="p"/>
                    </m:rPr>
                    <m:t>∼</m:t>
                  </m:r>
                </m:lim>
              </m:limLow>
              <m:r>
                <m:t>&amp;</m:t>
              </m:r>
              <m:r>
                <m:rPr>
                  <m:sty m:val="p"/>
                </m:rPr>
                <m:t>=</m:t>
              </m:r>
              <m:r>
                <m:rPr>
                  <m:sty m:val="bi"/>
                </m:rPr>
                <m:t>A</m:t>
              </m:r>
              <m:r>
                <m:t> </m:t>
              </m:r>
              <m:r>
                <m:rPr>
                  <m:sty m:val="p"/>
                </m:rPr>
                <m:t>(</m:t>
              </m:r>
              <m:sSup>
                <m:e>
                  <m:r>
                    <m:rPr>
                      <m:sty m:val="bi"/>
                    </m:rPr>
                    <m:t>A</m:t>
                  </m:r>
                </m:e>
                <m:sup>
                  <m:r>
                    <m:t>k</m:t>
                  </m:r>
                  <m:r>
                    <m:rPr>
                      <m:sty m:val="p"/>
                    </m:rPr>
                    <m:t>−</m:t>
                  </m:r>
                  <m:r>
                    <m:t>1</m:t>
                  </m:r>
                </m:sup>
              </m:sSup>
              <m:limLow>
                <m:e>
                  <m:r>
                    <m:t>v</m:t>
                  </m:r>
                </m:e>
                <m:lim>
                  <m:r>
                    <m:rPr>
                      <m:sty m:val="p"/>
                    </m:rPr>
                    <m:t>∼</m:t>
                  </m:r>
                </m:lim>
              </m:limLow>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limLow>
                <m:e>
                  <m:r>
                    <m:t>v</m:t>
                  </m:r>
                </m:e>
                <m:lim>
                  <m:r>
                    <m:rPr>
                      <m:sty m:val="p"/>
                    </m:rPr>
                    <m:t>∼</m:t>
                  </m:r>
                </m:lim>
              </m:limLow>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limLow>
                <m:e>
                  <m:r>
                    <m:t>v</m:t>
                  </m:r>
                </m:e>
                <m:lim>
                  <m:r>
                    <m:rPr>
                      <m:sty m:val="p"/>
                    </m:rPr>
                    <m:t>∼</m:t>
                  </m:r>
                </m:lim>
              </m:limLow>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limLow>
                <m:e>
                  <m:r>
                    <m:t>v</m:t>
                  </m:r>
                </m:e>
                <m:lim>
                  <m:r>
                    <m:rPr>
                      <m:sty m:val="p"/>
                    </m:rPr>
                    <m:t>∼</m:t>
                  </m:r>
                </m:lim>
              </m:limLow>
              <m:r>
                <m:rPr>
                  <m:sty m:val="p"/>
                </m:rPr>
                <m:t>)</m:t>
              </m:r>
              <m:r>
                <m:t>&amp;</m:t>
              </m:r>
              <m:r>
                <m:t>&amp;</m:t>
              </m:r>
              <m:r>
                <m:rPr>
                  <m:nor/>
                  <m:sty m:val="p"/>
                </m:rPr>
                <m:t>(eigenvector)</m:t>
              </m:r>
            </m:e>
            <m:e>
              <m:r>
                <m:t>&amp;</m:t>
              </m:r>
              <m:r>
                <m:rPr>
                  <m:sty m:val="p"/>
                </m:rPr>
                <m:t>=</m:t>
              </m:r>
              <m:sSup>
                <m:e>
                  <m:r>
                    <m:t>λ</m:t>
                  </m:r>
                </m:e>
                <m:sup>
                  <m:r>
                    <m:t>k</m:t>
                  </m:r>
                </m:sup>
              </m:sSup>
              <m:limLow>
                <m:e>
                  <m:r>
                    <m:t>v</m:t>
                  </m:r>
                </m:e>
                <m:lim>
                  <m:r>
                    <m:rPr>
                      <m:sty m:val="p"/>
                    </m:rPr>
                    <m:t>∼</m:t>
                  </m:r>
                </m:lim>
              </m:limLow>
              <m:r>
                <m:rPr>
                  <m:sty m:val="p"/>
                </m:rPr>
                <m:t>.</m:t>
              </m:r>
              <m:r>
                <m:t>&amp;</m:t>
              </m:r>
              <m:r>
                <m:t>&amp;</m:t>
              </m:r>
              <m:r>
                <m:rPr>
                  <m:nor/>
                  <m:sty m:val="p"/>
                </m:rPr>
                <m:t>(multiply the numbers)</m:t>
              </m:r>
            </m:e>
          </m:eqArr>
        </m:oMath>
      </m:oMathPara>
    </w:p>
    <w:p>
      <w:pPr>
        <w:pStyle w:val="FirstParagraph"/>
      </w:pPr>
      <w:del w:id="31815" w:author="PR Preview" w:date="2026-01-01T00:00:00Z">
        <w:r>
          <w:delText xml:space="preserve">In both parts</w:delText>
        </w:r>
      </w:del>
      <w:del w:id="31816" w:author="PR Preview" w:date="2026-01-01T00:00:00Z">
        <w:r>
          <w:delText xml:space="preserve"> </w:delText>
        </w:r>
      </w:del>
      <m:oMath>
        <m:limLow>
          <m:e>
            <m:r>
              <m:t>v</m:t>
            </m:r>
          </m:e>
          <m:lim>
            <m:r>
              <m:rPr>
                <m:sty m:val="p"/>
              </m:rPr>
              <m:t>∼</m:t>
            </m:r>
          </m:lim>
        </m:limLow>
        <m:r>
          <m:rPr>
            <m:sty m:val="p"/>
          </m:rPr>
          <m:t>≠</m:t>
        </m:r>
        <m:limLow>
          <m:e>
            <m:r>
              <m:t>0</m:t>
            </m:r>
          </m:e>
          <m:lim>
            <m:r>
              <m:rPr>
                <m:sty m:val="p"/>
              </m:rPr>
              <m:t>∼</m:t>
            </m:r>
          </m:lim>
        </m:limLow>
      </m:oMath>
      <w:del w:id="31817" w:author="PR Preview" w:date="2026-01-01T00:00:00Z">
        <w:r>
          <w:delText xml:space="preserve">, so</w:delText>
        </w:r>
      </w:del>
      <w:del w:id="31818" w:author="PR Preview" w:date="2026-01-01T00:00:00Z">
        <w:r>
          <w:delText xml:space="preserve"> </w:delText>
        </w:r>
      </w:del>
      <m:oMath>
        <m:limLow>
          <m:e>
            <m:r>
              <m:t>v</m:t>
            </m:r>
          </m:e>
          <m:lim>
            <m:r>
              <m:rPr>
                <m:sty m:val="p"/>
              </m:rPr>
              <m:t>∼</m:t>
            </m:r>
          </m:lim>
        </m:limLow>
      </m:oMath>
      <w:del w:id="31819" w:author="PR Preview" w:date="2026-01-01T00:00:00Z">
        <w:r>
          <w:delText xml:space="preserve"> </w:delText>
        </w:r>
      </w:del>
      <w:del w:id="31820" w:author="PR Preview" w:date="2026-01-01T00:00:00Z">
        <w:r>
          <w:delText xml:space="preserve">is an eigenvector.</w:delText>
        </w:r>
      </w:del>
    </w:p>
    <w:p>
      <w:pPr>
        <w:pStyle w:val="BodyText"/>
      </w:pPr>
      <w:del w:id="31821" w:author="PR Preview" w:date="2026-01-01T00:00:00Z">
        <w:r>
          <w:rPr>
            <w:b/>
            <w:bCs/>
          </w:rPr>
          <w:delText xml:space="preserve">Example 196 (Shifting and squaring)</w:delText>
        </w:r>
      </w:del>
      <w:del w:id="31822" w:author="PR Preview" w:date="2026-01-01T00:00:00Z">
        <w:r>
          <w:delText xml:space="preserve"> </w:delText>
        </w:r>
      </w:del>
      <w:del w:id="31823" w:author="PR Preview" w:date="2026-01-01T00:00:00Z">
        <w:r>
          <w:delText xml:space="preserve">For</w:delText>
        </w:r>
      </w:del>
      <w:del w:id="31824"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31825" w:author="PR Preview" w:date="2026-01-01T00:00:00Z">
        <w:r>
          <w:delText xml:space="preserve"> </w:delText>
        </w:r>
      </w:del>
      <w:del w:id="31826" w:author="PR Preview" w:date="2026-01-01T00:00:00Z">
        <w:r>
          <w:delText xml:space="preserve">with eigenvector</w:delText>
        </w:r>
      </w:del>
      <w:del w:id="31827" w:author="PR Preview" w:date="2026-01-01T00:00:00Z">
        <w:r>
          <w:delText xml:space="preserve"> </w:delText>
        </w:r>
      </w:del>
      <m:oMath>
        <m:r>
          <m:rPr>
            <m:sty m:val="p"/>
          </m:rPr>
          <m:t>(</m:t>
        </m:r>
        <m:r>
          <m:t>1</m:t>
        </m:r>
        <m:r>
          <m:rPr>
            <m:sty m:val="p"/>
          </m:rPr>
          <m:t>,</m:t>
        </m:r>
        <m:r>
          <m:t>1</m:t>
        </m:r>
        <m:r>
          <m:rPr>
            <m:sty m:val="p"/>
          </m:rPr>
          <m:t>)</m:t>
        </m:r>
      </m:oMath>
      <w:del w:id="31828" w:author="PR Preview" w:date="2026-01-01T00:00:00Z">
        <w:r>
          <w:delText xml:space="preserve"> </w:delText>
        </w:r>
      </w:del>
      <w:del w:id="31829" w:author="PR Preview" w:date="2026-01-01T00:00:00Z">
        <w:r>
          <w:delText xml:space="preserve">for</w:delText>
        </w:r>
      </w:del>
      <w:del w:id="31830" w:author="PR Preview" w:date="2026-01-01T00:00:00Z">
        <w:r>
          <w:delText xml:space="preserve"> </w:delText>
        </w:r>
      </w:del>
      <m:oMath>
        <m:r>
          <m:t>3</m:t>
        </m:r>
      </m:oMath>
      <w:del w:id="31831" w:author="PR Preview" w:date="2026-01-01T00:00:00Z">
        <w:r>
          <w:delText xml:space="preserve"> </w:delText>
        </w:r>
      </w:del>
      <w:del w:id="31832" w:author="PR Preview" w:date="2026-01-01T00:00:00Z">
        <w:r>
          <w:delText xml:space="preserve">(</w:delText>
        </w:r>
      </w:del>
      <w:hyperlink w:anchor="exm-eigenvalue">
        <w:del w:id="31833" w:author="PR Preview" w:date="2026-01-01T00:00:00Z">
          <w:r>
            <w:rPr>
              <w:rStyle w:val="Hyperlink"/>
            </w:rPr>
            <w:delText xml:space="preserve">Example 144</w:delText>
          </w:r>
        </w:del>
      </w:hyperlink>
      <w:del w:id="31834" w:author="PR Preview" w:date="2026-01-01T00:00:00Z">
        <w:r>
          <w:delText xml:space="preserve">):</w:delText>
        </w:r>
      </w:del>
    </w:p>
    <w:p>
      <w:pPr>
        <w:pStyle w:val="BodyText"/>
      </w:pPr>
      <w:ins w:id="31835" w:author="PR Preview" w:date="2026-01-01T00:00:00Z">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\text{(}\text{Theorem~94}\text{)}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\text{(}\text{Theorem~10}\text{)}
    \\
    &amp;= (\lambda+ s)\,\mathord{\smash[b]{\underset{\raise.3ex\hbox{$\scriptstyle\sim$}}{v}}\vphantom{v}}.
    &amp;&amp; \text{(add entrywise)}
    \end{aligned}
    $$</w:t>
        </w:r>
      </w:ins>
    </w:p>
    <w:p>
      <w:pPr>
        <w:pStyle w:val="FirstParagraph"/>
      </w:pPr>
      <w:ins w:id="31836" w:author="PR Preview" w:date="2026-01-01T00:00:00Z">
        <w:r>
          <w:rPr>
            <w:b/>
            <w:bCs/>
          </w:rPr>
          <w:t xml:space="preserve">Part 2, by</w:t>
        </w:r>
      </w:ins>
      <w:ins w:id="31837" w:author="PR Preview" w:date="2026-01-01T00:00:00Z">
        <w:r>
          <w:rPr>
            <w:b/>
            <w:bCs/>
          </w:rPr>
          <w:t xml:space="preserve"> </w:t>
        </w:r>
      </w:ins>
      <w:hyperlink r:id="rId142">
        <w:ins w:id="31838" w:author="PR Preview" w:date="2026-01-01T00:00:00Z">
          <w:r>
            <w:rPr>
              <w:rStyle w:val="Hyperlink"/>
              <w:b/>
              <w:bCs/>
            </w:rPr>
            <w:t xml:space="preserve">induction</w:t>
          </w:r>
        </w:ins>
      </w:hyperlink>
      <w:ins w:id="31839" w:author="PR Preview" w:date="2026-01-01T00:00:00Z">
        <w:r>
          <w:rPr>
            <w:b/>
            <w:bCs/>
          </w:rPr>
          <w:t xml:space="preserve"> </w:t>
        </w:r>
      </w:ins>
      <w:ins w:id="31840" w:author="PR Preview" w:date="2026-01-01T00:00:00Z">
        <w:r>
          <w:rPr>
            <w:b/>
            <w:bCs/>
          </w:rPr>
          <w:t xml:space="preserve">on</w:t>
        </w:r>
      </w:ins>
      <w:ins w:id="31841" w:author="PR Preview" w:date="2026-01-01T00:00:00Z">
        <w:r>
          <w:rPr>
            <w:b/>
            <w:bCs/>
          </w:rPr>
          <w:t xml:space="preserve"> </w:t>
        </w:r>
      </w:ins>
      <m:oMath>
        <m:r>
          <m:t>k</m:t>
        </m:r>
      </m:oMath>
      <w:ins w:id="31842" w:author="PR Preview" w:date="2026-01-01T00:00:00Z">
        <w:r>
          <w:rPr>
            <w:b/>
            <w:bCs/>
          </w:rPr>
          <w:t xml:space="preserve">.</w:t>
        </w:r>
      </w:ins>
      <w:ins w:id="31843" w:author="PR Preview" w:date="2026-01-01T00:00:00Z">
        <w:r>
          <w:t xml:space="preserve"> </w:t>
        </w:r>
      </w:ins>
      <w:ins w:id="31844" w:author="PR Preview" w:date="2026-01-01T00:00:00Z">
        <w:r>
          <w:t xml:space="preserve">For</w:t>
        </w:r>
      </w:ins>
      <w:ins w:id="31845" w:author="PR Preview" w:date="2026-01-01T00:00:00Z">
        <w:r>
          <w:t xml:space="preserve"> </w:t>
        </w:r>
      </w:ins>
      <m:oMath>
        <m:r>
          <m:t>k</m:t>
        </m:r>
        <m:r>
          <m:rPr>
            <m:sty m:val="p"/>
          </m:rPr>
          <m:t>=</m:t>
        </m:r>
        <m:r>
          <m:t>1</m:t>
        </m:r>
      </m:oMath>
      <w:ins w:id="31846" w:author="PR Preview" w:date="2026-01-01T00:00:00Z">
        <w:r>
          <w:t xml:space="preserve"> </w:t>
        </w:r>
      </w:ins>
      <w:ins w:id="31847" w:author="PR Preview" w:date="2026-01-01T00:00:00Z">
        <w:r>
          <w:t xml:space="preserve">it is the assumption.</w:t>
        </w:r>
      </w:ins>
      <w:ins w:id="31848" w:author="PR Preview" w:date="2026-01-01T00:00:00Z">
        <w:r>
          <w:t xml:space="preserve"> </w:t>
        </w:r>
      </w:ins>
      <w:ins w:id="31849" w:author="PR Preview" w:date="2026-01-01T00:00:00Z">
        <w:r>
          <w:t xml:space="preserve">If</w:t>
        </w:r>
      </w:ins>
      <w:ins w:id="31850" w:author="PR Preview" w:date="2026-01-01T00:00:00Z">
        <w:r>
          <w:t xml:space="preserve"> </w:t>
        </w:r>
      </w:ins>
      <w:ins w:id="31851" w:author="PR Preview" w:date="2026-01-01T00:00:00Z">
        <w:r>
          <w:t xml:space="preserve">$\mathbf{A}^{k-1} \mathord{\smash[b]{\underset{\raise.3ex\hbox{$\scriptstyle\sim$}}{v}}\vphantom{v}} = \lambda^{k-1} \mathord{\smash[b]{\underset{\raise.3ex\hbox{$\scriptstyle\sim$}}{v}}\vphantom{v}}$</w:t>
        </w:r>
      </w:ins>
      <w:ins w:id="31852" w:author="PR Preview" w:date="2026-01-01T00:00:00Z">
        <w:r>
          <w:t xml:space="preserve">, then</w:t>
        </w:r>
      </w:ins>
    </w:p>
    <w:p>
      <w:pPr>
        <w:pStyle w:val="BodyText"/>
      </w:pPr>
      <w:ins w:id="31853" w:author="PR Preview" w:date="2026-01-01T00:00:00Z">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\text{(}\text{Theorem~94}\text{)}
    \\
    &amp;= \lambda^{k-1}\,(\lambda\mathord{\smash[b]{\underset{\raise.3ex\hbox{$\scriptstyle\sim$}}{v}}\vphantom{v}})
    &amp;&amp; \text{(eigenvector)}
    \\
    &amp;= \lambda^k \mathord{\smash[b]{\underset{\raise.3ex\hbox{$\scriptstyle\sim$}}{v}}\vphantom{v}}.
    &amp;&amp; \text{(multiply the numbers)}
    \end{aligned}
    $$</w:t>
        </w:r>
      </w:ins>
    </w:p>
    <w:p>
      <w:pPr>
        <w:pStyle w:val="FirstParagraph"/>
      </w:pPr>
      <w:ins w:id="31854" w:author="PR Preview" w:date="2026-01-01T00:00:00Z">
        <w:r>
          <w:t xml:space="preserve">In both parts</w:t>
        </w:r>
      </w:ins>
      <w:ins w:id="31855" w:author="PR Preview" w:date="2026-01-01T00:00:00Z">
        <w:r>
          <w:t xml:space="preserve"> </w:t>
        </w:r>
      </w:ins>
      <w:ins w:id="31856" w:author="PR Preview" w:date="2026-01-01T00:00:00Z">
        <w:r>
          <w:t xml:space="preserve">$\mathord{\smash[b]{\underset{\raise.3ex\hbox{$\scriptstyle\sim$}}{v}}\vphantom{v}} \ne \mathord{\smash[b]{\underset{\raise.3ex\hbox{$\scriptstyle\sim$}}{0}}\vphantom{0}}$</w:t>
        </w:r>
      </w:ins>
      <w:ins w:id="31857" w:author="PR Preview" w:date="2026-01-01T00:00:00Z">
        <w:r>
          <w:t xml:space="preserve">, so</w:t>
        </w:r>
      </w:ins>
      <w:ins w:id="31858" w:author="PR Preview" w:date="2026-01-01T00:00:00Z">
        <w:r>
          <w:t xml:space="preserve"> </w:t>
        </w:r>
      </w:ins>
      <w:ins w:id="31859" w:author="PR Preview" w:date="2026-01-01T00:00:00Z">
        <w:r>
          <w:t xml:space="preserve">$\mathord{\smash[b]{\underset{\raise.3ex\hbox{$\scriptstyle\sim$}}{v}}\vphantom{v}}$</w:t>
        </w:r>
      </w:ins>
      <w:ins w:id="31860" w:author="PR Preview" w:date="2026-01-01T00:00:00Z">
        <w:r>
          <w:t xml:space="preserve"> </w:t>
        </w:r>
      </w:ins>
      <w:ins w:id="31861" w:author="PR Preview" w:date="2026-01-01T00:00:00Z">
        <w:r>
          <w:t xml:space="preserve">is an eigenvector.</w:t>
        </w:r>
      </w:ins>
    </w:p>
    <w:bookmarkStart w:id="630" w:name="exm-eigen-shift-power"/>
    <w:p>
      <w:pPr>
        <w:pStyle w:val="BodyText"/>
      </w:pPr>
      <w:ins w:id="31862" w:author="PR Preview" w:date="2026-01-01T00:00:00Z">
        <w:r>
          <w:rPr>
            <w:b/>
            <w:bCs/>
          </w:rPr>
          <w:t xml:space="preserve">Example 198 (Shifting and squaring)</w:t>
        </w:r>
      </w:ins>
      <w:ins w:id="31863" w:author="PR Preview" w:date="2026-01-01T00:00:00Z">
        <w:r>
          <w:t xml:space="preserve"> </w:t>
        </w:r>
      </w:ins>
      <w:ins w:id="31864" w:author="PR Preview" w:date="2026-01-01T00:00:00Z">
        <w:r>
          <w:t xml:space="preserve">For</w:t>
        </w:r>
      </w:ins>
      <w:ins w:id="31865"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31866" w:author="PR Preview" w:date="2026-01-01T00:00:00Z">
        <w:r>
          <w:t xml:space="preserve"> </w:t>
        </w:r>
      </w:ins>
      <w:ins w:id="31867" w:author="PR Preview" w:date="2026-01-01T00:00:00Z">
        <w:r>
          <w:t xml:space="preserve">with eigenvector</w:t>
        </w:r>
      </w:ins>
      <w:ins w:id="31868" w:author="PR Preview" w:date="2026-01-01T00:00:00Z">
        <w:r>
          <w:t xml:space="preserve"> </w:t>
        </w:r>
      </w:ins>
      <m:oMath>
        <m:r>
          <m:rPr>
            <m:sty m:val="p"/>
          </m:rPr>
          <m:t>(</m:t>
        </m:r>
        <m:r>
          <m:t>1</m:t>
        </m:r>
        <m:r>
          <m:rPr>
            <m:sty m:val="p"/>
          </m:rPr>
          <m:t>,</m:t>
        </m:r>
        <m:r>
          <m:t>1</m:t>
        </m:r>
        <m:r>
          <m:rPr>
            <m:sty m:val="p"/>
          </m:rPr>
          <m:t>)</m:t>
        </m:r>
      </m:oMath>
      <w:ins w:id="31869" w:author="PR Preview" w:date="2026-01-01T00:00:00Z">
        <w:r>
          <w:t xml:space="preserve"> </w:t>
        </w:r>
      </w:ins>
      <w:ins w:id="31870" w:author="PR Preview" w:date="2026-01-01T00:00:00Z">
        <w:r>
          <w:t xml:space="preserve">for</w:t>
        </w:r>
      </w:ins>
      <w:ins w:id="31871" w:author="PR Preview" w:date="2026-01-01T00:00:00Z">
        <w:r>
          <w:t xml:space="preserve"> </w:t>
        </w:r>
      </w:ins>
      <m:oMath>
        <m:r>
          <m:t>3</m:t>
        </m:r>
      </m:oMath>
      <w:ins w:id="31872" w:author="PR Preview" w:date="2026-01-01T00:00:00Z">
        <w:r>
          <w:t xml:space="preserve"> </w:t>
        </w:r>
      </w:ins>
      <w:ins w:id="31873" w:author="PR Preview" w:date="2026-01-01T00:00:00Z">
        <w:r>
          <w:t xml:space="preserve">(</w:t>
        </w:r>
      </w:ins>
      <w:hyperlink w:anchor="exm-eigenvalue">
        <w:ins w:id="31874" w:author="PR Preview" w:date="2026-01-01T00:00:00Z">
          <w:r>
            <w:rPr>
              <w:rStyle w:val="Hyperlink"/>
            </w:rPr>
            <w:t xml:space="preserve">Example 146</w:t>
          </w:r>
        </w:ins>
      </w:hyperlink>
      <w:ins w:id="31875" w:author="PR Preview" w:date="2026-01-01T00:00:00Z">
        <w:r>
          <w:t xml:space="preserve">):</w:t>
        </w:r>
      </w:ins>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0"/>
    <w:bookmarkStart w:id="631" w:name="thm-eigen-triangular"/>
    <w:p>
      <w:pPr>
        <w:pStyle w:val="FirstParagraph"/>
      </w:pPr>
      <w:del w:id="31876" w:author="PR Preview" w:date="2026-01-01T00:00:00Z">
        <w:r>
          <w:rPr>
            <w:b/>
            <w:bCs/>
          </w:rPr>
          <w:delText xml:space="preserve">Theorem 110 (The eigenvalues of an upper triangular matrix are its diagonal entries)</w:delText>
        </w:r>
      </w:del>
      <w:del w:id="31877" w:author="PR Preview" w:date="2026-01-01T00:00:00Z">
        <w:r>
          <w:delText xml:space="preserve"> </w:delText>
        </w:r>
      </w:del>
      <w:del w:id="31878" w:author="PR Preview" w:date="2026-01-01T00:00:00Z">
        <w:r>
          <w:delText xml:space="preserve">The eigenvalues (</w:delText>
        </w:r>
      </w:del>
      <w:hyperlink w:anchor="def-eigenvalue">
        <w:del w:id="31879" w:author="PR Preview" w:date="2026-01-01T00:00:00Z">
          <w:r>
            <w:rPr>
              <w:rStyle w:val="Hyperlink"/>
            </w:rPr>
            <w:delText xml:space="preserve">Definition 95</w:delText>
          </w:r>
        </w:del>
      </w:hyperlink>
      <w:del w:id="31880" w:author="PR Preview" w:date="2026-01-01T00:00:00Z">
        <w:r>
          <w:delText xml:space="preserve">) of an upper triangular</w:delText>
        </w:r>
      </w:del>
      <w:del w:id="31881" w:author="PR Preview" w:date="2026-01-01T00:00:00Z">
        <w:r>
          <w:delText xml:space="preserve"> </w:delText>
        </w:r>
      </w:del>
      <m:oMath>
        <m:r>
          <m:t>p</m:t>
        </m:r>
        <m:r>
          <m:rPr>
            <m:sty m:val="p"/>
          </m:rPr>
          <m:t>×</m:t>
        </m:r>
        <m:r>
          <m:t>p</m:t>
        </m:r>
      </m:oMath>
      <w:del w:id="31882" w:author="PR Preview" w:date="2026-01-01T00:00:00Z">
        <w:r>
          <w:delText xml:space="preserve"> </w:delText>
        </w:r>
      </w:del>
      <w:del w:id="31883" w:author="PR Preview" w:date="2026-01-01T00:00:00Z">
        <w:r>
          <w:delText xml:space="preserve">matrix</w:delText>
        </w:r>
      </w:del>
      <w:del w:id="31884" w:author="PR Preview" w:date="2026-01-01T00:00:00Z">
        <w:r>
          <w:delText xml:space="preserve"> </w:delText>
        </w:r>
      </w:del>
      <m:oMath>
        <m:r>
          <m:rPr>
            <m:sty m:val="bi"/>
          </m:rPr>
          <m:t>U</m:t>
        </m:r>
      </m:oMath>
      <w:del w:id="31885" w:author="PR Preview" w:date="2026-01-01T00:00:00Z">
        <w:r>
          <w:delText xml:space="preserve"> </w:delText>
        </w:r>
      </w:del>
      <w:del w:id="31886" w:author="PR Preview" w:date="2026-01-01T00:00:00Z">
        <w:r>
          <w:delText xml:space="preserve">(</w:delText>
        </w:r>
      </w:del>
      <w:hyperlink w:anchor="def-triangular-matrix">
        <w:del w:id="31887" w:author="PR Preview" w:date="2026-01-01T00:00:00Z">
          <w:r>
            <w:rPr>
              <w:rStyle w:val="Hyperlink"/>
            </w:rPr>
            <w:delText xml:space="preserve">Definition 112</w:delText>
          </w:r>
        </w:del>
      </w:hyperlink>
      <w:del w:id="31888" w:author="PR Preview" w:date="2026-01-01T00:00:00Z">
        <w:r>
          <w:delText xml:space="preserve">) are exactly its diagonal entries</w:delText>
        </w:r>
      </w:del>
      <w:del w:id="31889" w:author="PR Preview" w:date="2026-01-01T00:00:00Z">
        <w:r>
          <w:delText xml:space="preserve"> </w:delText>
        </w:r>
      </w:del>
      <m:oMath>
        <m:sSub>
          <m:e>
            <m:r>
              <m:t>u</m:t>
            </m:r>
          </m:e>
          <m:sub>
            <m:r>
              <m:t>11</m:t>
            </m:r>
          </m:sub>
        </m:sSub>
        <m:r>
          <m:rPr>
            <m:sty m:val="p"/>
          </m:rPr>
          <m:t>,</m:t>
        </m:r>
        <m:r>
          <m:rPr>
            <m:sty m:val="p"/>
          </m:rPr>
          <m:t>…</m:t>
        </m:r>
        <m:r>
          <m:rPr>
            <m:sty m:val="p"/>
          </m:rPr>
          <m:t>,</m:t>
        </m:r>
        <m:sSub>
          <m:e>
            <m:r>
              <m:t>u</m:t>
            </m:r>
          </m:e>
          <m:sub>
            <m:r>
              <m:t>p</m:t>
            </m:r>
            <m:r>
              <m:t>p</m:t>
            </m:r>
          </m:sub>
        </m:sSub>
      </m:oMath>
      <w:del w:id="31890" w:author="PR Preview" w:date="2026-01-01T00:00:00Z">
        <w:r>
          <w:delText xml:space="preserve">.</w:delText>
        </w:r>
      </w:del>
    </w:p>
    <w:p>
      <w:pPr>
        <w:pStyle w:val="FirstParagraph"/>
      </w:pPr>
      <w:ins w:id="31891" w:author="PR Preview" w:date="2026-01-01T00:00:00Z">
        <w:r>
          <w:rPr>
            <w:b/>
            <w:bCs/>
          </w:rPr>
          <w:t xml:space="preserve">Theorem 111 (The eigenvalues of an upper triangular matrix are its diagonal entries)</w:t>
        </w:r>
      </w:ins>
      <w:ins w:id="31892" w:author="PR Preview" w:date="2026-01-01T00:00:00Z">
        <w:r>
          <w:t xml:space="preserve"> </w:t>
        </w:r>
      </w:ins>
      <w:ins w:id="31893" w:author="PR Preview" w:date="2026-01-01T00:00:00Z">
        <w:r>
          <w:t xml:space="preserve">The eigenvalues (</w:t>
        </w:r>
      </w:ins>
      <w:hyperlink w:anchor="def-eigenvalue">
        <w:ins w:id="31894" w:author="PR Preview" w:date="2026-01-01T00:00:00Z">
          <w:r>
            <w:rPr>
              <w:rStyle w:val="Hyperlink"/>
            </w:rPr>
            <w:t xml:space="preserve">Definition 95</w:t>
          </w:r>
        </w:ins>
      </w:hyperlink>
      <w:ins w:id="31895" w:author="PR Preview" w:date="2026-01-01T00:00:00Z">
        <w:r>
          <w:t xml:space="preserve">) of an upper triangular</w:t>
        </w:r>
      </w:ins>
      <w:ins w:id="31896" w:author="PR Preview" w:date="2026-01-01T00:00:00Z">
        <w:r>
          <w:t xml:space="preserve"> </w:t>
        </w:r>
      </w:ins>
      <m:oMath>
        <m:r>
          <m:t>p</m:t>
        </m:r>
        <m:r>
          <m:rPr>
            <m:sty m:val="p"/>
          </m:rPr>
          <m:t>×</m:t>
        </m:r>
        <m:r>
          <m:t>p</m:t>
        </m:r>
      </m:oMath>
      <w:ins w:id="31897" w:author="PR Preview" w:date="2026-01-01T00:00:00Z">
        <w:r>
          <w:t xml:space="preserve"> </w:t>
        </w:r>
      </w:ins>
      <w:ins w:id="31898" w:author="PR Preview" w:date="2026-01-01T00:00:00Z">
        <w:r>
          <w:t xml:space="preserve">matrix</w:t>
        </w:r>
      </w:ins>
      <w:ins w:id="31899" w:author="PR Preview" w:date="2026-01-01T00:00:00Z">
        <w:r>
          <w:t xml:space="preserve"> </w:t>
        </w:r>
      </w:ins>
      <m:oMath>
        <m:r>
          <m:rPr>
            <m:sty m:val="bi"/>
          </m:rPr>
          <m:t>U</m:t>
        </m:r>
      </m:oMath>
      <w:ins w:id="31900" w:author="PR Preview" w:date="2026-01-01T00:00:00Z">
        <w:r>
          <w:t xml:space="preserve"> </w:t>
        </w:r>
      </w:ins>
      <w:ins w:id="31901" w:author="PR Preview" w:date="2026-01-01T00:00:00Z">
        <w:r>
          <w:t xml:space="preserve">(</w:t>
        </w:r>
      </w:ins>
      <w:hyperlink w:anchor="def-triangular-matrix">
        <w:ins w:id="31902" w:author="PR Preview" w:date="2026-01-01T00:00:00Z">
          <w:r>
            <w:rPr>
              <w:rStyle w:val="Hyperlink"/>
            </w:rPr>
            <w:t xml:space="preserve">Definition 112</w:t>
          </w:r>
        </w:ins>
      </w:hyperlink>
      <w:ins w:id="31903" w:author="PR Preview" w:date="2026-01-01T00:00:00Z">
        <w:r>
          <w:t xml:space="preserve">) are exactly its diagonal entries</w:t>
        </w:r>
      </w:ins>
      <w:ins w:id="31904" w:author="PR Preview" w:date="2026-01-01T00:00:00Z">
        <w:r>
          <w:t xml:space="preserve"> </w:t>
        </w:r>
      </w:ins>
      <m:oMath>
        <m:sSub>
          <m:e>
            <m:r>
              <m:t>u</m:t>
            </m:r>
          </m:e>
          <m:sub>
            <m:r>
              <m:t>11</m:t>
            </m:r>
          </m:sub>
        </m:sSub>
        <m:r>
          <m:rPr>
            <m:sty m:val="p"/>
          </m:rPr>
          <m:t>,</m:t>
        </m:r>
        <m:r>
          <m:rPr>
            <m:sty m:val="p"/>
          </m:rPr>
          <m:t>…</m:t>
        </m:r>
        <m:r>
          <m:rPr>
            <m:sty m:val="p"/>
          </m:rPr>
          <m:t>,</m:t>
        </m:r>
        <m:sSub>
          <m:e>
            <m:r>
              <m:t>u</m:t>
            </m:r>
          </m:e>
          <m:sub>
            <m:r>
              <m:t>p</m:t>
            </m:r>
            <m:r>
              <m:t>p</m:t>
            </m:r>
          </m:sub>
        </m:sSub>
      </m:oMath>
      <w:ins w:id="31905" w:author="PR Preview" w:date="2026-01-01T00:00:00Z">
        <w:r>
          <w:t xml:space="preserve">.</w:t>
        </w:r>
      </w:ins>
    </w:p>
    <w:bookmarkEnd w:id="631"/>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del w:id="31906" w:author="PR Preview" w:date="2026-01-01T00:00:00Z">
        <w:r>
          <w:rPr>
            <w:b/>
            <w:bCs/>
          </w:rPr>
          <w:delText xml:space="preserve">If</w:delText>
        </w:r>
      </w:del>
      <w:del w:id="31907" w:author="PR Preview" w:date="2026-01-01T00:00:00Z">
        <w:r>
          <w:rPr>
            <w:b/>
            <w:bCs/>
          </w:rPr>
          <w:delText xml:space="preserve"> </w:delText>
        </w:r>
      </w:del>
      <m:oMath>
        <m:r>
          <m:t>λ</m:t>
        </m:r>
      </m:oMath>
      <w:del w:id="31908" w:author="PR Preview" w:date="2026-01-01T00:00:00Z">
        <w:r>
          <w:rPr>
            <w:b/>
            <w:bCs/>
          </w:rPr>
          <w:delText xml:space="preserve"> </w:delText>
        </w:r>
      </w:del>
      <w:del w:id="31909" w:author="PR Preview" w:date="2026-01-01T00:00:00Z">
        <w:r>
          <w:rPr>
            <w:b/>
            <w:bCs/>
          </w:rPr>
          <w:delText xml:space="preserve">is not a diagonal entry,</w:delText>
        </w:r>
      </w:del>
      <w:del w:id="31910" w:author="PR Preview" w:date="2026-01-01T00:00:00Z">
        <w:r>
          <w:delText xml:space="preserve"> </w:delText>
        </w:r>
      </w:del>
      <w:del w:id="31911" w:author="PR Preview" w:date="2026-01-01T00:00:00Z">
        <w:r>
          <w:delText xml:space="preserve">every</w:delText>
        </w:r>
      </w:del>
      <w:del w:id="31912" w:author="PR Preview" w:date="2026-01-01T00:00:00Z">
        <w:r>
          <w:delText xml:space="preserve"> </w:delText>
        </w:r>
      </w:del>
      <m:oMath>
        <m:sSub>
          <m:e>
            <m:r>
              <m:t>u</m:t>
            </m:r>
          </m:e>
          <m:sub>
            <m:r>
              <m:t>i</m:t>
            </m:r>
            <m:r>
              <m:t>i</m:t>
            </m:r>
          </m:sub>
        </m:sSub>
        <m:r>
          <m:rPr>
            <m:sty m:val="p"/>
          </m:rPr>
          <m:t>−</m:t>
        </m:r>
        <m:r>
          <m:t>λ</m:t>
        </m:r>
        <m:r>
          <m:rPr>
            <m:sty m:val="p"/>
          </m:rPr>
          <m:t>≠</m:t>
        </m:r>
        <m:r>
          <m:t>0</m:t>
        </m:r>
      </m:oMath>
      <w:del w:id="31913" w:author="PR Preview" w:date="2026-01-01T00:00:00Z">
        <w:r>
          <w:delText xml:space="preserve">, so</w:delText>
        </w:r>
      </w:del>
      <w:del w:id="31914" w:author="PR Preview" w:date="2026-01-01T00:00:00Z">
        <w:r>
          <w:delText xml:space="preserve"> </w:delText>
        </w:r>
      </w:del>
      <m:oMath>
        <m:r>
          <m:rPr>
            <m:sty m:val="p"/>
          </m:rPr>
          <m:t>(</m:t>
        </m:r>
        <m:r>
          <m:rPr>
            <m:sty m:val="bi"/>
          </m:rPr>
          <m:t>U</m:t>
        </m:r>
        <m:r>
          <m:rPr>
            <m:sty m:val="p"/>
          </m:rPr>
          <m:t>−</m:t>
        </m:r>
        <m:r>
          <m:t>λ</m:t>
        </m:r>
        <m:r>
          <m:t> </m:t>
        </m:r>
        <m:sSub>
          <m:e>
            <m:r>
              <m:rPr>
                <m:sty m:val="bi"/>
              </m:rPr>
              <m:t>I</m:t>
            </m:r>
          </m:e>
          <m:sub>
            <m:r>
              <m:t>p</m:t>
            </m:r>
          </m:sub>
        </m:sSub>
        <m:r>
          <m:rPr>
            <m:sty m:val="p"/>
          </m:rPr>
          <m:t>)</m:t>
        </m:r>
        <m:r>
          <m:t> </m:t>
        </m:r>
        <m:limLow>
          <m:e>
            <m:r>
              <m:t>v</m:t>
            </m:r>
          </m:e>
          <m:lim>
            <m:r>
              <m:rPr>
                <m:sty m:val="p"/>
              </m:rPr>
              <m:t>∼</m:t>
            </m:r>
          </m:lim>
        </m:limLow>
        <m:r>
          <m:rPr>
            <m:sty m:val="p"/>
          </m:rPr>
          <m:t>=</m:t>
        </m:r>
        <m:limLow>
          <m:e>
            <m:r>
              <m:t>0</m:t>
            </m:r>
          </m:e>
          <m:lim>
            <m:r>
              <m:rPr>
                <m:sty m:val="p"/>
              </m:rPr>
              <m:t>∼</m:t>
            </m:r>
          </m:lim>
        </m:limLow>
      </m:oMath>
      <w:del w:id="31915" w:author="PR Preview" w:date="2026-01-01T00:00:00Z">
        <w:r>
          <w:delText xml:space="preserve"> </w:delText>
        </w:r>
      </w:del>
      <w:del w:id="31916" w:author="PR Preview" w:date="2026-01-01T00:00:00Z">
        <w:r>
          <w:delText xml:space="preserve">has exactly one solution,</w:delText>
        </w:r>
      </w:del>
      <w:del w:id="31917" w:author="PR Preview" w:date="2026-01-01T00:00:00Z">
        <w:r>
          <w:delText xml:space="preserve"> </w:delText>
        </w:r>
      </w:del>
      <m:oMath>
        <m:limLow>
          <m:e>
            <m:r>
              <m:t>v</m:t>
            </m:r>
          </m:e>
          <m:lim>
            <m:r>
              <m:rPr>
                <m:sty m:val="p"/>
              </m:rPr>
              <m:t>∼</m:t>
            </m:r>
          </m:lim>
        </m:limLow>
        <m:r>
          <m:rPr>
            <m:sty m:val="p"/>
          </m:rPr>
          <m:t>=</m:t>
        </m:r>
        <m:limLow>
          <m:e>
            <m:r>
              <m:t>0</m:t>
            </m:r>
          </m:e>
          <m:lim>
            <m:r>
              <m:rPr>
                <m:sty m:val="p"/>
              </m:rPr>
              <m:t>∼</m:t>
            </m:r>
          </m:lim>
        </m:limLow>
      </m:oMath>
      <w:del w:id="31918" w:author="PR Preview" w:date="2026-01-01T00:00:00Z">
        <w:r>
          <w:delText xml:space="preserve"> </w:delText>
        </w:r>
      </w:del>
      <w:del w:id="31919" w:author="PR Preview" w:date="2026-01-01T00:00:00Z">
        <w:r>
          <w:delText xml:space="preserve">(</w:delText>
        </w:r>
      </w:del>
      <w:hyperlink w:anchor="thm-back-substitution">
        <w:del w:id="31920" w:author="PR Preview" w:date="2026-01-01T00:00:00Z">
          <w:r>
            <w:rPr>
              <w:rStyle w:val="Hyperlink"/>
            </w:rPr>
            <w:delText xml:space="preserve">Theorem 102</w:delText>
          </w:r>
        </w:del>
      </w:hyperlink>
      <w:del w:id="31921" w:author="PR Preview" w:date="2026-01-01T00:00:00Z">
        <w:r>
          <w:delText xml:space="preserve">),</w:delText>
        </w:r>
      </w:del>
      <w:del w:id="31922" w:author="PR Preview" w:date="2026-01-01T00:00:00Z">
        <w:r>
          <w:delText xml:space="preserve"> </w:delText>
        </w:r>
      </w:del>
      <w:del w:id="31923" w:author="PR Preview" w:date="2026-01-01T00:00:00Z">
        <w:r>
          <w:delText xml:space="preserve">and</w:delText>
        </w:r>
      </w:del>
      <w:del w:id="31924" w:author="PR Preview" w:date="2026-01-01T00:00:00Z">
        <w:r>
          <w:delText xml:space="preserve"> </w:delText>
        </w:r>
      </w:del>
      <m:oMath>
        <m:r>
          <m:t>λ</m:t>
        </m:r>
      </m:oMath>
      <w:del w:id="31925" w:author="PR Preview" w:date="2026-01-01T00:00:00Z">
        <w:r>
          <w:delText xml:space="preserve"> </w:delText>
        </w:r>
      </w:del>
      <w:del w:id="31926" w:author="PR Preview" w:date="2026-01-01T00:00:00Z">
        <w:r>
          <w:delText xml:space="preserve">is not an eigenvalue (</w:delText>
        </w:r>
      </w:del>
      <w:hyperlink w:anchor="thm-eigenvalue-singular">
        <w:del w:id="31927" w:author="PR Preview" w:date="2026-01-01T00:00:00Z">
          <w:r>
            <w:rPr>
              <w:rStyle w:val="Hyperlink"/>
            </w:rPr>
            <w:delText xml:space="preserve">Theorem 108</w:delText>
          </w:r>
        </w:del>
      </w:hyperlink>
      <w:del w:id="31928" w:author="PR Preview" w:date="2026-01-01T00:00:00Z">
        <w:r>
          <w:delText xml:space="preserve">).</w:delText>
        </w:r>
      </w:del>
    </w:p>
    <w:p>
      <w:pPr>
        <w:pStyle w:val="BodyText"/>
      </w:pPr>
      <w:del w:id="31929" w:author="PR Preview" w:date="2026-01-01T00:00:00Z">
        <w:r>
          <w:rPr>
            <w:b/>
            <w:bCs/>
          </w:rPr>
          <w:delText xml:space="preserve">If</w:delText>
        </w:r>
      </w:del>
      <w:del w:id="31930" w:author="PR Preview" w:date="2026-01-01T00:00:00Z">
        <w:r>
          <w:rPr>
            <w:b/>
            <w:bCs/>
          </w:rPr>
          <w:delText xml:space="preserve"> </w:delText>
        </w:r>
      </w:del>
      <m:oMath>
        <m:r>
          <m:t>λ</m:t>
        </m:r>
      </m:oMath>
      <w:del w:id="31931" w:author="PR Preview" w:date="2026-01-01T00:00:00Z">
        <w:r>
          <w:rPr>
            <w:b/>
            <w:bCs/>
          </w:rPr>
          <w:delText xml:space="preserve"> </w:delText>
        </w:r>
      </w:del>
      <w:del w:id="31932" w:author="PR Preview" w:date="2026-01-01T00:00:00Z">
        <w:r>
          <w:rPr>
            <w:b/>
            <w:bCs/>
          </w:rPr>
          <w:delText xml:space="preserve">is a diagonal entry,</w:delText>
        </w:r>
      </w:del>
      <w:del w:id="31933" w:author="PR Preview" w:date="2026-01-01T00:00:00Z">
        <w:r>
          <w:delText xml:space="preserve"> </w:delText>
        </w:r>
      </w:del>
      <w:del w:id="31934" w:author="PR Preview" w:date="2026-01-01T00:00:00Z">
        <w:r>
          <w:delText xml:space="preserve">let</w:delText>
        </w:r>
      </w:del>
      <w:del w:id="31935" w:author="PR Preview" w:date="2026-01-01T00:00:00Z">
        <w:r>
          <w:delText xml:space="preserve"> </w:delText>
        </w:r>
      </w:del>
      <m:oMath>
        <m:r>
          <m:t>k</m:t>
        </m:r>
      </m:oMath>
      <w:del w:id="31936" w:author="PR Preview" w:date="2026-01-01T00:00:00Z">
        <w:r>
          <w:delText xml:space="preserve"> </w:delText>
        </w:r>
      </w:del>
      <w:del w:id="31937" w:author="PR Preview" w:date="2026-01-01T00:00:00Z">
        <w:r>
          <w:delText xml:space="preserve">be the smallest index with</w:delText>
        </w:r>
      </w:del>
      <w:del w:id="31938" w:author="PR Preview" w:date="2026-01-01T00:00:00Z">
        <w:r>
          <w:delText xml:space="preserve"> </w:delText>
        </w:r>
      </w:del>
      <m:oMath>
        <m:sSub>
          <m:e>
            <m:r>
              <m:t>u</m:t>
            </m:r>
          </m:e>
          <m:sub>
            <m:r>
              <m:t>k</m:t>
            </m:r>
            <m:r>
              <m:t>k</m:t>
            </m:r>
          </m:sub>
        </m:sSub>
        <m:r>
          <m:rPr>
            <m:sty m:val="p"/>
          </m:rPr>
          <m:t>=</m:t>
        </m:r>
        <m:r>
          <m:t>λ</m:t>
        </m:r>
      </m:oMath>
      <w:del w:id="31939" w:author="PR Preview" w:date="2026-01-01T00:00:00Z">
        <w:r>
          <w:delText xml:space="preserve">,</w:delText>
        </w:r>
      </w:del>
      <w:del w:id="31940" w:author="PR Preview" w:date="2026-01-01T00:00:00Z">
        <w:r>
          <w:delText xml:space="preserve"> </w:delText>
        </w:r>
      </w:del>
      <w:del w:id="31941" w:author="PR Preview" w:date="2026-01-01T00:00:00Z">
        <w:r>
          <w:delText xml:space="preserve">and write</w:delText>
        </w:r>
      </w:del>
      <w:del w:id="31942" w:author="PR Preview" w:date="2026-01-01T00:00:00Z">
        <w:r>
          <w:delText xml:space="preserve"> </w:delText>
        </w:r>
      </w:del>
      <m:oMath>
        <m:r>
          <m:rPr>
            <m:sty m:val="bi"/>
          </m:rPr>
          <m:t>M</m:t>
        </m:r>
        <m:r>
          <m:rPr>
            <m:sty m:val="p"/>
          </m:rPr>
          <m:t>=</m:t>
        </m:r>
        <m:r>
          <m:rPr>
            <m:sty m:val="bi"/>
          </m:rPr>
          <m:t>U</m:t>
        </m:r>
        <m:r>
          <m:rPr>
            <m:sty m:val="p"/>
          </m:rPr>
          <m:t>−</m:t>
        </m:r>
        <m:r>
          <m:t>λ</m:t>
        </m:r>
        <m:r>
          <m:t> </m:t>
        </m:r>
        <m:sSub>
          <m:e>
            <m:r>
              <m:rPr>
                <m:sty m:val="bi"/>
              </m:rPr>
              <m:t>I</m:t>
            </m:r>
          </m:e>
          <m:sub>
            <m:r>
              <m:t>p</m:t>
            </m:r>
          </m:sub>
        </m:sSub>
      </m:oMath>
      <w:del w:id="31943" w:author="PR Preview" w:date="2026-01-01T00:00:00Z">
        <w:r>
          <w:delText xml:space="preserve">, so</w:delText>
        </w:r>
      </w:del>
      <w:del w:id="31944" w:author="PR Preview" w:date="2026-01-01T00:00:00Z">
        <w:r>
          <w:delText xml:space="preserve"> </w:delText>
        </w:r>
      </w:del>
      <m:oMath>
        <m:sSub>
          <m:e>
            <m:r>
              <m:t>m</m:t>
            </m:r>
          </m:e>
          <m:sub>
            <m:r>
              <m:t>k</m:t>
            </m:r>
            <m:r>
              <m:t>k</m:t>
            </m:r>
          </m:sub>
        </m:sSub>
        <m:r>
          <m:rPr>
            <m:sty m:val="p"/>
          </m:rPr>
          <m:t>=</m:t>
        </m:r>
        <m:r>
          <m:t>0</m:t>
        </m:r>
      </m:oMath>
      <w:del w:id="31945" w:author="PR Preview" w:date="2026-01-01T00:00:00Z">
        <w:r>
          <w:delText xml:space="preserve"> </w:delText>
        </w:r>
      </w:del>
      <w:del w:id="31946" w:author="PR Preview" w:date="2026-01-01T00:00:00Z">
        <w:r>
          <w:delText xml:space="preserve">and</w:delText>
        </w:r>
      </w:del>
      <w:del w:id="31947" w:author="PR Preview" w:date="2026-01-01T00:00:00Z">
        <w:r>
          <w:delText xml:space="preserve"> </w:delText>
        </w:r>
      </w:del>
      <m:oMath>
        <m:sSub>
          <m:e>
            <m:r>
              <m:t>m</m:t>
            </m:r>
          </m:e>
          <m:sub>
            <m:r>
              <m:t>i</m:t>
            </m:r>
            <m:r>
              <m:t>i</m:t>
            </m:r>
          </m:sub>
        </m:sSub>
        <m:r>
          <m:rPr>
            <m:sty m:val="p"/>
          </m:rPr>
          <m:t>≠</m:t>
        </m:r>
        <m:r>
          <m:t>0</m:t>
        </m:r>
      </m:oMath>
      <w:del w:id="31948" w:author="PR Preview" w:date="2026-01-01T00:00:00Z">
        <w:r>
          <w:delText xml:space="preserve"> </w:delText>
        </w:r>
      </w:del>
      <w:del w:id="31949" w:author="PR Preview" w:date="2026-01-01T00:00:00Z">
        <w:r>
          <w:delText xml:space="preserve">for</w:delText>
        </w:r>
      </w:del>
      <w:del w:id="31950" w:author="PR Preview" w:date="2026-01-01T00:00:00Z">
        <w:r>
          <w:delText xml:space="preserve"> </w:delText>
        </w:r>
      </w:del>
      <m:oMath>
        <m:r>
          <m:t>i</m:t>
        </m:r>
        <m:r>
          <m:rPr>
            <m:sty m:val="p"/>
          </m:rPr>
          <m:t>&lt;</m:t>
        </m:r>
        <m:r>
          <m:t>k</m:t>
        </m:r>
      </m:oMath>
      <w:del w:id="31951" w:author="PR Preview" w:date="2026-01-01T00:00:00Z">
        <w:r>
          <w:delText xml:space="preserve">.</w:delText>
        </w:r>
      </w:del>
      <w:del w:id="31952" w:author="PR Preview" w:date="2026-01-01T00:00:00Z">
        <w:r>
          <w:delText xml:space="preserve"> </w:delText>
        </w:r>
      </w:del>
      <w:del w:id="31953" w:author="PR Preview" w:date="2026-01-01T00:00:00Z">
        <w:r>
          <w:delText xml:space="preserve">Look for</w:delText>
        </w:r>
      </w:del>
      <w:del w:id="31954" w:author="PR Preview" w:date="2026-01-01T00:00:00Z">
        <w:r>
          <w:delText xml:space="preserve"> </w:delText>
        </w:r>
      </w:del>
      <m:oMath>
        <m:limLow>
          <m:e>
            <m:r>
              <m:t>v</m:t>
            </m:r>
          </m:e>
          <m:lim>
            <m:r>
              <m:rPr>
                <m:sty m:val="p"/>
              </m:rPr>
              <m:t>∼</m:t>
            </m:r>
          </m:lim>
        </m:limLow>
      </m:oMath>
      <w:del w:id="31955" w:author="PR Preview" w:date="2026-01-01T00:00:00Z">
        <w:r>
          <w:delText xml:space="preserve"> </w:delText>
        </w:r>
      </w:del>
      <w:del w:id="31956" w:author="PR Preview" w:date="2026-01-01T00:00:00Z">
        <w:r>
          <w:delText xml:space="preserve">with</w:delText>
        </w:r>
      </w:del>
      <w:del w:id="31957" w:author="PR Preview" w:date="2026-01-01T00:00:00Z">
        <w:r>
          <w:delText xml:space="preserve"> </w:delText>
        </w:r>
      </w:del>
      <m:oMath>
        <m:sSub>
          <m:e>
            <m:r>
              <m:t>v</m:t>
            </m:r>
          </m:e>
          <m:sub>
            <m:r>
              <m:t>k</m:t>
            </m:r>
          </m:sub>
        </m:sSub>
        <m:r>
          <m:rPr>
            <m:sty m:val="p"/>
          </m:rPr>
          <m:t>=</m:t>
        </m:r>
        <m:r>
          <m:t>1</m:t>
        </m:r>
      </m:oMath>
      <w:del w:id="31958" w:author="PR Preview" w:date="2026-01-01T00:00:00Z">
        <w:r>
          <w:delText xml:space="preserve"> </w:delText>
        </w:r>
      </w:del>
      <w:del w:id="31959" w:author="PR Preview" w:date="2026-01-01T00:00:00Z">
        <w:r>
          <w:delText xml:space="preserve">and</w:delText>
        </w:r>
      </w:del>
      <w:del w:id="31960" w:author="PR Preview" w:date="2026-01-01T00:00:00Z">
        <w:r>
          <w:delText xml:space="preserve"> </w:delText>
        </w:r>
      </w:del>
      <m:oMath>
        <m:sSub>
          <m:e>
            <m:r>
              <m:t>v</m:t>
            </m:r>
          </m:e>
          <m:sub>
            <m:r>
              <m:t>j</m:t>
            </m:r>
          </m:sub>
        </m:sSub>
        <m:r>
          <m:rPr>
            <m:sty m:val="p"/>
          </m:rPr>
          <m:t>=</m:t>
        </m:r>
        <m:r>
          <m:t>0</m:t>
        </m:r>
      </m:oMath>
      <w:del w:id="31961" w:author="PR Preview" w:date="2026-01-01T00:00:00Z">
        <w:r>
          <w:delText xml:space="preserve"> </w:delText>
        </w:r>
      </w:del>
      <w:del w:id="31962" w:author="PR Preview" w:date="2026-01-01T00:00:00Z">
        <w:r>
          <w:delText xml:space="preserve">for</w:delText>
        </w:r>
      </w:del>
      <w:del w:id="31963" w:author="PR Preview" w:date="2026-01-01T00:00:00Z">
        <w:r>
          <w:delText xml:space="preserve"> </w:delText>
        </w:r>
      </w:del>
      <m:oMath>
        <m:r>
          <m:t>j</m:t>
        </m:r>
        <m:r>
          <m:rPr>
            <m:sty m:val="p"/>
          </m:rPr>
          <m:t>&gt;</m:t>
        </m:r>
        <m:r>
          <m:t>k</m:t>
        </m:r>
      </m:oMath>
      <w:del w:id="31964" w:author="PR Preview" w:date="2026-01-01T00:00:00Z">
        <w:r>
          <w:delText xml:space="preserve">.</w:delText>
        </w:r>
      </w:del>
      <w:del w:id="31965" w:author="PR Preview" w:date="2026-01-01T00:00:00Z">
        <w:r>
          <w:delText xml:space="preserve"> </w:delText>
        </w:r>
      </w:del>
      <w:del w:id="31966" w:author="PR Preview" w:date="2026-01-01T00:00:00Z">
        <w:r>
          <w:delText xml:space="preserve">Entry</w:delText>
        </w:r>
      </w:del>
      <w:del w:id="31967" w:author="PR Preview" w:date="2026-01-01T00:00:00Z">
        <w:r>
          <w:delText xml:space="preserve"> </w:delText>
        </w:r>
      </w:del>
      <m:oMath>
        <m:r>
          <m:t>i</m:t>
        </m:r>
      </m:oMath>
      <w:del w:id="31968" w:author="PR Preview" w:date="2026-01-01T00:00:00Z">
        <w:r>
          <w:delText xml:space="preserve"> </w:delText>
        </w:r>
      </w:del>
      <w:del w:id="31969" w:author="PR Preview" w:date="2026-01-01T00:00:00Z">
        <w:r>
          <w:delText xml:space="preserve">of</w:delText>
        </w:r>
      </w:del>
      <w:del w:id="31970" w:author="PR Preview" w:date="2026-01-01T00:00:00Z">
        <w:r>
          <w:delText xml:space="preserve"> </w:delText>
        </w:r>
      </w:del>
      <m:oMath>
        <m:r>
          <m:rPr>
            <m:sty m:val="bi"/>
          </m:rPr>
          <m:t>M</m:t>
        </m:r>
        <m:limLow>
          <m:e>
            <m:r>
              <m:t>v</m:t>
            </m:r>
          </m:e>
          <m:lim>
            <m:r>
              <m:rPr>
                <m:sty m:val="p"/>
              </m:rPr>
              <m:t>∼</m:t>
            </m:r>
          </m:lim>
        </m:limLow>
      </m:oMath>
      <w:del w:id="31971" w:author="PR Preview" w:date="2026-01-01T00:00:00Z">
        <w:r>
          <w:delText xml:space="preserve"> </w:delText>
        </w:r>
      </w:del>
      <w:del w:id="31972" w:author="PR Preview" w:date="2026-01-01T00:00:00Z">
        <w:r>
          <w:delText xml:space="preserve">is</w:delText>
        </w:r>
      </w:del>
    </w:p>
    <w:p>
      <w:pPr>
        <w:pStyle w:val="BodyText"/>
      </w:pPr>
      <w:ins w:id="31973" w:author="PR Preview" w:date="2026-01-01T00:00:00Z">
        <w:r>
          <w:rPr>
            <w:b/>
            <w:bCs/>
          </w:rPr>
          <w:t xml:space="preserve">If</w:t>
        </w:r>
      </w:ins>
      <w:ins w:id="31974" w:author="PR Preview" w:date="2026-01-01T00:00:00Z">
        <w:r>
          <w:rPr>
            <w:b/>
            <w:bCs/>
          </w:rPr>
          <w:t xml:space="preserve"> </w:t>
        </w:r>
      </w:ins>
      <m:oMath>
        <m:r>
          <m:t>λ</m:t>
        </m:r>
      </m:oMath>
      <w:ins w:id="31975" w:author="PR Preview" w:date="2026-01-01T00:00:00Z">
        <w:r>
          <w:rPr>
            <w:b/>
            <w:bCs/>
          </w:rPr>
          <w:t xml:space="preserve"> </w:t>
        </w:r>
      </w:ins>
      <w:ins w:id="31976" w:author="PR Preview" w:date="2026-01-01T00:00:00Z">
        <w:r>
          <w:rPr>
            <w:b/>
            <w:bCs/>
          </w:rPr>
          <w:t xml:space="preserve">is not a diagonal entry,</w:t>
        </w:r>
      </w:ins>
      <w:ins w:id="31977" w:author="PR Preview" w:date="2026-01-01T00:00:00Z">
        <w:r>
          <w:t xml:space="preserve"> </w:t>
        </w:r>
      </w:ins>
      <w:ins w:id="31978" w:author="PR Preview" w:date="2026-01-01T00:00:00Z">
        <w:r>
          <w:t xml:space="preserve">every</w:t>
        </w:r>
      </w:ins>
      <w:ins w:id="31979" w:author="PR Preview" w:date="2026-01-01T00:00:00Z">
        <w:r>
          <w:t xml:space="preserve"> </w:t>
        </w:r>
      </w:ins>
      <m:oMath>
        <m:sSub>
          <m:e>
            <m:r>
              <m:t>u</m:t>
            </m:r>
          </m:e>
          <m:sub>
            <m:r>
              <m:t>i</m:t>
            </m:r>
            <m:r>
              <m:t>i</m:t>
            </m:r>
          </m:sub>
        </m:sSub>
        <m:r>
          <m:rPr>
            <m:sty m:val="p"/>
          </m:rPr>
          <m:t>−</m:t>
        </m:r>
        <m:r>
          <m:t>λ</m:t>
        </m:r>
        <m:r>
          <m:rPr>
            <m:sty m:val="p"/>
          </m:rPr>
          <m:t>≠</m:t>
        </m:r>
        <m:r>
          <m:t>0</m:t>
        </m:r>
      </m:oMath>
      <w:ins w:id="31980" w:author="PR Preview" w:date="2026-01-01T00:00:00Z">
        <w:r>
          <w:t xml:space="preserve">, so</w:t>
        </w:r>
      </w:ins>
      <w:ins w:id="31981" w:author="PR Preview" w:date="2026-01-01T00:00:00Z">
        <w:r>
          <w:t xml:space="preserve"> </w:t>
        </w:r>
      </w:ins>
      <w:ins w:id="31982" w:author="PR Preview" w:date="2026-01-01T00:00:00Z">
        <w:r>
          <w:t xml:space="preserve">$(\mathbf{U} - \lambda\,\mathbf{I}_p)\,\mathord{\smash[b]{\underset{\raise.3ex\hbox{$\scriptstyle\sim$}}{v}}\vphantom{v}} = \mathord{\smash[b]{\underset{\raise.3ex\hbox{$\scriptstyle\sim$}}{0}}\vphantom{0}}$</w:t>
        </w:r>
      </w:ins>
      <w:ins w:id="31983" w:author="PR Preview" w:date="2026-01-01T00:00:00Z">
        <w:r>
          <w:t xml:space="preserve"> </w:t>
        </w:r>
      </w:ins>
      <w:ins w:id="31984" w:author="PR Preview" w:date="2026-01-01T00:00:00Z">
        <w:r>
          <w:t xml:space="preserve">has exactly one solution,</w:t>
        </w:r>
      </w:ins>
      <w:ins w:id="31985" w:author="PR Preview" w:date="2026-01-01T00:00:00Z">
        <w:r>
          <w:t xml:space="preserve"> </w:t>
        </w:r>
      </w:ins>
      <w:ins w:id="31986" w:author="PR Preview" w:date="2026-01-01T00:00:00Z">
        <w:r>
          <w:t xml:space="preserve">$\mathord{\smash[b]{\underset{\raise.3ex\hbox{$\scriptstyle\sim$}}{v}}\vphantom{v}} = \mathord{\smash[b]{\underset{\raise.3ex\hbox{$\scriptstyle\sim$}}{0}}\vphantom{0}}$</w:t>
        </w:r>
      </w:ins>
      <w:ins w:id="31987" w:author="PR Preview" w:date="2026-01-01T00:00:00Z">
        <w:r>
          <w:t xml:space="preserve"> </w:t>
        </w:r>
      </w:ins>
      <w:ins w:id="31988" w:author="PR Preview" w:date="2026-01-01T00:00:00Z">
        <w:r>
          <w:t xml:space="preserve">(</w:t>
        </w:r>
      </w:ins>
      <w:hyperlink w:anchor="thm-back-substitution">
        <w:ins w:id="31989" w:author="PR Preview" w:date="2026-01-01T00:00:00Z">
          <w:r>
            <w:rPr>
              <w:rStyle w:val="Hyperlink"/>
            </w:rPr>
            <w:t xml:space="preserve">Theorem 103</w:t>
          </w:r>
        </w:ins>
      </w:hyperlink>
      <w:ins w:id="31990" w:author="PR Preview" w:date="2026-01-01T00:00:00Z">
        <w:r>
          <w:t xml:space="preserve">),</w:t>
        </w:r>
      </w:ins>
      <w:ins w:id="31991" w:author="PR Preview" w:date="2026-01-01T00:00:00Z">
        <w:r>
          <w:t xml:space="preserve"> </w:t>
        </w:r>
      </w:ins>
      <w:ins w:id="31992" w:author="PR Preview" w:date="2026-01-01T00:00:00Z">
        <w:r>
          <w:t xml:space="preserve">and</w:t>
        </w:r>
      </w:ins>
      <w:ins w:id="31993" w:author="PR Preview" w:date="2026-01-01T00:00:00Z">
        <w:r>
          <w:t xml:space="preserve"> </w:t>
        </w:r>
      </w:ins>
      <m:oMath>
        <m:r>
          <m:t>λ</m:t>
        </m:r>
      </m:oMath>
      <w:ins w:id="31994" w:author="PR Preview" w:date="2026-01-01T00:00:00Z">
        <w:r>
          <w:t xml:space="preserve"> </w:t>
        </w:r>
      </w:ins>
      <w:ins w:id="31995" w:author="PR Preview" w:date="2026-01-01T00:00:00Z">
        <w:r>
          <w:t xml:space="preserve">is not an eigenvalue (</w:t>
        </w:r>
      </w:ins>
      <w:hyperlink w:anchor="thm-eigenvalue-singular">
        <w:ins w:id="31996" w:author="PR Preview" w:date="2026-01-01T00:00:00Z">
          <w:r>
            <w:rPr>
              <w:rStyle w:val="Hyperlink"/>
            </w:rPr>
            <w:t xml:space="preserve">Theorem 109</w:t>
          </w:r>
        </w:ins>
      </w:hyperlink>
      <w:ins w:id="31997" w:author="PR Preview" w:date="2026-01-01T00:00:00Z">
        <w:r>
          <w:t xml:space="preserve">).</w:t>
        </w:r>
      </w:ins>
    </w:p>
    <w:p>
      <w:pPr>
        <w:pStyle w:val="BodyText"/>
      </w:pPr>
      <w:ins w:id="31998" w:author="PR Preview" w:date="2026-01-01T00:00:00Z">
        <w:r>
          <w:rPr>
            <w:b/>
            <w:bCs/>
          </w:rPr>
          <w:t xml:space="preserve">If</w:t>
        </w:r>
      </w:ins>
      <w:ins w:id="31999" w:author="PR Preview" w:date="2026-01-01T00:00:00Z">
        <w:r>
          <w:rPr>
            <w:b/>
            <w:bCs/>
          </w:rPr>
          <w:t xml:space="preserve"> </w:t>
        </w:r>
      </w:ins>
      <m:oMath>
        <m:r>
          <m:t>λ</m:t>
        </m:r>
      </m:oMath>
      <w:ins w:id="32000" w:author="PR Preview" w:date="2026-01-01T00:00:00Z">
        <w:r>
          <w:rPr>
            <w:b/>
            <w:bCs/>
          </w:rPr>
          <w:t xml:space="preserve"> </w:t>
        </w:r>
      </w:ins>
      <w:ins w:id="32001" w:author="PR Preview" w:date="2026-01-01T00:00:00Z">
        <w:r>
          <w:rPr>
            <w:b/>
            <w:bCs/>
          </w:rPr>
          <w:t xml:space="preserve">is a diagonal entry,</w:t>
        </w:r>
      </w:ins>
      <w:ins w:id="32002" w:author="PR Preview" w:date="2026-01-01T00:00:00Z">
        <w:r>
          <w:t xml:space="preserve"> </w:t>
        </w:r>
      </w:ins>
      <w:ins w:id="32003" w:author="PR Preview" w:date="2026-01-01T00:00:00Z">
        <w:r>
          <w:t xml:space="preserve">let</w:t>
        </w:r>
      </w:ins>
      <w:ins w:id="32004" w:author="PR Preview" w:date="2026-01-01T00:00:00Z">
        <w:r>
          <w:t xml:space="preserve"> </w:t>
        </w:r>
      </w:ins>
      <m:oMath>
        <m:r>
          <m:t>k</m:t>
        </m:r>
      </m:oMath>
      <w:ins w:id="32005" w:author="PR Preview" w:date="2026-01-01T00:00:00Z">
        <w:r>
          <w:t xml:space="preserve"> </w:t>
        </w:r>
      </w:ins>
      <w:ins w:id="32006" w:author="PR Preview" w:date="2026-01-01T00:00:00Z">
        <w:r>
          <w:t xml:space="preserve">be the smallest index with</w:t>
        </w:r>
      </w:ins>
      <w:ins w:id="32007" w:author="PR Preview" w:date="2026-01-01T00:00:00Z">
        <w:r>
          <w:t xml:space="preserve"> </w:t>
        </w:r>
      </w:ins>
      <m:oMath>
        <m:sSub>
          <m:e>
            <m:r>
              <m:t>u</m:t>
            </m:r>
          </m:e>
          <m:sub>
            <m:r>
              <m:t>k</m:t>
            </m:r>
            <m:r>
              <m:t>k</m:t>
            </m:r>
          </m:sub>
        </m:sSub>
        <m:r>
          <m:rPr>
            <m:sty m:val="p"/>
          </m:rPr>
          <m:t>=</m:t>
        </m:r>
        <m:r>
          <m:t>λ</m:t>
        </m:r>
      </m:oMath>
      <w:ins w:id="32008" w:author="PR Preview" w:date="2026-01-01T00:00:00Z">
        <w:r>
          <w:t xml:space="preserve">,</w:t>
        </w:r>
      </w:ins>
      <w:ins w:id="32009" w:author="PR Preview" w:date="2026-01-01T00:00:00Z">
        <w:r>
          <w:t xml:space="preserve"> </w:t>
        </w:r>
      </w:ins>
      <w:ins w:id="32010" w:author="PR Preview" w:date="2026-01-01T00:00:00Z">
        <w:r>
          <w:t xml:space="preserve">and write</w:t>
        </w:r>
      </w:ins>
      <w:ins w:id="32011" w:author="PR Preview" w:date="2026-01-01T00:00:00Z">
        <w:r>
          <w:t xml:space="preserve"> </w:t>
        </w:r>
      </w:ins>
      <m:oMath>
        <m:r>
          <m:rPr>
            <m:sty m:val="bi"/>
          </m:rPr>
          <m:t>M</m:t>
        </m:r>
        <m:r>
          <m:rPr>
            <m:sty m:val="p"/>
          </m:rPr>
          <m:t>=</m:t>
        </m:r>
        <m:r>
          <m:rPr>
            <m:sty m:val="bi"/>
          </m:rPr>
          <m:t>U</m:t>
        </m:r>
        <m:r>
          <m:rPr>
            <m:sty m:val="p"/>
          </m:rPr>
          <m:t>−</m:t>
        </m:r>
        <m:r>
          <m:t>λ</m:t>
        </m:r>
        <m:r>
          <m:t> </m:t>
        </m:r>
        <m:sSub>
          <m:e>
            <m:r>
              <m:rPr>
                <m:sty m:val="bi"/>
              </m:rPr>
              <m:t>I</m:t>
            </m:r>
          </m:e>
          <m:sub>
            <m:r>
              <m:t>p</m:t>
            </m:r>
          </m:sub>
        </m:sSub>
      </m:oMath>
      <w:ins w:id="32012" w:author="PR Preview" w:date="2026-01-01T00:00:00Z">
        <w:r>
          <w:t xml:space="preserve">, so</w:t>
        </w:r>
      </w:ins>
      <w:ins w:id="32013" w:author="PR Preview" w:date="2026-01-01T00:00:00Z">
        <w:r>
          <w:t xml:space="preserve"> </w:t>
        </w:r>
      </w:ins>
      <m:oMath>
        <m:sSub>
          <m:e>
            <m:r>
              <m:t>m</m:t>
            </m:r>
          </m:e>
          <m:sub>
            <m:r>
              <m:t>k</m:t>
            </m:r>
            <m:r>
              <m:t>k</m:t>
            </m:r>
          </m:sub>
        </m:sSub>
        <m:r>
          <m:rPr>
            <m:sty m:val="p"/>
          </m:rPr>
          <m:t>=</m:t>
        </m:r>
        <m:r>
          <m:t>0</m:t>
        </m:r>
      </m:oMath>
      <w:ins w:id="32014" w:author="PR Preview" w:date="2026-01-01T00:00:00Z">
        <w:r>
          <w:t xml:space="preserve"> </w:t>
        </w:r>
      </w:ins>
      <w:ins w:id="32015" w:author="PR Preview" w:date="2026-01-01T00:00:00Z">
        <w:r>
          <w:t xml:space="preserve">and</w:t>
        </w:r>
      </w:ins>
      <w:ins w:id="32016" w:author="PR Preview" w:date="2026-01-01T00:00:00Z">
        <w:r>
          <w:t xml:space="preserve"> </w:t>
        </w:r>
      </w:ins>
      <m:oMath>
        <m:sSub>
          <m:e>
            <m:r>
              <m:t>m</m:t>
            </m:r>
          </m:e>
          <m:sub>
            <m:r>
              <m:t>i</m:t>
            </m:r>
            <m:r>
              <m:t>i</m:t>
            </m:r>
          </m:sub>
        </m:sSub>
        <m:r>
          <m:rPr>
            <m:sty m:val="p"/>
          </m:rPr>
          <m:t>≠</m:t>
        </m:r>
        <m:r>
          <m:t>0</m:t>
        </m:r>
      </m:oMath>
      <w:ins w:id="32017" w:author="PR Preview" w:date="2026-01-01T00:00:00Z">
        <w:r>
          <w:t xml:space="preserve"> </w:t>
        </w:r>
      </w:ins>
      <w:ins w:id="32018" w:author="PR Preview" w:date="2026-01-01T00:00:00Z">
        <w:r>
          <w:t xml:space="preserve">for</w:t>
        </w:r>
      </w:ins>
      <w:ins w:id="32019" w:author="PR Preview" w:date="2026-01-01T00:00:00Z">
        <w:r>
          <w:t xml:space="preserve"> </w:t>
        </w:r>
      </w:ins>
      <m:oMath>
        <m:r>
          <m:t>i</m:t>
        </m:r>
        <m:r>
          <m:rPr>
            <m:sty m:val="p"/>
          </m:rPr>
          <m:t>&lt;</m:t>
        </m:r>
        <m:r>
          <m:t>k</m:t>
        </m:r>
      </m:oMath>
      <w:ins w:id="32020" w:author="PR Preview" w:date="2026-01-01T00:00:00Z">
        <w:r>
          <w:t xml:space="preserve">.</w:t>
        </w:r>
      </w:ins>
      <w:ins w:id="32021" w:author="PR Preview" w:date="2026-01-01T00:00:00Z">
        <w:r>
          <w:t xml:space="preserve"> </w:t>
        </w:r>
      </w:ins>
      <w:ins w:id="32022" w:author="PR Preview" w:date="2026-01-01T00:00:00Z">
        <w:r>
          <w:t xml:space="preserve">Look for</w:t>
        </w:r>
      </w:ins>
      <w:ins w:id="32023" w:author="PR Preview" w:date="2026-01-01T00:00:00Z">
        <w:r>
          <w:t xml:space="preserve"> </w:t>
        </w:r>
      </w:ins>
      <w:ins w:id="32024" w:author="PR Preview" w:date="2026-01-01T00:00:00Z">
        <w:r>
          <w:t xml:space="preserve">$\mathord{\smash[b]{\underset{\raise.3ex\hbox{$\scriptstyle\sim$}}{v}}\vphantom{v}}$</w:t>
        </w:r>
      </w:ins>
      <w:ins w:id="32025" w:author="PR Preview" w:date="2026-01-01T00:00:00Z">
        <w:r>
          <w:t xml:space="preserve"> </w:t>
        </w:r>
      </w:ins>
      <w:ins w:id="32026" w:author="PR Preview" w:date="2026-01-01T00:00:00Z">
        <w:r>
          <w:t xml:space="preserve">with</w:t>
        </w:r>
      </w:ins>
      <w:ins w:id="32027" w:author="PR Preview" w:date="2026-01-01T00:00:00Z">
        <w:r>
          <w:t xml:space="preserve"> </w:t>
        </w:r>
      </w:ins>
      <m:oMath>
        <m:sSub>
          <m:e>
            <m:r>
              <m:t>v</m:t>
            </m:r>
          </m:e>
          <m:sub>
            <m:r>
              <m:t>k</m:t>
            </m:r>
          </m:sub>
        </m:sSub>
        <m:r>
          <m:rPr>
            <m:sty m:val="p"/>
          </m:rPr>
          <m:t>=</m:t>
        </m:r>
        <m:r>
          <m:t>1</m:t>
        </m:r>
      </m:oMath>
      <w:ins w:id="32028" w:author="PR Preview" w:date="2026-01-01T00:00:00Z">
        <w:r>
          <w:t xml:space="preserve"> </w:t>
        </w:r>
      </w:ins>
      <w:ins w:id="32029" w:author="PR Preview" w:date="2026-01-01T00:00:00Z">
        <w:r>
          <w:t xml:space="preserve">and</w:t>
        </w:r>
      </w:ins>
      <w:ins w:id="32030" w:author="PR Preview" w:date="2026-01-01T00:00:00Z">
        <w:r>
          <w:t xml:space="preserve"> </w:t>
        </w:r>
      </w:ins>
      <m:oMath>
        <m:sSub>
          <m:e>
            <m:r>
              <m:t>v</m:t>
            </m:r>
          </m:e>
          <m:sub>
            <m:r>
              <m:t>j</m:t>
            </m:r>
          </m:sub>
        </m:sSub>
        <m:r>
          <m:rPr>
            <m:sty m:val="p"/>
          </m:rPr>
          <m:t>=</m:t>
        </m:r>
        <m:r>
          <m:t>0</m:t>
        </m:r>
      </m:oMath>
      <w:ins w:id="32031" w:author="PR Preview" w:date="2026-01-01T00:00:00Z">
        <w:r>
          <w:t xml:space="preserve"> </w:t>
        </w:r>
      </w:ins>
      <w:ins w:id="32032" w:author="PR Preview" w:date="2026-01-01T00:00:00Z">
        <w:r>
          <w:t xml:space="preserve">for</w:t>
        </w:r>
      </w:ins>
      <w:ins w:id="32033" w:author="PR Preview" w:date="2026-01-01T00:00:00Z">
        <w:r>
          <w:t xml:space="preserve"> </w:t>
        </w:r>
      </w:ins>
      <m:oMath>
        <m:r>
          <m:t>j</m:t>
        </m:r>
        <m:r>
          <m:rPr>
            <m:sty m:val="p"/>
          </m:rPr>
          <m:t>&gt;</m:t>
        </m:r>
        <m:r>
          <m:t>k</m:t>
        </m:r>
      </m:oMath>
      <w:ins w:id="32034" w:author="PR Preview" w:date="2026-01-01T00:00:00Z">
        <w:r>
          <w:t xml:space="preserve">.</w:t>
        </w:r>
      </w:ins>
      <w:ins w:id="32035" w:author="PR Preview" w:date="2026-01-01T00:00:00Z">
        <w:r>
          <w:t xml:space="preserve"> </w:t>
        </w:r>
      </w:ins>
      <w:ins w:id="32036" w:author="PR Preview" w:date="2026-01-01T00:00:00Z">
        <w:r>
          <w:t xml:space="preserve">Entry</w:t>
        </w:r>
      </w:ins>
      <w:ins w:id="32037" w:author="PR Preview" w:date="2026-01-01T00:00:00Z">
        <w:r>
          <w:t xml:space="preserve"> </w:t>
        </w:r>
      </w:ins>
      <m:oMath>
        <m:r>
          <m:t>i</m:t>
        </m:r>
      </m:oMath>
      <w:ins w:id="32038" w:author="PR Preview" w:date="2026-01-01T00:00:00Z">
        <w:r>
          <w:t xml:space="preserve"> </w:t>
        </w:r>
      </w:ins>
      <w:ins w:id="32039" w:author="PR Preview" w:date="2026-01-01T00:00:00Z">
        <w:r>
          <w:t xml:space="preserve">of</w:t>
        </w:r>
      </w:ins>
      <w:ins w:id="32040" w:author="PR Preview" w:date="2026-01-01T00:00:00Z">
        <w:r>
          <w:t xml:space="preserve"> </w:t>
        </w:r>
      </w:ins>
      <w:ins w:id="32041" w:author="PR Preview" w:date="2026-01-01T00:00:00Z">
        <w:r>
          <w:t xml:space="preserve">$\mathbf{M} \mathord{\smash[b]{\underset{\raise.3ex\hbox{$\scriptstyle\sim$}}{v}}\vphantom{v}}$</w:t>
        </w:r>
      </w:ins>
      <w:ins w:id="32042" w:author="PR Preview" w:date="2026-01-01T00:00:00Z">
        <w:r>
          <w:t xml:space="preserve"> </w:t>
        </w:r>
      </w:ins>
      <w:ins w:id="32043" w:author="PR Preview" w:date="2026-01-01T00:00:00Z">
        <w:r>
          <w:t xml:space="preserve">is</w:t>
        </w:r>
      </w:ins>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del w:id="32044" w:author="PR Preview" w:date="2026-01-01T00:00:00Z">
        <w:r>
          <w:delText xml:space="preserve">for</w:delText>
        </w:r>
      </w:del>
      <w:del w:id="32045" w:author="PR Preview" w:date="2026-01-01T00:00:00Z">
        <w:r>
          <w:delText xml:space="preserve"> </w:delText>
        </w:r>
      </w:del>
      <m:oMath>
        <m:r>
          <m:t>i</m:t>
        </m:r>
        <m:r>
          <m:rPr>
            <m:sty m:val="p"/>
          </m:rPr>
          <m:t>&lt;</m:t>
        </m:r>
        <m:r>
          <m:t>k</m:t>
        </m:r>
      </m:oMath>
      <w:del w:id="32046" w:author="PR Preview" w:date="2026-01-01T00:00:00Z">
        <w:r>
          <w:delText xml:space="preserve"> </w:delText>
        </w:r>
      </w:del>
      <w:del w:id="32047" w:author="PR Preview" w:date="2026-01-01T00:00:00Z">
        <w:r>
          <w:delText xml:space="preserve">it is</w:delText>
        </w:r>
      </w:del>
      <w:del w:id="32048" w:author="PR Preview" w:date="2026-01-01T00:00:00Z">
        <w:r>
          <w:delText xml:space="preserve"> </w:delText>
        </w:r>
      </w:del>
      <m:oMath>
        <m:r>
          <m:t>0</m:t>
        </m:r>
      </m:oMath>
      <w:del w:id="32049" w:author="PR Preview" w:date="2026-01-01T00:00:00Z">
        <w:r>
          <w:delText xml:space="preserve"> </w:delText>
        </w:r>
      </w:del>
      <w:del w:id="32050" w:author="PR Preview" w:date="2026-01-01T00:00:00Z">
        <w:r>
          <w:delText xml:space="preserve">exactly when</w:delText>
        </w:r>
      </w:del>
      <w:del w:id="32051" w:author="PR Preview" w:date="2026-01-01T00:00:00Z">
        <w:r>
          <w:delText xml:space="preserve"> </w:delText>
        </w:r>
      </w:del>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del w:id="32052" w:author="PR Preview" w:date="2026-01-01T00:00:00Z">
        <w:r>
          <w:delText xml:space="preserve">,</w:delText>
        </w:r>
      </w:del>
      <w:del w:id="32053" w:author="PR Preview" w:date="2026-01-01T00:00:00Z">
        <w:r>
          <w:delText xml:space="preserve"> </w:delText>
        </w:r>
      </w:del>
      <w:del w:id="32054" w:author="PR Preview" w:date="2026-01-01T00:00:00Z">
        <w:r>
          <w:delText xml:space="preserve">and these equations fix</w:delText>
        </w:r>
      </w:del>
      <w:del w:id="32055" w:author="PR Preview" w:date="2026-01-01T00:00:00Z">
        <w:r>
          <w:delText xml:space="preserve"> </w:delText>
        </w:r>
      </w:del>
      <m:oMath>
        <m:sSub>
          <m:e>
            <m:r>
              <m:t>v</m:t>
            </m:r>
          </m:e>
          <m:sub>
            <m:r>
              <m:t>k</m:t>
            </m:r>
            <m:r>
              <m:rPr>
                <m:sty m:val="p"/>
              </m:rPr>
              <m:t>−</m:t>
            </m:r>
            <m:r>
              <m:t>1</m:t>
            </m:r>
          </m:sub>
        </m:sSub>
        <m:r>
          <m:rPr>
            <m:sty m:val="p"/>
          </m:rPr>
          <m:t>,</m:t>
        </m:r>
        <m:r>
          <m:rPr>
            <m:sty m:val="p"/>
          </m:rPr>
          <m:t>…</m:t>
        </m:r>
        <m:r>
          <m:rPr>
            <m:sty m:val="p"/>
          </m:rPr>
          <m:t>,</m:t>
        </m:r>
        <m:sSub>
          <m:e>
            <m:r>
              <m:t>v</m:t>
            </m:r>
          </m:e>
          <m:sub>
            <m:r>
              <m:t>1</m:t>
            </m:r>
          </m:sub>
        </m:sSub>
      </m:oMath>
      <w:del w:id="32056" w:author="PR Preview" w:date="2026-01-01T00:00:00Z">
        <w:r>
          <w:delText xml:space="preserve"> </w:delText>
        </w:r>
      </w:del>
      <w:del w:id="32057" w:author="PR Preview" w:date="2026-01-01T00:00:00Z">
        <w:r>
          <w:delText xml:space="preserve">in turn, as in</w:delText>
        </w:r>
      </w:del>
      <w:del w:id="32058" w:author="PR Preview" w:date="2026-01-01T00:00:00Z">
        <w:r>
          <w:delText xml:space="preserve"> </w:delText>
        </w:r>
      </w:del>
      <w:hyperlink w:anchor="thm-back-substitution">
        <w:del w:id="32059" w:author="PR Preview" w:date="2026-01-01T00:00:00Z">
          <w:r>
            <w:rPr>
              <w:rStyle w:val="Hyperlink"/>
            </w:rPr>
            <w:delText xml:space="preserve">Theorem 102</w:delText>
          </w:r>
        </w:del>
      </w:hyperlink>
      <w:del w:id="32060" w:author="PR Preview" w:date="2026-01-01T00:00:00Z">
        <w:r>
          <w:delText xml:space="preserve">.</w:delText>
        </w:r>
      </w:del>
    </w:p>
    <w:p>
      <w:pPr>
        <w:pStyle w:val="FirstParagraph"/>
      </w:pPr>
      <w:del w:id="32061" w:author="PR Preview" w:date="2026-01-01T00:00:00Z">
        <w:r>
          <w:delText xml:space="preserve">So</w:delText>
        </w:r>
      </w:del>
      <w:del w:id="32062" w:author="PR Preview" w:date="2026-01-01T00:00:00Z">
        <w:r>
          <w:delText xml:space="preserve"> </w:delText>
        </w:r>
      </w:del>
      <m:oMath>
        <m:r>
          <m:rPr>
            <m:sty m:val="bi"/>
          </m:rPr>
          <m:t>M</m:t>
        </m:r>
        <m:limLow>
          <m:e>
            <m:r>
              <m:t>v</m:t>
            </m:r>
          </m:e>
          <m:lim>
            <m:r>
              <m:rPr>
                <m:sty m:val="p"/>
              </m:rPr>
              <m:t>∼</m:t>
            </m:r>
          </m:lim>
        </m:limLow>
        <m:r>
          <m:rPr>
            <m:sty m:val="p"/>
          </m:rPr>
          <m:t>=</m:t>
        </m:r>
        <m:limLow>
          <m:e>
            <m:r>
              <m:t>0</m:t>
            </m:r>
          </m:e>
          <m:lim>
            <m:r>
              <m:rPr>
                <m:sty m:val="p"/>
              </m:rPr>
              <m:t>∼</m:t>
            </m:r>
          </m:lim>
        </m:limLow>
      </m:oMath>
      <w:del w:id="32063" w:author="PR Preview" w:date="2026-01-01T00:00:00Z">
        <w:r>
          <w:delText xml:space="preserve"> </w:delText>
        </w:r>
      </w:del>
      <w:del w:id="32064" w:author="PR Preview" w:date="2026-01-01T00:00:00Z">
        <w:r>
          <w:delText xml:space="preserve">with</w:delText>
        </w:r>
      </w:del>
      <w:del w:id="32065" w:author="PR Preview" w:date="2026-01-01T00:00:00Z">
        <w:r>
          <w:delText xml:space="preserve"> </w:delText>
        </w:r>
      </w:del>
      <m:oMath>
        <m:sSub>
          <m:e>
            <m:r>
              <m:t>v</m:t>
            </m:r>
          </m:e>
          <m:sub>
            <m:r>
              <m:t>k</m:t>
            </m:r>
          </m:sub>
        </m:sSub>
        <m:r>
          <m:rPr>
            <m:sty m:val="p"/>
          </m:rPr>
          <m:t>=</m:t>
        </m:r>
        <m:r>
          <m:t>1</m:t>
        </m:r>
      </m:oMath>
      <w:del w:id="32066" w:author="PR Preview" w:date="2026-01-01T00:00:00Z">
        <w:r>
          <w:delText xml:space="preserve">, hence</w:delText>
        </w:r>
      </w:del>
      <w:del w:id="32067" w:author="PR Preview" w:date="2026-01-01T00:00:00Z">
        <w:r>
          <w:delText xml:space="preserve"> </w:delText>
        </w:r>
      </w:del>
      <m:oMath>
        <m:limLow>
          <m:e>
            <m:r>
              <m:t>v</m:t>
            </m:r>
          </m:e>
          <m:lim>
            <m:r>
              <m:rPr>
                <m:sty m:val="p"/>
              </m:rPr>
              <m:t>∼</m:t>
            </m:r>
          </m:lim>
        </m:limLow>
        <m:r>
          <m:rPr>
            <m:sty m:val="p"/>
          </m:rPr>
          <m:t>≠</m:t>
        </m:r>
        <m:limLow>
          <m:e>
            <m:r>
              <m:t>0</m:t>
            </m:r>
          </m:e>
          <m:lim>
            <m:r>
              <m:rPr>
                <m:sty m:val="p"/>
              </m:rPr>
              <m:t>∼</m:t>
            </m:r>
          </m:lim>
        </m:limLow>
      </m:oMath>
      <w:del w:id="32068" w:author="PR Preview" w:date="2026-01-01T00:00:00Z">
        <w:r>
          <w:delText xml:space="preserve">,</w:delText>
        </w:r>
      </w:del>
      <w:del w:id="32069" w:author="PR Preview" w:date="2026-01-01T00:00:00Z">
        <w:r>
          <w:delText xml:space="preserve"> </w:delText>
        </w:r>
      </w:del>
      <w:del w:id="32070" w:author="PR Preview" w:date="2026-01-01T00:00:00Z">
        <w:r>
          <w:delText xml:space="preserve">and</w:delText>
        </w:r>
      </w:del>
      <w:del w:id="32071" w:author="PR Preview" w:date="2026-01-01T00:00:00Z">
        <w:r>
          <w:delText xml:space="preserve"> </w:delText>
        </w:r>
      </w:del>
      <m:oMath>
        <m:r>
          <m:t>λ</m:t>
        </m:r>
      </m:oMath>
      <w:del w:id="32072" w:author="PR Preview" w:date="2026-01-01T00:00:00Z">
        <w:r>
          <w:delText xml:space="preserve"> </w:delText>
        </w:r>
      </w:del>
      <w:del w:id="32073" w:author="PR Preview" w:date="2026-01-01T00:00:00Z">
        <w:r>
          <w:delText xml:space="preserve">is an eigenvalue.</w:delText>
        </w:r>
      </w:del>
    </w:p>
    <w:p>
      <w:pPr>
        <w:pStyle w:val="BodyText"/>
      </w:pPr>
      <w:del w:id="32074" w:author="PR Preview" w:date="2026-01-01T00:00:00Z">
        <w:r>
          <w:rPr>
            <w:b/>
            <w:bCs/>
          </w:rPr>
          <w:delText xml:space="preserve">Example 197 (Eigenvalues read off the diagonal)</w:delText>
        </w:r>
      </w:del>
      <w:del w:id="32075" w:author="PR Preview" w:date="2026-01-01T00:00:00Z">
        <w:r>
          <w:delText xml:space="preserve"> </w:delText>
        </w:r>
      </w:del>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del w:id="32076" w:author="PR Preview" w:date="2026-01-01T00:00:00Z">
        <w:r>
          <w:delText xml:space="preserve"> </w:delText>
        </w:r>
      </w:del>
      <w:del w:id="32077" w:author="PR Preview" w:date="2026-01-01T00:00:00Z">
        <w:r>
          <w:delText xml:space="preserve">of</w:delText>
        </w:r>
      </w:del>
      <w:del w:id="32078" w:author="PR Preview" w:date="2026-01-01T00:00:00Z">
        <w:r>
          <w:delText xml:space="preserve"> </w:delText>
        </w:r>
      </w:del>
      <w:hyperlink w:anchor="exm-triangular-matrix">
        <w:del w:id="32079" w:author="PR Preview" w:date="2026-01-01T00:00:00Z">
          <w:r>
            <w:rPr>
              <w:rStyle w:val="Hyperlink"/>
            </w:rPr>
            <w:delText xml:space="preserve">Example 182</w:delText>
          </w:r>
        </w:del>
      </w:hyperlink>
      <w:del w:id="32080" w:author="PR Preview" w:date="2026-01-01T00:00:00Z">
        <w:r>
          <w:delText xml:space="preserve"> </w:delText>
        </w:r>
      </w:del>
      <w:del w:id="32081" w:author="PR Preview" w:date="2026-01-01T00:00:00Z">
        <w:r>
          <w:delText xml:space="preserve">has eigenvalues</w:delText>
        </w:r>
      </w:del>
      <w:del w:id="32082" w:author="PR Preview" w:date="2026-01-01T00:00:00Z">
        <w:r>
          <w:delText xml:space="preserve"> </w:delText>
        </w:r>
      </w:del>
      <m:oMath>
        <m:r>
          <m:t>2</m:t>
        </m:r>
      </m:oMath>
      <w:del w:id="32083" w:author="PR Preview" w:date="2026-01-01T00:00:00Z">
        <w:r>
          <w:delText xml:space="preserve">,</w:delText>
        </w:r>
      </w:del>
      <w:del w:id="32084" w:author="PR Preview" w:date="2026-01-01T00:00:00Z">
        <w:r>
          <w:delText xml:space="preserve"> </w:delText>
        </w:r>
      </w:del>
      <m:oMath>
        <m:f>
          <m:fPr>
            <m:type m:val="lin"/>
          </m:fPr>
          <m:num>
            <m:r>
              <m:t>1</m:t>
            </m:r>
          </m:num>
          <m:den>
            <m:r>
              <m:t>2</m:t>
            </m:r>
          </m:den>
        </m:f>
      </m:oMath>
      <w:del w:id="32085" w:author="PR Preview" w:date="2026-01-01T00:00:00Z">
        <w:r>
          <w:delText xml:space="preserve"> </w:delText>
        </w:r>
      </w:del>
      <w:del w:id="32086" w:author="PR Preview" w:date="2026-01-01T00:00:00Z">
        <w:r>
          <w:delText xml:space="preserve">and</w:delText>
        </w:r>
      </w:del>
      <w:del w:id="32087" w:author="PR Preview" w:date="2026-01-01T00:00:00Z">
        <w:r>
          <w:delText xml:space="preserve"> </w:delText>
        </w:r>
      </w:del>
      <m:oMath>
        <m:r>
          <m:rPr>
            <m:sty m:val="p"/>
          </m:rPr>
          <m:t>−</m:t>
        </m:r>
        <m:r>
          <m:t>1</m:t>
        </m:r>
      </m:oMath>
      <w:del w:id="32088" w:author="PR Preview" w:date="2026-01-01T00:00:00Z">
        <w:r>
          <w:delText xml:space="preserve">.</w:delText>
        </w:r>
      </w:del>
      <w:del w:id="32089" w:author="PR Preview" w:date="2026-01-01T00:00:00Z">
        <w:r>
          <w:delText xml:space="preserve"> </w:delText>
        </w:r>
      </w:del>
      <w:del w:id="32090" w:author="PR Preview" w:date="2026-01-01T00:00:00Z">
        <w:r>
          <w:delText xml:space="preserve">For</w:delText>
        </w:r>
      </w:del>
      <w:del w:id="32091" w:author="PR Preview" w:date="2026-01-01T00:00:00Z">
        <w:r>
          <w:delText xml:space="preserve"> </w:delText>
        </w:r>
      </w:del>
      <m:oMath>
        <m:r>
          <m:t>λ</m:t>
        </m:r>
        <m:r>
          <m:rPr>
            <m:sty m:val="p"/>
          </m:rPr>
          <m:t>=</m:t>
        </m:r>
        <m:f>
          <m:fPr>
            <m:type m:val="lin"/>
          </m:fPr>
          <m:num>
            <m:r>
              <m:t>1</m:t>
            </m:r>
          </m:num>
          <m:den>
            <m:r>
              <m:t>2</m:t>
            </m:r>
          </m:den>
        </m:f>
      </m:oMath>
      <w:del w:id="32092" w:author="PR Preview" w:date="2026-01-01T00:00:00Z">
        <w:r>
          <w:delText xml:space="preserve"> </w:delText>
        </w:r>
      </w:del>
      <w:del w:id="32093" w:author="PR Preview" w:date="2026-01-01T00:00:00Z">
        <w:r>
          <w:delText xml:space="preserve">(so</w:delText>
        </w:r>
      </w:del>
      <w:del w:id="32094" w:author="PR Preview" w:date="2026-01-01T00:00:00Z">
        <w:r>
          <w:delText xml:space="preserve"> </w:delText>
        </w:r>
      </w:del>
      <m:oMath>
        <m:r>
          <m:t>k</m:t>
        </m:r>
        <m:r>
          <m:rPr>
            <m:sty m:val="p"/>
          </m:rPr>
          <m:t>=</m:t>
        </m:r>
        <m:r>
          <m:t>2</m:t>
        </m:r>
      </m:oMath>
      <w:del w:id="32095" w:author="PR Preview" w:date="2026-01-01T00:00:00Z">
        <w:r>
          <w:delText xml:space="preserve">), take</w:delText>
        </w:r>
      </w:del>
      <w:del w:id="32096" w:author="PR Preview" w:date="2026-01-01T00:00:00Z">
        <w:r>
          <w:delText xml:space="preserve"> </w:delText>
        </w:r>
      </w:del>
      <m:oMath>
        <m:sSub>
          <m:e>
            <m:r>
              <m:t>v</m:t>
            </m:r>
          </m:e>
          <m:sub>
            <m:r>
              <m:t>2</m:t>
            </m:r>
          </m:sub>
        </m:sSub>
        <m:r>
          <m:rPr>
            <m:sty m:val="p"/>
          </m:rPr>
          <m:t>=</m:t>
        </m:r>
        <m:r>
          <m:t>1</m:t>
        </m:r>
      </m:oMath>
      <w:del w:id="32097" w:author="PR Preview" w:date="2026-01-01T00:00:00Z">
        <w:r>
          <w:delText xml:space="preserve">,</w:delText>
        </w:r>
      </w:del>
      <w:del w:id="32098" w:author="PR Preview" w:date="2026-01-01T00:00:00Z">
        <w:r>
          <w:delText xml:space="preserve"> </w:delText>
        </w:r>
      </w:del>
      <m:oMath>
        <m:sSub>
          <m:e>
            <m:r>
              <m:t>v</m:t>
            </m:r>
          </m:e>
          <m:sub>
            <m:r>
              <m:t>3</m:t>
            </m:r>
          </m:sub>
        </m:sSub>
        <m:r>
          <m:rPr>
            <m:sty m:val="p"/>
          </m:rPr>
          <m:t>=</m:t>
        </m:r>
        <m:r>
          <m:t>0</m:t>
        </m:r>
      </m:oMath>
      <w:del w:id="32099" w:author="PR Preview" w:date="2026-01-01T00:00:00Z">
        <w:r>
          <w:delText xml:space="preserve">;</w:delText>
        </w:r>
      </w:del>
      <w:del w:id="32100" w:author="PR Preview" w:date="2026-01-01T00:00:00Z">
        <w:r>
          <w:delText xml:space="preserve"> </w:delText>
        </w:r>
      </w:del>
      <w:del w:id="32101" w:author="PR Preview" w:date="2026-01-01T00:00:00Z">
        <w:r>
          <w:delText xml:space="preserve">row 1 of</w:delText>
        </w:r>
      </w:del>
      <w:del w:id="32102" w:author="PR Preview" w:date="2026-01-01T00:00:00Z">
        <w:r>
          <w:delText xml:space="preserve"> </w:delText>
        </w:r>
      </w:del>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limLow>
          <m:e>
            <m:r>
              <m:t>v</m:t>
            </m:r>
          </m:e>
          <m:lim>
            <m:r>
              <m:rPr>
                <m:sty m:val="p"/>
              </m:rPr>
              <m:t>∼</m:t>
            </m:r>
          </m:lim>
        </m:limLow>
      </m:oMath>
      <w:del w:id="32103" w:author="PR Preview" w:date="2026-01-01T00:00:00Z">
        <w:r>
          <w:delText xml:space="preserve"> </w:delText>
        </w:r>
      </w:del>
      <w:del w:id="32104" w:author="PR Preview" w:date="2026-01-01T00:00:00Z">
        <w:r>
          <w:delText xml:space="preserve">is</w:delText>
        </w:r>
      </w:del>
      <w:del w:id="32105" w:author="PR Preview" w:date="2026-01-01T00:00:00Z">
        <w:r>
          <w:delText xml:space="preserve"> </w:delText>
        </w:r>
      </w:del>
      <m:oMath>
        <m:f>
          <m:fPr>
            <m:type m:val="lin"/>
          </m:fPr>
          <m:num>
            <m:r>
              <m:t>3</m:t>
            </m:r>
          </m:num>
          <m:den>
            <m:r>
              <m:t>2</m:t>
            </m:r>
          </m:den>
        </m:f>
        <m:r>
          <m:t> </m:t>
        </m:r>
        <m:sSub>
          <m:e>
            <m:r>
              <m:t>v</m:t>
            </m:r>
          </m:e>
          <m:sub>
            <m:r>
              <m:t>1</m:t>
            </m:r>
          </m:sub>
        </m:sSub>
        <m:r>
          <m:rPr>
            <m:sty m:val="p"/>
          </m:rPr>
          <m:t>+</m:t>
        </m:r>
        <m:r>
          <m:t>1</m:t>
        </m:r>
        <m:r>
          <m:rPr>
            <m:sty m:val="p"/>
          </m:rPr>
          <m:t>=</m:t>
        </m:r>
        <m:r>
          <m:t>0</m:t>
        </m:r>
      </m:oMath>
      <w:del w:id="32106" w:author="PR Preview" w:date="2026-01-01T00:00:00Z">
        <w:r>
          <w:delText xml:space="preserve">, so</w:delText>
        </w:r>
      </w:del>
      <w:del w:id="32107" w:author="PR Preview" w:date="2026-01-01T00:00:00Z">
        <w:r>
          <w:delText xml:space="preserve"> </w:delText>
        </w:r>
      </w:del>
      <m:oMath>
        <m:sSub>
          <m:e>
            <m:r>
              <m:t>v</m:t>
            </m:r>
          </m:e>
          <m:sub>
            <m:r>
              <m:t>1</m:t>
            </m:r>
          </m:sub>
        </m:sSub>
        <m:r>
          <m:rPr>
            <m:sty m:val="p"/>
          </m:rPr>
          <m:t>=</m:t>
        </m:r>
        <m:r>
          <m:rPr>
            <m:sty m:val="p"/>
          </m:rPr>
          <m:t>−</m:t>
        </m:r>
        <m:f>
          <m:fPr>
            <m:type m:val="lin"/>
          </m:fPr>
          <m:num>
            <m:r>
              <m:t>2</m:t>
            </m:r>
          </m:num>
          <m:den>
            <m:r>
              <m:t>3</m:t>
            </m:r>
          </m:den>
        </m:f>
      </m:oMath>
      <w:del w:id="32108" w:author="PR Preview" w:date="2026-01-01T00:00:00Z">
        <w:r>
          <w:delText xml:space="preserve">.</w:delText>
        </w:r>
      </w:del>
      <w:del w:id="32109" w:author="PR Preview" w:date="2026-01-01T00:00:00Z">
        <w:r>
          <w:delText xml:space="preserve"> </w:delText>
        </w:r>
      </w:del>
      <w:del w:id="32110" w:author="PR Preview" w:date="2026-01-01T00:00:00Z">
        <w:r>
          <w:delText xml:space="preserve">Check:</w:delText>
        </w:r>
      </w:del>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del w:id="32111" w:author="PR Preview" w:date="2026-01-01T00:00:00Z">
        <w:r>
          <w:delText xml:space="preserve">The matrix</w:delText>
        </w:r>
      </w:del>
      <w:del w:id="32112" w:author="PR Preview" w:date="2026-01-01T00:00:00Z">
        <w:r>
          <w:delText xml:space="preserve"> </w:delText>
        </w:r>
      </w:del>
      <m:oMath>
        <m:r>
          <m:rPr>
            <m:sty m:val="bi"/>
          </m:rPr>
          <m:t>J</m:t>
        </m:r>
      </m:oMath>
      <w:del w:id="32113" w:author="PR Preview" w:date="2026-01-01T00:00:00Z">
        <w:r>
          <w:delText xml:space="preserve"> </w:delText>
        </w:r>
      </w:del>
      <w:del w:id="32114" w:author="PR Preview" w:date="2026-01-01T00:00:00Z">
        <w:r>
          <w:delText xml:space="preserve">of</w:delText>
        </w:r>
      </w:del>
      <w:del w:id="32115" w:author="PR Preview" w:date="2026-01-01T00:00:00Z">
        <w:r>
          <w:delText xml:space="preserve"> </w:delText>
        </w:r>
      </w:del>
      <w:hyperlink w:anchor="exm-eigenspace">
        <w:del w:id="32116" w:author="PR Preview" w:date="2026-01-01T00:00:00Z">
          <w:r>
            <w:rPr>
              <w:rStyle w:val="Hyperlink"/>
            </w:rPr>
            <w:delText xml:space="preserve">Example 193</w:delText>
          </w:r>
        </w:del>
      </w:hyperlink>
      <w:del w:id="32117" w:author="PR Preview" w:date="2026-01-01T00:00:00Z">
        <w:r>
          <w:delText xml:space="preserve"> </w:delText>
        </w:r>
      </w:del>
      <w:del w:id="32118" w:author="PR Preview" w:date="2026-01-01T00:00:00Z">
        <w:r>
          <w:delText xml:space="preserve">is upper triangular with both diagonal entries</w:delText>
        </w:r>
      </w:del>
      <w:del w:id="32119" w:author="PR Preview" w:date="2026-01-01T00:00:00Z">
        <w:r>
          <w:delText xml:space="preserve"> </w:delText>
        </w:r>
      </w:del>
      <m:oMath>
        <m:r>
          <m:t>0</m:t>
        </m:r>
      </m:oMath>
      <w:del w:id="32120" w:author="PR Preview" w:date="2026-01-01T00:00:00Z">
        <w:r>
          <w:delText xml:space="preserve">,</w:delText>
        </w:r>
      </w:del>
      <w:del w:id="32121" w:author="PR Preview" w:date="2026-01-01T00:00:00Z">
        <w:r>
          <w:delText xml:space="preserve"> </w:delText>
        </w:r>
      </w:del>
      <w:del w:id="32122" w:author="PR Preview" w:date="2026-01-01T00:00:00Z">
        <w:r>
          <w:delText xml:space="preserve">and</w:delText>
        </w:r>
      </w:del>
      <w:del w:id="32123" w:author="PR Preview" w:date="2026-01-01T00:00:00Z">
        <w:r>
          <w:delText xml:space="preserve"> </w:delText>
        </w:r>
      </w:del>
      <m:oMath>
        <m:r>
          <m:t>0</m:t>
        </m:r>
      </m:oMath>
      <w:del w:id="32124" w:author="PR Preview" w:date="2026-01-01T00:00:00Z">
        <w:r>
          <w:delText xml:space="preserve"> </w:delText>
        </w:r>
      </w:del>
      <w:del w:id="32125" w:author="PR Preview" w:date="2026-01-01T00:00:00Z">
        <w:r>
          <w:delText xml:space="preserve">is its only eigenvalue.</w:delText>
        </w:r>
      </w:del>
    </w:p>
    <w:p>
      <w:pPr>
        <w:pStyle w:val="BodyText"/>
      </w:pPr>
      <w:del w:id="32126" w:author="PR Preview" w:date="2026-01-01T00:00:00Z">
        <w:r>
          <w:rPr>
            <w:b/>
            <w:bCs/>
          </w:rPr>
          <w:delText xml:space="preserve">Theorem 111 (Eigenvalues of idempotent and orthogonal matrices)</w:delText>
        </w:r>
      </w:del>
      <w:del w:id="32127" w:author="PR Preview" w:date="2026-01-01T00:00:00Z">
        <w:r>
          <w:delText xml:space="preserve"> </w:delText>
        </w:r>
      </w:del>
      <w:del w:id="32128" w:author="PR Preview" w:date="2026-01-01T00:00:00Z">
        <w:r>
          <w:delText xml:space="preserve"> </w:delText>
        </w:r>
      </w:del>
    </w:p>
    <w:p>
      <w:pPr>
        <w:pStyle w:val="Compact"/>
        <w:numPr>
          <w:ilvl w:val="0"/>
          <w:numId w:val="1100"/>
        </w:numPr>
      </w:pPr>
      <w:ins w:id="32129" w:author="PR Preview" w:date="2026-01-01T00:00:00Z">
        <w:r>
          <w:t xml:space="preserve">for</w:t>
        </w:r>
      </w:ins>
      <w:ins w:id="32130" w:author="PR Preview" w:date="2026-01-01T00:00:00Z">
        <w:r>
          <w:t xml:space="preserve"> </w:t>
        </w:r>
      </w:ins>
      <m:oMath>
        <m:r>
          <m:t>i</m:t>
        </m:r>
        <m:r>
          <m:rPr>
            <m:sty m:val="p"/>
          </m:rPr>
          <m:t>&lt;</m:t>
        </m:r>
        <m:r>
          <m:t>k</m:t>
        </m:r>
      </m:oMath>
      <w:ins w:id="32131" w:author="PR Preview" w:date="2026-01-01T00:00:00Z">
        <w:r>
          <w:t xml:space="preserve"> </w:t>
        </w:r>
      </w:ins>
      <w:ins w:id="32132" w:author="PR Preview" w:date="2026-01-01T00:00:00Z">
        <w:r>
          <w:t xml:space="preserve">it is</w:t>
        </w:r>
      </w:ins>
      <w:ins w:id="32133" w:author="PR Preview" w:date="2026-01-01T00:00:00Z">
        <w:r>
          <w:t xml:space="preserve"> </w:t>
        </w:r>
      </w:ins>
      <m:oMath>
        <m:r>
          <m:t>0</m:t>
        </m:r>
      </m:oMath>
      <w:ins w:id="32134" w:author="PR Preview" w:date="2026-01-01T00:00:00Z">
        <w:r>
          <w:t xml:space="preserve"> </w:t>
        </w:r>
      </w:ins>
      <w:ins w:id="32135" w:author="PR Preview" w:date="2026-01-01T00:00:00Z">
        <w:r>
          <w:t xml:space="preserve">exactly when</w:t>
        </w:r>
      </w:ins>
      <w:ins w:id="32136" w:author="PR Preview" w:date="2026-01-01T00:00:00Z">
        <w:r>
          <w:t xml:space="preserve"> </w:t>
        </w:r>
      </w:ins>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ins w:id="32137" w:author="PR Preview" w:date="2026-01-01T00:00:00Z">
        <w:r>
          <w:t xml:space="preserve">,</w:t>
        </w:r>
      </w:ins>
      <w:ins w:id="32138" w:author="PR Preview" w:date="2026-01-01T00:00:00Z">
        <w:r>
          <w:t xml:space="preserve"> </w:t>
        </w:r>
      </w:ins>
      <w:ins w:id="32139" w:author="PR Preview" w:date="2026-01-01T00:00:00Z">
        <w:r>
          <w:t xml:space="preserve">and these equations fix</w:t>
        </w:r>
      </w:ins>
      <w:ins w:id="32140" w:author="PR Preview" w:date="2026-01-01T00:00:00Z">
        <w:r>
          <w:t xml:space="preserve"> </w:t>
        </w:r>
      </w:ins>
      <m:oMath>
        <m:sSub>
          <m:e>
            <m:r>
              <m:t>v</m:t>
            </m:r>
          </m:e>
          <m:sub>
            <m:r>
              <m:t>k</m:t>
            </m:r>
            <m:r>
              <m:rPr>
                <m:sty m:val="p"/>
              </m:rPr>
              <m:t>−</m:t>
            </m:r>
            <m:r>
              <m:t>1</m:t>
            </m:r>
          </m:sub>
        </m:sSub>
        <m:r>
          <m:rPr>
            <m:sty m:val="p"/>
          </m:rPr>
          <m:t>,</m:t>
        </m:r>
        <m:r>
          <m:rPr>
            <m:sty m:val="p"/>
          </m:rPr>
          <m:t>…</m:t>
        </m:r>
        <m:r>
          <m:rPr>
            <m:sty m:val="p"/>
          </m:rPr>
          <m:t>,</m:t>
        </m:r>
        <m:sSub>
          <m:e>
            <m:r>
              <m:t>v</m:t>
            </m:r>
          </m:e>
          <m:sub>
            <m:r>
              <m:t>1</m:t>
            </m:r>
          </m:sub>
        </m:sSub>
      </m:oMath>
      <w:ins w:id="32141" w:author="PR Preview" w:date="2026-01-01T00:00:00Z">
        <w:r>
          <w:t xml:space="preserve"> </w:t>
        </w:r>
      </w:ins>
      <w:ins w:id="32142" w:author="PR Preview" w:date="2026-01-01T00:00:00Z">
        <w:r>
          <w:t xml:space="preserve">in turn, as in</w:t>
        </w:r>
      </w:ins>
      <w:ins w:id="32143" w:author="PR Preview" w:date="2026-01-01T00:00:00Z">
        <w:r>
          <w:t xml:space="preserve"> </w:t>
        </w:r>
      </w:ins>
      <w:hyperlink w:anchor="thm-back-substitution">
        <w:ins w:id="32144" w:author="PR Preview" w:date="2026-01-01T00:00:00Z">
          <w:r>
            <w:rPr>
              <w:rStyle w:val="Hyperlink"/>
            </w:rPr>
            <w:t xml:space="preserve">Theorem 103</w:t>
          </w:r>
        </w:ins>
      </w:hyperlink>
      <w:ins w:id="32145" w:author="PR Preview" w:date="2026-01-01T00:00:00Z">
        <w:r>
          <w:t xml:space="preserve">.</w:t>
        </w:r>
      </w:ins>
    </w:p>
    <w:p>
      <w:pPr>
        <w:pStyle w:val="FirstParagraph"/>
      </w:pPr>
      <w:ins w:id="32146" w:author="PR Preview" w:date="2026-01-01T00:00:00Z">
        <w:r>
          <w:t xml:space="preserve">So</w:t>
        </w:r>
      </w:ins>
      <w:ins w:id="32147" w:author="PR Preview" w:date="2026-01-01T00:00:00Z">
        <w:r>
          <w:t xml:space="preserve"> </w:t>
        </w:r>
      </w:ins>
      <w:ins w:id="32148" w:author="PR Preview" w:date="2026-01-01T00:00:00Z">
        <w:r>
          <w:t xml:space="preserve">$\mathbf{M} \mathord{\smash[b]{\underset{\raise.3ex\hbox{$\scriptstyle\sim$}}{v}}\vphantom{v}} = \mathord{\smash[b]{\underset{\raise.3ex\hbox{$\scriptstyle\sim$}}{0}}\vphantom{0}}$</w:t>
        </w:r>
      </w:ins>
      <w:ins w:id="32149" w:author="PR Preview" w:date="2026-01-01T00:00:00Z">
        <w:r>
          <w:t xml:space="preserve"> </w:t>
        </w:r>
      </w:ins>
      <w:ins w:id="32150" w:author="PR Preview" w:date="2026-01-01T00:00:00Z">
        <w:r>
          <w:t xml:space="preserve">with</w:t>
        </w:r>
      </w:ins>
      <w:ins w:id="32151" w:author="PR Preview" w:date="2026-01-01T00:00:00Z">
        <w:r>
          <w:t xml:space="preserve"> </w:t>
        </w:r>
      </w:ins>
      <m:oMath>
        <m:sSub>
          <m:e>
            <m:r>
              <m:t>v</m:t>
            </m:r>
          </m:e>
          <m:sub>
            <m:r>
              <m:t>k</m:t>
            </m:r>
          </m:sub>
        </m:sSub>
        <m:r>
          <m:rPr>
            <m:sty m:val="p"/>
          </m:rPr>
          <m:t>=</m:t>
        </m:r>
        <m:r>
          <m:t>1</m:t>
        </m:r>
      </m:oMath>
      <w:ins w:id="32152" w:author="PR Preview" w:date="2026-01-01T00:00:00Z">
        <w:r>
          <w:t xml:space="preserve">, hence</w:t>
        </w:r>
      </w:ins>
      <w:ins w:id="32153" w:author="PR Preview" w:date="2026-01-01T00:00:00Z">
        <w:r>
          <w:t xml:space="preserve"> </w:t>
        </w:r>
      </w:ins>
      <w:ins w:id="32154" w:author="PR Preview" w:date="2026-01-01T00:00:00Z">
        <w:r>
          <w:t xml:space="preserve">$\mathord{\smash[b]{\underset{\raise.3ex\hbox{$\scriptstyle\sim$}}{v}}\vphantom{v}} \ne \mathord{\smash[b]{\underset{\raise.3ex\hbox{$\scriptstyle\sim$}}{0}}\vphantom{0}}$</w:t>
        </w:r>
      </w:ins>
      <w:ins w:id="32155" w:author="PR Preview" w:date="2026-01-01T00:00:00Z">
        <w:r>
          <w:t xml:space="preserve">,</w:t>
        </w:r>
      </w:ins>
      <w:ins w:id="32156" w:author="PR Preview" w:date="2026-01-01T00:00:00Z">
        <w:r>
          <w:t xml:space="preserve"> </w:t>
        </w:r>
      </w:ins>
      <w:ins w:id="32157" w:author="PR Preview" w:date="2026-01-01T00:00:00Z">
        <w:r>
          <w:t xml:space="preserve">and</w:t>
        </w:r>
      </w:ins>
      <w:ins w:id="32158" w:author="PR Preview" w:date="2026-01-01T00:00:00Z">
        <w:r>
          <w:t xml:space="preserve"> </w:t>
        </w:r>
      </w:ins>
      <m:oMath>
        <m:r>
          <m:t>λ</m:t>
        </m:r>
      </m:oMath>
      <w:ins w:id="32159" w:author="PR Preview" w:date="2026-01-01T00:00:00Z">
        <w:r>
          <w:t xml:space="preserve"> </w:t>
        </w:r>
      </w:ins>
      <w:ins w:id="32160" w:author="PR Preview" w:date="2026-01-01T00:00:00Z">
        <w:r>
          <w:t xml:space="preserve">is an eigenvalue.</w:t>
        </w:r>
      </w:ins>
    </w:p>
    <w:bookmarkStart w:id="632" w:name="exm-eigen-triangular"/>
    <w:p>
      <w:pPr>
        <w:pStyle w:val="BodyText"/>
      </w:pPr>
      <w:ins w:id="32161" w:author="PR Preview" w:date="2026-01-01T00:00:00Z">
        <w:r>
          <w:rPr>
            <w:b/>
            <w:bCs/>
          </w:rPr>
          <w:t xml:space="preserve">Example 199 (Eigenvalues read off the diagonal)</w:t>
        </w:r>
      </w:ins>
      <w:ins w:id="32162" w:author="PR Preview" w:date="2026-01-01T00:00:00Z">
        <w:r>
          <w:t xml:space="preserve"> </w:t>
        </w:r>
      </w:ins>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ins w:id="32163" w:author="PR Preview" w:date="2026-01-01T00:00:00Z">
        <w:r>
          <w:t xml:space="preserve"> </w:t>
        </w:r>
      </w:ins>
      <w:ins w:id="32164" w:author="PR Preview" w:date="2026-01-01T00:00:00Z">
        <w:r>
          <w:t xml:space="preserve">of</w:t>
        </w:r>
      </w:ins>
      <w:ins w:id="32165" w:author="PR Preview" w:date="2026-01-01T00:00:00Z">
        <w:r>
          <w:t xml:space="preserve"> </w:t>
        </w:r>
      </w:ins>
      <w:hyperlink w:anchor="exm-triangular-matrix">
        <w:ins w:id="32166" w:author="PR Preview" w:date="2026-01-01T00:00:00Z">
          <w:r>
            <w:rPr>
              <w:rStyle w:val="Hyperlink"/>
            </w:rPr>
            <w:t xml:space="preserve">Example 184</w:t>
          </w:r>
        </w:ins>
      </w:hyperlink>
      <w:ins w:id="32167" w:author="PR Preview" w:date="2026-01-01T00:00:00Z">
        <w:r>
          <w:t xml:space="preserve"> </w:t>
        </w:r>
      </w:ins>
      <w:ins w:id="32168" w:author="PR Preview" w:date="2026-01-01T00:00:00Z">
        <w:r>
          <w:t xml:space="preserve">has eigenvalues</w:t>
        </w:r>
      </w:ins>
      <w:ins w:id="32169" w:author="PR Preview" w:date="2026-01-01T00:00:00Z">
        <w:r>
          <w:t xml:space="preserve"> </w:t>
        </w:r>
      </w:ins>
      <m:oMath>
        <m:r>
          <m:t>2</m:t>
        </m:r>
      </m:oMath>
      <w:ins w:id="32170" w:author="PR Preview" w:date="2026-01-01T00:00:00Z">
        <w:r>
          <w:t xml:space="preserve">,</w:t>
        </w:r>
      </w:ins>
      <w:ins w:id="32171" w:author="PR Preview" w:date="2026-01-01T00:00:00Z">
        <w:r>
          <w:t xml:space="preserve"> </w:t>
        </w:r>
      </w:ins>
      <m:oMath>
        <m:f>
          <m:fPr>
            <m:type m:val="lin"/>
          </m:fPr>
          <m:num>
            <m:r>
              <m:t>1</m:t>
            </m:r>
          </m:num>
          <m:den>
            <m:r>
              <m:t>2</m:t>
            </m:r>
          </m:den>
        </m:f>
      </m:oMath>
      <w:ins w:id="32172" w:author="PR Preview" w:date="2026-01-01T00:00:00Z">
        <w:r>
          <w:t xml:space="preserve"> </w:t>
        </w:r>
      </w:ins>
      <w:ins w:id="32173" w:author="PR Preview" w:date="2026-01-01T00:00:00Z">
        <w:r>
          <w:t xml:space="preserve">and</w:t>
        </w:r>
      </w:ins>
      <w:ins w:id="32174" w:author="PR Preview" w:date="2026-01-01T00:00:00Z">
        <w:r>
          <w:t xml:space="preserve"> </w:t>
        </w:r>
      </w:ins>
      <m:oMath>
        <m:r>
          <m:rPr>
            <m:sty m:val="p"/>
          </m:rPr>
          <m:t>−</m:t>
        </m:r>
        <m:r>
          <m:t>1</m:t>
        </m:r>
      </m:oMath>
      <w:ins w:id="32175" w:author="PR Preview" w:date="2026-01-01T00:00:00Z">
        <w:r>
          <w:t xml:space="preserve">.</w:t>
        </w:r>
      </w:ins>
      <w:ins w:id="32176" w:author="PR Preview" w:date="2026-01-01T00:00:00Z">
        <w:r>
          <w:t xml:space="preserve"> </w:t>
        </w:r>
      </w:ins>
      <w:ins w:id="32177" w:author="PR Preview" w:date="2026-01-01T00:00:00Z">
        <w:r>
          <w:t xml:space="preserve">For</w:t>
        </w:r>
      </w:ins>
      <w:ins w:id="32178" w:author="PR Preview" w:date="2026-01-01T00:00:00Z">
        <w:r>
          <w:t xml:space="preserve"> </w:t>
        </w:r>
      </w:ins>
      <m:oMath>
        <m:r>
          <m:t>λ</m:t>
        </m:r>
        <m:r>
          <m:rPr>
            <m:sty m:val="p"/>
          </m:rPr>
          <m:t>=</m:t>
        </m:r>
        <m:f>
          <m:fPr>
            <m:type m:val="lin"/>
          </m:fPr>
          <m:num>
            <m:r>
              <m:t>1</m:t>
            </m:r>
          </m:num>
          <m:den>
            <m:r>
              <m:t>2</m:t>
            </m:r>
          </m:den>
        </m:f>
      </m:oMath>
      <w:ins w:id="32179" w:author="PR Preview" w:date="2026-01-01T00:00:00Z">
        <w:r>
          <w:t xml:space="preserve"> </w:t>
        </w:r>
      </w:ins>
      <w:ins w:id="32180" w:author="PR Preview" w:date="2026-01-01T00:00:00Z">
        <w:r>
          <w:t xml:space="preserve">(so</w:t>
        </w:r>
      </w:ins>
      <w:ins w:id="32181" w:author="PR Preview" w:date="2026-01-01T00:00:00Z">
        <w:r>
          <w:t xml:space="preserve"> </w:t>
        </w:r>
      </w:ins>
      <m:oMath>
        <m:r>
          <m:t>k</m:t>
        </m:r>
        <m:r>
          <m:rPr>
            <m:sty m:val="p"/>
          </m:rPr>
          <m:t>=</m:t>
        </m:r>
        <m:r>
          <m:t>2</m:t>
        </m:r>
      </m:oMath>
      <w:ins w:id="32182" w:author="PR Preview" w:date="2026-01-01T00:00:00Z">
        <w:r>
          <w:t xml:space="preserve">), take</w:t>
        </w:r>
      </w:ins>
      <w:ins w:id="32183" w:author="PR Preview" w:date="2026-01-01T00:00:00Z">
        <w:r>
          <w:t xml:space="preserve"> </w:t>
        </w:r>
      </w:ins>
      <m:oMath>
        <m:sSub>
          <m:e>
            <m:r>
              <m:t>v</m:t>
            </m:r>
          </m:e>
          <m:sub>
            <m:r>
              <m:t>2</m:t>
            </m:r>
          </m:sub>
        </m:sSub>
        <m:r>
          <m:rPr>
            <m:sty m:val="p"/>
          </m:rPr>
          <m:t>=</m:t>
        </m:r>
        <m:r>
          <m:t>1</m:t>
        </m:r>
      </m:oMath>
      <w:ins w:id="32184" w:author="PR Preview" w:date="2026-01-01T00:00:00Z">
        <w:r>
          <w:t xml:space="preserve">,</w:t>
        </w:r>
      </w:ins>
      <w:ins w:id="32185" w:author="PR Preview" w:date="2026-01-01T00:00:00Z">
        <w:r>
          <w:t xml:space="preserve"> </w:t>
        </w:r>
      </w:ins>
      <m:oMath>
        <m:sSub>
          <m:e>
            <m:r>
              <m:t>v</m:t>
            </m:r>
          </m:e>
          <m:sub>
            <m:r>
              <m:t>3</m:t>
            </m:r>
          </m:sub>
        </m:sSub>
        <m:r>
          <m:rPr>
            <m:sty m:val="p"/>
          </m:rPr>
          <m:t>=</m:t>
        </m:r>
        <m:r>
          <m:t>0</m:t>
        </m:r>
      </m:oMath>
      <w:ins w:id="32186" w:author="PR Preview" w:date="2026-01-01T00:00:00Z">
        <w:r>
          <w:t xml:space="preserve">;</w:t>
        </w:r>
      </w:ins>
      <w:ins w:id="32187" w:author="PR Preview" w:date="2026-01-01T00:00:00Z">
        <w:r>
          <w:t xml:space="preserve"> </w:t>
        </w:r>
      </w:ins>
      <w:ins w:id="32188" w:author="PR Preview" w:date="2026-01-01T00:00:00Z">
        <w:r>
          <w:t xml:space="preserve">row 1 of</w:t>
        </w:r>
      </w:ins>
      <w:ins w:id="32189" w:author="PR Preview" w:date="2026-01-01T00:00:00Z">
        <w:r>
          <w:t xml:space="preserve"> </w:t>
        </w:r>
      </w:ins>
      <w:ins w:id="32190" w:author="PR Preview" w:date="2026-01-01T00:00:00Z">
        <w:r>
          <w:t xml:space="preserve">$(\mathbf{U} - \tfrac{1}{2}\,\mathbf{I}_3)\,\mathord{\smash[b]{\underset{\raise.3ex\hbox{$\scriptstyle\sim$}}{v}}\vphantom{v}}$</w:t>
        </w:r>
      </w:ins>
      <w:ins w:id="32191" w:author="PR Preview" w:date="2026-01-01T00:00:00Z">
        <w:r>
          <w:t xml:space="preserve"> </w:t>
        </w:r>
      </w:ins>
      <w:ins w:id="32192" w:author="PR Preview" w:date="2026-01-01T00:00:00Z">
        <w:r>
          <w:t xml:space="preserve">is</w:t>
        </w:r>
      </w:ins>
      <w:ins w:id="32193" w:author="PR Preview" w:date="2026-01-01T00:00:00Z">
        <w:r>
          <w:t xml:space="preserve"> </w:t>
        </w:r>
      </w:ins>
      <m:oMath>
        <m:f>
          <m:fPr>
            <m:type m:val="lin"/>
          </m:fPr>
          <m:num>
            <m:r>
              <m:t>3</m:t>
            </m:r>
          </m:num>
          <m:den>
            <m:r>
              <m:t>2</m:t>
            </m:r>
          </m:den>
        </m:f>
        <m:r>
          <m:t> </m:t>
        </m:r>
        <m:sSub>
          <m:e>
            <m:r>
              <m:t>v</m:t>
            </m:r>
          </m:e>
          <m:sub>
            <m:r>
              <m:t>1</m:t>
            </m:r>
          </m:sub>
        </m:sSub>
        <m:r>
          <m:rPr>
            <m:sty m:val="p"/>
          </m:rPr>
          <m:t>+</m:t>
        </m:r>
        <m:r>
          <m:t>1</m:t>
        </m:r>
        <m:r>
          <m:rPr>
            <m:sty m:val="p"/>
          </m:rPr>
          <m:t>=</m:t>
        </m:r>
        <m:r>
          <m:t>0</m:t>
        </m:r>
      </m:oMath>
      <w:ins w:id="32194" w:author="PR Preview" w:date="2026-01-01T00:00:00Z">
        <w:r>
          <w:t xml:space="preserve">, so</w:t>
        </w:r>
      </w:ins>
      <w:ins w:id="32195" w:author="PR Preview" w:date="2026-01-01T00:00:00Z">
        <w:r>
          <w:t xml:space="preserve"> </w:t>
        </w:r>
      </w:ins>
      <m:oMath>
        <m:sSub>
          <m:e>
            <m:r>
              <m:t>v</m:t>
            </m:r>
          </m:e>
          <m:sub>
            <m:r>
              <m:t>1</m:t>
            </m:r>
          </m:sub>
        </m:sSub>
        <m:r>
          <m:rPr>
            <m:sty m:val="p"/>
          </m:rPr>
          <m:t>=</m:t>
        </m:r>
        <m:r>
          <m:rPr>
            <m:sty m:val="p"/>
          </m:rPr>
          <m:t>−</m:t>
        </m:r>
        <m:f>
          <m:fPr>
            <m:type m:val="lin"/>
          </m:fPr>
          <m:num>
            <m:r>
              <m:t>2</m:t>
            </m:r>
          </m:num>
          <m:den>
            <m:r>
              <m:t>3</m:t>
            </m:r>
          </m:den>
        </m:f>
      </m:oMath>
      <w:ins w:id="32196" w:author="PR Preview" w:date="2026-01-01T00:00:00Z">
        <w:r>
          <w:t xml:space="preserve">.</w:t>
        </w:r>
      </w:ins>
      <w:ins w:id="32197" w:author="PR Preview" w:date="2026-01-01T00:00:00Z">
        <w:r>
          <w:t xml:space="preserve"> </w:t>
        </w:r>
      </w:ins>
      <w:ins w:id="32198" w:author="PR Preview" w:date="2026-01-01T00:00:00Z">
        <w:r>
          <w:t xml:space="preserve">Check:</w:t>
        </w:r>
      </w:ins>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ins w:id="32199" w:author="PR Preview" w:date="2026-01-01T00:00:00Z">
        <w:r>
          <w:t xml:space="preserve">The matrix</w:t>
        </w:r>
      </w:ins>
      <w:ins w:id="32200" w:author="PR Preview" w:date="2026-01-01T00:00:00Z">
        <w:r>
          <w:t xml:space="preserve"> </w:t>
        </w:r>
      </w:ins>
      <m:oMath>
        <m:r>
          <m:rPr>
            <m:sty m:val="bi"/>
          </m:rPr>
          <m:t>J</m:t>
        </m:r>
      </m:oMath>
      <w:ins w:id="32201" w:author="PR Preview" w:date="2026-01-01T00:00:00Z">
        <w:r>
          <w:t xml:space="preserve"> </w:t>
        </w:r>
      </w:ins>
      <w:ins w:id="32202" w:author="PR Preview" w:date="2026-01-01T00:00:00Z">
        <w:r>
          <w:t xml:space="preserve">of</w:t>
        </w:r>
      </w:ins>
      <w:ins w:id="32203" w:author="PR Preview" w:date="2026-01-01T00:00:00Z">
        <w:r>
          <w:t xml:space="preserve"> </w:t>
        </w:r>
      </w:ins>
      <w:hyperlink w:anchor="exm-eigenspace">
        <w:ins w:id="32204" w:author="PR Preview" w:date="2026-01-01T00:00:00Z">
          <w:r>
            <w:rPr>
              <w:rStyle w:val="Hyperlink"/>
            </w:rPr>
            <w:t xml:space="preserve">Example 195</w:t>
          </w:r>
        </w:ins>
      </w:hyperlink>
      <w:ins w:id="32205" w:author="PR Preview" w:date="2026-01-01T00:00:00Z">
        <w:r>
          <w:t xml:space="preserve"> </w:t>
        </w:r>
      </w:ins>
      <w:ins w:id="32206" w:author="PR Preview" w:date="2026-01-01T00:00:00Z">
        <w:r>
          <w:t xml:space="preserve">is upper triangular with both diagonal entries</w:t>
        </w:r>
      </w:ins>
      <w:ins w:id="32207" w:author="PR Preview" w:date="2026-01-01T00:00:00Z">
        <w:r>
          <w:t xml:space="preserve"> </w:t>
        </w:r>
      </w:ins>
      <m:oMath>
        <m:r>
          <m:t>0</m:t>
        </m:r>
      </m:oMath>
      <w:ins w:id="32208" w:author="PR Preview" w:date="2026-01-01T00:00:00Z">
        <w:r>
          <w:t xml:space="preserve">,</w:t>
        </w:r>
      </w:ins>
      <w:ins w:id="32209" w:author="PR Preview" w:date="2026-01-01T00:00:00Z">
        <w:r>
          <w:t xml:space="preserve"> </w:t>
        </w:r>
      </w:ins>
      <w:ins w:id="32210" w:author="PR Preview" w:date="2026-01-01T00:00:00Z">
        <w:r>
          <w:t xml:space="preserve">and</w:t>
        </w:r>
      </w:ins>
      <w:ins w:id="32211" w:author="PR Preview" w:date="2026-01-01T00:00:00Z">
        <w:r>
          <w:t xml:space="preserve"> </w:t>
        </w:r>
      </w:ins>
      <m:oMath>
        <m:r>
          <m:t>0</m:t>
        </m:r>
      </m:oMath>
      <w:ins w:id="32212" w:author="PR Preview" w:date="2026-01-01T00:00:00Z">
        <w:r>
          <w:t xml:space="preserve"> </w:t>
        </w:r>
      </w:ins>
      <w:ins w:id="32213" w:author="PR Preview" w:date="2026-01-01T00:00:00Z">
        <w:r>
          <w:t xml:space="preserve">is its only eigenvalue.</w:t>
        </w:r>
      </w:ins>
    </w:p>
    <w:bookmarkEnd w:id="632"/>
    <w:bookmarkStart w:id="633" w:name="thm-eigen-idempotent-orthogonal"/>
    <w:p>
      <w:pPr>
        <w:pStyle w:val="BodyText"/>
      </w:pPr>
      <w:ins w:id="32214" w:author="PR Preview" w:date="2026-01-01T00:00:00Z">
        <w:r>
          <w:rPr>
            <w:b/>
            <w:bCs/>
          </w:rPr>
          <w:t xml:space="preserve">Theorem 112 (Eigenvalues of idempotent and orthogonal matrices)</w:t>
        </w:r>
      </w:ins>
      <w:ins w:id="32215" w:author="PR Preview" w:date="2026-01-01T00:00:00Z">
        <w:r>
          <w:t xml:space="preserve"> </w:t>
        </w:r>
      </w:ins>
      <w:ins w:id="32216" w:author="PR Preview" w:date="2026-01-01T00:00:00Z">
        <w:r>
          <w:t xml:space="preserve"> </w:t>
        </w:r>
      </w:ins>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3"/>
    <w:p>
      <w:pPr>
        <w:pStyle w:val="FirstParagraph"/>
      </w:pPr>
      <w:del w:id="32217" w:author="PR Preview" w:date="2026-01-01T00:00:00Z">
        <w:r>
          <w:rPr>
            <w:i/>
            <w:iCs/>
          </w:rPr>
          <w:delText xml:space="preserve">Proof</w:delText>
        </w:r>
      </w:del>
      <w:del w:id="32218" w:author="PR Preview" w:date="2026-01-01T00:00:00Z">
        <w:r>
          <w:delText xml:space="preserve">. </w:delText>
        </w:r>
      </w:del>
      <w:del w:id="32219" w:author="PR Preview" w:date="2026-01-01T00:00:00Z">
        <w:r>
          <w:delText xml:space="preserve">Let</w:delText>
        </w:r>
      </w:del>
      <w:del w:id="32220" w:author="PR Preview" w:date="2026-01-01T00:00:00Z">
        <w:r>
          <w:delText xml:space="preserve"> </w:delText>
        </w:r>
      </w:del>
      <m:oMath>
        <m:limLow>
          <m:e>
            <m:r>
              <m:t>v</m:t>
            </m:r>
          </m:e>
          <m:lim>
            <m:r>
              <m:rPr>
                <m:sty m:val="p"/>
              </m:rPr>
              <m:t>∼</m:t>
            </m:r>
          </m:lim>
        </m:limLow>
        <m:r>
          <m:rPr>
            <m:sty m:val="p"/>
          </m:rPr>
          <m:t>≠</m:t>
        </m:r>
        <m:limLow>
          <m:e>
            <m:r>
              <m:t>0</m:t>
            </m:r>
          </m:e>
          <m:lim>
            <m:r>
              <m:rPr>
                <m:sty m:val="p"/>
              </m:rPr>
              <m:t>∼</m:t>
            </m:r>
          </m:lim>
        </m:limLow>
      </m:oMath>
      <w:del w:id="32221" w:author="PR Preview" w:date="2026-01-01T00:00:00Z">
        <w:r>
          <w:delText xml:space="preserve"> </w:delText>
        </w:r>
      </w:del>
      <w:del w:id="32222" w:author="PR Preview" w:date="2026-01-01T00:00:00Z">
        <w:r>
          <w:delText xml:space="preserve">with</w:delText>
        </w:r>
      </w:del>
      <w:del w:id="32223" w:author="PR Preview" w:date="2026-01-01T00:00:00Z">
        <w:r>
          <w:delText xml:space="preserve"> </w:delText>
        </w:r>
      </w:del>
      <m:oMath>
        <m:r>
          <m:rPr>
            <m:sty m:val="bi"/>
          </m:rPr>
          <m:t>A</m:t>
        </m:r>
        <m:limLow>
          <m:e>
            <m:r>
              <m:t>v</m:t>
            </m:r>
          </m:e>
          <m:lim>
            <m:r>
              <m:rPr>
                <m:sty m:val="p"/>
              </m:rPr>
              <m:t>∼</m:t>
            </m:r>
          </m:lim>
        </m:limLow>
        <m:r>
          <m:rPr>
            <m:sty m:val="p"/>
          </m:rPr>
          <m:t>=</m:t>
        </m:r>
        <m:r>
          <m:t>λ</m:t>
        </m:r>
        <m:limLow>
          <m:e>
            <m:r>
              <m:t>v</m:t>
            </m:r>
          </m:e>
          <m:lim>
            <m:r>
              <m:rPr>
                <m:sty m:val="p"/>
              </m:rPr>
              <m:t>∼</m:t>
            </m:r>
          </m:lim>
        </m:limLow>
      </m:oMath>
      <w:del w:id="32224" w:author="PR Preview" w:date="2026-01-01T00:00:00Z">
        <w:r>
          <w:delText xml:space="preserve">.</w:delText>
        </w:r>
      </w:del>
    </w:p>
    <w:p>
      <w:pPr>
        <w:pStyle w:val="FirstParagraph"/>
      </w:pPr>
      <w:ins w:id="32225" w:author="PR Preview" w:date="2026-01-01T00:00:00Z">
        <w:r>
          <w:rPr>
            <w:i/>
            <w:iCs/>
          </w:rPr>
          <w:t xml:space="preserve">Proof</w:t>
        </w:r>
      </w:ins>
      <w:ins w:id="32226" w:author="PR Preview" w:date="2026-01-01T00:00:00Z">
        <w:r>
          <w:t xml:space="preserve">. </w:t>
        </w:r>
      </w:ins>
      <w:ins w:id="32227" w:author="PR Preview" w:date="2026-01-01T00:00:00Z">
        <w:r>
          <w:t xml:space="preserve">Let</w:t>
        </w:r>
      </w:ins>
      <w:ins w:id="32228" w:author="PR Preview" w:date="2026-01-01T00:00:00Z">
        <w:r>
          <w:t xml:space="preserve"> </w:t>
        </w:r>
      </w:ins>
      <w:ins w:id="32229" w:author="PR Preview" w:date="2026-01-01T00:00:00Z">
        <w:r>
          <w:t xml:space="preserve">$\mathord{\smash[b]{\underset{\raise.3ex\hbox{$\scriptstyle\sim$}}{v}}\vphantom{v}} \ne \mathord{\smash[b]{\underset{\raise.3ex\hbox{$\scriptstyle\sim$}}{0}}\vphantom{0}}$</w:t>
        </w:r>
      </w:ins>
      <w:ins w:id="32230" w:author="PR Preview" w:date="2026-01-01T00:00:00Z">
        <w:r>
          <w:t xml:space="preserve"> </w:t>
        </w:r>
      </w:ins>
      <w:ins w:id="32231" w:author="PR Preview" w:date="2026-01-01T00:00:00Z">
        <w:r>
          <w:t xml:space="preserve">with</w:t>
        </w:r>
      </w:ins>
      <w:ins w:id="32232" w:author="PR Preview" w:date="2026-01-01T00:00:00Z">
        <w:r>
          <w:t xml:space="preserve"> </w:t>
        </w:r>
      </w:ins>
      <w:ins w:id="32233" w:author="PR Preview" w:date="2026-01-01T00:00:00Z">
        <w:r>
          <w:t xml:space="preserve">$\mathbf{A} \mathord{\smash[b]{\underset{\raise.3ex\hbox{$\scriptstyle\sim$}}{v}}\vphantom{v}} = \lambda\mathord{\smash[b]{\underset{\raise.3ex\hbox{$\scriptstyle\sim$}}{v}}\vphantom{v}}$</w:t>
        </w:r>
      </w:ins>
      <w:ins w:id="32234" w:author="PR Preview" w:date="2026-01-01T00:00:00Z">
        <w:r>
          <w:t xml:space="preserve">.</w:t>
        </w:r>
      </w:ins>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limLow>
                <m:e>
                  <m:r>
                    <m:t>v</m:t>
                  </m:r>
                </m:e>
                <m:lim>
                  <m:r>
                    <m:rPr>
                      <m:sty m:val="p"/>
                    </m:rPr>
                    <m:t>∼</m:t>
                  </m:r>
                </m:lim>
              </m:limLow>
              <m:r>
                <m:t>&amp;</m:t>
              </m:r>
              <m:r>
                <m:rPr>
                  <m:sty m:val="p"/>
                </m:rPr>
                <m:t>=</m:t>
              </m:r>
              <m:r>
                <m:rPr>
                  <m:sty m:val="bi"/>
                </m:rPr>
                <m:t>A</m:t>
              </m:r>
              <m:limLow>
                <m:e>
                  <m:r>
                    <m:t>v</m:t>
                  </m:r>
                </m:e>
                <m:lim>
                  <m:r>
                    <m:rPr>
                      <m:sty m:val="p"/>
                    </m:rPr>
                    <m:t>∼</m:t>
                  </m:r>
                </m:lim>
              </m:limLow>
              <m:r>
                <m:t>&amp;</m:t>
              </m:r>
              <m:r>
                <m:t>&amp;</m:t>
              </m:r>
              <m:r>
                <m:rPr>
                  <m:nor/>
                  <m:sty m:val="p"/>
                </m:rPr>
                <m:t>(eigenvector)</m:t>
              </m:r>
            </m:e>
            <m:e>
              <m:r>
                <m:t>&amp;</m:t>
              </m:r>
              <m:r>
                <m:rPr>
                  <m:sty m:val="p"/>
                </m:rPr>
                <m:t>=</m:t>
              </m:r>
              <m:sSup>
                <m:e>
                  <m:r>
                    <m:rPr>
                      <m:sty m:val="bi"/>
                    </m:rPr>
                    <m:t>A</m:t>
                  </m:r>
                </m:e>
                <m:sup>
                  <m:r>
                    <m:t>2</m:t>
                  </m:r>
                </m:sup>
              </m:sSup>
              <m:limLow>
                <m:e>
                  <m:r>
                    <m:t>v</m:t>
                  </m:r>
                </m:e>
                <m:lim>
                  <m:r>
                    <m:rPr>
                      <m:sty m:val="p"/>
                    </m:rPr>
                    <m:t>∼</m:t>
                  </m:r>
                </m:lim>
              </m:limLow>
              <m:r>
                <m:t>&amp;</m:t>
              </m:r>
              <m:r>
                <m:t>&amp;</m:t>
              </m:r>
              <m:r>
                <m:rPr>
                  <m:nor/>
                  <m:sty m:val="p"/>
                </m:rPr>
                <m:t>(idempotent)</m:t>
              </m:r>
            </m:e>
            <m:e>
              <m:r>
                <m:t>&amp;</m:t>
              </m:r>
              <m:r>
                <m:rPr>
                  <m:sty m:val="p"/>
                </m:rPr>
                <m:t>=</m:t>
              </m:r>
              <m:sSup>
                <m:e>
                  <m:r>
                    <m:t>λ</m:t>
                  </m:r>
                </m:e>
                <m:sup>
                  <m:r>
                    <m:t>2</m:t>
                  </m:r>
                </m:sup>
              </m:sSup>
              <m:limLow>
                <m:e>
                  <m:r>
                    <m:t>v</m:t>
                  </m:r>
                </m:e>
                <m:lim>
                  <m:r>
                    <m:rPr>
                      <m:sty m:val="p"/>
                    </m:rPr>
                    <m:t>∼</m:t>
                  </m:r>
                </m:lim>
              </m:limLow>
              <m:r>
                <m:rPr>
                  <m:sty m:val="p"/>
                </m:rPr>
                <m:t>,</m:t>
              </m:r>
              <m:r>
                <m:t>&amp;</m:t>
              </m:r>
              <m:r>
                <m:t>&amp;</m:t>
              </m:r>
              <m:r>
                <m:rPr>
                  <m:nor/>
                  <m:sty m:val="p"/>
                </m:rPr>
                <m:t>(</m:t>
              </m:r>
              <m:r>
                <m:rPr>
                  <m:nor/>
                  <m:sty m:val="p"/>
                </m:rPr>
                <m:t>Theorem 109</m:t>
              </m:r>
              <m:r>
                <m:rPr>
                  <m:nor/>
                  <m:sty m:val="p"/>
                </m:rPr>
                <m:t>, part 2)</m:t>
              </m:r>
            </m:e>
          </m:eqArr>
        </m:oMath>
      </m:oMathPara>
    </w:p>
    <w:p>
      <w:pPr>
        <w:pStyle w:val="FirstParagraph"/>
      </w:pPr>
      <w:del w:id="32235" w:author="PR Preview" w:date="2026-01-01T00:00:00Z">
        <w:r>
          <w:delText xml:space="preserve">and subtracting</w:delText>
        </w:r>
      </w:del>
      <w:del w:id="32236" w:author="PR Preview" w:date="2026-01-01T00:00:00Z">
        <w:r>
          <w:delText xml:space="preserve"> </w:delText>
        </w:r>
      </w:del>
      <m:oMath>
        <m:r>
          <m:t>λ</m:t>
        </m:r>
        <m:limLow>
          <m:e>
            <m:r>
              <m:t>v</m:t>
            </m:r>
          </m:e>
          <m:lim>
            <m:r>
              <m:rPr>
                <m:sty m:val="p"/>
              </m:rPr>
              <m:t>∼</m:t>
            </m:r>
          </m:lim>
        </m:limLow>
      </m:oMath>
      <w:del w:id="32237" w:author="PR Preview" w:date="2026-01-01T00:00:00Z">
        <w:r>
          <w:delText xml:space="preserve"> </w:delText>
        </w:r>
      </w:del>
      <w:del w:id="32238" w:author="PR Preview" w:date="2026-01-01T00:00:00Z">
        <w:r>
          <w:delText xml:space="preserve">from both sides gives</w:delText>
        </w:r>
      </w:del>
      <w:del w:id="32239" w:author="PR Preview" w:date="2026-01-01T00:00:00Z">
        <w:r>
          <w:delText xml:space="preserve"> </w:delText>
        </w:r>
      </w:del>
      <m:oMath>
        <m:r>
          <m:rPr>
            <m:sty m:val="p"/>
          </m:rPr>
          <m:t>(</m:t>
        </m:r>
        <m:sSup>
          <m:e>
            <m:r>
              <m:t>λ</m:t>
            </m:r>
          </m:e>
          <m:sup>
            <m:r>
              <m:t>2</m:t>
            </m:r>
          </m:sup>
        </m:sSup>
        <m:r>
          <m:rPr>
            <m:sty m:val="p"/>
          </m:rPr>
          <m:t>−</m:t>
        </m:r>
        <m:r>
          <m:t>λ</m:t>
        </m:r>
        <m:r>
          <m:rPr>
            <m:sty m:val="p"/>
          </m:rPr>
          <m:t>)</m:t>
        </m:r>
        <m:r>
          <m:t> </m:t>
        </m:r>
        <m:limLow>
          <m:e>
            <m:r>
              <m:t>v</m:t>
            </m:r>
          </m:e>
          <m:lim>
            <m:r>
              <m:rPr>
                <m:sty m:val="p"/>
              </m:rPr>
              <m:t>∼</m:t>
            </m:r>
          </m:lim>
        </m:limLow>
        <m:r>
          <m:rPr>
            <m:sty m:val="p"/>
          </m:rPr>
          <m:t>=</m:t>
        </m:r>
        <m:limLow>
          <m:e>
            <m:r>
              <m:t>0</m:t>
            </m:r>
          </m:e>
          <m:lim>
            <m:r>
              <m:rPr>
                <m:sty m:val="p"/>
              </m:rPr>
              <m:t>∼</m:t>
            </m:r>
          </m:lim>
        </m:limLow>
      </m:oMath>
      <w:del w:id="32240" w:author="PR Preview" w:date="2026-01-01T00:00:00Z">
        <w:r>
          <w:delText xml:space="preserve">.</w:delText>
        </w:r>
      </w:del>
      <w:del w:id="32241" w:author="PR Preview" w:date="2026-01-01T00:00:00Z">
        <w:r>
          <w:delText xml:space="preserve"> </w:delText>
        </w:r>
      </w:del>
      <w:del w:id="32242" w:author="PR Preview" w:date="2026-01-01T00:00:00Z">
        <w:r>
          <w:delText xml:space="preserve">Some entry of</w:delText>
        </w:r>
      </w:del>
      <w:del w:id="32243" w:author="PR Preview" w:date="2026-01-01T00:00:00Z">
        <w:r>
          <w:delText xml:space="preserve"> </w:delText>
        </w:r>
      </w:del>
      <m:oMath>
        <m:limLow>
          <m:e>
            <m:r>
              <m:t>v</m:t>
            </m:r>
          </m:e>
          <m:lim>
            <m:r>
              <m:rPr>
                <m:sty m:val="p"/>
              </m:rPr>
              <m:t>∼</m:t>
            </m:r>
          </m:lim>
        </m:limLow>
      </m:oMath>
      <w:del w:id="32244" w:author="PR Preview" w:date="2026-01-01T00:00:00Z">
        <w:r>
          <w:delText xml:space="preserve"> </w:delText>
        </w:r>
      </w:del>
      <w:del w:id="32245" w:author="PR Preview" w:date="2026-01-01T00:00:00Z">
        <w:r>
          <w:delText xml:space="preserve">is nonzero, so</w:delText>
        </w:r>
      </w:del>
    </w:p>
    <w:p>
      <w:pPr>
        <w:pStyle w:val="BodyText"/>
      </w:pPr>
      <w:ins w:id="32246" w:author="PR Preview" w:date="2026-01-01T00:00:00Z">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\text{(}\text{Theorem~110}\text{, part 2)}
    \end{aligned}
    $$</w:t>
        </w:r>
      </w:ins>
    </w:p>
    <w:p>
      <w:pPr>
        <w:pStyle w:val="FirstParagraph"/>
      </w:pPr>
      <w:ins w:id="32247" w:author="PR Preview" w:date="2026-01-01T00:00:00Z">
        <w:r>
          <w:t xml:space="preserve">and subtracting</w:t>
        </w:r>
      </w:ins>
      <w:ins w:id="32248" w:author="PR Preview" w:date="2026-01-01T00:00:00Z">
        <w:r>
          <w:t xml:space="preserve"> </w:t>
        </w:r>
      </w:ins>
      <w:ins w:id="32249" w:author="PR Preview" w:date="2026-01-01T00:00:00Z">
        <w:r>
          <w:t xml:space="preserve">$\lambda\mathord{\smash[b]{\underset{\raise.3ex\hbox{$\scriptstyle\sim$}}{v}}\vphantom{v}}$</w:t>
        </w:r>
      </w:ins>
      <w:ins w:id="32250" w:author="PR Preview" w:date="2026-01-01T00:00:00Z">
        <w:r>
          <w:t xml:space="preserve"> </w:t>
        </w:r>
      </w:ins>
      <w:ins w:id="32251" w:author="PR Preview" w:date="2026-01-01T00:00:00Z">
        <w:r>
          <w:t xml:space="preserve">from both sides gives</w:t>
        </w:r>
      </w:ins>
      <w:ins w:id="32252" w:author="PR Preview" w:date="2026-01-01T00:00:00Z">
        <w:r>
          <w:t xml:space="preserve"> </w:t>
        </w:r>
      </w:ins>
      <w:ins w:id="32253" w:author="PR Preview" w:date="2026-01-01T00:00:00Z">
        <w:r>
          <w:t xml:space="preserve">$(\lambda^2 - \lambda)\,\mathord{\smash[b]{\underset{\raise.3ex\hbox{$\scriptstyle\sim$}}{v}}\vphantom{v}} = \mathord{\smash[b]{\underset{\raise.3ex\hbox{$\scriptstyle\sim$}}{0}}\vphantom{0}}$</w:t>
        </w:r>
      </w:ins>
      <w:ins w:id="32254" w:author="PR Preview" w:date="2026-01-01T00:00:00Z">
        <w:r>
          <w:t xml:space="preserve">.</w:t>
        </w:r>
      </w:ins>
      <w:ins w:id="32255" w:author="PR Preview" w:date="2026-01-01T00:00:00Z">
        <w:r>
          <w:t xml:space="preserve"> </w:t>
        </w:r>
      </w:ins>
      <w:ins w:id="32256" w:author="PR Preview" w:date="2026-01-01T00:00:00Z">
        <w:r>
          <w:t xml:space="preserve">Some entry of</w:t>
        </w:r>
      </w:ins>
      <w:ins w:id="32257" w:author="PR Preview" w:date="2026-01-01T00:00:00Z">
        <w:r>
          <w:t xml:space="preserve"> </w:t>
        </w:r>
      </w:ins>
      <w:ins w:id="32258" w:author="PR Preview" w:date="2026-01-01T00:00:00Z">
        <w:r>
          <w:t xml:space="preserve">$\mathord{\smash[b]{\underset{\raise.3ex\hbox{$\scriptstyle\sim$}}{v}}\vphantom{v}}$</w:t>
        </w:r>
      </w:ins>
      <w:ins w:id="32259" w:author="PR Preview" w:date="2026-01-01T00:00:00Z">
        <w:r>
          <w:t xml:space="preserve"> </w:t>
        </w:r>
      </w:ins>
      <w:ins w:id="32260" w:author="PR Preview" w:date="2026-01-01T00:00:00Z">
        <w:r>
          <w:t xml:space="preserve">is nonzero, so</w:t>
        </w:r>
      </w:ins>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limLow>
                    <m:e>
                      <m:r>
                        <m:t>v</m:t>
                      </m:r>
                    </m:e>
                    <m:lim>
                      <m:r>
                        <m:rPr>
                          <m:sty m:val="p"/>
                        </m:rPr>
                        <m:t>∼</m:t>
                      </m:r>
                    </m:lim>
                  </m:limLow>
                </m:e>
              </m:d>
              <m:r>
                <m:t>​</m:t>
              </m:r>
              <m:r>
                <m:t>&amp;</m:t>
              </m:r>
              <m:r>
                <m:rPr>
                  <m:sty m:val="p"/>
                </m:rPr>
                <m:t>=</m:t>
              </m:r>
              <m:r>
                <m:t>​</m:t>
              </m:r>
              <m:d>
                <m:dPr>
                  <m:begChr m:val="∥"/>
                  <m:sepChr m:val=""/>
                  <m:endChr m:val="∥"/>
                  <m:grow/>
                </m:dPr>
                <m:e>
                  <m:r>
                    <m:rPr>
                      <m:sty m:val="bi"/>
                    </m:rPr>
                    <m:t>A</m:t>
                  </m:r>
                  <m:limLow>
                    <m:e>
                      <m:r>
                        <m:t>v</m:t>
                      </m:r>
                    </m:e>
                    <m:lim>
                      <m:r>
                        <m:rPr>
                          <m:sty m:val="p"/>
                        </m:rPr>
                        <m:t>∼</m:t>
                      </m:r>
                    </m:lim>
                  </m:limLow>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limLow>
                    <m:e>
                      <m:r>
                        <m:t>v</m:t>
                      </m:r>
                    </m:e>
                    <m:lim>
                      <m:r>
                        <m:rPr>
                          <m:sty m:val="p"/>
                        </m:rPr>
                        <m:t>∼</m:t>
                      </m:r>
                    </m:lim>
                  </m:limLow>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limLow>
                    <m:e>
                      <m:r>
                        <m:t>v</m:t>
                      </m:r>
                    </m:e>
                    <m:lim>
                      <m:r>
                        <m:rPr>
                          <m:sty m:val="p"/>
                        </m:rPr>
                        <m:t>∼</m:t>
                      </m:r>
                    </m:lim>
                  </m:limLow>
                </m:e>
              </m:d>
              <m:r>
                <m:t>​</m:t>
              </m:r>
              <m:r>
                <m:rPr>
                  <m:sty m:val="p"/>
                </m:rPr>
                <m:t>,</m:t>
              </m:r>
              <m:r>
                <m:t>&amp;</m:t>
              </m:r>
              <m:r>
                <m:t>&amp;</m:t>
              </m:r>
              <m:r>
                <m:rPr>
                  <m:nor/>
                  <m:sty m:val="p"/>
                </m:rPr>
                <m:t>(</m:t>
              </m:r>
              <m:r>
                <m:rPr>
                  <m:nor/>
                  <m:sty m:val="p"/>
                </m:rPr>
                <m:t>Theorem 56</m:t>
              </m:r>
              <m:r>
                <m:rPr>
                  <m:nor/>
                  <m:sty m:val="p"/>
                </m:rPr>
                <m:t>, part 2)</m:t>
              </m:r>
            </m:e>
          </m:eqArr>
        </m:oMath>
      </m:oMathPara>
    </w:p>
    <w:p>
      <w:pPr>
        <w:pStyle w:val="FirstParagraph"/>
      </w:pPr>
      <w:del w:id="32261" w:author="PR Preview" w:date="2026-01-01T00:00:00Z">
        <w:r>
          <w:delText xml:space="preserve">and</w:delText>
        </w:r>
      </w:del>
      <w:del w:id="32262" w:author="PR Preview" w:date="2026-01-01T00:00:00Z">
        <w:r>
          <w:delText xml:space="preserve"> </w:delText>
        </w:r>
      </w:del>
      <m:oMath>
        <m:r>
          <m:t>​</m:t>
        </m:r>
        <m:d>
          <m:dPr>
            <m:begChr m:val="∥"/>
            <m:sepChr m:val=""/>
            <m:endChr m:val="∥"/>
            <m:grow/>
          </m:dPr>
          <m:e>
            <m:limLow>
              <m:e>
                <m:r>
                  <m:t>v</m:t>
                </m:r>
              </m:e>
              <m:lim>
                <m:r>
                  <m:rPr>
                    <m:sty m:val="p"/>
                  </m:rPr>
                  <m:t>∼</m:t>
                </m:r>
              </m:lim>
            </m:limLow>
          </m:e>
        </m:d>
        <m:r>
          <m:t>​</m:t>
        </m:r>
        <m:r>
          <m:rPr>
            <m:sty m:val="p"/>
          </m:rPr>
          <m:t>&gt;</m:t>
        </m:r>
        <m:r>
          <m:t>0</m:t>
        </m:r>
      </m:oMath>
      <w:del w:id="32263" w:author="PR Preview" w:date="2026-01-01T00:00:00Z">
        <w:r>
          <w:delText xml:space="preserve"> </w:delText>
        </w:r>
      </w:del>
      <w:del w:id="32264" w:author="PR Preview" w:date="2026-01-01T00:00:00Z">
        <w:r>
          <w:delText xml:space="preserve">(</w:delText>
        </w:r>
      </w:del>
      <w:hyperlink w:anchor="thm-norm-properties">
        <w:del w:id="32265" w:author="PR Preview" w:date="2026-01-01T00:00:00Z">
          <w:r>
            <w:rPr>
              <w:rStyle w:val="Hyperlink"/>
            </w:rPr>
            <w:delText xml:space="preserve">Theorem 56</w:delText>
          </w:r>
        </w:del>
      </w:hyperlink>
      <w:del w:id="32266" w:author="PR Preview" w:date="2026-01-01T00:00:00Z">
        <w:r>
          <w:delText xml:space="preserve">, part 1),</w:delText>
        </w:r>
      </w:del>
      <w:del w:id="32267" w:author="PR Preview" w:date="2026-01-01T00:00:00Z">
        <w:r>
          <w:delText xml:space="preserve"> </w:delText>
        </w:r>
      </w:del>
      <w:del w:id="32268" w:author="PR Preview" w:date="2026-01-01T00:00:00Z">
        <w:r>
          <w:delText xml:space="preserve">so dividing by</w:delText>
        </w:r>
      </w:del>
      <w:del w:id="32269" w:author="PR Preview" w:date="2026-01-01T00:00:00Z">
        <w:r>
          <w:delText xml:space="preserve"> </w:delText>
        </w:r>
      </w:del>
      <m:oMath>
        <m:r>
          <m:t>​</m:t>
        </m:r>
        <m:d>
          <m:dPr>
            <m:begChr m:val="∥"/>
            <m:sepChr m:val=""/>
            <m:endChr m:val="∥"/>
            <m:grow/>
          </m:dPr>
          <m:e>
            <m:limLow>
              <m:e>
                <m:r>
                  <m:t>v</m:t>
                </m:r>
              </m:e>
              <m:lim>
                <m:r>
                  <m:rPr>
                    <m:sty m:val="p"/>
                  </m:rPr>
                  <m:t>∼</m:t>
                </m:r>
              </m:lim>
            </m:limLow>
          </m:e>
        </m:d>
        <m:r>
          <m:t>​</m:t>
        </m:r>
      </m:oMath>
      <w:del w:id="32270" w:author="PR Preview" w:date="2026-01-01T00:00:00Z">
        <w:r>
          <w:delText xml:space="preserve"> </w:delText>
        </w:r>
      </w:del>
      <w:del w:id="32271" w:author="PR Preview" w:date="2026-01-01T00:00:00Z">
        <w:r>
          <w:delText xml:space="preserve">gives</w:delText>
        </w:r>
      </w:del>
      <w:del w:id="32272" w:author="PR Preview" w:date="2026-01-01T00:00:00Z">
        <w:r>
          <w:delText xml:space="preserve"> </w:delText>
        </w:r>
      </w:del>
      <m:oMath>
        <m:r>
          <m:t>​</m:t>
        </m:r>
        <m:d>
          <m:dPr>
            <m:begChr m:val="|"/>
            <m:sepChr m:val=""/>
            <m:endChr m:val="|"/>
            <m:grow/>
          </m:dPr>
          <m:e>
            <m:r>
              <m:t>λ</m:t>
            </m:r>
          </m:e>
        </m:d>
        <m:r>
          <m:t>​</m:t>
        </m:r>
        <m:r>
          <m:rPr>
            <m:sty m:val="p"/>
          </m:rPr>
          <m:t>=</m:t>
        </m:r>
        <m:r>
          <m:t>1</m:t>
        </m:r>
      </m:oMath>
      <w:del w:id="32273" w:author="PR Preview" w:date="2026-01-01T00:00:00Z">
        <w:r>
          <w:delText xml:space="preserve">;</w:delText>
        </w:r>
      </w:del>
      <w:del w:id="32274" w:author="PR Preview" w:date="2026-01-01T00:00:00Z">
        <w:r>
          <w:delText xml:space="preserve"> </w:delText>
        </w:r>
      </w:del>
      <w:del w:id="32275" w:author="PR Preview" w:date="2026-01-01T00:00:00Z">
        <w:r>
          <w:delText xml:space="preserve">since</w:delText>
        </w:r>
      </w:del>
      <w:del w:id="32276" w:author="PR Preview" w:date="2026-01-01T00:00:00Z">
        <w:r>
          <w:delText xml:space="preserve"> </w:delText>
        </w:r>
      </w:del>
      <m:oMath>
        <m:r>
          <m:t>λ</m:t>
        </m:r>
      </m:oMath>
      <w:del w:id="32277" w:author="PR Preview" w:date="2026-01-01T00:00:00Z">
        <w:r>
          <w:delText xml:space="preserve"> </w:delText>
        </w:r>
      </w:del>
      <w:del w:id="32278" w:author="PR Preview" w:date="2026-01-01T00:00:00Z">
        <w:r>
          <w:delText xml:space="preserve">is real (</w:delText>
        </w:r>
      </w:del>
      <w:hyperlink w:anchor="def-eigenvalue">
        <w:del w:id="32279" w:author="PR Preview" w:date="2026-01-01T00:00:00Z">
          <w:r>
            <w:rPr>
              <w:rStyle w:val="Hyperlink"/>
            </w:rPr>
            <w:delText xml:space="preserve">Definition 95</w:delText>
          </w:r>
        </w:del>
      </w:hyperlink>
      <w:del w:id="32280" w:author="PR Preview" w:date="2026-01-01T00:00:00Z">
        <w:r>
          <w:delText xml:space="preserve">),</w:delText>
        </w:r>
      </w:del>
      <w:del w:id="32281" w:author="PR Preview" w:date="2026-01-01T00:00:00Z">
        <w:r>
          <w:delText xml:space="preserve"> </w:delText>
        </w:r>
      </w:del>
      <m:oMath>
        <m:r>
          <m:t>λ</m:t>
        </m:r>
        <m:r>
          <m:rPr>
            <m:sty m:val="p"/>
          </m:rPr>
          <m:t>=</m:t>
        </m:r>
        <m:r>
          <m:t>1</m:t>
        </m:r>
      </m:oMath>
      <w:del w:id="32282" w:author="PR Preview" w:date="2026-01-01T00:00:00Z">
        <w:r>
          <w:delText xml:space="preserve"> </w:delText>
        </w:r>
      </w:del>
      <w:del w:id="32283" w:author="PR Preview" w:date="2026-01-01T00:00:00Z">
        <w:r>
          <w:delText xml:space="preserve">or</w:delText>
        </w:r>
      </w:del>
      <w:del w:id="32284" w:author="PR Preview" w:date="2026-01-01T00:00:00Z">
        <w:r>
          <w:delText xml:space="preserve"> </w:delText>
        </w:r>
      </w:del>
      <m:oMath>
        <m:r>
          <m:t>λ</m:t>
        </m:r>
        <m:r>
          <m:rPr>
            <m:sty m:val="p"/>
          </m:rPr>
          <m:t>=</m:t>
        </m:r>
        <m:r>
          <m:rPr>
            <m:sty m:val="p"/>
          </m:rPr>
          <m:t>−</m:t>
        </m:r>
        <m:r>
          <m:t>1</m:t>
        </m:r>
      </m:oMath>
      <w:del w:id="32285" w:author="PR Preview" w:date="2026-01-01T00:00:00Z">
        <w:r>
          <w:delText xml:space="preserve">.</w:delText>
        </w:r>
      </w:del>
    </w:p>
    <w:p>
      <w:pPr>
        <w:pStyle w:val="BodyText"/>
      </w:pPr>
      <w:del w:id="32286" w:author="PR Preview" w:date="2026-01-01T00:00:00Z">
        <w:r>
          <w:rPr>
            <w:b/>
            <w:bCs/>
          </w:rPr>
          <w:delText xml:space="preserve">Example 198 (Projections and reflections)</w:delText>
        </w:r>
      </w:del>
      <w:del w:id="32287" w:author="PR Preview" w:date="2026-01-01T00:00:00Z">
        <w:r>
          <w:delText xml:space="preserve"> </w:delText>
        </w:r>
      </w:del>
      <w:del w:id="32288" w:author="PR Preview" w:date="2026-01-01T00:00:00Z">
        <w:r>
          <w:delText xml:space="preserve"> </w:delText>
        </w:r>
      </w:del>
    </w:p>
    <w:p>
      <w:pPr>
        <w:numPr>
          <w:ilvl w:val="0"/>
          <w:numId w:val="1101"/>
        </w:numPr>
      </w:pPr>
      <w:del w:id="32289" w:author="PR Preview" w:date="2026-01-01T00:00:00Z">
        <w:r>
          <w:delText xml:space="preserve">The idempotent matrix</w:delText>
        </w:r>
      </w:del>
      <w:del w:id="32290"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del w:id="32291" w:author="PR Preview" w:date="2026-01-01T00:00:00Z">
        <w:r>
          <w:delText xml:space="preserve"> </w:delText>
        </w:r>
      </w:del>
      <w:del w:id="32292" w:author="PR Preview" w:date="2026-01-01T00:00:00Z">
        <w:r>
          <w:delText xml:space="preserve">of</w:delText>
        </w:r>
      </w:del>
      <w:del w:id="32293" w:author="PR Preview" w:date="2026-01-01T00:00:00Z">
        <w:r>
          <w:delText xml:space="preserve"> </w:delText>
        </w:r>
      </w:del>
      <w:hyperlink w:anchor="exm-hat-matrix-projection">
        <w:del w:id="32294" w:author="PR Preview" w:date="2026-01-01T00:00:00Z">
          <w:r>
            <w:rPr>
              <w:rStyle w:val="Hyperlink"/>
            </w:rPr>
            <w:delText xml:space="preserve">Example 162</w:delText>
          </w:r>
        </w:del>
      </w:hyperlink>
      <w:del w:id="32295" w:author="PR Preview" w:date="2026-01-01T00:00:00Z">
        <w:r>
          <w:delText xml:space="preserve"> </w:delText>
        </w:r>
      </w:del>
      <w:del w:id="32296" w:author="PR Preview" w:date="2026-01-01T00:00:00Z">
        <w:r>
          <w:delText xml:space="preserve">sends</w:delText>
        </w:r>
      </w:del>
      <w:del w:id="32297" w:author="PR Preview" w:date="2026-01-01T00:00:00Z">
        <w:r>
          <w:delText xml:space="preserve"> </w:delText>
        </w:r>
      </w:del>
      <m:oMath>
        <m:r>
          <m:rPr>
            <m:sty m:val="p"/>
          </m:rPr>
          <m:t>(</m:t>
        </m:r>
        <m:r>
          <m:t>1</m:t>
        </m:r>
        <m:r>
          <m:rPr>
            <m:sty m:val="p"/>
          </m:rPr>
          <m:t>,</m:t>
        </m:r>
        <m:r>
          <m:t>1</m:t>
        </m:r>
        <m:r>
          <m:rPr>
            <m:sty m:val="p"/>
          </m:rPr>
          <m:t>)</m:t>
        </m:r>
      </m:oMath>
      <w:del w:id="32298" w:author="PR Preview" w:date="2026-01-01T00:00:00Z">
        <w:r>
          <w:delText xml:space="preserve"> </w:delText>
        </w:r>
      </w:del>
      <w:del w:id="32299" w:author="PR Preview" w:date="2026-01-01T00:00:00Z">
        <w:r>
          <w:delText xml:space="preserve">to</w:delText>
        </w:r>
      </w:del>
      <w:del w:id="32300" w:author="PR Preview" w:date="2026-01-01T00:00:00Z">
        <w:r>
          <w:delText xml:space="preserve"> </w:delText>
        </w:r>
      </w:del>
      <m:oMath>
        <m:r>
          <m:rPr>
            <m:sty m:val="p"/>
          </m:rPr>
          <m:t>(</m:t>
        </m:r>
        <m:r>
          <m:t>1</m:t>
        </m:r>
        <m:r>
          <m:rPr>
            <m:sty m:val="p"/>
          </m:rPr>
          <m:t>,</m:t>
        </m:r>
        <m:r>
          <m:t>1</m:t>
        </m:r>
        <m:r>
          <m:rPr>
            <m:sty m:val="p"/>
          </m:rPr>
          <m:t>)</m:t>
        </m:r>
      </m:oMath>
      <w:del w:id="32301" w:author="PR Preview" w:date="2026-01-01T00:00:00Z">
        <w:r>
          <w:delText xml:space="preserve"> </w:delText>
        </w:r>
      </w:del>
      <w:del w:id="32302" w:author="PR Preview" w:date="2026-01-01T00:00:00Z">
        <w:r>
          <w:delText xml:space="preserve">and</w:delText>
        </w:r>
      </w:del>
      <w:del w:id="32303" w:author="PR Preview" w:date="2026-01-01T00:00:00Z">
        <w:r>
          <w:delText xml:space="preserve"> </w:delText>
        </w:r>
      </w:del>
      <m:oMath>
        <m:r>
          <m:rPr>
            <m:sty m:val="p"/>
          </m:rPr>
          <m:t>(</m:t>
        </m:r>
        <m:r>
          <m:t>1</m:t>
        </m:r>
        <m:r>
          <m:rPr>
            <m:sty m:val="p"/>
          </m:rPr>
          <m:t>,</m:t>
        </m:r>
        <m:r>
          <m:rPr>
            <m:sty m:val="p"/>
          </m:rPr>
          <m:t>−</m:t>
        </m:r>
        <m:r>
          <m:t>1</m:t>
        </m:r>
        <m:r>
          <m:rPr>
            <m:sty m:val="p"/>
          </m:rPr>
          <m:t>)</m:t>
        </m:r>
      </m:oMath>
      <w:del w:id="32304" w:author="PR Preview" w:date="2026-01-01T00:00:00Z">
        <w:r>
          <w:delText xml:space="preserve"> </w:delText>
        </w:r>
      </w:del>
      <w:del w:id="32305" w:author="PR Preview" w:date="2026-01-01T00:00:00Z">
        <w:r>
          <w:delText xml:space="preserve">to</w:delText>
        </w:r>
      </w:del>
      <w:del w:id="32306" w:author="PR Preview" w:date="2026-01-01T00:00:00Z">
        <w:r>
          <w:delText xml:space="preserve"> </w:delText>
        </w:r>
      </w:del>
      <m:oMath>
        <m:r>
          <m:rPr>
            <m:sty m:val="p"/>
          </m:rPr>
          <m:t>(</m:t>
        </m:r>
        <m:r>
          <m:t>0</m:t>
        </m:r>
        <m:r>
          <m:rPr>
            <m:sty m:val="p"/>
          </m:rPr>
          <m:t>,</m:t>
        </m:r>
        <m:r>
          <m:t>0</m:t>
        </m:r>
        <m:r>
          <m:rPr>
            <m:sty m:val="p"/>
          </m:rPr>
          <m:t>)</m:t>
        </m:r>
      </m:oMath>
      <w:del w:id="32307" w:author="PR Preview" w:date="2026-01-01T00:00:00Z">
        <w:r>
          <w:delText xml:space="preserve">: eigenvalues</w:delText>
        </w:r>
      </w:del>
      <w:del w:id="32308" w:author="PR Preview" w:date="2026-01-01T00:00:00Z">
        <w:r>
          <w:delText xml:space="preserve"> </w:delText>
        </w:r>
      </w:del>
      <m:oMath>
        <m:r>
          <m:t>1</m:t>
        </m:r>
      </m:oMath>
      <w:del w:id="32309" w:author="PR Preview" w:date="2026-01-01T00:00:00Z">
        <w:r>
          <w:delText xml:space="preserve"> </w:delText>
        </w:r>
      </w:del>
      <w:del w:id="32310" w:author="PR Preview" w:date="2026-01-01T00:00:00Z">
        <w:r>
          <w:delText xml:space="preserve">and</w:delText>
        </w:r>
      </w:del>
      <w:del w:id="32311" w:author="PR Preview" w:date="2026-01-01T00:00:00Z">
        <w:r>
          <w:delText xml:space="preserve"> </w:delText>
        </w:r>
      </w:del>
      <m:oMath>
        <m:r>
          <m:t>0</m:t>
        </m:r>
      </m:oMath>
      <w:del w:id="32312" w:author="PR Preview" w:date="2026-01-01T00:00:00Z">
        <w:r>
          <w:delText xml:space="preserve">.</w:delText>
        </w:r>
      </w:del>
    </w:p>
    <w:p>
      <w:pPr>
        <w:numPr>
          <w:ilvl w:val="0"/>
          <w:numId w:val="1101"/>
        </w:numPr>
      </w:pPr>
      <w:del w:id="32313" w:author="PR Preview" w:date="2026-01-01T00:00:00Z">
        <w:r>
          <w:delText xml:space="preserve">The matrix</w:delText>
        </w:r>
      </w:del>
      <w:del w:id="32314"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del w:id="32315" w:author="PR Preview" w:date="2026-01-01T00:00:00Z">
        <w:r>
          <w:delText xml:space="preserve">, which swaps the two entries,</w:delText>
        </w:r>
      </w:del>
      <w:del w:id="32316" w:author="PR Preview" w:date="2026-01-01T00:00:00Z">
        <w:r>
          <w:delText xml:space="preserve"> </w:delText>
        </w:r>
      </w:del>
      <w:del w:id="32317" w:author="PR Preview" w:date="2026-01-01T00:00:00Z">
        <w:r>
          <w:delText xml:space="preserve">is orthogonal: its columns</w:delText>
        </w:r>
      </w:del>
      <w:del w:id="32318" w:author="PR Preview" w:date="2026-01-01T00:00:00Z">
        <w:r>
          <w:delText xml:space="preserve"> </w:delText>
        </w:r>
      </w:del>
      <m:oMath>
        <m:r>
          <m:rPr>
            <m:sty m:val="p"/>
          </m:rPr>
          <m:t>(</m:t>
        </m:r>
        <m:r>
          <m:t>0</m:t>
        </m:r>
        <m:r>
          <m:rPr>
            <m:sty m:val="p"/>
          </m:rPr>
          <m:t>,</m:t>
        </m:r>
        <m:r>
          <m:t>1</m:t>
        </m:r>
        <m:r>
          <m:rPr>
            <m:sty m:val="p"/>
          </m:rPr>
          <m:t>)</m:t>
        </m:r>
      </m:oMath>
      <w:del w:id="32319" w:author="PR Preview" w:date="2026-01-01T00:00:00Z">
        <w:r>
          <w:delText xml:space="preserve"> </w:delText>
        </w:r>
      </w:del>
      <w:del w:id="32320" w:author="PR Preview" w:date="2026-01-01T00:00:00Z">
        <w:r>
          <w:delText xml:space="preserve">and</w:delText>
        </w:r>
      </w:del>
      <w:del w:id="32321" w:author="PR Preview" w:date="2026-01-01T00:00:00Z">
        <w:r>
          <w:delText xml:space="preserve"> </w:delText>
        </w:r>
      </w:del>
      <m:oMath>
        <m:r>
          <m:rPr>
            <m:sty m:val="p"/>
          </m:rPr>
          <m:t>(</m:t>
        </m:r>
        <m:r>
          <m:t>1</m:t>
        </m:r>
        <m:r>
          <m:rPr>
            <m:sty m:val="p"/>
          </m:rPr>
          <m:t>,</m:t>
        </m:r>
        <m:r>
          <m:t>0</m:t>
        </m:r>
        <m:r>
          <m:rPr>
            <m:sty m:val="p"/>
          </m:rPr>
          <m:t>)</m:t>
        </m:r>
      </m:oMath>
      <w:del w:id="32322" w:author="PR Preview" w:date="2026-01-01T00:00:00Z">
        <w:r>
          <w:delText xml:space="preserve"> </w:delText>
        </w:r>
      </w:del>
      <w:del w:id="32323" w:author="PR Preview" w:date="2026-01-01T00:00:00Z">
        <w:r>
          <w:delText xml:space="preserve">are orthonormal (</w:delText>
        </w:r>
      </w:del>
      <w:hyperlink w:anchor="rem-orthogonal-matrix-columns">
        <w:del w:id="32324" w:author="PR Preview" w:date="2026-01-01T00:00:00Z">
          <w:r>
            <w:rPr>
              <w:rStyle w:val="Hyperlink"/>
            </w:rPr>
            <w:delText xml:space="preserve">Remark 30</w:delText>
          </w:r>
        </w:del>
      </w:hyperlink>
      <w:del w:id="32325" w:author="PR Preview" w:date="2026-01-01T00:00:00Z">
        <w:r>
          <w:delText xml:space="preserve">).</w:delText>
        </w:r>
      </w:del>
      <w:del w:id="32326" w:author="PR Preview" w:date="2026-01-01T00:00:00Z">
        <w:r>
          <w:delText xml:space="preserve"> </w:delText>
        </w:r>
      </w:del>
      <w:del w:id="32327" w:author="PR Preview" w:date="2026-01-01T00:00:00Z">
        <w:r>
          <w:delText xml:space="preserve">It sends</w:delText>
        </w:r>
      </w:del>
      <w:del w:id="32328" w:author="PR Preview" w:date="2026-01-01T00:00:00Z">
        <w:r>
          <w:delText xml:space="preserve"> </w:delText>
        </w:r>
      </w:del>
      <m:oMath>
        <m:r>
          <m:rPr>
            <m:sty m:val="p"/>
          </m:rPr>
          <m:t>(</m:t>
        </m:r>
        <m:r>
          <m:t>1</m:t>
        </m:r>
        <m:r>
          <m:rPr>
            <m:sty m:val="p"/>
          </m:rPr>
          <m:t>,</m:t>
        </m:r>
        <m:r>
          <m:t>1</m:t>
        </m:r>
        <m:r>
          <m:rPr>
            <m:sty m:val="p"/>
          </m:rPr>
          <m:t>)</m:t>
        </m:r>
      </m:oMath>
      <w:del w:id="32329" w:author="PR Preview" w:date="2026-01-01T00:00:00Z">
        <w:r>
          <w:delText xml:space="preserve"> </w:delText>
        </w:r>
      </w:del>
      <w:del w:id="32330" w:author="PR Preview" w:date="2026-01-01T00:00:00Z">
        <w:r>
          <w:delText xml:space="preserve">to</w:delText>
        </w:r>
      </w:del>
      <w:del w:id="32331" w:author="PR Preview" w:date="2026-01-01T00:00:00Z">
        <w:r>
          <w:delText xml:space="preserve"> </w:delText>
        </w:r>
      </w:del>
      <m:oMath>
        <m:r>
          <m:rPr>
            <m:sty m:val="p"/>
          </m:rPr>
          <m:t>(</m:t>
        </m:r>
        <m:r>
          <m:t>1</m:t>
        </m:r>
        <m:r>
          <m:rPr>
            <m:sty m:val="p"/>
          </m:rPr>
          <m:t>,</m:t>
        </m:r>
        <m:r>
          <m:t>1</m:t>
        </m:r>
        <m:r>
          <m:rPr>
            <m:sty m:val="p"/>
          </m:rPr>
          <m:t>)</m:t>
        </m:r>
      </m:oMath>
      <w:del w:id="32332" w:author="PR Preview" w:date="2026-01-01T00:00:00Z">
        <w:r>
          <w:delText xml:space="preserve"> </w:delText>
        </w:r>
      </w:del>
      <w:del w:id="32333" w:author="PR Preview" w:date="2026-01-01T00:00:00Z">
        <w:r>
          <w:delText xml:space="preserve">and</w:delText>
        </w:r>
      </w:del>
      <w:del w:id="32334" w:author="PR Preview" w:date="2026-01-01T00:00:00Z">
        <w:r>
          <w:delText xml:space="preserve"> </w:delText>
        </w:r>
      </w:del>
      <m:oMath>
        <m:r>
          <m:rPr>
            <m:sty m:val="p"/>
          </m:rPr>
          <m:t>(</m:t>
        </m:r>
        <m:r>
          <m:t>1</m:t>
        </m:r>
        <m:r>
          <m:rPr>
            <m:sty m:val="p"/>
          </m:rPr>
          <m:t>,</m:t>
        </m:r>
        <m:r>
          <m:rPr>
            <m:sty m:val="p"/>
          </m:rPr>
          <m:t>−</m:t>
        </m:r>
        <m:r>
          <m:t>1</m:t>
        </m:r>
        <m:r>
          <m:rPr>
            <m:sty m:val="p"/>
          </m:rPr>
          <m:t>)</m:t>
        </m:r>
      </m:oMath>
      <w:del w:id="32335" w:author="PR Preview" w:date="2026-01-01T00:00:00Z">
        <w:r>
          <w:delText xml:space="preserve"> </w:delText>
        </w:r>
      </w:del>
      <w:del w:id="32336" w:author="PR Preview" w:date="2026-01-01T00:00:00Z">
        <w:r>
          <w:delText xml:space="preserve">to</w:delText>
        </w:r>
      </w:del>
      <w:del w:id="32337" w:author="PR Preview" w:date="2026-01-01T00:00:00Z">
        <w:r>
          <w:delText xml:space="preserve"> </w:delText>
        </w:r>
      </w:del>
      <m:oMath>
        <m:r>
          <m:rPr>
            <m:sty m:val="p"/>
          </m:rPr>
          <m:t>(</m:t>
        </m:r>
        <m:r>
          <m:rPr>
            <m:sty m:val="p"/>
          </m:rPr>
          <m:t>−</m:t>
        </m:r>
        <m:r>
          <m:t>1</m:t>
        </m:r>
        <m:r>
          <m:rPr>
            <m:sty m:val="p"/>
          </m:rPr>
          <m:t>,</m:t>
        </m:r>
        <m:r>
          <m:t>1</m:t>
        </m:r>
        <m:r>
          <m:rPr>
            <m:sty m:val="p"/>
          </m:rPr>
          <m:t>)</m:t>
        </m:r>
      </m:oMath>
      <w:del w:id="32338" w:author="PR Preview" w:date="2026-01-01T00:00:00Z">
        <w:r>
          <w:delText xml:space="preserve">:</w:delText>
        </w:r>
      </w:del>
      <w:del w:id="32339" w:author="PR Preview" w:date="2026-01-01T00:00:00Z">
        <w:r>
          <w:delText xml:space="preserve"> </w:delText>
        </w:r>
      </w:del>
      <w:del w:id="32340" w:author="PR Preview" w:date="2026-01-01T00:00:00Z">
        <w:r>
          <w:delText xml:space="preserve">eigenvalues</w:delText>
        </w:r>
      </w:del>
      <w:del w:id="32341" w:author="PR Preview" w:date="2026-01-01T00:00:00Z">
        <w:r>
          <w:delText xml:space="preserve"> </w:delText>
        </w:r>
      </w:del>
      <m:oMath>
        <m:r>
          <m:t>1</m:t>
        </m:r>
      </m:oMath>
      <w:del w:id="32342" w:author="PR Preview" w:date="2026-01-01T00:00:00Z">
        <w:r>
          <w:delText xml:space="preserve"> </w:delText>
        </w:r>
      </w:del>
      <w:del w:id="32343" w:author="PR Preview" w:date="2026-01-01T00:00:00Z">
        <w:r>
          <w:delText xml:space="preserve">and</w:delText>
        </w:r>
      </w:del>
      <w:del w:id="32344" w:author="PR Preview" w:date="2026-01-01T00:00:00Z">
        <w:r>
          <w:delText xml:space="preserve"> </w:delText>
        </w:r>
      </w:del>
      <m:oMath>
        <m:r>
          <m:rPr>
            <m:sty m:val="p"/>
          </m:rPr>
          <m:t>−</m:t>
        </m:r>
        <m:r>
          <m:t>1</m:t>
        </m:r>
      </m:oMath>
      <w:del w:id="32345" w:author="PR Preview" w:date="2026-01-01T00:00:00Z">
        <w:r>
          <w:delText xml:space="preserve">.</w:delText>
        </w:r>
      </w:del>
    </w:p>
    <w:p>
      <w:pPr>
        <w:numPr>
          <w:ilvl w:val="0"/>
          <w:numId w:val="1101"/>
        </w:numPr>
      </w:pPr>
      <w:del w:id="32346" w:author="PR Preview" w:date="2026-01-01T00:00:00Z">
        <w:r>
          <w:delText xml:space="preserve">The rotation</w:delText>
        </w:r>
      </w:del>
      <w:del w:id="32347" w:author="PR Preview" w:date="2026-01-01T00:00:00Z">
        <w:r>
          <w:delText xml:space="preserve"> </w:delText>
        </w:r>
      </w:del>
      <m:oMath>
        <m:r>
          <m:rPr>
            <m:sty m:val="bi"/>
          </m:rPr>
          <m:t>Q</m:t>
        </m:r>
      </m:oMath>
      <w:del w:id="32348" w:author="PR Preview" w:date="2026-01-01T00:00:00Z">
        <w:r>
          <w:delText xml:space="preserve"> </w:delText>
        </w:r>
      </w:del>
      <w:del w:id="32349" w:author="PR Preview" w:date="2026-01-01T00:00:00Z">
        <w:r>
          <w:delText xml:space="preserve">of</w:delText>
        </w:r>
      </w:del>
      <w:del w:id="32350" w:author="PR Preview" w:date="2026-01-01T00:00:00Z">
        <w:r>
          <w:delText xml:space="preserve"> </w:delText>
        </w:r>
      </w:del>
      <w:hyperlink w:anchor="exm-orthogonal-matrix">
        <w:del w:id="32351" w:author="PR Preview" w:date="2026-01-01T00:00:00Z">
          <w:r>
            <w:rPr>
              <w:rStyle w:val="Hyperlink"/>
            </w:rPr>
            <w:delText xml:space="preserve">Example 133</w:delText>
          </w:r>
        </w:del>
      </w:hyperlink>
      <w:del w:id="32352" w:author="PR Preview" w:date="2026-01-01T00:00:00Z">
        <w:r>
          <w:delText xml:space="preserve"> </w:delText>
        </w:r>
      </w:del>
      <w:del w:id="32353" w:author="PR Preview" w:date="2026-01-01T00:00:00Z">
        <w:r>
          <w:delText xml:space="preserve">has no real eigenvalue.</w:delText>
        </w:r>
      </w:del>
      <w:del w:id="32354" w:author="PR Preview" w:date="2026-01-01T00:00:00Z">
        <w:r>
          <w:delText xml:space="preserve"> </w:delText>
        </w:r>
      </w:del>
      <w:del w:id="32355" w:author="PR Preview" w:date="2026-01-01T00:00:00Z">
        <w:r>
          <w:delText xml:space="preserve">By part 2 the only candidates are</w:delText>
        </w:r>
      </w:del>
      <w:del w:id="32356" w:author="PR Preview" w:date="2026-01-01T00:00:00Z">
        <w:r>
          <w:delText xml:space="preserve"> </w:delText>
        </w:r>
      </w:del>
      <m:oMath>
        <m:r>
          <m:rPr>
            <m:sty m:val="p"/>
          </m:rPr>
          <m:t>±</m:t>
        </m:r>
        <m:r>
          <m:t>1</m:t>
        </m:r>
      </m:oMath>
      <w:del w:id="32357" w:author="PR Preview" w:date="2026-01-01T00:00:00Z">
        <w:r>
          <w:delText xml:space="preserve">.</w:delText>
        </w:r>
      </w:del>
      <w:del w:id="32358" w:author="PR Preview" w:date="2026-01-01T00:00:00Z">
        <w:r>
          <w:delText xml:space="preserve"> </w:delText>
        </w:r>
      </w:del>
      <m:oMath>
        <m:r>
          <m:rPr>
            <m:sty m:val="bi"/>
          </m:rPr>
          <m:t>Q</m:t>
        </m:r>
        <m:limLow>
          <m:e>
            <m:r>
              <m:t>v</m:t>
            </m:r>
          </m:e>
          <m:lim>
            <m:r>
              <m:rPr>
                <m:sty m:val="p"/>
              </m:rPr>
              <m:t>∼</m:t>
            </m:r>
          </m:lim>
        </m:limLow>
        <m:r>
          <m:rPr>
            <m:sty m:val="p"/>
          </m:rPr>
          <m:t>=</m:t>
        </m:r>
        <m:limLow>
          <m:e>
            <m:r>
              <m:t>v</m:t>
            </m:r>
          </m:e>
          <m:lim>
            <m:r>
              <m:rPr>
                <m:sty m:val="p"/>
              </m:rPr>
              <m:t>∼</m:t>
            </m:r>
          </m:lim>
        </m:limLow>
      </m:oMath>
      <w:del w:id="32359" w:author="PR Preview" w:date="2026-01-01T00:00:00Z">
        <w:r>
          <w:delText xml:space="preserve"> </w:delText>
        </w:r>
      </w:del>
      <w:del w:id="32360" w:author="PR Preview" w:date="2026-01-01T00:00:00Z">
        <w:r>
          <w:delText xml:space="preserve">reads</w:delText>
        </w:r>
      </w:del>
      <w:del w:id="32361" w:author="PR Preview" w:date="2026-01-01T00:00:00Z">
        <w:r>
          <w:delText xml:space="preserve"> </w:delText>
        </w:r>
      </w:del>
      <m:oMath>
        <m:r>
          <m:rPr>
            <m:sty m:val="p"/>
          </m:rPr>
          <m:t>−</m:t>
        </m:r>
        <m:r>
          <m:t>0.4</m:t>
        </m:r>
        <m:r>
          <m:t> </m:t>
        </m:r>
        <m:sSub>
          <m:e>
            <m:r>
              <m:t>v</m:t>
            </m:r>
          </m:e>
          <m:sub>
            <m:r>
              <m:t>1</m:t>
            </m:r>
          </m:sub>
        </m:sSub>
        <m:r>
          <m:rPr>
            <m:sty m:val="p"/>
          </m:rPr>
          <m:t>−</m:t>
        </m:r>
        <m:r>
          <m:t>0.8</m:t>
        </m:r>
        <m:r>
          <m:t> </m:t>
        </m:r>
        <m:sSub>
          <m:e>
            <m:r>
              <m:t>v</m:t>
            </m:r>
          </m:e>
          <m:sub>
            <m:r>
              <m:t>2</m:t>
            </m:r>
          </m:sub>
        </m:sSub>
        <m:r>
          <m:rPr>
            <m:sty m:val="p"/>
          </m:rPr>
          <m:t>=</m:t>
        </m:r>
        <m:r>
          <m:t>0</m:t>
        </m:r>
      </m:oMath>
      <w:del w:id="32362" w:author="PR Preview" w:date="2026-01-01T00:00:00Z">
        <w:r>
          <w:delText xml:space="preserve"> </w:delText>
        </w:r>
      </w:del>
      <w:del w:id="32363" w:author="PR Preview" w:date="2026-01-01T00:00:00Z">
        <w:r>
          <w:delText xml:space="preserve">and</w:delText>
        </w:r>
      </w:del>
      <w:del w:id="32364" w:author="PR Preview" w:date="2026-01-01T00:00:00Z">
        <w:r>
          <w:delText xml:space="preserve"> </w:delText>
        </w:r>
      </w:del>
      <m:oMath>
        <m:r>
          <m:t>0.8</m:t>
        </m:r>
        <m:r>
          <m:t> </m:t>
        </m:r>
        <m:sSub>
          <m:e>
            <m:r>
              <m:t>v</m:t>
            </m:r>
          </m:e>
          <m:sub>
            <m:r>
              <m:t>1</m:t>
            </m:r>
          </m:sub>
        </m:sSub>
        <m:r>
          <m:rPr>
            <m:sty m:val="p"/>
          </m:rPr>
          <m:t>−</m:t>
        </m:r>
        <m:r>
          <m:t>0.4</m:t>
        </m:r>
        <m:r>
          <m:t> </m:t>
        </m:r>
        <m:sSub>
          <m:e>
            <m:r>
              <m:t>v</m:t>
            </m:r>
          </m:e>
          <m:sub>
            <m:r>
              <m:t>2</m:t>
            </m:r>
          </m:sub>
        </m:sSub>
        <m:r>
          <m:rPr>
            <m:sty m:val="p"/>
          </m:rPr>
          <m:t>=</m:t>
        </m:r>
        <m:r>
          <m:t>0</m:t>
        </m:r>
      </m:oMath>
      <w:del w:id="32365" w:author="PR Preview" w:date="2026-01-01T00:00:00Z">
        <w:r>
          <w:delText xml:space="preserve">,</w:delText>
        </w:r>
      </w:del>
      <w:del w:id="32366" w:author="PR Preview" w:date="2026-01-01T00:00:00Z">
        <w:r>
          <w:delText xml:space="preserve"> </w:delText>
        </w:r>
      </w:del>
      <w:del w:id="32367" w:author="PR Preview" w:date="2026-01-01T00:00:00Z">
        <w:r>
          <w:delText xml:space="preserve">so</w:delText>
        </w:r>
      </w:del>
      <w:del w:id="32368" w:author="PR Preview" w:date="2026-01-01T00:00:00Z">
        <w:r>
          <w:delText xml:space="preserve"> </w:delText>
        </w:r>
      </w:del>
      <m:oMath>
        <m:sSub>
          <m:e>
            <m:r>
              <m:t>v</m:t>
            </m:r>
          </m:e>
          <m:sub>
            <m:r>
              <m:t>1</m:t>
            </m:r>
          </m:sub>
        </m:sSub>
        <m:r>
          <m:rPr>
            <m:sty m:val="p"/>
          </m:rPr>
          <m:t>=</m:t>
        </m:r>
        <m:r>
          <m:rPr>
            <m:sty m:val="p"/>
          </m:rPr>
          <m:t>−</m:t>
        </m:r>
        <m:r>
          <m:t>2</m:t>
        </m:r>
        <m:sSub>
          <m:e>
            <m:r>
              <m:t>v</m:t>
            </m:r>
          </m:e>
          <m:sub>
            <m:r>
              <m:t>2</m:t>
            </m:r>
          </m:sub>
        </m:sSub>
      </m:oMath>
      <w:del w:id="32369" w:author="PR Preview" w:date="2026-01-01T00:00:00Z">
        <w:r>
          <w:delText xml:space="preserve"> </w:delText>
        </w:r>
      </w:del>
      <w:del w:id="32370" w:author="PR Preview" w:date="2026-01-01T00:00:00Z">
        <w:r>
          <w:delText xml:space="preserve">and</w:delText>
        </w:r>
      </w:del>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del w:id="32371" w:author="PR Preview" w:date="2026-01-01T00:00:00Z">
        <w:r>
          <w:delText xml:space="preserve">forcing</w:delText>
        </w:r>
      </w:del>
      <w:del w:id="32372" w:author="PR Preview" w:date="2026-01-01T00:00:00Z">
        <w:r>
          <w:delText xml:space="preserve"> </w:delText>
        </w:r>
      </w:del>
      <m:oMath>
        <m:limLow>
          <m:e>
            <m:r>
              <m:t>v</m:t>
            </m:r>
          </m:e>
          <m:lim>
            <m:r>
              <m:rPr>
                <m:sty m:val="p"/>
              </m:rPr>
              <m:t>∼</m:t>
            </m:r>
          </m:lim>
        </m:limLow>
        <m:r>
          <m:rPr>
            <m:sty m:val="p"/>
          </m:rPr>
          <m:t>=</m:t>
        </m:r>
        <m:limLow>
          <m:e>
            <m:r>
              <m:t>0</m:t>
            </m:r>
          </m:e>
          <m:lim>
            <m:r>
              <m:rPr>
                <m:sty m:val="p"/>
              </m:rPr>
              <m:t>∼</m:t>
            </m:r>
          </m:lim>
        </m:limLow>
      </m:oMath>
      <w:del w:id="32373" w:author="PR Preview" w:date="2026-01-01T00:00:00Z">
        <w:r>
          <w:delText xml:space="preserve">;</w:delText>
        </w:r>
      </w:del>
      <w:del w:id="32374" w:author="PR Preview" w:date="2026-01-01T00:00:00Z">
        <w:r>
          <w:delText xml:space="preserve"> </w:delText>
        </w:r>
      </w:del>
      <m:oMath>
        <m:r>
          <m:rPr>
            <m:sty m:val="bi"/>
          </m:rPr>
          <m:t>Q</m:t>
        </m:r>
        <m:limLow>
          <m:e>
            <m:r>
              <m:t>v</m:t>
            </m:r>
          </m:e>
          <m:lim>
            <m:r>
              <m:rPr>
                <m:sty m:val="p"/>
              </m:rPr>
              <m:t>∼</m:t>
            </m:r>
          </m:lim>
        </m:limLow>
        <m:r>
          <m:rPr>
            <m:sty m:val="p"/>
          </m:rPr>
          <m:t>=</m:t>
        </m:r>
        <m:r>
          <m:rPr>
            <m:sty m:val="p"/>
          </m:rPr>
          <m:t>−</m:t>
        </m:r>
        <m:limLow>
          <m:e>
            <m:r>
              <m:t>v</m:t>
            </m:r>
          </m:e>
          <m:lim>
            <m:r>
              <m:rPr>
                <m:sty m:val="p"/>
              </m:rPr>
              <m:t>∼</m:t>
            </m:r>
          </m:lim>
        </m:limLow>
      </m:oMath>
      <w:del w:id="32375" w:author="PR Preview" w:date="2026-01-01T00:00:00Z">
        <w:r>
          <w:delText xml:space="preserve"> </w:delText>
        </w:r>
      </w:del>
      <w:del w:id="32376" w:author="PR Preview" w:date="2026-01-01T00:00:00Z">
        <w:r>
          <w:delText xml:space="preserve">reads</w:delText>
        </w:r>
      </w:del>
      <w:del w:id="32377" w:author="PR Preview" w:date="2026-01-01T00:00:00Z">
        <w:r>
          <w:delText xml:space="preserve"> </w:delText>
        </w:r>
      </w:del>
      <m:oMath>
        <m:r>
          <m:t>1.6</m:t>
        </m:r>
        <m:r>
          <m:t> </m:t>
        </m:r>
        <m:sSub>
          <m:e>
            <m:r>
              <m:t>v</m:t>
            </m:r>
          </m:e>
          <m:sub>
            <m:r>
              <m:t>1</m:t>
            </m:r>
          </m:sub>
        </m:sSub>
        <m:r>
          <m:rPr>
            <m:sty m:val="p"/>
          </m:rPr>
          <m:t>−</m:t>
        </m:r>
        <m:r>
          <m:t>0.8</m:t>
        </m:r>
        <m:r>
          <m:t> </m:t>
        </m:r>
        <m:sSub>
          <m:e>
            <m:r>
              <m:t>v</m:t>
            </m:r>
          </m:e>
          <m:sub>
            <m:r>
              <m:t>2</m:t>
            </m:r>
          </m:sub>
        </m:sSub>
        <m:r>
          <m:rPr>
            <m:sty m:val="p"/>
          </m:rPr>
          <m:t>=</m:t>
        </m:r>
        <m:r>
          <m:t>0</m:t>
        </m:r>
      </m:oMath>
      <w:del w:id="32378" w:author="PR Preview" w:date="2026-01-01T00:00:00Z">
        <w:r>
          <w:delText xml:space="preserve"> </w:delText>
        </w:r>
      </w:del>
      <w:del w:id="32379" w:author="PR Preview" w:date="2026-01-01T00:00:00Z">
        <w:r>
          <w:delText xml:space="preserve">and</w:delText>
        </w:r>
      </w:del>
      <w:del w:id="32380" w:author="PR Preview" w:date="2026-01-01T00:00:00Z">
        <w:r>
          <w:delText xml:space="preserve"> </w:delText>
        </w:r>
      </w:del>
      <m:oMath>
        <m:r>
          <m:t>0.8</m:t>
        </m:r>
        <m:r>
          <m:t> </m:t>
        </m:r>
        <m:sSub>
          <m:e>
            <m:r>
              <m:t>v</m:t>
            </m:r>
          </m:e>
          <m:sub>
            <m:r>
              <m:t>1</m:t>
            </m:r>
          </m:sub>
        </m:sSub>
        <m:r>
          <m:rPr>
            <m:sty m:val="p"/>
          </m:rPr>
          <m:t>+</m:t>
        </m:r>
        <m:r>
          <m:t>1.6</m:t>
        </m:r>
        <m:r>
          <m:t> </m:t>
        </m:r>
        <m:sSub>
          <m:e>
            <m:r>
              <m:t>v</m:t>
            </m:r>
          </m:e>
          <m:sub>
            <m:r>
              <m:t>2</m:t>
            </m:r>
          </m:sub>
        </m:sSub>
        <m:r>
          <m:rPr>
            <m:sty m:val="p"/>
          </m:rPr>
          <m:t>=</m:t>
        </m:r>
        <m:r>
          <m:t>0</m:t>
        </m:r>
      </m:oMath>
      <w:del w:id="32381" w:author="PR Preview" w:date="2026-01-01T00:00:00Z">
        <w:r>
          <w:delText xml:space="preserve">,</w:delText>
        </w:r>
      </w:del>
      <w:del w:id="32382" w:author="PR Preview" w:date="2026-01-01T00:00:00Z">
        <w:r>
          <w:delText xml:space="preserve"> </w:delText>
        </w:r>
      </w:del>
      <w:del w:id="32383" w:author="PR Preview" w:date="2026-01-01T00:00:00Z">
        <w:r>
          <w:delText xml:space="preserve">so</w:delText>
        </w:r>
      </w:del>
      <w:del w:id="32384" w:author="PR Preview" w:date="2026-01-01T00:00:00Z">
        <w:r>
          <w:delText xml:space="preserve"> </w:delText>
        </w:r>
      </w:del>
      <m:oMath>
        <m:sSub>
          <m:e>
            <m:r>
              <m:t>v</m:t>
            </m:r>
          </m:e>
          <m:sub>
            <m:r>
              <m:t>2</m:t>
            </m:r>
          </m:sub>
        </m:sSub>
        <m:r>
          <m:rPr>
            <m:sty m:val="p"/>
          </m:rPr>
          <m:t>=</m:t>
        </m:r>
        <m:r>
          <m:t>2</m:t>
        </m:r>
        <m:sSub>
          <m:e>
            <m:r>
              <m:t>v</m:t>
            </m:r>
          </m:e>
          <m:sub>
            <m:r>
              <m:t>1</m:t>
            </m:r>
          </m:sub>
        </m:sSub>
      </m:oMath>
      <w:del w:id="32385" w:author="PR Preview" w:date="2026-01-01T00:00:00Z">
        <w:r>
          <w:delText xml:space="preserve"> </w:delText>
        </w:r>
      </w:del>
      <w:del w:id="32386" w:author="PR Preview" w:date="2026-01-01T00:00:00Z">
        <w:r>
          <w:delText xml:space="preserve">and</w:delText>
        </w:r>
      </w:del>
      <w:del w:id="32387" w:author="PR Preview" w:date="2026-01-01T00:00:00Z">
        <w:r>
          <w:delText xml:space="preserve"> </w:delText>
        </w:r>
      </w:del>
      <m:oMath>
        <m:r>
          <m:t>0.8</m:t>
        </m:r>
        <m:r>
          <m:t> </m:t>
        </m:r>
        <m:sSub>
          <m:e>
            <m:r>
              <m:t>v</m:t>
            </m:r>
          </m:e>
          <m:sub>
            <m:r>
              <m:t>1</m:t>
            </m:r>
          </m:sub>
        </m:sSub>
        <m:r>
          <m:rPr>
            <m:sty m:val="p"/>
          </m:rPr>
          <m:t>+</m:t>
        </m:r>
        <m:r>
          <m:t>3.2</m:t>
        </m:r>
        <m:r>
          <m:t> </m:t>
        </m:r>
        <m:sSub>
          <m:e>
            <m:r>
              <m:t>v</m:t>
            </m:r>
          </m:e>
          <m:sub>
            <m:r>
              <m:t>1</m:t>
            </m:r>
          </m:sub>
        </m:sSub>
        <m:r>
          <m:rPr>
            <m:sty m:val="p"/>
          </m:rPr>
          <m:t>=</m:t>
        </m:r>
        <m:r>
          <m:t>0</m:t>
        </m:r>
      </m:oMath>
      <w:del w:id="32388" w:author="PR Preview" w:date="2026-01-01T00:00:00Z">
        <w:r>
          <w:delText xml:space="preserve">, forcing</w:delText>
        </w:r>
      </w:del>
      <w:del w:id="32389" w:author="PR Preview" w:date="2026-01-01T00:00:00Z">
        <w:r>
          <w:delText xml:space="preserve"> </w:delText>
        </w:r>
      </w:del>
      <m:oMath>
        <m:limLow>
          <m:e>
            <m:r>
              <m:t>v</m:t>
            </m:r>
          </m:e>
          <m:lim>
            <m:r>
              <m:rPr>
                <m:sty m:val="p"/>
              </m:rPr>
              <m:t>∼</m:t>
            </m:r>
          </m:lim>
        </m:limLow>
        <m:r>
          <m:rPr>
            <m:sty m:val="p"/>
          </m:rPr>
          <m:t>=</m:t>
        </m:r>
        <m:limLow>
          <m:e>
            <m:r>
              <m:t>0</m:t>
            </m:r>
          </m:e>
          <m:lim>
            <m:r>
              <m:rPr>
                <m:sty m:val="p"/>
              </m:rPr>
              <m:t>∼</m:t>
            </m:r>
          </m:lim>
        </m:limLow>
      </m:oMath>
      <w:del w:id="32390" w:author="PR Preview" w:date="2026-01-01T00:00:00Z">
        <w:r>
          <w:delText xml:space="preserve"> </w:delText>
        </w:r>
      </w:del>
      <w:del w:id="32391" w:author="PR Preview" w:date="2026-01-01T00:00:00Z">
        <w:r>
          <w:delText xml:space="preserve">again.</w:delText>
        </w:r>
      </w:del>
    </w:p>
    <w:p>
      <w:pPr>
        <w:pStyle w:val="BodyText"/>
      </w:pPr>
      <w:ins w:id="32392" w:author="PR Preview" w:date="2026-01-01T00:00:00Z">
        <w:r>
          <w:t xml:space="preserve">$$
    \begin{aligned}
    \mathopen{}\left\lVert\mathord{\smash[b]{\underset{\raise.3ex\hbox{$\scriptstyle\sim$}}{v}}\vphantom{v}}\right\rVert\mathclose{}
    &amp;= \mathopen{}\left\lVert\mathbf{A} \mathord{\smash[b]{\underset{\raise.3ex\hbox{$\scriptstyle\sim$}}{v}}\vphantom{v}}\right\rVert\mathclose{}
    &amp;&amp; \text{(}\text{Theorem~72}\text{)}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\text{(}\text{Theorem~56}\text{, part 2)}
    \end{aligned}
    $$</w:t>
        </w:r>
      </w:ins>
    </w:p>
    <w:p>
      <w:pPr>
        <w:pStyle w:val="FirstParagraph"/>
      </w:pPr>
      <w:ins w:id="32393" w:author="PR Preview" w:date="2026-01-01T00:00:00Z">
        <w:r>
          <w:t xml:space="preserve">and</w:t>
        </w:r>
      </w:ins>
      <w:ins w:id="32394" w:author="PR Preview" w:date="2026-01-01T00:00:00Z">
        <w:r>
          <w:t xml:space="preserve"> </w:t>
        </w:r>
      </w:ins>
      <w:ins w:id="32395" w:author="PR Preview" w:date="2026-01-01T00:00:00Z">
        <w:r>
          <w:t xml:space="preserve">$\mathopen{}\left\lVert\mathord{\smash[b]{\underset{\raise.3ex\hbox{$\scriptstyle\sim$}}{v}}\vphantom{v}}\right\rVert\mathclose{} &gt; 0$</w:t>
        </w:r>
      </w:ins>
      <w:ins w:id="32396" w:author="PR Preview" w:date="2026-01-01T00:00:00Z">
        <w:r>
          <w:t xml:space="preserve"> </w:t>
        </w:r>
      </w:ins>
      <w:ins w:id="32397" w:author="PR Preview" w:date="2026-01-01T00:00:00Z">
        <w:r>
          <w:t xml:space="preserve">(</w:t>
        </w:r>
      </w:ins>
      <w:hyperlink w:anchor="thm-norm-properties">
        <w:ins w:id="32398" w:author="PR Preview" w:date="2026-01-01T00:00:00Z">
          <w:r>
            <w:rPr>
              <w:rStyle w:val="Hyperlink"/>
            </w:rPr>
            <w:t xml:space="preserve">Theorem 56</w:t>
          </w:r>
        </w:ins>
      </w:hyperlink>
      <w:ins w:id="32399" w:author="PR Preview" w:date="2026-01-01T00:00:00Z">
        <w:r>
          <w:t xml:space="preserve">, part 1),</w:t>
        </w:r>
      </w:ins>
      <w:ins w:id="32400" w:author="PR Preview" w:date="2026-01-01T00:00:00Z">
        <w:r>
          <w:t xml:space="preserve"> </w:t>
        </w:r>
      </w:ins>
      <w:ins w:id="32401" w:author="PR Preview" w:date="2026-01-01T00:00:00Z">
        <w:r>
          <w:t xml:space="preserve">so dividing by</w:t>
        </w:r>
      </w:ins>
      <w:ins w:id="32402" w:author="PR Preview" w:date="2026-01-01T00:00:00Z">
        <w:r>
          <w:t xml:space="preserve"> </w:t>
        </w:r>
      </w:ins>
      <w:ins w:id="32403" w:author="PR Preview" w:date="2026-01-01T00:00:00Z">
        <w:r>
          <w:t xml:space="preserve">$\mathopen{}\left\lVert\mathord{\smash[b]{\underset{\raise.3ex\hbox{$\scriptstyle\sim$}}{v}}\vphantom{v}}\right\rVert\mathclose{}$</w:t>
        </w:r>
      </w:ins>
      <w:ins w:id="32404" w:author="PR Preview" w:date="2026-01-01T00:00:00Z">
        <w:r>
          <w:t xml:space="preserve"> </w:t>
        </w:r>
      </w:ins>
      <w:ins w:id="32405" w:author="PR Preview" w:date="2026-01-01T00:00:00Z">
        <w:r>
          <w:t xml:space="preserve">gives</w:t>
        </w:r>
      </w:ins>
      <w:ins w:id="32406" w:author="PR Preview" w:date="2026-01-01T00:00:00Z">
        <w:r>
          <w:t xml:space="preserve"> </w:t>
        </w:r>
      </w:ins>
      <m:oMath>
        <m:r>
          <m:t>​</m:t>
        </m:r>
        <m:d>
          <m:dPr>
            <m:begChr m:val="|"/>
            <m:sepChr m:val=""/>
            <m:endChr m:val="|"/>
            <m:grow/>
          </m:dPr>
          <m:e>
            <m:r>
              <m:t>λ</m:t>
            </m:r>
          </m:e>
        </m:d>
        <m:r>
          <m:t>​</m:t>
        </m:r>
        <m:r>
          <m:rPr>
            <m:sty m:val="p"/>
          </m:rPr>
          <m:t>=</m:t>
        </m:r>
        <m:r>
          <m:t>1</m:t>
        </m:r>
      </m:oMath>
      <w:ins w:id="32407" w:author="PR Preview" w:date="2026-01-01T00:00:00Z">
        <w:r>
          <w:t xml:space="preserve">;</w:t>
        </w:r>
      </w:ins>
      <w:ins w:id="32408" w:author="PR Preview" w:date="2026-01-01T00:00:00Z">
        <w:r>
          <w:t xml:space="preserve"> </w:t>
        </w:r>
      </w:ins>
      <w:ins w:id="32409" w:author="PR Preview" w:date="2026-01-01T00:00:00Z">
        <w:r>
          <w:t xml:space="preserve">since</w:t>
        </w:r>
      </w:ins>
      <w:ins w:id="32410" w:author="PR Preview" w:date="2026-01-01T00:00:00Z">
        <w:r>
          <w:t xml:space="preserve"> </w:t>
        </w:r>
      </w:ins>
      <m:oMath>
        <m:r>
          <m:t>λ</m:t>
        </m:r>
      </m:oMath>
      <w:ins w:id="32411" w:author="PR Preview" w:date="2026-01-01T00:00:00Z">
        <w:r>
          <w:t xml:space="preserve"> </w:t>
        </w:r>
      </w:ins>
      <w:ins w:id="32412" w:author="PR Preview" w:date="2026-01-01T00:00:00Z">
        <w:r>
          <w:t xml:space="preserve">is real (</w:t>
        </w:r>
      </w:ins>
      <w:hyperlink w:anchor="def-eigenvalue">
        <w:ins w:id="32413" w:author="PR Preview" w:date="2026-01-01T00:00:00Z">
          <w:r>
            <w:rPr>
              <w:rStyle w:val="Hyperlink"/>
            </w:rPr>
            <w:t xml:space="preserve">Definition 95</w:t>
          </w:r>
        </w:ins>
      </w:hyperlink>
      <w:ins w:id="32414" w:author="PR Preview" w:date="2026-01-01T00:00:00Z">
        <w:r>
          <w:t xml:space="preserve">),</w:t>
        </w:r>
      </w:ins>
      <w:ins w:id="32415" w:author="PR Preview" w:date="2026-01-01T00:00:00Z">
        <w:r>
          <w:t xml:space="preserve"> </w:t>
        </w:r>
      </w:ins>
      <m:oMath>
        <m:r>
          <m:t>λ</m:t>
        </m:r>
        <m:r>
          <m:rPr>
            <m:sty m:val="p"/>
          </m:rPr>
          <m:t>=</m:t>
        </m:r>
        <m:r>
          <m:t>1</m:t>
        </m:r>
      </m:oMath>
      <w:ins w:id="32416" w:author="PR Preview" w:date="2026-01-01T00:00:00Z">
        <w:r>
          <w:t xml:space="preserve"> </w:t>
        </w:r>
      </w:ins>
      <w:ins w:id="32417" w:author="PR Preview" w:date="2026-01-01T00:00:00Z">
        <w:r>
          <w:t xml:space="preserve">or</w:t>
        </w:r>
      </w:ins>
      <w:ins w:id="32418" w:author="PR Preview" w:date="2026-01-01T00:00:00Z">
        <w:r>
          <w:t xml:space="preserve"> </w:t>
        </w:r>
      </w:ins>
      <m:oMath>
        <m:r>
          <m:t>λ</m:t>
        </m:r>
        <m:r>
          <m:rPr>
            <m:sty m:val="p"/>
          </m:rPr>
          <m:t>=</m:t>
        </m:r>
        <m:r>
          <m:rPr>
            <m:sty m:val="p"/>
          </m:rPr>
          <m:t>−</m:t>
        </m:r>
        <m:r>
          <m:t>1</m:t>
        </m:r>
      </m:oMath>
      <w:ins w:id="32419" w:author="PR Preview" w:date="2026-01-01T00:00:00Z">
        <w:r>
          <w:t xml:space="preserve">.</w:t>
        </w:r>
      </w:ins>
    </w:p>
    <w:bookmarkStart w:id="634" w:name="exm-eigen-idempotent-orthogonal"/>
    <w:p>
      <w:pPr>
        <w:pStyle w:val="BodyText"/>
      </w:pPr>
      <w:ins w:id="32420" w:author="PR Preview" w:date="2026-01-01T00:00:00Z">
        <w:r>
          <w:rPr>
            <w:b/>
            <w:bCs/>
          </w:rPr>
          <w:t xml:space="preserve">Example 200 (Projections and reflections)</w:t>
        </w:r>
      </w:ins>
      <w:ins w:id="32421" w:author="PR Preview" w:date="2026-01-01T00:00:00Z">
        <w:r>
          <w:t xml:space="preserve"> </w:t>
        </w:r>
      </w:ins>
      <w:ins w:id="32422" w:author="PR Preview" w:date="2026-01-01T00:00:00Z">
        <w:r>
          <w:t xml:space="preserve"> </w:t>
        </w:r>
      </w:ins>
    </w:p>
    <w:p>
      <w:pPr>
        <w:numPr>
          <w:ilvl w:val="0"/>
          <w:numId w:val="1102"/>
        </w:numPr>
      </w:pPr>
      <w:ins w:id="32423" w:author="PR Preview" w:date="2026-01-01T00:00:00Z">
        <w:r>
          <w:t xml:space="preserve">The idempotent matrix</w:t>
        </w:r>
      </w:ins>
      <w:ins w:id="32424"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ins w:id="32425" w:author="PR Preview" w:date="2026-01-01T00:00:00Z">
        <w:r>
          <w:t xml:space="preserve"> </w:t>
        </w:r>
      </w:ins>
      <w:ins w:id="32426" w:author="PR Preview" w:date="2026-01-01T00:00:00Z">
        <w:r>
          <w:t xml:space="preserve">of</w:t>
        </w:r>
      </w:ins>
      <w:ins w:id="32427" w:author="PR Preview" w:date="2026-01-01T00:00:00Z">
        <w:r>
          <w:t xml:space="preserve"> </w:t>
        </w:r>
      </w:ins>
      <w:hyperlink w:anchor="exm-hat-matrix-projection">
        <w:ins w:id="32428" w:author="PR Preview" w:date="2026-01-01T00:00:00Z">
          <w:r>
            <w:rPr>
              <w:rStyle w:val="Hyperlink"/>
            </w:rPr>
            <w:t xml:space="preserve">Example 164</w:t>
          </w:r>
        </w:ins>
      </w:hyperlink>
      <w:ins w:id="32429" w:author="PR Preview" w:date="2026-01-01T00:00:00Z">
        <w:r>
          <w:t xml:space="preserve"> </w:t>
        </w:r>
      </w:ins>
      <w:ins w:id="32430" w:author="PR Preview" w:date="2026-01-01T00:00:00Z">
        <w:r>
          <w:t xml:space="preserve">sends</w:t>
        </w:r>
      </w:ins>
      <w:ins w:id="32431" w:author="PR Preview" w:date="2026-01-01T00:00:00Z">
        <w:r>
          <w:t xml:space="preserve"> </w:t>
        </w:r>
      </w:ins>
      <m:oMath>
        <m:r>
          <m:rPr>
            <m:sty m:val="p"/>
          </m:rPr>
          <m:t>(</m:t>
        </m:r>
        <m:r>
          <m:t>1</m:t>
        </m:r>
        <m:r>
          <m:rPr>
            <m:sty m:val="p"/>
          </m:rPr>
          <m:t>,</m:t>
        </m:r>
        <m:r>
          <m:t>1</m:t>
        </m:r>
        <m:r>
          <m:rPr>
            <m:sty m:val="p"/>
          </m:rPr>
          <m:t>)</m:t>
        </m:r>
      </m:oMath>
      <w:ins w:id="32432" w:author="PR Preview" w:date="2026-01-01T00:00:00Z">
        <w:r>
          <w:t xml:space="preserve"> </w:t>
        </w:r>
      </w:ins>
      <w:ins w:id="32433" w:author="PR Preview" w:date="2026-01-01T00:00:00Z">
        <w:r>
          <w:t xml:space="preserve">to</w:t>
        </w:r>
      </w:ins>
      <w:ins w:id="32434" w:author="PR Preview" w:date="2026-01-01T00:00:00Z">
        <w:r>
          <w:t xml:space="preserve"> </w:t>
        </w:r>
      </w:ins>
      <m:oMath>
        <m:r>
          <m:rPr>
            <m:sty m:val="p"/>
          </m:rPr>
          <m:t>(</m:t>
        </m:r>
        <m:r>
          <m:t>1</m:t>
        </m:r>
        <m:r>
          <m:rPr>
            <m:sty m:val="p"/>
          </m:rPr>
          <m:t>,</m:t>
        </m:r>
        <m:r>
          <m:t>1</m:t>
        </m:r>
        <m:r>
          <m:rPr>
            <m:sty m:val="p"/>
          </m:rPr>
          <m:t>)</m:t>
        </m:r>
      </m:oMath>
      <w:ins w:id="32435" w:author="PR Preview" w:date="2026-01-01T00:00:00Z">
        <w:r>
          <w:t xml:space="preserve"> </w:t>
        </w:r>
      </w:ins>
      <w:ins w:id="32436" w:author="PR Preview" w:date="2026-01-01T00:00:00Z">
        <w:r>
          <w:t xml:space="preserve">and</w:t>
        </w:r>
      </w:ins>
      <w:ins w:id="32437" w:author="PR Preview" w:date="2026-01-01T00:00:00Z">
        <w:r>
          <w:t xml:space="preserve"> </w:t>
        </w:r>
      </w:ins>
      <m:oMath>
        <m:r>
          <m:rPr>
            <m:sty m:val="p"/>
          </m:rPr>
          <m:t>(</m:t>
        </m:r>
        <m:r>
          <m:t>1</m:t>
        </m:r>
        <m:r>
          <m:rPr>
            <m:sty m:val="p"/>
          </m:rPr>
          <m:t>,</m:t>
        </m:r>
        <m:r>
          <m:rPr>
            <m:sty m:val="p"/>
          </m:rPr>
          <m:t>−</m:t>
        </m:r>
        <m:r>
          <m:t>1</m:t>
        </m:r>
        <m:r>
          <m:rPr>
            <m:sty m:val="p"/>
          </m:rPr>
          <m:t>)</m:t>
        </m:r>
      </m:oMath>
      <w:ins w:id="32438" w:author="PR Preview" w:date="2026-01-01T00:00:00Z">
        <w:r>
          <w:t xml:space="preserve"> </w:t>
        </w:r>
      </w:ins>
      <w:ins w:id="32439" w:author="PR Preview" w:date="2026-01-01T00:00:00Z">
        <w:r>
          <w:t xml:space="preserve">to</w:t>
        </w:r>
      </w:ins>
      <w:ins w:id="32440" w:author="PR Preview" w:date="2026-01-01T00:00:00Z">
        <w:r>
          <w:t xml:space="preserve"> </w:t>
        </w:r>
      </w:ins>
      <m:oMath>
        <m:r>
          <m:rPr>
            <m:sty m:val="p"/>
          </m:rPr>
          <m:t>(</m:t>
        </m:r>
        <m:r>
          <m:t>0</m:t>
        </m:r>
        <m:r>
          <m:rPr>
            <m:sty m:val="p"/>
          </m:rPr>
          <m:t>,</m:t>
        </m:r>
        <m:r>
          <m:t>0</m:t>
        </m:r>
        <m:r>
          <m:rPr>
            <m:sty m:val="p"/>
          </m:rPr>
          <m:t>)</m:t>
        </m:r>
      </m:oMath>
      <w:ins w:id="32441" w:author="PR Preview" w:date="2026-01-01T00:00:00Z">
        <w:r>
          <w:t xml:space="preserve">: eigenvalues</w:t>
        </w:r>
      </w:ins>
      <w:ins w:id="32442" w:author="PR Preview" w:date="2026-01-01T00:00:00Z">
        <w:r>
          <w:t xml:space="preserve"> </w:t>
        </w:r>
      </w:ins>
      <m:oMath>
        <m:r>
          <m:t>1</m:t>
        </m:r>
      </m:oMath>
      <w:ins w:id="32443" w:author="PR Preview" w:date="2026-01-01T00:00:00Z">
        <w:r>
          <w:t xml:space="preserve"> </w:t>
        </w:r>
      </w:ins>
      <w:ins w:id="32444" w:author="PR Preview" w:date="2026-01-01T00:00:00Z">
        <w:r>
          <w:t xml:space="preserve">and</w:t>
        </w:r>
      </w:ins>
      <w:ins w:id="32445" w:author="PR Preview" w:date="2026-01-01T00:00:00Z">
        <w:r>
          <w:t xml:space="preserve"> </w:t>
        </w:r>
      </w:ins>
      <m:oMath>
        <m:r>
          <m:t>0</m:t>
        </m:r>
      </m:oMath>
      <w:ins w:id="32446" w:author="PR Preview" w:date="2026-01-01T00:00:00Z">
        <w:r>
          <w:t xml:space="preserve">.</w:t>
        </w:r>
      </w:ins>
    </w:p>
    <w:p>
      <w:pPr>
        <w:numPr>
          <w:ilvl w:val="0"/>
          <w:numId w:val="1102"/>
        </w:numPr>
      </w:pPr>
      <w:ins w:id="32447" w:author="PR Preview" w:date="2026-01-01T00:00:00Z">
        <w:r>
          <w:t xml:space="preserve">The matrix</w:t>
        </w:r>
      </w:ins>
      <w:ins w:id="32448"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ins w:id="32449" w:author="PR Preview" w:date="2026-01-01T00:00:00Z">
        <w:r>
          <w:t xml:space="preserve">, which swaps the two entries,</w:t>
        </w:r>
      </w:ins>
      <w:ins w:id="32450" w:author="PR Preview" w:date="2026-01-01T00:00:00Z">
        <w:r>
          <w:t xml:space="preserve"> </w:t>
        </w:r>
      </w:ins>
      <w:ins w:id="32451" w:author="PR Preview" w:date="2026-01-01T00:00:00Z">
        <w:r>
          <w:t xml:space="preserve">is orthogonal: its columns</w:t>
        </w:r>
      </w:ins>
      <w:ins w:id="32452" w:author="PR Preview" w:date="2026-01-01T00:00:00Z">
        <w:r>
          <w:t xml:space="preserve"> </w:t>
        </w:r>
      </w:ins>
      <m:oMath>
        <m:r>
          <m:rPr>
            <m:sty m:val="p"/>
          </m:rPr>
          <m:t>(</m:t>
        </m:r>
        <m:r>
          <m:t>0</m:t>
        </m:r>
        <m:r>
          <m:rPr>
            <m:sty m:val="p"/>
          </m:rPr>
          <m:t>,</m:t>
        </m:r>
        <m:r>
          <m:t>1</m:t>
        </m:r>
        <m:r>
          <m:rPr>
            <m:sty m:val="p"/>
          </m:rPr>
          <m:t>)</m:t>
        </m:r>
      </m:oMath>
      <w:ins w:id="32453" w:author="PR Preview" w:date="2026-01-01T00:00:00Z">
        <w:r>
          <w:t xml:space="preserve"> </w:t>
        </w:r>
      </w:ins>
      <w:ins w:id="32454" w:author="PR Preview" w:date="2026-01-01T00:00:00Z">
        <w:r>
          <w:t xml:space="preserve">and</w:t>
        </w:r>
      </w:ins>
      <w:ins w:id="32455" w:author="PR Preview" w:date="2026-01-01T00:00:00Z">
        <w:r>
          <w:t xml:space="preserve"> </w:t>
        </w:r>
      </w:ins>
      <m:oMath>
        <m:r>
          <m:rPr>
            <m:sty m:val="p"/>
          </m:rPr>
          <m:t>(</m:t>
        </m:r>
        <m:r>
          <m:t>1</m:t>
        </m:r>
        <m:r>
          <m:rPr>
            <m:sty m:val="p"/>
          </m:rPr>
          <m:t>,</m:t>
        </m:r>
        <m:r>
          <m:t>0</m:t>
        </m:r>
        <m:r>
          <m:rPr>
            <m:sty m:val="p"/>
          </m:rPr>
          <m:t>)</m:t>
        </m:r>
      </m:oMath>
      <w:ins w:id="32456" w:author="PR Preview" w:date="2026-01-01T00:00:00Z">
        <w:r>
          <w:t xml:space="preserve"> </w:t>
        </w:r>
      </w:ins>
      <w:ins w:id="32457" w:author="PR Preview" w:date="2026-01-01T00:00:00Z">
        <w:r>
          <w:t xml:space="preserve">are orthonormal (</w:t>
        </w:r>
      </w:ins>
      <w:hyperlink w:anchor="rem-orthogonal-matrix-columns">
        <w:ins w:id="32458" w:author="PR Preview" w:date="2026-01-01T00:00:00Z">
          <w:r>
            <w:rPr>
              <w:rStyle w:val="Hyperlink"/>
            </w:rPr>
            <w:t xml:space="preserve">Remark 31</w:t>
          </w:r>
        </w:ins>
      </w:hyperlink>
      <w:ins w:id="32459" w:author="PR Preview" w:date="2026-01-01T00:00:00Z">
        <w:r>
          <w:t xml:space="preserve">).</w:t>
        </w:r>
      </w:ins>
      <w:ins w:id="32460" w:author="PR Preview" w:date="2026-01-01T00:00:00Z">
        <w:r>
          <w:t xml:space="preserve"> </w:t>
        </w:r>
      </w:ins>
      <w:ins w:id="32461" w:author="PR Preview" w:date="2026-01-01T00:00:00Z">
        <w:r>
          <w:t xml:space="preserve">It sends</w:t>
        </w:r>
      </w:ins>
      <w:ins w:id="32462" w:author="PR Preview" w:date="2026-01-01T00:00:00Z">
        <w:r>
          <w:t xml:space="preserve"> </w:t>
        </w:r>
      </w:ins>
      <m:oMath>
        <m:r>
          <m:rPr>
            <m:sty m:val="p"/>
          </m:rPr>
          <m:t>(</m:t>
        </m:r>
        <m:r>
          <m:t>1</m:t>
        </m:r>
        <m:r>
          <m:rPr>
            <m:sty m:val="p"/>
          </m:rPr>
          <m:t>,</m:t>
        </m:r>
        <m:r>
          <m:t>1</m:t>
        </m:r>
        <m:r>
          <m:rPr>
            <m:sty m:val="p"/>
          </m:rPr>
          <m:t>)</m:t>
        </m:r>
      </m:oMath>
      <w:ins w:id="32463" w:author="PR Preview" w:date="2026-01-01T00:00:00Z">
        <w:r>
          <w:t xml:space="preserve"> </w:t>
        </w:r>
      </w:ins>
      <w:ins w:id="32464" w:author="PR Preview" w:date="2026-01-01T00:00:00Z">
        <w:r>
          <w:t xml:space="preserve">to</w:t>
        </w:r>
      </w:ins>
      <w:ins w:id="32465" w:author="PR Preview" w:date="2026-01-01T00:00:00Z">
        <w:r>
          <w:t xml:space="preserve"> </w:t>
        </w:r>
      </w:ins>
      <m:oMath>
        <m:r>
          <m:rPr>
            <m:sty m:val="p"/>
          </m:rPr>
          <m:t>(</m:t>
        </m:r>
        <m:r>
          <m:t>1</m:t>
        </m:r>
        <m:r>
          <m:rPr>
            <m:sty m:val="p"/>
          </m:rPr>
          <m:t>,</m:t>
        </m:r>
        <m:r>
          <m:t>1</m:t>
        </m:r>
        <m:r>
          <m:rPr>
            <m:sty m:val="p"/>
          </m:rPr>
          <m:t>)</m:t>
        </m:r>
      </m:oMath>
      <w:ins w:id="32466" w:author="PR Preview" w:date="2026-01-01T00:00:00Z">
        <w:r>
          <w:t xml:space="preserve"> </w:t>
        </w:r>
      </w:ins>
      <w:ins w:id="32467" w:author="PR Preview" w:date="2026-01-01T00:00:00Z">
        <w:r>
          <w:t xml:space="preserve">and</w:t>
        </w:r>
      </w:ins>
      <w:ins w:id="32468" w:author="PR Preview" w:date="2026-01-01T00:00:00Z">
        <w:r>
          <w:t xml:space="preserve"> </w:t>
        </w:r>
      </w:ins>
      <m:oMath>
        <m:r>
          <m:rPr>
            <m:sty m:val="p"/>
          </m:rPr>
          <m:t>(</m:t>
        </m:r>
        <m:r>
          <m:t>1</m:t>
        </m:r>
        <m:r>
          <m:rPr>
            <m:sty m:val="p"/>
          </m:rPr>
          <m:t>,</m:t>
        </m:r>
        <m:r>
          <m:rPr>
            <m:sty m:val="p"/>
          </m:rPr>
          <m:t>−</m:t>
        </m:r>
        <m:r>
          <m:t>1</m:t>
        </m:r>
        <m:r>
          <m:rPr>
            <m:sty m:val="p"/>
          </m:rPr>
          <m:t>)</m:t>
        </m:r>
      </m:oMath>
      <w:ins w:id="32469" w:author="PR Preview" w:date="2026-01-01T00:00:00Z">
        <w:r>
          <w:t xml:space="preserve"> </w:t>
        </w:r>
      </w:ins>
      <w:ins w:id="32470" w:author="PR Preview" w:date="2026-01-01T00:00:00Z">
        <w:r>
          <w:t xml:space="preserve">to</w:t>
        </w:r>
      </w:ins>
      <w:ins w:id="32471" w:author="PR Preview" w:date="2026-01-01T00:00:00Z">
        <w:r>
          <w:t xml:space="preserve"> </w:t>
        </w:r>
      </w:ins>
      <m:oMath>
        <m:r>
          <m:rPr>
            <m:sty m:val="p"/>
          </m:rPr>
          <m:t>(</m:t>
        </m:r>
        <m:r>
          <m:rPr>
            <m:sty m:val="p"/>
          </m:rPr>
          <m:t>−</m:t>
        </m:r>
        <m:r>
          <m:t>1</m:t>
        </m:r>
        <m:r>
          <m:rPr>
            <m:sty m:val="p"/>
          </m:rPr>
          <m:t>,</m:t>
        </m:r>
        <m:r>
          <m:t>1</m:t>
        </m:r>
        <m:r>
          <m:rPr>
            <m:sty m:val="p"/>
          </m:rPr>
          <m:t>)</m:t>
        </m:r>
      </m:oMath>
      <w:ins w:id="32472" w:author="PR Preview" w:date="2026-01-01T00:00:00Z">
        <w:r>
          <w:t xml:space="preserve">:</w:t>
        </w:r>
      </w:ins>
      <w:ins w:id="32473" w:author="PR Preview" w:date="2026-01-01T00:00:00Z">
        <w:r>
          <w:t xml:space="preserve"> </w:t>
        </w:r>
      </w:ins>
      <w:ins w:id="32474" w:author="PR Preview" w:date="2026-01-01T00:00:00Z">
        <w:r>
          <w:t xml:space="preserve">eigenvalues</w:t>
        </w:r>
      </w:ins>
      <w:ins w:id="32475" w:author="PR Preview" w:date="2026-01-01T00:00:00Z">
        <w:r>
          <w:t xml:space="preserve"> </w:t>
        </w:r>
      </w:ins>
      <m:oMath>
        <m:r>
          <m:t>1</m:t>
        </m:r>
      </m:oMath>
      <w:ins w:id="32476" w:author="PR Preview" w:date="2026-01-01T00:00:00Z">
        <w:r>
          <w:t xml:space="preserve"> </w:t>
        </w:r>
      </w:ins>
      <w:ins w:id="32477" w:author="PR Preview" w:date="2026-01-01T00:00:00Z">
        <w:r>
          <w:t xml:space="preserve">and</w:t>
        </w:r>
      </w:ins>
      <w:ins w:id="32478" w:author="PR Preview" w:date="2026-01-01T00:00:00Z">
        <w:r>
          <w:t xml:space="preserve"> </w:t>
        </w:r>
      </w:ins>
      <m:oMath>
        <m:r>
          <m:rPr>
            <m:sty m:val="p"/>
          </m:rPr>
          <m:t>−</m:t>
        </m:r>
        <m:r>
          <m:t>1</m:t>
        </m:r>
      </m:oMath>
      <w:ins w:id="32479" w:author="PR Preview" w:date="2026-01-01T00:00:00Z">
        <w:r>
          <w:t xml:space="preserve">.</w:t>
        </w:r>
      </w:ins>
    </w:p>
    <w:p>
      <w:pPr>
        <w:numPr>
          <w:ilvl w:val="0"/>
          <w:numId w:val="1102"/>
        </w:numPr>
      </w:pPr>
      <w:ins w:id="32480" w:author="PR Preview" w:date="2026-01-01T00:00:00Z">
        <w:r>
          <w:t xml:space="preserve">The rotation</w:t>
        </w:r>
      </w:ins>
      <w:ins w:id="32481" w:author="PR Preview" w:date="2026-01-01T00:00:00Z">
        <w:r>
          <w:t xml:space="preserve"> </w:t>
        </w:r>
      </w:ins>
      <m:oMath>
        <m:r>
          <m:rPr>
            <m:sty m:val="bi"/>
          </m:rPr>
          <m:t>Q</m:t>
        </m:r>
      </m:oMath>
      <w:ins w:id="32482" w:author="PR Preview" w:date="2026-01-01T00:00:00Z">
        <w:r>
          <w:t xml:space="preserve"> </w:t>
        </w:r>
      </w:ins>
      <w:ins w:id="32483" w:author="PR Preview" w:date="2026-01-01T00:00:00Z">
        <w:r>
          <w:t xml:space="preserve">of</w:t>
        </w:r>
      </w:ins>
      <w:ins w:id="32484" w:author="PR Preview" w:date="2026-01-01T00:00:00Z">
        <w:r>
          <w:t xml:space="preserve"> </w:t>
        </w:r>
      </w:ins>
      <w:hyperlink w:anchor="exm-orthogonal-matrix">
        <w:ins w:id="32485" w:author="PR Preview" w:date="2026-01-01T00:00:00Z">
          <w:r>
            <w:rPr>
              <w:rStyle w:val="Hyperlink"/>
            </w:rPr>
            <w:t xml:space="preserve">Example 135</w:t>
          </w:r>
        </w:ins>
      </w:hyperlink>
      <w:ins w:id="32486" w:author="PR Preview" w:date="2026-01-01T00:00:00Z">
        <w:r>
          <w:t xml:space="preserve"> </w:t>
        </w:r>
      </w:ins>
      <w:ins w:id="32487" w:author="PR Preview" w:date="2026-01-01T00:00:00Z">
        <w:r>
          <w:t xml:space="preserve">has no real eigenvalue.</w:t>
        </w:r>
      </w:ins>
      <w:ins w:id="32488" w:author="PR Preview" w:date="2026-01-01T00:00:00Z">
        <w:r>
          <w:t xml:space="preserve"> </w:t>
        </w:r>
      </w:ins>
      <w:ins w:id="32489" w:author="PR Preview" w:date="2026-01-01T00:00:00Z">
        <w:r>
          <w:t xml:space="preserve">By part 2 the only candidates are</w:t>
        </w:r>
      </w:ins>
      <w:ins w:id="32490" w:author="PR Preview" w:date="2026-01-01T00:00:00Z">
        <w:r>
          <w:t xml:space="preserve"> </w:t>
        </w:r>
      </w:ins>
      <m:oMath>
        <m:r>
          <m:rPr>
            <m:sty m:val="p"/>
          </m:rPr>
          <m:t>±</m:t>
        </m:r>
        <m:r>
          <m:t>1</m:t>
        </m:r>
      </m:oMath>
      <w:ins w:id="32491" w:author="PR Preview" w:date="2026-01-01T00:00:00Z">
        <w:r>
          <w:t xml:space="preserve">.</w:t>
        </w:r>
      </w:ins>
      <w:ins w:id="32492" w:author="PR Preview" w:date="2026-01-01T00:00:00Z">
        <w:r>
          <w:t xml:space="preserve"> </w:t>
        </w:r>
      </w:ins>
      <w:ins w:id="32493" w:author="PR Preview" w:date="2026-01-01T00:00:00Z">
        <w:r>
          <w:t xml:space="preserve">$\mathbf{Q} \mathord{\smash[b]{\underset{\raise.3ex\hbox{$\scriptstyle\sim$}}{v}}\vphantom{v}} = \mathord{\smash[b]{\underset{\raise.3ex\hbox{$\scriptstyle\sim$}}{v}}\vphantom{v}}$</w:t>
        </w:r>
      </w:ins>
      <w:ins w:id="32494" w:author="PR Preview" w:date="2026-01-01T00:00:00Z">
        <w:r>
          <w:t xml:space="preserve"> </w:t>
        </w:r>
      </w:ins>
      <w:ins w:id="32495" w:author="PR Preview" w:date="2026-01-01T00:00:00Z">
        <w:r>
          <w:t xml:space="preserve">reads</w:t>
        </w:r>
      </w:ins>
      <w:ins w:id="32496" w:author="PR Preview" w:date="2026-01-01T00:00:00Z">
        <w:r>
          <w:t xml:space="preserve"> </w:t>
        </w:r>
      </w:ins>
      <m:oMath>
        <m:r>
          <m:rPr>
            <m:sty m:val="p"/>
          </m:rPr>
          <m:t>−</m:t>
        </m:r>
        <m:r>
          <m:t>0.4</m:t>
        </m:r>
        <m:r>
          <m:t> </m:t>
        </m:r>
        <m:sSub>
          <m:e>
            <m:r>
              <m:t>v</m:t>
            </m:r>
          </m:e>
          <m:sub>
            <m:r>
              <m:t>1</m:t>
            </m:r>
          </m:sub>
        </m:sSub>
        <m:r>
          <m:rPr>
            <m:sty m:val="p"/>
          </m:rPr>
          <m:t>−</m:t>
        </m:r>
        <m:r>
          <m:t>0.8</m:t>
        </m:r>
        <m:r>
          <m:t> </m:t>
        </m:r>
        <m:sSub>
          <m:e>
            <m:r>
              <m:t>v</m:t>
            </m:r>
          </m:e>
          <m:sub>
            <m:r>
              <m:t>2</m:t>
            </m:r>
          </m:sub>
        </m:sSub>
        <m:r>
          <m:rPr>
            <m:sty m:val="p"/>
          </m:rPr>
          <m:t>=</m:t>
        </m:r>
        <m:r>
          <m:t>0</m:t>
        </m:r>
      </m:oMath>
      <w:ins w:id="32497" w:author="PR Preview" w:date="2026-01-01T00:00:00Z">
        <w:r>
          <w:t xml:space="preserve"> </w:t>
        </w:r>
      </w:ins>
      <w:ins w:id="32498" w:author="PR Preview" w:date="2026-01-01T00:00:00Z">
        <w:r>
          <w:t xml:space="preserve">and</w:t>
        </w:r>
      </w:ins>
      <w:ins w:id="32499" w:author="PR Preview" w:date="2026-01-01T00:00:00Z">
        <w:r>
          <w:t xml:space="preserve"> </w:t>
        </w:r>
      </w:ins>
      <m:oMath>
        <m:r>
          <m:t>0.8</m:t>
        </m:r>
        <m:r>
          <m:t> </m:t>
        </m:r>
        <m:sSub>
          <m:e>
            <m:r>
              <m:t>v</m:t>
            </m:r>
          </m:e>
          <m:sub>
            <m:r>
              <m:t>1</m:t>
            </m:r>
          </m:sub>
        </m:sSub>
        <m:r>
          <m:rPr>
            <m:sty m:val="p"/>
          </m:rPr>
          <m:t>−</m:t>
        </m:r>
        <m:r>
          <m:t>0.4</m:t>
        </m:r>
        <m:r>
          <m:t> </m:t>
        </m:r>
        <m:sSub>
          <m:e>
            <m:r>
              <m:t>v</m:t>
            </m:r>
          </m:e>
          <m:sub>
            <m:r>
              <m:t>2</m:t>
            </m:r>
          </m:sub>
        </m:sSub>
        <m:r>
          <m:rPr>
            <m:sty m:val="p"/>
          </m:rPr>
          <m:t>=</m:t>
        </m:r>
        <m:r>
          <m:t>0</m:t>
        </m:r>
      </m:oMath>
      <w:ins w:id="32500" w:author="PR Preview" w:date="2026-01-01T00:00:00Z">
        <w:r>
          <w:t xml:space="preserve">,</w:t>
        </w:r>
      </w:ins>
      <w:ins w:id="32501" w:author="PR Preview" w:date="2026-01-01T00:00:00Z">
        <w:r>
          <w:t xml:space="preserve"> </w:t>
        </w:r>
      </w:ins>
      <w:ins w:id="32502" w:author="PR Preview" w:date="2026-01-01T00:00:00Z">
        <w:r>
          <w:t xml:space="preserve">so</w:t>
        </w:r>
      </w:ins>
      <w:ins w:id="32503" w:author="PR Preview" w:date="2026-01-01T00:00:00Z">
        <w:r>
          <w:t xml:space="preserve"> </w:t>
        </w:r>
      </w:ins>
      <m:oMath>
        <m:sSub>
          <m:e>
            <m:r>
              <m:t>v</m:t>
            </m:r>
          </m:e>
          <m:sub>
            <m:r>
              <m:t>1</m:t>
            </m:r>
          </m:sub>
        </m:sSub>
        <m:r>
          <m:rPr>
            <m:sty m:val="p"/>
          </m:rPr>
          <m:t>=</m:t>
        </m:r>
        <m:r>
          <m:rPr>
            <m:sty m:val="p"/>
          </m:rPr>
          <m:t>−</m:t>
        </m:r>
        <m:r>
          <m:t>2</m:t>
        </m:r>
        <m:sSub>
          <m:e>
            <m:r>
              <m:t>v</m:t>
            </m:r>
          </m:e>
          <m:sub>
            <m:r>
              <m:t>2</m:t>
            </m:r>
          </m:sub>
        </m:sSub>
      </m:oMath>
      <w:ins w:id="32504" w:author="PR Preview" w:date="2026-01-01T00:00:00Z">
        <w:r>
          <w:t xml:space="preserve"> </w:t>
        </w:r>
      </w:ins>
      <w:ins w:id="32505" w:author="PR Preview" w:date="2026-01-01T00:00:00Z">
        <w:r>
          <w:t xml:space="preserve">and</w:t>
        </w:r>
      </w:ins>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ins w:id="32506" w:author="PR Preview" w:date="2026-01-01T00:00:00Z">
        <w:r>
          <w:t xml:space="preserve">forcing</w:t>
        </w:r>
      </w:ins>
      <w:ins w:id="32507" w:author="PR Preview" w:date="2026-01-01T00:00:00Z">
        <w:r>
          <w:t xml:space="preserve"> </w:t>
        </w:r>
      </w:ins>
      <w:ins w:id="32508" w:author="PR Preview" w:date="2026-01-01T00:00:00Z">
        <w:r>
          <w:t xml:space="preserve">$\mathord{\smash[b]{\underset{\raise.3ex\hbox{$\scriptstyle\sim$}}{v}}\vphantom{v}} = \mathord{\smash[b]{\underset{\raise.3ex\hbox{$\scriptstyle\sim$}}{0}}\vphantom{0}}$</w:t>
        </w:r>
      </w:ins>
      <w:ins w:id="32509" w:author="PR Preview" w:date="2026-01-01T00:00:00Z">
        <w:r>
          <w:t xml:space="preserve">;</w:t>
        </w:r>
      </w:ins>
      <w:ins w:id="32510" w:author="PR Preview" w:date="2026-01-01T00:00:00Z">
        <w:r>
          <w:t xml:space="preserve"> </w:t>
        </w:r>
      </w:ins>
      <w:ins w:id="32511" w:author="PR Preview" w:date="2026-01-01T00:00:00Z">
        <w:r>
          <w:t xml:space="preserve">$\mathbf{Q} \mathord{\smash[b]{\underset{\raise.3ex\hbox{$\scriptstyle\sim$}}{v}}\vphantom{v}} = -\mathord{\smash[b]{\underset{\raise.3ex\hbox{$\scriptstyle\sim$}}{v}}\vphantom{v}}$</w:t>
        </w:r>
      </w:ins>
      <w:ins w:id="32512" w:author="PR Preview" w:date="2026-01-01T00:00:00Z">
        <w:r>
          <w:t xml:space="preserve"> </w:t>
        </w:r>
      </w:ins>
      <w:ins w:id="32513" w:author="PR Preview" w:date="2026-01-01T00:00:00Z">
        <w:r>
          <w:t xml:space="preserve">reads</w:t>
        </w:r>
      </w:ins>
      <w:ins w:id="32514" w:author="PR Preview" w:date="2026-01-01T00:00:00Z">
        <w:r>
          <w:t xml:space="preserve"> </w:t>
        </w:r>
      </w:ins>
      <m:oMath>
        <m:r>
          <m:t>1.6</m:t>
        </m:r>
        <m:r>
          <m:t> </m:t>
        </m:r>
        <m:sSub>
          <m:e>
            <m:r>
              <m:t>v</m:t>
            </m:r>
          </m:e>
          <m:sub>
            <m:r>
              <m:t>1</m:t>
            </m:r>
          </m:sub>
        </m:sSub>
        <m:r>
          <m:rPr>
            <m:sty m:val="p"/>
          </m:rPr>
          <m:t>−</m:t>
        </m:r>
        <m:r>
          <m:t>0.8</m:t>
        </m:r>
        <m:r>
          <m:t> </m:t>
        </m:r>
        <m:sSub>
          <m:e>
            <m:r>
              <m:t>v</m:t>
            </m:r>
          </m:e>
          <m:sub>
            <m:r>
              <m:t>2</m:t>
            </m:r>
          </m:sub>
        </m:sSub>
        <m:r>
          <m:rPr>
            <m:sty m:val="p"/>
          </m:rPr>
          <m:t>=</m:t>
        </m:r>
        <m:r>
          <m:t>0</m:t>
        </m:r>
      </m:oMath>
      <w:ins w:id="32515" w:author="PR Preview" w:date="2026-01-01T00:00:00Z">
        <w:r>
          <w:t xml:space="preserve"> </w:t>
        </w:r>
      </w:ins>
      <w:ins w:id="32516" w:author="PR Preview" w:date="2026-01-01T00:00:00Z">
        <w:r>
          <w:t xml:space="preserve">and</w:t>
        </w:r>
      </w:ins>
      <w:ins w:id="32517" w:author="PR Preview" w:date="2026-01-01T00:00:00Z">
        <w:r>
          <w:t xml:space="preserve"> </w:t>
        </w:r>
      </w:ins>
      <m:oMath>
        <m:r>
          <m:t>0.8</m:t>
        </m:r>
        <m:r>
          <m:t> </m:t>
        </m:r>
        <m:sSub>
          <m:e>
            <m:r>
              <m:t>v</m:t>
            </m:r>
          </m:e>
          <m:sub>
            <m:r>
              <m:t>1</m:t>
            </m:r>
          </m:sub>
        </m:sSub>
        <m:r>
          <m:rPr>
            <m:sty m:val="p"/>
          </m:rPr>
          <m:t>+</m:t>
        </m:r>
        <m:r>
          <m:t>1.6</m:t>
        </m:r>
        <m:r>
          <m:t> </m:t>
        </m:r>
        <m:sSub>
          <m:e>
            <m:r>
              <m:t>v</m:t>
            </m:r>
          </m:e>
          <m:sub>
            <m:r>
              <m:t>2</m:t>
            </m:r>
          </m:sub>
        </m:sSub>
        <m:r>
          <m:rPr>
            <m:sty m:val="p"/>
          </m:rPr>
          <m:t>=</m:t>
        </m:r>
        <m:r>
          <m:t>0</m:t>
        </m:r>
      </m:oMath>
      <w:ins w:id="32518" w:author="PR Preview" w:date="2026-01-01T00:00:00Z">
        <w:r>
          <w:t xml:space="preserve">,</w:t>
        </w:r>
      </w:ins>
      <w:ins w:id="32519" w:author="PR Preview" w:date="2026-01-01T00:00:00Z">
        <w:r>
          <w:t xml:space="preserve"> </w:t>
        </w:r>
      </w:ins>
      <w:ins w:id="32520" w:author="PR Preview" w:date="2026-01-01T00:00:00Z">
        <w:r>
          <w:t xml:space="preserve">so</w:t>
        </w:r>
      </w:ins>
      <w:ins w:id="32521" w:author="PR Preview" w:date="2026-01-01T00:00:00Z">
        <w:r>
          <w:t xml:space="preserve"> </w:t>
        </w:r>
      </w:ins>
      <m:oMath>
        <m:sSub>
          <m:e>
            <m:r>
              <m:t>v</m:t>
            </m:r>
          </m:e>
          <m:sub>
            <m:r>
              <m:t>2</m:t>
            </m:r>
          </m:sub>
        </m:sSub>
        <m:r>
          <m:rPr>
            <m:sty m:val="p"/>
          </m:rPr>
          <m:t>=</m:t>
        </m:r>
        <m:r>
          <m:t>2</m:t>
        </m:r>
        <m:sSub>
          <m:e>
            <m:r>
              <m:t>v</m:t>
            </m:r>
          </m:e>
          <m:sub>
            <m:r>
              <m:t>1</m:t>
            </m:r>
          </m:sub>
        </m:sSub>
      </m:oMath>
      <w:ins w:id="32522" w:author="PR Preview" w:date="2026-01-01T00:00:00Z">
        <w:r>
          <w:t xml:space="preserve"> </w:t>
        </w:r>
      </w:ins>
      <w:ins w:id="32523" w:author="PR Preview" w:date="2026-01-01T00:00:00Z">
        <w:r>
          <w:t xml:space="preserve">and</w:t>
        </w:r>
      </w:ins>
      <w:ins w:id="32524" w:author="PR Preview" w:date="2026-01-01T00:00:00Z">
        <w:r>
          <w:t xml:space="preserve"> </w:t>
        </w:r>
      </w:ins>
      <m:oMath>
        <m:r>
          <m:t>0.8</m:t>
        </m:r>
        <m:r>
          <m:t> </m:t>
        </m:r>
        <m:sSub>
          <m:e>
            <m:r>
              <m:t>v</m:t>
            </m:r>
          </m:e>
          <m:sub>
            <m:r>
              <m:t>1</m:t>
            </m:r>
          </m:sub>
        </m:sSub>
        <m:r>
          <m:rPr>
            <m:sty m:val="p"/>
          </m:rPr>
          <m:t>+</m:t>
        </m:r>
        <m:r>
          <m:t>3.2</m:t>
        </m:r>
        <m:r>
          <m:t> </m:t>
        </m:r>
        <m:sSub>
          <m:e>
            <m:r>
              <m:t>v</m:t>
            </m:r>
          </m:e>
          <m:sub>
            <m:r>
              <m:t>1</m:t>
            </m:r>
          </m:sub>
        </m:sSub>
        <m:r>
          <m:rPr>
            <m:sty m:val="p"/>
          </m:rPr>
          <m:t>=</m:t>
        </m:r>
        <m:r>
          <m:t>0</m:t>
        </m:r>
      </m:oMath>
      <w:ins w:id="32525" w:author="PR Preview" w:date="2026-01-01T00:00:00Z">
        <w:r>
          <w:t xml:space="preserve">, forcing</w:t>
        </w:r>
      </w:ins>
      <w:ins w:id="32526" w:author="PR Preview" w:date="2026-01-01T00:00:00Z">
        <w:r>
          <w:t xml:space="preserve"> </w:t>
        </w:r>
      </w:ins>
      <w:ins w:id="32527" w:author="PR Preview" w:date="2026-01-01T00:00:00Z">
        <w:r>
          <w:t xml:space="preserve">$\mathord{\smash[b]{\underset{\raise.3ex\hbox{$\scriptstyle\sim$}}{v}}\vphantom{v}} = \mathord{\smash[b]{\underset{\raise.3ex\hbox{$\scriptstyle\sim$}}{0}}\vphantom{0}}$</w:t>
        </w:r>
      </w:ins>
      <w:ins w:id="32528" w:author="PR Preview" w:date="2026-01-01T00:00:00Z">
        <w:r>
          <w:t xml:space="preserve"> </w:t>
        </w:r>
      </w:ins>
      <w:ins w:id="32529" w:author="PR Preview" w:date="2026-01-01T00:00:00Z">
        <w:r>
          <w:t xml:space="preserve">again.</w:t>
        </w:r>
      </w:ins>
    </w:p>
    <w:bookmarkEnd w:id="634"/>
    <w:bookmarkStart w:id="635"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5"/>
    <w:bookmarkStart w:id="636" w:name="rem-similar-both-ways"/>
    <w:p>
      <w:pPr>
        <w:pStyle w:val="BodyText"/>
      </w:pPr>
      <w:del w:id="32530" w:author="PR Preview" w:date="2026-01-01T00:00:00Z">
        <w:r>
          <w:rPr>
            <w:i/>
            <w:iCs/>
          </w:rPr>
          <w:delText xml:space="preserve">Remark 49</w:delText>
        </w:r>
      </w:del>
      <w:del w:id="32531" w:author="PR Preview" w:date="2026-01-01T00:00:00Z">
        <w:r>
          <w:delText xml:space="preserve"> (Similarity read both ways). </w:delText>
        </w:r>
      </w:del>
      <w:del w:id="32532" w:author="PR Preview" w:date="2026-01-01T00:00:00Z">
        <w:r>
          <w:delText xml:space="preserve">If</w:delText>
        </w:r>
      </w:del>
      <w:del w:id="32533" w:author="PR Preview" w:date="2026-01-01T00:00:00Z">
        <w:r>
          <w:delText xml:space="preserve"> </w:delText>
        </w:r>
      </w:del>
      <m:oMath>
        <m:r>
          <m:rPr>
            <m:sty m:val="bi"/>
          </m:rPr>
          <m:t>P</m:t>
        </m:r>
      </m:oMath>
      <w:del w:id="32534" w:author="PR Preview" w:date="2026-01-01T00:00:00Z">
        <w:r>
          <w:delText xml:space="preserve"> </w:delText>
        </w:r>
      </w:del>
      <w:del w:id="32535" w:author="PR Preview" w:date="2026-01-01T00:00:00Z">
        <w:r>
          <w:delText xml:space="preserve">is invertible, then</w:delText>
        </w:r>
      </w:del>
      <w:del w:id="32536" w:author="PR Preview" w:date="2026-01-01T00:00:00Z">
        <w:r>
          <w:delText xml:space="preserve"> </w:delText>
        </w:r>
      </w:del>
      <m:oMath>
        <m:sSup>
          <m:e>
            <m:r>
              <m:rPr>
                <m:sty m:val="bi"/>
              </m:rPr>
              <m:t>P</m:t>
            </m:r>
          </m:e>
          <m:sup>
            <m:r>
              <m:rPr>
                <m:sty m:val="p"/>
              </m:rPr>
              <m:t>−</m:t>
            </m:r>
            <m:r>
              <m:t>1</m:t>
            </m:r>
          </m:sup>
        </m:sSup>
      </m:oMath>
      <w:del w:id="32537" w:author="PR Preview" w:date="2026-01-01T00:00:00Z">
        <w:r>
          <w:delText xml:space="preserve"> </w:delText>
        </w:r>
      </w:del>
      <w:del w:id="32538" w:author="PR Preview" w:date="2026-01-01T00:00:00Z">
        <w:r>
          <w:delText xml:space="preserve">is invertible with inverse</w:delText>
        </w:r>
      </w:del>
      <w:del w:id="32539" w:author="PR Preview" w:date="2026-01-01T00:00:00Z">
        <w:r>
          <w:delText xml:space="preserve"> </w:delText>
        </w:r>
      </w:del>
      <m:oMath>
        <m:r>
          <m:rPr>
            <m:sty m:val="bi"/>
          </m:rPr>
          <m:t>P</m:t>
        </m:r>
      </m:oMath>
      <w:del w:id="32540" w:author="PR Preview" w:date="2026-01-01T00:00:00Z">
        <w:r>
          <w:delText xml:space="preserve">:</w:delText>
        </w:r>
      </w:del>
    </w:p>
    <w:p>
      <w:pPr>
        <w:pStyle w:val="BodyText"/>
      </w:pPr>
      <w:ins w:id="32541" w:author="PR Preview" w:date="2026-01-01T00:00:00Z">
        <w:r>
          <w:rPr>
            <w:i/>
            <w:iCs/>
          </w:rPr>
          <w:t xml:space="preserve">Remark 50</w:t>
        </w:r>
      </w:ins>
      <w:ins w:id="32542" w:author="PR Preview" w:date="2026-01-01T00:00:00Z">
        <w:r>
          <w:t xml:space="preserve"> (Similarity read both ways). </w:t>
        </w:r>
      </w:ins>
      <w:ins w:id="32543" w:author="PR Preview" w:date="2026-01-01T00:00:00Z">
        <w:r>
          <w:t xml:space="preserve">If</w:t>
        </w:r>
      </w:ins>
      <w:ins w:id="32544" w:author="PR Preview" w:date="2026-01-01T00:00:00Z">
        <w:r>
          <w:t xml:space="preserve"> </w:t>
        </w:r>
      </w:ins>
      <m:oMath>
        <m:r>
          <m:rPr>
            <m:sty m:val="bi"/>
          </m:rPr>
          <m:t>P</m:t>
        </m:r>
      </m:oMath>
      <w:ins w:id="32545" w:author="PR Preview" w:date="2026-01-01T00:00:00Z">
        <w:r>
          <w:t xml:space="preserve"> </w:t>
        </w:r>
      </w:ins>
      <w:ins w:id="32546" w:author="PR Preview" w:date="2026-01-01T00:00:00Z">
        <w:r>
          <w:t xml:space="preserve">is invertible, then</w:t>
        </w:r>
      </w:ins>
      <w:ins w:id="32547" w:author="PR Preview" w:date="2026-01-01T00:00:00Z">
        <w:r>
          <w:t xml:space="preserve"> </w:t>
        </w:r>
      </w:ins>
      <m:oMath>
        <m:sSup>
          <m:e>
            <m:r>
              <m:rPr>
                <m:sty m:val="bi"/>
              </m:rPr>
              <m:t>P</m:t>
            </m:r>
          </m:e>
          <m:sup>
            <m:r>
              <m:rPr>
                <m:sty m:val="p"/>
              </m:rPr>
              <m:t>−</m:t>
            </m:r>
            <m:r>
              <m:t>1</m:t>
            </m:r>
          </m:sup>
        </m:sSup>
      </m:oMath>
      <w:ins w:id="32548" w:author="PR Preview" w:date="2026-01-01T00:00:00Z">
        <w:r>
          <w:t xml:space="preserve"> </w:t>
        </w:r>
      </w:ins>
      <w:ins w:id="32549" w:author="PR Preview" w:date="2026-01-01T00:00:00Z">
        <w:r>
          <w:t xml:space="preserve">is invertible with inverse</w:t>
        </w:r>
      </w:ins>
      <w:ins w:id="32550" w:author="PR Preview" w:date="2026-01-01T00:00:00Z">
        <w:r>
          <w:t xml:space="preserve"> </w:t>
        </w:r>
      </w:ins>
      <m:oMath>
        <m:r>
          <m:rPr>
            <m:sty m:val="bi"/>
          </m:rPr>
          <m:t>P</m:t>
        </m:r>
      </m:oMath>
      <w:ins w:id="32551" w:author="PR Preview" w:date="2026-01-01T00:00:00Z">
        <w:r>
          <w:t xml:space="preserve">:</w:t>
        </w:r>
      </w:ins>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6"/>
    <w:bookmarkStart w:id="637" w:name="exm-similar"/>
    <w:p>
      <w:pPr>
        <w:pStyle w:val="BodyText"/>
      </w:pPr>
      <w:del w:id="32552" w:author="PR Preview" w:date="2026-01-01T00:00:00Z">
        <w:r>
          <w:rPr>
            <w:b/>
            <w:bCs/>
          </w:rPr>
          <w:delText xml:space="preserve">Example 199 (A matrix similar to a diagonal one)</w:delText>
        </w:r>
      </w:del>
      <w:del w:id="32553" w:author="PR Preview" w:date="2026-01-01T00:00:00Z">
        <w:r>
          <w:delText xml:space="preserve"> </w:delText>
        </w:r>
      </w:del>
      <w:del w:id="32554" w:author="PR Preview" w:date="2026-01-01T00:00:00Z">
        <w:r>
          <w:delText xml:space="preserve">Let</w:delText>
        </w:r>
      </w:del>
      <w:del w:id="32555"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32556" w:author="PR Preview" w:date="2026-01-01T00:00:00Z">
        <w:r>
          <w:delText xml:space="preserve"> </w:delText>
        </w:r>
      </w:del>
      <w:del w:id="32557" w:author="PR Preview" w:date="2026-01-01T00:00:00Z">
        <w:r>
          <w:delText xml:space="preserve">and</w:delText>
        </w:r>
      </w:del>
      <w:del w:id="32558" w:author="PR Preview" w:date="2026-01-01T00:00:00Z">
        <w:r>
          <w:delText xml:space="preserve"> </w:delText>
        </w:r>
      </w:del>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del w:id="32559" w:author="PR Preview" w:date="2026-01-01T00:00:00Z">
        <w:r>
          <w:delText xml:space="preserve">.</w:delText>
        </w:r>
      </w:del>
      <w:del w:id="32560" w:author="PR Preview" w:date="2026-01-01T00:00:00Z">
        <w:r>
          <w:delText xml:space="preserve"> </w:delText>
        </w:r>
      </w:del>
      <w:del w:id="32561" w:author="PR Preview" w:date="2026-01-01T00:00:00Z">
        <w:r>
          <w:delText xml:space="preserve">Then</w:delText>
        </w:r>
      </w:del>
    </w:p>
    <w:p>
      <w:pPr>
        <w:pStyle w:val="BodyText"/>
      </w:pPr>
      <w:ins w:id="32562" w:author="PR Preview" w:date="2026-01-01T00:00:00Z">
        <w:r>
          <w:rPr>
            <w:b/>
            <w:bCs/>
          </w:rPr>
          <w:t xml:space="preserve">Example 201 (A matrix similar to a diagonal one)</w:t>
        </w:r>
      </w:ins>
      <w:ins w:id="32563" w:author="PR Preview" w:date="2026-01-01T00:00:00Z">
        <w:r>
          <w:t xml:space="preserve"> </w:t>
        </w:r>
      </w:ins>
      <w:ins w:id="32564" w:author="PR Preview" w:date="2026-01-01T00:00:00Z">
        <w:r>
          <w:t xml:space="preserve">Let</w:t>
        </w:r>
      </w:ins>
      <w:ins w:id="32565"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32566" w:author="PR Preview" w:date="2026-01-01T00:00:00Z">
        <w:r>
          <w:t xml:space="preserve"> </w:t>
        </w:r>
      </w:ins>
      <w:ins w:id="32567" w:author="PR Preview" w:date="2026-01-01T00:00:00Z">
        <w:r>
          <w:t xml:space="preserve">and</w:t>
        </w:r>
      </w:ins>
      <w:ins w:id="32568" w:author="PR Preview" w:date="2026-01-01T00:00:00Z">
        <w:r>
          <w:t xml:space="preserve"> </w:t>
        </w:r>
      </w:ins>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ins w:id="32569" w:author="PR Preview" w:date="2026-01-01T00:00:00Z">
        <w:r>
          <w:t xml:space="preserve">.</w:t>
        </w:r>
      </w:ins>
      <w:ins w:id="32570" w:author="PR Preview" w:date="2026-01-01T00:00:00Z">
        <w:r>
          <w:t xml:space="preserve"> </w:t>
        </w:r>
      </w:ins>
      <w:ins w:id="32571" w:author="PR Preview" w:date="2026-01-01T00:00:00Z">
        <w:r>
          <w:t xml:space="preserve">Then</w:t>
        </w:r>
      </w:ins>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del w:id="32572" w:author="PR Preview" w:date="2026-01-01T00:00:00Z">
        <w:r>
          <w:delText xml:space="preserve">and likewise</w:delText>
        </w:r>
      </w:del>
      <w:del w:id="32573" w:author="PR Preview" w:date="2026-01-01T00:00:00Z">
        <w:r>
          <w:delText xml:space="preserve"> </w:delText>
        </w:r>
      </w:del>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del w:id="32574" w:author="PR Preview" w:date="2026-01-01T00:00:00Z">
        <w:r>
          <w:delText xml:space="preserve"> </w:delText>
        </w:r>
      </w:del>
      <w:del w:id="32575" w:author="PR Preview" w:date="2026-01-01T00:00:00Z">
        <w:r>
          <w:delText xml:space="preserve">(</w:delText>
        </w:r>
      </w:del>
      <w:hyperlink w:anchor="thm-scalar-matmul">
        <w:del w:id="32576" w:author="PR Preview" w:date="2026-01-01T00:00:00Z">
          <w:r>
            <w:rPr>
              <w:rStyle w:val="Hyperlink"/>
            </w:rPr>
            <w:delText xml:space="preserve">Theorem 93</w:delText>
          </w:r>
        </w:del>
      </w:hyperlink>
      <w:del w:id="32577" w:author="PR Preview" w:date="2026-01-01T00:00:00Z">
        <w:r>
          <w:delText xml:space="preserve">):</w:delText>
        </w:r>
      </w:del>
      <w:del w:id="32578" w:author="PR Preview" w:date="2026-01-01T00:00:00Z">
        <w:r>
          <w:delText xml:space="preserve"> </w:delText>
        </w:r>
      </w:del>
      <m:oMath>
        <m:sSup>
          <m:e>
            <m:r>
              <m:rPr>
                <m:sty m:val="bi"/>
              </m:rPr>
              <m:t>P</m:t>
            </m:r>
          </m:e>
          <m:sup>
            <m:r>
              <m:rPr>
                <m:sty m:val="p"/>
              </m:rPr>
              <m:t>−</m:t>
            </m:r>
            <m:r>
              <m:t>1</m:t>
            </m:r>
          </m:sup>
        </m:sSup>
        <m:r>
          <m:rPr>
            <m:sty m:val="p"/>
          </m:rPr>
          <m:t>=</m:t>
        </m:r>
        <m:f>
          <m:fPr>
            <m:type m:val="lin"/>
          </m:fPr>
          <m:num>
            <m:r>
              <m:t>1</m:t>
            </m:r>
          </m:num>
          <m:den>
            <m:r>
              <m:t>2</m:t>
            </m:r>
          </m:den>
        </m:f>
        <m:r>
          <m:t> </m:t>
        </m:r>
        <m:r>
          <m:rPr>
            <m:sty m:val="bi"/>
          </m:rPr>
          <m:t>P</m:t>
        </m:r>
      </m:oMath>
      <w:del w:id="32579" w:author="PR Preview" w:date="2026-01-01T00:00:00Z">
        <w:r>
          <w:delText xml:space="preserve"> </w:delText>
        </w:r>
      </w:del>
      <w:del w:id="32580" w:author="PR Preview" w:date="2026-01-01T00:00:00Z">
        <w:r>
          <w:delText xml:space="preserve">(5). Then</w:delText>
        </w:r>
      </w:del>
    </w:p>
    <w:p>
      <w:pPr>
        <w:pStyle w:val="FirstParagraph"/>
      </w:pPr>
      <w:ins w:id="32581" w:author="PR Preview" w:date="2026-01-01T00:00:00Z">
        <w:r>
          <w:t xml:space="preserve">and likewise</w:t>
        </w:r>
      </w:ins>
      <w:ins w:id="32582" w:author="PR Preview" w:date="2026-01-01T00:00:00Z">
        <w:r>
          <w:t xml:space="preserve"> </w:t>
        </w:r>
      </w:ins>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ins w:id="32583" w:author="PR Preview" w:date="2026-01-01T00:00:00Z">
        <w:r>
          <w:t xml:space="preserve"> </w:t>
        </w:r>
      </w:ins>
      <w:ins w:id="32584" w:author="PR Preview" w:date="2026-01-01T00:00:00Z">
        <w:r>
          <w:t xml:space="preserve">(</w:t>
        </w:r>
      </w:ins>
      <w:hyperlink w:anchor="thm-scalar-matmul">
        <w:ins w:id="32585" w:author="PR Preview" w:date="2026-01-01T00:00:00Z">
          <w:r>
            <w:rPr>
              <w:rStyle w:val="Hyperlink"/>
            </w:rPr>
            <w:t xml:space="preserve">Theorem 94</w:t>
          </w:r>
        </w:ins>
      </w:hyperlink>
      <w:ins w:id="32586" w:author="PR Preview" w:date="2026-01-01T00:00:00Z">
        <w:r>
          <w:t xml:space="preserve">):</w:t>
        </w:r>
      </w:ins>
      <w:ins w:id="32587" w:author="PR Preview" w:date="2026-01-01T00:00:00Z">
        <w:r>
          <w:t xml:space="preserve"> </w:t>
        </w:r>
      </w:ins>
      <m:oMath>
        <m:sSup>
          <m:e>
            <m:r>
              <m:rPr>
                <m:sty m:val="bi"/>
              </m:rPr>
              <m:t>P</m:t>
            </m:r>
          </m:e>
          <m:sup>
            <m:r>
              <m:rPr>
                <m:sty m:val="p"/>
              </m:rPr>
              <m:t>−</m:t>
            </m:r>
            <m:r>
              <m:t>1</m:t>
            </m:r>
          </m:sup>
        </m:sSup>
        <m:r>
          <m:rPr>
            <m:sty m:val="p"/>
          </m:rPr>
          <m:t>=</m:t>
        </m:r>
        <m:f>
          <m:fPr>
            <m:type m:val="lin"/>
          </m:fPr>
          <m:num>
            <m:r>
              <m:t>1</m:t>
            </m:r>
          </m:num>
          <m:den>
            <m:r>
              <m:t>2</m:t>
            </m:r>
          </m:den>
        </m:f>
        <m:r>
          <m:t> </m:t>
        </m:r>
        <m:r>
          <m:rPr>
            <m:sty m:val="bi"/>
          </m:rPr>
          <m:t>P</m:t>
        </m:r>
      </m:oMath>
      <w:ins w:id="32588" w:author="PR Preview" w:date="2026-01-01T00:00:00Z">
        <w:r>
          <w:t xml:space="preserve"> </w:t>
        </w:r>
      </w:ins>
      <w:ins w:id="32589" w:author="PR Preview" w:date="2026-01-01T00:00:00Z">
        <w:r>
          <w:t xml:space="preserve">(5). Then</w:t>
        </w:r>
      </w:ins>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94</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7"/>
    <w:bookmarkStart w:id="638" w:name="thm-similar-eigenvalues"/>
    <w:p>
      <w:pPr>
        <w:pStyle w:val="BodyText"/>
      </w:pPr>
      <w:del w:id="32590" w:author="PR Preview" w:date="2026-01-01T00:00:00Z">
        <w:r>
          <w:rPr>
            <w:b/>
            <w:bCs/>
          </w:rPr>
          <w:delText xml:space="preserve">Theorem 112 (Similar matrices have the same eigenvalues)</w:delText>
        </w:r>
      </w:del>
      <w:del w:id="32591" w:author="PR Preview" w:date="2026-01-01T00:00:00Z">
        <w:r>
          <w:delText xml:space="preserve"> </w:delText>
        </w:r>
      </w:del>
      <w:del w:id="32592" w:author="PR Preview" w:date="2026-01-01T00:00:00Z">
        <w:r>
          <w:delText xml:space="preserve">If</w:delText>
        </w:r>
      </w:del>
      <w:del w:id="32593" w:author="PR Preview" w:date="2026-01-01T00:00:00Z">
        <w:r>
          <w:delText xml:space="preserve"> </w:delText>
        </w:r>
      </w:del>
      <m:oMath>
        <m:r>
          <m:rPr>
            <m:sty m:val="bi"/>
          </m:rPr>
          <m:t>B</m:t>
        </m:r>
        <m:r>
          <m:rPr>
            <m:sty m:val="p"/>
          </m:rPr>
          <m:t>=</m:t>
        </m:r>
        <m:sSup>
          <m:e>
            <m:r>
              <m:rPr>
                <m:sty m:val="bi"/>
              </m:rPr>
              <m:t>P</m:t>
            </m:r>
          </m:e>
          <m:sup>
            <m:r>
              <m:rPr>
                <m:sty m:val="p"/>
              </m:rPr>
              <m:t>−</m:t>
            </m:r>
            <m:r>
              <m:t>1</m:t>
            </m:r>
          </m:sup>
        </m:sSup>
        <m:r>
          <m:rPr>
            <m:sty m:val="bi"/>
          </m:rPr>
          <m:t>A</m:t>
        </m:r>
        <m:r>
          <m:rPr>
            <m:sty m:val="bi"/>
          </m:rPr>
          <m:t>P</m:t>
        </m:r>
      </m:oMath>
      <w:del w:id="32594" w:author="PR Preview" w:date="2026-01-01T00:00:00Z">
        <w:r>
          <w:delText xml:space="preserve"> </w:delText>
        </w:r>
      </w:del>
      <w:del w:id="32595" w:author="PR Preview" w:date="2026-01-01T00:00:00Z">
        <w:r>
          <w:delText xml:space="preserve">(</w:delText>
        </w:r>
      </w:del>
      <w:hyperlink w:anchor="def-similar">
        <w:del w:id="32596" w:author="PR Preview" w:date="2026-01-01T00:00:00Z">
          <w:r>
            <w:rPr>
              <w:rStyle w:val="Hyperlink"/>
            </w:rPr>
            <w:delText xml:space="preserve">Definition 120</w:delText>
          </w:r>
        </w:del>
      </w:hyperlink>
      <w:del w:id="32597" w:author="PR Preview" w:date="2026-01-01T00:00:00Z">
        <w:r>
          <w:delText xml:space="preserve">),</w:delText>
        </w:r>
      </w:del>
      <w:del w:id="32598" w:author="PR Preview" w:date="2026-01-01T00:00:00Z">
        <w:r>
          <w:delText xml:space="preserve"> </w:delText>
        </w:r>
      </w:del>
      <w:del w:id="32599" w:author="PR Preview" w:date="2026-01-01T00:00:00Z">
        <w:r>
          <w:delText xml:space="preserve">then</w:delText>
        </w:r>
      </w:del>
      <w:del w:id="32600" w:author="PR Preview" w:date="2026-01-01T00:00:00Z">
        <w:r>
          <w:delText xml:space="preserve"> </w:delText>
        </w:r>
      </w:del>
      <m:oMath>
        <m:limLow>
          <m:e>
            <m:r>
              <m:t>v</m:t>
            </m:r>
          </m:e>
          <m:lim>
            <m:r>
              <m:rPr>
                <m:sty m:val="p"/>
              </m:rPr>
              <m:t>∼</m:t>
            </m:r>
          </m:lim>
        </m:limLow>
      </m:oMath>
      <w:del w:id="32601" w:author="PR Preview" w:date="2026-01-01T00:00:00Z">
        <w:r>
          <w:delText xml:space="preserve"> </w:delText>
        </w:r>
      </w:del>
      <w:del w:id="32602" w:author="PR Preview" w:date="2026-01-01T00:00:00Z">
        <w:r>
          <w:delText xml:space="preserve">is an eigenvector of</w:delText>
        </w:r>
      </w:del>
      <w:del w:id="32603" w:author="PR Preview" w:date="2026-01-01T00:00:00Z">
        <w:r>
          <w:delText xml:space="preserve"> </w:delText>
        </w:r>
      </w:del>
      <m:oMath>
        <m:r>
          <m:rPr>
            <m:sty m:val="bi"/>
          </m:rPr>
          <m:t>A</m:t>
        </m:r>
      </m:oMath>
      <w:del w:id="32604" w:author="PR Preview" w:date="2026-01-01T00:00:00Z">
        <w:r>
          <w:delText xml:space="preserve"> </w:delText>
        </w:r>
      </w:del>
      <w:del w:id="32605" w:author="PR Preview" w:date="2026-01-01T00:00:00Z">
        <w:r>
          <w:delText xml:space="preserve">for</w:delText>
        </w:r>
      </w:del>
      <w:del w:id="32606" w:author="PR Preview" w:date="2026-01-01T00:00:00Z">
        <w:r>
          <w:delText xml:space="preserve"> </w:delText>
        </w:r>
      </w:del>
      <m:oMath>
        <m:r>
          <m:t>λ</m:t>
        </m:r>
      </m:oMath>
      <w:del w:id="32607" w:author="PR Preview" w:date="2026-01-01T00:00:00Z">
        <w:r>
          <w:delText xml:space="preserve"> </w:delText>
        </w:r>
      </w:del>
      <w:del w:id="32608" w:author="PR Preview" w:date="2026-01-01T00:00:00Z">
        <w:r>
          <w:delText xml:space="preserve">exactly when</w:delText>
        </w:r>
      </w:del>
      <w:del w:id="32609" w:author="PR Preview" w:date="2026-01-01T00:00:00Z">
        <w:r>
          <w:delText xml:space="preserve"> </w:delText>
        </w:r>
      </w:del>
      <m:oMath>
        <m:sSup>
          <m:e>
            <m:r>
              <m:rPr>
                <m:sty m:val="bi"/>
              </m:rPr>
              <m:t>P</m:t>
            </m:r>
          </m:e>
          <m:sup>
            <m:r>
              <m:rPr>
                <m:sty m:val="p"/>
              </m:rPr>
              <m:t>−</m:t>
            </m:r>
            <m:r>
              <m:t>1</m:t>
            </m:r>
          </m:sup>
        </m:sSup>
        <m:limLow>
          <m:e>
            <m:r>
              <m:t>v</m:t>
            </m:r>
          </m:e>
          <m:lim>
            <m:r>
              <m:rPr>
                <m:sty m:val="p"/>
              </m:rPr>
              <m:t>∼</m:t>
            </m:r>
          </m:lim>
        </m:limLow>
      </m:oMath>
      <w:del w:id="32610" w:author="PR Preview" w:date="2026-01-01T00:00:00Z">
        <w:r>
          <w:delText xml:space="preserve"> </w:delText>
        </w:r>
      </w:del>
      <w:del w:id="32611" w:author="PR Preview" w:date="2026-01-01T00:00:00Z">
        <w:r>
          <w:delText xml:space="preserve">is an eigenvector of</w:delText>
        </w:r>
      </w:del>
      <w:del w:id="32612" w:author="PR Preview" w:date="2026-01-01T00:00:00Z">
        <w:r>
          <w:delText xml:space="preserve"> </w:delText>
        </w:r>
      </w:del>
      <m:oMath>
        <m:r>
          <m:rPr>
            <m:sty m:val="bi"/>
          </m:rPr>
          <m:t>B</m:t>
        </m:r>
      </m:oMath>
      <w:del w:id="32613" w:author="PR Preview" w:date="2026-01-01T00:00:00Z">
        <w:r>
          <w:delText xml:space="preserve"> </w:delText>
        </w:r>
      </w:del>
      <w:del w:id="32614" w:author="PR Preview" w:date="2026-01-01T00:00:00Z">
        <w:r>
          <w:delText xml:space="preserve">for</w:delText>
        </w:r>
      </w:del>
      <w:del w:id="32615" w:author="PR Preview" w:date="2026-01-01T00:00:00Z">
        <w:r>
          <w:delText xml:space="preserve"> </w:delText>
        </w:r>
      </w:del>
      <m:oMath>
        <m:r>
          <m:t>λ</m:t>
        </m:r>
      </m:oMath>
      <w:del w:id="32616" w:author="PR Preview" w:date="2026-01-01T00:00:00Z">
        <w:r>
          <w:delText xml:space="preserve">.</w:delText>
        </w:r>
      </w:del>
      <w:del w:id="32617" w:author="PR Preview" w:date="2026-01-01T00:00:00Z">
        <w:r>
          <w:delText xml:space="preserve"> </w:delText>
        </w:r>
      </w:del>
      <w:del w:id="32618" w:author="PR Preview" w:date="2026-01-01T00:00:00Z">
        <w:r>
          <w:delText xml:space="preserve">So</w:delText>
        </w:r>
      </w:del>
      <w:del w:id="32619" w:author="PR Preview" w:date="2026-01-01T00:00:00Z">
        <w:r>
          <w:delText xml:space="preserve"> </w:delText>
        </w:r>
      </w:del>
      <m:oMath>
        <m:r>
          <m:rPr>
            <m:sty m:val="bi"/>
          </m:rPr>
          <m:t>A</m:t>
        </m:r>
      </m:oMath>
      <w:del w:id="32620" w:author="PR Preview" w:date="2026-01-01T00:00:00Z">
        <w:r>
          <w:delText xml:space="preserve"> </w:delText>
        </w:r>
      </w:del>
      <w:del w:id="32621" w:author="PR Preview" w:date="2026-01-01T00:00:00Z">
        <w:r>
          <w:delText xml:space="preserve">and</w:delText>
        </w:r>
      </w:del>
      <w:del w:id="32622" w:author="PR Preview" w:date="2026-01-01T00:00:00Z">
        <w:r>
          <w:delText xml:space="preserve"> </w:delText>
        </w:r>
      </w:del>
      <m:oMath>
        <m:r>
          <m:rPr>
            <m:sty m:val="bi"/>
          </m:rPr>
          <m:t>B</m:t>
        </m:r>
      </m:oMath>
      <w:del w:id="32623" w:author="PR Preview" w:date="2026-01-01T00:00:00Z">
        <w:r>
          <w:delText xml:space="preserve"> </w:delText>
        </w:r>
      </w:del>
      <w:del w:id="32624" w:author="PR Preview" w:date="2026-01-01T00:00:00Z">
        <w:r>
          <w:delText xml:space="preserve">have the same eigenvalues.</w:delText>
        </w:r>
      </w:del>
    </w:p>
    <w:p>
      <w:pPr>
        <w:pStyle w:val="BodyText"/>
      </w:pPr>
      <w:del w:id="32625" w:author="PR Preview" w:date="2026-01-01T00:00:00Z">
        <w:r>
          <w:rPr>
            <w:i/>
            <w:iCs/>
          </w:rPr>
          <w:delText xml:space="preserve">Proof</w:delText>
        </w:r>
      </w:del>
      <w:del w:id="32626" w:author="PR Preview" w:date="2026-01-01T00:00:00Z">
        <w:r>
          <w:delText xml:space="preserve">. </w:delText>
        </w:r>
      </w:del>
      <w:del w:id="32627" w:author="PR Preview" w:date="2026-01-01T00:00:00Z">
        <w:r>
          <w:rPr>
            <w:b/>
            <w:bCs/>
          </w:rPr>
          <w:delText xml:space="preserve">From</w:delText>
        </w:r>
      </w:del>
      <w:del w:id="32628" w:author="PR Preview" w:date="2026-01-01T00:00:00Z">
        <w:r>
          <w:rPr>
            <w:b/>
            <w:bCs/>
          </w:rPr>
          <w:delText xml:space="preserve"> </w:delText>
        </w:r>
      </w:del>
      <m:oMath>
        <m:r>
          <m:rPr>
            <m:sty m:val="bi"/>
          </m:rPr>
          <m:t>A</m:t>
        </m:r>
      </m:oMath>
      <w:del w:id="32629" w:author="PR Preview" w:date="2026-01-01T00:00:00Z">
        <w:r>
          <w:rPr>
            <w:b/>
            <w:bCs/>
          </w:rPr>
          <w:delText xml:space="preserve"> </w:delText>
        </w:r>
      </w:del>
      <w:del w:id="32630" w:author="PR Preview" w:date="2026-01-01T00:00:00Z">
        <w:r>
          <w:rPr>
            <w:b/>
            <w:bCs/>
          </w:rPr>
          <w:delText xml:space="preserve">to</w:delText>
        </w:r>
      </w:del>
      <w:del w:id="32631" w:author="PR Preview" w:date="2026-01-01T00:00:00Z">
        <w:r>
          <w:rPr>
            <w:b/>
            <w:bCs/>
          </w:rPr>
          <w:delText xml:space="preserve"> </w:delText>
        </w:r>
      </w:del>
      <m:oMath>
        <m:r>
          <m:rPr>
            <m:sty m:val="bi"/>
          </m:rPr>
          <m:t>B</m:t>
        </m:r>
      </m:oMath>
      <w:del w:id="32632" w:author="PR Preview" w:date="2026-01-01T00:00:00Z">
        <w:r>
          <w:rPr>
            <w:b/>
            <w:bCs/>
          </w:rPr>
          <w:delText xml:space="preserve">.</w:delText>
        </w:r>
      </w:del>
      <w:del w:id="32633" w:author="PR Preview" w:date="2026-01-01T00:00:00Z">
        <w:r>
          <w:delText xml:space="preserve"> </w:delText>
        </w:r>
      </w:del>
      <w:del w:id="32634" w:author="PR Preview" w:date="2026-01-01T00:00:00Z">
        <w:r>
          <w:delText xml:space="preserve">Let</w:delText>
        </w:r>
      </w:del>
      <w:del w:id="32635" w:author="PR Preview" w:date="2026-01-01T00:00:00Z">
        <w:r>
          <w:delText xml:space="preserve"> </w:delText>
        </w:r>
      </w:del>
      <m:oMath>
        <m:r>
          <m:rPr>
            <m:sty m:val="bi"/>
          </m:rPr>
          <m:t>A</m:t>
        </m:r>
        <m:limLow>
          <m:e>
            <m:r>
              <m:t>v</m:t>
            </m:r>
          </m:e>
          <m:lim>
            <m:r>
              <m:rPr>
                <m:sty m:val="p"/>
              </m:rPr>
              <m:t>∼</m:t>
            </m:r>
          </m:lim>
        </m:limLow>
        <m:r>
          <m:rPr>
            <m:sty m:val="p"/>
          </m:rPr>
          <m:t>=</m:t>
        </m:r>
        <m:r>
          <m:t>λ</m:t>
        </m:r>
        <m:limLow>
          <m:e>
            <m:r>
              <m:t>v</m:t>
            </m:r>
          </m:e>
          <m:lim>
            <m:r>
              <m:rPr>
                <m:sty m:val="p"/>
              </m:rPr>
              <m:t>∼</m:t>
            </m:r>
          </m:lim>
        </m:limLow>
      </m:oMath>
      <w:del w:id="32636" w:author="PR Preview" w:date="2026-01-01T00:00:00Z">
        <w:r>
          <w:delText xml:space="preserve"> </w:delText>
        </w:r>
      </w:del>
      <w:del w:id="32637" w:author="PR Preview" w:date="2026-01-01T00:00:00Z">
        <w:r>
          <w:delText xml:space="preserve">with</w:delText>
        </w:r>
      </w:del>
      <w:del w:id="32638" w:author="PR Preview" w:date="2026-01-01T00:00:00Z">
        <w:r>
          <w:delText xml:space="preserve"> </w:delText>
        </w:r>
      </w:del>
      <m:oMath>
        <m:limLow>
          <m:e>
            <m:r>
              <m:t>v</m:t>
            </m:r>
          </m:e>
          <m:lim>
            <m:r>
              <m:rPr>
                <m:sty m:val="p"/>
              </m:rPr>
              <m:t>∼</m:t>
            </m:r>
          </m:lim>
        </m:limLow>
        <m:r>
          <m:rPr>
            <m:sty m:val="p"/>
          </m:rPr>
          <m:t>≠</m:t>
        </m:r>
        <m:limLow>
          <m:e>
            <m:r>
              <m:t>0</m:t>
            </m:r>
          </m:e>
          <m:lim>
            <m:r>
              <m:rPr>
                <m:sty m:val="p"/>
              </m:rPr>
              <m:t>∼</m:t>
            </m:r>
          </m:lim>
        </m:limLow>
      </m:oMath>
      <w:del w:id="32639" w:author="PR Preview" w:date="2026-01-01T00:00:00Z">
        <w:r>
          <w:delText xml:space="preserve">, and</w:delText>
        </w:r>
      </w:del>
      <w:del w:id="32640" w:author="PR Preview" w:date="2026-01-01T00:00:00Z">
        <w:r>
          <w:delText xml:space="preserve"> </w:delText>
        </w:r>
      </w:del>
      <m:oMath>
        <m:limLow>
          <m:e>
            <m:r>
              <m:t>w</m:t>
            </m:r>
          </m:e>
          <m:lim>
            <m:r>
              <m:rPr>
                <m:sty m:val="p"/>
              </m:rPr>
              <m:t>∼</m:t>
            </m:r>
          </m:lim>
        </m:limLow>
        <m:r>
          <m:rPr>
            <m:sty m:val="p"/>
          </m:rPr>
          <m:t>=</m:t>
        </m:r>
        <m:sSup>
          <m:e>
            <m:r>
              <m:rPr>
                <m:sty m:val="bi"/>
              </m:rPr>
              <m:t>P</m:t>
            </m:r>
          </m:e>
          <m:sup>
            <m:r>
              <m:rPr>
                <m:sty m:val="p"/>
              </m:rPr>
              <m:t>−</m:t>
            </m:r>
            <m:r>
              <m:t>1</m:t>
            </m:r>
          </m:sup>
        </m:sSup>
        <m:limLow>
          <m:e>
            <m:r>
              <m:t>v</m:t>
            </m:r>
          </m:e>
          <m:lim>
            <m:r>
              <m:rPr>
                <m:sty m:val="p"/>
              </m:rPr>
              <m:t>∼</m:t>
            </m:r>
          </m:lim>
        </m:limLow>
      </m:oMath>
      <w:del w:id="32641" w:author="PR Preview" w:date="2026-01-01T00:00:00Z">
        <w:r>
          <w:delText xml:space="preserve">. Then</w:delText>
        </w:r>
      </w:del>
    </w:p>
    <w:p>
      <w:pPr>
        <w:pStyle w:val="BodyText"/>
      </w:pPr>
      <m:oMathPara>
        <m:oMathParaPr>
          <m:jc m:val="center"/>
        </m:oMathParaPr>
        <m:oMath>
          <m:eqArr>
            <m:e>
              <m:r>
                <m:rPr>
                  <m:sty m:val="bi"/>
                </m:rPr>
                <m:t>B</m:t>
              </m:r>
              <m:limLow>
                <m:e>
                  <m:r>
                    <m:t>w</m:t>
                  </m:r>
                </m:e>
                <m:lim>
                  <m:r>
                    <m:rPr>
                      <m:sty m:val="p"/>
                    </m:rPr>
                    <m:t>∼</m:t>
                  </m:r>
                </m:lim>
              </m:limLow>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limLow>
                <m:e>
                  <m:r>
                    <m:t>v</m:t>
                  </m:r>
                </m:e>
                <m:lim>
                  <m:r>
                    <m:rPr>
                      <m:sty m:val="p"/>
                    </m:rPr>
                    <m:t>∼</m:t>
                  </m:r>
                </m:lim>
              </m:limLow>
              <m:r>
                <m:rPr>
                  <m:sty m:val="p"/>
                </m:rPr>
                <m:t>)</m:t>
              </m:r>
              <m:r>
                <m:t>&amp;</m:t>
              </m:r>
              <m:r>
                <m:t>&amp;</m:t>
              </m:r>
              <m:r>
                <m:rPr>
                  <m:nor/>
                  <m:sty m:val="p"/>
                </m:rPr>
                <m:t>(substitute </m:t>
              </m:r>
              <m:r>
                <m:rPr>
                  <m:sty m:val="bi"/>
                </m:rPr>
                <m:t>B</m:t>
              </m:r>
              <m:r>
                <m:rPr>
                  <m:nor/>
                  <m:sty m:val="p"/>
                </m:rPr>
                <m:t> and </m:t>
              </m:r>
              <m:limLow>
                <m:e>
                  <m:r>
                    <m:t>w</m:t>
                  </m:r>
                </m:e>
                <m:lim>
                  <m:r>
                    <m:rPr>
                      <m:sty m:val="p"/>
                    </m:rPr>
                    <m:t>∼</m:t>
                  </m:r>
                </m:lim>
              </m:limLow>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limLow>
                <m:e>
                  <m:r>
                    <m:t>v</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limLow>
                <m:e>
                  <m:r>
                    <m:t>v</m:t>
                  </m:r>
                </m:e>
                <m:lim>
                  <m:r>
                    <m:rPr>
                      <m:sty m:val="p"/>
                    </m:rPr>
                    <m:t>∼</m:t>
                  </m:r>
                </m:lim>
              </m:limLow>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limLow>
                <m:e>
                  <m:r>
                    <m:t>v</m:t>
                  </m:r>
                </m:e>
                <m:lim>
                  <m:r>
                    <m:rPr>
                      <m:sty m:val="p"/>
                    </m:rPr>
                    <m:t>∼</m:t>
                  </m:r>
                </m:lim>
              </m:limLow>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limLow>
                <m:e>
                  <m:r>
                    <m:t>v</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limLow>
                <m:e>
                  <m:r>
                    <m:t>v</m:t>
                  </m:r>
                </m:e>
                <m:lim>
                  <m:r>
                    <m:rPr>
                      <m:sty m:val="p"/>
                    </m:rPr>
                    <m:t>∼</m:t>
                  </m:r>
                </m:lim>
              </m:limLow>
              <m:r>
                <m:rPr>
                  <m:sty m:val="p"/>
                </m:rPr>
                <m:t>)</m:t>
              </m:r>
              <m:r>
                <m:t>&amp;</m:t>
              </m:r>
              <m:r>
                <m:t>&amp;</m:t>
              </m:r>
              <m:r>
                <m:rPr>
                  <m:nor/>
                  <m:sty m:val="p"/>
                </m:rPr>
                <m:t>(eigenvector)</m:t>
              </m:r>
            </m:e>
            <m:e>
              <m:r>
                <m:t>&amp;</m:t>
              </m:r>
              <m:r>
                <m:rPr>
                  <m:sty m:val="p"/>
                </m:rPr>
                <m:t>=</m:t>
              </m:r>
              <m:r>
                <m:t>λ</m:t>
              </m:r>
              <m:r>
                <m:t> </m:t>
              </m:r>
              <m:limLow>
                <m:e>
                  <m:r>
                    <m:t>w</m:t>
                  </m:r>
                </m:e>
                <m:lim>
                  <m:r>
                    <m:rPr>
                      <m:sty m:val="p"/>
                    </m:rPr>
                    <m:t>∼</m:t>
                  </m:r>
                </m:lim>
              </m:limLow>
              <m:r>
                <m:rPr>
                  <m:sty m:val="p"/>
                </m:rPr>
                <m:t>.</m:t>
              </m:r>
              <m:r>
                <m:t>&amp;</m:t>
              </m:r>
              <m:r>
                <m:t>&amp;</m:t>
              </m:r>
              <m:r>
                <m:rPr>
                  <m:nor/>
                  <m:sty m:val="p"/>
                </m:rPr>
                <m:t>(</m:t>
              </m:r>
              <m:r>
                <m:rPr>
                  <m:nor/>
                  <m:sty m:val="p"/>
                </m:rPr>
                <m:t>Theorem 93</m:t>
              </m:r>
              <m:r>
                <m:rPr>
                  <m:nor/>
                  <m:sty m:val="p"/>
                </m:rPr>
                <m:t>)</m:t>
              </m:r>
            </m:e>
          </m:eqArr>
        </m:oMath>
      </m:oMathPara>
    </w:p>
    <w:p>
      <w:pPr>
        <w:pStyle w:val="FirstParagraph"/>
      </w:pPr>
      <w:del w:id="32642" w:author="PR Preview" w:date="2026-01-01T00:00:00Z">
        <w:r>
          <w:delText xml:space="preserve">And</w:delText>
        </w:r>
      </w:del>
      <w:del w:id="32643" w:author="PR Preview" w:date="2026-01-01T00:00:00Z">
        <w:r>
          <w:delText xml:space="preserve"> </w:delText>
        </w:r>
      </w:del>
      <m:oMath>
        <m:limLow>
          <m:e>
            <m:r>
              <m:t>w</m:t>
            </m:r>
          </m:e>
          <m:lim>
            <m:r>
              <m:rPr>
                <m:sty m:val="p"/>
              </m:rPr>
              <m:t>∼</m:t>
            </m:r>
          </m:lim>
        </m:limLow>
        <m:r>
          <m:rPr>
            <m:sty m:val="p"/>
          </m:rPr>
          <m:t>≠</m:t>
        </m:r>
        <m:limLow>
          <m:e>
            <m:r>
              <m:t>0</m:t>
            </m:r>
          </m:e>
          <m:lim>
            <m:r>
              <m:rPr>
                <m:sty m:val="p"/>
              </m:rPr>
              <m:t>∼</m:t>
            </m:r>
          </m:lim>
        </m:limLow>
      </m:oMath>
      <w:del w:id="32644" w:author="PR Preview" w:date="2026-01-01T00:00:00Z">
        <w:r>
          <w:delText xml:space="preserve">: if</w:delText>
        </w:r>
      </w:del>
      <w:del w:id="32645" w:author="PR Preview" w:date="2026-01-01T00:00:00Z">
        <w:r>
          <w:delText xml:space="preserve"> </w:delText>
        </w:r>
      </w:del>
      <m:oMath>
        <m:limLow>
          <m:e>
            <m:r>
              <m:t>w</m:t>
            </m:r>
          </m:e>
          <m:lim>
            <m:r>
              <m:rPr>
                <m:sty m:val="p"/>
              </m:rPr>
              <m:t>∼</m:t>
            </m:r>
          </m:lim>
        </m:limLow>
        <m:r>
          <m:rPr>
            <m:sty m:val="p"/>
          </m:rPr>
          <m:t>=</m:t>
        </m:r>
        <m:limLow>
          <m:e>
            <m:r>
              <m:t>0</m:t>
            </m:r>
          </m:e>
          <m:lim>
            <m:r>
              <m:rPr>
                <m:sty m:val="p"/>
              </m:rPr>
              <m:t>∼</m:t>
            </m:r>
          </m:lim>
        </m:limLow>
      </m:oMath>
      <w:del w:id="32646" w:author="PR Preview" w:date="2026-01-01T00:00:00Z">
        <w:r>
          <w:delText xml:space="preserve">, then</w:delText>
        </w:r>
      </w:del>
    </w:p>
    <w:p>
      <w:pPr>
        <w:pStyle w:val="BodyText"/>
      </w:pPr>
      <m:oMathPara>
        <m:oMathParaPr>
          <m:jc m:val="center"/>
        </m:oMathParaPr>
        <m:oMath>
          <m:eqArr>
            <m:e>
              <m:limLow>
                <m:e>
                  <m:r>
                    <m:t>v</m:t>
                  </m:r>
                </m:e>
                <m:lim>
                  <m:r>
                    <m:rPr>
                      <m:sty m:val="p"/>
                    </m:rPr>
                    <m:t>∼</m:t>
                  </m:r>
                </m:lim>
              </m:limLow>
              <m:r>
                <m:t>&amp;</m:t>
              </m:r>
              <m:r>
                <m:rPr>
                  <m:sty m:val="p"/>
                </m:rPr>
                <m:t>=</m:t>
              </m:r>
              <m:sSub>
                <m:e>
                  <m:r>
                    <m:rPr>
                      <m:sty m:val="bi"/>
                    </m:rPr>
                    <m:t>I</m:t>
                  </m:r>
                </m:e>
                <m:sub>
                  <m:r>
                    <m:t>p</m:t>
                  </m:r>
                </m:sub>
              </m:sSub>
              <m:limLow>
                <m:e>
                  <m:r>
                    <m:t>v</m:t>
                  </m:r>
                </m:e>
                <m:lim>
                  <m:r>
                    <m:rPr>
                      <m:sty m:val="p"/>
                    </m:rPr>
                    <m:t>∼</m:t>
                  </m:r>
                </m:lim>
              </m:limLow>
            </m:e>
            <m:e>
              <m:r>
                <m:t>&amp;</m:t>
              </m:r>
              <m:r>
                <m:rPr>
                  <m:sty m:val="p"/>
                </m:rPr>
                <m:t>=</m:t>
              </m:r>
              <m:r>
                <m:rPr>
                  <m:sty m:val="bi"/>
                </m:rPr>
                <m:t>P</m:t>
              </m:r>
              <m:r>
                <m:t> </m:t>
              </m:r>
              <m:r>
                <m:rPr>
                  <m:sty m:val="p"/>
                </m:rPr>
                <m:t>(</m:t>
              </m:r>
              <m:sSup>
                <m:e>
                  <m:r>
                    <m:rPr>
                      <m:sty m:val="bi"/>
                    </m:rPr>
                    <m:t>P</m:t>
                  </m:r>
                </m:e>
                <m:sup>
                  <m:r>
                    <m:rPr>
                      <m:sty m:val="p"/>
                    </m:rPr>
                    <m:t>−</m:t>
                  </m:r>
                  <m:r>
                    <m:t>1</m:t>
                  </m:r>
                </m:sup>
              </m:sSup>
              <m:limLow>
                <m:e>
                  <m:r>
                    <m:t>v</m:t>
                  </m:r>
                </m:e>
                <m:lim>
                  <m:r>
                    <m:rPr>
                      <m:sty m:val="p"/>
                    </m:rPr>
                    <m:t>∼</m:t>
                  </m:r>
                </m:lim>
              </m:limLow>
              <m:r>
                <m:rPr>
                  <m:sty m:val="p"/>
                </m:rPr>
                <m:t>)</m:t>
              </m:r>
            </m:e>
            <m:e>
              <m:r>
                <m:t>&amp;</m:t>
              </m:r>
              <m:r>
                <m:rPr>
                  <m:sty m:val="p"/>
                </m:rPr>
                <m:t>=</m:t>
              </m:r>
              <m:r>
                <m:rPr>
                  <m:sty m:val="bi"/>
                </m:rPr>
                <m:t>P</m:t>
              </m:r>
              <m:r>
                <m:t> </m:t>
              </m:r>
              <m:limLow>
                <m:e>
                  <m:r>
                    <m:t>0</m:t>
                  </m:r>
                </m:e>
                <m:lim>
                  <m:r>
                    <m:rPr>
                      <m:sty m:val="p"/>
                    </m:rPr>
                    <m:t>∼</m:t>
                  </m:r>
                </m:lim>
              </m:limLow>
            </m:e>
            <m:e>
              <m:r>
                <m:t>&amp;</m:t>
              </m:r>
              <m:r>
                <m:rPr>
                  <m:sty m:val="p"/>
                </m:rPr>
                <m:t>=</m:t>
              </m:r>
              <m:limLow>
                <m:e>
                  <m:r>
                    <m:t>0</m:t>
                  </m:r>
                </m:e>
                <m:lim>
                  <m:r>
                    <m:rPr>
                      <m:sty m:val="p"/>
                    </m:rPr>
                    <m:t>∼</m:t>
                  </m:r>
                </m:lim>
              </m:limLow>
            </m:e>
          </m:eqArr>
        </m:oMath>
      </m:oMathPara>
    </w:p>
    <w:p>
      <w:pPr>
        <w:pStyle w:val="BodyText"/>
      </w:pPr>
      <w:ins w:id="32647" w:author="PR Preview" w:date="2026-01-01T00:00:00Z">
        <w:r>
          <w:rPr>
            <w:b/>
            <w:bCs/>
          </w:rPr>
          <w:t xml:space="preserve">Theorem 113 (Similar matrices have the same eigenvalues)</w:t>
        </w:r>
      </w:ins>
      <w:ins w:id="32648" w:author="PR Preview" w:date="2026-01-01T00:00:00Z">
        <w:r>
          <w:t xml:space="preserve"> </w:t>
        </w:r>
      </w:ins>
      <w:ins w:id="32649" w:author="PR Preview" w:date="2026-01-01T00:00:00Z">
        <w:r>
          <w:t xml:space="preserve">If</w:t>
        </w:r>
      </w:ins>
      <w:ins w:id="32650" w:author="PR Preview" w:date="2026-01-01T00:00:00Z">
        <w:r>
          <w:t xml:space="preserve"> </w:t>
        </w:r>
      </w:ins>
      <m:oMath>
        <m:r>
          <m:rPr>
            <m:sty m:val="bi"/>
          </m:rPr>
          <m:t>B</m:t>
        </m:r>
        <m:r>
          <m:rPr>
            <m:sty m:val="p"/>
          </m:rPr>
          <m:t>=</m:t>
        </m:r>
        <m:sSup>
          <m:e>
            <m:r>
              <m:rPr>
                <m:sty m:val="bi"/>
              </m:rPr>
              <m:t>P</m:t>
            </m:r>
          </m:e>
          <m:sup>
            <m:r>
              <m:rPr>
                <m:sty m:val="p"/>
              </m:rPr>
              <m:t>−</m:t>
            </m:r>
            <m:r>
              <m:t>1</m:t>
            </m:r>
          </m:sup>
        </m:sSup>
        <m:r>
          <m:rPr>
            <m:sty m:val="bi"/>
          </m:rPr>
          <m:t>A</m:t>
        </m:r>
        <m:r>
          <m:rPr>
            <m:sty m:val="bi"/>
          </m:rPr>
          <m:t>P</m:t>
        </m:r>
      </m:oMath>
      <w:ins w:id="32651" w:author="PR Preview" w:date="2026-01-01T00:00:00Z">
        <w:r>
          <w:t xml:space="preserve"> </w:t>
        </w:r>
      </w:ins>
      <w:ins w:id="32652" w:author="PR Preview" w:date="2026-01-01T00:00:00Z">
        <w:r>
          <w:t xml:space="preserve">(</w:t>
        </w:r>
      </w:ins>
      <w:hyperlink w:anchor="def-similar">
        <w:ins w:id="32653" w:author="PR Preview" w:date="2026-01-01T00:00:00Z">
          <w:r>
            <w:rPr>
              <w:rStyle w:val="Hyperlink"/>
            </w:rPr>
            <w:t xml:space="preserve">Definition 120</w:t>
          </w:r>
        </w:ins>
      </w:hyperlink>
      <w:ins w:id="32654" w:author="PR Preview" w:date="2026-01-01T00:00:00Z">
        <w:r>
          <w:t xml:space="preserve">),</w:t>
        </w:r>
      </w:ins>
      <w:ins w:id="32655" w:author="PR Preview" w:date="2026-01-01T00:00:00Z">
        <w:r>
          <w:t xml:space="preserve"> </w:t>
        </w:r>
      </w:ins>
      <w:ins w:id="32656" w:author="PR Preview" w:date="2026-01-01T00:00:00Z">
        <w:r>
          <w:t xml:space="preserve">then</w:t>
        </w:r>
      </w:ins>
      <w:ins w:id="32657" w:author="PR Preview" w:date="2026-01-01T00:00:00Z">
        <w:r>
          <w:t xml:space="preserve"> </w:t>
        </w:r>
      </w:ins>
      <w:ins w:id="32658" w:author="PR Preview" w:date="2026-01-01T00:00:00Z">
        <w:r>
          <w:t xml:space="preserve">$\mathord{\smash[b]{\underset{\raise.3ex\hbox{$\scriptstyle\sim$}}{v}}\vphantom{v}}$</w:t>
        </w:r>
      </w:ins>
      <w:ins w:id="32659" w:author="PR Preview" w:date="2026-01-01T00:00:00Z">
        <w:r>
          <w:t xml:space="preserve"> </w:t>
        </w:r>
      </w:ins>
      <w:ins w:id="32660" w:author="PR Preview" w:date="2026-01-01T00:00:00Z">
        <w:r>
          <w:t xml:space="preserve">is an eigenvector of</w:t>
        </w:r>
      </w:ins>
      <w:ins w:id="32661" w:author="PR Preview" w:date="2026-01-01T00:00:00Z">
        <w:r>
          <w:t xml:space="preserve"> </w:t>
        </w:r>
      </w:ins>
      <m:oMath>
        <m:r>
          <m:rPr>
            <m:sty m:val="bi"/>
          </m:rPr>
          <m:t>A</m:t>
        </m:r>
      </m:oMath>
      <w:ins w:id="32662" w:author="PR Preview" w:date="2026-01-01T00:00:00Z">
        <w:r>
          <w:t xml:space="preserve"> </w:t>
        </w:r>
      </w:ins>
      <w:ins w:id="32663" w:author="PR Preview" w:date="2026-01-01T00:00:00Z">
        <w:r>
          <w:t xml:space="preserve">for</w:t>
        </w:r>
      </w:ins>
      <w:ins w:id="32664" w:author="PR Preview" w:date="2026-01-01T00:00:00Z">
        <w:r>
          <w:t xml:space="preserve"> </w:t>
        </w:r>
      </w:ins>
      <m:oMath>
        <m:r>
          <m:t>λ</m:t>
        </m:r>
      </m:oMath>
      <w:ins w:id="32665" w:author="PR Preview" w:date="2026-01-01T00:00:00Z">
        <w:r>
          <w:t xml:space="preserve"> </w:t>
        </w:r>
      </w:ins>
      <w:ins w:id="32666" w:author="PR Preview" w:date="2026-01-01T00:00:00Z">
        <w:r>
          <w:t xml:space="preserve">exactly when</w:t>
        </w:r>
      </w:ins>
      <w:ins w:id="32667" w:author="PR Preview" w:date="2026-01-01T00:00:00Z">
        <w:r>
          <w:t xml:space="preserve"> </w:t>
        </w:r>
      </w:ins>
      <w:ins w:id="32668" w:author="PR Preview" w:date="2026-01-01T00:00:00Z">
        <w:r>
          <w:t xml:space="preserve">$\mathbf{P}^{-1} \mathord{\smash[b]{\underset{\raise.3ex\hbox{$\scriptstyle\sim$}}{v}}\vphantom{v}}$</w:t>
        </w:r>
      </w:ins>
      <w:ins w:id="32669" w:author="PR Preview" w:date="2026-01-01T00:00:00Z">
        <w:r>
          <w:t xml:space="preserve"> </w:t>
        </w:r>
      </w:ins>
      <w:ins w:id="32670" w:author="PR Preview" w:date="2026-01-01T00:00:00Z">
        <w:r>
          <w:t xml:space="preserve">is an eigenvector of</w:t>
        </w:r>
      </w:ins>
      <w:ins w:id="32671" w:author="PR Preview" w:date="2026-01-01T00:00:00Z">
        <w:r>
          <w:t xml:space="preserve"> </w:t>
        </w:r>
      </w:ins>
      <m:oMath>
        <m:r>
          <m:rPr>
            <m:sty m:val="bi"/>
          </m:rPr>
          <m:t>B</m:t>
        </m:r>
      </m:oMath>
      <w:ins w:id="32672" w:author="PR Preview" w:date="2026-01-01T00:00:00Z">
        <w:r>
          <w:t xml:space="preserve"> </w:t>
        </w:r>
      </w:ins>
      <w:ins w:id="32673" w:author="PR Preview" w:date="2026-01-01T00:00:00Z">
        <w:r>
          <w:t xml:space="preserve">for</w:t>
        </w:r>
      </w:ins>
      <w:ins w:id="32674" w:author="PR Preview" w:date="2026-01-01T00:00:00Z">
        <w:r>
          <w:t xml:space="preserve"> </w:t>
        </w:r>
      </w:ins>
      <m:oMath>
        <m:r>
          <m:t>λ</m:t>
        </m:r>
      </m:oMath>
      <w:ins w:id="32675" w:author="PR Preview" w:date="2026-01-01T00:00:00Z">
        <w:r>
          <w:t xml:space="preserve">.</w:t>
        </w:r>
      </w:ins>
      <w:ins w:id="32676" w:author="PR Preview" w:date="2026-01-01T00:00:00Z">
        <w:r>
          <w:t xml:space="preserve"> </w:t>
        </w:r>
      </w:ins>
      <w:ins w:id="32677" w:author="PR Preview" w:date="2026-01-01T00:00:00Z">
        <w:r>
          <w:t xml:space="preserve">So</w:t>
        </w:r>
      </w:ins>
      <w:ins w:id="32678" w:author="PR Preview" w:date="2026-01-01T00:00:00Z">
        <w:r>
          <w:t xml:space="preserve"> </w:t>
        </w:r>
      </w:ins>
      <m:oMath>
        <m:r>
          <m:rPr>
            <m:sty m:val="bi"/>
          </m:rPr>
          <m:t>A</m:t>
        </m:r>
      </m:oMath>
      <w:ins w:id="32679" w:author="PR Preview" w:date="2026-01-01T00:00:00Z">
        <w:r>
          <w:t xml:space="preserve"> </w:t>
        </w:r>
      </w:ins>
      <w:ins w:id="32680" w:author="PR Preview" w:date="2026-01-01T00:00:00Z">
        <w:r>
          <w:t xml:space="preserve">and</w:t>
        </w:r>
      </w:ins>
      <w:ins w:id="32681" w:author="PR Preview" w:date="2026-01-01T00:00:00Z">
        <w:r>
          <w:t xml:space="preserve"> </w:t>
        </w:r>
      </w:ins>
      <m:oMath>
        <m:r>
          <m:rPr>
            <m:sty m:val="bi"/>
          </m:rPr>
          <m:t>B</m:t>
        </m:r>
      </m:oMath>
      <w:ins w:id="32682" w:author="PR Preview" w:date="2026-01-01T00:00:00Z">
        <w:r>
          <w:t xml:space="preserve"> </w:t>
        </w:r>
      </w:ins>
      <w:ins w:id="32683" w:author="PR Preview" w:date="2026-01-01T00:00:00Z">
        <w:r>
          <w:t xml:space="preserve">have the same eigenvalues.</w:t>
        </w:r>
      </w:ins>
    </w:p>
    <w:bookmarkEnd w:id="638"/>
    <w:p>
      <w:pPr>
        <w:pStyle w:val="BodyText"/>
      </w:pPr>
      <w:ins w:id="32684" w:author="PR Preview" w:date="2026-01-01T00:00:00Z">
        <w:r>
          <w:rPr>
            <w:i/>
            <w:iCs/>
          </w:rPr>
          <w:t xml:space="preserve">Proof</w:t>
        </w:r>
      </w:ins>
      <w:ins w:id="32685" w:author="PR Preview" w:date="2026-01-01T00:00:00Z">
        <w:r>
          <w:t xml:space="preserve">. </w:t>
        </w:r>
      </w:ins>
      <w:ins w:id="32686" w:author="PR Preview" w:date="2026-01-01T00:00:00Z">
        <w:r>
          <w:rPr>
            <w:b/>
            <w:bCs/>
          </w:rPr>
          <w:t xml:space="preserve">From</w:t>
        </w:r>
      </w:ins>
      <w:ins w:id="32687" w:author="PR Preview" w:date="2026-01-01T00:00:00Z">
        <w:r>
          <w:rPr>
            <w:b/>
            <w:bCs/>
          </w:rPr>
          <w:t xml:space="preserve"> </w:t>
        </w:r>
      </w:ins>
      <m:oMath>
        <m:r>
          <m:rPr>
            <m:sty m:val="bi"/>
          </m:rPr>
          <m:t>A</m:t>
        </m:r>
      </m:oMath>
      <w:ins w:id="32688" w:author="PR Preview" w:date="2026-01-01T00:00:00Z">
        <w:r>
          <w:rPr>
            <w:b/>
            <w:bCs/>
          </w:rPr>
          <w:t xml:space="preserve"> </w:t>
        </w:r>
      </w:ins>
      <w:ins w:id="32689" w:author="PR Preview" w:date="2026-01-01T00:00:00Z">
        <w:r>
          <w:rPr>
            <w:b/>
            <w:bCs/>
          </w:rPr>
          <w:t xml:space="preserve">to</w:t>
        </w:r>
      </w:ins>
      <w:ins w:id="32690" w:author="PR Preview" w:date="2026-01-01T00:00:00Z">
        <w:r>
          <w:rPr>
            <w:b/>
            <w:bCs/>
          </w:rPr>
          <w:t xml:space="preserve"> </w:t>
        </w:r>
      </w:ins>
      <m:oMath>
        <m:r>
          <m:rPr>
            <m:sty m:val="bi"/>
          </m:rPr>
          <m:t>B</m:t>
        </m:r>
      </m:oMath>
      <w:ins w:id="32691" w:author="PR Preview" w:date="2026-01-01T00:00:00Z">
        <w:r>
          <w:rPr>
            <w:b/>
            <w:bCs/>
          </w:rPr>
          <w:t xml:space="preserve">.</w:t>
        </w:r>
      </w:ins>
      <w:ins w:id="32692" w:author="PR Preview" w:date="2026-01-01T00:00:00Z">
        <w:r>
          <w:t xml:space="preserve"> </w:t>
        </w:r>
      </w:ins>
      <w:ins w:id="32693" w:author="PR Preview" w:date="2026-01-01T00:00:00Z">
        <w:r>
          <w:t xml:space="preserve">Let</w:t>
        </w:r>
      </w:ins>
      <w:ins w:id="32694" w:author="PR Preview" w:date="2026-01-01T00:00:00Z">
        <w:r>
          <w:t xml:space="preserve"> </w:t>
        </w:r>
      </w:ins>
      <w:ins w:id="32695" w:author="PR Preview" w:date="2026-01-01T00:00:00Z">
        <w:r>
          <w:t xml:space="preserve">$\mathbf{A} \mathord{\smash[b]{\underset{\raise.3ex\hbox{$\scriptstyle\sim$}}{v}}\vphantom{v}} = \lambda\mathord{\smash[b]{\underset{\raise.3ex\hbox{$\scriptstyle\sim$}}{v}}\vphantom{v}}$</w:t>
        </w:r>
      </w:ins>
      <w:ins w:id="32696" w:author="PR Preview" w:date="2026-01-01T00:00:00Z">
        <w:r>
          <w:t xml:space="preserve"> </w:t>
        </w:r>
      </w:ins>
      <w:ins w:id="32697" w:author="PR Preview" w:date="2026-01-01T00:00:00Z">
        <w:r>
          <w:t xml:space="preserve">with</w:t>
        </w:r>
      </w:ins>
      <w:ins w:id="32698" w:author="PR Preview" w:date="2026-01-01T00:00:00Z">
        <w:r>
          <w:t xml:space="preserve"> </w:t>
        </w:r>
      </w:ins>
      <w:ins w:id="32699" w:author="PR Preview" w:date="2026-01-01T00:00:00Z">
        <w:r>
          <w:t xml:space="preserve">$\mathord{\smash[b]{\underset{\raise.3ex\hbox{$\scriptstyle\sim$}}{v}}\vphantom{v}} \ne \mathord{\smash[b]{\underset{\raise.3ex\hbox{$\scriptstyle\sim$}}{0}}\vphantom{0}}$</w:t>
        </w:r>
      </w:ins>
      <w:ins w:id="32700" w:author="PR Preview" w:date="2026-01-01T00:00:00Z">
        <w:r>
          <w:t xml:space="preserve">, and</w:t>
        </w:r>
      </w:ins>
      <w:ins w:id="32701" w:author="PR Preview" w:date="2026-01-01T00:00:00Z">
        <w:r>
          <w:t xml:space="preserve"> </w:t>
        </w:r>
      </w:ins>
      <w:ins w:id="32702" w:author="PR Preview" w:date="2026-01-01T00:00:00Z">
        <w:r>
          <w:t xml:space="preserve">$\mathord{\smash[b]{\underset{\raise.3ex\hbox{$\scriptstyle\sim$}}{w}}\vphantom{w}} = \mathbf{P}^{-1} \mathord{\smash[b]{\underset{\raise.3ex\hbox{$\scriptstyle\sim$}}{v}}\vphantom{v}}$</w:t>
        </w:r>
      </w:ins>
      <w:ins w:id="32703" w:author="PR Preview" w:date="2026-01-01T00:00:00Z">
        <w:r>
          <w:t xml:space="preserve">. Then</w:t>
        </w:r>
      </w:ins>
    </w:p>
    <w:p>
      <w:pPr>
        <w:pStyle w:val="BodyText"/>
      </w:pPr>
      <w:ins w:id="32704" w:author="PR Preview" w:date="2026-01-01T00:00:00Z">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\text{(}\text{Theorem~10}\text{)}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\text{(}\text{Theorem~94}\text{)}
    \end{aligned}
    $$</w:t>
        </w:r>
      </w:ins>
    </w:p>
    <w:p>
      <w:pPr>
        <w:pStyle w:val="FirstParagraph"/>
      </w:pPr>
      <w:ins w:id="32705" w:author="PR Preview" w:date="2026-01-01T00:00:00Z">
        <w:r>
          <w:t xml:space="preserve">And</w:t>
        </w:r>
      </w:ins>
      <w:ins w:id="32706" w:author="PR Preview" w:date="2026-01-01T00:00:00Z">
        <w:r>
          <w:t xml:space="preserve"> </w:t>
        </w:r>
      </w:ins>
      <w:ins w:id="32707" w:author="PR Preview" w:date="2026-01-01T00:00:00Z">
        <w:r>
          <w:t xml:space="preserve">$\mathord{\smash[b]{\underset{\raise.3ex\hbox{$\scriptstyle\sim$}}{w}}\vphantom{w}} \ne \mathord{\smash[b]{\underset{\raise.3ex\hbox{$\scriptstyle\sim$}}{0}}\vphantom{0}}$</w:t>
        </w:r>
      </w:ins>
      <w:ins w:id="32708" w:author="PR Preview" w:date="2026-01-01T00:00:00Z">
        <w:r>
          <w:t xml:space="preserve">: if</w:t>
        </w:r>
      </w:ins>
      <w:ins w:id="32709" w:author="PR Preview" w:date="2026-01-01T00:00:00Z">
        <w:r>
          <w:t xml:space="preserve"> </w:t>
        </w:r>
      </w:ins>
      <w:ins w:id="32710" w:author="PR Preview" w:date="2026-01-01T00:00:00Z">
        <w:r>
          <w:t xml:space="preserve">$\mathord{\smash[b]{\underset{\raise.3ex\hbox{$\scriptstyle\sim$}}{w}}\vphantom{w}} = \mathord{\smash[b]{\underset{\raise.3ex\hbox{$\scriptstyle\sim$}}{0}}\vphantom{0}}$</w:t>
        </w:r>
      </w:ins>
      <w:ins w:id="32711" w:author="PR Preview" w:date="2026-01-01T00:00:00Z">
        <w:r>
          <w:t xml:space="preserve">, then</w:t>
        </w:r>
      </w:ins>
    </w:p>
    <w:p>
      <w:pPr>
        <w:pStyle w:val="BodyText"/>
      </w:pPr>
      <w:ins w:id="32712" w:author="PR Preview" w:date="2026-01-01T00:00:00Z">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ins>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del w:id="32713" w:author="PR Preview" w:date="2026-01-01T00:00:00Z">
        <w:r>
          <w:rPr>
            <w:b/>
            <w:bCs/>
          </w:rPr>
          <w:delText xml:space="preserve">From</w:delText>
        </w:r>
      </w:del>
      <w:del w:id="32714" w:author="PR Preview" w:date="2026-01-01T00:00:00Z">
        <w:r>
          <w:rPr>
            <w:b/>
            <w:bCs/>
          </w:rPr>
          <w:delText xml:space="preserve"> </w:delText>
        </w:r>
      </w:del>
      <m:oMath>
        <m:r>
          <m:rPr>
            <m:sty m:val="bi"/>
          </m:rPr>
          <m:t>B</m:t>
        </m:r>
      </m:oMath>
      <w:del w:id="32715" w:author="PR Preview" w:date="2026-01-01T00:00:00Z">
        <w:r>
          <w:rPr>
            <w:b/>
            <w:bCs/>
          </w:rPr>
          <w:delText xml:space="preserve"> </w:delText>
        </w:r>
      </w:del>
      <w:del w:id="32716" w:author="PR Preview" w:date="2026-01-01T00:00:00Z">
        <w:r>
          <w:rPr>
            <w:b/>
            <w:bCs/>
          </w:rPr>
          <w:delText xml:space="preserve">to</w:delText>
        </w:r>
      </w:del>
      <w:del w:id="32717" w:author="PR Preview" w:date="2026-01-01T00:00:00Z">
        <w:r>
          <w:rPr>
            <w:b/>
            <w:bCs/>
          </w:rPr>
          <w:delText xml:space="preserve"> </w:delText>
        </w:r>
      </w:del>
      <m:oMath>
        <m:r>
          <m:rPr>
            <m:sty m:val="bi"/>
          </m:rPr>
          <m:t>A</m:t>
        </m:r>
      </m:oMath>
      <w:del w:id="32718" w:author="PR Preview" w:date="2026-01-01T00:00:00Z">
        <w:r>
          <w:rPr>
            <w:b/>
            <w:bCs/>
          </w:rPr>
          <w:delText xml:space="preserve">.</w:delText>
        </w:r>
      </w:del>
      <w:del w:id="32719" w:author="PR Preview" w:date="2026-01-01T00:00:00Z">
        <w:r>
          <w:delText xml:space="preserve"> </w:delText>
        </w:r>
      </w:del>
      <w:del w:id="32720" w:author="PR Preview" w:date="2026-01-01T00:00:00Z">
        <w:r>
          <w:delText xml:space="preserve">By</w:delText>
        </w:r>
      </w:del>
      <w:del w:id="32721" w:author="PR Preview" w:date="2026-01-01T00:00:00Z">
        <w:r>
          <w:delText xml:space="preserve"> </w:delText>
        </w:r>
      </w:del>
      <w:hyperlink w:anchor="rem-similar-both-ways">
        <w:del w:id="32722" w:author="PR Preview" w:date="2026-01-01T00:00:00Z">
          <w:r>
            <w:rPr>
              <w:rStyle w:val="Hyperlink"/>
            </w:rPr>
            <w:delText xml:space="preserve">Remark 49</w:delText>
          </w:r>
        </w:del>
      </w:hyperlink>
      <w:del w:id="32723" w:author="PR Preview" w:date="2026-01-01T00:00:00Z">
        <w:r>
          <w:delText xml:space="preserve">,</w:delText>
        </w:r>
      </w:del>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del w:id="32724" w:author="PR Preview" w:date="2026-01-01T00:00:00Z">
        <w:r>
          <w:delText xml:space="preserve">so the first part, with</w:delText>
        </w:r>
      </w:del>
      <w:del w:id="32725" w:author="PR Preview" w:date="2026-01-01T00:00:00Z">
        <w:r>
          <w:delText xml:space="preserve"> </w:delText>
        </w:r>
      </w:del>
      <m:oMath>
        <m:sSup>
          <m:e>
            <m:r>
              <m:rPr>
                <m:sty m:val="bi"/>
              </m:rPr>
              <m:t>P</m:t>
            </m:r>
          </m:e>
          <m:sup>
            <m:r>
              <m:rPr>
                <m:sty m:val="p"/>
              </m:rPr>
              <m:t>−</m:t>
            </m:r>
            <m:r>
              <m:t>1</m:t>
            </m:r>
          </m:sup>
        </m:sSup>
      </m:oMath>
      <w:del w:id="32726" w:author="PR Preview" w:date="2026-01-01T00:00:00Z">
        <w:r>
          <w:delText xml:space="preserve"> </w:delText>
        </w:r>
      </w:del>
      <w:del w:id="32727" w:author="PR Preview" w:date="2026-01-01T00:00:00Z">
        <w:r>
          <w:delText xml:space="preserve">in place of</w:delText>
        </w:r>
      </w:del>
      <w:del w:id="32728" w:author="PR Preview" w:date="2026-01-01T00:00:00Z">
        <w:r>
          <w:delText xml:space="preserve"> </w:delText>
        </w:r>
      </w:del>
      <m:oMath>
        <m:r>
          <m:rPr>
            <m:sty m:val="bi"/>
          </m:rPr>
          <m:t>P</m:t>
        </m:r>
      </m:oMath>
      <w:del w:id="32729" w:author="PR Preview" w:date="2026-01-01T00:00:00Z">
        <w:r>
          <w:delText xml:space="preserve"> </w:delText>
        </w:r>
      </w:del>
      <w:del w:id="32730" w:author="PR Preview" w:date="2026-01-01T00:00:00Z">
        <w:r>
          <w:delText xml:space="preserve">and the roles of</w:delText>
        </w:r>
      </w:del>
      <w:del w:id="32731" w:author="PR Preview" w:date="2026-01-01T00:00:00Z">
        <w:r>
          <w:delText xml:space="preserve"> </w:delText>
        </w:r>
      </w:del>
      <m:oMath>
        <m:r>
          <m:rPr>
            <m:sty m:val="bi"/>
          </m:rPr>
          <m:t>A</m:t>
        </m:r>
      </m:oMath>
      <w:del w:id="32732" w:author="PR Preview" w:date="2026-01-01T00:00:00Z">
        <w:r>
          <w:delText xml:space="preserve"> </w:delText>
        </w:r>
      </w:del>
      <w:del w:id="32733" w:author="PR Preview" w:date="2026-01-01T00:00:00Z">
        <w:r>
          <w:delText xml:space="preserve">and</w:delText>
        </w:r>
      </w:del>
      <w:del w:id="32734" w:author="PR Preview" w:date="2026-01-01T00:00:00Z">
        <w:r>
          <w:delText xml:space="preserve"> </w:delText>
        </w:r>
      </w:del>
      <m:oMath>
        <m:r>
          <m:rPr>
            <m:sty m:val="bi"/>
          </m:rPr>
          <m:t>B</m:t>
        </m:r>
      </m:oMath>
      <w:del w:id="32735" w:author="PR Preview" w:date="2026-01-01T00:00:00Z">
        <w:r>
          <w:delText xml:space="preserve"> </w:delText>
        </w:r>
      </w:del>
      <w:del w:id="32736" w:author="PR Preview" w:date="2026-01-01T00:00:00Z">
        <w:r>
          <w:delText xml:space="preserve">exchanged,</w:delText>
        </w:r>
      </w:del>
      <w:del w:id="32737" w:author="PR Preview" w:date="2026-01-01T00:00:00Z">
        <w:r>
          <w:delText xml:space="preserve"> </w:delText>
        </w:r>
      </w:del>
      <w:del w:id="32738" w:author="PR Preview" w:date="2026-01-01T00:00:00Z">
        <w:r>
          <w:delText xml:space="preserve">shows that if</w:delText>
        </w:r>
      </w:del>
      <w:del w:id="32739" w:author="PR Preview" w:date="2026-01-01T00:00:00Z">
        <w:r>
          <w:delText xml:space="preserve"> </w:delText>
        </w:r>
      </w:del>
      <m:oMath>
        <m:limLow>
          <m:e>
            <m:r>
              <m:t>w</m:t>
            </m:r>
          </m:e>
          <m:lim>
            <m:r>
              <m:rPr>
                <m:sty m:val="p"/>
              </m:rPr>
              <m:t>∼</m:t>
            </m:r>
          </m:lim>
        </m:limLow>
        <m:r>
          <m:rPr>
            <m:sty m:val="p"/>
          </m:rPr>
          <m:t>=</m:t>
        </m:r>
        <m:sSup>
          <m:e>
            <m:r>
              <m:rPr>
                <m:sty m:val="bi"/>
              </m:rPr>
              <m:t>P</m:t>
            </m:r>
          </m:e>
          <m:sup>
            <m:r>
              <m:rPr>
                <m:sty m:val="p"/>
              </m:rPr>
              <m:t>−</m:t>
            </m:r>
            <m:r>
              <m:t>1</m:t>
            </m:r>
          </m:sup>
        </m:sSup>
        <m:limLow>
          <m:e>
            <m:r>
              <m:t>v</m:t>
            </m:r>
          </m:e>
          <m:lim>
            <m:r>
              <m:rPr>
                <m:sty m:val="p"/>
              </m:rPr>
              <m:t>∼</m:t>
            </m:r>
          </m:lim>
        </m:limLow>
      </m:oMath>
      <w:del w:id="32740" w:author="PR Preview" w:date="2026-01-01T00:00:00Z">
        <w:r>
          <w:delText xml:space="preserve"> </w:delText>
        </w:r>
      </w:del>
      <w:del w:id="32741" w:author="PR Preview" w:date="2026-01-01T00:00:00Z">
        <w:r>
          <w:delText xml:space="preserve">is an eigenvector of</w:delText>
        </w:r>
      </w:del>
      <w:del w:id="32742" w:author="PR Preview" w:date="2026-01-01T00:00:00Z">
        <w:r>
          <w:delText xml:space="preserve"> </w:delText>
        </w:r>
      </w:del>
      <m:oMath>
        <m:r>
          <m:rPr>
            <m:sty m:val="bi"/>
          </m:rPr>
          <m:t>B</m:t>
        </m:r>
      </m:oMath>
      <w:del w:id="32743" w:author="PR Preview" w:date="2026-01-01T00:00:00Z">
        <w:r>
          <w:delText xml:space="preserve"> </w:delText>
        </w:r>
      </w:del>
      <w:del w:id="32744" w:author="PR Preview" w:date="2026-01-01T00:00:00Z">
        <w:r>
          <w:delText xml:space="preserve">for</w:delText>
        </w:r>
      </w:del>
      <w:del w:id="32745" w:author="PR Preview" w:date="2026-01-01T00:00:00Z">
        <w:r>
          <w:delText xml:space="preserve"> </w:delText>
        </w:r>
      </w:del>
      <m:oMath>
        <m:r>
          <m:t>λ</m:t>
        </m:r>
      </m:oMath>
      <w:del w:id="32746" w:author="PR Preview" w:date="2026-01-01T00:00:00Z">
        <w:r>
          <w:delText xml:space="preserve">,</w:delText>
        </w:r>
      </w:del>
      <w:del w:id="32747" w:author="PR Preview" w:date="2026-01-01T00:00:00Z">
        <w:r>
          <w:delText xml:space="preserve"> </w:delText>
        </w:r>
      </w:del>
      <w:del w:id="32748" w:author="PR Preview" w:date="2026-01-01T00:00:00Z">
        <w:r>
          <w:delText xml:space="preserve">then</w:delText>
        </w:r>
      </w:del>
      <w:del w:id="32749" w:author="PR Preview" w:date="2026-01-01T00:00:00Z">
        <w:r>
          <w:delText xml:space="preserve"> </w:delText>
        </w:r>
      </w:del>
      <m:oMath>
        <m:r>
          <m:rPr>
            <m:sty m:val="bi"/>
          </m:rPr>
          <m:t>P</m:t>
        </m:r>
        <m:limLow>
          <m:e>
            <m:r>
              <m:t>w</m:t>
            </m:r>
          </m:e>
          <m:lim>
            <m:r>
              <m:rPr>
                <m:sty m:val="p"/>
              </m:rPr>
              <m:t>∼</m:t>
            </m:r>
          </m:lim>
        </m:limLow>
      </m:oMath>
      <w:del w:id="32750" w:author="PR Preview" w:date="2026-01-01T00:00:00Z">
        <w:r>
          <w:delText xml:space="preserve"> </w:delText>
        </w:r>
      </w:del>
      <w:del w:id="32751" w:author="PR Preview" w:date="2026-01-01T00:00:00Z">
        <w:r>
          <w:delText xml:space="preserve">is an eigenvector of</w:delText>
        </w:r>
      </w:del>
      <w:del w:id="32752" w:author="PR Preview" w:date="2026-01-01T00:00:00Z">
        <w:r>
          <w:delText xml:space="preserve"> </w:delText>
        </w:r>
      </w:del>
      <m:oMath>
        <m:r>
          <m:rPr>
            <m:sty m:val="bi"/>
          </m:rPr>
          <m:t>A</m:t>
        </m:r>
      </m:oMath>
      <w:del w:id="32753" w:author="PR Preview" w:date="2026-01-01T00:00:00Z">
        <w:r>
          <w:delText xml:space="preserve"> </w:delText>
        </w:r>
      </w:del>
      <w:del w:id="32754" w:author="PR Preview" w:date="2026-01-01T00:00:00Z">
        <w:r>
          <w:delText xml:space="preserve">for</w:delText>
        </w:r>
      </w:del>
      <w:del w:id="32755" w:author="PR Preview" w:date="2026-01-01T00:00:00Z">
        <w:r>
          <w:delText xml:space="preserve"> </w:delText>
        </w:r>
      </w:del>
      <m:oMath>
        <m:r>
          <m:t>λ</m:t>
        </m:r>
      </m:oMath>
      <w:del w:id="32756" w:author="PR Preview" w:date="2026-01-01T00:00:00Z">
        <w:r>
          <w:delText xml:space="preserve">;</w:delText>
        </w:r>
      </w:del>
      <w:del w:id="32757" w:author="PR Preview" w:date="2026-01-01T00:00:00Z">
        <w:r>
          <w:delText xml:space="preserve"> </w:delText>
        </w:r>
      </w:del>
      <w:del w:id="32758" w:author="PR Preview" w:date="2026-01-01T00:00:00Z">
        <w:r>
          <w:delText xml:space="preserve">and</w:delText>
        </w:r>
      </w:del>
    </w:p>
    <w:p>
      <w:pPr>
        <w:pStyle w:val="BodyText"/>
      </w:pPr>
      <m:oMathPara>
        <m:oMathParaPr>
          <m:jc m:val="center"/>
        </m:oMathParaPr>
        <m:oMath>
          <m:eqArr>
            <m:e>
              <m:r>
                <m:rPr>
                  <m:sty m:val="bi"/>
                </m:rPr>
                <m:t>P</m:t>
              </m:r>
              <m:limLow>
                <m:e>
                  <m:r>
                    <m:t>w</m:t>
                  </m:r>
                </m:e>
                <m:lim>
                  <m:r>
                    <m:rPr>
                      <m:sty m:val="p"/>
                    </m:rPr>
                    <m:t>∼</m:t>
                  </m:r>
                </m:lim>
              </m:limLow>
              <m:r>
                <m:t>&amp;</m:t>
              </m:r>
              <m:r>
                <m:rPr>
                  <m:sty m:val="p"/>
                </m:rPr>
                <m:t>=</m:t>
              </m:r>
              <m:r>
                <m:rPr>
                  <m:sty m:val="bi"/>
                </m:rPr>
                <m:t>P</m:t>
              </m:r>
              <m:sSup>
                <m:e>
                  <m:r>
                    <m:rPr>
                      <m:sty m:val="bi"/>
                    </m:rPr>
                    <m:t>P</m:t>
                  </m:r>
                </m:e>
                <m:sup>
                  <m:r>
                    <m:rPr>
                      <m:sty m:val="p"/>
                    </m:rPr>
                    <m:t>−</m:t>
                  </m:r>
                  <m:r>
                    <m:t>1</m:t>
                  </m:r>
                </m:sup>
              </m:sSup>
              <m:limLow>
                <m:e>
                  <m:r>
                    <m:t>v</m:t>
                  </m:r>
                </m:e>
                <m:lim>
                  <m:r>
                    <m:rPr>
                      <m:sty m:val="p"/>
                    </m:rPr>
                    <m:t>∼</m:t>
                  </m:r>
                </m:lim>
              </m:limLow>
            </m:e>
            <m:e>
              <m:r>
                <m:t>&amp;</m:t>
              </m:r>
              <m:r>
                <m:rPr>
                  <m:sty m:val="p"/>
                </m:rPr>
                <m:t>=</m:t>
              </m:r>
              <m:limLow>
                <m:e>
                  <m:r>
                    <m:t>v</m:t>
                  </m:r>
                </m:e>
                <m:lim>
                  <m:r>
                    <m:rPr>
                      <m:sty m:val="p"/>
                    </m:rPr>
                    <m:t>∼</m:t>
                  </m:r>
                </m:lim>
              </m:limLow>
            </m:e>
          </m:eqArr>
        </m:oMath>
      </m:oMathPara>
    </w:p>
    <w:p>
      <w:pPr>
        <w:pStyle w:val="BodyText"/>
      </w:pPr>
      <w:ins w:id="32759" w:author="PR Preview" w:date="2026-01-01T00:00:00Z">
        <w:r>
          <w:rPr>
            <w:b/>
            <w:bCs/>
          </w:rPr>
          <w:t xml:space="preserve">From</w:t>
        </w:r>
      </w:ins>
      <w:ins w:id="32760" w:author="PR Preview" w:date="2026-01-01T00:00:00Z">
        <w:r>
          <w:rPr>
            <w:b/>
            <w:bCs/>
          </w:rPr>
          <w:t xml:space="preserve"> </w:t>
        </w:r>
      </w:ins>
      <m:oMath>
        <m:r>
          <m:rPr>
            <m:sty m:val="bi"/>
          </m:rPr>
          <m:t>B</m:t>
        </m:r>
      </m:oMath>
      <w:ins w:id="32761" w:author="PR Preview" w:date="2026-01-01T00:00:00Z">
        <w:r>
          <w:rPr>
            <w:b/>
            <w:bCs/>
          </w:rPr>
          <w:t xml:space="preserve"> </w:t>
        </w:r>
      </w:ins>
      <w:ins w:id="32762" w:author="PR Preview" w:date="2026-01-01T00:00:00Z">
        <w:r>
          <w:rPr>
            <w:b/>
            <w:bCs/>
          </w:rPr>
          <w:t xml:space="preserve">to</w:t>
        </w:r>
      </w:ins>
      <w:ins w:id="32763" w:author="PR Preview" w:date="2026-01-01T00:00:00Z">
        <w:r>
          <w:rPr>
            <w:b/>
            <w:bCs/>
          </w:rPr>
          <w:t xml:space="preserve"> </w:t>
        </w:r>
      </w:ins>
      <m:oMath>
        <m:r>
          <m:rPr>
            <m:sty m:val="bi"/>
          </m:rPr>
          <m:t>A</m:t>
        </m:r>
      </m:oMath>
      <w:ins w:id="32764" w:author="PR Preview" w:date="2026-01-01T00:00:00Z">
        <w:r>
          <w:rPr>
            <w:b/>
            <w:bCs/>
          </w:rPr>
          <w:t xml:space="preserve">.</w:t>
        </w:r>
      </w:ins>
      <w:ins w:id="32765" w:author="PR Preview" w:date="2026-01-01T00:00:00Z">
        <w:r>
          <w:t xml:space="preserve"> </w:t>
        </w:r>
      </w:ins>
      <w:ins w:id="32766" w:author="PR Preview" w:date="2026-01-01T00:00:00Z">
        <w:r>
          <w:t xml:space="preserve">By</w:t>
        </w:r>
      </w:ins>
      <w:ins w:id="32767" w:author="PR Preview" w:date="2026-01-01T00:00:00Z">
        <w:r>
          <w:t xml:space="preserve"> </w:t>
        </w:r>
      </w:ins>
      <w:hyperlink w:anchor="rem-similar-both-ways">
        <w:ins w:id="32768" w:author="PR Preview" w:date="2026-01-01T00:00:00Z">
          <w:r>
            <w:rPr>
              <w:rStyle w:val="Hyperlink"/>
            </w:rPr>
            <w:t xml:space="preserve">Remark 50</w:t>
          </w:r>
        </w:ins>
      </w:hyperlink>
      <w:ins w:id="32769" w:author="PR Preview" w:date="2026-01-01T00:00:00Z">
        <w:r>
          <w:t xml:space="preserve">,</w:t>
        </w:r>
      </w:ins>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ins w:id="32770" w:author="PR Preview" w:date="2026-01-01T00:00:00Z">
        <w:r>
          <w:t xml:space="preserve">so the first part, with</w:t>
        </w:r>
      </w:ins>
      <w:ins w:id="32771" w:author="PR Preview" w:date="2026-01-01T00:00:00Z">
        <w:r>
          <w:t xml:space="preserve"> </w:t>
        </w:r>
      </w:ins>
      <m:oMath>
        <m:sSup>
          <m:e>
            <m:r>
              <m:rPr>
                <m:sty m:val="bi"/>
              </m:rPr>
              <m:t>P</m:t>
            </m:r>
          </m:e>
          <m:sup>
            <m:r>
              <m:rPr>
                <m:sty m:val="p"/>
              </m:rPr>
              <m:t>−</m:t>
            </m:r>
            <m:r>
              <m:t>1</m:t>
            </m:r>
          </m:sup>
        </m:sSup>
      </m:oMath>
      <w:ins w:id="32772" w:author="PR Preview" w:date="2026-01-01T00:00:00Z">
        <w:r>
          <w:t xml:space="preserve"> </w:t>
        </w:r>
      </w:ins>
      <w:ins w:id="32773" w:author="PR Preview" w:date="2026-01-01T00:00:00Z">
        <w:r>
          <w:t xml:space="preserve">in place of</w:t>
        </w:r>
      </w:ins>
      <w:ins w:id="32774" w:author="PR Preview" w:date="2026-01-01T00:00:00Z">
        <w:r>
          <w:t xml:space="preserve"> </w:t>
        </w:r>
      </w:ins>
      <m:oMath>
        <m:r>
          <m:rPr>
            <m:sty m:val="bi"/>
          </m:rPr>
          <m:t>P</m:t>
        </m:r>
      </m:oMath>
      <w:ins w:id="32775" w:author="PR Preview" w:date="2026-01-01T00:00:00Z">
        <w:r>
          <w:t xml:space="preserve"> </w:t>
        </w:r>
      </w:ins>
      <w:ins w:id="32776" w:author="PR Preview" w:date="2026-01-01T00:00:00Z">
        <w:r>
          <w:t xml:space="preserve">and the roles of</w:t>
        </w:r>
      </w:ins>
      <w:ins w:id="32777" w:author="PR Preview" w:date="2026-01-01T00:00:00Z">
        <w:r>
          <w:t xml:space="preserve"> </w:t>
        </w:r>
      </w:ins>
      <m:oMath>
        <m:r>
          <m:rPr>
            <m:sty m:val="bi"/>
          </m:rPr>
          <m:t>A</m:t>
        </m:r>
      </m:oMath>
      <w:ins w:id="32778" w:author="PR Preview" w:date="2026-01-01T00:00:00Z">
        <w:r>
          <w:t xml:space="preserve"> </w:t>
        </w:r>
      </w:ins>
      <w:ins w:id="32779" w:author="PR Preview" w:date="2026-01-01T00:00:00Z">
        <w:r>
          <w:t xml:space="preserve">and</w:t>
        </w:r>
      </w:ins>
      <w:ins w:id="32780" w:author="PR Preview" w:date="2026-01-01T00:00:00Z">
        <w:r>
          <w:t xml:space="preserve"> </w:t>
        </w:r>
      </w:ins>
      <m:oMath>
        <m:r>
          <m:rPr>
            <m:sty m:val="bi"/>
          </m:rPr>
          <m:t>B</m:t>
        </m:r>
      </m:oMath>
      <w:ins w:id="32781" w:author="PR Preview" w:date="2026-01-01T00:00:00Z">
        <w:r>
          <w:t xml:space="preserve"> </w:t>
        </w:r>
      </w:ins>
      <w:ins w:id="32782" w:author="PR Preview" w:date="2026-01-01T00:00:00Z">
        <w:r>
          <w:t xml:space="preserve">exchanged,</w:t>
        </w:r>
      </w:ins>
      <w:ins w:id="32783" w:author="PR Preview" w:date="2026-01-01T00:00:00Z">
        <w:r>
          <w:t xml:space="preserve"> </w:t>
        </w:r>
      </w:ins>
      <w:ins w:id="32784" w:author="PR Preview" w:date="2026-01-01T00:00:00Z">
        <w:r>
          <w:t xml:space="preserve">shows that if</w:t>
        </w:r>
      </w:ins>
      <w:ins w:id="32785" w:author="PR Preview" w:date="2026-01-01T00:00:00Z">
        <w:r>
          <w:t xml:space="preserve"> </w:t>
        </w:r>
      </w:ins>
      <w:ins w:id="32786" w:author="PR Preview" w:date="2026-01-01T00:00:00Z">
        <w:r>
          <w:t xml:space="preserve">$\mathord{\smash[b]{\underset{\raise.3ex\hbox{$\scriptstyle\sim$}}{w}}\vphantom{w}} = \mathbf{P}^{-1} \mathord{\smash[b]{\underset{\raise.3ex\hbox{$\scriptstyle\sim$}}{v}}\vphantom{v}}$</w:t>
        </w:r>
      </w:ins>
      <w:ins w:id="32787" w:author="PR Preview" w:date="2026-01-01T00:00:00Z">
        <w:r>
          <w:t xml:space="preserve"> </w:t>
        </w:r>
      </w:ins>
      <w:ins w:id="32788" w:author="PR Preview" w:date="2026-01-01T00:00:00Z">
        <w:r>
          <w:t xml:space="preserve">is an eigenvector of</w:t>
        </w:r>
      </w:ins>
      <w:ins w:id="32789" w:author="PR Preview" w:date="2026-01-01T00:00:00Z">
        <w:r>
          <w:t xml:space="preserve"> </w:t>
        </w:r>
      </w:ins>
      <m:oMath>
        <m:r>
          <m:rPr>
            <m:sty m:val="bi"/>
          </m:rPr>
          <m:t>B</m:t>
        </m:r>
      </m:oMath>
      <w:ins w:id="32790" w:author="PR Preview" w:date="2026-01-01T00:00:00Z">
        <w:r>
          <w:t xml:space="preserve"> </w:t>
        </w:r>
      </w:ins>
      <w:ins w:id="32791" w:author="PR Preview" w:date="2026-01-01T00:00:00Z">
        <w:r>
          <w:t xml:space="preserve">for</w:t>
        </w:r>
      </w:ins>
      <w:ins w:id="32792" w:author="PR Preview" w:date="2026-01-01T00:00:00Z">
        <w:r>
          <w:t xml:space="preserve"> </w:t>
        </w:r>
      </w:ins>
      <m:oMath>
        <m:r>
          <m:t>λ</m:t>
        </m:r>
      </m:oMath>
      <w:ins w:id="32793" w:author="PR Preview" w:date="2026-01-01T00:00:00Z">
        <w:r>
          <w:t xml:space="preserve">,</w:t>
        </w:r>
      </w:ins>
      <w:ins w:id="32794" w:author="PR Preview" w:date="2026-01-01T00:00:00Z">
        <w:r>
          <w:t xml:space="preserve"> </w:t>
        </w:r>
      </w:ins>
      <w:ins w:id="32795" w:author="PR Preview" w:date="2026-01-01T00:00:00Z">
        <w:r>
          <w:t xml:space="preserve">then</w:t>
        </w:r>
      </w:ins>
      <w:ins w:id="32796" w:author="PR Preview" w:date="2026-01-01T00:00:00Z">
        <w:r>
          <w:t xml:space="preserve"> </w:t>
        </w:r>
      </w:ins>
      <w:ins w:id="32797" w:author="PR Preview" w:date="2026-01-01T00:00:00Z">
        <w:r>
          <w:t xml:space="preserve">$\mathbf{P} \mathord{\smash[b]{\underset{\raise.3ex\hbox{$\scriptstyle\sim$}}{w}}\vphantom{w}}$</w:t>
        </w:r>
      </w:ins>
      <w:ins w:id="32798" w:author="PR Preview" w:date="2026-01-01T00:00:00Z">
        <w:r>
          <w:t xml:space="preserve"> </w:t>
        </w:r>
      </w:ins>
      <w:ins w:id="32799" w:author="PR Preview" w:date="2026-01-01T00:00:00Z">
        <w:r>
          <w:t xml:space="preserve">is an eigenvector of</w:t>
        </w:r>
      </w:ins>
      <w:ins w:id="32800" w:author="PR Preview" w:date="2026-01-01T00:00:00Z">
        <w:r>
          <w:t xml:space="preserve"> </w:t>
        </w:r>
      </w:ins>
      <m:oMath>
        <m:r>
          <m:rPr>
            <m:sty m:val="bi"/>
          </m:rPr>
          <m:t>A</m:t>
        </m:r>
      </m:oMath>
      <w:ins w:id="32801" w:author="PR Preview" w:date="2026-01-01T00:00:00Z">
        <w:r>
          <w:t xml:space="preserve"> </w:t>
        </w:r>
      </w:ins>
      <w:ins w:id="32802" w:author="PR Preview" w:date="2026-01-01T00:00:00Z">
        <w:r>
          <w:t xml:space="preserve">for</w:t>
        </w:r>
      </w:ins>
      <w:ins w:id="32803" w:author="PR Preview" w:date="2026-01-01T00:00:00Z">
        <w:r>
          <w:t xml:space="preserve"> </w:t>
        </w:r>
      </w:ins>
      <m:oMath>
        <m:r>
          <m:t>λ</m:t>
        </m:r>
      </m:oMath>
      <w:ins w:id="32804" w:author="PR Preview" w:date="2026-01-01T00:00:00Z">
        <w:r>
          <w:t xml:space="preserve">;</w:t>
        </w:r>
      </w:ins>
      <w:ins w:id="32805" w:author="PR Preview" w:date="2026-01-01T00:00:00Z">
        <w:r>
          <w:t xml:space="preserve"> </w:t>
        </w:r>
      </w:ins>
      <w:ins w:id="32806" w:author="PR Preview" w:date="2026-01-01T00:00:00Z">
        <w:r>
          <w:t xml:space="preserve">and</w:t>
        </w:r>
      </w:ins>
    </w:p>
    <w:p>
      <w:pPr>
        <w:pStyle w:val="BodyText"/>
      </w:pPr>
      <w:ins w:id="32807" w:author="PR Preview" w:date="2026-01-01T00:00:00Z">
        <w:r>
          <w:t xml:space="preserve">$$
    \begin{aligned}
    \mathbf{P} \mathord{\smash[b]{\underset{\raise.3ex\hbox{$\scriptstyle\sim$}}{w}}\vphantom{w}} &amp;= \mathbf{P} \mathbf{P}^{-1} \mathord{\smash[b]{\underset{\raise.3ex\hbox{$\scriptstyle\sim$}}{v}}\vphantom{v}} \\
    &amp;= \mathord{\smash[b]{\underset{\raise.3ex\hbox{$\scriptstyle\sim$}}{v}}\vphantom{v}}
    \end{aligned}
    $$</w:t>
        </w:r>
      </w:ins>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9" w:name="exm-similar-eigenvalues"/>
    <w:p>
      <w:pPr>
        <w:pStyle w:val="BodyText"/>
      </w:pPr>
      <w:del w:id="32808" w:author="PR Preview" w:date="2026-01-01T00:00:00Z">
        <w:r>
          <w:rPr>
            <w:b/>
            <w:bCs/>
          </w:rPr>
          <w:delText xml:space="preserve">Example 200 (Eigenvectors carried across a similarity)</w:delText>
        </w:r>
      </w:del>
      <w:del w:id="32809" w:author="PR Preview" w:date="2026-01-01T00:00:00Z">
        <w:r>
          <w:delText xml:space="preserve"> </w:delText>
        </w:r>
      </w:del>
      <w:del w:id="32810" w:author="PR Preview" w:date="2026-01-01T00:00:00Z">
        <w:r>
          <w:delText xml:space="preserve">In</w:delText>
        </w:r>
      </w:del>
      <w:del w:id="32811" w:author="PR Preview" w:date="2026-01-01T00:00:00Z">
        <w:r>
          <w:delText xml:space="preserve"> </w:delText>
        </w:r>
      </w:del>
      <w:hyperlink w:anchor="exm-similar">
        <w:del w:id="32812" w:author="PR Preview" w:date="2026-01-01T00:00:00Z">
          <w:r>
            <w:rPr>
              <w:rStyle w:val="Hyperlink"/>
            </w:rPr>
            <w:delText xml:space="preserve">Example 199</w:delText>
          </w:r>
        </w:del>
      </w:hyperlink>
      <w:del w:id="32813" w:author="PR Preview" w:date="2026-01-01T00:00:00Z">
        <w:r>
          <w:delText xml:space="preserve">,</w:delText>
        </w:r>
      </w:del>
      <w:del w:id="32814" w:author="PR Preview" w:date="2026-01-01T00:00:00Z">
        <w:r>
          <w:delText xml:space="preserve"> </w:delText>
        </w:r>
      </w:del>
      <m:oMath>
        <m:r>
          <m:rPr>
            <m:sty m:val="bi"/>
          </m:rPr>
          <m:t>B</m:t>
        </m:r>
        <m:r>
          <m:rPr>
            <m:sty m:val="p"/>
          </m:rPr>
          <m:t>=</m:t>
        </m:r>
        <m:r>
          <m:rPr>
            <m:sty m:val="p"/>
          </m:rPr>
          <m:t>diag</m:t>
        </m:r>
        <m:r>
          <m:rPr>
            <m:sty m:val="p"/>
          </m:rPr>
          <m:t>(</m:t>
        </m:r>
        <m:r>
          <m:t>3</m:t>
        </m:r>
        <m:r>
          <m:rPr>
            <m:sty m:val="p"/>
          </m:rPr>
          <m:t>,</m:t>
        </m:r>
        <m:r>
          <m:t>1</m:t>
        </m:r>
        <m:r>
          <m:rPr>
            <m:sty m:val="p"/>
          </m:rPr>
          <m:t>)</m:t>
        </m:r>
      </m:oMath>
      <w:del w:id="32815" w:author="PR Preview" w:date="2026-01-01T00:00:00Z">
        <w:r>
          <w:delText xml:space="preserve"> </w:delText>
        </w:r>
      </w:del>
      <w:del w:id="32816" w:author="PR Preview" w:date="2026-01-01T00:00:00Z">
        <w:r>
          <w:delText xml:space="preserve">has eigenvectors</w:delText>
        </w:r>
      </w:del>
      <w:del w:id="32817" w:author="PR Preview" w:date="2026-01-01T00:00:00Z">
        <w:r>
          <w:delText xml:space="preserve"> </w:delText>
        </w:r>
      </w:del>
      <m:oMath>
        <m:r>
          <m:rPr>
            <m:sty m:val="p"/>
          </m:rPr>
          <m:t>(</m:t>
        </m:r>
        <m:r>
          <m:t>1</m:t>
        </m:r>
        <m:r>
          <m:rPr>
            <m:sty m:val="p"/>
          </m:rPr>
          <m:t>,</m:t>
        </m:r>
        <m:r>
          <m:t>0</m:t>
        </m:r>
        <m:r>
          <m:rPr>
            <m:sty m:val="p"/>
          </m:rPr>
          <m:t>)</m:t>
        </m:r>
      </m:oMath>
      <w:del w:id="32818" w:author="PR Preview" w:date="2026-01-01T00:00:00Z">
        <w:r>
          <w:delText xml:space="preserve"> </w:delText>
        </w:r>
      </w:del>
      <w:del w:id="32819" w:author="PR Preview" w:date="2026-01-01T00:00:00Z">
        <w:r>
          <w:delText xml:space="preserve">for</w:delText>
        </w:r>
      </w:del>
      <w:del w:id="32820" w:author="PR Preview" w:date="2026-01-01T00:00:00Z">
        <w:r>
          <w:delText xml:space="preserve"> </w:delText>
        </w:r>
      </w:del>
      <m:oMath>
        <m:r>
          <m:t>3</m:t>
        </m:r>
      </m:oMath>
      <w:del w:id="32821" w:author="PR Preview" w:date="2026-01-01T00:00:00Z">
        <w:r>
          <w:delText xml:space="preserve"> </w:delText>
        </w:r>
      </w:del>
      <w:del w:id="32822" w:author="PR Preview" w:date="2026-01-01T00:00:00Z">
        <w:r>
          <w:delText xml:space="preserve">and</w:delText>
        </w:r>
      </w:del>
      <w:del w:id="32823" w:author="PR Preview" w:date="2026-01-01T00:00:00Z">
        <w:r>
          <w:delText xml:space="preserve"> </w:delText>
        </w:r>
      </w:del>
      <m:oMath>
        <m:r>
          <m:rPr>
            <m:sty m:val="p"/>
          </m:rPr>
          <m:t>(</m:t>
        </m:r>
        <m:r>
          <m:t>0</m:t>
        </m:r>
        <m:r>
          <m:rPr>
            <m:sty m:val="p"/>
          </m:rPr>
          <m:t>,</m:t>
        </m:r>
        <m:r>
          <m:t>1</m:t>
        </m:r>
        <m:r>
          <m:rPr>
            <m:sty m:val="p"/>
          </m:rPr>
          <m:t>)</m:t>
        </m:r>
      </m:oMath>
      <w:del w:id="32824" w:author="PR Preview" w:date="2026-01-01T00:00:00Z">
        <w:r>
          <w:delText xml:space="preserve"> </w:delText>
        </w:r>
      </w:del>
      <w:del w:id="32825" w:author="PR Preview" w:date="2026-01-01T00:00:00Z">
        <w:r>
          <w:delText xml:space="preserve">for</w:delText>
        </w:r>
      </w:del>
      <w:del w:id="32826" w:author="PR Preview" w:date="2026-01-01T00:00:00Z">
        <w:r>
          <w:delText xml:space="preserve"> </w:delText>
        </w:r>
      </w:del>
      <m:oMath>
        <m:r>
          <m:t>1</m:t>
        </m:r>
      </m:oMath>
      <w:del w:id="32827" w:author="PR Preview" w:date="2026-01-01T00:00:00Z">
        <w:r>
          <w:delText xml:space="preserve">:</w:delText>
        </w:r>
      </w:del>
      <w:del w:id="32828" w:author="PR Preview" w:date="2026-01-01T00:00:00Z">
        <w:r>
          <w:delText xml:space="preserve"> </w:delText>
        </w:r>
      </w:del>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del w:id="32829" w:author="PR Preview" w:date="2026-01-01T00:00:00Z">
        <w:r>
          <w:delText xml:space="preserve"> </w:delText>
        </w:r>
      </w:del>
      <w:del w:id="32830" w:author="PR Preview" w:date="2026-01-01T00:00:00Z">
        <w:r>
          <w:delText xml:space="preserve">and</w:delText>
        </w:r>
      </w:del>
      <w:del w:id="32831" w:author="PR Preview" w:date="2026-01-01T00:00:00Z">
        <w:r>
          <w:delText xml:space="preserve"> </w:delText>
        </w:r>
      </w:del>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del w:id="32832" w:author="PR Preview" w:date="2026-01-01T00:00:00Z">
        <w:r>
          <w:delText xml:space="preserve">.</w:delText>
        </w:r>
      </w:del>
      <w:del w:id="32833" w:author="PR Preview" w:date="2026-01-01T00:00:00Z">
        <w:r>
          <w:delText xml:space="preserve"> </w:delText>
        </w:r>
      </w:del>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del w:id="32834" w:author="PR Preview" w:date="2026-01-01T00:00:00Z">
        <w:r>
          <w:delText xml:space="preserve"> </w:delText>
        </w:r>
      </w:del>
      <w:del w:id="32835" w:author="PR Preview" w:date="2026-01-01T00:00:00Z">
        <w:r>
          <w:delText xml:space="preserve">and</w:delText>
        </w:r>
      </w:del>
      <w:del w:id="32836" w:author="PR Preview" w:date="2026-01-01T00:00:00Z">
        <w:r>
          <w:delText xml:space="preserve"> </w:delText>
        </w:r>
      </w:del>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del w:id="32837" w:author="PR Preview" w:date="2026-01-01T00:00:00Z">
        <w:r>
          <w:delText xml:space="preserve"> </w:delText>
        </w:r>
      </w:del>
      <w:del w:id="32838" w:author="PR Preview" w:date="2026-01-01T00:00:00Z">
        <w:r>
          <w:delText xml:space="preserve">are the eigenvectors of</w:delText>
        </w:r>
      </w:del>
      <w:del w:id="32839" w:author="PR Preview" w:date="2026-01-01T00:00:00Z">
        <w:r>
          <w:delText xml:space="preserve"> </w:delText>
        </w:r>
      </w:del>
      <m:oMath>
        <m:r>
          <m:rPr>
            <m:sty m:val="bi"/>
          </m:rPr>
          <m:t>A</m:t>
        </m:r>
      </m:oMath>
      <w:del w:id="32840" w:author="PR Preview" w:date="2026-01-01T00:00:00Z">
        <w:r>
          <w:delText xml:space="preserve"> </w:delText>
        </w:r>
      </w:del>
      <w:del w:id="32841" w:author="PR Preview" w:date="2026-01-01T00:00:00Z">
        <w:r>
          <w:delText xml:space="preserve">for</w:delText>
        </w:r>
      </w:del>
      <w:del w:id="32842" w:author="PR Preview" w:date="2026-01-01T00:00:00Z">
        <w:r>
          <w:delText xml:space="preserve"> </w:delText>
        </w:r>
      </w:del>
      <m:oMath>
        <m:r>
          <m:t>3</m:t>
        </m:r>
      </m:oMath>
      <w:del w:id="32843" w:author="PR Preview" w:date="2026-01-01T00:00:00Z">
        <w:r>
          <w:delText xml:space="preserve"> </w:delText>
        </w:r>
      </w:del>
      <w:del w:id="32844" w:author="PR Preview" w:date="2026-01-01T00:00:00Z">
        <w:r>
          <w:delText xml:space="preserve">and</w:delText>
        </w:r>
      </w:del>
      <w:del w:id="32845" w:author="PR Preview" w:date="2026-01-01T00:00:00Z">
        <w:r>
          <w:delText xml:space="preserve"> </w:delText>
        </w:r>
      </w:del>
      <m:oMath>
        <m:r>
          <m:t>1</m:t>
        </m:r>
      </m:oMath>
      <w:del w:id="32846" w:author="PR Preview" w:date="2026-01-01T00:00:00Z">
        <w:r>
          <w:delText xml:space="preserve"> </w:delText>
        </w:r>
      </w:del>
      <w:del w:id="32847" w:author="PR Preview" w:date="2026-01-01T00:00:00Z">
        <w:r>
          <w:delText xml:space="preserve">found in</w:delText>
        </w:r>
      </w:del>
      <w:del w:id="32848" w:author="PR Preview" w:date="2026-01-01T00:00:00Z">
        <w:r>
          <w:delText xml:space="preserve"> </w:delText>
        </w:r>
      </w:del>
      <w:hyperlink w:anchor="exm-eigenvalue">
        <w:del w:id="32849" w:author="PR Preview" w:date="2026-01-01T00:00:00Z">
          <w:r>
            <w:rPr>
              <w:rStyle w:val="Hyperlink"/>
            </w:rPr>
            <w:delText xml:space="preserve">Example 144</w:delText>
          </w:r>
        </w:del>
      </w:hyperlink>
      <w:del w:id="32850" w:author="PR Preview" w:date="2026-01-01T00:00:00Z">
        <w:r>
          <w:delText xml:space="preserve">.</w:delText>
        </w:r>
      </w:del>
    </w:p>
    <w:p>
      <w:pPr>
        <w:pStyle w:val="BodyText"/>
      </w:pPr>
      <w:del w:id="32851" w:author="PR Preview" w:date="2026-01-01T00:00:00Z">
        <w:r>
          <w:rPr>
            <w:b/>
            <w:bCs/>
          </w:rPr>
          <w:delText xml:space="preserve">Theorem 113 (Eigenvectors for distinct eigenvalues are linearly independent)</w:delText>
        </w:r>
      </w:del>
      <w:del w:id="32852" w:author="PR Preview" w:date="2026-01-01T00:00:00Z">
        <w:r>
          <w:delText xml:space="preserve"> </w:delText>
        </w:r>
      </w:del>
      <w:del w:id="32853" w:author="PR Preview" w:date="2026-01-01T00:00:00Z">
        <w:r>
          <w:delText xml:space="preserve">If</w:delText>
        </w:r>
      </w:del>
      <w:del w:id="32854" w:author="PR Preview" w:date="2026-01-01T00:00:00Z">
        <w:r>
          <w:delText xml:space="preserve"> </w:delText>
        </w:r>
      </w:del>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del w:id="32855" w:author="PR Preview" w:date="2026-01-01T00:00:00Z">
        <w:r>
          <w:delText xml:space="preserve"> </w:delText>
        </w:r>
      </w:del>
      <w:del w:id="32856" w:author="PR Preview" w:date="2026-01-01T00:00:00Z">
        <w:r>
          <w:delText xml:space="preserve">are eigenvectors of a</w:delText>
        </w:r>
      </w:del>
      <w:del w:id="32857" w:author="PR Preview" w:date="2026-01-01T00:00:00Z">
        <w:r>
          <w:delText xml:space="preserve"> </w:delText>
        </w:r>
      </w:del>
      <m:oMath>
        <m:r>
          <m:t>p</m:t>
        </m:r>
        <m:r>
          <m:rPr>
            <m:sty m:val="p"/>
          </m:rPr>
          <m:t>×</m:t>
        </m:r>
        <m:r>
          <m:t>p</m:t>
        </m:r>
      </m:oMath>
      <w:del w:id="32858" w:author="PR Preview" w:date="2026-01-01T00:00:00Z">
        <w:r>
          <w:delText xml:space="preserve"> </w:delText>
        </w:r>
      </w:del>
      <w:del w:id="32859" w:author="PR Preview" w:date="2026-01-01T00:00:00Z">
        <w:r>
          <w:delText xml:space="preserve">matrix</w:delText>
        </w:r>
      </w:del>
      <w:del w:id="32860" w:author="PR Preview" w:date="2026-01-01T00:00:00Z">
        <w:r>
          <w:delText xml:space="preserve"> </w:delText>
        </w:r>
      </w:del>
      <m:oMath>
        <m:r>
          <m:rPr>
            <m:sty m:val="bi"/>
          </m:rPr>
          <m:t>A</m:t>
        </m:r>
      </m:oMath>
      <w:del w:id="32861" w:author="PR Preview" w:date="2026-01-01T00:00:00Z">
        <w:r>
          <w:delText xml:space="preserve"> </w:delText>
        </w:r>
      </w:del>
      <w:del w:id="32862" w:author="PR Preview" w:date="2026-01-01T00:00:00Z">
        <w:r>
          <w:delText xml:space="preserve">for eigenvalues</w:delText>
        </w:r>
      </w:del>
      <w:del w:id="32863" w:author="PR Preview" w:date="2026-01-01T00:00:00Z">
        <w:r>
          <w:delText xml:space="preserve"> </w:delText>
        </w:r>
      </w:del>
      <m:oMath>
        <m:sSub>
          <m:e>
            <m:r>
              <m:t>λ</m:t>
            </m:r>
          </m:e>
          <m:sub>
            <m:r>
              <m:t>1</m:t>
            </m:r>
          </m:sub>
        </m:sSub>
        <m:r>
          <m:rPr>
            <m:sty m:val="p"/>
          </m:rPr>
          <m:t>,</m:t>
        </m:r>
        <m:r>
          <m:rPr>
            <m:sty m:val="p"/>
          </m:rPr>
          <m:t>…</m:t>
        </m:r>
        <m:r>
          <m:rPr>
            <m:sty m:val="p"/>
          </m:rPr>
          <m:t>,</m:t>
        </m:r>
        <m:sSub>
          <m:e>
            <m:r>
              <m:t>λ</m:t>
            </m:r>
          </m:e>
          <m:sub>
            <m:r>
              <m:t>k</m:t>
            </m:r>
          </m:sub>
        </m:sSub>
      </m:oMath>
      <w:del w:id="32864" w:author="PR Preview" w:date="2026-01-01T00:00:00Z">
        <w:r>
          <w:delText xml:space="preserve"> </w:delText>
        </w:r>
      </w:del>
      <w:del w:id="32865" w:author="PR Preview" w:date="2026-01-01T00:00:00Z">
        <w:r>
          <w:delText xml:space="preserve">that are all different,</w:delText>
        </w:r>
      </w:del>
      <w:del w:id="32866" w:author="PR Preview" w:date="2026-01-01T00:00:00Z">
        <w:r>
          <w:delText xml:space="preserve"> </w:delText>
        </w:r>
      </w:del>
      <w:del w:id="32867" w:author="PR Preview" w:date="2026-01-01T00:00:00Z">
        <w:r>
          <w:delText xml:space="preserve">then</w:delText>
        </w:r>
      </w:del>
      <w:del w:id="32868" w:author="PR Preview" w:date="2026-01-01T00:00:00Z">
        <w:r>
          <w:delText xml:space="preserve"> </w:delText>
        </w:r>
      </w:del>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del w:id="32869" w:author="PR Preview" w:date="2026-01-01T00:00:00Z">
        <w:r>
          <w:delText xml:space="preserve"> </w:delText>
        </w:r>
      </w:del>
      <w:del w:id="32870" w:author="PR Preview" w:date="2026-01-01T00:00:00Z">
        <w:r>
          <w:delText xml:space="preserve">are linearly independent (</w:delText>
        </w:r>
      </w:del>
      <w:hyperlink w:anchor="def-linearly-independent">
        <w:del w:id="32871" w:author="PR Preview" w:date="2026-01-01T00:00:00Z">
          <w:r>
            <w:rPr>
              <w:rStyle w:val="Hyperlink"/>
            </w:rPr>
            <w:delText xml:space="preserve">Definition 43</w:delText>
          </w:r>
        </w:del>
      </w:hyperlink>
      <w:del w:id="32872" w:author="PR Preview" w:date="2026-01-01T00:00:00Z">
        <w:r>
          <w:delText xml:space="preserve">).</w:delText>
        </w:r>
      </w:del>
    </w:p>
    <w:p>
      <w:pPr>
        <w:pStyle w:val="BodyText"/>
      </w:pPr>
      <w:del w:id="32873" w:author="PR Preview" w:date="2026-01-01T00:00:00Z">
        <w:r>
          <w:rPr>
            <w:i/>
            <w:iCs/>
          </w:rPr>
          <w:delText xml:space="preserve">Proof</w:delText>
        </w:r>
      </w:del>
      <w:del w:id="32874" w:author="PR Preview" w:date="2026-01-01T00:00:00Z">
        <w:r>
          <w:delText xml:space="preserve">. </w:delText>
        </w:r>
      </w:del>
      <w:del w:id="32875" w:author="PR Preview" w:date="2026-01-01T00:00:00Z">
        <w:r>
          <w:delText xml:space="preserve">By</w:delText>
        </w:r>
      </w:del>
      <w:del w:id="32876" w:author="PR Preview" w:date="2026-01-01T00:00:00Z">
        <w:r>
          <w:delText xml:space="preserve"> </w:delText>
        </w:r>
      </w:del>
      <w:hyperlink r:id="rId142">
        <w:del w:id="32877" w:author="PR Preview" w:date="2026-01-01T00:00:00Z">
          <w:r>
            <w:rPr>
              <w:rStyle w:val="Hyperlink"/>
            </w:rPr>
            <w:delText xml:space="preserve">induction</w:delText>
          </w:r>
        </w:del>
      </w:hyperlink>
      <w:del w:id="32878" w:author="PR Preview" w:date="2026-01-01T00:00:00Z">
        <w:r>
          <w:delText xml:space="preserve"> </w:delText>
        </w:r>
      </w:del>
      <w:del w:id="32879" w:author="PR Preview" w:date="2026-01-01T00:00:00Z">
        <w:r>
          <w:delText xml:space="preserve">on</w:delText>
        </w:r>
      </w:del>
      <w:del w:id="32880" w:author="PR Preview" w:date="2026-01-01T00:00:00Z">
        <w:r>
          <w:delText xml:space="preserve"> </w:delText>
        </w:r>
      </w:del>
      <m:oMath>
        <m:r>
          <m:t>k</m:t>
        </m:r>
      </m:oMath>
      <w:del w:id="32881" w:author="PR Preview" w:date="2026-01-01T00:00:00Z">
        <w:r>
          <w:delText xml:space="preserve">.</w:delText>
        </w:r>
      </w:del>
      <w:del w:id="32882" w:author="PR Preview" w:date="2026-01-01T00:00:00Z">
        <w:r>
          <w:delText xml:space="preserve"> </w:delText>
        </w:r>
      </w:del>
      <w:del w:id="32883" w:author="PR Preview" w:date="2026-01-01T00:00:00Z">
        <w:r>
          <w:delText xml:space="preserve">For</w:delText>
        </w:r>
      </w:del>
      <w:del w:id="32884" w:author="PR Preview" w:date="2026-01-01T00:00:00Z">
        <w:r>
          <w:delText xml:space="preserve"> </w:delText>
        </w:r>
      </w:del>
      <m:oMath>
        <m:r>
          <m:t>k</m:t>
        </m:r>
        <m:r>
          <m:rPr>
            <m:sty m:val="p"/>
          </m:rPr>
          <m:t>=</m:t>
        </m:r>
        <m:r>
          <m:t>1</m:t>
        </m:r>
      </m:oMath>
      <w:del w:id="32885" w:author="PR Preview" w:date="2026-01-01T00:00:00Z">
        <w:r>
          <w:delText xml:space="preserve">,</w:delText>
        </w:r>
      </w:del>
      <w:del w:id="32886" w:author="PR Preview" w:date="2026-01-01T00:00:00Z">
        <w:r>
          <w:delText xml:space="preserve"> </w:delText>
        </w:r>
      </w:del>
      <m:oMath>
        <m:sSub>
          <m:e>
            <m:limLow>
              <m:e>
                <m:r>
                  <m:t>v</m:t>
                </m:r>
              </m:e>
              <m:lim>
                <m:r>
                  <m:rPr>
                    <m:sty m:val="p"/>
                  </m:rPr>
                  <m:t>∼</m:t>
                </m:r>
              </m:lim>
            </m:limLow>
          </m:e>
          <m:sub>
            <m:r>
              <m:t>1</m:t>
            </m:r>
          </m:sub>
        </m:sSub>
        <m:r>
          <m:rPr>
            <m:sty m:val="p"/>
          </m:rPr>
          <m:t>≠</m:t>
        </m:r>
        <m:limLow>
          <m:e>
            <m:r>
              <m:t>0</m:t>
            </m:r>
          </m:e>
          <m:lim>
            <m:r>
              <m:rPr>
                <m:sty m:val="p"/>
              </m:rPr>
              <m:t>∼</m:t>
            </m:r>
          </m:lim>
        </m:limLow>
      </m:oMath>
      <w:del w:id="32887" w:author="PR Preview" w:date="2026-01-01T00:00:00Z">
        <w:r>
          <w:delText xml:space="preserve"> </w:delText>
        </w:r>
      </w:del>
      <w:del w:id="32888" w:author="PR Preview" w:date="2026-01-01T00:00:00Z">
        <w:r>
          <w:delText xml:space="preserve">is linearly independent on its own.</w:delText>
        </w:r>
      </w:del>
      <w:del w:id="32889" w:author="PR Preview" w:date="2026-01-01T00:00:00Z">
        <w:r>
          <w:delText xml:space="preserve"> </w:delText>
        </w:r>
      </w:del>
      <w:del w:id="32890" w:author="PR Preview" w:date="2026-01-01T00:00:00Z">
        <w:r>
          <w:delText xml:space="preserve">Suppose the result holds for</w:delText>
        </w:r>
      </w:del>
      <w:del w:id="32891" w:author="PR Preview" w:date="2026-01-01T00:00:00Z">
        <w:r>
          <w:delText xml:space="preserve"> </w:delText>
        </w:r>
      </w:del>
      <m:oMath>
        <m:r>
          <m:t>k</m:t>
        </m:r>
        <m:r>
          <m:rPr>
            <m:sty m:val="p"/>
          </m:rPr>
          <m:t>−</m:t>
        </m:r>
        <m:r>
          <m:t>1</m:t>
        </m:r>
      </m:oMath>
      <w:del w:id="32892" w:author="PR Preview" w:date="2026-01-01T00:00:00Z">
        <w:r>
          <w:delText xml:space="preserve"> </w:delText>
        </w:r>
      </w:del>
      <w:del w:id="32893" w:author="PR Preview" w:date="2026-01-01T00:00:00Z">
        <w:r>
          <w:delText xml:space="preserve">eigenvectors, and</w:delText>
        </w:r>
      </w:del>
      <w:del w:id="32894" w:author="PR Preview" w:date="2026-01-01T00:00:00Z">
        <w:r>
          <w:delText xml:space="preserve"> </w:delText>
        </w:r>
      </w:del>
      <m:oMath>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r>
          <m:rPr>
            <m:sty m:val="p"/>
          </m:rPr>
          <m:t>=</m:t>
        </m:r>
        <m:limLow>
          <m:e>
            <m:r>
              <m:t>0</m:t>
            </m:r>
          </m:e>
          <m:lim>
            <m:r>
              <m:rPr>
                <m:sty m:val="p"/>
              </m:rPr>
              <m:t>∼</m:t>
            </m:r>
          </m:lim>
        </m:limLow>
      </m:oMath>
      <w:del w:id="32895" w:author="PR Preview" w:date="2026-01-01T00:00:00Z">
        <w:r>
          <w:delText xml:space="preserve">. Then</w:delText>
        </w:r>
      </w:del>
    </w:p>
    <w:p>
      <w:pPr>
        <w:pStyle w:val="BodyText"/>
      </w:pPr>
      <m:oMathPara>
        <m:oMathParaPr>
          <m:jc m:val="center"/>
        </m:oMathParaPr>
        <m:oMath>
          <m:eqArr>
            <m:e>
              <m:limLow>
                <m:e>
                  <m:r>
                    <m:t>0</m:t>
                  </m:r>
                </m:e>
                <m:lim>
                  <m:r>
                    <m:rPr>
                      <m:sty m:val="p"/>
                    </m:rPr>
                    <m:t>∼</m:t>
                  </m:r>
                </m:lim>
              </m:limLow>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limLow>
                    <m:e>
                      <m:r>
                        <m:t>v</m:t>
                      </m:r>
                    </m:e>
                    <m:lim>
                      <m:r>
                        <m:rPr>
                          <m:sty m:val="p"/>
                        </m:rPr>
                        <m:t>∼</m:t>
                      </m:r>
                    </m:lim>
                  </m:limLow>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limLow>
                    <m:e>
                      <m:r>
                        <m:t>v</m:t>
                      </m:r>
                    </m:e>
                    <m:lim>
                      <m:r>
                        <m:rPr>
                          <m:sty m:val="p"/>
                        </m:rPr>
                        <m:t>∼</m:t>
                      </m:r>
                    </m:lim>
                  </m:limLow>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limLow>
                    <m:e>
                      <m:r>
                        <m:t>v</m:t>
                      </m:r>
                    </m:e>
                    <m:lim>
                      <m:r>
                        <m:rPr>
                          <m:sty m:val="p"/>
                        </m:rPr>
                        <m:t>∼</m:t>
                      </m:r>
                    </m:lim>
                  </m:limLow>
                </m:e>
                <m:sub>
                  <m:r>
                    <m:t>i</m:t>
                  </m:r>
                </m:sub>
              </m:sSub>
              <m:r>
                <m:rPr>
                  <m:sty m:val="p"/>
                </m:rPr>
                <m:t>.</m:t>
              </m:r>
              <m:r>
                <m:t>&amp;</m:t>
              </m:r>
              <m:r>
                <m:t>&amp;</m:t>
              </m:r>
              <m:r>
                <m:rPr>
                  <m:nor/>
                  <m:sty m:val="p"/>
                </m:rPr>
                <m:t>(the </m:t>
              </m:r>
              <m:r>
                <m:t>i</m:t>
              </m:r>
              <m:r>
                <m:rPr>
                  <m:sty m:val="p"/>
                </m:rPr>
                <m:t>=</m:t>
              </m:r>
              <m:r>
                <m:t>k</m:t>
              </m:r>
              <m:r>
                <m:rPr>
                  <m:nor/>
                  <m:sty m:val="p"/>
                </m:rPr>
                <m:t> term is </m:t>
              </m:r>
              <m:limLow>
                <m:e>
                  <m:r>
                    <m:t>0</m:t>
                  </m:r>
                </m:e>
                <m:lim>
                  <m:r>
                    <m:rPr>
                      <m:sty m:val="p"/>
                    </m:rPr>
                    <m:t>∼</m:t>
                  </m:r>
                </m:lim>
              </m:limLow>
              <m:r>
                <m:rPr>
                  <m:nor/>
                  <m:sty m:val="p"/>
                </m:rPr>
                <m:t>)</m:t>
              </m:r>
            </m:e>
          </m:eqArr>
        </m:oMath>
      </m:oMathPara>
    </w:p>
    <w:p>
      <w:pPr>
        <w:pStyle w:val="FirstParagraph"/>
      </w:pPr>
      <w:del w:id="32896" w:author="PR Preview" w:date="2026-01-01T00:00:00Z">
        <w:r>
          <w:delText xml:space="preserve">By the induction hypothesis</w:delText>
        </w:r>
      </w:del>
      <w:del w:id="32897" w:author="PR Preview" w:date="2026-01-01T00:00:00Z">
        <w:r>
          <w:delText xml:space="preserve"> </w:delText>
        </w:r>
      </w:del>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r>
              <m:rPr>
                <m:sty m:val="p"/>
              </m:rPr>
              <m:t>−</m:t>
            </m:r>
            <m:r>
              <m:t>1</m:t>
            </m:r>
          </m:sub>
        </m:sSub>
      </m:oMath>
      <w:del w:id="32898" w:author="PR Preview" w:date="2026-01-01T00:00:00Z">
        <w:r>
          <w:delText xml:space="preserve"> </w:delText>
        </w:r>
      </w:del>
      <w:del w:id="32899" w:author="PR Preview" w:date="2026-01-01T00:00:00Z">
        <w:r>
          <w:delText xml:space="preserve">are linearly independent,</w:delText>
        </w:r>
      </w:del>
      <w:del w:id="32900" w:author="PR Preview" w:date="2026-01-01T00:00:00Z">
        <w:r>
          <w:delText xml:space="preserve"> </w:delText>
        </w:r>
      </w:del>
      <w:del w:id="32901" w:author="PR Preview" w:date="2026-01-01T00:00:00Z">
        <w:r>
          <w:delText xml:space="preserve">so every</w:delText>
        </w:r>
      </w:del>
      <w:del w:id="32902" w:author="PR Preview" w:date="2026-01-01T00:00:00Z">
        <w:r>
          <w:delText xml:space="preserve"> </w:delText>
        </w:r>
      </w:del>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del w:id="32903" w:author="PR Preview" w:date="2026-01-01T00:00:00Z">
        <w:r>
          <w:delText xml:space="preserve"> </w:delText>
        </w:r>
      </w:del>
      <w:del w:id="32904" w:author="PR Preview" w:date="2026-01-01T00:00:00Z">
        <w:r>
          <w:delText xml:space="preserve">for</w:delText>
        </w:r>
      </w:del>
      <w:del w:id="32905" w:author="PR Preview" w:date="2026-01-01T00:00:00Z">
        <w:r>
          <w:delText xml:space="preserve"> </w:delText>
        </w:r>
      </w:del>
      <m:oMath>
        <m:r>
          <m:t>i</m:t>
        </m:r>
        <m:r>
          <m:rPr>
            <m:sty m:val="p"/>
          </m:rPr>
          <m:t>&lt;</m:t>
        </m:r>
        <m:r>
          <m:t>k</m:t>
        </m:r>
      </m:oMath>
      <w:del w:id="32906" w:author="PR Preview" w:date="2026-01-01T00:00:00Z">
        <w:r>
          <w:delText xml:space="preserve">,</w:delText>
        </w:r>
      </w:del>
      <w:del w:id="32907" w:author="PR Preview" w:date="2026-01-01T00:00:00Z">
        <w:r>
          <w:delText xml:space="preserve"> </w:delText>
        </w:r>
      </w:del>
      <w:del w:id="32908" w:author="PR Preview" w:date="2026-01-01T00:00:00Z">
        <w:r>
          <w:delText xml:space="preserve">and since</w:delText>
        </w:r>
      </w:del>
      <w:del w:id="32909" w:author="PR Preview" w:date="2026-01-01T00:00:00Z">
        <w:r>
          <w:delText xml:space="preserve"> </w:delText>
        </w:r>
      </w:del>
      <m:oMath>
        <m:sSub>
          <m:e>
            <m:r>
              <m:t>λ</m:t>
            </m:r>
          </m:e>
          <m:sub>
            <m:r>
              <m:t>i</m:t>
            </m:r>
          </m:sub>
        </m:sSub>
        <m:r>
          <m:rPr>
            <m:sty m:val="p"/>
          </m:rPr>
          <m:t>≠</m:t>
        </m:r>
        <m:sSub>
          <m:e>
            <m:r>
              <m:t>λ</m:t>
            </m:r>
          </m:e>
          <m:sub>
            <m:r>
              <m:t>k</m:t>
            </m:r>
          </m:sub>
        </m:sSub>
      </m:oMath>
      <w:del w:id="32910" w:author="PR Preview" w:date="2026-01-01T00:00:00Z">
        <w:r>
          <w:delText xml:space="preserve">, every</w:delText>
        </w:r>
      </w:del>
      <w:del w:id="32911" w:author="PR Preview" w:date="2026-01-01T00:00:00Z">
        <w:r>
          <w:delText xml:space="preserve"> </w:delText>
        </w:r>
      </w:del>
      <m:oMath>
        <m:sSub>
          <m:e>
            <m:r>
              <m:t>c</m:t>
            </m:r>
          </m:e>
          <m:sub>
            <m:r>
              <m:t>i</m:t>
            </m:r>
          </m:sub>
        </m:sSub>
        <m:r>
          <m:rPr>
            <m:sty m:val="p"/>
          </m:rPr>
          <m:t>=</m:t>
        </m:r>
        <m:r>
          <m:t>0</m:t>
        </m:r>
      </m:oMath>
      <w:del w:id="32912" w:author="PR Preview" w:date="2026-01-01T00:00:00Z">
        <w:r>
          <w:delText xml:space="preserve"> </w:delText>
        </w:r>
      </w:del>
      <w:del w:id="32913" w:author="PR Preview" w:date="2026-01-01T00:00:00Z">
        <w:r>
          <w:delText xml:space="preserve">for</w:delText>
        </w:r>
      </w:del>
      <w:del w:id="32914" w:author="PR Preview" w:date="2026-01-01T00:00:00Z">
        <w:r>
          <w:delText xml:space="preserve"> </w:delText>
        </w:r>
      </w:del>
      <m:oMath>
        <m:r>
          <m:t>i</m:t>
        </m:r>
        <m:r>
          <m:rPr>
            <m:sty m:val="p"/>
          </m:rPr>
          <m:t>&lt;</m:t>
        </m:r>
        <m:r>
          <m:t>k</m:t>
        </m:r>
      </m:oMath>
      <w:del w:id="32915" w:author="PR Preview" w:date="2026-01-01T00:00:00Z">
        <w:r>
          <w:delText xml:space="preserve">.</w:delText>
        </w:r>
      </w:del>
      <w:del w:id="32916" w:author="PR Preview" w:date="2026-01-01T00:00:00Z">
        <w:r>
          <w:delText xml:space="preserve"> </w:delText>
        </w:r>
      </w:del>
      <w:del w:id="32917" w:author="PR Preview" w:date="2026-01-01T00:00:00Z">
        <w:r>
          <w:delText xml:space="preserve">The supposed equation then reads</w:delText>
        </w:r>
      </w:del>
      <w:del w:id="32918" w:author="PR Preview" w:date="2026-01-01T00:00:00Z">
        <w:r>
          <w:delText xml:space="preserve"> </w:delText>
        </w:r>
      </w:del>
      <m:oMath>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w:del w:id="32919" w:author="PR Preview" w:date="2026-01-01T00:00:00Z">
        <w:r>
          <w:delText xml:space="preserve"> </w:delText>
        </w:r>
      </w:del>
      <w:del w:id="32920" w:author="PR Preview" w:date="2026-01-01T00:00:00Z">
        <w:r>
          <w:delText xml:space="preserve">with</w:delText>
        </w:r>
      </w:del>
      <w:del w:id="32921" w:author="PR Preview" w:date="2026-01-01T00:00:00Z">
        <w:r>
          <w:delText xml:space="preserve"> </w:delText>
        </w:r>
      </w:del>
      <m:oMath>
        <m:sSub>
          <m:e>
            <m:limLow>
              <m:e>
                <m:r>
                  <m:t>v</m:t>
                </m:r>
              </m:e>
              <m:lim>
                <m:r>
                  <m:rPr>
                    <m:sty m:val="p"/>
                  </m:rPr>
                  <m:t>∼</m:t>
                </m:r>
              </m:lim>
            </m:limLow>
          </m:e>
          <m:sub>
            <m:r>
              <m:t>k</m:t>
            </m:r>
          </m:sub>
        </m:sSub>
        <m:r>
          <m:rPr>
            <m:sty m:val="p"/>
          </m:rPr>
          <m:t>≠</m:t>
        </m:r>
        <m:limLow>
          <m:e>
            <m:r>
              <m:t>0</m:t>
            </m:r>
          </m:e>
          <m:lim>
            <m:r>
              <m:rPr>
                <m:sty m:val="p"/>
              </m:rPr>
              <m:t>∼</m:t>
            </m:r>
          </m:lim>
        </m:limLow>
      </m:oMath>
      <w:del w:id="32922" w:author="PR Preview" w:date="2026-01-01T00:00:00Z">
        <w:r>
          <w:delText xml:space="preserve">,</w:delText>
        </w:r>
      </w:del>
      <w:del w:id="32923" w:author="PR Preview" w:date="2026-01-01T00:00:00Z">
        <w:r>
          <w:delText xml:space="preserve"> </w:delText>
        </w:r>
      </w:del>
      <w:del w:id="32924" w:author="PR Preview" w:date="2026-01-01T00:00:00Z">
        <w:r>
          <w:delText xml:space="preserve">so</w:delText>
        </w:r>
      </w:del>
      <w:del w:id="32925" w:author="PR Preview" w:date="2026-01-01T00:00:00Z">
        <w:r>
          <w:delText xml:space="preserve"> </w:delText>
        </w:r>
      </w:del>
      <m:oMath>
        <m:sSub>
          <m:e>
            <m:r>
              <m:t>c</m:t>
            </m:r>
          </m:e>
          <m:sub>
            <m:r>
              <m:t>k</m:t>
            </m:r>
          </m:sub>
        </m:sSub>
        <m:r>
          <m:rPr>
            <m:sty m:val="p"/>
          </m:rPr>
          <m:t>=</m:t>
        </m:r>
        <m:r>
          <m:t>0</m:t>
        </m:r>
      </m:oMath>
      <w:del w:id="32926" w:author="PR Preview" w:date="2026-01-01T00:00:00Z">
        <w:r>
          <w:delText xml:space="preserve"> </w:delText>
        </w:r>
      </w:del>
      <w:del w:id="32927" w:author="PR Preview" w:date="2026-01-01T00:00:00Z">
        <w:r>
          <w:delText xml:space="preserve">too.</w:delText>
        </w:r>
      </w:del>
    </w:p>
    <w:p>
      <w:pPr>
        <w:pStyle w:val="BodyText"/>
      </w:pPr>
      <w:del w:id="32928" w:author="PR Preview" w:date="2026-01-01T00:00:00Z">
        <w:r>
          <w:rPr>
            <w:b/>
            <w:bCs/>
          </w:rPr>
          <w:delText xml:space="preserve">Example 201 (Independent eigenvectors)</w:delText>
        </w:r>
      </w:del>
      <w:del w:id="32929" w:author="PR Preview" w:date="2026-01-01T00:00:00Z">
        <w:r>
          <w:delText xml:space="preserve"> </w:delText>
        </w:r>
      </w:del>
      <w:del w:id="32930" w:author="PR Preview" w:date="2026-01-01T00:00:00Z">
        <w:r>
          <w:delText xml:space="preserve">The eigenvectors</w:delText>
        </w:r>
      </w:del>
      <w:del w:id="32931" w:author="PR Preview" w:date="2026-01-01T00:00:00Z">
        <w:r>
          <w:delText xml:space="preserve"> </w:delText>
        </w:r>
      </w:del>
      <m:oMath>
        <m:r>
          <m:rPr>
            <m:sty m:val="p"/>
          </m:rPr>
          <m:t>(</m:t>
        </m:r>
        <m:r>
          <m:t>1</m:t>
        </m:r>
        <m:r>
          <m:rPr>
            <m:sty m:val="p"/>
          </m:rPr>
          <m:t>,</m:t>
        </m:r>
        <m:r>
          <m:t>1</m:t>
        </m:r>
        <m:r>
          <m:rPr>
            <m:sty m:val="p"/>
          </m:rPr>
          <m:t>)</m:t>
        </m:r>
      </m:oMath>
      <w:del w:id="32932" w:author="PR Preview" w:date="2026-01-01T00:00:00Z">
        <w:r>
          <w:delText xml:space="preserve"> </w:delText>
        </w:r>
      </w:del>
      <w:del w:id="32933" w:author="PR Preview" w:date="2026-01-01T00:00:00Z">
        <w:r>
          <w:delText xml:space="preserve">for</w:delText>
        </w:r>
      </w:del>
      <w:del w:id="32934" w:author="PR Preview" w:date="2026-01-01T00:00:00Z">
        <w:r>
          <w:delText xml:space="preserve"> </w:delText>
        </w:r>
      </w:del>
      <m:oMath>
        <m:r>
          <m:t>3</m:t>
        </m:r>
      </m:oMath>
      <w:del w:id="32935" w:author="PR Preview" w:date="2026-01-01T00:00:00Z">
        <w:r>
          <w:delText xml:space="preserve"> </w:delText>
        </w:r>
      </w:del>
      <w:del w:id="32936" w:author="PR Preview" w:date="2026-01-01T00:00:00Z">
        <w:r>
          <w:delText xml:space="preserve">and</w:delText>
        </w:r>
      </w:del>
      <w:del w:id="32937" w:author="PR Preview" w:date="2026-01-01T00:00:00Z">
        <w:r>
          <w:delText xml:space="preserve"> </w:delText>
        </w:r>
      </w:del>
      <m:oMath>
        <m:r>
          <m:rPr>
            <m:sty m:val="p"/>
          </m:rPr>
          <m:t>(</m:t>
        </m:r>
        <m:r>
          <m:t>1</m:t>
        </m:r>
        <m:r>
          <m:rPr>
            <m:sty m:val="p"/>
          </m:rPr>
          <m:t>,</m:t>
        </m:r>
        <m:r>
          <m:rPr>
            <m:sty m:val="p"/>
          </m:rPr>
          <m:t>−</m:t>
        </m:r>
        <m:r>
          <m:t>1</m:t>
        </m:r>
        <m:r>
          <m:rPr>
            <m:sty m:val="p"/>
          </m:rPr>
          <m:t>)</m:t>
        </m:r>
      </m:oMath>
      <w:del w:id="32938" w:author="PR Preview" w:date="2026-01-01T00:00:00Z">
        <w:r>
          <w:delText xml:space="preserve"> </w:delText>
        </w:r>
      </w:del>
      <w:del w:id="32939" w:author="PR Preview" w:date="2026-01-01T00:00:00Z">
        <w:r>
          <w:delText xml:space="preserve">for</w:delText>
        </w:r>
      </w:del>
      <w:del w:id="32940" w:author="PR Preview" w:date="2026-01-01T00:00:00Z">
        <w:r>
          <w:delText xml:space="preserve"> </w:delText>
        </w:r>
      </w:del>
      <m:oMath>
        <m:r>
          <m:t>1</m:t>
        </m:r>
      </m:oMath>
      <w:del w:id="32941" w:author="PR Preview" w:date="2026-01-01T00:00:00Z">
        <w:r>
          <w:delText xml:space="preserve"> </w:delText>
        </w:r>
      </w:del>
      <w:del w:id="32942" w:author="PR Preview" w:date="2026-01-01T00:00:00Z">
        <w:r>
          <w:delText xml:space="preserve">of</w:delText>
        </w:r>
      </w:del>
      <w:del w:id="32943" w:author="PR Preview" w:date="2026-01-01T00:00:00Z">
        <w:r>
          <w:delText xml:space="preserve"> </w:delText>
        </w:r>
      </w:del>
      <w:hyperlink w:anchor="exm-eigenvalue">
        <w:del w:id="32944" w:author="PR Preview" w:date="2026-01-01T00:00:00Z">
          <w:r>
            <w:rPr>
              <w:rStyle w:val="Hyperlink"/>
            </w:rPr>
            <w:delText xml:space="preserve">Example 144</w:delText>
          </w:r>
        </w:del>
      </w:hyperlink>
      <w:del w:id="32945" w:author="PR Preview" w:date="2026-01-01T00:00:00Z">
        <w:r>
          <w:delText xml:space="preserve"> </w:delText>
        </w:r>
      </w:del>
      <w:del w:id="32946" w:author="PR Preview" w:date="2026-01-01T00:00:00Z">
        <w:r>
          <w:delText xml:space="preserve">are linearly independent, as</w:delText>
        </w:r>
      </w:del>
      <w:del w:id="32947" w:author="PR Preview" w:date="2026-01-01T00:00:00Z">
        <w:r>
          <w:delText xml:space="preserve"> </w:delText>
        </w:r>
      </w:del>
      <w:hyperlink w:anchor="thm-eigenvectors-independent">
        <w:del w:id="32948" w:author="PR Preview" w:date="2026-01-01T00:00:00Z">
          <w:r>
            <w:rPr>
              <w:rStyle w:val="Hyperlink"/>
            </w:rPr>
            <w:delText xml:space="preserve">Theorem 113</w:delText>
          </w:r>
        </w:del>
      </w:hyperlink>
      <w:del w:id="32949" w:author="PR Preview" w:date="2026-01-01T00:00:00Z">
        <w:r>
          <w:delText xml:space="preserve"> </w:delText>
        </w:r>
      </w:del>
      <w:del w:id="32950" w:author="PR Preview" w:date="2026-01-01T00:00:00Z">
        <w:r>
          <w:delText xml:space="preserve">says they must be:</w:delText>
        </w:r>
      </w:del>
      <w:del w:id="32951" w:author="PR Preview" w:date="2026-01-01T00:00:00Z">
        <w:r>
          <w:delText xml:space="preserve"> </w:delText>
        </w:r>
      </w:del>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del w:id="32952" w:author="PR Preview" w:date="2026-01-01T00:00:00Z">
        <w:r>
          <w:delText xml:space="preserve"> </w:delText>
        </w:r>
      </w:del>
      <w:del w:id="32953" w:author="PR Preview" w:date="2026-01-01T00:00:00Z">
        <w:r>
          <w:delText xml:space="preserve">is</w:delText>
        </w:r>
      </w:del>
      <w:del w:id="32954" w:author="PR Preview" w:date="2026-01-01T00:00:00Z">
        <w:r>
          <w:delText xml:space="preserve"> </w:delText>
        </w:r>
      </w:del>
      <m:oMath>
        <m:limLow>
          <m:e>
            <m:r>
              <m:t>0</m:t>
            </m:r>
          </m:e>
          <m:lim>
            <m:r>
              <m:rPr>
                <m:sty m:val="p"/>
              </m:rPr>
              <m:t>∼</m:t>
            </m:r>
          </m:lim>
        </m:limLow>
      </m:oMath>
      <w:del w:id="32955" w:author="PR Preview" w:date="2026-01-01T00:00:00Z">
        <w:r>
          <w:delText xml:space="preserve"> </w:delText>
        </w:r>
      </w:del>
      <w:del w:id="32956" w:author="PR Preview" w:date="2026-01-01T00:00:00Z">
        <w:r>
          <w:delText xml:space="preserve">only if</w:delText>
        </w:r>
      </w:del>
    </w:p>
    <w:p>
      <w:pPr>
        <w:pStyle w:val="BodyText"/>
      </w:pPr>
      <w:ins w:id="32957" w:author="PR Preview" w:date="2026-01-01T00:00:00Z">
        <w:r>
          <w:rPr>
            <w:b/>
            <w:bCs/>
          </w:rPr>
          <w:t xml:space="preserve">Example 202 (Eigenvectors carried across a similarity)</w:t>
        </w:r>
      </w:ins>
      <w:ins w:id="32958" w:author="PR Preview" w:date="2026-01-01T00:00:00Z">
        <w:r>
          <w:t xml:space="preserve"> </w:t>
        </w:r>
      </w:ins>
      <w:ins w:id="32959" w:author="PR Preview" w:date="2026-01-01T00:00:00Z">
        <w:r>
          <w:t xml:space="preserve">In</w:t>
        </w:r>
      </w:ins>
      <w:ins w:id="32960" w:author="PR Preview" w:date="2026-01-01T00:00:00Z">
        <w:r>
          <w:t xml:space="preserve"> </w:t>
        </w:r>
      </w:ins>
      <w:hyperlink w:anchor="exm-similar">
        <w:ins w:id="32961" w:author="PR Preview" w:date="2026-01-01T00:00:00Z">
          <w:r>
            <w:rPr>
              <w:rStyle w:val="Hyperlink"/>
            </w:rPr>
            <w:t xml:space="preserve">Example 201</w:t>
          </w:r>
        </w:ins>
      </w:hyperlink>
      <w:ins w:id="32962" w:author="PR Preview" w:date="2026-01-01T00:00:00Z">
        <w:r>
          <w:t xml:space="preserve">,</w:t>
        </w:r>
      </w:ins>
      <w:ins w:id="32963" w:author="PR Preview" w:date="2026-01-01T00:00:00Z">
        <w:r>
          <w:t xml:space="preserve"> </w:t>
        </w:r>
      </w:ins>
      <m:oMath>
        <m:r>
          <m:rPr>
            <m:sty m:val="bi"/>
          </m:rPr>
          <m:t>B</m:t>
        </m:r>
        <m:r>
          <m:rPr>
            <m:sty m:val="p"/>
          </m:rPr>
          <m:t>=</m:t>
        </m:r>
        <m:r>
          <m:rPr>
            <m:sty m:val="p"/>
          </m:rPr>
          <m:t>diag</m:t>
        </m:r>
        <m:r>
          <m:rPr>
            <m:sty m:val="p"/>
          </m:rPr>
          <m:t>(</m:t>
        </m:r>
        <m:r>
          <m:t>3</m:t>
        </m:r>
        <m:r>
          <m:rPr>
            <m:sty m:val="p"/>
          </m:rPr>
          <m:t>,</m:t>
        </m:r>
        <m:r>
          <m:t>1</m:t>
        </m:r>
        <m:r>
          <m:rPr>
            <m:sty m:val="p"/>
          </m:rPr>
          <m:t>)</m:t>
        </m:r>
      </m:oMath>
      <w:ins w:id="32964" w:author="PR Preview" w:date="2026-01-01T00:00:00Z">
        <w:r>
          <w:t xml:space="preserve"> </w:t>
        </w:r>
      </w:ins>
      <w:ins w:id="32965" w:author="PR Preview" w:date="2026-01-01T00:00:00Z">
        <w:r>
          <w:t xml:space="preserve">has eigenvectors</w:t>
        </w:r>
      </w:ins>
      <w:ins w:id="32966" w:author="PR Preview" w:date="2026-01-01T00:00:00Z">
        <w:r>
          <w:t xml:space="preserve"> </w:t>
        </w:r>
      </w:ins>
      <m:oMath>
        <m:r>
          <m:rPr>
            <m:sty m:val="p"/>
          </m:rPr>
          <m:t>(</m:t>
        </m:r>
        <m:r>
          <m:t>1</m:t>
        </m:r>
        <m:r>
          <m:rPr>
            <m:sty m:val="p"/>
          </m:rPr>
          <m:t>,</m:t>
        </m:r>
        <m:r>
          <m:t>0</m:t>
        </m:r>
        <m:r>
          <m:rPr>
            <m:sty m:val="p"/>
          </m:rPr>
          <m:t>)</m:t>
        </m:r>
      </m:oMath>
      <w:ins w:id="32967" w:author="PR Preview" w:date="2026-01-01T00:00:00Z">
        <w:r>
          <w:t xml:space="preserve"> </w:t>
        </w:r>
      </w:ins>
      <w:ins w:id="32968" w:author="PR Preview" w:date="2026-01-01T00:00:00Z">
        <w:r>
          <w:t xml:space="preserve">for</w:t>
        </w:r>
      </w:ins>
      <w:ins w:id="32969" w:author="PR Preview" w:date="2026-01-01T00:00:00Z">
        <w:r>
          <w:t xml:space="preserve"> </w:t>
        </w:r>
      </w:ins>
      <m:oMath>
        <m:r>
          <m:t>3</m:t>
        </m:r>
      </m:oMath>
      <w:ins w:id="32970" w:author="PR Preview" w:date="2026-01-01T00:00:00Z">
        <w:r>
          <w:t xml:space="preserve"> </w:t>
        </w:r>
      </w:ins>
      <w:ins w:id="32971" w:author="PR Preview" w:date="2026-01-01T00:00:00Z">
        <w:r>
          <w:t xml:space="preserve">and</w:t>
        </w:r>
      </w:ins>
      <w:ins w:id="32972" w:author="PR Preview" w:date="2026-01-01T00:00:00Z">
        <w:r>
          <w:t xml:space="preserve"> </w:t>
        </w:r>
      </w:ins>
      <m:oMath>
        <m:r>
          <m:rPr>
            <m:sty m:val="p"/>
          </m:rPr>
          <m:t>(</m:t>
        </m:r>
        <m:r>
          <m:t>0</m:t>
        </m:r>
        <m:r>
          <m:rPr>
            <m:sty m:val="p"/>
          </m:rPr>
          <m:t>,</m:t>
        </m:r>
        <m:r>
          <m:t>1</m:t>
        </m:r>
        <m:r>
          <m:rPr>
            <m:sty m:val="p"/>
          </m:rPr>
          <m:t>)</m:t>
        </m:r>
      </m:oMath>
      <w:ins w:id="32973" w:author="PR Preview" w:date="2026-01-01T00:00:00Z">
        <w:r>
          <w:t xml:space="preserve"> </w:t>
        </w:r>
      </w:ins>
      <w:ins w:id="32974" w:author="PR Preview" w:date="2026-01-01T00:00:00Z">
        <w:r>
          <w:t xml:space="preserve">for</w:t>
        </w:r>
      </w:ins>
      <w:ins w:id="32975" w:author="PR Preview" w:date="2026-01-01T00:00:00Z">
        <w:r>
          <w:t xml:space="preserve"> </w:t>
        </w:r>
      </w:ins>
      <m:oMath>
        <m:r>
          <m:t>1</m:t>
        </m:r>
      </m:oMath>
      <w:ins w:id="32976" w:author="PR Preview" w:date="2026-01-01T00:00:00Z">
        <w:r>
          <w:t xml:space="preserve">:</w:t>
        </w:r>
      </w:ins>
      <w:ins w:id="32977" w:author="PR Preview" w:date="2026-01-01T00:00:00Z">
        <w:r>
          <w:t xml:space="preserve"> </w:t>
        </w:r>
      </w:ins>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ins w:id="32978" w:author="PR Preview" w:date="2026-01-01T00:00:00Z">
        <w:r>
          <w:t xml:space="preserve"> </w:t>
        </w:r>
      </w:ins>
      <w:ins w:id="32979" w:author="PR Preview" w:date="2026-01-01T00:00:00Z">
        <w:r>
          <w:t xml:space="preserve">and</w:t>
        </w:r>
      </w:ins>
      <w:ins w:id="32980" w:author="PR Preview" w:date="2026-01-01T00:00:00Z">
        <w:r>
          <w:t xml:space="preserve"> </w:t>
        </w:r>
      </w:ins>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ins w:id="32981" w:author="PR Preview" w:date="2026-01-01T00:00:00Z">
        <w:r>
          <w:t xml:space="preserve">.</w:t>
        </w:r>
      </w:ins>
      <w:ins w:id="32982" w:author="PR Preview" w:date="2026-01-01T00:00:00Z">
        <w:r>
          <w:t xml:space="preserve"> </w:t>
        </w:r>
      </w:ins>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ins w:id="32983" w:author="PR Preview" w:date="2026-01-01T00:00:00Z">
        <w:r>
          <w:t xml:space="preserve"> </w:t>
        </w:r>
      </w:ins>
      <w:ins w:id="32984" w:author="PR Preview" w:date="2026-01-01T00:00:00Z">
        <w:r>
          <w:t xml:space="preserve">and</w:t>
        </w:r>
      </w:ins>
      <w:ins w:id="32985" w:author="PR Preview" w:date="2026-01-01T00:00:00Z">
        <w:r>
          <w:t xml:space="preserve"> </w:t>
        </w:r>
      </w:ins>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ins w:id="32986" w:author="PR Preview" w:date="2026-01-01T00:00:00Z">
        <w:r>
          <w:t xml:space="preserve"> </w:t>
        </w:r>
      </w:ins>
      <w:ins w:id="32987" w:author="PR Preview" w:date="2026-01-01T00:00:00Z">
        <w:r>
          <w:t xml:space="preserve">are the eigenvectors of</w:t>
        </w:r>
      </w:ins>
      <w:ins w:id="32988" w:author="PR Preview" w:date="2026-01-01T00:00:00Z">
        <w:r>
          <w:t xml:space="preserve"> </w:t>
        </w:r>
      </w:ins>
      <m:oMath>
        <m:r>
          <m:rPr>
            <m:sty m:val="bi"/>
          </m:rPr>
          <m:t>A</m:t>
        </m:r>
      </m:oMath>
      <w:ins w:id="32989" w:author="PR Preview" w:date="2026-01-01T00:00:00Z">
        <w:r>
          <w:t xml:space="preserve"> </w:t>
        </w:r>
      </w:ins>
      <w:ins w:id="32990" w:author="PR Preview" w:date="2026-01-01T00:00:00Z">
        <w:r>
          <w:t xml:space="preserve">for</w:t>
        </w:r>
      </w:ins>
      <w:ins w:id="32991" w:author="PR Preview" w:date="2026-01-01T00:00:00Z">
        <w:r>
          <w:t xml:space="preserve"> </w:t>
        </w:r>
      </w:ins>
      <m:oMath>
        <m:r>
          <m:t>3</m:t>
        </m:r>
      </m:oMath>
      <w:ins w:id="32992" w:author="PR Preview" w:date="2026-01-01T00:00:00Z">
        <w:r>
          <w:t xml:space="preserve"> </w:t>
        </w:r>
      </w:ins>
      <w:ins w:id="32993" w:author="PR Preview" w:date="2026-01-01T00:00:00Z">
        <w:r>
          <w:t xml:space="preserve">and</w:t>
        </w:r>
      </w:ins>
      <w:ins w:id="32994" w:author="PR Preview" w:date="2026-01-01T00:00:00Z">
        <w:r>
          <w:t xml:space="preserve"> </w:t>
        </w:r>
      </w:ins>
      <m:oMath>
        <m:r>
          <m:t>1</m:t>
        </m:r>
      </m:oMath>
      <w:ins w:id="32995" w:author="PR Preview" w:date="2026-01-01T00:00:00Z">
        <w:r>
          <w:t xml:space="preserve"> </w:t>
        </w:r>
      </w:ins>
      <w:ins w:id="32996" w:author="PR Preview" w:date="2026-01-01T00:00:00Z">
        <w:r>
          <w:t xml:space="preserve">found in</w:t>
        </w:r>
      </w:ins>
      <w:ins w:id="32997" w:author="PR Preview" w:date="2026-01-01T00:00:00Z">
        <w:r>
          <w:t xml:space="preserve"> </w:t>
        </w:r>
      </w:ins>
      <w:hyperlink w:anchor="exm-eigenvalue">
        <w:ins w:id="32998" w:author="PR Preview" w:date="2026-01-01T00:00:00Z">
          <w:r>
            <w:rPr>
              <w:rStyle w:val="Hyperlink"/>
            </w:rPr>
            <w:t xml:space="preserve">Example 146</w:t>
          </w:r>
        </w:ins>
      </w:hyperlink>
      <w:ins w:id="32999" w:author="PR Preview" w:date="2026-01-01T00:00:00Z">
        <w:r>
          <w:t xml:space="preserve">.</w:t>
        </w:r>
      </w:ins>
    </w:p>
    <w:bookmarkEnd w:id="639"/>
    <w:bookmarkStart w:id="640" w:name="thm-eigenvectors-independent"/>
    <w:p>
      <w:pPr>
        <w:pStyle w:val="BodyText"/>
      </w:pPr>
      <w:ins w:id="33000" w:author="PR Preview" w:date="2026-01-01T00:00:00Z">
        <w:r>
          <w:rPr>
            <w:b/>
            <w:bCs/>
          </w:rPr>
          <w:t xml:space="preserve">Theorem 114 (Eigenvectors for distinct eigenvalues are linearly independent)</w:t>
        </w:r>
      </w:ins>
      <w:ins w:id="33001" w:author="PR Preview" w:date="2026-01-01T00:00:00Z">
        <w:r>
          <w:t xml:space="preserve"> </w:t>
        </w:r>
      </w:ins>
      <w:ins w:id="33002" w:author="PR Preview" w:date="2026-01-01T00:00:00Z">
        <w:r>
          <w:t xml:space="preserve">If</w:t>
        </w:r>
      </w:ins>
      <w:ins w:id="33003" w:author="PR Preview" w:date="2026-01-01T00:00:00Z">
        <w:r>
          <w:t xml:space="preserve"> </w:t>
        </w:r>
      </w:ins>
      <w:ins w:id="33004" w:author="PR Preview" w:date="2026-01-01T00:00:00Z">
        <w:r>
          <w:t xml:space="preserve">$\mathord{\smash[b]{\underset{\raise.3ex\hbox{$\scriptstyle\sim$}}{v}}\vphantom{v}}_1, \ldots, \mathord{\smash[b]{\underset{\raise.3ex\hbox{$\scriptstyle\sim$}}{v}}\vphantom{v}}_k$</w:t>
        </w:r>
      </w:ins>
      <w:ins w:id="33005" w:author="PR Preview" w:date="2026-01-01T00:00:00Z">
        <w:r>
          <w:t xml:space="preserve"> </w:t>
        </w:r>
      </w:ins>
      <w:ins w:id="33006" w:author="PR Preview" w:date="2026-01-01T00:00:00Z">
        <w:r>
          <w:t xml:space="preserve">are eigenvectors of a</w:t>
        </w:r>
      </w:ins>
      <w:ins w:id="33007" w:author="PR Preview" w:date="2026-01-01T00:00:00Z">
        <w:r>
          <w:t xml:space="preserve"> </w:t>
        </w:r>
      </w:ins>
      <m:oMath>
        <m:r>
          <m:t>p</m:t>
        </m:r>
        <m:r>
          <m:rPr>
            <m:sty m:val="p"/>
          </m:rPr>
          <m:t>×</m:t>
        </m:r>
        <m:r>
          <m:t>p</m:t>
        </m:r>
      </m:oMath>
      <w:ins w:id="33008" w:author="PR Preview" w:date="2026-01-01T00:00:00Z">
        <w:r>
          <w:t xml:space="preserve"> </w:t>
        </w:r>
      </w:ins>
      <w:ins w:id="33009" w:author="PR Preview" w:date="2026-01-01T00:00:00Z">
        <w:r>
          <w:t xml:space="preserve">matrix</w:t>
        </w:r>
      </w:ins>
      <w:ins w:id="33010" w:author="PR Preview" w:date="2026-01-01T00:00:00Z">
        <w:r>
          <w:t xml:space="preserve"> </w:t>
        </w:r>
      </w:ins>
      <m:oMath>
        <m:r>
          <m:rPr>
            <m:sty m:val="bi"/>
          </m:rPr>
          <m:t>A</m:t>
        </m:r>
      </m:oMath>
      <w:ins w:id="33011" w:author="PR Preview" w:date="2026-01-01T00:00:00Z">
        <w:r>
          <w:t xml:space="preserve"> </w:t>
        </w:r>
      </w:ins>
      <w:ins w:id="33012" w:author="PR Preview" w:date="2026-01-01T00:00:00Z">
        <w:r>
          <w:t xml:space="preserve">for eigenvalues</w:t>
        </w:r>
      </w:ins>
      <w:ins w:id="33013" w:author="PR Preview" w:date="2026-01-01T00:00:00Z">
        <w:r>
          <w:t xml:space="preserve"> </w:t>
        </w:r>
      </w:ins>
      <m:oMath>
        <m:sSub>
          <m:e>
            <m:r>
              <m:t>λ</m:t>
            </m:r>
          </m:e>
          <m:sub>
            <m:r>
              <m:t>1</m:t>
            </m:r>
          </m:sub>
        </m:sSub>
        <m:r>
          <m:rPr>
            <m:sty m:val="p"/>
          </m:rPr>
          <m:t>,</m:t>
        </m:r>
        <m:r>
          <m:rPr>
            <m:sty m:val="p"/>
          </m:rPr>
          <m:t>…</m:t>
        </m:r>
        <m:r>
          <m:rPr>
            <m:sty m:val="p"/>
          </m:rPr>
          <m:t>,</m:t>
        </m:r>
        <m:sSub>
          <m:e>
            <m:r>
              <m:t>λ</m:t>
            </m:r>
          </m:e>
          <m:sub>
            <m:r>
              <m:t>k</m:t>
            </m:r>
          </m:sub>
        </m:sSub>
      </m:oMath>
      <w:ins w:id="33014" w:author="PR Preview" w:date="2026-01-01T00:00:00Z">
        <w:r>
          <w:t xml:space="preserve"> </w:t>
        </w:r>
      </w:ins>
      <w:ins w:id="33015" w:author="PR Preview" w:date="2026-01-01T00:00:00Z">
        <w:r>
          <w:t xml:space="preserve">that are all different,</w:t>
        </w:r>
      </w:ins>
      <w:ins w:id="33016" w:author="PR Preview" w:date="2026-01-01T00:00:00Z">
        <w:r>
          <w:t xml:space="preserve"> </w:t>
        </w:r>
      </w:ins>
      <w:ins w:id="33017" w:author="PR Preview" w:date="2026-01-01T00:00:00Z">
        <w:r>
          <w:t xml:space="preserve">then</w:t>
        </w:r>
      </w:ins>
      <w:ins w:id="33018" w:author="PR Preview" w:date="2026-01-01T00:00:00Z">
        <w:r>
          <w:t xml:space="preserve"> </w:t>
        </w:r>
      </w:ins>
      <w:ins w:id="33019" w:author="PR Preview" w:date="2026-01-01T00:00:00Z">
        <w:r>
          <w:t xml:space="preserve">$\mathord{\smash[b]{\underset{\raise.3ex\hbox{$\scriptstyle\sim$}}{v}}\vphantom{v}}_1, \ldots, \mathord{\smash[b]{\underset{\raise.3ex\hbox{$\scriptstyle\sim$}}{v}}\vphantom{v}}_k$</w:t>
        </w:r>
      </w:ins>
      <w:ins w:id="33020" w:author="PR Preview" w:date="2026-01-01T00:00:00Z">
        <w:r>
          <w:t xml:space="preserve"> </w:t>
        </w:r>
      </w:ins>
      <w:ins w:id="33021" w:author="PR Preview" w:date="2026-01-01T00:00:00Z">
        <w:r>
          <w:t xml:space="preserve">are linearly independent (</w:t>
        </w:r>
      </w:ins>
      <w:hyperlink w:anchor="def-linearly-independent">
        <w:ins w:id="33022" w:author="PR Preview" w:date="2026-01-01T00:00:00Z">
          <w:r>
            <w:rPr>
              <w:rStyle w:val="Hyperlink"/>
            </w:rPr>
            <w:t xml:space="preserve">Definition 43</w:t>
          </w:r>
        </w:ins>
      </w:hyperlink>
      <w:ins w:id="33023" w:author="PR Preview" w:date="2026-01-01T00:00:00Z">
        <w:r>
          <w:t xml:space="preserve">).</w:t>
        </w:r>
      </w:ins>
    </w:p>
    <w:bookmarkEnd w:id="640"/>
    <w:p>
      <w:pPr>
        <w:pStyle w:val="BodyText"/>
      </w:pPr>
      <w:ins w:id="33024" w:author="PR Preview" w:date="2026-01-01T00:00:00Z">
        <w:r>
          <w:rPr>
            <w:i/>
            <w:iCs/>
          </w:rPr>
          <w:t xml:space="preserve">Proof</w:t>
        </w:r>
      </w:ins>
      <w:ins w:id="33025" w:author="PR Preview" w:date="2026-01-01T00:00:00Z">
        <w:r>
          <w:t xml:space="preserve">. </w:t>
        </w:r>
      </w:ins>
      <w:ins w:id="33026" w:author="PR Preview" w:date="2026-01-01T00:00:00Z">
        <w:r>
          <w:t xml:space="preserve">By</w:t>
        </w:r>
      </w:ins>
      <w:ins w:id="33027" w:author="PR Preview" w:date="2026-01-01T00:00:00Z">
        <w:r>
          <w:t xml:space="preserve"> </w:t>
        </w:r>
      </w:ins>
      <w:hyperlink r:id="rId142">
        <w:ins w:id="33028" w:author="PR Preview" w:date="2026-01-01T00:00:00Z">
          <w:r>
            <w:rPr>
              <w:rStyle w:val="Hyperlink"/>
            </w:rPr>
            <w:t xml:space="preserve">induction</w:t>
          </w:r>
        </w:ins>
      </w:hyperlink>
      <w:ins w:id="33029" w:author="PR Preview" w:date="2026-01-01T00:00:00Z">
        <w:r>
          <w:t xml:space="preserve"> </w:t>
        </w:r>
      </w:ins>
      <w:ins w:id="33030" w:author="PR Preview" w:date="2026-01-01T00:00:00Z">
        <w:r>
          <w:t xml:space="preserve">on</w:t>
        </w:r>
      </w:ins>
      <w:ins w:id="33031" w:author="PR Preview" w:date="2026-01-01T00:00:00Z">
        <w:r>
          <w:t xml:space="preserve"> </w:t>
        </w:r>
      </w:ins>
      <m:oMath>
        <m:r>
          <m:t>k</m:t>
        </m:r>
      </m:oMath>
      <w:ins w:id="33032" w:author="PR Preview" w:date="2026-01-01T00:00:00Z">
        <w:r>
          <w:t xml:space="preserve">.</w:t>
        </w:r>
      </w:ins>
      <w:ins w:id="33033" w:author="PR Preview" w:date="2026-01-01T00:00:00Z">
        <w:r>
          <w:t xml:space="preserve"> </w:t>
        </w:r>
      </w:ins>
      <w:ins w:id="33034" w:author="PR Preview" w:date="2026-01-01T00:00:00Z">
        <w:r>
          <w:t xml:space="preserve">For</w:t>
        </w:r>
      </w:ins>
      <w:ins w:id="33035" w:author="PR Preview" w:date="2026-01-01T00:00:00Z">
        <w:r>
          <w:t xml:space="preserve"> </w:t>
        </w:r>
      </w:ins>
      <m:oMath>
        <m:r>
          <m:t>k</m:t>
        </m:r>
        <m:r>
          <m:rPr>
            <m:sty m:val="p"/>
          </m:rPr>
          <m:t>=</m:t>
        </m:r>
        <m:r>
          <m:t>1</m:t>
        </m:r>
      </m:oMath>
      <w:ins w:id="33036" w:author="PR Preview" w:date="2026-01-01T00:00:00Z">
        <w:r>
          <w:t xml:space="preserve">,</w:t>
        </w:r>
      </w:ins>
      <w:ins w:id="33037" w:author="PR Preview" w:date="2026-01-01T00:00:00Z">
        <w:r>
          <w:t xml:space="preserve"> </w:t>
        </w:r>
      </w:ins>
      <w:ins w:id="33038" w:author="PR Preview" w:date="2026-01-01T00:00:00Z">
        <w:r>
          <w:t xml:space="preserve">$\mathord{\smash[b]{\underset{\raise.3ex\hbox{$\scriptstyle\sim$}}{v}}\vphantom{v}}_1 \ne \mathord{\smash[b]{\underset{\raise.3ex\hbox{$\scriptstyle\sim$}}{0}}\vphantom{0}}$</w:t>
        </w:r>
      </w:ins>
      <w:ins w:id="33039" w:author="PR Preview" w:date="2026-01-01T00:00:00Z">
        <w:r>
          <w:t xml:space="preserve"> </w:t>
        </w:r>
      </w:ins>
      <w:ins w:id="33040" w:author="PR Preview" w:date="2026-01-01T00:00:00Z">
        <w:r>
          <w:t xml:space="preserve">is linearly independent on its own.</w:t>
        </w:r>
      </w:ins>
      <w:ins w:id="33041" w:author="PR Preview" w:date="2026-01-01T00:00:00Z">
        <w:r>
          <w:t xml:space="preserve"> </w:t>
        </w:r>
      </w:ins>
      <w:ins w:id="33042" w:author="PR Preview" w:date="2026-01-01T00:00:00Z">
        <w:r>
          <w:t xml:space="preserve">Suppose the result holds for</w:t>
        </w:r>
      </w:ins>
      <w:ins w:id="33043" w:author="PR Preview" w:date="2026-01-01T00:00:00Z">
        <w:r>
          <w:t xml:space="preserve"> </w:t>
        </w:r>
      </w:ins>
      <m:oMath>
        <m:r>
          <m:t>k</m:t>
        </m:r>
        <m:r>
          <m:rPr>
            <m:sty m:val="p"/>
          </m:rPr>
          <m:t>−</m:t>
        </m:r>
        <m:r>
          <m:t>1</m:t>
        </m:r>
      </m:oMath>
      <w:ins w:id="33044" w:author="PR Preview" w:date="2026-01-01T00:00:00Z">
        <w:r>
          <w:t xml:space="preserve"> </w:t>
        </w:r>
      </w:ins>
      <w:ins w:id="33045" w:author="PR Preview" w:date="2026-01-01T00:00:00Z">
        <w:r>
          <w:t xml:space="preserve">eigenvectors, and</w:t>
        </w:r>
      </w:ins>
      <w:ins w:id="33046" w:author="PR Preview" w:date="2026-01-01T00:00:00Z">
        <w:r>
          <w:t xml:space="preserve"> </w:t>
        </w:r>
      </w:ins>
      <w:ins w:id="33047" w:author="PR Preview" w:date="2026-01-01T00:00:00Z">
        <w:r>
          <w:t xml:space="preserve">$\sum_{i=1}^{k} c_i \mathord{\smash[b]{\underset{\raise.3ex\hbox{$\scriptstyle\sim$}}{v}}\vphantom{v}}_i = \mathord{\smash[b]{\underset{\raise.3ex\hbox{$\scriptstyle\sim$}}{0}}\vphantom{0}}$</w:t>
        </w:r>
      </w:ins>
      <w:ins w:id="33048" w:author="PR Preview" w:date="2026-01-01T00:00:00Z">
        <w:r>
          <w:t xml:space="preserve">. Then</w:t>
        </w:r>
      </w:ins>
    </w:p>
    <w:p>
      <w:pPr>
        <w:pStyle w:val="BodyText"/>
      </w:pPr>
      <w:ins w:id="33049" w:author="PR Preview" w:date="2026-01-01T00:00:00Z">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\text{(}\text{Theorem~24}\text{)}
    \\
    &amp;= \sum_{i=1}^{k} c_i\,(\lambda_i - \lambda_k)\,\mathord{\smash[b]{\underset{\raise.3ex\hbox{$\scriptstyle\sim$}}{v}}\vphantom{v}}_i
    &amp;&amp; \text{(}\text{Theorem~110}\text{, part 1, with } s = -\lambda_k \text{)}
    \\
    &amp;= \sum_{i=1}^{k-1} c_i\,(\lambda_i - \lambda_k)\,\mathord{\smash[b]{\underset{\raise.3ex\hbox{$\scriptstyle\sim$}}{v}}\vphantom{v}}_i.
    &amp;&amp; \text{(the } i = k \text{ term is } \mathord{\smash[b]{\underset{\raise.3ex\hbox{$\scriptstyle\sim$}}{0}}\vphantom{0}}\text{)}
    \end{aligned}
    $$</w:t>
        </w:r>
      </w:ins>
    </w:p>
    <w:p>
      <w:pPr>
        <w:pStyle w:val="FirstParagraph"/>
      </w:pPr>
      <w:ins w:id="33050" w:author="PR Preview" w:date="2026-01-01T00:00:00Z">
        <w:r>
          <w:t xml:space="preserve">By the induction hypothesis</w:t>
        </w:r>
      </w:ins>
      <w:ins w:id="33051" w:author="PR Preview" w:date="2026-01-01T00:00:00Z">
        <w:r>
          <w:t xml:space="preserve"> </w:t>
        </w:r>
      </w:ins>
      <w:ins w:id="33052" w:author="PR Preview" w:date="2026-01-01T00:00:00Z">
        <w:r>
          <w:t xml:space="preserve">$\mathord{\smash[b]{\underset{\raise.3ex\hbox{$\scriptstyle\sim$}}{v}}\vphantom{v}}_1, \ldots, \mathord{\smash[b]{\underset{\raise.3ex\hbox{$\scriptstyle\sim$}}{v}}\vphantom{v}}_{k-1}$</w:t>
        </w:r>
      </w:ins>
      <w:ins w:id="33053" w:author="PR Preview" w:date="2026-01-01T00:00:00Z">
        <w:r>
          <w:t xml:space="preserve"> </w:t>
        </w:r>
      </w:ins>
      <w:ins w:id="33054" w:author="PR Preview" w:date="2026-01-01T00:00:00Z">
        <w:r>
          <w:t xml:space="preserve">are linearly independent,</w:t>
        </w:r>
      </w:ins>
      <w:ins w:id="33055" w:author="PR Preview" w:date="2026-01-01T00:00:00Z">
        <w:r>
          <w:t xml:space="preserve"> </w:t>
        </w:r>
      </w:ins>
      <w:ins w:id="33056" w:author="PR Preview" w:date="2026-01-01T00:00:00Z">
        <w:r>
          <w:t xml:space="preserve">so every</w:t>
        </w:r>
      </w:ins>
      <w:ins w:id="33057" w:author="PR Preview" w:date="2026-01-01T00:00:00Z">
        <w:r>
          <w:t xml:space="preserve"> </w:t>
        </w:r>
      </w:ins>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ins w:id="33058" w:author="PR Preview" w:date="2026-01-01T00:00:00Z">
        <w:r>
          <w:t xml:space="preserve"> </w:t>
        </w:r>
      </w:ins>
      <w:ins w:id="33059" w:author="PR Preview" w:date="2026-01-01T00:00:00Z">
        <w:r>
          <w:t xml:space="preserve">for</w:t>
        </w:r>
      </w:ins>
      <w:ins w:id="33060" w:author="PR Preview" w:date="2026-01-01T00:00:00Z">
        <w:r>
          <w:t xml:space="preserve"> </w:t>
        </w:r>
      </w:ins>
      <m:oMath>
        <m:r>
          <m:t>i</m:t>
        </m:r>
        <m:r>
          <m:rPr>
            <m:sty m:val="p"/>
          </m:rPr>
          <m:t>&lt;</m:t>
        </m:r>
        <m:r>
          <m:t>k</m:t>
        </m:r>
      </m:oMath>
      <w:ins w:id="33061" w:author="PR Preview" w:date="2026-01-01T00:00:00Z">
        <w:r>
          <w:t xml:space="preserve">,</w:t>
        </w:r>
      </w:ins>
      <w:ins w:id="33062" w:author="PR Preview" w:date="2026-01-01T00:00:00Z">
        <w:r>
          <w:t xml:space="preserve"> </w:t>
        </w:r>
      </w:ins>
      <w:ins w:id="33063" w:author="PR Preview" w:date="2026-01-01T00:00:00Z">
        <w:r>
          <w:t xml:space="preserve">and since</w:t>
        </w:r>
      </w:ins>
      <w:ins w:id="33064" w:author="PR Preview" w:date="2026-01-01T00:00:00Z">
        <w:r>
          <w:t xml:space="preserve"> </w:t>
        </w:r>
      </w:ins>
      <m:oMath>
        <m:sSub>
          <m:e>
            <m:r>
              <m:t>λ</m:t>
            </m:r>
          </m:e>
          <m:sub>
            <m:r>
              <m:t>i</m:t>
            </m:r>
          </m:sub>
        </m:sSub>
        <m:r>
          <m:rPr>
            <m:sty m:val="p"/>
          </m:rPr>
          <m:t>≠</m:t>
        </m:r>
        <m:sSub>
          <m:e>
            <m:r>
              <m:t>λ</m:t>
            </m:r>
          </m:e>
          <m:sub>
            <m:r>
              <m:t>k</m:t>
            </m:r>
          </m:sub>
        </m:sSub>
      </m:oMath>
      <w:ins w:id="33065" w:author="PR Preview" w:date="2026-01-01T00:00:00Z">
        <w:r>
          <w:t xml:space="preserve">, every</w:t>
        </w:r>
      </w:ins>
      <w:ins w:id="33066" w:author="PR Preview" w:date="2026-01-01T00:00:00Z">
        <w:r>
          <w:t xml:space="preserve"> </w:t>
        </w:r>
      </w:ins>
      <m:oMath>
        <m:sSub>
          <m:e>
            <m:r>
              <m:t>c</m:t>
            </m:r>
          </m:e>
          <m:sub>
            <m:r>
              <m:t>i</m:t>
            </m:r>
          </m:sub>
        </m:sSub>
        <m:r>
          <m:rPr>
            <m:sty m:val="p"/>
          </m:rPr>
          <m:t>=</m:t>
        </m:r>
        <m:r>
          <m:t>0</m:t>
        </m:r>
      </m:oMath>
      <w:ins w:id="33067" w:author="PR Preview" w:date="2026-01-01T00:00:00Z">
        <w:r>
          <w:t xml:space="preserve"> </w:t>
        </w:r>
      </w:ins>
      <w:ins w:id="33068" w:author="PR Preview" w:date="2026-01-01T00:00:00Z">
        <w:r>
          <w:t xml:space="preserve">for</w:t>
        </w:r>
      </w:ins>
      <w:ins w:id="33069" w:author="PR Preview" w:date="2026-01-01T00:00:00Z">
        <w:r>
          <w:t xml:space="preserve"> </w:t>
        </w:r>
      </w:ins>
      <m:oMath>
        <m:r>
          <m:t>i</m:t>
        </m:r>
        <m:r>
          <m:rPr>
            <m:sty m:val="p"/>
          </m:rPr>
          <m:t>&lt;</m:t>
        </m:r>
        <m:r>
          <m:t>k</m:t>
        </m:r>
      </m:oMath>
      <w:ins w:id="33070" w:author="PR Preview" w:date="2026-01-01T00:00:00Z">
        <w:r>
          <w:t xml:space="preserve">.</w:t>
        </w:r>
      </w:ins>
      <w:ins w:id="33071" w:author="PR Preview" w:date="2026-01-01T00:00:00Z">
        <w:r>
          <w:t xml:space="preserve"> </w:t>
        </w:r>
      </w:ins>
      <w:ins w:id="33072" w:author="PR Preview" w:date="2026-01-01T00:00:00Z">
        <w:r>
          <w:t xml:space="preserve">The supposed equation then reads</w:t>
        </w:r>
      </w:ins>
      <w:ins w:id="33073" w:author="PR Preview" w:date="2026-01-01T00:00:00Z">
        <w:r>
          <w:t xml:space="preserve"> </w:t>
        </w:r>
      </w:ins>
      <w:ins w:id="33074" w:author="PR Preview" w:date="2026-01-01T00:00:00Z">
        <w:r>
          <w:t xml:space="preserve">$c_k \mathord{\smash[b]{\underset{\raise.3ex\hbox{$\scriptstyle\sim$}}{v}}\vphantom{v}}_k = \mathord{\smash[b]{\underset{\raise.3ex\hbox{$\scriptstyle\sim$}}{0}}\vphantom{0}}$</w:t>
        </w:r>
      </w:ins>
      <w:ins w:id="33075" w:author="PR Preview" w:date="2026-01-01T00:00:00Z">
        <w:r>
          <w:t xml:space="preserve"> </w:t>
        </w:r>
      </w:ins>
      <w:ins w:id="33076" w:author="PR Preview" w:date="2026-01-01T00:00:00Z">
        <w:r>
          <w:t xml:space="preserve">with</w:t>
        </w:r>
      </w:ins>
      <w:ins w:id="33077" w:author="PR Preview" w:date="2026-01-01T00:00:00Z">
        <w:r>
          <w:t xml:space="preserve"> </w:t>
        </w:r>
      </w:ins>
      <w:ins w:id="33078" w:author="PR Preview" w:date="2026-01-01T00:00:00Z">
        <w:r>
          <w:t xml:space="preserve">$\mathord{\smash[b]{\underset{\raise.3ex\hbox{$\scriptstyle\sim$}}{v}}\vphantom{v}}_k \ne \mathord{\smash[b]{\underset{\raise.3ex\hbox{$\scriptstyle\sim$}}{0}}\vphantom{0}}$</w:t>
        </w:r>
      </w:ins>
      <w:ins w:id="33079" w:author="PR Preview" w:date="2026-01-01T00:00:00Z">
        <w:r>
          <w:t xml:space="preserve">,</w:t>
        </w:r>
      </w:ins>
      <w:ins w:id="33080" w:author="PR Preview" w:date="2026-01-01T00:00:00Z">
        <w:r>
          <w:t xml:space="preserve"> </w:t>
        </w:r>
      </w:ins>
      <w:ins w:id="33081" w:author="PR Preview" w:date="2026-01-01T00:00:00Z">
        <w:r>
          <w:t xml:space="preserve">so</w:t>
        </w:r>
      </w:ins>
      <w:ins w:id="33082" w:author="PR Preview" w:date="2026-01-01T00:00:00Z">
        <w:r>
          <w:t xml:space="preserve"> </w:t>
        </w:r>
      </w:ins>
      <m:oMath>
        <m:sSub>
          <m:e>
            <m:r>
              <m:t>c</m:t>
            </m:r>
          </m:e>
          <m:sub>
            <m:r>
              <m:t>k</m:t>
            </m:r>
          </m:sub>
        </m:sSub>
        <m:r>
          <m:rPr>
            <m:sty m:val="p"/>
          </m:rPr>
          <m:t>=</m:t>
        </m:r>
        <m:r>
          <m:t>0</m:t>
        </m:r>
      </m:oMath>
      <w:ins w:id="33083" w:author="PR Preview" w:date="2026-01-01T00:00:00Z">
        <w:r>
          <w:t xml:space="preserve"> </w:t>
        </w:r>
      </w:ins>
      <w:ins w:id="33084" w:author="PR Preview" w:date="2026-01-01T00:00:00Z">
        <w:r>
          <w:t xml:space="preserve">too.</w:t>
        </w:r>
      </w:ins>
    </w:p>
    <w:bookmarkStart w:id="641" w:name="exm-eigenvectors-independent"/>
    <w:p>
      <w:pPr>
        <w:pStyle w:val="BodyText"/>
      </w:pPr>
      <w:ins w:id="33085" w:author="PR Preview" w:date="2026-01-01T00:00:00Z">
        <w:r>
          <w:rPr>
            <w:b/>
            <w:bCs/>
          </w:rPr>
          <w:t xml:space="preserve">Example 203 (Independent eigenvectors)</w:t>
        </w:r>
      </w:ins>
      <w:ins w:id="33086" w:author="PR Preview" w:date="2026-01-01T00:00:00Z">
        <w:r>
          <w:t xml:space="preserve"> </w:t>
        </w:r>
      </w:ins>
      <w:ins w:id="33087" w:author="PR Preview" w:date="2026-01-01T00:00:00Z">
        <w:r>
          <w:t xml:space="preserve">The eigenvectors</w:t>
        </w:r>
      </w:ins>
      <w:ins w:id="33088" w:author="PR Preview" w:date="2026-01-01T00:00:00Z">
        <w:r>
          <w:t xml:space="preserve"> </w:t>
        </w:r>
      </w:ins>
      <m:oMath>
        <m:r>
          <m:rPr>
            <m:sty m:val="p"/>
          </m:rPr>
          <m:t>(</m:t>
        </m:r>
        <m:r>
          <m:t>1</m:t>
        </m:r>
        <m:r>
          <m:rPr>
            <m:sty m:val="p"/>
          </m:rPr>
          <m:t>,</m:t>
        </m:r>
        <m:r>
          <m:t>1</m:t>
        </m:r>
        <m:r>
          <m:rPr>
            <m:sty m:val="p"/>
          </m:rPr>
          <m:t>)</m:t>
        </m:r>
      </m:oMath>
      <w:ins w:id="33089" w:author="PR Preview" w:date="2026-01-01T00:00:00Z">
        <w:r>
          <w:t xml:space="preserve"> </w:t>
        </w:r>
      </w:ins>
      <w:ins w:id="33090" w:author="PR Preview" w:date="2026-01-01T00:00:00Z">
        <w:r>
          <w:t xml:space="preserve">for</w:t>
        </w:r>
      </w:ins>
      <w:ins w:id="33091" w:author="PR Preview" w:date="2026-01-01T00:00:00Z">
        <w:r>
          <w:t xml:space="preserve"> </w:t>
        </w:r>
      </w:ins>
      <m:oMath>
        <m:r>
          <m:t>3</m:t>
        </m:r>
      </m:oMath>
      <w:ins w:id="33092" w:author="PR Preview" w:date="2026-01-01T00:00:00Z">
        <w:r>
          <w:t xml:space="preserve"> </w:t>
        </w:r>
      </w:ins>
      <w:ins w:id="33093" w:author="PR Preview" w:date="2026-01-01T00:00:00Z">
        <w:r>
          <w:t xml:space="preserve">and</w:t>
        </w:r>
      </w:ins>
      <w:ins w:id="33094" w:author="PR Preview" w:date="2026-01-01T00:00:00Z">
        <w:r>
          <w:t xml:space="preserve"> </w:t>
        </w:r>
      </w:ins>
      <m:oMath>
        <m:r>
          <m:rPr>
            <m:sty m:val="p"/>
          </m:rPr>
          <m:t>(</m:t>
        </m:r>
        <m:r>
          <m:t>1</m:t>
        </m:r>
        <m:r>
          <m:rPr>
            <m:sty m:val="p"/>
          </m:rPr>
          <m:t>,</m:t>
        </m:r>
        <m:r>
          <m:rPr>
            <m:sty m:val="p"/>
          </m:rPr>
          <m:t>−</m:t>
        </m:r>
        <m:r>
          <m:t>1</m:t>
        </m:r>
        <m:r>
          <m:rPr>
            <m:sty m:val="p"/>
          </m:rPr>
          <m:t>)</m:t>
        </m:r>
      </m:oMath>
      <w:ins w:id="33095" w:author="PR Preview" w:date="2026-01-01T00:00:00Z">
        <w:r>
          <w:t xml:space="preserve"> </w:t>
        </w:r>
      </w:ins>
      <w:ins w:id="33096" w:author="PR Preview" w:date="2026-01-01T00:00:00Z">
        <w:r>
          <w:t xml:space="preserve">for</w:t>
        </w:r>
      </w:ins>
      <w:ins w:id="33097" w:author="PR Preview" w:date="2026-01-01T00:00:00Z">
        <w:r>
          <w:t xml:space="preserve"> </w:t>
        </w:r>
      </w:ins>
      <m:oMath>
        <m:r>
          <m:t>1</m:t>
        </m:r>
      </m:oMath>
      <w:ins w:id="33098" w:author="PR Preview" w:date="2026-01-01T00:00:00Z">
        <w:r>
          <w:t xml:space="preserve"> </w:t>
        </w:r>
      </w:ins>
      <w:ins w:id="33099" w:author="PR Preview" w:date="2026-01-01T00:00:00Z">
        <w:r>
          <w:t xml:space="preserve">of</w:t>
        </w:r>
      </w:ins>
      <w:ins w:id="33100" w:author="PR Preview" w:date="2026-01-01T00:00:00Z">
        <w:r>
          <w:t xml:space="preserve"> </w:t>
        </w:r>
      </w:ins>
      <w:hyperlink w:anchor="exm-eigenvalue">
        <w:ins w:id="33101" w:author="PR Preview" w:date="2026-01-01T00:00:00Z">
          <w:r>
            <w:rPr>
              <w:rStyle w:val="Hyperlink"/>
            </w:rPr>
            <w:t xml:space="preserve">Example 146</w:t>
          </w:r>
        </w:ins>
      </w:hyperlink>
      <w:ins w:id="33102" w:author="PR Preview" w:date="2026-01-01T00:00:00Z">
        <w:r>
          <w:t xml:space="preserve"> </w:t>
        </w:r>
      </w:ins>
      <w:ins w:id="33103" w:author="PR Preview" w:date="2026-01-01T00:00:00Z">
        <w:r>
          <w:t xml:space="preserve">are linearly independent, as</w:t>
        </w:r>
      </w:ins>
      <w:ins w:id="33104" w:author="PR Preview" w:date="2026-01-01T00:00:00Z">
        <w:r>
          <w:t xml:space="preserve"> </w:t>
        </w:r>
      </w:ins>
      <w:hyperlink w:anchor="thm-eigenvectors-independent">
        <w:ins w:id="33105" w:author="PR Preview" w:date="2026-01-01T00:00:00Z">
          <w:r>
            <w:rPr>
              <w:rStyle w:val="Hyperlink"/>
            </w:rPr>
            <w:t xml:space="preserve">Theorem 114</w:t>
          </w:r>
        </w:ins>
      </w:hyperlink>
      <w:ins w:id="33106" w:author="PR Preview" w:date="2026-01-01T00:00:00Z">
        <w:r>
          <w:t xml:space="preserve"> </w:t>
        </w:r>
      </w:ins>
      <w:ins w:id="33107" w:author="PR Preview" w:date="2026-01-01T00:00:00Z">
        <w:r>
          <w:t xml:space="preserve">says they must be:</w:t>
        </w:r>
      </w:ins>
      <w:ins w:id="33108" w:author="PR Preview" w:date="2026-01-01T00:00:00Z">
        <w:r>
          <w:t xml:space="preserve"> </w:t>
        </w:r>
      </w:ins>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ins w:id="33109" w:author="PR Preview" w:date="2026-01-01T00:00:00Z">
        <w:r>
          <w:t xml:space="preserve"> </w:t>
        </w:r>
      </w:ins>
      <w:ins w:id="33110" w:author="PR Preview" w:date="2026-01-01T00:00:00Z">
        <w:r>
          <w:t xml:space="preserve">is</w:t>
        </w:r>
      </w:ins>
      <w:ins w:id="33111" w:author="PR Preview" w:date="2026-01-01T00:00:00Z">
        <w:r>
          <w:t xml:space="preserve"> </w:t>
        </w:r>
      </w:ins>
      <w:ins w:id="33112" w:author="PR Preview" w:date="2026-01-01T00:00:00Z">
        <w:r>
          <w:t xml:space="preserve">$\mathord{\smash[b]{\underset{\raise.3ex\hbox{$\scriptstyle\sim$}}{0}}\vphantom{0}}$</w:t>
        </w:r>
      </w:ins>
      <w:ins w:id="33113" w:author="PR Preview" w:date="2026-01-01T00:00:00Z">
        <w:r>
          <w:t xml:space="preserve"> </w:t>
        </w:r>
      </w:ins>
      <w:ins w:id="33114" w:author="PR Preview" w:date="2026-01-01T00:00:00Z">
        <w:r>
          <w:t xml:space="preserve">only if</w:t>
        </w:r>
      </w:ins>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1"/>
    <w:bookmarkStart w:id="642" w:name="def-diagonalizable"/>
    <w:p>
      <w:pPr>
        <w:pStyle w:val="BodyText"/>
      </w:pPr>
      <w:del w:id="33115" w:author="PR Preview" w:date="2026-01-01T00:00:00Z">
        <w:r>
          <w:rPr>
            <w:b/>
            <w:bCs/>
          </w:rPr>
          <w:delText xml:space="preserve">Definition 121 (Diagonalizable matrix)</w:delText>
        </w:r>
      </w:del>
      <w:del w:id="33116" w:author="PR Preview" w:date="2026-01-01T00:00:00Z">
        <w:r>
          <w:delText xml:space="preserve"> </w:delText>
        </w:r>
      </w:del>
      <w:del w:id="33117" w:author="PR Preview" w:date="2026-01-01T00:00:00Z">
        <w:r>
          <w:delText xml:space="preserve">A</w:delText>
        </w:r>
      </w:del>
      <w:del w:id="33118" w:author="PR Preview" w:date="2026-01-01T00:00:00Z">
        <w:r>
          <w:delText xml:space="preserve"> </w:delText>
        </w:r>
      </w:del>
      <m:oMath>
        <m:r>
          <m:t>p</m:t>
        </m:r>
        <m:r>
          <m:rPr>
            <m:sty m:val="p"/>
          </m:rPr>
          <m:t>×</m:t>
        </m:r>
        <m:r>
          <m:t>p</m:t>
        </m:r>
      </m:oMath>
      <w:del w:id="33119" w:author="PR Preview" w:date="2026-01-01T00:00:00Z">
        <w:r>
          <w:delText xml:space="preserve"> </w:delText>
        </w:r>
      </w:del>
      <w:del w:id="33120" w:author="PR Preview" w:date="2026-01-01T00:00:00Z">
        <w:r>
          <w:delText xml:space="preserve">matrix</w:delText>
        </w:r>
      </w:del>
      <w:del w:id="33121" w:author="PR Preview" w:date="2026-01-01T00:00:00Z">
        <w:r>
          <w:delText xml:space="preserve"> </w:delText>
        </w:r>
      </w:del>
      <m:oMath>
        <m:r>
          <m:rPr>
            <m:sty m:val="bi"/>
          </m:rPr>
          <m:t>A</m:t>
        </m:r>
      </m:oMath>
      <w:del w:id="33122" w:author="PR Preview" w:date="2026-01-01T00:00:00Z">
        <w:r>
          <w:delText xml:space="preserve"> </w:delText>
        </w:r>
      </w:del>
      <w:del w:id="33123" w:author="PR Preview" w:date="2026-01-01T00:00:00Z">
        <w:r>
          <w:delText xml:space="preserve">is</w:delText>
        </w:r>
      </w:del>
      <w:del w:id="33124" w:author="PR Preview" w:date="2026-01-01T00:00:00Z">
        <w:r>
          <w:delText xml:space="preserve"> </w:delText>
        </w:r>
      </w:del>
      <w:del w:id="33125" w:author="PR Preview" w:date="2026-01-01T00:00:00Z">
        <w:r>
          <w:rPr>
            <w:b/>
            <w:bCs/>
          </w:rPr>
          <w:delText xml:space="preserve">diagonalizable</w:delText>
        </w:r>
      </w:del>
      <w:del w:id="33126" w:author="PR Preview" w:date="2026-01-01T00:00:00Z">
        <w:r>
          <w:delText xml:space="preserve"> </w:delText>
        </w:r>
      </w:del>
      <w:del w:id="33127" w:author="PR Preview" w:date="2026-01-01T00:00:00Z">
        <w:r>
          <w:delText xml:space="preserve">if</w:delText>
        </w:r>
      </w:del>
      <w:del w:id="33128" w:author="PR Preview" w:date="2026-01-01T00:00:00Z">
        <w:r>
          <w:delText xml:space="preserve"> </w:delText>
        </w:r>
      </w:del>
      <m:oMath>
        <m:r>
          <m:rPr>
            <m:sty m:val="bi"/>
          </m:rPr>
          <m:t>A</m:t>
        </m:r>
        <m:r>
          <m:rPr>
            <m:sty m:val="p"/>
          </m:rPr>
          <m:t>=</m:t>
        </m:r>
        <m:r>
          <m:rPr>
            <m:sty m:val="bi"/>
          </m:rPr>
          <m:t>X</m:t>
        </m:r>
        <m:r>
          <m:rPr>
            <m:sty m:val="b"/>
          </m:rPr>
          <m:t>Λ</m:t>
        </m:r>
        <m:sSup>
          <m:e>
            <m:r>
              <m:rPr>
                <m:sty m:val="bi"/>
              </m:rPr>
              <m:t>X</m:t>
            </m:r>
          </m:e>
          <m:sup>
            <m:r>
              <m:rPr>
                <m:sty m:val="p"/>
              </m:rPr>
              <m:t>−</m:t>
            </m:r>
            <m:r>
              <m:t>1</m:t>
            </m:r>
          </m:sup>
        </m:sSup>
      </m:oMath>
      <w:del w:id="33129" w:author="PR Preview" w:date="2026-01-01T00:00:00Z">
        <w:r>
          <w:delText xml:space="preserve"> </w:delText>
        </w:r>
      </w:del>
      <w:del w:id="33130" w:author="PR Preview" w:date="2026-01-01T00:00:00Z">
        <w:r>
          <w:delText xml:space="preserve">for some invertible</w:delText>
        </w:r>
      </w:del>
      <w:del w:id="33131" w:author="PR Preview" w:date="2026-01-01T00:00:00Z">
        <w:r>
          <w:delText xml:space="preserve"> </w:delText>
        </w:r>
      </w:del>
      <m:oMath>
        <m:r>
          <m:t>p</m:t>
        </m:r>
        <m:r>
          <m:rPr>
            <m:sty m:val="p"/>
          </m:rPr>
          <m:t>×</m:t>
        </m:r>
        <m:r>
          <m:t>p</m:t>
        </m:r>
      </m:oMath>
      <w:del w:id="33132" w:author="PR Preview" w:date="2026-01-01T00:00:00Z">
        <w:r>
          <w:delText xml:space="preserve"> </w:delText>
        </w:r>
      </w:del>
      <w:del w:id="33133" w:author="PR Preview" w:date="2026-01-01T00:00:00Z">
        <w:r>
          <w:delText xml:space="preserve">matrix</w:delText>
        </w:r>
      </w:del>
      <w:del w:id="33134" w:author="PR Preview" w:date="2026-01-01T00:00:00Z">
        <w:r>
          <w:delText xml:space="preserve"> </w:delText>
        </w:r>
      </w:del>
      <m:oMath>
        <m:r>
          <m:rPr>
            <m:sty m:val="bi"/>
          </m:rPr>
          <m:t>X</m:t>
        </m:r>
      </m:oMath>
      <w:del w:id="33135" w:author="PR Preview" w:date="2026-01-01T00:00:00Z">
        <w:r>
          <w:delText xml:space="preserve"> </w:delText>
        </w:r>
      </w:del>
      <w:del w:id="33136" w:author="PR Preview" w:date="2026-01-01T00:00:00Z">
        <w:r>
          <w:delText xml:space="preserve">and diagonal</w:delText>
        </w:r>
      </w:del>
      <w:del w:id="33137" w:author="PR Preview" w:date="2026-01-01T00:00:00Z">
        <w:r>
          <w:delText xml:space="preserve"> </w:delText>
        </w:r>
      </w:del>
      <m:oMath>
        <m:r>
          <m:t>p</m:t>
        </m:r>
        <m:r>
          <m:rPr>
            <m:sty m:val="p"/>
          </m:rPr>
          <m:t>×</m:t>
        </m:r>
        <m:r>
          <m:t>p</m:t>
        </m:r>
      </m:oMath>
      <w:del w:id="33138" w:author="PR Preview" w:date="2026-01-01T00:00:00Z">
        <w:r>
          <w:delText xml:space="preserve"> </w:delText>
        </w:r>
      </w:del>
      <w:del w:id="33139" w:author="PR Preview" w:date="2026-01-01T00:00:00Z">
        <w:r>
          <w:delText xml:space="preserve">matrix</w:delText>
        </w:r>
      </w:del>
      <w:del w:id="33140" w:author="PR Preview" w:date="2026-01-01T00:00:00Z">
        <w:r>
          <w:delText xml:space="preserve"> </w:delText>
        </w:r>
      </w:del>
      <m:oMath>
        <m:r>
          <m:rPr>
            <m:sty m:val="b"/>
          </m:rPr>
          <m:t>Λ</m:t>
        </m:r>
      </m:oMath>
      <w:del w:id="33141" w:author="PR Preview" w:date="2026-01-01T00:00:00Z">
        <w:r>
          <w:delText xml:space="preserve"> </w:delText>
        </w:r>
      </w:del>
      <w:del w:id="33142" w:author="PR Preview" w:date="2026-01-01T00:00:00Z">
        <w:r>
          <w:delText xml:space="preserve">(</w:delText>
        </w:r>
      </w:del>
      <w:hyperlink w:anchor="def-diagonal-matrix">
        <w:del w:id="33143" w:author="PR Preview" w:date="2026-01-01T00:00:00Z">
          <w:r>
            <w:rPr>
              <w:rStyle w:val="Hyperlink"/>
            </w:rPr>
            <w:delText xml:space="preserve">Definition 83</w:delText>
          </w:r>
        </w:del>
      </w:hyperlink>
      <w:del w:id="33144" w:author="PR Preview" w:date="2026-01-01T00:00:00Z">
        <w:r>
          <w:delText xml:space="preserve">);</w:delText>
        </w:r>
      </w:del>
      <w:del w:id="33145" w:author="PR Preview" w:date="2026-01-01T00:00:00Z">
        <w:r>
          <w:delText xml:space="preserve"> </w:delText>
        </w:r>
      </w:del>
      <w:del w:id="33146" w:author="PR Preview" w:date="2026-01-01T00:00:00Z">
        <w:r>
          <w:delText xml:space="preserve">by</w:delText>
        </w:r>
      </w:del>
      <w:del w:id="33147" w:author="PR Preview" w:date="2026-01-01T00:00:00Z">
        <w:r>
          <w:delText xml:space="preserve"> </w:delText>
        </w:r>
      </w:del>
      <w:hyperlink w:anchor="rem-similar-both-ways">
        <w:del w:id="33148" w:author="PR Preview" w:date="2026-01-01T00:00:00Z">
          <w:r>
            <w:rPr>
              <w:rStyle w:val="Hyperlink"/>
            </w:rPr>
            <w:delText xml:space="preserve">Remark 49</w:delText>
          </w:r>
        </w:del>
      </w:hyperlink>
      <w:del w:id="33149" w:author="PR Preview" w:date="2026-01-01T00:00:00Z">
        <w:r>
          <w:delText xml:space="preserve">, that is the same as</w:delText>
        </w:r>
      </w:del>
      <w:del w:id="33150" w:author="PR Preview" w:date="2026-01-01T00:00:00Z">
        <w:r>
          <w:delText xml:space="preserve"> </w:delText>
        </w:r>
      </w:del>
      <m:oMath>
        <m:r>
          <m:rPr>
            <m:sty m:val="b"/>
          </m:rPr>
          <m:t>Λ</m:t>
        </m:r>
        <m:r>
          <m:rPr>
            <m:sty m:val="p"/>
          </m:rPr>
          <m:t>=</m:t>
        </m:r>
        <m:sSup>
          <m:e>
            <m:r>
              <m:rPr>
                <m:sty m:val="bi"/>
              </m:rPr>
              <m:t>X</m:t>
            </m:r>
          </m:e>
          <m:sup>
            <m:r>
              <m:rPr>
                <m:sty m:val="p"/>
              </m:rPr>
              <m:t>−</m:t>
            </m:r>
            <m:r>
              <m:t>1</m:t>
            </m:r>
          </m:sup>
        </m:sSup>
        <m:r>
          <m:rPr>
            <m:sty m:val="bi"/>
          </m:rPr>
          <m:t>A</m:t>
        </m:r>
        <m:r>
          <m:rPr>
            <m:sty m:val="bi"/>
          </m:rPr>
          <m:t>X</m:t>
        </m:r>
      </m:oMath>
      <w:del w:id="33151" w:author="PR Preview" w:date="2026-01-01T00:00:00Z">
        <w:r>
          <w:delText xml:space="preserve">,</w:delText>
        </w:r>
      </w:del>
      <w:del w:id="33152" w:author="PR Preview" w:date="2026-01-01T00:00:00Z">
        <w:r>
          <w:delText xml:space="preserve"> </w:delText>
        </w:r>
      </w:del>
      <w:del w:id="33153" w:author="PR Preview" w:date="2026-01-01T00:00:00Z">
        <w:r>
          <w:delText xml:space="preserve">so a diagonalizable matrix is one similar to a diagonal matrix (</w:delText>
        </w:r>
      </w:del>
      <w:hyperlink w:anchor="def-similar">
        <w:del w:id="33154" w:author="PR Preview" w:date="2026-01-01T00:00:00Z">
          <w:r>
            <w:rPr>
              <w:rStyle w:val="Hyperlink"/>
            </w:rPr>
            <w:delText xml:space="preserve">Definition 120</w:delText>
          </w:r>
        </w:del>
      </w:hyperlink>
      <w:del w:id="33155" w:author="PR Preview" w:date="2026-01-01T00:00:00Z">
        <w:r>
          <w:delText xml:space="preserve">).</w:delText>
        </w:r>
      </w:del>
    </w:p>
    <w:p>
      <w:pPr>
        <w:pStyle w:val="BodyText"/>
      </w:pPr>
      <w:del w:id="33156" w:author="PR Preview" w:date="2026-01-01T00:00:00Z">
        <w:r>
          <w:rPr>
            <w:b/>
            <w:bCs/>
          </w:rPr>
          <w:delText xml:space="preserve">Example 202 (Diagonalizable and not)</w:delText>
        </w:r>
      </w:del>
      <w:del w:id="33157" w:author="PR Preview" w:date="2026-01-01T00:00:00Z">
        <w:r>
          <w:delText xml:space="preserve"> </w:delText>
        </w:r>
      </w:del>
      <w:del w:id="33158" w:author="PR Preview" w:date="2026-01-01T00:00:00Z">
        <w:r>
          <w:delText xml:space="preserve"> </w:delText>
        </w:r>
      </w:del>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33159" w:author="PR Preview" w:date="2026-01-01T00:00:00Z">
        <w:r>
          <w:delText xml:space="preserve"> </w:delText>
        </w:r>
      </w:del>
      <w:del w:id="33160" w:author="PR Preview" w:date="2026-01-01T00:00:00Z">
        <w:r>
          <w:delText xml:space="preserve">is diagonalizable:</w:delText>
        </w:r>
      </w:del>
      <w:del w:id="33161" w:author="PR Preview" w:date="2026-01-01T00:00:00Z">
        <w:r>
          <w:delText xml:space="preserve"> </w:delText>
        </w:r>
      </w:del>
      <w:del w:id="33162" w:author="PR Preview" w:date="2026-01-01T00:00:00Z">
        <w:r>
          <w:delText xml:space="preserve">with</w:delText>
        </w:r>
      </w:del>
      <w:del w:id="33163" w:author="PR Preview" w:date="2026-01-01T00:00:00Z">
        <w:r>
          <w:delText xml:space="preserve"> </w:delText>
        </w:r>
      </w:del>
      <m:oMath>
        <m:r>
          <m:rPr>
            <m:sty m:val="bi"/>
          </m:rPr>
          <m:t>P</m:t>
        </m:r>
      </m:oMath>
      <w:del w:id="33164" w:author="PR Preview" w:date="2026-01-01T00:00:00Z">
        <w:r>
          <w:delText xml:space="preserve"> </w:delText>
        </w:r>
      </w:del>
      <w:del w:id="33165" w:author="PR Preview" w:date="2026-01-01T00:00:00Z">
        <w:r>
          <w:delText xml:space="preserve">as in</w:delText>
        </w:r>
      </w:del>
      <w:del w:id="33166" w:author="PR Preview" w:date="2026-01-01T00:00:00Z">
        <w:r>
          <w:delText xml:space="preserve"> </w:delText>
        </w:r>
      </w:del>
      <w:hyperlink w:anchor="exm-similar">
        <w:del w:id="33167" w:author="PR Preview" w:date="2026-01-01T00:00:00Z">
          <w:r>
            <w:rPr>
              <w:rStyle w:val="Hyperlink"/>
            </w:rPr>
            <w:delText xml:space="preserve">Example 199</w:delText>
          </w:r>
        </w:del>
      </w:hyperlink>
      <w:del w:id="33168" w:author="PR Preview" w:date="2026-01-01T00:00:00Z">
        <w:r>
          <w:delText xml:space="preserve">,</w:delText>
        </w:r>
      </w:del>
      <w:del w:id="33169" w:author="PR Preview" w:date="2026-01-01T00:00:00Z">
        <w:r>
          <w:delText xml:space="preserve"> </w:delText>
        </w:r>
      </w:del>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del w:id="33170" w:author="PR Preview" w:date="2026-01-01T00:00:00Z">
        <w:r>
          <w:delText xml:space="preserve">.</w:delText>
        </w:r>
      </w:del>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del w:id="33171" w:author="PR Preview" w:date="2026-01-01T00:00:00Z">
        <w:r>
          <w:delText xml:space="preserve"> </w:delText>
        </w:r>
      </w:del>
      <w:del w:id="33172" w:author="PR Preview" w:date="2026-01-01T00:00:00Z">
        <w:r>
          <w:delText xml:space="preserve">is not.</w:delText>
        </w:r>
      </w:del>
      <w:del w:id="33173" w:author="PR Preview" w:date="2026-01-01T00:00:00Z">
        <w:r>
          <w:delText xml:space="preserve"> </w:delText>
        </w:r>
      </w:del>
      <w:del w:id="33174" w:author="PR Preview" w:date="2026-01-01T00:00:00Z">
        <w:r>
          <w:delText xml:space="preserve">Suppose</w:delText>
        </w:r>
      </w:del>
      <w:del w:id="33175" w:author="PR Preview" w:date="2026-01-01T00:00:00Z">
        <w:r>
          <w:delText xml:space="preserve"> </w:delText>
        </w:r>
      </w:del>
      <m:oMath>
        <m:r>
          <m:rPr>
            <m:sty m:val="bi"/>
          </m:rPr>
          <m:t>J</m:t>
        </m:r>
        <m:r>
          <m:rPr>
            <m:sty m:val="p"/>
          </m:rPr>
          <m:t>=</m:t>
        </m:r>
        <m:r>
          <m:rPr>
            <m:sty m:val="bi"/>
          </m:rPr>
          <m:t>X</m:t>
        </m:r>
        <m:r>
          <m:rPr>
            <m:sty m:val="b"/>
          </m:rPr>
          <m:t>Λ</m:t>
        </m:r>
        <m:sSup>
          <m:e>
            <m:r>
              <m:rPr>
                <m:sty m:val="bi"/>
              </m:rPr>
              <m:t>X</m:t>
            </m:r>
          </m:e>
          <m:sup>
            <m:r>
              <m:rPr>
                <m:sty m:val="p"/>
              </m:rPr>
              <m:t>−</m:t>
            </m:r>
            <m:r>
              <m:t>1</m:t>
            </m:r>
          </m:sup>
        </m:sSup>
      </m:oMath>
      <w:del w:id="33176" w:author="PR Preview" w:date="2026-01-01T00:00:00Z">
        <w:r>
          <w:delText xml:space="preserve">,</w:delText>
        </w:r>
      </w:del>
      <w:del w:id="33177" w:author="PR Preview" w:date="2026-01-01T00:00:00Z">
        <w:r>
          <w:delText xml:space="preserve"> </w:delText>
        </w:r>
      </w:del>
      <w:del w:id="33178" w:author="PR Preview" w:date="2026-01-01T00:00:00Z">
        <w:r>
          <w:delText xml:space="preserve">so</w:delText>
        </w:r>
      </w:del>
      <w:del w:id="33179" w:author="PR Preview" w:date="2026-01-01T00:00:00Z">
        <w:r>
          <w:delText xml:space="preserve"> </w:delText>
        </w:r>
      </w:del>
      <m:oMath>
        <m:r>
          <m:rPr>
            <m:sty m:val="b"/>
          </m:rPr>
          <m:t>Λ</m:t>
        </m:r>
        <m:r>
          <m:rPr>
            <m:sty m:val="p"/>
          </m:rPr>
          <m:t>=</m:t>
        </m:r>
        <m:sSup>
          <m:e>
            <m:r>
              <m:rPr>
                <m:sty m:val="bi"/>
              </m:rPr>
              <m:t>X</m:t>
            </m:r>
          </m:e>
          <m:sup>
            <m:r>
              <m:rPr>
                <m:sty m:val="p"/>
              </m:rPr>
              <m:t>−</m:t>
            </m:r>
            <m:r>
              <m:t>1</m:t>
            </m:r>
          </m:sup>
        </m:sSup>
        <m:r>
          <m:rPr>
            <m:sty m:val="bi"/>
          </m:rPr>
          <m:t>J</m:t>
        </m:r>
        <m:r>
          <m:rPr>
            <m:sty m:val="bi"/>
          </m:rPr>
          <m:t>X</m:t>
        </m:r>
      </m:oMath>
      <w:del w:id="33180" w:author="PR Preview" w:date="2026-01-01T00:00:00Z">
        <w:r>
          <w:delText xml:space="preserve"> </w:delText>
        </w:r>
      </w:del>
      <w:del w:id="33181" w:author="PR Preview" w:date="2026-01-01T00:00:00Z">
        <w:r>
          <w:delText xml:space="preserve">(</w:delText>
        </w:r>
      </w:del>
      <w:hyperlink w:anchor="rem-similar-both-ways">
        <w:del w:id="33182" w:author="PR Preview" w:date="2026-01-01T00:00:00Z">
          <w:r>
            <w:rPr>
              <w:rStyle w:val="Hyperlink"/>
            </w:rPr>
            <w:delText xml:space="preserve">Remark 49</w:delText>
          </w:r>
        </w:del>
      </w:hyperlink>
      <w:del w:id="33183" w:author="PR Preview" w:date="2026-01-01T00:00:00Z">
        <w:r>
          <w:delText xml:space="preserve">).</w:delText>
        </w:r>
      </w:del>
      <w:del w:id="33184" w:author="PR Preview" w:date="2026-01-01T00:00:00Z">
        <w:r>
          <w:delText xml:space="preserve"> </w:delText>
        </w:r>
      </w:del>
      <w:del w:id="33185" w:author="PR Preview" w:date="2026-01-01T00:00:00Z">
        <w:r>
          <w:delText xml:space="preserve">The eigenvalues of</w:delText>
        </w:r>
      </w:del>
      <w:del w:id="33186" w:author="PR Preview" w:date="2026-01-01T00:00:00Z">
        <w:r>
          <w:delText xml:space="preserve"> </w:delText>
        </w:r>
      </w:del>
      <m:oMath>
        <m:r>
          <m:rPr>
            <m:sty m:val="b"/>
          </m:rPr>
          <m:t>Λ</m:t>
        </m:r>
      </m:oMath>
      <w:del w:id="33187" w:author="PR Preview" w:date="2026-01-01T00:00:00Z">
        <w:r>
          <w:delText xml:space="preserve"> </w:delText>
        </w:r>
      </w:del>
      <w:del w:id="33188" w:author="PR Preview" w:date="2026-01-01T00:00:00Z">
        <w:r>
          <w:delText xml:space="preserve">are its diagonal entries (</w:delText>
        </w:r>
      </w:del>
      <w:hyperlink w:anchor="thm-eigen-triangular">
        <w:del w:id="33189" w:author="PR Preview" w:date="2026-01-01T00:00:00Z">
          <w:r>
            <w:rPr>
              <w:rStyle w:val="Hyperlink"/>
            </w:rPr>
            <w:delText xml:space="preserve">Theorem 110</w:delText>
          </w:r>
        </w:del>
      </w:hyperlink>
      <w:del w:id="33190" w:author="PR Preview" w:date="2026-01-01T00:00:00Z">
        <w:r>
          <w:delText xml:space="preserve">,</w:delText>
        </w:r>
      </w:del>
      <w:del w:id="33191" w:author="PR Preview" w:date="2026-01-01T00:00:00Z">
        <w:r>
          <w:delText xml:space="preserve"> </w:delText>
        </w:r>
      </w:del>
      <w:del w:id="33192" w:author="PR Preview" w:date="2026-01-01T00:00:00Z">
        <w:r>
          <w:delText xml:space="preserve">since a diagonal matrix is upper triangular)</w:delText>
        </w:r>
      </w:del>
      <w:del w:id="33193" w:author="PR Preview" w:date="2026-01-01T00:00:00Z">
        <w:r>
          <w:delText xml:space="preserve"> </w:delText>
        </w:r>
      </w:del>
      <w:del w:id="33194" w:author="PR Preview" w:date="2026-01-01T00:00:00Z">
        <w:r>
          <w:delText xml:space="preserve">and are the eigenvalues of</w:delText>
        </w:r>
      </w:del>
      <w:del w:id="33195" w:author="PR Preview" w:date="2026-01-01T00:00:00Z">
        <w:r>
          <w:delText xml:space="preserve"> </w:delText>
        </w:r>
      </w:del>
      <m:oMath>
        <m:r>
          <m:rPr>
            <m:sty m:val="bi"/>
          </m:rPr>
          <m:t>J</m:t>
        </m:r>
      </m:oMath>
      <w:del w:id="33196" w:author="PR Preview" w:date="2026-01-01T00:00:00Z">
        <w:r>
          <w:delText xml:space="preserve"> </w:delText>
        </w:r>
      </w:del>
      <w:del w:id="33197" w:author="PR Preview" w:date="2026-01-01T00:00:00Z">
        <w:r>
          <w:delText xml:space="preserve">(</w:delText>
        </w:r>
      </w:del>
      <w:hyperlink w:anchor="thm-similar-eigenvalues">
        <w:del w:id="33198" w:author="PR Preview" w:date="2026-01-01T00:00:00Z">
          <w:r>
            <w:rPr>
              <w:rStyle w:val="Hyperlink"/>
            </w:rPr>
            <w:delText xml:space="preserve">Theorem 112</w:delText>
          </w:r>
        </w:del>
      </w:hyperlink>
      <w:del w:id="33199" w:author="PR Preview" w:date="2026-01-01T00:00:00Z">
        <w:r>
          <w:delText xml:space="preserve">),</w:delText>
        </w:r>
      </w:del>
      <w:del w:id="33200" w:author="PR Preview" w:date="2026-01-01T00:00:00Z">
        <w:r>
          <w:delText xml:space="preserve"> </w:delText>
        </w:r>
      </w:del>
      <w:del w:id="33201" w:author="PR Preview" w:date="2026-01-01T00:00:00Z">
        <w:r>
          <w:delText xml:space="preserve">of which</w:delText>
        </w:r>
      </w:del>
      <w:del w:id="33202" w:author="PR Preview" w:date="2026-01-01T00:00:00Z">
        <w:r>
          <w:delText xml:space="preserve"> </w:delText>
        </w:r>
      </w:del>
      <m:oMath>
        <m:r>
          <m:t>0</m:t>
        </m:r>
      </m:oMath>
      <w:del w:id="33203" w:author="PR Preview" w:date="2026-01-01T00:00:00Z">
        <w:r>
          <w:delText xml:space="preserve"> </w:delText>
        </w:r>
      </w:del>
      <w:del w:id="33204" w:author="PR Preview" w:date="2026-01-01T00:00:00Z">
        <w:r>
          <w:delText xml:space="preserve">is the only one (</w:delText>
        </w:r>
      </w:del>
      <w:hyperlink w:anchor="exm-eigenspace">
        <w:del w:id="33205" w:author="PR Preview" w:date="2026-01-01T00:00:00Z">
          <w:r>
            <w:rPr>
              <w:rStyle w:val="Hyperlink"/>
            </w:rPr>
            <w:delText xml:space="preserve">Example 193</w:delText>
          </w:r>
        </w:del>
      </w:hyperlink>
      <w:del w:id="33206" w:author="PR Preview" w:date="2026-01-01T00:00:00Z">
        <w:r>
          <w:delText xml:space="preserve">).</w:delText>
        </w:r>
      </w:del>
      <w:del w:id="33207" w:author="PR Preview" w:date="2026-01-01T00:00:00Z">
        <w:r>
          <w:delText xml:space="preserve"> </w:delText>
        </w:r>
      </w:del>
      <w:del w:id="33208" w:author="PR Preview" w:date="2026-01-01T00:00:00Z">
        <w:r>
          <w:delText xml:space="preserve">So</w:delText>
        </w:r>
      </w:del>
      <w:del w:id="33209" w:author="PR Preview" w:date="2026-01-01T00:00:00Z">
        <w:r>
          <w:delText xml:space="preserve"> </w:delText>
        </w:r>
      </w:del>
      <m:oMath>
        <m:r>
          <m:rPr>
            <m:sty m:val="b"/>
          </m:rPr>
          <m:t>Λ</m:t>
        </m:r>
        <m:r>
          <m:rPr>
            <m:sty m:val="p"/>
          </m:rPr>
          <m:t>=</m:t>
        </m:r>
        <m:sSub>
          <m:e>
            <m:r>
              <m:rPr>
                <m:sty m:val="b"/>
              </m:rPr>
              <m:t>0</m:t>
            </m:r>
          </m:e>
          <m:sub>
            <m:r>
              <m:t>2</m:t>
            </m:r>
            <m:r>
              <m:rPr>
                <m:sty m:val="p"/>
              </m:rPr>
              <m:t>×</m:t>
            </m:r>
            <m:r>
              <m:t>2</m:t>
            </m:r>
          </m:sub>
        </m:sSub>
      </m:oMath>
      <w:del w:id="33210" w:author="PR Preview" w:date="2026-01-01T00:00:00Z">
        <w:r>
          <w:delText xml:space="preserve">,</w:delText>
        </w:r>
      </w:del>
      <w:del w:id="33211" w:author="PR Preview" w:date="2026-01-01T00:00:00Z">
        <w:r>
          <w:delText xml:space="preserve"> </w:delText>
        </w:r>
      </w:del>
      <w:del w:id="33212" w:author="PR Preview" w:date="2026-01-01T00:00:00Z">
        <w:r>
          <w:delText xml:space="preserve">and then</w:delText>
        </w:r>
      </w:del>
    </w:p>
    <w:p>
      <w:pPr>
        <w:pStyle w:val="BodyText"/>
      </w:pPr>
      <w:ins w:id="33213" w:author="PR Preview" w:date="2026-01-01T00:00:00Z">
        <w:r>
          <w:rPr>
            <w:b/>
            <w:bCs/>
          </w:rPr>
          <w:t xml:space="preserve">Definition 121 (Diagonalizable matrix)</w:t>
        </w:r>
      </w:ins>
      <w:ins w:id="33214" w:author="PR Preview" w:date="2026-01-01T00:00:00Z">
        <w:r>
          <w:t xml:space="preserve"> </w:t>
        </w:r>
      </w:ins>
      <w:ins w:id="33215" w:author="PR Preview" w:date="2026-01-01T00:00:00Z">
        <w:r>
          <w:t xml:space="preserve">A</w:t>
        </w:r>
      </w:ins>
      <w:ins w:id="33216" w:author="PR Preview" w:date="2026-01-01T00:00:00Z">
        <w:r>
          <w:t xml:space="preserve"> </w:t>
        </w:r>
      </w:ins>
      <m:oMath>
        <m:r>
          <m:t>p</m:t>
        </m:r>
        <m:r>
          <m:rPr>
            <m:sty m:val="p"/>
          </m:rPr>
          <m:t>×</m:t>
        </m:r>
        <m:r>
          <m:t>p</m:t>
        </m:r>
      </m:oMath>
      <w:ins w:id="33217" w:author="PR Preview" w:date="2026-01-01T00:00:00Z">
        <w:r>
          <w:t xml:space="preserve"> </w:t>
        </w:r>
      </w:ins>
      <w:ins w:id="33218" w:author="PR Preview" w:date="2026-01-01T00:00:00Z">
        <w:r>
          <w:t xml:space="preserve">matrix</w:t>
        </w:r>
      </w:ins>
      <w:ins w:id="33219" w:author="PR Preview" w:date="2026-01-01T00:00:00Z">
        <w:r>
          <w:t xml:space="preserve"> </w:t>
        </w:r>
      </w:ins>
      <m:oMath>
        <m:r>
          <m:rPr>
            <m:sty m:val="bi"/>
          </m:rPr>
          <m:t>A</m:t>
        </m:r>
      </m:oMath>
      <w:ins w:id="33220" w:author="PR Preview" w:date="2026-01-01T00:00:00Z">
        <w:r>
          <w:t xml:space="preserve"> </w:t>
        </w:r>
      </w:ins>
      <w:ins w:id="33221" w:author="PR Preview" w:date="2026-01-01T00:00:00Z">
        <w:r>
          <w:t xml:space="preserve">is</w:t>
        </w:r>
      </w:ins>
      <w:ins w:id="33222" w:author="PR Preview" w:date="2026-01-01T00:00:00Z">
        <w:r>
          <w:t xml:space="preserve"> </w:t>
        </w:r>
      </w:ins>
      <w:ins w:id="33223" w:author="PR Preview" w:date="2026-01-01T00:00:00Z">
        <w:r>
          <w:rPr>
            <w:b/>
            <w:bCs/>
          </w:rPr>
          <w:t xml:space="preserve">diagonalizable</w:t>
        </w:r>
      </w:ins>
      <w:ins w:id="33224" w:author="PR Preview" w:date="2026-01-01T00:00:00Z">
        <w:r>
          <w:t xml:space="preserve"> </w:t>
        </w:r>
      </w:ins>
      <w:ins w:id="33225" w:author="PR Preview" w:date="2026-01-01T00:00:00Z">
        <w:r>
          <w:t xml:space="preserve">if</w:t>
        </w:r>
      </w:ins>
      <w:ins w:id="33226" w:author="PR Preview" w:date="2026-01-01T00:00:00Z">
        <w:r>
          <w:t xml:space="preserve"> </w:t>
        </w:r>
      </w:ins>
      <m:oMath>
        <m:r>
          <m:rPr>
            <m:sty m:val="bi"/>
          </m:rPr>
          <m:t>A</m:t>
        </m:r>
        <m:r>
          <m:rPr>
            <m:sty m:val="p"/>
          </m:rPr>
          <m:t>=</m:t>
        </m:r>
        <m:r>
          <m:rPr>
            <m:sty m:val="bi"/>
          </m:rPr>
          <m:t>X</m:t>
        </m:r>
        <m:r>
          <m:rPr>
            <m:sty m:val="b"/>
          </m:rPr>
          <m:t>Λ</m:t>
        </m:r>
        <m:sSup>
          <m:e>
            <m:r>
              <m:rPr>
                <m:sty m:val="bi"/>
              </m:rPr>
              <m:t>X</m:t>
            </m:r>
          </m:e>
          <m:sup>
            <m:r>
              <m:rPr>
                <m:sty m:val="p"/>
              </m:rPr>
              <m:t>−</m:t>
            </m:r>
            <m:r>
              <m:t>1</m:t>
            </m:r>
          </m:sup>
        </m:sSup>
      </m:oMath>
      <w:ins w:id="33227" w:author="PR Preview" w:date="2026-01-01T00:00:00Z">
        <w:r>
          <w:t xml:space="preserve"> </w:t>
        </w:r>
      </w:ins>
      <w:ins w:id="33228" w:author="PR Preview" w:date="2026-01-01T00:00:00Z">
        <w:r>
          <w:t xml:space="preserve">for some invertible</w:t>
        </w:r>
      </w:ins>
      <w:ins w:id="33229" w:author="PR Preview" w:date="2026-01-01T00:00:00Z">
        <w:r>
          <w:t xml:space="preserve"> </w:t>
        </w:r>
      </w:ins>
      <m:oMath>
        <m:r>
          <m:t>p</m:t>
        </m:r>
        <m:r>
          <m:rPr>
            <m:sty m:val="p"/>
          </m:rPr>
          <m:t>×</m:t>
        </m:r>
        <m:r>
          <m:t>p</m:t>
        </m:r>
      </m:oMath>
      <w:ins w:id="33230" w:author="PR Preview" w:date="2026-01-01T00:00:00Z">
        <w:r>
          <w:t xml:space="preserve"> </w:t>
        </w:r>
      </w:ins>
      <w:ins w:id="33231" w:author="PR Preview" w:date="2026-01-01T00:00:00Z">
        <w:r>
          <w:t xml:space="preserve">matrix</w:t>
        </w:r>
      </w:ins>
      <w:ins w:id="33232" w:author="PR Preview" w:date="2026-01-01T00:00:00Z">
        <w:r>
          <w:t xml:space="preserve"> </w:t>
        </w:r>
      </w:ins>
      <m:oMath>
        <m:r>
          <m:rPr>
            <m:sty m:val="bi"/>
          </m:rPr>
          <m:t>X</m:t>
        </m:r>
      </m:oMath>
      <w:ins w:id="33233" w:author="PR Preview" w:date="2026-01-01T00:00:00Z">
        <w:r>
          <w:t xml:space="preserve"> </w:t>
        </w:r>
      </w:ins>
      <w:ins w:id="33234" w:author="PR Preview" w:date="2026-01-01T00:00:00Z">
        <w:r>
          <w:t xml:space="preserve">and diagonal</w:t>
        </w:r>
      </w:ins>
      <w:ins w:id="33235" w:author="PR Preview" w:date="2026-01-01T00:00:00Z">
        <w:r>
          <w:t xml:space="preserve"> </w:t>
        </w:r>
      </w:ins>
      <m:oMath>
        <m:r>
          <m:t>p</m:t>
        </m:r>
        <m:r>
          <m:rPr>
            <m:sty m:val="p"/>
          </m:rPr>
          <m:t>×</m:t>
        </m:r>
        <m:r>
          <m:t>p</m:t>
        </m:r>
      </m:oMath>
      <w:ins w:id="33236" w:author="PR Preview" w:date="2026-01-01T00:00:00Z">
        <w:r>
          <w:t xml:space="preserve"> </w:t>
        </w:r>
      </w:ins>
      <w:ins w:id="33237" w:author="PR Preview" w:date="2026-01-01T00:00:00Z">
        <w:r>
          <w:t xml:space="preserve">matrix</w:t>
        </w:r>
      </w:ins>
      <w:ins w:id="33238" w:author="PR Preview" w:date="2026-01-01T00:00:00Z">
        <w:r>
          <w:t xml:space="preserve"> </w:t>
        </w:r>
      </w:ins>
      <m:oMath>
        <m:r>
          <m:rPr>
            <m:sty m:val="b"/>
          </m:rPr>
          <m:t>Λ</m:t>
        </m:r>
      </m:oMath>
      <w:ins w:id="33239" w:author="PR Preview" w:date="2026-01-01T00:00:00Z">
        <w:r>
          <w:t xml:space="preserve"> </w:t>
        </w:r>
      </w:ins>
      <w:ins w:id="33240" w:author="PR Preview" w:date="2026-01-01T00:00:00Z">
        <w:r>
          <w:t xml:space="preserve">(</w:t>
        </w:r>
      </w:ins>
      <w:hyperlink w:anchor="def-diagonal-matrix">
        <w:ins w:id="33241" w:author="PR Preview" w:date="2026-01-01T00:00:00Z">
          <w:r>
            <w:rPr>
              <w:rStyle w:val="Hyperlink"/>
            </w:rPr>
            <w:t xml:space="preserve">Definition 83</w:t>
          </w:r>
        </w:ins>
      </w:hyperlink>
      <w:ins w:id="33242" w:author="PR Preview" w:date="2026-01-01T00:00:00Z">
        <w:r>
          <w:t xml:space="preserve">);</w:t>
        </w:r>
      </w:ins>
      <w:ins w:id="33243" w:author="PR Preview" w:date="2026-01-01T00:00:00Z">
        <w:r>
          <w:t xml:space="preserve"> </w:t>
        </w:r>
      </w:ins>
      <w:ins w:id="33244" w:author="PR Preview" w:date="2026-01-01T00:00:00Z">
        <w:r>
          <w:t xml:space="preserve">by</w:t>
        </w:r>
      </w:ins>
      <w:ins w:id="33245" w:author="PR Preview" w:date="2026-01-01T00:00:00Z">
        <w:r>
          <w:t xml:space="preserve"> </w:t>
        </w:r>
      </w:ins>
      <w:hyperlink w:anchor="rem-similar-both-ways">
        <w:ins w:id="33246" w:author="PR Preview" w:date="2026-01-01T00:00:00Z">
          <w:r>
            <w:rPr>
              <w:rStyle w:val="Hyperlink"/>
            </w:rPr>
            <w:t xml:space="preserve">Remark 50</w:t>
          </w:r>
        </w:ins>
      </w:hyperlink>
      <w:ins w:id="33247" w:author="PR Preview" w:date="2026-01-01T00:00:00Z">
        <w:r>
          <w:t xml:space="preserve">, that is the same as</w:t>
        </w:r>
      </w:ins>
      <w:ins w:id="33248" w:author="PR Preview" w:date="2026-01-01T00:00:00Z">
        <w:r>
          <w:t xml:space="preserve"> </w:t>
        </w:r>
      </w:ins>
      <m:oMath>
        <m:r>
          <m:rPr>
            <m:sty m:val="b"/>
          </m:rPr>
          <m:t>Λ</m:t>
        </m:r>
        <m:r>
          <m:rPr>
            <m:sty m:val="p"/>
          </m:rPr>
          <m:t>=</m:t>
        </m:r>
        <m:sSup>
          <m:e>
            <m:r>
              <m:rPr>
                <m:sty m:val="bi"/>
              </m:rPr>
              <m:t>X</m:t>
            </m:r>
          </m:e>
          <m:sup>
            <m:r>
              <m:rPr>
                <m:sty m:val="p"/>
              </m:rPr>
              <m:t>−</m:t>
            </m:r>
            <m:r>
              <m:t>1</m:t>
            </m:r>
          </m:sup>
        </m:sSup>
        <m:r>
          <m:rPr>
            <m:sty m:val="bi"/>
          </m:rPr>
          <m:t>A</m:t>
        </m:r>
        <m:r>
          <m:rPr>
            <m:sty m:val="bi"/>
          </m:rPr>
          <m:t>X</m:t>
        </m:r>
      </m:oMath>
      <w:ins w:id="33249" w:author="PR Preview" w:date="2026-01-01T00:00:00Z">
        <w:r>
          <w:t xml:space="preserve">,</w:t>
        </w:r>
      </w:ins>
      <w:ins w:id="33250" w:author="PR Preview" w:date="2026-01-01T00:00:00Z">
        <w:r>
          <w:t xml:space="preserve"> </w:t>
        </w:r>
      </w:ins>
      <w:ins w:id="33251" w:author="PR Preview" w:date="2026-01-01T00:00:00Z">
        <w:r>
          <w:t xml:space="preserve">so a diagonalizable matrix is one similar to a diagonal matrix (</w:t>
        </w:r>
      </w:ins>
      <w:hyperlink w:anchor="def-similar">
        <w:ins w:id="33252" w:author="PR Preview" w:date="2026-01-01T00:00:00Z">
          <w:r>
            <w:rPr>
              <w:rStyle w:val="Hyperlink"/>
            </w:rPr>
            <w:t xml:space="preserve">Definition 120</w:t>
          </w:r>
        </w:ins>
      </w:hyperlink>
      <w:ins w:id="33253" w:author="PR Preview" w:date="2026-01-01T00:00:00Z">
        <w:r>
          <w:t xml:space="preserve">).</w:t>
        </w:r>
      </w:ins>
    </w:p>
    <w:bookmarkEnd w:id="642"/>
    <w:bookmarkStart w:id="643" w:name="exm-diagonalizable"/>
    <w:p>
      <w:pPr>
        <w:pStyle w:val="BodyText"/>
      </w:pPr>
      <w:ins w:id="33254" w:author="PR Preview" w:date="2026-01-01T00:00:00Z">
        <w:r>
          <w:rPr>
            <w:b/>
            <w:bCs/>
          </w:rPr>
          <w:t xml:space="preserve">Example 204 (Diagonalizable and not)</w:t>
        </w:r>
      </w:ins>
      <w:ins w:id="33255" w:author="PR Preview" w:date="2026-01-01T00:00:00Z">
        <w:r>
          <w:t xml:space="preserve"> </w:t>
        </w:r>
      </w:ins>
      <w:ins w:id="33256" w:author="PR Preview" w:date="2026-01-01T00:00:00Z">
        <w:r>
          <w:t xml:space="preserve"> </w:t>
        </w:r>
      </w:ins>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33257" w:author="PR Preview" w:date="2026-01-01T00:00:00Z">
        <w:r>
          <w:t xml:space="preserve"> </w:t>
        </w:r>
      </w:ins>
      <w:ins w:id="33258" w:author="PR Preview" w:date="2026-01-01T00:00:00Z">
        <w:r>
          <w:t xml:space="preserve">is diagonalizable:</w:t>
        </w:r>
      </w:ins>
      <w:ins w:id="33259" w:author="PR Preview" w:date="2026-01-01T00:00:00Z">
        <w:r>
          <w:t xml:space="preserve"> </w:t>
        </w:r>
      </w:ins>
      <w:ins w:id="33260" w:author="PR Preview" w:date="2026-01-01T00:00:00Z">
        <w:r>
          <w:t xml:space="preserve">with</w:t>
        </w:r>
      </w:ins>
      <w:ins w:id="33261" w:author="PR Preview" w:date="2026-01-01T00:00:00Z">
        <w:r>
          <w:t xml:space="preserve"> </w:t>
        </w:r>
      </w:ins>
      <m:oMath>
        <m:r>
          <m:rPr>
            <m:sty m:val="bi"/>
          </m:rPr>
          <m:t>P</m:t>
        </m:r>
      </m:oMath>
      <w:ins w:id="33262" w:author="PR Preview" w:date="2026-01-01T00:00:00Z">
        <w:r>
          <w:t xml:space="preserve"> </w:t>
        </w:r>
      </w:ins>
      <w:ins w:id="33263" w:author="PR Preview" w:date="2026-01-01T00:00:00Z">
        <w:r>
          <w:t xml:space="preserve">as in</w:t>
        </w:r>
      </w:ins>
      <w:ins w:id="33264" w:author="PR Preview" w:date="2026-01-01T00:00:00Z">
        <w:r>
          <w:t xml:space="preserve"> </w:t>
        </w:r>
      </w:ins>
      <w:hyperlink w:anchor="exm-similar">
        <w:ins w:id="33265" w:author="PR Preview" w:date="2026-01-01T00:00:00Z">
          <w:r>
            <w:rPr>
              <w:rStyle w:val="Hyperlink"/>
            </w:rPr>
            <w:t xml:space="preserve">Example 201</w:t>
          </w:r>
        </w:ins>
      </w:hyperlink>
      <w:ins w:id="33266" w:author="PR Preview" w:date="2026-01-01T00:00:00Z">
        <w:r>
          <w:t xml:space="preserve">,</w:t>
        </w:r>
      </w:ins>
      <w:ins w:id="33267" w:author="PR Preview" w:date="2026-01-01T00:00:00Z">
        <w:r>
          <w:t xml:space="preserve"> </w:t>
        </w:r>
      </w:ins>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ins w:id="33268" w:author="PR Preview" w:date="2026-01-01T00:00:00Z">
        <w:r>
          <w:t xml:space="preserve">.</w:t>
        </w:r>
      </w:ins>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ins w:id="33269" w:author="PR Preview" w:date="2026-01-01T00:00:00Z">
        <w:r>
          <w:t xml:space="preserve"> </w:t>
        </w:r>
      </w:ins>
      <w:ins w:id="33270" w:author="PR Preview" w:date="2026-01-01T00:00:00Z">
        <w:r>
          <w:t xml:space="preserve">is not.</w:t>
        </w:r>
      </w:ins>
      <w:ins w:id="33271" w:author="PR Preview" w:date="2026-01-01T00:00:00Z">
        <w:r>
          <w:t xml:space="preserve"> </w:t>
        </w:r>
      </w:ins>
      <w:ins w:id="33272" w:author="PR Preview" w:date="2026-01-01T00:00:00Z">
        <w:r>
          <w:t xml:space="preserve">Suppose</w:t>
        </w:r>
      </w:ins>
      <w:ins w:id="33273" w:author="PR Preview" w:date="2026-01-01T00:00:00Z">
        <w:r>
          <w:t xml:space="preserve"> </w:t>
        </w:r>
      </w:ins>
      <m:oMath>
        <m:r>
          <m:rPr>
            <m:sty m:val="bi"/>
          </m:rPr>
          <m:t>J</m:t>
        </m:r>
        <m:r>
          <m:rPr>
            <m:sty m:val="p"/>
          </m:rPr>
          <m:t>=</m:t>
        </m:r>
        <m:r>
          <m:rPr>
            <m:sty m:val="bi"/>
          </m:rPr>
          <m:t>X</m:t>
        </m:r>
        <m:r>
          <m:rPr>
            <m:sty m:val="b"/>
          </m:rPr>
          <m:t>Λ</m:t>
        </m:r>
        <m:sSup>
          <m:e>
            <m:r>
              <m:rPr>
                <m:sty m:val="bi"/>
              </m:rPr>
              <m:t>X</m:t>
            </m:r>
          </m:e>
          <m:sup>
            <m:r>
              <m:rPr>
                <m:sty m:val="p"/>
              </m:rPr>
              <m:t>−</m:t>
            </m:r>
            <m:r>
              <m:t>1</m:t>
            </m:r>
          </m:sup>
        </m:sSup>
      </m:oMath>
      <w:ins w:id="33274" w:author="PR Preview" w:date="2026-01-01T00:00:00Z">
        <w:r>
          <w:t xml:space="preserve">,</w:t>
        </w:r>
      </w:ins>
      <w:ins w:id="33275" w:author="PR Preview" w:date="2026-01-01T00:00:00Z">
        <w:r>
          <w:t xml:space="preserve"> </w:t>
        </w:r>
      </w:ins>
      <w:ins w:id="33276" w:author="PR Preview" w:date="2026-01-01T00:00:00Z">
        <w:r>
          <w:t xml:space="preserve">so</w:t>
        </w:r>
      </w:ins>
      <w:ins w:id="33277" w:author="PR Preview" w:date="2026-01-01T00:00:00Z">
        <w:r>
          <w:t xml:space="preserve"> </w:t>
        </w:r>
      </w:ins>
      <m:oMath>
        <m:r>
          <m:rPr>
            <m:sty m:val="b"/>
          </m:rPr>
          <m:t>Λ</m:t>
        </m:r>
        <m:r>
          <m:rPr>
            <m:sty m:val="p"/>
          </m:rPr>
          <m:t>=</m:t>
        </m:r>
        <m:sSup>
          <m:e>
            <m:r>
              <m:rPr>
                <m:sty m:val="bi"/>
              </m:rPr>
              <m:t>X</m:t>
            </m:r>
          </m:e>
          <m:sup>
            <m:r>
              <m:rPr>
                <m:sty m:val="p"/>
              </m:rPr>
              <m:t>−</m:t>
            </m:r>
            <m:r>
              <m:t>1</m:t>
            </m:r>
          </m:sup>
        </m:sSup>
        <m:r>
          <m:rPr>
            <m:sty m:val="bi"/>
          </m:rPr>
          <m:t>J</m:t>
        </m:r>
        <m:r>
          <m:rPr>
            <m:sty m:val="bi"/>
          </m:rPr>
          <m:t>X</m:t>
        </m:r>
      </m:oMath>
      <w:ins w:id="33278" w:author="PR Preview" w:date="2026-01-01T00:00:00Z">
        <w:r>
          <w:t xml:space="preserve"> </w:t>
        </w:r>
      </w:ins>
      <w:ins w:id="33279" w:author="PR Preview" w:date="2026-01-01T00:00:00Z">
        <w:r>
          <w:t xml:space="preserve">(</w:t>
        </w:r>
      </w:ins>
      <w:hyperlink w:anchor="rem-similar-both-ways">
        <w:ins w:id="33280" w:author="PR Preview" w:date="2026-01-01T00:00:00Z">
          <w:r>
            <w:rPr>
              <w:rStyle w:val="Hyperlink"/>
            </w:rPr>
            <w:t xml:space="preserve">Remark 50</w:t>
          </w:r>
        </w:ins>
      </w:hyperlink>
      <w:ins w:id="33281" w:author="PR Preview" w:date="2026-01-01T00:00:00Z">
        <w:r>
          <w:t xml:space="preserve">).</w:t>
        </w:r>
      </w:ins>
      <w:ins w:id="33282" w:author="PR Preview" w:date="2026-01-01T00:00:00Z">
        <w:r>
          <w:t xml:space="preserve"> </w:t>
        </w:r>
      </w:ins>
      <w:ins w:id="33283" w:author="PR Preview" w:date="2026-01-01T00:00:00Z">
        <w:r>
          <w:t xml:space="preserve">The eigenvalues of</w:t>
        </w:r>
      </w:ins>
      <w:ins w:id="33284" w:author="PR Preview" w:date="2026-01-01T00:00:00Z">
        <w:r>
          <w:t xml:space="preserve"> </w:t>
        </w:r>
      </w:ins>
      <m:oMath>
        <m:r>
          <m:rPr>
            <m:sty m:val="b"/>
          </m:rPr>
          <m:t>Λ</m:t>
        </m:r>
      </m:oMath>
      <w:ins w:id="33285" w:author="PR Preview" w:date="2026-01-01T00:00:00Z">
        <w:r>
          <w:t xml:space="preserve"> </w:t>
        </w:r>
      </w:ins>
      <w:ins w:id="33286" w:author="PR Preview" w:date="2026-01-01T00:00:00Z">
        <w:r>
          <w:t xml:space="preserve">are its diagonal entries (</w:t>
        </w:r>
      </w:ins>
      <w:hyperlink w:anchor="thm-eigen-triangular">
        <w:ins w:id="33287" w:author="PR Preview" w:date="2026-01-01T00:00:00Z">
          <w:r>
            <w:rPr>
              <w:rStyle w:val="Hyperlink"/>
            </w:rPr>
            <w:t xml:space="preserve">Theorem 111</w:t>
          </w:r>
        </w:ins>
      </w:hyperlink>
      <w:ins w:id="33288" w:author="PR Preview" w:date="2026-01-01T00:00:00Z">
        <w:r>
          <w:t xml:space="preserve">,</w:t>
        </w:r>
      </w:ins>
      <w:ins w:id="33289" w:author="PR Preview" w:date="2026-01-01T00:00:00Z">
        <w:r>
          <w:t xml:space="preserve"> </w:t>
        </w:r>
      </w:ins>
      <w:ins w:id="33290" w:author="PR Preview" w:date="2026-01-01T00:00:00Z">
        <w:r>
          <w:t xml:space="preserve">since a diagonal matrix is upper triangular)</w:t>
        </w:r>
      </w:ins>
      <w:ins w:id="33291" w:author="PR Preview" w:date="2026-01-01T00:00:00Z">
        <w:r>
          <w:t xml:space="preserve"> </w:t>
        </w:r>
      </w:ins>
      <w:ins w:id="33292" w:author="PR Preview" w:date="2026-01-01T00:00:00Z">
        <w:r>
          <w:t xml:space="preserve">and are the eigenvalues of</w:t>
        </w:r>
      </w:ins>
      <w:ins w:id="33293" w:author="PR Preview" w:date="2026-01-01T00:00:00Z">
        <w:r>
          <w:t xml:space="preserve"> </w:t>
        </w:r>
      </w:ins>
      <m:oMath>
        <m:r>
          <m:rPr>
            <m:sty m:val="bi"/>
          </m:rPr>
          <m:t>J</m:t>
        </m:r>
      </m:oMath>
      <w:ins w:id="33294" w:author="PR Preview" w:date="2026-01-01T00:00:00Z">
        <w:r>
          <w:t xml:space="preserve"> </w:t>
        </w:r>
      </w:ins>
      <w:ins w:id="33295" w:author="PR Preview" w:date="2026-01-01T00:00:00Z">
        <w:r>
          <w:t xml:space="preserve">(</w:t>
        </w:r>
      </w:ins>
      <w:hyperlink w:anchor="thm-similar-eigenvalues">
        <w:ins w:id="33296" w:author="PR Preview" w:date="2026-01-01T00:00:00Z">
          <w:r>
            <w:rPr>
              <w:rStyle w:val="Hyperlink"/>
            </w:rPr>
            <w:t xml:space="preserve">Theorem 113</w:t>
          </w:r>
        </w:ins>
      </w:hyperlink>
      <w:ins w:id="33297" w:author="PR Preview" w:date="2026-01-01T00:00:00Z">
        <w:r>
          <w:t xml:space="preserve">),</w:t>
        </w:r>
      </w:ins>
      <w:ins w:id="33298" w:author="PR Preview" w:date="2026-01-01T00:00:00Z">
        <w:r>
          <w:t xml:space="preserve"> </w:t>
        </w:r>
      </w:ins>
      <w:ins w:id="33299" w:author="PR Preview" w:date="2026-01-01T00:00:00Z">
        <w:r>
          <w:t xml:space="preserve">of which</w:t>
        </w:r>
      </w:ins>
      <w:ins w:id="33300" w:author="PR Preview" w:date="2026-01-01T00:00:00Z">
        <w:r>
          <w:t xml:space="preserve"> </w:t>
        </w:r>
      </w:ins>
      <m:oMath>
        <m:r>
          <m:t>0</m:t>
        </m:r>
      </m:oMath>
      <w:ins w:id="33301" w:author="PR Preview" w:date="2026-01-01T00:00:00Z">
        <w:r>
          <w:t xml:space="preserve"> </w:t>
        </w:r>
      </w:ins>
      <w:ins w:id="33302" w:author="PR Preview" w:date="2026-01-01T00:00:00Z">
        <w:r>
          <w:t xml:space="preserve">is the only one (</w:t>
        </w:r>
      </w:ins>
      <w:hyperlink w:anchor="exm-eigenspace">
        <w:ins w:id="33303" w:author="PR Preview" w:date="2026-01-01T00:00:00Z">
          <w:r>
            <w:rPr>
              <w:rStyle w:val="Hyperlink"/>
            </w:rPr>
            <w:t xml:space="preserve">Example 195</w:t>
          </w:r>
        </w:ins>
      </w:hyperlink>
      <w:ins w:id="33304" w:author="PR Preview" w:date="2026-01-01T00:00:00Z">
        <w:r>
          <w:t xml:space="preserve">).</w:t>
        </w:r>
      </w:ins>
      <w:ins w:id="33305" w:author="PR Preview" w:date="2026-01-01T00:00:00Z">
        <w:r>
          <w:t xml:space="preserve"> </w:t>
        </w:r>
      </w:ins>
      <w:ins w:id="33306" w:author="PR Preview" w:date="2026-01-01T00:00:00Z">
        <w:r>
          <w:t xml:space="preserve">So</w:t>
        </w:r>
      </w:ins>
      <w:ins w:id="33307" w:author="PR Preview" w:date="2026-01-01T00:00:00Z">
        <w:r>
          <w:t xml:space="preserve"> </w:t>
        </w:r>
      </w:ins>
      <m:oMath>
        <m:r>
          <m:rPr>
            <m:sty m:val="b"/>
          </m:rPr>
          <m:t>Λ</m:t>
        </m:r>
        <m:r>
          <m:rPr>
            <m:sty m:val="p"/>
          </m:rPr>
          <m:t>=</m:t>
        </m:r>
        <m:sSub>
          <m:e>
            <m:r>
              <m:rPr>
                <m:sty m:val="b"/>
              </m:rPr>
              <m:t>0</m:t>
            </m:r>
          </m:e>
          <m:sub>
            <m:r>
              <m:t>2</m:t>
            </m:r>
            <m:r>
              <m:rPr>
                <m:sty m:val="p"/>
              </m:rPr>
              <m:t>×</m:t>
            </m:r>
            <m:r>
              <m:t>2</m:t>
            </m:r>
          </m:sub>
        </m:sSub>
      </m:oMath>
      <w:ins w:id="33308" w:author="PR Preview" w:date="2026-01-01T00:00:00Z">
        <w:r>
          <w:t xml:space="preserve">,</w:t>
        </w:r>
      </w:ins>
      <w:ins w:id="33309" w:author="PR Preview" w:date="2026-01-01T00:00:00Z">
        <w:r>
          <w:t xml:space="preserve"> </w:t>
        </w:r>
      </w:ins>
      <w:ins w:id="33310" w:author="PR Preview" w:date="2026-01-01T00:00:00Z">
        <w:r>
          <w:t xml:space="preserve">and then</w:t>
        </w:r>
      </w:ins>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3"/>
    <w:bookmarkStart w:id="644" w:name="thm-diagonalizable"/>
    <w:p>
      <w:pPr>
        <w:pStyle w:val="FirstParagraph"/>
      </w:pPr>
      <w:del w:id="33311" w:author="PR Preview" w:date="2026-01-01T00:00:00Z">
        <w:r>
          <w:rPr>
            <w:b/>
            <w:bCs/>
          </w:rPr>
          <w:delText xml:space="preserve">Theorem 114 (Diagonalizable means a basis of eigenvectors)</w:delText>
        </w:r>
      </w:del>
      <w:del w:id="33312" w:author="PR Preview" w:date="2026-01-01T00:00:00Z">
        <w:r>
          <w:delText xml:space="preserve"> </w:delText>
        </w:r>
      </w:del>
      <w:del w:id="33313" w:author="PR Preview" w:date="2026-01-01T00:00:00Z">
        <w:r>
          <w:delText xml:space="preserve">A</w:delText>
        </w:r>
      </w:del>
      <w:del w:id="33314" w:author="PR Preview" w:date="2026-01-01T00:00:00Z">
        <w:r>
          <w:delText xml:space="preserve"> </w:delText>
        </w:r>
      </w:del>
      <m:oMath>
        <m:r>
          <m:t>p</m:t>
        </m:r>
        <m:r>
          <m:rPr>
            <m:sty m:val="p"/>
          </m:rPr>
          <m:t>×</m:t>
        </m:r>
        <m:r>
          <m:t>p</m:t>
        </m:r>
      </m:oMath>
      <w:del w:id="33315" w:author="PR Preview" w:date="2026-01-01T00:00:00Z">
        <w:r>
          <w:delText xml:space="preserve"> </w:delText>
        </w:r>
      </w:del>
      <w:del w:id="33316" w:author="PR Preview" w:date="2026-01-01T00:00:00Z">
        <w:r>
          <w:delText xml:space="preserve">matrix</w:delText>
        </w:r>
      </w:del>
      <w:del w:id="33317" w:author="PR Preview" w:date="2026-01-01T00:00:00Z">
        <w:r>
          <w:delText xml:space="preserve"> </w:delText>
        </w:r>
      </w:del>
      <m:oMath>
        <m:r>
          <m:rPr>
            <m:sty m:val="bi"/>
          </m:rPr>
          <m:t>A</m:t>
        </m:r>
      </m:oMath>
      <w:del w:id="33318" w:author="PR Preview" w:date="2026-01-01T00:00:00Z">
        <w:r>
          <w:delText xml:space="preserve"> </w:delText>
        </w:r>
      </w:del>
      <w:del w:id="33319" w:author="PR Preview" w:date="2026-01-01T00:00:00Z">
        <w:r>
          <w:delText xml:space="preserve">is diagonalizable (</w:delText>
        </w:r>
      </w:del>
      <w:hyperlink w:anchor="def-diagonalizable">
        <w:del w:id="33320" w:author="PR Preview" w:date="2026-01-01T00:00:00Z">
          <w:r>
            <w:rPr>
              <w:rStyle w:val="Hyperlink"/>
            </w:rPr>
            <w:delText xml:space="preserve">Definition 121</w:delText>
          </w:r>
        </w:del>
      </w:hyperlink>
      <w:del w:id="33321" w:author="PR Preview" w:date="2026-01-01T00:00:00Z">
        <w:r>
          <w:delText xml:space="preserve">)</w:delText>
        </w:r>
      </w:del>
      <w:del w:id="33322" w:author="PR Preview" w:date="2026-01-01T00:00:00Z">
        <w:r>
          <w:delText xml:space="preserve"> </w:delText>
        </w:r>
      </w:del>
      <w:del w:id="33323" w:author="PR Preview" w:date="2026-01-01T00:00:00Z">
        <w:r>
          <w:delText xml:space="preserve">exactly when it has</w:delText>
        </w:r>
      </w:del>
      <w:del w:id="33324" w:author="PR Preview" w:date="2026-01-01T00:00:00Z">
        <w:r>
          <w:delText xml:space="preserve"> </w:delText>
        </w:r>
      </w:del>
      <m:oMath>
        <m:r>
          <m:t>p</m:t>
        </m:r>
      </m:oMath>
      <w:del w:id="33325" w:author="PR Preview" w:date="2026-01-01T00:00:00Z">
        <w:r>
          <w:delText xml:space="preserve"> </w:delText>
        </w:r>
      </w:del>
      <w:del w:id="33326" w:author="PR Preview" w:date="2026-01-01T00:00:00Z">
        <w:r>
          <w:delText xml:space="preserve">linearly independent eigenvectors.</w:delText>
        </w:r>
      </w:del>
      <w:del w:id="33327" w:author="PR Preview" w:date="2026-01-01T00:00:00Z">
        <w:r>
          <w:delText xml:space="preserve"> </w:delText>
        </w:r>
      </w:del>
      <w:del w:id="33328" w:author="PR Preview" w:date="2026-01-01T00:00:00Z">
        <w:r>
          <w:delText xml:space="preserve">Then</w:delText>
        </w:r>
      </w:del>
      <w:del w:id="33329" w:author="PR Preview" w:date="2026-01-01T00:00:00Z">
        <w:r>
          <w:delText xml:space="preserve"> </w:delText>
        </w:r>
      </w:del>
      <m:oMath>
        <m:r>
          <m:rPr>
            <m:sty m:val="bi"/>
          </m:rPr>
          <m:t>A</m:t>
        </m:r>
        <m:r>
          <m:rPr>
            <m:sty m:val="p"/>
          </m:rPr>
          <m:t>=</m:t>
        </m:r>
        <m:r>
          <m:rPr>
            <m:sty m:val="bi"/>
          </m:rPr>
          <m:t>X</m:t>
        </m:r>
        <m:r>
          <m:rPr>
            <m:sty m:val="b"/>
          </m:rPr>
          <m:t>Λ</m:t>
        </m:r>
        <m:sSup>
          <m:e>
            <m:r>
              <m:rPr>
                <m:sty m:val="bi"/>
              </m:rPr>
              <m:t>X</m:t>
            </m:r>
          </m:e>
          <m:sup>
            <m:r>
              <m:rPr>
                <m:sty m:val="p"/>
              </m:rPr>
              <m:t>−</m:t>
            </m:r>
            <m:r>
              <m:t>1</m:t>
            </m:r>
          </m:sup>
        </m:sSup>
      </m:oMath>
      <w:del w:id="33330" w:author="PR Preview" w:date="2026-01-01T00:00:00Z">
        <w:r>
          <w:delText xml:space="preserve"> </w:delText>
        </w:r>
      </w:del>
      <w:del w:id="33331" w:author="PR Preview" w:date="2026-01-01T00:00:00Z">
        <w:r>
          <w:delText xml:space="preserve">with the eigenvectors as the columns of</w:delText>
        </w:r>
      </w:del>
      <w:del w:id="33332" w:author="PR Preview" w:date="2026-01-01T00:00:00Z">
        <w:r>
          <w:delText xml:space="preserve"> </w:delText>
        </w:r>
      </w:del>
      <m:oMath>
        <m:r>
          <m:rPr>
            <m:sty m:val="bi"/>
          </m:rPr>
          <m:t>X</m:t>
        </m:r>
      </m:oMath>
      <w:del w:id="33333" w:author="PR Preview" w:date="2026-01-01T00:00:00Z">
        <w:r>
          <w:delText xml:space="preserve"> </w:delText>
        </w:r>
      </w:del>
      <w:del w:id="33334" w:author="PR Preview" w:date="2026-01-01T00:00:00Z">
        <w:r>
          <w:delText xml:space="preserve">and their eigenvalues, in the same order, on the diagonal of</w:delText>
        </w:r>
      </w:del>
      <w:del w:id="33335" w:author="PR Preview" w:date="2026-01-01T00:00:00Z">
        <w:r>
          <w:delText xml:space="preserve"> </w:delText>
        </w:r>
      </w:del>
      <m:oMath>
        <m:r>
          <m:rPr>
            <m:sty m:val="b"/>
          </m:rPr>
          <m:t>Λ</m:t>
        </m:r>
      </m:oMath>
      <w:del w:id="33336" w:author="PR Preview" w:date="2026-01-01T00:00:00Z">
        <w:r>
          <w:delText xml:space="preserve">.</w:delText>
        </w:r>
      </w:del>
    </w:p>
    <w:p>
      <w:pPr>
        <w:pStyle w:val="BodyText"/>
      </w:pPr>
      <w:del w:id="33337" w:author="PR Preview" w:date="2026-01-01T00:00:00Z">
        <w:r>
          <w:rPr>
            <w:i/>
            <w:iCs/>
          </w:rPr>
          <w:delText xml:space="preserve">Proof</w:delText>
        </w:r>
      </w:del>
      <w:del w:id="33338" w:author="PR Preview" w:date="2026-01-01T00:00:00Z">
        <w:r>
          <w:delText xml:space="preserve">. </w:delText>
        </w:r>
      </w:del>
      <w:del w:id="33339" w:author="PR Preview" w:date="2026-01-01T00:00:00Z">
        <w:r>
          <w:delText xml:space="preserve">Let</w:delText>
        </w:r>
      </w:del>
      <w:del w:id="33340" w:author="PR Preview" w:date="2026-01-01T00:00:00Z">
        <w:r>
          <w:delText xml:space="preserve"> </w:delText>
        </w:r>
      </w:del>
      <m:oMath>
        <m:r>
          <m:rPr>
            <m:sty m:val="bi"/>
          </m:rPr>
          <m:t>X</m:t>
        </m:r>
      </m:oMath>
      <w:del w:id="33341" w:author="PR Preview" w:date="2026-01-01T00:00:00Z">
        <w:r>
          <w:delText xml:space="preserve"> </w:delText>
        </w:r>
      </w:del>
      <w:del w:id="33342" w:author="PR Preview" w:date="2026-01-01T00:00:00Z">
        <w:r>
          <w:delText xml:space="preserve">have columns</w:delText>
        </w:r>
      </w:del>
      <w:del w:id="33343" w:author="PR Preview" w:date="2026-01-01T00:00:00Z">
        <w:r>
          <w:delText xml:space="preserve"> </w:delText>
        </w:r>
      </w:del>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p</m:t>
            </m:r>
          </m:sub>
        </m:sSub>
      </m:oMath>
      <w:del w:id="33344" w:author="PR Preview" w:date="2026-01-01T00:00:00Z">
        <w:r>
          <w:delText xml:space="preserve"> </w:delText>
        </w:r>
      </w:del>
      <w:del w:id="33345" w:author="PR Preview" w:date="2026-01-01T00:00:00Z">
        <w:r>
          <w:delText xml:space="preserve">and</w:delText>
        </w:r>
      </w:del>
      <w:del w:id="33346" w:author="PR Preview" w:date="2026-01-01T00:00:00Z">
        <w:r>
          <w:delText xml:space="preserve"> </w:delText>
        </w:r>
      </w:del>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del w:id="33347" w:author="PR Preview" w:date="2026-01-01T00:00:00Z">
        <w:r>
          <w:delText xml:space="preserve">.</w:delText>
        </w:r>
      </w:del>
      <w:del w:id="33348" w:author="PR Preview" w:date="2026-01-01T00:00:00Z">
        <w:r>
          <w:delText xml:space="preserve"> </w:delText>
        </w:r>
      </w:del>
      <w:del w:id="33349" w:author="PR Preview" w:date="2026-01-01T00:00:00Z">
        <w:r>
          <w:delText xml:space="preserve">Column</w:delText>
        </w:r>
      </w:del>
      <w:del w:id="33350" w:author="PR Preview" w:date="2026-01-01T00:00:00Z">
        <w:r>
          <w:delText xml:space="preserve"> </w:delText>
        </w:r>
      </w:del>
      <m:oMath>
        <m:r>
          <m:t>j</m:t>
        </m:r>
      </m:oMath>
      <w:del w:id="33351" w:author="PR Preview" w:date="2026-01-01T00:00:00Z">
        <w:r>
          <w:delText xml:space="preserve"> </w:delText>
        </w:r>
      </w:del>
      <w:del w:id="33352" w:author="PR Preview" w:date="2026-01-01T00:00:00Z">
        <w:r>
          <w:delText xml:space="preserve">of</w:delText>
        </w:r>
      </w:del>
      <w:del w:id="33353" w:author="PR Preview" w:date="2026-01-01T00:00:00Z">
        <w:r>
          <w:delText xml:space="preserve"> </w:delText>
        </w:r>
      </w:del>
      <m:oMath>
        <m:r>
          <m:rPr>
            <m:sty m:val="bi"/>
          </m:rPr>
          <m:t>A</m:t>
        </m:r>
        <m:r>
          <m:rPr>
            <m:sty m:val="bi"/>
          </m:rPr>
          <m:t>X</m:t>
        </m:r>
      </m:oMath>
      <w:del w:id="33354" w:author="PR Preview" w:date="2026-01-01T00:00:00Z">
        <w:r>
          <w:delText xml:space="preserve"> </w:delText>
        </w:r>
      </w:del>
      <w:del w:id="33355" w:author="PR Preview" w:date="2026-01-01T00:00:00Z">
        <w:r>
          <w:delText xml:space="preserve">is</w:delText>
        </w:r>
      </w:del>
      <w:del w:id="33356" w:author="PR Preview" w:date="2026-01-01T00:00:00Z">
        <w:r>
          <w:delText xml:space="preserve"> </w:delText>
        </w:r>
      </w:del>
      <m:oMath>
        <m:r>
          <m:rPr>
            <m:sty m:val="bi"/>
          </m:rPr>
          <m:t>A</m:t>
        </m:r>
        <m:sSub>
          <m:e>
            <m:limLow>
              <m:e>
                <m:r>
                  <m:t>x</m:t>
                </m:r>
              </m:e>
              <m:lim>
                <m:r>
                  <m:rPr>
                    <m:sty m:val="p"/>
                  </m:rPr>
                  <m:t>∼</m:t>
                </m:r>
              </m:lim>
            </m:limLow>
          </m:e>
          <m:sub>
            <m:r>
              <m:t>j</m:t>
            </m:r>
          </m:sub>
        </m:sSub>
      </m:oMath>
      <w:del w:id="33357" w:author="PR Preview" w:date="2026-01-01T00:00:00Z">
        <w:r>
          <w:delText xml:space="preserve">,</w:delText>
        </w:r>
      </w:del>
      <w:del w:id="33358" w:author="PR Preview" w:date="2026-01-01T00:00:00Z">
        <w:r>
          <w:delText xml:space="preserve"> </w:delText>
        </w:r>
      </w:del>
      <w:del w:id="33359" w:author="PR Preview" w:date="2026-01-01T00:00:00Z">
        <w:r>
          <w:delText xml:space="preserve">and column</w:delText>
        </w:r>
      </w:del>
      <w:del w:id="33360" w:author="PR Preview" w:date="2026-01-01T00:00:00Z">
        <w:r>
          <w:delText xml:space="preserve"> </w:delText>
        </w:r>
      </w:del>
      <m:oMath>
        <m:r>
          <m:t>j</m:t>
        </m:r>
      </m:oMath>
      <w:del w:id="33361" w:author="PR Preview" w:date="2026-01-01T00:00:00Z">
        <w:r>
          <w:delText xml:space="preserve"> </w:delText>
        </w:r>
      </w:del>
      <w:del w:id="33362" w:author="PR Preview" w:date="2026-01-01T00:00:00Z">
        <w:r>
          <w:delText xml:space="preserve">of</w:delText>
        </w:r>
      </w:del>
      <w:del w:id="33363" w:author="PR Preview" w:date="2026-01-01T00:00:00Z">
        <w:r>
          <w:delText xml:space="preserve"> </w:delText>
        </w:r>
      </w:del>
      <m:oMath>
        <m:r>
          <m:rPr>
            <m:sty m:val="bi"/>
          </m:rPr>
          <m:t>X</m:t>
        </m:r>
        <m:r>
          <m:rPr>
            <m:sty m:val="b"/>
          </m:rPr>
          <m:t>Λ</m:t>
        </m:r>
      </m:oMath>
      <w:del w:id="33364" w:author="PR Preview" w:date="2026-01-01T00:00:00Z">
        <w:r>
          <w:delText xml:space="preserve"> </w:delText>
        </w:r>
      </w:del>
      <w:del w:id="33365" w:author="PR Preview" w:date="2026-01-01T00:00:00Z">
        <w:r>
          <w:delText xml:space="preserve">is</w:delText>
        </w:r>
      </w:del>
      <w:del w:id="33366" w:author="PR Preview" w:date="2026-01-01T00:00:00Z">
        <w:r>
          <w:delText xml:space="preserve"> </w:delText>
        </w:r>
      </w:del>
      <m:oMath>
        <m:r>
          <m:rPr>
            <m:sty m:val="bi"/>
          </m:rPr>
          <m:t>X</m:t>
        </m:r>
      </m:oMath>
      <w:del w:id="33367" w:author="PR Preview" w:date="2026-01-01T00:00:00Z">
        <w:r>
          <w:delText xml:space="preserve"> </w:delText>
        </w:r>
      </w:del>
      <w:del w:id="33368" w:author="PR Preview" w:date="2026-01-01T00:00:00Z">
        <w:r>
          <w:delText xml:space="preserve">times column</w:delText>
        </w:r>
      </w:del>
      <w:del w:id="33369" w:author="PR Preview" w:date="2026-01-01T00:00:00Z">
        <w:r>
          <w:delText xml:space="preserve"> </w:delText>
        </w:r>
      </w:del>
      <m:oMath>
        <m:r>
          <m:t>j</m:t>
        </m:r>
      </m:oMath>
      <w:del w:id="33370" w:author="PR Preview" w:date="2026-01-01T00:00:00Z">
        <w:r>
          <w:delText xml:space="preserve"> </w:delText>
        </w:r>
      </w:del>
      <w:del w:id="33371" w:author="PR Preview" w:date="2026-01-01T00:00:00Z">
        <w:r>
          <w:delText xml:space="preserve">of</w:delText>
        </w:r>
      </w:del>
      <w:del w:id="33372" w:author="PR Preview" w:date="2026-01-01T00:00:00Z">
        <w:r>
          <w:delText xml:space="preserve"> </w:delText>
        </w:r>
      </w:del>
      <m:oMath>
        <m:r>
          <m:rPr>
            <m:sty m:val="b"/>
          </m:rPr>
          <m:t>Λ</m:t>
        </m:r>
      </m:oMath>
      <w:del w:id="33373" w:author="PR Preview" w:date="2026-01-01T00:00:00Z">
        <w:r>
          <w:delText xml:space="preserve"> </w:delText>
        </w:r>
      </w:del>
      <w:del w:id="33374" w:author="PR Preview" w:date="2026-01-01T00:00:00Z">
        <w:r>
          <w:delText xml:space="preserve">(4),</w:delText>
        </w:r>
      </w:del>
      <w:del w:id="33375" w:author="PR Preview" w:date="2026-01-01T00:00:00Z">
        <w:r>
          <w:delText xml:space="preserve"> </w:delText>
        </w:r>
      </w:del>
      <w:del w:id="33376" w:author="PR Preview" w:date="2026-01-01T00:00:00Z">
        <w:r>
          <w:delText xml:space="preserve">which is</w:delText>
        </w:r>
      </w:del>
    </w:p>
    <w:p>
      <w:pPr>
        <w:pStyle w:val="BodyText"/>
      </w:pPr>
      <m:oMathPara>
        <m:oMathParaPr>
          <m:jc m:val="center"/>
        </m:oMathParaPr>
        <m:oMath>
          <m:eqArr>
            <m:e>
              <m:r>
                <m:rPr>
                  <m:sty m:val="bi"/>
                </m:rPr>
                <m:t>X</m:t>
              </m:r>
              <m:r>
                <m:t> </m:t>
              </m:r>
              <m:r>
                <m:rPr>
                  <m:sty m:val="p"/>
                </m:rPr>
                <m:t>(</m:t>
              </m:r>
              <m:sSub>
                <m:e>
                  <m:r>
                    <m:t>λ</m:t>
                  </m:r>
                </m:e>
                <m:sub>
                  <m:r>
                    <m:t>j</m:t>
                  </m:r>
                </m:sub>
              </m:sSub>
              <m:sSub>
                <m:e>
                  <m:limLow>
                    <m:e>
                      <m:r>
                        <m:t>e</m:t>
                      </m:r>
                    </m:e>
                    <m:lim>
                      <m:r>
                        <m:rPr>
                          <m:sty m:val="p"/>
                        </m:rPr>
                        <m:t>∼</m:t>
                      </m:r>
                    </m:lim>
                  </m:limLow>
                </m:e>
                <m:sub>
                  <m:r>
                    <m:t>j</m:t>
                  </m:r>
                </m:sub>
              </m:sSub>
              <m:r>
                <m:rPr>
                  <m:sty m:val="p"/>
                </m:rPr>
                <m:t>)</m:t>
              </m:r>
              <m:r>
                <m:t>&amp;</m:t>
              </m:r>
              <m:r>
                <m:rPr>
                  <m:sty m:val="p"/>
                </m:rPr>
                <m:t>=</m:t>
              </m:r>
              <m:sSub>
                <m:e>
                  <m:r>
                    <m:t>λ</m:t>
                  </m:r>
                </m:e>
                <m:sub>
                  <m:r>
                    <m:t>j</m:t>
                  </m:r>
                </m:sub>
              </m:sSub>
              <m:r>
                <m:t> </m:t>
              </m:r>
              <m:r>
                <m:rPr>
                  <m:sty m:val="p"/>
                </m:rPr>
                <m:t>(</m:t>
              </m:r>
              <m:r>
                <m:rPr>
                  <m:sty m:val="bi"/>
                </m:rPr>
                <m:t>X</m:t>
              </m:r>
              <m:sSub>
                <m:e>
                  <m:limLow>
                    <m:e>
                      <m:r>
                        <m:t>e</m:t>
                      </m:r>
                    </m:e>
                    <m:lim>
                      <m:r>
                        <m:rPr>
                          <m:sty m:val="p"/>
                        </m:rPr>
                        <m:t>∼</m:t>
                      </m:r>
                    </m:lim>
                  </m:limLow>
                </m:e>
                <m:sub>
                  <m:r>
                    <m:t>j</m:t>
                  </m:r>
                </m:sub>
              </m:sSub>
              <m:r>
                <m:rPr>
                  <m:sty m:val="p"/>
                </m:rPr>
                <m:t>)</m:t>
              </m:r>
            </m:e>
            <m:e>
              <m:r>
                <m:t>&amp;</m:t>
              </m:r>
              <m:r>
                <m:rPr>
                  <m:sty m:val="p"/>
                </m:rPr>
                <m:t>=</m:t>
              </m:r>
              <m:sSub>
                <m:e>
                  <m:r>
                    <m:t>λ</m:t>
                  </m:r>
                </m:e>
                <m:sub>
                  <m:r>
                    <m:t>j</m:t>
                  </m:r>
                </m:sub>
              </m:sSub>
              <m:sSub>
                <m:e>
                  <m:limLow>
                    <m:e>
                      <m:r>
                        <m:t>x</m:t>
                      </m:r>
                    </m:e>
                    <m:lim>
                      <m:r>
                        <m:rPr>
                          <m:sty m:val="p"/>
                        </m:rPr>
                        <m:t>∼</m:t>
                      </m:r>
                    </m:lim>
                  </m:limLow>
                </m:e>
                <m:sub>
                  <m:r>
                    <m:t>j</m:t>
                  </m:r>
                </m:sub>
              </m:sSub>
            </m:e>
          </m:eqArr>
        </m:oMath>
      </m:oMathPara>
    </w:p>
    <w:p>
      <w:pPr>
        <w:pStyle w:val="FirstParagraph"/>
      </w:pPr>
      <w:del w:id="33377" w:author="PR Preview" w:date="2026-01-01T00:00:00Z">
        <w:r>
          <w:delText xml:space="preserve">(</w:delText>
        </w:r>
      </w:del>
      <w:hyperlink w:anchor="thm-scalar-matmul">
        <w:del w:id="33378" w:author="PR Preview" w:date="2026-01-01T00:00:00Z">
          <w:r>
            <w:rPr>
              <w:rStyle w:val="Hyperlink"/>
            </w:rPr>
            <w:delText xml:space="preserve">Theorem 93</w:delText>
          </w:r>
        </w:del>
      </w:hyperlink>
      <w:del w:id="33379" w:author="PR Preview" w:date="2026-01-01T00:00:00Z">
        <w:r>
          <w:delText xml:space="preserve">,</w:delText>
        </w:r>
      </w:del>
      <w:del w:id="33380" w:author="PR Preview" w:date="2026-01-01T00:00:00Z">
        <w:r>
          <w:delText xml:space="preserve"> </w:delText>
        </w:r>
      </w:del>
      <w:hyperlink w:anchor="thm-matvec-columns">
        <w:del w:id="33381" w:author="PR Preview" w:date="2026-01-01T00:00:00Z">
          <w:r>
            <w:rPr>
              <w:rStyle w:val="Hyperlink"/>
            </w:rPr>
            <w:delText xml:space="preserve">Theorem 23</w:delText>
          </w:r>
        </w:del>
      </w:hyperlink>
      <w:del w:id="33382" w:author="PR Preview" w:date="2026-01-01T00:00:00Z">
        <w:r>
          <w:delText xml:space="preserve">),</w:delText>
        </w:r>
      </w:del>
      <w:del w:id="33383" w:author="PR Preview" w:date="2026-01-01T00:00:00Z">
        <w:r>
          <w:delText xml:space="preserve"> </w:delText>
        </w:r>
      </w:del>
      <w:del w:id="33384" w:author="PR Preview" w:date="2026-01-01T00:00:00Z">
        <w:r>
          <w:delText xml:space="preserve">so</w:delText>
        </w:r>
      </w:del>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limLow>
                <m:e>
                  <m:r>
                    <m:t>x</m:t>
                  </m:r>
                </m:e>
                <m:lim>
                  <m:r>
                    <m:rPr>
                      <m:sty m:val="p"/>
                    </m:rPr>
                    <m:t>∼</m:t>
                  </m:r>
                </m:lim>
              </m:limLow>
            </m:e>
            <m:sub>
              <m:r>
                <m:t>j</m:t>
              </m:r>
            </m:sub>
          </m:sSub>
          <m:r>
            <m:rPr>
              <m:sty m:val="p"/>
            </m:rPr>
            <m:t>=</m:t>
          </m:r>
          <m:sSub>
            <m:e>
              <m:r>
                <m:t>λ</m:t>
              </m:r>
            </m:e>
            <m:sub>
              <m:r>
                <m:t>j</m:t>
              </m:r>
            </m:sub>
          </m:sSub>
          <m:sSub>
            <m:e>
              <m:limLow>
                <m:e>
                  <m:r>
                    <m:t>x</m:t>
                  </m:r>
                </m:e>
                <m:lim>
                  <m:r>
                    <m:rPr>
                      <m:sty m:val="p"/>
                    </m:rPr>
                    <m:t>∼</m:t>
                  </m:r>
                </m:lim>
              </m:limLow>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del w:id="33385" w:author="PR Preview" w:date="2026-01-01T00:00:00Z">
        <w:r>
          <w:delText xml:space="preserve">Also,</w:delText>
        </w:r>
      </w:del>
      <w:del w:id="33386" w:author="PR Preview" w:date="2026-01-01T00:00:00Z">
        <w:r>
          <w:delText xml:space="preserve"> </w:delText>
        </w:r>
      </w:del>
      <m:oMath>
        <m:r>
          <m:rPr>
            <m:sty m:val="bi"/>
          </m:rPr>
          <m:t>X</m:t>
        </m:r>
      </m:oMath>
      <w:del w:id="33387" w:author="PR Preview" w:date="2026-01-01T00:00:00Z">
        <w:r>
          <w:delText xml:space="preserve"> </w:delText>
        </w:r>
      </w:del>
      <w:del w:id="33388" w:author="PR Preview" w:date="2026-01-01T00:00:00Z">
        <w:r>
          <w:delText xml:space="preserve">has rank</w:delText>
        </w:r>
      </w:del>
      <w:del w:id="33389" w:author="PR Preview" w:date="2026-01-01T00:00:00Z">
        <w:r>
          <w:delText xml:space="preserve"> </w:delText>
        </w:r>
      </w:del>
      <m:oMath>
        <m:r>
          <m:t>p</m:t>
        </m:r>
      </m:oMath>
      <w:del w:id="33390" w:author="PR Preview" w:date="2026-01-01T00:00:00Z">
        <w:r>
          <w:delText xml:space="preserve"> </w:delText>
        </w:r>
      </w:del>
      <w:del w:id="33391" w:author="PR Preview" w:date="2026-01-01T00:00:00Z">
        <w:r>
          <w:delText xml:space="preserve">exactly when its</w:delText>
        </w:r>
      </w:del>
      <w:del w:id="33392" w:author="PR Preview" w:date="2026-01-01T00:00:00Z">
        <w:r>
          <w:delText xml:space="preserve"> </w:delText>
        </w:r>
      </w:del>
      <m:oMath>
        <m:r>
          <m:t>p</m:t>
        </m:r>
      </m:oMath>
      <w:del w:id="33393" w:author="PR Preview" w:date="2026-01-01T00:00:00Z">
        <w:r>
          <w:delText xml:space="preserve"> </w:delText>
        </w:r>
      </w:del>
      <w:del w:id="33394" w:author="PR Preview" w:date="2026-01-01T00:00:00Z">
        <w:r>
          <w:delText xml:space="preserve">columns are linearly independent (</w:delText>
        </w:r>
      </w:del>
      <w:hyperlink w:anchor="def-rank">
        <w:del w:id="33395" w:author="PR Preview" w:date="2026-01-01T00:00:00Z">
          <w:r>
            <w:rPr>
              <w:rStyle w:val="Hyperlink"/>
            </w:rPr>
            <w:delText xml:space="preserve">Definition 44</w:delText>
          </w:r>
        </w:del>
      </w:hyperlink>
      <w:del w:id="33396" w:author="PR Preview" w:date="2026-01-01T00:00:00Z">
        <w:r>
          <w:delText xml:space="preserve">),</w:delText>
        </w:r>
      </w:del>
      <w:del w:id="33397" w:author="PR Preview" w:date="2026-01-01T00:00:00Z">
        <w:r>
          <w:delText xml:space="preserve"> </w:delText>
        </w:r>
      </w:del>
      <w:del w:id="33398" w:author="PR Preview" w:date="2026-01-01T00:00:00Z">
        <w:r>
          <w:delText xml:space="preserve">which by</w:delText>
        </w:r>
      </w:del>
      <w:del w:id="33399" w:author="PR Preview" w:date="2026-01-01T00:00:00Z">
        <w:r>
          <w:delText xml:space="preserve"> </w:delText>
        </w:r>
      </w:del>
      <w:hyperlink w:anchor="thm-invertible-rank">
        <w:del w:id="33400" w:author="PR Preview" w:date="2026-01-01T00:00:00Z">
          <w:r>
            <w:rPr>
              <w:rStyle w:val="Hyperlink"/>
            </w:rPr>
            <w:delText xml:space="preserve">Theorem 107</w:delText>
          </w:r>
        </w:del>
      </w:hyperlink>
      <w:del w:id="33401" w:author="PR Preview" w:date="2026-01-01T00:00:00Z">
        <w:r>
          <w:delText xml:space="preserve"> </w:delText>
        </w:r>
      </w:del>
      <w:del w:id="33402" w:author="PR Preview" w:date="2026-01-01T00:00:00Z">
        <w:r>
          <w:delText xml:space="preserve">is exactly when</w:delText>
        </w:r>
      </w:del>
      <w:del w:id="33403" w:author="PR Preview" w:date="2026-01-01T00:00:00Z">
        <w:r>
          <w:delText xml:space="preserve"> </w:delText>
        </w:r>
      </w:del>
      <m:oMath>
        <m:r>
          <m:rPr>
            <m:sty m:val="bi"/>
          </m:rPr>
          <m:t>X</m:t>
        </m:r>
      </m:oMath>
      <w:del w:id="33404" w:author="PR Preview" w:date="2026-01-01T00:00:00Z">
        <w:r>
          <w:delText xml:space="preserve"> </w:delText>
        </w:r>
      </w:del>
      <w:del w:id="33405" w:author="PR Preview" w:date="2026-01-01T00:00:00Z">
        <w:r>
          <w:delText xml:space="preserve">is invertible.</w:delText>
        </w:r>
      </w:del>
    </w:p>
    <w:p>
      <w:pPr>
        <w:pStyle w:val="BodyText"/>
      </w:pPr>
      <w:del w:id="33406" w:author="PR Preview" w:date="2026-01-01T00:00:00Z">
        <w:r>
          <w:rPr>
            <w:b/>
            <w:bCs/>
          </w:rPr>
          <w:delText xml:space="preserve">Eigenvectors give a diagonalization.</w:delText>
        </w:r>
      </w:del>
      <w:del w:id="33407" w:author="PR Preview" w:date="2026-01-01T00:00:00Z">
        <w:r>
          <w:delText xml:space="preserve"> </w:delText>
        </w:r>
      </w:del>
      <w:del w:id="33408" w:author="PR Preview" w:date="2026-01-01T00:00:00Z">
        <w:r>
          <w:delText xml:space="preserve">If</w:delText>
        </w:r>
      </w:del>
      <w:del w:id="33409" w:author="PR Preview" w:date="2026-01-01T00:00:00Z">
        <w:r>
          <w:delText xml:space="preserve"> </w:delText>
        </w:r>
      </w:del>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p</m:t>
            </m:r>
          </m:sub>
        </m:sSub>
      </m:oMath>
      <w:del w:id="33410" w:author="PR Preview" w:date="2026-01-01T00:00:00Z">
        <w:r>
          <w:delText xml:space="preserve"> </w:delText>
        </w:r>
      </w:del>
      <w:del w:id="33411" w:author="PR Preview" w:date="2026-01-01T00:00:00Z">
        <w:r>
          <w:delText xml:space="preserve">are linearly independent eigenvectors,</w:delText>
        </w:r>
      </w:del>
      <w:del w:id="33412" w:author="PR Preview" w:date="2026-01-01T00:00:00Z">
        <w:r>
          <w:delText xml:space="preserve"> </w:delText>
        </w:r>
      </w:del>
      <w:del w:id="33413" w:author="PR Preview" w:date="2026-01-01T00:00:00Z">
        <w:r>
          <w:delText xml:space="preserve">then</w:delText>
        </w:r>
      </w:del>
      <w:del w:id="33414" w:author="PR Preview" w:date="2026-01-01T00:00:00Z">
        <w:r>
          <w:delText xml:space="preserve"> </w:delText>
        </w:r>
      </w:del>
      <m:oMath>
        <m:r>
          <m:rPr>
            <m:sty m:val="bi"/>
          </m:rPr>
          <m:t>X</m:t>
        </m:r>
      </m:oMath>
      <w:del w:id="33415" w:author="PR Preview" w:date="2026-01-01T00:00:00Z">
        <w:r>
          <w:delText xml:space="preserve"> </w:delText>
        </w:r>
      </w:del>
      <w:del w:id="33416" w:author="PR Preview" w:date="2026-01-01T00:00:00Z">
        <w:r>
          <w:delText xml:space="preserve">is invertible and</w:delText>
        </w:r>
      </w:del>
      <w:del w:id="33417" w:author="PR Preview" w:date="2026-01-01T00:00:00Z">
        <w:r>
          <w:delText xml:space="preserve"> </w:delText>
        </w:r>
      </w:del>
      <w:hyperlink w:anchor="eq-ax-xlambda">
        <w:del w:id="33418" w:author="PR Preview" w:date="2026-01-01T00:00:00Z">
          <w:r>
            <w:rPr>
              <w:rStyle w:val="Hyperlink"/>
            </w:rPr>
            <w:delText xml:space="preserve">Equation 7</w:delText>
          </w:r>
        </w:del>
      </w:hyperlink>
      <w:del w:id="33419" w:author="PR Preview" w:date="2026-01-01T00:00:00Z">
        <w:r>
          <w:delText xml:space="preserve"> </w:delText>
        </w:r>
      </w:del>
      <w:del w:id="33420" w:author="PR Preview" w:date="2026-01-01T00:00:00Z">
        <w:r>
          <w:delText xml:space="preserve">gives</w:delText>
        </w:r>
      </w:del>
      <w:del w:id="33421" w:author="PR Preview" w:date="2026-01-01T00:00:00Z">
        <w:r>
          <w:delText xml:space="preserve"> </w:delText>
        </w:r>
      </w:del>
      <m:oMath>
        <m:r>
          <m:rPr>
            <m:sty m:val="bi"/>
          </m:rPr>
          <m:t>A</m:t>
        </m:r>
        <m:r>
          <m:rPr>
            <m:sty m:val="bi"/>
          </m:rPr>
          <m:t>X</m:t>
        </m:r>
        <m:r>
          <m:rPr>
            <m:sty m:val="p"/>
          </m:rPr>
          <m:t>=</m:t>
        </m:r>
        <m:r>
          <m:rPr>
            <m:sty m:val="bi"/>
          </m:rPr>
          <m:t>X</m:t>
        </m:r>
        <m:r>
          <m:rPr>
            <m:sty m:val="b"/>
          </m:rPr>
          <m:t>Λ</m:t>
        </m:r>
      </m:oMath>
      <w:del w:id="33422" w:author="PR Preview" w:date="2026-01-01T00:00:00Z">
        <w:r>
          <w:delText xml:space="preserve">, so</w:delText>
        </w:r>
      </w:del>
    </w:p>
    <w:p>
      <w:pPr>
        <w:pStyle w:val="FirstParagraph"/>
      </w:pPr>
      <w:ins w:id="33423" w:author="PR Preview" w:date="2026-01-01T00:00:00Z">
        <w:r>
          <w:rPr>
            <w:b/>
            <w:bCs/>
          </w:rPr>
          <w:t xml:space="preserve">Theorem 115 (Diagonalizable means a basis of eigenvectors)</w:t>
        </w:r>
      </w:ins>
      <w:ins w:id="33424" w:author="PR Preview" w:date="2026-01-01T00:00:00Z">
        <w:r>
          <w:t xml:space="preserve"> </w:t>
        </w:r>
      </w:ins>
      <w:ins w:id="33425" w:author="PR Preview" w:date="2026-01-01T00:00:00Z">
        <w:r>
          <w:t xml:space="preserve">A</w:t>
        </w:r>
      </w:ins>
      <w:ins w:id="33426" w:author="PR Preview" w:date="2026-01-01T00:00:00Z">
        <w:r>
          <w:t xml:space="preserve"> </w:t>
        </w:r>
      </w:ins>
      <m:oMath>
        <m:r>
          <m:t>p</m:t>
        </m:r>
        <m:r>
          <m:rPr>
            <m:sty m:val="p"/>
          </m:rPr>
          <m:t>×</m:t>
        </m:r>
        <m:r>
          <m:t>p</m:t>
        </m:r>
      </m:oMath>
      <w:ins w:id="33427" w:author="PR Preview" w:date="2026-01-01T00:00:00Z">
        <w:r>
          <w:t xml:space="preserve"> </w:t>
        </w:r>
      </w:ins>
      <w:ins w:id="33428" w:author="PR Preview" w:date="2026-01-01T00:00:00Z">
        <w:r>
          <w:t xml:space="preserve">matrix</w:t>
        </w:r>
      </w:ins>
      <w:ins w:id="33429" w:author="PR Preview" w:date="2026-01-01T00:00:00Z">
        <w:r>
          <w:t xml:space="preserve"> </w:t>
        </w:r>
      </w:ins>
      <m:oMath>
        <m:r>
          <m:rPr>
            <m:sty m:val="bi"/>
          </m:rPr>
          <m:t>A</m:t>
        </m:r>
      </m:oMath>
      <w:ins w:id="33430" w:author="PR Preview" w:date="2026-01-01T00:00:00Z">
        <w:r>
          <w:t xml:space="preserve"> </w:t>
        </w:r>
      </w:ins>
      <w:ins w:id="33431" w:author="PR Preview" w:date="2026-01-01T00:00:00Z">
        <w:r>
          <w:t xml:space="preserve">is diagonalizable (</w:t>
        </w:r>
      </w:ins>
      <w:hyperlink w:anchor="def-diagonalizable">
        <w:ins w:id="33432" w:author="PR Preview" w:date="2026-01-01T00:00:00Z">
          <w:r>
            <w:rPr>
              <w:rStyle w:val="Hyperlink"/>
            </w:rPr>
            <w:t xml:space="preserve">Definition 121</w:t>
          </w:r>
        </w:ins>
      </w:hyperlink>
      <w:ins w:id="33433" w:author="PR Preview" w:date="2026-01-01T00:00:00Z">
        <w:r>
          <w:t xml:space="preserve">)</w:t>
        </w:r>
      </w:ins>
      <w:ins w:id="33434" w:author="PR Preview" w:date="2026-01-01T00:00:00Z">
        <w:r>
          <w:t xml:space="preserve"> </w:t>
        </w:r>
      </w:ins>
      <w:ins w:id="33435" w:author="PR Preview" w:date="2026-01-01T00:00:00Z">
        <w:r>
          <w:t xml:space="preserve">exactly when it has</w:t>
        </w:r>
      </w:ins>
      <w:ins w:id="33436" w:author="PR Preview" w:date="2026-01-01T00:00:00Z">
        <w:r>
          <w:t xml:space="preserve"> </w:t>
        </w:r>
      </w:ins>
      <m:oMath>
        <m:r>
          <m:t>p</m:t>
        </m:r>
      </m:oMath>
      <w:ins w:id="33437" w:author="PR Preview" w:date="2026-01-01T00:00:00Z">
        <w:r>
          <w:t xml:space="preserve"> </w:t>
        </w:r>
      </w:ins>
      <w:ins w:id="33438" w:author="PR Preview" w:date="2026-01-01T00:00:00Z">
        <w:r>
          <w:t xml:space="preserve">linearly independent eigenvectors.</w:t>
        </w:r>
      </w:ins>
      <w:ins w:id="33439" w:author="PR Preview" w:date="2026-01-01T00:00:00Z">
        <w:r>
          <w:t xml:space="preserve"> </w:t>
        </w:r>
      </w:ins>
      <w:ins w:id="33440" w:author="PR Preview" w:date="2026-01-01T00:00:00Z">
        <w:r>
          <w:t xml:space="preserve">Then</w:t>
        </w:r>
      </w:ins>
      <w:ins w:id="33441" w:author="PR Preview" w:date="2026-01-01T00:00:00Z">
        <w:r>
          <w:t xml:space="preserve"> </w:t>
        </w:r>
      </w:ins>
      <m:oMath>
        <m:r>
          <m:rPr>
            <m:sty m:val="bi"/>
          </m:rPr>
          <m:t>A</m:t>
        </m:r>
        <m:r>
          <m:rPr>
            <m:sty m:val="p"/>
          </m:rPr>
          <m:t>=</m:t>
        </m:r>
        <m:r>
          <m:rPr>
            <m:sty m:val="bi"/>
          </m:rPr>
          <m:t>X</m:t>
        </m:r>
        <m:r>
          <m:rPr>
            <m:sty m:val="b"/>
          </m:rPr>
          <m:t>Λ</m:t>
        </m:r>
        <m:sSup>
          <m:e>
            <m:r>
              <m:rPr>
                <m:sty m:val="bi"/>
              </m:rPr>
              <m:t>X</m:t>
            </m:r>
          </m:e>
          <m:sup>
            <m:r>
              <m:rPr>
                <m:sty m:val="p"/>
              </m:rPr>
              <m:t>−</m:t>
            </m:r>
            <m:r>
              <m:t>1</m:t>
            </m:r>
          </m:sup>
        </m:sSup>
      </m:oMath>
      <w:ins w:id="33442" w:author="PR Preview" w:date="2026-01-01T00:00:00Z">
        <w:r>
          <w:t xml:space="preserve"> </w:t>
        </w:r>
      </w:ins>
      <w:ins w:id="33443" w:author="PR Preview" w:date="2026-01-01T00:00:00Z">
        <w:r>
          <w:t xml:space="preserve">with the eigenvectors as the columns of</w:t>
        </w:r>
      </w:ins>
      <w:ins w:id="33444" w:author="PR Preview" w:date="2026-01-01T00:00:00Z">
        <w:r>
          <w:t xml:space="preserve"> </w:t>
        </w:r>
      </w:ins>
      <m:oMath>
        <m:r>
          <m:rPr>
            <m:sty m:val="bi"/>
          </m:rPr>
          <m:t>X</m:t>
        </m:r>
      </m:oMath>
      <w:ins w:id="33445" w:author="PR Preview" w:date="2026-01-01T00:00:00Z">
        <w:r>
          <w:t xml:space="preserve"> </w:t>
        </w:r>
      </w:ins>
      <w:ins w:id="33446" w:author="PR Preview" w:date="2026-01-01T00:00:00Z">
        <w:r>
          <w:t xml:space="preserve">and their eigenvalues, in the same order, on the diagonal of</w:t>
        </w:r>
      </w:ins>
      <w:ins w:id="33447" w:author="PR Preview" w:date="2026-01-01T00:00:00Z">
        <w:r>
          <w:t xml:space="preserve"> </w:t>
        </w:r>
      </w:ins>
      <m:oMath>
        <m:r>
          <m:rPr>
            <m:sty m:val="b"/>
          </m:rPr>
          <m:t>Λ</m:t>
        </m:r>
      </m:oMath>
      <w:ins w:id="33448" w:author="PR Preview" w:date="2026-01-01T00:00:00Z">
        <w:r>
          <w:t xml:space="preserve">.</w:t>
        </w:r>
      </w:ins>
    </w:p>
    <w:bookmarkEnd w:id="644"/>
    <w:p>
      <w:pPr>
        <w:pStyle w:val="BodyText"/>
      </w:pPr>
      <w:ins w:id="33449" w:author="PR Preview" w:date="2026-01-01T00:00:00Z">
        <w:r>
          <w:rPr>
            <w:i/>
            <w:iCs/>
          </w:rPr>
          <w:t xml:space="preserve">Proof</w:t>
        </w:r>
      </w:ins>
      <w:ins w:id="33450" w:author="PR Preview" w:date="2026-01-01T00:00:00Z">
        <w:r>
          <w:t xml:space="preserve">. </w:t>
        </w:r>
      </w:ins>
      <w:ins w:id="33451" w:author="PR Preview" w:date="2026-01-01T00:00:00Z">
        <w:r>
          <w:t xml:space="preserve">Let</w:t>
        </w:r>
      </w:ins>
      <w:ins w:id="33452" w:author="PR Preview" w:date="2026-01-01T00:00:00Z">
        <w:r>
          <w:t xml:space="preserve"> </w:t>
        </w:r>
      </w:ins>
      <m:oMath>
        <m:r>
          <m:rPr>
            <m:sty m:val="bi"/>
          </m:rPr>
          <m:t>X</m:t>
        </m:r>
      </m:oMath>
      <w:ins w:id="33453" w:author="PR Preview" w:date="2026-01-01T00:00:00Z">
        <w:r>
          <w:t xml:space="preserve"> </w:t>
        </w:r>
      </w:ins>
      <w:ins w:id="33454" w:author="PR Preview" w:date="2026-01-01T00:00:00Z">
        <w:r>
          <w:t xml:space="preserve">have columns</w:t>
        </w:r>
      </w:ins>
      <w:ins w:id="33455" w:author="PR Preview" w:date="2026-01-01T00:00:00Z">
        <w:r>
          <w:t xml:space="preserve"> </w:t>
        </w:r>
      </w:ins>
      <w:ins w:id="33456" w:author="PR Preview" w:date="2026-01-01T00:00:00Z">
        <w:r>
          <w:t xml:space="preserve">$\mathord{\smash[b]{\underset{\raise.3ex\hbox{$\scriptstyle\sim$}}{x}}\vphantom{x}}_1, \ldots, \mathord{\smash[b]{\underset{\raise.3ex\hbox{$\scriptstyle\sim$}}{x}}\vphantom{x}}_p$</w:t>
        </w:r>
      </w:ins>
      <w:ins w:id="33457" w:author="PR Preview" w:date="2026-01-01T00:00:00Z">
        <w:r>
          <w:t xml:space="preserve"> </w:t>
        </w:r>
      </w:ins>
      <w:ins w:id="33458" w:author="PR Preview" w:date="2026-01-01T00:00:00Z">
        <w:r>
          <w:t xml:space="preserve">and</w:t>
        </w:r>
      </w:ins>
      <w:ins w:id="33459" w:author="PR Preview" w:date="2026-01-01T00:00:00Z">
        <w:r>
          <w:t xml:space="preserve"> </w:t>
        </w:r>
      </w:ins>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ins w:id="33460" w:author="PR Preview" w:date="2026-01-01T00:00:00Z">
        <w:r>
          <w:t xml:space="preserve">.</w:t>
        </w:r>
      </w:ins>
      <w:ins w:id="33461" w:author="PR Preview" w:date="2026-01-01T00:00:00Z">
        <w:r>
          <w:t xml:space="preserve"> </w:t>
        </w:r>
      </w:ins>
      <w:ins w:id="33462" w:author="PR Preview" w:date="2026-01-01T00:00:00Z">
        <w:r>
          <w:t xml:space="preserve">Column</w:t>
        </w:r>
      </w:ins>
      <w:ins w:id="33463" w:author="PR Preview" w:date="2026-01-01T00:00:00Z">
        <w:r>
          <w:t xml:space="preserve"> </w:t>
        </w:r>
      </w:ins>
      <m:oMath>
        <m:r>
          <m:t>j</m:t>
        </m:r>
      </m:oMath>
      <w:ins w:id="33464" w:author="PR Preview" w:date="2026-01-01T00:00:00Z">
        <w:r>
          <w:t xml:space="preserve"> </w:t>
        </w:r>
      </w:ins>
      <w:ins w:id="33465" w:author="PR Preview" w:date="2026-01-01T00:00:00Z">
        <w:r>
          <w:t xml:space="preserve">of</w:t>
        </w:r>
      </w:ins>
      <w:ins w:id="33466" w:author="PR Preview" w:date="2026-01-01T00:00:00Z">
        <w:r>
          <w:t xml:space="preserve"> </w:t>
        </w:r>
      </w:ins>
      <m:oMath>
        <m:r>
          <m:rPr>
            <m:sty m:val="bi"/>
          </m:rPr>
          <m:t>A</m:t>
        </m:r>
        <m:r>
          <m:rPr>
            <m:sty m:val="bi"/>
          </m:rPr>
          <m:t>X</m:t>
        </m:r>
      </m:oMath>
      <w:ins w:id="33467" w:author="PR Preview" w:date="2026-01-01T00:00:00Z">
        <w:r>
          <w:t xml:space="preserve"> </w:t>
        </w:r>
      </w:ins>
      <w:ins w:id="33468" w:author="PR Preview" w:date="2026-01-01T00:00:00Z">
        <w:r>
          <w:t xml:space="preserve">is</w:t>
        </w:r>
      </w:ins>
      <w:ins w:id="33469" w:author="PR Preview" w:date="2026-01-01T00:00:00Z">
        <w:r>
          <w:t xml:space="preserve"> </w:t>
        </w:r>
      </w:ins>
      <w:ins w:id="33470" w:author="PR Preview" w:date="2026-01-01T00:00:00Z">
        <w:r>
          <w:t xml:space="preserve">$\mathbf{A} \mathord{\smash[b]{\underset{\raise.3ex\hbox{$\scriptstyle\sim$}}{x}}\vphantom{x}}_j$</w:t>
        </w:r>
      </w:ins>
      <w:ins w:id="33471" w:author="PR Preview" w:date="2026-01-01T00:00:00Z">
        <w:r>
          <w:t xml:space="preserve">,</w:t>
        </w:r>
      </w:ins>
      <w:ins w:id="33472" w:author="PR Preview" w:date="2026-01-01T00:00:00Z">
        <w:r>
          <w:t xml:space="preserve"> </w:t>
        </w:r>
      </w:ins>
      <w:ins w:id="33473" w:author="PR Preview" w:date="2026-01-01T00:00:00Z">
        <w:r>
          <w:t xml:space="preserve">and column</w:t>
        </w:r>
      </w:ins>
      <w:ins w:id="33474" w:author="PR Preview" w:date="2026-01-01T00:00:00Z">
        <w:r>
          <w:t xml:space="preserve"> </w:t>
        </w:r>
      </w:ins>
      <m:oMath>
        <m:r>
          <m:t>j</m:t>
        </m:r>
      </m:oMath>
      <w:ins w:id="33475" w:author="PR Preview" w:date="2026-01-01T00:00:00Z">
        <w:r>
          <w:t xml:space="preserve"> </w:t>
        </w:r>
      </w:ins>
      <w:ins w:id="33476" w:author="PR Preview" w:date="2026-01-01T00:00:00Z">
        <w:r>
          <w:t xml:space="preserve">of</w:t>
        </w:r>
      </w:ins>
      <w:ins w:id="33477" w:author="PR Preview" w:date="2026-01-01T00:00:00Z">
        <w:r>
          <w:t xml:space="preserve"> </w:t>
        </w:r>
      </w:ins>
      <m:oMath>
        <m:r>
          <m:rPr>
            <m:sty m:val="bi"/>
          </m:rPr>
          <m:t>X</m:t>
        </m:r>
        <m:r>
          <m:rPr>
            <m:sty m:val="b"/>
          </m:rPr>
          <m:t>Λ</m:t>
        </m:r>
      </m:oMath>
      <w:ins w:id="33478" w:author="PR Preview" w:date="2026-01-01T00:00:00Z">
        <w:r>
          <w:t xml:space="preserve"> </w:t>
        </w:r>
      </w:ins>
      <w:ins w:id="33479" w:author="PR Preview" w:date="2026-01-01T00:00:00Z">
        <w:r>
          <w:t xml:space="preserve">is</w:t>
        </w:r>
      </w:ins>
      <w:ins w:id="33480" w:author="PR Preview" w:date="2026-01-01T00:00:00Z">
        <w:r>
          <w:t xml:space="preserve"> </w:t>
        </w:r>
      </w:ins>
      <m:oMath>
        <m:r>
          <m:rPr>
            <m:sty m:val="bi"/>
          </m:rPr>
          <m:t>X</m:t>
        </m:r>
      </m:oMath>
      <w:ins w:id="33481" w:author="PR Preview" w:date="2026-01-01T00:00:00Z">
        <w:r>
          <w:t xml:space="preserve"> </w:t>
        </w:r>
      </w:ins>
      <w:ins w:id="33482" w:author="PR Preview" w:date="2026-01-01T00:00:00Z">
        <w:r>
          <w:t xml:space="preserve">times column</w:t>
        </w:r>
      </w:ins>
      <w:ins w:id="33483" w:author="PR Preview" w:date="2026-01-01T00:00:00Z">
        <w:r>
          <w:t xml:space="preserve"> </w:t>
        </w:r>
      </w:ins>
      <m:oMath>
        <m:r>
          <m:t>j</m:t>
        </m:r>
      </m:oMath>
      <w:ins w:id="33484" w:author="PR Preview" w:date="2026-01-01T00:00:00Z">
        <w:r>
          <w:t xml:space="preserve"> </w:t>
        </w:r>
      </w:ins>
      <w:ins w:id="33485" w:author="PR Preview" w:date="2026-01-01T00:00:00Z">
        <w:r>
          <w:t xml:space="preserve">of</w:t>
        </w:r>
      </w:ins>
      <w:ins w:id="33486" w:author="PR Preview" w:date="2026-01-01T00:00:00Z">
        <w:r>
          <w:t xml:space="preserve"> </w:t>
        </w:r>
      </w:ins>
      <m:oMath>
        <m:r>
          <m:rPr>
            <m:sty m:val="b"/>
          </m:rPr>
          <m:t>Λ</m:t>
        </m:r>
      </m:oMath>
      <w:ins w:id="33487" w:author="PR Preview" w:date="2026-01-01T00:00:00Z">
        <w:r>
          <w:t xml:space="preserve"> </w:t>
        </w:r>
      </w:ins>
      <w:ins w:id="33488" w:author="PR Preview" w:date="2026-01-01T00:00:00Z">
        <w:r>
          <w:t xml:space="preserve">(4),</w:t>
        </w:r>
      </w:ins>
      <w:ins w:id="33489" w:author="PR Preview" w:date="2026-01-01T00:00:00Z">
        <w:r>
          <w:t xml:space="preserve"> </w:t>
        </w:r>
      </w:ins>
      <w:ins w:id="33490" w:author="PR Preview" w:date="2026-01-01T00:00:00Z">
        <w:r>
          <w:t xml:space="preserve">which is</w:t>
        </w:r>
      </w:ins>
    </w:p>
    <w:p>
      <w:pPr>
        <w:pStyle w:val="BodyText"/>
      </w:pPr>
      <w:ins w:id="33491" w:author="PR Preview" w:date="2026-01-01T00:00:00Z">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ins>
    </w:p>
    <w:p>
      <w:pPr>
        <w:pStyle w:val="FirstParagraph"/>
      </w:pPr>
      <w:ins w:id="33492" w:author="PR Preview" w:date="2026-01-01T00:00:00Z">
        <w:r>
          <w:t xml:space="preserve">(</w:t>
        </w:r>
      </w:ins>
      <w:hyperlink w:anchor="thm-scalar-matmul">
        <w:ins w:id="33493" w:author="PR Preview" w:date="2026-01-01T00:00:00Z">
          <w:r>
            <w:rPr>
              <w:rStyle w:val="Hyperlink"/>
            </w:rPr>
            <w:t xml:space="preserve">Theorem 94</w:t>
          </w:r>
        </w:ins>
      </w:hyperlink>
      <w:ins w:id="33494" w:author="PR Preview" w:date="2026-01-01T00:00:00Z">
        <w:r>
          <w:t xml:space="preserve">,</w:t>
        </w:r>
      </w:ins>
      <w:ins w:id="33495" w:author="PR Preview" w:date="2026-01-01T00:00:00Z">
        <w:r>
          <w:t xml:space="preserve"> </w:t>
        </w:r>
      </w:ins>
      <w:hyperlink w:anchor="thm-matvec-columns">
        <w:ins w:id="33496" w:author="PR Preview" w:date="2026-01-01T00:00:00Z">
          <w:r>
            <w:rPr>
              <w:rStyle w:val="Hyperlink"/>
            </w:rPr>
            <w:t xml:space="preserve">Theorem 23</w:t>
          </w:r>
        </w:ins>
      </w:hyperlink>
      <w:ins w:id="33497" w:author="PR Preview" w:date="2026-01-01T00:00:00Z">
        <w:r>
          <w:t xml:space="preserve">),</w:t>
        </w:r>
      </w:ins>
      <w:ins w:id="33498" w:author="PR Preview" w:date="2026-01-01T00:00:00Z">
        <w:r>
          <w:t xml:space="preserve"> </w:t>
        </w:r>
      </w:ins>
      <w:ins w:id="33499" w:author="PR Preview" w:date="2026-01-01T00:00:00Z">
        <w:r>
          <w:t xml:space="preserve">so</w:t>
        </w:r>
      </w:ins>
    </w:p>
    <w:p>
      <w:pPr>
        <w:pStyle w:val="BodyText"/>
      </w:pPr>
      <w:bookmarkStart w:id="645" w:name="eq-ax-xlambda"/>
      <w:ins w:id="33500" w:author="PR Preview" w:date="2026-01-01T00:00:00Z">
        <w:r>
          <w:t xml:space="preserve">$$
    \mathbf{A} \mathbf{X} = \mathbf{X} \mathbf{\Lambda}
    \iff \mathbf{A} \mathord{\smash[b]{\underset{\raise.3ex\hbox{$\scriptstyle\sim$}}{x}}\vphantom{x}}_j = \lambda_j \mathord{\smash[b]{\underset{\raise.3ex\hbox{$\scriptstyle\sim$}}{x}}\vphantom{x}}_j \text{ for every } j.
     \qquad(7)$$</w:t>
        </w:r>
      </w:ins>
      <w:bookmarkEnd w:id="645"/>
    </w:p>
    <w:p>
      <w:pPr>
        <w:pStyle w:val="FirstParagraph"/>
      </w:pPr>
      <w:ins w:id="33501" w:author="PR Preview" w:date="2026-01-01T00:00:00Z">
        <w:r>
          <w:t xml:space="preserve">Also,</w:t>
        </w:r>
      </w:ins>
      <w:ins w:id="33502" w:author="PR Preview" w:date="2026-01-01T00:00:00Z">
        <w:r>
          <w:t xml:space="preserve"> </w:t>
        </w:r>
      </w:ins>
      <m:oMath>
        <m:r>
          <m:rPr>
            <m:sty m:val="bi"/>
          </m:rPr>
          <m:t>X</m:t>
        </m:r>
      </m:oMath>
      <w:ins w:id="33503" w:author="PR Preview" w:date="2026-01-01T00:00:00Z">
        <w:r>
          <w:t xml:space="preserve"> </w:t>
        </w:r>
      </w:ins>
      <w:ins w:id="33504" w:author="PR Preview" w:date="2026-01-01T00:00:00Z">
        <w:r>
          <w:t xml:space="preserve">has rank</w:t>
        </w:r>
      </w:ins>
      <w:ins w:id="33505" w:author="PR Preview" w:date="2026-01-01T00:00:00Z">
        <w:r>
          <w:t xml:space="preserve"> </w:t>
        </w:r>
      </w:ins>
      <m:oMath>
        <m:r>
          <m:t>p</m:t>
        </m:r>
      </m:oMath>
      <w:ins w:id="33506" w:author="PR Preview" w:date="2026-01-01T00:00:00Z">
        <w:r>
          <w:t xml:space="preserve"> </w:t>
        </w:r>
      </w:ins>
      <w:ins w:id="33507" w:author="PR Preview" w:date="2026-01-01T00:00:00Z">
        <w:r>
          <w:t xml:space="preserve">exactly when its</w:t>
        </w:r>
      </w:ins>
      <w:ins w:id="33508" w:author="PR Preview" w:date="2026-01-01T00:00:00Z">
        <w:r>
          <w:t xml:space="preserve"> </w:t>
        </w:r>
      </w:ins>
      <m:oMath>
        <m:r>
          <m:t>p</m:t>
        </m:r>
      </m:oMath>
      <w:ins w:id="33509" w:author="PR Preview" w:date="2026-01-01T00:00:00Z">
        <w:r>
          <w:t xml:space="preserve"> </w:t>
        </w:r>
      </w:ins>
      <w:ins w:id="33510" w:author="PR Preview" w:date="2026-01-01T00:00:00Z">
        <w:r>
          <w:t xml:space="preserve">columns are linearly independent (</w:t>
        </w:r>
      </w:ins>
      <w:hyperlink w:anchor="def-rank">
        <w:ins w:id="33511" w:author="PR Preview" w:date="2026-01-01T00:00:00Z">
          <w:r>
            <w:rPr>
              <w:rStyle w:val="Hyperlink"/>
            </w:rPr>
            <w:t xml:space="preserve">Definition 44</w:t>
          </w:r>
        </w:ins>
      </w:hyperlink>
      <w:ins w:id="33512" w:author="PR Preview" w:date="2026-01-01T00:00:00Z">
        <w:r>
          <w:t xml:space="preserve">),</w:t>
        </w:r>
      </w:ins>
      <w:ins w:id="33513" w:author="PR Preview" w:date="2026-01-01T00:00:00Z">
        <w:r>
          <w:t xml:space="preserve"> </w:t>
        </w:r>
      </w:ins>
      <w:ins w:id="33514" w:author="PR Preview" w:date="2026-01-01T00:00:00Z">
        <w:r>
          <w:t xml:space="preserve">which by</w:t>
        </w:r>
      </w:ins>
      <w:ins w:id="33515" w:author="PR Preview" w:date="2026-01-01T00:00:00Z">
        <w:r>
          <w:t xml:space="preserve"> </w:t>
        </w:r>
      </w:ins>
      <w:hyperlink w:anchor="thm-invertible-rank">
        <w:ins w:id="33516" w:author="PR Preview" w:date="2026-01-01T00:00:00Z">
          <w:r>
            <w:rPr>
              <w:rStyle w:val="Hyperlink"/>
            </w:rPr>
            <w:t xml:space="preserve">Theorem 108</w:t>
          </w:r>
        </w:ins>
      </w:hyperlink>
      <w:ins w:id="33517" w:author="PR Preview" w:date="2026-01-01T00:00:00Z">
        <w:r>
          <w:t xml:space="preserve"> </w:t>
        </w:r>
      </w:ins>
      <w:ins w:id="33518" w:author="PR Preview" w:date="2026-01-01T00:00:00Z">
        <w:r>
          <w:t xml:space="preserve">is exactly when</w:t>
        </w:r>
      </w:ins>
      <w:ins w:id="33519" w:author="PR Preview" w:date="2026-01-01T00:00:00Z">
        <w:r>
          <w:t xml:space="preserve"> </w:t>
        </w:r>
      </w:ins>
      <m:oMath>
        <m:r>
          <m:rPr>
            <m:sty m:val="bi"/>
          </m:rPr>
          <m:t>X</m:t>
        </m:r>
      </m:oMath>
      <w:ins w:id="33520" w:author="PR Preview" w:date="2026-01-01T00:00:00Z">
        <w:r>
          <w:t xml:space="preserve"> </w:t>
        </w:r>
      </w:ins>
      <w:ins w:id="33521" w:author="PR Preview" w:date="2026-01-01T00:00:00Z">
        <w:r>
          <w:t xml:space="preserve">is invertible.</w:t>
        </w:r>
      </w:ins>
    </w:p>
    <w:p>
      <w:pPr>
        <w:pStyle w:val="BodyText"/>
      </w:pPr>
      <w:ins w:id="33522" w:author="PR Preview" w:date="2026-01-01T00:00:00Z">
        <w:r>
          <w:rPr>
            <w:b/>
            <w:bCs/>
          </w:rPr>
          <w:t xml:space="preserve">Eigenvectors give a diagonalization.</w:t>
        </w:r>
      </w:ins>
      <w:ins w:id="33523" w:author="PR Preview" w:date="2026-01-01T00:00:00Z">
        <w:r>
          <w:t xml:space="preserve"> </w:t>
        </w:r>
      </w:ins>
      <w:ins w:id="33524" w:author="PR Preview" w:date="2026-01-01T00:00:00Z">
        <w:r>
          <w:t xml:space="preserve">If</w:t>
        </w:r>
      </w:ins>
      <w:ins w:id="33525" w:author="PR Preview" w:date="2026-01-01T00:00:00Z">
        <w:r>
          <w:t xml:space="preserve"> </w:t>
        </w:r>
      </w:ins>
      <w:ins w:id="33526" w:author="PR Preview" w:date="2026-01-01T00:00:00Z">
        <w:r>
          <w:t xml:space="preserve">$\mathord{\smash[b]{\underset{\raise.3ex\hbox{$\scriptstyle\sim$}}{x}}\vphantom{x}}_1, \ldots, \mathord{\smash[b]{\underset{\raise.3ex\hbox{$\scriptstyle\sim$}}{x}}\vphantom{x}}_p$</w:t>
        </w:r>
      </w:ins>
      <w:ins w:id="33527" w:author="PR Preview" w:date="2026-01-01T00:00:00Z">
        <w:r>
          <w:t xml:space="preserve"> </w:t>
        </w:r>
      </w:ins>
      <w:ins w:id="33528" w:author="PR Preview" w:date="2026-01-01T00:00:00Z">
        <w:r>
          <w:t xml:space="preserve">are linearly independent eigenvectors,</w:t>
        </w:r>
      </w:ins>
      <w:ins w:id="33529" w:author="PR Preview" w:date="2026-01-01T00:00:00Z">
        <w:r>
          <w:t xml:space="preserve"> </w:t>
        </w:r>
      </w:ins>
      <w:ins w:id="33530" w:author="PR Preview" w:date="2026-01-01T00:00:00Z">
        <w:r>
          <w:t xml:space="preserve">then</w:t>
        </w:r>
      </w:ins>
      <w:ins w:id="33531" w:author="PR Preview" w:date="2026-01-01T00:00:00Z">
        <w:r>
          <w:t xml:space="preserve"> </w:t>
        </w:r>
      </w:ins>
      <m:oMath>
        <m:r>
          <m:rPr>
            <m:sty m:val="bi"/>
          </m:rPr>
          <m:t>X</m:t>
        </m:r>
      </m:oMath>
      <w:ins w:id="33532" w:author="PR Preview" w:date="2026-01-01T00:00:00Z">
        <w:r>
          <w:t xml:space="preserve"> </w:t>
        </w:r>
      </w:ins>
      <w:ins w:id="33533" w:author="PR Preview" w:date="2026-01-01T00:00:00Z">
        <w:r>
          <w:t xml:space="preserve">is invertible and</w:t>
        </w:r>
      </w:ins>
      <w:ins w:id="33534" w:author="PR Preview" w:date="2026-01-01T00:00:00Z">
        <w:r>
          <w:t xml:space="preserve"> </w:t>
        </w:r>
      </w:ins>
      <w:hyperlink w:anchor="eq-ax-xlambda">
        <w:ins w:id="33535" w:author="PR Preview" w:date="2026-01-01T00:00:00Z">
          <w:r>
            <w:rPr>
              <w:rStyle w:val="Hyperlink"/>
            </w:rPr>
            <w:t xml:space="preserve">Equation 7</w:t>
          </w:r>
        </w:ins>
      </w:hyperlink>
      <w:ins w:id="33536" w:author="PR Preview" w:date="2026-01-01T00:00:00Z">
        <w:r>
          <w:t xml:space="preserve"> </w:t>
        </w:r>
      </w:ins>
      <w:ins w:id="33537" w:author="PR Preview" w:date="2026-01-01T00:00:00Z">
        <w:r>
          <w:t xml:space="preserve">gives</w:t>
        </w:r>
      </w:ins>
      <w:ins w:id="33538" w:author="PR Preview" w:date="2026-01-01T00:00:00Z">
        <w:r>
          <w:t xml:space="preserve"> </w:t>
        </w:r>
      </w:ins>
      <m:oMath>
        <m:r>
          <m:rPr>
            <m:sty m:val="bi"/>
          </m:rPr>
          <m:t>A</m:t>
        </m:r>
        <m:r>
          <m:rPr>
            <m:sty m:val="bi"/>
          </m:rPr>
          <m:t>X</m:t>
        </m:r>
        <m:r>
          <m:rPr>
            <m:sty m:val="p"/>
          </m:rPr>
          <m:t>=</m:t>
        </m:r>
        <m:r>
          <m:rPr>
            <m:sty m:val="bi"/>
          </m:rPr>
          <m:t>X</m:t>
        </m:r>
        <m:r>
          <m:rPr>
            <m:sty m:val="b"/>
          </m:rPr>
          <m:t>Λ</m:t>
        </m:r>
      </m:oMath>
      <w:ins w:id="33539" w:author="PR Preview" w:date="2026-01-01T00:00:00Z">
        <w:r>
          <w:t xml:space="preserve">, so</w:t>
        </w:r>
      </w:ins>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del w:id="33540" w:author="PR Preview" w:date="2026-01-01T00:00:00Z">
        <w:r>
          <w:delText xml:space="preserve">so each column satisfies</w:delText>
        </w:r>
      </w:del>
      <w:del w:id="33541" w:author="PR Preview" w:date="2026-01-01T00:00:00Z">
        <w:r>
          <w:delText xml:space="preserve"> </w:delText>
        </w:r>
      </w:del>
      <m:oMath>
        <m:r>
          <m:rPr>
            <m:sty m:val="bi"/>
          </m:rPr>
          <m:t>A</m:t>
        </m:r>
        <m:sSub>
          <m:e>
            <m:limLow>
              <m:e>
                <m:r>
                  <m:t>x</m:t>
                </m:r>
              </m:e>
              <m:lim>
                <m:r>
                  <m:rPr>
                    <m:sty m:val="p"/>
                  </m:rPr>
                  <m:t>∼</m:t>
                </m:r>
              </m:lim>
            </m:limLow>
          </m:e>
          <m:sub>
            <m:r>
              <m:t>j</m:t>
            </m:r>
          </m:sub>
        </m:sSub>
        <m:r>
          <m:rPr>
            <m:sty m:val="p"/>
          </m:rPr>
          <m:t>=</m:t>
        </m:r>
        <m:sSub>
          <m:e>
            <m:r>
              <m:t>λ</m:t>
            </m:r>
          </m:e>
          <m:sub>
            <m:r>
              <m:t>j</m:t>
            </m:r>
          </m:sub>
        </m:sSub>
        <m:sSub>
          <m:e>
            <m:limLow>
              <m:e>
                <m:r>
                  <m:t>x</m:t>
                </m:r>
              </m:e>
              <m:lim>
                <m:r>
                  <m:rPr>
                    <m:sty m:val="p"/>
                  </m:rPr>
                  <m:t>∼</m:t>
                </m:r>
              </m:lim>
            </m:limLow>
          </m:e>
          <m:sub>
            <m:r>
              <m:t>j</m:t>
            </m:r>
          </m:sub>
        </m:sSub>
      </m:oMath>
      <w:del w:id="33542" w:author="PR Preview" w:date="2026-01-01T00:00:00Z">
        <w:r>
          <w:delText xml:space="preserve"> </w:delText>
        </w:r>
      </w:del>
      <w:del w:id="33543" w:author="PR Preview" w:date="2026-01-01T00:00:00Z">
        <w:r>
          <w:delText xml:space="preserve">(</w:delText>
        </w:r>
      </w:del>
      <w:hyperlink w:anchor="eq-ax-xlambda">
        <w:del w:id="33544" w:author="PR Preview" w:date="2026-01-01T00:00:00Z">
          <w:r>
            <w:rPr>
              <w:rStyle w:val="Hyperlink"/>
            </w:rPr>
            <w:delText xml:space="preserve">Equation 7</w:delText>
          </w:r>
        </w:del>
      </w:hyperlink>
      <w:del w:id="33545" w:author="PR Preview" w:date="2026-01-01T00:00:00Z">
        <w:r>
          <w:delText xml:space="preserve">).</w:delText>
        </w:r>
      </w:del>
      <w:del w:id="33546" w:author="PR Preview" w:date="2026-01-01T00:00:00Z">
        <w:r>
          <w:delText xml:space="preserve"> </w:delText>
        </w:r>
      </w:del>
      <m:oMath>
        <m:r>
          <m:rPr>
            <m:sty m:val="bi"/>
          </m:rPr>
          <m:t>X</m:t>
        </m:r>
      </m:oMath>
      <w:del w:id="33547" w:author="PR Preview" w:date="2026-01-01T00:00:00Z">
        <w:r>
          <w:delText xml:space="preserve"> </w:delText>
        </w:r>
      </w:del>
      <w:del w:id="33548" w:author="PR Preview" w:date="2026-01-01T00:00:00Z">
        <w:r>
          <w:delText xml:space="preserve">is invertible, so its columns are linearly independent,</w:delText>
        </w:r>
      </w:del>
      <w:del w:id="33549" w:author="PR Preview" w:date="2026-01-01T00:00:00Z">
        <w:r>
          <w:delText xml:space="preserve"> </w:delText>
        </w:r>
      </w:del>
      <w:del w:id="33550" w:author="PR Preview" w:date="2026-01-01T00:00:00Z">
        <w:r>
          <w:delText xml:space="preserve">and in particular nonzero;</w:delText>
        </w:r>
      </w:del>
      <w:del w:id="33551" w:author="PR Preview" w:date="2026-01-01T00:00:00Z">
        <w:r>
          <w:delText xml:space="preserve"> </w:delText>
        </w:r>
      </w:del>
      <w:del w:id="33552" w:author="PR Preview" w:date="2026-01-01T00:00:00Z">
        <w:r>
          <w:delText xml:space="preserve">they are</w:delText>
        </w:r>
      </w:del>
      <w:del w:id="33553" w:author="PR Preview" w:date="2026-01-01T00:00:00Z">
        <w:r>
          <w:delText xml:space="preserve"> </w:delText>
        </w:r>
      </w:del>
      <m:oMath>
        <m:r>
          <m:t>p</m:t>
        </m:r>
      </m:oMath>
      <w:del w:id="33554" w:author="PR Preview" w:date="2026-01-01T00:00:00Z">
        <w:r>
          <w:delText xml:space="preserve"> </w:delText>
        </w:r>
      </w:del>
      <w:del w:id="33555" w:author="PR Preview" w:date="2026-01-01T00:00:00Z">
        <w:r>
          <w:delText xml:space="preserve">linearly independent eigenvectors.</w:delText>
        </w:r>
      </w:del>
    </w:p>
    <w:p>
      <w:pPr>
        <w:pStyle w:val="BodyText"/>
      </w:pPr>
      <w:del w:id="33556" w:author="PR Preview" w:date="2026-01-01T00:00:00Z">
        <w:r>
          <w:rPr>
            <w:b/>
            <w:bCs/>
          </w:rPr>
          <w:delText xml:space="preserve">Example 203 (Building the diagonalization from eigenvectors)</w:delText>
        </w:r>
      </w:del>
      <w:del w:id="33557" w:author="PR Preview" w:date="2026-01-01T00:00:00Z">
        <w:r>
          <w:delText xml:space="preserve"> </w:delText>
        </w:r>
      </w:del>
      <w:del w:id="33558" w:author="PR Preview" w:date="2026-01-01T00:00:00Z">
        <w:r>
          <w:delText xml:space="preserve">The eigenvectors</w:delText>
        </w:r>
      </w:del>
      <w:del w:id="33559" w:author="PR Preview" w:date="2026-01-01T00:00:00Z">
        <w:r>
          <w:delText xml:space="preserve"> </w:delText>
        </w:r>
      </w:del>
      <m:oMath>
        <m:r>
          <m:rPr>
            <m:sty m:val="p"/>
          </m:rPr>
          <m:t>(</m:t>
        </m:r>
        <m:r>
          <m:t>1</m:t>
        </m:r>
        <m:r>
          <m:rPr>
            <m:sty m:val="p"/>
          </m:rPr>
          <m:t>,</m:t>
        </m:r>
        <m:r>
          <m:t>1</m:t>
        </m:r>
        <m:r>
          <m:rPr>
            <m:sty m:val="p"/>
          </m:rPr>
          <m:t>)</m:t>
        </m:r>
      </m:oMath>
      <w:del w:id="33560" w:author="PR Preview" w:date="2026-01-01T00:00:00Z">
        <w:r>
          <w:delText xml:space="preserve"> </w:delText>
        </w:r>
      </w:del>
      <w:del w:id="33561" w:author="PR Preview" w:date="2026-01-01T00:00:00Z">
        <w:r>
          <w:delText xml:space="preserve">and</w:delText>
        </w:r>
      </w:del>
      <w:del w:id="33562" w:author="PR Preview" w:date="2026-01-01T00:00:00Z">
        <w:r>
          <w:delText xml:space="preserve"> </w:delText>
        </w:r>
      </w:del>
      <m:oMath>
        <m:r>
          <m:rPr>
            <m:sty m:val="p"/>
          </m:rPr>
          <m:t>(</m:t>
        </m:r>
        <m:r>
          <m:t>1</m:t>
        </m:r>
        <m:r>
          <m:rPr>
            <m:sty m:val="p"/>
          </m:rPr>
          <m:t>,</m:t>
        </m:r>
        <m:r>
          <m:rPr>
            <m:sty m:val="p"/>
          </m:rPr>
          <m:t>−</m:t>
        </m:r>
        <m:r>
          <m:t>1</m:t>
        </m:r>
        <m:r>
          <m:rPr>
            <m:sty m:val="p"/>
          </m:rPr>
          <m:t>)</m:t>
        </m:r>
      </m:oMath>
      <w:del w:id="33563" w:author="PR Preview" w:date="2026-01-01T00:00:00Z">
        <w:r>
          <w:delText xml:space="preserve"> </w:delText>
        </w:r>
      </w:del>
      <w:del w:id="33564" w:author="PR Preview" w:date="2026-01-01T00:00:00Z">
        <w:r>
          <w:delText xml:space="preserve">of</w:delText>
        </w:r>
      </w:del>
      <w:del w:id="33565"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33566" w:author="PR Preview" w:date="2026-01-01T00:00:00Z">
        <w:r>
          <w:delText xml:space="preserve"> </w:delText>
        </w:r>
      </w:del>
      <w:del w:id="33567" w:author="PR Preview" w:date="2026-01-01T00:00:00Z">
        <w:r>
          <w:delText xml:space="preserve">are linearly independent (</w:delText>
        </w:r>
      </w:del>
      <w:hyperlink w:anchor="exm-eigenvectors-independent">
        <w:del w:id="33568" w:author="PR Preview" w:date="2026-01-01T00:00:00Z">
          <w:r>
            <w:rPr>
              <w:rStyle w:val="Hyperlink"/>
            </w:rPr>
            <w:delText xml:space="preserve">Example 201</w:delText>
          </w:r>
        </w:del>
      </w:hyperlink>
      <w:del w:id="33569" w:author="PR Preview" w:date="2026-01-01T00:00:00Z">
        <w:r>
          <w:delText xml:space="preserve">),</w:delText>
        </w:r>
      </w:del>
      <w:del w:id="33570" w:author="PR Preview" w:date="2026-01-01T00:00:00Z">
        <w:r>
          <w:delText xml:space="preserve"> </w:delText>
        </w:r>
      </w:del>
      <w:del w:id="33571" w:author="PR Preview" w:date="2026-01-01T00:00:00Z">
        <w:r>
          <w:delText xml:space="preserve">so with</w:delText>
        </w:r>
      </w:del>
      <w:del w:id="33572"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del w:id="33573" w:author="PR Preview" w:date="2026-01-01T00:00:00Z">
        <w:r>
          <w:delText xml:space="preserve"> </w:delText>
        </w:r>
      </w:del>
      <w:del w:id="33574" w:author="PR Preview" w:date="2026-01-01T00:00:00Z">
        <w:r>
          <w:delText xml:space="preserve">and</w:delText>
        </w:r>
      </w:del>
      <w:del w:id="33575" w:author="PR Preview" w:date="2026-01-01T00:00:00Z">
        <w:r>
          <w:delText xml:space="preserve"> </w:delText>
        </w:r>
      </w:del>
      <m:oMath>
        <m:r>
          <m:rPr>
            <m:sty m:val="b"/>
          </m:rPr>
          <m:t>Λ</m:t>
        </m:r>
        <m:r>
          <m:rPr>
            <m:sty m:val="p"/>
          </m:rPr>
          <m:t>=</m:t>
        </m:r>
        <m:r>
          <m:rPr>
            <m:sty m:val="p"/>
          </m:rPr>
          <m:t>diag</m:t>
        </m:r>
        <m:r>
          <m:rPr>
            <m:sty m:val="p"/>
          </m:rPr>
          <m:t>(</m:t>
        </m:r>
        <m:r>
          <m:t>3</m:t>
        </m:r>
        <m:r>
          <m:rPr>
            <m:sty m:val="p"/>
          </m:rPr>
          <m:t>,</m:t>
        </m:r>
        <m:r>
          <m:t>1</m:t>
        </m:r>
        <m:r>
          <m:rPr>
            <m:sty m:val="p"/>
          </m:rPr>
          <m:t>)</m:t>
        </m:r>
      </m:oMath>
      <w:del w:id="33576" w:author="PR Preview" w:date="2026-01-01T00:00:00Z">
        <w:r>
          <w:delText xml:space="preserve">,</w:delText>
        </w:r>
      </w:del>
      <w:del w:id="33577" w:author="PR Preview" w:date="2026-01-01T00:00:00Z">
        <w:r>
          <w:delText xml:space="preserve"> </w:delText>
        </w:r>
      </w:del>
      <m:oMath>
        <m:r>
          <m:rPr>
            <m:sty m:val="bi"/>
          </m:rPr>
          <m:t>A</m:t>
        </m:r>
        <m:r>
          <m:rPr>
            <m:sty m:val="p"/>
          </m:rPr>
          <m:t>=</m:t>
        </m:r>
        <m:r>
          <m:rPr>
            <m:sty m:val="bi"/>
          </m:rPr>
          <m:t>X</m:t>
        </m:r>
        <m:r>
          <m:rPr>
            <m:sty m:val="b"/>
          </m:rPr>
          <m:t>Λ</m:t>
        </m:r>
        <m:sSup>
          <m:e>
            <m:r>
              <m:rPr>
                <m:sty m:val="bi"/>
              </m:rPr>
              <m:t>X</m:t>
            </m:r>
          </m:e>
          <m:sup>
            <m:r>
              <m:rPr>
                <m:sty m:val="p"/>
              </m:rPr>
              <m:t>−</m:t>
            </m:r>
            <m:r>
              <m:t>1</m:t>
            </m:r>
          </m:sup>
        </m:sSup>
      </m:oMath>
      <w:del w:id="33578" w:author="PR Preview" w:date="2026-01-01T00:00:00Z">
        <w:r>
          <w:delText xml:space="preserve">;</w:delText>
        </w:r>
      </w:del>
      <w:del w:id="33579" w:author="PR Preview" w:date="2026-01-01T00:00:00Z">
        <w:r>
          <w:delText xml:space="preserve"> </w:delText>
        </w:r>
      </w:del>
      <w:del w:id="33580" w:author="PR Preview" w:date="2026-01-01T00:00:00Z">
        <w:r>
          <w:delText xml:space="preserve">by</w:delText>
        </w:r>
      </w:del>
      <w:del w:id="33581" w:author="PR Preview" w:date="2026-01-01T00:00:00Z">
        <w:r>
          <w:delText xml:space="preserve"> </w:delText>
        </w:r>
      </w:del>
      <w:hyperlink w:anchor="rem-similar-both-ways">
        <w:del w:id="33582" w:author="PR Preview" w:date="2026-01-01T00:00:00Z">
          <w:r>
            <w:rPr>
              <w:rStyle w:val="Hyperlink"/>
            </w:rPr>
            <w:delText xml:space="preserve">Remark 49</w:delText>
          </w:r>
        </w:del>
      </w:hyperlink>
      <w:del w:id="33583" w:author="PR Preview" w:date="2026-01-01T00:00:00Z">
        <w:r>
          <w:delText xml:space="preserve"> </w:delText>
        </w:r>
      </w:del>
      <w:del w:id="33584" w:author="PR Preview" w:date="2026-01-01T00:00:00Z">
        <w:r>
          <w:delText xml:space="preserve">this is the similarity of</w:delText>
        </w:r>
      </w:del>
      <w:del w:id="33585" w:author="PR Preview" w:date="2026-01-01T00:00:00Z">
        <w:r>
          <w:delText xml:space="preserve"> </w:delText>
        </w:r>
      </w:del>
      <w:hyperlink w:anchor="exm-similar">
        <w:del w:id="33586" w:author="PR Preview" w:date="2026-01-01T00:00:00Z">
          <w:r>
            <w:rPr>
              <w:rStyle w:val="Hyperlink"/>
            </w:rPr>
            <w:delText xml:space="preserve">Example 199</w:delText>
          </w:r>
        </w:del>
      </w:hyperlink>
      <w:del w:id="33587" w:author="PR Preview" w:date="2026-01-01T00:00:00Z">
        <w:r>
          <w:delText xml:space="preserve">, with</w:delText>
        </w:r>
      </w:del>
      <w:del w:id="33588" w:author="PR Preview" w:date="2026-01-01T00:00:00Z">
        <w:r>
          <w:delText xml:space="preserve"> </w:delText>
        </w:r>
      </w:del>
      <m:oMath>
        <m:r>
          <m:rPr>
            <m:sty m:val="bi"/>
          </m:rPr>
          <m:t>X</m:t>
        </m:r>
        <m:r>
          <m:rPr>
            <m:sty m:val="p"/>
          </m:rPr>
          <m:t>=</m:t>
        </m:r>
        <m:r>
          <m:rPr>
            <m:sty m:val="bi"/>
          </m:rPr>
          <m:t>P</m:t>
        </m:r>
      </m:oMath>
      <w:del w:id="33589" w:author="PR Preview" w:date="2026-01-01T00:00:00Z">
        <w:r>
          <w:delText xml:space="preserve">.</w:delText>
        </w:r>
      </w:del>
      <w:del w:id="33590" w:author="PR Preview" w:date="2026-01-01T00:00:00Z">
        <w:r>
          <w:delText xml:space="preserve"> </w:delText>
        </w:r>
      </w:del>
      <w:del w:id="33591" w:author="PR Preview" w:date="2026-01-01T00:00:00Z">
        <w:r>
          <w:delText xml:space="preserve">Because</w:delText>
        </w:r>
      </w:del>
      <w:del w:id="33592" w:author="PR Preview" w:date="2026-01-01T00:00:00Z">
        <w:r>
          <w:delText xml:space="preserve"> </w:delText>
        </w:r>
      </w:del>
      <m:oMath>
        <m:r>
          <m:rPr>
            <m:sty m:val="bi"/>
          </m:rPr>
          <m:t>A</m:t>
        </m:r>
      </m:oMath>
      <w:del w:id="33593" w:author="PR Preview" w:date="2026-01-01T00:00:00Z">
        <w:r>
          <w:delText xml:space="preserve"> </w:delText>
        </w:r>
      </w:del>
      <w:del w:id="33594" w:author="PR Preview" w:date="2026-01-01T00:00:00Z">
        <w:r>
          <w:delText xml:space="preserve">is symmetric,</w:delText>
        </w:r>
      </w:del>
      <w:del w:id="33595" w:author="PR Preview" w:date="2026-01-01T00:00:00Z">
        <w:r>
          <w:delText xml:space="preserve"> </w:delText>
        </w:r>
      </w:del>
      <w:hyperlink w:anchor="thm-spectral">
        <w:del w:id="33596" w:author="PR Preview" w:date="2026-01-01T00:00:00Z">
          <w:r>
            <w:rPr>
              <w:rStyle w:val="Hyperlink"/>
            </w:rPr>
            <w:delText xml:space="preserve">Theorem 77</w:delText>
          </w:r>
        </w:del>
      </w:hyperlink>
      <w:del w:id="33597" w:author="PR Preview" w:date="2026-01-01T00:00:00Z">
        <w:r>
          <w:delText xml:space="preserve"> </w:delText>
        </w:r>
      </w:del>
      <w:del w:id="33598" w:author="PR Preview" w:date="2026-01-01T00:00:00Z">
        <w:r>
          <w:delText xml:space="preserve">even gives such a factorization with orthonormal eigenvectors</w:delText>
        </w:r>
      </w:del>
      <w:del w:id="33599" w:author="PR Preview" w:date="2026-01-01T00:00:00Z">
        <w:r>
          <w:delText xml:space="preserve"> </w:delText>
        </w:r>
      </w:del>
      <w:del w:id="33600" w:author="PR Preview" w:date="2026-01-01T00:00:00Z">
        <w:r>
          <w:delText xml:space="preserve">(</w:delText>
        </w:r>
      </w:del>
      <w:hyperlink w:anchor="def-eigendecomposition">
        <w:del w:id="33601" w:author="PR Preview" w:date="2026-01-01T00:00:00Z">
          <w:r>
            <w:rPr>
              <w:rStyle w:val="Hyperlink"/>
            </w:rPr>
            <w:delText xml:space="preserve">Definition 97</w:delText>
          </w:r>
        </w:del>
      </w:hyperlink>
      <w:del w:id="33602" w:author="PR Preview" w:date="2026-01-01T00:00:00Z">
        <w:r>
          <w:delText xml:space="preserve">):</w:delText>
        </w:r>
      </w:del>
      <w:del w:id="33603" w:author="PR Preview" w:date="2026-01-01T00:00:00Z">
        <w:r>
          <w:delText xml:space="preserve"> </w:delText>
        </w:r>
      </w:del>
      <w:del w:id="33604" w:author="PR Preview" w:date="2026-01-01T00:00:00Z">
        <w:r>
          <w:delText xml:space="preserve">dividing each column of</w:delText>
        </w:r>
      </w:del>
      <w:del w:id="33605" w:author="PR Preview" w:date="2026-01-01T00:00:00Z">
        <w:r>
          <w:delText xml:space="preserve"> </w:delText>
        </w:r>
      </w:del>
      <m:oMath>
        <m:r>
          <m:rPr>
            <m:sty m:val="bi"/>
          </m:rPr>
          <m:t>X</m:t>
        </m:r>
      </m:oMath>
      <w:del w:id="33606" w:author="PR Preview" w:date="2026-01-01T00:00:00Z">
        <w:r>
          <w:delText xml:space="preserve"> </w:delText>
        </w:r>
      </w:del>
      <w:del w:id="33607" w:author="PR Preview" w:date="2026-01-01T00:00:00Z">
        <w:r>
          <w:delText xml:space="preserve">by its length</w:delText>
        </w:r>
      </w:del>
      <w:del w:id="33608" w:author="PR Preview" w:date="2026-01-01T00:00:00Z">
        <w:r>
          <w:delText xml:space="preserve"> </w:delText>
        </w:r>
      </w:del>
      <m:oMath>
        <m:rad>
          <m:radPr>
            <m:degHide m:val="on"/>
          </m:radPr>
          <m:deg/>
          <m:e>
            <m:r>
              <m:t>2</m:t>
            </m:r>
          </m:e>
        </m:rad>
      </m:oMath>
      <w:del w:id="33609" w:author="PR Preview" w:date="2026-01-01T00:00:00Z">
        <w:r>
          <w:delText xml:space="preserve"> </w:delText>
        </w:r>
      </w:del>
      <w:del w:id="33610" w:author="PR Preview" w:date="2026-01-01T00:00:00Z">
        <w:r>
          <w:delText xml:space="preserve">gives one.</w:delText>
        </w:r>
      </w:del>
      <w:del w:id="33611" w:author="PR Preview" w:date="2026-01-01T00:00:00Z">
        <w:r>
          <w:delText xml:space="preserve"> </w:delText>
        </w:r>
      </w:del>
      <w:del w:id="33612" w:author="PR Preview" w:date="2026-01-01T00:00:00Z">
        <w:r>
          <w:delText xml:space="preserve">By contrast, every eigenvector of</w:delText>
        </w:r>
      </w:del>
      <w:del w:id="33613" w:author="PR Preview" w:date="2026-01-01T00:00:00Z">
        <w:r>
          <w:delText xml:space="preserve"> </w:delText>
        </w:r>
      </w:del>
      <m:oMath>
        <m:r>
          <m:rPr>
            <m:sty m:val="bi"/>
          </m:rPr>
          <m:t>J</m:t>
        </m:r>
      </m:oMath>
      <w:del w:id="33614" w:author="PR Preview" w:date="2026-01-01T00:00:00Z">
        <w:r>
          <w:delText xml:space="preserve"> </w:delText>
        </w:r>
      </w:del>
      <w:del w:id="33615" w:author="PR Preview" w:date="2026-01-01T00:00:00Z">
        <w:r>
          <w:delText xml:space="preserve">in</w:delText>
        </w:r>
      </w:del>
      <w:del w:id="33616" w:author="PR Preview" w:date="2026-01-01T00:00:00Z">
        <w:r>
          <w:delText xml:space="preserve"> </w:delText>
        </w:r>
      </w:del>
      <w:hyperlink w:anchor="exm-eigenspace">
        <w:del w:id="33617" w:author="PR Preview" w:date="2026-01-01T00:00:00Z">
          <w:r>
            <w:rPr>
              <w:rStyle w:val="Hyperlink"/>
            </w:rPr>
            <w:delText xml:space="preserve">Example 193</w:delText>
          </w:r>
        </w:del>
      </w:hyperlink>
      <w:del w:id="33618" w:author="PR Preview" w:date="2026-01-01T00:00:00Z">
        <w:r>
          <w:delText xml:space="preserve"> </w:delText>
        </w:r>
      </w:del>
      <w:del w:id="33619" w:author="PR Preview" w:date="2026-01-01T00:00:00Z">
        <w:r>
          <w:delText xml:space="preserve">has the form</w:delText>
        </w:r>
      </w:del>
      <w:del w:id="33620" w:author="PR Preview" w:date="2026-01-01T00:00:00Z">
        <w:r>
          <w:delText xml:space="preserve"> </w:delText>
        </w:r>
      </w:del>
      <m:oMath>
        <m:r>
          <m:rPr>
            <m:sty m:val="p"/>
          </m:rPr>
          <m:t>(</m:t>
        </m:r>
        <m:r>
          <m:t>t</m:t>
        </m:r>
        <m:r>
          <m:rPr>
            <m:sty m:val="p"/>
          </m:rPr>
          <m:t>,</m:t>
        </m:r>
        <m:r>
          <m:t>0</m:t>
        </m:r>
        <m:r>
          <m:rPr>
            <m:sty m:val="p"/>
          </m:rPr>
          <m:t>)</m:t>
        </m:r>
      </m:oMath>
      <w:del w:id="33621" w:author="PR Preview" w:date="2026-01-01T00:00:00Z">
        <w:r>
          <w:delText xml:space="preserve">,</w:delText>
        </w:r>
      </w:del>
      <w:del w:id="33622" w:author="PR Preview" w:date="2026-01-01T00:00:00Z">
        <w:r>
          <w:delText xml:space="preserve"> </w:delText>
        </w:r>
      </w:del>
      <w:del w:id="33623" w:author="PR Preview" w:date="2026-01-01T00:00:00Z">
        <w:r>
          <w:delText xml:space="preserve">so any two of them are multiples of each other,</w:delText>
        </w:r>
      </w:del>
      <w:del w:id="33624" w:author="PR Preview" w:date="2026-01-01T00:00:00Z">
        <w:r>
          <w:delText xml:space="preserve"> </w:delText>
        </w:r>
      </w:del>
      <w:del w:id="33625" w:author="PR Preview" w:date="2026-01-01T00:00:00Z">
        <w:r>
          <w:delText xml:space="preserve">and</w:delText>
        </w:r>
      </w:del>
      <w:del w:id="33626" w:author="PR Preview" w:date="2026-01-01T00:00:00Z">
        <w:r>
          <w:delText xml:space="preserve"> </w:delText>
        </w:r>
      </w:del>
      <m:oMath>
        <m:r>
          <m:rPr>
            <m:sty m:val="bi"/>
          </m:rPr>
          <m:t>J</m:t>
        </m:r>
      </m:oMath>
      <w:del w:id="33627" w:author="PR Preview" w:date="2026-01-01T00:00:00Z">
        <w:r>
          <w:delText xml:space="preserve"> </w:delText>
        </w:r>
      </w:del>
      <w:del w:id="33628" w:author="PR Preview" w:date="2026-01-01T00:00:00Z">
        <w:r>
          <w:delText xml:space="preserve">has no two linearly independent eigenvectors:</w:delText>
        </w:r>
      </w:del>
      <w:del w:id="33629" w:author="PR Preview" w:date="2026-01-01T00:00:00Z">
        <w:r>
          <w:delText xml:space="preserve"> </w:delText>
        </w:r>
      </w:del>
      <w:del w:id="33630" w:author="PR Preview" w:date="2026-01-01T00:00:00Z">
        <w:r>
          <w:delText xml:space="preserve">another way to see that it is not diagonalizable.</w:delText>
        </w:r>
      </w:del>
    </w:p>
    <w:p>
      <w:pPr>
        <w:pStyle w:val="BodyText"/>
      </w:pPr>
      <w:del w:id="33631" w:author="PR Preview" w:date="2026-01-01T00:00:00Z">
        <w:r>
          <w:rPr>
            <w:b/>
            <w:bCs/>
          </w:rPr>
          <w:delText xml:space="preserve">Corollary 13 (Distinct eigenvalues make a matrix diagonalizable)</w:delText>
        </w:r>
      </w:del>
      <w:del w:id="33632" w:author="PR Preview" w:date="2026-01-01T00:00:00Z">
        <w:r>
          <w:delText xml:space="preserve"> </w:delText>
        </w:r>
      </w:del>
      <w:del w:id="33633" w:author="PR Preview" w:date="2026-01-01T00:00:00Z">
        <w:r>
          <w:delText xml:space="preserve">A</w:delText>
        </w:r>
      </w:del>
      <w:del w:id="33634" w:author="PR Preview" w:date="2026-01-01T00:00:00Z">
        <w:r>
          <w:delText xml:space="preserve"> </w:delText>
        </w:r>
      </w:del>
      <m:oMath>
        <m:r>
          <m:t>p</m:t>
        </m:r>
        <m:r>
          <m:rPr>
            <m:sty m:val="p"/>
          </m:rPr>
          <m:t>×</m:t>
        </m:r>
        <m:r>
          <m:t>p</m:t>
        </m:r>
      </m:oMath>
      <w:del w:id="33635" w:author="PR Preview" w:date="2026-01-01T00:00:00Z">
        <w:r>
          <w:delText xml:space="preserve"> </w:delText>
        </w:r>
      </w:del>
      <w:del w:id="33636" w:author="PR Preview" w:date="2026-01-01T00:00:00Z">
        <w:r>
          <w:delText xml:space="preserve">matrix with</w:delText>
        </w:r>
      </w:del>
      <w:del w:id="33637" w:author="PR Preview" w:date="2026-01-01T00:00:00Z">
        <w:r>
          <w:delText xml:space="preserve"> </w:delText>
        </w:r>
      </w:del>
      <m:oMath>
        <m:r>
          <m:t>p</m:t>
        </m:r>
      </m:oMath>
      <w:del w:id="33638" w:author="PR Preview" w:date="2026-01-01T00:00:00Z">
        <w:r>
          <w:delText xml:space="preserve"> </w:delText>
        </w:r>
      </w:del>
      <w:del w:id="33639" w:author="PR Preview" w:date="2026-01-01T00:00:00Z">
        <w:r>
          <w:delText xml:space="preserve">different eigenvalues is diagonalizable.</w:delText>
        </w:r>
      </w:del>
    </w:p>
    <w:p>
      <w:pPr>
        <w:pStyle w:val="BodyText"/>
      </w:pPr>
      <w:del w:id="33640" w:author="PR Preview" w:date="2026-01-01T00:00:00Z">
        <w:r>
          <w:rPr>
            <w:i/>
            <w:iCs/>
          </w:rPr>
          <w:delText xml:space="preserve">Proof</w:delText>
        </w:r>
      </w:del>
      <w:del w:id="33641" w:author="PR Preview" w:date="2026-01-01T00:00:00Z">
        <w:r>
          <w:delText xml:space="preserve">. </w:delText>
        </w:r>
      </w:del>
      <w:del w:id="33642" w:author="PR Preview" w:date="2026-01-01T00:00:00Z">
        <w:r>
          <w:delText xml:space="preserve">Choose one eigenvector for each eigenvalue.</w:delText>
        </w:r>
      </w:del>
      <w:del w:id="33643" w:author="PR Preview" w:date="2026-01-01T00:00:00Z">
        <w:r>
          <w:delText xml:space="preserve"> </w:delText>
        </w:r>
      </w:del>
      <w:del w:id="33644" w:author="PR Preview" w:date="2026-01-01T00:00:00Z">
        <w:r>
          <w:delText xml:space="preserve">These</w:delText>
        </w:r>
      </w:del>
      <w:del w:id="33645" w:author="PR Preview" w:date="2026-01-01T00:00:00Z">
        <w:r>
          <w:delText xml:space="preserve"> </w:delText>
        </w:r>
      </w:del>
      <m:oMath>
        <m:r>
          <m:t>p</m:t>
        </m:r>
      </m:oMath>
      <w:del w:id="33646" w:author="PR Preview" w:date="2026-01-01T00:00:00Z">
        <w:r>
          <w:delText xml:space="preserve"> </w:delText>
        </w:r>
      </w:del>
      <w:del w:id="33647" w:author="PR Preview" w:date="2026-01-01T00:00:00Z">
        <w:r>
          <w:delText xml:space="preserve">eigenvectors are linearly independent (</w:delText>
        </w:r>
      </w:del>
      <w:hyperlink w:anchor="thm-eigenvectors-independent">
        <w:del w:id="33648" w:author="PR Preview" w:date="2026-01-01T00:00:00Z">
          <w:r>
            <w:rPr>
              <w:rStyle w:val="Hyperlink"/>
            </w:rPr>
            <w:delText xml:space="preserve">Theorem 113</w:delText>
          </w:r>
        </w:del>
      </w:hyperlink>
      <w:del w:id="33649" w:author="PR Preview" w:date="2026-01-01T00:00:00Z">
        <w:r>
          <w:delText xml:space="preserve">),</w:delText>
        </w:r>
      </w:del>
      <w:del w:id="33650" w:author="PR Preview" w:date="2026-01-01T00:00:00Z">
        <w:r>
          <w:delText xml:space="preserve"> </w:delText>
        </w:r>
      </w:del>
      <w:del w:id="33651" w:author="PR Preview" w:date="2026-01-01T00:00:00Z">
        <w:r>
          <w:delText xml:space="preserve">so the matrix is diagonalizable (</w:delText>
        </w:r>
      </w:del>
      <w:hyperlink w:anchor="thm-diagonalizable">
        <w:del w:id="33652" w:author="PR Preview" w:date="2026-01-01T00:00:00Z">
          <w:r>
            <w:rPr>
              <w:rStyle w:val="Hyperlink"/>
            </w:rPr>
            <w:delText xml:space="preserve">Theorem 114</w:delText>
          </w:r>
        </w:del>
      </w:hyperlink>
      <w:del w:id="33653" w:author="PR Preview" w:date="2026-01-01T00:00:00Z">
        <w:r>
          <w:delText xml:space="preserve">).</w:delText>
        </w:r>
      </w:del>
    </w:p>
    <w:p>
      <w:pPr>
        <w:pStyle w:val="BodyText"/>
      </w:pPr>
      <w:del w:id="33654" w:author="PR Preview" w:date="2026-01-01T00:00:00Z">
        <w:r>
          <w:rPr>
            <w:b/>
            <w:bCs/>
          </w:rPr>
          <w:delText xml:space="preserve">Example 204 (A triangular matrix with distinct diagonal entries)</w:delText>
        </w:r>
      </w:del>
      <w:del w:id="33655" w:author="PR Preview" w:date="2026-01-01T00:00:00Z">
        <w:r>
          <w:delText xml:space="preserve"> </w:delText>
        </w:r>
      </w:del>
      <m:oMath>
        <m:r>
          <m:rPr>
            <m:sty m:val="bi"/>
          </m:rPr>
          <m:t>U</m:t>
        </m:r>
      </m:oMath>
      <w:del w:id="33656" w:author="PR Preview" w:date="2026-01-01T00:00:00Z">
        <w:r>
          <w:delText xml:space="preserve"> </w:delText>
        </w:r>
      </w:del>
      <w:del w:id="33657" w:author="PR Preview" w:date="2026-01-01T00:00:00Z">
        <w:r>
          <w:delText xml:space="preserve">of</w:delText>
        </w:r>
      </w:del>
      <w:del w:id="33658" w:author="PR Preview" w:date="2026-01-01T00:00:00Z">
        <w:r>
          <w:delText xml:space="preserve"> </w:delText>
        </w:r>
      </w:del>
      <w:hyperlink w:anchor="exm-eigen-triangular">
        <w:del w:id="33659" w:author="PR Preview" w:date="2026-01-01T00:00:00Z">
          <w:r>
            <w:rPr>
              <w:rStyle w:val="Hyperlink"/>
            </w:rPr>
            <w:delText xml:space="preserve">Example 197</w:delText>
          </w:r>
        </w:del>
      </w:hyperlink>
      <w:del w:id="33660" w:author="PR Preview" w:date="2026-01-01T00:00:00Z">
        <w:r>
          <w:delText xml:space="preserve"> </w:delText>
        </w:r>
      </w:del>
      <w:del w:id="33661" w:author="PR Preview" w:date="2026-01-01T00:00:00Z">
        <w:r>
          <w:delText xml:space="preserve">has the three different eigenvalues</w:delText>
        </w:r>
      </w:del>
      <w:del w:id="33662" w:author="PR Preview" w:date="2026-01-01T00:00:00Z">
        <w:r>
          <w:delText xml:space="preserve"> </w:delText>
        </w:r>
      </w:del>
      <m:oMath>
        <m:r>
          <m:t>2</m:t>
        </m:r>
      </m:oMath>
      <w:del w:id="33663" w:author="PR Preview" w:date="2026-01-01T00:00:00Z">
        <w:r>
          <w:delText xml:space="preserve">,</w:delText>
        </w:r>
      </w:del>
      <w:del w:id="33664" w:author="PR Preview" w:date="2026-01-01T00:00:00Z">
        <w:r>
          <w:delText xml:space="preserve"> </w:delText>
        </w:r>
      </w:del>
      <m:oMath>
        <m:f>
          <m:fPr>
            <m:type m:val="lin"/>
          </m:fPr>
          <m:num>
            <m:r>
              <m:t>1</m:t>
            </m:r>
          </m:num>
          <m:den>
            <m:r>
              <m:t>2</m:t>
            </m:r>
          </m:den>
        </m:f>
      </m:oMath>
      <w:del w:id="33665" w:author="PR Preview" w:date="2026-01-01T00:00:00Z">
        <w:r>
          <w:delText xml:space="preserve"> </w:delText>
        </w:r>
      </w:del>
      <w:del w:id="33666" w:author="PR Preview" w:date="2026-01-01T00:00:00Z">
        <w:r>
          <w:delText xml:space="preserve">and</w:delText>
        </w:r>
      </w:del>
      <w:del w:id="33667" w:author="PR Preview" w:date="2026-01-01T00:00:00Z">
        <w:r>
          <w:delText xml:space="preserve"> </w:delText>
        </w:r>
      </w:del>
      <m:oMath>
        <m:r>
          <m:rPr>
            <m:sty m:val="p"/>
          </m:rPr>
          <m:t>−</m:t>
        </m:r>
        <m:r>
          <m:t>1</m:t>
        </m:r>
      </m:oMath>
      <w:del w:id="33668" w:author="PR Preview" w:date="2026-01-01T00:00:00Z">
        <w:r>
          <w:delText xml:space="preserve"> </w:delText>
        </w:r>
      </w:del>
      <w:del w:id="33669" w:author="PR Preview" w:date="2026-01-01T00:00:00Z">
        <w:r>
          <w:delText xml:space="preserve">(</w:delText>
        </w:r>
      </w:del>
      <w:hyperlink w:anchor="thm-eigen-triangular">
        <w:del w:id="33670" w:author="PR Preview" w:date="2026-01-01T00:00:00Z">
          <w:r>
            <w:rPr>
              <w:rStyle w:val="Hyperlink"/>
            </w:rPr>
            <w:delText xml:space="preserve">Theorem 110</w:delText>
          </w:r>
        </w:del>
      </w:hyperlink>
      <w:del w:id="33671" w:author="PR Preview" w:date="2026-01-01T00:00:00Z">
        <w:r>
          <w:delText xml:space="preserve">), so it is diagonalizable,</w:delText>
        </w:r>
      </w:del>
      <w:del w:id="33672" w:author="PR Preview" w:date="2026-01-01T00:00:00Z">
        <w:r>
          <w:delText xml:space="preserve"> </w:delText>
        </w:r>
      </w:del>
      <w:del w:id="33673" w:author="PR Preview" w:date="2026-01-01T00:00:00Z">
        <w:r>
          <w:delText xml:space="preserve">even though it is not symmetric, so</w:delText>
        </w:r>
      </w:del>
      <w:del w:id="33674" w:author="PR Preview" w:date="2026-01-01T00:00:00Z">
        <w:r>
          <w:delText xml:space="preserve"> </w:delText>
        </w:r>
      </w:del>
      <w:hyperlink w:anchor="thm-spectral">
        <w:del w:id="33675" w:author="PR Preview" w:date="2026-01-01T00:00:00Z">
          <w:r>
            <w:rPr>
              <w:rStyle w:val="Hyperlink"/>
            </w:rPr>
            <w:delText xml:space="preserve">Theorem 77</w:delText>
          </w:r>
        </w:del>
      </w:hyperlink>
      <w:del w:id="33676" w:author="PR Preview" w:date="2026-01-01T00:00:00Z">
        <w:r>
          <w:delText xml:space="preserve"> </w:delText>
        </w:r>
      </w:del>
      <w:del w:id="33677" w:author="PR Preview" w:date="2026-01-01T00:00:00Z">
        <w:r>
          <w:delText xml:space="preserve">does not apply to it.</w:delText>
        </w:r>
      </w:del>
      <w:del w:id="33678" w:author="PR Preview" w:date="2026-01-01T00:00:00Z">
        <w:r>
          <w:delText xml:space="preserve"> </w:delText>
        </w:r>
      </w:del>
      <w:del w:id="33679" w:author="PR Preview" w:date="2026-01-01T00:00:00Z">
        <w:r>
          <w:delText xml:space="preserve">The converse fails:</w:delText>
        </w:r>
      </w:del>
      <w:del w:id="33680" w:author="PR Preview" w:date="2026-01-01T00:00:00Z">
        <w:r>
          <w:delText xml:space="preserve"> </w:delText>
        </w:r>
      </w:del>
      <m:oMath>
        <m:sSub>
          <m:e>
            <m:r>
              <m:rPr>
                <m:sty m:val="bi"/>
              </m:rPr>
              <m:t>I</m:t>
            </m:r>
          </m:e>
          <m:sub>
            <m:r>
              <m:t>2</m:t>
            </m:r>
          </m:sub>
        </m:sSub>
      </m:oMath>
      <w:del w:id="33681" w:author="PR Preview" w:date="2026-01-01T00:00:00Z">
        <w:r>
          <w:delText xml:space="preserve"> </w:delText>
        </w:r>
      </w:del>
      <w:del w:id="33682" w:author="PR Preview" w:date="2026-01-01T00:00:00Z">
        <w:r>
          <w:delText xml:space="preserve">is diagonal, hence diagonalizable</w:delText>
        </w:r>
      </w:del>
      <w:del w:id="33683" w:author="PR Preview" w:date="2026-01-01T00:00:00Z">
        <w:r>
          <w:delText xml:space="preserve"> </w:delText>
        </w:r>
      </w:del>
      <w:del w:id="33684" w:author="PR Preview" w:date="2026-01-01T00:00:00Z">
        <w:r>
          <w:delText xml:space="preserve">(</w:delText>
        </w:r>
      </w:del>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del w:id="33685" w:author="PR Preview" w:date="2026-01-01T00:00:00Z">
        <w:r>
          <w:delText xml:space="preserve">),</w:delText>
        </w:r>
      </w:del>
      <w:del w:id="33686" w:author="PR Preview" w:date="2026-01-01T00:00:00Z">
        <w:r>
          <w:delText xml:space="preserve"> </w:delText>
        </w:r>
      </w:del>
      <w:del w:id="33687" w:author="PR Preview" w:date="2026-01-01T00:00:00Z">
        <w:r>
          <w:delText xml:space="preserve">but has only the eigenvalue</w:delText>
        </w:r>
      </w:del>
      <w:del w:id="33688" w:author="PR Preview" w:date="2026-01-01T00:00:00Z">
        <w:r>
          <w:delText xml:space="preserve"> </w:delText>
        </w:r>
      </w:del>
      <m:oMath>
        <m:r>
          <m:t>1</m:t>
        </m:r>
      </m:oMath>
      <w:del w:id="33689" w:author="PR Preview" w:date="2026-01-01T00:00:00Z">
        <w:r>
          <w:delText xml:space="preserve">.</w:delText>
        </w:r>
      </w:del>
    </w:p>
    <w:p>
      <w:pPr>
        <w:pStyle w:val="BodyText"/>
      </w:pPr>
      <w:del w:id="33690" w:author="PR Preview" w:date="2026-01-01T00:00:00Z">
        <w:r>
          <w:rPr>
            <w:b/>
            <w:bCs/>
          </w:rPr>
          <w:delText xml:space="preserve">Theorem 115 (Powers of a diagonalizable matrix)</w:delText>
        </w:r>
      </w:del>
      <w:del w:id="33691" w:author="PR Preview" w:date="2026-01-01T00:00:00Z">
        <w:r>
          <w:delText xml:space="preserve"> </w:delText>
        </w:r>
      </w:del>
      <w:del w:id="33692" w:author="PR Preview" w:date="2026-01-01T00:00:00Z">
        <w:r>
          <w:delText xml:space="preserve">If</w:delText>
        </w:r>
      </w:del>
      <w:del w:id="33693" w:author="PR Preview" w:date="2026-01-01T00:00:00Z">
        <w:r>
          <w:delText xml:space="preserve"> </w:delText>
        </w:r>
      </w:del>
      <m:oMath>
        <m:r>
          <m:rPr>
            <m:sty m:val="bi"/>
          </m:rPr>
          <m:t>A</m:t>
        </m:r>
        <m:r>
          <m:rPr>
            <m:sty m:val="p"/>
          </m:rPr>
          <m:t>=</m:t>
        </m:r>
        <m:r>
          <m:rPr>
            <m:sty m:val="bi"/>
          </m:rPr>
          <m:t>X</m:t>
        </m:r>
        <m:r>
          <m:rPr>
            <m:sty m:val="b"/>
          </m:rPr>
          <m:t>Λ</m:t>
        </m:r>
        <m:sSup>
          <m:e>
            <m:r>
              <m:rPr>
                <m:sty m:val="bi"/>
              </m:rPr>
              <m:t>X</m:t>
            </m:r>
          </m:e>
          <m:sup>
            <m:r>
              <m:rPr>
                <m:sty m:val="p"/>
              </m:rPr>
              <m:t>−</m:t>
            </m:r>
            <m:r>
              <m:t>1</m:t>
            </m:r>
          </m:sup>
        </m:sSup>
      </m:oMath>
      <w:del w:id="33694" w:author="PR Preview" w:date="2026-01-01T00:00:00Z">
        <w:r>
          <w:delText xml:space="preserve"> </w:delText>
        </w:r>
      </w:del>
      <w:del w:id="33695" w:author="PR Preview" w:date="2026-01-01T00:00:00Z">
        <w:r>
          <w:delText xml:space="preserve">(</w:delText>
        </w:r>
      </w:del>
      <w:hyperlink w:anchor="def-diagonalizable">
        <w:del w:id="33696" w:author="PR Preview" w:date="2026-01-01T00:00:00Z">
          <w:r>
            <w:rPr>
              <w:rStyle w:val="Hyperlink"/>
            </w:rPr>
            <w:delText xml:space="preserve">Definition 121</w:delText>
          </w:r>
        </w:del>
      </w:hyperlink>
      <w:del w:id="33697" w:author="PR Preview" w:date="2026-01-01T00:00:00Z">
        <w:r>
          <w:delText xml:space="preserve">)</w:delText>
        </w:r>
      </w:del>
      <w:del w:id="33698" w:author="PR Preview" w:date="2026-01-01T00:00:00Z">
        <w:r>
          <w:delText xml:space="preserve"> </w:delText>
        </w:r>
      </w:del>
      <w:del w:id="33699" w:author="PR Preview" w:date="2026-01-01T00:00:00Z">
        <w:r>
          <w:delText xml:space="preserve">with</w:delText>
        </w:r>
      </w:del>
      <w:del w:id="33700" w:author="PR Preview" w:date="2026-01-01T00:00:00Z">
        <w:r>
          <w:delText xml:space="preserve"> </w:delText>
        </w:r>
      </w:del>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del w:id="33701" w:author="PR Preview" w:date="2026-01-01T00:00:00Z">
        <w:r>
          <w:delText xml:space="preserve">,</w:delText>
        </w:r>
      </w:del>
      <w:del w:id="33702" w:author="PR Preview" w:date="2026-01-01T00:00:00Z">
        <w:r>
          <w:delText xml:space="preserve"> </w:delText>
        </w:r>
      </w:del>
      <w:del w:id="33703" w:author="PR Preview" w:date="2026-01-01T00:00:00Z">
        <w:r>
          <w:delText xml:space="preserve">then for every positive integer</w:delText>
        </w:r>
      </w:del>
      <w:del w:id="33704" w:author="PR Preview" w:date="2026-01-01T00:00:00Z">
        <w:r>
          <w:delText xml:space="preserve"> </w:delText>
        </w:r>
      </w:del>
      <m:oMath>
        <m:r>
          <m:t>k</m:t>
        </m:r>
      </m:oMath>
      <w:del w:id="33705" w:author="PR Preview" w:date="2026-01-01T00:00:00Z">
        <w:r>
          <w:delText xml:space="preserve">,</w:delText>
        </w:r>
      </w:del>
      <w:del w:id="33706" w:author="PR Preview" w:date="2026-01-01T00:00:00Z">
        <w:r>
          <w:delText xml:space="preserve"> </w:delText>
        </w:r>
      </w:del>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del w:id="33707" w:author="PR Preview" w:date="2026-01-01T00:00:00Z">
        <w:r>
          <w:delText xml:space="preserve"> </w:delText>
        </w:r>
      </w:del>
      <w:del w:id="33708" w:author="PR Preview" w:date="2026-01-01T00:00:00Z">
        <w:r>
          <w:delText xml:space="preserve">and</w:delText>
        </w:r>
      </w:del>
      <w:del w:id="33709" w:author="PR Preview" w:date="2026-01-01T00:00:00Z">
        <w:r>
          <w:delText xml:space="preserve"> </w:delText>
        </w:r>
      </w:del>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del w:id="33710" w:author="PR Preview" w:date="2026-01-01T00:00:00Z">
        <w:r>
          <w:delText xml:space="preserve">.</w:delText>
        </w:r>
      </w:del>
    </w:p>
    <w:p>
      <w:pPr>
        <w:pStyle w:val="FirstParagraph"/>
      </w:pPr>
      <w:ins w:id="33711" w:author="PR Preview" w:date="2026-01-01T00:00:00Z">
        <w:r>
          <w:t xml:space="preserve">so each column satisfies</w:t>
        </w:r>
      </w:ins>
      <w:ins w:id="33712" w:author="PR Preview" w:date="2026-01-01T00:00:00Z">
        <w:r>
          <w:t xml:space="preserve"> </w:t>
        </w:r>
      </w:ins>
      <w:ins w:id="33713" w:author="PR Preview" w:date="2026-01-01T00:00:00Z">
        <w:r>
          <w:t xml:space="preserve">$\mathbf{A} \mathord{\smash[b]{\underset{\raise.3ex\hbox{$\scriptstyle\sim$}}{x}}\vphantom{x}}_j = \lambda_j \mathord{\smash[b]{\underset{\raise.3ex\hbox{$\scriptstyle\sim$}}{x}}\vphantom{x}}_j$</w:t>
        </w:r>
      </w:ins>
      <w:ins w:id="33714" w:author="PR Preview" w:date="2026-01-01T00:00:00Z">
        <w:r>
          <w:t xml:space="preserve"> </w:t>
        </w:r>
      </w:ins>
      <w:ins w:id="33715" w:author="PR Preview" w:date="2026-01-01T00:00:00Z">
        <w:r>
          <w:t xml:space="preserve">(</w:t>
        </w:r>
      </w:ins>
      <w:hyperlink w:anchor="eq-ax-xlambda">
        <w:ins w:id="33716" w:author="PR Preview" w:date="2026-01-01T00:00:00Z">
          <w:r>
            <w:rPr>
              <w:rStyle w:val="Hyperlink"/>
            </w:rPr>
            <w:t xml:space="preserve">Equation 7</w:t>
          </w:r>
        </w:ins>
      </w:hyperlink>
      <w:ins w:id="33717" w:author="PR Preview" w:date="2026-01-01T00:00:00Z">
        <w:r>
          <w:t xml:space="preserve">).</w:t>
        </w:r>
      </w:ins>
      <w:ins w:id="33718" w:author="PR Preview" w:date="2026-01-01T00:00:00Z">
        <w:r>
          <w:t xml:space="preserve"> </w:t>
        </w:r>
      </w:ins>
      <m:oMath>
        <m:r>
          <m:rPr>
            <m:sty m:val="bi"/>
          </m:rPr>
          <m:t>X</m:t>
        </m:r>
      </m:oMath>
      <w:ins w:id="33719" w:author="PR Preview" w:date="2026-01-01T00:00:00Z">
        <w:r>
          <w:t xml:space="preserve"> </w:t>
        </w:r>
      </w:ins>
      <w:ins w:id="33720" w:author="PR Preview" w:date="2026-01-01T00:00:00Z">
        <w:r>
          <w:t xml:space="preserve">is invertible, so its columns are linearly independent,</w:t>
        </w:r>
      </w:ins>
      <w:ins w:id="33721" w:author="PR Preview" w:date="2026-01-01T00:00:00Z">
        <w:r>
          <w:t xml:space="preserve"> </w:t>
        </w:r>
      </w:ins>
      <w:ins w:id="33722" w:author="PR Preview" w:date="2026-01-01T00:00:00Z">
        <w:r>
          <w:t xml:space="preserve">and in particular nonzero;</w:t>
        </w:r>
      </w:ins>
      <w:ins w:id="33723" w:author="PR Preview" w:date="2026-01-01T00:00:00Z">
        <w:r>
          <w:t xml:space="preserve"> </w:t>
        </w:r>
      </w:ins>
      <w:ins w:id="33724" w:author="PR Preview" w:date="2026-01-01T00:00:00Z">
        <w:r>
          <w:t xml:space="preserve">they are</w:t>
        </w:r>
      </w:ins>
      <w:ins w:id="33725" w:author="PR Preview" w:date="2026-01-01T00:00:00Z">
        <w:r>
          <w:t xml:space="preserve"> </w:t>
        </w:r>
      </w:ins>
      <m:oMath>
        <m:r>
          <m:t>p</m:t>
        </m:r>
      </m:oMath>
      <w:ins w:id="33726" w:author="PR Preview" w:date="2026-01-01T00:00:00Z">
        <w:r>
          <w:t xml:space="preserve"> </w:t>
        </w:r>
      </w:ins>
      <w:ins w:id="33727" w:author="PR Preview" w:date="2026-01-01T00:00:00Z">
        <w:r>
          <w:t xml:space="preserve">linearly independent eigenvectors.</w:t>
        </w:r>
      </w:ins>
    </w:p>
    <w:bookmarkStart w:id="646" w:name="exm-thm-diagonalizable"/>
    <w:p>
      <w:pPr>
        <w:pStyle w:val="BodyText"/>
      </w:pPr>
      <w:ins w:id="33728" w:author="PR Preview" w:date="2026-01-01T00:00:00Z">
        <w:r>
          <w:rPr>
            <w:b/>
            <w:bCs/>
          </w:rPr>
          <w:t xml:space="preserve">Example 205 (Building the diagonalization from eigenvectors)</w:t>
        </w:r>
      </w:ins>
      <w:ins w:id="33729" w:author="PR Preview" w:date="2026-01-01T00:00:00Z">
        <w:r>
          <w:t xml:space="preserve"> </w:t>
        </w:r>
      </w:ins>
      <w:ins w:id="33730" w:author="PR Preview" w:date="2026-01-01T00:00:00Z">
        <w:r>
          <w:t xml:space="preserve">The eigenvectors</w:t>
        </w:r>
      </w:ins>
      <w:ins w:id="33731" w:author="PR Preview" w:date="2026-01-01T00:00:00Z">
        <w:r>
          <w:t xml:space="preserve"> </w:t>
        </w:r>
      </w:ins>
      <m:oMath>
        <m:r>
          <m:rPr>
            <m:sty m:val="p"/>
          </m:rPr>
          <m:t>(</m:t>
        </m:r>
        <m:r>
          <m:t>1</m:t>
        </m:r>
        <m:r>
          <m:rPr>
            <m:sty m:val="p"/>
          </m:rPr>
          <m:t>,</m:t>
        </m:r>
        <m:r>
          <m:t>1</m:t>
        </m:r>
        <m:r>
          <m:rPr>
            <m:sty m:val="p"/>
          </m:rPr>
          <m:t>)</m:t>
        </m:r>
      </m:oMath>
      <w:ins w:id="33732" w:author="PR Preview" w:date="2026-01-01T00:00:00Z">
        <w:r>
          <w:t xml:space="preserve"> </w:t>
        </w:r>
      </w:ins>
      <w:ins w:id="33733" w:author="PR Preview" w:date="2026-01-01T00:00:00Z">
        <w:r>
          <w:t xml:space="preserve">and</w:t>
        </w:r>
      </w:ins>
      <w:ins w:id="33734" w:author="PR Preview" w:date="2026-01-01T00:00:00Z">
        <w:r>
          <w:t xml:space="preserve"> </w:t>
        </w:r>
      </w:ins>
      <m:oMath>
        <m:r>
          <m:rPr>
            <m:sty m:val="p"/>
          </m:rPr>
          <m:t>(</m:t>
        </m:r>
        <m:r>
          <m:t>1</m:t>
        </m:r>
        <m:r>
          <m:rPr>
            <m:sty m:val="p"/>
          </m:rPr>
          <m:t>,</m:t>
        </m:r>
        <m:r>
          <m:rPr>
            <m:sty m:val="p"/>
          </m:rPr>
          <m:t>−</m:t>
        </m:r>
        <m:r>
          <m:t>1</m:t>
        </m:r>
        <m:r>
          <m:rPr>
            <m:sty m:val="p"/>
          </m:rPr>
          <m:t>)</m:t>
        </m:r>
      </m:oMath>
      <w:ins w:id="33735" w:author="PR Preview" w:date="2026-01-01T00:00:00Z">
        <w:r>
          <w:t xml:space="preserve"> </w:t>
        </w:r>
      </w:ins>
      <w:ins w:id="33736" w:author="PR Preview" w:date="2026-01-01T00:00:00Z">
        <w:r>
          <w:t xml:space="preserve">of</w:t>
        </w:r>
      </w:ins>
      <w:ins w:id="33737"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33738" w:author="PR Preview" w:date="2026-01-01T00:00:00Z">
        <w:r>
          <w:t xml:space="preserve"> </w:t>
        </w:r>
      </w:ins>
      <w:ins w:id="33739" w:author="PR Preview" w:date="2026-01-01T00:00:00Z">
        <w:r>
          <w:t xml:space="preserve">are linearly independent (</w:t>
        </w:r>
      </w:ins>
      <w:hyperlink w:anchor="exm-eigenvectors-independent">
        <w:ins w:id="33740" w:author="PR Preview" w:date="2026-01-01T00:00:00Z">
          <w:r>
            <w:rPr>
              <w:rStyle w:val="Hyperlink"/>
            </w:rPr>
            <w:t xml:space="preserve">Example 203</w:t>
          </w:r>
        </w:ins>
      </w:hyperlink>
      <w:ins w:id="33741" w:author="PR Preview" w:date="2026-01-01T00:00:00Z">
        <w:r>
          <w:t xml:space="preserve">),</w:t>
        </w:r>
      </w:ins>
      <w:ins w:id="33742" w:author="PR Preview" w:date="2026-01-01T00:00:00Z">
        <w:r>
          <w:t xml:space="preserve"> </w:t>
        </w:r>
      </w:ins>
      <w:ins w:id="33743" w:author="PR Preview" w:date="2026-01-01T00:00:00Z">
        <w:r>
          <w:t xml:space="preserve">so with</w:t>
        </w:r>
      </w:ins>
      <w:ins w:id="33744"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ins w:id="33745" w:author="PR Preview" w:date="2026-01-01T00:00:00Z">
        <w:r>
          <w:t xml:space="preserve"> </w:t>
        </w:r>
      </w:ins>
      <w:ins w:id="33746" w:author="PR Preview" w:date="2026-01-01T00:00:00Z">
        <w:r>
          <w:t xml:space="preserve">and</w:t>
        </w:r>
      </w:ins>
      <w:ins w:id="33747" w:author="PR Preview" w:date="2026-01-01T00:00:00Z">
        <w:r>
          <w:t xml:space="preserve"> </w:t>
        </w:r>
      </w:ins>
      <m:oMath>
        <m:r>
          <m:rPr>
            <m:sty m:val="b"/>
          </m:rPr>
          <m:t>Λ</m:t>
        </m:r>
        <m:r>
          <m:rPr>
            <m:sty m:val="p"/>
          </m:rPr>
          <m:t>=</m:t>
        </m:r>
        <m:r>
          <m:rPr>
            <m:sty m:val="p"/>
          </m:rPr>
          <m:t>diag</m:t>
        </m:r>
        <m:r>
          <m:rPr>
            <m:sty m:val="p"/>
          </m:rPr>
          <m:t>(</m:t>
        </m:r>
        <m:r>
          <m:t>3</m:t>
        </m:r>
        <m:r>
          <m:rPr>
            <m:sty m:val="p"/>
          </m:rPr>
          <m:t>,</m:t>
        </m:r>
        <m:r>
          <m:t>1</m:t>
        </m:r>
        <m:r>
          <m:rPr>
            <m:sty m:val="p"/>
          </m:rPr>
          <m:t>)</m:t>
        </m:r>
      </m:oMath>
      <w:ins w:id="33748" w:author="PR Preview" w:date="2026-01-01T00:00:00Z">
        <w:r>
          <w:t xml:space="preserve">,</w:t>
        </w:r>
      </w:ins>
      <w:ins w:id="33749" w:author="PR Preview" w:date="2026-01-01T00:00:00Z">
        <w:r>
          <w:t xml:space="preserve"> </w:t>
        </w:r>
      </w:ins>
      <m:oMath>
        <m:r>
          <m:rPr>
            <m:sty m:val="bi"/>
          </m:rPr>
          <m:t>A</m:t>
        </m:r>
        <m:r>
          <m:rPr>
            <m:sty m:val="p"/>
          </m:rPr>
          <m:t>=</m:t>
        </m:r>
        <m:r>
          <m:rPr>
            <m:sty m:val="bi"/>
          </m:rPr>
          <m:t>X</m:t>
        </m:r>
        <m:r>
          <m:rPr>
            <m:sty m:val="b"/>
          </m:rPr>
          <m:t>Λ</m:t>
        </m:r>
        <m:sSup>
          <m:e>
            <m:r>
              <m:rPr>
                <m:sty m:val="bi"/>
              </m:rPr>
              <m:t>X</m:t>
            </m:r>
          </m:e>
          <m:sup>
            <m:r>
              <m:rPr>
                <m:sty m:val="p"/>
              </m:rPr>
              <m:t>−</m:t>
            </m:r>
            <m:r>
              <m:t>1</m:t>
            </m:r>
          </m:sup>
        </m:sSup>
      </m:oMath>
      <w:ins w:id="33750" w:author="PR Preview" w:date="2026-01-01T00:00:00Z">
        <w:r>
          <w:t xml:space="preserve">;</w:t>
        </w:r>
      </w:ins>
      <w:ins w:id="33751" w:author="PR Preview" w:date="2026-01-01T00:00:00Z">
        <w:r>
          <w:t xml:space="preserve"> </w:t>
        </w:r>
      </w:ins>
      <w:ins w:id="33752" w:author="PR Preview" w:date="2026-01-01T00:00:00Z">
        <w:r>
          <w:t xml:space="preserve">by</w:t>
        </w:r>
      </w:ins>
      <w:ins w:id="33753" w:author="PR Preview" w:date="2026-01-01T00:00:00Z">
        <w:r>
          <w:t xml:space="preserve"> </w:t>
        </w:r>
      </w:ins>
      <w:hyperlink w:anchor="rem-similar-both-ways">
        <w:ins w:id="33754" w:author="PR Preview" w:date="2026-01-01T00:00:00Z">
          <w:r>
            <w:rPr>
              <w:rStyle w:val="Hyperlink"/>
            </w:rPr>
            <w:t xml:space="preserve">Remark 50</w:t>
          </w:r>
        </w:ins>
      </w:hyperlink>
      <w:ins w:id="33755" w:author="PR Preview" w:date="2026-01-01T00:00:00Z">
        <w:r>
          <w:t xml:space="preserve"> </w:t>
        </w:r>
      </w:ins>
      <w:ins w:id="33756" w:author="PR Preview" w:date="2026-01-01T00:00:00Z">
        <w:r>
          <w:t xml:space="preserve">this is the similarity of</w:t>
        </w:r>
      </w:ins>
      <w:ins w:id="33757" w:author="PR Preview" w:date="2026-01-01T00:00:00Z">
        <w:r>
          <w:t xml:space="preserve"> </w:t>
        </w:r>
      </w:ins>
      <w:hyperlink w:anchor="exm-similar">
        <w:ins w:id="33758" w:author="PR Preview" w:date="2026-01-01T00:00:00Z">
          <w:r>
            <w:rPr>
              <w:rStyle w:val="Hyperlink"/>
            </w:rPr>
            <w:t xml:space="preserve">Example 201</w:t>
          </w:r>
        </w:ins>
      </w:hyperlink>
      <w:ins w:id="33759" w:author="PR Preview" w:date="2026-01-01T00:00:00Z">
        <w:r>
          <w:t xml:space="preserve">, with</w:t>
        </w:r>
      </w:ins>
      <w:ins w:id="33760" w:author="PR Preview" w:date="2026-01-01T00:00:00Z">
        <w:r>
          <w:t xml:space="preserve"> </w:t>
        </w:r>
      </w:ins>
      <m:oMath>
        <m:r>
          <m:rPr>
            <m:sty m:val="bi"/>
          </m:rPr>
          <m:t>X</m:t>
        </m:r>
        <m:r>
          <m:rPr>
            <m:sty m:val="p"/>
          </m:rPr>
          <m:t>=</m:t>
        </m:r>
        <m:r>
          <m:rPr>
            <m:sty m:val="bi"/>
          </m:rPr>
          <m:t>P</m:t>
        </m:r>
      </m:oMath>
      <w:ins w:id="33761" w:author="PR Preview" w:date="2026-01-01T00:00:00Z">
        <w:r>
          <w:t xml:space="preserve">.</w:t>
        </w:r>
      </w:ins>
      <w:ins w:id="33762" w:author="PR Preview" w:date="2026-01-01T00:00:00Z">
        <w:r>
          <w:t xml:space="preserve"> </w:t>
        </w:r>
      </w:ins>
      <w:ins w:id="33763" w:author="PR Preview" w:date="2026-01-01T00:00:00Z">
        <w:r>
          <w:t xml:space="preserve">Because</w:t>
        </w:r>
      </w:ins>
      <w:ins w:id="33764" w:author="PR Preview" w:date="2026-01-01T00:00:00Z">
        <w:r>
          <w:t xml:space="preserve"> </w:t>
        </w:r>
      </w:ins>
      <m:oMath>
        <m:r>
          <m:rPr>
            <m:sty m:val="bi"/>
          </m:rPr>
          <m:t>A</m:t>
        </m:r>
      </m:oMath>
      <w:ins w:id="33765" w:author="PR Preview" w:date="2026-01-01T00:00:00Z">
        <w:r>
          <w:t xml:space="preserve"> </w:t>
        </w:r>
      </w:ins>
      <w:ins w:id="33766" w:author="PR Preview" w:date="2026-01-01T00:00:00Z">
        <w:r>
          <w:t xml:space="preserve">is symmetric,</w:t>
        </w:r>
      </w:ins>
      <w:ins w:id="33767" w:author="PR Preview" w:date="2026-01-01T00:00:00Z">
        <w:r>
          <w:t xml:space="preserve"> </w:t>
        </w:r>
      </w:ins>
      <w:hyperlink w:anchor="thm-spectral">
        <w:ins w:id="33768" w:author="PR Preview" w:date="2026-01-01T00:00:00Z">
          <w:r>
            <w:rPr>
              <w:rStyle w:val="Hyperlink"/>
            </w:rPr>
            <w:t xml:space="preserve">Theorem 78</w:t>
          </w:r>
        </w:ins>
      </w:hyperlink>
      <w:ins w:id="33769" w:author="PR Preview" w:date="2026-01-01T00:00:00Z">
        <w:r>
          <w:t xml:space="preserve"> </w:t>
        </w:r>
      </w:ins>
      <w:ins w:id="33770" w:author="PR Preview" w:date="2026-01-01T00:00:00Z">
        <w:r>
          <w:t xml:space="preserve">even gives such a factorization with orthonormal eigenvectors</w:t>
        </w:r>
      </w:ins>
      <w:ins w:id="33771" w:author="PR Preview" w:date="2026-01-01T00:00:00Z">
        <w:r>
          <w:t xml:space="preserve"> </w:t>
        </w:r>
      </w:ins>
      <w:ins w:id="33772" w:author="PR Preview" w:date="2026-01-01T00:00:00Z">
        <w:r>
          <w:t xml:space="preserve">(</w:t>
        </w:r>
      </w:ins>
      <w:hyperlink w:anchor="def-eigendecomposition">
        <w:ins w:id="33773" w:author="PR Preview" w:date="2026-01-01T00:00:00Z">
          <w:r>
            <w:rPr>
              <w:rStyle w:val="Hyperlink"/>
            </w:rPr>
            <w:t xml:space="preserve">Definition 97</w:t>
          </w:r>
        </w:ins>
      </w:hyperlink>
      <w:ins w:id="33774" w:author="PR Preview" w:date="2026-01-01T00:00:00Z">
        <w:r>
          <w:t xml:space="preserve">):</w:t>
        </w:r>
      </w:ins>
      <w:ins w:id="33775" w:author="PR Preview" w:date="2026-01-01T00:00:00Z">
        <w:r>
          <w:t xml:space="preserve"> </w:t>
        </w:r>
      </w:ins>
      <w:ins w:id="33776" w:author="PR Preview" w:date="2026-01-01T00:00:00Z">
        <w:r>
          <w:t xml:space="preserve">dividing each column of</w:t>
        </w:r>
      </w:ins>
      <w:ins w:id="33777" w:author="PR Preview" w:date="2026-01-01T00:00:00Z">
        <w:r>
          <w:t xml:space="preserve"> </w:t>
        </w:r>
      </w:ins>
      <m:oMath>
        <m:r>
          <m:rPr>
            <m:sty m:val="bi"/>
          </m:rPr>
          <m:t>X</m:t>
        </m:r>
      </m:oMath>
      <w:ins w:id="33778" w:author="PR Preview" w:date="2026-01-01T00:00:00Z">
        <w:r>
          <w:t xml:space="preserve"> </w:t>
        </w:r>
      </w:ins>
      <w:ins w:id="33779" w:author="PR Preview" w:date="2026-01-01T00:00:00Z">
        <w:r>
          <w:t xml:space="preserve">by its length</w:t>
        </w:r>
      </w:ins>
      <w:ins w:id="33780" w:author="PR Preview" w:date="2026-01-01T00:00:00Z">
        <w:r>
          <w:t xml:space="preserve"> </w:t>
        </w:r>
      </w:ins>
      <m:oMath>
        <m:rad>
          <m:radPr>
            <m:degHide m:val="on"/>
          </m:radPr>
          <m:deg/>
          <m:e>
            <m:r>
              <m:t>2</m:t>
            </m:r>
          </m:e>
        </m:rad>
      </m:oMath>
      <w:ins w:id="33781" w:author="PR Preview" w:date="2026-01-01T00:00:00Z">
        <w:r>
          <w:t xml:space="preserve"> </w:t>
        </w:r>
      </w:ins>
      <w:ins w:id="33782" w:author="PR Preview" w:date="2026-01-01T00:00:00Z">
        <w:r>
          <w:t xml:space="preserve">gives one.</w:t>
        </w:r>
      </w:ins>
      <w:ins w:id="33783" w:author="PR Preview" w:date="2026-01-01T00:00:00Z">
        <w:r>
          <w:t xml:space="preserve"> </w:t>
        </w:r>
      </w:ins>
      <w:ins w:id="33784" w:author="PR Preview" w:date="2026-01-01T00:00:00Z">
        <w:r>
          <w:t xml:space="preserve">By contrast, every eigenvector of</w:t>
        </w:r>
      </w:ins>
      <w:ins w:id="33785" w:author="PR Preview" w:date="2026-01-01T00:00:00Z">
        <w:r>
          <w:t xml:space="preserve"> </w:t>
        </w:r>
      </w:ins>
      <m:oMath>
        <m:r>
          <m:rPr>
            <m:sty m:val="bi"/>
          </m:rPr>
          <m:t>J</m:t>
        </m:r>
      </m:oMath>
      <w:ins w:id="33786" w:author="PR Preview" w:date="2026-01-01T00:00:00Z">
        <w:r>
          <w:t xml:space="preserve"> </w:t>
        </w:r>
      </w:ins>
      <w:ins w:id="33787" w:author="PR Preview" w:date="2026-01-01T00:00:00Z">
        <w:r>
          <w:t xml:space="preserve">in</w:t>
        </w:r>
      </w:ins>
      <w:ins w:id="33788" w:author="PR Preview" w:date="2026-01-01T00:00:00Z">
        <w:r>
          <w:t xml:space="preserve"> </w:t>
        </w:r>
      </w:ins>
      <w:hyperlink w:anchor="exm-eigenspace">
        <w:ins w:id="33789" w:author="PR Preview" w:date="2026-01-01T00:00:00Z">
          <w:r>
            <w:rPr>
              <w:rStyle w:val="Hyperlink"/>
            </w:rPr>
            <w:t xml:space="preserve">Example 195</w:t>
          </w:r>
        </w:ins>
      </w:hyperlink>
      <w:ins w:id="33790" w:author="PR Preview" w:date="2026-01-01T00:00:00Z">
        <w:r>
          <w:t xml:space="preserve"> </w:t>
        </w:r>
      </w:ins>
      <w:ins w:id="33791" w:author="PR Preview" w:date="2026-01-01T00:00:00Z">
        <w:r>
          <w:t xml:space="preserve">has the form</w:t>
        </w:r>
      </w:ins>
      <w:ins w:id="33792" w:author="PR Preview" w:date="2026-01-01T00:00:00Z">
        <w:r>
          <w:t xml:space="preserve"> </w:t>
        </w:r>
      </w:ins>
      <m:oMath>
        <m:r>
          <m:rPr>
            <m:sty m:val="p"/>
          </m:rPr>
          <m:t>(</m:t>
        </m:r>
        <m:r>
          <m:t>t</m:t>
        </m:r>
        <m:r>
          <m:rPr>
            <m:sty m:val="p"/>
          </m:rPr>
          <m:t>,</m:t>
        </m:r>
        <m:r>
          <m:t>0</m:t>
        </m:r>
        <m:r>
          <m:rPr>
            <m:sty m:val="p"/>
          </m:rPr>
          <m:t>)</m:t>
        </m:r>
      </m:oMath>
      <w:ins w:id="33793" w:author="PR Preview" w:date="2026-01-01T00:00:00Z">
        <w:r>
          <w:t xml:space="preserve">,</w:t>
        </w:r>
      </w:ins>
      <w:ins w:id="33794" w:author="PR Preview" w:date="2026-01-01T00:00:00Z">
        <w:r>
          <w:t xml:space="preserve"> </w:t>
        </w:r>
      </w:ins>
      <w:ins w:id="33795" w:author="PR Preview" w:date="2026-01-01T00:00:00Z">
        <w:r>
          <w:t xml:space="preserve">so any two of them are multiples of each other,</w:t>
        </w:r>
      </w:ins>
      <w:ins w:id="33796" w:author="PR Preview" w:date="2026-01-01T00:00:00Z">
        <w:r>
          <w:t xml:space="preserve"> </w:t>
        </w:r>
      </w:ins>
      <w:ins w:id="33797" w:author="PR Preview" w:date="2026-01-01T00:00:00Z">
        <w:r>
          <w:t xml:space="preserve">and</w:t>
        </w:r>
      </w:ins>
      <w:ins w:id="33798" w:author="PR Preview" w:date="2026-01-01T00:00:00Z">
        <w:r>
          <w:t xml:space="preserve"> </w:t>
        </w:r>
      </w:ins>
      <m:oMath>
        <m:r>
          <m:rPr>
            <m:sty m:val="bi"/>
          </m:rPr>
          <m:t>J</m:t>
        </m:r>
      </m:oMath>
      <w:ins w:id="33799" w:author="PR Preview" w:date="2026-01-01T00:00:00Z">
        <w:r>
          <w:t xml:space="preserve"> </w:t>
        </w:r>
      </w:ins>
      <w:ins w:id="33800" w:author="PR Preview" w:date="2026-01-01T00:00:00Z">
        <w:r>
          <w:t xml:space="preserve">has no two linearly independent eigenvectors:</w:t>
        </w:r>
      </w:ins>
      <w:ins w:id="33801" w:author="PR Preview" w:date="2026-01-01T00:00:00Z">
        <w:r>
          <w:t xml:space="preserve"> </w:t>
        </w:r>
      </w:ins>
      <w:ins w:id="33802" w:author="PR Preview" w:date="2026-01-01T00:00:00Z">
        <w:r>
          <w:t xml:space="preserve">another way to see that it is not diagonalizable.</w:t>
        </w:r>
      </w:ins>
    </w:p>
    <w:bookmarkEnd w:id="646"/>
    <w:bookmarkStart w:id="647" w:name="cor-distinct-diagonalizable"/>
    <w:p>
      <w:pPr>
        <w:pStyle w:val="BodyText"/>
      </w:pPr>
      <w:ins w:id="33803" w:author="PR Preview" w:date="2026-01-01T00:00:00Z">
        <w:r>
          <w:rPr>
            <w:b/>
            <w:bCs/>
          </w:rPr>
          <w:t xml:space="preserve">Corollary 14 (Distinct eigenvalues make a matrix diagonalizable)</w:t>
        </w:r>
      </w:ins>
      <w:ins w:id="33804" w:author="PR Preview" w:date="2026-01-01T00:00:00Z">
        <w:r>
          <w:t xml:space="preserve"> </w:t>
        </w:r>
      </w:ins>
      <w:ins w:id="33805" w:author="PR Preview" w:date="2026-01-01T00:00:00Z">
        <w:r>
          <w:t xml:space="preserve">A</w:t>
        </w:r>
      </w:ins>
      <w:ins w:id="33806" w:author="PR Preview" w:date="2026-01-01T00:00:00Z">
        <w:r>
          <w:t xml:space="preserve"> </w:t>
        </w:r>
      </w:ins>
      <m:oMath>
        <m:r>
          <m:t>p</m:t>
        </m:r>
        <m:r>
          <m:rPr>
            <m:sty m:val="p"/>
          </m:rPr>
          <m:t>×</m:t>
        </m:r>
        <m:r>
          <m:t>p</m:t>
        </m:r>
      </m:oMath>
      <w:ins w:id="33807" w:author="PR Preview" w:date="2026-01-01T00:00:00Z">
        <w:r>
          <w:t xml:space="preserve"> </w:t>
        </w:r>
      </w:ins>
      <w:ins w:id="33808" w:author="PR Preview" w:date="2026-01-01T00:00:00Z">
        <w:r>
          <w:t xml:space="preserve">matrix with</w:t>
        </w:r>
      </w:ins>
      <w:ins w:id="33809" w:author="PR Preview" w:date="2026-01-01T00:00:00Z">
        <w:r>
          <w:t xml:space="preserve"> </w:t>
        </w:r>
      </w:ins>
      <m:oMath>
        <m:r>
          <m:t>p</m:t>
        </m:r>
      </m:oMath>
      <w:ins w:id="33810" w:author="PR Preview" w:date="2026-01-01T00:00:00Z">
        <w:r>
          <w:t xml:space="preserve"> </w:t>
        </w:r>
      </w:ins>
      <w:ins w:id="33811" w:author="PR Preview" w:date="2026-01-01T00:00:00Z">
        <w:r>
          <w:t xml:space="preserve">different eigenvalues is diagonalizable.</w:t>
        </w:r>
      </w:ins>
    </w:p>
    <w:bookmarkEnd w:id="647"/>
    <w:p>
      <w:pPr>
        <w:pStyle w:val="BodyText"/>
      </w:pPr>
      <w:ins w:id="33812" w:author="PR Preview" w:date="2026-01-01T00:00:00Z">
        <w:r>
          <w:rPr>
            <w:i/>
            <w:iCs/>
          </w:rPr>
          <w:t xml:space="preserve">Proof</w:t>
        </w:r>
      </w:ins>
      <w:ins w:id="33813" w:author="PR Preview" w:date="2026-01-01T00:00:00Z">
        <w:r>
          <w:t xml:space="preserve">. </w:t>
        </w:r>
      </w:ins>
      <w:ins w:id="33814" w:author="PR Preview" w:date="2026-01-01T00:00:00Z">
        <w:r>
          <w:t xml:space="preserve">Choose one eigenvector for each eigenvalue.</w:t>
        </w:r>
      </w:ins>
      <w:ins w:id="33815" w:author="PR Preview" w:date="2026-01-01T00:00:00Z">
        <w:r>
          <w:t xml:space="preserve"> </w:t>
        </w:r>
      </w:ins>
      <w:ins w:id="33816" w:author="PR Preview" w:date="2026-01-01T00:00:00Z">
        <w:r>
          <w:t xml:space="preserve">These</w:t>
        </w:r>
      </w:ins>
      <w:ins w:id="33817" w:author="PR Preview" w:date="2026-01-01T00:00:00Z">
        <w:r>
          <w:t xml:space="preserve"> </w:t>
        </w:r>
      </w:ins>
      <m:oMath>
        <m:r>
          <m:t>p</m:t>
        </m:r>
      </m:oMath>
      <w:ins w:id="33818" w:author="PR Preview" w:date="2026-01-01T00:00:00Z">
        <w:r>
          <w:t xml:space="preserve"> </w:t>
        </w:r>
      </w:ins>
      <w:ins w:id="33819" w:author="PR Preview" w:date="2026-01-01T00:00:00Z">
        <w:r>
          <w:t xml:space="preserve">eigenvectors are linearly independent (</w:t>
        </w:r>
      </w:ins>
      <w:hyperlink w:anchor="thm-eigenvectors-independent">
        <w:ins w:id="33820" w:author="PR Preview" w:date="2026-01-01T00:00:00Z">
          <w:r>
            <w:rPr>
              <w:rStyle w:val="Hyperlink"/>
            </w:rPr>
            <w:t xml:space="preserve">Theorem 114</w:t>
          </w:r>
        </w:ins>
      </w:hyperlink>
      <w:ins w:id="33821" w:author="PR Preview" w:date="2026-01-01T00:00:00Z">
        <w:r>
          <w:t xml:space="preserve">),</w:t>
        </w:r>
      </w:ins>
      <w:ins w:id="33822" w:author="PR Preview" w:date="2026-01-01T00:00:00Z">
        <w:r>
          <w:t xml:space="preserve"> </w:t>
        </w:r>
      </w:ins>
      <w:ins w:id="33823" w:author="PR Preview" w:date="2026-01-01T00:00:00Z">
        <w:r>
          <w:t xml:space="preserve">so the matrix is diagonalizable (</w:t>
        </w:r>
      </w:ins>
      <w:hyperlink w:anchor="thm-diagonalizable">
        <w:ins w:id="33824" w:author="PR Preview" w:date="2026-01-01T00:00:00Z">
          <w:r>
            <w:rPr>
              <w:rStyle w:val="Hyperlink"/>
            </w:rPr>
            <w:t xml:space="preserve">Theorem 115</w:t>
          </w:r>
        </w:ins>
      </w:hyperlink>
      <w:ins w:id="33825" w:author="PR Preview" w:date="2026-01-01T00:00:00Z">
        <w:r>
          <w:t xml:space="preserve">).</w:t>
        </w:r>
      </w:ins>
    </w:p>
    <w:bookmarkStart w:id="648" w:name="exm-distinct-diagonalizable"/>
    <w:p>
      <w:pPr>
        <w:pStyle w:val="BodyText"/>
      </w:pPr>
      <w:ins w:id="33826" w:author="PR Preview" w:date="2026-01-01T00:00:00Z">
        <w:r>
          <w:rPr>
            <w:b/>
            <w:bCs/>
          </w:rPr>
          <w:t xml:space="preserve">Example 206 (A triangular matrix with distinct diagonal entries)</w:t>
        </w:r>
      </w:ins>
      <w:ins w:id="33827" w:author="PR Preview" w:date="2026-01-01T00:00:00Z">
        <w:r>
          <w:t xml:space="preserve"> </w:t>
        </w:r>
      </w:ins>
      <m:oMath>
        <m:r>
          <m:rPr>
            <m:sty m:val="bi"/>
          </m:rPr>
          <m:t>U</m:t>
        </m:r>
      </m:oMath>
      <w:ins w:id="33828" w:author="PR Preview" w:date="2026-01-01T00:00:00Z">
        <w:r>
          <w:t xml:space="preserve"> </w:t>
        </w:r>
      </w:ins>
      <w:ins w:id="33829" w:author="PR Preview" w:date="2026-01-01T00:00:00Z">
        <w:r>
          <w:t xml:space="preserve">of</w:t>
        </w:r>
      </w:ins>
      <w:ins w:id="33830" w:author="PR Preview" w:date="2026-01-01T00:00:00Z">
        <w:r>
          <w:t xml:space="preserve"> </w:t>
        </w:r>
      </w:ins>
      <w:hyperlink w:anchor="exm-eigen-triangular">
        <w:ins w:id="33831" w:author="PR Preview" w:date="2026-01-01T00:00:00Z">
          <w:r>
            <w:rPr>
              <w:rStyle w:val="Hyperlink"/>
            </w:rPr>
            <w:t xml:space="preserve">Example 199</w:t>
          </w:r>
        </w:ins>
      </w:hyperlink>
      <w:ins w:id="33832" w:author="PR Preview" w:date="2026-01-01T00:00:00Z">
        <w:r>
          <w:t xml:space="preserve"> </w:t>
        </w:r>
      </w:ins>
      <w:ins w:id="33833" w:author="PR Preview" w:date="2026-01-01T00:00:00Z">
        <w:r>
          <w:t xml:space="preserve">has the three different eigenvalues</w:t>
        </w:r>
      </w:ins>
      <w:ins w:id="33834" w:author="PR Preview" w:date="2026-01-01T00:00:00Z">
        <w:r>
          <w:t xml:space="preserve"> </w:t>
        </w:r>
      </w:ins>
      <m:oMath>
        <m:r>
          <m:t>2</m:t>
        </m:r>
      </m:oMath>
      <w:ins w:id="33835" w:author="PR Preview" w:date="2026-01-01T00:00:00Z">
        <w:r>
          <w:t xml:space="preserve">,</w:t>
        </w:r>
      </w:ins>
      <w:ins w:id="33836" w:author="PR Preview" w:date="2026-01-01T00:00:00Z">
        <w:r>
          <w:t xml:space="preserve"> </w:t>
        </w:r>
      </w:ins>
      <m:oMath>
        <m:f>
          <m:fPr>
            <m:type m:val="lin"/>
          </m:fPr>
          <m:num>
            <m:r>
              <m:t>1</m:t>
            </m:r>
          </m:num>
          <m:den>
            <m:r>
              <m:t>2</m:t>
            </m:r>
          </m:den>
        </m:f>
      </m:oMath>
      <w:ins w:id="33837" w:author="PR Preview" w:date="2026-01-01T00:00:00Z">
        <w:r>
          <w:t xml:space="preserve"> </w:t>
        </w:r>
      </w:ins>
      <w:ins w:id="33838" w:author="PR Preview" w:date="2026-01-01T00:00:00Z">
        <w:r>
          <w:t xml:space="preserve">and</w:t>
        </w:r>
      </w:ins>
      <w:ins w:id="33839" w:author="PR Preview" w:date="2026-01-01T00:00:00Z">
        <w:r>
          <w:t xml:space="preserve"> </w:t>
        </w:r>
      </w:ins>
      <m:oMath>
        <m:r>
          <m:rPr>
            <m:sty m:val="p"/>
          </m:rPr>
          <m:t>−</m:t>
        </m:r>
        <m:r>
          <m:t>1</m:t>
        </m:r>
      </m:oMath>
      <w:ins w:id="33840" w:author="PR Preview" w:date="2026-01-01T00:00:00Z">
        <w:r>
          <w:t xml:space="preserve"> </w:t>
        </w:r>
      </w:ins>
      <w:ins w:id="33841" w:author="PR Preview" w:date="2026-01-01T00:00:00Z">
        <w:r>
          <w:t xml:space="preserve">(</w:t>
        </w:r>
      </w:ins>
      <w:hyperlink w:anchor="thm-eigen-triangular">
        <w:ins w:id="33842" w:author="PR Preview" w:date="2026-01-01T00:00:00Z">
          <w:r>
            <w:rPr>
              <w:rStyle w:val="Hyperlink"/>
            </w:rPr>
            <w:t xml:space="preserve">Theorem 111</w:t>
          </w:r>
        </w:ins>
      </w:hyperlink>
      <w:ins w:id="33843" w:author="PR Preview" w:date="2026-01-01T00:00:00Z">
        <w:r>
          <w:t xml:space="preserve">), so it is diagonalizable,</w:t>
        </w:r>
      </w:ins>
      <w:ins w:id="33844" w:author="PR Preview" w:date="2026-01-01T00:00:00Z">
        <w:r>
          <w:t xml:space="preserve"> </w:t>
        </w:r>
      </w:ins>
      <w:ins w:id="33845" w:author="PR Preview" w:date="2026-01-01T00:00:00Z">
        <w:r>
          <w:t xml:space="preserve">even though it is not symmetric, so</w:t>
        </w:r>
      </w:ins>
      <w:ins w:id="33846" w:author="PR Preview" w:date="2026-01-01T00:00:00Z">
        <w:r>
          <w:t xml:space="preserve"> </w:t>
        </w:r>
      </w:ins>
      <w:hyperlink w:anchor="thm-spectral">
        <w:ins w:id="33847" w:author="PR Preview" w:date="2026-01-01T00:00:00Z">
          <w:r>
            <w:rPr>
              <w:rStyle w:val="Hyperlink"/>
            </w:rPr>
            <w:t xml:space="preserve">Theorem 78</w:t>
          </w:r>
        </w:ins>
      </w:hyperlink>
      <w:ins w:id="33848" w:author="PR Preview" w:date="2026-01-01T00:00:00Z">
        <w:r>
          <w:t xml:space="preserve"> </w:t>
        </w:r>
      </w:ins>
      <w:ins w:id="33849" w:author="PR Preview" w:date="2026-01-01T00:00:00Z">
        <w:r>
          <w:t xml:space="preserve">does not apply to it.</w:t>
        </w:r>
      </w:ins>
      <w:ins w:id="33850" w:author="PR Preview" w:date="2026-01-01T00:00:00Z">
        <w:r>
          <w:t xml:space="preserve"> </w:t>
        </w:r>
      </w:ins>
      <w:ins w:id="33851" w:author="PR Preview" w:date="2026-01-01T00:00:00Z">
        <w:r>
          <w:t xml:space="preserve">The converse fails:</w:t>
        </w:r>
      </w:ins>
      <w:ins w:id="33852" w:author="PR Preview" w:date="2026-01-01T00:00:00Z">
        <w:r>
          <w:t xml:space="preserve"> </w:t>
        </w:r>
      </w:ins>
      <m:oMath>
        <m:sSub>
          <m:e>
            <m:r>
              <m:rPr>
                <m:sty m:val="bi"/>
              </m:rPr>
              <m:t>I</m:t>
            </m:r>
          </m:e>
          <m:sub>
            <m:r>
              <m:t>2</m:t>
            </m:r>
          </m:sub>
        </m:sSub>
      </m:oMath>
      <w:ins w:id="33853" w:author="PR Preview" w:date="2026-01-01T00:00:00Z">
        <w:r>
          <w:t xml:space="preserve"> </w:t>
        </w:r>
      </w:ins>
      <w:ins w:id="33854" w:author="PR Preview" w:date="2026-01-01T00:00:00Z">
        <w:r>
          <w:t xml:space="preserve">is diagonal, hence diagonalizable</w:t>
        </w:r>
      </w:ins>
      <w:ins w:id="33855" w:author="PR Preview" w:date="2026-01-01T00:00:00Z">
        <w:r>
          <w:t xml:space="preserve"> </w:t>
        </w:r>
      </w:ins>
      <w:ins w:id="33856" w:author="PR Preview" w:date="2026-01-01T00:00:00Z">
        <w:r>
          <w:t xml:space="preserve">(</w:t>
        </w:r>
      </w:ins>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ins w:id="33857" w:author="PR Preview" w:date="2026-01-01T00:00:00Z">
        <w:r>
          <w:t xml:space="preserve">),</w:t>
        </w:r>
      </w:ins>
      <w:ins w:id="33858" w:author="PR Preview" w:date="2026-01-01T00:00:00Z">
        <w:r>
          <w:t xml:space="preserve"> </w:t>
        </w:r>
      </w:ins>
      <w:ins w:id="33859" w:author="PR Preview" w:date="2026-01-01T00:00:00Z">
        <w:r>
          <w:t xml:space="preserve">but has only the eigenvalue</w:t>
        </w:r>
      </w:ins>
      <w:ins w:id="33860" w:author="PR Preview" w:date="2026-01-01T00:00:00Z">
        <w:r>
          <w:t xml:space="preserve"> </w:t>
        </w:r>
      </w:ins>
      <m:oMath>
        <m:r>
          <m:t>1</m:t>
        </m:r>
      </m:oMath>
      <w:ins w:id="33861" w:author="PR Preview" w:date="2026-01-01T00:00:00Z">
        <w:r>
          <w:t xml:space="preserve">.</w:t>
        </w:r>
      </w:ins>
    </w:p>
    <w:bookmarkEnd w:id="648"/>
    <w:bookmarkStart w:id="649" w:name="thm-diagonalizable-powers"/>
    <w:p>
      <w:pPr>
        <w:pStyle w:val="BodyText"/>
      </w:pPr>
      <w:ins w:id="33862" w:author="PR Preview" w:date="2026-01-01T00:00:00Z">
        <w:r>
          <w:rPr>
            <w:b/>
            <w:bCs/>
          </w:rPr>
          <w:t xml:space="preserve">Theorem 116 (Powers of a diagonalizable matrix)</w:t>
        </w:r>
      </w:ins>
      <w:ins w:id="33863" w:author="PR Preview" w:date="2026-01-01T00:00:00Z">
        <w:r>
          <w:t xml:space="preserve"> </w:t>
        </w:r>
      </w:ins>
      <w:ins w:id="33864" w:author="PR Preview" w:date="2026-01-01T00:00:00Z">
        <w:r>
          <w:t xml:space="preserve">If</w:t>
        </w:r>
      </w:ins>
      <w:ins w:id="33865" w:author="PR Preview" w:date="2026-01-01T00:00:00Z">
        <w:r>
          <w:t xml:space="preserve"> </w:t>
        </w:r>
      </w:ins>
      <m:oMath>
        <m:r>
          <m:rPr>
            <m:sty m:val="bi"/>
          </m:rPr>
          <m:t>A</m:t>
        </m:r>
        <m:r>
          <m:rPr>
            <m:sty m:val="p"/>
          </m:rPr>
          <m:t>=</m:t>
        </m:r>
        <m:r>
          <m:rPr>
            <m:sty m:val="bi"/>
          </m:rPr>
          <m:t>X</m:t>
        </m:r>
        <m:r>
          <m:rPr>
            <m:sty m:val="b"/>
          </m:rPr>
          <m:t>Λ</m:t>
        </m:r>
        <m:sSup>
          <m:e>
            <m:r>
              <m:rPr>
                <m:sty m:val="bi"/>
              </m:rPr>
              <m:t>X</m:t>
            </m:r>
          </m:e>
          <m:sup>
            <m:r>
              <m:rPr>
                <m:sty m:val="p"/>
              </m:rPr>
              <m:t>−</m:t>
            </m:r>
            <m:r>
              <m:t>1</m:t>
            </m:r>
          </m:sup>
        </m:sSup>
      </m:oMath>
      <w:ins w:id="33866" w:author="PR Preview" w:date="2026-01-01T00:00:00Z">
        <w:r>
          <w:t xml:space="preserve"> </w:t>
        </w:r>
      </w:ins>
      <w:ins w:id="33867" w:author="PR Preview" w:date="2026-01-01T00:00:00Z">
        <w:r>
          <w:t xml:space="preserve">(</w:t>
        </w:r>
      </w:ins>
      <w:hyperlink w:anchor="def-diagonalizable">
        <w:ins w:id="33868" w:author="PR Preview" w:date="2026-01-01T00:00:00Z">
          <w:r>
            <w:rPr>
              <w:rStyle w:val="Hyperlink"/>
            </w:rPr>
            <w:t xml:space="preserve">Definition 121</w:t>
          </w:r>
        </w:ins>
      </w:hyperlink>
      <w:ins w:id="33869" w:author="PR Preview" w:date="2026-01-01T00:00:00Z">
        <w:r>
          <w:t xml:space="preserve">)</w:t>
        </w:r>
      </w:ins>
      <w:ins w:id="33870" w:author="PR Preview" w:date="2026-01-01T00:00:00Z">
        <w:r>
          <w:t xml:space="preserve"> </w:t>
        </w:r>
      </w:ins>
      <w:ins w:id="33871" w:author="PR Preview" w:date="2026-01-01T00:00:00Z">
        <w:r>
          <w:t xml:space="preserve">with</w:t>
        </w:r>
      </w:ins>
      <w:ins w:id="33872" w:author="PR Preview" w:date="2026-01-01T00:00:00Z">
        <w:r>
          <w:t xml:space="preserve"> </w:t>
        </w:r>
      </w:ins>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ins w:id="33873" w:author="PR Preview" w:date="2026-01-01T00:00:00Z">
        <w:r>
          <w:t xml:space="preserve">,</w:t>
        </w:r>
      </w:ins>
      <w:ins w:id="33874" w:author="PR Preview" w:date="2026-01-01T00:00:00Z">
        <w:r>
          <w:t xml:space="preserve"> </w:t>
        </w:r>
      </w:ins>
      <w:ins w:id="33875" w:author="PR Preview" w:date="2026-01-01T00:00:00Z">
        <w:r>
          <w:t xml:space="preserve">then for every positive integer</w:t>
        </w:r>
      </w:ins>
      <w:ins w:id="33876" w:author="PR Preview" w:date="2026-01-01T00:00:00Z">
        <w:r>
          <w:t xml:space="preserve"> </w:t>
        </w:r>
      </w:ins>
      <m:oMath>
        <m:r>
          <m:t>k</m:t>
        </m:r>
      </m:oMath>
      <w:ins w:id="33877" w:author="PR Preview" w:date="2026-01-01T00:00:00Z">
        <w:r>
          <w:t xml:space="preserve">,</w:t>
        </w:r>
      </w:ins>
      <w:ins w:id="33878" w:author="PR Preview" w:date="2026-01-01T00:00:00Z">
        <w:r>
          <w:t xml:space="preserve"> </w:t>
        </w:r>
      </w:ins>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ins w:id="33879" w:author="PR Preview" w:date="2026-01-01T00:00:00Z">
        <w:r>
          <w:t xml:space="preserve"> </w:t>
        </w:r>
      </w:ins>
      <w:ins w:id="33880" w:author="PR Preview" w:date="2026-01-01T00:00:00Z">
        <w:r>
          <w:t xml:space="preserve">and</w:t>
        </w:r>
      </w:ins>
      <w:ins w:id="33881" w:author="PR Preview" w:date="2026-01-01T00:00:00Z">
        <w:r>
          <w:t xml:space="preserve"> </w:t>
        </w:r>
      </w:ins>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ins w:id="33882" w:author="PR Preview" w:date="2026-01-01T00:00:00Z">
        <w:r>
          <w:t xml:space="preserve">.</w:t>
        </w:r>
      </w:ins>
    </w:p>
    <w:bookmarkEnd w:id="649"/>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0" w:name="exm-diagonalizable-powers"/>
    <w:p>
      <w:pPr>
        <w:pStyle w:val="FirstParagraph"/>
      </w:pPr>
      <w:del w:id="33883" w:author="PR Preview" w:date="2026-01-01T00:00:00Z">
        <w:r>
          <w:rPr>
            <w:b/>
            <w:bCs/>
          </w:rPr>
          <w:delText xml:space="preserve">Example 205 (A closed form for the powers)</w:delText>
        </w:r>
      </w:del>
      <w:del w:id="33884" w:author="PR Preview" w:date="2026-01-01T00:00:00Z">
        <w:r>
          <w:delText xml:space="preserve"> </w:delText>
        </w:r>
      </w:del>
      <w:del w:id="33885" w:author="PR Preview" w:date="2026-01-01T00:00:00Z">
        <w:r>
          <w:delText xml:space="preserve">For</w:delText>
        </w:r>
      </w:del>
      <w:del w:id="33886"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33887" w:author="PR Preview" w:date="2026-01-01T00:00:00Z">
        <w:r>
          <w:delText xml:space="preserve">,</w:delText>
        </w:r>
      </w:del>
      <w:del w:id="33888" w:author="PR Preview" w:date="2026-01-01T00:00:00Z">
        <w:r>
          <w:delText xml:space="preserve"> </w:delText>
        </w:r>
      </w:del>
      <w:del w:id="33889" w:author="PR Preview" w:date="2026-01-01T00:00:00Z">
        <w:r>
          <w:delText xml:space="preserve">with</w:delText>
        </w:r>
      </w:del>
      <w:del w:id="33890" w:author="PR Preview" w:date="2026-01-01T00:00:00Z">
        <w:r>
          <w:delText xml:space="preserve"> </w:delText>
        </w:r>
      </w:del>
      <m:oMath>
        <m:r>
          <m:rPr>
            <m:sty m:val="bi"/>
          </m:rPr>
          <m:t>X</m:t>
        </m:r>
      </m:oMath>
      <w:del w:id="33891" w:author="PR Preview" w:date="2026-01-01T00:00:00Z">
        <w:r>
          <w:delText xml:space="preserve"> </w:delText>
        </w:r>
      </w:del>
      <w:del w:id="33892" w:author="PR Preview" w:date="2026-01-01T00:00:00Z">
        <w:r>
          <w:delText xml:space="preserve">as in</w:delText>
        </w:r>
      </w:del>
      <w:del w:id="33893" w:author="PR Preview" w:date="2026-01-01T00:00:00Z">
        <w:r>
          <w:delText xml:space="preserve"> </w:delText>
        </w:r>
      </w:del>
      <w:hyperlink w:anchor="exm-thm-diagonalizable">
        <w:del w:id="33894" w:author="PR Preview" w:date="2026-01-01T00:00:00Z">
          <w:r>
            <w:rPr>
              <w:rStyle w:val="Hyperlink"/>
            </w:rPr>
            <w:delText xml:space="preserve">Example 203</w:delText>
          </w:r>
        </w:del>
      </w:hyperlink>
      <w:del w:id="33895" w:author="PR Preview" w:date="2026-01-01T00:00:00Z">
        <w:r>
          <w:delText xml:space="preserve"> </w:delText>
        </w:r>
      </w:del>
      <w:del w:id="33896" w:author="PR Preview" w:date="2026-01-01T00:00:00Z">
        <w:r>
          <w:delText xml:space="preserve">and</w:delText>
        </w:r>
      </w:del>
      <w:del w:id="33897" w:author="PR Preview" w:date="2026-01-01T00:00:00Z">
        <w:r>
          <w:delText xml:space="preserve"> </w:delText>
        </w:r>
      </w:del>
      <m:oMath>
        <m:sSup>
          <m:e>
            <m:r>
              <m:rPr>
                <m:sty m:val="bi"/>
              </m:rPr>
              <m:t>X</m:t>
            </m:r>
          </m:e>
          <m:sup>
            <m:r>
              <m:rPr>
                <m:sty m:val="p"/>
              </m:rPr>
              <m:t>−</m:t>
            </m:r>
            <m:r>
              <m:t>1</m:t>
            </m:r>
          </m:sup>
        </m:sSup>
        <m:r>
          <m:rPr>
            <m:sty m:val="p"/>
          </m:rPr>
          <m:t>=</m:t>
        </m:r>
        <m:f>
          <m:fPr>
            <m:type m:val="lin"/>
          </m:fPr>
          <m:num>
            <m:r>
              <m:t>1</m:t>
            </m:r>
          </m:num>
          <m:den>
            <m:r>
              <m:t>2</m:t>
            </m:r>
          </m:den>
        </m:f>
        <m:r>
          <m:t> </m:t>
        </m:r>
        <m:r>
          <m:rPr>
            <m:sty m:val="bi"/>
          </m:rPr>
          <m:t>X</m:t>
        </m:r>
      </m:oMath>
      <w:del w:id="33898" w:author="PR Preview" w:date="2026-01-01T00:00:00Z">
        <w:r>
          <w:delText xml:space="preserve"> </w:delText>
        </w:r>
      </w:del>
      <w:del w:id="33899" w:author="PR Preview" w:date="2026-01-01T00:00:00Z">
        <w:r>
          <w:delText xml:space="preserve">(</w:delText>
        </w:r>
      </w:del>
      <w:hyperlink w:anchor="exm-similar">
        <w:del w:id="33900" w:author="PR Preview" w:date="2026-01-01T00:00:00Z">
          <w:r>
            <w:rPr>
              <w:rStyle w:val="Hyperlink"/>
            </w:rPr>
            <w:delText xml:space="preserve">Example 199</w:delText>
          </w:r>
        </w:del>
      </w:hyperlink>
      <w:del w:id="33901" w:author="PR Preview" w:date="2026-01-01T00:00:00Z">
        <w:r>
          <w:delText xml:space="preserve">),</w:delText>
        </w:r>
      </w:del>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del w:id="33902" w:author="PR Preview" w:date="2026-01-01T00:00:00Z">
        <w:r>
          <w:delText xml:space="preserve">For</w:delText>
        </w:r>
      </w:del>
      <w:del w:id="33903" w:author="PR Preview" w:date="2026-01-01T00:00:00Z">
        <w:r>
          <w:delText xml:space="preserve"> </w:delText>
        </w:r>
      </w:del>
      <m:oMath>
        <m:r>
          <m:t>k</m:t>
        </m:r>
        <m:r>
          <m:rPr>
            <m:sty m:val="p"/>
          </m:rPr>
          <m:t>=</m:t>
        </m:r>
        <m:r>
          <m:t>2</m:t>
        </m:r>
      </m:oMath>
      <w:del w:id="33904" w:author="PR Preview" w:date="2026-01-01T00:00:00Z">
        <w:r>
          <w:delText xml:space="preserve"> </w:delText>
        </w:r>
      </w:del>
      <w:del w:id="33905" w:author="PR Preview" w:date="2026-01-01T00:00:00Z">
        <w:r>
          <w:delText xml:space="preserve">this gives</w:delText>
        </w:r>
      </w:del>
      <w:del w:id="33906" w:author="PR Preview" w:date="2026-01-01T00:00:00Z">
        <w:r>
          <w:delText xml:space="preserve"> </w:delText>
        </w:r>
      </w:del>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del w:id="33907" w:author="PR Preview" w:date="2026-01-01T00:00:00Z">
        <w:r>
          <w:delText xml:space="preserve">,</w:delText>
        </w:r>
      </w:del>
      <w:del w:id="33908" w:author="PR Preview" w:date="2026-01-01T00:00:00Z">
        <w:r>
          <w:delText xml:space="preserve"> </w:delText>
        </w:r>
      </w:del>
      <w:del w:id="33909" w:author="PR Preview" w:date="2026-01-01T00:00:00Z">
        <w:r>
          <w:delText xml:space="preserve">which matches</w:delText>
        </w:r>
      </w:del>
      <w:del w:id="33910" w:author="PR Preview" w:date="2026-01-01T00:00:00Z">
        <w:r>
          <w:delText xml:space="preserve"> </w:delText>
        </w:r>
      </w:del>
      <m:oMath>
        <m:sSup>
          <m:e>
            <m:r>
              <m:rPr>
                <m:sty m:val="bi"/>
              </m:rPr>
              <m:t>A</m:t>
            </m:r>
          </m:e>
          <m:sup>
            <m:r>
              <m:t>2</m:t>
            </m:r>
          </m:sup>
        </m:sSup>
      </m:oMath>
      <w:del w:id="33911" w:author="PR Preview" w:date="2026-01-01T00:00:00Z">
        <w:r>
          <w:delText xml:space="preserve"> </w:delText>
        </w:r>
      </w:del>
      <w:del w:id="33912" w:author="PR Preview" w:date="2026-01-01T00:00:00Z">
        <w:r>
          <w:delText xml:space="preserve">in</w:delText>
        </w:r>
      </w:del>
      <w:del w:id="33913" w:author="PR Preview" w:date="2026-01-01T00:00:00Z">
        <w:r>
          <w:delText xml:space="preserve"> </w:delText>
        </w:r>
      </w:del>
      <w:hyperlink w:anchor="exm-eigen-shift-power">
        <w:del w:id="33914" w:author="PR Preview" w:date="2026-01-01T00:00:00Z">
          <w:r>
            <w:rPr>
              <w:rStyle w:val="Hyperlink"/>
            </w:rPr>
            <w:delText xml:space="preserve">Example 196</w:delText>
          </w:r>
        </w:del>
      </w:hyperlink>
      <w:del w:id="33915" w:author="PR Preview" w:date="2026-01-01T00:00:00Z">
        <w:r>
          <w:delText xml:space="preserve">.</w:delText>
        </w:r>
      </w:del>
    </w:p>
    <w:p>
      <w:pPr>
        <w:pStyle w:val="FirstParagraph"/>
      </w:pPr>
      <w:ins w:id="33916" w:author="PR Preview" w:date="2026-01-01T00:00:00Z">
        <w:r>
          <w:rPr>
            <w:b/>
            <w:bCs/>
          </w:rPr>
          <w:t xml:space="preserve">Example 207 (A closed form for the powers)</w:t>
        </w:r>
      </w:ins>
      <w:ins w:id="33917" w:author="PR Preview" w:date="2026-01-01T00:00:00Z">
        <w:r>
          <w:t xml:space="preserve"> </w:t>
        </w:r>
      </w:ins>
      <w:ins w:id="33918" w:author="PR Preview" w:date="2026-01-01T00:00:00Z">
        <w:r>
          <w:t xml:space="preserve">For</w:t>
        </w:r>
      </w:ins>
      <w:ins w:id="33919"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33920" w:author="PR Preview" w:date="2026-01-01T00:00:00Z">
        <w:r>
          <w:t xml:space="preserve">,</w:t>
        </w:r>
      </w:ins>
      <w:ins w:id="33921" w:author="PR Preview" w:date="2026-01-01T00:00:00Z">
        <w:r>
          <w:t xml:space="preserve"> </w:t>
        </w:r>
      </w:ins>
      <w:ins w:id="33922" w:author="PR Preview" w:date="2026-01-01T00:00:00Z">
        <w:r>
          <w:t xml:space="preserve">with</w:t>
        </w:r>
      </w:ins>
      <w:ins w:id="33923" w:author="PR Preview" w:date="2026-01-01T00:00:00Z">
        <w:r>
          <w:t xml:space="preserve"> </w:t>
        </w:r>
      </w:ins>
      <m:oMath>
        <m:r>
          <m:rPr>
            <m:sty m:val="bi"/>
          </m:rPr>
          <m:t>X</m:t>
        </m:r>
      </m:oMath>
      <w:ins w:id="33924" w:author="PR Preview" w:date="2026-01-01T00:00:00Z">
        <w:r>
          <w:t xml:space="preserve"> </w:t>
        </w:r>
      </w:ins>
      <w:ins w:id="33925" w:author="PR Preview" w:date="2026-01-01T00:00:00Z">
        <w:r>
          <w:t xml:space="preserve">as in</w:t>
        </w:r>
      </w:ins>
      <w:ins w:id="33926" w:author="PR Preview" w:date="2026-01-01T00:00:00Z">
        <w:r>
          <w:t xml:space="preserve"> </w:t>
        </w:r>
      </w:ins>
      <w:hyperlink w:anchor="exm-thm-diagonalizable">
        <w:ins w:id="33927" w:author="PR Preview" w:date="2026-01-01T00:00:00Z">
          <w:r>
            <w:rPr>
              <w:rStyle w:val="Hyperlink"/>
            </w:rPr>
            <w:t xml:space="preserve">Example 205</w:t>
          </w:r>
        </w:ins>
      </w:hyperlink>
      <w:ins w:id="33928" w:author="PR Preview" w:date="2026-01-01T00:00:00Z">
        <w:r>
          <w:t xml:space="preserve"> </w:t>
        </w:r>
      </w:ins>
      <w:ins w:id="33929" w:author="PR Preview" w:date="2026-01-01T00:00:00Z">
        <w:r>
          <w:t xml:space="preserve">and</w:t>
        </w:r>
      </w:ins>
      <w:ins w:id="33930" w:author="PR Preview" w:date="2026-01-01T00:00:00Z">
        <w:r>
          <w:t xml:space="preserve"> </w:t>
        </w:r>
      </w:ins>
      <m:oMath>
        <m:sSup>
          <m:e>
            <m:r>
              <m:rPr>
                <m:sty m:val="bi"/>
              </m:rPr>
              <m:t>X</m:t>
            </m:r>
          </m:e>
          <m:sup>
            <m:r>
              <m:rPr>
                <m:sty m:val="p"/>
              </m:rPr>
              <m:t>−</m:t>
            </m:r>
            <m:r>
              <m:t>1</m:t>
            </m:r>
          </m:sup>
        </m:sSup>
        <m:r>
          <m:rPr>
            <m:sty m:val="p"/>
          </m:rPr>
          <m:t>=</m:t>
        </m:r>
        <m:f>
          <m:fPr>
            <m:type m:val="lin"/>
          </m:fPr>
          <m:num>
            <m:r>
              <m:t>1</m:t>
            </m:r>
          </m:num>
          <m:den>
            <m:r>
              <m:t>2</m:t>
            </m:r>
          </m:den>
        </m:f>
        <m:r>
          <m:t> </m:t>
        </m:r>
        <m:r>
          <m:rPr>
            <m:sty m:val="bi"/>
          </m:rPr>
          <m:t>X</m:t>
        </m:r>
      </m:oMath>
      <w:ins w:id="33931" w:author="PR Preview" w:date="2026-01-01T00:00:00Z">
        <w:r>
          <w:t xml:space="preserve"> </w:t>
        </w:r>
      </w:ins>
      <w:ins w:id="33932" w:author="PR Preview" w:date="2026-01-01T00:00:00Z">
        <w:r>
          <w:t xml:space="preserve">(</w:t>
        </w:r>
      </w:ins>
      <w:hyperlink w:anchor="exm-similar">
        <w:ins w:id="33933" w:author="PR Preview" w:date="2026-01-01T00:00:00Z">
          <w:r>
            <w:rPr>
              <w:rStyle w:val="Hyperlink"/>
            </w:rPr>
            <w:t xml:space="preserve">Example 201</w:t>
          </w:r>
        </w:ins>
      </w:hyperlink>
      <w:ins w:id="33934" w:author="PR Preview" w:date="2026-01-01T00:00:00Z">
        <w:r>
          <w:t xml:space="preserve">),</w:t>
        </w:r>
      </w:ins>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116</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94</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ins w:id="33935" w:author="PR Preview" w:date="2026-01-01T00:00:00Z">
        <w:r>
          <w:t xml:space="preserve">For</w:t>
        </w:r>
      </w:ins>
      <w:ins w:id="33936" w:author="PR Preview" w:date="2026-01-01T00:00:00Z">
        <w:r>
          <w:t xml:space="preserve"> </w:t>
        </w:r>
      </w:ins>
      <m:oMath>
        <m:r>
          <m:t>k</m:t>
        </m:r>
        <m:r>
          <m:rPr>
            <m:sty m:val="p"/>
          </m:rPr>
          <m:t>=</m:t>
        </m:r>
        <m:r>
          <m:t>2</m:t>
        </m:r>
      </m:oMath>
      <w:ins w:id="33937" w:author="PR Preview" w:date="2026-01-01T00:00:00Z">
        <w:r>
          <w:t xml:space="preserve"> </w:t>
        </w:r>
      </w:ins>
      <w:ins w:id="33938" w:author="PR Preview" w:date="2026-01-01T00:00:00Z">
        <w:r>
          <w:t xml:space="preserve">this gives</w:t>
        </w:r>
      </w:ins>
      <w:ins w:id="33939" w:author="PR Preview" w:date="2026-01-01T00:00:00Z">
        <w:r>
          <w:t xml:space="preserve"> </w:t>
        </w:r>
      </w:ins>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ins w:id="33940" w:author="PR Preview" w:date="2026-01-01T00:00:00Z">
        <w:r>
          <w:t xml:space="preserve">,</w:t>
        </w:r>
      </w:ins>
      <w:ins w:id="33941" w:author="PR Preview" w:date="2026-01-01T00:00:00Z">
        <w:r>
          <w:t xml:space="preserve"> </w:t>
        </w:r>
      </w:ins>
      <w:ins w:id="33942" w:author="PR Preview" w:date="2026-01-01T00:00:00Z">
        <w:r>
          <w:t xml:space="preserve">which matches</w:t>
        </w:r>
      </w:ins>
      <w:ins w:id="33943" w:author="PR Preview" w:date="2026-01-01T00:00:00Z">
        <w:r>
          <w:t xml:space="preserve"> </w:t>
        </w:r>
      </w:ins>
      <m:oMath>
        <m:sSup>
          <m:e>
            <m:r>
              <m:rPr>
                <m:sty m:val="bi"/>
              </m:rPr>
              <m:t>A</m:t>
            </m:r>
          </m:e>
          <m:sup>
            <m:r>
              <m:t>2</m:t>
            </m:r>
          </m:sup>
        </m:sSup>
      </m:oMath>
      <w:ins w:id="33944" w:author="PR Preview" w:date="2026-01-01T00:00:00Z">
        <w:r>
          <w:t xml:space="preserve"> </w:t>
        </w:r>
      </w:ins>
      <w:ins w:id="33945" w:author="PR Preview" w:date="2026-01-01T00:00:00Z">
        <w:r>
          <w:t xml:space="preserve">in</w:t>
        </w:r>
      </w:ins>
      <w:ins w:id="33946" w:author="PR Preview" w:date="2026-01-01T00:00:00Z">
        <w:r>
          <w:t xml:space="preserve"> </w:t>
        </w:r>
      </w:ins>
      <w:hyperlink w:anchor="exm-eigen-shift-power">
        <w:ins w:id="33947" w:author="PR Preview" w:date="2026-01-01T00:00:00Z">
          <w:r>
            <w:rPr>
              <w:rStyle w:val="Hyperlink"/>
            </w:rPr>
            <w:t xml:space="preserve">Example 198</w:t>
          </w:r>
        </w:ins>
      </w:hyperlink>
      <w:ins w:id="33948" w:author="PR Preview" w:date="2026-01-01T00:00:00Z">
        <w:r>
          <w:t xml:space="preserve">.</w:t>
        </w:r>
      </w:ins>
    </w:p>
    <w:bookmarkEnd w:id="650"/>
    <w:bookmarkEnd w:id="651"/>
    <w:bookmarkStart w:id="672"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2" name="Picture"/>
                  <a:graphic>
                    <a:graphicData uri="http://schemas.openxmlformats.org/drawingml/2006/picture">
                      <pic:pic>
                        <pic:nvPicPr>
                          <pic:cNvPr descr="/opt/quarto/share/formats/docx/note.png" id="653"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81</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54" w:name="thm-pd-gram"/>
    <w:p>
      <w:pPr>
        <w:pStyle w:val="BodyText"/>
      </w:pPr>
      <w:del w:id="33949" w:author="PR Preview" w:date="2026-01-01T00:00:00Z">
        <w:r>
          <w:rPr>
            <w:b/>
            <w:bCs/>
          </w:rPr>
          <w:delText xml:space="preserve">Theorem 116 (Definite matrices are Gram matrices)</w:delText>
        </w:r>
      </w:del>
      <w:del w:id="33950" w:author="PR Preview" w:date="2026-01-01T00:00:00Z">
        <w:r>
          <w:delText xml:space="preserve"> </w:delText>
        </w:r>
      </w:del>
      <w:del w:id="33951" w:author="PR Preview" w:date="2026-01-01T00:00:00Z">
        <w:r>
          <w:delText xml:space="preserve">Let</w:delText>
        </w:r>
      </w:del>
      <w:del w:id="33952" w:author="PR Preview" w:date="2026-01-01T00:00:00Z">
        <w:r>
          <w:delText xml:space="preserve"> </w:delText>
        </w:r>
      </w:del>
      <m:oMath>
        <m:r>
          <m:rPr>
            <m:sty m:val="bi"/>
          </m:rPr>
          <m:t>A</m:t>
        </m:r>
      </m:oMath>
      <w:del w:id="33953" w:author="PR Preview" w:date="2026-01-01T00:00:00Z">
        <w:r>
          <w:delText xml:space="preserve"> </w:delText>
        </w:r>
      </w:del>
      <w:del w:id="33954" w:author="PR Preview" w:date="2026-01-01T00:00:00Z">
        <w:r>
          <w:delText xml:space="preserve">be a</w:delText>
        </w:r>
      </w:del>
      <w:del w:id="33955" w:author="PR Preview" w:date="2026-01-01T00:00:00Z">
        <w:r>
          <w:delText xml:space="preserve"> </w:delText>
        </w:r>
      </w:del>
      <m:oMath>
        <m:r>
          <m:t>p</m:t>
        </m:r>
        <m:r>
          <m:rPr>
            <m:sty m:val="p"/>
          </m:rPr>
          <m:t>×</m:t>
        </m:r>
        <m:r>
          <m:t>p</m:t>
        </m:r>
      </m:oMath>
      <w:del w:id="33956" w:author="PR Preview" w:date="2026-01-01T00:00:00Z">
        <w:r>
          <w:delText xml:space="preserve"> </w:delText>
        </w:r>
      </w:del>
      <w:del w:id="33957" w:author="PR Preview" w:date="2026-01-01T00:00:00Z">
        <w:r>
          <w:delText xml:space="preserve">matrix.</w:delText>
        </w:r>
      </w:del>
    </w:p>
    <w:p>
      <w:pPr>
        <w:pStyle w:val="BodyText"/>
      </w:pPr>
      <w:ins w:id="33958" w:author="PR Preview" w:date="2026-01-01T00:00:00Z">
        <w:r>
          <w:rPr>
            <w:b/>
            <w:bCs/>
          </w:rPr>
          <w:t xml:space="preserve">Theorem 117 (Definite matrices are Gram matrices)</w:t>
        </w:r>
      </w:ins>
      <w:ins w:id="33959" w:author="PR Preview" w:date="2026-01-01T00:00:00Z">
        <w:r>
          <w:t xml:space="preserve"> </w:t>
        </w:r>
      </w:ins>
      <w:ins w:id="33960" w:author="PR Preview" w:date="2026-01-01T00:00:00Z">
        <w:r>
          <w:t xml:space="preserve">Let</w:t>
        </w:r>
      </w:ins>
      <w:ins w:id="33961" w:author="PR Preview" w:date="2026-01-01T00:00:00Z">
        <w:r>
          <w:t xml:space="preserve"> </w:t>
        </w:r>
      </w:ins>
      <m:oMath>
        <m:r>
          <m:rPr>
            <m:sty m:val="bi"/>
          </m:rPr>
          <m:t>A</m:t>
        </m:r>
      </m:oMath>
      <w:ins w:id="33962" w:author="PR Preview" w:date="2026-01-01T00:00:00Z">
        <w:r>
          <w:t xml:space="preserve"> </w:t>
        </w:r>
      </w:ins>
      <w:ins w:id="33963" w:author="PR Preview" w:date="2026-01-01T00:00:00Z">
        <w:r>
          <w:t xml:space="preserve">be a</w:t>
        </w:r>
      </w:ins>
      <w:ins w:id="33964" w:author="PR Preview" w:date="2026-01-01T00:00:00Z">
        <w:r>
          <w:t xml:space="preserve"> </w:t>
        </w:r>
      </w:ins>
      <m:oMath>
        <m:r>
          <m:t>p</m:t>
        </m:r>
        <m:r>
          <m:rPr>
            <m:sty m:val="p"/>
          </m:rPr>
          <m:t>×</m:t>
        </m:r>
        <m:r>
          <m:t>p</m:t>
        </m:r>
      </m:oMath>
      <w:ins w:id="33965" w:author="PR Preview" w:date="2026-01-01T00:00:00Z">
        <w:r>
          <w:t xml:space="preserve"> </w:t>
        </w:r>
      </w:ins>
      <w:ins w:id="33966" w:author="PR Preview" w:date="2026-01-01T00:00:00Z">
        <w:r>
          <w:t xml:space="preserve">matrix.</w:t>
        </w:r>
      </w:ins>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54"/>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del w:id="33967" w:author="PR Preview" w:date="2026-01-01T00:00:00Z">
        <w:r>
          <w:delText xml:space="preserve">(</w:delText>
        </w:r>
      </w:del>
      <w:hyperlink w:anchor="thm-transpose-product">
        <w:del w:id="33968" w:author="PR Preview" w:date="2026-01-01T00:00:00Z">
          <w:r>
            <w:rPr>
              <w:rStyle w:val="Hyperlink"/>
            </w:rPr>
            <w:delText xml:space="preserve">Theorem 19</w:delText>
          </w:r>
        </w:del>
      </w:hyperlink>
      <w:del w:id="33969" w:author="PR Preview" w:date="2026-01-01T00:00:00Z">
        <w:r>
          <w:delText xml:space="preserve">,</w:delText>
        </w:r>
      </w:del>
      <w:del w:id="33970" w:author="PR Preview" w:date="2026-01-01T00:00:00Z">
        <w:r>
          <w:delText xml:space="preserve"> </w:delText>
        </w:r>
      </w:del>
      <w:hyperlink w:anchor="def-matrix-transpose">
        <w:del w:id="33971" w:author="PR Preview" w:date="2026-01-01T00:00:00Z">
          <w:r>
            <w:rPr>
              <w:rStyle w:val="Hyperlink"/>
            </w:rPr>
            <w:delText xml:space="preserve">Definition 22</w:delText>
          </w:r>
        </w:del>
      </w:hyperlink>
      <w:del w:id="33972" w:author="PR Preview" w:date="2026-01-01T00:00:00Z">
        <w:r>
          <w:delText xml:space="preserve">). For any</w:delText>
        </w:r>
      </w:del>
      <w:del w:id="33973" w:author="PR Preview" w:date="2026-01-01T00:00:00Z">
        <w:r>
          <w:delText xml:space="preserve"> </w:delText>
        </w:r>
      </w:del>
      <m:oMath>
        <m:limLow>
          <m:e>
            <m:r>
              <m:t>x</m:t>
            </m:r>
          </m:e>
          <m:lim>
            <m:r>
              <m:rPr>
                <m:sty m:val="p"/>
              </m:rPr>
              <m:t>∼</m:t>
            </m:r>
          </m:lim>
        </m:limLow>
      </m:oMath>
      <w:del w:id="33974" w:author="PR Preview" w:date="2026-01-01T00:00:00Z">
        <w:r>
          <w:delText xml:space="preserve">,</w:delText>
        </w:r>
      </w:del>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sSup>
                <m:e>
                  <m:limLow>
                    <m:e>
                      <m:r>
                        <m:t>x</m:t>
                      </m:r>
                    </m:e>
                    <m:lim>
                      <m:r>
                        <m:rPr>
                          <m:sty m:val="p"/>
                        </m:rPr>
                        <m:t>∼</m:t>
                      </m:r>
                    </m:lim>
                  </m:limLow>
                </m:e>
                <m:sup>
                  <m:r>
                    <m:rPr>
                      <m:sty m:val="p"/>
                    </m:rPr>
                    <m:t>⊤</m:t>
                  </m:r>
                </m:sup>
              </m:sSup>
              <m:r>
                <m:t> </m:t>
              </m:r>
              <m:sSup>
                <m:e>
                  <m:r>
                    <m:rPr>
                      <m:sty m:val="bi"/>
                    </m:rPr>
                    <m:t>B</m:t>
                  </m:r>
                </m:e>
                <m:sup>
                  <m:r>
                    <m:rPr>
                      <m:sty m:val="p"/>
                    </m:rPr>
                    <m:t>⊤</m:t>
                  </m:r>
                </m:sup>
              </m:sSup>
              <m:r>
                <m:t> </m:t>
              </m:r>
              <m:r>
                <m:rPr>
                  <m:sty m:val="bi"/>
                </m:rPr>
                <m:t>B</m:t>
              </m:r>
              <m:limLow>
                <m:e>
                  <m:r>
                    <m:t>x</m:t>
                  </m:r>
                </m:e>
                <m:lim>
                  <m:r>
                    <m:rPr>
                      <m:sty m:val="p"/>
                    </m:rPr>
                    <m:t>∼</m:t>
                  </m:r>
                </m:lim>
              </m:limLow>
              <m:r>
                <m:t>&amp;</m:t>
              </m:r>
              <m:r>
                <m:t>&amp;</m:t>
              </m:r>
              <m:r>
                <m:rPr>
                  <m:nor/>
                  <m:sty m:val="p"/>
                </m:rPr>
                <m:t>(substitute </m:t>
              </m:r>
              <m:r>
                <m:rPr>
                  <m:sty m:val="bi"/>
                </m:rPr>
                <m:t>A</m:t>
              </m:r>
              <m:r>
                <m:rPr>
                  <m:nor/>
                  <m:sty m:val="p"/>
                </m:rPr>
                <m:t>)</m:t>
              </m:r>
            </m:e>
            <m:e>
              <m:r>
                <m:t>&amp;</m:t>
              </m:r>
              <m:r>
                <m:rPr>
                  <m:sty m:val="p"/>
                </m:rPr>
                <m:t>=</m:t>
              </m:r>
              <m:sSup>
                <m:e>
                  <m:r>
                    <m:rPr>
                      <m:sty m:val="p"/>
                    </m:rPr>
                    <m:t>(</m:t>
                  </m:r>
                  <m:r>
                    <m:rPr>
                      <m:sty m:val="bi"/>
                    </m:rPr>
                    <m:t>B</m:t>
                  </m:r>
                  <m:limLow>
                    <m:e>
                      <m:r>
                        <m:t>x</m:t>
                      </m:r>
                    </m:e>
                    <m:lim>
                      <m:r>
                        <m:rPr>
                          <m:sty m:val="p"/>
                        </m:rPr>
                        <m:t>∼</m:t>
                      </m:r>
                    </m:lim>
                  </m:limLow>
                  <m:r>
                    <m:rPr>
                      <m:sty m:val="p"/>
                    </m:rPr>
                    <m:t>)</m:t>
                  </m:r>
                </m:e>
                <m:sup>
                  <m:r>
                    <m:rPr>
                      <m:sty m:val="p"/>
                    </m:rPr>
                    <m:t>⊤</m:t>
                  </m:r>
                </m:sup>
              </m:sSup>
              <m:r>
                <m:t> </m:t>
              </m:r>
              <m:r>
                <m:rPr>
                  <m:sty m:val="p"/>
                </m:rPr>
                <m:t>(</m:t>
              </m:r>
              <m:r>
                <m:rPr>
                  <m:sty m:val="bi"/>
                </m:rPr>
                <m:t>B</m:t>
              </m:r>
              <m:limLow>
                <m:e>
                  <m:r>
                    <m:t>x</m:t>
                  </m:r>
                </m:e>
                <m:lim>
                  <m:r>
                    <m:rPr>
                      <m:sty m:val="p"/>
                    </m:rPr>
                    <m:t>∼</m:t>
                  </m:r>
                </m:lim>
              </m:limLow>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limLow>
                    <m:e>
                      <m:r>
                        <m:t>x</m:t>
                      </m:r>
                    </m:e>
                    <m:lim>
                      <m:r>
                        <m:rPr>
                          <m:sty m:val="p"/>
                        </m:rPr>
                        <m:t>∼</m:t>
                      </m:r>
                    </m:lim>
                  </m:limLow>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del w:id="33975" w:author="PR Preview" w:date="2026-01-01T00:00:00Z">
        <w:r>
          <w:delText xml:space="preserve">If the columns of</w:delText>
        </w:r>
      </w:del>
      <w:del w:id="33976" w:author="PR Preview" w:date="2026-01-01T00:00:00Z">
        <w:r>
          <w:delText xml:space="preserve"> </w:delText>
        </w:r>
      </w:del>
      <m:oMath>
        <m:r>
          <m:rPr>
            <m:sty m:val="bi"/>
          </m:rPr>
          <m:t>B</m:t>
        </m:r>
      </m:oMath>
      <w:del w:id="33977" w:author="PR Preview" w:date="2026-01-01T00:00:00Z">
        <w:r>
          <w:delText xml:space="preserve"> </w:delText>
        </w:r>
      </w:del>
      <w:del w:id="33978" w:author="PR Preview" w:date="2026-01-01T00:00:00Z">
        <w:r>
          <w:delText xml:space="preserve">are linearly independent,</w:delText>
        </w:r>
      </w:del>
      <w:del w:id="33979" w:author="PR Preview" w:date="2026-01-01T00:00:00Z">
        <w:r>
          <w:delText xml:space="preserve"> </w:delText>
        </w:r>
      </w:del>
      <w:del w:id="33980" w:author="PR Preview" w:date="2026-01-01T00:00:00Z">
        <w:r>
          <w:delText xml:space="preserve">then</w:delText>
        </w:r>
      </w:del>
      <w:del w:id="33981" w:author="PR Preview" w:date="2026-01-01T00:00:00Z">
        <w:r>
          <w:delText xml:space="preserve"> </w:delText>
        </w:r>
      </w:del>
      <m:oMath>
        <m:r>
          <m:rPr>
            <m:scr m:val="script"/>
            <m:sty m:val="p"/>
          </m:rPr>
          <m:t>N</m:t>
        </m:r>
        <m:r>
          <m:rPr>
            <m:sty m:val="p"/>
          </m:rPr>
          <m:t>(</m:t>
        </m:r>
        <m:r>
          <m:rPr>
            <m:sty m:val="bi"/>
          </m:rPr>
          <m:t>B</m:t>
        </m:r>
        <m:r>
          <m:rPr>
            <m:sty m:val="p"/>
          </m:rPr>
          <m:t>)</m:t>
        </m:r>
        <m:r>
          <m:rPr>
            <m:sty m:val="p"/>
          </m:rPr>
          <m:t>=</m:t>
        </m:r>
        <m:r>
          <m:t>​</m:t>
        </m:r>
        <m:d>
          <m:dPr>
            <m:begChr m:val="{"/>
            <m:sepChr m:val=""/>
            <m:endChr m:val="}"/>
            <m:grow/>
          </m:dPr>
          <m:e>
            <m:limLow>
              <m:e>
                <m:r>
                  <m:t>0</m:t>
                </m:r>
              </m:e>
              <m:lim>
                <m:r>
                  <m:rPr>
                    <m:sty m:val="p"/>
                  </m:rPr>
                  <m:t>∼</m:t>
                </m:r>
              </m:lim>
            </m:limLow>
          </m:e>
        </m:d>
        <m:r>
          <m:t>​</m:t>
        </m:r>
      </m:oMath>
      <w:del w:id="33982" w:author="PR Preview" w:date="2026-01-01T00:00:00Z">
        <w:r>
          <w:delText xml:space="preserve"> </w:delText>
        </w:r>
      </w:del>
      <w:del w:id="33983" w:author="PR Preview" w:date="2026-01-01T00:00:00Z">
        <w:r>
          <w:delText xml:space="preserve">(</w:delText>
        </w:r>
      </w:del>
      <m:oMath>
        <m:r>
          <m:rPr>
            <m:sty m:val="bi"/>
          </m:rPr>
          <m:t>B</m:t>
        </m:r>
        <m:limLow>
          <m:e>
            <m:r>
              <m:t>x</m:t>
            </m:r>
          </m:e>
          <m:lim>
            <m:r>
              <m:rPr>
                <m:sty m:val="p"/>
              </m:rPr>
              <m:t>∼</m:t>
            </m:r>
          </m:lim>
        </m:limLow>
      </m:oMath>
      <w:del w:id="33984" w:author="PR Preview" w:date="2026-01-01T00:00:00Z">
        <w:r>
          <w:delText xml:space="preserve"> </w:delText>
        </w:r>
      </w:del>
      <w:del w:id="33985" w:author="PR Preview" w:date="2026-01-01T00:00:00Z">
        <w:r>
          <w:delText xml:space="preserve">is the combination of the columns with coefficients</w:delText>
        </w:r>
      </w:del>
      <w:del w:id="33986" w:author="PR Preview" w:date="2026-01-01T00:00:00Z">
        <w:r>
          <w:delText xml:space="preserve"> </w:delText>
        </w:r>
      </w:del>
      <m:oMath>
        <m:sSub>
          <m:e>
            <m:r>
              <m:t>x</m:t>
            </m:r>
          </m:e>
          <m:sub>
            <m:r>
              <m:t>j</m:t>
            </m:r>
          </m:sub>
        </m:sSub>
      </m:oMath>
      <w:del w:id="33987" w:author="PR Preview" w:date="2026-01-01T00:00:00Z">
        <w:r>
          <w:delText xml:space="preserve">,</w:delText>
        </w:r>
      </w:del>
      <w:del w:id="33988" w:author="PR Preview" w:date="2026-01-01T00:00:00Z">
        <w:r>
          <w:delText xml:space="preserve"> </w:delText>
        </w:r>
      </w:del>
      <w:hyperlink w:anchor="thm-matvec-columns">
        <w:del w:id="33989" w:author="PR Preview" w:date="2026-01-01T00:00:00Z">
          <w:r>
            <w:rPr>
              <w:rStyle w:val="Hyperlink"/>
            </w:rPr>
            <w:delText xml:space="preserve">Theorem 23</w:delText>
          </w:r>
        </w:del>
      </w:hyperlink>
      <w:del w:id="33990" w:author="PR Preview" w:date="2026-01-01T00:00:00Z">
        <w:r>
          <w:delText xml:space="preserve">,</w:delText>
        </w:r>
      </w:del>
      <w:del w:id="33991" w:author="PR Preview" w:date="2026-01-01T00:00:00Z">
        <w:r>
          <w:delText xml:space="preserve"> </w:delText>
        </w:r>
      </w:del>
      <w:del w:id="33992" w:author="PR Preview" w:date="2026-01-01T00:00:00Z">
        <w:r>
          <w:delText xml:space="preserve">and only the zero combination is</w:delText>
        </w:r>
      </w:del>
      <w:del w:id="33993" w:author="PR Preview" w:date="2026-01-01T00:00:00Z">
        <w:r>
          <w:delText xml:space="preserve"> </w:delText>
        </w:r>
      </w:del>
      <m:oMath>
        <m:limLow>
          <m:e>
            <m:r>
              <m:t>0</m:t>
            </m:r>
          </m:e>
          <m:lim>
            <m:r>
              <m:rPr>
                <m:sty m:val="p"/>
              </m:rPr>
              <m:t>∼</m:t>
            </m:r>
          </m:lim>
        </m:limLow>
      </m:oMath>
      <w:del w:id="33994" w:author="PR Preview" w:date="2026-01-01T00:00:00Z">
        <w:r>
          <w:delText xml:space="preserve">,</w:delText>
        </w:r>
      </w:del>
      <w:del w:id="33995" w:author="PR Preview" w:date="2026-01-01T00:00:00Z">
        <w:r>
          <w:delText xml:space="preserve"> </w:delText>
        </w:r>
      </w:del>
      <w:hyperlink w:anchor="def-linearly-independent">
        <w:del w:id="33996" w:author="PR Preview" w:date="2026-01-01T00:00:00Z">
          <w:r>
            <w:rPr>
              <w:rStyle w:val="Hyperlink"/>
            </w:rPr>
            <w:delText xml:space="preserve">Definition 43</w:delText>
          </w:r>
        </w:del>
      </w:hyperlink>
      <w:del w:id="33997" w:author="PR Preview" w:date="2026-01-01T00:00:00Z">
        <w:r>
          <w:delText xml:space="preserve">),</w:delText>
        </w:r>
      </w:del>
      <w:del w:id="33998" w:author="PR Preview" w:date="2026-01-01T00:00:00Z">
        <w:r>
          <w:delText xml:space="preserve"> </w:delText>
        </w:r>
      </w:del>
      <w:del w:id="33999" w:author="PR Preview" w:date="2026-01-01T00:00:00Z">
        <w:r>
          <w:delText xml:space="preserve">so for</w:delText>
        </w:r>
      </w:del>
      <w:del w:id="34000"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34001" w:author="PR Preview" w:date="2026-01-01T00:00:00Z">
        <w:r>
          <w:delText xml:space="preserve">,</w:delText>
        </w:r>
      </w:del>
      <w:del w:id="34002" w:author="PR Preview" w:date="2026-01-01T00:00:00Z">
        <w:r>
          <w:delText xml:space="preserve"> </w:delText>
        </w:r>
      </w:del>
      <m:oMath>
        <m:r>
          <m:rPr>
            <m:sty m:val="bi"/>
          </m:rPr>
          <m:t>B</m:t>
        </m:r>
        <m:limLow>
          <m:e>
            <m:r>
              <m:t>x</m:t>
            </m:r>
          </m:e>
          <m:lim>
            <m:r>
              <m:rPr>
                <m:sty m:val="p"/>
              </m:rPr>
              <m:t>∼</m:t>
            </m:r>
          </m:lim>
        </m:limLow>
        <m:r>
          <m:rPr>
            <m:sty m:val="p"/>
          </m:rPr>
          <m:t>≠</m:t>
        </m:r>
        <m:limLow>
          <m:e>
            <m:r>
              <m:t>0</m:t>
            </m:r>
          </m:e>
          <m:lim>
            <m:r>
              <m:rPr>
                <m:sty m:val="p"/>
              </m:rPr>
              <m:t>∼</m:t>
            </m:r>
          </m:lim>
        </m:limLow>
      </m:oMath>
      <w:del w:id="34003" w:author="PR Preview" w:date="2026-01-01T00:00:00Z">
        <w:r>
          <w:delText xml:space="preserve"> </w:delText>
        </w:r>
      </w:del>
      <w:del w:id="34004" w:author="PR Preview" w:date="2026-01-01T00:00:00Z">
        <w:r>
          <w:delText xml:space="preserve">and</w:delText>
        </w:r>
      </w:del>
      <w:del w:id="34005" w:author="PR Preview" w:date="2026-01-01T00:00:00Z">
        <w:r>
          <w:delText xml:space="preserve"> </w:delText>
        </w:r>
      </w:del>
      <m:oMath>
        <m:r>
          <m:t>​</m:t>
        </m:r>
        <m:d>
          <m:dPr>
            <m:begChr m:val="∥"/>
            <m:sepChr m:val=""/>
            <m:endChr m:val="∥"/>
            <m:grow/>
          </m:dPr>
          <m:e>
            <m:r>
              <m:rPr>
                <m:sty m:val="bi"/>
              </m:rPr>
              <m:t>B</m:t>
            </m:r>
            <m:limLow>
              <m:e>
                <m:r>
                  <m:t>x</m:t>
                </m:r>
              </m:e>
              <m:lim>
                <m:r>
                  <m:rPr>
                    <m:sty m:val="p"/>
                  </m:rPr>
                  <m:t>∼</m:t>
                </m:r>
              </m:lim>
            </m:limLow>
          </m:e>
        </m:d>
        <m:sSup>
          <m:e>
            <m:r>
              <m:t>​</m:t>
            </m:r>
          </m:e>
          <m:sup>
            <m:r>
              <m:t>2</m:t>
            </m:r>
          </m:sup>
        </m:sSup>
        <m:r>
          <m:rPr>
            <m:sty m:val="p"/>
          </m:rPr>
          <m:t>&gt;</m:t>
        </m:r>
        <m:r>
          <m:t>0</m:t>
        </m:r>
      </m:oMath>
      <w:del w:id="34006" w:author="PR Preview" w:date="2026-01-01T00:00:00Z">
        <w:r>
          <w:delText xml:space="preserve"> </w:delText>
        </w:r>
      </w:del>
      <w:del w:id="34007" w:author="PR Preview" w:date="2026-01-01T00:00:00Z">
        <w:r>
          <w:delText xml:space="preserve">(</w:delText>
        </w:r>
      </w:del>
      <w:hyperlink w:anchor="thm-norm-properties">
        <w:del w:id="34008" w:author="PR Preview" w:date="2026-01-01T00:00:00Z">
          <w:r>
            <w:rPr>
              <w:rStyle w:val="Hyperlink"/>
            </w:rPr>
            <w:delText xml:space="preserve">Theorem 56</w:delText>
          </w:r>
        </w:del>
      </w:hyperlink>
      <w:del w:id="34009" w:author="PR Preview" w:date="2026-01-01T00:00:00Z">
        <w:r>
          <w:delText xml:space="preserve">, part 1).</w:delText>
        </w:r>
      </w:del>
    </w:p>
    <w:p>
      <w:pPr>
        <w:pStyle w:val="BodyText"/>
      </w:pPr>
      <w:del w:id="34010" w:author="PR Preview" w:date="2026-01-01T00:00:00Z">
        <w:r>
          <w:rPr>
            <w:b/>
            <w:bCs/>
          </w:rPr>
          <w:delText xml:space="preserve">Only if.</w:delText>
        </w:r>
      </w:del>
      <w:del w:id="34011" w:author="PR Preview" w:date="2026-01-01T00:00:00Z">
        <w:r>
          <w:delText xml:space="preserve"> </w:delText>
        </w:r>
      </w:del>
      <w:del w:id="34012" w:author="PR Preview" w:date="2026-01-01T00:00:00Z">
        <w:r>
          <w:delText xml:space="preserve">Let</w:delText>
        </w:r>
      </w:del>
      <w:del w:id="34013" w:author="PR Preview" w:date="2026-01-01T00:00:00Z">
        <w:r>
          <w:delText xml:space="preserve"> </w:delText>
        </w:r>
      </w:del>
      <m:oMath>
        <m:r>
          <m:rPr>
            <m:sty m:val="bi"/>
          </m:rPr>
          <m:t>A</m:t>
        </m:r>
      </m:oMath>
      <w:del w:id="34014" w:author="PR Preview" w:date="2026-01-01T00:00:00Z">
        <w:r>
          <w:delText xml:space="preserve"> </w:delText>
        </w:r>
      </w:del>
      <w:del w:id="34015" w:author="PR Preview" w:date="2026-01-01T00:00:00Z">
        <w:r>
          <w:delText xml:space="preserve">be positive semidefinite.</w:delText>
        </w:r>
      </w:del>
      <w:del w:id="34016" w:author="PR Preview" w:date="2026-01-01T00:00:00Z">
        <w:r>
          <w:delText xml:space="preserve"> </w:delText>
        </w:r>
      </w:del>
      <w:del w:id="34017" w:author="PR Preview" w:date="2026-01-01T00:00:00Z">
        <w:r>
          <w:delText xml:space="preserve">It is symmetric, so</w:delText>
        </w:r>
      </w:del>
      <w:del w:id="34018" w:author="PR Preview" w:date="2026-01-01T00:00:00Z">
        <w:r>
          <w:delText xml:space="preserve"> </w:delText>
        </w:r>
      </w:del>
      <m:oMath>
        <m:r>
          <m:rPr>
            <m:sty m:val="bi"/>
          </m:rPr>
          <m:t>A</m:t>
        </m:r>
        <m:r>
          <m:rPr>
            <m:sty m:val="p"/>
          </m:rPr>
          <m:t>=</m:t>
        </m:r>
        <m:r>
          <m:rPr>
            <m:sty m:val="bi"/>
          </m:rPr>
          <m:t>Q</m:t>
        </m:r>
        <m:r>
          <m:rPr>
            <m:sty m:val="b"/>
          </m:rPr>
          <m:t>Λ</m:t>
        </m:r>
        <m:sSup>
          <m:e>
            <m:r>
              <m:rPr>
                <m:sty m:val="bi"/>
              </m:rPr>
              <m:t>Q</m:t>
            </m:r>
          </m:e>
          <m:sup>
            <m:r>
              <m:rPr>
                <m:sty m:val="p"/>
              </m:rPr>
              <m:t>⊤</m:t>
            </m:r>
          </m:sup>
        </m:sSup>
      </m:oMath>
      <w:del w:id="34019" w:author="PR Preview" w:date="2026-01-01T00:00:00Z">
        <w:r>
          <w:delText xml:space="preserve"> </w:delText>
        </w:r>
      </w:del>
      <w:del w:id="34020" w:author="PR Preview" w:date="2026-01-01T00:00:00Z">
        <w:r>
          <w:delText xml:space="preserve">(</w:delText>
        </w:r>
      </w:del>
      <w:hyperlink w:anchor="thm-spectral">
        <w:del w:id="34021" w:author="PR Preview" w:date="2026-01-01T00:00:00Z">
          <w:r>
            <w:rPr>
              <w:rStyle w:val="Hyperlink"/>
            </w:rPr>
            <w:delText xml:space="preserve">Theorem 77</w:delText>
          </w:r>
        </w:del>
      </w:hyperlink>
      <w:del w:id="34022" w:author="PR Preview" w:date="2026-01-01T00:00:00Z">
        <w:r>
          <w:delText xml:space="preserve">),</w:delText>
        </w:r>
      </w:del>
      <w:del w:id="34023" w:author="PR Preview" w:date="2026-01-01T00:00:00Z">
        <w:r>
          <w:delText xml:space="preserve"> </w:delText>
        </w:r>
      </w:del>
      <w:del w:id="34024" w:author="PR Preview" w:date="2026-01-01T00:00:00Z">
        <w:r>
          <w:delText xml:space="preserve">and every</w:delText>
        </w:r>
      </w:del>
      <w:del w:id="34025" w:author="PR Preview" w:date="2026-01-01T00:00:00Z">
        <w:r>
          <w:delText xml:space="preserve"> </w:delText>
        </w:r>
      </w:del>
      <m:oMath>
        <m:sSub>
          <m:e>
            <m:r>
              <m:t>λ</m:t>
            </m:r>
          </m:e>
          <m:sub>
            <m:r>
              <m:t>i</m:t>
            </m:r>
          </m:sub>
        </m:sSub>
        <m:r>
          <m:rPr>
            <m:sty m:val="p"/>
          </m:rPr>
          <m:t>≥</m:t>
        </m:r>
        <m:r>
          <m:t>0</m:t>
        </m:r>
      </m:oMath>
      <w:del w:id="34026" w:author="PR Preview" w:date="2026-01-01T00:00:00Z">
        <w:r>
          <w:delText xml:space="preserve"> </w:delText>
        </w:r>
      </w:del>
      <w:del w:id="34027" w:author="PR Preview" w:date="2026-01-01T00:00:00Z">
        <w:r>
          <w:delText xml:space="preserve">(</w:delText>
        </w:r>
      </w:del>
      <w:hyperlink w:anchor="thm-definite-eigenvalues">
        <w:del w:id="34028" w:author="PR Preview" w:date="2026-01-01T00:00:00Z">
          <w:r>
            <w:rPr>
              <w:rStyle w:val="Hyperlink"/>
            </w:rPr>
            <w:delText xml:space="preserve">Theorem 80</w:delText>
          </w:r>
        </w:del>
      </w:hyperlink>
      <w:del w:id="34029" w:author="PR Preview" w:date="2026-01-01T00:00:00Z">
        <w:r>
          <w:delText xml:space="preserve">).</w:delText>
        </w:r>
      </w:del>
      <w:del w:id="34030" w:author="PR Preview" w:date="2026-01-01T00:00:00Z">
        <w:r>
          <w:delText xml:space="preserve"> </w:delText>
        </w:r>
      </w:del>
      <w:del w:id="34031" w:author="PR Preview" w:date="2026-01-01T00:00:00Z">
        <w:r>
          <w:delText xml:space="preserve">Let</w:delText>
        </w:r>
      </w:del>
      <w:del w:id="34032" w:author="PR Preview" w:date="2026-01-01T00:00:00Z">
        <w:r>
          <w:delText xml:space="preserve"> </w:delText>
        </w:r>
      </w:del>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del w:id="34033" w:author="PR Preview" w:date="2026-01-01T00:00:00Z">
        <w:r>
          <w:delText xml:space="preserve">,</w:delText>
        </w:r>
      </w:del>
      <w:del w:id="34034" w:author="PR Preview" w:date="2026-01-01T00:00:00Z">
        <w:r>
          <w:delText xml:space="preserve"> </w:delText>
        </w:r>
      </w:del>
      <w:del w:id="34035" w:author="PR Preview" w:date="2026-01-01T00:00:00Z">
        <w:r>
          <w:delText xml:space="preserve">which is symmetric, with</w:delText>
        </w:r>
      </w:del>
      <w:del w:id="34036" w:author="PR Preview" w:date="2026-01-01T00:00:00Z">
        <w:r>
          <w:delText xml:space="preserve"> </w:delText>
        </w:r>
      </w:del>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del w:id="34037" w:author="PR Preview" w:date="2026-01-01T00:00:00Z">
        <w:r>
          <w:delText xml:space="preserve"> </w:delText>
        </w:r>
      </w:del>
      <w:del w:id="34038" w:author="PR Preview" w:date="2026-01-01T00:00:00Z">
        <w:r>
          <w:delText xml:space="preserve">(the product of diagonal matrices multiplies their diagonals, as in the proof of</w:delText>
        </w:r>
      </w:del>
      <w:del w:id="34039" w:author="PR Preview" w:date="2026-01-01T00:00:00Z">
        <w:r>
          <w:delText xml:space="preserve"> </w:delText>
        </w:r>
      </w:del>
      <w:hyperlink w:anchor="thm-diagonalizable-powers">
        <w:del w:id="34040" w:author="PR Preview" w:date="2026-01-01T00:00:00Z">
          <w:r>
            <w:rPr>
              <w:rStyle w:val="Hyperlink"/>
            </w:rPr>
            <w:delText xml:space="preserve">Theorem 115</w:delText>
          </w:r>
        </w:del>
      </w:hyperlink>
      <w:del w:id="34041" w:author="PR Preview" w:date="2026-01-01T00:00:00Z">
        <w:r>
          <w:delText xml:space="preserve">),</w:delText>
        </w:r>
      </w:del>
      <w:del w:id="34042" w:author="PR Preview" w:date="2026-01-01T00:00:00Z">
        <w:r>
          <w:delText xml:space="preserve"> </w:delText>
        </w:r>
      </w:del>
      <w:del w:id="34043" w:author="PR Preview" w:date="2026-01-01T00:00:00Z">
        <w:r>
          <w:delText xml:space="preserve">and let</w:delText>
        </w:r>
      </w:del>
      <w:del w:id="34044" w:author="PR Preview" w:date="2026-01-01T00:00:00Z">
        <w:r>
          <w:delText xml:space="preserve"> </w:delText>
        </w:r>
      </w:del>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del w:id="34045" w:author="PR Preview" w:date="2026-01-01T00:00:00Z">
        <w:r>
          <w:delText xml:space="preserve">. Then</w:delText>
        </w:r>
      </w:del>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del w:id="34046" w:author="PR Preview" w:date="2026-01-01T00:00:00Z">
        <w:r>
          <w:delText xml:space="preserve">If</w:delText>
        </w:r>
      </w:del>
      <w:del w:id="34047" w:author="PR Preview" w:date="2026-01-01T00:00:00Z">
        <w:r>
          <w:delText xml:space="preserve"> </w:delText>
        </w:r>
      </w:del>
      <m:oMath>
        <m:r>
          <m:rPr>
            <m:sty m:val="bi"/>
          </m:rPr>
          <m:t>A</m:t>
        </m:r>
      </m:oMath>
      <w:del w:id="34048" w:author="PR Preview" w:date="2026-01-01T00:00:00Z">
        <w:r>
          <w:delText xml:space="preserve"> </w:delText>
        </w:r>
      </w:del>
      <w:del w:id="34049" w:author="PR Preview" w:date="2026-01-01T00:00:00Z">
        <w:r>
          <w:delText xml:space="preserve">is positive definite, it is positive semidefinite (</w:delText>
        </w:r>
      </w:del>
      <w:hyperlink w:anchor="rem-positive-definite-symmetry">
        <w:del w:id="34050" w:author="PR Preview" w:date="2026-01-01T00:00:00Z">
          <w:r>
            <w:rPr>
              <w:rStyle w:val="Hyperlink"/>
            </w:rPr>
            <w:delText xml:space="preserve">Remark 43</w:delText>
          </w:r>
        </w:del>
      </w:hyperlink>
      <w:del w:id="34051" w:author="PR Preview" w:date="2026-01-01T00:00:00Z">
        <w:r>
          <w:delText xml:space="preserve">),</w:delText>
        </w:r>
      </w:del>
      <w:del w:id="34052" w:author="PR Preview" w:date="2026-01-01T00:00:00Z">
        <w:r>
          <w:delText xml:space="preserve"> </w:delText>
        </w:r>
      </w:del>
      <w:del w:id="34053" w:author="PR Preview" w:date="2026-01-01T00:00:00Z">
        <w:r>
          <w:delText xml:space="preserve">so the same</w:delText>
        </w:r>
      </w:del>
      <w:del w:id="34054" w:author="PR Preview" w:date="2026-01-01T00:00:00Z">
        <w:r>
          <w:delText xml:space="preserve"> </w:delText>
        </w:r>
      </w:del>
      <m:oMath>
        <m:r>
          <m:rPr>
            <m:sty m:val="bi"/>
          </m:rPr>
          <m:t>B</m:t>
        </m:r>
      </m:oMath>
      <w:del w:id="34055" w:author="PR Preview" w:date="2026-01-01T00:00:00Z">
        <w:r>
          <w:delText xml:space="preserve"> </w:delText>
        </w:r>
      </w:del>
      <w:del w:id="34056" w:author="PR Preview" w:date="2026-01-01T00:00:00Z">
        <w:r>
          <w:delText xml:space="preserve">gives</w:delText>
        </w:r>
      </w:del>
      <w:del w:id="34057" w:author="PR Preview" w:date="2026-01-01T00:00:00Z">
        <w:r>
          <w:delText xml:space="preserve"> </w:delText>
        </w:r>
      </w:del>
      <m:oMath>
        <m:r>
          <m:rPr>
            <m:sty m:val="bi"/>
          </m:rPr>
          <m:t>A</m:t>
        </m:r>
        <m:r>
          <m:rPr>
            <m:sty m:val="p"/>
          </m:rPr>
          <m:t>=</m:t>
        </m:r>
        <m:sSup>
          <m:e>
            <m:r>
              <m:rPr>
                <m:sty m:val="bi"/>
              </m:rPr>
              <m:t>B</m:t>
            </m:r>
          </m:e>
          <m:sup>
            <m:r>
              <m:rPr>
                <m:sty m:val="p"/>
              </m:rPr>
              <m:t>⊤</m:t>
            </m:r>
          </m:sup>
        </m:sSup>
        <m:r>
          <m:rPr>
            <m:sty m:val="bi"/>
          </m:rPr>
          <m:t>B</m:t>
        </m:r>
      </m:oMath>
      <w:del w:id="34058" w:author="PR Preview" w:date="2026-01-01T00:00:00Z">
        <w:r>
          <w:delText xml:space="preserve">; and every</w:delText>
        </w:r>
      </w:del>
      <w:del w:id="34059" w:author="PR Preview" w:date="2026-01-01T00:00:00Z">
        <w:r>
          <w:delText xml:space="preserve"> </w:delText>
        </w:r>
      </w:del>
      <m:oMath>
        <m:sSub>
          <m:e>
            <m:r>
              <m:t>λ</m:t>
            </m:r>
          </m:e>
          <m:sub>
            <m:r>
              <m:t>i</m:t>
            </m:r>
          </m:sub>
        </m:sSub>
        <m:r>
          <m:rPr>
            <m:sty m:val="p"/>
          </m:rPr>
          <m:t>&gt;</m:t>
        </m:r>
        <m:r>
          <m:t>0</m:t>
        </m:r>
      </m:oMath>
      <w:del w:id="34060" w:author="PR Preview" w:date="2026-01-01T00:00:00Z">
        <w:r>
          <w:delText xml:space="preserve"> </w:delText>
        </w:r>
      </w:del>
      <w:del w:id="34061" w:author="PR Preview" w:date="2026-01-01T00:00:00Z">
        <w:r>
          <w:delText xml:space="preserve">(</w:delText>
        </w:r>
      </w:del>
      <w:hyperlink w:anchor="thm-definite-eigenvalues">
        <w:del w:id="34062" w:author="PR Preview" w:date="2026-01-01T00:00:00Z">
          <w:r>
            <w:rPr>
              <w:rStyle w:val="Hyperlink"/>
            </w:rPr>
            <w:delText xml:space="preserve">Theorem 80</w:delText>
          </w:r>
        </w:del>
      </w:hyperlink>
      <w:del w:id="34063" w:author="PR Preview" w:date="2026-01-01T00:00:00Z">
        <w:r>
          <w:delText xml:space="preserve">),</w:delText>
        </w:r>
      </w:del>
      <w:del w:id="34064" w:author="PR Preview" w:date="2026-01-01T00:00:00Z">
        <w:r>
          <w:delText xml:space="preserve"> </w:delText>
        </w:r>
      </w:del>
      <w:del w:id="34065" w:author="PR Preview" w:date="2026-01-01T00:00:00Z">
        <w:r>
          <w:delText xml:space="preserve">so</w:delText>
        </w:r>
      </w:del>
      <w:del w:id="34066" w:author="PR Preview" w:date="2026-01-01T00:00:00Z">
        <w:r>
          <w:delText xml:space="preserve"> </w:delText>
        </w:r>
      </w:del>
      <m:oMath>
        <m:sSup>
          <m:e>
            <m:r>
              <m:rPr>
                <m:sty m:val="b"/>
              </m:rPr>
              <m:t>Λ</m:t>
            </m:r>
          </m:e>
          <m:sup>
            <m:r>
              <m:t>1</m:t>
            </m:r>
            <m:r>
              <m:rPr>
                <m:sty m:val="p"/>
              </m:rPr>
              <m:t>/</m:t>
            </m:r>
            <m:r>
              <m:t>2</m:t>
            </m:r>
          </m:sup>
        </m:sSup>
      </m:oMath>
      <w:del w:id="34067" w:author="PR Preview" w:date="2026-01-01T00:00:00Z">
        <w:r>
          <w:delText xml:space="preserve"> </w:delText>
        </w:r>
      </w:del>
      <w:del w:id="34068" w:author="PR Preview" w:date="2026-01-01T00:00:00Z">
        <w:r>
          <w:delText xml:space="preserve">is diagonal with nonzero diagonal, and invertible</w:delText>
        </w:r>
      </w:del>
      <w:del w:id="34069" w:author="PR Preview" w:date="2026-01-01T00:00:00Z">
        <w:r>
          <w:delText xml:space="preserve"> </w:delText>
        </w:r>
      </w:del>
      <w:del w:id="34070" w:author="PR Preview" w:date="2026-01-01T00:00:00Z">
        <w:r>
          <w:delText xml:space="preserve">(its inverse is</w:delText>
        </w:r>
      </w:del>
      <w:del w:id="34071" w:author="PR Preview" w:date="2026-01-01T00:00:00Z">
        <w:r>
          <w:delText xml:space="preserve"> </w:delText>
        </w:r>
      </w:del>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del w:id="34072" w:author="PR Preview" w:date="2026-01-01T00:00:00Z">
        <w:r>
          <w:delText xml:space="preserve">);</w:delText>
        </w:r>
      </w:del>
      <w:del w:id="34073" w:author="PR Preview" w:date="2026-01-01T00:00:00Z">
        <w:r>
          <w:delText xml:space="preserve"> </w:delText>
        </w:r>
      </w:del>
      <m:oMath>
        <m:sSup>
          <m:e>
            <m:r>
              <m:rPr>
                <m:sty m:val="bi"/>
              </m:rPr>
              <m:t>Q</m:t>
            </m:r>
          </m:e>
          <m:sup>
            <m:r>
              <m:rPr>
                <m:sty m:val="p"/>
              </m:rPr>
              <m:t>⊤</m:t>
            </m:r>
          </m:sup>
        </m:sSup>
      </m:oMath>
      <w:del w:id="34074" w:author="PR Preview" w:date="2026-01-01T00:00:00Z">
        <w:r>
          <w:delText xml:space="preserve"> </w:delText>
        </w:r>
      </w:del>
      <w:del w:id="34075" w:author="PR Preview" w:date="2026-01-01T00:00:00Z">
        <w:r>
          <w:delText xml:space="preserve">is invertible with inverse</w:delText>
        </w:r>
      </w:del>
      <w:del w:id="34076" w:author="PR Preview" w:date="2026-01-01T00:00:00Z">
        <w:r>
          <w:delText xml:space="preserve"> </w:delText>
        </w:r>
      </w:del>
      <m:oMath>
        <m:r>
          <m:rPr>
            <m:sty m:val="bi"/>
          </m:rPr>
          <m:t>Q</m:t>
        </m:r>
      </m:oMath>
      <w:del w:id="34077" w:author="PR Preview" w:date="2026-01-01T00:00:00Z">
        <w:r>
          <w:delText xml:space="preserve"> </w:delText>
        </w:r>
      </w:del>
      <w:del w:id="34078" w:author="PR Preview" w:date="2026-01-01T00:00:00Z">
        <w:r>
          <w:delText xml:space="preserve">(</w:delText>
        </w:r>
      </w:del>
      <w:hyperlink w:anchor="rem-orthogonal-matrix-columns">
        <w:del w:id="34079" w:author="PR Preview" w:date="2026-01-01T00:00:00Z">
          <w:r>
            <w:rPr>
              <w:rStyle w:val="Hyperlink"/>
            </w:rPr>
            <w:delText xml:space="preserve">Remark 30</w:delText>
          </w:r>
        </w:del>
      </w:hyperlink>
      <w:del w:id="34080" w:author="PR Preview" w:date="2026-01-01T00:00:00Z">
        <w:r>
          <w:delText xml:space="preserve">).</w:delText>
        </w:r>
      </w:del>
      <w:del w:id="34081" w:author="PR Preview" w:date="2026-01-01T00:00:00Z">
        <w:r>
          <w:delText xml:space="preserve"> </w:delText>
        </w:r>
      </w:del>
      <w:del w:id="34082" w:author="PR Preview" w:date="2026-01-01T00:00:00Z">
        <w:r>
          <w:delText xml:space="preserve">So</w:delText>
        </w:r>
      </w:del>
      <w:del w:id="34083" w:author="PR Preview" w:date="2026-01-01T00:00:00Z">
        <w:r>
          <w:delText xml:space="preserve"> </w:delText>
        </w:r>
      </w:del>
      <m:oMath>
        <m:r>
          <m:rPr>
            <m:sty m:val="bi"/>
          </m:rPr>
          <m:t>B</m:t>
        </m:r>
      </m:oMath>
      <w:del w:id="34084" w:author="PR Preview" w:date="2026-01-01T00:00:00Z">
        <w:r>
          <w:delText xml:space="preserve"> </w:delText>
        </w:r>
      </w:del>
      <w:del w:id="34085" w:author="PR Preview" w:date="2026-01-01T00:00:00Z">
        <w:r>
          <w:delText xml:space="preserve">is invertible (</w:delText>
        </w:r>
      </w:del>
      <w:hyperlink w:anchor="thm-inverse-product">
        <w:del w:id="34086" w:author="PR Preview" w:date="2026-01-01T00:00:00Z">
          <w:r>
            <w:rPr>
              <w:rStyle w:val="Hyperlink"/>
            </w:rPr>
            <w:delText xml:space="preserve">Theorem 67</w:delText>
          </w:r>
        </w:del>
      </w:hyperlink>
      <w:del w:id="34087" w:author="PR Preview" w:date="2026-01-01T00:00:00Z">
        <w:r>
          <w:delText xml:space="preserve">),</w:delText>
        </w:r>
      </w:del>
      <w:del w:id="34088" w:author="PR Preview" w:date="2026-01-01T00:00:00Z">
        <w:r>
          <w:delText xml:space="preserve"> </w:delText>
        </w:r>
      </w:del>
      <w:del w:id="34089" w:author="PR Preview" w:date="2026-01-01T00:00:00Z">
        <w:r>
          <w:delText xml:space="preserve">and its</w:delText>
        </w:r>
      </w:del>
      <w:del w:id="34090" w:author="PR Preview" w:date="2026-01-01T00:00:00Z">
        <w:r>
          <w:delText xml:space="preserve"> </w:delText>
        </w:r>
      </w:del>
      <m:oMath>
        <m:r>
          <m:t>p</m:t>
        </m:r>
      </m:oMath>
      <w:del w:id="34091" w:author="PR Preview" w:date="2026-01-01T00:00:00Z">
        <w:r>
          <w:delText xml:space="preserve"> </w:delText>
        </w:r>
      </w:del>
      <w:del w:id="34092" w:author="PR Preview" w:date="2026-01-01T00:00:00Z">
        <w:r>
          <w:delText xml:space="preserve">columns are linearly independent (</w:delText>
        </w:r>
      </w:del>
      <w:hyperlink w:anchor="thm-invertible-rank">
        <w:del w:id="34093" w:author="PR Preview" w:date="2026-01-01T00:00:00Z">
          <w:r>
            <w:rPr>
              <w:rStyle w:val="Hyperlink"/>
            </w:rPr>
            <w:delText xml:space="preserve">Theorem 107</w:delText>
          </w:r>
        </w:del>
      </w:hyperlink>
      <w:del w:id="34094" w:author="PR Preview" w:date="2026-01-01T00:00:00Z">
        <w:r>
          <w:delText xml:space="preserve">,</w:delText>
        </w:r>
      </w:del>
      <w:del w:id="34095" w:author="PR Preview" w:date="2026-01-01T00:00:00Z">
        <w:r>
          <w:delText xml:space="preserve"> </w:delText>
        </w:r>
      </w:del>
      <w:hyperlink w:anchor="def-rank">
        <w:del w:id="34096" w:author="PR Preview" w:date="2026-01-01T00:00:00Z">
          <w:r>
            <w:rPr>
              <w:rStyle w:val="Hyperlink"/>
            </w:rPr>
            <w:delText xml:space="preserve">Definition 44</w:delText>
          </w:r>
        </w:del>
      </w:hyperlink>
      <w:del w:id="34097" w:author="PR Preview" w:date="2026-01-01T00:00:00Z">
        <w:r>
          <w:delText xml:space="preserve">).</w:delText>
        </w:r>
      </w:del>
    </w:p>
    <w:p>
      <w:pPr>
        <w:pStyle w:val="BodyText"/>
      </w:pPr>
      <w:del w:id="34098" w:author="PR Preview" w:date="2026-01-01T00:00:00Z">
        <w:r>
          <w:rPr>
            <w:b/>
            <w:bCs/>
          </w:rPr>
          <w:delText xml:space="preserve">Example 206 (Gram factorizations)</w:delText>
        </w:r>
      </w:del>
      <w:del w:id="34099" w:author="PR Preview" w:date="2026-01-01T00:00:00Z">
        <w:r>
          <w:delText xml:space="preserve"> </w:delText>
        </w:r>
      </w:del>
      <w:del w:id="34100" w:author="PR Preview" w:date="2026-01-01T00:00:00Z">
        <w:r>
          <w:delText xml:space="preserve"> </w:delText>
        </w:r>
      </w:del>
    </w:p>
    <w:p>
      <w:pPr>
        <w:pStyle w:val="Compact"/>
        <w:numPr>
          <w:ilvl w:val="0"/>
          <w:numId w:val="1105"/>
        </w:numPr>
      </w:pPr>
      <w:del w:id="34101" w:author="PR Preview" w:date="2026-01-01T00:00:00Z">
        <w:r>
          <w:delText xml:space="preserve">With</w:delText>
        </w:r>
      </w:del>
      <w:del w:id="34102" w:author="PR Preview" w:date="2026-01-01T00:00:00Z">
        <w:r>
          <w:delText xml:space="preserve"> </w:delText>
        </w:r>
      </w:del>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del w:id="34103" w:author="PR Preview" w:date="2026-01-01T00:00:00Z">
        <w:r>
          <w:delText xml:space="preserve"> </w:delText>
        </w:r>
      </w:del>
      <w:del w:id="34104" w:author="PR Preview" w:date="2026-01-01T00:00:00Z">
        <w:r>
          <w:delText xml:space="preserve">(</w:delText>
        </w:r>
      </w:del>
      <m:oMath>
        <m:r>
          <m:t>1</m:t>
        </m:r>
        <m:r>
          <m:rPr>
            <m:sty m:val="p"/>
          </m:rPr>
          <m:t>×</m:t>
        </m:r>
        <m:r>
          <m:t>2</m:t>
        </m:r>
      </m:oMath>
      <w:del w:id="34105" w:author="PR Preview" w:date="2026-01-01T00:00:00Z">
        <w:r>
          <w:delText xml:space="preserve">),</w:delText>
        </w:r>
      </w:del>
      <w:del w:id="34106" w:author="PR Preview" w:date="2026-01-01T00:00:00Z">
        <w:r>
          <w:delText xml:space="preserve"> </w:delText>
        </w:r>
      </w:del>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34107" w:author="PR Preview" w:date="2026-01-01T00:00:00Z">
        <w:r>
          <w:delText xml:space="preserve">,</w:delText>
        </w:r>
      </w:del>
      <w:del w:id="34108" w:author="PR Preview" w:date="2026-01-01T00:00:00Z">
        <w:r>
          <w:delText xml:space="preserve"> </w:delText>
        </w:r>
      </w:del>
      <w:del w:id="34109" w:author="PR Preview" w:date="2026-01-01T00:00:00Z">
        <w:r>
          <w:delText xml:space="preserve">the positive semidefinite matrix of</w:delText>
        </w:r>
      </w:del>
      <w:del w:id="34110" w:author="PR Preview" w:date="2026-01-01T00:00:00Z">
        <w:r>
          <w:delText xml:space="preserve"> </w:delText>
        </w:r>
      </w:del>
      <w:hyperlink w:anchor="exm-positive-semidefinite">
        <w:del w:id="34111" w:author="PR Preview" w:date="2026-01-01T00:00:00Z">
          <w:r>
            <w:rPr>
              <w:rStyle w:val="Hyperlink"/>
            </w:rPr>
            <w:delText xml:space="preserve">Example 149</w:delText>
          </w:r>
        </w:del>
      </w:hyperlink>
      <w:del w:id="34112" w:author="PR Preview" w:date="2026-01-01T00:00:00Z">
        <w:r>
          <w:delText xml:space="preserve">;</w:delText>
        </w:r>
      </w:del>
      <w:del w:id="34113" w:author="PR Preview" w:date="2026-01-01T00:00:00Z">
        <w:r>
          <w:delText xml:space="preserve"> </w:delText>
        </w:r>
      </w:del>
      <w:del w:id="34114" w:author="PR Preview" w:date="2026-01-01T00:00:00Z">
        <w:r>
          <w:delText xml:space="preserve">the two columns of</w:delText>
        </w:r>
      </w:del>
      <w:del w:id="34115" w:author="PR Preview" w:date="2026-01-01T00:00:00Z">
        <w:r>
          <w:delText xml:space="preserve"> </w:delText>
        </w:r>
      </w:del>
      <m:oMath>
        <m:r>
          <m:rPr>
            <m:sty m:val="bi"/>
          </m:rPr>
          <m:t>R</m:t>
        </m:r>
      </m:oMath>
      <w:del w:id="34116" w:author="PR Preview" w:date="2026-01-01T00:00:00Z">
        <w:r>
          <w:delText xml:space="preserve">,</w:delText>
        </w:r>
      </w:del>
      <w:del w:id="34117" w:author="PR Preview" w:date="2026-01-01T00:00:00Z">
        <w:r>
          <w:delText xml:space="preserve"> </w:delText>
        </w:r>
      </w:del>
      <m:oMath>
        <m:r>
          <m:t>1</m:t>
        </m:r>
      </m:oMath>
      <w:del w:id="34118" w:author="PR Preview" w:date="2026-01-01T00:00:00Z">
        <w:r>
          <w:delText xml:space="preserve"> </w:delText>
        </w:r>
      </w:del>
      <w:del w:id="34119" w:author="PR Preview" w:date="2026-01-01T00:00:00Z">
        <w:r>
          <w:delText xml:space="preserve">and</w:delText>
        </w:r>
      </w:del>
      <w:del w:id="34120" w:author="PR Preview" w:date="2026-01-01T00:00:00Z">
        <w:r>
          <w:delText xml:space="preserve"> </w:delText>
        </w:r>
      </w:del>
      <m:oMath>
        <m:r>
          <m:t>1</m:t>
        </m:r>
      </m:oMath>
      <w:del w:id="34121" w:author="PR Preview" w:date="2026-01-01T00:00:00Z">
        <w:r>
          <w:delText xml:space="preserve">, are dependent, so part 2 does not apply to</w:delText>
        </w:r>
      </w:del>
      <w:del w:id="34122" w:author="PR Preview" w:date="2026-01-01T00:00:00Z">
        <w:r>
          <w:delText xml:space="preserve"> </w:delText>
        </w:r>
      </w:del>
      <m:oMath>
        <m:r>
          <m:rPr>
            <m:sty m:val="bi"/>
          </m:rPr>
          <m:t>R</m:t>
        </m:r>
      </m:oMath>
      <w:del w:id="34123" w:author="PR Preview" w:date="2026-01-01T00:00:00Z">
        <w:r>
          <w:delText xml:space="preserve">;</w:delText>
        </w:r>
      </w:del>
      <w:del w:id="34124" w:author="PR Preview" w:date="2026-01-01T00:00:00Z">
        <w:r>
          <w:delText xml:space="preserve"> </w:delText>
        </w:r>
      </w:del>
      <m:oMath>
        <m:sSup>
          <m:e>
            <m:r>
              <m:rPr>
                <m:sty m:val="bi"/>
              </m:rPr>
              <m:t>R</m:t>
            </m:r>
          </m:e>
          <m:sup>
            <m:r>
              <m:rPr>
                <m:sty m:val="p"/>
              </m:rPr>
              <m:t>⊤</m:t>
            </m:r>
          </m:sup>
        </m:sSup>
        <m:r>
          <m:rPr>
            <m:sty m:val="bi"/>
          </m:rPr>
          <m:t>R</m:t>
        </m:r>
      </m:oMath>
      <w:del w:id="34125" w:author="PR Preview" w:date="2026-01-01T00:00:00Z">
        <w:r>
          <w:delText xml:space="preserve"> </w:delText>
        </w:r>
      </w:del>
      <w:del w:id="34126" w:author="PR Preview" w:date="2026-01-01T00:00:00Z">
        <w:r>
          <w:delText xml:space="preserve">is in fact not positive definite (</w:delText>
        </w:r>
      </w:del>
      <w:hyperlink w:anchor="exm-positive-definite">
        <w:del w:id="34127" w:author="PR Preview" w:date="2026-01-01T00:00:00Z">
          <w:r>
            <w:rPr>
              <w:rStyle w:val="Hyperlink"/>
            </w:rPr>
            <w:delText xml:space="preserve">Example 150</w:delText>
          </w:r>
        </w:del>
      </w:hyperlink>
      <w:del w:id="34128" w:author="PR Preview" w:date="2026-01-01T00:00:00Z">
        <w:r>
          <w:delText xml:space="preserve">).</w:delText>
        </w:r>
      </w:del>
    </w:p>
    <w:p>
      <w:pPr>
        <w:pStyle w:val="Compact"/>
        <w:numPr>
          <w:ilvl w:val="0"/>
          <w:numId w:val="1105"/>
        </w:numPr>
      </w:pPr>
      <w:del w:id="34129" w:author="PR Preview" w:date="2026-01-01T00:00:00Z">
        <w:r>
          <w:delText xml:space="preserve">With</w:delText>
        </w:r>
      </w:del>
      <w:del w:id="34130"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del w:id="34131" w:author="PR Preview" w:date="2026-01-01T00:00:00Z">
        <w:r>
          <w:delText xml:space="preserve">, whose columns are independent (</w:delText>
        </w:r>
      </w:del>
      <w:hyperlink w:anchor="exm-rank">
        <w:del w:id="34132" w:author="PR Preview" w:date="2026-01-01T00:00:00Z">
          <w:r>
            <w:rPr>
              <w:rStyle w:val="Hyperlink"/>
            </w:rPr>
            <w:delText xml:space="preserve">Example 36</w:delText>
          </w:r>
        </w:del>
      </w:hyperlink>
      <w:del w:id="34133" w:author="PR Preview" w:date="2026-01-01T00:00:00Z">
        <w:r>
          <w:delText xml:space="preserve">),</w:delText>
        </w:r>
      </w:del>
      <w:del w:id="34134" w:author="PR Preview" w:date="2026-01-01T00:00:00Z">
        <w:r>
          <w:delText xml:space="preserve"> </w:delText>
        </w:r>
      </w:del>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del w:id="34135" w:author="PR Preview" w:date="2026-01-01T00:00:00Z">
        <w:r>
          <w:delText xml:space="preserve"> </w:delText>
        </w:r>
      </w:del>
      <w:del w:id="34136" w:author="PR Preview" w:date="2026-01-01T00:00:00Z">
        <w:r>
          <w:delText xml:space="preserve">(</w:delText>
        </w:r>
      </w:del>
      <w:hyperlink w:anchor="exm-gram-invertible">
        <w:del w:id="34137" w:author="PR Preview" w:date="2026-01-01T00:00:00Z">
          <w:r>
            <w:rPr>
              <w:rStyle w:val="Hyperlink"/>
            </w:rPr>
            <w:delText xml:space="preserve">Example 160</w:delText>
          </w:r>
        </w:del>
      </w:hyperlink>
      <w:del w:id="34138" w:author="PR Preview" w:date="2026-01-01T00:00:00Z">
        <w:r>
          <w:delText xml:space="preserve">)</w:delText>
        </w:r>
      </w:del>
      <w:del w:id="34139" w:author="PR Preview" w:date="2026-01-01T00:00:00Z">
        <w:r>
          <w:delText xml:space="preserve"> </w:delText>
        </w:r>
      </w:del>
      <w:del w:id="34140" w:author="PR Preview" w:date="2026-01-01T00:00:00Z">
        <w:r>
          <w:delText xml:space="preserve">is positive definite.</w:delText>
        </w:r>
      </w:del>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del w:id="34141" w:author="PR Preview" w:date="2026-01-01T00:00:00Z">
        <w:r>
          <w:delText xml:space="preserve"> </w:delText>
        </w:r>
      </w:del>
      <w:del w:id="34142" w:author="PR Preview" w:date="2026-01-01T00:00:00Z">
        <w:r>
          <w:delText xml:space="preserve">of</w:delText>
        </w:r>
      </w:del>
      <w:del w:id="34143" w:author="PR Preview" w:date="2026-01-01T00:00:00Z">
        <w:r>
          <w:delText xml:space="preserve"> </w:delText>
        </w:r>
      </w:del>
      <w:hyperlink w:anchor="exm-positive-definite">
        <w:del w:id="34144" w:author="PR Preview" w:date="2026-01-01T00:00:00Z">
          <w:r>
            <w:rPr>
              <w:rStyle w:val="Hyperlink"/>
            </w:rPr>
            <w:delText xml:space="preserve">Example 150</w:delText>
          </w:r>
        </w:del>
      </w:hyperlink>
      <w:del w:id="34145" w:author="PR Preview" w:date="2026-01-01T00:00:00Z">
        <w:r>
          <w:delText xml:space="preserve"> </w:delText>
        </w:r>
      </w:del>
      <w:del w:id="34146" w:author="PR Preview" w:date="2026-01-01T00:00:00Z">
        <w:r>
          <w:delText xml:space="preserve">is symmetric</w:delText>
        </w:r>
      </w:del>
      <w:del w:id="34147" w:author="PR Preview" w:date="2026-01-01T00:00:00Z">
        <w:r>
          <w:delText xml:space="preserve"> </w:delText>
        </w:r>
      </w:del>
      <w:del w:id="34148" w:author="PR Preview" w:date="2026-01-01T00:00:00Z">
        <w:r>
          <w:delText xml:space="preserve">but not positive semidefinite, so by part 1 it is not</w:delText>
        </w:r>
      </w:del>
      <w:del w:id="34149" w:author="PR Preview" w:date="2026-01-01T00:00:00Z">
        <w:r>
          <w:delText xml:space="preserve"> </w:delText>
        </w:r>
      </w:del>
      <m:oMath>
        <m:sSup>
          <m:e>
            <m:r>
              <m:rPr>
                <m:sty m:val="bi"/>
              </m:rPr>
              <m:t>B</m:t>
            </m:r>
          </m:e>
          <m:sup>
            <m:r>
              <m:rPr>
                <m:sty m:val="p"/>
              </m:rPr>
              <m:t>⊤</m:t>
            </m:r>
          </m:sup>
        </m:sSup>
        <m:r>
          <m:rPr>
            <m:sty m:val="bi"/>
          </m:rPr>
          <m:t>B</m:t>
        </m:r>
      </m:oMath>
      <w:del w:id="34150" w:author="PR Preview" w:date="2026-01-01T00:00:00Z">
        <w:r>
          <w:delText xml:space="preserve"> </w:delText>
        </w:r>
      </w:del>
      <w:del w:id="34151" w:author="PR Preview" w:date="2026-01-01T00:00:00Z">
        <w:r>
          <w:delText xml:space="preserve">for any</w:delText>
        </w:r>
      </w:del>
      <w:del w:id="34152" w:author="PR Preview" w:date="2026-01-01T00:00:00Z">
        <w:r>
          <w:delText xml:space="preserve"> </w:delText>
        </w:r>
      </w:del>
      <m:oMath>
        <m:r>
          <m:rPr>
            <m:sty m:val="bi"/>
          </m:rPr>
          <m:t>B</m:t>
        </m:r>
      </m:oMath>
      <w:del w:id="34153" w:author="PR Preview" w:date="2026-01-01T00:00:00Z">
        <w:r>
          <w:delText xml:space="preserve">.</w:delText>
        </w:r>
      </w:del>
    </w:p>
    <w:p>
      <w:pPr>
        <w:pStyle w:val="FirstParagraph"/>
      </w:pPr>
      <w:del w:id="34154" w:author="PR Preview" w:date="2026-01-01T00:00:00Z">
        <w:r>
          <w:rPr>
            <w:b/>
            <w:bCs/>
          </w:rPr>
          <w:delText xml:space="preserve">Theorem 117 (Operations that preserve definiteness)</w:delText>
        </w:r>
      </w:del>
      <w:del w:id="34155" w:author="PR Preview" w:date="2026-01-01T00:00:00Z">
        <w:r>
          <w:delText xml:space="preserve"> </w:delText>
        </w:r>
      </w:del>
      <w:del w:id="34156" w:author="PR Preview" w:date="2026-01-01T00:00:00Z">
        <w:r>
          <w:delText xml:space="preserve"> </w:delText>
        </w:r>
      </w:del>
    </w:p>
    <w:p>
      <w:pPr>
        <w:pStyle w:val="FirstParagraph"/>
      </w:pPr>
      <w:ins w:id="34157" w:author="PR Preview" w:date="2026-01-01T00:00:00Z">
        <w:r>
          <w:t xml:space="preserve">(</w:t>
        </w:r>
      </w:ins>
      <w:hyperlink w:anchor="thm-transpose-product">
        <w:ins w:id="34158" w:author="PR Preview" w:date="2026-01-01T00:00:00Z">
          <w:r>
            <w:rPr>
              <w:rStyle w:val="Hyperlink"/>
            </w:rPr>
            <w:t xml:space="preserve">Theorem 19</w:t>
          </w:r>
        </w:ins>
      </w:hyperlink>
      <w:ins w:id="34159" w:author="PR Preview" w:date="2026-01-01T00:00:00Z">
        <w:r>
          <w:t xml:space="preserve">,</w:t>
        </w:r>
      </w:ins>
      <w:ins w:id="34160" w:author="PR Preview" w:date="2026-01-01T00:00:00Z">
        <w:r>
          <w:t xml:space="preserve"> </w:t>
        </w:r>
      </w:ins>
      <w:hyperlink w:anchor="def-matrix-transpose">
        <w:ins w:id="34161" w:author="PR Preview" w:date="2026-01-01T00:00:00Z">
          <w:r>
            <w:rPr>
              <w:rStyle w:val="Hyperlink"/>
            </w:rPr>
            <w:t xml:space="preserve">Definition 22</w:t>
          </w:r>
        </w:ins>
      </w:hyperlink>
      <w:ins w:id="34162" w:author="PR Preview" w:date="2026-01-01T00:00:00Z">
        <w:r>
          <w:t xml:space="preserve">). For any</w:t>
        </w:r>
      </w:ins>
      <w:ins w:id="34163" w:author="PR Preview" w:date="2026-01-01T00:00:00Z">
        <w:r>
          <w:t xml:space="preserve"> </w:t>
        </w:r>
      </w:ins>
      <w:ins w:id="34164" w:author="PR Preview" w:date="2026-01-01T00:00:00Z">
        <w:r>
          <w:t xml:space="preserve">$\mathord{\smash[b]{\underset{\raise.3ex\hbox{$\scriptstyle\sim$}}{x}}\vphantom{x}}$</w:t>
        </w:r>
      </w:ins>
      <w:ins w:id="34165" w:author="PR Preview" w:date="2026-01-01T00:00:00Z">
        <w:r>
          <w:t xml:space="preserve">,</w:t>
        </w:r>
      </w:ins>
    </w:p>
    <w:p>
      <w:pPr>
        <w:pStyle w:val="BodyText"/>
      </w:pPr>
      <w:ins w:id="34166" w:author="PR Preview" w:date="2026-01-01T00:00:00Z">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\text{(}\text{Theorem~19}\text{, }\text{Theorem~8}\text{)}
    \\
    &amp;= \mathopen{}\left\lVert\mathbf{B} \mathord{\smash[b]{\underset{\raise.3ex\hbox{$\scriptstyle\sim$}}{x}}\vphantom{x}}\right\rVert\mathclose{}^2
    &amp;&amp; \text{(}\text{Equation~2}\text{, squared)}
    \\
    &amp;\ge 0.
    &amp;&amp; \text{(}\text{Theorem~56}\text{)}
    \end{aligned}
    $$</w:t>
        </w:r>
      </w:ins>
    </w:p>
    <w:p>
      <w:pPr>
        <w:pStyle w:val="FirstParagraph"/>
      </w:pPr>
      <w:ins w:id="34167" w:author="PR Preview" w:date="2026-01-01T00:00:00Z">
        <w:r>
          <w:t xml:space="preserve">If the columns of</w:t>
        </w:r>
      </w:ins>
      <w:ins w:id="34168" w:author="PR Preview" w:date="2026-01-01T00:00:00Z">
        <w:r>
          <w:t xml:space="preserve"> </w:t>
        </w:r>
      </w:ins>
      <m:oMath>
        <m:r>
          <m:rPr>
            <m:sty m:val="bi"/>
          </m:rPr>
          <m:t>B</m:t>
        </m:r>
      </m:oMath>
      <w:ins w:id="34169" w:author="PR Preview" w:date="2026-01-01T00:00:00Z">
        <w:r>
          <w:t xml:space="preserve"> </w:t>
        </w:r>
      </w:ins>
      <w:ins w:id="34170" w:author="PR Preview" w:date="2026-01-01T00:00:00Z">
        <w:r>
          <w:t xml:space="preserve">are linearly independent,</w:t>
        </w:r>
      </w:ins>
      <w:ins w:id="34171" w:author="PR Preview" w:date="2026-01-01T00:00:00Z">
        <w:r>
          <w:t xml:space="preserve"> </w:t>
        </w:r>
      </w:ins>
      <w:ins w:id="34172" w:author="PR Preview" w:date="2026-01-01T00:00:00Z">
        <w:r>
          <w:t xml:space="preserve">then</w:t>
        </w:r>
      </w:ins>
      <w:ins w:id="34173" w:author="PR Preview" w:date="2026-01-01T00:00:00Z">
        <w:r>
          <w:t xml:space="preserve"> </w:t>
        </w:r>
      </w:ins>
      <w:ins w:id="34174" w:author="PR Preview" w:date="2026-01-01T00:00:00Z">
        <w:r>
          <w:t xml:space="preserve">$\mathcal{N}(\mathbf{B}) = \mathopen{}\left\{\mathord{\smash[b]{\underset{\raise.3ex\hbox{$\scriptstyle\sim$}}{0}}\vphantom{0}}\right\}\mathclose{}$</w:t>
        </w:r>
      </w:ins>
      <w:ins w:id="34175" w:author="PR Preview" w:date="2026-01-01T00:00:00Z">
        <w:r>
          <w:t xml:space="preserve"> </w:t>
        </w:r>
      </w:ins>
      <w:ins w:id="34176" w:author="PR Preview" w:date="2026-01-01T00:00:00Z">
        <w:r>
          <w:t xml:space="preserve">(</w:t>
        </w:r>
      </w:ins>
      <w:ins w:id="34177" w:author="PR Preview" w:date="2026-01-01T00:00:00Z">
        <w:r>
          <w:t xml:space="preserve">$\mathbf{B} \mathord{\smash[b]{\underset{\raise.3ex\hbox{$\scriptstyle\sim$}}{x}}\vphantom{x}}$</w:t>
        </w:r>
      </w:ins>
      <w:ins w:id="34178" w:author="PR Preview" w:date="2026-01-01T00:00:00Z">
        <w:r>
          <w:t xml:space="preserve"> </w:t>
        </w:r>
      </w:ins>
      <w:ins w:id="34179" w:author="PR Preview" w:date="2026-01-01T00:00:00Z">
        <w:r>
          <w:t xml:space="preserve">is the combination of the columns with coefficients</w:t>
        </w:r>
      </w:ins>
      <w:ins w:id="34180" w:author="PR Preview" w:date="2026-01-01T00:00:00Z">
        <w:r>
          <w:t xml:space="preserve"> </w:t>
        </w:r>
      </w:ins>
      <m:oMath>
        <m:sSub>
          <m:e>
            <m:r>
              <m:t>x</m:t>
            </m:r>
          </m:e>
          <m:sub>
            <m:r>
              <m:t>j</m:t>
            </m:r>
          </m:sub>
        </m:sSub>
      </m:oMath>
      <w:ins w:id="34181" w:author="PR Preview" w:date="2026-01-01T00:00:00Z">
        <w:r>
          <w:t xml:space="preserve">,</w:t>
        </w:r>
      </w:ins>
      <w:ins w:id="34182" w:author="PR Preview" w:date="2026-01-01T00:00:00Z">
        <w:r>
          <w:t xml:space="preserve"> </w:t>
        </w:r>
      </w:ins>
      <w:hyperlink w:anchor="thm-matvec-columns">
        <w:ins w:id="34183" w:author="PR Preview" w:date="2026-01-01T00:00:00Z">
          <w:r>
            <w:rPr>
              <w:rStyle w:val="Hyperlink"/>
            </w:rPr>
            <w:t xml:space="preserve">Theorem 23</w:t>
          </w:r>
        </w:ins>
      </w:hyperlink>
      <w:ins w:id="34184" w:author="PR Preview" w:date="2026-01-01T00:00:00Z">
        <w:r>
          <w:t xml:space="preserve">,</w:t>
        </w:r>
      </w:ins>
      <w:ins w:id="34185" w:author="PR Preview" w:date="2026-01-01T00:00:00Z">
        <w:r>
          <w:t xml:space="preserve"> </w:t>
        </w:r>
      </w:ins>
      <w:ins w:id="34186" w:author="PR Preview" w:date="2026-01-01T00:00:00Z">
        <w:r>
          <w:t xml:space="preserve">and only the zero combination is</w:t>
        </w:r>
      </w:ins>
      <w:ins w:id="34187" w:author="PR Preview" w:date="2026-01-01T00:00:00Z">
        <w:r>
          <w:t xml:space="preserve"> </w:t>
        </w:r>
      </w:ins>
      <w:ins w:id="34188" w:author="PR Preview" w:date="2026-01-01T00:00:00Z">
        <w:r>
          <w:t xml:space="preserve">$\mathord{\smash[b]{\underset{\raise.3ex\hbox{$\scriptstyle\sim$}}{0}}\vphantom{0}}$</w:t>
        </w:r>
      </w:ins>
      <w:ins w:id="34189" w:author="PR Preview" w:date="2026-01-01T00:00:00Z">
        <w:r>
          <w:t xml:space="preserve">,</w:t>
        </w:r>
      </w:ins>
      <w:ins w:id="34190" w:author="PR Preview" w:date="2026-01-01T00:00:00Z">
        <w:r>
          <w:t xml:space="preserve"> </w:t>
        </w:r>
      </w:ins>
      <w:hyperlink w:anchor="def-linearly-independent">
        <w:ins w:id="34191" w:author="PR Preview" w:date="2026-01-01T00:00:00Z">
          <w:r>
            <w:rPr>
              <w:rStyle w:val="Hyperlink"/>
            </w:rPr>
            <w:t xml:space="preserve">Definition 43</w:t>
          </w:r>
        </w:ins>
      </w:hyperlink>
      <w:ins w:id="34192" w:author="PR Preview" w:date="2026-01-01T00:00:00Z">
        <w:r>
          <w:t xml:space="preserve">),</w:t>
        </w:r>
      </w:ins>
      <w:ins w:id="34193" w:author="PR Preview" w:date="2026-01-01T00:00:00Z">
        <w:r>
          <w:t xml:space="preserve"> </w:t>
        </w:r>
      </w:ins>
      <w:ins w:id="34194" w:author="PR Preview" w:date="2026-01-01T00:00:00Z">
        <w:r>
          <w:t xml:space="preserve">so for</w:t>
        </w:r>
      </w:ins>
      <w:ins w:id="34195" w:author="PR Preview" w:date="2026-01-01T00:00:00Z">
        <w:r>
          <w:t xml:space="preserve"> </w:t>
        </w:r>
      </w:ins>
      <w:ins w:id="34196" w:author="PR Preview" w:date="2026-01-01T00:00:00Z">
        <w:r>
          <w:t xml:space="preserve">$\mathord{\smash[b]{\underset{\raise.3ex\hbox{$\scriptstyle\sim$}}{x}}\vphantom{x}}\ne \mathord{\smash[b]{\underset{\raise.3ex\hbox{$\scriptstyle\sim$}}{0}}\vphantom{0}}$</w:t>
        </w:r>
      </w:ins>
      <w:ins w:id="34197" w:author="PR Preview" w:date="2026-01-01T00:00:00Z">
        <w:r>
          <w:t xml:space="preserve">,</w:t>
        </w:r>
      </w:ins>
      <w:ins w:id="34198" w:author="PR Preview" w:date="2026-01-01T00:00:00Z">
        <w:r>
          <w:t xml:space="preserve"> </w:t>
        </w:r>
      </w:ins>
      <w:ins w:id="34199" w:author="PR Preview" w:date="2026-01-01T00:00:00Z">
        <w:r>
          <w:t xml:space="preserve">$\mathbf{B} \mathord{\smash[b]{\underset{\raise.3ex\hbox{$\scriptstyle\sim$}}{x}}\vphantom{x}}\ne \mathord{\smash[b]{\underset{\raise.3ex\hbox{$\scriptstyle\sim$}}{0}}\vphantom{0}}$</w:t>
        </w:r>
      </w:ins>
      <w:ins w:id="34200" w:author="PR Preview" w:date="2026-01-01T00:00:00Z">
        <w:r>
          <w:t xml:space="preserve"> </w:t>
        </w:r>
      </w:ins>
      <w:ins w:id="34201" w:author="PR Preview" w:date="2026-01-01T00:00:00Z">
        <w:r>
          <w:t xml:space="preserve">and</w:t>
        </w:r>
      </w:ins>
      <w:ins w:id="34202" w:author="PR Preview" w:date="2026-01-01T00:00:00Z">
        <w:r>
          <w:t xml:space="preserve"> </w:t>
        </w:r>
      </w:ins>
      <w:ins w:id="34203" w:author="PR Preview" w:date="2026-01-01T00:00:00Z">
        <w:r>
          <w:t xml:space="preserve">$\mathopen{}\left\lVert\mathbf{B} \mathord{\smash[b]{\underset{\raise.3ex\hbox{$\scriptstyle\sim$}}{x}}\vphantom{x}}\right\rVert\mathclose{}^2 &gt; 0$</w:t>
        </w:r>
      </w:ins>
      <w:ins w:id="34204" w:author="PR Preview" w:date="2026-01-01T00:00:00Z">
        <w:r>
          <w:t xml:space="preserve"> </w:t>
        </w:r>
      </w:ins>
      <w:ins w:id="34205" w:author="PR Preview" w:date="2026-01-01T00:00:00Z">
        <w:r>
          <w:t xml:space="preserve">(</w:t>
        </w:r>
      </w:ins>
      <w:hyperlink w:anchor="thm-norm-properties">
        <w:ins w:id="34206" w:author="PR Preview" w:date="2026-01-01T00:00:00Z">
          <w:r>
            <w:rPr>
              <w:rStyle w:val="Hyperlink"/>
            </w:rPr>
            <w:t xml:space="preserve">Theorem 56</w:t>
          </w:r>
        </w:ins>
      </w:hyperlink>
      <w:ins w:id="34207" w:author="PR Preview" w:date="2026-01-01T00:00:00Z">
        <w:r>
          <w:t xml:space="preserve">, part 1).</w:t>
        </w:r>
      </w:ins>
    </w:p>
    <w:p>
      <w:pPr>
        <w:pStyle w:val="BodyText"/>
      </w:pPr>
      <w:ins w:id="34208" w:author="PR Preview" w:date="2026-01-01T00:00:00Z">
        <w:r>
          <w:rPr>
            <w:b/>
            <w:bCs/>
          </w:rPr>
          <w:t xml:space="preserve">Only if.</w:t>
        </w:r>
      </w:ins>
      <w:ins w:id="34209" w:author="PR Preview" w:date="2026-01-01T00:00:00Z">
        <w:r>
          <w:t xml:space="preserve"> </w:t>
        </w:r>
      </w:ins>
      <w:ins w:id="34210" w:author="PR Preview" w:date="2026-01-01T00:00:00Z">
        <w:r>
          <w:t xml:space="preserve">Let</w:t>
        </w:r>
      </w:ins>
      <w:ins w:id="34211" w:author="PR Preview" w:date="2026-01-01T00:00:00Z">
        <w:r>
          <w:t xml:space="preserve"> </w:t>
        </w:r>
      </w:ins>
      <m:oMath>
        <m:r>
          <m:rPr>
            <m:sty m:val="bi"/>
          </m:rPr>
          <m:t>A</m:t>
        </m:r>
      </m:oMath>
      <w:ins w:id="34212" w:author="PR Preview" w:date="2026-01-01T00:00:00Z">
        <w:r>
          <w:t xml:space="preserve"> </w:t>
        </w:r>
      </w:ins>
      <w:ins w:id="34213" w:author="PR Preview" w:date="2026-01-01T00:00:00Z">
        <w:r>
          <w:t xml:space="preserve">be positive semidefinite.</w:t>
        </w:r>
      </w:ins>
      <w:ins w:id="34214" w:author="PR Preview" w:date="2026-01-01T00:00:00Z">
        <w:r>
          <w:t xml:space="preserve"> </w:t>
        </w:r>
      </w:ins>
      <w:ins w:id="34215" w:author="PR Preview" w:date="2026-01-01T00:00:00Z">
        <w:r>
          <w:t xml:space="preserve">It is symmetric, so</w:t>
        </w:r>
      </w:ins>
      <w:ins w:id="34216" w:author="PR Preview" w:date="2026-01-01T00:00:00Z">
        <w:r>
          <w:t xml:space="preserve"> </w:t>
        </w:r>
      </w:ins>
      <m:oMath>
        <m:r>
          <m:rPr>
            <m:sty m:val="bi"/>
          </m:rPr>
          <m:t>A</m:t>
        </m:r>
        <m:r>
          <m:rPr>
            <m:sty m:val="p"/>
          </m:rPr>
          <m:t>=</m:t>
        </m:r>
        <m:r>
          <m:rPr>
            <m:sty m:val="bi"/>
          </m:rPr>
          <m:t>Q</m:t>
        </m:r>
        <m:r>
          <m:rPr>
            <m:sty m:val="b"/>
          </m:rPr>
          <m:t>Λ</m:t>
        </m:r>
        <m:sSup>
          <m:e>
            <m:r>
              <m:rPr>
                <m:sty m:val="bi"/>
              </m:rPr>
              <m:t>Q</m:t>
            </m:r>
          </m:e>
          <m:sup>
            <m:r>
              <m:rPr>
                <m:sty m:val="p"/>
              </m:rPr>
              <m:t>⊤</m:t>
            </m:r>
          </m:sup>
        </m:sSup>
      </m:oMath>
      <w:ins w:id="34217" w:author="PR Preview" w:date="2026-01-01T00:00:00Z">
        <w:r>
          <w:t xml:space="preserve"> </w:t>
        </w:r>
      </w:ins>
      <w:ins w:id="34218" w:author="PR Preview" w:date="2026-01-01T00:00:00Z">
        <w:r>
          <w:t xml:space="preserve">(</w:t>
        </w:r>
      </w:ins>
      <w:hyperlink w:anchor="thm-spectral">
        <w:ins w:id="34219" w:author="PR Preview" w:date="2026-01-01T00:00:00Z">
          <w:r>
            <w:rPr>
              <w:rStyle w:val="Hyperlink"/>
            </w:rPr>
            <w:t xml:space="preserve">Theorem 78</w:t>
          </w:r>
        </w:ins>
      </w:hyperlink>
      <w:ins w:id="34220" w:author="PR Preview" w:date="2026-01-01T00:00:00Z">
        <w:r>
          <w:t xml:space="preserve">),</w:t>
        </w:r>
      </w:ins>
      <w:ins w:id="34221" w:author="PR Preview" w:date="2026-01-01T00:00:00Z">
        <w:r>
          <w:t xml:space="preserve"> </w:t>
        </w:r>
      </w:ins>
      <w:ins w:id="34222" w:author="PR Preview" w:date="2026-01-01T00:00:00Z">
        <w:r>
          <w:t xml:space="preserve">and every</w:t>
        </w:r>
      </w:ins>
      <w:ins w:id="34223" w:author="PR Preview" w:date="2026-01-01T00:00:00Z">
        <w:r>
          <w:t xml:space="preserve"> </w:t>
        </w:r>
      </w:ins>
      <m:oMath>
        <m:sSub>
          <m:e>
            <m:r>
              <m:t>λ</m:t>
            </m:r>
          </m:e>
          <m:sub>
            <m:r>
              <m:t>i</m:t>
            </m:r>
          </m:sub>
        </m:sSub>
        <m:r>
          <m:rPr>
            <m:sty m:val="p"/>
          </m:rPr>
          <m:t>≥</m:t>
        </m:r>
        <m:r>
          <m:t>0</m:t>
        </m:r>
      </m:oMath>
      <w:ins w:id="34224" w:author="PR Preview" w:date="2026-01-01T00:00:00Z">
        <w:r>
          <w:t xml:space="preserve"> </w:t>
        </w:r>
      </w:ins>
      <w:ins w:id="34225" w:author="PR Preview" w:date="2026-01-01T00:00:00Z">
        <w:r>
          <w:t xml:space="preserve">(</w:t>
        </w:r>
      </w:ins>
      <w:hyperlink w:anchor="thm-definite-eigenvalues">
        <w:ins w:id="34226" w:author="PR Preview" w:date="2026-01-01T00:00:00Z">
          <w:r>
            <w:rPr>
              <w:rStyle w:val="Hyperlink"/>
            </w:rPr>
            <w:t xml:space="preserve">Theorem 81</w:t>
          </w:r>
        </w:ins>
      </w:hyperlink>
      <w:ins w:id="34227" w:author="PR Preview" w:date="2026-01-01T00:00:00Z">
        <w:r>
          <w:t xml:space="preserve">).</w:t>
        </w:r>
      </w:ins>
      <w:ins w:id="34228" w:author="PR Preview" w:date="2026-01-01T00:00:00Z">
        <w:r>
          <w:t xml:space="preserve"> </w:t>
        </w:r>
      </w:ins>
      <w:ins w:id="34229" w:author="PR Preview" w:date="2026-01-01T00:00:00Z">
        <w:r>
          <w:t xml:space="preserve">Let</w:t>
        </w:r>
      </w:ins>
      <w:ins w:id="34230" w:author="PR Preview" w:date="2026-01-01T00:00:00Z">
        <w:r>
          <w:t xml:space="preserve"> </w:t>
        </w:r>
      </w:ins>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ins w:id="34231" w:author="PR Preview" w:date="2026-01-01T00:00:00Z">
        <w:r>
          <w:t xml:space="preserve">,</w:t>
        </w:r>
      </w:ins>
      <w:ins w:id="34232" w:author="PR Preview" w:date="2026-01-01T00:00:00Z">
        <w:r>
          <w:t xml:space="preserve"> </w:t>
        </w:r>
      </w:ins>
      <w:ins w:id="34233" w:author="PR Preview" w:date="2026-01-01T00:00:00Z">
        <w:r>
          <w:t xml:space="preserve">which is symmetric, with</w:t>
        </w:r>
      </w:ins>
      <w:ins w:id="34234" w:author="PR Preview" w:date="2026-01-01T00:00:00Z">
        <w:r>
          <w:t xml:space="preserve"> </w:t>
        </w:r>
      </w:ins>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ins w:id="34235" w:author="PR Preview" w:date="2026-01-01T00:00:00Z">
        <w:r>
          <w:t xml:space="preserve"> </w:t>
        </w:r>
      </w:ins>
      <w:ins w:id="34236" w:author="PR Preview" w:date="2026-01-01T00:00:00Z">
        <w:r>
          <w:t xml:space="preserve">(the product of diagonal matrices multiplies their diagonals, as in the proof of</w:t>
        </w:r>
      </w:ins>
      <w:ins w:id="34237" w:author="PR Preview" w:date="2026-01-01T00:00:00Z">
        <w:r>
          <w:t xml:space="preserve"> </w:t>
        </w:r>
      </w:ins>
      <w:hyperlink w:anchor="thm-diagonalizable-powers">
        <w:ins w:id="34238" w:author="PR Preview" w:date="2026-01-01T00:00:00Z">
          <w:r>
            <w:rPr>
              <w:rStyle w:val="Hyperlink"/>
            </w:rPr>
            <w:t xml:space="preserve">Theorem 116</w:t>
          </w:r>
        </w:ins>
      </w:hyperlink>
      <w:ins w:id="34239" w:author="PR Preview" w:date="2026-01-01T00:00:00Z">
        <w:r>
          <w:t xml:space="preserve">),</w:t>
        </w:r>
      </w:ins>
      <w:ins w:id="34240" w:author="PR Preview" w:date="2026-01-01T00:00:00Z">
        <w:r>
          <w:t xml:space="preserve"> </w:t>
        </w:r>
      </w:ins>
      <w:ins w:id="34241" w:author="PR Preview" w:date="2026-01-01T00:00:00Z">
        <w:r>
          <w:t xml:space="preserve">and let</w:t>
        </w:r>
      </w:ins>
      <w:ins w:id="34242" w:author="PR Preview" w:date="2026-01-01T00:00:00Z">
        <w:r>
          <w:t xml:space="preserve"> </w:t>
        </w:r>
      </w:ins>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ins w:id="34243" w:author="PR Preview" w:date="2026-01-01T00:00:00Z">
        <w:r>
          <w:t xml:space="preserve">. Then</w:t>
        </w:r>
      </w:ins>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78</m:t>
              </m:r>
              <m:r>
                <m:rPr>
                  <m:nor/>
                  <m:sty m:val="p"/>
                </m:rPr>
                <m:t>)</m:t>
              </m:r>
            </m:e>
          </m:eqArr>
        </m:oMath>
      </m:oMathPara>
    </w:p>
    <w:p>
      <w:pPr>
        <w:pStyle w:val="FirstParagraph"/>
      </w:pPr>
      <w:ins w:id="34244" w:author="PR Preview" w:date="2026-01-01T00:00:00Z">
        <w:r>
          <w:t xml:space="preserve">If</w:t>
        </w:r>
      </w:ins>
      <w:ins w:id="34245" w:author="PR Preview" w:date="2026-01-01T00:00:00Z">
        <w:r>
          <w:t xml:space="preserve"> </w:t>
        </w:r>
      </w:ins>
      <m:oMath>
        <m:r>
          <m:rPr>
            <m:sty m:val="bi"/>
          </m:rPr>
          <m:t>A</m:t>
        </m:r>
      </m:oMath>
      <w:ins w:id="34246" w:author="PR Preview" w:date="2026-01-01T00:00:00Z">
        <w:r>
          <w:t xml:space="preserve"> </w:t>
        </w:r>
      </w:ins>
      <w:ins w:id="34247" w:author="PR Preview" w:date="2026-01-01T00:00:00Z">
        <w:r>
          <w:t xml:space="preserve">is positive definite, it is positive semidefinite (</w:t>
        </w:r>
      </w:ins>
      <w:hyperlink w:anchor="rem-positive-definite-symmetry">
        <w:ins w:id="34248" w:author="PR Preview" w:date="2026-01-01T00:00:00Z">
          <w:r>
            <w:rPr>
              <w:rStyle w:val="Hyperlink"/>
            </w:rPr>
            <w:t xml:space="preserve">Remark 44</w:t>
          </w:r>
        </w:ins>
      </w:hyperlink>
      <w:ins w:id="34249" w:author="PR Preview" w:date="2026-01-01T00:00:00Z">
        <w:r>
          <w:t xml:space="preserve">),</w:t>
        </w:r>
      </w:ins>
      <w:ins w:id="34250" w:author="PR Preview" w:date="2026-01-01T00:00:00Z">
        <w:r>
          <w:t xml:space="preserve"> </w:t>
        </w:r>
      </w:ins>
      <w:ins w:id="34251" w:author="PR Preview" w:date="2026-01-01T00:00:00Z">
        <w:r>
          <w:t xml:space="preserve">so the same</w:t>
        </w:r>
      </w:ins>
      <w:ins w:id="34252" w:author="PR Preview" w:date="2026-01-01T00:00:00Z">
        <w:r>
          <w:t xml:space="preserve"> </w:t>
        </w:r>
      </w:ins>
      <m:oMath>
        <m:r>
          <m:rPr>
            <m:sty m:val="bi"/>
          </m:rPr>
          <m:t>B</m:t>
        </m:r>
      </m:oMath>
      <w:ins w:id="34253" w:author="PR Preview" w:date="2026-01-01T00:00:00Z">
        <w:r>
          <w:t xml:space="preserve"> </w:t>
        </w:r>
      </w:ins>
      <w:ins w:id="34254" w:author="PR Preview" w:date="2026-01-01T00:00:00Z">
        <w:r>
          <w:t xml:space="preserve">gives</w:t>
        </w:r>
      </w:ins>
      <w:ins w:id="34255" w:author="PR Preview" w:date="2026-01-01T00:00:00Z">
        <w:r>
          <w:t xml:space="preserve"> </w:t>
        </w:r>
      </w:ins>
      <m:oMath>
        <m:r>
          <m:rPr>
            <m:sty m:val="bi"/>
          </m:rPr>
          <m:t>A</m:t>
        </m:r>
        <m:r>
          <m:rPr>
            <m:sty m:val="p"/>
          </m:rPr>
          <m:t>=</m:t>
        </m:r>
        <m:sSup>
          <m:e>
            <m:r>
              <m:rPr>
                <m:sty m:val="bi"/>
              </m:rPr>
              <m:t>B</m:t>
            </m:r>
          </m:e>
          <m:sup>
            <m:r>
              <m:rPr>
                <m:sty m:val="p"/>
              </m:rPr>
              <m:t>⊤</m:t>
            </m:r>
          </m:sup>
        </m:sSup>
        <m:r>
          <m:rPr>
            <m:sty m:val="bi"/>
          </m:rPr>
          <m:t>B</m:t>
        </m:r>
      </m:oMath>
      <w:ins w:id="34256" w:author="PR Preview" w:date="2026-01-01T00:00:00Z">
        <w:r>
          <w:t xml:space="preserve">; and every</w:t>
        </w:r>
      </w:ins>
      <w:ins w:id="34257" w:author="PR Preview" w:date="2026-01-01T00:00:00Z">
        <w:r>
          <w:t xml:space="preserve"> </w:t>
        </w:r>
      </w:ins>
      <m:oMath>
        <m:sSub>
          <m:e>
            <m:r>
              <m:t>λ</m:t>
            </m:r>
          </m:e>
          <m:sub>
            <m:r>
              <m:t>i</m:t>
            </m:r>
          </m:sub>
        </m:sSub>
        <m:r>
          <m:rPr>
            <m:sty m:val="p"/>
          </m:rPr>
          <m:t>&gt;</m:t>
        </m:r>
        <m:r>
          <m:t>0</m:t>
        </m:r>
      </m:oMath>
      <w:ins w:id="34258" w:author="PR Preview" w:date="2026-01-01T00:00:00Z">
        <w:r>
          <w:t xml:space="preserve"> </w:t>
        </w:r>
      </w:ins>
      <w:ins w:id="34259" w:author="PR Preview" w:date="2026-01-01T00:00:00Z">
        <w:r>
          <w:t xml:space="preserve">(</w:t>
        </w:r>
      </w:ins>
      <w:hyperlink w:anchor="thm-definite-eigenvalues">
        <w:ins w:id="34260" w:author="PR Preview" w:date="2026-01-01T00:00:00Z">
          <w:r>
            <w:rPr>
              <w:rStyle w:val="Hyperlink"/>
            </w:rPr>
            <w:t xml:space="preserve">Theorem 81</w:t>
          </w:r>
        </w:ins>
      </w:hyperlink>
      <w:ins w:id="34261" w:author="PR Preview" w:date="2026-01-01T00:00:00Z">
        <w:r>
          <w:t xml:space="preserve">),</w:t>
        </w:r>
      </w:ins>
      <w:ins w:id="34262" w:author="PR Preview" w:date="2026-01-01T00:00:00Z">
        <w:r>
          <w:t xml:space="preserve"> </w:t>
        </w:r>
      </w:ins>
      <w:ins w:id="34263" w:author="PR Preview" w:date="2026-01-01T00:00:00Z">
        <w:r>
          <w:t xml:space="preserve">so</w:t>
        </w:r>
      </w:ins>
      <w:ins w:id="34264" w:author="PR Preview" w:date="2026-01-01T00:00:00Z">
        <w:r>
          <w:t xml:space="preserve"> </w:t>
        </w:r>
      </w:ins>
      <m:oMath>
        <m:sSup>
          <m:e>
            <m:r>
              <m:rPr>
                <m:sty m:val="b"/>
              </m:rPr>
              <m:t>Λ</m:t>
            </m:r>
          </m:e>
          <m:sup>
            <m:r>
              <m:t>1</m:t>
            </m:r>
            <m:r>
              <m:rPr>
                <m:sty m:val="p"/>
              </m:rPr>
              <m:t>/</m:t>
            </m:r>
            <m:r>
              <m:t>2</m:t>
            </m:r>
          </m:sup>
        </m:sSup>
      </m:oMath>
      <w:ins w:id="34265" w:author="PR Preview" w:date="2026-01-01T00:00:00Z">
        <w:r>
          <w:t xml:space="preserve"> </w:t>
        </w:r>
      </w:ins>
      <w:ins w:id="34266" w:author="PR Preview" w:date="2026-01-01T00:00:00Z">
        <w:r>
          <w:t xml:space="preserve">is diagonal with nonzero diagonal, and invertible</w:t>
        </w:r>
      </w:ins>
      <w:ins w:id="34267" w:author="PR Preview" w:date="2026-01-01T00:00:00Z">
        <w:r>
          <w:t xml:space="preserve"> </w:t>
        </w:r>
      </w:ins>
      <w:ins w:id="34268" w:author="PR Preview" w:date="2026-01-01T00:00:00Z">
        <w:r>
          <w:t xml:space="preserve">(its inverse is</w:t>
        </w:r>
      </w:ins>
      <w:ins w:id="34269" w:author="PR Preview" w:date="2026-01-01T00:00:00Z">
        <w:r>
          <w:t xml:space="preserve"> </w:t>
        </w:r>
      </w:ins>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ins w:id="34270" w:author="PR Preview" w:date="2026-01-01T00:00:00Z">
        <w:r>
          <w:t xml:space="preserve">);</w:t>
        </w:r>
      </w:ins>
      <w:ins w:id="34271" w:author="PR Preview" w:date="2026-01-01T00:00:00Z">
        <w:r>
          <w:t xml:space="preserve"> </w:t>
        </w:r>
      </w:ins>
      <m:oMath>
        <m:sSup>
          <m:e>
            <m:r>
              <m:rPr>
                <m:sty m:val="bi"/>
              </m:rPr>
              <m:t>Q</m:t>
            </m:r>
          </m:e>
          <m:sup>
            <m:r>
              <m:rPr>
                <m:sty m:val="p"/>
              </m:rPr>
              <m:t>⊤</m:t>
            </m:r>
          </m:sup>
        </m:sSup>
      </m:oMath>
      <w:ins w:id="34272" w:author="PR Preview" w:date="2026-01-01T00:00:00Z">
        <w:r>
          <w:t xml:space="preserve"> </w:t>
        </w:r>
      </w:ins>
      <w:ins w:id="34273" w:author="PR Preview" w:date="2026-01-01T00:00:00Z">
        <w:r>
          <w:t xml:space="preserve">is invertible with inverse</w:t>
        </w:r>
      </w:ins>
      <w:ins w:id="34274" w:author="PR Preview" w:date="2026-01-01T00:00:00Z">
        <w:r>
          <w:t xml:space="preserve"> </w:t>
        </w:r>
      </w:ins>
      <m:oMath>
        <m:r>
          <m:rPr>
            <m:sty m:val="bi"/>
          </m:rPr>
          <m:t>Q</m:t>
        </m:r>
      </m:oMath>
      <w:ins w:id="34275" w:author="PR Preview" w:date="2026-01-01T00:00:00Z">
        <w:r>
          <w:t xml:space="preserve"> </w:t>
        </w:r>
      </w:ins>
      <w:ins w:id="34276" w:author="PR Preview" w:date="2026-01-01T00:00:00Z">
        <w:r>
          <w:t xml:space="preserve">(</w:t>
        </w:r>
      </w:ins>
      <w:hyperlink w:anchor="rem-orthogonal-matrix-columns">
        <w:ins w:id="34277" w:author="PR Preview" w:date="2026-01-01T00:00:00Z">
          <w:r>
            <w:rPr>
              <w:rStyle w:val="Hyperlink"/>
            </w:rPr>
            <w:t xml:space="preserve">Remark 31</w:t>
          </w:r>
        </w:ins>
      </w:hyperlink>
      <w:ins w:id="34278" w:author="PR Preview" w:date="2026-01-01T00:00:00Z">
        <w:r>
          <w:t xml:space="preserve">).</w:t>
        </w:r>
      </w:ins>
      <w:ins w:id="34279" w:author="PR Preview" w:date="2026-01-01T00:00:00Z">
        <w:r>
          <w:t xml:space="preserve"> </w:t>
        </w:r>
      </w:ins>
      <w:ins w:id="34280" w:author="PR Preview" w:date="2026-01-01T00:00:00Z">
        <w:r>
          <w:t xml:space="preserve">So</w:t>
        </w:r>
      </w:ins>
      <w:ins w:id="34281" w:author="PR Preview" w:date="2026-01-01T00:00:00Z">
        <w:r>
          <w:t xml:space="preserve"> </w:t>
        </w:r>
      </w:ins>
      <m:oMath>
        <m:r>
          <m:rPr>
            <m:sty m:val="bi"/>
          </m:rPr>
          <m:t>B</m:t>
        </m:r>
      </m:oMath>
      <w:ins w:id="34282" w:author="PR Preview" w:date="2026-01-01T00:00:00Z">
        <w:r>
          <w:t xml:space="preserve"> </w:t>
        </w:r>
      </w:ins>
      <w:ins w:id="34283" w:author="PR Preview" w:date="2026-01-01T00:00:00Z">
        <w:r>
          <w:t xml:space="preserve">is invertible (</w:t>
        </w:r>
      </w:ins>
      <w:hyperlink w:anchor="thm-inverse-product">
        <w:ins w:id="34284" w:author="PR Preview" w:date="2026-01-01T00:00:00Z">
          <w:r>
            <w:rPr>
              <w:rStyle w:val="Hyperlink"/>
            </w:rPr>
            <w:t xml:space="preserve">Theorem 67</w:t>
          </w:r>
        </w:ins>
      </w:hyperlink>
      <w:ins w:id="34285" w:author="PR Preview" w:date="2026-01-01T00:00:00Z">
        <w:r>
          <w:t xml:space="preserve">),</w:t>
        </w:r>
      </w:ins>
      <w:ins w:id="34286" w:author="PR Preview" w:date="2026-01-01T00:00:00Z">
        <w:r>
          <w:t xml:space="preserve"> </w:t>
        </w:r>
      </w:ins>
      <w:ins w:id="34287" w:author="PR Preview" w:date="2026-01-01T00:00:00Z">
        <w:r>
          <w:t xml:space="preserve">and its</w:t>
        </w:r>
      </w:ins>
      <w:ins w:id="34288" w:author="PR Preview" w:date="2026-01-01T00:00:00Z">
        <w:r>
          <w:t xml:space="preserve"> </w:t>
        </w:r>
      </w:ins>
      <m:oMath>
        <m:r>
          <m:t>p</m:t>
        </m:r>
      </m:oMath>
      <w:ins w:id="34289" w:author="PR Preview" w:date="2026-01-01T00:00:00Z">
        <w:r>
          <w:t xml:space="preserve"> </w:t>
        </w:r>
      </w:ins>
      <w:ins w:id="34290" w:author="PR Preview" w:date="2026-01-01T00:00:00Z">
        <w:r>
          <w:t xml:space="preserve">columns are linearly independent (</w:t>
        </w:r>
      </w:ins>
      <w:hyperlink w:anchor="thm-invertible-rank">
        <w:ins w:id="34291" w:author="PR Preview" w:date="2026-01-01T00:00:00Z">
          <w:r>
            <w:rPr>
              <w:rStyle w:val="Hyperlink"/>
            </w:rPr>
            <w:t xml:space="preserve">Theorem 108</w:t>
          </w:r>
        </w:ins>
      </w:hyperlink>
      <w:ins w:id="34292" w:author="PR Preview" w:date="2026-01-01T00:00:00Z">
        <w:r>
          <w:t xml:space="preserve">,</w:t>
        </w:r>
      </w:ins>
      <w:ins w:id="34293" w:author="PR Preview" w:date="2026-01-01T00:00:00Z">
        <w:r>
          <w:t xml:space="preserve"> </w:t>
        </w:r>
      </w:ins>
      <w:hyperlink w:anchor="def-rank">
        <w:ins w:id="34294" w:author="PR Preview" w:date="2026-01-01T00:00:00Z">
          <w:r>
            <w:rPr>
              <w:rStyle w:val="Hyperlink"/>
            </w:rPr>
            <w:t xml:space="preserve">Definition 44</w:t>
          </w:r>
        </w:ins>
      </w:hyperlink>
      <w:ins w:id="34295" w:author="PR Preview" w:date="2026-01-01T00:00:00Z">
        <w:r>
          <w:t xml:space="preserve">).</w:t>
        </w:r>
      </w:ins>
    </w:p>
    <w:bookmarkStart w:id="655" w:name="exm-pd-gram"/>
    <w:p>
      <w:pPr>
        <w:pStyle w:val="BodyText"/>
      </w:pPr>
      <w:ins w:id="34296" w:author="PR Preview" w:date="2026-01-01T00:00:00Z">
        <w:r>
          <w:rPr>
            <w:b/>
            <w:bCs/>
          </w:rPr>
          <w:t xml:space="preserve">Example 208 (Gram factorizations)</w:t>
        </w:r>
      </w:ins>
      <w:ins w:id="34297" w:author="PR Preview" w:date="2026-01-01T00:00:00Z">
        <w:r>
          <w:t xml:space="preserve"> </w:t>
        </w:r>
      </w:ins>
      <w:ins w:id="34298" w:author="PR Preview" w:date="2026-01-01T00:00:00Z">
        <w:r>
          <w:t xml:space="preserve"> </w:t>
        </w:r>
      </w:ins>
    </w:p>
    <w:p>
      <w:pPr>
        <w:pStyle w:val="Compact"/>
        <w:numPr>
          <w:ilvl w:val="0"/>
          <w:numId w:val="1106"/>
        </w:numPr>
      </w:pPr>
      <w:ins w:id="34299" w:author="PR Preview" w:date="2026-01-01T00:00:00Z">
        <w:r>
          <w:t xml:space="preserve">With</w:t>
        </w:r>
      </w:ins>
      <w:ins w:id="34300" w:author="PR Preview" w:date="2026-01-01T00:00:00Z">
        <w:r>
          <w:t xml:space="preserve"> </w:t>
        </w:r>
      </w:ins>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ins w:id="34301" w:author="PR Preview" w:date="2026-01-01T00:00:00Z">
        <w:r>
          <w:t xml:space="preserve"> </w:t>
        </w:r>
      </w:ins>
      <w:ins w:id="34302" w:author="PR Preview" w:date="2026-01-01T00:00:00Z">
        <w:r>
          <w:t xml:space="preserve">(</w:t>
        </w:r>
      </w:ins>
      <m:oMath>
        <m:r>
          <m:t>1</m:t>
        </m:r>
        <m:r>
          <m:rPr>
            <m:sty m:val="p"/>
          </m:rPr>
          <m:t>×</m:t>
        </m:r>
        <m:r>
          <m:t>2</m:t>
        </m:r>
      </m:oMath>
      <w:ins w:id="34303" w:author="PR Preview" w:date="2026-01-01T00:00:00Z">
        <w:r>
          <w:t xml:space="preserve">),</w:t>
        </w:r>
      </w:ins>
      <w:ins w:id="34304" w:author="PR Preview" w:date="2026-01-01T00:00:00Z">
        <w:r>
          <w:t xml:space="preserve"> </w:t>
        </w:r>
      </w:ins>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34305" w:author="PR Preview" w:date="2026-01-01T00:00:00Z">
        <w:r>
          <w:t xml:space="preserve">,</w:t>
        </w:r>
      </w:ins>
      <w:ins w:id="34306" w:author="PR Preview" w:date="2026-01-01T00:00:00Z">
        <w:r>
          <w:t xml:space="preserve"> </w:t>
        </w:r>
      </w:ins>
      <w:ins w:id="34307" w:author="PR Preview" w:date="2026-01-01T00:00:00Z">
        <w:r>
          <w:t xml:space="preserve">the positive semidefinite matrix of</w:t>
        </w:r>
      </w:ins>
      <w:ins w:id="34308" w:author="PR Preview" w:date="2026-01-01T00:00:00Z">
        <w:r>
          <w:t xml:space="preserve"> </w:t>
        </w:r>
      </w:ins>
      <w:hyperlink w:anchor="exm-positive-semidefinite">
        <w:ins w:id="34309" w:author="PR Preview" w:date="2026-01-01T00:00:00Z">
          <w:r>
            <w:rPr>
              <w:rStyle w:val="Hyperlink"/>
            </w:rPr>
            <w:t xml:space="preserve">Example 151</w:t>
          </w:r>
        </w:ins>
      </w:hyperlink>
      <w:ins w:id="34310" w:author="PR Preview" w:date="2026-01-01T00:00:00Z">
        <w:r>
          <w:t xml:space="preserve">;</w:t>
        </w:r>
      </w:ins>
      <w:ins w:id="34311" w:author="PR Preview" w:date="2026-01-01T00:00:00Z">
        <w:r>
          <w:t xml:space="preserve"> </w:t>
        </w:r>
      </w:ins>
      <w:ins w:id="34312" w:author="PR Preview" w:date="2026-01-01T00:00:00Z">
        <w:r>
          <w:t xml:space="preserve">the two columns of</w:t>
        </w:r>
      </w:ins>
      <w:ins w:id="34313" w:author="PR Preview" w:date="2026-01-01T00:00:00Z">
        <w:r>
          <w:t xml:space="preserve"> </w:t>
        </w:r>
      </w:ins>
      <m:oMath>
        <m:r>
          <m:rPr>
            <m:sty m:val="bi"/>
          </m:rPr>
          <m:t>R</m:t>
        </m:r>
      </m:oMath>
      <w:ins w:id="34314" w:author="PR Preview" w:date="2026-01-01T00:00:00Z">
        <w:r>
          <w:t xml:space="preserve">,</w:t>
        </w:r>
      </w:ins>
      <w:ins w:id="34315" w:author="PR Preview" w:date="2026-01-01T00:00:00Z">
        <w:r>
          <w:t xml:space="preserve"> </w:t>
        </w:r>
      </w:ins>
      <m:oMath>
        <m:r>
          <m:t>1</m:t>
        </m:r>
      </m:oMath>
      <w:ins w:id="34316" w:author="PR Preview" w:date="2026-01-01T00:00:00Z">
        <w:r>
          <w:t xml:space="preserve"> </w:t>
        </w:r>
      </w:ins>
      <w:ins w:id="34317" w:author="PR Preview" w:date="2026-01-01T00:00:00Z">
        <w:r>
          <w:t xml:space="preserve">and</w:t>
        </w:r>
      </w:ins>
      <w:ins w:id="34318" w:author="PR Preview" w:date="2026-01-01T00:00:00Z">
        <w:r>
          <w:t xml:space="preserve"> </w:t>
        </w:r>
      </w:ins>
      <m:oMath>
        <m:r>
          <m:t>1</m:t>
        </m:r>
      </m:oMath>
      <w:ins w:id="34319" w:author="PR Preview" w:date="2026-01-01T00:00:00Z">
        <w:r>
          <w:t xml:space="preserve">, are dependent, so part 2 does not apply to</w:t>
        </w:r>
      </w:ins>
      <w:ins w:id="34320" w:author="PR Preview" w:date="2026-01-01T00:00:00Z">
        <w:r>
          <w:t xml:space="preserve"> </w:t>
        </w:r>
      </w:ins>
      <m:oMath>
        <m:r>
          <m:rPr>
            <m:sty m:val="bi"/>
          </m:rPr>
          <m:t>R</m:t>
        </m:r>
      </m:oMath>
      <w:ins w:id="34321" w:author="PR Preview" w:date="2026-01-01T00:00:00Z">
        <w:r>
          <w:t xml:space="preserve">;</w:t>
        </w:r>
      </w:ins>
      <w:ins w:id="34322" w:author="PR Preview" w:date="2026-01-01T00:00:00Z">
        <w:r>
          <w:t xml:space="preserve"> </w:t>
        </w:r>
      </w:ins>
      <m:oMath>
        <m:sSup>
          <m:e>
            <m:r>
              <m:rPr>
                <m:sty m:val="bi"/>
              </m:rPr>
              <m:t>R</m:t>
            </m:r>
          </m:e>
          <m:sup>
            <m:r>
              <m:rPr>
                <m:sty m:val="p"/>
              </m:rPr>
              <m:t>⊤</m:t>
            </m:r>
          </m:sup>
        </m:sSup>
        <m:r>
          <m:rPr>
            <m:sty m:val="bi"/>
          </m:rPr>
          <m:t>R</m:t>
        </m:r>
      </m:oMath>
      <w:ins w:id="34323" w:author="PR Preview" w:date="2026-01-01T00:00:00Z">
        <w:r>
          <w:t xml:space="preserve"> </w:t>
        </w:r>
      </w:ins>
      <w:ins w:id="34324" w:author="PR Preview" w:date="2026-01-01T00:00:00Z">
        <w:r>
          <w:t xml:space="preserve">is in fact not positive definite (</w:t>
        </w:r>
      </w:ins>
      <w:hyperlink w:anchor="exm-positive-definite">
        <w:ins w:id="34325" w:author="PR Preview" w:date="2026-01-01T00:00:00Z">
          <w:r>
            <w:rPr>
              <w:rStyle w:val="Hyperlink"/>
            </w:rPr>
            <w:t xml:space="preserve">Example 152</w:t>
          </w:r>
        </w:ins>
      </w:hyperlink>
      <w:ins w:id="34326" w:author="PR Preview" w:date="2026-01-01T00:00:00Z">
        <w:r>
          <w:t xml:space="preserve">).</w:t>
        </w:r>
      </w:ins>
    </w:p>
    <w:p>
      <w:pPr>
        <w:pStyle w:val="Compact"/>
        <w:numPr>
          <w:ilvl w:val="0"/>
          <w:numId w:val="1106"/>
        </w:numPr>
      </w:pPr>
      <w:ins w:id="34327" w:author="PR Preview" w:date="2026-01-01T00:00:00Z">
        <w:r>
          <w:t xml:space="preserve">With</w:t>
        </w:r>
      </w:ins>
      <w:ins w:id="34328"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ins w:id="34329" w:author="PR Preview" w:date="2026-01-01T00:00:00Z">
        <w:r>
          <w:t xml:space="preserve">, whose columns are independent (</w:t>
        </w:r>
      </w:ins>
      <w:hyperlink w:anchor="exm-rank">
        <w:ins w:id="34330" w:author="PR Preview" w:date="2026-01-01T00:00:00Z">
          <w:r>
            <w:rPr>
              <w:rStyle w:val="Hyperlink"/>
            </w:rPr>
            <w:t xml:space="preserve">Example 36</w:t>
          </w:r>
        </w:ins>
      </w:hyperlink>
      <w:ins w:id="34331" w:author="PR Preview" w:date="2026-01-01T00:00:00Z">
        <w:r>
          <w:t xml:space="preserve">),</w:t>
        </w:r>
      </w:ins>
      <w:ins w:id="34332" w:author="PR Preview" w:date="2026-01-01T00:00:00Z">
        <w:r>
          <w:t xml:space="preserve"> </w:t>
        </w:r>
      </w:ins>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ins w:id="34333" w:author="PR Preview" w:date="2026-01-01T00:00:00Z">
        <w:r>
          <w:t xml:space="preserve"> </w:t>
        </w:r>
      </w:ins>
      <w:ins w:id="34334" w:author="PR Preview" w:date="2026-01-01T00:00:00Z">
        <w:r>
          <w:t xml:space="preserve">(</w:t>
        </w:r>
      </w:ins>
      <w:hyperlink w:anchor="exm-gram-invertible">
        <w:ins w:id="34335" w:author="PR Preview" w:date="2026-01-01T00:00:00Z">
          <w:r>
            <w:rPr>
              <w:rStyle w:val="Hyperlink"/>
            </w:rPr>
            <w:t xml:space="preserve">Example 162</w:t>
          </w:r>
        </w:ins>
      </w:hyperlink>
      <w:ins w:id="34336" w:author="PR Preview" w:date="2026-01-01T00:00:00Z">
        <w:r>
          <w:t xml:space="preserve">)</w:t>
        </w:r>
      </w:ins>
      <w:ins w:id="34337" w:author="PR Preview" w:date="2026-01-01T00:00:00Z">
        <w:r>
          <w:t xml:space="preserve"> </w:t>
        </w:r>
      </w:ins>
      <w:ins w:id="34338" w:author="PR Preview" w:date="2026-01-01T00:00:00Z">
        <w:r>
          <w:t xml:space="preserve">is positive definite.</w:t>
        </w:r>
      </w:ins>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ins w:id="34339" w:author="PR Preview" w:date="2026-01-01T00:00:00Z">
        <w:r>
          <w:t xml:space="preserve"> </w:t>
        </w:r>
      </w:ins>
      <w:ins w:id="34340" w:author="PR Preview" w:date="2026-01-01T00:00:00Z">
        <w:r>
          <w:t xml:space="preserve">of</w:t>
        </w:r>
      </w:ins>
      <w:ins w:id="34341" w:author="PR Preview" w:date="2026-01-01T00:00:00Z">
        <w:r>
          <w:t xml:space="preserve"> </w:t>
        </w:r>
      </w:ins>
      <w:hyperlink w:anchor="exm-positive-definite">
        <w:ins w:id="34342" w:author="PR Preview" w:date="2026-01-01T00:00:00Z">
          <w:r>
            <w:rPr>
              <w:rStyle w:val="Hyperlink"/>
            </w:rPr>
            <w:t xml:space="preserve">Example 152</w:t>
          </w:r>
        </w:ins>
      </w:hyperlink>
      <w:ins w:id="34343" w:author="PR Preview" w:date="2026-01-01T00:00:00Z">
        <w:r>
          <w:t xml:space="preserve"> </w:t>
        </w:r>
      </w:ins>
      <w:ins w:id="34344" w:author="PR Preview" w:date="2026-01-01T00:00:00Z">
        <w:r>
          <w:t xml:space="preserve">is symmetric</w:t>
        </w:r>
      </w:ins>
      <w:ins w:id="34345" w:author="PR Preview" w:date="2026-01-01T00:00:00Z">
        <w:r>
          <w:t xml:space="preserve"> </w:t>
        </w:r>
      </w:ins>
      <w:ins w:id="34346" w:author="PR Preview" w:date="2026-01-01T00:00:00Z">
        <w:r>
          <w:t xml:space="preserve">but not positive semidefinite, so by part 1 it is not</w:t>
        </w:r>
      </w:ins>
      <w:ins w:id="34347" w:author="PR Preview" w:date="2026-01-01T00:00:00Z">
        <w:r>
          <w:t xml:space="preserve"> </w:t>
        </w:r>
      </w:ins>
      <m:oMath>
        <m:sSup>
          <m:e>
            <m:r>
              <m:rPr>
                <m:sty m:val="bi"/>
              </m:rPr>
              <m:t>B</m:t>
            </m:r>
          </m:e>
          <m:sup>
            <m:r>
              <m:rPr>
                <m:sty m:val="p"/>
              </m:rPr>
              <m:t>⊤</m:t>
            </m:r>
          </m:sup>
        </m:sSup>
        <m:r>
          <m:rPr>
            <m:sty m:val="bi"/>
          </m:rPr>
          <m:t>B</m:t>
        </m:r>
      </m:oMath>
      <w:ins w:id="34348" w:author="PR Preview" w:date="2026-01-01T00:00:00Z">
        <w:r>
          <w:t xml:space="preserve"> </w:t>
        </w:r>
      </w:ins>
      <w:ins w:id="34349" w:author="PR Preview" w:date="2026-01-01T00:00:00Z">
        <w:r>
          <w:t xml:space="preserve">for any</w:t>
        </w:r>
      </w:ins>
      <w:ins w:id="34350" w:author="PR Preview" w:date="2026-01-01T00:00:00Z">
        <w:r>
          <w:t xml:space="preserve"> </w:t>
        </w:r>
      </w:ins>
      <m:oMath>
        <m:r>
          <m:rPr>
            <m:sty m:val="bi"/>
          </m:rPr>
          <m:t>B</m:t>
        </m:r>
      </m:oMath>
      <w:ins w:id="34351" w:author="PR Preview" w:date="2026-01-01T00:00:00Z">
        <w:r>
          <w:t xml:space="preserve">.</w:t>
        </w:r>
      </w:ins>
    </w:p>
    <w:bookmarkEnd w:id="655"/>
    <w:bookmarkStart w:id="656" w:name="thm-pd-operations"/>
    <w:p>
      <w:pPr>
        <w:pStyle w:val="FirstParagraph"/>
      </w:pPr>
      <w:ins w:id="34352" w:author="PR Preview" w:date="2026-01-01T00:00:00Z">
        <w:r>
          <w:rPr>
            <w:b/>
            <w:bCs/>
          </w:rPr>
          <w:t xml:space="preserve">Theorem 118 (Operations that preserve definiteness)</w:t>
        </w:r>
      </w:ins>
      <w:ins w:id="34353" w:author="PR Preview" w:date="2026-01-01T00:00:00Z">
        <w:r>
          <w:t xml:space="preserve"> </w:t>
        </w:r>
      </w:ins>
      <w:ins w:id="34354" w:author="PR Preview" w:date="2026-01-01T00:00:00Z">
        <w:r>
          <w:t xml:space="preserve"> </w:t>
        </w:r>
      </w:ins>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6"/>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del w:id="34355" w:author="PR Preview" w:date="2026-01-01T00:00:00Z">
        <w:r>
          <w:delText xml:space="preserve">(</w:delText>
        </w:r>
      </w:del>
      <w:hyperlink w:anchor="thm-transpose-product">
        <w:del w:id="34356" w:author="PR Preview" w:date="2026-01-01T00:00:00Z">
          <w:r>
            <w:rPr>
              <w:rStyle w:val="Hyperlink"/>
            </w:rPr>
            <w:delText xml:space="preserve">Theorem 19</w:delText>
          </w:r>
        </w:del>
      </w:hyperlink>
      <w:del w:id="34357" w:author="PR Preview" w:date="2026-01-01T00:00:00Z">
        <w:r>
          <w:delText xml:space="preserve">, twice;</w:delText>
        </w:r>
      </w:del>
      <w:del w:id="34358" w:author="PR Preview" w:date="2026-01-01T00:00:00Z">
        <w:r>
          <w:delText xml:space="preserve"> </w:delText>
        </w:r>
      </w:del>
      <m:oMath>
        <m:r>
          <m:rPr>
            <m:sty m:val="bi"/>
          </m:rPr>
          <m:t>C</m:t>
        </m:r>
      </m:oMath>
      <w:del w:id="34359" w:author="PR Preview" w:date="2026-01-01T00:00:00Z">
        <w:r>
          <w:delText xml:space="preserve"> </w:delText>
        </w:r>
      </w:del>
      <w:del w:id="34360" w:author="PR Preview" w:date="2026-01-01T00:00:00Z">
        <w:r>
          <w:delText xml:space="preserve">symmetric;</w:delText>
        </w:r>
      </w:del>
      <w:del w:id="34361" w:author="PR Preview" w:date="2026-01-01T00:00:00Z">
        <w:r>
          <w:delText xml:space="preserve"> </w:delText>
        </w:r>
      </w:del>
      <w:hyperlink w:anchor="def-matrix-transpose">
        <w:del w:id="34362" w:author="PR Preview" w:date="2026-01-01T00:00:00Z">
          <w:r>
            <w:rPr>
              <w:rStyle w:val="Hyperlink"/>
            </w:rPr>
            <w:delText xml:space="preserve">Definition 22</w:delText>
          </w:r>
        </w:del>
      </w:hyperlink>
      <w:del w:id="34363" w:author="PR Preview" w:date="2026-01-01T00:00:00Z">
        <w:r>
          <w:delText xml:space="preserve">).</w:delText>
        </w:r>
      </w:del>
      <w:del w:id="34364" w:author="PR Preview" w:date="2026-01-01T00:00:00Z">
        <w:r>
          <w:delText xml:space="preserve"> </w:delText>
        </w:r>
      </w:del>
      <w:del w:id="34365" w:author="PR Preview" w:date="2026-01-01T00:00:00Z">
        <w:r>
          <w:delText xml:space="preserve">For</w:delText>
        </w:r>
      </w:del>
      <w:del w:id="34366" w:author="PR Preview" w:date="2026-01-01T00:00:00Z">
        <w:r>
          <w:delText xml:space="preserve"> </w:delText>
        </w:r>
      </w:del>
      <m:oMath>
        <m:limLow>
          <m:e>
            <m:r>
              <m:t>x</m:t>
            </m:r>
          </m:e>
          <m:lim>
            <m:r>
              <m:rPr>
                <m:sty m:val="p"/>
              </m:rPr>
              <m:t>∼</m:t>
            </m:r>
          </m:lim>
        </m:limLow>
        <m:r>
          <m:rPr>
            <m:sty m:val="p"/>
          </m:rPr>
          <m:t>≠</m:t>
        </m:r>
        <m:sSub>
          <m:e>
            <m:limLow>
              <m:e>
                <m:r>
                  <m:t>0</m:t>
                </m:r>
              </m:e>
              <m:lim>
                <m:r>
                  <m:rPr>
                    <m:sty m:val="p"/>
                  </m:rPr>
                  <m:t>∼</m:t>
                </m:r>
              </m:lim>
            </m:limLow>
          </m:e>
          <m:sub>
            <m:r>
              <m:t>k</m:t>
            </m:r>
          </m:sub>
        </m:sSub>
      </m:oMath>
      <w:del w:id="34367" w:author="PR Preview" w:date="2026-01-01T00:00:00Z">
        <w:r>
          <w:delText xml:space="preserve">,</w:delText>
        </w:r>
      </w:del>
      <w:del w:id="34368" w:author="PR Preview" w:date="2026-01-01T00:00:00Z">
        <w:r>
          <w:delText xml:space="preserve"> </w:delText>
        </w:r>
      </w:del>
      <m:oMath>
        <m:r>
          <m:rPr>
            <m:sty m:val="bi"/>
          </m:rPr>
          <m:t>A</m:t>
        </m:r>
        <m:limLow>
          <m:e>
            <m:r>
              <m:t>x</m:t>
            </m:r>
          </m:e>
          <m:lim>
            <m:r>
              <m:rPr>
                <m:sty m:val="p"/>
              </m:rPr>
              <m:t>∼</m:t>
            </m:r>
          </m:lim>
        </m:limLow>
        <m:r>
          <m:rPr>
            <m:sty m:val="p"/>
          </m:rPr>
          <m:t>≠</m:t>
        </m:r>
        <m:sSub>
          <m:e>
            <m:limLow>
              <m:e>
                <m:r>
                  <m:t>0</m:t>
                </m:r>
              </m:e>
              <m:lim>
                <m:r>
                  <m:rPr>
                    <m:sty m:val="p"/>
                  </m:rPr>
                  <m:t>∼</m:t>
                </m:r>
              </m:lim>
            </m:limLow>
          </m:e>
          <m:sub>
            <m:r>
              <m:t>p</m:t>
            </m:r>
          </m:sub>
        </m:sSub>
      </m:oMath>
      <w:del w:id="34369" w:author="PR Preview" w:date="2026-01-01T00:00:00Z">
        <w:r>
          <w:delText xml:space="preserve">,</w:delText>
        </w:r>
      </w:del>
      <w:del w:id="34370" w:author="PR Preview" w:date="2026-01-01T00:00:00Z">
        <w:r>
          <w:delText xml:space="preserve"> </w:delText>
        </w:r>
      </w:del>
      <w:del w:id="34371" w:author="PR Preview" w:date="2026-01-01T00:00:00Z">
        <w:r>
          <w:delText xml:space="preserve">since the columns of</w:delText>
        </w:r>
      </w:del>
      <w:del w:id="34372" w:author="PR Preview" w:date="2026-01-01T00:00:00Z">
        <w:r>
          <w:delText xml:space="preserve"> </w:delText>
        </w:r>
      </w:del>
      <m:oMath>
        <m:r>
          <m:rPr>
            <m:sty m:val="bi"/>
          </m:rPr>
          <m:t>A</m:t>
        </m:r>
      </m:oMath>
      <w:del w:id="34373" w:author="PR Preview" w:date="2026-01-01T00:00:00Z">
        <w:r>
          <w:delText xml:space="preserve"> </w:delText>
        </w:r>
      </w:del>
      <w:del w:id="34374" w:author="PR Preview" w:date="2026-01-01T00:00:00Z">
        <w:r>
          <w:delText xml:space="preserve">are independent (</w:delText>
        </w:r>
      </w:del>
      <w:hyperlink w:anchor="thm-matvec-columns">
        <w:del w:id="34375" w:author="PR Preview" w:date="2026-01-01T00:00:00Z">
          <w:r>
            <w:rPr>
              <w:rStyle w:val="Hyperlink"/>
            </w:rPr>
            <w:delText xml:space="preserve">Theorem 23</w:delText>
          </w:r>
        </w:del>
      </w:hyperlink>
      <w:del w:id="34376" w:author="PR Preview" w:date="2026-01-01T00:00:00Z">
        <w:r>
          <w:delText xml:space="preserve">,</w:delText>
        </w:r>
      </w:del>
      <w:del w:id="34377" w:author="PR Preview" w:date="2026-01-01T00:00:00Z">
        <w:r>
          <w:delText xml:space="preserve"> </w:delText>
        </w:r>
      </w:del>
      <w:hyperlink w:anchor="def-linearly-independent">
        <w:del w:id="34378" w:author="PR Preview" w:date="2026-01-01T00:00:00Z">
          <w:r>
            <w:rPr>
              <w:rStyle w:val="Hyperlink"/>
            </w:rPr>
            <w:delText xml:space="preserve">Definition 43</w:delText>
          </w:r>
        </w:del>
      </w:hyperlink>
      <w:del w:id="34379" w:author="PR Preview" w:date="2026-01-01T00:00:00Z">
        <w:r>
          <w:delText xml:space="preserve">), and</w:delText>
        </w:r>
      </w:del>
    </w:p>
    <w:p>
      <w:pPr>
        <w:pStyle w:val="BodyText"/>
      </w:pPr>
      <m:oMathPara>
        <m:oMathParaPr>
          <m:jc m:val="center"/>
        </m:oMathParaPr>
        <m:oMath>
          <m:eqArr>
            <m:e>
              <m:sSup>
                <m:e>
                  <m:limLow>
                    <m:e>
                      <m:r>
                        <m:t>x</m:t>
                      </m:r>
                    </m:e>
                    <m:lim>
                      <m:r>
                        <m:rPr>
                          <m:sty m:val="p"/>
                        </m:rPr>
                        <m:t>∼</m:t>
                      </m:r>
                    </m:lim>
                  </m:limLow>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limLow>
                <m:e>
                  <m:r>
                    <m:t>x</m:t>
                  </m:r>
                </m:e>
                <m:lim>
                  <m:r>
                    <m:rPr>
                      <m:sty m:val="p"/>
                    </m:rPr>
                    <m:t>∼</m:t>
                  </m:r>
                </m:lim>
              </m:limLow>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bi"/>
                </m:rPr>
                <m:t>C</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limLow>
                <m:e>
                  <m:r>
                    <m:t>x</m:t>
                  </m:r>
                </m:e>
                <m:lim>
                  <m:r>
                    <m:rPr>
                      <m:sty m:val="p"/>
                    </m:rPr>
                    <m:t>∼</m:t>
                  </m:r>
                </m:lim>
              </m:limLow>
              <m:r>
                <m:rPr>
                  <m:sty m:val="p"/>
                </m:rPr>
                <m:t>≠</m:t>
              </m:r>
              <m:limLow>
                <m:e>
                  <m:r>
                    <m:t>0</m:t>
                  </m:r>
                </m:e>
                <m:lim>
                  <m:r>
                    <m:rPr>
                      <m:sty m:val="p"/>
                    </m:rPr>
                    <m:t>∼</m:t>
                  </m:r>
                </m:lim>
              </m:limLow>
              <m:r>
                <m:rPr>
                  <m:nor/>
                  <m:sty m:val="p"/>
                </m:rPr>
                <m:t>)</m:t>
              </m:r>
            </m:e>
          </m:eqArr>
        </m:oMath>
      </m:oMathPara>
    </w:p>
    <w:p>
      <w:pPr>
        <w:pStyle w:val="FirstParagraph"/>
      </w:pPr>
      <w:del w:id="34380" w:author="PR Preview" w:date="2026-01-01T00:00:00Z">
        <w:r>
          <w:rPr>
            <w:b/>
            <w:bCs/>
          </w:rPr>
          <w:delText xml:space="preserve">Part 2.</w:delText>
        </w:r>
      </w:del>
      <w:del w:id="34381" w:author="PR Preview" w:date="2026-01-01T00:00:00Z">
        <w:r>
          <w:delText xml:space="preserve"> </w:delText>
        </w:r>
      </w:del>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del w:id="34382" w:author="PR Preview" w:date="2026-01-01T00:00:00Z">
        <w:r>
          <w:delText xml:space="preserve"> </w:delText>
        </w:r>
      </w:del>
      <w:del w:id="34383" w:author="PR Preview" w:date="2026-01-01T00:00:00Z">
        <w:r>
          <w:delText xml:space="preserve">is symmetric:</w:delText>
        </w:r>
      </w:del>
      <w:del w:id="34384" w:author="PR Preview" w:date="2026-01-01T00:00:00Z">
        <w:r>
          <w:delText xml:space="preserve"> </w:delText>
        </w:r>
      </w:del>
      <w:del w:id="34385" w:author="PR Preview" w:date="2026-01-01T00:00:00Z">
        <w:r>
          <w:delText xml:space="preserve">its transpose is</w:delText>
        </w:r>
      </w:del>
      <w:del w:id="34386" w:author="PR Preview" w:date="2026-01-01T00:00:00Z">
        <w:r>
          <w:delText xml:space="preserve"> </w:delText>
        </w:r>
      </w:del>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del w:id="34387" w:author="PR Preview" w:date="2026-01-01T00:00:00Z">
        <w:r>
          <w:delText xml:space="preserve"> </w:delText>
        </w:r>
      </w:del>
      <w:del w:id="34388" w:author="PR Preview" w:date="2026-01-01T00:00:00Z">
        <w:r>
          <w:delText xml:space="preserve">(</w:delText>
        </w:r>
      </w:del>
      <w:hyperlink w:anchor="thm-transpose-sum">
        <w:del w:id="34389" w:author="PR Preview" w:date="2026-01-01T00:00:00Z">
          <w:r>
            <w:rPr>
              <w:rStyle w:val="Hyperlink"/>
            </w:rPr>
            <w:delText xml:space="preserve">Theorem 18</w:delText>
          </w:r>
        </w:del>
      </w:hyperlink>
      <w:del w:id="34390" w:author="PR Preview" w:date="2026-01-01T00:00:00Z">
        <w:r>
          <w:delText xml:space="preserve">,</w:delText>
        </w:r>
      </w:del>
      <w:del w:id="34391" w:author="PR Preview" w:date="2026-01-01T00:00:00Z">
        <w:r>
          <w:delText xml:space="preserve"> </w:delText>
        </w:r>
      </w:del>
      <w:hyperlink w:anchor="def-scalar-mult">
        <w:del w:id="34392" w:author="PR Preview" w:date="2026-01-01T00:00:00Z">
          <w:r>
            <w:rPr>
              <w:rStyle w:val="Hyperlink"/>
            </w:rPr>
            <w:delText xml:space="preserve">Definition 25</w:delText>
          </w:r>
        </w:del>
      </w:hyperlink>
      <w:del w:id="34393" w:author="PR Preview" w:date="2026-01-01T00:00:00Z">
        <w:r>
          <w:delText xml:space="preserve">,</w:delText>
        </w:r>
      </w:del>
      <w:del w:id="34394" w:author="PR Preview" w:date="2026-01-01T00:00:00Z">
        <w:r>
          <w:delText xml:space="preserve"> </w:delText>
        </w:r>
      </w:del>
      <w:hyperlink w:anchor="def-matrix-transpose">
        <w:del w:id="34395" w:author="PR Preview" w:date="2026-01-01T00:00:00Z">
          <w:r>
            <w:rPr>
              <w:rStyle w:val="Hyperlink"/>
            </w:rPr>
            <w:delText xml:space="preserve">Definition 22</w:delText>
          </w:r>
        </w:del>
      </w:hyperlink>
      <w:del w:id="34396" w:author="PR Preview" w:date="2026-01-01T00:00:00Z">
        <w:r>
          <w:delText xml:space="preserve">).</w:delText>
        </w:r>
      </w:del>
      <w:del w:id="34397" w:author="PR Preview" w:date="2026-01-01T00:00:00Z">
        <w:r>
          <w:delText xml:space="preserve"> </w:delText>
        </w:r>
      </w:del>
      <w:del w:id="34398" w:author="PR Preview" w:date="2026-01-01T00:00:00Z">
        <w:r>
          <w:delText xml:space="preserve">For</w:delText>
        </w:r>
      </w:del>
      <w:del w:id="34399"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34400" w:author="PR Preview" w:date="2026-01-01T00:00:00Z">
        <w:r>
          <w:delText xml:space="preserve">,</w:delText>
        </w:r>
      </w:del>
    </w:p>
    <w:p>
      <w:pPr>
        <w:pStyle w:val="BodyText"/>
      </w:pPr>
      <m:oMathPara>
        <m:oMathParaPr>
          <m:jc m:val="center"/>
        </m:oMathParaPr>
        <m:oMath>
          <m:eqArr>
            <m:e>
              <m:sSup>
                <m:e>
                  <m:limLow>
                    <m:e>
                      <m:r>
                        <m:t>x</m:t>
                      </m:r>
                    </m:e>
                    <m:lim>
                      <m:r>
                        <m:rPr>
                          <m:sty m:val="p"/>
                        </m:rPr>
                        <m:t>∼</m:t>
                      </m:r>
                    </m:lim>
                  </m:limLow>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limLow>
                <m:e>
                  <m:r>
                    <m:t>x</m:t>
                  </m:r>
                </m:e>
                <m:lim>
                  <m:r>
                    <m:rPr>
                      <m:sty m:val="p"/>
                    </m:rPr>
                    <m:t>∼</m:t>
                  </m:r>
                </m:lim>
              </m:limLow>
              <m:r>
                <m:t>&amp;</m:t>
              </m:r>
              <m:r>
                <m:rPr>
                  <m:sty m:val="p"/>
                </m:rPr>
                <m:t>=</m:t>
              </m:r>
              <m:sSup>
                <m:e>
                  <m:limLow>
                    <m:e>
                      <m:r>
                        <m:t>x</m:t>
                      </m:r>
                    </m:e>
                    <m:lim>
                      <m:r>
                        <m:rPr>
                          <m:sty m:val="p"/>
                        </m:rPr>
                        <m:t>∼</m:t>
                      </m:r>
                    </m:lim>
                  </m:limLow>
                </m:e>
                <m:sup>
                  <m:r>
                    <m:rPr>
                      <m:sty m:val="p"/>
                    </m:rPr>
                    <m:t>⊤</m:t>
                  </m:r>
                </m:sup>
              </m:sSup>
              <m:r>
                <m:t> </m:t>
              </m:r>
              <m:r>
                <m:rPr>
                  <m:sty m:val="p"/>
                </m:rPr>
                <m:t>(</m:t>
              </m:r>
              <m:sSub>
                <m:e>
                  <m:r>
                    <m:t>α</m:t>
                  </m:r>
                </m:e>
                <m:sub>
                  <m:r>
                    <m:t>1</m:t>
                  </m:r>
                </m:sub>
              </m:sSub>
              <m:sSub>
                <m:e>
                  <m:r>
                    <m:rPr>
                      <m:sty m:val="bi"/>
                    </m:rPr>
                    <m:t>A</m:t>
                  </m:r>
                </m:e>
                <m:sub>
                  <m:r>
                    <m:t>1</m:t>
                  </m:r>
                </m:sub>
              </m:sSub>
              <m:r>
                <m:rPr>
                  <m:sty m:val="p"/>
                </m:rPr>
                <m:t>)</m:t>
              </m:r>
              <m:r>
                <m:t> </m:t>
              </m:r>
              <m:limLow>
                <m:e>
                  <m:r>
                    <m:t>x</m:t>
                  </m:r>
                </m:e>
                <m:lim>
                  <m:r>
                    <m:rPr>
                      <m:sty m:val="p"/>
                    </m:rPr>
                    <m:t>∼</m:t>
                  </m:r>
                </m:lim>
              </m:limLow>
              <m:r>
                <m:rPr>
                  <m:sty m:val="p"/>
                </m:rPr>
                <m:t>+</m:t>
              </m:r>
              <m:sSup>
                <m:e>
                  <m:limLow>
                    <m:e>
                      <m:r>
                        <m:t>x</m:t>
                      </m:r>
                    </m:e>
                    <m:lim>
                      <m:r>
                        <m:rPr>
                          <m:sty m:val="p"/>
                        </m:rPr>
                        <m:t>∼</m:t>
                      </m:r>
                    </m:lim>
                  </m:limLow>
                </m:e>
                <m:sup>
                  <m:r>
                    <m:rPr>
                      <m:sty m:val="p"/>
                    </m:rPr>
                    <m:t>⊤</m:t>
                  </m:r>
                </m:sup>
              </m:sSup>
              <m:r>
                <m:t> </m:t>
              </m:r>
              <m:r>
                <m:rPr>
                  <m:sty m:val="p"/>
                </m:rPr>
                <m:t>(</m:t>
              </m:r>
              <m:sSub>
                <m:e>
                  <m:r>
                    <m:t>α</m:t>
                  </m:r>
                </m:e>
                <m:sub>
                  <m:r>
                    <m:t>2</m:t>
                  </m:r>
                </m:sub>
              </m:sSub>
              <m:sSub>
                <m:e>
                  <m:r>
                    <m:rPr>
                      <m:sty m:val="bi"/>
                    </m:rPr>
                    <m:t>A</m:t>
                  </m:r>
                </m:e>
                <m:sub>
                  <m:r>
                    <m:t>2</m:t>
                  </m:r>
                </m:sub>
              </m:sSub>
              <m:r>
                <m:rPr>
                  <m:sty m:val="p"/>
                </m:rPr>
                <m:t>)</m:t>
              </m:r>
              <m:r>
                <m:t> </m:t>
              </m:r>
              <m:limLow>
                <m:e>
                  <m:r>
                    <m:t>x</m:t>
                  </m:r>
                </m:e>
                <m:lim>
                  <m:r>
                    <m:rPr>
                      <m:sty m:val="p"/>
                    </m:rPr>
                    <m:t>∼</m:t>
                  </m:r>
                </m:lim>
              </m:limLow>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limLow>
                    <m:e>
                      <m:r>
                        <m:t>x</m:t>
                      </m:r>
                    </m:e>
                    <m:lim>
                      <m:r>
                        <m:rPr>
                          <m:sty m:val="p"/>
                        </m:rPr>
                        <m:t>∼</m:t>
                      </m:r>
                    </m:lim>
                  </m:limLow>
                </m:e>
                <m:sup>
                  <m:r>
                    <m:rPr>
                      <m:sty m:val="p"/>
                    </m:rPr>
                    <m:t>⊤</m:t>
                  </m:r>
                </m:sup>
              </m:sSup>
              <m:sSub>
                <m:e>
                  <m:r>
                    <m:rPr>
                      <m:sty m:val="bi"/>
                    </m:rPr>
                    <m:t>A</m:t>
                  </m:r>
                </m:e>
                <m:sub>
                  <m:r>
                    <m:t>1</m:t>
                  </m:r>
                </m:sub>
              </m:sSub>
              <m:limLow>
                <m:e>
                  <m:r>
                    <m:t>x</m:t>
                  </m:r>
                </m:e>
                <m:lim>
                  <m:r>
                    <m:rPr>
                      <m:sty m:val="p"/>
                    </m:rPr>
                    <m:t>∼</m:t>
                  </m:r>
                </m:lim>
              </m:limLow>
              <m:r>
                <m:rPr>
                  <m:sty m:val="p"/>
                </m:rPr>
                <m:t>+</m:t>
              </m:r>
              <m:sSub>
                <m:e>
                  <m:r>
                    <m:t>α</m:t>
                  </m:r>
                </m:e>
                <m:sub>
                  <m:r>
                    <m:t>2</m:t>
                  </m:r>
                </m:sub>
              </m:sSub>
              <m:r>
                <m:t> </m:t>
              </m:r>
              <m:sSup>
                <m:e>
                  <m:limLow>
                    <m:e>
                      <m:r>
                        <m:t>x</m:t>
                      </m:r>
                    </m:e>
                    <m:lim>
                      <m:r>
                        <m:rPr>
                          <m:sty m:val="p"/>
                        </m:rPr>
                        <m:t>∼</m:t>
                      </m:r>
                    </m:lim>
                  </m:limLow>
                </m:e>
                <m:sup>
                  <m:r>
                    <m:rPr>
                      <m:sty m:val="p"/>
                    </m:rPr>
                    <m:t>⊤</m:t>
                  </m:r>
                </m:sup>
              </m:sSup>
              <m:sSub>
                <m:e>
                  <m:r>
                    <m:rPr>
                      <m:sty m:val="bi"/>
                    </m:rPr>
                    <m:t>A</m:t>
                  </m:r>
                </m:e>
                <m:sub>
                  <m:r>
                    <m:t>2</m:t>
                  </m:r>
                </m:sub>
              </m:sSub>
              <m:limLow>
                <m:e>
                  <m:r>
                    <m:t>x</m:t>
                  </m:r>
                </m:e>
                <m:lim>
                  <m:r>
                    <m:rPr>
                      <m:sty m:val="p"/>
                    </m:rPr>
                    <m:t>∼</m:t>
                  </m:r>
                </m:lim>
              </m:limLow>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p>
      <w:pPr>
        <w:pStyle w:val="FirstParagraph"/>
      </w:pPr>
      <w:del w:id="34401" w:author="PR Preview" w:date="2026-01-01T00:00:00Z">
        <w:r>
          <w:rPr>
            <w:b/>
            <w:bCs/>
          </w:rPr>
          <w:delText xml:space="preserve">Example 207 (Building positive definite matrices)</w:delText>
        </w:r>
      </w:del>
      <w:del w:id="34402" w:author="PR Preview" w:date="2026-01-01T00:00:00Z">
        <w:r>
          <w:delText xml:space="preserve"> </w:delText>
        </w:r>
      </w:del>
      <w:del w:id="34403" w:author="PR Preview" w:date="2026-01-01T00:00:00Z">
        <w:r>
          <w:delText xml:space="preserve"> </w:delText>
        </w:r>
      </w:del>
    </w:p>
    <w:p>
      <w:pPr>
        <w:numPr>
          <w:ilvl w:val="0"/>
          <w:numId w:val="1107"/>
        </w:numPr>
      </w:pPr>
      <w:del w:id="34404" w:author="PR Preview" w:date="2026-01-01T00:00:00Z">
        <w:r>
          <w:delText xml:space="preserve">With</w:delText>
        </w:r>
      </w:del>
      <w:del w:id="34405" w:author="PR Preview" w:date="2026-01-01T00:00:00Z">
        <w:r>
          <w:delText xml:space="preserve"> </w:delText>
        </w:r>
      </w:del>
      <m:oMath>
        <m:r>
          <m:rPr>
            <m:sty m:val="bi"/>
          </m:rPr>
          <m:t>C</m:t>
        </m:r>
        <m:r>
          <m:rPr>
            <m:sty m:val="p"/>
          </m:rPr>
          <m:t>=</m:t>
        </m:r>
        <m:sSub>
          <m:e>
            <m:r>
              <m:rPr>
                <m:sty m:val="bi"/>
              </m:rPr>
              <m:t>I</m:t>
            </m:r>
          </m:e>
          <m:sub>
            <m:r>
              <m:t>3</m:t>
            </m:r>
          </m:sub>
        </m:sSub>
      </m:oMath>
      <w:del w:id="34406" w:author="PR Preview" w:date="2026-01-01T00:00:00Z">
        <w:r>
          <w:delText xml:space="preserve"> </w:delText>
        </w:r>
      </w:del>
      <w:del w:id="34407" w:author="PR Preview" w:date="2026-01-01T00:00:00Z">
        <w:r>
          <w:delText xml:space="preserve">and</w:delText>
        </w:r>
      </w:del>
      <w:del w:id="34408" w:author="PR Preview" w:date="2026-01-01T00:00:00Z">
        <w:r>
          <w:delText xml:space="preserve"> </w:delText>
        </w:r>
      </w:del>
      <m:oMath>
        <m:r>
          <m:rPr>
            <m:sty m:val="bi"/>
          </m:rPr>
          <m:t>X</m:t>
        </m:r>
      </m:oMath>
      <w:del w:id="34409" w:author="PR Preview" w:date="2026-01-01T00:00:00Z">
        <w:r>
          <w:delText xml:space="preserve"> </w:delText>
        </w:r>
      </w:del>
      <w:del w:id="34410" w:author="PR Preview" w:date="2026-01-01T00:00:00Z">
        <w:r>
          <w:delText xml:space="preserve">of</w:delText>
        </w:r>
      </w:del>
      <w:del w:id="34411" w:author="PR Preview" w:date="2026-01-01T00:00:00Z">
        <w:r>
          <w:delText xml:space="preserve"> </w:delText>
        </w:r>
      </w:del>
      <w:hyperlink w:anchor="exm-pd-gram">
        <w:del w:id="34412" w:author="PR Preview" w:date="2026-01-01T00:00:00Z">
          <w:r>
            <w:rPr>
              <w:rStyle w:val="Hyperlink"/>
            </w:rPr>
            <w:delText xml:space="preserve">Example 206</w:delText>
          </w:r>
        </w:del>
      </w:hyperlink>
      <w:del w:id="34413" w:author="PR Preview" w:date="2026-01-01T00:00:00Z">
        <w:r>
          <w:delText xml:space="preserve">,</w:delText>
        </w:r>
      </w:del>
      <w:del w:id="34414" w:author="PR Preview" w:date="2026-01-01T00:00:00Z">
        <w:r>
          <w:delText xml:space="preserve"> </w:delText>
        </w:r>
      </w:del>
      <w:del w:id="34415" w:author="PR Preview" w:date="2026-01-01T00:00:00Z">
        <w:r>
          <w:delText xml:space="preserve">part 1 gives again that</w:delText>
        </w:r>
      </w:del>
      <w:del w:id="34416" w:author="PR Preview" w:date="2026-01-01T00:00:00Z">
        <w:r>
          <w:delText xml:space="preserve"> </w:delText>
        </w:r>
      </w:del>
      <m:oMath>
        <m:sSup>
          <m:e>
            <m:r>
              <m:rPr>
                <m:sty m:val="bi"/>
              </m:rPr>
              <m:t>X</m:t>
            </m:r>
          </m:e>
          <m:sup>
            <m:r>
              <m:rPr>
                <m:sty m:val="p"/>
              </m:rPr>
              <m:t>⊤</m:t>
            </m:r>
          </m:sup>
        </m:sSup>
        <m:r>
          <m:rPr>
            <m:sty m:val="bi"/>
          </m:rPr>
          <m:t>X</m:t>
        </m:r>
      </m:oMath>
      <w:del w:id="34417" w:author="PR Preview" w:date="2026-01-01T00:00:00Z">
        <w:r>
          <w:delText xml:space="preserve"> </w:delText>
        </w:r>
      </w:del>
      <w:del w:id="34418" w:author="PR Preview" w:date="2026-01-01T00:00:00Z">
        <w:r>
          <w:delText xml:space="preserve">is positive definite.</w:delText>
        </w:r>
      </w:del>
    </w:p>
    <w:p>
      <w:pPr>
        <w:numPr>
          <w:ilvl w:val="0"/>
          <w:numId w:val="1107"/>
        </w:numPr>
      </w:pPr>
      <w:del w:id="34419" w:author="PR Preview" w:date="2026-01-01T00:00:00Z">
        <w:r>
          <w:delText xml:space="preserve">With</w:delText>
        </w:r>
      </w:del>
      <w:del w:id="34420" w:author="PR Preview" w:date="2026-01-01T00:00:00Z">
        <w:r>
          <w:delText xml:space="preserve"> </w:delText>
        </w:r>
      </w:del>
      <m:oMath>
        <m:sSub>
          <m:e>
            <m:r>
              <m:t>α</m:t>
            </m:r>
          </m:e>
          <m:sub>
            <m:r>
              <m:t>1</m:t>
            </m:r>
          </m:sub>
        </m:sSub>
        <m:r>
          <m:rPr>
            <m:sty m:val="p"/>
          </m:rPr>
          <m:t>=</m:t>
        </m:r>
        <m:r>
          <m:t>2</m:t>
        </m:r>
      </m:oMath>
      <w:del w:id="34421" w:author="PR Preview" w:date="2026-01-01T00:00:00Z">
        <w:r>
          <w:delText xml:space="preserve">,</w:delText>
        </w:r>
      </w:del>
      <w:del w:id="34422" w:author="PR Preview" w:date="2026-01-01T00:00:00Z">
        <w:r>
          <w:delText xml:space="preserve"> </w:delText>
        </w:r>
      </w:del>
      <m:oMath>
        <m:sSub>
          <m:e>
            <m:r>
              <m:rPr>
                <m:sty m:val="bi"/>
              </m:rPr>
              <m:t>A</m:t>
            </m:r>
          </m:e>
          <m:sub>
            <m:r>
              <m:t>1</m:t>
            </m:r>
          </m:sub>
        </m:sSub>
        <m:r>
          <m:rPr>
            <m:sty m:val="p"/>
          </m:rPr>
          <m:t>=</m:t>
        </m:r>
        <m:sSub>
          <m:e>
            <m:r>
              <m:rPr>
                <m:sty m:val="bi"/>
              </m:rPr>
              <m:t>I</m:t>
            </m:r>
          </m:e>
          <m:sub>
            <m:r>
              <m:t>2</m:t>
            </m:r>
          </m:sub>
        </m:sSub>
      </m:oMath>
      <w:del w:id="34423" w:author="PR Preview" w:date="2026-01-01T00:00:00Z">
        <w:r>
          <w:delText xml:space="preserve"> </w:delText>
        </w:r>
      </w:del>
      <w:del w:id="34424" w:author="PR Preview" w:date="2026-01-01T00:00:00Z">
        <w:r>
          <w:delText xml:space="preserve">(</w:delText>
        </w:r>
      </w:del>
      <w:hyperlink w:anchor="exm-positive-definite">
        <w:del w:id="34425" w:author="PR Preview" w:date="2026-01-01T00:00:00Z">
          <w:r>
            <w:rPr>
              <w:rStyle w:val="Hyperlink"/>
            </w:rPr>
            <w:delText xml:space="preserve">Example 150</w:delText>
          </w:r>
        </w:del>
      </w:hyperlink>
      <w:del w:id="34426" w:author="PR Preview" w:date="2026-01-01T00:00:00Z">
        <w:r>
          <w:delText xml:space="preserve">),</w:delText>
        </w:r>
      </w:del>
      <w:del w:id="34427" w:author="PR Preview" w:date="2026-01-01T00:00:00Z">
        <w:r>
          <w:delText xml:space="preserve"> </w:delText>
        </w:r>
      </w:del>
      <m:oMath>
        <m:sSub>
          <m:e>
            <m:r>
              <m:t>α</m:t>
            </m:r>
          </m:e>
          <m:sub>
            <m:r>
              <m:t>2</m:t>
            </m:r>
          </m:sub>
        </m:sSub>
        <m:r>
          <m:rPr>
            <m:sty m:val="p"/>
          </m:rPr>
          <m:t>=</m:t>
        </m:r>
        <m:r>
          <m:t>1</m:t>
        </m:r>
      </m:oMath>
      <w:del w:id="34428" w:author="PR Preview" w:date="2026-01-01T00:00:00Z">
        <w:r>
          <w:delText xml:space="preserve"> </w:delText>
        </w:r>
      </w:del>
      <w:del w:id="34429" w:author="PR Preview" w:date="2026-01-01T00:00:00Z">
        <w:r>
          <w:delText xml:space="preserve">and</w:delText>
        </w:r>
      </w:del>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del w:id="34430" w:author="PR Preview" w:date="2026-01-01T00:00:00Z">
        <w:r>
          <w:delText xml:space="preserve">(</w:delText>
        </w:r>
      </w:del>
      <w:hyperlink w:anchor="exm-pd-gram">
        <w:del w:id="34431" w:author="PR Preview" w:date="2026-01-01T00:00:00Z">
          <w:r>
            <w:rPr>
              <w:rStyle w:val="Hyperlink"/>
            </w:rPr>
            <w:delText xml:space="preserve">Example 206</w:delText>
          </w:r>
        </w:del>
      </w:hyperlink>
      <w:del w:id="34432" w:author="PR Preview" w:date="2026-01-01T00:00:00Z">
        <w:r>
          <w:delText xml:space="preserve">),</w:delText>
        </w:r>
      </w:del>
      <w:del w:id="34433" w:author="PR Preview" w:date="2026-01-01T00:00:00Z">
        <w:r>
          <w:delText xml:space="preserve"> </w:delText>
        </w:r>
      </w:del>
      <w:del w:id="34434" w:author="PR Preview" w:date="2026-01-01T00:00:00Z">
        <w:r>
          <w:delText xml:space="preserve">part 2 gives that</w:delText>
        </w:r>
      </w:del>
      <w:del w:id="34435" w:author="PR Preview" w:date="2026-01-01T00:00:00Z">
        <w:r>
          <w:delText xml:space="preserve"> </w:delText>
        </w:r>
      </w:del>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del w:id="34436" w:author="PR Preview" w:date="2026-01-01T00:00:00Z">
        <w:r>
          <w:delText xml:space="preserve"> </w:delText>
        </w:r>
      </w:del>
      <w:del w:id="34437" w:author="PR Preview" w:date="2026-01-01T00:00:00Z">
        <w:r>
          <w:delText xml:space="preserve">is positive definite.</w:delText>
        </w:r>
      </w:del>
    </w:p>
    <w:p>
      <w:pPr>
        <w:numPr>
          <w:ilvl w:val="0"/>
          <w:numId w:val="1107"/>
        </w:numPr>
      </w:pPr>
      <w:del w:id="34438" w:author="PR Preview" w:date="2026-01-01T00:00:00Z">
        <w:r>
          <w:delText xml:space="preserve">An aside beyond part 2:</w:delText>
        </w:r>
      </w:del>
      <w:del w:id="34439" w:author="PR Preview" w:date="2026-01-01T00:00:00Z">
        <w:r>
          <w:delText xml:space="preserve"> </w:delText>
        </w:r>
      </w:del>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34440" w:author="PR Preview" w:date="2026-01-01T00:00:00Z">
        <w:r>
          <w:delText xml:space="preserve"> </w:delText>
        </w:r>
      </w:del>
      <w:del w:id="34441" w:author="PR Preview" w:date="2026-01-01T00:00:00Z">
        <w:r>
          <w:delText xml:space="preserve">is positive definite plus positive semidefinite;</w:delText>
        </w:r>
      </w:del>
      <w:del w:id="34442" w:author="PR Preview" w:date="2026-01-01T00:00:00Z">
        <w:r>
          <w:delText xml:space="preserve"> </w:delText>
        </w:r>
      </w:del>
      <w:del w:id="34443" w:author="PR Preview" w:date="2026-01-01T00:00:00Z">
        <w:r>
          <w:delText xml:space="preserve">its quadratic form is</w:delText>
        </w:r>
      </w:del>
      <w:del w:id="34444" w:author="PR Preview" w:date="2026-01-01T00:00:00Z">
        <w:r>
          <w:delText xml:space="preserve"> </w:delText>
        </w:r>
      </w:del>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del w:id="34445" w:author="PR Preview" w:date="2026-01-01T00:00:00Z">
        <w:r>
          <w:delText xml:space="preserve"> </w:delText>
        </w:r>
      </w:del>
      <w:del w:id="34446" w:author="PR Preview" w:date="2026-01-01T00:00:00Z">
        <w:r>
          <w:delText xml:space="preserve">for</w:delText>
        </w:r>
      </w:del>
      <w:del w:id="34447"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34448" w:author="PR Preview" w:date="2026-01-01T00:00:00Z">
        <w:r>
          <w:delText xml:space="preserve">,</w:delText>
        </w:r>
      </w:del>
      <w:del w:id="34449" w:author="PR Preview" w:date="2026-01-01T00:00:00Z">
        <w:r>
          <w:delText xml:space="preserve"> </w:delText>
        </w:r>
      </w:del>
      <w:del w:id="34450" w:author="PR Preview" w:date="2026-01-01T00:00:00Z">
        <w:r>
          <w:delText xml:space="preserve">so it is positive definite, in line with its eigenvalues</w:delText>
        </w:r>
      </w:del>
      <w:del w:id="34451" w:author="PR Preview" w:date="2026-01-01T00:00:00Z">
        <w:r>
          <w:delText xml:space="preserve"> </w:delText>
        </w:r>
      </w:del>
      <m:oMath>
        <m:r>
          <m:t>3</m:t>
        </m:r>
      </m:oMath>
      <w:del w:id="34452" w:author="PR Preview" w:date="2026-01-01T00:00:00Z">
        <w:r>
          <w:delText xml:space="preserve"> </w:delText>
        </w:r>
      </w:del>
      <w:del w:id="34453" w:author="PR Preview" w:date="2026-01-01T00:00:00Z">
        <w:r>
          <w:delText xml:space="preserve">and</w:delText>
        </w:r>
      </w:del>
      <w:del w:id="34454" w:author="PR Preview" w:date="2026-01-01T00:00:00Z">
        <w:r>
          <w:delText xml:space="preserve"> </w:delText>
        </w:r>
      </w:del>
      <m:oMath>
        <m:r>
          <m:t>1</m:t>
        </m:r>
      </m:oMath>
      <w:del w:id="34455" w:author="PR Preview" w:date="2026-01-01T00:00:00Z">
        <w:r>
          <w:delText xml:space="preserve"> </w:delText>
        </w:r>
      </w:del>
      <w:del w:id="34456" w:author="PR Preview" w:date="2026-01-01T00:00:00Z">
        <w:r>
          <w:delText xml:space="preserve">(</w:delText>
        </w:r>
      </w:del>
      <w:hyperlink w:anchor="exm-eigenvalue">
        <w:del w:id="34457" w:author="PR Preview" w:date="2026-01-01T00:00:00Z">
          <w:r>
            <w:rPr>
              <w:rStyle w:val="Hyperlink"/>
            </w:rPr>
            <w:delText xml:space="preserve">Example 144</w:delText>
          </w:r>
        </w:del>
      </w:hyperlink>
      <w:del w:id="34458" w:author="PR Preview" w:date="2026-01-01T00:00:00Z">
        <w:r>
          <w:delText xml:space="preserve">).</w:delText>
        </w:r>
      </w:del>
    </w:p>
    <w:p>
      <w:pPr>
        <w:pStyle w:val="FirstParagraph"/>
      </w:pPr>
      <w:ins w:id="34459" w:author="PR Preview" w:date="2026-01-01T00:00:00Z">
        <w:r>
          <w:t xml:space="preserve">(</w:t>
        </w:r>
      </w:ins>
      <w:hyperlink w:anchor="thm-transpose-product">
        <w:ins w:id="34460" w:author="PR Preview" w:date="2026-01-01T00:00:00Z">
          <w:r>
            <w:rPr>
              <w:rStyle w:val="Hyperlink"/>
            </w:rPr>
            <w:t xml:space="preserve">Theorem 19</w:t>
          </w:r>
        </w:ins>
      </w:hyperlink>
      <w:ins w:id="34461" w:author="PR Preview" w:date="2026-01-01T00:00:00Z">
        <w:r>
          <w:t xml:space="preserve">, twice;</w:t>
        </w:r>
      </w:ins>
      <w:ins w:id="34462" w:author="PR Preview" w:date="2026-01-01T00:00:00Z">
        <w:r>
          <w:t xml:space="preserve"> </w:t>
        </w:r>
      </w:ins>
      <m:oMath>
        <m:r>
          <m:rPr>
            <m:sty m:val="bi"/>
          </m:rPr>
          <m:t>C</m:t>
        </m:r>
      </m:oMath>
      <w:ins w:id="34463" w:author="PR Preview" w:date="2026-01-01T00:00:00Z">
        <w:r>
          <w:t xml:space="preserve"> </w:t>
        </w:r>
      </w:ins>
      <w:ins w:id="34464" w:author="PR Preview" w:date="2026-01-01T00:00:00Z">
        <w:r>
          <w:t xml:space="preserve">symmetric;</w:t>
        </w:r>
      </w:ins>
      <w:ins w:id="34465" w:author="PR Preview" w:date="2026-01-01T00:00:00Z">
        <w:r>
          <w:t xml:space="preserve"> </w:t>
        </w:r>
      </w:ins>
      <w:hyperlink w:anchor="def-matrix-transpose">
        <w:ins w:id="34466" w:author="PR Preview" w:date="2026-01-01T00:00:00Z">
          <w:r>
            <w:rPr>
              <w:rStyle w:val="Hyperlink"/>
            </w:rPr>
            <w:t xml:space="preserve">Definition 22</w:t>
          </w:r>
        </w:ins>
      </w:hyperlink>
      <w:ins w:id="34467" w:author="PR Preview" w:date="2026-01-01T00:00:00Z">
        <w:r>
          <w:t xml:space="preserve">).</w:t>
        </w:r>
      </w:ins>
      <w:ins w:id="34468" w:author="PR Preview" w:date="2026-01-01T00:00:00Z">
        <w:r>
          <w:t xml:space="preserve"> </w:t>
        </w:r>
      </w:ins>
      <w:ins w:id="34469" w:author="PR Preview" w:date="2026-01-01T00:00:00Z">
        <w:r>
          <w:t xml:space="preserve">For</w:t>
        </w:r>
      </w:ins>
      <w:ins w:id="34470" w:author="PR Preview" w:date="2026-01-01T00:00:00Z">
        <w:r>
          <w:t xml:space="preserve"> </w:t>
        </w:r>
      </w:ins>
      <w:ins w:id="34471" w:author="PR Preview" w:date="2026-01-01T00:00:00Z">
        <w:r>
          <w:t xml:space="preserve">$\mathord{\smash[b]{\underset{\raise.3ex\hbox{$\scriptstyle\sim$}}{x}}\vphantom{x}}\ne \mathord{\smash[b]{\underset{\raise.3ex\hbox{$\scriptstyle\sim$}}{0}}\vphantom{0}}_k$</w:t>
        </w:r>
      </w:ins>
      <w:ins w:id="34472" w:author="PR Preview" w:date="2026-01-01T00:00:00Z">
        <w:r>
          <w:t xml:space="preserve">,</w:t>
        </w:r>
      </w:ins>
      <w:ins w:id="34473" w:author="PR Preview" w:date="2026-01-01T00:00:00Z">
        <w:r>
          <w:t xml:space="preserve"> </w:t>
        </w:r>
      </w:ins>
      <w:ins w:id="34474" w:author="PR Preview" w:date="2026-01-01T00:00:00Z">
        <w:r>
          <w:t xml:space="preserve">$\mathbf{A} \mathord{\smash[b]{\underset{\raise.3ex\hbox{$\scriptstyle\sim$}}{x}}\vphantom{x}}\ne \mathord{\smash[b]{\underset{\raise.3ex\hbox{$\scriptstyle\sim$}}{0}}\vphantom{0}}_p$</w:t>
        </w:r>
      </w:ins>
      <w:ins w:id="34475" w:author="PR Preview" w:date="2026-01-01T00:00:00Z">
        <w:r>
          <w:t xml:space="preserve">,</w:t>
        </w:r>
      </w:ins>
      <w:ins w:id="34476" w:author="PR Preview" w:date="2026-01-01T00:00:00Z">
        <w:r>
          <w:t xml:space="preserve"> </w:t>
        </w:r>
      </w:ins>
      <w:ins w:id="34477" w:author="PR Preview" w:date="2026-01-01T00:00:00Z">
        <w:r>
          <w:t xml:space="preserve">since the columns of</w:t>
        </w:r>
      </w:ins>
      <w:ins w:id="34478" w:author="PR Preview" w:date="2026-01-01T00:00:00Z">
        <w:r>
          <w:t xml:space="preserve"> </w:t>
        </w:r>
      </w:ins>
      <m:oMath>
        <m:r>
          <m:rPr>
            <m:sty m:val="bi"/>
          </m:rPr>
          <m:t>A</m:t>
        </m:r>
      </m:oMath>
      <w:ins w:id="34479" w:author="PR Preview" w:date="2026-01-01T00:00:00Z">
        <w:r>
          <w:t xml:space="preserve"> </w:t>
        </w:r>
      </w:ins>
      <w:ins w:id="34480" w:author="PR Preview" w:date="2026-01-01T00:00:00Z">
        <w:r>
          <w:t xml:space="preserve">are independent (</w:t>
        </w:r>
      </w:ins>
      <w:hyperlink w:anchor="thm-matvec-columns">
        <w:ins w:id="34481" w:author="PR Preview" w:date="2026-01-01T00:00:00Z">
          <w:r>
            <w:rPr>
              <w:rStyle w:val="Hyperlink"/>
            </w:rPr>
            <w:t xml:space="preserve">Theorem 23</w:t>
          </w:r>
        </w:ins>
      </w:hyperlink>
      <w:ins w:id="34482" w:author="PR Preview" w:date="2026-01-01T00:00:00Z">
        <w:r>
          <w:t xml:space="preserve">,</w:t>
        </w:r>
      </w:ins>
      <w:ins w:id="34483" w:author="PR Preview" w:date="2026-01-01T00:00:00Z">
        <w:r>
          <w:t xml:space="preserve"> </w:t>
        </w:r>
      </w:ins>
      <w:hyperlink w:anchor="def-linearly-independent">
        <w:ins w:id="34484" w:author="PR Preview" w:date="2026-01-01T00:00:00Z">
          <w:r>
            <w:rPr>
              <w:rStyle w:val="Hyperlink"/>
            </w:rPr>
            <w:t xml:space="preserve">Definition 43</w:t>
          </w:r>
        </w:ins>
      </w:hyperlink>
      <w:ins w:id="34485" w:author="PR Preview" w:date="2026-01-01T00:00:00Z">
        <w:r>
          <w:t xml:space="preserve">), and</w:t>
        </w:r>
      </w:ins>
    </w:p>
    <w:p>
      <w:pPr>
        <w:pStyle w:val="BodyText"/>
      </w:pPr>
      <w:ins w:id="34486" w:author="PR Preview" w:date="2026-01-01T00:00:00Z">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\text{(}\text{Theorem~19}\text{, }\text{Theorem~8}\text{)}
    \\
    &amp;&gt; 0.
    &amp;&amp; \text{(} \mathbf{C} \text{ positive definite, } \mathbf{A} \mathord{\smash[b]{\underset{\raise.3ex\hbox{$\scriptstyle\sim$}}{x}}\vphantom{x}}\ne \mathord{\smash[b]{\underset{\raise.3ex\hbox{$\scriptstyle\sim$}}{0}}\vphantom{0}}\text{)}
    \end{aligned}
    $$</w:t>
        </w:r>
      </w:ins>
    </w:p>
    <w:p>
      <w:pPr>
        <w:pStyle w:val="FirstParagraph"/>
      </w:pPr>
      <w:ins w:id="34487" w:author="PR Preview" w:date="2026-01-01T00:00:00Z">
        <w:r>
          <w:rPr>
            <w:b/>
            <w:bCs/>
          </w:rPr>
          <w:t xml:space="preserve">Part 2.</w:t>
        </w:r>
      </w:ins>
      <w:ins w:id="34488" w:author="PR Preview" w:date="2026-01-01T00:00:00Z">
        <w:r>
          <w:t xml:space="preserve"> </w:t>
        </w:r>
      </w:ins>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ins w:id="34489" w:author="PR Preview" w:date="2026-01-01T00:00:00Z">
        <w:r>
          <w:t xml:space="preserve"> </w:t>
        </w:r>
      </w:ins>
      <w:ins w:id="34490" w:author="PR Preview" w:date="2026-01-01T00:00:00Z">
        <w:r>
          <w:t xml:space="preserve">is symmetric:</w:t>
        </w:r>
      </w:ins>
      <w:ins w:id="34491" w:author="PR Preview" w:date="2026-01-01T00:00:00Z">
        <w:r>
          <w:t xml:space="preserve"> </w:t>
        </w:r>
      </w:ins>
      <w:ins w:id="34492" w:author="PR Preview" w:date="2026-01-01T00:00:00Z">
        <w:r>
          <w:t xml:space="preserve">its transpose is</w:t>
        </w:r>
      </w:ins>
      <w:ins w:id="34493" w:author="PR Preview" w:date="2026-01-01T00:00:00Z">
        <w:r>
          <w:t xml:space="preserve"> </w:t>
        </w:r>
      </w:ins>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ins w:id="34494" w:author="PR Preview" w:date="2026-01-01T00:00:00Z">
        <w:r>
          <w:t xml:space="preserve"> </w:t>
        </w:r>
      </w:ins>
      <w:ins w:id="34495" w:author="PR Preview" w:date="2026-01-01T00:00:00Z">
        <w:r>
          <w:t xml:space="preserve">(</w:t>
        </w:r>
      </w:ins>
      <w:hyperlink w:anchor="thm-transpose-sum">
        <w:ins w:id="34496" w:author="PR Preview" w:date="2026-01-01T00:00:00Z">
          <w:r>
            <w:rPr>
              <w:rStyle w:val="Hyperlink"/>
            </w:rPr>
            <w:t xml:space="preserve">Theorem 18</w:t>
          </w:r>
        </w:ins>
      </w:hyperlink>
      <w:ins w:id="34497" w:author="PR Preview" w:date="2026-01-01T00:00:00Z">
        <w:r>
          <w:t xml:space="preserve">,</w:t>
        </w:r>
      </w:ins>
      <w:ins w:id="34498" w:author="PR Preview" w:date="2026-01-01T00:00:00Z">
        <w:r>
          <w:t xml:space="preserve"> </w:t>
        </w:r>
      </w:ins>
      <w:hyperlink w:anchor="def-scalar-mult">
        <w:ins w:id="34499" w:author="PR Preview" w:date="2026-01-01T00:00:00Z">
          <w:r>
            <w:rPr>
              <w:rStyle w:val="Hyperlink"/>
            </w:rPr>
            <w:t xml:space="preserve">Definition 25</w:t>
          </w:r>
        </w:ins>
      </w:hyperlink>
      <w:ins w:id="34500" w:author="PR Preview" w:date="2026-01-01T00:00:00Z">
        <w:r>
          <w:t xml:space="preserve">,</w:t>
        </w:r>
      </w:ins>
      <w:ins w:id="34501" w:author="PR Preview" w:date="2026-01-01T00:00:00Z">
        <w:r>
          <w:t xml:space="preserve"> </w:t>
        </w:r>
      </w:ins>
      <w:hyperlink w:anchor="def-matrix-transpose">
        <w:ins w:id="34502" w:author="PR Preview" w:date="2026-01-01T00:00:00Z">
          <w:r>
            <w:rPr>
              <w:rStyle w:val="Hyperlink"/>
            </w:rPr>
            <w:t xml:space="preserve">Definition 22</w:t>
          </w:r>
        </w:ins>
      </w:hyperlink>
      <w:ins w:id="34503" w:author="PR Preview" w:date="2026-01-01T00:00:00Z">
        <w:r>
          <w:t xml:space="preserve">).</w:t>
        </w:r>
      </w:ins>
      <w:ins w:id="34504" w:author="PR Preview" w:date="2026-01-01T00:00:00Z">
        <w:r>
          <w:t xml:space="preserve"> </w:t>
        </w:r>
      </w:ins>
      <w:ins w:id="34505" w:author="PR Preview" w:date="2026-01-01T00:00:00Z">
        <w:r>
          <w:t xml:space="preserve">For</w:t>
        </w:r>
      </w:ins>
      <w:ins w:id="34506" w:author="PR Preview" w:date="2026-01-01T00:00:00Z">
        <w:r>
          <w:t xml:space="preserve"> </w:t>
        </w:r>
      </w:ins>
      <w:ins w:id="34507" w:author="PR Preview" w:date="2026-01-01T00:00:00Z">
        <w:r>
          <w:t xml:space="preserve">$\mathord{\smash[b]{\underset{\raise.3ex\hbox{$\scriptstyle\sim$}}{x}}\vphantom{x}}\ne \mathord{\smash[b]{\underset{\raise.3ex\hbox{$\scriptstyle\sim$}}{0}}\vphantom{0}}$</w:t>
        </w:r>
      </w:ins>
      <w:ins w:id="34508" w:author="PR Preview" w:date="2026-01-01T00:00:00Z">
        <w:r>
          <w:t xml:space="preserve">,</w:t>
        </w:r>
      </w:ins>
    </w:p>
    <w:p>
      <w:pPr>
        <w:pStyle w:val="BodyText"/>
      </w:pPr>
      <w:ins w:id="34509" w:author="PR Preview" w:date="2026-01-01T00:00:00Z">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\text{(}\text{Theorem~94}\text{)}
    \\
    &amp;&gt; 0.
    &amp;&amp; \text{(each term is positive)}
    \end{aligned}
    $$</w:t>
        </w:r>
      </w:ins>
    </w:p>
    <w:bookmarkStart w:id="657" w:name="exm-pd-operations"/>
    <w:p>
      <w:pPr>
        <w:pStyle w:val="FirstParagraph"/>
      </w:pPr>
      <w:ins w:id="34510" w:author="PR Preview" w:date="2026-01-01T00:00:00Z">
        <w:r>
          <w:rPr>
            <w:b/>
            <w:bCs/>
          </w:rPr>
          <w:t xml:space="preserve">Example 209 (Building positive definite matrices)</w:t>
        </w:r>
      </w:ins>
      <w:ins w:id="34511" w:author="PR Preview" w:date="2026-01-01T00:00:00Z">
        <w:r>
          <w:t xml:space="preserve"> </w:t>
        </w:r>
      </w:ins>
      <w:ins w:id="34512" w:author="PR Preview" w:date="2026-01-01T00:00:00Z">
        <w:r>
          <w:t xml:space="preserve"> </w:t>
        </w:r>
      </w:ins>
    </w:p>
    <w:p>
      <w:pPr>
        <w:numPr>
          <w:ilvl w:val="0"/>
          <w:numId w:val="1108"/>
        </w:numPr>
      </w:pPr>
      <w:ins w:id="34513" w:author="PR Preview" w:date="2026-01-01T00:00:00Z">
        <w:r>
          <w:t xml:space="preserve">With</w:t>
        </w:r>
      </w:ins>
      <w:ins w:id="34514" w:author="PR Preview" w:date="2026-01-01T00:00:00Z">
        <w:r>
          <w:t xml:space="preserve"> </w:t>
        </w:r>
      </w:ins>
      <m:oMath>
        <m:r>
          <m:rPr>
            <m:sty m:val="bi"/>
          </m:rPr>
          <m:t>C</m:t>
        </m:r>
        <m:r>
          <m:rPr>
            <m:sty m:val="p"/>
          </m:rPr>
          <m:t>=</m:t>
        </m:r>
        <m:sSub>
          <m:e>
            <m:r>
              <m:rPr>
                <m:sty m:val="bi"/>
              </m:rPr>
              <m:t>I</m:t>
            </m:r>
          </m:e>
          <m:sub>
            <m:r>
              <m:t>3</m:t>
            </m:r>
          </m:sub>
        </m:sSub>
      </m:oMath>
      <w:ins w:id="34515" w:author="PR Preview" w:date="2026-01-01T00:00:00Z">
        <w:r>
          <w:t xml:space="preserve"> </w:t>
        </w:r>
      </w:ins>
      <w:ins w:id="34516" w:author="PR Preview" w:date="2026-01-01T00:00:00Z">
        <w:r>
          <w:t xml:space="preserve">and</w:t>
        </w:r>
      </w:ins>
      <w:ins w:id="34517" w:author="PR Preview" w:date="2026-01-01T00:00:00Z">
        <w:r>
          <w:t xml:space="preserve"> </w:t>
        </w:r>
      </w:ins>
      <m:oMath>
        <m:r>
          <m:rPr>
            <m:sty m:val="bi"/>
          </m:rPr>
          <m:t>X</m:t>
        </m:r>
      </m:oMath>
      <w:ins w:id="34518" w:author="PR Preview" w:date="2026-01-01T00:00:00Z">
        <w:r>
          <w:t xml:space="preserve"> </w:t>
        </w:r>
      </w:ins>
      <w:ins w:id="34519" w:author="PR Preview" w:date="2026-01-01T00:00:00Z">
        <w:r>
          <w:t xml:space="preserve">of</w:t>
        </w:r>
      </w:ins>
      <w:ins w:id="34520" w:author="PR Preview" w:date="2026-01-01T00:00:00Z">
        <w:r>
          <w:t xml:space="preserve"> </w:t>
        </w:r>
      </w:ins>
      <w:hyperlink w:anchor="exm-pd-gram">
        <w:ins w:id="34521" w:author="PR Preview" w:date="2026-01-01T00:00:00Z">
          <w:r>
            <w:rPr>
              <w:rStyle w:val="Hyperlink"/>
            </w:rPr>
            <w:t xml:space="preserve">Example 208</w:t>
          </w:r>
        </w:ins>
      </w:hyperlink>
      <w:ins w:id="34522" w:author="PR Preview" w:date="2026-01-01T00:00:00Z">
        <w:r>
          <w:t xml:space="preserve">,</w:t>
        </w:r>
      </w:ins>
      <w:ins w:id="34523" w:author="PR Preview" w:date="2026-01-01T00:00:00Z">
        <w:r>
          <w:t xml:space="preserve"> </w:t>
        </w:r>
      </w:ins>
      <w:ins w:id="34524" w:author="PR Preview" w:date="2026-01-01T00:00:00Z">
        <w:r>
          <w:t xml:space="preserve">part 1 gives again that</w:t>
        </w:r>
      </w:ins>
      <w:ins w:id="34525" w:author="PR Preview" w:date="2026-01-01T00:00:00Z">
        <w:r>
          <w:t xml:space="preserve"> </w:t>
        </w:r>
      </w:ins>
      <m:oMath>
        <m:sSup>
          <m:e>
            <m:r>
              <m:rPr>
                <m:sty m:val="bi"/>
              </m:rPr>
              <m:t>X</m:t>
            </m:r>
          </m:e>
          <m:sup>
            <m:r>
              <m:rPr>
                <m:sty m:val="p"/>
              </m:rPr>
              <m:t>⊤</m:t>
            </m:r>
          </m:sup>
        </m:sSup>
        <m:r>
          <m:rPr>
            <m:sty m:val="bi"/>
          </m:rPr>
          <m:t>X</m:t>
        </m:r>
      </m:oMath>
      <w:ins w:id="34526" w:author="PR Preview" w:date="2026-01-01T00:00:00Z">
        <w:r>
          <w:t xml:space="preserve"> </w:t>
        </w:r>
      </w:ins>
      <w:ins w:id="34527" w:author="PR Preview" w:date="2026-01-01T00:00:00Z">
        <w:r>
          <w:t xml:space="preserve">is positive definite.</w:t>
        </w:r>
      </w:ins>
    </w:p>
    <w:p>
      <w:pPr>
        <w:numPr>
          <w:ilvl w:val="0"/>
          <w:numId w:val="1108"/>
        </w:numPr>
      </w:pPr>
      <w:ins w:id="34528" w:author="PR Preview" w:date="2026-01-01T00:00:00Z">
        <w:r>
          <w:t xml:space="preserve">With</w:t>
        </w:r>
      </w:ins>
      <w:ins w:id="34529" w:author="PR Preview" w:date="2026-01-01T00:00:00Z">
        <w:r>
          <w:t xml:space="preserve"> </w:t>
        </w:r>
      </w:ins>
      <m:oMath>
        <m:sSub>
          <m:e>
            <m:r>
              <m:t>α</m:t>
            </m:r>
          </m:e>
          <m:sub>
            <m:r>
              <m:t>1</m:t>
            </m:r>
          </m:sub>
        </m:sSub>
        <m:r>
          <m:rPr>
            <m:sty m:val="p"/>
          </m:rPr>
          <m:t>=</m:t>
        </m:r>
        <m:r>
          <m:t>2</m:t>
        </m:r>
      </m:oMath>
      <w:ins w:id="34530" w:author="PR Preview" w:date="2026-01-01T00:00:00Z">
        <w:r>
          <w:t xml:space="preserve">,</w:t>
        </w:r>
      </w:ins>
      <w:ins w:id="34531" w:author="PR Preview" w:date="2026-01-01T00:00:00Z">
        <w:r>
          <w:t xml:space="preserve"> </w:t>
        </w:r>
      </w:ins>
      <m:oMath>
        <m:sSub>
          <m:e>
            <m:r>
              <m:rPr>
                <m:sty m:val="bi"/>
              </m:rPr>
              <m:t>A</m:t>
            </m:r>
          </m:e>
          <m:sub>
            <m:r>
              <m:t>1</m:t>
            </m:r>
          </m:sub>
        </m:sSub>
        <m:r>
          <m:rPr>
            <m:sty m:val="p"/>
          </m:rPr>
          <m:t>=</m:t>
        </m:r>
        <m:sSub>
          <m:e>
            <m:r>
              <m:rPr>
                <m:sty m:val="bi"/>
              </m:rPr>
              <m:t>I</m:t>
            </m:r>
          </m:e>
          <m:sub>
            <m:r>
              <m:t>2</m:t>
            </m:r>
          </m:sub>
        </m:sSub>
      </m:oMath>
      <w:ins w:id="34532" w:author="PR Preview" w:date="2026-01-01T00:00:00Z">
        <w:r>
          <w:t xml:space="preserve"> </w:t>
        </w:r>
      </w:ins>
      <w:ins w:id="34533" w:author="PR Preview" w:date="2026-01-01T00:00:00Z">
        <w:r>
          <w:t xml:space="preserve">(</w:t>
        </w:r>
      </w:ins>
      <w:hyperlink w:anchor="exm-positive-definite">
        <w:ins w:id="34534" w:author="PR Preview" w:date="2026-01-01T00:00:00Z">
          <w:r>
            <w:rPr>
              <w:rStyle w:val="Hyperlink"/>
            </w:rPr>
            <w:t xml:space="preserve">Example 152</w:t>
          </w:r>
        </w:ins>
      </w:hyperlink>
      <w:ins w:id="34535" w:author="PR Preview" w:date="2026-01-01T00:00:00Z">
        <w:r>
          <w:t xml:space="preserve">),</w:t>
        </w:r>
      </w:ins>
      <w:ins w:id="34536" w:author="PR Preview" w:date="2026-01-01T00:00:00Z">
        <w:r>
          <w:t xml:space="preserve"> </w:t>
        </w:r>
      </w:ins>
      <m:oMath>
        <m:sSub>
          <m:e>
            <m:r>
              <m:t>α</m:t>
            </m:r>
          </m:e>
          <m:sub>
            <m:r>
              <m:t>2</m:t>
            </m:r>
          </m:sub>
        </m:sSub>
        <m:r>
          <m:rPr>
            <m:sty m:val="p"/>
          </m:rPr>
          <m:t>=</m:t>
        </m:r>
        <m:r>
          <m:t>1</m:t>
        </m:r>
      </m:oMath>
      <w:ins w:id="34537" w:author="PR Preview" w:date="2026-01-01T00:00:00Z">
        <w:r>
          <w:t xml:space="preserve"> </w:t>
        </w:r>
      </w:ins>
      <w:ins w:id="34538" w:author="PR Preview" w:date="2026-01-01T00:00:00Z">
        <w:r>
          <w:t xml:space="preserve">and</w:t>
        </w:r>
      </w:ins>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ins w:id="34539" w:author="PR Preview" w:date="2026-01-01T00:00:00Z">
        <w:r>
          <w:t xml:space="preserve">(</w:t>
        </w:r>
      </w:ins>
      <w:hyperlink w:anchor="exm-pd-gram">
        <w:ins w:id="34540" w:author="PR Preview" w:date="2026-01-01T00:00:00Z">
          <w:r>
            <w:rPr>
              <w:rStyle w:val="Hyperlink"/>
            </w:rPr>
            <w:t xml:space="preserve">Example 208</w:t>
          </w:r>
        </w:ins>
      </w:hyperlink>
      <w:ins w:id="34541" w:author="PR Preview" w:date="2026-01-01T00:00:00Z">
        <w:r>
          <w:t xml:space="preserve">),</w:t>
        </w:r>
      </w:ins>
      <w:ins w:id="34542" w:author="PR Preview" w:date="2026-01-01T00:00:00Z">
        <w:r>
          <w:t xml:space="preserve"> </w:t>
        </w:r>
      </w:ins>
      <w:ins w:id="34543" w:author="PR Preview" w:date="2026-01-01T00:00:00Z">
        <w:r>
          <w:t xml:space="preserve">part 2 gives that</w:t>
        </w:r>
      </w:ins>
      <w:ins w:id="34544" w:author="PR Preview" w:date="2026-01-01T00:00:00Z">
        <w:r>
          <w:t xml:space="preserve"> </w:t>
        </w:r>
      </w:ins>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ins w:id="34545" w:author="PR Preview" w:date="2026-01-01T00:00:00Z">
        <w:r>
          <w:t xml:space="preserve"> </w:t>
        </w:r>
      </w:ins>
      <w:ins w:id="34546" w:author="PR Preview" w:date="2026-01-01T00:00:00Z">
        <w:r>
          <w:t xml:space="preserve">is positive definite.</w:t>
        </w:r>
      </w:ins>
    </w:p>
    <w:p>
      <w:pPr>
        <w:numPr>
          <w:ilvl w:val="0"/>
          <w:numId w:val="1108"/>
        </w:numPr>
      </w:pPr>
      <w:ins w:id="34547" w:author="PR Preview" w:date="2026-01-01T00:00:00Z">
        <w:r>
          <w:t xml:space="preserve">An aside beyond part 2:</w:t>
        </w:r>
      </w:ins>
      <w:ins w:id="34548" w:author="PR Preview" w:date="2026-01-01T00:00:00Z">
        <w:r>
          <w:t xml:space="preserve"> </w:t>
        </w:r>
      </w:ins>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34549" w:author="PR Preview" w:date="2026-01-01T00:00:00Z">
        <w:r>
          <w:t xml:space="preserve"> </w:t>
        </w:r>
      </w:ins>
      <w:ins w:id="34550" w:author="PR Preview" w:date="2026-01-01T00:00:00Z">
        <w:r>
          <w:t xml:space="preserve">is positive definite plus positive semidefinite;</w:t>
        </w:r>
      </w:ins>
      <w:ins w:id="34551" w:author="PR Preview" w:date="2026-01-01T00:00:00Z">
        <w:r>
          <w:t xml:space="preserve"> </w:t>
        </w:r>
      </w:ins>
      <w:ins w:id="34552" w:author="PR Preview" w:date="2026-01-01T00:00:00Z">
        <w:r>
          <w:t xml:space="preserve">its quadratic form is</w:t>
        </w:r>
      </w:ins>
      <w:ins w:id="34553" w:author="PR Preview" w:date="2026-01-01T00:00:00Z">
        <w:r>
          <w:t xml:space="preserve"> </w:t>
        </w:r>
      </w:ins>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ins w:id="34554" w:author="PR Preview" w:date="2026-01-01T00:00:00Z">
        <w:r>
          <w:t xml:space="preserve"> </w:t>
        </w:r>
      </w:ins>
      <w:ins w:id="34555" w:author="PR Preview" w:date="2026-01-01T00:00:00Z">
        <w:r>
          <w:t xml:space="preserve">for</w:t>
        </w:r>
      </w:ins>
      <w:ins w:id="34556" w:author="PR Preview" w:date="2026-01-01T00:00:00Z">
        <w:r>
          <w:t xml:space="preserve"> </w:t>
        </w:r>
      </w:ins>
      <w:ins w:id="34557" w:author="PR Preview" w:date="2026-01-01T00:00:00Z">
        <w:r>
          <w:t xml:space="preserve">$\mathord{\smash[b]{\underset{\raise.3ex\hbox{$\scriptstyle\sim$}}{x}}\vphantom{x}}\ne \mathord{\smash[b]{\underset{\raise.3ex\hbox{$\scriptstyle\sim$}}{0}}\vphantom{0}}$</w:t>
        </w:r>
      </w:ins>
      <w:ins w:id="34558" w:author="PR Preview" w:date="2026-01-01T00:00:00Z">
        <w:r>
          <w:t xml:space="preserve">,</w:t>
        </w:r>
      </w:ins>
      <w:ins w:id="34559" w:author="PR Preview" w:date="2026-01-01T00:00:00Z">
        <w:r>
          <w:t xml:space="preserve"> </w:t>
        </w:r>
      </w:ins>
      <w:ins w:id="34560" w:author="PR Preview" w:date="2026-01-01T00:00:00Z">
        <w:r>
          <w:t xml:space="preserve">so it is positive definite, in line with its eigenvalues</w:t>
        </w:r>
      </w:ins>
      <w:ins w:id="34561" w:author="PR Preview" w:date="2026-01-01T00:00:00Z">
        <w:r>
          <w:t xml:space="preserve"> </w:t>
        </w:r>
      </w:ins>
      <m:oMath>
        <m:r>
          <m:t>3</m:t>
        </m:r>
      </m:oMath>
      <w:ins w:id="34562" w:author="PR Preview" w:date="2026-01-01T00:00:00Z">
        <w:r>
          <w:t xml:space="preserve"> </w:t>
        </w:r>
      </w:ins>
      <w:ins w:id="34563" w:author="PR Preview" w:date="2026-01-01T00:00:00Z">
        <w:r>
          <w:t xml:space="preserve">and</w:t>
        </w:r>
      </w:ins>
      <w:ins w:id="34564" w:author="PR Preview" w:date="2026-01-01T00:00:00Z">
        <w:r>
          <w:t xml:space="preserve"> </w:t>
        </w:r>
      </w:ins>
      <m:oMath>
        <m:r>
          <m:t>1</m:t>
        </m:r>
      </m:oMath>
      <w:ins w:id="34565" w:author="PR Preview" w:date="2026-01-01T00:00:00Z">
        <w:r>
          <w:t xml:space="preserve"> </w:t>
        </w:r>
      </w:ins>
      <w:ins w:id="34566" w:author="PR Preview" w:date="2026-01-01T00:00:00Z">
        <w:r>
          <w:t xml:space="preserve">(</w:t>
        </w:r>
      </w:ins>
      <w:hyperlink w:anchor="exm-eigenvalue">
        <w:ins w:id="34567" w:author="PR Preview" w:date="2026-01-01T00:00:00Z">
          <w:r>
            <w:rPr>
              <w:rStyle w:val="Hyperlink"/>
            </w:rPr>
            <w:t xml:space="preserve">Example 146</w:t>
          </w:r>
        </w:ins>
      </w:hyperlink>
      <w:ins w:id="34568" w:author="PR Preview" w:date="2026-01-01T00:00:00Z">
        <w:r>
          <w:t xml:space="preserve">).</w:t>
        </w:r>
      </w:ins>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7"/>
    <w:bookmarkStart w:id="658"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8"/>
    <w:bookmarkStart w:id="659" w:name="exm-block-matrix"/>
    <w:p>
      <w:pPr>
        <w:pStyle w:val="BodyText"/>
      </w:pPr>
      <w:del w:id="34569" w:author="PR Preview" w:date="2026-01-01T00:00:00Z">
        <w:r>
          <w:rPr>
            <w:b/>
            <w:bCs/>
          </w:rPr>
          <w:delText xml:space="preserve">Example 208 (Cutting a</w:delText>
        </w:r>
      </w:del>
      <w:del w:id="34570" w:author="PR Preview" w:date="2026-01-01T00:00:00Z">
        <w:r>
          <w:rPr>
            <w:b/>
            <w:bCs/>
          </w:rPr>
          <w:delText xml:space="preserve"> </w:delText>
        </w:r>
      </w:del>
      <m:oMath>
        <m:r>
          <m:t>3</m:t>
        </m:r>
        <m:r>
          <m:rPr>
            <m:sty m:val="p"/>
          </m:rPr>
          <m:t>×</m:t>
        </m:r>
        <m:r>
          <m:t>3</m:t>
        </m:r>
      </m:oMath>
      <w:del w:id="34571" w:author="PR Preview" w:date="2026-01-01T00:00:00Z">
        <w:r>
          <w:rPr>
            <w:b/>
            <w:bCs/>
          </w:rPr>
          <w:delText xml:space="preserve"> </w:delText>
        </w:r>
      </w:del>
      <w:del w:id="34572" w:author="PR Preview" w:date="2026-01-01T00:00:00Z">
        <w:r>
          <w:rPr>
            <w:b/>
            <w:bCs/>
          </w:rPr>
          <w:delText xml:space="preserve">matrix into blocks)</w:delText>
        </w:r>
      </w:del>
      <w:del w:id="34573" w:author="PR Preview" w:date="2026-01-01T00:00:00Z">
        <w:r>
          <w:delText xml:space="preserve"> </w:delText>
        </w:r>
      </w:del>
      <w:del w:id="34574" w:author="PR Preview" w:date="2026-01-01T00:00:00Z">
        <w:r>
          <w:delText xml:space="preserve">With</w:delText>
        </w:r>
      </w:del>
    </w:p>
    <w:p>
      <w:pPr>
        <w:pStyle w:val="BodyText"/>
      </w:pPr>
      <w:ins w:id="34575" w:author="PR Preview" w:date="2026-01-01T00:00:00Z">
        <w:r>
          <w:rPr>
            <w:b/>
            <w:bCs/>
          </w:rPr>
          <w:t xml:space="preserve">Example 210 (Cutting a</w:t>
        </w:r>
      </w:ins>
      <w:ins w:id="34576" w:author="PR Preview" w:date="2026-01-01T00:00:00Z">
        <w:r>
          <w:rPr>
            <w:b/>
            <w:bCs/>
          </w:rPr>
          <w:t xml:space="preserve"> </w:t>
        </w:r>
      </w:ins>
      <m:oMath>
        <m:r>
          <m:t>3</m:t>
        </m:r>
        <m:r>
          <m:rPr>
            <m:sty m:val="p"/>
          </m:rPr>
          <m:t>×</m:t>
        </m:r>
        <m:r>
          <m:t>3</m:t>
        </m:r>
      </m:oMath>
      <w:ins w:id="34577" w:author="PR Preview" w:date="2026-01-01T00:00:00Z">
        <w:r>
          <w:rPr>
            <w:b/>
            <w:bCs/>
          </w:rPr>
          <w:t xml:space="preserve"> </w:t>
        </w:r>
      </w:ins>
      <w:ins w:id="34578" w:author="PR Preview" w:date="2026-01-01T00:00:00Z">
        <w:r>
          <w:rPr>
            <w:b/>
            <w:bCs/>
          </w:rPr>
          <w:t xml:space="preserve">matrix into blocks)</w:t>
        </w:r>
      </w:ins>
      <w:ins w:id="34579" w:author="PR Preview" w:date="2026-01-01T00:00:00Z">
        <w:r>
          <w:t xml:space="preserve"> </w:t>
        </w:r>
      </w:ins>
      <w:ins w:id="34580" w:author="PR Preview" w:date="2026-01-01T00:00:00Z">
        <w:r>
          <w:t xml:space="preserve">With</w:t>
        </w:r>
      </w:ins>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9"/>
    <w:bookmarkStart w:id="660"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60"/>
    <w:bookmarkStart w:id="661" w:name="thm-pd-submatrix"/>
    <w:p>
      <w:pPr>
        <w:pStyle w:val="BodyText"/>
      </w:pPr>
      <w:del w:id="34581" w:author="PR Preview" w:date="2026-01-01T00:00:00Z">
        <w:r>
          <w:rPr>
            <w:b/>
            <w:bCs/>
          </w:rPr>
          <w:delText xml:space="preserve">Theorem 118 (Leading blocks of a positive definite matrix are positive definite)</w:delText>
        </w:r>
      </w:del>
      <w:del w:id="34582" w:author="PR Preview" w:date="2026-01-01T00:00:00Z">
        <w:r>
          <w:delText xml:space="preserve"> </w:delText>
        </w:r>
      </w:del>
      <w:del w:id="34583" w:author="PR Preview" w:date="2026-01-01T00:00:00Z">
        <w:r>
          <w:delText xml:space="preserve">Let</w:delText>
        </w:r>
      </w:del>
      <w:del w:id="34584" w:author="PR Preview" w:date="2026-01-01T00:00:00Z">
        <w:r>
          <w:delText xml:space="preserve"> </w:delText>
        </w:r>
      </w:del>
      <m:oMath>
        <m:r>
          <m:rPr>
            <m:sty m:val="bi"/>
          </m:rPr>
          <m:t>X</m:t>
        </m:r>
      </m:oMath>
      <w:del w:id="34585" w:author="PR Preview" w:date="2026-01-01T00:00:00Z">
        <w:r>
          <w:delText xml:space="preserve"> </w:delText>
        </w:r>
      </w:del>
      <w:del w:id="34586" w:author="PR Preview" w:date="2026-01-01T00:00:00Z">
        <w:r>
          <w:delText xml:space="preserve">be a</w:delText>
        </w:r>
      </w:del>
      <w:del w:id="34587" w:author="PR Preview" w:date="2026-01-01T00:00:00Z">
        <w:r>
          <w:delText xml:space="preserve"> </w:delText>
        </w:r>
      </w:del>
      <m:oMath>
        <m:r>
          <m:t>p</m:t>
        </m:r>
        <m:r>
          <m:rPr>
            <m:sty m:val="p"/>
          </m:rPr>
          <m:t>×</m:t>
        </m:r>
        <m:r>
          <m:t>p</m:t>
        </m:r>
      </m:oMath>
      <w:del w:id="34588" w:author="PR Preview" w:date="2026-01-01T00:00:00Z">
        <w:r>
          <w:delText xml:space="preserve"> </w:delText>
        </w:r>
      </w:del>
      <w:del w:id="34589" w:author="PR Preview" w:date="2026-01-01T00:00:00Z">
        <w:r>
          <w:delText xml:space="preserve">positive definite matrix (</w:delText>
        </w:r>
      </w:del>
      <w:hyperlink w:anchor="def-positive-definite">
        <w:del w:id="34590" w:author="PR Preview" w:date="2026-01-01T00:00:00Z">
          <w:r>
            <w:rPr>
              <w:rStyle w:val="Hyperlink"/>
            </w:rPr>
            <w:delText xml:space="preserve">Definition 101</w:delText>
          </w:r>
        </w:del>
      </w:hyperlink>
      <w:del w:id="34591" w:author="PR Preview" w:date="2026-01-01T00:00:00Z">
        <w:r>
          <w:delText xml:space="preserve">),</w:delText>
        </w:r>
      </w:del>
      <w:del w:id="34592" w:author="PR Preview" w:date="2026-01-01T00:00:00Z">
        <w:r>
          <w:delText xml:space="preserve"> </w:delText>
        </w:r>
      </w:del>
      <w:del w:id="34593" w:author="PR Preview" w:date="2026-01-01T00:00:00Z">
        <w:r>
          <w:delText xml:space="preserve">and for</w:delText>
        </w:r>
      </w:del>
      <w:del w:id="34594" w:author="PR Preview" w:date="2026-01-01T00:00:00Z">
        <w:r>
          <w:delText xml:space="preserve"> </w:delText>
        </w:r>
      </w:del>
      <m:oMath>
        <m:r>
          <m:t>1</m:t>
        </m:r>
        <m:r>
          <m:rPr>
            <m:sty m:val="p"/>
          </m:rPr>
          <m:t>≤</m:t>
        </m:r>
        <m:r>
          <m:t>k</m:t>
        </m:r>
        <m:r>
          <m:rPr>
            <m:sty m:val="p"/>
          </m:rPr>
          <m:t>≤</m:t>
        </m:r>
        <m:r>
          <m:t>p</m:t>
        </m:r>
      </m:oMath>
      <w:del w:id="34595" w:author="PR Preview" w:date="2026-01-01T00:00:00Z">
        <w:r>
          <w:delText xml:space="preserve"> </w:delText>
        </w:r>
      </w:del>
      <w:del w:id="34596" w:author="PR Preview" w:date="2026-01-01T00:00:00Z">
        <w:r>
          <w:delText xml:space="preserve">let</w:delText>
        </w:r>
      </w:del>
      <w:del w:id="34597" w:author="PR Preview" w:date="2026-01-01T00:00:00Z">
        <w:r>
          <w:delText xml:space="preserve"> </w:delText>
        </w:r>
      </w:del>
      <m:oMath>
        <m:sSub>
          <m:e>
            <m:r>
              <m:rPr>
                <m:sty m:val="bi"/>
              </m:rPr>
              <m:t>X</m:t>
            </m:r>
          </m:e>
          <m:sub>
            <m:r>
              <m:t>k</m:t>
            </m:r>
          </m:sub>
        </m:sSub>
      </m:oMath>
      <w:del w:id="34598" w:author="PR Preview" w:date="2026-01-01T00:00:00Z">
        <w:r>
          <w:delText xml:space="preserve"> </w:delText>
        </w:r>
      </w:del>
      <w:del w:id="34599" w:author="PR Preview" w:date="2026-01-01T00:00:00Z">
        <w:r>
          <w:delText xml:space="preserve">be its leading</w:delText>
        </w:r>
      </w:del>
      <w:del w:id="34600" w:author="PR Preview" w:date="2026-01-01T00:00:00Z">
        <w:r>
          <w:delText xml:space="preserve"> </w:delText>
        </w:r>
      </w:del>
      <m:oMath>
        <m:r>
          <m:t>k</m:t>
        </m:r>
        <m:r>
          <m:rPr>
            <m:sty m:val="p"/>
          </m:rPr>
          <m:t>×</m:t>
        </m:r>
        <m:r>
          <m:t>k</m:t>
        </m:r>
      </m:oMath>
      <w:del w:id="34601" w:author="PR Preview" w:date="2026-01-01T00:00:00Z">
        <w:r>
          <w:delText xml:space="preserve"> </w:delText>
        </w:r>
      </w:del>
      <w:del w:id="34602" w:author="PR Preview" w:date="2026-01-01T00:00:00Z">
        <w:r>
          <w:delText xml:space="preserve">block (</w:delText>
        </w:r>
      </w:del>
      <w:hyperlink w:anchor="def-block-matrix">
        <w:del w:id="34603" w:author="PR Preview" w:date="2026-01-01T00:00:00Z">
          <w:r>
            <w:rPr>
              <w:rStyle w:val="Hyperlink"/>
            </w:rPr>
            <w:delText xml:space="preserve">Definition 122</w:delText>
          </w:r>
        </w:del>
      </w:hyperlink>
      <w:del w:id="34604" w:author="PR Preview" w:date="2026-01-01T00:00:00Z">
        <w:r>
          <w:delText xml:space="preserve">),</w:delText>
        </w:r>
      </w:del>
      <w:del w:id="34605" w:author="PR Preview" w:date="2026-01-01T00:00:00Z">
        <w:r>
          <w:delText xml:space="preserve"> </w:delText>
        </w:r>
      </w:del>
      <w:del w:id="34606" w:author="PR Preview" w:date="2026-01-01T00:00:00Z">
        <w:r>
          <w:delText xml:space="preserve">with entries</w:delText>
        </w:r>
      </w:del>
      <w:del w:id="34607" w:author="PR Preview" w:date="2026-01-01T00:00:00Z">
        <w:r>
          <w:delText xml:space="preserve"> </w:delText>
        </w:r>
      </w:del>
      <m:oMath>
        <m:sSub>
          <m:e>
            <m:r>
              <m:t>x</m:t>
            </m:r>
          </m:e>
          <m:sub>
            <m:r>
              <m:t>i</m:t>
            </m:r>
            <m:r>
              <m:t>j</m:t>
            </m:r>
          </m:sub>
        </m:sSub>
      </m:oMath>
      <w:del w:id="34608" w:author="PR Preview" w:date="2026-01-01T00:00:00Z">
        <w:r>
          <w:delText xml:space="preserve"> </w:delText>
        </w:r>
      </w:del>
      <w:del w:id="34609" w:author="PR Preview" w:date="2026-01-01T00:00:00Z">
        <w:r>
          <w:delText xml:space="preserve">for</w:delText>
        </w:r>
      </w:del>
      <w:del w:id="34610" w:author="PR Preview" w:date="2026-01-01T00:00:00Z">
        <w:r>
          <w:delText xml:space="preserve"> </w:delText>
        </w:r>
      </w:del>
      <m:oMath>
        <m:r>
          <m:t>i</m:t>
        </m:r>
        <m:r>
          <m:rPr>
            <m:sty m:val="p"/>
          </m:rPr>
          <m:t>,</m:t>
        </m:r>
        <m:r>
          <m:t>j</m:t>
        </m:r>
        <m:r>
          <m:rPr>
            <m:sty m:val="p"/>
          </m:rPr>
          <m:t>≤</m:t>
        </m:r>
        <m:r>
          <m:t>k</m:t>
        </m:r>
      </m:oMath>
      <w:del w:id="34611" w:author="PR Preview" w:date="2026-01-01T00:00:00Z">
        <w:r>
          <w:delText xml:space="preserve">.</w:delText>
        </w:r>
      </w:del>
      <w:del w:id="34612" w:author="PR Preview" w:date="2026-01-01T00:00:00Z">
        <w:r>
          <w:delText xml:space="preserve"> </w:delText>
        </w:r>
      </w:del>
      <w:del w:id="34613" w:author="PR Preview" w:date="2026-01-01T00:00:00Z">
        <w:r>
          <w:delText xml:space="preserve">Then</w:delText>
        </w:r>
      </w:del>
      <w:del w:id="34614" w:author="PR Preview" w:date="2026-01-01T00:00:00Z">
        <w:r>
          <w:delText xml:space="preserve"> </w:delText>
        </w:r>
      </w:del>
      <m:oMath>
        <m:sSub>
          <m:e>
            <m:r>
              <m:rPr>
                <m:sty m:val="bi"/>
              </m:rPr>
              <m:t>X</m:t>
            </m:r>
          </m:e>
          <m:sub>
            <m:r>
              <m:t>k</m:t>
            </m:r>
          </m:sub>
        </m:sSub>
      </m:oMath>
      <w:del w:id="34615" w:author="PR Preview" w:date="2026-01-01T00:00:00Z">
        <w:r>
          <w:delText xml:space="preserve"> </w:delText>
        </w:r>
      </w:del>
      <w:del w:id="34616" w:author="PR Preview" w:date="2026-01-01T00:00:00Z">
        <w:r>
          <w:delText xml:space="preserve">is positive definite.</w:delText>
        </w:r>
      </w:del>
      <w:del w:id="34617" w:author="PR Preview" w:date="2026-01-01T00:00:00Z">
        <w:r>
          <w:delText xml:space="preserve"> </w:delText>
        </w:r>
      </w:del>
      <w:del w:id="34618" w:author="PR Preview" w:date="2026-01-01T00:00:00Z">
        <w:r>
          <w:delText xml:space="preserve">Also, every diagonal entry of a positive definite matrix is positive.</w:delText>
        </w:r>
      </w:del>
    </w:p>
    <w:p>
      <w:pPr>
        <w:pStyle w:val="BodyText"/>
      </w:pPr>
      <w:del w:id="34619" w:author="PR Preview" w:date="2026-01-01T00:00:00Z">
        <w:r>
          <w:rPr>
            <w:i/>
            <w:iCs/>
          </w:rPr>
          <w:delText xml:space="preserve">Proof</w:delText>
        </w:r>
      </w:del>
      <w:del w:id="34620" w:author="PR Preview" w:date="2026-01-01T00:00:00Z">
        <w:r>
          <w:delText xml:space="preserve">. </w:delText>
        </w:r>
      </w:del>
      <m:oMath>
        <m:sSub>
          <m:e>
            <m:r>
              <m:rPr>
                <m:sty m:val="bi"/>
              </m:rPr>
              <m:t>X</m:t>
            </m:r>
          </m:e>
          <m:sub>
            <m:r>
              <m:t>k</m:t>
            </m:r>
          </m:sub>
        </m:sSub>
      </m:oMath>
      <w:del w:id="34621" w:author="PR Preview" w:date="2026-01-01T00:00:00Z">
        <w:r>
          <w:delText xml:space="preserve"> </w:delText>
        </w:r>
      </w:del>
      <w:del w:id="34622" w:author="PR Preview" w:date="2026-01-01T00:00:00Z">
        <w:r>
          <w:delText xml:space="preserve">is symmetric, because</w:delText>
        </w:r>
      </w:del>
      <w:del w:id="34623" w:author="PR Preview" w:date="2026-01-01T00:00:00Z">
        <w:r>
          <w:delText xml:space="preserve"> </w:delText>
        </w:r>
      </w:del>
      <m:oMath>
        <m:r>
          <m:rPr>
            <m:sty m:val="bi"/>
          </m:rPr>
          <m:t>X</m:t>
        </m:r>
      </m:oMath>
      <w:del w:id="34624" w:author="PR Preview" w:date="2026-01-01T00:00:00Z">
        <w:r>
          <w:delText xml:space="preserve"> </w:delText>
        </w:r>
      </w:del>
      <w:del w:id="34625" w:author="PR Preview" w:date="2026-01-01T00:00:00Z">
        <w:r>
          <w:delText xml:space="preserve">is.</w:delText>
        </w:r>
      </w:del>
      <w:del w:id="34626" w:author="PR Preview" w:date="2026-01-01T00:00:00Z">
        <w:r>
          <w:delText xml:space="preserve"> </w:delText>
        </w:r>
      </w:del>
      <w:del w:id="34627" w:author="PR Preview" w:date="2026-01-01T00:00:00Z">
        <w:r>
          <w:delText xml:space="preserve">For</w:delText>
        </w:r>
      </w:del>
      <w:del w:id="34628" w:author="PR Preview" w:date="2026-01-01T00:00:00Z">
        <w:r>
          <w:delText xml:space="preserve"> </w:delText>
        </w:r>
      </w:del>
      <m:oMath>
        <m:limLow>
          <m:e>
            <m:r>
              <m:t>u</m:t>
            </m:r>
          </m:e>
          <m:lim>
            <m:r>
              <m:rPr>
                <m:sty m:val="p"/>
              </m:rPr>
              <m:t>∼</m:t>
            </m:r>
          </m:lim>
        </m:limLow>
        <m:r>
          <m:rPr>
            <m:sty m:val="p"/>
          </m:rPr>
          <m:t>∈</m:t>
        </m:r>
        <m:sSup>
          <m:e>
            <m:r>
              <m:rPr>
                <m:scr m:val="double-struck"/>
                <m:sty m:val="p"/>
              </m:rPr>
              <m:t>R</m:t>
            </m:r>
          </m:e>
          <m:sup>
            <m:r>
              <m:t>k</m:t>
            </m:r>
          </m:sup>
        </m:sSup>
      </m:oMath>
      <w:del w:id="34629" w:author="PR Preview" w:date="2026-01-01T00:00:00Z">
        <w:r>
          <w:delText xml:space="preserve"> </w:delText>
        </w:r>
      </w:del>
      <w:del w:id="34630" w:author="PR Preview" w:date="2026-01-01T00:00:00Z">
        <w:r>
          <w:delText xml:space="preserve">with</w:delText>
        </w:r>
      </w:del>
      <w:del w:id="34631" w:author="PR Preview" w:date="2026-01-01T00:00:00Z">
        <w:r>
          <w:delText xml:space="preserve"> </w:delText>
        </w:r>
      </w:del>
      <m:oMath>
        <m:limLow>
          <m:e>
            <m:r>
              <m:t>u</m:t>
            </m:r>
          </m:e>
          <m:lim>
            <m:r>
              <m:rPr>
                <m:sty m:val="p"/>
              </m:rPr>
              <m:t>∼</m:t>
            </m:r>
          </m:lim>
        </m:limLow>
        <m:r>
          <m:rPr>
            <m:sty m:val="p"/>
          </m:rPr>
          <m:t>≠</m:t>
        </m:r>
        <m:limLow>
          <m:e>
            <m:r>
              <m:t>0</m:t>
            </m:r>
          </m:e>
          <m:lim>
            <m:r>
              <m:rPr>
                <m:sty m:val="p"/>
              </m:rPr>
              <m:t>∼</m:t>
            </m:r>
          </m:lim>
        </m:limLow>
      </m:oMath>
      <w:del w:id="34632" w:author="PR Preview" w:date="2026-01-01T00:00:00Z">
        <w:r>
          <w:delText xml:space="preserve">,</w:delText>
        </w:r>
      </w:del>
      <w:del w:id="34633" w:author="PR Preview" w:date="2026-01-01T00:00:00Z">
        <w:r>
          <w:delText xml:space="preserve"> </w:delText>
        </w:r>
      </w:del>
      <w:del w:id="34634" w:author="PR Preview" w:date="2026-01-01T00:00:00Z">
        <w:r>
          <w:delText xml:space="preserve">let</w:delText>
        </w:r>
      </w:del>
      <w:del w:id="34635" w:author="PR Preview" w:date="2026-01-01T00:00:00Z">
        <w:r>
          <w:delText xml:space="preserve"> </w:delText>
        </w:r>
      </w:del>
      <m:oMath>
        <m:limLow>
          <m:e>
            <m:r>
              <m:t>y</m:t>
            </m:r>
          </m:e>
          <m:lim>
            <m:r>
              <m:rPr>
                <m:sty m:val="p"/>
              </m:rPr>
              <m:t>∼</m:t>
            </m:r>
          </m:lim>
        </m:limLow>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del w:id="34636" w:author="PR Preview" w:date="2026-01-01T00:00:00Z">
        <w:r>
          <w:delText xml:space="preserve">, which is nonzero,</w:delText>
        </w:r>
      </w:del>
      <w:del w:id="34637" w:author="PR Preview" w:date="2026-01-01T00:00:00Z">
        <w:r>
          <w:delText xml:space="preserve"> </w:delText>
        </w:r>
      </w:del>
      <w:del w:id="34638" w:author="PR Preview" w:date="2026-01-01T00:00:00Z">
        <w:r>
          <w:delText xml:space="preserve">with entries</w:delText>
        </w:r>
      </w:del>
      <w:del w:id="34639" w:author="PR Preview" w:date="2026-01-01T00:00:00Z">
        <w:r>
          <w:delText xml:space="preserve"> </w:delText>
        </w:r>
      </w:del>
      <m:oMath>
        <m:sSub>
          <m:e>
            <m:r>
              <m:t>y</m:t>
            </m:r>
          </m:e>
          <m:sub>
            <m:r>
              <m:t>i</m:t>
            </m:r>
          </m:sub>
        </m:sSub>
        <m:r>
          <m:rPr>
            <m:sty m:val="p"/>
          </m:rPr>
          <m:t>=</m:t>
        </m:r>
        <m:sSub>
          <m:e>
            <m:r>
              <m:t>u</m:t>
            </m:r>
          </m:e>
          <m:sub>
            <m:r>
              <m:t>i</m:t>
            </m:r>
          </m:sub>
        </m:sSub>
      </m:oMath>
      <w:del w:id="34640" w:author="PR Preview" w:date="2026-01-01T00:00:00Z">
        <w:r>
          <w:delText xml:space="preserve"> </w:delText>
        </w:r>
      </w:del>
      <w:del w:id="34641" w:author="PR Preview" w:date="2026-01-01T00:00:00Z">
        <w:r>
          <w:delText xml:space="preserve">for</w:delText>
        </w:r>
      </w:del>
      <w:del w:id="34642" w:author="PR Preview" w:date="2026-01-01T00:00:00Z">
        <w:r>
          <w:delText xml:space="preserve"> </w:delText>
        </w:r>
      </w:del>
      <m:oMath>
        <m:r>
          <m:t>i</m:t>
        </m:r>
        <m:r>
          <m:rPr>
            <m:sty m:val="p"/>
          </m:rPr>
          <m:t>≤</m:t>
        </m:r>
        <m:r>
          <m:t>k</m:t>
        </m:r>
      </m:oMath>
      <w:del w:id="34643" w:author="PR Preview" w:date="2026-01-01T00:00:00Z">
        <w:r>
          <w:delText xml:space="preserve"> </w:delText>
        </w:r>
      </w:del>
      <w:del w:id="34644" w:author="PR Preview" w:date="2026-01-01T00:00:00Z">
        <w:r>
          <w:delText xml:space="preserve">and</w:delText>
        </w:r>
      </w:del>
      <w:del w:id="34645" w:author="PR Preview" w:date="2026-01-01T00:00:00Z">
        <w:r>
          <w:delText xml:space="preserve"> </w:delText>
        </w:r>
      </w:del>
      <m:oMath>
        <m:sSub>
          <m:e>
            <m:r>
              <m:t>y</m:t>
            </m:r>
          </m:e>
          <m:sub>
            <m:r>
              <m:t>i</m:t>
            </m:r>
          </m:sub>
        </m:sSub>
        <m:r>
          <m:rPr>
            <m:sty m:val="p"/>
          </m:rPr>
          <m:t>=</m:t>
        </m:r>
        <m:r>
          <m:t>0</m:t>
        </m:r>
      </m:oMath>
      <w:del w:id="34646" w:author="PR Preview" w:date="2026-01-01T00:00:00Z">
        <w:r>
          <w:delText xml:space="preserve"> </w:delText>
        </w:r>
      </w:del>
      <w:del w:id="34647" w:author="PR Preview" w:date="2026-01-01T00:00:00Z">
        <w:r>
          <w:delText xml:space="preserve">for</w:delText>
        </w:r>
      </w:del>
      <w:del w:id="34648" w:author="PR Preview" w:date="2026-01-01T00:00:00Z">
        <w:r>
          <w:delText xml:space="preserve"> </w:delText>
        </w:r>
      </w:del>
      <m:oMath>
        <m:r>
          <m:t>i</m:t>
        </m:r>
        <m:r>
          <m:rPr>
            <m:sty m:val="p"/>
          </m:rPr>
          <m:t>&gt;</m:t>
        </m:r>
        <m:r>
          <m:t>k</m:t>
        </m:r>
      </m:oMath>
      <w:del w:id="34649" w:author="PR Preview" w:date="2026-01-01T00:00:00Z">
        <w:r>
          <w:delText xml:space="preserve">. Then</w:delText>
        </w:r>
      </w:del>
    </w:p>
    <w:p>
      <w:pPr>
        <w:pStyle w:val="BodyText"/>
      </w:pPr>
      <m:oMathPara>
        <m:oMathParaPr>
          <m:jc m:val="center"/>
        </m:oMathParaPr>
        <m:oMath>
          <m:eqArr>
            <m:e>
              <m:sSup>
                <m:e>
                  <m:limLow>
                    <m:e>
                      <m:r>
                        <m:t>u</m:t>
                      </m:r>
                    </m:e>
                    <m:lim>
                      <m:r>
                        <m:rPr>
                          <m:sty m:val="p"/>
                        </m:rPr>
                        <m:t>∼</m:t>
                      </m:r>
                    </m:lim>
                  </m:limLow>
                </m:e>
                <m:sup>
                  <m:r>
                    <m:rPr>
                      <m:sty m:val="p"/>
                    </m:rPr>
                    <m:t>⊤</m:t>
                  </m:r>
                </m:sup>
              </m:sSup>
              <m:sSub>
                <m:e>
                  <m:r>
                    <m:rPr>
                      <m:sty m:val="bi"/>
                    </m:rPr>
                    <m:t>X</m:t>
                  </m:r>
                </m:e>
                <m:sub>
                  <m:r>
                    <m:t>k</m:t>
                  </m:r>
                </m:sub>
              </m:sSub>
              <m:limLow>
                <m:e>
                  <m:r>
                    <m:t>u</m:t>
                  </m:r>
                </m:e>
                <m:lim>
                  <m:r>
                    <m:rPr>
                      <m:sty m:val="p"/>
                    </m:rPr>
                    <m:t>∼</m:t>
                  </m:r>
                </m:lim>
              </m:limLow>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limLow>
                    <m:e>
                      <m:r>
                        <m:t>y</m:t>
                      </m:r>
                    </m:e>
                    <m:lim>
                      <m:r>
                        <m:rPr>
                          <m:sty m:val="p"/>
                        </m:rPr>
                        <m:t>∼</m:t>
                      </m:r>
                    </m:lim>
                  </m:limLow>
                </m:e>
                <m:sup>
                  <m:r>
                    <m:rPr>
                      <m:sty m:val="p"/>
                    </m:rPr>
                    <m:t>⊤</m:t>
                  </m:r>
                </m:sup>
              </m:sSup>
              <m:r>
                <m:rPr>
                  <m:sty m:val="bi"/>
                </m:rPr>
                <m:t>X</m:t>
              </m:r>
              <m:limLow>
                <m:e>
                  <m:r>
                    <m:t>y</m:t>
                  </m:r>
                </m:e>
                <m:lim>
                  <m:r>
                    <m:rPr>
                      <m:sty m:val="p"/>
                    </m:rPr>
                    <m:t>∼</m:t>
                  </m:r>
                </m:lim>
              </m:limLow>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limLow>
                <m:e>
                  <m:r>
                    <m:t>y</m:t>
                  </m:r>
                </m:e>
                <m:lim>
                  <m:r>
                    <m:rPr>
                      <m:sty m:val="p"/>
                    </m:rPr>
                    <m:t>∼</m:t>
                  </m:r>
                </m:lim>
              </m:limLow>
              <m:r>
                <m:rPr>
                  <m:sty m:val="p"/>
                </m:rPr>
                <m:t>≠</m:t>
              </m:r>
              <m:limLow>
                <m:e>
                  <m:r>
                    <m:t>0</m:t>
                  </m:r>
                </m:e>
                <m:lim>
                  <m:r>
                    <m:rPr>
                      <m:sty m:val="p"/>
                    </m:rPr>
                    <m:t>∼</m:t>
                  </m:r>
                </m:lim>
              </m:limLow>
              <m:r>
                <m:rPr>
                  <m:nor/>
                  <m:sty m:val="p"/>
                </m:rPr>
                <m:t>)</m:t>
              </m:r>
            </m:e>
          </m:eqArr>
        </m:oMath>
      </m:oMathPara>
    </w:p>
    <w:p>
      <w:pPr>
        <w:pStyle w:val="FirstParagraph"/>
      </w:pPr>
      <w:del w:id="34650" w:author="PR Preview" w:date="2026-01-01T00:00:00Z">
        <w:r>
          <w:delText xml:space="preserve">For the diagonal entry</w:delText>
        </w:r>
      </w:del>
      <w:del w:id="34651" w:author="PR Preview" w:date="2026-01-01T00:00:00Z">
        <w:r>
          <w:delText xml:space="preserve"> </w:delText>
        </w:r>
      </w:del>
      <m:oMath>
        <m:sSub>
          <m:e>
            <m:r>
              <m:t>x</m:t>
            </m:r>
          </m:e>
          <m:sub>
            <m:r>
              <m:t>i</m:t>
            </m:r>
            <m:r>
              <m:t>i</m:t>
            </m:r>
          </m:sub>
        </m:sSub>
      </m:oMath>
      <w:del w:id="34652" w:author="PR Preview" w:date="2026-01-01T00:00:00Z">
        <w:r>
          <w:delText xml:space="preserve">, take</w:delText>
        </w:r>
      </w:del>
      <w:del w:id="34653" w:author="PR Preview" w:date="2026-01-01T00:00:00Z">
        <w:r>
          <w:delText xml:space="preserve"> </w:delText>
        </w:r>
      </w:del>
      <m:oMath>
        <m:sSub>
          <m:e>
            <m:limLow>
              <m:e>
                <m:r>
                  <m:t>e</m:t>
                </m:r>
              </m:e>
              <m:lim>
                <m:r>
                  <m:rPr>
                    <m:sty m:val="p"/>
                  </m:rPr>
                  <m:t>∼</m:t>
                </m:r>
              </m:lim>
            </m:limLow>
          </m:e>
          <m:sub>
            <m:r>
              <m:t>i</m:t>
            </m:r>
          </m:sub>
        </m:sSub>
      </m:oMath>
      <w:del w:id="34654" w:author="PR Preview" w:date="2026-01-01T00:00:00Z">
        <w:r>
          <w:delText xml:space="preserve"> </w:delText>
        </w:r>
      </w:del>
      <w:del w:id="34655" w:author="PR Preview" w:date="2026-01-01T00:00:00Z">
        <w:r>
          <w:delText xml:space="preserve">(</w:delText>
        </w:r>
      </w:del>
      <w:hyperlink w:anchor="def-indicator-vector">
        <w:del w:id="34656" w:author="PR Preview" w:date="2026-01-01T00:00:00Z">
          <w:r>
            <w:rPr>
              <w:rStyle w:val="Hyperlink"/>
            </w:rPr>
            <w:delText xml:space="preserve">Definition 14</w:delText>
          </w:r>
        </w:del>
      </w:hyperlink>
      <w:del w:id="34657" w:author="PR Preview" w:date="2026-01-01T00:00:00Z">
        <w:r>
          <w:delText xml:space="preserve">), which is nonzero:</w:delText>
        </w:r>
      </w:del>
    </w:p>
    <w:p>
      <w:pPr>
        <w:pStyle w:val="BodyText"/>
      </w:pPr>
      <m:oMathPara>
        <m:oMathParaPr>
          <m:jc m:val="center"/>
        </m:oMathParaPr>
        <m:oMath>
          <m:eqArr>
            <m:e>
              <m:sSup>
                <m:e>
                  <m:sSub>
                    <m:e>
                      <m:limLow>
                        <m:e>
                          <m:r>
                            <m:t>e</m:t>
                          </m:r>
                        </m:e>
                        <m:lim>
                          <m:r>
                            <m:rPr>
                              <m:sty m:val="p"/>
                            </m:rPr>
                            <m:t>∼</m:t>
                          </m:r>
                        </m:lim>
                      </m:limLow>
                    </m:e>
                    <m:sub>
                      <m:r>
                        <m:t>i</m:t>
                      </m:r>
                    </m:sub>
                  </m:sSub>
                </m:e>
                <m:sup>
                  <m:r>
                    <m:rPr>
                      <m:sty m:val="p"/>
                    </m:rPr>
                    <m:t>⊤</m:t>
                  </m:r>
                </m:sup>
              </m:sSup>
              <m:r>
                <m:rPr>
                  <m:sty m:val="bi"/>
                </m:rPr>
                <m:t>X</m:t>
              </m:r>
              <m:sSub>
                <m:e>
                  <m:limLow>
                    <m:e>
                      <m:r>
                        <m:t>e</m:t>
                      </m:r>
                    </m:e>
                    <m:lim>
                      <m:r>
                        <m:rPr>
                          <m:sty m:val="p"/>
                        </m:rPr>
                        <m:t>∼</m:t>
                      </m:r>
                    </m:lim>
                  </m:limLow>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limLow>
                    <m:e>
                      <m:r>
                        <m:t>e</m:t>
                      </m:r>
                    </m:e>
                    <m:lim>
                      <m:r>
                        <m:rPr>
                          <m:sty m:val="p"/>
                        </m:rPr>
                        <m:t>∼</m:t>
                      </m:r>
                    </m:lim>
                  </m:limLow>
                </m:e>
                <m:sub>
                  <m:r>
                    <m:t>i</m:t>
                  </m:r>
                </m:sub>
              </m:sSub>
              <m:sSub>
                <m:e>
                  <m:r>
                    <m:rPr>
                      <m:sty m:val="p"/>
                    </m:rPr>
                    <m:t>)</m:t>
                  </m:r>
                </m:e>
                <m:sub>
                  <m:r>
                    <m:t>r</m:t>
                  </m:r>
                </m:sub>
              </m:sSub>
              <m:r>
                <m:t> </m:t>
              </m:r>
              <m:sSub>
                <m:e>
                  <m:r>
                    <m:t>x</m:t>
                  </m:r>
                </m:e>
                <m:sub>
                  <m:r>
                    <m:t>r</m:t>
                  </m:r>
                  <m:r>
                    <m:t>s</m:t>
                  </m:r>
                </m:sub>
              </m:sSub>
              <m:r>
                <m:t> </m:t>
              </m:r>
              <m:r>
                <m:rPr>
                  <m:sty m:val="p"/>
                </m:rPr>
                <m:t>(</m:t>
              </m:r>
              <m:sSub>
                <m:e>
                  <m:limLow>
                    <m:e>
                      <m:r>
                        <m:t>e</m:t>
                      </m:r>
                    </m:e>
                    <m:lim>
                      <m:r>
                        <m:rPr>
                          <m:sty m:val="p"/>
                        </m:rPr>
                        <m:t>∼</m:t>
                      </m:r>
                    </m:lim>
                  </m:limLow>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p>
      <w:pPr>
        <w:pStyle w:val="FirstParagraph"/>
      </w:pPr>
      <w:del w:id="34658" w:author="PR Preview" w:date="2026-01-01T00:00:00Z">
        <w:r>
          <w:rPr>
            <w:b/>
            <w:bCs/>
          </w:rPr>
          <w:delText xml:space="preserve">Example 209 (A quick necessary test)</w:delText>
        </w:r>
      </w:del>
      <w:del w:id="34659"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34660" w:author="PR Preview" w:date="2026-01-01T00:00:00Z">
        <w:r>
          <w:delText xml:space="preserve"> </w:delText>
        </w:r>
      </w:del>
      <w:del w:id="34661" w:author="PR Preview" w:date="2026-01-01T00:00:00Z">
        <w:r>
          <w:delText xml:space="preserve">is positive definite (</w:delText>
        </w:r>
      </w:del>
      <w:hyperlink w:anchor="exm-pd-operations">
        <w:del w:id="34662" w:author="PR Preview" w:date="2026-01-01T00:00:00Z">
          <w:r>
            <w:rPr>
              <w:rStyle w:val="Hyperlink"/>
            </w:rPr>
            <w:delText xml:space="preserve">Example 207</w:delText>
          </w:r>
        </w:del>
      </w:hyperlink>
      <w:del w:id="34663" w:author="PR Preview" w:date="2026-01-01T00:00:00Z">
        <w:r>
          <w:delText xml:space="preserve">),</w:delText>
        </w:r>
      </w:del>
      <w:del w:id="34664" w:author="PR Preview" w:date="2026-01-01T00:00:00Z">
        <w:r>
          <w:delText xml:space="preserve"> </w:delText>
        </w:r>
      </w:del>
      <w:del w:id="34665" w:author="PR Preview" w:date="2026-01-01T00:00:00Z">
        <w:r>
          <w:delText xml:space="preserve">and its diagonal entries</w:delText>
        </w:r>
      </w:del>
      <w:del w:id="34666" w:author="PR Preview" w:date="2026-01-01T00:00:00Z">
        <w:r>
          <w:delText xml:space="preserve"> </w:delText>
        </w:r>
      </w:del>
      <m:oMath>
        <m:r>
          <m:t>2</m:t>
        </m:r>
        <m:r>
          <m:rPr>
            <m:sty m:val="p"/>
          </m:rPr>
          <m:t>,</m:t>
        </m:r>
        <m:r>
          <m:t>2</m:t>
        </m:r>
      </m:oMath>
      <w:del w:id="34667" w:author="PR Preview" w:date="2026-01-01T00:00:00Z">
        <w:r>
          <w:delText xml:space="preserve"> </w:delText>
        </w:r>
      </w:del>
      <w:del w:id="34668" w:author="PR Preview" w:date="2026-01-01T00:00:00Z">
        <w:r>
          <w:delText xml:space="preserve">and its</w:delText>
        </w:r>
      </w:del>
      <w:del w:id="34669" w:author="PR Preview" w:date="2026-01-01T00:00:00Z">
        <w:r>
          <w:delText xml:space="preserve"> </w:delText>
        </w:r>
      </w:del>
      <m:oMath>
        <m:r>
          <m:t>1</m:t>
        </m:r>
        <m:r>
          <m:rPr>
            <m:sty m:val="p"/>
          </m:rPr>
          <m:t>×</m:t>
        </m:r>
        <m:r>
          <m:t>1</m:t>
        </m:r>
      </m:oMath>
      <w:del w:id="34670" w:author="PR Preview" w:date="2026-01-01T00:00:00Z">
        <w:r>
          <w:delText xml:space="preserve"> </w:delText>
        </w:r>
      </w:del>
      <w:del w:id="34671" w:author="PR Preview" w:date="2026-01-01T00:00:00Z">
        <w:r>
          <w:delText xml:space="preserve">leading block</w:delText>
        </w:r>
      </w:del>
      <w:del w:id="34672" w:author="PR Preview" w:date="2026-01-01T00:00:00Z">
        <w:r>
          <w:delText xml:space="preserve"> </w:delText>
        </w:r>
      </w:del>
      <m:oMath>
        <m:r>
          <m:rPr>
            <m:sty m:val="p"/>
          </m:rPr>
          <m:t>[</m:t>
        </m:r>
        <m:r>
          <m:t>2</m:t>
        </m:r>
        <m:r>
          <m:rPr>
            <m:sty m:val="p"/>
          </m:rPr>
          <m:t>]</m:t>
        </m:r>
      </m:oMath>
      <w:del w:id="34673" w:author="PR Preview" w:date="2026-01-01T00:00:00Z">
        <w:r>
          <w:delText xml:space="preserve"> </w:delText>
        </w:r>
      </w:del>
      <w:del w:id="34674" w:author="PR Preview" w:date="2026-01-01T00:00:00Z">
        <w:r>
          <w:delText xml:space="preserve">are positive.</w:delText>
        </w:r>
      </w:del>
      <w:del w:id="34675" w:author="PR Preview" w:date="2026-01-01T00:00:00Z">
        <w:r>
          <w:delText xml:space="preserve"> </w:delText>
        </w:r>
      </w:del>
      <w:del w:id="34676" w:author="PR Preview" w:date="2026-01-01T00:00:00Z">
        <w:r>
          <w:delText xml:space="preserve">The test can only rule matrices out:</w:delText>
        </w:r>
      </w:del>
      <w:del w:id="34677" w:author="PR Preview" w:date="2026-01-01T00:00:00Z">
        <w:r>
          <w:delText xml:space="preserve"> </w:delText>
        </w:r>
      </w:del>
      <m:oMath>
        <m:r>
          <m:rPr>
            <m:sty m:val="p"/>
          </m:rPr>
          <m:t>−</m:t>
        </m:r>
        <m:sSub>
          <m:e>
            <m:r>
              <m:rPr>
                <m:sty m:val="bi"/>
              </m:rPr>
              <m:t>I</m:t>
            </m:r>
          </m:e>
          <m:sub>
            <m:r>
              <m:t>2</m:t>
            </m:r>
          </m:sub>
        </m:sSub>
      </m:oMath>
      <w:del w:id="34678" w:author="PR Preview" w:date="2026-01-01T00:00:00Z">
        <w:r>
          <w:delText xml:space="preserve"> </w:delText>
        </w:r>
      </w:del>
      <w:del w:id="34679" w:author="PR Preview" w:date="2026-01-01T00:00:00Z">
        <w:r>
          <w:delText xml:space="preserve">has negative diagonal entries, so it is not positive definite,</w:delText>
        </w:r>
      </w:del>
      <w:del w:id="34680" w:author="PR Preview" w:date="2026-01-01T00:00:00Z">
        <w:r>
          <w:delText xml:space="preserve"> </w:delText>
        </w:r>
      </w:del>
      <w:del w:id="34681" w:author="PR Preview" w:date="2026-01-01T00:00:00Z">
        <w:r>
          <w:delText xml:space="preserve">even though</w:delText>
        </w:r>
      </w:del>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del w:id="34682" w:author="PR Preview" w:date="2026-01-01T00:00:00Z">
        <w:r>
          <w:delText xml:space="preserve">(</w:delText>
        </w:r>
      </w:del>
      <w:hyperlink w:anchor="def-determinant">
        <w:del w:id="34683" w:author="PR Preview" w:date="2026-01-01T00:00:00Z">
          <w:r>
            <w:rPr>
              <w:rStyle w:val="Hyperlink"/>
            </w:rPr>
            <w:delText xml:space="preserve">Definition 105</w:delText>
          </w:r>
        </w:del>
      </w:hyperlink>
      <w:del w:id="34684" w:author="PR Preview" w:date="2026-01-01T00:00:00Z">
        <w:r>
          <w:delText xml:space="preserve">);</w:delText>
        </w:r>
      </w:del>
      <w:del w:id="34685" w:author="PR Preview" w:date="2026-01-01T00:00:00Z">
        <w:r>
          <w:delText xml:space="preserve"> </w:delText>
        </w:r>
      </w:del>
      <w:del w:id="34686" w:author="PR Preview" w:date="2026-01-01T00:00:00Z">
        <w:r>
          <w:delText xml:space="preserve">a positive determinant alone does not make a matrix positive definite.</w:delText>
        </w:r>
      </w:del>
      <w:del w:id="34687" w:author="PR Preview" w:date="2026-01-01T00:00:00Z">
        <w:r>
          <w:delText xml:space="preserve"> </w:delText>
        </w:r>
      </w:del>
      <w:del w:id="34688" w:author="PR Preview" w:date="2026-01-01T00:00:00Z">
        <w:r>
          <w:delText xml:space="preserve">And positive diagonal entries are not enough:</w:delText>
        </w:r>
      </w:del>
      <w:del w:id="34689" w:author="PR Preview" w:date="2026-01-01T00:00:00Z">
        <w:r>
          <w:delText xml:space="preserve"> </w:delText>
        </w:r>
      </w:del>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del w:id="34690" w:author="PR Preview" w:date="2026-01-01T00:00:00Z">
        <w:r>
          <w:delText xml:space="preserve"> </w:delText>
        </w:r>
      </w:del>
      <w:del w:id="34691" w:author="PR Preview" w:date="2026-01-01T00:00:00Z">
        <w:r>
          <w:delText xml:space="preserve">of</w:delText>
        </w:r>
      </w:del>
      <w:del w:id="34692" w:author="PR Preview" w:date="2026-01-01T00:00:00Z">
        <w:r>
          <w:delText xml:space="preserve"> </w:delText>
        </w:r>
      </w:del>
      <w:hyperlink w:anchor="exm-positive-definite">
        <w:del w:id="34693" w:author="PR Preview" w:date="2026-01-01T00:00:00Z">
          <w:r>
            <w:rPr>
              <w:rStyle w:val="Hyperlink"/>
            </w:rPr>
            <w:delText xml:space="preserve">Example 150</w:delText>
          </w:r>
        </w:del>
      </w:hyperlink>
      <w:del w:id="34694" w:author="PR Preview" w:date="2026-01-01T00:00:00Z">
        <w:r>
          <w:delText xml:space="preserve"> </w:delText>
        </w:r>
      </w:del>
      <w:del w:id="34695" w:author="PR Preview" w:date="2026-01-01T00:00:00Z">
        <w:r>
          <w:delText xml:space="preserve">has them</w:delText>
        </w:r>
      </w:del>
      <w:del w:id="34696" w:author="PR Preview" w:date="2026-01-01T00:00:00Z">
        <w:r>
          <w:delText xml:space="preserve"> </w:delText>
        </w:r>
      </w:del>
      <w:del w:id="34697" w:author="PR Preview" w:date="2026-01-01T00:00:00Z">
        <w:r>
          <w:delText xml:space="preserve">but is not positive definite.</w:delText>
        </w:r>
      </w:del>
    </w:p>
    <w:p>
      <w:pPr>
        <w:pStyle w:val="BodyText"/>
      </w:pPr>
      <w:del w:id="34698" w:author="PR Preview" w:date="2026-01-01T00:00:00Z">
        <w:r>
          <w:rPr>
            <w:b/>
            <w:bCs/>
          </w:rPr>
          <w:delText xml:space="preserve">Theorem 119 (The quadratic form of a block matrix)</w:delText>
        </w:r>
      </w:del>
      <w:del w:id="34699" w:author="PR Preview" w:date="2026-01-01T00:00:00Z">
        <w:r>
          <w:delText xml:space="preserve"> </w:delText>
        </w:r>
      </w:del>
      <w:del w:id="34700" w:author="PR Preview" w:date="2026-01-01T00:00:00Z">
        <w:r>
          <w:delText xml:space="preserve">Let</w:delText>
        </w:r>
      </w:del>
      <w:del w:id="34701" w:author="PR Preview" w:date="2026-01-01T00:00:00Z">
        <w:r>
          <w:delText xml:space="preserve"> </w:delText>
        </w:r>
      </w:del>
      <m:oMath>
        <m:r>
          <m:t>k</m:t>
        </m:r>
        <m:r>
          <m:rPr>
            <m:sty m:val="p"/>
          </m:rPr>
          <m:t>,</m:t>
        </m:r>
        <m:r>
          <m:t>m</m:t>
        </m:r>
        <m:r>
          <m:rPr>
            <m:sty m:val="p"/>
          </m:rPr>
          <m:t>≥</m:t>
        </m:r>
        <m:r>
          <m:t>1</m:t>
        </m:r>
      </m:oMath>
      <w:del w:id="34702" w:author="PR Preview" w:date="2026-01-01T00:00:00Z">
        <w:r>
          <w:delText xml:space="preserve">, let</w:delText>
        </w:r>
      </w:del>
      <w:del w:id="34703" w:author="PR Preview" w:date="2026-01-01T00:00:00Z">
        <w:r>
          <w:delText xml:space="preserve"> </w:delText>
        </w:r>
      </w:del>
      <m:oMath>
        <m:r>
          <m:rPr>
            <m:sty m:val="bi"/>
          </m:rPr>
          <m:t>A</m:t>
        </m:r>
      </m:oMath>
      <w:del w:id="34704" w:author="PR Preview" w:date="2026-01-01T00:00:00Z">
        <w:r>
          <w:delText xml:space="preserve"> </w:delText>
        </w:r>
      </w:del>
      <w:del w:id="34705" w:author="PR Preview" w:date="2026-01-01T00:00:00Z">
        <w:r>
          <w:delText xml:space="preserve">be a symmetric</w:delText>
        </w:r>
      </w:del>
      <w:del w:id="34706" w:author="PR Preview" w:date="2026-01-01T00:00:00Z">
        <w:r>
          <w:delText xml:space="preserve"> </w:delText>
        </w:r>
      </w:del>
      <m:oMath>
        <m:r>
          <m:t>k</m:t>
        </m:r>
        <m:r>
          <m:rPr>
            <m:sty m:val="p"/>
          </m:rPr>
          <m:t>×</m:t>
        </m:r>
        <m:r>
          <m:t>k</m:t>
        </m:r>
      </m:oMath>
      <w:del w:id="34707" w:author="PR Preview" w:date="2026-01-01T00:00:00Z">
        <w:r>
          <w:delText xml:space="preserve"> </w:delText>
        </w:r>
      </w:del>
      <w:del w:id="34708" w:author="PR Preview" w:date="2026-01-01T00:00:00Z">
        <w:r>
          <w:delText xml:space="preserve">matrix,</w:delText>
        </w:r>
      </w:del>
      <w:del w:id="34709" w:author="PR Preview" w:date="2026-01-01T00:00:00Z">
        <w:r>
          <w:delText xml:space="preserve"> </w:delText>
        </w:r>
      </w:del>
      <m:oMath>
        <m:r>
          <m:rPr>
            <m:sty m:val="bi"/>
          </m:rPr>
          <m:t>B</m:t>
        </m:r>
      </m:oMath>
      <w:del w:id="34710" w:author="PR Preview" w:date="2026-01-01T00:00:00Z">
        <w:r>
          <w:delText xml:space="preserve"> </w:delText>
        </w:r>
      </w:del>
      <w:del w:id="34711" w:author="PR Preview" w:date="2026-01-01T00:00:00Z">
        <w:r>
          <w:delText xml:space="preserve">a</w:delText>
        </w:r>
      </w:del>
      <w:del w:id="34712" w:author="PR Preview" w:date="2026-01-01T00:00:00Z">
        <w:r>
          <w:delText xml:space="preserve"> </w:delText>
        </w:r>
      </w:del>
      <m:oMath>
        <m:r>
          <m:t>k</m:t>
        </m:r>
        <m:r>
          <m:rPr>
            <m:sty m:val="p"/>
          </m:rPr>
          <m:t>×</m:t>
        </m:r>
        <m:r>
          <m:t>m</m:t>
        </m:r>
      </m:oMath>
      <w:del w:id="34713" w:author="PR Preview" w:date="2026-01-01T00:00:00Z">
        <w:r>
          <w:delText xml:space="preserve"> </w:delText>
        </w:r>
      </w:del>
      <w:del w:id="34714" w:author="PR Preview" w:date="2026-01-01T00:00:00Z">
        <w:r>
          <w:delText xml:space="preserve">matrix and</w:delText>
        </w:r>
      </w:del>
      <w:del w:id="34715" w:author="PR Preview" w:date="2026-01-01T00:00:00Z">
        <w:r>
          <w:delText xml:space="preserve"> </w:delText>
        </w:r>
      </w:del>
      <m:oMath>
        <m:r>
          <m:rPr>
            <m:sty m:val="bi"/>
          </m:rPr>
          <m:t>C</m:t>
        </m:r>
      </m:oMath>
      <w:del w:id="34716" w:author="PR Preview" w:date="2026-01-01T00:00:00Z">
        <w:r>
          <w:delText xml:space="preserve"> </w:delText>
        </w:r>
      </w:del>
      <w:del w:id="34717" w:author="PR Preview" w:date="2026-01-01T00:00:00Z">
        <w:r>
          <w:delText xml:space="preserve">a symmetric</w:delText>
        </w:r>
      </w:del>
      <w:del w:id="34718" w:author="PR Preview" w:date="2026-01-01T00:00:00Z">
        <w:r>
          <w:delText xml:space="preserve"> </w:delText>
        </w:r>
      </w:del>
      <m:oMath>
        <m:r>
          <m:t>m</m:t>
        </m:r>
        <m:r>
          <m:rPr>
            <m:sty m:val="p"/>
          </m:rPr>
          <m:t>×</m:t>
        </m:r>
        <m:r>
          <m:t>m</m:t>
        </m:r>
      </m:oMath>
      <w:del w:id="34719" w:author="PR Preview" w:date="2026-01-01T00:00:00Z">
        <w:r>
          <w:delText xml:space="preserve"> </w:delText>
        </w:r>
      </w:del>
      <w:del w:id="34720" w:author="PR Preview" w:date="2026-01-01T00:00:00Z">
        <w:r>
          <w:delText xml:space="preserve">matrix,</w:delText>
        </w:r>
      </w:del>
      <w:del w:id="34721" w:author="PR Preview" w:date="2026-01-01T00:00:00Z">
        <w:r>
          <w:delText xml:space="preserve"> </w:delText>
        </w:r>
      </w:del>
      <w:del w:id="34722" w:author="PR Preview" w:date="2026-01-01T00:00:00Z">
        <w:r>
          <w:delText xml:space="preserve">and let</w:delText>
        </w:r>
      </w:del>
      <w:del w:id="34723" w:author="PR Preview" w:date="2026-01-01T00:00:00Z">
        <w:r>
          <w:delText xml:space="preserve"> </w:delText>
        </w:r>
      </w:del>
      <m:oMath>
        <m:r>
          <m:rPr>
            <m:sty m:val="bi"/>
          </m:rPr>
          <m:t>X</m:t>
        </m:r>
      </m:oMath>
      <w:del w:id="34724" w:author="PR Preview" w:date="2026-01-01T00:00:00Z">
        <w:r>
          <w:delText xml:space="preserve"> </w:delText>
        </w:r>
      </w:del>
      <w:del w:id="34725" w:author="PR Preview" w:date="2026-01-01T00:00:00Z">
        <w:r>
          <w:delText xml:space="preserve">be the</w:delText>
        </w:r>
      </w:del>
      <w:del w:id="34726" w:author="PR Preview" w:date="2026-01-01T00:00:00Z">
        <w:r>
          <w:delText xml:space="preserve"> </w:delText>
        </w:r>
      </w:del>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del w:id="34727" w:author="PR Preview" w:date="2026-01-01T00:00:00Z">
        <w:r>
          <w:delText xml:space="preserve"> </w:delText>
        </w:r>
      </w:del>
      <w:del w:id="34728" w:author="PR Preview" w:date="2026-01-01T00:00:00Z">
        <w:r>
          <w:delText xml:space="preserve">block matrix (</w:delText>
        </w:r>
      </w:del>
      <w:hyperlink w:anchor="def-block-matrix">
        <w:del w:id="34729" w:author="PR Preview" w:date="2026-01-01T00:00:00Z">
          <w:r>
            <w:rPr>
              <w:rStyle w:val="Hyperlink"/>
            </w:rPr>
            <w:delText xml:space="preserve">Definition 122</w:delText>
          </w:r>
        </w:del>
      </w:hyperlink>
      <w:del w:id="34730" w:author="PR Preview" w:date="2026-01-01T00:00:00Z">
        <w:r>
          <w:delText xml:space="preserve">)</w:delText>
        </w:r>
      </w:del>
    </w:p>
    <w:p>
      <w:pPr>
        <w:pStyle w:val="BodyText"/>
      </w:pPr>
      <w:ins w:id="34731" w:author="PR Preview" w:date="2026-01-01T00:00:00Z">
        <w:r>
          <w:rPr>
            <w:b/>
            <w:bCs/>
          </w:rPr>
          <w:t xml:space="preserve">Theorem 119 (Leading blocks of a positive definite matrix are positive definite)</w:t>
        </w:r>
      </w:ins>
      <w:ins w:id="34732" w:author="PR Preview" w:date="2026-01-01T00:00:00Z">
        <w:r>
          <w:t xml:space="preserve"> </w:t>
        </w:r>
      </w:ins>
      <w:ins w:id="34733" w:author="PR Preview" w:date="2026-01-01T00:00:00Z">
        <w:r>
          <w:t xml:space="preserve">Let</w:t>
        </w:r>
      </w:ins>
      <w:ins w:id="34734" w:author="PR Preview" w:date="2026-01-01T00:00:00Z">
        <w:r>
          <w:t xml:space="preserve"> </w:t>
        </w:r>
      </w:ins>
      <m:oMath>
        <m:r>
          <m:rPr>
            <m:sty m:val="bi"/>
          </m:rPr>
          <m:t>X</m:t>
        </m:r>
      </m:oMath>
      <w:ins w:id="34735" w:author="PR Preview" w:date="2026-01-01T00:00:00Z">
        <w:r>
          <w:t xml:space="preserve"> </w:t>
        </w:r>
      </w:ins>
      <w:ins w:id="34736" w:author="PR Preview" w:date="2026-01-01T00:00:00Z">
        <w:r>
          <w:t xml:space="preserve">be a</w:t>
        </w:r>
      </w:ins>
      <w:ins w:id="34737" w:author="PR Preview" w:date="2026-01-01T00:00:00Z">
        <w:r>
          <w:t xml:space="preserve"> </w:t>
        </w:r>
      </w:ins>
      <m:oMath>
        <m:r>
          <m:t>p</m:t>
        </m:r>
        <m:r>
          <m:rPr>
            <m:sty m:val="p"/>
          </m:rPr>
          <m:t>×</m:t>
        </m:r>
        <m:r>
          <m:t>p</m:t>
        </m:r>
      </m:oMath>
      <w:ins w:id="34738" w:author="PR Preview" w:date="2026-01-01T00:00:00Z">
        <w:r>
          <w:t xml:space="preserve"> </w:t>
        </w:r>
      </w:ins>
      <w:ins w:id="34739" w:author="PR Preview" w:date="2026-01-01T00:00:00Z">
        <w:r>
          <w:t xml:space="preserve">positive definite matrix (</w:t>
        </w:r>
      </w:ins>
      <w:hyperlink w:anchor="def-positive-definite">
        <w:ins w:id="34740" w:author="PR Preview" w:date="2026-01-01T00:00:00Z">
          <w:r>
            <w:rPr>
              <w:rStyle w:val="Hyperlink"/>
            </w:rPr>
            <w:t xml:space="preserve">Definition 101</w:t>
          </w:r>
        </w:ins>
      </w:hyperlink>
      <w:ins w:id="34741" w:author="PR Preview" w:date="2026-01-01T00:00:00Z">
        <w:r>
          <w:t xml:space="preserve">),</w:t>
        </w:r>
      </w:ins>
      <w:ins w:id="34742" w:author="PR Preview" w:date="2026-01-01T00:00:00Z">
        <w:r>
          <w:t xml:space="preserve"> </w:t>
        </w:r>
      </w:ins>
      <w:ins w:id="34743" w:author="PR Preview" w:date="2026-01-01T00:00:00Z">
        <w:r>
          <w:t xml:space="preserve">and for</w:t>
        </w:r>
      </w:ins>
      <w:ins w:id="34744" w:author="PR Preview" w:date="2026-01-01T00:00:00Z">
        <w:r>
          <w:t xml:space="preserve"> </w:t>
        </w:r>
      </w:ins>
      <m:oMath>
        <m:r>
          <m:t>1</m:t>
        </m:r>
        <m:r>
          <m:rPr>
            <m:sty m:val="p"/>
          </m:rPr>
          <m:t>≤</m:t>
        </m:r>
        <m:r>
          <m:t>k</m:t>
        </m:r>
        <m:r>
          <m:rPr>
            <m:sty m:val="p"/>
          </m:rPr>
          <m:t>≤</m:t>
        </m:r>
        <m:r>
          <m:t>p</m:t>
        </m:r>
      </m:oMath>
      <w:ins w:id="34745" w:author="PR Preview" w:date="2026-01-01T00:00:00Z">
        <w:r>
          <w:t xml:space="preserve"> </w:t>
        </w:r>
      </w:ins>
      <w:ins w:id="34746" w:author="PR Preview" w:date="2026-01-01T00:00:00Z">
        <w:r>
          <w:t xml:space="preserve">let</w:t>
        </w:r>
      </w:ins>
      <w:ins w:id="34747" w:author="PR Preview" w:date="2026-01-01T00:00:00Z">
        <w:r>
          <w:t xml:space="preserve"> </w:t>
        </w:r>
      </w:ins>
      <m:oMath>
        <m:sSub>
          <m:e>
            <m:r>
              <m:rPr>
                <m:sty m:val="bi"/>
              </m:rPr>
              <m:t>X</m:t>
            </m:r>
          </m:e>
          <m:sub>
            <m:r>
              <m:t>k</m:t>
            </m:r>
          </m:sub>
        </m:sSub>
      </m:oMath>
      <w:ins w:id="34748" w:author="PR Preview" w:date="2026-01-01T00:00:00Z">
        <w:r>
          <w:t xml:space="preserve"> </w:t>
        </w:r>
      </w:ins>
      <w:ins w:id="34749" w:author="PR Preview" w:date="2026-01-01T00:00:00Z">
        <w:r>
          <w:t xml:space="preserve">be its leading</w:t>
        </w:r>
      </w:ins>
      <w:ins w:id="34750" w:author="PR Preview" w:date="2026-01-01T00:00:00Z">
        <w:r>
          <w:t xml:space="preserve"> </w:t>
        </w:r>
      </w:ins>
      <m:oMath>
        <m:r>
          <m:t>k</m:t>
        </m:r>
        <m:r>
          <m:rPr>
            <m:sty m:val="p"/>
          </m:rPr>
          <m:t>×</m:t>
        </m:r>
        <m:r>
          <m:t>k</m:t>
        </m:r>
      </m:oMath>
      <w:ins w:id="34751" w:author="PR Preview" w:date="2026-01-01T00:00:00Z">
        <w:r>
          <w:t xml:space="preserve"> </w:t>
        </w:r>
      </w:ins>
      <w:ins w:id="34752" w:author="PR Preview" w:date="2026-01-01T00:00:00Z">
        <w:r>
          <w:t xml:space="preserve">block (</w:t>
        </w:r>
      </w:ins>
      <w:hyperlink w:anchor="def-block-matrix">
        <w:ins w:id="34753" w:author="PR Preview" w:date="2026-01-01T00:00:00Z">
          <w:r>
            <w:rPr>
              <w:rStyle w:val="Hyperlink"/>
            </w:rPr>
            <w:t xml:space="preserve">Definition 122</w:t>
          </w:r>
        </w:ins>
      </w:hyperlink>
      <w:ins w:id="34754" w:author="PR Preview" w:date="2026-01-01T00:00:00Z">
        <w:r>
          <w:t xml:space="preserve">),</w:t>
        </w:r>
      </w:ins>
      <w:ins w:id="34755" w:author="PR Preview" w:date="2026-01-01T00:00:00Z">
        <w:r>
          <w:t xml:space="preserve"> </w:t>
        </w:r>
      </w:ins>
      <w:ins w:id="34756" w:author="PR Preview" w:date="2026-01-01T00:00:00Z">
        <w:r>
          <w:t xml:space="preserve">with entries</w:t>
        </w:r>
      </w:ins>
      <w:ins w:id="34757" w:author="PR Preview" w:date="2026-01-01T00:00:00Z">
        <w:r>
          <w:t xml:space="preserve"> </w:t>
        </w:r>
      </w:ins>
      <m:oMath>
        <m:sSub>
          <m:e>
            <m:r>
              <m:t>x</m:t>
            </m:r>
          </m:e>
          <m:sub>
            <m:r>
              <m:t>i</m:t>
            </m:r>
            <m:r>
              <m:t>j</m:t>
            </m:r>
          </m:sub>
        </m:sSub>
      </m:oMath>
      <w:ins w:id="34758" w:author="PR Preview" w:date="2026-01-01T00:00:00Z">
        <w:r>
          <w:t xml:space="preserve"> </w:t>
        </w:r>
      </w:ins>
      <w:ins w:id="34759" w:author="PR Preview" w:date="2026-01-01T00:00:00Z">
        <w:r>
          <w:t xml:space="preserve">for</w:t>
        </w:r>
      </w:ins>
      <w:ins w:id="34760" w:author="PR Preview" w:date="2026-01-01T00:00:00Z">
        <w:r>
          <w:t xml:space="preserve"> </w:t>
        </w:r>
      </w:ins>
      <m:oMath>
        <m:r>
          <m:t>i</m:t>
        </m:r>
        <m:r>
          <m:rPr>
            <m:sty m:val="p"/>
          </m:rPr>
          <m:t>,</m:t>
        </m:r>
        <m:r>
          <m:t>j</m:t>
        </m:r>
        <m:r>
          <m:rPr>
            <m:sty m:val="p"/>
          </m:rPr>
          <m:t>≤</m:t>
        </m:r>
        <m:r>
          <m:t>k</m:t>
        </m:r>
      </m:oMath>
      <w:ins w:id="34761" w:author="PR Preview" w:date="2026-01-01T00:00:00Z">
        <w:r>
          <w:t xml:space="preserve">.</w:t>
        </w:r>
      </w:ins>
      <w:ins w:id="34762" w:author="PR Preview" w:date="2026-01-01T00:00:00Z">
        <w:r>
          <w:t xml:space="preserve"> </w:t>
        </w:r>
      </w:ins>
      <w:ins w:id="34763" w:author="PR Preview" w:date="2026-01-01T00:00:00Z">
        <w:r>
          <w:t xml:space="preserve">Then</w:t>
        </w:r>
      </w:ins>
      <w:ins w:id="34764" w:author="PR Preview" w:date="2026-01-01T00:00:00Z">
        <w:r>
          <w:t xml:space="preserve"> </w:t>
        </w:r>
      </w:ins>
      <m:oMath>
        <m:sSub>
          <m:e>
            <m:r>
              <m:rPr>
                <m:sty m:val="bi"/>
              </m:rPr>
              <m:t>X</m:t>
            </m:r>
          </m:e>
          <m:sub>
            <m:r>
              <m:t>k</m:t>
            </m:r>
          </m:sub>
        </m:sSub>
      </m:oMath>
      <w:ins w:id="34765" w:author="PR Preview" w:date="2026-01-01T00:00:00Z">
        <w:r>
          <w:t xml:space="preserve"> </w:t>
        </w:r>
      </w:ins>
      <w:ins w:id="34766" w:author="PR Preview" w:date="2026-01-01T00:00:00Z">
        <w:r>
          <w:t xml:space="preserve">is positive definite.</w:t>
        </w:r>
      </w:ins>
      <w:ins w:id="34767" w:author="PR Preview" w:date="2026-01-01T00:00:00Z">
        <w:r>
          <w:t xml:space="preserve"> </w:t>
        </w:r>
      </w:ins>
      <w:ins w:id="34768" w:author="PR Preview" w:date="2026-01-01T00:00:00Z">
        <w:r>
          <w:t xml:space="preserve">Also, every diagonal entry of a positive definite matrix is positive.</w:t>
        </w:r>
      </w:ins>
    </w:p>
    <w:bookmarkEnd w:id="661"/>
    <w:p>
      <w:pPr>
        <w:pStyle w:val="BodyText"/>
      </w:pPr>
      <w:ins w:id="34769" w:author="PR Preview" w:date="2026-01-01T00:00:00Z">
        <w:r>
          <w:rPr>
            <w:i/>
            <w:iCs/>
          </w:rPr>
          <w:t xml:space="preserve">Proof</w:t>
        </w:r>
      </w:ins>
      <w:ins w:id="34770" w:author="PR Preview" w:date="2026-01-01T00:00:00Z">
        <w:r>
          <w:t xml:space="preserve">. </w:t>
        </w:r>
      </w:ins>
      <m:oMath>
        <m:sSub>
          <m:e>
            <m:r>
              <m:rPr>
                <m:sty m:val="bi"/>
              </m:rPr>
              <m:t>X</m:t>
            </m:r>
          </m:e>
          <m:sub>
            <m:r>
              <m:t>k</m:t>
            </m:r>
          </m:sub>
        </m:sSub>
      </m:oMath>
      <w:ins w:id="34771" w:author="PR Preview" w:date="2026-01-01T00:00:00Z">
        <w:r>
          <w:t xml:space="preserve"> </w:t>
        </w:r>
      </w:ins>
      <w:ins w:id="34772" w:author="PR Preview" w:date="2026-01-01T00:00:00Z">
        <w:r>
          <w:t xml:space="preserve">is symmetric, because</w:t>
        </w:r>
      </w:ins>
      <w:ins w:id="34773" w:author="PR Preview" w:date="2026-01-01T00:00:00Z">
        <w:r>
          <w:t xml:space="preserve"> </w:t>
        </w:r>
      </w:ins>
      <m:oMath>
        <m:r>
          <m:rPr>
            <m:sty m:val="bi"/>
          </m:rPr>
          <m:t>X</m:t>
        </m:r>
      </m:oMath>
      <w:ins w:id="34774" w:author="PR Preview" w:date="2026-01-01T00:00:00Z">
        <w:r>
          <w:t xml:space="preserve"> </w:t>
        </w:r>
      </w:ins>
      <w:ins w:id="34775" w:author="PR Preview" w:date="2026-01-01T00:00:00Z">
        <w:r>
          <w:t xml:space="preserve">is.</w:t>
        </w:r>
      </w:ins>
      <w:ins w:id="34776" w:author="PR Preview" w:date="2026-01-01T00:00:00Z">
        <w:r>
          <w:t xml:space="preserve"> </w:t>
        </w:r>
      </w:ins>
      <w:ins w:id="34777" w:author="PR Preview" w:date="2026-01-01T00:00:00Z">
        <w:r>
          <w:t xml:space="preserve">For</w:t>
        </w:r>
      </w:ins>
      <w:ins w:id="34778" w:author="PR Preview" w:date="2026-01-01T00:00:00Z">
        <w:r>
          <w:t xml:space="preserve"> </w:t>
        </w:r>
      </w:ins>
      <w:ins w:id="34779" w:author="PR Preview" w:date="2026-01-01T00:00:00Z">
        <w:r>
          <w:t xml:space="preserve">$\mathord{\smash[b]{\underset{\raise.3ex\hbox{$\scriptstyle\sim$}}{u}}\vphantom{u}} \in \mathbb{R}^k$</w:t>
        </w:r>
      </w:ins>
      <w:ins w:id="34780" w:author="PR Preview" w:date="2026-01-01T00:00:00Z">
        <w:r>
          <w:t xml:space="preserve"> </w:t>
        </w:r>
      </w:ins>
      <w:ins w:id="34781" w:author="PR Preview" w:date="2026-01-01T00:00:00Z">
        <w:r>
          <w:t xml:space="preserve">with</w:t>
        </w:r>
      </w:ins>
      <w:ins w:id="34782" w:author="PR Preview" w:date="2026-01-01T00:00:00Z">
        <w:r>
          <w:t xml:space="preserve"> </w:t>
        </w:r>
      </w:ins>
      <w:ins w:id="34783" w:author="PR Preview" w:date="2026-01-01T00:00:00Z">
        <w:r>
          <w:t xml:space="preserve">$\mathord{\smash[b]{\underset{\raise.3ex\hbox{$\scriptstyle\sim$}}{u}}\vphantom{u}} \ne \mathord{\smash[b]{\underset{\raise.3ex\hbox{$\scriptstyle\sim$}}{0}}\vphantom{0}}$</w:t>
        </w:r>
      </w:ins>
      <w:ins w:id="34784" w:author="PR Preview" w:date="2026-01-01T00:00:00Z">
        <w:r>
          <w:t xml:space="preserve">,</w:t>
        </w:r>
      </w:ins>
      <w:ins w:id="34785" w:author="PR Preview" w:date="2026-01-01T00:00:00Z">
        <w:r>
          <w:t xml:space="preserve"> </w:t>
        </w:r>
      </w:ins>
      <w:ins w:id="34786" w:author="PR Preview" w:date="2026-01-01T00:00:00Z">
        <w:r>
          <w:t xml:space="preserve">let</w:t>
        </w:r>
      </w:ins>
      <w:ins w:id="34787" w:author="PR Preview" w:date="2026-01-01T00:00:00Z">
        <w:r>
          <w:t xml:space="preserve"> </w:t>
        </w:r>
      </w:ins>
      <w:ins w:id="34788" w:author="PR Preview" w:date="2026-01-01T00:00:00Z">
        <w:r>
          <w:t xml:space="preserve">$\mathord{\smash[b]{\underset{\raise.3ex\hbox{$\scriptstyle\sim$}}{y}}\vphantom{y}} = (u_1, \ldots, u_k, 0, \ldots, 0) \in \mathbb{R}^p$</w:t>
        </w:r>
      </w:ins>
      <w:ins w:id="34789" w:author="PR Preview" w:date="2026-01-01T00:00:00Z">
        <w:r>
          <w:t xml:space="preserve">, which is nonzero,</w:t>
        </w:r>
      </w:ins>
      <w:ins w:id="34790" w:author="PR Preview" w:date="2026-01-01T00:00:00Z">
        <w:r>
          <w:t xml:space="preserve"> </w:t>
        </w:r>
      </w:ins>
      <w:ins w:id="34791" w:author="PR Preview" w:date="2026-01-01T00:00:00Z">
        <w:r>
          <w:t xml:space="preserve">with entries</w:t>
        </w:r>
      </w:ins>
      <w:ins w:id="34792" w:author="PR Preview" w:date="2026-01-01T00:00:00Z">
        <w:r>
          <w:t xml:space="preserve"> </w:t>
        </w:r>
      </w:ins>
      <m:oMath>
        <m:sSub>
          <m:e>
            <m:r>
              <m:t>y</m:t>
            </m:r>
          </m:e>
          <m:sub>
            <m:r>
              <m:t>i</m:t>
            </m:r>
          </m:sub>
        </m:sSub>
        <m:r>
          <m:rPr>
            <m:sty m:val="p"/>
          </m:rPr>
          <m:t>=</m:t>
        </m:r>
        <m:sSub>
          <m:e>
            <m:r>
              <m:t>u</m:t>
            </m:r>
          </m:e>
          <m:sub>
            <m:r>
              <m:t>i</m:t>
            </m:r>
          </m:sub>
        </m:sSub>
      </m:oMath>
      <w:ins w:id="34793" w:author="PR Preview" w:date="2026-01-01T00:00:00Z">
        <w:r>
          <w:t xml:space="preserve"> </w:t>
        </w:r>
      </w:ins>
      <w:ins w:id="34794" w:author="PR Preview" w:date="2026-01-01T00:00:00Z">
        <w:r>
          <w:t xml:space="preserve">for</w:t>
        </w:r>
      </w:ins>
      <w:ins w:id="34795" w:author="PR Preview" w:date="2026-01-01T00:00:00Z">
        <w:r>
          <w:t xml:space="preserve"> </w:t>
        </w:r>
      </w:ins>
      <m:oMath>
        <m:r>
          <m:t>i</m:t>
        </m:r>
        <m:r>
          <m:rPr>
            <m:sty m:val="p"/>
          </m:rPr>
          <m:t>≤</m:t>
        </m:r>
        <m:r>
          <m:t>k</m:t>
        </m:r>
      </m:oMath>
      <w:ins w:id="34796" w:author="PR Preview" w:date="2026-01-01T00:00:00Z">
        <w:r>
          <w:t xml:space="preserve"> </w:t>
        </w:r>
      </w:ins>
      <w:ins w:id="34797" w:author="PR Preview" w:date="2026-01-01T00:00:00Z">
        <w:r>
          <w:t xml:space="preserve">and</w:t>
        </w:r>
      </w:ins>
      <w:ins w:id="34798" w:author="PR Preview" w:date="2026-01-01T00:00:00Z">
        <w:r>
          <w:t xml:space="preserve"> </w:t>
        </w:r>
      </w:ins>
      <m:oMath>
        <m:sSub>
          <m:e>
            <m:r>
              <m:t>y</m:t>
            </m:r>
          </m:e>
          <m:sub>
            <m:r>
              <m:t>i</m:t>
            </m:r>
          </m:sub>
        </m:sSub>
        <m:r>
          <m:rPr>
            <m:sty m:val="p"/>
          </m:rPr>
          <m:t>=</m:t>
        </m:r>
        <m:r>
          <m:t>0</m:t>
        </m:r>
      </m:oMath>
      <w:ins w:id="34799" w:author="PR Preview" w:date="2026-01-01T00:00:00Z">
        <w:r>
          <w:t xml:space="preserve"> </w:t>
        </w:r>
      </w:ins>
      <w:ins w:id="34800" w:author="PR Preview" w:date="2026-01-01T00:00:00Z">
        <w:r>
          <w:t xml:space="preserve">for</w:t>
        </w:r>
      </w:ins>
      <w:ins w:id="34801" w:author="PR Preview" w:date="2026-01-01T00:00:00Z">
        <w:r>
          <w:t xml:space="preserve"> </w:t>
        </w:r>
      </w:ins>
      <m:oMath>
        <m:r>
          <m:t>i</m:t>
        </m:r>
        <m:r>
          <m:rPr>
            <m:sty m:val="p"/>
          </m:rPr>
          <m:t>&gt;</m:t>
        </m:r>
        <m:r>
          <m:t>k</m:t>
        </m:r>
      </m:oMath>
      <w:ins w:id="34802" w:author="PR Preview" w:date="2026-01-01T00:00:00Z">
        <w:r>
          <w:t xml:space="preserve">. Then</w:t>
        </w:r>
      </w:ins>
    </w:p>
    <w:p>
      <w:pPr>
        <w:pStyle w:val="BodyText"/>
      </w:pPr>
      <w:ins w:id="34803" w:author="PR Preview" w:date="2026-01-01T00:00:00Z">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ins>
    </w:p>
    <w:p>
      <w:pPr>
        <w:pStyle w:val="FirstParagraph"/>
      </w:pPr>
      <w:ins w:id="34804" w:author="PR Preview" w:date="2026-01-01T00:00:00Z">
        <w:r>
          <w:t xml:space="preserve">For the diagonal entry</w:t>
        </w:r>
      </w:ins>
      <w:ins w:id="34805" w:author="PR Preview" w:date="2026-01-01T00:00:00Z">
        <w:r>
          <w:t xml:space="preserve"> </w:t>
        </w:r>
      </w:ins>
      <m:oMath>
        <m:sSub>
          <m:e>
            <m:r>
              <m:t>x</m:t>
            </m:r>
          </m:e>
          <m:sub>
            <m:r>
              <m:t>i</m:t>
            </m:r>
            <m:r>
              <m:t>i</m:t>
            </m:r>
          </m:sub>
        </m:sSub>
      </m:oMath>
      <w:ins w:id="34806" w:author="PR Preview" w:date="2026-01-01T00:00:00Z">
        <w:r>
          <w:t xml:space="preserve">, take</w:t>
        </w:r>
      </w:ins>
      <w:ins w:id="34807" w:author="PR Preview" w:date="2026-01-01T00:00:00Z">
        <w:r>
          <w:t xml:space="preserve"> </w:t>
        </w:r>
      </w:ins>
      <w:ins w:id="34808" w:author="PR Preview" w:date="2026-01-01T00:00:00Z">
        <w:r>
          <w:t xml:space="preserve">$\mathord{\smash[b]{\underset{\raise.3ex\hbox{$\scriptstyle\sim$}}{e}}\vphantom{e}}_i$</w:t>
        </w:r>
      </w:ins>
      <w:ins w:id="34809" w:author="PR Preview" w:date="2026-01-01T00:00:00Z">
        <w:r>
          <w:t xml:space="preserve"> </w:t>
        </w:r>
      </w:ins>
      <w:ins w:id="34810" w:author="PR Preview" w:date="2026-01-01T00:00:00Z">
        <w:r>
          <w:t xml:space="preserve">(</w:t>
        </w:r>
      </w:ins>
      <w:hyperlink w:anchor="def-indicator-vector">
        <w:ins w:id="34811" w:author="PR Preview" w:date="2026-01-01T00:00:00Z">
          <w:r>
            <w:rPr>
              <w:rStyle w:val="Hyperlink"/>
            </w:rPr>
            <w:t xml:space="preserve">Definition 14</w:t>
          </w:r>
        </w:ins>
      </w:hyperlink>
      <w:ins w:id="34812" w:author="PR Preview" w:date="2026-01-01T00:00:00Z">
        <w:r>
          <w:t xml:space="preserve">), which is nonzero:</w:t>
        </w:r>
      </w:ins>
    </w:p>
    <w:p>
      <w:pPr>
        <w:pStyle w:val="BodyText"/>
      </w:pPr>
      <w:ins w:id="34813" w:author="PR Preview" w:date="2026-01-01T00:00:00Z">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ins>
    </w:p>
    <w:bookmarkStart w:id="662" w:name="exm-pd-submatrix"/>
    <w:p>
      <w:pPr>
        <w:pStyle w:val="FirstParagraph"/>
      </w:pPr>
      <w:ins w:id="34814" w:author="PR Preview" w:date="2026-01-01T00:00:00Z">
        <w:r>
          <w:rPr>
            <w:b/>
            <w:bCs/>
          </w:rPr>
          <w:t xml:space="preserve">Example 211 (A quick necessary test)</w:t>
        </w:r>
      </w:ins>
      <w:ins w:id="34815"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34816" w:author="PR Preview" w:date="2026-01-01T00:00:00Z">
        <w:r>
          <w:t xml:space="preserve"> </w:t>
        </w:r>
      </w:ins>
      <w:ins w:id="34817" w:author="PR Preview" w:date="2026-01-01T00:00:00Z">
        <w:r>
          <w:t xml:space="preserve">is positive definite (</w:t>
        </w:r>
      </w:ins>
      <w:hyperlink w:anchor="exm-pd-operations">
        <w:ins w:id="34818" w:author="PR Preview" w:date="2026-01-01T00:00:00Z">
          <w:r>
            <w:rPr>
              <w:rStyle w:val="Hyperlink"/>
            </w:rPr>
            <w:t xml:space="preserve">Example 209</w:t>
          </w:r>
        </w:ins>
      </w:hyperlink>
      <w:ins w:id="34819" w:author="PR Preview" w:date="2026-01-01T00:00:00Z">
        <w:r>
          <w:t xml:space="preserve">),</w:t>
        </w:r>
      </w:ins>
      <w:ins w:id="34820" w:author="PR Preview" w:date="2026-01-01T00:00:00Z">
        <w:r>
          <w:t xml:space="preserve"> </w:t>
        </w:r>
      </w:ins>
      <w:ins w:id="34821" w:author="PR Preview" w:date="2026-01-01T00:00:00Z">
        <w:r>
          <w:t xml:space="preserve">and its diagonal entries</w:t>
        </w:r>
      </w:ins>
      <w:ins w:id="34822" w:author="PR Preview" w:date="2026-01-01T00:00:00Z">
        <w:r>
          <w:t xml:space="preserve"> </w:t>
        </w:r>
      </w:ins>
      <m:oMath>
        <m:r>
          <m:t>2</m:t>
        </m:r>
        <m:r>
          <m:rPr>
            <m:sty m:val="p"/>
          </m:rPr>
          <m:t>,</m:t>
        </m:r>
        <m:r>
          <m:t>2</m:t>
        </m:r>
      </m:oMath>
      <w:ins w:id="34823" w:author="PR Preview" w:date="2026-01-01T00:00:00Z">
        <w:r>
          <w:t xml:space="preserve"> </w:t>
        </w:r>
      </w:ins>
      <w:ins w:id="34824" w:author="PR Preview" w:date="2026-01-01T00:00:00Z">
        <w:r>
          <w:t xml:space="preserve">and its</w:t>
        </w:r>
      </w:ins>
      <w:ins w:id="34825" w:author="PR Preview" w:date="2026-01-01T00:00:00Z">
        <w:r>
          <w:t xml:space="preserve"> </w:t>
        </w:r>
      </w:ins>
      <m:oMath>
        <m:r>
          <m:t>1</m:t>
        </m:r>
        <m:r>
          <m:rPr>
            <m:sty m:val="p"/>
          </m:rPr>
          <m:t>×</m:t>
        </m:r>
        <m:r>
          <m:t>1</m:t>
        </m:r>
      </m:oMath>
      <w:ins w:id="34826" w:author="PR Preview" w:date="2026-01-01T00:00:00Z">
        <w:r>
          <w:t xml:space="preserve"> </w:t>
        </w:r>
      </w:ins>
      <w:ins w:id="34827" w:author="PR Preview" w:date="2026-01-01T00:00:00Z">
        <w:r>
          <w:t xml:space="preserve">leading block</w:t>
        </w:r>
      </w:ins>
      <w:ins w:id="34828" w:author="PR Preview" w:date="2026-01-01T00:00:00Z">
        <w:r>
          <w:t xml:space="preserve"> </w:t>
        </w:r>
      </w:ins>
      <m:oMath>
        <m:r>
          <m:rPr>
            <m:sty m:val="p"/>
          </m:rPr>
          <m:t>[</m:t>
        </m:r>
        <m:r>
          <m:t>2</m:t>
        </m:r>
        <m:r>
          <m:rPr>
            <m:sty m:val="p"/>
          </m:rPr>
          <m:t>]</m:t>
        </m:r>
      </m:oMath>
      <w:ins w:id="34829" w:author="PR Preview" w:date="2026-01-01T00:00:00Z">
        <w:r>
          <w:t xml:space="preserve"> </w:t>
        </w:r>
      </w:ins>
      <w:ins w:id="34830" w:author="PR Preview" w:date="2026-01-01T00:00:00Z">
        <w:r>
          <w:t xml:space="preserve">are positive.</w:t>
        </w:r>
      </w:ins>
      <w:ins w:id="34831" w:author="PR Preview" w:date="2026-01-01T00:00:00Z">
        <w:r>
          <w:t xml:space="preserve"> </w:t>
        </w:r>
      </w:ins>
      <w:ins w:id="34832" w:author="PR Preview" w:date="2026-01-01T00:00:00Z">
        <w:r>
          <w:t xml:space="preserve">The test can only rule matrices out:</w:t>
        </w:r>
      </w:ins>
      <w:ins w:id="34833" w:author="PR Preview" w:date="2026-01-01T00:00:00Z">
        <w:r>
          <w:t xml:space="preserve"> </w:t>
        </w:r>
      </w:ins>
      <m:oMath>
        <m:r>
          <m:rPr>
            <m:sty m:val="p"/>
          </m:rPr>
          <m:t>−</m:t>
        </m:r>
        <m:sSub>
          <m:e>
            <m:r>
              <m:rPr>
                <m:sty m:val="bi"/>
              </m:rPr>
              <m:t>I</m:t>
            </m:r>
          </m:e>
          <m:sub>
            <m:r>
              <m:t>2</m:t>
            </m:r>
          </m:sub>
        </m:sSub>
      </m:oMath>
      <w:ins w:id="34834" w:author="PR Preview" w:date="2026-01-01T00:00:00Z">
        <w:r>
          <w:t xml:space="preserve"> </w:t>
        </w:r>
      </w:ins>
      <w:ins w:id="34835" w:author="PR Preview" w:date="2026-01-01T00:00:00Z">
        <w:r>
          <w:t xml:space="preserve">has negative diagonal entries, so it is not positive definite,</w:t>
        </w:r>
      </w:ins>
      <w:ins w:id="34836" w:author="PR Preview" w:date="2026-01-01T00:00:00Z">
        <w:r>
          <w:t xml:space="preserve"> </w:t>
        </w:r>
      </w:ins>
      <w:ins w:id="34837" w:author="PR Preview" w:date="2026-01-01T00:00:00Z">
        <w:r>
          <w:t xml:space="preserve">even though</w:t>
        </w:r>
      </w:ins>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ins w:id="34838" w:author="PR Preview" w:date="2026-01-01T00:00:00Z">
        <w:r>
          <w:t xml:space="preserve">(</w:t>
        </w:r>
      </w:ins>
      <w:hyperlink w:anchor="def-determinant">
        <w:ins w:id="34839" w:author="PR Preview" w:date="2026-01-01T00:00:00Z">
          <w:r>
            <w:rPr>
              <w:rStyle w:val="Hyperlink"/>
            </w:rPr>
            <w:t xml:space="preserve">Definition 105</w:t>
          </w:r>
        </w:ins>
      </w:hyperlink>
      <w:ins w:id="34840" w:author="PR Preview" w:date="2026-01-01T00:00:00Z">
        <w:r>
          <w:t xml:space="preserve">);</w:t>
        </w:r>
      </w:ins>
      <w:ins w:id="34841" w:author="PR Preview" w:date="2026-01-01T00:00:00Z">
        <w:r>
          <w:t xml:space="preserve"> </w:t>
        </w:r>
      </w:ins>
      <w:ins w:id="34842" w:author="PR Preview" w:date="2026-01-01T00:00:00Z">
        <w:r>
          <w:t xml:space="preserve">a positive determinant alone does not make a matrix positive definite.</w:t>
        </w:r>
      </w:ins>
      <w:ins w:id="34843" w:author="PR Preview" w:date="2026-01-01T00:00:00Z">
        <w:r>
          <w:t xml:space="preserve"> </w:t>
        </w:r>
      </w:ins>
      <w:ins w:id="34844" w:author="PR Preview" w:date="2026-01-01T00:00:00Z">
        <w:r>
          <w:t xml:space="preserve">And positive diagonal entries are not enough:</w:t>
        </w:r>
      </w:ins>
      <w:ins w:id="34845" w:author="PR Preview" w:date="2026-01-01T00:00:00Z">
        <w:r>
          <w:t xml:space="preserve"> </w:t>
        </w:r>
      </w:ins>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ins w:id="34846" w:author="PR Preview" w:date="2026-01-01T00:00:00Z">
        <w:r>
          <w:t xml:space="preserve"> </w:t>
        </w:r>
      </w:ins>
      <w:ins w:id="34847" w:author="PR Preview" w:date="2026-01-01T00:00:00Z">
        <w:r>
          <w:t xml:space="preserve">of</w:t>
        </w:r>
      </w:ins>
      <w:ins w:id="34848" w:author="PR Preview" w:date="2026-01-01T00:00:00Z">
        <w:r>
          <w:t xml:space="preserve"> </w:t>
        </w:r>
      </w:ins>
      <w:hyperlink w:anchor="exm-positive-definite">
        <w:ins w:id="34849" w:author="PR Preview" w:date="2026-01-01T00:00:00Z">
          <w:r>
            <w:rPr>
              <w:rStyle w:val="Hyperlink"/>
            </w:rPr>
            <w:t xml:space="preserve">Example 152</w:t>
          </w:r>
        </w:ins>
      </w:hyperlink>
      <w:ins w:id="34850" w:author="PR Preview" w:date="2026-01-01T00:00:00Z">
        <w:r>
          <w:t xml:space="preserve"> </w:t>
        </w:r>
      </w:ins>
      <w:ins w:id="34851" w:author="PR Preview" w:date="2026-01-01T00:00:00Z">
        <w:r>
          <w:t xml:space="preserve">has them</w:t>
        </w:r>
      </w:ins>
      <w:ins w:id="34852" w:author="PR Preview" w:date="2026-01-01T00:00:00Z">
        <w:r>
          <w:t xml:space="preserve"> </w:t>
        </w:r>
      </w:ins>
      <w:ins w:id="34853" w:author="PR Preview" w:date="2026-01-01T00:00:00Z">
        <w:r>
          <w:t xml:space="preserve">but is not positive definite.</w:t>
        </w:r>
      </w:ins>
    </w:p>
    <w:bookmarkEnd w:id="662"/>
    <w:bookmarkStart w:id="664" w:name="thm-block-quadratic"/>
    <w:p>
      <w:pPr>
        <w:pStyle w:val="BodyText"/>
      </w:pPr>
      <w:ins w:id="34854" w:author="PR Preview" w:date="2026-01-01T00:00:00Z">
        <w:r>
          <w:rPr>
            <w:b/>
            <w:bCs/>
          </w:rPr>
          <w:t xml:space="preserve">Theorem 120 (The quadratic form of a block matrix)</w:t>
        </w:r>
      </w:ins>
      <w:ins w:id="34855" w:author="PR Preview" w:date="2026-01-01T00:00:00Z">
        <w:r>
          <w:t xml:space="preserve"> </w:t>
        </w:r>
      </w:ins>
      <w:ins w:id="34856" w:author="PR Preview" w:date="2026-01-01T00:00:00Z">
        <w:r>
          <w:t xml:space="preserve">Let</w:t>
        </w:r>
      </w:ins>
      <w:ins w:id="34857" w:author="PR Preview" w:date="2026-01-01T00:00:00Z">
        <w:r>
          <w:t xml:space="preserve"> </w:t>
        </w:r>
      </w:ins>
      <m:oMath>
        <m:r>
          <m:t>k</m:t>
        </m:r>
        <m:r>
          <m:rPr>
            <m:sty m:val="p"/>
          </m:rPr>
          <m:t>,</m:t>
        </m:r>
        <m:r>
          <m:t>m</m:t>
        </m:r>
        <m:r>
          <m:rPr>
            <m:sty m:val="p"/>
          </m:rPr>
          <m:t>≥</m:t>
        </m:r>
        <m:r>
          <m:t>1</m:t>
        </m:r>
      </m:oMath>
      <w:ins w:id="34858" w:author="PR Preview" w:date="2026-01-01T00:00:00Z">
        <w:r>
          <w:t xml:space="preserve">, let</w:t>
        </w:r>
      </w:ins>
      <w:ins w:id="34859" w:author="PR Preview" w:date="2026-01-01T00:00:00Z">
        <w:r>
          <w:t xml:space="preserve"> </w:t>
        </w:r>
      </w:ins>
      <m:oMath>
        <m:r>
          <m:rPr>
            <m:sty m:val="bi"/>
          </m:rPr>
          <m:t>A</m:t>
        </m:r>
      </m:oMath>
      <w:ins w:id="34860" w:author="PR Preview" w:date="2026-01-01T00:00:00Z">
        <w:r>
          <w:t xml:space="preserve"> </w:t>
        </w:r>
      </w:ins>
      <w:ins w:id="34861" w:author="PR Preview" w:date="2026-01-01T00:00:00Z">
        <w:r>
          <w:t xml:space="preserve">be a symmetric</w:t>
        </w:r>
      </w:ins>
      <w:ins w:id="34862" w:author="PR Preview" w:date="2026-01-01T00:00:00Z">
        <w:r>
          <w:t xml:space="preserve"> </w:t>
        </w:r>
      </w:ins>
      <m:oMath>
        <m:r>
          <m:t>k</m:t>
        </m:r>
        <m:r>
          <m:rPr>
            <m:sty m:val="p"/>
          </m:rPr>
          <m:t>×</m:t>
        </m:r>
        <m:r>
          <m:t>k</m:t>
        </m:r>
      </m:oMath>
      <w:ins w:id="34863" w:author="PR Preview" w:date="2026-01-01T00:00:00Z">
        <w:r>
          <w:t xml:space="preserve"> </w:t>
        </w:r>
      </w:ins>
      <w:ins w:id="34864" w:author="PR Preview" w:date="2026-01-01T00:00:00Z">
        <w:r>
          <w:t xml:space="preserve">matrix,</w:t>
        </w:r>
      </w:ins>
      <w:ins w:id="34865" w:author="PR Preview" w:date="2026-01-01T00:00:00Z">
        <w:r>
          <w:t xml:space="preserve"> </w:t>
        </w:r>
      </w:ins>
      <m:oMath>
        <m:r>
          <m:rPr>
            <m:sty m:val="bi"/>
          </m:rPr>
          <m:t>B</m:t>
        </m:r>
      </m:oMath>
      <w:ins w:id="34866" w:author="PR Preview" w:date="2026-01-01T00:00:00Z">
        <w:r>
          <w:t xml:space="preserve"> </w:t>
        </w:r>
      </w:ins>
      <w:ins w:id="34867" w:author="PR Preview" w:date="2026-01-01T00:00:00Z">
        <w:r>
          <w:t xml:space="preserve">a</w:t>
        </w:r>
      </w:ins>
      <w:ins w:id="34868" w:author="PR Preview" w:date="2026-01-01T00:00:00Z">
        <w:r>
          <w:t xml:space="preserve"> </w:t>
        </w:r>
      </w:ins>
      <m:oMath>
        <m:r>
          <m:t>k</m:t>
        </m:r>
        <m:r>
          <m:rPr>
            <m:sty m:val="p"/>
          </m:rPr>
          <m:t>×</m:t>
        </m:r>
        <m:r>
          <m:t>m</m:t>
        </m:r>
      </m:oMath>
      <w:ins w:id="34869" w:author="PR Preview" w:date="2026-01-01T00:00:00Z">
        <w:r>
          <w:t xml:space="preserve"> </w:t>
        </w:r>
      </w:ins>
      <w:ins w:id="34870" w:author="PR Preview" w:date="2026-01-01T00:00:00Z">
        <w:r>
          <w:t xml:space="preserve">matrix and</w:t>
        </w:r>
      </w:ins>
      <w:ins w:id="34871" w:author="PR Preview" w:date="2026-01-01T00:00:00Z">
        <w:r>
          <w:t xml:space="preserve"> </w:t>
        </w:r>
      </w:ins>
      <m:oMath>
        <m:r>
          <m:rPr>
            <m:sty m:val="bi"/>
          </m:rPr>
          <m:t>C</m:t>
        </m:r>
      </m:oMath>
      <w:ins w:id="34872" w:author="PR Preview" w:date="2026-01-01T00:00:00Z">
        <w:r>
          <w:t xml:space="preserve"> </w:t>
        </w:r>
      </w:ins>
      <w:ins w:id="34873" w:author="PR Preview" w:date="2026-01-01T00:00:00Z">
        <w:r>
          <w:t xml:space="preserve">a symmetric</w:t>
        </w:r>
      </w:ins>
      <w:ins w:id="34874" w:author="PR Preview" w:date="2026-01-01T00:00:00Z">
        <w:r>
          <w:t xml:space="preserve"> </w:t>
        </w:r>
      </w:ins>
      <m:oMath>
        <m:r>
          <m:t>m</m:t>
        </m:r>
        <m:r>
          <m:rPr>
            <m:sty m:val="p"/>
          </m:rPr>
          <m:t>×</m:t>
        </m:r>
        <m:r>
          <m:t>m</m:t>
        </m:r>
      </m:oMath>
      <w:ins w:id="34875" w:author="PR Preview" w:date="2026-01-01T00:00:00Z">
        <w:r>
          <w:t xml:space="preserve"> </w:t>
        </w:r>
      </w:ins>
      <w:ins w:id="34876" w:author="PR Preview" w:date="2026-01-01T00:00:00Z">
        <w:r>
          <w:t xml:space="preserve">matrix,</w:t>
        </w:r>
      </w:ins>
      <w:ins w:id="34877" w:author="PR Preview" w:date="2026-01-01T00:00:00Z">
        <w:r>
          <w:t xml:space="preserve"> </w:t>
        </w:r>
      </w:ins>
      <w:ins w:id="34878" w:author="PR Preview" w:date="2026-01-01T00:00:00Z">
        <w:r>
          <w:t xml:space="preserve">and let</w:t>
        </w:r>
      </w:ins>
      <w:ins w:id="34879" w:author="PR Preview" w:date="2026-01-01T00:00:00Z">
        <w:r>
          <w:t xml:space="preserve"> </w:t>
        </w:r>
      </w:ins>
      <m:oMath>
        <m:r>
          <m:rPr>
            <m:sty m:val="bi"/>
          </m:rPr>
          <m:t>X</m:t>
        </m:r>
      </m:oMath>
      <w:ins w:id="34880" w:author="PR Preview" w:date="2026-01-01T00:00:00Z">
        <w:r>
          <w:t xml:space="preserve"> </w:t>
        </w:r>
      </w:ins>
      <w:ins w:id="34881" w:author="PR Preview" w:date="2026-01-01T00:00:00Z">
        <w:r>
          <w:t xml:space="preserve">be the</w:t>
        </w:r>
      </w:ins>
      <w:ins w:id="34882" w:author="PR Preview" w:date="2026-01-01T00:00:00Z">
        <w:r>
          <w:t xml:space="preserve"> </w:t>
        </w:r>
      </w:ins>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ins w:id="34883" w:author="PR Preview" w:date="2026-01-01T00:00:00Z">
        <w:r>
          <w:t xml:space="preserve"> </w:t>
        </w:r>
      </w:ins>
      <w:ins w:id="34884" w:author="PR Preview" w:date="2026-01-01T00:00:00Z">
        <w:r>
          <w:t xml:space="preserve">block matrix (</w:t>
        </w:r>
      </w:ins>
      <w:hyperlink w:anchor="def-block-matrix">
        <w:ins w:id="34885" w:author="PR Preview" w:date="2026-01-01T00:00:00Z">
          <w:r>
            <w:rPr>
              <w:rStyle w:val="Hyperlink"/>
            </w:rPr>
            <w:t xml:space="preserve">Definition 122</w:t>
          </w:r>
        </w:ins>
      </w:hyperlink>
      <w:ins w:id="34886" w:author="PR Preview" w:date="2026-01-01T00:00:00Z">
        <w:r>
          <w:t xml:space="preserve">)</w:t>
        </w:r>
      </w:ins>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del w:id="34887" w:author="PR Preview" w:date="2026-01-01T00:00:00Z">
        <w:r>
          <w:delText xml:space="preserve">and</w:delText>
        </w:r>
      </w:del>
      <w:del w:id="34888" w:author="PR Preview" w:date="2026-01-01T00:00:00Z">
        <w:r>
          <w:delText xml:space="preserve"> </w:delText>
        </w:r>
      </w:del>
      <m:oMath>
        <m:r>
          <m:rPr>
            <m:sty m:val="bi"/>
          </m:rPr>
          <m:t>A</m:t>
        </m:r>
      </m:oMath>
      <w:del w:id="34889" w:author="PR Preview" w:date="2026-01-01T00:00:00Z">
        <w:r>
          <w:delText xml:space="preserve"> </w:delText>
        </w:r>
      </w:del>
      <w:del w:id="34890" w:author="PR Preview" w:date="2026-01-01T00:00:00Z">
        <w:r>
          <w:delText xml:space="preserve">and</w:delText>
        </w:r>
      </w:del>
      <w:del w:id="34891" w:author="PR Preview" w:date="2026-01-01T00:00:00Z">
        <w:r>
          <w:delText xml:space="preserve"> </w:delText>
        </w:r>
      </w:del>
      <m:oMath>
        <m:r>
          <m:rPr>
            <m:sty m:val="bi"/>
          </m:rPr>
          <m:t>C</m:t>
        </m:r>
      </m:oMath>
      <w:del w:id="34892" w:author="PR Preview" w:date="2026-01-01T00:00:00Z">
        <w:r>
          <w:delText xml:space="preserve"> </w:delText>
        </w:r>
      </w:del>
      <w:del w:id="34893" w:author="PR Preview" w:date="2026-01-01T00:00:00Z">
        <w:r>
          <w:delText xml:space="preserve">are symmetric.</w:delText>
        </w:r>
      </w:del>
      <w:del w:id="34894" w:author="PR Preview" w:date="2026-01-01T00:00:00Z">
        <w:r>
          <w:delText xml:space="preserve"> </w:delText>
        </w:r>
      </w:del>
      <w:del w:id="34895" w:author="PR Preview" w:date="2026-01-01T00:00:00Z">
        <w:r>
          <w:delText xml:space="preserve">Split</w:delText>
        </w:r>
      </w:del>
      <w:del w:id="34896" w:author="PR Preview" w:date="2026-01-01T00:00:00Z">
        <w:r>
          <w:delText xml:space="preserve"> </w:delText>
        </w:r>
      </w:del>
      <m:oMath>
        <m:limLow>
          <m:e>
            <m:r>
              <m:t>v</m:t>
            </m:r>
          </m:e>
          <m:lim>
            <m:r>
              <m:rPr>
                <m:sty m:val="p"/>
              </m:rPr>
              <m:t>∼</m:t>
            </m:r>
          </m:lim>
        </m:limLow>
        <m:r>
          <m:rPr>
            <m:sty m:val="p"/>
          </m:rPr>
          <m:t>∈</m:t>
        </m:r>
        <m:sSup>
          <m:e>
            <m:r>
              <m:rPr>
                <m:scr m:val="double-struck"/>
                <m:sty m:val="p"/>
              </m:rPr>
              <m:t>R</m:t>
            </m:r>
          </m:e>
          <m:sup>
            <m:r>
              <m:t>k</m:t>
            </m:r>
            <m:r>
              <m:rPr>
                <m:sty m:val="p"/>
              </m:rPr>
              <m:t>+</m:t>
            </m:r>
            <m:r>
              <m:t>m</m:t>
            </m:r>
          </m:sup>
        </m:sSup>
      </m:oMath>
      <w:del w:id="34897" w:author="PR Preview" w:date="2026-01-01T00:00:00Z">
        <w:r>
          <w:delText xml:space="preserve"> </w:delText>
        </w:r>
      </w:del>
      <w:del w:id="34898" w:author="PR Preview" w:date="2026-01-01T00:00:00Z">
        <w:r>
          <w:delText xml:space="preserve">as</w:delText>
        </w:r>
      </w:del>
      <w:del w:id="34899" w:author="PR Preview" w:date="2026-01-01T00:00:00Z">
        <w:r>
          <w:delText xml:space="preserve"> </w:delText>
        </w:r>
      </w:del>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oMath>
      <w:del w:id="34900" w:author="PR Preview" w:date="2026-01-01T00:00:00Z">
        <w:r>
          <w:delText xml:space="preserve">,</w:delText>
        </w:r>
      </w:del>
      <w:del w:id="34901" w:author="PR Preview" w:date="2026-01-01T00:00:00Z">
        <w:r>
          <w:delText xml:space="preserve"> </w:delText>
        </w:r>
      </w:del>
      <w:del w:id="34902" w:author="PR Preview" w:date="2026-01-01T00:00:00Z">
        <w:r>
          <w:delText xml:space="preserve">with</w:delText>
        </w:r>
      </w:del>
      <w:del w:id="34903" w:author="PR Preview" w:date="2026-01-01T00:00:00Z">
        <w:r>
          <w:delText xml:space="preserve"> </w:delText>
        </w:r>
      </w:del>
      <m:oMath>
        <m:limLow>
          <m:e>
            <m:r>
              <m:t>u</m:t>
            </m:r>
          </m:e>
          <m:lim>
            <m:r>
              <m:rPr>
                <m:sty m:val="p"/>
              </m:rPr>
              <m:t>∼</m:t>
            </m:r>
          </m:lim>
        </m:limLow>
        <m:r>
          <m:rPr>
            <m:sty m:val="p"/>
          </m:rPr>
          <m:t>∈</m:t>
        </m:r>
        <m:sSup>
          <m:e>
            <m:r>
              <m:rPr>
                <m:scr m:val="double-struck"/>
                <m:sty m:val="p"/>
              </m:rPr>
              <m:t>R</m:t>
            </m:r>
          </m:e>
          <m:sup>
            <m:r>
              <m:t>k</m:t>
            </m:r>
          </m:sup>
        </m:sSup>
      </m:oMath>
      <w:del w:id="34904" w:author="PR Preview" w:date="2026-01-01T00:00:00Z">
        <w:r>
          <w:delText xml:space="preserve"> </w:delText>
        </w:r>
      </w:del>
      <w:del w:id="34905" w:author="PR Preview" w:date="2026-01-01T00:00:00Z">
        <w:r>
          <w:delText xml:space="preserve">its first</w:delText>
        </w:r>
      </w:del>
      <w:del w:id="34906" w:author="PR Preview" w:date="2026-01-01T00:00:00Z">
        <w:r>
          <w:delText xml:space="preserve"> </w:delText>
        </w:r>
      </w:del>
      <m:oMath>
        <m:r>
          <m:t>k</m:t>
        </m:r>
      </m:oMath>
      <w:del w:id="34907" w:author="PR Preview" w:date="2026-01-01T00:00:00Z">
        <w:r>
          <w:delText xml:space="preserve"> </w:delText>
        </w:r>
      </w:del>
      <w:del w:id="34908" w:author="PR Preview" w:date="2026-01-01T00:00:00Z">
        <w:r>
          <w:delText xml:space="preserve">entries and</w:delText>
        </w:r>
      </w:del>
      <w:del w:id="34909" w:author="PR Preview" w:date="2026-01-01T00:00:00Z">
        <w:r>
          <w:delText xml:space="preserve"> </w:delText>
        </w:r>
      </w:del>
      <m:oMath>
        <m:limLow>
          <m:e>
            <m:r>
              <m:t>w</m:t>
            </m:r>
          </m:e>
          <m:lim>
            <m:r>
              <m:rPr>
                <m:sty m:val="p"/>
              </m:rPr>
              <m:t>∼</m:t>
            </m:r>
          </m:lim>
        </m:limLow>
        <m:r>
          <m:rPr>
            <m:sty m:val="p"/>
          </m:rPr>
          <m:t>∈</m:t>
        </m:r>
        <m:sSup>
          <m:e>
            <m:r>
              <m:rPr>
                <m:scr m:val="double-struck"/>
                <m:sty m:val="p"/>
              </m:rPr>
              <m:t>R</m:t>
            </m:r>
          </m:e>
          <m:sup>
            <m:r>
              <m:t>m</m:t>
            </m:r>
          </m:sup>
        </m:sSup>
      </m:oMath>
      <w:del w:id="34910" w:author="PR Preview" w:date="2026-01-01T00:00:00Z">
        <w:r>
          <w:delText xml:space="preserve"> </w:delText>
        </w:r>
      </w:del>
      <w:del w:id="34911" w:author="PR Preview" w:date="2026-01-01T00:00:00Z">
        <w:r>
          <w:delText xml:space="preserve">the rest. Then</w:delText>
        </w:r>
      </w:del>
    </w:p>
    <w:p>
      <w:pPr>
        <w:pStyle w:val="BodyText"/>
      </w:pPr>
      <w:bookmarkStart w:id="658" w:name="eq-block-quadratic"/>
      <m:oMathPara>
        <m:oMathParaPr>
          <m:jc m:val="center"/>
        </m:oMathParaP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r>
            <m:t>  </m:t>
          </m:r>
          <m:r>
            <m:rPr>
              <m:sty m:val="p"/>
            </m:rPr>
            <m:t>(</m:t>
          </m:r>
          <m:r>
            <m:t>8</m:t>
          </m:r>
          <m:r>
            <m:rPr>
              <m:sty m:val="p"/>
            </m:rPr>
            <m:t>)</m:t>
          </m:r>
        </m:oMath>
      </m:oMathPara>
      <w:bookmarkEnd w:id="658"/>
    </w:p>
    <w:p>
      <w:pPr>
        <w:pStyle w:val="FirstParagraph"/>
      </w:pPr>
      <w:del w:id="34912" w:author="PR Preview" w:date="2026-01-01T00:00:00Z">
        <w:r>
          <w:delText xml:space="preserve">and if</w:delText>
        </w:r>
      </w:del>
      <w:del w:id="34913" w:author="PR Preview" w:date="2026-01-01T00:00:00Z">
        <w:r>
          <w:delText xml:space="preserve"> </w:delText>
        </w:r>
      </w:del>
      <m:oMath>
        <m:r>
          <m:rPr>
            <m:sty m:val="bi"/>
          </m:rPr>
          <m:t>A</m:t>
        </m:r>
      </m:oMath>
      <w:del w:id="34914" w:author="PR Preview" w:date="2026-01-01T00:00:00Z">
        <w:r>
          <w:delText xml:space="preserve"> </w:delText>
        </w:r>
      </w:del>
      <w:del w:id="34915" w:author="PR Preview" w:date="2026-01-01T00:00:00Z">
        <w:r>
          <w:delText xml:space="preserve">is invertible, with</w:delText>
        </w:r>
      </w:del>
      <w:del w:id="34916" w:author="PR Preview" w:date="2026-01-01T00:00:00Z">
        <w:r>
          <w:delText xml:space="preserve"> </w:delText>
        </w:r>
      </w:del>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del w:id="34917" w:author="PR Preview" w:date="2026-01-01T00:00:00Z">
        <w:r>
          <w:delText xml:space="preserve"> </w:delText>
        </w:r>
      </w:del>
      <w:del w:id="34918" w:author="PR Preview" w:date="2026-01-01T00:00:00Z">
        <w:r>
          <w:delText xml:space="preserve">and</w:delText>
        </w:r>
      </w:del>
      <w:del w:id="34919" w:author="PR Preview" w:date="2026-01-01T00:00:00Z">
        <w:r>
          <w:delText xml:space="preserve"> </w:delText>
        </w:r>
      </w:del>
      <m:oMath>
        <m:limLow>
          <m:e>
            <m:r>
              <m:t>z</m:t>
            </m:r>
          </m:e>
          <m:lim>
            <m:r>
              <m:rPr>
                <m:sty m:val="p"/>
              </m:rPr>
              <m:t>∼</m:t>
            </m:r>
          </m:lim>
        </m:limLow>
        <m:limUpp>
          <m:e>
            <m:r>
              <m:rPr>
                <m:sty m:val="p"/>
              </m:rPr>
              <m:t>=</m:t>
            </m:r>
          </m:e>
          <m:lim>
            <m:r>
              <m:rPr>
                <m:nor/>
                <m:sty m:val="p"/>
              </m:rPr>
              <m:t>def</m:t>
            </m:r>
          </m:lim>
        </m:limUpp>
        <m:limLow>
          <m:e>
            <m:r>
              <m:t>u</m:t>
            </m:r>
          </m:e>
          <m:lim>
            <m:r>
              <m:rPr>
                <m:sty m:val="p"/>
              </m:rPr>
              <m:t>∼</m:t>
            </m:r>
          </m:lim>
        </m:limLow>
        <m:r>
          <m:rPr>
            <m:sty m:val="p"/>
          </m:rPr>
          <m:t>+</m:t>
        </m:r>
        <m:sSup>
          <m:e>
            <m:r>
              <m:rPr>
                <m:sty m:val="bi"/>
              </m:rPr>
              <m:t>A</m:t>
            </m:r>
          </m:e>
          <m:sup>
            <m:r>
              <m:rPr>
                <m:sty m:val="p"/>
              </m:rPr>
              <m:t>−</m:t>
            </m:r>
            <m:r>
              <m:t>1</m:t>
            </m:r>
          </m:sup>
        </m:sSup>
        <m:r>
          <m:rPr>
            <m:sty m:val="bi"/>
          </m:rPr>
          <m:t>B</m:t>
        </m:r>
        <m:limLow>
          <m:e>
            <m:r>
              <m:t>w</m:t>
            </m:r>
          </m:e>
          <m:lim>
            <m:r>
              <m:rPr>
                <m:sty m:val="p"/>
              </m:rPr>
              <m:t>∼</m:t>
            </m:r>
          </m:lim>
        </m:limLow>
      </m:oMath>
      <w:del w:id="34920" w:author="PR Preview" w:date="2026-01-01T00:00:00Z">
        <w:r>
          <w:delText xml:space="preserve">,</w:delText>
        </w:r>
      </w:del>
    </w:p>
    <w:p>
      <w:pPr>
        <w:pStyle w:val="BodyText"/>
      </w:pPr>
      <m:oMathPara>
        <m:oMathParaPr>
          <m:jc m:val="center"/>
        </m:oMathParaP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z</m:t>
                  </m:r>
                </m:e>
                <m:lim>
                  <m:r>
                    <m:rPr>
                      <m:sty m:val="p"/>
                    </m:rPr>
                    <m:t>∼</m:t>
                  </m:r>
                </m:lim>
              </m:limLow>
            </m:e>
            <m:sup>
              <m:r>
                <m:rPr>
                  <m:sty m:val="p"/>
                </m:rPr>
                <m:t>⊤</m:t>
              </m:r>
            </m:sup>
          </m:sSup>
          <m:r>
            <m:rPr>
              <m:sty m:val="bi"/>
            </m:rPr>
            <m:t>A</m:t>
          </m:r>
          <m:limLow>
            <m:e>
              <m:r>
                <m:t>z</m:t>
              </m:r>
            </m:e>
            <m:lim>
              <m:r>
                <m:rPr>
                  <m:sty m:val="p"/>
                </m:rPr>
                <m:t>∼</m:t>
              </m:r>
            </m:lim>
          </m:limLow>
          <m:r>
            <m:rPr>
              <m:sty m:val="p"/>
            </m:rPr>
            <m:t>+</m:t>
          </m:r>
          <m:sSup>
            <m:e>
              <m:limLow>
                <m:e>
                  <m:r>
                    <m:t>w</m:t>
                  </m:r>
                </m:e>
                <m:lim>
                  <m:r>
                    <m:rPr>
                      <m:sty m:val="p"/>
                    </m:rPr>
                    <m:t>∼</m:t>
                  </m:r>
                </m:lim>
              </m:limLow>
            </m:e>
            <m:sup>
              <m:r>
                <m:rPr>
                  <m:sty m:val="p"/>
                </m:rPr>
                <m:t>⊤</m:t>
              </m:r>
            </m:sup>
          </m:sSup>
          <m:r>
            <m:rPr>
              <m:sty m:val="bi"/>
            </m:rPr>
            <m:t>S</m:t>
          </m:r>
          <m:limLow>
            <m:e>
              <m:r>
                <m:t>w</m:t>
              </m:r>
            </m:e>
            <m:lim>
              <m:r>
                <m:rPr>
                  <m:sty m:val="p"/>
                </m:rPr>
                <m:t>∼</m:t>
              </m:r>
            </m:lim>
          </m:limLow>
          <m:r>
            <m:rPr>
              <m:sty m:val="p"/>
            </m:rPr>
            <m:t>.</m:t>
          </m:r>
        </m:oMath>
      </m:oMathPara>
    </w:p>
    <w:p>
      <w:pPr>
        <w:pStyle w:val="FirstParagraph"/>
      </w:pPr>
      <w:del w:id="34921" w:author="PR Preview" w:date="2026-01-01T00:00:00Z">
        <w:r>
          <w:rPr>
            <w:i/>
            <w:iCs/>
          </w:rPr>
          <w:delText xml:space="preserve">Proof</w:delText>
        </w:r>
      </w:del>
      <w:del w:id="34922" w:author="PR Preview" w:date="2026-01-01T00:00:00Z">
        <w:r>
          <w:delText xml:space="preserve">. </w:delText>
        </w:r>
      </w:del>
      <m:oMath>
        <m:r>
          <m:rPr>
            <m:sty m:val="bi"/>
          </m:rPr>
          <m:t>X</m:t>
        </m:r>
        <m:limLow>
          <m:e>
            <m:r>
              <m:t>v</m:t>
            </m:r>
          </m:e>
          <m:lim>
            <m:r>
              <m:rPr>
                <m:sty m:val="p"/>
              </m:rPr>
              <m:t>∼</m:t>
            </m:r>
          </m:lim>
        </m:limLow>
      </m:oMath>
      <w:del w:id="34923" w:author="PR Preview" w:date="2026-01-01T00:00:00Z">
        <w:r>
          <w:rPr>
            <w:b/>
            <w:bCs/>
          </w:rPr>
          <w:delText xml:space="preserve"> </w:delText>
        </w:r>
      </w:del>
      <w:del w:id="34924" w:author="PR Preview" w:date="2026-01-01T00:00:00Z">
        <w:r>
          <w:rPr>
            <w:b/>
            <w:bCs/>
          </w:rPr>
          <w:delText xml:space="preserve">in blocks.</w:delText>
        </w:r>
      </w:del>
      <w:del w:id="34925" w:author="PR Preview" w:date="2026-01-01T00:00:00Z">
        <w:r>
          <w:delText xml:space="preserve"> </w:delText>
        </w:r>
      </w:del>
      <w:del w:id="34926" w:author="PR Preview" w:date="2026-01-01T00:00:00Z">
        <w:r>
          <w:delText xml:space="preserve">For</w:delText>
        </w:r>
      </w:del>
      <w:del w:id="34927" w:author="PR Preview" w:date="2026-01-01T00:00:00Z">
        <w:r>
          <w:delText xml:space="preserve"> </w:delText>
        </w:r>
      </w:del>
      <m:oMath>
        <m:r>
          <m:t>i</m:t>
        </m:r>
        <m:r>
          <m:rPr>
            <m:sty m:val="p"/>
          </m:rPr>
          <m:t>≤</m:t>
        </m:r>
        <m:r>
          <m:t>k</m:t>
        </m:r>
      </m:oMath>
      <w:del w:id="34928" w:author="PR Preview" w:date="2026-01-01T00:00:00Z">
        <w:r>
          <w:delText xml:space="preserve">,</w:delText>
        </w:r>
      </w:del>
    </w:p>
    <w:p>
      <w:pPr>
        <w:pStyle w:val="BodyText"/>
      </w:pPr>
      <m:oMathPara>
        <m:oMathParaPr>
          <m:jc m:val="center"/>
        </m:oMathParaPr>
        <m:oMath>
          <m:eqArr>
            <m:e>
              <m:r>
                <m:rPr>
                  <m:sty m:val="p"/>
                </m:rPr>
                <m:t>(</m:t>
              </m:r>
              <m:r>
                <m:rPr>
                  <m:sty m:val="bi"/>
                </m:rPr>
                <m:t>X</m:t>
              </m:r>
              <m:limLow>
                <m:e>
                  <m:r>
                    <m:t>v</m:t>
                  </m:r>
                </m:e>
                <m:lim>
                  <m:r>
                    <m:rPr>
                      <m:sty m:val="p"/>
                    </m:rPr>
                    <m:t>∼</m:t>
                  </m:r>
                </m:lim>
              </m:limLow>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limLow>
                <m:e>
                  <m:r>
                    <m:t>v</m:t>
                  </m:r>
                </m:e>
                <m:lim>
                  <m:r>
                    <m:rPr>
                      <m:sty m:val="p"/>
                    </m:rPr>
                    <m:t>∼</m:t>
                  </m:r>
                </m:lim>
              </m:limLow>
              <m:r>
                <m:rPr>
                  <m:nor/>
                  <m:sty m:val="p"/>
                </m:rPr>
                <m:t>)</m:t>
              </m:r>
            </m:e>
            <m:e>
              <m:r>
                <m:t>&amp;</m:t>
              </m:r>
              <m:r>
                <m:rPr>
                  <m:sty m:val="p"/>
                </m:rPr>
                <m:t>=</m:t>
              </m:r>
              <m:r>
                <m:rPr>
                  <m:sty m:val="p"/>
                </m:rPr>
                <m:t>(</m:t>
              </m:r>
              <m:r>
                <m:rPr>
                  <m:sty m:val="bi"/>
                </m:rPr>
                <m:t>A</m:t>
              </m:r>
              <m:limLow>
                <m:e>
                  <m:r>
                    <m:t>u</m:t>
                  </m:r>
                </m:e>
                <m:lim>
                  <m:r>
                    <m:rPr>
                      <m:sty m:val="p"/>
                    </m:rPr>
                    <m:t>∼</m:t>
                  </m:r>
                </m:lim>
              </m:limLow>
              <m:sSub>
                <m:e>
                  <m:r>
                    <m:rPr>
                      <m:sty m:val="p"/>
                    </m:rPr>
                    <m:t>)</m:t>
                  </m:r>
                </m:e>
                <m:sub>
                  <m:r>
                    <m:t>i</m:t>
                  </m:r>
                </m:sub>
              </m:sSub>
              <m:r>
                <m:rPr>
                  <m:sty m:val="p"/>
                </m:rPr>
                <m:t>+</m:t>
              </m:r>
              <m:r>
                <m:rPr>
                  <m:sty m:val="p"/>
                </m:rPr>
                <m:t>(</m:t>
              </m:r>
              <m:r>
                <m:rPr>
                  <m:sty m:val="bi"/>
                </m:rPr>
                <m:t>B</m:t>
              </m:r>
              <m:limLow>
                <m:e>
                  <m:r>
                    <m:t>w</m:t>
                  </m:r>
                </m:e>
                <m:lim>
                  <m:r>
                    <m:rPr>
                      <m:sty m:val="p"/>
                    </m:rPr>
                    <m:t>∼</m:t>
                  </m:r>
                </m:lim>
              </m:limLow>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del w:id="34929" w:author="PR Preview" w:date="2026-01-01T00:00:00Z">
        <w:r>
          <w:delText xml:space="preserve">and in the same way</w:delText>
        </w:r>
      </w:del>
      <w:del w:id="34930" w:author="PR Preview" w:date="2026-01-01T00:00:00Z">
        <w:r>
          <w:delText xml:space="preserve"> </w:delText>
        </w:r>
      </w:del>
      <m:oMath>
        <m:r>
          <m:rPr>
            <m:sty m:val="p"/>
          </m:rPr>
          <m:t>(</m:t>
        </m:r>
        <m:r>
          <m:rPr>
            <m:sty m:val="bi"/>
          </m:rPr>
          <m:t>X</m:t>
        </m:r>
        <m:limLow>
          <m:e>
            <m:r>
              <m:t>v</m:t>
            </m:r>
          </m:e>
          <m:lim>
            <m:r>
              <m:rPr>
                <m:sty m:val="p"/>
              </m:rPr>
              <m:t>∼</m:t>
            </m:r>
          </m:lim>
        </m:limLow>
        <m:sSub>
          <m:e>
            <m:r>
              <m:rPr>
                <m:sty m:val="p"/>
              </m:rPr>
              <m:t>)</m:t>
            </m:r>
          </m:e>
          <m:sub>
            <m:r>
              <m:t>k</m:t>
            </m:r>
            <m:r>
              <m:rPr>
                <m:sty m:val="p"/>
              </m:rPr>
              <m:t>+</m:t>
            </m:r>
            <m:r>
              <m:t>i</m:t>
            </m:r>
          </m:sub>
        </m:sSub>
        <m:r>
          <m:rPr>
            <m:sty m:val="p"/>
          </m:rPr>
          <m:t>=</m:t>
        </m:r>
        <m:r>
          <m:rPr>
            <m:sty m:val="p"/>
          </m:rPr>
          <m:t>(</m:t>
        </m:r>
        <m:sSup>
          <m:e>
            <m:r>
              <m:rPr>
                <m:sty m:val="bi"/>
              </m:rPr>
              <m:t>B</m:t>
            </m:r>
          </m:e>
          <m:sup>
            <m:r>
              <m:rPr>
                <m:sty m:val="p"/>
              </m:rPr>
              <m:t>⊤</m:t>
            </m:r>
          </m:sup>
        </m:sSup>
        <m:limLow>
          <m:e>
            <m:r>
              <m:t>u</m:t>
            </m:r>
          </m:e>
          <m:lim>
            <m:r>
              <m:rPr>
                <m:sty m:val="p"/>
              </m:rPr>
              <m:t>∼</m:t>
            </m:r>
          </m:lim>
        </m:limLow>
        <m:sSub>
          <m:e>
            <m:r>
              <m:rPr>
                <m:sty m:val="p"/>
              </m:rPr>
              <m:t>)</m:t>
            </m:r>
          </m:e>
          <m:sub>
            <m:r>
              <m:t>i</m:t>
            </m:r>
          </m:sub>
        </m:sSub>
        <m:r>
          <m:rPr>
            <m:sty m:val="p"/>
          </m:rPr>
          <m:t>+</m:t>
        </m:r>
        <m:r>
          <m:rPr>
            <m:sty m:val="p"/>
          </m:rPr>
          <m:t>(</m:t>
        </m:r>
        <m:r>
          <m:rPr>
            <m:sty m:val="bi"/>
          </m:rPr>
          <m:t>C</m:t>
        </m:r>
        <m:limLow>
          <m:e>
            <m:r>
              <m:t>w</m:t>
            </m:r>
          </m:e>
          <m:lim>
            <m:r>
              <m:rPr>
                <m:sty m:val="p"/>
              </m:rPr>
              <m:t>∼</m:t>
            </m:r>
          </m:lim>
        </m:limLow>
        <m:sSub>
          <m:e>
            <m:r>
              <m:rPr>
                <m:sty m:val="p"/>
              </m:rPr>
              <m:t>)</m:t>
            </m:r>
          </m:e>
          <m:sub>
            <m:r>
              <m:t>i</m:t>
            </m:r>
          </m:sub>
        </m:sSub>
      </m:oMath>
      <w:del w:id="34931" w:author="PR Preview" w:date="2026-01-01T00:00:00Z">
        <w:r>
          <w:delText xml:space="preserve"> </w:delText>
        </w:r>
      </w:del>
      <w:del w:id="34932" w:author="PR Preview" w:date="2026-01-01T00:00:00Z">
        <w:r>
          <w:delText xml:space="preserve">for</w:delText>
        </w:r>
      </w:del>
      <w:del w:id="34933" w:author="PR Preview" w:date="2026-01-01T00:00:00Z">
        <w:r>
          <w:delText xml:space="preserve"> </w:delText>
        </w:r>
      </w:del>
      <m:oMath>
        <m:r>
          <m:t>i</m:t>
        </m:r>
        <m:r>
          <m:rPr>
            <m:sty m:val="p"/>
          </m:rPr>
          <m:t>≤</m:t>
        </m:r>
        <m:r>
          <m:t>m</m:t>
        </m:r>
      </m:oMath>
      <w:del w:id="34934" w:author="PR Preview" w:date="2026-01-01T00:00:00Z">
        <w:r>
          <w:delText xml:space="preserve">.</w:delText>
        </w:r>
      </w:del>
    </w:p>
    <w:p>
      <w:pPr>
        <w:pStyle w:val="FirstParagraph"/>
      </w:pPr>
      <w:ins w:id="34935" w:author="PR Preview" w:date="2026-01-01T00:00:00Z">
        <w:r>
          <w:t xml:space="preserve">and</w:t>
        </w:r>
      </w:ins>
      <w:ins w:id="34936" w:author="PR Preview" w:date="2026-01-01T00:00:00Z">
        <w:r>
          <w:t xml:space="preserve"> </w:t>
        </w:r>
      </w:ins>
      <m:oMath>
        <m:r>
          <m:rPr>
            <m:sty m:val="bi"/>
          </m:rPr>
          <m:t>A</m:t>
        </m:r>
      </m:oMath>
      <w:ins w:id="34937" w:author="PR Preview" w:date="2026-01-01T00:00:00Z">
        <w:r>
          <w:t xml:space="preserve"> </w:t>
        </w:r>
      </w:ins>
      <w:ins w:id="34938" w:author="PR Preview" w:date="2026-01-01T00:00:00Z">
        <w:r>
          <w:t xml:space="preserve">and</w:t>
        </w:r>
      </w:ins>
      <w:ins w:id="34939" w:author="PR Preview" w:date="2026-01-01T00:00:00Z">
        <w:r>
          <w:t xml:space="preserve"> </w:t>
        </w:r>
      </w:ins>
      <m:oMath>
        <m:r>
          <m:rPr>
            <m:sty m:val="bi"/>
          </m:rPr>
          <m:t>C</m:t>
        </m:r>
      </m:oMath>
      <w:ins w:id="34940" w:author="PR Preview" w:date="2026-01-01T00:00:00Z">
        <w:r>
          <w:t xml:space="preserve"> </w:t>
        </w:r>
      </w:ins>
      <w:ins w:id="34941" w:author="PR Preview" w:date="2026-01-01T00:00:00Z">
        <w:r>
          <w:t xml:space="preserve">are symmetric.</w:t>
        </w:r>
      </w:ins>
      <w:ins w:id="34942" w:author="PR Preview" w:date="2026-01-01T00:00:00Z">
        <w:r>
          <w:t xml:space="preserve"> </w:t>
        </w:r>
      </w:ins>
      <w:ins w:id="34943" w:author="PR Preview" w:date="2026-01-01T00:00:00Z">
        <w:r>
          <w:t xml:space="preserve">Split</w:t>
        </w:r>
      </w:ins>
      <w:ins w:id="34944" w:author="PR Preview" w:date="2026-01-01T00:00:00Z">
        <w:r>
          <w:t xml:space="preserve"> </w:t>
        </w:r>
      </w:ins>
      <w:ins w:id="34945" w:author="PR Preview" w:date="2026-01-01T00:00:00Z">
        <w:r>
          <w:t xml:space="preserve">$\mathord{\smash[b]{\underset{\raise.3ex\hbox{$\scriptstyle\sim$}}{v}}\vphantom{v}} \in \mathbb{R}^{k + m}$</w:t>
        </w:r>
      </w:ins>
      <w:ins w:id="34946" w:author="PR Preview" w:date="2026-01-01T00:00:00Z">
        <w:r>
          <w:t xml:space="preserve"> </w:t>
        </w:r>
      </w:ins>
      <w:ins w:id="34947" w:author="PR Preview" w:date="2026-01-01T00:00:00Z">
        <w:r>
          <w:t xml:space="preserve">as</w:t>
        </w:r>
      </w:ins>
      <w:ins w:id="34948" w:author="PR Preview" w:date="2026-01-01T00:00:00Z">
        <w:r>
          <w:t xml:space="preserve"> </w:t>
        </w:r>
      </w:ins>
      <w:ins w:id="34949" w:author="PR Preview" w:date="2026-01-01T00:00:00Z">
        <w:r>
          <w:t xml:space="preserve">$\mathord{\smash[b]{\underset{\raise.3ex\hbox{$\scriptstyle\sim$}}{v}}\vphantom{v}} = (\mathord{\smash[b]{\underset{\raise.3ex\hbox{$\scriptstyle\sim$}}{u}}\vphantom{u}}, \mathord{\smash[b]{\underset{\raise.3ex\hbox{$\scriptstyle\sim$}}{w}}\vphantom{w}})$</w:t>
        </w:r>
      </w:ins>
      <w:ins w:id="34950" w:author="PR Preview" w:date="2026-01-01T00:00:00Z">
        <w:r>
          <w:t xml:space="preserve">,</w:t>
        </w:r>
      </w:ins>
      <w:ins w:id="34951" w:author="PR Preview" w:date="2026-01-01T00:00:00Z">
        <w:r>
          <w:t xml:space="preserve"> </w:t>
        </w:r>
      </w:ins>
      <w:ins w:id="34952" w:author="PR Preview" w:date="2026-01-01T00:00:00Z">
        <w:r>
          <w:t xml:space="preserve">with</w:t>
        </w:r>
      </w:ins>
      <w:ins w:id="34953" w:author="PR Preview" w:date="2026-01-01T00:00:00Z">
        <w:r>
          <w:t xml:space="preserve"> </w:t>
        </w:r>
      </w:ins>
      <w:ins w:id="34954" w:author="PR Preview" w:date="2026-01-01T00:00:00Z">
        <w:r>
          <w:t xml:space="preserve">$\mathord{\smash[b]{\underset{\raise.3ex\hbox{$\scriptstyle\sim$}}{u}}\vphantom{u}} \in \mathbb{R}^k$</w:t>
        </w:r>
      </w:ins>
      <w:ins w:id="34955" w:author="PR Preview" w:date="2026-01-01T00:00:00Z">
        <w:r>
          <w:t xml:space="preserve"> </w:t>
        </w:r>
      </w:ins>
      <w:ins w:id="34956" w:author="PR Preview" w:date="2026-01-01T00:00:00Z">
        <w:r>
          <w:t xml:space="preserve">its first</w:t>
        </w:r>
      </w:ins>
      <w:ins w:id="34957" w:author="PR Preview" w:date="2026-01-01T00:00:00Z">
        <w:r>
          <w:t xml:space="preserve"> </w:t>
        </w:r>
      </w:ins>
      <m:oMath>
        <m:r>
          <m:t>k</m:t>
        </m:r>
      </m:oMath>
      <w:ins w:id="34958" w:author="PR Preview" w:date="2026-01-01T00:00:00Z">
        <w:r>
          <w:t xml:space="preserve"> </w:t>
        </w:r>
      </w:ins>
      <w:ins w:id="34959" w:author="PR Preview" w:date="2026-01-01T00:00:00Z">
        <w:r>
          <w:t xml:space="preserve">entries and</w:t>
        </w:r>
      </w:ins>
      <w:ins w:id="34960" w:author="PR Preview" w:date="2026-01-01T00:00:00Z">
        <w:r>
          <w:t xml:space="preserve"> </w:t>
        </w:r>
      </w:ins>
      <w:ins w:id="34961" w:author="PR Preview" w:date="2026-01-01T00:00:00Z">
        <w:r>
          <w:t xml:space="preserve">$\mathord{\smash[b]{\underset{\raise.3ex\hbox{$\scriptstyle\sim$}}{w}}\vphantom{w}} \in \mathbb{R}^m$</w:t>
        </w:r>
      </w:ins>
      <w:ins w:id="34962" w:author="PR Preview" w:date="2026-01-01T00:00:00Z">
        <w:r>
          <w:t xml:space="preserve"> </w:t>
        </w:r>
      </w:ins>
      <w:ins w:id="34963" w:author="PR Preview" w:date="2026-01-01T00:00:00Z">
        <w:r>
          <w:t xml:space="preserve">the rest. Then</w:t>
        </w:r>
      </w:ins>
    </w:p>
    <w:p>
      <w:pPr>
        <w:pStyle w:val="BodyText"/>
      </w:pPr>
      <w:bookmarkStart w:id="663" w:name="eq-block-quadratic"/>
      <w:ins w:id="34964" w:author="PR Preview" w:date="2026-01-01T00:00:00Z">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ins>
      <w:bookmarkEnd w:id="663"/>
    </w:p>
    <w:p>
      <w:pPr>
        <w:pStyle w:val="FirstParagraph"/>
      </w:pPr>
      <w:ins w:id="34965" w:author="PR Preview" w:date="2026-01-01T00:00:00Z">
        <w:r>
          <w:t xml:space="preserve">and if</w:t>
        </w:r>
      </w:ins>
      <w:ins w:id="34966" w:author="PR Preview" w:date="2026-01-01T00:00:00Z">
        <w:r>
          <w:t xml:space="preserve"> </w:t>
        </w:r>
      </w:ins>
      <m:oMath>
        <m:r>
          <m:rPr>
            <m:sty m:val="bi"/>
          </m:rPr>
          <m:t>A</m:t>
        </m:r>
      </m:oMath>
      <w:ins w:id="34967" w:author="PR Preview" w:date="2026-01-01T00:00:00Z">
        <w:r>
          <w:t xml:space="preserve"> </w:t>
        </w:r>
      </w:ins>
      <w:ins w:id="34968" w:author="PR Preview" w:date="2026-01-01T00:00:00Z">
        <w:r>
          <w:t xml:space="preserve">is invertible, with</w:t>
        </w:r>
      </w:ins>
      <w:ins w:id="34969" w:author="PR Preview" w:date="2026-01-01T00:00:00Z">
        <w:r>
          <w:t xml:space="preserve"> </w:t>
        </w:r>
      </w:ins>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ins w:id="34970" w:author="PR Preview" w:date="2026-01-01T00:00:00Z">
        <w:r>
          <w:t xml:space="preserve"> </w:t>
        </w:r>
      </w:ins>
      <w:ins w:id="34971" w:author="PR Preview" w:date="2026-01-01T00:00:00Z">
        <w:r>
          <w:t xml:space="preserve">and</w:t>
        </w:r>
      </w:ins>
      <w:ins w:id="34972" w:author="PR Preview" w:date="2026-01-01T00:00:00Z">
        <w:r>
          <w:t xml:space="preserve"> </w:t>
        </w:r>
      </w:ins>
      <w:ins w:id="34973" w:author="PR Preview" w:date="2026-01-01T00:00:00Z">
        <w:r>
          <w:t xml:space="preserve">$\mathord{\smash[b]{\underset{\raise.3ex\hbox{$\scriptstyle\sim$}}{z}}\vphantom{z}} \stackrel{\text{def}}{=}\mathord{\smash[b]{\underset{\raise.3ex\hbox{$\scriptstyle\sim$}}{u}}\vphantom{u}} + \mathbf{A}^{-1} \mathbf{B} \mathord{\smash[b]{\underset{\raise.3ex\hbox{$\scriptstyle\sim$}}{w}}\vphantom{w}}$</w:t>
        </w:r>
      </w:ins>
      <w:ins w:id="34974" w:author="PR Preview" w:date="2026-01-01T00:00:00Z">
        <w:r>
          <w:t xml:space="preserve">,</w:t>
        </w:r>
      </w:ins>
    </w:p>
    <w:p>
      <w:pPr>
        <w:pStyle w:val="BodyText"/>
      </w:pPr>
      <w:ins w:id="34975" w:author="PR Preview" w:date="2026-01-01T00:00:00Z">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ins>
    </w:p>
    <w:bookmarkEnd w:id="664"/>
    <w:p>
      <w:pPr>
        <w:pStyle w:val="FirstParagraph"/>
      </w:pPr>
      <w:ins w:id="34976" w:author="PR Preview" w:date="2026-01-01T00:00:00Z">
        <w:r>
          <w:rPr>
            <w:i/>
            <w:iCs/>
          </w:rPr>
          <w:t xml:space="preserve">Proof</w:t>
        </w:r>
      </w:ins>
      <w:ins w:id="34977" w:author="PR Preview" w:date="2026-01-01T00:00:00Z">
        <w:r>
          <w:t xml:space="preserve">. </w:t>
        </w:r>
      </w:ins>
      <w:ins w:id="34978" w:author="PR Preview" w:date="2026-01-01T00:00:00Z">
        <w:r>
          <w:rPr>
            <w:b/>
            <w:bCs/>
          </w:rPr>
          <w:t xml:space="preserve">$\mathbf{X} \mathord{\smash[b]{\underset{\raise.3ex\hbox{$\scriptstyle\sim$}}{v}}\vphantom{v}}$</w:t>
        </w:r>
      </w:ins>
      <w:ins w:id="34979" w:author="PR Preview" w:date="2026-01-01T00:00:00Z">
        <w:r>
          <w:rPr>
            <w:b/>
            <w:bCs/>
          </w:rPr>
          <w:t xml:space="preserve"> </w:t>
        </w:r>
      </w:ins>
      <w:ins w:id="34980" w:author="PR Preview" w:date="2026-01-01T00:00:00Z">
        <w:r>
          <w:rPr>
            <w:b/>
            <w:bCs/>
          </w:rPr>
          <w:t xml:space="preserve">in blocks.</w:t>
        </w:r>
      </w:ins>
      <w:ins w:id="34981" w:author="PR Preview" w:date="2026-01-01T00:00:00Z">
        <w:r>
          <w:t xml:space="preserve"> </w:t>
        </w:r>
      </w:ins>
      <w:ins w:id="34982" w:author="PR Preview" w:date="2026-01-01T00:00:00Z">
        <w:r>
          <w:t xml:space="preserve">For</w:t>
        </w:r>
      </w:ins>
      <w:ins w:id="34983" w:author="PR Preview" w:date="2026-01-01T00:00:00Z">
        <w:r>
          <w:t xml:space="preserve"> </w:t>
        </w:r>
      </w:ins>
      <m:oMath>
        <m:r>
          <m:t>i</m:t>
        </m:r>
        <m:r>
          <m:rPr>
            <m:sty m:val="p"/>
          </m:rPr>
          <m:t>≤</m:t>
        </m:r>
        <m:r>
          <m:t>k</m:t>
        </m:r>
      </m:oMath>
      <w:ins w:id="34984" w:author="PR Preview" w:date="2026-01-01T00:00:00Z">
        <w:r>
          <w:t xml:space="preserve">,</w:t>
        </w:r>
      </w:ins>
    </w:p>
    <w:p>
      <w:pPr>
        <w:pStyle w:val="BodyText"/>
      </w:pPr>
      <w:ins w:id="34985" w:author="PR Preview" w:date="2026-01-01T00:00:00Z">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ins>
    </w:p>
    <w:p>
      <w:pPr>
        <w:pStyle w:val="FirstParagraph"/>
      </w:pPr>
      <w:ins w:id="34986" w:author="PR Preview" w:date="2026-01-01T00:00:00Z">
        <w:r>
          <w:t xml:space="preserve">and in the same way</w:t>
        </w:r>
      </w:ins>
      <w:ins w:id="34987" w:author="PR Preview" w:date="2026-01-01T00:00:00Z">
        <w:r>
          <w:t xml:space="preserve"> </w:t>
        </w:r>
      </w:ins>
      <w:ins w:id="34988" w:author="PR Preview" w:date="2026-01-01T00:00:00Z">
        <w:r>
          <w:t xml:space="preserve">$(\mathbf{X} \mathord{\smash[b]{\underset{\raise.3ex\hbox{$\scriptstyle\sim$}}{v}}\vphantom{v}})_{k+i} = ({\mathbf{B}}^{\top} \mathord{\smash[b]{\underset{\raise.3ex\hbox{$\scriptstyle\sim$}}{u}}\vphantom{u}})_i + (\mathbf{C} \mathord{\smash[b]{\underset{\raise.3ex\hbox{$\scriptstyle\sim$}}{w}}\vphantom{w}})_i$</w:t>
        </w:r>
      </w:ins>
      <w:ins w:id="34989" w:author="PR Preview" w:date="2026-01-01T00:00:00Z">
        <w:r>
          <w:t xml:space="preserve"> </w:t>
        </w:r>
      </w:ins>
      <w:ins w:id="34990" w:author="PR Preview" w:date="2026-01-01T00:00:00Z">
        <w:r>
          <w:t xml:space="preserve">for</w:t>
        </w:r>
      </w:ins>
      <w:ins w:id="34991" w:author="PR Preview" w:date="2026-01-01T00:00:00Z">
        <w:r>
          <w:t xml:space="preserve"> </w:t>
        </w:r>
      </w:ins>
      <m:oMath>
        <m:r>
          <m:t>i</m:t>
        </m:r>
        <m:r>
          <m:rPr>
            <m:sty m:val="p"/>
          </m:rPr>
          <m:t>≤</m:t>
        </m:r>
        <m:r>
          <m:t>m</m:t>
        </m:r>
      </m:oMath>
      <w:ins w:id="34992" w:author="PR Preview" w:date="2026-01-01T00:00:00Z">
        <w:r>
          <w:t xml:space="preserve">.</w:t>
        </w:r>
      </w:ins>
    </w:p>
    <w:p>
      <w:pPr>
        <w:pStyle w:val="BodyText"/>
      </w:pPr>
      <w:r>
        <w:rPr>
          <w:b/>
          <w:bCs/>
        </w:rPr>
        <w:t xml:space="preserve">The expansion.</w:t>
      </w:r>
    </w:p>
    <w:p>
      <w:pPr>
        <w:pStyle w:val="BodyText"/>
      </w:pPr>
      <m:oMathPara>
        <m:oMathParaPr>
          <m:jc m:val="center"/>
        </m:oMathParaPr>
        <m:oMath>
          <m:eqArr>
            <m:e>
              <m:sSup>
                <m:e>
                  <m:limLow>
                    <m:e>
                      <m:r>
                        <m:t>v</m:t>
                      </m:r>
                    </m:e>
                    <m:lim>
                      <m:r>
                        <m:rPr>
                          <m:sty m:val="p"/>
                        </m:rPr>
                        <m:t>∼</m:t>
                      </m:r>
                    </m:lim>
                  </m:limLow>
                </m:e>
                <m:sup>
                  <m:r>
                    <m:rPr>
                      <m:sty m:val="p"/>
                    </m:rPr>
                    <m:t>⊤</m:t>
                  </m:r>
                </m:sup>
              </m:sSup>
              <m:r>
                <m:rPr>
                  <m:sty m:val="bi"/>
                </m:rPr>
                <m:t>X</m:t>
              </m:r>
              <m:limLow>
                <m:e>
                  <m:r>
                    <m:t>v</m:t>
                  </m:r>
                </m:e>
                <m:lim>
                  <m:r>
                    <m:rPr>
                      <m:sty m:val="p"/>
                    </m:rPr>
                    <m:t>∼</m:t>
                  </m:r>
                </m:lim>
              </m:limLow>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limLow>
                <m:e>
                  <m:r>
                    <m:t>v</m:t>
                  </m:r>
                </m:e>
                <m:lim>
                  <m:r>
                    <m:rPr>
                      <m:sty m:val="p"/>
                    </m:rPr>
                    <m:t>∼</m:t>
                  </m:r>
                </m:lim>
              </m:limLow>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limLow>
                <m:e>
                  <m:r>
                    <m:t>v</m:t>
                  </m:r>
                </m:e>
                <m:lim>
                  <m:r>
                    <m:rPr>
                      <m:sty m:val="p"/>
                    </m:rPr>
                    <m:t>∼</m:t>
                  </m:r>
                </m:lim>
              </m:limLow>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limLow>
                <m:e>
                  <m:r>
                    <m:t>u</m:t>
                  </m:r>
                </m:e>
                <m:lim>
                  <m:r>
                    <m:rPr>
                      <m:sty m:val="p"/>
                    </m:rPr>
                    <m:t>∼</m:t>
                  </m:r>
                </m:lim>
              </m:limLow>
              <m:r>
                <m:rPr>
                  <m:sty m:val="p"/>
                </m:rPr>
                <m:t>⋅</m:t>
              </m:r>
              <m:r>
                <m:rPr>
                  <m:sty m:val="p"/>
                </m:rPr>
                <m:t>(</m:t>
              </m:r>
              <m:r>
                <m:rPr>
                  <m:sty m:val="bi"/>
                </m:rPr>
                <m:t>A</m:t>
              </m:r>
              <m:limLow>
                <m:e>
                  <m:r>
                    <m:t>u</m:t>
                  </m:r>
                </m:e>
                <m:lim>
                  <m:r>
                    <m:rPr>
                      <m:sty m:val="p"/>
                    </m:rPr>
                    <m:t>∼</m:t>
                  </m:r>
                </m:lim>
              </m:limLow>
              <m:r>
                <m:rPr>
                  <m:sty m:val="p"/>
                </m:rPr>
                <m:t>+</m:t>
              </m:r>
              <m:r>
                <m:rPr>
                  <m:sty m:val="bi"/>
                </m:rPr>
                <m:t>B</m:t>
              </m:r>
              <m:limLow>
                <m:e>
                  <m:r>
                    <m:t>w</m:t>
                  </m:r>
                </m:e>
                <m:lim>
                  <m:r>
                    <m:rPr>
                      <m:sty m:val="p"/>
                    </m:rPr>
                    <m:t>∼</m:t>
                  </m:r>
                </m:lim>
              </m:limLow>
              <m:r>
                <m:rPr>
                  <m:sty m:val="p"/>
                </m:rPr>
                <m:t>)</m:t>
              </m:r>
              <m:r>
                <m:rPr>
                  <m:sty m:val="p"/>
                </m:rPr>
                <m:t>+</m:t>
              </m:r>
              <m:limLow>
                <m:e>
                  <m:r>
                    <m:t>w</m:t>
                  </m:r>
                </m:e>
                <m:lim>
                  <m:r>
                    <m:rPr>
                      <m:sty m:val="p"/>
                    </m:rPr>
                    <m:t>∼</m:t>
                  </m:r>
                </m:lim>
              </m:limLow>
              <m:r>
                <m:rPr>
                  <m:sty m:val="p"/>
                </m:rPr>
                <m:t>⋅</m:t>
              </m:r>
              <m:r>
                <m:rPr>
                  <m:sty m:val="p"/>
                </m:rPr>
                <m:t>(</m:t>
              </m:r>
              <m:sSup>
                <m:e>
                  <m:r>
                    <m:rPr>
                      <m:sty m:val="bi"/>
                    </m:rPr>
                    <m:t>B</m:t>
                  </m:r>
                </m:e>
                <m:sup>
                  <m:r>
                    <m:rPr>
                      <m:sty m:val="p"/>
                    </m:rPr>
                    <m:t>⊤</m:t>
                  </m:r>
                </m:sup>
              </m:sSup>
              <m:limLow>
                <m:e>
                  <m:r>
                    <m:t>u</m:t>
                  </m:r>
                </m:e>
                <m:lim>
                  <m:r>
                    <m:rPr>
                      <m:sty m:val="p"/>
                    </m:rPr>
                    <m:t>∼</m:t>
                  </m:r>
                </m:lim>
              </m:limLow>
              <m:r>
                <m:rPr>
                  <m:sty m:val="p"/>
                </m:rPr>
                <m:t>+</m:t>
              </m:r>
              <m:r>
                <m:rPr>
                  <m:sty m:val="bi"/>
                </m:rPr>
                <m:t>C</m:t>
              </m:r>
              <m:limLow>
                <m:e>
                  <m:r>
                    <m:t>w</m:t>
                  </m:r>
                </m:e>
                <m:lim>
                  <m:r>
                    <m:rPr>
                      <m:sty m:val="p"/>
                    </m:rPr>
                    <m:t>∼</m:t>
                  </m:r>
                </m:lim>
              </m:limLow>
              <m:r>
                <m:rPr>
                  <m:sty m:val="p"/>
                </m:rPr>
                <m:t>)</m:t>
              </m:r>
              <m:r>
                <m:t>&amp;</m:t>
              </m:r>
              <m:r>
                <m:t>&amp;</m:t>
              </m:r>
              <m:r>
                <m:rPr>
                  <m:nor/>
                  <m:sty m:val="p"/>
                </m:rPr>
                <m:t>(the blocks of </m:t>
              </m:r>
              <m:r>
                <m:rPr>
                  <m:sty m:val="bi"/>
                </m:rPr>
                <m:t>X</m:t>
              </m:r>
              <m:limLow>
                <m:e>
                  <m:r>
                    <m:t>v</m:t>
                  </m:r>
                </m:e>
                <m:lim>
                  <m:r>
                    <m:rPr>
                      <m:sty m:val="p"/>
                    </m:rPr>
                    <m:t>∼</m:t>
                  </m:r>
                </m:lim>
              </m:limLow>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t>&amp;</m:t>
              </m:r>
              <m:r>
                <m:t>&amp;</m:t>
              </m:r>
              <m:r>
                <m:rPr>
                  <m:nor/>
                  <m:sty m:val="p"/>
                </m:rPr>
                <m:t>(</m:t>
              </m:r>
              <m:r>
                <m:rPr>
                  <m:nor/>
                  <m:sty m:val="p"/>
                </m:rPr>
                <m:t>Theorem 50</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t>&amp;</m:t>
              </m:r>
              <m:r>
                <m:t>&amp;</m:t>
              </m:r>
              <m:r>
                <m:rPr>
                  <m:nor/>
                  <m:sty m:val="p"/>
                </m:rPr>
                <m:t>(</m:t>
              </m:r>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r>
                <m:rPr>
                  <m:sty m:val="p"/>
                </m:rPr>
                <m:t>=</m:t>
              </m:r>
              <m:sSup>
                <m:e>
                  <m:r>
                    <m:t>​</m:t>
                  </m:r>
                  <m:d>
                    <m:dPr>
                      <m:begChr m:val="("/>
                      <m:sepChr m:val=""/>
                      <m:endChr m:val=")"/>
                      <m:grow/>
                    </m:dPr>
                    <m:e>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e>
                  </m:d>
                  <m:r>
                    <m:t>​</m:t>
                  </m:r>
                </m:e>
                <m:sup>
                  <m:r>
                    <m:rPr>
                      <m:sty m:val="p"/>
                    </m:rPr>
                    <m:t>⊤</m:t>
                  </m:r>
                </m:sup>
              </m:sSup>
              <m:r>
                <m:rPr>
                  <m:nor/>
                  <m:sty m:val="p"/>
                </m:rPr>
                <m:t>, which equals </m:t>
              </m:r>
              <m:sSup>
                <m:e>
                  <m:limLow>
                    <m:e>
                      <m:r>
                        <m:t>u</m:t>
                      </m:r>
                    </m:e>
                    <m:lim>
                      <m:r>
                        <m:rPr>
                          <m:sty m:val="p"/>
                        </m:rPr>
                        <m:t>∼</m:t>
                      </m:r>
                    </m:lim>
                  </m:limLow>
                </m:e>
                <m:sup>
                  <m:r>
                    <m:rPr>
                      <m:sty m:val="p"/>
                    </m:rPr>
                    <m:t>⊤</m:t>
                  </m:r>
                </m:sup>
              </m:sSup>
              <m:r>
                <m:rPr>
                  <m:sty m:val="bi"/>
                </m:rPr>
                <m:t>B</m:t>
              </m:r>
              <m:limLow>
                <m:e>
                  <m:r>
                    <m:t>w</m:t>
                  </m:r>
                </m:e>
                <m:lim>
                  <m:r>
                    <m:rPr>
                      <m:sty m:val="p"/>
                    </m:rPr>
                    <m:t>∼</m:t>
                  </m:r>
                </m:lim>
              </m:limLow>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r>
                <m:t>&amp;</m:t>
              </m:r>
              <m:r>
                <m:t>&amp;</m:t>
              </m:r>
              <m:r>
                <m:rPr>
                  <m:nor/>
                  <m:sty m:val="p"/>
                </m:rPr>
                <m:t>(combine like terms)</m:t>
              </m:r>
            </m:e>
          </m:eqArr>
        </m:oMath>
      </m:oMathPara>
    </w:p>
    <w:p>
      <w:pPr>
        <w:pStyle w:val="FirstParagraph"/>
      </w:pPr>
      <w:del w:id="34993" w:author="PR Preview" w:date="2026-01-01T00:00:00Z">
        <w:r>
          <w:rPr>
            <w:b/>
            <w:bCs/>
          </w:rPr>
          <w:delText xml:space="preserve">Completing the square.</w:delText>
        </w:r>
      </w:del>
      <w:del w:id="34994" w:author="PR Preview" w:date="2026-01-01T00:00:00Z">
        <w:r>
          <w:delText xml:space="preserve"> </w:delText>
        </w:r>
      </w:del>
      <w:del w:id="34995" w:author="PR Preview" w:date="2026-01-01T00:00:00Z">
        <w:r>
          <w:delText xml:space="preserve">Write</w:delText>
        </w:r>
      </w:del>
      <w:del w:id="34996" w:author="PR Preview" w:date="2026-01-01T00:00:00Z">
        <w:r>
          <w:delText xml:space="preserve"> </w:delText>
        </w:r>
      </w:del>
      <m:oMath>
        <m:limLow>
          <m:e>
            <m:r>
              <m:t>d</m:t>
            </m:r>
          </m:e>
          <m:lim>
            <m:r>
              <m:rPr>
                <m:sty m:val="p"/>
              </m:rPr>
              <m:t>∼</m:t>
            </m:r>
          </m:lim>
        </m:limLow>
        <m:limUpp>
          <m:e>
            <m:r>
              <m:rPr>
                <m:sty m:val="p"/>
              </m:rPr>
              <m:t>=</m:t>
            </m:r>
          </m:e>
          <m:lim>
            <m:r>
              <m:rPr>
                <m:nor/>
                <m:sty m:val="p"/>
              </m:rPr>
              <m:t>def</m:t>
            </m:r>
          </m:lim>
        </m:limUpp>
        <m:sSup>
          <m:e>
            <m:r>
              <m:rPr>
                <m:sty m:val="bi"/>
              </m:rPr>
              <m:t>A</m:t>
            </m:r>
          </m:e>
          <m:sup>
            <m:r>
              <m:rPr>
                <m:sty m:val="p"/>
              </m:rPr>
              <m:t>−</m:t>
            </m:r>
            <m:r>
              <m:t>1</m:t>
            </m:r>
          </m:sup>
        </m:sSup>
        <m:r>
          <m:rPr>
            <m:sty m:val="bi"/>
          </m:rPr>
          <m:t>B</m:t>
        </m:r>
        <m:limLow>
          <m:e>
            <m:r>
              <m:t>w</m:t>
            </m:r>
          </m:e>
          <m:lim>
            <m:r>
              <m:rPr>
                <m:sty m:val="p"/>
              </m:rPr>
              <m:t>∼</m:t>
            </m:r>
          </m:lim>
        </m:limLow>
      </m:oMath>
      <w:del w:id="34997" w:author="PR Preview" w:date="2026-01-01T00:00:00Z">
        <w:r>
          <w:delText xml:space="preserve">, so</w:delText>
        </w:r>
      </w:del>
      <w:del w:id="34998" w:author="PR Preview" w:date="2026-01-01T00:00:00Z">
        <w:r>
          <w:delText xml:space="preserve"> </w:delText>
        </w:r>
      </w:del>
      <m:oMath>
        <m:limLow>
          <m:e>
            <m:r>
              <m:t>z</m:t>
            </m:r>
          </m:e>
          <m:lim>
            <m:r>
              <m:rPr>
                <m:sty m:val="p"/>
              </m:rPr>
              <m:t>∼</m:t>
            </m:r>
          </m:lim>
        </m:limLow>
        <m:r>
          <m:rPr>
            <m:sty m:val="p"/>
          </m:rPr>
          <m:t>=</m:t>
        </m:r>
        <m:limLow>
          <m:e>
            <m:r>
              <m:t>u</m:t>
            </m:r>
          </m:e>
          <m:lim>
            <m:r>
              <m:rPr>
                <m:sty m:val="p"/>
              </m:rPr>
              <m:t>∼</m:t>
            </m:r>
          </m:lim>
        </m:limLow>
        <m:r>
          <m:rPr>
            <m:sty m:val="p"/>
          </m:rPr>
          <m:t>+</m:t>
        </m:r>
        <m:limLow>
          <m:e>
            <m:r>
              <m:t>d</m:t>
            </m:r>
          </m:e>
          <m:lim>
            <m:r>
              <m:rPr>
                <m:sty m:val="p"/>
              </m:rPr>
              <m:t>∼</m:t>
            </m:r>
          </m:lim>
        </m:limLow>
      </m:oMath>
      <w:del w:id="34999" w:author="PR Preview" w:date="2026-01-01T00:00:00Z">
        <w:r>
          <w:delText xml:space="preserve"> </w:delText>
        </w:r>
      </w:del>
      <w:del w:id="35000" w:author="PR Preview" w:date="2026-01-01T00:00:00Z">
        <w:r>
          <w:delText xml:space="preserve">and</w:delText>
        </w:r>
      </w:del>
      <w:del w:id="35001" w:author="PR Preview" w:date="2026-01-01T00:00:00Z">
        <w:r>
          <w:delText xml:space="preserve"> </w:delText>
        </w:r>
      </w:del>
      <m:oMath>
        <m:r>
          <m:rPr>
            <m:sty m:val="bi"/>
          </m:rPr>
          <m:t>A</m:t>
        </m:r>
        <m:limLow>
          <m:e>
            <m:r>
              <m:t>d</m:t>
            </m:r>
          </m:e>
          <m:lim>
            <m:r>
              <m:rPr>
                <m:sty m:val="p"/>
              </m:rPr>
              <m:t>∼</m:t>
            </m:r>
          </m:lim>
        </m:limLow>
        <m:r>
          <m:rPr>
            <m:sty m:val="p"/>
          </m:rPr>
          <m:t>=</m:t>
        </m:r>
        <m:r>
          <m:rPr>
            <m:sty m:val="bi"/>
          </m:rPr>
          <m:t>B</m:t>
        </m:r>
        <m:limLow>
          <m:e>
            <m:r>
              <m:t>w</m:t>
            </m:r>
          </m:e>
          <m:lim>
            <m:r>
              <m:rPr>
                <m:sty m:val="p"/>
              </m:rPr>
              <m:t>∼</m:t>
            </m:r>
          </m:lim>
        </m:limLow>
      </m:oMath>
      <w:del w:id="35002" w:author="PR Preview" w:date="2026-01-01T00:00:00Z">
        <w:r>
          <w:delText xml:space="preserve"> </w:delText>
        </w:r>
      </w:del>
      <w:del w:id="35003" w:author="PR Preview" w:date="2026-01-01T00:00:00Z">
        <w:r>
          <w:delText xml:space="preserve">(</w:delText>
        </w:r>
      </w:del>
      <w:hyperlink w:anchor="thm-matmul-assoc">
        <w:del w:id="35004" w:author="PR Preview" w:date="2026-01-01T00:00:00Z">
          <w:r>
            <w:rPr>
              <w:rStyle w:val="Hyperlink"/>
            </w:rPr>
            <w:delText xml:space="preserve">Theorem 8</w:delText>
          </w:r>
        </w:del>
      </w:hyperlink>
      <w:del w:id="35005" w:author="PR Preview" w:date="2026-01-01T00:00:00Z">
        <w:r>
          <w:delText xml:space="preserve">, 5,</w:delText>
        </w:r>
      </w:del>
      <w:del w:id="35006" w:author="PR Preview" w:date="2026-01-01T00:00:00Z">
        <w:r>
          <w:delText xml:space="preserve"> </w:delText>
        </w:r>
      </w:del>
      <w:hyperlink w:anchor="thm-identity">
        <w:del w:id="35007" w:author="PR Preview" w:date="2026-01-01T00:00:00Z">
          <w:r>
            <w:rPr>
              <w:rStyle w:val="Hyperlink"/>
            </w:rPr>
            <w:delText xml:space="preserve">Theorem 10</w:delText>
          </w:r>
        </w:del>
      </w:hyperlink>
      <w:del w:id="35008" w:author="PR Preview" w:date="2026-01-01T00:00:00Z">
        <w:r>
          <w:delText xml:space="preserve">);</w:delText>
        </w:r>
      </w:del>
      <w:del w:id="35009" w:author="PR Preview" w:date="2026-01-01T00:00:00Z">
        <w:r>
          <w:delText xml:space="preserve"> </w:delText>
        </w:r>
      </w:del>
      <m:oMath>
        <m:sSup>
          <m:e>
            <m:r>
              <m:rPr>
                <m:sty m:val="bi"/>
              </m:rPr>
              <m:t>A</m:t>
            </m:r>
          </m:e>
          <m:sup>
            <m:r>
              <m:rPr>
                <m:sty m:val="p"/>
              </m:rPr>
              <m:t>−</m:t>
            </m:r>
            <m:r>
              <m:t>1</m:t>
            </m:r>
          </m:sup>
        </m:sSup>
      </m:oMath>
      <w:del w:id="35010" w:author="PR Preview" w:date="2026-01-01T00:00:00Z">
        <w:r>
          <w:delText xml:space="preserve"> </w:delText>
        </w:r>
      </w:del>
      <w:del w:id="35011" w:author="PR Preview" w:date="2026-01-01T00:00:00Z">
        <w:r>
          <w:delText xml:space="preserve">is symmetric (</w:delText>
        </w:r>
      </w:del>
      <w:hyperlink w:anchor="cor-inverse-symmetric">
        <w:del w:id="35012" w:author="PR Preview" w:date="2026-01-01T00:00:00Z">
          <w:r>
            <w:rPr>
              <w:rStyle w:val="Hyperlink"/>
            </w:rPr>
            <w:delText xml:space="preserve">Corollary 9</w:delText>
          </w:r>
        </w:del>
      </w:hyperlink>
      <w:del w:id="35013" w:author="PR Preview" w:date="2026-01-01T00:00:00Z">
        <w:r>
          <w:delText xml:space="preserve">). Then</w:delText>
        </w:r>
      </w:del>
    </w:p>
    <w:p>
      <w:pPr>
        <w:pStyle w:val="BodyText"/>
      </w:pPr>
      <m:oMathPara>
        <m:oMathParaPr>
          <m:jc m:val="center"/>
        </m:oMathParaPr>
        <m:oMath>
          <m:eqArr>
            <m:e>
              <m:sSup>
                <m:e>
                  <m:limLow>
                    <m:e>
                      <m:r>
                        <m:t>z</m:t>
                      </m:r>
                    </m:e>
                    <m:lim>
                      <m:r>
                        <m:rPr>
                          <m:sty m:val="p"/>
                        </m:rPr>
                        <m:t>∼</m:t>
                      </m:r>
                    </m:lim>
                  </m:limLow>
                </m:e>
                <m:sup>
                  <m:r>
                    <m:rPr>
                      <m:sty m:val="p"/>
                    </m:rPr>
                    <m:t>⊤</m:t>
                  </m:r>
                </m:sup>
              </m:sSup>
              <m:r>
                <m:rPr>
                  <m:sty m:val="bi"/>
                </m:rPr>
                <m:t>A</m:t>
              </m:r>
              <m:limLow>
                <m:e>
                  <m:r>
                    <m:t>z</m:t>
                  </m:r>
                </m:e>
                <m:lim>
                  <m:r>
                    <m:rPr>
                      <m:sty m:val="p"/>
                    </m:rPr>
                    <m:t>∼</m:t>
                  </m:r>
                </m:lim>
              </m:limLow>
              <m:r>
                <m:t>&amp;</m:t>
              </m:r>
              <m:r>
                <m:rPr>
                  <m:sty m:val="p"/>
                </m:rPr>
                <m:t>=</m:t>
              </m:r>
              <m:r>
                <m:rPr>
                  <m:sty m:val="p"/>
                </m:rPr>
                <m:t>(</m:t>
              </m:r>
              <m:limLow>
                <m:e>
                  <m:r>
                    <m:t>u</m:t>
                  </m:r>
                </m:e>
                <m:lim>
                  <m:r>
                    <m:rPr>
                      <m:sty m:val="p"/>
                    </m:rPr>
                    <m:t>∼</m:t>
                  </m:r>
                </m:lim>
              </m:limLow>
              <m:r>
                <m:rPr>
                  <m:sty m:val="p"/>
                </m:rPr>
                <m:t>+</m:t>
              </m:r>
              <m:limLow>
                <m:e>
                  <m:r>
                    <m:t>d</m:t>
                  </m:r>
                </m:e>
                <m:lim>
                  <m:r>
                    <m:rPr>
                      <m:sty m:val="p"/>
                    </m:rPr>
                    <m:t>∼</m:t>
                  </m:r>
                </m:lim>
              </m:limLow>
              <m:r>
                <m:rPr>
                  <m:sty m:val="p"/>
                </m:rPr>
                <m:t>)</m:t>
              </m:r>
              <m:r>
                <m:rPr>
                  <m:sty m:val="p"/>
                </m:rPr>
                <m:t>⋅</m:t>
              </m:r>
              <m:r>
                <m:rPr>
                  <m:sty m:val="bi"/>
                </m:rPr>
                <m:t>A</m:t>
              </m:r>
              <m:r>
                <m:t> </m:t>
              </m:r>
              <m:r>
                <m:rPr>
                  <m:sty m:val="p"/>
                </m:rPr>
                <m:t>(</m:t>
              </m:r>
              <m:limLow>
                <m:e>
                  <m:r>
                    <m:t>u</m:t>
                  </m:r>
                </m:e>
                <m:lim>
                  <m:r>
                    <m:rPr>
                      <m:sty m:val="p"/>
                    </m:rPr>
                    <m:t>∼</m:t>
                  </m:r>
                </m:lim>
              </m:limLow>
              <m:r>
                <m:rPr>
                  <m:sty m:val="p"/>
                </m:rPr>
                <m:t>+</m:t>
              </m:r>
              <m:limLow>
                <m:e>
                  <m:r>
                    <m:t>d</m:t>
                  </m:r>
                </m:e>
                <m:lim>
                  <m:r>
                    <m:rPr>
                      <m:sty m:val="p"/>
                    </m:rPr>
                    <m:t>∼</m:t>
                  </m:r>
                </m:lim>
              </m:limLow>
              <m:r>
                <m:rPr>
                  <m:sty m:val="p"/>
                </m:rPr>
                <m:t>)</m:t>
              </m:r>
              <m:r>
                <m:t>&amp;</m:t>
              </m:r>
              <m:r>
                <m:t>&amp;</m:t>
              </m:r>
              <m:r>
                <m:rPr>
                  <m:nor/>
                  <m:sty m:val="p"/>
                </m:rPr>
                <m:t>(substitute </m:t>
              </m:r>
              <m:limLow>
                <m:e>
                  <m:r>
                    <m:t>z</m:t>
                  </m:r>
                </m:e>
                <m:lim>
                  <m:r>
                    <m:rPr>
                      <m:sty m:val="p"/>
                    </m:rPr>
                    <m:t>∼</m:t>
                  </m:r>
                </m:lim>
              </m:limLow>
              <m:r>
                <m:rPr>
                  <m:sty m:val="p"/>
                </m:rPr>
                <m:t>=</m:t>
              </m:r>
              <m:limLow>
                <m:e>
                  <m:r>
                    <m:t>u</m:t>
                  </m:r>
                </m:e>
                <m:lim>
                  <m:r>
                    <m:rPr>
                      <m:sty m:val="p"/>
                    </m:rPr>
                    <m:t>∼</m:t>
                  </m:r>
                </m:lim>
              </m:limLow>
              <m:r>
                <m:rPr>
                  <m:sty m:val="p"/>
                </m:rPr>
                <m:t>+</m:t>
              </m:r>
              <m:limLow>
                <m:e>
                  <m:r>
                    <m:t>d</m:t>
                  </m:r>
                </m:e>
                <m:lim>
                  <m:r>
                    <m:rPr>
                      <m:sty m:val="p"/>
                    </m:rPr>
                    <m:t>∼</m:t>
                  </m:r>
                </m:lim>
              </m:limLow>
              <m:r>
                <m:rPr>
                  <m:nor/>
                  <m:sty m:val="p"/>
                </m:rPr>
                <m:t>)</m:t>
              </m:r>
            </m:e>
            <m:e>
              <m:r>
                <m:t>&amp;</m:t>
              </m:r>
              <m:r>
                <m:rPr>
                  <m:sty m:val="p"/>
                </m:rPr>
                <m:t>=</m:t>
              </m:r>
              <m:r>
                <m:rPr>
                  <m:sty m:val="p"/>
                </m:rPr>
                <m:t>(</m:t>
              </m:r>
              <m:limLow>
                <m:e>
                  <m:r>
                    <m:t>u</m:t>
                  </m:r>
                </m:e>
                <m:lim>
                  <m:r>
                    <m:rPr>
                      <m:sty m:val="p"/>
                    </m:rPr>
                    <m:t>∼</m:t>
                  </m:r>
                </m:lim>
              </m:limLow>
              <m:r>
                <m:rPr>
                  <m:sty m:val="p"/>
                </m:rPr>
                <m:t>+</m:t>
              </m:r>
              <m:limLow>
                <m:e>
                  <m:r>
                    <m:t>d</m:t>
                  </m:r>
                </m:e>
                <m:lim>
                  <m:r>
                    <m:rPr>
                      <m:sty m:val="p"/>
                    </m:rPr>
                    <m:t>∼</m:t>
                  </m:r>
                </m:lim>
              </m:limLow>
              <m:r>
                <m:rPr>
                  <m:sty m:val="p"/>
                </m:rPr>
                <m:t>)</m:t>
              </m:r>
              <m:r>
                <m:rPr>
                  <m:sty m:val="p"/>
                </m:rPr>
                <m:t>⋅</m:t>
              </m:r>
              <m:r>
                <m:rPr>
                  <m:sty m:val="p"/>
                </m:rPr>
                <m:t>(</m:t>
              </m:r>
              <m:r>
                <m:rPr>
                  <m:sty m:val="bi"/>
                </m:rPr>
                <m:t>A</m:t>
              </m:r>
              <m:limLow>
                <m:e>
                  <m:r>
                    <m:t>u</m:t>
                  </m:r>
                </m:e>
                <m:lim>
                  <m:r>
                    <m:rPr>
                      <m:sty m:val="p"/>
                    </m:rPr>
                    <m:t>∼</m:t>
                  </m:r>
                </m:lim>
              </m:limLow>
              <m:r>
                <m:rPr>
                  <m:sty m:val="p"/>
                </m:rPr>
                <m:t>+</m:t>
              </m:r>
              <m:r>
                <m:rPr>
                  <m:sty m:val="bi"/>
                </m:rPr>
                <m:t>A</m:t>
              </m:r>
              <m:limLow>
                <m:e>
                  <m:r>
                    <m:t>d</m:t>
                  </m:r>
                </m:e>
                <m:lim>
                  <m:r>
                    <m:rPr>
                      <m:sty m:val="p"/>
                    </m:rPr>
                    <m:t>∼</m:t>
                  </m:r>
                </m:lim>
              </m:limLow>
              <m:r>
                <m:rPr>
                  <m:sty m:val="p"/>
                </m:rPr>
                <m:t>)</m:t>
              </m:r>
              <m:r>
                <m:t>&amp;</m:t>
              </m:r>
              <m:r>
                <m:t>&amp;</m:t>
              </m:r>
              <m:r>
                <m:rPr>
                  <m:nor/>
                  <m:sty m:val="p"/>
                </m:rPr>
                <m:t>(</m:t>
              </m:r>
              <m:r>
                <m:rPr>
                  <m:nor/>
                  <m:sty m:val="p"/>
                </m:rPr>
                <m:t>Theorem 9</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u</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m:t>
              </m:r>
              <m:r>
                <m:rPr>
                  <m:nor/>
                  <m:sty m:val="p"/>
                </m:rPr>
                <m:t>Theorem 50</m:t>
              </m:r>
              <m:r>
                <m:rPr>
                  <m:nor/>
                  <m:sty m:val="p"/>
                </m:rPr>
                <m:t>, both slots)</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(combine like terms)</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d</m:t>
                      </m:r>
                    </m:e>
                    <m:lim>
                      <m:r>
                        <m:rPr>
                          <m:sty m:val="p"/>
                        </m:rPr>
                        <m:t>∼</m:t>
                      </m:r>
                    </m:lim>
                  </m:limLow>
                </m:e>
                <m:sup>
                  <m:r>
                    <m:rPr>
                      <m:sty m:val="p"/>
                    </m:rPr>
                    <m:t>⊤</m:t>
                  </m:r>
                </m:sup>
              </m:sSup>
              <m:r>
                <m:rPr>
                  <m:sty m:val="bi"/>
                </m:rPr>
                <m:t>B</m:t>
              </m:r>
              <m:limLow>
                <m:e>
                  <m:r>
                    <m:t>w</m:t>
                  </m:r>
                </m:e>
                <m:lim>
                  <m:r>
                    <m:rPr>
                      <m:sty m:val="p"/>
                    </m:rPr>
                    <m:t>∼</m:t>
                  </m:r>
                </m:lim>
              </m:limLow>
              <m:r>
                <m:t>&amp;</m:t>
              </m:r>
              <m:r>
                <m:t>&amp;</m:t>
              </m:r>
              <m:r>
                <m:rPr>
                  <m:nor/>
                  <m:sty m:val="p"/>
                </m:rPr>
                <m:t>(</m:t>
              </m:r>
              <m:r>
                <m:rPr>
                  <m:sty m:val="bi"/>
                </m:rPr>
                <m:t>A</m:t>
              </m:r>
              <m:limLow>
                <m:e>
                  <m:r>
                    <m:t>d</m:t>
                  </m:r>
                </m:e>
                <m:lim>
                  <m:r>
                    <m:rPr>
                      <m:sty m:val="p"/>
                    </m:rPr>
                    <m:t>∼</m:t>
                  </m:r>
                </m:lim>
              </m:limLow>
              <m:r>
                <m:rPr>
                  <m:sty m:val="p"/>
                </m:rPr>
                <m:t>=</m:t>
              </m:r>
              <m:r>
                <m:rPr>
                  <m:sty m:val="bi"/>
                </m:rPr>
                <m:t>B</m:t>
              </m:r>
              <m:limLow>
                <m:e>
                  <m:r>
                    <m:t>w</m:t>
                  </m:r>
                </m:e>
                <m:lim>
                  <m:r>
                    <m:rPr>
                      <m:sty m:val="p"/>
                    </m:rPr>
                    <m:t>∼</m:t>
                  </m:r>
                </m:lim>
              </m:limLow>
              <m:r>
                <m:rPr>
                  <m:nor/>
                  <m:sty m:val="p"/>
                </m:rPr>
                <m:t>, twice)</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sSup>
                <m:e>
                  <m:limLow>
                    <m:e>
                      <m:r>
                        <m:t>d</m:t>
                      </m:r>
                    </m:e>
                    <m:lim>
                      <m:r>
                        <m:rPr>
                          <m:sty m:val="p"/>
                        </m:rPr>
                        <m:t>∼</m:t>
                      </m:r>
                    </m:lim>
                  </m:limLow>
                </m:e>
                <m:sup>
                  <m:r>
                    <m:rPr>
                      <m:sty m:val="p"/>
                    </m:rPr>
                    <m:t>⊤</m:t>
                  </m:r>
                </m:sup>
              </m:sSup>
              <m:r>
                <m:rPr>
                  <m:sty m:val="p"/>
                </m:rPr>
                <m:t>=</m:t>
              </m:r>
              <m:sSup>
                <m:e>
                  <m:limLow>
                    <m:e>
                      <m:r>
                        <m:t>w</m:t>
                      </m:r>
                    </m:e>
                    <m:lim>
                      <m:r>
                        <m:rPr>
                          <m:sty m:val="p"/>
                        </m:rPr>
                        <m:t>∼</m:t>
                      </m:r>
                    </m:lim>
                  </m:limLow>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BodyText"/>
      </w:pPr>
      <w:ins w:id="35014" w:author="PR Preview" w:date="2026-01-01T00:00:00Z">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\text{(}\text{Theorem~50}\text{)}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}\text{Theorem~19}\text{)}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ins>
    </w:p>
    <w:p>
      <w:pPr>
        <w:pStyle w:val="FirstParagraph"/>
      </w:pPr>
      <w:ins w:id="35015" w:author="PR Preview" w:date="2026-01-01T00:00:00Z">
        <w:r>
          <w:rPr>
            <w:b/>
            <w:bCs/>
          </w:rPr>
          <w:t xml:space="preserve">Completing the square.</w:t>
        </w:r>
      </w:ins>
      <w:ins w:id="35016" w:author="PR Preview" w:date="2026-01-01T00:00:00Z">
        <w:r>
          <w:t xml:space="preserve"> </w:t>
        </w:r>
      </w:ins>
      <w:ins w:id="35017" w:author="PR Preview" w:date="2026-01-01T00:00:00Z">
        <w:r>
          <w:t xml:space="preserve">Write</w:t>
        </w:r>
      </w:ins>
      <w:ins w:id="35018" w:author="PR Preview" w:date="2026-01-01T00:00:00Z">
        <w:r>
          <w:t xml:space="preserve"> </w:t>
        </w:r>
      </w:ins>
      <w:ins w:id="35019" w:author="PR Preview" w:date="2026-01-01T00:00:00Z">
        <w:r>
          <w:t xml:space="preserve">$\mathord{\smash[b]{\underset{\raise.3ex\hbox{$\scriptstyle\sim$}}{d}}\vphantom{d}} \stackrel{\text{def}}{=}\mathbf{A}^{-1} \mathbf{B} \mathord{\smash[b]{\underset{\raise.3ex\hbox{$\scriptstyle\sim$}}{w}}\vphantom{w}}$</w:t>
        </w:r>
      </w:ins>
      <w:ins w:id="35020" w:author="PR Preview" w:date="2026-01-01T00:00:00Z">
        <w:r>
          <w:t xml:space="preserve">, so</w:t>
        </w:r>
      </w:ins>
      <w:ins w:id="35021" w:author="PR Preview" w:date="2026-01-01T00:00:00Z">
        <w:r>
          <w:t xml:space="preserve"> </w:t>
        </w:r>
      </w:ins>
      <w:ins w:id="35022" w:author="PR Preview" w:date="2026-01-01T00:00:00Z">
        <w:r>
          <w:t xml:space="preserve">$\mathord{\smash[b]{\underset{\raise.3ex\hbox{$\scriptstyle\sim$}}{z}}\vphantom{z}} = \mathord{\smash[b]{\underset{\raise.3ex\hbox{$\scriptstyle\sim$}}{u}}\vphantom{u}} + \mathord{\smash[b]{\underset{\raise.3ex\hbox{$\scriptstyle\sim$}}{d}}\vphantom{d}}$</w:t>
        </w:r>
      </w:ins>
      <w:ins w:id="35023" w:author="PR Preview" w:date="2026-01-01T00:00:00Z">
        <w:r>
          <w:t xml:space="preserve"> </w:t>
        </w:r>
      </w:ins>
      <w:ins w:id="35024" w:author="PR Preview" w:date="2026-01-01T00:00:00Z">
        <w:r>
          <w:t xml:space="preserve">and</w:t>
        </w:r>
      </w:ins>
      <w:ins w:id="35025" w:author="PR Preview" w:date="2026-01-01T00:00:00Z">
        <w:r>
          <w:t xml:space="preserve"> </w:t>
        </w:r>
      </w:ins>
      <w:ins w:id="35026" w:author="PR Preview" w:date="2026-01-01T00:00:00Z">
        <w:r>
          <w:t xml:space="preserve">$\mathbf{A} \mathord{\smash[b]{\underset{\raise.3ex\hbox{$\scriptstyle\sim$}}{d}}\vphantom{d}} = \mathbf{B} \mathord{\smash[b]{\underset{\raise.3ex\hbox{$\scriptstyle\sim$}}{w}}\vphantom{w}}$</w:t>
        </w:r>
      </w:ins>
      <w:ins w:id="35027" w:author="PR Preview" w:date="2026-01-01T00:00:00Z">
        <w:r>
          <w:t xml:space="preserve"> </w:t>
        </w:r>
      </w:ins>
      <w:ins w:id="35028" w:author="PR Preview" w:date="2026-01-01T00:00:00Z">
        <w:r>
          <w:t xml:space="preserve">(</w:t>
        </w:r>
      </w:ins>
      <w:hyperlink w:anchor="thm-matmul-assoc">
        <w:ins w:id="35029" w:author="PR Preview" w:date="2026-01-01T00:00:00Z">
          <w:r>
            <w:rPr>
              <w:rStyle w:val="Hyperlink"/>
            </w:rPr>
            <w:t xml:space="preserve">Theorem 8</w:t>
          </w:r>
        </w:ins>
      </w:hyperlink>
      <w:ins w:id="35030" w:author="PR Preview" w:date="2026-01-01T00:00:00Z">
        <w:r>
          <w:t xml:space="preserve">, 5,</w:t>
        </w:r>
      </w:ins>
      <w:ins w:id="35031" w:author="PR Preview" w:date="2026-01-01T00:00:00Z">
        <w:r>
          <w:t xml:space="preserve"> </w:t>
        </w:r>
      </w:ins>
      <w:hyperlink w:anchor="thm-identity">
        <w:ins w:id="35032" w:author="PR Preview" w:date="2026-01-01T00:00:00Z">
          <w:r>
            <w:rPr>
              <w:rStyle w:val="Hyperlink"/>
            </w:rPr>
            <w:t xml:space="preserve">Theorem 10</w:t>
          </w:r>
        </w:ins>
      </w:hyperlink>
      <w:ins w:id="35033" w:author="PR Preview" w:date="2026-01-01T00:00:00Z">
        <w:r>
          <w:t xml:space="preserve">);</w:t>
        </w:r>
      </w:ins>
      <w:ins w:id="35034" w:author="PR Preview" w:date="2026-01-01T00:00:00Z">
        <w:r>
          <w:t xml:space="preserve"> </w:t>
        </w:r>
      </w:ins>
      <m:oMath>
        <m:sSup>
          <m:e>
            <m:r>
              <m:rPr>
                <m:sty m:val="bi"/>
              </m:rPr>
              <m:t>A</m:t>
            </m:r>
          </m:e>
          <m:sup>
            <m:r>
              <m:rPr>
                <m:sty m:val="p"/>
              </m:rPr>
              <m:t>−</m:t>
            </m:r>
            <m:r>
              <m:t>1</m:t>
            </m:r>
          </m:sup>
        </m:sSup>
      </m:oMath>
      <w:ins w:id="35035" w:author="PR Preview" w:date="2026-01-01T00:00:00Z">
        <w:r>
          <w:t xml:space="preserve"> </w:t>
        </w:r>
      </w:ins>
      <w:ins w:id="35036" w:author="PR Preview" w:date="2026-01-01T00:00:00Z">
        <w:r>
          <w:t xml:space="preserve">is symmetric (</w:t>
        </w:r>
      </w:ins>
      <w:hyperlink w:anchor="cor-inverse-symmetric">
        <w:ins w:id="35037" w:author="PR Preview" w:date="2026-01-01T00:00:00Z">
          <w:r>
            <w:rPr>
              <w:rStyle w:val="Hyperlink"/>
            </w:rPr>
            <w:t xml:space="preserve">Corollary 9</w:t>
          </w:r>
        </w:ins>
      </w:hyperlink>
      <w:ins w:id="35038" w:author="PR Preview" w:date="2026-01-01T00:00:00Z">
        <w:r>
          <w:t xml:space="preserve">). Then</w:t>
        </w:r>
      </w:ins>
    </w:p>
    <w:p>
      <w:pPr>
        <w:pStyle w:val="BodyText"/>
      </w:pPr>
      <w:ins w:id="35039" w:author="PR Preview" w:date="2026-01-01T00:00:00Z">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\text{(}\text{Theorem~50}\text{,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}\text{Theorem~19}\text{, }\text{Corollary~9}\text{)}
    \end{aligned}
    $$</w:t>
        </w:r>
      </w:ins>
    </w:p>
    <w:p>
      <w:pPr>
        <w:pStyle w:val="FirstParagraph"/>
      </w:pPr>
      <w:r>
        <w:t xml:space="preserve">and</w:t>
      </w:r>
    </w:p>
    <w:p>
      <w:pPr>
        <w:pStyle w:val="BodyText"/>
      </w:pPr>
      <m:oMathPara>
        <m:oMathParaPr>
          <m:jc m:val="center"/>
        </m:oMathParaPr>
        <m:oMath>
          <m:eqArr>
            <m:e>
              <m:sSup>
                <m:e>
                  <m:limLow>
                    <m:e>
                      <m:r>
                        <m:t>w</m:t>
                      </m:r>
                    </m:e>
                    <m:lim>
                      <m:r>
                        <m:rPr>
                          <m:sty m:val="p"/>
                        </m:rPr>
                        <m:t>∼</m:t>
                      </m:r>
                    </m:lim>
                  </m:limLow>
                </m:e>
                <m:sup>
                  <m:r>
                    <m:rPr>
                      <m:sty m:val="p"/>
                    </m:rPr>
                    <m:t>⊤</m:t>
                  </m:r>
                </m:sup>
              </m:sSup>
              <m:r>
                <m:rPr>
                  <m:sty m:val="bi"/>
                </m:rPr>
                <m:t>S</m:t>
              </m:r>
              <m:limLow>
                <m:e>
                  <m:r>
                    <m:t>w</m:t>
                  </m:r>
                </m:e>
                <m:lim>
                  <m:r>
                    <m:rPr>
                      <m:sty m:val="p"/>
                    </m:rPr>
                    <m:t>∼</m:t>
                  </m:r>
                </m:lim>
              </m:limLow>
              <m:r>
                <m:t>&amp;</m:t>
              </m:r>
              <m:r>
                <m:rPr>
                  <m:sty m:val="p"/>
                </m:rPr>
                <m:t>=</m:t>
              </m:r>
              <m:sSup>
                <m:e>
                  <m:limLow>
                    <m:e>
                      <m:r>
                        <m:t>w</m:t>
                      </m:r>
                    </m:e>
                    <m:lim>
                      <m:r>
                        <m:rPr>
                          <m:sty m:val="p"/>
                        </m:rPr>
                        <m:t>∼</m:t>
                      </m:r>
                    </m:lim>
                  </m:limLow>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limLow>
                <m:e>
                  <m:r>
                    <m:t>w</m:t>
                  </m:r>
                </m:e>
                <m:lim>
                  <m:r>
                    <m:rPr>
                      <m:sty m:val="p"/>
                    </m:rPr>
                    <m:t>∼</m:t>
                  </m:r>
                </m:lim>
              </m:limLow>
              <m:r>
                <m:t>&amp;</m:t>
              </m:r>
              <m:r>
                <m:t>&amp;</m:t>
              </m:r>
              <m:r>
                <m:rPr>
                  <m:nor/>
                  <m:sty m:val="p"/>
                </m:rPr>
                <m:t>(substitute </m:t>
              </m:r>
              <m:r>
                <m:rPr>
                  <m:sty m:val="bi"/>
                </m:rPr>
                <m:t>S</m:t>
              </m:r>
              <m:r>
                <m:rPr>
                  <m:nor/>
                  <m:sty m:val="p"/>
                </m:rPr>
                <m:t>)</m:t>
              </m:r>
            </m:e>
            <m:e>
              <m:r>
                <m:t>&amp;</m:t>
              </m:r>
              <m:r>
                <m:rPr>
                  <m:sty m:val="p"/>
                </m:rPr>
                <m:t>=</m:t>
              </m:r>
              <m:sSup>
                <m:e>
                  <m:limLow>
                    <m:e>
                      <m:r>
                        <m:t>w</m:t>
                      </m:r>
                    </m:e>
                    <m:lim>
                      <m:r>
                        <m:rPr>
                          <m:sty m:val="p"/>
                        </m:rPr>
                        <m:t>∼</m:t>
                      </m:r>
                    </m:lim>
                  </m:limLow>
                </m:e>
                <m:sup>
                  <m:r>
                    <m:rPr>
                      <m:sty m:val="p"/>
                    </m:rPr>
                    <m:t>⊤</m:t>
                  </m:r>
                </m:sup>
              </m:sSup>
              <m:r>
                <m:t> </m:t>
              </m:r>
              <m:r>
                <m:rPr>
                  <m:sty m:val="p"/>
                </m:rPr>
                <m:t>(</m:t>
              </m:r>
              <m:r>
                <m:rPr>
                  <m:sty m:val="bi"/>
                </m:rPr>
                <m:t>C</m:t>
              </m:r>
              <m:limLow>
                <m:e>
                  <m:r>
                    <m:t>w</m:t>
                  </m:r>
                </m:e>
                <m:lim>
                  <m:r>
                    <m:rPr>
                      <m:sty m:val="p"/>
                    </m:rPr>
                    <m:t>∼</m:t>
                  </m:r>
                </m:lim>
              </m:limLow>
              <m:r>
                <m:rPr>
                  <m:sty m:val="p"/>
                </m:rPr>
                <m:t>−</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r>
                <m:rPr>
                  <m:nor/>
                  <m:sty m:val="p"/>
                </m:rPr>
                <m:t>Theorem 93</m:t>
              </m:r>
              <m:r>
                <m:rPr>
                  <m:nor/>
                  <m:sty m:val="p"/>
                </m:rPr>
                <m:t>, difference rule on the right)</m:t>
              </m:r>
            </m:e>
            <m:e>
              <m:r>
                <m:t>&amp;</m:t>
              </m:r>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del w:id="35040" w:author="PR Preview" w:date="2026-01-01T00:00:00Z">
        <w:r>
          <w:delText xml:space="preserve">Adding the two displays, the</w:delText>
        </w:r>
      </w:del>
      <w:del w:id="35041" w:author="PR Preview" w:date="2026-01-01T00:00:00Z">
        <w:r>
          <w:delText xml:space="preserve"> </w:delText>
        </w:r>
      </w:del>
      <m:oMath>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oMath>
      <w:del w:id="35042" w:author="PR Preview" w:date="2026-01-01T00:00:00Z">
        <w:r>
          <w:delText xml:space="preserve"> </w:delText>
        </w:r>
      </w:del>
      <w:del w:id="35043" w:author="PR Preview" w:date="2026-01-01T00:00:00Z">
        <w:r>
          <w:delText xml:space="preserve">terms cancel, leaving</w:delText>
        </w:r>
      </w:del>
      <w:del w:id="35044" w:author="PR Preview" w:date="2026-01-01T00:00:00Z">
        <w:r>
          <w:delText xml:space="preserve"> </w:delText>
        </w:r>
      </w:del>
      <m:oMath>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oMath>
      <w:del w:id="35045" w:author="PR Preview" w:date="2026-01-01T00:00:00Z">
        <w:r>
          <w:delText xml:space="preserve">,</w:delText>
        </w:r>
      </w:del>
      <w:del w:id="35046" w:author="PR Preview" w:date="2026-01-01T00:00:00Z">
        <w:r>
          <w:delText xml:space="preserve"> </w:delText>
        </w:r>
      </w:del>
      <w:del w:id="35047" w:author="PR Preview" w:date="2026-01-01T00:00:00Z">
        <w:r>
          <w:delText xml:space="preserve">which is</w:delText>
        </w:r>
      </w:del>
      <w:del w:id="35048" w:author="PR Preview" w:date="2026-01-01T00:00:00Z">
        <w:r>
          <w:delText xml:space="preserve"> </w:delText>
        </w:r>
      </w:del>
      <m:oMath>
        <m:sSup>
          <m:e>
            <m:limLow>
              <m:e>
                <m:r>
                  <m:t>v</m:t>
                </m:r>
              </m:e>
              <m:lim>
                <m:r>
                  <m:rPr>
                    <m:sty m:val="p"/>
                  </m:rPr>
                  <m:t>∼</m:t>
                </m:r>
              </m:lim>
            </m:limLow>
          </m:e>
          <m:sup>
            <m:r>
              <m:rPr>
                <m:sty m:val="p"/>
              </m:rPr>
              <m:t>⊤</m:t>
            </m:r>
          </m:sup>
        </m:sSup>
        <m:r>
          <m:rPr>
            <m:sty m:val="bi"/>
          </m:rPr>
          <m:t>X</m:t>
        </m:r>
        <m:limLow>
          <m:e>
            <m:r>
              <m:t>v</m:t>
            </m:r>
          </m:e>
          <m:lim>
            <m:r>
              <m:rPr>
                <m:sty m:val="p"/>
              </m:rPr>
              <m:t>∼</m:t>
            </m:r>
          </m:lim>
        </m:limLow>
      </m:oMath>
      <w:del w:id="35049" w:author="PR Preview" w:date="2026-01-01T00:00:00Z">
        <w:r>
          <w:delText xml:space="preserve"> </w:delText>
        </w:r>
      </w:del>
      <w:del w:id="35050" w:author="PR Preview" w:date="2026-01-01T00:00:00Z">
        <w:r>
          <w:delText xml:space="preserve">by</w:delText>
        </w:r>
      </w:del>
      <w:del w:id="35051" w:author="PR Preview" w:date="2026-01-01T00:00:00Z">
        <w:r>
          <w:delText xml:space="preserve"> </w:delText>
        </w:r>
      </w:del>
      <w:hyperlink w:anchor="eq-block-quadratic">
        <w:del w:id="35052" w:author="PR Preview" w:date="2026-01-01T00:00:00Z">
          <w:r>
            <w:rPr>
              <w:rStyle w:val="Hyperlink"/>
            </w:rPr>
            <w:delText xml:space="preserve">Equation 8</w:delText>
          </w:r>
        </w:del>
      </w:hyperlink>
      <w:del w:id="35053" w:author="PR Preview" w:date="2026-01-01T00:00:00Z">
        <w:r>
          <w:delText xml:space="preserve">.</w:delText>
        </w:r>
      </w:del>
    </w:p>
    <w:p>
      <w:pPr>
        <w:pStyle w:val="BodyText"/>
      </w:pPr>
      <w:del w:id="35054" w:author="PR Preview" w:date="2026-01-01T00:00:00Z">
        <w:r>
          <w:rPr>
            <w:b/>
            <w:bCs/>
          </w:rPr>
          <w:delText xml:space="preserve">Example 210 (The</w:delText>
        </w:r>
      </w:del>
      <w:del w:id="35055" w:author="PR Preview" w:date="2026-01-01T00:00:00Z">
        <w:r>
          <w:rPr>
            <w:b/>
            <w:bCs/>
          </w:rPr>
          <w:delText xml:space="preserve"> </w:delText>
        </w:r>
      </w:del>
      <m:oMath>
        <m:r>
          <m:t>2</m:t>
        </m:r>
        <m:r>
          <m:rPr>
            <m:sty m:val="p"/>
          </m:rPr>
          <m:t>×</m:t>
        </m:r>
        <m:r>
          <m:t>2</m:t>
        </m:r>
      </m:oMath>
      <w:del w:id="35056" w:author="PR Preview" w:date="2026-01-01T00:00:00Z">
        <w:r>
          <w:rPr>
            <w:b/>
            <w:bCs/>
          </w:rPr>
          <w:delText xml:space="preserve"> </w:delText>
        </w:r>
      </w:del>
      <w:del w:id="35057" w:author="PR Preview" w:date="2026-01-01T00:00:00Z">
        <w:r>
          <w:rPr>
            <w:b/>
            <w:bCs/>
          </w:rPr>
          <w:delText xml:space="preserve">case)</w:delText>
        </w:r>
      </w:del>
      <w:del w:id="35058" w:author="PR Preview" w:date="2026-01-01T00:00:00Z">
        <w:r>
          <w:delText xml:space="preserve"> </w:delText>
        </w:r>
      </w:del>
      <w:del w:id="35059" w:author="PR Preview" w:date="2026-01-01T00:00:00Z">
        <w:r>
          <w:delText xml:space="preserve">For</w:delText>
        </w:r>
      </w:del>
      <w:del w:id="35060"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del w:id="35061" w:author="PR Preview" w:date="2026-01-01T00:00:00Z">
        <w:r>
          <w:delText xml:space="preserve"> </w:delText>
        </w:r>
      </w:del>
      <w:del w:id="35062" w:author="PR Preview" w:date="2026-01-01T00:00:00Z">
        <w:r>
          <w:delText xml:space="preserve">(</w:delText>
        </w:r>
      </w:del>
      <m:oMath>
        <m:r>
          <m:t>k</m:t>
        </m:r>
        <m:r>
          <m:rPr>
            <m:sty m:val="p"/>
          </m:rPr>
          <m:t>=</m:t>
        </m:r>
        <m:r>
          <m:t>1</m:t>
        </m:r>
      </m:oMath>
      <w:del w:id="35063" w:author="PR Preview" w:date="2026-01-01T00:00:00Z">
        <w:r>
          <w:delText xml:space="preserve"> </w:delText>
        </w:r>
      </w:del>
      <w:del w:id="35064" w:author="PR Preview" w:date="2026-01-01T00:00:00Z">
        <w:r>
          <w:delText xml:space="preserve">and</w:delText>
        </w:r>
      </w:del>
      <w:del w:id="35065" w:author="PR Preview" w:date="2026-01-01T00:00:00Z">
        <w:r>
          <w:delText xml:space="preserve"> </w:delText>
        </w:r>
      </w:del>
      <m:oMath>
        <m:r>
          <m:t>m</m:t>
        </m:r>
        <m:r>
          <m:rPr>
            <m:sty m:val="p"/>
          </m:rPr>
          <m:t>=</m:t>
        </m:r>
        <m:r>
          <m:t>1</m:t>
        </m:r>
      </m:oMath>
      <w:del w:id="35066" w:author="PR Preview" w:date="2026-01-01T00:00:00Z">
        <w:r>
          <w:delText xml:space="preserve">) and</w:delText>
        </w:r>
      </w:del>
      <w:del w:id="35067" w:author="PR Preview" w:date="2026-01-01T00:00:00Z">
        <w:r>
          <w:delText xml:space="preserve"> </w:delText>
        </w:r>
      </w:del>
      <m:oMath>
        <m:r>
          <m:t>a</m:t>
        </m:r>
        <m:r>
          <m:rPr>
            <m:sty m:val="p"/>
          </m:rPr>
          <m:t>≠</m:t>
        </m:r>
        <m:r>
          <m:t>0</m:t>
        </m:r>
      </m:oMath>
      <w:del w:id="35068" w:author="PR Preview" w:date="2026-01-01T00:00:00Z">
        <w:r>
          <w:delText xml:space="preserve">,</w:delText>
        </w:r>
      </w:del>
      <w:del w:id="35069" w:author="PR Preview" w:date="2026-01-01T00:00:00Z">
        <w:r>
          <w:delText xml:space="preserve"> </w:delText>
        </w:r>
      </w:del>
      <w:del w:id="35070" w:author="PR Preview" w:date="2026-01-01T00:00:00Z">
        <w:r>
          <w:delText xml:space="preserve">the theorem reads</w:delText>
        </w:r>
      </w:del>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del w:id="35071" w:author="PR Preview" w:date="2026-01-01T00:00:00Z">
        <w:r>
          <w:delText xml:space="preserve">with</w:delText>
        </w:r>
      </w:del>
      <w:del w:id="35072" w:author="PR Preview" w:date="2026-01-01T00:00:00Z">
        <w:r>
          <w:delText xml:space="preserve"> </w:delText>
        </w:r>
      </w:del>
      <m:oMath>
        <m:limLow>
          <m:e>
            <m:r>
              <m:t>v</m:t>
            </m:r>
          </m:e>
          <m:lim>
            <m:r>
              <m:rPr>
                <m:sty m:val="p"/>
              </m:rPr>
              <m:t>∼</m:t>
            </m:r>
          </m:lim>
        </m:limLow>
        <m:r>
          <m:rPr>
            <m:sty m:val="p"/>
          </m:rPr>
          <m:t>=</m:t>
        </m:r>
        <m:r>
          <m:rPr>
            <m:sty m:val="p"/>
          </m:rPr>
          <m:t>(</m:t>
        </m:r>
        <m:r>
          <m:t>u</m:t>
        </m:r>
        <m:r>
          <m:rPr>
            <m:sty m:val="p"/>
          </m:rPr>
          <m:t>,</m:t>
        </m:r>
        <m:r>
          <m:t>w</m:t>
        </m:r>
        <m:r>
          <m:rPr>
            <m:sty m:val="p"/>
          </m:rPr>
          <m:t>)</m:t>
        </m:r>
      </m:oMath>
      <w:del w:id="35073" w:author="PR Preview" w:date="2026-01-01T00:00:00Z">
        <w:r>
          <w:delText xml:space="preserve">: the familiar completing of the square.</w:delText>
        </w:r>
      </w:del>
      <w:del w:id="35074" w:author="PR Preview" w:date="2026-01-01T00:00:00Z">
        <w:r>
          <w:delText xml:space="preserve"> </w:delText>
        </w:r>
      </w:del>
      <w:del w:id="35075" w:author="PR Preview" w:date="2026-01-01T00:00:00Z">
        <w:r>
          <w:delText xml:space="preserve">With</w:delText>
        </w:r>
      </w:del>
    </w:p>
    <w:p>
      <w:pPr>
        <w:pStyle w:val="BodyText"/>
      </w:pPr>
      <w:ins w:id="35076" w:author="PR Preview" w:date="2026-01-01T00:00:00Z">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\text{(}\text{Theorem~94}\text{,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\text{(}\text{Theorem~94}\text{, difference rule on the left)}
    \end{aligned}
    $$</w:t>
        </w:r>
      </w:ins>
    </w:p>
    <w:p>
      <w:pPr>
        <w:pStyle w:val="FirstParagraph"/>
      </w:pPr>
      <w:ins w:id="35077" w:author="PR Preview" w:date="2026-01-01T00:00:00Z">
        <w:r>
          <w:t xml:space="preserve">Adding the two displays, the</w:t>
        </w:r>
      </w:ins>
      <w:ins w:id="35078" w:author="PR Preview" w:date="2026-01-01T00:00:00Z">
        <w:r>
          <w:t xml:space="preserve"> </w:t>
        </w:r>
      </w:ins>
      <w:ins w:id="35079" w:author="PR Preview" w:date="2026-01-01T00:00:00Z">
        <w:r>
          <w:t xml:space="preserve">${\mathord{\smash[b]{\underset{\raise.3ex\hbox{$\scriptstyle\sim$}}{w}}\vphantom{w}}}^{\top}\,{\mathbf{B}}^{\top} \mathbf{A}^{-1} \mathbf{B} \mathord{\smash[b]{\underset{\raise.3ex\hbox{$\scriptstyle\sim$}}{w}}\vphantom{w}}$</w:t>
        </w:r>
      </w:ins>
      <w:ins w:id="35080" w:author="PR Preview" w:date="2026-01-01T00:00:00Z">
        <w:r>
          <w:t xml:space="preserve"> </w:t>
        </w:r>
      </w:ins>
      <w:ins w:id="35081" w:author="PR Preview" w:date="2026-01-01T00:00:00Z">
        <w:r>
          <w:t xml:space="preserve">terms cancel, leaving</w:t>
        </w:r>
      </w:ins>
      <w:ins w:id="35082" w:author="PR Preview" w:date="2026-01-01T00:00:00Z">
        <w:r>
          <w:t xml:space="preserve"> </w:t>
        </w:r>
      </w:ins>
      <w:ins w:id="35083" w:author="PR Preview" w:date="2026-01-01T00:00:00Z">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ins>
      <w:ins w:id="35084" w:author="PR Preview" w:date="2026-01-01T00:00:00Z">
        <w:r>
          <w:t xml:space="preserve">,</w:t>
        </w:r>
      </w:ins>
      <w:ins w:id="35085" w:author="PR Preview" w:date="2026-01-01T00:00:00Z">
        <w:r>
          <w:t xml:space="preserve"> </w:t>
        </w:r>
      </w:ins>
      <w:ins w:id="35086" w:author="PR Preview" w:date="2026-01-01T00:00:00Z">
        <w:r>
          <w:t xml:space="preserve">which is</w:t>
        </w:r>
      </w:ins>
      <w:ins w:id="35087" w:author="PR Preview" w:date="2026-01-01T00:00:00Z">
        <w:r>
          <w:t xml:space="preserve"> </w:t>
        </w:r>
      </w:ins>
      <w:ins w:id="35088" w:author="PR Preview" w:date="2026-01-01T00:00:00Z">
        <w:r>
          <w:t xml:space="preserve">${\mathord{\smash[b]{\underset{\raise.3ex\hbox{$\scriptstyle\sim$}}{v}}\vphantom{v}}}^{\top} \mathbf{X} \mathord{\smash[b]{\underset{\raise.3ex\hbox{$\scriptstyle\sim$}}{v}}\vphantom{v}}$</w:t>
        </w:r>
      </w:ins>
      <w:ins w:id="35089" w:author="PR Preview" w:date="2026-01-01T00:00:00Z">
        <w:r>
          <w:t xml:space="preserve"> </w:t>
        </w:r>
      </w:ins>
      <w:ins w:id="35090" w:author="PR Preview" w:date="2026-01-01T00:00:00Z">
        <w:r>
          <w:t xml:space="preserve">by</w:t>
        </w:r>
      </w:ins>
      <w:ins w:id="35091" w:author="PR Preview" w:date="2026-01-01T00:00:00Z">
        <w:r>
          <w:t xml:space="preserve"> </w:t>
        </w:r>
      </w:ins>
      <w:hyperlink w:anchor="eq-block-quadratic">
        <w:ins w:id="35092" w:author="PR Preview" w:date="2026-01-01T00:00:00Z">
          <w:r>
            <w:rPr>
              <w:rStyle w:val="Hyperlink"/>
            </w:rPr>
            <w:t xml:space="preserve">Equation 8</w:t>
          </w:r>
        </w:ins>
      </w:hyperlink>
      <w:ins w:id="35093" w:author="PR Preview" w:date="2026-01-01T00:00:00Z">
        <w:r>
          <w:t xml:space="preserve">.</w:t>
        </w:r>
      </w:ins>
    </w:p>
    <w:bookmarkStart w:id="665" w:name="exm-block-quadratic"/>
    <w:p>
      <w:pPr>
        <w:pStyle w:val="BodyText"/>
      </w:pPr>
      <w:ins w:id="35094" w:author="PR Preview" w:date="2026-01-01T00:00:00Z">
        <w:r>
          <w:rPr>
            <w:b/>
            <w:bCs/>
          </w:rPr>
          <w:t xml:space="preserve">Example 212 (The</w:t>
        </w:r>
      </w:ins>
      <w:ins w:id="35095" w:author="PR Preview" w:date="2026-01-01T00:00:00Z">
        <w:r>
          <w:rPr>
            <w:b/>
            <w:bCs/>
          </w:rPr>
          <w:t xml:space="preserve"> </w:t>
        </w:r>
      </w:ins>
      <m:oMath>
        <m:r>
          <m:t>2</m:t>
        </m:r>
        <m:r>
          <m:rPr>
            <m:sty m:val="p"/>
          </m:rPr>
          <m:t>×</m:t>
        </m:r>
        <m:r>
          <m:t>2</m:t>
        </m:r>
      </m:oMath>
      <w:ins w:id="35096" w:author="PR Preview" w:date="2026-01-01T00:00:00Z">
        <w:r>
          <w:rPr>
            <w:b/>
            <w:bCs/>
          </w:rPr>
          <w:t xml:space="preserve"> </w:t>
        </w:r>
      </w:ins>
      <w:ins w:id="35097" w:author="PR Preview" w:date="2026-01-01T00:00:00Z">
        <w:r>
          <w:rPr>
            <w:b/>
            <w:bCs/>
          </w:rPr>
          <w:t xml:space="preserve">case)</w:t>
        </w:r>
      </w:ins>
      <w:ins w:id="35098" w:author="PR Preview" w:date="2026-01-01T00:00:00Z">
        <w:r>
          <w:t xml:space="preserve"> </w:t>
        </w:r>
      </w:ins>
      <w:ins w:id="35099" w:author="PR Preview" w:date="2026-01-01T00:00:00Z">
        <w:r>
          <w:t xml:space="preserve">For</w:t>
        </w:r>
      </w:ins>
      <w:ins w:id="35100"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ins w:id="35101" w:author="PR Preview" w:date="2026-01-01T00:00:00Z">
        <w:r>
          <w:t xml:space="preserve"> </w:t>
        </w:r>
      </w:ins>
      <w:ins w:id="35102" w:author="PR Preview" w:date="2026-01-01T00:00:00Z">
        <w:r>
          <w:t xml:space="preserve">(</w:t>
        </w:r>
      </w:ins>
      <m:oMath>
        <m:r>
          <m:t>k</m:t>
        </m:r>
        <m:r>
          <m:rPr>
            <m:sty m:val="p"/>
          </m:rPr>
          <m:t>=</m:t>
        </m:r>
        <m:r>
          <m:t>1</m:t>
        </m:r>
      </m:oMath>
      <w:ins w:id="35103" w:author="PR Preview" w:date="2026-01-01T00:00:00Z">
        <w:r>
          <w:t xml:space="preserve"> </w:t>
        </w:r>
      </w:ins>
      <w:ins w:id="35104" w:author="PR Preview" w:date="2026-01-01T00:00:00Z">
        <w:r>
          <w:t xml:space="preserve">and</w:t>
        </w:r>
      </w:ins>
      <w:ins w:id="35105" w:author="PR Preview" w:date="2026-01-01T00:00:00Z">
        <w:r>
          <w:t xml:space="preserve"> </w:t>
        </w:r>
      </w:ins>
      <m:oMath>
        <m:r>
          <m:t>m</m:t>
        </m:r>
        <m:r>
          <m:rPr>
            <m:sty m:val="p"/>
          </m:rPr>
          <m:t>=</m:t>
        </m:r>
        <m:r>
          <m:t>1</m:t>
        </m:r>
      </m:oMath>
      <w:ins w:id="35106" w:author="PR Preview" w:date="2026-01-01T00:00:00Z">
        <w:r>
          <w:t xml:space="preserve">) and</w:t>
        </w:r>
      </w:ins>
      <w:ins w:id="35107" w:author="PR Preview" w:date="2026-01-01T00:00:00Z">
        <w:r>
          <w:t xml:space="preserve"> </w:t>
        </w:r>
      </w:ins>
      <m:oMath>
        <m:r>
          <m:t>a</m:t>
        </m:r>
        <m:r>
          <m:rPr>
            <m:sty m:val="p"/>
          </m:rPr>
          <m:t>≠</m:t>
        </m:r>
        <m:r>
          <m:t>0</m:t>
        </m:r>
      </m:oMath>
      <w:ins w:id="35108" w:author="PR Preview" w:date="2026-01-01T00:00:00Z">
        <w:r>
          <w:t xml:space="preserve">,</w:t>
        </w:r>
      </w:ins>
      <w:ins w:id="35109" w:author="PR Preview" w:date="2026-01-01T00:00:00Z">
        <w:r>
          <w:t xml:space="preserve"> </w:t>
        </w:r>
      </w:ins>
      <w:ins w:id="35110" w:author="PR Preview" w:date="2026-01-01T00:00:00Z">
        <w:r>
          <w:t xml:space="preserve">the theorem reads</w:t>
        </w:r>
      </w:ins>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ins w:id="35111" w:author="PR Preview" w:date="2026-01-01T00:00:00Z">
        <w:r>
          <w:t xml:space="preserve">with</w:t>
        </w:r>
      </w:ins>
      <w:ins w:id="35112" w:author="PR Preview" w:date="2026-01-01T00:00:00Z">
        <w:r>
          <w:t xml:space="preserve"> </w:t>
        </w:r>
      </w:ins>
      <w:ins w:id="35113" w:author="PR Preview" w:date="2026-01-01T00:00:00Z">
        <w:r>
          <w:t xml:space="preserve">$\mathord{\smash[b]{\underset{\raise.3ex\hbox{$\scriptstyle\sim$}}{v}}\vphantom{v}} = (u, w)$</w:t>
        </w:r>
      </w:ins>
      <w:ins w:id="35114" w:author="PR Preview" w:date="2026-01-01T00:00:00Z">
        <w:r>
          <w:t xml:space="preserve">: the familiar completing of the square.</w:t>
        </w:r>
      </w:ins>
      <w:ins w:id="35115" w:author="PR Preview" w:date="2026-01-01T00:00:00Z">
        <w:r>
          <w:t xml:space="preserve"> </w:t>
        </w:r>
      </w:ins>
      <w:ins w:id="35116" w:author="PR Preview" w:date="2026-01-01T00:00:00Z">
        <w:r>
          <w:t xml:space="preserve">With</w:t>
        </w:r>
      </w:ins>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5"/>
    <w:bookmarkStart w:id="666" w:name="def-schur-complement"/>
    <w:p>
      <w:pPr>
        <w:pStyle w:val="FirstParagraph"/>
      </w:pPr>
      <w:del w:id="35117" w:author="PR Preview" w:date="2026-01-01T00:00:00Z">
        <w:r>
          <w:rPr>
            <w:b/>
            <w:bCs/>
          </w:rPr>
          <w:delText xml:space="preserve">Definition 124 (Schur complement)</w:delText>
        </w:r>
      </w:del>
      <w:del w:id="35118" w:author="PR Preview" w:date="2026-01-01T00:00:00Z">
        <w:r>
          <w:delText xml:space="preserve"> </w:delText>
        </w:r>
      </w:del>
      <w:del w:id="35119" w:author="PR Preview" w:date="2026-01-01T00:00:00Z">
        <w:r>
          <w:delText xml:space="preserve">For a block matrix</w:delText>
        </w:r>
      </w:del>
      <w:del w:id="35120"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del w:id="35121" w:author="PR Preview" w:date="2026-01-01T00:00:00Z">
        <w:r>
          <w:delText xml:space="preserve"> </w:delText>
        </w:r>
      </w:del>
      <w:del w:id="35122" w:author="PR Preview" w:date="2026-01-01T00:00:00Z">
        <w:r>
          <w:delText xml:space="preserve">as in</w:delText>
        </w:r>
      </w:del>
      <w:del w:id="35123" w:author="PR Preview" w:date="2026-01-01T00:00:00Z">
        <w:r>
          <w:delText xml:space="preserve"> </w:delText>
        </w:r>
      </w:del>
      <w:hyperlink w:anchor="thm-block-quadratic">
        <w:del w:id="35124" w:author="PR Preview" w:date="2026-01-01T00:00:00Z">
          <w:r>
            <w:rPr>
              <w:rStyle w:val="Hyperlink"/>
            </w:rPr>
            <w:delText xml:space="preserve">Theorem 119</w:delText>
          </w:r>
        </w:del>
      </w:hyperlink>
      <w:del w:id="35125" w:author="PR Preview" w:date="2026-01-01T00:00:00Z">
        <w:r>
          <w:delText xml:space="preserve"> </w:delText>
        </w:r>
      </w:del>
      <w:del w:id="35126" w:author="PR Preview" w:date="2026-01-01T00:00:00Z">
        <w:r>
          <w:delText xml:space="preserve">with</w:delText>
        </w:r>
      </w:del>
      <w:del w:id="35127" w:author="PR Preview" w:date="2026-01-01T00:00:00Z">
        <w:r>
          <w:delText xml:space="preserve"> </w:delText>
        </w:r>
      </w:del>
      <m:oMath>
        <m:r>
          <m:rPr>
            <m:sty m:val="bi"/>
          </m:rPr>
          <m:t>A</m:t>
        </m:r>
      </m:oMath>
      <w:del w:id="35128" w:author="PR Preview" w:date="2026-01-01T00:00:00Z">
        <w:r>
          <w:delText xml:space="preserve"> </w:delText>
        </w:r>
      </w:del>
      <w:del w:id="35129" w:author="PR Preview" w:date="2026-01-01T00:00:00Z">
        <w:r>
          <w:delText xml:space="preserve">invertible,</w:delText>
        </w:r>
      </w:del>
      <w:del w:id="35130" w:author="PR Preview" w:date="2026-01-01T00:00:00Z">
        <w:r>
          <w:delText xml:space="preserve"> </w:delText>
        </w:r>
      </w:del>
      <w:del w:id="35131" w:author="PR Preview" w:date="2026-01-01T00:00:00Z">
        <w:r>
          <w:delText xml:space="preserve">the</w:delText>
        </w:r>
      </w:del>
      <w:del w:id="35132" w:author="PR Preview" w:date="2026-01-01T00:00:00Z">
        <w:r>
          <w:delText xml:space="preserve"> </w:delText>
        </w:r>
      </w:del>
      <w:del w:id="35133" w:author="PR Preview" w:date="2026-01-01T00:00:00Z">
        <w:r>
          <w:rPr>
            <w:b/>
            <w:bCs/>
          </w:rPr>
          <w:delText xml:space="preserve">Schur complement</w:delText>
        </w:r>
      </w:del>
      <w:del w:id="35134" w:author="PR Preview" w:date="2026-01-01T00:00:00Z">
        <w:r>
          <w:delText xml:space="preserve"> </w:delText>
        </w:r>
      </w:del>
      <w:del w:id="35135" w:author="PR Preview" w:date="2026-01-01T00:00:00Z">
        <w:r>
          <w:delText xml:space="preserve">of</w:delText>
        </w:r>
      </w:del>
      <w:del w:id="35136" w:author="PR Preview" w:date="2026-01-01T00:00:00Z">
        <w:r>
          <w:delText xml:space="preserve"> </w:delText>
        </w:r>
      </w:del>
      <m:oMath>
        <m:r>
          <m:rPr>
            <m:sty m:val="bi"/>
          </m:rPr>
          <m:t>A</m:t>
        </m:r>
      </m:oMath>
      <w:del w:id="35137" w:author="PR Preview" w:date="2026-01-01T00:00:00Z">
        <w:r>
          <w:delText xml:space="preserve"> </w:delText>
        </w:r>
      </w:del>
      <w:del w:id="35138" w:author="PR Preview" w:date="2026-01-01T00:00:00Z">
        <w:r>
          <w:delText xml:space="preserve">in</w:delText>
        </w:r>
      </w:del>
      <w:del w:id="35139" w:author="PR Preview" w:date="2026-01-01T00:00:00Z">
        <w:r>
          <w:delText xml:space="preserve"> </w:delText>
        </w:r>
      </w:del>
      <m:oMath>
        <m:r>
          <m:rPr>
            <m:sty m:val="bi"/>
          </m:rPr>
          <m:t>X</m:t>
        </m:r>
      </m:oMath>
      <w:del w:id="35140" w:author="PR Preview" w:date="2026-01-01T00:00:00Z">
        <w:r>
          <w:delText xml:space="preserve"> </w:delText>
        </w:r>
      </w:del>
      <w:del w:id="35141" w:author="PR Preview" w:date="2026-01-01T00:00:00Z">
        <w:r>
          <w:delText xml:space="preserve">is the</w:delText>
        </w:r>
      </w:del>
      <w:del w:id="35142" w:author="PR Preview" w:date="2026-01-01T00:00:00Z">
        <w:r>
          <w:delText xml:space="preserve"> </w:delText>
        </w:r>
      </w:del>
      <m:oMath>
        <m:r>
          <m:t>m</m:t>
        </m:r>
        <m:r>
          <m:rPr>
            <m:sty m:val="p"/>
          </m:rPr>
          <m:t>×</m:t>
        </m:r>
        <m:r>
          <m:t>m</m:t>
        </m:r>
      </m:oMath>
      <w:del w:id="35143" w:author="PR Preview" w:date="2026-01-01T00:00:00Z">
        <w:r>
          <w:delText xml:space="preserve"> </w:delText>
        </w:r>
      </w:del>
      <w:del w:id="35144" w:author="PR Preview" w:date="2026-01-01T00:00:00Z">
        <w:r>
          <w:delText xml:space="preserve">matrix</w:delText>
        </w:r>
      </w:del>
      <w:del w:id="35145" w:author="PR Preview" w:date="2026-01-01T00:00:00Z">
        <w:r>
          <w:delText xml:space="preserve"> </w:delText>
        </w:r>
      </w:del>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del w:id="35146" w:author="PR Preview" w:date="2026-01-01T00:00:00Z">
        <w:r>
          <w:delText xml:space="preserve"> </w:delText>
        </w:r>
      </w:del>
      <w:del w:id="35147" w:author="PR Preview" w:date="2026-01-01T00:00:00Z">
        <w:r>
          <w:delText xml:space="preserve">defined in</w:delText>
        </w:r>
      </w:del>
      <w:del w:id="35148" w:author="PR Preview" w:date="2026-01-01T00:00:00Z">
        <w:r>
          <w:delText xml:space="preserve"> </w:delText>
        </w:r>
      </w:del>
      <w:hyperlink w:anchor="thm-block-quadratic">
        <w:del w:id="35149" w:author="PR Preview" w:date="2026-01-01T00:00:00Z">
          <w:r>
            <w:rPr>
              <w:rStyle w:val="Hyperlink"/>
            </w:rPr>
            <w:delText xml:space="preserve">Theorem 119</w:delText>
          </w:r>
        </w:del>
      </w:hyperlink>
      <w:del w:id="35150" w:author="PR Preview" w:date="2026-01-01T00:00:00Z">
        <w:r>
          <w:delText xml:space="preserve">.</w:delText>
        </w:r>
      </w:del>
    </w:p>
    <w:p>
      <w:pPr>
        <w:pStyle w:val="BodyText"/>
      </w:pPr>
      <w:del w:id="35151" w:author="PR Preview" w:date="2026-01-01T00:00:00Z">
        <w:r>
          <w:rPr>
            <w:b/>
            <w:bCs/>
          </w:rPr>
          <w:delText xml:space="preserve">Example 211 (Schur complements of</w:delText>
        </w:r>
      </w:del>
      <w:del w:id="35152" w:author="PR Preview" w:date="2026-01-01T00:00:00Z">
        <w:r>
          <w:rPr>
            <w:b/>
            <w:bCs/>
          </w:rPr>
          <w:delText xml:space="preserve"> </w:delText>
        </w:r>
      </w:del>
      <m:oMath>
        <m:r>
          <m:t>2</m:t>
        </m:r>
        <m:r>
          <m:rPr>
            <m:sty m:val="p"/>
          </m:rPr>
          <m:t>×</m:t>
        </m:r>
        <m:r>
          <m:t>2</m:t>
        </m:r>
      </m:oMath>
      <w:del w:id="35153" w:author="PR Preview" w:date="2026-01-01T00:00:00Z">
        <w:r>
          <w:rPr>
            <w:b/>
            <w:bCs/>
          </w:rPr>
          <w:delText xml:space="preserve"> </w:delText>
        </w:r>
      </w:del>
      <w:del w:id="35154" w:author="PR Preview" w:date="2026-01-01T00:00:00Z">
        <w:r>
          <w:rPr>
            <w:b/>
            <w:bCs/>
          </w:rPr>
          <w:delText xml:space="preserve">matrices)</w:delText>
        </w:r>
      </w:del>
      <w:del w:id="35155" w:author="PR Preview" w:date="2026-01-01T00:00:00Z">
        <w:r>
          <w:delText xml:space="preserve"> </w:delText>
        </w:r>
      </w:del>
      <w:del w:id="35156" w:author="PR Preview" w:date="2026-01-01T00:00:00Z">
        <w:r>
          <w:delText xml:space="preserve"> </w:delText>
        </w:r>
      </w:del>
    </w:p>
    <w:p>
      <w:pPr>
        <w:pStyle w:val="FirstParagraph"/>
      </w:pPr>
      <w:ins w:id="35157" w:author="PR Preview" w:date="2026-01-01T00:00:00Z">
        <w:r>
          <w:rPr>
            <w:b/>
            <w:bCs/>
          </w:rPr>
          <w:t xml:space="preserve">Definition 124 (Schur complement)</w:t>
        </w:r>
      </w:ins>
      <w:ins w:id="35158" w:author="PR Preview" w:date="2026-01-01T00:00:00Z">
        <w:r>
          <w:t xml:space="preserve"> </w:t>
        </w:r>
      </w:ins>
      <w:ins w:id="35159" w:author="PR Preview" w:date="2026-01-01T00:00:00Z">
        <w:r>
          <w:t xml:space="preserve">For a block matrix</w:t>
        </w:r>
      </w:ins>
      <w:ins w:id="35160"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ins w:id="35161" w:author="PR Preview" w:date="2026-01-01T00:00:00Z">
        <w:r>
          <w:t xml:space="preserve"> </w:t>
        </w:r>
      </w:ins>
      <w:ins w:id="35162" w:author="PR Preview" w:date="2026-01-01T00:00:00Z">
        <w:r>
          <w:t xml:space="preserve">as in</w:t>
        </w:r>
      </w:ins>
      <w:ins w:id="35163" w:author="PR Preview" w:date="2026-01-01T00:00:00Z">
        <w:r>
          <w:t xml:space="preserve"> </w:t>
        </w:r>
      </w:ins>
      <w:hyperlink w:anchor="thm-block-quadratic">
        <w:ins w:id="35164" w:author="PR Preview" w:date="2026-01-01T00:00:00Z">
          <w:r>
            <w:rPr>
              <w:rStyle w:val="Hyperlink"/>
            </w:rPr>
            <w:t xml:space="preserve">Theorem 120</w:t>
          </w:r>
        </w:ins>
      </w:hyperlink>
      <w:ins w:id="35165" w:author="PR Preview" w:date="2026-01-01T00:00:00Z">
        <w:r>
          <w:t xml:space="preserve"> </w:t>
        </w:r>
      </w:ins>
      <w:ins w:id="35166" w:author="PR Preview" w:date="2026-01-01T00:00:00Z">
        <w:r>
          <w:t xml:space="preserve">with</w:t>
        </w:r>
      </w:ins>
      <w:ins w:id="35167" w:author="PR Preview" w:date="2026-01-01T00:00:00Z">
        <w:r>
          <w:t xml:space="preserve"> </w:t>
        </w:r>
      </w:ins>
      <m:oMath>
        <m:r>
          <m:rPr>
            <m:sty m:val="bi"/>
          </m:rPr>
          <m:t>A</m:t>
        </m:r>
      </m:oMath>
      <w:ins w:id="35168" w:author="PR Preview" w:date="2026-01-01T00:00:00Z">
        <w:r>
          <w:t xml:space="preserve"> </w:t>
        </w:r>
      </w:ins>
      <w:ins w:id="35169" w:author="PR Preview" w:date="2026-01-01T00:00:00Z">
        <w:r>
          <w:t xml:space="preserve">invertible,</w:t>
        </w:r>
      </w:ins>
      <w:ins w:id="35170" w:author="PR Preview" w:date="2026-01-01T00:00:00Z">
        <w:r>
          <w:t xml:space="preserve"> </w:t>
        </w:r>
      </w:ins>
      <w:ins w:id="35171" w:author="PR Preview" w:date="2026-01-01T00:00:00Z">
        <w:r>
          <w:t xml:space="preserve">the</w:t>
        </w:r>
      </w:ins>
      <w:ins w:id="35172" w:author="PR Preview" w:date="2026-01-01T00:00:00Z">
        <w:r>
          <w:t xml:space="preserve"> </w:t>
        </w:r>
      </w:ins>
      <w:ins w:id="35173" w:author="PR Preview" w:date="2026-01-01T00:00:00Z">
        <w:r>
          <w:rPr>
            <w:b/>
            <w:bCs/>
          </w:rPr>
          <w:t xml:space="preserve">Schur complement</w:t>
        </w:r>
      </w:ins>
      <w:ins w:id="35174" w:author="PR Preview" w:date="2026-01-01T00:00:00Z">
        <w:r>
          <w:t xml:space="preserve"> </w:t>
        </w:r>
      </w:ins>
      <w:ins w:id="35175" w:author="PR Preview" w:date="2026-01-01T00:00:00Z">
        <w:r>
          <w:t xml:space="preserve">of</w:t>
        </w:r>
      </w:ins>
      <w:ins w:id="35176" w:author="PR Preview" w:date="2026-01-01T00:00:00Z">
        <w:r>
          <w:t xml:space="preserve"> </w:t>
        </w:r>
      </w:ins>
      <m:oMath>
        <m:r>
          <m:rPr>
            <m:sty m:val="bi"/>
          </m:rPr>
          <m:t>A</m:t>
        </m:r>
      </m:oMath>
      <w:ins w:id="35177" w:author="PR Preview" w:date="2026-01-01T00:00:00Z">
        <w:r>
          <w:t xml:space="preserve"> </w:t>
        </w:r>
      </w:ins>
      <w:ins w:id="35178" w:author="PR Preview" w:date="2026-01-01T00:00:00Z">
        <w:r>
          <w:t xml:space="preserve">in</w:t>
        </w:r>
      </w:ins>
      <w:ins w:id="35179" w:author="PR Preview" w:date="2026-01-01T00:00:00Z">
        <w:r>
          <w:t xml:space="preserve"> </w:t>
        </w:r>
      </w:ins>
      <m:oMath>
        <m:r>
          <m:rPr>
            <m:sty m:val="bi"/>
          </m:rPr>
          <m:t>X</m:t>
        </m:r>
      </m:oMath>
      <w:ins w:id="35180" w:author="PR Preview" w:date="2026-01-01T00:00:00Z">
        <w:r>
          <w:t xml:space="preserve"> </w:t>
        </w:r>
      </w:ins>
      <w:ins w:id="35181" w:author="PR Preview" w:date="2026-01-01T00:00:00Z">
        <w:r>
          <w:t xml:space="preserve">is the</w:t>
        </w:r>
      </w:ins>
      <w:ins w:id="35182" w:author="PR Preview" w:date="2026-01-01T00:00:00Z">
        <w:r>
          <w:t xml:space="preserve"> </w:t>
        </w:r>
      </w:ins>
      <m:oMath>
        <m:r>
          <m:t>m</m:t>
        </m:r>
        <m:r>
          <m:rPr>
            <m:sty m:val="p"/>
          </m:rPr>
          <m:t>×</m:t>
        </m:r>
        <m:r>
          <m:t>m</m:t>
        </m:r>
      </m:oMath>
      <w:ins w:id="35183" w:author="PR Preview" w:date="2026-01-01T00:00:00Z">
        <w:r>
          <w:t xml:space="preserve"> </w:t>
        </w:r>
      </w:ins>
      <w:ins w:id="35184" w:author="PR Preview" w:date="2026-01-01T00:00:00Z">
        <w:r>
          <w:t xml:space="preserve">matrix</w:t>
        </w:r>
      </w:ins>
      <w:ins w:id="35185" w:author="PR Preview" w:date="2026-01-01T00:00:00Z">
        <w:r>
          <w:t xml:space="preserve"> </w:t>
        </w:r>
      </w:ins>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ins w:id="35186" w:author="PR Preview" w:date="2026-01-01T00:00:00Z">
        <w:r>
          <w:t xml:space="preserve"> </w:t>
        </w:r>
      </w:ins>
      <w:ins w:id="35187" w:author="PR Preview" w:date="2026-01-01T00:00:00Z">
        <w:r>
          <w:t xml:space="preserve">defined in</w:t>
        </w:r>
      </w:ins>
      <w:ins w:id="35188" w:author="PR Preview" w:date="2026-01-01T00:00:00Z">
        <w:r>
          <w:t xml:space="preserve"> </w:t>
        </w:r>
      </w:ins>
      <w:hyperlink w:anchor="thm-block-quadratic">
        <w:ins w:id="35189" w:author="PR Preview" w:date="2026-01-01T00:00:00Z">
          <w:r>
            <w:rPr>
              <w:rStyle w:val="Hyperlink"/>
            </w:rPr>
            <w:t xml:space="preserve">Theorem 120</w:t>
          </w:r>
        </w:ins>
      </w:hyperlink>
      <w:ins w:id="35190" w:author="PR Preview" w:date="2026-01-01T00:00:00Z">
        <w:r>
          <w:t xml:space="preserve">.</w:t>
        </w:r>
      </w:ins>
    </w:p>
    <w:bookmarkEnd w:id="666"/>
    <w:bookmarkStart w:id="667" w:name="exm-schur-complement"/>
    <w:p>
      <w:pPr>
        <w:pStyle w:val="BodyText"/>
      </w:pPr>
      <w:ins w:id="35191" w:author="PR Preview" w:date="2026-01-01T00:00:00Z">
        <w:r>
          <w:rPr>
            <w:b/>
            <w:bCs/>
          </w:rPr>
          <w:t xml:space="preserve">Example 213 (Schur complements of</w:t>
        </w:r>
      </w:ins>
      <w:ins w:id="35192" w:author="PR Preview" w:date="2026-01-01T00:00:00Z">
        <w:r>
          <w:rPr>
            <w:b/>
            <w:bCs/>
          </w:rPr>
          <w:t xml:space="preserve"> </w:t>
        </w:r>
      </w:ins>
      <m:oMath>
        <m:r>
          <m:t>2</m:t>
        </m:r>
        <m:r>
          <m:rPr>
            <m:sty m:val="p"/>
          </m:rPr>
          <m:t>×</m:t>
        </m:r>
        <m:r>
          <m:t>2</m:t>
        </m:r>
      </m:oMath>
      <w:ins w:id="35193" w:author="PR Preview" w:date="2026-01-01T00:00:00Z">
        <w:r>
          <w:rPr>
            <w:b/>
            <w:bCs/>
          </w:rPr>
          <w:t xml:space="preserve"> </w:t>
        </w:r>
      </w:ins>
      <w:ins w:id="35194" w:author="PR Preview" w:date="2026-01-01T00:00:00Z">
        <w:r>
          <w:rPr>
            <w:b/>
            <w:bCs/>
          </w:rPr>
          <w:t xml:space="preserve">matrices)</w:t>
        </w:r>
      </w:ins>
      <w:ins w:id="35195" w:author="PR Preview" w:date="2026-01-01T00:00:00Z">
        <w:r>
          <w:t xml:space="preserve"> </w:t>
        </w:r>
      </w:ins>
      <w:ins w:id="35196" w:author="PR Preview" w:date="2026-01-01T00:00:00Z">
        <w:r>
          <w:t xml:space="preserve"> </w:t>
        </w:r>
      </w:ins>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7"/>
    <w:bookmarkStart w:id="668" w:name="thm-schur-test"/>
    <w:p>
      <w:pPr>
        <w:pStyle w:val="FirstParagraph"/>
      </w:pPr>
      <w:del w:id="35197" w:author="PR Preview" w:date="2026-01-01T00:00:00Z">
        <w:r>
          <w:rPr>
            <w:b/>
            <w:bCs/>
          </w:rPr>
          <w:delText xml:space="preserve">Theorem 120 (Schur complement test)</w:delText>
        </w:r>
      </w:del>
      <w:del w:id="35198" w:author="PR Preview" w:date="2026-01-01T00:00:00Z">
        <w:r>
          <w:delText xml:space="preserve"> </w:delText>
        </w:r>
      </w:del>
      <w:del w:id="35199" w:author="PR Preview" w:date="2026-01-01T00:00:00Z">
        <w:r>
          <w:delText xml:space="preserve">Let</w:delText>
        </w:r>
      </w:del>
      <w:del w:id="35200"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del w:id="35201" w:author="PR Preview" w:date="2026-01-01T00:00:00Z">
        <w:r>
          <w:delText xml:space="preserve"> </w:delText>
        </w:r>
      </w:del>
      <w:del w:id="35202" w:author="PR Preview" w:date="2026-01-01T00:00:00Z">
        <w:r>
          <w:delText xml:space="preserve">be as in</w:delText>
        </w:r>
      </w:del>
      <w:del w:id="35203" w:author="PR Preview" w:date="2026-01-01T00:00:00Z">
        <w:r>
          <w:delText xml:space="preserve"> </w:delText>
        </w:r>
      </w:del>
      <w:hyperlink w:anchor="thm-block-quadratic">
        <w:del w:id="35204" w:author="PR Preview" w:date="2026-01-01T00:00:00Z">
          <w:r>
            <w:rPr>
              <w:rStyle w:val="Hyperlink"/>
            </w:rPr>
            <w:delText xml:space="preserve">Theorem 119</w:delText>
          </w:r>
        </w:del>
      </w:hyperlink>
      <w:del w:id="35205" w:author="PR Preview" w:date="2026-01-01T00:00:00Z">
        <w:r>
          <w:delText xml:space="preserve">.</w:delText>
        </w:r>
      </w:del>
      <w:del w:id="35206" w:author="PR Preview" w:date="2026-01-01T00:00:00Z">
        <w:r>
          <w:delText xml:space="preserve"> </w:delText>
        </w:r>
      </w:del>
      <w:del w:id="35207" w:author="PR Preview" w:date="2026-01-01T00:00:00Z">
        <w:r>
          <w:delText xml:space="preserve">Then</w:delText>
        </w:r>
      </w:del>
      <w:del w:id="35208" w:author="PR Preview" w:date="2026-01-01T00:00:00Z">
        <w:r>
          <w:delText xml:space="preserve"> </w:delText>
        </w:r>
      </w:del>
      <m:oMath>
        <m:r>
          <m:rPr>
            <m:sty m:val="bi"/>
          </m:rPr>
          <m:t>X</m:t>
        </m:r>
      </m:oMath>
      <w:del w:id="35209" w:author="PR Preview" w:date="2026-01-01T00:00:00Z">
        <w:r>
          <w:delText xml:space="preserve"> </w:delText>
        </w:r>
      </w:del>
      <w:del w:id="35210" w:author="PR Preview" w:date="2026-01-01T00:00:00Z">
        <w:r>
          <w:delText xml:space="preserve">is positive definite (</w:delText>
        </w:r>
      </w:del>
      <w:hyperlink w:anchor="def-positive-definite">
        <w:del w:id="35211" w:author="PR Preview" w:date="2026-01-01T00:00:00Z">
          <w:r>
            <w:rPr>
              <w:rStyle w:val="Hyperlink"/>
            </w:rPr>
            <w:delText xml:space="preserve">Definition 101</w:delText>
          </w:r>
        </w:del>
      </w:hyperlink>
      <w:del w:id="35212" w:author="PR Preview" w:date="2026-01-01T00:00:00Z">
        <w:r>
          <w:delText xml:space="preserve">)</w:delText>
        </w:r>
      </w:del>
      <w:del w:id="35213" w:author="PR Preview" w:date="2026-01-01T00:00:00Z">
        <w:r>
          <w:delText xml:space="preserve"> </w:delText>
        </w:r>
      </w:del>
      <w:del w:id="35214" w:author="PR Preview" w:date="2026-01-01T00:00:00Z">
        <w:r>
          <w:delText xml:space="preserve">exactly when</w:delText>
        </w:r>
      </w:del>
      <w:del w:id="35215" w:author="PR Preview" w:date="2026-01-01T00:00:00Z">
        <w:r>
          <w:delText xml:space="preserve"> </w:delText>
        </w:r>
      </w:del>
      <m:oMath>
        <m:r>
          <m:rPr>
            <m:sty m:val="bi"/>
          </m:rPr>
          <m:t>A</m:t>
        </m:r>
      </m:oMath>
      <w:del w:id="35216" w:author="PR Preview" w:date="2026-01-01T00:00:00Z">
        <w:r>
          <w:delText xml:space="preserve"> </w:delText>
        </w:r>
      </w:del>
      <w:del w:id="35217" w:author="PR Preview" w:date="2026-01-01T00:00:00Z">
        <w:r>
          <w:delText xml:space="preserve">is positive definite</w:delText>
        </w:r>
      </w:del>
      <w:del w:id="35218" w:author="PR Preview" w:date="2026-01-01T00:00:00Z">
        <w:r>
          <w:delText xml:space="preserve"> </w:delText>
        </w:r>
      </w:del>
      <w:del w:id="35219" w:author="PR Preview" w:date="2026-01-01T00:00:00Z">
        <w:r>
          <w:delText xml:space="preserve">and its Schur complement</w:delText>
        </w:r>
      </w:del>
      <w:del w:id="35220" w:author="PR Preview" w:date="2026-01-01T00:00:00Z">
        <w:r>
          <w:delText xml:space="preserve"> </w:delText>
        </w:r>
      </w:del>
      <m:oMath>
        <m:r>
          <m:rPr>
            <m:sty m:val="bi"/>
          </m:rPr>
          <m:t>S</m:t>
        </m:r>
      </m:oMath>
      <w:del w:id="35221" w:author="PR Preview" w:date="2026-01-01T00:00:00Z">
        <w:r>
          <w:delText xml:space="preserve"> </w:delText>
        </w:r>
      </w:del>
      <w:del w:id="35222" w:author="PR Preview" w:date="2026-01-01T00:00:00Z">
        <w:r>
          <w:delText xml:space="preserve">(</w:delText>
        </w:r>
      </w:del>
      <w:hyperlink w:anchor="def-schur-complement">
        <w:del w:id="35223" w:author="PR Preview" w:date="2026-01-01T00:00:00Z">
          <w:r>
            <w:rPr>
              <w:rStyle w:val="Hyperlink"/>
            </w:rPr>
            <w:delText xml:space="preserve">Definition 124</w:delText>
          </w:r>
        </w:del>
      </w:hyperlink>
      <w:del w:id="35224" w:author="PR Preview" w:date="2026-01-01T00:00:00Z">
        <w:r>
          <w:delText xml:space="preserve">) is positive definite.</w:delText>
        </w:r>
      </w:del>
    </w:p>
    <w:p>
      <w:pPr>
        <w:pStyle w:val="BodyText"/>
      </w:pPr>
      <w:del w:id="35225" w:author="PR Preview" w:date="2026-01-01T00:00:00Z">
        <w:r>
          <w:rPr>
            <w:i/>
            <w:iCs/>
          </w:rPr>
          <w:delText xml:space="preserve">Proof</w:delText>
        </w:r>
      </w:del>
      <w:del w:id="35226" w:author="PR Preview" w:date="2026-01-01T00:00:00Z">
        <w:r>
          <w:delText xml:space="preserve">. </w:delText>
        </w:r>
      </w:del>
      <w:del w:id="35227" w:author="PR Preview" w:date="2026-01-01T00:00:00Z">
        <w:r>
          <w:rPr>
            <w:b/>
            <w:bCs/>
          </w:rPr>
          <w:delText xml:space="preserve">If.</w:delText>
        </w:r>
      </w:del>
      <w:del w:id="35228" w:author="PR Preview" w:date="2026-01-01T00:00:00Z">
        <w:r>
          <w:delText xml:space="preserve"> </w:delText>
        </w:r>
      </w:del>
      <m:oMath>
        <m:r>
          <m:rPr>
            <m:sty m:val="bi"/>
          </m:rPr>
          <m:t>A</m:t>
        </m:r>
      </m:oMath>
      <w:del w:id="35229" w:author="PR Preview" w:date="2026-01-01T00:00:00Z">
        <w:r>
          <w:delText xml:space="preserve"> </w:delText>
        </w:r>
      </w:del>
      <w:del w:id="35230" w:author="PR Preview" w:date="2026-01-01T00:00:00Z">
        <w:r>
          <w:delText xml:space="preserve">is positive definite, so invertible (</w:delText>
        </w:r>
      </w:del>
      <w:hyperlink w:anchor="thm-pd-inverse">
        <w:del w:id="35231" w:author="PR Preview" w:date="2026-01-01T00:00:00Z">
          <w:r>
            <w:rPr>
              <w:rStyle w:val="Hyperlink"/>
            </w:rPr>
            <w:delText xml:space="preserve">Theorem 81</w:delText>
          </w:r>
        </w:del>
      </w:hyperlink>
      <w:del w:id="35232" w:author="PR Preview" w:date="2026-01-01T00:00:00Z">
        <w:r>
          <w:delText xml:space="preserve">), and</w:delText>
        </w:r>
      </w:del>
      <w:del w:id="35233" w:author="PR Preview" w:date="2026-01-01T00:00:00Z">
        <w:r>
          <w:delText xml:space="preserve"> </w:delText>
        </w:r>
      </w:del>
      <m:oMath>
        <m:r>
          <m:rPr>
            <m:sty m:val="bi"/>
          </m:rPr>
          <m:t>S</m:t>
        </m:r>
      </m:oMath>
      <w:del w:id="35234" w:author="PR Preview" w:date="2026-01-01T00:00:00Z">
        <w:r>
          <w:delText xml:space="preserve"> </w:delText>
        </w:r>
      </w:del>
      <w:del w:id="35235" w:author="PR Preview" w:date="2026-01-01T00:00:00Z">
        <w:r>
          <w:delText xml:space="preserve">is defined.</w:delText>
        </w:r>
      </w:del>
      <w:del w:id="35236" w:author="PR Preview" w:date="2026-01-01T00:00:00Z">
        <w:r>
          <w:delText xml:space="preserve"> </w:delText>
        </w:r>
      </w:del>
      <m:oMath>
        <m:r>
          <m:rPr>
            <m:sty m:val="bi"/>
          </m:rPr>
          <m:t>X</m:t>
        </m:r>
      </m:oMath>
      <w:del w:id="35237" w:author="PR Preview" w:date="2026-01-01T00:00:00Z">
        <w:r>
          <w:delText xml:space="preserve"> </w:delText>
        </w:r>
      </w:del>
      <w:del w:id="35238" w:author="PR Preview" w:date="2026-01-01T00:00:00Z">
        <w:r>
          <w:delText xml:space="preserve">is symmetric.</w:delText>
        </w:r>
      </w:del>
      <w:del w:id="35239" w:author="PR Preview" w:date="2026-01-01T00:00:00Z">
        <w:r>
          <w:delText xml:space="preserve"> </w:delText>
        </w:r>
      </w:del>
      <w:del w:id="35240" w:author="PR Preview" w:date="2026-01-01T00:00:00Z">
        <w:r>
          <w:delText xml:space="preserve">Let</w:delText>
        </w:r>
      </w:del>
      <w:del w:id="35241" w:author="PR Preview" w:date="2026-01-01T00:00:00Z">
        <w:r>
          <w:delText xml:space="preserve"> </w:delText>
        </w:r>
      </w:del>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0</m:t>
            </m:r>
          </m:e>
          <m:lim>
            <m:r>
              <m:rPr>
                <m:sty m:val="p"/>
              </m:rPr>
              <m:t>∼</m:t>
            </m:r>
          </m:lim>
        </m:limLow>
      </m:oMath>
      <w:del w:id="35242" w:author="PR Preview" w:date="2026-01-01T00:00:00Z">
        <w:r>
          <w:delText xml:space="preserve"> </w:delText>
        </w:r>
      </w:del>
      <w:del w:id="35243" w:author="PR Preview" w:date="2026-01-01T00:00:00Z">
        <w:r>
          <w:delText xml:space="preserve">and</w:delText>
        </w:r>
      </w:del>
      <w:del w:id="35244" w:author="PR Preview" w:date="2026-01-01T00:00:00Z">
        <w:r>
          <w:delText xml:space="preserve"> </w:delText>
        </w:r>
      </w:del>
      <m:oMath>
        <m:limLow>
          <m:e>
            <m:r>
              <m:t>z</m:t>
            </m:r>
          </m:e>
          <m:lim>
            <m:r>
              <m:rPr>
                <m:sty m:val="p"/>
              </m:rPr>
              <m:t>∼</m:t>
            </m:r>
          </m:lim>
        </m:limLow>
        <m:r>
          <m:rPr>
            <m:sty m:val="p"/>
          </m:rPr>
          <m:t>=</m:t>
        </m:r>
        <m:limLow>
          <m:e>
            <m:r>
              <m:t>u</m:t>
            </m:r>
          </m:e>
          <m:lim>
            <m:r>
              <m:rPr>
                <m:sty m:val="p"/>
              </m:rPr>
              <m:t>∼</m:t>
            </m:r>
          </m:lim>
        </m:limLow>
        <m:r>
          <m:rPr>
            <m:sty m:val="p"/>
          </m:rPr>
          <m:t>+</m:t>
        </m:r>
        <m:sSup>
          <m:e>
            <m:r>
              <m:rPr>
                <m:sty m:val="bi"/>
              </m:rPr>
              <m:t>A</m:t>
            </m:r>
          </m:e>
          <m:sup>
            <m:r>
              <m:rPr>
                <m:sty m:val="p"/>
              </m:rPr>
              <m:t>−</m:t>
            </m:r>
            <m:r>
              <m:t>1</m:t>
            </m:r>
          </m:sup>
        </m:sSup>
        <m:r>
          <m:rPr>
            <m:sty m:val="bi"/>
          </m:rPr>
          <m:t>B</m:t>
        </m:r>
        <m:limLow>
          <m:e>
            <m:r>
              <m:t>w</m:t>
            </m:r>
          </m:e>
          <m:lim>
            <m:r>
              <m:rPr>
                <m:sty m:val="p"/>
              </m:rPr>
              <m:t>∼</m:t>
            </m:r>
          </m:lim>
        </m:limLow>
      </m:oMath>
      <w:del w:id="35245" w:author="PR Preview" w:date="2026-01-01T00:00:00Z">
        <w:r>
          <w:delText xml:space="preserve">.</w:delText>
        </w:r>
      </w:del>
      <w:del w:id="35246" w:author="PR Preview" w:date="2026-01-01T00:00:00Z">
        <w:r>
          <w:delText xml:space="preserve"> </w:delText>
        </w:r>
      </w:del>
      <w:del w:id="35247" w:author="PR Preview" w:date="2026-01-01T00:00:00Z">
        <w:r>
          <w:delText xml:space="preserve">By</w:delText>
        </w:r>
      </w:del>
      <w:del w:id="35248" w:author="PR Preview" w:date="2026-01-01T00:00:00Z">
        <w:r>
          <w:delText xml:space="preserve"> </w:delText>
        </w:r>
      </w:del>
      <w:hyperlink w:anchor="thm-block-quadratic">
        <w:del w:id="35249" w:author="PR Preview" w:date="2026-01-01T00:00:00Z">
          <w:r>
            <w:rPr>
              <w:rStyle w:val="Hyperlink"/>
            </w:rPr>
            <w:delText xml:space="preserve">Theorem 119</w:delText>
          </w:r>
        </w:del>
      </w:hyperlink>
      <w:del w:id="35250" w:author="PR Preview" w:date="2026-01-01T00:00:00Z">
        <w:r>
          <w:delText xml:space="preserve">,</w:delText>
        </w:r>
      </w:del>
      <w:del w:id="35251" w:author="PR Preview" w:date="2026-01-01T00:00:00Z">
        <w:r>
          <w:delText xml:space="preserve"> </w:delText>
        </w:r>
      </w:del>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z</m:t>
                </m:r>
              </m:e>
              <m:lim>
                <m:r>
                  <m:rPr>
                    <m:sty m:val="p"/>
                  </m:rPr>
                  <m:t>∼</m:t>
                </m:r>
              </m:lim>
            </m:limLow>
          </m:e>
          <m:sup>
            <m:r>
              <m:rPr>
                <m:sty m:val="p"/>
              </m:rPr>
              <m:t>⊤</m:t>
            </m:r>
          </m:sup>
        </m:sSup>
        <m:r>
          <m:rPr>
            <m:sty m:val="bi"/>
          </m:rPr>
          <m:t>A</m:t>
        </m:r>
        <m:limLow>
          <m:e>
            <m:r>
              <m:t>z</m:t>
            </m:r>
          </m:e>
          <m:lim>
            <m:r>
              <m:rPr>
                <m:sty m:val="p"/>
              </m:rPr>
              <m:t>∼</m:t>
            </m:r>
          </m:lim>
        </m:limLow>
        <m:r>
          <m:rPr>
            <m:sty m:val="p"/>
          </m:rPr>
          <m:t>+</m:t>
        </m:r>
        <m:sSup>
          <m:e>
            <m:limLow>
              <m:e>
                <m:r>
                  <m:t>w</m:t>
                </m:r>
              </m:e>
              <m:lim>
                <m:r>
                  <m:rPr>
                    <m:sty m:val="p"/>
                  </m:rPr>
                  <m:t>∼</m:t>
                </m:r>
              </m:lim>
            </m:limLow>
          </m:e>
          <m:sup>
            <m:r>
              <m:rPr>
                <m:sty m:val="p"/>
              </m:rPr>
              <m:t>⊤</m:t>
            </m:r>
          </m:sup>
        </m:sSup>
        <m:r>
          <m:rPr>
            <m:sty m:val="bi"/>
          </m:rPr>
          <m:t>S</m:t>
        </m:r>
        <m:limLow>
          <m:e>
            <m:r>
              <m:t>w</m:t>
            </m:r>
          </m:e>
          <m:lim>
            <m:r>
              <m:rPr>
                <m:sty m:val="p"/>
              </m:rPr>
              <m:t>∼</m:t>
            </m:r>
          </m:lim>
        </m:limLow>
      </m:oMath>
      <w:del w:id="35252" w:author="PR Preview" w:date="2026-01-01T00:00:00Z">
        <w:r>
          <w:delText xml:space="preserve">,</w:delText>
        </w:r>
      </w:del>
      <w:del w:id="35253" w:author="PR Preview" w:date="2026-01-01T00:00:00Z">
        <w:r>
          <w:delText xml:space="preserve"> </w:delText>
        </w:r>
      </w:del>
      <w:del w:id="35254" w:author="PR Preview" w:date="2026-01-01T00:00:00Z">
        <w:r>
          <w:delText xml:space="preserve">and both terms are at least</w:delText>
        </w:r>
      </w:del>
      <w:del w:id="35255" w:author="PR Preview" w:date="2026-01-01T00:00:00Z">
        <w:r>
          <w:delText xml:space="preserve"> </w:delText>
        </w:r>
      </w:del>
      <m:oMath>
        <m:r>
          <m:t>0</m:t>
        </m:r>
      </m:oMath>
      <w:del w:id="35256" w:author="PR Preview" w:date="2026-01-01T00:00:00Z">
        <w:r>
          <w:delText xml:space="preserve">.</w:delText>
        </w:r>
      </w:del>
      <w:del w:id="35257" w:author="PR Preview" w:date="2026-01-01T00:00:00Z">
        <w:r>
          <w:delText xml:space="preserve"> </w:delText>
        </w:r>
      </w:del>
      <w:del w:id="35258" w:author="PR Preview" w:date="2026-01-01T00:00:00Z">
        <w:r>
          <w:delText xml:space="preserve">If</w:delText>
        </w:r>
      </w:del>
      <w:del w:id="35259" w:author="PR Preview" w:date="2026-01-01T00:00:00Z">
        <w:r>
          <w:delText xml:space="preserve"> </w:delText>
        </w:r>
      </w:del>
      <m:oMath>
        <m:limLow>
          <m:e>
            <m:r>
              <m:t>w</m:t>
            </m:r>
          </m:e>
          <m:lim>
            <m:r>
              <m:rPr>
                <m:sty m:val="p"/>
              </m:rPr>
              <m:t>∼</m:t>
            </m:r>
          </m:lim>
        </m:limLow>
        <m:r>
          <m:rPr>
            <m:sty m:val="p"/>
          </m:rPr>
          <m:t>≠</m:t>
        </m:r>
        <m:limLow>
          <m:e>
            <m:r>
              <m:t>0</m:t>
            </m:r>
          </m:e>
          <m:lim>
            <m:r>
              <m:rPr>
                <m:sty m:val="p"/>
              </m:rPr>
              <m:t>∼</m:t>
            </m:r>
          </m:lim>
        </m:limLow>
      </m:oMath>
      <w:del w:id="35260" w:author="PR Preview" w:date="2026-01-01T00:00:00Z">
        <w:r>
          <w:delText xml:space="preserve">, the second term is positive.</w:delText>
        </w:r>
      </w:del>
      <w:del w:id="35261" w:author="PR Preview" w:date="2026-01-01T00:00:00Z">
        <w:r>
          <w:delText xml:space="preserve"> </w:delText>
        </w:r>
      </w:del>
      <w:del w:id="35262" w:author="PR Preview" w:date="2026-01-01T00:00:00Z">
        <w:r>
          <w:delText xml:space="preserve">If</w:delText>
        </w:r>
      </w:del>
      <w:del w:id="35263" w:author="PR Preview" w:date="2026-01-01T00:00:00Z">
        <w:r>
          <w:delText xml:space="preserve"> </w:delText>
        </w:r>
      </w:del>
      <m:oMath>
        <m:limLow>
          <m:e>
            <m:r>
              <m:t>w</m:t>
            </m:r>
          </m:e>
          <m:lim>
            <m:r>
              <m:rPr>
                <m:sty m:val="p"/>
              </m:rPr>
              <m:t>∼</m:t>
            </m:r>
          </m:lim>
        </m:limLow>
        <m:r>
          <m:rPr>
            <m:sty m:val="p"/>
          </m:rPr>
          <m:t>=</m:t>
        </m:r>
        <m:limLow>
          <m:e>
            <m:r>
              <m:t>0</m:t>
            </m:r>
          </m:e>
          <m:lim>
            <m:r>
              <m:rPr>
                <m:sty m:val="p"/>
              </m:rPr>
              <m:t>∼</m:t>
            </m:r>
          </m:lim>
        </m:limLow>
      </m:oMath>
      <w:del w:id="35264" w:author="PR Preview" w:date="2026-01-01T00:00:00Z">
        <w:r>
          <w:delText xml:space="preserve">, then</w:delText>
        </w:r>
      </w:del>
      <w:del w:id="35265" w:author="PR Preview" w:date="2026-01-01T00:00:00Z">
        <w:r>
          <w:delText xml:space="preserve"> </w:delText>
        </w:r>
      </w:del>
      <m:oMath>
        <m:limLow>
          <m:e>
            <m:r>
              <m:t>u</m:t>
            </m:r>
          </m:e>
          <m:lim>
            <m:r>
              <m:rPr>
                <m:sty m:val="p"/>
              </m:rPr>
              <m:t>∼</m:t>
            </m:r>
          </m:lim>
        </m:limLow>
        <m:r>
          <m:rPr>
            <m:sty m:val="p"/>
          </m:rPr>
          <m:t>≠</m:t>
        </m:r>
        <m:limLow>
          <m:e>
            <m:r>
              <m:t>0</m:t>
            </m:r>
          </m:e>
          <m:lim>
            <m:r>
              <m:rPr>
                <m:sty m:val="p"/>
              </m:rPr>
              <m:t>∼</m:t>
            </m:r>
          </m:lim>
        </m:limLow>
      </m:oMath>
      <w:del w:id="35266" w:author="PR Preview" w:date="2026-01-01T00:00:00Z">
        <w:r>
          <w:delText xml:space="preserve"> </w:delText>
        </w:r>
      </w:del>
      <w:del w:id="35267" w:author="PR Preview" w:date="2026-01-01T00:00:00Z">
        <w:r>
          <w:delText xml:space="preserve">and</w:delText>
        </w:r>
      </w:del>
      <w:del w:id="35268" w:author="PR Preview" w:date="2026-01-01T00:00:00Z">
        <w:r>
          <w:delText xml:space="preserve"> </w:delText>
        </w:r>
      </w:del>
      <m:oMath>
        <m:limLow>
          <m:e>
            <m:r>
              <m:t>z</m:t>
            </m:r>
          </m:e>
          <m:lim>
            <m:r>
              <m:rPr>
                <m:sty m:val="p"/>
              </m:rPr>
              <m:t>∼</m:t>
            </m:r>
          </m:lim>
        </m:limLow>
        <m:r>
          <m:rPr>
            <m:sty m:val="p"/>
          </m:rPr>
          <m:t>=</m:t>
        </m:r>
        <m:limLow>
          <m:e>
            <m:r>
              <m:t>u</m:t>
            </m:r>
          </m:e>
          <m:lim>
            <m:r>
              <m:rPr>
                <m:sty m:val="p"/>
              </m:rPr>
              <m:t>∼</m:t>
            </m:r>
          </m:lim>
        </m:limLow>
      </m:oMath>
      <w:del w:id="35269" w:author="PR Preview" w:date="2026-01-01T00:00:00Z">
        <w:r>
          <w:delText xml:space="preserve">, so the first term is positive.</w:delText>
        </w:r>
      </w:del>
      <w:del w:id="35270" w:author="PR Preview" w:date="2026-01-01T00:00:00Z">
        <w:r>
          <w:delText xml:space="preserve"> </w:delText>
        </w:r>
      </w:del>
      <w:del w:id="35271" w:author="PR Preview" w:date="2026-01-01T00:00:00Z">
        <w:r>
          <w:delText xml:space="preserve">Either way</w:delText>
        </w:r>
      </w:del>
      <w:del w:id="35272" w:author="PR Preview" w:date="2026-01-01T00:00:00Z">
        <w:r>
          <w:delText xml:space="preserve"> </w:delText>
        </w:r>
      </w:del>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&gt;</m:t>
        </m:r>
        <m:r>
          <m:t>0</m:t>
        </m:r>
      </m:oMath>
      <w:del w:id="35273" w:author="PR Preview" w:date="2026-01-01T00:00:00Z">
        <w:r>
          <w:delText xml:space="preserve">.</w:delText>
        </w:r>
      </w:del>
    </w:p>
    <w:p>
      <w:pPr>
        <w:pStyle w:val="BodyText"/>
      </w:pPr>
      <w:del w:id="35274" w:author="PR Preview" w:date="2026-01-01T00:00:00Z">
        <w:r>
          <w:rPr>
            <w:b/>
            <w:bCs/>
          </w:rPr>
          <w:delText xml:space="preserve">Only if.</w:delText>
        </w:r>
      </w:del>
      <w:del w:id="35275" w:author="PR Preview" w:date="2026-01-01T00:00:00Z">
        <w:r>
          <w:delText xml:space="preserve"> </w:delText>
        </w:r>
      </w:del>
      <m:oMath>
        <m:r>
          <m:rPr>
            <m:sty m:val="bi"/>
          </m:rPr>
          <m:t>A</m:t>
        </m:r>
      </m:oMath>
      <w:del w:id="35276" w:author="PR Preview" w:date="2026-01-01T00:00:00Z">
        <w:r>
          <w:delText xml:space="preserve"> </w:delText>
        </w:r>
      </w:del>
      <w:del w:id="35277" w:author="PR Preview" w:date="2026-01-01T00:00:00Z">
        <w:r>
          <w:delText xml:space="preserve">is the top-left</w:delText>
        </w:r>
      </w:del>
      <w:del w:id="35278" w:author="PR Preview" w:date="2026-01-01T00:00:00Z">
        <w:r>
          <w:delText xml:space="preserve"> </w:delText>
        </w:r>
      </w:del>
      <m:oMath>
        <m:r>
          <m:t>k</m:t>
        </m:r>
        <m:r>
          <m:rPr>
            <m:sty m:val="p"/>
          </m:rPr>
          <m:t>×</m:t>
        </m:r>
        <m:r>
          <m:t>k</m:t>
        </m:r>
      </m:oMath>
      <w:del w:id="35279" w:author="PR Preview" w:date="2026-01-01T00:00:00Z">
        <w:r>
          <w:delText xml:space="preserve"> </w:delText>
        </w:r>
      </w:del>
      <w:del w:id="35280" w:author="PR Preview" w:date="2026-01-01T00:00:00Z">
        <w:r>
          <w:delText xml:space="preserve">block of</w:delText>
        </w:r>
      </w:del>
      <w:del w:id="35281" w:author="PR Preview" w:date="2026-01-01T00:00:00Z">
        <w:r>
          <w:delText xml:space="preserve"> </w:delText>
        </w:r>
      </w:del>
      <m:oMath>
        <m:r>
          <m:rPr>
            <m:sty m:val="bi"/>
          </m:rPr>
          <m:t>X</m:t>
        </m:r>
      </m:oMath>
      <w:del w:id="35282" w:author="PR Preview" w:date="2026-01-01T00:00:00Z">
        <w:r>
          <w:delText xml:space="preserve">, so it is positive definite (</w:delText>
        </w:r>
      </w:del>
      <w:hyperlink w:anchor="thm-pd-submatrix">
        <w:del w:id="35283" w:author="PR Preview" w:date="2026-01-01T00:00:00Z">
          <w:r>
            <w:rPr>
              <w:rStyle w:val="Hyperlink"/>
            </w:rPr>
            <w:delText xml:space="preserve">Theorem 118</w:delText>
          </w:r>
        </w:del>
      </w:hyperlink>
      <w:del w:id="35284" w:author="PR Preview" w:date="2026-01-01T00:00:00Z">
        <w:r>
          <w:delText xml:space="preserve">),</w:delText>
        </w:r>
      </w:del>
      <w:del w:id="35285" w:author="PR Preview" w:date="2026-01-01T00:00:00Z">
        <w:r>
          <w:delText xml:space="preserve"> </w:delText>
        </w:r>
      </w:del>
      <w:del w:id="35286" w:author="PR Preview" w:date="2026-01-01T00:00:00Z">
        <w:r>
          <w:delText xml:space="preserve">and invertible (</w:delText>
        </w:r>
      </w:del>
      <w:hyperlink w:anchor="thm-pd-inverse">
        <w:del w:id="35287" w:author="PR Preview" w:date="2026-01-01T00:00:00Z">
          <w:r>
            <w:rPr>
              <w:rStyle w:val="Hyperlink"/>
            </w:rPr>
            <w:delText xml:space="preserve">Theorem 81</w:delText>
          </w:r>
        </w:del>
      </w:hyperlink>
      <w:del w:id="35288" w:author="PR Preview" w:date="2026-01-01T00:00:00Z">
        <w:r>
          <w:delText xml:space="preserve">).</w:delText>
        </w:r>
      </w:del>
      <w:del w:id="35289" w:author="PR Preview" w:date="2026-01-01T00:00:00Z">
        <w:r>
          <w:delText xml:space="preserve"> </w:delText>
        </w:r>
      </w:del>
      <m:oMath>
        <m:r>
          <m:rPr>
            <m:sty m:val="bi"/>
          </m:rPr>
          <m:t>S</m:t>
        </m:r>
      </m:oMath>
      <w:del w:id="35290" w:author="PR Preview" w:date="2026-01-01T00:00:00Z">
        <w:r>
          <w:delText xml:space="preserve"> </w:delText>
        </w:r>
      </w:del>
      <w:del w:id="35291" w:author="PR Preview" w:date="2026-01-01T00:00:00Z">
        <w:r>
          <w:delText xml:space="preserve">is symmetric:</w:delText>
        </w:r>
      </w:del>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del w:id="35292" w:author="PR Preview" w:date="2026-01-01T00:00:00Z">
        <w:r>
          <w:delText xml:space="preserve">(</w:delText>
        </w:r>
      </w:del>
      <w:hyperlink w:anchor="thm-transpose-product">
        <w:del w:id="35293" w:author="PR Preview" w:date="2026-01-01T00:00:00Z">
          <w:r>
            <w:rPr>
              <w:rStyle w:val="Hyperlink"/>
            </w:rPr>
            <w:delText xml:space="preserve">Theorem 19</w:delText>
          </w:r>
        </w:del>
      </w:hyperlink>
      <w:del w:id="35294" w:author="PR Preview" w:date="2026-01-01T00:00:00Z">
        <w:r>
          <w:delText xml:space="preserve">,</w:delText>
        </w:r>
      </w:del>
      <w:del w:id="35295" w:author="PR Preview" w:date="2026-01-01T00:00:00Z">
        <w:r>
          <w:delText xml:space="preserve"> </w:delText>
        </w:r>
      </w:del>
      <w:hyperlink w:anchor="def-matrix-transpose">
        <w:del w:id="35296" w:author="PR Preview" w:date="2026-01-01T00:00:00Z">
          <w:r>
            <w:rPr>
              <w:rStyle w:val="Hyperlink"/>
            </w:rPr>
            <w:delText xml:space="preserve">Definition 22</w:delText>
          </w:r>
        </w:del>
      </w:hyperlink>
      <w:del w:id="35297" w:author="PR Preview" w:date="2026-01-01T00:00:00Z">
        <w:r>
          <w:delText xml:space="preserve"> </w:delText>
        </w:r>
      </w:del>
      <w:del w:id="35298" w:author="PR Preview" w:date="2026-01-01T00:00:00Z">
        <w:r>
          <w:delText xml:space="preserve">for</w:delText>
        </w:r>
      </w:del>
      <w:del w:id="35299" w:author="PR Preview" w:date="2026-01-01T00:00:00Z">
        <w:r>
          <w:delText xml:space="preserve"> </w:delText>
        </w:r>
      </w:del>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del w:id="35300" w:author="PR Preview" w:date="2026-01-01T00:00:00Z">
        <w:r>
          <w:delText xml:space="preserve">,</w:delText>
        </w:r>
      </w:del>
      <w:del w:id="35301" w:author="PR Preview" w:date="2026-01-01T00:00:00Z">
        <w:r>
          <w:delText xml:space="preserve"> </w:delText>
        </w:r>
      </w:del>
      <w:hyperlink w:anchor="cor-inverse-symmetric">
        <w:del w:id="35302" w:author="PR Preview" w:date="2026-01-01T00:00:00Z">
          <w:r>
            <w:rPr>
              <w:rStyle w:val="Hyperlink"/>
            </w:rPr>
            <w:delText xml:space="preserve">Corollary 9</w:delText>
          </w:r>
        </w:del>
      </w:hyperlink>
      <w:del w:id="35303" w:author="PR Preview" w:date="2026-01-01T00:00:00Z">
        <w:r>
          <w:delText xml:space="preserve">),</w:delText>
        </w:r>
      </w:del>
      <w:del w:id="35304" w:author="PR Preview" w:date="2026-01-01T00:00:00Z">
        <w:r>
          <w:delText xml:space="preserve"> </w:delText>
        </w:r>
      </w:del>
      <w:del w:id="35305" w:author="PR Preview" w:date="2026-01-01T00:00:00Z">
        <w:r>
          <w:delText xml:space="preserve">and</w:delText>
        </w:r>
      </w:del>
      <w:del w:id="35306" w:author="PR Preview" w:date="2026-01-01T00:00:00Z">
        <w:r>
          <w:delText xml:space="preserve"> </w:delText>
        </w:r>
      </w:del>
      <m:oMath>
        <m:r>
          <m:rPr>
            <m:sty m:val="bi"/>
          </m:rPr>
          <m:t>C</m:t>
        </m:r>
      </m:oMath>
      <w:del w:id="35307" w:author="PR Preview" w:date="2026-01-01T00:00:00Z">
        <w:r>
          <w:delText xml:space="preserve"> </w:delText>
        </w:r>
      </w:del>
      <w:del w:id="35308" w:author="PR Preview" w:date="2026-01-01T00:00:00Z">
        <w:r>
          <w:delText xml:space="preserve">is symmetric,</w:delText>
        </w:r>
      </w:del>
      <w:del w:id="35309" w:author="PR Preview" w:date="2026-01-01T00:00:00Z">
        <w:r>
          <w:delText xml:space="preserve"> </w:delText>
        </w:r>
      </w:del>
      <w:del w:id="35310" w:author="PR Preview" w:date="2026-01-01T00:00:00Z">
        <w:r>
          <w:delText xml:space="preserve">so</w:delText>
        </w:r>
      </w:del>
      <w:del w:id="35311" w:author="PR Preview" w:date="2026-01-01T00:00:00Z">
        <w:r>
          <w:delText xml:space="preserve"> </w:delText>
        </w:r>
      </w:del>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del w:id="35312" w:author="PR Preview" w:date="2026-01-01T00:00:00Z">
        <w:r>
          <w:delText xml:space="preserve"> </w:delText>
        </w:r>
      </w:del>
      <w:del w:id="35313" w:author="PR Preview" w:date="2026-01-01T00:00:00Z">
        <w:r>
          <w:delText xml:space="preserve">is symmetric</w:delText>
        </w:r>
      </w:del>
      <w:del w:id="35314" w:author="PR Preview" w:date="2026-01-01T00:00:00Z">
        <w:r>
          <w:delText xml:space="preserve"> </w:delText>
        </w:r>
      </w:del>
      <w:del w:id="35315" w:author="PR Preview" w:date="2026-01-01T00:00:00Z">
        <w:r>
          <w:delText xml:space="preserve">(the transpose of a difference is the difference of the transposes, entry by entry,</w:delText>
        </w:r>
      </w:del>
      <w:del w:id="35316" w:author="PR Preview" w:date="2026-01-01T00:00:00Z">
        <w:r>
          <w:delText xml:space="preserve"> </w:delText>
        </w:r>
      </w:del>
      <w:hyperlink w:anchor="def-matrix-transpose">
        <w:del w:id="35317" w:author="PR Preview" w:date="2026-01-01T00:00:00Z">
          <w:r>
            <w:rPr>
              <w:rStyle w:val="Hyperlink"/>
            </w:rPr>
            <w:delText xml:space="preserve">Definition 22</w:delText>
          </w:r>
        </w:del>
      </w:hyperlink>
      <w:del w:id="35318" w:author="PR Preview" w:date="2026-01-01T00:00:00Z">
        <w:r>
          <w:delText xml:space="preserve">).</w:delText>
        </w:r>
      </w:del>
      <w:del w:id="35319" w:author="PR Preview" w:date="2026-01-01T00:00:00Z">
        <w:r>
          <w:delText xml:space="preserve"> </w:delText>
        </w:r>
      </w:del>
      <w:del w:id="35320" w:author="PR Preview" w:date="2026-01-01T00:00:00Z">
        <w:r>
          <w:delText xml:space="preserve">For</w:delText>
        </w:r>
      </w:del>
      <w:del w:id="35321" w:author="PR Preview" w:date="2026-01-01T00:00:00Z">
        <w:r>
          <w:delText xml:space="preserve"> </w:delText>
        </w:r>
      </w:del>
      <m:oMath>
        <m:limLow>
          <m:e>
            <m:r>
              <m:t>w</m:t>
            </m:r>
          </m:e>
          <m:lim>
            <m:r>
              <m:rPr>
                <m:sty m:val="p"/>
              </m:rPr>
              <m:t>∼</m:t>
            </m:r>
          </m:lim>
        </m:limLow>
        <m:r>
          <m:rPr>
            <m:sty m:val="p"/>
          </m:rPr>
          <m:t>≠</m:t>
        </m:r>
        <m:limLow>
          <m:e>
            <m:r>
              <m:t>0</m:t>
            </m:r>
          </m:e>
          <m:lim>
            <m:r>
              <m:rPr>
                <m:sty m:val="p"/>
              </m:rPr>
              <m:t>∼</m:t>
            </m:r>
          </m:lim>
        </m:limLow>
      </m:oMath>
      <w:del w:id="35322" w:author="PR Preview" w:date="2026-01-01T00:00:00Z">
        <w:r>
          <w:delText xml:space="preserve">, take</w:delText>
        </w:r>
      </w:del>
      <w:del w:id="35323" w:author="PR Preview" w:date="2026-01-01T00:00:00Z">
        <w:r>
          <w:delText xml:space="preserve"> </w:delText>
        </w:r>
      </w:del>
      <m:oMath>
        <m:limLow>
          <m:e>
            <m:r>
              <m:t>u</m:t>
            </m:r>
          </m:e>
          <m:lim>
            <m:r>
              <m:rPr>
                <m:sty m:val="p"/>
              </m:rPr>
              <m:t>∼</m:t>
            </m:r>
          </m:lim>
        </m:limLow>
        <m:r>
          <m:rPr>
            <m:sty m:val="p"/>
          </m:rPr>
          <m:t>=</m:t>
        </m:r>
        <m:r>
          <m:rPr>
            <m:sty m:val="p"/>
          </m:rPr>
          <m:t>−</m:t>
        </m:r>
        <m:sSup>
          <m:e>
            <m:r>
              <m:rPr>
                <m:sty m:val="bi"/>
              </m:rPr>
              <m:t>A</m:t>
            </m:r>
          </m:e>
          <m:sup>
            <m:r>
              <m:rPr>
                <m:sty m:val="p"/>
              </m:rPr>
              <m:t>−</m:t>
            </m:r>
            <m:r>
              <m:t>1</m:t>
            </m:r>
          </m:sup>
        </m:sSup>
        <m:r>
          <m:rPr>
            <m:sty m:val="bi"/>
          </m:rPr>
          <m:t>B</m:t>
        </m:r>
        <m:limLow>
          <m:e>
            <m:r>
              <m:t>w</m:t>
            </m:r>
          </m:e>
          <m:lim>
            <m:r>
              <m:rPr>
                <m:sty m:val="p"/>
              </m:rPr>
              <m:t>∼</m:t>
            </m:r>
          </m:lim>
        </m:limLow>
      </m:oMath>
      <w:del w:id="35324" w:author="PR Preview" w:date="2026-01-01T00:00:00Z">
        <w:r>
          <w:delText xml:space="preserve">, so</w:delText>
        </w:r>
      </w:del>
      <w:del w:id="35325" w:author="PR Preview" w:date="2026-01-01T00:00:00Z">
        <w:r>
          <w:delText xml:space="preserve"> </w:delText>
        </w:r>
      </w:del>
      <m:oMath>
        <m:limLow>
          <m:e>
            <m:r>
              <m:t>z</m:t>
            </m:r>
          </m:e>
          <m:lim>
            <m:r>
              <m:rPr>
                <m:sty m:val="p"/>
              </m:rPr>
              <m:t>∼</m:t>
            </m:r>
          </m:lim>
        </m:limLow>
        <m:r>
          <m:rPr>
            <m:sty m:val="p"/>
          </m:rPr>
          <m:t>=</m:t>
        </m:r>
        <m:limLow>
          <m:e>
            <m:r>
              <m:t>0</m:t>
            </m:r>
          </m:e>
          <m:lim>
            <m:r>
              <m:rPr>
                <m:sty m:val="p"/>
              </m:rPr>
              <m:t>∼</m:t>
            </m:r>
          </m:lim>
        </m:limLow>
      </m:oMath>
      <w:del w:id="35326" w:author="PR Preview" w:date="2026-01-01T00:00:00Z">
        <w:r>
          <w:delText xml:space="preserve"> </w:delText>
        </w:r>
      </w:del>
      <w:del w:id="35327" w:author="PR Preview" w:date="2026-01-01T00:00:00Z">
        <w:r>
          <w:delText xml:space="preserve">and</w:delText>
        </w:r>
      </w:del>
      <w:del w:id="35328" w:author="PR Preview" w:date="2026-01-01T00:00:00Z">
        <w:r>
          <w:delText xml:space="preserve"> </w:delText>
        </w:r>
      </w:del>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0</m:t>
            </m:r>
          </m:e>
          <m:lim>
            <m:r>
              <m:rPr>
                <m:sty m:val="p"/>
              </m:rPr>
              <m:t>∼</m:t>
            </m:r>
          </m:lim>
        </m:limLow>
      </m:oMath>
      <w:del w:id="35329" w:author="PR Preview" w:date="2026-01-01T00:00:00Z">
        <w:r>
          <w:delText xml:space="preserve">; then</w:delText>
        </w:r>
      </w:del>
      <w:del w:id="35330" w:author="PR Preview" w:date="2026-01-01T00:00:00Z">
        <w:r>
          <w:delText xml:space="preserve"> </w:delText>
        </w:r>
      </w:del>
      <m:oMath>
        <m:sSup>
          <m:e>
            <m:limLow>
              <m:e>
                <m:r>
                  <m:t>w</m:t>
                </m:r>
              </m:e>
              <m:lim>
                <m:r>
                  <m:rPr>
                    <m:sty m:val="p"/>
                  </m:rPr>
                  <m:t>∼</m:t>
                </m:r>
              </m:lim>
            </m:limLow>
          </m:e>
          <m:sup>
            <m:r>
              <m:rPr>
                <m:sty m:val="p"/>
              </m:rPr>
              <m:t>⊤</m:t>
            </m:r>
          </m:sup>
        </m:sSup>
        <m:r>
          <m:rPr>
            <m:sty m:val="bi"/>
          </m:rPr>
          <m:t>S</m:t>
        </m:r>
        <m:limLow>
          <m:e>
            <m:r>
              <m:t>w</m:t>
            </m:r>
          </m:e>
          <m:lim>
            <m:r>
              <m:rPr>
                <m:sty m:val="p"/>
              </m:rPr>
              <m:t>∼</m:t>
            </m:r>
          </m:lim>
        </m:limLow>
        <m:r>
          <m:rPr>
            <m:sty m:val="p"/>
          </m:rPr>
          <m:t>=</m:t>
        </m:r>
        <m:sSup>
          <m:e>
            <m:limLow>
              <m:e>
                <m:r>
                  <m:t>v</m:t>
                </m:r>
              </m:e>
              <m:lim>
                <m:r>
                  <m:rPr>
                    <m:sty m:val="p"/>
                  </m:rPr>
                  <m:t>∼</m:t>
                </m:r>
              </m:lim>
            </m:limLow>
          </m:e>
          <m:sup>
            <m:r>
              <m:rPr>
                <m:sty m:val="p"/>
              </m:rPr>
              <m:t>⊤</m:t>
            </m:r>
          </m:sup>
        </m:sSup>
        <m:r>
          <m:rPr>
            <m:sty m:val="bi"/>
          </m:rPr>
          <m:t>X</m:t>
        </m:r>
        <m:limLow>
          <m:e>
            <m:r>
              <m:t>v</m:t>
            </m:r>
          </m:e>
          <m:lim>
            <m:r>
              <m:rPr>
                <m:sty m:val="p"/>
              </m:rPr>
              <m:t>∼</m:t>
            </m:r>
          </m:lim>
        </m:limLow>
        <m:r>
          <m:rPr>
            <m:sty m:val="p"/>
          </m:rPr>
          <m:t>&gt;</m:t>
        </m:r>
        <m:r>
          <m:t>0</m:t>
        </m:r>
      </m:oMath>
      <w:del w:id="35331" w:author="PR Preview" w:date="2026-01-01T00:00:00Z">
        <w:r>
          <w:delText xml:space="preserve"> </w:delText>
        </w:r>
      </w:del>
      <w:del w:id="35332" w:author="PR Preview" w:date="2026-01-01T00:00:00Z">
        <w:r>
          <w:delText xml:space="preserve">(</w:delText>
        </w:r>
      </w:del>
      <w:hyperlink w:anchor="thm-block-quadratic">
        <w:del w:id="35333" w:author="PR Preview" w:date="2026-01-01T00:00:00Z">
          <w:r>
            <w:rPr>
              <w:rStyle w:val="Hyperlink"/>
            </w:rPr>
            <w:delText xml:space="preserve">Theorem 119</w:delText>
          </w:r>
        </w:del>
      </w:hyperlink>
      <w:del w:id="35334" w:author="PR Preview" w:date="2026-01-01T00:00:00Z">
        <w:r>
          <w:delText xml:space="preserve">).</w:delText>
        </w:r>
      </w:del>
    </w:p>
    <w:p>
      <w:pPr>
        <w:pStyle w:val="BodyText"/>
      </w:pPr>
      <w:del w:id="35335" w:author="PR Preview" w:date="2026-01-01T00:00:00Z">
        <w:r>
          <w:rPr>
            <w:b/>
            <w:bCs/>
          </w:rPr>
          <w:delText xml:space="preserve">Example 212 (Testing</w:delText>
        </w:r>
      </w:del>
      <w:del w:id="35336" w:author="PR Preview" w:date="2026-01-01T00:00:00Z">
        <w:r>
          <w:rPr>
            <w:b/>
            <w:bCs/>
          </w:rPr>
          <w:delText xml:space="preserve"> </w:delText>
        </w:r>
      </w:del>
      <m:oMath>
        <m:r>
          <m:t>2</m:t>
        </m:r>
        <m:r>
          <m:rPr>
            <m:sty m:val="p"/>
          </m:rPr>
          <m:t>×</m:t>
        </m:r>
        <m:r>
          <m:t>2</m:t>
        </m:r>
      </m:oMath>
      <w:del w:id="35337" w:author="PR Preview" w:date="2026-01-01T00:00:00Z">
        <w:r>
          <w:rPr>
            <w:b/>
            <w:bCs/>
          </w:rPr>
          <w:delText xml:space="preserve"> </w:delText>
        </w:r>
      </w:del>
      <w:del w:id="35338" w:author="PR Preview" w:date="2026-01-01T00:00:00Z">
        <w:r>
          <w:rPr>
            <w:b/>
            <w:bCs/>
          </w:rPr>
          <w:delText xml:space="preserve">matrices)</w:delText>
        </w:r>
      </w:del>
      <w:del w:id="35339" w:author="PR Preview" w:date="2026-01-01T00:00:00Z">
        <w:r>
          <w:delText xml:space="preserve"> </w:delText>
        </w:r>
      </w:del>
      <w:del w:id="35340" w:author="PR Preview" w:date="2026-01-01T00:00:00Z">
        <w:r>
          <w:delText xml:space="preserve">A symmetric</w:delText>
        </w:r>
      </w:del>
      <w:del w:id="35341"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del w:id="35342" w:author="PR Preview" w:date="2026-01-01T00:00:00Z">
        <w:r>
          <w:delText xml:space="preserve"> </w:delText>
        </w:r>
      </w:del>
      <w:del w:id="35343" w:author="PR Preview" w:date="2026-01-01T00:00:00Z">
        <w:r>
          <w:delText xml:space="preserve">is positive definite</w:delText>
        </w:r>
      </w:del>
      <w:del w:id="35344" w:author="PR Preview" w:date="2026-01-01T00:00:00Z">
        <w:r>
          <w:delText xml:space="preserve"> </w:delText>
        </w:r>
      </w:del>
      <w:del w:id="35345" w:author="PR Preview" w:date="2026-01-01T00:00:00Z">
        <w:r>
          <w:delText xml:space="preserve">exactly when</w:delText>
        </w:r>
      </w:del>
      <w:del w:id="35346" w:author="PR Preview" w:date="2026-01-01T00:00:00Z">
        <w:r>
          <w:delText xml:space="preserve"> </w:delText>
        </w:r>
      </w:del>
      <m:oMath>
        <m:r>
          <m:t>a</m:t>
        </m:r>
        <m:r>
          <m:rPr>
            <m:sty m:val="p"/>
          </m:rPr>
          <m:t>&gt;</m:t>
        </m:r>
        <m:r>
          <m:t>0</m:t>
        </m:r>
      </m:oMath>
      <w:del w:id="35347" w:author="PR Preview" w:date="2026-01-01T00:00:00Z">
        <w:r>
          <w:delText xml:space="preserve"> </w:delText>
        </w:r>
      </w:del>
      <w:del w:id="35348" w:author="PR Preview" w:date="2026-01-01T00:00:00Z">
        <w:r>
          <w:delText xml:space="preserve">and</w:delText>
        </w:r>
      </w:del>
      <w:del w:id="35349" w:author="PR Preview" w:date="2026-01-01T00:00:00Z">
        <w:r>
          <w:delText xml:space="preserve"> </w:delText>
        </w:r>
      </w:del>
      <m:oMath>
        <m:r>
          <m:t>c</m:t>
        </m:r>
        <m:r>
          <m:rPr>
            <m:sty m:val="p"/>
          </m:rPr>
          <m:t>−</m:t>
        </m:r>
        <m:f>
          <m:fPr>
            <m:type m:val="lin"/>
          </m:fPr>
          <m:num>
            <m:sSup>
              <m:e>
                <m:r>
                  <m:t>b</m:t>
                </m:r>
              </m:e>
              <m:sup>
                <m:r>
                  <m:t>2</m:t>
                </m:r>
              </m:sup>
            </m:sSup>
          </m:num>
          <m:den>
            <m:r>
              <m:t>a</m:t>
            </m:r>
          </m:den>
        </m:f>
        <m:r>
          <m:rPr>
            <m:sty m:val="p"/>
          </m:rPr>
          <m:t>&gt;</m:t>
        </m:r>
        <m:r>
          <m:t>0</m:t>
        </m:r>
      </m:oMath>
      <w:del w:id="35350" w:author="PR Preview" w:date="2026-01-01T00:00:00Z">
        <w:r>
          <w:delText xml:space="preserve">, that is,</w:delText>
        </w:r>
      </w:del>
      <w:del w:id="35351" w:author="PR Preview" w:date="2026-01-01T00:00:00Z">
        <w:r>
          <w:delText xml:space="preserve"> </w:delText>
        </w:r>
      </w:del>
      <m:oMath>
        <m:r>
          <m:t>a</m:t>
        </m:r>
        <m:r>
          <m:rPr>
            <m:sty m:val="p"/>
          </m:rPr>
          <m:t>&gt;</m:t>
        </m:r>
        <m:r>
          <m:t>0</m:t>
        </m:r>
      </m:oMath>
      <w:del w:id="35352" w:author="PR Preview" w:date="2026-01-01T00:00:00Z">
        <w:r>
          <w:delText xml:space="preserve"> </w:delText>
        </w:r>
      </w:del>
      <w:del w:id="35353" w:author="PR Preview" w:date="2026-01-01T00:00:00Z">
        <w:r>
          <w:delText xml:space="preserve">and</w:delText>
        </w:r>
      </w:del>
      <w:del w:id="35354" w:author="PR Preview" w:date="2026-01-01T00:00:00Z">
        <w:r>
          <w:delText xml:space="preserve"> </w:delText>
        </w:r>
      </w:del>
      <m:oMath>
        <m:r>
          <m:t>a</m:t>
        </m:r>
        <m:r>
          <m:t>c</m:t>
        </m:r>
        <m:r>
          <m:rPr>
            <m:sty m:val="p"/>
          </m:rPr>
          <m:t>&gt;</m:t>
        </m:r>
        <m:sSup>
          <m:e>
            <m:r>
              <m:t>b</m:t>
            </m:r>
          </m:e>
          <m:sup>
            <m:r>
              <m:t>2</m:t>
            </m:r>
          </m:sup>
        </m:sSup>
      </m:oMath>
      <w:del w:id="35355" w:author="PR Preview" w:date="2026-01-01T00:00:00Z">
        <w:r>
          <w:delText xml:space="preserve"> </w:delText>
        </w:r>
      </w:del>
      <w:del w:id="35356" w:author="PR Preview" w:date="2026-01-01T00:00:00Z">
        <w:r>
          <w:delText xml:space="preserve">(a</w:delText>
        </w:r>
      </w:del>
      <w:del w:id="35357" w:author="PR Preview" w:date="2026-01-01T00:00:00Z">
        <w:r>
          <w:delText xml:space="preserve"> </w:delText>
        </w:r>
      </w:del>
      <m:oMath>
        <m:r>
          <m:t>1</m:t>
        </m:r>
        <m:r>
          <m:rPr>
            <m:sty m:val="p"/>
          </m:rPr>
          <m:t>×</m:t>
        </m:r>
        <m:r>
          <m:t>1</m:t>
        </m:r>
      </m:oMath>
      <w:del w:id="35358" w:author="PR Preview" w:date="2026-01-01T00:00:00Z">
        <w:r>
          <w:delText xml:space="preserve"> </w:delText>
        </w:r>
      </w:del>
      <w:del w:id="35359" w:author="PR Preview" w:date="2026-01-01T00:00:00Z">
        <w:r>
          <w:delText xml:space="preserve">matrix</w:delText>
        </w:r>
      </w:del>
      <w:del w:id="35360" w:author="PR Preview" w:date="2026-01-01T00:00:00Z">
        <w:r>
          <w:delText xml:space="preserve"> </w:delText>
        </w:r>
      </w:del>
      <m:oMath>
        <m:r>
          <m:rPr>
            <m:sty m:val="p"/>
          </m:rPr>
          <m:t>[</m:t>
        </m:r>
        <m:r>
          <m:t>s</m:t>
        </m:r>
        <m:r>
          <m:rPr>
            <m:sty m:val="p"/>
          </m:rPr>
          <m:t>]</m:t>
        </m:r>
      </m:oMath>
      <w:del w:id="35361" w:author="PR Preview" w:date="2026-01-01T00:00:00Z">
        <w:r>
          <w:delText xml:space="preserve"> </w:delText>
        </w:r>
      </w:del>
      <w:del w:id="35362" w:author="PR Preview" w:date="2026-01-01T00:00:00Z">
        <w:r>
          <w:delText xml:space="preserve">is positive definite exactly when</w:delText>
        </w:r>
      </w:del>
      <w:del w:id="35363" w:author="PR Preview" w:date="2026-01-01T00:00:00Z">
        <w:r>
          <w:delText xml:space="preserve"> </w:delText>
        </w:r>
      </w:del>
      <m:oMath>
        <m:r>
          <m:t>s</m:t>
        </m:r>
        <m:r>
          <m:rPr>
            <m:sty m:val="p"/>
          </m:rPr>
          <m:t>&gt;</m:t>
        </m:r>
        <m:r>
          <m:t>0</m:t>
        </m:r>
      </m:oMath>
      <w:del w:id="35364" w:author="PR Preview" w:date="2026-01-01T00:00:00Z">
        <w:r>
          <w:delText xml:space="preserve">, since</w:delText>
        </w:r>
      </w:del>
      <w:del w:id="35365" w:author="PR Preview" w:date="2026-01-01T00:00:00Z">
        <w:r>
          <w:delText xml:space="preserve"> </w:delText>
        </w:r>
      </w:del>
      <m:oMath>
        <m:sSup>
          <m:e>
            <m:r>
              <m:t>x</m:t>
            </m:r>
          </m:e>
          <m:sup>
            <m:r>
              <m:rPr>
                <m:sty m:val="p"/>
              </m:rPr>
              <m:t>⊤</m:t>
            </m:r>
          </m:sup>
        </m:sSup>
        <m:r>
          <m:t>s</m:t>
        </m:r>
        <m:r>
          <m:t>x</m:t>
        </m:r>
        <m:r>
          <m:rPr>
            <m:sty m:val="p"/>
          </m:rPr>
          <m:t>=</m:t>
        </m:r>
        <m:r>
          <m:t>s</m:t>
        </m:r>
        <m:sSup>
          <m:e>
            <m:r>
              <m:t>x</m:t>
            </m:r>
          </m:e>
          <m:sup>
            <m:r>
              <m:t>2</m:t>
            </m:r>
          </m:sup>
        </m:sSup>
      </m:oMath>
      <w:del w:id="35366" w:author="PR Preview" w:date="2026-01-01T00:00:00Z">
        <w:r>
          <w:delText xml:space="preserve">).</w:delText>
        </w:r>
      </w:del>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del w:id="35367" w:author="PR Preview" w:date="2026-01-01T00:00:00Z">
        <w:r>
          <w:delText xml:space="preserve">:</w:delText>
        </w:r>
      </w:del>
      <w:del w:id="35368" w:author="PR Preview" w:date="2026-01-01T00:00:00Z">
        <w:r>
          <w:delText xml:space="preserve"> </w:delText>
        </w:r>
      </w:del>
      <m:oMath>
        <m:r>
          <m:t>5</m:t>
        </m:r>
        <m:r>
          <m:rPr>
            <m:sty m:val="p"/>
          </m:rPr>
          <m:t>&gt;</m:t>
        </m:r>
        <m:r>
          <m:t>0</m:t>
        </m:r>
      </m:oMath>
      <w:del w:id="35369" w:author="PR Preview" w:date="2026-01-01T00:00:00Z">
        <w:r>
          <w:delText xml:space="preserve"> </w:delText>
        </w:r>
      </w:del>
      <w:del w:id="35370" w:author="PR Preview" w:date="2026-01-01T00:00:00Z">
        <w:r>
          <w:delText xml:space="preserve">and</w:delText>
        </w:r>
      </w:del>
      <w:del w:id="35371" w:author="PR Preview" w:date="2026-01-01T00:00:00Z">
        <w:r>
          <w:delText xml:space="preserve"> </w:delText>
        </w:r>
      </w:del>
      <m:oMath>
        <m:f>
          <m:fPr>
            <m:type m:val="lin"/>
          </m:fPr>
          <m:num>
            <m:r>
              <m:t>9</m:t>
            </m:r>
          </m:num>
          <m:den>
            <m:r>
              <m:t>5</m:t>
            </m:r>
          </m:den>
        </m:f>
        <m:r>
          <m:rPr>
            <m:sty m:val="p"/>
          </m:rPr>
          <m:t>&gt;</m:t>
        </m:r>
        <m:r>
          <m:t>0</m:t>
        </m:r>
      </m:oMath>
      <w:del w:id="35372" w:author="PR Preview" w:date="2026-01-01T00:00:00Z">
        <w:r>
          <w:delText xml:space="preserve"> </w:delText>
        </w:r>
      </w:del>
      <w:del w:id="35373" w:author="PR Preview" w:date="2026-01-01T00:00:00Z">
        <w:r>
          <w:delText xml:space="preserve">(</w:delText>
        </w:r>
      </w:del>
      <w:hyperlink w:anchor="exm-schur-complement">
        <w:del w:id="35374" w:author="PR Preview" w:date="2026-01-01T00:00:00Z">
          <w:r>
            <w:rPr>
              <w:rStyle w:val="Hyperlink"/>
            </w:rPr>
            <w:delText xml:space="preserve">Example 211</w:delText>
          </w:r>
        </w:del>
      </w:hyperlink>
      <w:del w:id="35375" w:author="PR Preview" w:date="2026-01-01T00:00:00Z">
        <w:r>
          <w:delText xml:space="preserve">),</w:delText>
        </w:r>
      </w:del>
      <w:del w:id="35376" w:author="PR Preview" w:date="2026-01-01T00:00:00Z">
        <w:r>
          <w:delText xml:space="preserve"> </w:delText>
        </w:r>
      </w:del>
      <w:del w:id="35377" w:author="PR Preview" w:date="2026-01-01T00:00:00Z">
        <w:r>
          <w:delText xml:space="preserve">so it is positive definite.</w:delText>
        </w:r>
      </w:del>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del w:id="35378" w:author="PR Preview" w:date="2026-01-01T00:00:00Z">
        <w:r>
          <w:delText xml:space="preserve">:</w:delText>
        </w:r>
      </w:del>
      <w:del w:id="35379" w:author="PR Preview" w:date="2026-01-01T00:00:00Z">
        <w:r>
          <w:delText xml:space="preserve"> </w:delText>
        </w:r>
      </w:del>
      <m:oMath>
        <m:r>
          <m:t>1</m:t>
        </m:r>
        <m:r>
          <m:rPr>
            <m:sty m:val="p"/>
          </m:rPr>
          <m:t>&gt;</m:t>
        </m:r>
        <m:r>
          <m:t>0</m:t>
        </m:r>
      </m:oMath>
      <w:del w:id="35380" w:author="PR Preview" w:date="2026-01-01T00:00:00Z">
        <w:r>
          <w:delText xml:space="preserve"> </w:delText>
        </w:r>
      </w:del>
      <w:del w:id="35381" w:author="PR Preview" w:date="2026-01-01T00:00:00Z">
        <w:r>
          <w:delText xml:space="preserve">but</w:delText>
        </w:r>
      </w:del>
      <w:del w:id="35382" w:author="PR Preview" w:date="2026-01-01T00:00:00Z">
        <w:r>
          <w:delText xml:space="preserve"> </w:delText>
        </w:r>
      </w:del>
      <m:oMath>
        <m:r>
          <m:rPr>
            <m:sty m:val="bi"/>
          </m:rPr>
          <m:t>S</m:t>
        </m:r>
        <m:r>
          <m:rPr>
            <m:sty m:val="p"/>
          </m:rPr>
          <m:t>=</m:t>
        </m:r>
        <m:r>
          <m:rPr>
            <m:sty m:val="p"/>
          </m:rPr>
          <m:t>−</m:t>
        </m:r>
        <m:r>
          <m:t>3</m:t>
        </m:r>
      </m:oMath>
      <w:del w:id="35383" w:author="PR Preview" w:date="2026-01-01T00:00:00Z">
        <w:r>
          <w:delText xml:space="preserve">,</w:delText>
        </w:r>
      </w:del>
      <w:del w:id="35384" w:author="PR Preview" w:date="2026-01-01T00:00:00Z">
        <w:r>
          <w:delText xml:space="preserve"> </w:delText>
        </w:r>
      </w:del>
      <w:del w:id="35385" w:author="PR Preview" w:date="2026-01-01T00:00:00Z">
        <w:r>
          <w:delText xml:space="preserve">so it is not, as</w:delText>
        </w:r>
      </w:del>
      <w:del w:id="35386" w:author="PR Preview" w:date="2026-01-01T00:00:00Z">
        <w:r>
          <w:delText xml:space="preserve"> </w:delText>
        </w:r>
      </w:del>
      <w:hyperlink w:anchor="exm-positive-definite">
        <w:del w:id="35387" w:author="PR Preview" w:date="2026-01-01T00:00:00Z">
          <w:r>
            <w:rPr>
              <w:rStyle w:val="Hyperlink"/>
            </w:rPr>
            <w:delText xml:space="preserve">Example 150</w:delText>
          </w:r>
        </w:del>
      </w:hyperlink>
      <w:del w:id="35388" w:author="PR Preview" w:date="2026-01-01T00:00:00Z">
        <w:r>
          <w:delText xml:space="preserve"> </w:delText>
        </w:r>
      </w:del>
      <w:del w:id="35389" w:author="PR Preview" w:date="2026-01-01T00:00:00Z">
        <w:r>
          <w:delText xml:space="preserve">found directly.</w:delText>
        </w:r>
      </w:del>
    </w:p>
    <w:p>
      <w:pPr>
        <w:pStyle w:val="FirstParagraph"/>
      </w:pPr>
      <w:del w:id="35390" w:author="PR Preview" w:date="2026-01-01T00:00:00Z">
        <w:r>
          <w:rPr>
            <w:b/>
            <w:bCs/>
          </w:rPr>
          <w:delText xml:space="preserve">Theorem 121 (Cholesky factorization)</w:delText>
        </w:r>
      </w:del>
      <w:del w:id="35391" w:author="PR Preview" w:date="2026-01-01T00:00:00Z">
        <w:r>
          <w:delText xml:space="preserve"> </w:delText>
        </w:r>
      </w:del>
      <w:del w:id="35392" w:author="PR Preview" w:date="2026-01-01T00:00:00Z">
        <w:r>
          <w:delText xml:space="preserve">A</w:delText>
        </w:r>
      </w:del>
      <w:del w:id="35393" w:author="PR Preview" w:date="2026-01-01T00:00:00Z">
        <w:r>
          <w:delText xml:space="preserve"> </w:delText>
        </w:r>
      </w:del>
      <m:oMath>
        <m:r>
          <m:t>p</m:t>
        </m:r>
        <m:r>
          <m:rPr>
            <m:sty m:val="p"/>
          </m:rPr>
          <m:t>×</m:t>
        </m:r>
        <m:r>
          <m:t>p</m:t>
        </m:r>
      </m:oMath>
      <w:del w:id="35394" w:author="PR Preview" w:date="2026-01-01T00:00:00Z">
        <w:r>
          <w:delText xml:space="preserve"> </w:delText>
        </w:r>
      </w:del>
      <w:del w:id="35395" w:author="PR Preview" w:date="2026-01-01T00:00:00Z">
        <w:r>
          <w:delText xml:space="preserve">matrix</w:delText>
        </w:r>
      </w:del>
      <w:del w:id="35396" w:author="PR Preview" w:date="2026-01-01T00:00:00Z">
        <w:r>
          <w:delText xml:space="preserve"> </w:delText>
        </w:r>
      </w:del>
      <m:oMath>
        <m:r>
          <m:rPr>
            <m:sty m:val="bi"/>
          </m:rPr>
          <m:t>A</m:t>
        </m:r>
      </m:oMath>
      <w:del w:id="35397" w:author="PR Preview" w:date="2026-01-01T00:00:00Z">
        <w:r>
          <w:delText xml:space="preserve"> </w:delText>
        </w:r>
      </w:del>
      <w:del w:id="35398" w:author="PR Preview" w:date="2026-01-01T00:00:00Z">
        <w:r>
          <w:delText xml:space="preserve">is positive definite (</w:delText>
        </w:r>
      </w:del>
      <w:hyperlink w:anchor="def-positive-definite">
        <w:del w:id="35399" w:author="PR Preview" w:date="2026-01-01T00:00:00Z">
          <w:r>
            <w:rPr>
              <w:rStyle w:val="Hyperlink"/>
            </w:rPr>
            <w:delText xml:space="preserve">Definition 101</w:delText>
          </w:r>
        </w:del>
      </w:hyperlink>
      <w:del w:id="35400" w:author="PR Preview" w:date="2026-01-01T00:00:00Z">
        <w:r>
          <w:delText xml:space="preserve">)</w:delText>
        </w:r>
      </w:del>
      <w:del w:id="35401" w:author="PR Preview" w:date="2026-01-01T00:00:00Z">
        <w:r>
          <w:delText xml:space="preserve"> </w:delText>
        </w:r>
      </w:del>
      <w:del w:id="35402" w:author="PR Preview" w:date="2026-01-01T00:00:00Z">
        <w:r>
          <w:delText xml:space="preserve">exactly when</w:delText>
        </w:r>
      </w:del>
      <w:del w:id="35403" w:author="PR Preview" w:date="2026-01-01T00:00:00Z">
        <w:r>
          <w:delText xml:space="preserve"> </w:delText>
        </w:r>
      </w:del>
      <m:oMath>
        <m:r>
          <m:rPr>
            <m:sty m:val="bi"/>
          </m:rPr>
          <m:t>A</m:t>
        </m:r>
        <m:r>
          <m:rPr>
            <m:sty m:val="p"/>
          </m:rPr>
          <m:t>=</m:t>
        </m:r>
        <m:r>
          <m:rPr>
            <m:sty m:val="bi"/>
          </m:rPr>
          <m:t>L</m:t>
        </m:r>
        <m:sSup>
          <m:e>
            <m:r>
              <m:rPr>
                <m:sty m:val="bi"/>
              </m:rPr>
              <m:t>L</m:t>
            </m:r>
          </m:e>
          <m:sup>
            <m:r>
              <m:rPr>
                <m:sty m:val="p"/>
              </m:rPr>
              <m:t>⊤</m:t>
            </m:r>
          </m:sup>
        </m:sSup>
      </m:oMath>
      <w:del w:id="35404" w:author="PR Preview" w:date="2026-01-01T00:00:00Z">
        <w:r>
          <w:delText xml:space="preserve"> </w:delText>
        </w:r>
      </w:del>
      <w:del w:id="35405" w:author="PR Preview" w:date="2026-01-01T00:00:00Z">
        <w:r>
          <w:delText xml:space="preserve">for some lower triangular</w:delText>
        </w:r>
      </w:del>
      <w:del w:id="35406" w:author="PR Preview" w:date="2026-01-01T00:00:00Z">
        <w:r>
          <w:delText xml:space="preserve"> </w:delText>
        </w:r>
      </w:del>
      <m:oMath>
        <m:r>
          <m:rPr>
            <m:sty m:val="bi"/>
          </m:rPr>
          <m:t>L</m:t>
        </m:r>
      </m:oMath>
      <w:del w:id="35407" w:author="PR Preview" w:date="2026-01-01T00:00:00Z">
        <w:r>
          <w:delText xml:space="preserve"> </w:delText>
        </w:r>
      </w:del>
      <w:del w:id="35408" w:author="PR Preview" w:date="2026-01-01T00:00:00Z">
        <w:r>
          <w:delText xml:space="preserve">(</w:delText>
        </w:r>
      </w:del>
      <w:hyperlink w:anchor="def-lower-triangular-matrix">
        <w:del w:id="35409" w:author="PR Preview" w:date="2026-01-01T00:00:00Z">
          <w:r>
            <w:rPr>
              <w:rStyle w:val="Hyperlink"/>
            </w:rPr>
            <w:delText xml:space="preserve">Definition 113</w:delText>
          </w:r>
        </w:del>
      </w:hyperlink>
      <w:del w:id="35410" w:author="PR Preview" w:date="2026-01-01T00:00:00Z">
        <w:r>
          <w:delText xml:space="preserve">) with positive diagonal entries.</w:delText>
        </w:r>
      </w:del>
      <w:del w:id="35411" w:author="PR Preview" w:date="2026-01-01T00:00:00Z">
        <w:r>
          <w:delText xml:space="preserve"> </w:delText>
        </w:r>
      </w:del>
      <w:del w:id="35412" w:author="PR Preview" w:date="2026-01-01T00:00:00Z">
        <w:r>
          <w:delText xml:space="preserve">For a positive definite</w:delText>
        </w:r>
      </w:del>
      <w:del w:id="35413" w:author="PR Preview" w:date="2026-01-01T00:00:00Z">
        <w:r>
          <w:delText xml:space="preserve"> </w:delText>
        </w:r>
      </w:del>
      <m:oMath>
        <m:r>
          <m:rPr>
            <m:sty m:val="bi"/>
          </m:rPr>
          <m:t>A</m:t>
        </m:r>
      </m:oMath>
      <w:del w:id="35414" w:author="PR Preview" w:date="2026-01-01T00:00:00Z">
        <w:r>
          <w:delText xml:space="preserve"> </w:delText>
        </w:r>
      </w:del>
      <w:del w:id="35415" w:author="PR Preview" w:date="2026-01-01T00:00:00Z">
        <w:r>
          <w:delText xml:space="preserve">that</w:delText>
        </w:r>
      </w:del>
      <w:del w:id="35416" w:author="PR Preview" w:date="2026-01-01T00:00:00Z">
        <w:r>
          <w:delText xml:space="preserve"> </w:delText>
        </w:r>
      </w:del>
      <m:oMath>
        <m:r>
          <m:rPr>
            <m:sty m:val="bi"/>
          </m:rPr>
          <m:t>L</m:t>
        </m:r>
      </m:oMath>
      <w:del w:id="35417" w:author="PR Preview" w:date="2026-01-01T00:00:00Z">
        <w:r>
          <w:delText xml:space="preserve"> </w:delText>
        </w:r>
      </w:del>
      <w:del w:id="35418" w:author="PR Preview" w:date="2026-01-01T00:00:00Z">
        <w:r>
          <w:delText xml:space="preserve">is unique;</w:delText>
        </w:r>
      </w:del>
      <w:del w:id="35419" w:author="PR Preview" w:date="2026-01-01T00:00:00Z">
        <w:r>
          <w:delText xml:space="preserve"> </w:delText>
        </w:r>
      </w:del>
      <w:del w:id="35420" w:author="PR Preview" w:date="2026-01-01T00:00:00Z">
        <w:r>
          <w:delText xml:space="preserve">it is the</w:delText>
        </w:r>
      </w:del>
      <w:del w:id="35421" w:author="PR Preview" w:date="2026-01-01T00:00:00Z">
        <w:r>
          <w:delText xml:space="preserve"> </w:delText>
        </w:r>
      </w:del>
      <w:del w:id="35422" w:author="PR Preview" w:date="2026-01-01T00:00:00Z">
        <w:r>
          <w:rPr>
            <w:b/>
            <w:bCs/>
          </w:rPr>
          <w:delText xml:space="preserve">Cholesky factor</w:delText>
        </w:r>
      </w:del>
      <w:del w:id="35423" w:author="PR Preview" w:date="2026-01-01T00:00:00Z">
        <w:r>
          <w:delText xml:space="preserve"> </w:delText>
        </w:r>
      </w:del>
      <w:del w:id="35424" w:author="PR Preview" w:date="2026-01-01T00:00:00Z">
        <w:r>
          <w:delText xml:space="preserve">of</w:delText>
        </w:r>
      </w:del>
      <w:del w:id="35425" w:author="PR Preview" w:date="2026-01-01T00:00:00Z">
        <w:r>
          <w:delText xml:space="preserve"> </w:delText>
        </w:r>
      </w:del>
      <m:oMath>
        <m:r>
          <m:rPr>
            <m:sty m:val="bi"/>
          </m:rPr>
          <m:t>A</m:t>
        </m:r>
      </m:oMath>
      <w:del w:id="35426" w:author="PR Preview" w:date="2026-01-01T00:00:00Z">
        <w:r>
          <w:delText xml:space="preserve">.</w:delText>
        </w:r>
      </w:del>
    </w:p>
    <w:p>
      <w:pPr>
        <w:pStyle w:val="BodyText"/>
      </w:pPr>
      <w:del w:id="35427" w:author="PR Preview" w:date="2026-01-01T00:00:00Z">
        <w:r>
          <w:rPr>
            <w:i/>
            <w:iCs/>
          </w:rPr>
          <w:delText xml:space="preserve">Proof</w:delText>
        </w:r>
      </w:del>
      <w:del w:id="35428" w:author="PR Preview" w:date="2026-01-01T00:00:00Z">
        <w:r>
          <w:delText xml:space="preserve">. </w:delText>
        </w:r>
      </w:del>
      <w:del w:id="35429" w:author="PR Preview" w:date="2026-01-01T00:00:00Z">
        <w:r>
          <w:rPr>
            <w:b/>
            <w:bCs/>
          </w:rPr>
          <w:delText xml:space="preserve">If.</w:delText>
        </w:r>
      </w:del>
      <w:del w:id="35430" w:author="PR Preview" w:date="2026-01-01T00:00:00Z">
        <w:r>
          <w:delText xml:space="preserve"> </w:delText>
        </w:r>
      </w:del>
      <m:oMath>
        <m:sSup>
          <m:e>
            <m:r>
              <m:rPr>
                <m:sty m:val="bi"/>
              </m:rPr>
              <m:t>L</m:t>
            </m:r>
          </m:e>
          <m:sup>
            <m:r>
              <m:rPr>
                <m:sty m:val="p"/>
              </m:rPr>
              <m:t>⊤</m:t>
            </m:r>
          </m:sup>
        </m:sSup>
      </m:oMath>
      <w:del w:id="35431" w:author="PR Preview" w:date="2026-01-01T00:00:00Z">
        <w:r>
          <w:delText xml:space="preserve"> </w:delText>
        </w:r>
      </w:del>
      <w:del w:id="35432" w:author="PR Preview" w:date="2026-01-01T00:00:00Z">
        <w:r>
          <w:delText xml:space="preserve">is upper triangular with positive diagonal (</w:delText>
        </w:r>
      </w:del>
      <w:hyperlink w:anchor="def-matrix-transpose">
        <w:del w:id="35433" w:author="PR Preview" w:date="2026-01-01T00:00:00Z">
          <w:r>
            <w:rPr>
              <w:rStyle w:val="Hyperlink"/>
            </w:rPr>
            <w:delText xml:space="preserve">Definition 22</w:delText>
          </w:r>
        </w:del>
      </w:hyperlink>
      <w:del w:id="35434" w:author="PR Preview" w:date="2026-01-01T00:00:00Z">
        <w:r>
          <w:delText xml:space="preserve">),</w:delText>
        </w:r>
      </w:del>
      <w:del w:id="35435" w:author="PR Preview" w:date="2026-01-01T00:00:00Z">
        <w:r>
          <w:delText xml:space="preserve"> </w:delText>
        </w:r>
      </w:del>
      <w:del w:id="35436" w:author="PR Preview" w:date="2026-01-01T00:00:00Z">
        <w:r>
          <w:delText xml:space="preserve">so</w:delText>
        </w:r>
      </w:del>
      <w:del w:id="35437" w:author="PR Preview" w:date="2026-01-01T00:00:00Z">
        <w:r>
          <w:delText xml:space="preserve"> </w:delText>
        </w:r>
      </w:del>
      <m:oMath>
        <m:sSup>
          <m:e>
            <m:r>
              <m:rPr>
                <m:sty m:val="bi"/>
              </m:rPr>
              <m:t>L</m:t>
            </m:r>
          </m:e>
          <m:sup>
            <m:r>
              <m:rPr>
                <m:sty m:val="p"/>
              </m:rPr>
              <m:t>⊤</m:t>
            </m:r>
          </m:sup>
        </m:sSup>
        <m:limLow>
          <m:e>
            <m:r>
              <m:t>x</m:t>
            </m:r>
          </m:e>
          <m:lim>
            <m:r>
              <m:rPr>
                <m:sty m:val="p"/>
              </m:rPr>
              <m:t>∼</m:t>
            </m:r>
          </m:lim>
        </m:limLow>
        <m:r>
          <m:rPr>
            <m:sty m:val="p"/>
          </m:rPr>
          <m:t>=</m:t>
        </m:r>
        <m:limLow>
          <m:e>
            <m:r>
              <m:t>0</m:t>
            </m:r>
          </m:e>
          <m:lim>
            <m:r>
              <m:rPr>
                <m:sty m:val="p"/>
              </m:rPr>
              <m:t>∼</m:t>
            </m:r>
          </m:lim>
        </m:limLow>
      </m:oMath>
      <w:del w:id="35438" w:author="PR Preview" w:date="2026-01-01T00:00:00Z">
        <w:r>
          <w:delText xml:space="preserve"> </w:delText>
        </w:r>
      </w:del>
      <w:del w:id="35439" w:author="PR Preview" w:date="2026-01-01T00:00:00Z">
        <w:r>
          <w:delText xml:space="preserve">only for</w:delText>
        </w:r>
      </w:del>
      <w:del w:id="35440"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35441" w:author="PR Preview" w:date="2026-01-01T00:00:00Z">
        <w:r>
          <w:delText xml:space="preserve"> </w:delText>
        </w:r>
      </w:del>
      <w:del w:id="35442" w:author="PR Preview" w:date="2026-01-01T00:00:00Z">
        <w:r>
          <w:delText xml:space="preserve">(</w:delText>
        </w:r>
      </w:del>
      <w:hyperlink w:anchor="thm-back-substitution">
        <w:del w:id="35443" w:author="PR Preview" w:date="2026-01-01T00:00:00Z">
          <w:r>
            <w:rPr>
              <w:rStyle w:val="Hyperlink"/>
            </w:rPr>
            <w:delText xml:space="preserve">Theorem 102</w:delText>
          </w:r>
        </w:del>
      </w:hyperlink>
      <w:del w:id="35444" w:author="PR Preview" w:date="2026-01-01T00:00:00Z">
        <w:r>
          <w:delText xml:space="preserve">),</w:delText>
        </w:r>
      </w:del>
      <w:del w:id="35445" w:author="PR Preview" w:date="2026-01-01T00:00:00Z">
        <w:r>
          <w:delText xml:space="preserve"> </w:delText>
        </w:r>
      </w:del>
      <w:del w:id="35446" w:author="PR Preview" w:date="2026-01-01T00:00:00Z">
        <w:r>
          <w:delText xml:space="preserve">and the columns of</w:delText>
        </w:r>
      </w:del>
      <w:del w:id="35447" w:author="PR Preview" w:date="2026-01-01T00:00:00Z">
        <w:r>
          <w:delText xml:space="preserve"> </w:delText>
        </w:r>
      </w:del>
      <m:oMath>
        <m:sSup>
          <m:e>
            <m:r>
              <m:rPr>
                <m:sty m:val="bi"/>
              </m:rPr>
              <m:t>L</m:t>
            </m:r>
          </m:e>
          <m:sup>
            <m:r>
              <m:rPr>
                <m:sty m:val="p"/>
              </m:rPr>
              <m:t>⊤</m:t>
            </m:r>
          </m:sup>
        </m:sSup>
      </m:oMath>
      <w:del w:id="35448" w:author="PR Preview" w:date="2026-01-01T00:00:00Z">
        <w:r>
          <w:delText xml:space="preserve"> </w:delText>
        </w:r>
      </w:del>
      <w:del w:id="35449" w:author="PR Preview" w:date="2026-01-01T00:00:00Z">
        <w:r>
          <w:delText xml:space="preserve">are linearly independent</w:delText>
        </w:r>
      </w:del>
      <w:del w:id="35450" w:author="PR Preview" w:date="2026-01-01T00:00:00Z">
        <w:r>
          <w:delText xml:space="preserve"> </w:delText>
        </w:r>
      </w:del>
      <w:del w:id="35451" w:author="PR Preview" w:date="2026-01-01T00:00:00Z">
        <w:r>
          <w:delText xml:space="preserve">(</w:delText>
        </w:r>
      </w:del>
      <w:hyperlink w:anchor="thm-matvec-columns">
        <w:del w:id="35452" w:author="PR Preview" w:date="2026-01-01T00:00:00Z">
          <w:r>
            <w:rPr>
              <w:rStyle w:val="Hyperlink"/>
            </w:rPr>
            <w:delText xml:space="preserve">Theorem 23</w:delText>
          </w:r>
        </w:del>
      </w:hyperlink>
      <w:del w:id="35453" w:author="PR Preview" w:date="2026-01-01T00:00:00Z">
        <w:r>
          <w:delText xml:space="preserve">,</w:delText>
        </w:r>
      </w:del>
      <w:del w:id="35454" w:author="PR Preview" w:date="2026-01-01T00:00:00Z">
        <w:r>
          <w:delText xml:space="preserve"> </w:delText>
        </w:r>
      </w:del>
      <w:hyperlink w:anchor="def-linearly-independent">
        <w:del w:id="35455" w:author="PR Preview" w:date="2026-01-01T00:00:00Z">
          <w:r>
            <w:rPr>
              <w:rStyle w:val="Hyperlink"/>
            </w:rPr>
            <w:delText xml:space="preserve">Definition 43</w:delText>
          </w:r>
        </w:del>
      </w:hyperlink>
      <w:del w:id="35456" w:author="PR Preview" w:date="2026-01-01T00:00:00Z">
        <w:r>
          <w:delText xml:space="preserve">).</w:delText>
        </w:r>
      </w:del>
      <w:del w:id="35457" w:author="PR Preview" w:date="2026-01-01T00:00:00Z">
        <w:r>
          <w:delText xml:space="preserve"> </w:delText>
        </w:r>
      </w:del>
      <w:del w:id="35458" w:author="PR Preview" w:date="2026-01-01T00:00:00Z">
        <w:r>
          <w:delText xml:space="preserve">So</w:delText>
        </w:r>
      </w:del>
      <w:del w:id="35459" w:author="PR Preview" w:date="2026-01-01T00:00:00Z">
        <w:r>
          <w:delText xml:space="preserve"> </w:delText>
        </w:r>
      </w:del>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del w:id="35460" w:author="PR Preview" w:date="2026-01-01T00:00:00Z">
        <w:r>
          <w:delText xml:space="preserve"> </w:delText>
        </w:r>
      </w:del>
      <w:del w:id="35461" w:author="PR Preview" w:date="2026-01-01T00:00:00Z">
        <w:r>
          <w:delText xml:space="preserve">(</w:delText>
        </w:r>
      </w:del>
      <w:hyperlink w:anchor="def-matrix-transpose">
        <w:del w:id="35462" w:author="PR Preview" w:date="2026-01-01T00:00:00Z">
          <w:r>
            <w:rPr>
              <w:rStyle w:val="Hyperlink"/>
            </w:rPr>
            <w:delText xml:space="preserve">Definition 22</w:delText>
          </w:r>
        </w:del>
      </w:hyperlink>
      <w:del w:id="35463" w:author="PR Preview" w:date="2026-01-01T00:00:00Z">
        <w:r>
          <w:delText xml:space="preserve">)</w:delText>
        </w:r>
      </w:del>
      <w:del w:id="35464" w:author="PR Preview" w:date="2026-01-01T00:00:00Z">
        <w:r>
          <w:delText xml:space="preserve"> </w:delText>
        </w:r>
      </w:del>
      <w:del w:id="35465" w:author="PR Preview" w:date="2026-01-01T00:00:00Z">
        <w:r>
          <w:delText xml:space="preserve">is positive definite (</w:delText>
        </w:r>
      </w:del>
      <w:hyperlink w:anchor="thm-pd-gram">
        <w:del w:id="35466" w:author="PR Preview" w:date="2026-01-01T00:00:00Z">
          <w:r>
            <w:rPr>
              <w:rStyle w:val="Hyperlink"/>
            </w:rPr>
            <w:delText xml:space="preserve">Theorem 116</w:delText>
          </w:r>
        </w:del>
      </w:hyperlink>
      <w:del w:id="35467" w:author="PR Preview" w:date="2026-01-01T00:00:00Z">
        <w:r>
          <w:delText xml:space="preserve">, part 2).</w:delText>
        </w:r>
      </w:del>
    </w:p>
    <w:p>
      <w:pPr>
        <w:pStyle w:val="BodyText"/>
      </w:pPr>
      <w:del w:id="35468" w:author="PR Preview" w:date="2026-01-01T00:00:00Z">
        <w:r>
          <w:rPr>
            <w:b/>
            <w:bCs/>
          </w:rPr>
          <w:delText xml:space="preserve">Only if, with uniqueness, by</w:delText>
        </w:r>
      </w:del>
      <w:del w:id="35469" w:author="PR Preview" w:date="2026-01-01T00:00:00Z">
        <w:r>
          <w:rPr>
            <w:b/>
            <w:bCs/>
          </w:rPr>
          <w:delText xml:space="preserve"> </w:delText>
        </w:r>
      </w:del>
      <w:hyperlink r:id="rId142">
        <w:del w:id="35470" w:author="PR Preview" w:date="2026-01-01T00:00:00Z">
          <w:r>
            <w:rPr>
              <w:rStyle w:val="Hyperlink"/>
              <w:b/>
              <w:bCs/>
            </w:rPr>
            <w:delText xml:space="preserve">induction</w:delText>
          </w:r>
        </w:del>
      </w:hyperlink>
      <w:del w:id="35471" w:author="PR Preview" w:date="2026-01-01T00:00:00Z">
        <w:r>
          <w:rPr>
            <w:b/>
            <w:bCs/>
          </w:rPr>
          <w:delText xml:space="preserve"> </w:delText>
        </w:r>
      </w:del>
      <w:del w:id="35472" w:author="PR Preview" w:date="2026-01-01T00:00:00Z">
        <w:r>
          <w:rPr>
            <w:b/>
            <w:bCs/>
          </w:rPr>
          <w:delText xml:space="preserve">on</w:delText>
        </w:r>
      </w:del>
      <w:del w:id="35473" w:author="PR Preview" w:date="2026-01-01T00:00:00Z">
        <w:r>
          <w:rPr>
            <w:b/>
            <w:bCs/>
          </w:rPr>
          <w:delText xml:space="preserve"> </w:delText>
        </w:r>
      </w:del>
      <m:oMath>
        <m:r>
          <m:t>p</m:t>
        </m:r>
      </m:oMath>
      <w:del w:id="35474" w:author="PR Preview" w:date="2026-01-01T00:00:00Z">
        <w:r>
          <w:rPr>
            <w:b/>
            <w:bCs/>
          </w:rPr>
          <w:delText xml:space="preserve">.</w:delText>
        </w:r>
      </w:del>
      <w:del w:id="35475" w:author="PR Preview" w:date="2026-01-01T00:00:00Z">
        <w:r>
          <w:delText xml:space="preserve"> </w:delText>
        </w:r>
      </w:del>
      <w:del w:id="35476" w:author="PR Preview" w:date="2026-01-01T00:00:00Z">
        <w:r>
          <w:delText xml:space="preserve">For</w:delText>
        </w:r>
      </w:del>
      <w:del w:id="35477" w:author="PR Preview" w:date="2026-01-01T00:00:00Z">
        <w:r>
          <w:delText xml:space="preserve"> </w:delText>
        </w:r>
      </w:del>
      <m:oMath>
        <m:r>
          <m:t>p</m:t>
        </m:r>
        <m:r>
          <m:rPr>
            <m:sty m:val="p"/>
          </m:rPr>
          <m:t>=</m:t>
        </m:r>
        <m:r>
          <m:t>1</m:t>
        </m:r>
      </m:oMath>
      <w:del w:id="35478" w:author="PR Preview" w:date="2026-01-01T00:00:00Z">
        <w:r>
          <w:delText xml:space="preserve">,</w:delText>
        </w:r>
      </w:del>
      <w:del w:id="35479" w:author="PR Preview" w:date="2026-01-01T00:00:00Z">
        <w:r>
          <w:delText xml:space="preserve"> </w:delText>
        </w:r>
      </w:del>
      <m:oMath>
        <m:r>
          <m:rPr>
            <m:sty m:val="bi"/>
          </m:rPr>
          <m:t>A</m:t>
        </m:r>
        <m:r>
          <m:rPr>
            <m:sty m:val="p"/>
          </m:rPr>
          <m:t>=</m:t>
        </m:r>
        <m:r>
          <m:rPr>
            <m:sty m:val="p"/>
          </m:rPr>
          <m:t>[</m:t>
        </m:r>
        <m:r>
          <m:t>a</m:t>
        </m:r>
        <m:r>
          <m:rPr>
            <m:sty m:val="p"/>
          </m:rPr>
          <m:t>]</m:t>
        </m:r>
      </m:oMath>
      <w:del w:id="35480" w:author="PR Preview" w:date="2026-01-01T00:00:00Z">
        <w:r>
          <w:delText xml:space="preserve"> </w:delText>
        </w:r>
      </w:del>
      <w:del w:id="35481" w:author="PR Preview" w:date="2026-01-01T00:00:00Z">
        <w:r>
          <w:delText xml:space="preserve">with</w:delText>
        </w:r>
      </w:del>
      <w:del w:id="35482" w:author="PR Preview" w:date="2026-01-01T00:00:00Z">
        <w:r>
          <w:delText xml:space="preserve"> </w:delText>
        </w:r>
      </w:del>
      <m:oMath>
        <m:r>
          <m:t>a</m:t>
        </m:r>
        <m:r>
          <m:rPr>
            <m:sty m:val="p"/>
          </m:rPr>
          <m:t>&gt;</m:t>
        </m:r>
        <m:r>
          <m:t>0</m:t>
        </m:r>
      </m:oMath>
      <w:del w:id="35483" w:author="PR Preview" w:date="2026-01-01T00:00:00Z">
        <w:r>
          <w:delText xml:space="preserve"> </w:delText>
        </w:r>
      </w:del>
      <w:del w:id="35484" w:author="PR Preview" w:date="2026-01-01T00:00:00Z">
        <w:r>
          <w:delText xml:space="preserve">(</w:delText>
        </w:r>
      </w:del>
      <w:hyperlink w:anchor="thm-pd-submatrix">
        <w:del w:id="35485" w:author="PR Preview" w:date="2026-01-01T00:00:00Z">
          <w:r>
            <w:rPr>
              <w:rStyle w:val="Hyperlink"/>
            </w:rPr>
            <w:delText xml:space="preserve">Theorem 118</w:delText>
          </w:r>
        </w:del>
      </w:hyperlink>
      <w:del w:id="35486" w:author="PR Preview" w:date="2026-01-01T00:00:00Z">
        <w:r>
          <w:delText xml:space="preserve">),</w:delText>
        </w:r>
      </w:del>
      <w:del w:id="35487" w:author="PR Preview" w:date="2026-01-01T00:00:00Z">
        <w:r>
          <w:delText xml:space="preserve"> </w:delText>
        </w:r>
      </w:del>
      <w:del w:id="35488" w:author="PR Preview" w:date="2026-01-01T00:00:00Z">
        <w:r>
          <w:delText xml:space="preserve">and</w:delText>
        </w:r>
      </w:del>
      <w:del w:id="35489" w:author="PR Preview" w:date="2026-01-01T00:00:00Z">
        <w:r>
          <w:delText xml:space="preserve"> </w:delText>
        </w:r>
      </w:del>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del w:id="35490" w:author="PR Preview" w:date="2026-01-01T00:00:00Z">
        <w:r>
          <w:delText xml:space="preserve"> </w:delText>
        </w:r>
      </w:del>
      <w:del w:id="35491" w:author="PR Preview" w:date="2026-01-01T00:00:00Z">
        <w:r>
          <w:delText xml:space="preserve">with</w:delText>
        </w:r>
      </w:del>
      <w:del w:id="35492" w:author="PR Preview" w:date="2026-01-01T00:00:00Z">
        <w:r>
          <w:delText xml:space="preserve"> </w:delText>
        </w:r>
      </w:del>
      <m:oMath>
        <m:r>
          <m:t>c</m:t>
        </m:r>
        <m:r>
          <m:rPr>
            <m:sty m:val="p"/>
          </m:rPr>
          <m:t>&gt;</m:t>
        </m:r>
        <m:r>
          <m:t>0</m:t>
        </m:r>
      </m:oMath>
      <w:del w:id="35493" w:author="PR Preview" w:date="2026-01-01T00:00:00Z">
        <w:r>
          <w:delText xml:space="preserve"> </w:delText>
        </w:r>
      </w:del>
      <w:del w:id="35494" w:author="PR Preview" w:date="2026-01-01T00:00:00Z">
        <w:r>
          <w:delText xml:space="preserve">holds exactly for</w:delText>
        </w:r>
      </w:del>
      <w:del w:id="35495" w:author="PR Preview" w:date="2026-01-01T00:00:00Z">
        <w:r>
          <w:delText xml:space="preserve"> </w:delText>
        </w:r>
      </w:del>
      <m:oMath>
        <m:r>
          <m:t>c</m:t>
        </m:r>
        <m:r>
          <m:rPr>
            <m:sty m:val="p"/>
          </m:rPr>
          <m:t>=</m:t>
        </m:r>
        <m:rad>
          <m:radPr>
            <m:degHide m:val="on"/>
          </m:radPr>
          <m:deg/>
          <m:e>
            <m:r>
              <m:t>a</m:t>
            </m:r>
          </m:e>
        </m:rad>
      </m:oMath>
      <w:del w:id="35496" w:author="PR Preview" w:date="2026-01-01T00:00:00Z">
        <w:r>
          <w:delText xml:space="preserve">.</w:delText>
        </w:r>
      </w:del>
      <w:del w:id="35497" w:author="PR Preview" w:date="2026-01-01T00:00:00Z">
        <w:r>
          <w:delText xml:space="preserve"> </w:delText>
        </w:r>
      </w:del>
      <w:del w:id="35498" w:author="PR Preview" w:date="2026-01-01T00:00:00Z">
        <w:r>
          <w:delText xml:space="preserve">For</w:delText>
        </w:r>
      </w:del>
      <w:del w:id="35499" w:author="PR Preview" w:date="2026-01-01T00:00:00Z">
        <w:r>
          <w:delText xml:space="preserve"> </w:delText>
        </w:r>
      </w:del>
      <m:oMath>
        <m:r>
          <m:t>p</m:t>
        </m:r>
        <m:r>
          <m:rPr>
            <m:sty m:val="p"/>
          </m:rPr>
          <m:t>&gt;</m:t>
        </m:r>
        <m:r>
          <m:t>1</m:t>
        </m:r>
      </m:oMath>
      <w:del w:id="35500" w:author="PR Preview" w:date="2026-01-01T00:00:00Z">
        <w:r>
          <w:delText xml:space="preserve">, assume every</w:delText>
        </w:r>
      </w:del>
      <w:del w:id="35501" w:author="PR Preview" w:date="2026-01-01T00:00:00Z">
        <w:r>
          <w:delText xml:space="preserve"> </w:delText>
        </w:r>
      </w:del>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del w:id="35502" w:author="PR Preview" w:date="2026-01-01T00:00:00Z">
        <w:r>
          <w:delText xml:space="preserve"> </w:delText>
        </w:r>
      </w:del>
      <w:del w:id="35503" w:author="PR Preview" w:date="2026-01-01T00:00:00Z">
        <w:r>
          <w:delText xml:space="preserve">positive definite matrix</w:delText>
        </w:r>
      </w:del>
      <w:del w:id="35504" w:author="PR Preview" w:date="2026-01-01T00:00:00Z">
        <w:r>
          <w:delText xml:space="preserve"> </w:delText>
        </w:r>
      </w:del>
      <w:del w:id="35505" w:author="PR Preview" w:date="2026-01-01T00:00:00Z">
        <w:r>
          <w:delText xml:space="preserve">has exactly one such factor, and split off the first row and column.</w:delText>
        </w:r>
      </w:del>
      <w:del w:id="35506" w:author="PR Preview" w:date="2026-01-01T00:00:00Z">
        <w:r>
          <w:delText xml:space="preserve"> </w:delText>
        </w:r>
      </w:del>
      <m:oMath>
        <m:r>
          <m:rPr>
            <m:sty m:val="bi"/>
          </m:rPr>
          <m:t>A</m:t>
        </m:r>
      </m:oMath>
      <w:del w:id="35507" w:author="PR Preview" w:date="2026-01-01T00:00:00Z">
        <w:r>
          <w:delText xml:space="preserve"> </w:delText>
        </w:r>
      </w:del>
      <w:del w:id="35508" w:author="PR Preview" w:date="2026-01-01T00:00:00Z">
        <w:r>
          <w:delText xml:space="preserve">is symmetric, so its first row is the transpose of its first column:</w:delText>
        </w:r>
      </w:del>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limLow>
                          <m:e>
                            <m:r>
                              <m:t>b</m:t>
                            </m:r>
                          </m:e>
                          <m:lim>
                            <m:r>
                              <m:rPr>
                                <m:sty m:val="p"/>
                              </m:rPr>
                              <m:t>∼</m:t>
                            </m:r>
                          </m:lim>
                        </m:limLow>
                      </m:e>
                      <m:sup>
                        <m:r>
                          <m:rPr>
                            <m:sty m:val="p"/>
                          </m:rPr>
                          <m:t>⊤</m:t>
                        </m:r>
                      </m:sup>
                    </m:sSup>
                  </m:e>
                </m:mr>
                <m:mr>
                  <m:e>
                    <m:limLow>
                      <m:e>
                        <m:r>
                          <m:t>b</m:t>
                        </m:r>
                      </m:e>
                      <m:lim>
                        <m:r>
                          <m:rPr>
                            <m:sty m:val="p"/>
                          </m:rPr>
                          <m:t>∼</m:t>
                        </m:r>
                      </m:lim>
                    </m:limLow>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limLow>
                          <m:e>
                            <m:r>
                              <m:t>0</m:t>
                            </m:r>
                          </m:e>
                          <m:lim>
                            <m:r>
                              <m:rPr>
                                <m:sty m:val="p"/>
                              </m:rPr>
                              <m:t>∼</m:t>
                            </m:r>
                          </m:lim>
                        </m:limLow>
                      </m:e>
                      <m:sub>
                        <m:r>
                          <m:t>1</m:t>
                        </m:r>
                        <m:r>
                          <m:rPr>
                            <m:sty m:val="p"/>
                          </m:rPr>
                          <m:t>×</m:t>
                        </m:r>
                        <m:r>
                          <m:rPr>
                            <m:sty m:val="p"/>
                          </m:rPr>
                          <m:t>(</m:t>
                        </m:r>
                        <m:r>
                          <m:t>p</m:t>
                        </m:r>
                        <m:r>
                          <m:rPr>
                            <m:sty m:val="p"/>
                          </m:rPr>
                          <m:t>−</m:t>
                        </m:r>
                        <m:r>
                          <m:t>1</m:t>
                        </m:r>
                        <m:r>
                          <m:rPr>
                            <m:sty m:val="p"/>
                          </m:rPr>
                          <m:t>)</m:t>
                        </m:r>
                      </m:sub>
                    </m:sSub>
                  </m:e>
                </m:mr>
                <m:mr>
                  <m:e>
                    <m:limLow>
                      <m:e>
                        <m:r>
                          <m:t>g</m:t>
                        </m:r>
                      </m:e>
                      <m:lim>
                        <m:r>
                          <m:rPr>
                            <m:sty m:val="p"/>
                          </m:rPr>
                          <m:t>∼</m:t>
                        </m:r>
                      </m:lim>
                    </m:limLow>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limLow>
                          <m:e>
                            <m:r>
                              <m:t>g</m:t>
                            </m:r>
                          </m:e>
                          <m:lim>
                            <m:r>
                              <m:rPr>
                                <m:sty m:val="p"/>
                              </m:rPr>
                              <m:t>∼</m:t>
                            </m:r>
                          </m:lim>
                        </m:limLow>
                      </m:e>
                      <m:sup>
                        <m:r>
                          <m:rPr>
                            <m:sty m:val="p"/>
                          </m:rPr>
                          <m:t>⊤</m:t>
                        </m:r>
                      </m:sup>
                    </m:sSup>
                  </m:e>
                </m:mr>
                <m:mr>
                  <m:e>
                    <m:sSub>
                      <m:e>
                        <m:limLow>
                          <m:e>
                            <m:r>
                              <m:t>0</m:t>
                            </m:r>
                          </m:e>
                          <m:lim>
                            <m:r>
                              <m:rPr>
                                <m:sty m:val="p"/>
                              </m:rPr>
                              <m:t>∼</m:t>
                            </m:r>
                          </m:lim>
                        </m:limLow>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del w:id="35509" w:author="PR Preview" w:date="2026-01-01T00:00:00Z">
        <w:r>
          <w:delText xml:space="preserve">with</w:delText>
        </w:r>
      </w:del>
      <w:del w:id="35510" w:author="PR Preview" w:date="2026-01-01T00:00:00Z">
        <w:r>
          <w:delText xml:space="preserve"> </w:delText>
        </w:r>
      </w:del>
      <m:oMath>
        <m:limLow>
          <m:e>
            <m:r>
              <m:t>b</m:t>
            </m:r>
          </m:e>
          <m:lim>
            <m:r>
              <m:rPr>
                <m:sty m:val="p"/>
              </m:rPr>
              <m:t>∼</m:t>
            </m:r>
          </m:lim>
        </m:limLow>
        <m:r>
          <m:rPr>
            <m:sty m:val="p"/>
          </m:rPr>
          <m:t>,</m:t>
        </m:r>
        <m:limLow>
          <m:e>
            <m:r>
              <m:t>g</m:t>
            </m:r>
          </m:e>
          <m:lim>
            <m:r>
              <m:rPr>
                <m:sty m:val="p"/>
              </m:rPr>
              <m:t>∼</m:t>
            </m:r>
          </m:lim>
        </m:limLow>
        <m:r>
          <m:rPr>
            <m:sty m:val="p"/>
          </m:rPr>
          <m:t>∈</m:t>
        </m:r>
        <m:sSup>
          <m:e>
            <m:r>
              <m:rPr>
                <m:scr m:val="double-struck"/>
                <m:sty m:val="p"/>
              </m:rPr>
              <m:t>R</m:t>
            </m:r>
          </m:e>
          <m:sup>
            <m:r>
              <m:t>p</m:t>
            </m:r>
            <m:r>
              <m:rPr>
                <m:sty m:val="p"/>
              </m:rPr>
              <m:t>−</m:t>
            </m:r>
            <m:r>
              <m:t>1</m:t>
            </m:r>
          </m:sup>
        </m:sSup>
      </m:oMath>
      <w:del w:id="35511" w:author="PR Preview" w:date="2026-01-01T00:00:00Z">
        <w:r>
          <w:delText xml:space="preserve">,</w:delText>
        </w:r>
      </w:del>
      <w:del w:id="35512" w:author="PR Preview" w:date="2026-01-01T00:00:00Z">
        <w:r>
          <w:delText xml:space="preserve"> </w:delText>
        </w:r>
      </w:del>
      <w:del w:id="35513" w:author="PR Preview" w:date="2026-01-01T00:00:00Z">
        <w:r>
          <w:delText xml:space="preserve">where</w:delText>
        </w:r>
      </w:del>
      <w:del w:id="35514" w:author="PR Preview" w:date="2026-01-01T00:00:00Z">
        <w:r>
          <w:delText xml:space="preserve"> </w:delText>
        </w:r>
      </w:del>
      <m:oMath>
        <m:sSub>
          <m:e>
            <m:r>
              <m:t>b</m:t>
            </m:r>
          </m:e>
          <m:sub>
            <m:r>
              <m:t>i</m:t>
            </m:r>
          </m:sub>
        </m:sSub>
      </m:oMath>
      <w:del w:id="35515" w:author="PR Preview" w:date="2026-01-01T00:00:00Z">
        <w:r>
          <w:delText xml:space="preserve"> </w:delText>
        </w:r>
      </w:del>
      <w:del w:id="35516" w:author="PR Preview" w:date="2026-01-01T00:00:00Z">
        <w:r>
          <w:delText xml:space="preserve">and</w:delText>
        </w:r>
      </w:del>
      <w:del w:id="35517" w:author="PR Preview" w:date="2026-01-01T00:00:00Z">
        <w:r>
          <w:delText xml:space="preserve"> </w:delText>
        </w:r>
      </w:del>
      <m:oMath>
        <m:sSub>
          <m:e>
            <m:r>
              <m:t>g</m:t>
            </m:r>
          </m:e>
          <m:sub>
            <m:r>
              <m:t>i</m:t>
            </m:r>
          </m:sub>
        </m:sSub>
      </m:oMath>
      <w:del w:id="35518" w:author="PR Preview" w:date="2026-01-01T00:00:00Z">
        <w:r>
          <w:delText xml:space="preserve"> </w:delText>
        </w:r>
      </w:del>
      <w:del w:id="35519" w:author="PR Preview" w:date="2026-01-01T00:00:00Z">
        <w:r>
          <w:delText xml:space="preserve">are entries</w:delText>
        </w:r>
      </w:del>
      <w:del w:id="35520" w:author="PR Preview" w:date="2026-01-01T00:00:00Z">
        <w:r>
          <w:delText xml:space="preserve"> </w:delText>
        </w:r>
      </w:del>
      <m:oMath>
        <m:r>
          <m:rPr>
            <m:sty m:val="p"/>
          </m:rPr>
          <m:t>(</m:t>
        </m:r>
        <m:r>
          <m:t>i</m:t>
        </m:r>
        <m:r>
          <m:rPr>
            <m:sty m:val="p"/>
          </m:rPr>
          <m:t>+</m:t>
        </m:r>
        <m:r>
          <m:t>1</m:t>
        </m:r>
        <m:r>
          <m:rPr>
            <m:sty m:val="p"/>
          </m:rPr>
          <m:t>,</m:t>
        </m:r>
        <m:r>
          <m:t>1</m:t>
        </m:r>
        <m:r>
          <m:rPr>
            <m:sty m:val="p"/>
          </m:rPr>
          <m:t>)</m:t>
        </m:r>
      </m:oMath>
      <w:del w:id="35521" w:author="PR Preview" w:date="2026-01-01T00:00:00Z">
        <w:r>
          <w:delText xml:space="preserve"> </w:delText>
        </w:r>
      </w:del>
      <w:del w:id="35522" w:author="PR Preview" w:date="2026-01-01T00:00:00Z">
        <w:r>
          <w:delText xml:space="preserve">of</w:delText>
        </w:r>
      </w:del>
      <w:del w:id="35523" w:author="PR Preview" w:date="2026-01-01T00:00:00Z">
        <w:r>
          <w:delText xml:space="preserve"> </w:delText>
        </w:r>
      </w:del>
      <m:oMath>
        <m:r>
          <m:rPr>
            <m:sty m:val="bi"/>
          </m:rPr>
          <m:t>A</m:t>
        </m:r>
      </m:oMath>
      <w:del w:id="35524" w:author="PR Preview" w:date="2026-01-01T00:00:00Z">
        <w:r>
          <w:delText xml:space="preserve"> </w:delText>
        </w:r>
      </w:del>
      <w:del w:id="35525" w:author="PR Preview" w:date="2026-01-01T00:00:00Z">
        <w:r>
          <w:delText xml:space="preserve">and</w:delText>
        </w:r>
      </w:del>
      <w:del w:id="35526" w:author="PR Preview" w:date="2026-01-01T00:00:00Z">
        <w:r>
          <w:delText xml:space="preserve"> </w:delText>
        </w:r>
      </w:del>
      <m:oMath>
        <m:r>
          <m:rPr>
            <m:sty m:val="bi"/>
          </m:rPr>
          <m:t>L</m:t>
        </m:r>
      </m:oMath>
      <w:del w:id="35527" w:author="PR Preview" w:date="2026-01-01T00:00:00Z">
        <w:r>
          <w:delText xml:space="preserve">,</w:delText>
        </w:r>
      </w:del>
      <w:del w:id="35528" w:author="PR Preview" w:date="2026-01-01T00:00:00Z">
        <w:r>
          <w:delText xml:space="preserve"> </w:delText>
        </w:r>
      </w:del>
      <w:del w:id="35529" w:author="PR Preview" w:date="2026-01-01T00:00:00Z">
        <w:r>
          <w:delText xml:space="preserve">and</w:delText>
        </w:r>
      </w:del>
      <w:del w:id="35530" w:author="PR Preview" w:date="2026-01-01T00:00:00Z">
        <w:r>
          <w:delText xml:space="preserve"> </w:delText>
        </w:r>
      </w:del>
      <m:oMath>
        <m:r>
          <m:rPr>
            <m:sty m:val="p"/>
          </m:rPr>
          <m:t>(</m:t>
        </m:r>
        <m:sSub>
          <m:e>
            <m:r>
              <m:rPr>
                <m:sty m:val="bi"/>
              </m:rPr>
              <m:t>A</m:t>
            </m:r>
          </m:e>
          <m:sub>
            <m:r>
              <m:t>22</m:t>
            </m:r>
          </m:sub>
        </m:sSub>
        <m:sSub>
          <m:e>
            <m:r>
              <m:rPr>
                <m:sty m:val="p"/>
              </m:rPr>
              <m:t>)</m:t>
            </m:r>
          </m:e>
          <m:sub>
            <m:r>
              <m:t>i</m:t>
            </m:r>
            <m:r>
              <m:t>j</m:t>
            </m:r>
          </m:sub>
        </m:sSub>
      </m:oMath>
      <w:del w:id="35531" w:author="PR Preview" w:date="2026-01-01T00:00:00Z">
        <w:r>
          <w:delText xml:space="preserve"> </w:delText>
        </w:r>
      </w:del>
      <w:del w:id="35532" w:author="PR Preview" w:date="2026-01-01T00:00:00Z">
        <w:r>
          <w:delText xml:space="preserve">and</w:delText>
        </w:r>
      </w:del>
      <w:del w:id="35533" w:author="PR Preview" w:date="2026-01-01T00:00:00Z">
        <w:r>
          <w:delText xml:space="preserve"> </w:delText>
        </w:r>
      </w:del>
      <m:oMath>
        <m:r>
          <m:rPr>
            <m:sty m:val="p"/>
          </m:rPr>
          <m:t>(</m:t>
        </m:r>
        <m:sSub>
          <m:e>
            <m:r>
              <m:rPr>
                <m:sty m:val="bi"/>
              </m:rPr>
              <m:t>L</m:t>
            </m:r>
          </m:e>
          <m:sub>
            <m:r>
              <m:t>22</m:t>
            </m:r>
          </m:sub>
        </m:sSub>
        <m:sSub>
          <m:e>
            <m:r>
              <m:rPr>
                <m:sty m:val="p"/>
              </m:rPr>
              <m:t>)</m:t>
            </m:r>
          </m:e>
          <m:sub>
            <m:r>
              <m:t>i</m:t>
            </m:r>
            <m:r>
              <m:t>j</m:t>
            </m:r>
          </m:sub>
        </m:sSub>
      </m:oMath>
      <w:del w:id="35534" w:author="PR Preview" w:date="2026-01-01T00:00:00Z">
        <w:r>
          <w:delText xml:space="preserve"> </w:delText>
        </w:r>
      </w:del>
      <w:del w:id="35535" w:author="PR Preview" w:date="2026-01-01T00:00:00Z">
        <w:r>
          <w:delText xml:space="preserve">are their entries</w:delText>
        </w:r>
      </w:del>
      <w:del w:id="35536" w:author="PR Preview" w:date="2026-01-01T00:00:00Z">
        <w:r>
          <w:delText xml:space="preserve"> </w:delText>
        </w:r>
      </w:del>
      <m:oMath>
        <m:r>
          <m:rPr>
            <m:sty m:val="p"/>
          </m:rPr>
          <m:t>(</m:t>
        </m:r>
        <m:r>
          <m:t>i</m:t>
        </m:r>
        <m:r>
          <m:rPr>
            <m:sty m:val="p"/>
          </m:rPr>
          <m:t>+</m:t>
        </m:r>
        <m:r>
          <m:t>1</m:t>
        </m:r>
        <m:r>
          <m:rPr>
            <m:sty m:val="p"/>
          </m:rPr>
          <m:t>,</m:t>
        </m:r>
        <m:r>
          <m:t>j</m:t>
        </m:r>
        <m:r>
          <m:rPr>
            <m:sty m:val="p"/>
          </m:rPr>
          <m:t>+</m:t>
        </m:r>
        <m:r>
          <m:t>1</m:t>
        </m:r>
        <m:r>
          <m:rPr>
            <m:sty m:val="p"/>
          </m:rPr>
          <m:t>)</m:t>
        </m:r>
      </m:oMath>
      <w:del w:id="35537" w:author="PR Preview" w:date="2026-01-01T00:00:00Z">
        <w:r>
          <w:delText xml:space="preserve">;</w:delText>
        </w:r>
      </w:del>
      <w:del w:id="35538" w:author="PR Preview" w:date="2026-01-01T00:00:00Z">
        <w:r>
          <w:delText xml:space="preserve"> </w:delText>
        </w:r>
      </w:del>
      <m:oMath>
        <m:sSup>
          <m:e>
            <m:r>
              <m:rPr>
                <m:sty m:val="bi"/>
              </m:rPr>
              <m:t>L</m:t>
            </m:r>
          </m:e>
          <m:sup>
            <m:r>
              <m:rPr>
                <m:sty m:val="p"/>
              </m:rPr>
              <m:t>⊤</m:t>
            </m:r>
          </m:sup>
        </m:sSup>
      </m:oMath>
      <w:del w:id="35539" w:author="PR Preview" w:date="2026-01-01T00:00:00Z">
        <w:r>
          <w:delText xml:space="preserve"> </w:delText>
        </w:r>
      </w:del>
      <w:del w:id="35540" w:author="PR Preview" w:date="2026-01-01T00:00:00Z">
        <w:r>
          <w:delText xml:space="preserve">has this form by</w:delText>
        </w:r>
      </w:del>
      <w:del w:id="35541" w:author="PR Preview" w:date="2026-01-01T00:00:00Z">
        <w:r>
          <w:delText xml:space="preserve"> </w:delText>
        </w:r>
      </w:del>
      <w:hyperlink w:anchor="def-matrix-transpose">
        <w:del w:id="35542" w:author="PR Preview" w:date="2026-01-01T00:00:00Z">
          <w:r>
            <w:rPr>
              <w:rStyle w:val="Hyperlink"/>
            </w:rPr>
            <w:delText xml:space="preserve">Definition 22</w:delText>
          </w:r>
        </w:del>
      </w:hyperlink>
      <w:del w:id="35543" w:author="PR Preview" w:date="2026-01-01T00:00:00Z">
        <w:r>
          <w:delText xml:space="preserve">.</w:delText>
        </w:r>
      </w:del>
      <w:del w:id="35544" w:author="PR Preview" w:date="2026-01-01T00:00:00Z">
        <w:r>
          <w:delText xml:space="preserve"> </w:delText>
        </w:r>
      </w:del>
      <w:del w:id="35545" w:author="PR Preview" w:date="2026-01-01T00:00:00Z">
        <w:r>
          <w:delText xml:space="preserve">A</w:delText>
        </w:r>
      </w:del>
      <w:del w:id="35546" w:author="PR Preview" w:date="2026-01-01T00:00:00Z">
        <w:r>
          <w:delText xml:space="preserve"> </w:delText>
        </w:r>
      </w:del>
      <m:oMath>
        <m:r>
          <m:t>p</m:t>
        </m:r>
        <m:r>
          <m:rPr>
            <m:sty m:val="p"/>
          </m:rPr>
          <m:t>×</m:t>
        </m:r>
        <m:r>
          <m:t>p</m:t>
        </m:r>
      </m:oMath>
      <w:del w:id="35547" w:author="PR Preview" w:date="2026-01-01T00:00:00Z">
        <w:r>
          <w:delText xml:space="preserve"> </w:delText>
        </w:r>
      </w:del>
      <w:del w:id="35548" w:author="PR Preview" w:date="2026-01-01T00:00:00Z">
        <w:r>
          <w:delText xml:space="preserve">matrix</w:delText>
        </w:r>
      </w:del>
      <w:del w:id="35549" w:author="PR Preview" w:date="2026-01-01T00:00:00Z">
        <w:r>
          <w:delText xml:space="preserve"> </w:delText>
        </w:r>
      </w:del>
      <m:oMath>
        <m:r>
          <m:rPr>
            <m:sty m:val="bi"/>
          </m:rPr>
          <m:t>L</m:t>
        </m:r>
      </m:oMath>
      <w:del w:id="35550" w:author="PR Preview" w:date="2026-01-01T00:00:00Z">
        <w:r>
          <w:delText xml:space="preserve"> </w:delText>
        </w:r>
      </w:del>
      <w:del w:id="35551" w:author="PR Preview" w:date="2026-01-01T00:00:00Z">
        <w:r>
          <w:delText xml:space="preserve">is lower triangular with positive diagonal</w:delText>
        </w:r>
      </w:del>
      <w:del w:id="35552" w:author="PR Preview" w:date="2026-01-01T00:00:00Z">
        <w:r>
          <w:delText xml:space="preserve"> </w:delText>
        </w:r>
      </w:del>
      <w:del w:id="35553" w:author="PR Preview" w:date="2026-01-01T00:00:00Z">
        <w:r>
          <w:delText xml:space="preserve">exactly when</w:delText>
        </w:r>
      </w:del>
      <w:del w:id="35554" w:author="PR Preview" w:date="2026-01-01T00:00:00Z">
        <w:r>
          <w:delText xml:space="preserve"> </w:delText>
        </w:r>
      </w:del>
      <m:oMath>
        <m:sSub>
          <m:e>
            <m:r>
              <m:t>ℓ</m:t>
            </m:r>
          </m:e>
          <m:sub>
            <m:r>
              <m:t>11</m:t>
            </m:r>
          </m:sub>
        </m:sSub>
        <m:r>
          <m:rPr>
            <m:sty m:val="p"/>
          </m:rPr>
          <m:t>&gt;</m:t>
        </m:r>
        <m:r>
          <m:t>0</m:t>
        </m:r>
      </m:oMath>
      <w:del w:id="35555" w:author="PR Preview" w:date="2026-01-01T00:00:00Z">
        <w:r>
          <w:delText xml:space="preserve">, its first row is otherwise zero,</w:delText>
        </w:r>
      </w:del>
      <w:del w:id="35556" w:author="PR Preview" w:date="2026-01-01T00:00:00Z">
        <w:r>
          <w:delText xml:space="preserve"> </w:delText>
        </w:r>
      </w:del>
      <w:del w:id="35557" w:author="PR Preview" w:date="2026-01-01T00:00:00Z">
        <w:r>
          <w:delText xml:space="preserve">and</w:delText>
        </w:r>
      </w:del>
      <w:del w:id="35558" w:author="PR Preview" w:date="2026-01-01T00:00:00Z">
        <w:r>
          <w:delText xml:space="preserve"> </w:delText>
        </w:r>
      </w:del>
      <m:oMath>
        <m:sSub>
          <m:e>
            <m:r>
              <m:rPr>
                <m:sty m:val="bi"/>
              </m:rPr>
              <m:t>L</m:t>
            </m:r>
          </m:e>
          <m:sub>
            <m:r>
              <m:t>22</m:t>
            </m:r>
          </m:sub>
        </m:sSub>
      </m:oMath>
      <w:del w:id="35559" w:author="PR Preview" w:date="2026-01-01T00:00:00Z">
        <w:r>
          <w:delText xml:space="preserve"> </w:delText>
        </w:r>
      </w:del>
      <w:del w:id="35560" w:author="PR Preview" w:date="2026-01-01T00:00:00Z">
        <w:r>
          <w:delText xml:space="preserve">is lower triangular with positive diagonal;</w:delText>
        </w:r>
      </w:del>
      <w:del w:id="35561" w:author="PR Preview" w:date="2026-01-01T00:00:00Z">
        <w:r>
          <w:delText xml:space="preserve"> </w:delText>
        </w:r>
      </w:del>
      <m:oMath>
        <m:limLow>
          <m:e>
            <m:r>
              <m:t>g</m:t>
            </m:r>
          </m:e>
          <m:lim>
            <m:r>
              <m:rPr>
                <m:sty m:val="p"/>
              </m:rPr>
              <m:t>∼</m:t>
            </m:r>
          </m:lim>
        </m:limLow>
      </m:oMath>
      <w:del w:id="35562" w:author="PR Preview" w:date="2026-01-01T00:00:00Z">
        <w:r>
          <w:delText xml:space="preserve"> </w:delText>
        </w:r>
      </w:del>
      <w:del w:id="35563" w:author="PR Preview" w:date="2026-01-01T00:00:00Z">
        <w:r>
          <w:delText xml:space="preserve">can be anything.</w:delText>
        </w:r>
      </w:del>
      <w:del w:id="35564" w:author="PR Preview" w:date="2026-01-01T00:00:00Z">
        <w:r>
          <w:delText xml:space="preserve"> </w:delText>
        </w:r>
      </w:del>
      <w:del w:id="35565" w:author="PR Preview" w:date="2026-01-01T00:00:00Z">
        <w:r>
          <w:delText xml:space="preserve">So choosing</w:delText>
        </w:r>
      </w:del>
      <w:del w:id="35566" w:author="PR Preview" w:date="2026-01-01T00:00:00Z">
        <w:r>
          <w:delText xml:space="preserve"> </w:delText>
        </w:r>
      </w:del>
      <m:oMath>
        <m:r>
          <m:rPr>
            <m:sty m:val="bi"/>
          </m:rPr>
          <m:t>L</m:t>
        </m:r>
      </m:oMath>
      <w:del w:id="35567" w:author="PR Preview" w:date="2026-01-01T00:00:00Z">
        <w:r>
          <w:delText xml:space="preserve"> </w:delText>
        </w:r>
      </w:del>
      <w:del w:id="35568" w:author="PR Preview" w:date="2026-01-01T00:00:00Z">
        <w:r>
          <w:delText xml:space="preserve">means choosing</w:delText>
        </w:r>
      </w:del>
      <w:del w:id="35569" w:author="PR Preview" w:date="2026-01-01T00:00:00Z">
        <w:r>
          <w:delText xml:space="preserve"> </w:delText>
        </w:r>
      </w:del>
      <m:oMath>
        <m:sSub>
          <m:e>
            <m:r>
              <m:t>ℓ</m:t>
            </m:r>
          </m:e>
          <m:sub>
            <m:r>
              <m:t>11</m:t>
            </m:r>
          </m:sub>
        </m:sSub>
        <m:r>
          <m:rPr>
            <m:sty m:val="p"/>
          </m:rPr>
          <m:t>&gt;</m:t>
        </m:r>
        <m:r>
          <m:t>0</m:t>
        </m:r>
      </m:oMath>
      <w:del w:id="35570" w:author="PR Preview" w:date="2026-01-01T00:00:00Z">
        <w:r>
          <w:delText xml:space="preserve">,</w:delText>
        </w:r>
      </w:del>
      <w:del w:id="35571" w:author="PR Preview" w:date="2026-01-01T00:00:00Z">
        <w:r>
          <w:delText xml:space="preserve"> </w:delText>
        </w:r>
      </w:del>
      <m:oMath>
        <m:limLow>
          <m:e>
            <m:r>
              <m:t>g</m:t>
            </m:r>
          </m:e>
          <m:lim>
            <m:r>
              <m:rPr>
                <m:sty m:val="p"/>
              </m:rPr>
              <m:t>∼</m:t>
            </m:r>
          </m:lim>
        </m:limLow>
      </m:oMath>
      <w:del w:id="35572" w:author="PR Preview" w:date="2026-01-01T00:00:00Z">
        <w:r>
          <w:delText xml:space="preserve"> </w:delText>
        </w:r>
      </w:del>
      <w:del w:id="35573" w:author="PR Preview" w:date="2026-01-01T00:00:00Z">
        <w:r>
          <w:delText xml:space="preserve">and such an</w:delText>
        </w:r>
      </w:del>
      <w:del w:id="35574" w:author="PR Preview" w:date="2026-01-01T00:00:00Z">
        <w:r>
          <w:delText xml:space="preserve"> </w:delText>
        </w:r>
      </w:del>
      <m:oMath>
        <m:sSub>
          <m:e>
            <m:r>
              <m:rPr>
                <m:sty m:val="bi"/>
              </m:rPr>
              <m:t>L</m:t>
            </m:r>
          </m:e>
          <m:sub>
            <m:r>
              <m:t>22</m:t>
            </m:r>
          </m:sub>
        </m:sSub>
      </m:oMath>
      <w:del w:id="35575" w:author="PR Preview" w:date="2026-01-01T00:00:00Z">
        <w:r>
          <w:delText xml:space="preserve">.</w:delText>
        </w:r>
      </w:del>
    </w:p>
    <w:p>
      <w:pPr>
        <w:pStyle w:val="FirstParagraph"/>
      </w:pPr>
      <w:ins w:id="35576" w:author="PR Preview" w:date="2026-01-01T00:00:00Z">
        <w:r>
          <w:rPr>
            <w:b/>
            <w:bCs/>
          </w:rPr>
          <w:t xml:space="preserve">Theorem 121 (Schur complement test)</w:t>
        </w:r>
      </w:ins>
      <w:ins w:id="35577" w:author="PR Preview" w:date="2026-01-01T00:00:00Z">
        <w:r>
          <w:t xml:space="preserve"> </w:t>
        </w:r>
      </w:ins>
      <w:ins w:id="35578" w:author="PR Preview" w:date="2026-01-01T00:00:00Z">
        <w:r>
          <w:t xml:space="preserve">Let</w:t>
        </w:r>
      </w:ins>
      <w:ins w:id="35579"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ins w:id="35580" w:author="PR Preview" w:date="2026-01-01T00:00:00Z">
        <w:r>
          <w:t xml:space="preserve"> </w:t>
        </w:r>
      </w:ins>
      <w:ins w:id="35581" w:author="PR Preview" w:date="2026-01-01T00:00:00Z">
        <w:r>
          <w:t xml:space="preserve">be as in</w:t>
        </w:r>
      </w:ins>
      <w:ins w:id="35582" w:author="PR Preview" w:date="2026-01-01T00:00:00Z">
        <w:r>
          <w:t xml:space="preserve"> </w:t>
        </w:r>
      </w:ins>
      <w:hyperlink w:anchor="thm-block-quadratic">
        <w:ins w:id="35583" w:author="PR Preview" w:date="2026-01-01T00:00:00Z">
          <w:r>
            <w:rPr>
              <w:rStyle w:val="Hyperlink"/>
            </w:rPr>
            <w:t xml:space="preserve">Theorem 120</w:t>
          </w:r>
        </w:ins>
      </w:hyperlink>
      <w:ins w:id="35584" w:author="PR Preview" w:date="2026-01-01T00:00:00Z">
        <w:r>
          <w:t xml:space="preserve">.</w:t>
        </w:r>
      </w:ins>
      <w:ins w:id="35585" w:author="PR Preview" w:date="2026-01-01T00:00:00Z">
        <w:r>
          <w:t xml:space="preserve"> </w:t>
        </w:r>
      </w:ins>
      <w:ins w:id="35586" w:author="PR Preview" w:date="2026-01-01T00:00:00Z">
        <w:r>
          <w:t xml:space="preserve">Then</w:t>
        </w:r>
      </w:ins>
      <w:ins w:id="35587" w:author="PR Preview" w:date="2026-01-01T00:00:00Z">
        <w:r>
          <w:t xml:space="preserve"> </w:t>
        </w:r>
      </w:ins>
      <m:oMath>
        <m:r>
          <m:rPr>
            <m:sty m:val="bi"/>
          </m:rPr>
          <m:t>X</m:t>
        </m:r>
      </m:oMath>
      <w:ins w:id="35588" w:author="PR Preview" w:date="2026-01-01T00:00:00Z">
        <w:r>
          <w:t xml:space="preserve"> </w:t>
        </w:r>
      </w:ins>
      <w:ins w:id="35589" w:author="PR Preview" w:date="2026-01-01T00:00:00Z">
        <w:r>
          <w:t xml:space="preserve">is positive definite (</w:t>
        </w:r>
      </w:ins>
      <w:hyperlink w:anchor="def-positive-definite">
        <w:ins w:id="35590" w:author="PR Preview" w:date="2026-01-01T00:00:00Z">
          <w:r>
            <w:rPr>
              <w:rStyle w:val="Hyperlink"/>
            </w:rPr>
            <w:t xml:space="preserve">Definition 101</w:t>
          </w:r>
        </w:ins>
      </w:hyperlink>
      <w:ins w:id="35591" w:author="PR Preview" w:date="2026-01-01T00:00:00Z">
        <w:r>
          <w:t xml:space="preserve">)</w:t>
        </w:r>
      </w:ins>
      <w:ins w:id="35592" w:author="PR Preview" w:date="2026-01-01T00:00:00Z">
        <w:r>
          <w:t xml:space="preserve"> </w:t>
        </w:r>
      </w:ins>
      <w:ins w:id="35593" w:author="PR Preview" w:date="2026-01-01T00:00:00Z">
        <w:r>
          <w:t xml:space="preserve">exactly when</w:t>
        </w:r>
      </w:ins>
      <w:ins w:id="35594" w:author="PR Preview" w:date="2026-01-01T00:00:00Z">
        <w:r>
          <w:t xml:space="preserve"> </w:t>
        </w:r>
      </w:ins>
      <m:oMath>
        <m:r>
          <m:rPr>
            <m:sty m:val="bi"/>
          </m:rPr>
          <m:t>A</m:t>
        </m:r>
      </m:oMath>
      <w:ins w:id="35595" w:author="PR Preview" w:date="2026-01-01T00:00:00Z">
        <w:r>
          <w:t xml:space="preserve"> </w:t>
        </w:r>
      </w:ins>
      <w:ins w:id="35596" w:author="PR Preview" w:date="2026-01-01T00:00:00Z">
        <w:r>
          <w:t xml:space="preserve">is positive definite</w:t>
        </w:r>
      </w:ins>
      <w:ins w:id="35597" w:author="PR Preview" w:date="2026-01-01T00:00:00Z">
        <w:r>
          <w:t xml:space="preserve"> </w:t>
        </w:r>
      </w:ins>
      <w:ins w:id="35598" w:author="PR Preview" w:date="2026-01-01T00:00:00Z">
        <w:r>
          <w:t xml:space="preserve">and its Schur complement</w:t>
        </w:r>
      </w:ins>
      <w:ins w:id="35599" w:author="PR Preview" w:date="2026-01-01T00:00:00Z">
        <w:r>
          <w:t xml:space="preserve"> </w:t>
        </w:r>
      </w:ins>
      <m:oMath>
        <m:r>
          <m:rPr>
            <m:sty m:val="bi"/>
          </m:rPr>
          <m:t>S</m:t>
        </m:r>
      </m:oMath>
      <w:ins w:id="35600" w:author="PR Preview" w:date="2026-01-01T00:00:00Z">
        <w:r>
          <w:t xml:space="preserve"> </w:t>
        </w:r>
      </w:ins>
      <w:ins w:id="35601" w:author="PR Preview" w:date="2026-01-01T00:00:00Z">
        <w:r>
          <w:t xml:space="preserve">(</w:t>
        </w:r>
      </w:ins>
      <w:hyperlink w:anchor="def-schur-complement">
        <w:ins w:id="35602" w:author="PR Preview" w:date="2026-01-01T00:00:00Z">
          <w:r>
            <w:rPr>
              <w:rStyle w:val="Hyperlink"/>
            </w:rPr>
            <w:t xml:space="preserve">Definition 124</w:t>
          </w:r>
        </w:ins>
      </w:hyperlink>
      <w:ins w:id="35603" w:author="PR Preview" w:date="2026-01-01T00:00:00Z">
        <w:r>
          <w:t xml:space="preserve">) is positive definite.</w:t>
        </w:r>
      </w:ins>
    </w:p>
    <w:bookmarkEnd w:id="668"/>
    <w:p>
      <w:pPr>
        <w:pStyle w:val="BodyText"/>
      </w:pPr>
      <w:ins w:id="35604" w:author="PR Preview" w:date="2026-01-01T00:00:00Z">
        <w:r>
          <w:rPr>
            <w:i/>
            <w:iCs/>
          </w:rPr>
          <w:t xml:space="preserve">Proof</w:t>
        </w:r>
      </w:ins>
      <w:ins w:id="35605" w:author="PR Preview" w:date="2026-01-01T00:00:00Z">
        <w:r>
          <w:t xml:space="preserve">. </w:t>
        </w:r>
      </w:ins>
      <w:ins w:id="35606" w:author="PR Preview" w:date="2026-01-01T00:00:00Z">
        <w:r>
          <w:rPr>
            <w:b/>
            <w:bCs/>
          </w:rPr>
          <w:t xml:space="preserve">If.</w:t>
        </w:r>
      </w:ins>
      <w:ins w:id="35607" w:author="PR Preview" w:date="2026-01-01T00:00:00Z">
        <w:r>
          <w:t xml:space="preserve"> </w:t>
        </w:r>
      </w:ins>
      <m:oMath>
        <m:r>
          <m:rPr>
            <m:sty m:val="bi"/>
          </m:rPr>
          <m:t>A</m:t>
        </m:r>
      </m:oMath>
      <w:ins w:id="35608" w:author="PR Preview" w:date="2026-01-01T00:00:00Z">
        <w:r>
          <w:t xml:space="preserve"> </w:t>
        </w:r>
      </w:ins>
      <w:ins w:id="35609" w:author="PR Preview" w:date="2026-01-01T00:00:00Z">
        <w:r>
          <w:t xml:space="preserve">is positive definite, so invertible (</w:t>
        </w:r>
      </w:ins>
      <w:hyperlink w:anchor="thm-pd-inverse">
        <w:ins w:id="35610" w:author="PR Preview" w:date="2026-01-01T00:00:00Z">
          <w:r>
            <w:rPr>
              <w:rStyle w:val="Hyperlink"/>
            </w:rPr>
            <w:t xml:space="preserve">Theorem 82</w:t>
          </w:r>
        </w:ins>
      </w:hyperlink>
      <w:ins w:id="35611" w:author="PR Preview" w:date="2026-01-01T00:00:00Z">
        <w:r>
          <w:t xml:space="preserve">), and</w:t>
        </w:r>
      </w:ins>
      <w:ins w:id="35612" w:author="PR Preview" w:date="2026-01-01T00:00:00Z">
        <w:r>
          <w:t xml:space="preserve"> </w:t>
        </w:r>
      </w:ins>
      <m:oMath>
        <m:r>
          <m:rPr>
            <m:sty m:val="bi"/>
          </m:rPr>
          <m:t>S</m:t>
        </m:r>
      </m:oMath>
      <w:ins w:id="35613" w:author="PR Preview" w:date="2026-01-01T00:00:00Z">
        <w:r>
          <w:t xml:space="preserve"> </w:t>
        </w:r>
      </w:ins>
      <w:ins w:id="35614" w:author="PR Preview" w:date="2026-01-01T00:00:00Z">
        <w:r>
          <w:t xml:space="preserve">is defined.</w:t>
        </w:r>
      </w:ins>
      <w:ins w:id="35615" w:author="PR Preview" w:date="2026-01-01T00:00:00Z">
        <w:r>
          <w:t xml:space="preserve"> </w:t>
        </w:r>
      </w:ins>
      <m:oMath>
        <m:r>
          <m:rPr>
            <m:sty m:val="bi"/>
          </m:rPr>
          <m:t>X</m:t>
        </m:r>
      </m:oMath>
      <w:ins w:id="35616" w:author="PR Preview" w:date="2026-01-01T00:00:00Z">
        <w:r>
          <w:t xml:space="preserve"> </w:t>
        </w:r>
      </w:ins>
      <w:ins w:id="35617" w:author="PR Preview" w:date="2026-01-01T00:00:00Z">
        <w:r>
          <w:t xml:space="preserve">is symmetric.</w:t>
        </w:r>
      </w:ins>
      <w:ins w:id="35618" w:author="PR Preview" w:date="2026-01-01T00:00:00Z">
        <w:r>
          <w:t xml:space="preserve"> </w:t>
        </w:r>
      </w:ins>
      <w:ins w:id="35619" w:author="PR Preview" w:date="2026-01-01T00:00:00Z">
        <w:r>
          <w:t xml:space="preserve">Let</w:t>
        </w:r>
      </w:ins>
      <w:ins w:id="35620" w:author="PR Preview" w:date="2026-01-01T00:00:00Z">
        <w:r>
          <w:t xml:space="preserve"> </w:t>
        </w:r>
      </w:ins>
      <w:ins w:id="35621" w:author="PR Preview" w:date="2026-01-01T00:00:00Z">
        <w:r>
          <w:t xml:space="preserve">$\mathord{\smash[b]{\underset{\raise.3ex\hbox{$\scriptstyle\sim$}}{v}}\vphantom{v}} = (\mathord{\smash[b]{\underset{\raise.3ex\hbox{$\scriptstyle\sim$}}{u}}\vphantom{u}}, \mathord{\smash[b]{\underset{\raise.3ex\hbox{$\scriptstyle\sim$}}{w}}\vphantom{w}}) \ne \mathord{\smash[b]{\underset{\raise.3ex\hbox{$\scriptstyle\sim$}}{0}}\vphantom{0}}$</w:t>
        </w:r>
      </w:ins>
      <w:ins w:id="35622" w:author="PR Preview" w:date="2026-01-01T00:00:00Z">
        <w:r>
          <w:t xml:space="preserve"> </w:t>
        </w:r>
      </w:ins>
      <w:ins w:id="35623" w:author="PR Preview" w:date="2026-01-01T00:00:00Z">
        <w:r>
          <w:t xml:space="preserve">and</w:t>
        </w:r>
      </w:ins>
      <w:ins w:id="35624" w:author="PR Preview" w:date="2026-01-01T00:00:00Z">
        <w:r>
          <w:t xml:space="preserve"> </w:t>
        </w:r>
      </w:ins>
      <w:ins w:id="35625" w:author="PR Preview" w:date="2026-01-01T00:00:00Z">
        <w:r>
          <w:t xml:space="preserve">$\mathord{\smash[b]{\underset{\raise.3ex\hbox{$\scriptstyle\sim$}}{z}}\vphantom{z}} = \mathord{\smash[b]{\underset{\raise.3ex\hbox{$\scriptstyle\sim$}}{u}}\vphantom{u}} + \mathbf{A}^{-1} \mathbf{B} \mathord{\smash[b]{\underset{\raise.3ex\hbox{$\scriptstyle\sim$}}{w}}\vphantom{w}}$</w:t>
        </w:r>
      </w:ins>
      <w:ins w:id="35626" w:author="PR Preview" w:date="2026-01-01T00:00:00Z">
        <w:r>
          <w:t xml:space="preserve">.</w:t>
        </w:r>
      </w:ins>
      <w:ins w:id="35627" w:author="PR Preview" w:date="2026-01-01T00:00:00Z">
        <w:r>
          <w:t xml:space="preserve"> </w:t>
        </w:r>
      </w:ins>
      <w:ins w:id="35628" w:author="PR Preview" w:date="2026-01-01T00:00:00Z">
        <w:r>
          <w:t xml:space="preserve">By</w:t>
        </w:r>
      </w:ins>
      <w:ins w:id="35629" w:author="PR Preview" w:date="2026-01-01T00:00:00Z">
        <w:r>
          <w:t xml:space="preserve"> </w:t>
        </w:r>
      </w:ins>
      <w:hyperlink w:anchor="thm-block-quadratic">
        <w:ins w:id="35630" w:author="PR Preview" w:date="2026-01-01T00:00:00Z">
          <w:r>
            <w:rPr>
              <w:rStyle w:val="Hyperlink"/>
            </w:rPr>
            <w:t xml:space="preserve">Theorem 120</w:t>
          </w:r>
        </w:ins>
      </w:hyperlink>
      <w:ins w:id="35631" w:author="PR Preview" w:date="2026-01-01T00:00:00Z">
        <w:r>
          <w:t xml:space="preserve">,</w:t>
        </w:r>
      </w:ins>
      <w:ins w:id="35632" w:author="PR Preview" w:date="2026-01-01T00:00:00Z">
        <w:r>
          <w:t xml:space="preserve"> </w:t>
        </w:r>
      </w:ins>
      <w:ins w:id="35633" w:author="PR Preview" w:date="2026-01-01T00:00:00Z">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ins>
      <w:ins w:id="35634" w:author="PR Preview" w:date="2026-01-01T00:00:00Z">
        <w:r>
          <w:t xml:space="preserve">,</w:t>
        </w:r>
      </w:ins>
      <w:ins w:id="35635" w:author="PR Preview" w:date="2026-01-01T00:00:00Z">
        <w:r>
          <w:t xml:space="preserve"> </w:t>
        </w:r>
      </w:ins>
      <w:ins w:id="35636" w:author="PR Preview" w:date="2026-01-01T00:00:00Z">
        <w:r>
          <w:t xml:space="preserve">and both terms are at least</w:t>
        </w:r>
      </w:ins>
      <w:ins w:id="35637" w:author="PR Preview" w:date="2026-01-01T00:00:00Z">
        <w:r>
          <w:t xml:space="preserve"> </w:t>
        </w:r>
      </w:ins>
      <m:oMath>
        <m:r>
          <m:t>0</m:t>
        </m:r>
      </m:oMath>
      <w:ins w:id="35638" w:author="PR Preview" w:date="2026-01-01T00:00:00Z">
        <w:r>
          <w:t xml:space="preserve">.</w:t>
        </w:r>
      </w:ins>
      <w:ins w:id="35639" w:author="PR Preview" w:date="2026-01-01T00:00:00Z">
        <w:r>
          <w:t xml:space="preserve"> </w:t>
        </w:r>
      </w:ins>
      <w:ins w:id="35640" w:author="PR Preview" w:date="2026-01-01T00:00:00Z">
        <w:r>
          <w:t xml:space="preserve">If</w:t>
        </w:r>
      </w:ins>
      <w:ins w:id="35641" w:author="PR Preview" w:date="2026-01-01T00:00:00Z">
        <w:r>
          <w:t xml:space="preserve"> </w:t>
        </w:r>
      </w:ins>
      <w:ins w:id="35642" w:author="PR Preview" w:date="2026-01-01T00:00:00Z">
        <w:r>
          <w:t xml:space="preserve">$\mathord{\smash[b]{\underset{\raise.3ex\hbox{$\scriptstyle\sim$}}{w}}\vphantom{w}} \ne \mathord{\smash[b]{\underset{\raise.3ex\hbox{$\scriptstyle\sim$}}{0}}\vphantom{0}}$</w:t>
        </w:r>
      </w:ins>
      <w:ins w:id="35643" w:author="PR Preview" w:date="2026-01-01T00:00:00Z">
        <w:r>
          <w:t xml:space="preserve">, the second term is positive.</w:t>
        </w:r>
      </w:ins>
      <w:ins w:id="35644" w:author="PR Preview" w:date="2026-01-01T00:00:00Z">
        <w:r>
          <w:t xml:space="preserve"> </w:t>
        </w:r>
      </w:ins>
      <w:ins w:id="35645" w:author="PR Preview" w:date="2026-01-01T00:00:00Z">
        <w:r>
          <w:t xml:space="preserve">If</w:t>
        </w:r>
      </w:ins>
      <w:ins w:id="35646" w:author="PR Preview" w:date="2026-01-01T00:00:00Z">
        <w:r>
          <w:t xml:space="preserve"> </w:t>
        </w:r>
      </w:ins>
      <w:ins w:id="35647" w:author="PR Preview" w:date="2026-01-01T00:00:00Z">
        <w:r>
          <w:t xml:space="preserve">$\mathord{\smash[b]{\underset{\raise.3ex\hbox{$\scriptstyle\sim$}}{w}}\vphantom{w}} = \mathord{\smash[b]{\underset{\raise.3ex\hbox{$\scriptstyle\sim$}}{0}}\vphantom{0}}$</w:t>
        </w:r>
      </w:ins>
      <w:ins w:id="35648" w:author="PR Preview" w:date="2026-01-01T00:00:00Z">
        <w:r>
          <w:t xml:space="preserve">, then</w:t>
        </w:r>
      </w:ins>
      <w:ins w:id="35649" w:author="PR Preview" w:date="2026-01-01T00:00:00Z">
        <w:r>
          <w:t xml:space="preserve"> </w:t>
        </w:r>
      </w:ins>
      <w:ins w:id="35650" w:author="PR Preview" w:date="2026-01-01T00:00:00Z">
        <w:r>
          <w:t xml:space="preserve">$\mathord{\smash[b]{\underset{\raise.3ex\hbox{$\scriptstyle\sim$}}{u}}\vphantom{u}} \ne \mathord{\smash[b]{\underset{\raise.3ex\hbox{$\scriptstyle\sim$}}{0}}\vphantom{0}}$</w:t>
        </w:r>
      </w:ins>
      <w:ins w:id="35651" w:author="PR Preview" w:date="2026-01-01T00:00:00Z">
        <w:r>
          <w:t xml:space="preserve"> </w:t>
        </w:r>
      </w:ins>
      <w:ins w:id="35652" w:author="PR Preview" w:date="2026-01-01T00:00:00Z">
        <w:r>
          <w:t xml:space="preserve">and</w:t>
        </w:r>
      </w:ins>
      <w:ins w:id="35653" w:author="PR Preview" w:date="2026-01-01T00:00:00Z">
        <w:r>
          <w:t xml:space="preserve"> </w:t>
        </w:r>
      </w:ins>
      <w:ins w:id="35654" w:author="PR Preview" w:date="2026-01-01T00:00:00Z">
        <w:r>
          <w:t xml:space="preserve">$\mathord{\smash[b]{\underset{\raise.3ex\hbox{$\scriptstyle\sim$}}{z}}\vphantom{z}} = \mathord{\smash[b]{\underset{\raise.3ex\hbox{$\scriptstyle\sim$}}{u}}\vphantom{u}}$</w:t>
        </w:r>
      </w:ins>
      <w:ins w:id="35655" w:author="PR Preview" w:date="2026-01-01T00:00:00Z">
        <w:r>
          <w:t xml:space="preserve">, so the first term is positive.</w:t>
        </w:r>
      </w:ins>
      <w:ins w:id="35656" w:author="PR Preview" w:date="2026-01-01T00:00:00Z">
        <w:r>
          <w:t xml:space="preserve"> </w:t>
        </w:r>
      </w:ins>
      <w:ins w:id="35657" w:author="PR Preview" w:date="2026-01-01T00:00:00Z">
        <w:r>
          <w:t xml:space="preserve">Either way</w:t>
        </w:r>
      </w:ins>
      <w:ins w:id="35658" w:author="PR Preview" w:date="2026-01-01T00:00:00Z">
        <w:r>
          <w:t xml:space="preserve"> </w:t>
        </w:r>
      </w:ins>
      <w:ins w:id="35659" w:author="PR Preview" w:date="2026-01-01T00:00:00Z">
        <w:r>
          <w:t xml:space="preserve">${\mathord{\smash[b]{\underset{\raise.3ex\hbox{$\scriptstyle\sim$}}{v}}\vphantom{v}}}^{\top} \mathbf{X} \mathord{\smash[b]{\underset{\raise.3ex\hbox{$\scriptstyle\sim$}}{v}}\vphantom{v}} &gt; 0$</w:t>
        </w:r>
      </w:ins>
      <w:ins w:id="35660" w:author="PR Preview" w:date="2026-01-01T00:00:00Z">
        <w:r>
          <w:t xml:space="preserve">.</w:t>
        </w:r>
      </w:ins>
    </w:p>
    <w:p>
      <w:pPr>
        <w:pStyle w:val="BodyText"/>
      </w:pPr>
      <w:ins w:id="35661" w:author="PR Preview" w:date="2026-01-01T00:00:00Z">
        <w:r>
          <w:rPr>
            <w:b/>
            <w:bCs/>
          </w:rPr>
          <w:t xml:space="preserve">Only if.</w:t>
        </w:r>
      </w:ins>
      <w:ins w:id="35662" w:author="PR Preview" w:date="2026-01-01T00:00:00Z">
        <w:r>
          <w:t xml:space="preserve"> </w:t>
        </w:r>
      </w:ins>
      <m:oMath>
        <m:r>
          <m:rPr>
            <m:sty m:val="bi"/>
          </m:rPr>
          <m:t>A</m:t>
        </m:r>
      </m:oMath>
      <w:ins w:id="35663" w:author="PR Preview" w:date="2026-01-01T00:00:00Z">
        <w:r>
          <w:t xml:space="preserve"> </w:t>
        </w:r>
      </w:ins>
      <w:ins w:id="35664" w:author="PR Preview" w:date="2026-01-01T00:00:00Z">
        <w:r>
          <w:t xml:space="preserve">is the top-left</w:t>
        </w:r>
      </w:ins>
      <w:ins w:id="35665" w:author="PR Preview" w:date="2026-01-01T00:00:00Z">
        <w:r>
          <w:t xml:space="preserve"> </w:t>
        </w:r>
      </w:ins>
      <m:oMath>
        <m:r>
          <m:t>k</m:t>
        </m:r>
        <m:r>
          <m:rPr>
            <m:sty m:val="p"/>
          </m:rPr>
          <m:t>×</m:t>
        </m:r>
        <m:r>
          <m:t>k</m:t>
        </m:r>
      </m:oMath>
      <w:ins w:id="35666" w:author="PR Preview" w:date="2026-01-01T00:00:00Z">
        <w:r>
          <w:t xml:space="preserve"> </w:t>
        </w:r>
      </w:ins>
      <w:ins w:id="35667" w:author="PR Preview" w:date="2026-01-01T00:00:00Z">
        <w:r>
          <w:t xml:space="preserve">block of</w:t>
        </w:r>
      </w:ins>
      <w:ins w:id="35668" w:author="PR Preview" w:date="2026-01-01T00:00:00Z">
        <w:r>
          <w:t xml:space="preserve"> </w:t>
        </w:r>
      </w:ins>
      <m:oMath>
        <m:r>
          <m:rPr>
            <m:sty m:val="bi"/>
          </m:rPr>
          <m:t>X</m:t>
        </m:r>
      </m:oMath>
      <w:ins w:id="35669" w:author="PR Preview" w:date="2026-01-01T00:00:00Z">
        <w:r>
          <w:t xml:space="preserve">, so it is positive definite (</w:t>
        </w:r>
      </w:ins>
      <w:hyperlink w:anchor="thm-pd-submatrix">
        <w:ins w:id="35670" w:author="PR Preview" w:date="2026-01-01T00:00:00Z">
          <w:r>
            <w:rPr>
              <w:rStyle w:val="Hyperlink"/>
            </w:rPr>
            <w:t xml:space="preserve">Theorem 119</w:t>
          </w:r>
        </w:ins>
      </w:hyperlink>
      <w:ins w:id="35671" w:author="PR Preview" w:date="2026-01-01T00:00:00Z">
        <w:r>
          <w:t xml:space="preserve">),</w:t>
        </w:r>
      </w:ins>
      <w:ins w:id="35672" w:author="PR Preview" w:date="2026-01-01T00:00:00Z">
        <w:r>
          <w:t xml:space="preserve"> </w:t>
        </w:r>
      </w:ins>
      <w:ins w:id="35673" w:author="PR Preview" w:date="2026-01-01T00:00:00Z">
        <w:r>
          <w:t xml:space="preserve">and invertible (</w:t>
        </w:r>
      </w:ins>
      <w:hyperlink w:anchor="thm-pd-inverse">
        <w:ins w:id="35674" w:author="PR Preview" w:date="2026-01-01T00:00:00Z">
          <w:r>
            <w:rPr>
              <w:rStyle w:val="Hyperlink"/>
            </w:rPr>
            <w:t xml:space="preserve">Theorem 82</w:t>
          </w:r>
        </w:ins>
      </w:hyperlink>
      <w:ins w:id="35675" w:author="PR Preview" w:date="2026-01-01T00:00:00Z">
        <w:r>
          <w:t xml:space="preserve">).</w:t>
        </w:r>
      </w:ins>
      <w:ins w:id="35676" w:author="PR Preview" w:date="2026-01-01T00:00:00Z">
        <w:r>
          <w:t xml:space="preserve"> </w:t>
        </w:r>
      </w:ins>
      <m:oMath>
        <m:r>
          <m:rPr>
            <m:sty m:val="bi"/>
          </m:rPr>
          <m:t>S</m:t>
        </m:r>
      </m:oMath>
      <w:ins w:id="35677" w:author="PR Preview" w:date="2026-01-01T00:00:00Z">
        <w:r>
          <w:t xml:space="preserve"> </w:t>
        </w:r>
      </w:ins>
      <w:ins w:id="35678" w:author="PR Preview" w:date="2026-01-01T00:00:00Z">
        <w:r>
          <w:t xml:space="preserve">is symmetric:</w:t>
        </w:r>
      </w:ins>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ins w:id="35679" w:author="PR Preview" w:date="2026-01-01T00:00:00Z">
        <w:r>
          <w:t xml:space="preserve">(</w:t>
        </w:r>
      </w:ins>
      <w:hyperlink w:anchor="thm-transpose-product">
        <w:ins w:id="35680" w:author="PR Preview" w:date="2026-01-01T00:00:00Z">
          <w:r>
            <w:rPr>
              <w:rStyle w:val="Hyperlink"/>
            </w:rPr>
            <w:t xml:space="preserve">Theorem 19</w:t>
          </w:r>
        </w:ins>
      </w:hyperlink>
      <w:ins w:id="35681" w:author="PR Preview" w:date="2026-01-01T00:00:00Z">
        <w:r>
          <w:t xml:space="preserve">,</w:t>
        </w:r>
      </w:ins>
      <w:ins w:id="35682" w:author="PR Preview" w:date="2026-01-01T00:00:00Z">
        <w:r>
          <w:t xml:space="preserve"> </w:t>
        </w:r>
      </w:ins>
      <w:hyperlink w:anchor="def-matrix-transpose">
        <w:ins w:id="35683" w:author="PR Preview" w:date="2026-01-01T00:00:00Z">
          <w:r>
            <w:rPr>
              <w:rStyle w:val="Hyperlink"/>
            </w:rPr>
            <w:t xml:space="preserve">Definition 22</w:t>
          </w:r>
        </w:ins>
      </w:hyperlink>
      <w:ins w:id="35684" w:author="PR Preview" w:date="2026-01-01T00:00:00Z">
        <w:r>
          <w:t xml:space="preserve"> </w:t>
        </w:r>
      </w:ins>
      <w:ins w:id="35685" w:author="PR Preview" w:date="2026-01-01T00:00:00Z">
        <w:r>
          <w:t xml:space="preserve">for</w:t>
        </w:r>
      </w:ins>
      <w:ins w:id="35686" w:author="PR Preview" w:date="2026-01-01T00:00:00Z">
        <w:r>
          <w:t xml:space="preserve"> </w:t>
        </w:r>
      </w:ins>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ins w:id="35687" w:author="PR Preview" w:date="2026-01-01T00:00:00Z">
        <w:r>
          <w:t xml:space="preserve">,</w:t>
        </w:r>
      </w:ins>
      <w:ins w:id="35688" w:author="PR Preview" w:date="2026-01-01T00:00:00Z">
        <w:r>
          <w:t xml:space="preserve"> </w:t>
        </w:r>
      </w:ins>
      <w:hyperlink w:anchor="cor-inverse-symmetric">
        <w:ins w:id="35689" w:author="PR Preview" w:date="2026-01-01T00:00:00Z">
          <w:r>
            <w:rPr>
              <w:rStyle w:val="Hyperlink"/>
            </w:rPr>
            <w:t xml:space="preserve">Corollary 9</w:t>
          </w:r>
        </w:ins>
      </w:hyperlink>
      <w:ins w:id="35690" w:author="PR Preview" w:date="2026-01-01T00:00:00Z">
        <w:r>
          <w:t xml:space="preserve">),</w:t>
        </w:r>
      </w:ins>
      <w:ins w:id="35691" w:author="PR Preview" w:date="2026-01-01T00:00:00Z">
        <w:r>
          <w:t xml:space="preserve"> </w:t>
        </w:r>
      </w:ins>
      <w:ins w:id="35692" w:author="PR Preview" w:date="2026-01-01T00:00:00Z">
        <w:r>
          <w:t xml:space="preserve">and</w:t>
        </w:r>
      </w:ins>
      <w:ins w:id="35693" w:author="PR Preview" w:date="2026-01-01T00:00:00Z">
        <w:r>
          <w:t xml:space="preserve"> </w:t>
        </w:r>
      </w:ins>
      <m:oMath>
        <m:r>
          <m:rPr>
            <m:sty m:val="bi"/>
          </m:rPr>
          <m:t>C</m:t>
        </m:r>
      </m:oMath>
      <w:ins w:id="35694" w:author="PR Preview" w:date="2026-01-01T00:00:00Z">
        <w:r>
          <w:t xml:space="preserve"> </w:t>
        </w:r>
      </w:ins>
      <w:ins w:id="35695" w:author="PR Preview" w:date="2026-01-01T00:00:00Z">
        <w:r>
          <w:t xml:space="preserve">is symmetric,</w:t>
        </w:r>
      </w:ins>
      <w:ins w:id="35696" w:author="PR Preview" w:date="2026-01-01T00:00:00Z">
        <w:r>
          <w:t xml:space="preserve"> </w:t>
        </w:r>
      </w:ins>
      <w:ins w:id="35697" w:author="PR Preview" w:date="2026-01-01T00:00:00Z">
        <w:r>
          <w:t xml:space="preserve">so</w:t>
        </w:r>
      </w:ins>
      <w:ins w:id="35698" w:author="PR Preview" w:date="2026-01-01T00:00:00Z">
        <w:r>
          <w:t xml:space="preserve"> </w:t>
        </w:r>
      </w:ins>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ins w:id="35699" w:author="PR Preview" w:date="2026-01-01T00:00:00Z">
        <w:r>
          <w:t xml:space="preserve"> </w:t>
        </w:r>
      </w:ins>
      <w:ins w:id="35700" w:author="PR Preview" w:date="2026-01-01T00:00:00Z">
        <w:r>
          <w:t xml:space="preserve">is symmetric</w:t>
        </w:r>
      </w:ins>
      <w:ins w:id="35701" w:author="PR Preview" w:date="2026-01-01T00:00:00Z">
        <w:r>
          <w:t xml:space="preserve"> </w:t>
        </w:r>
      </w:ins>
      <w:ins w:id="35702" w:author="PR Preview" w:date="2026-01-01T00:00:00Z">
        <w:r>
          <w:t xml:space="preserve">(the transpose of a difference is the difference of the transposes, entry by entry,</w:t>
        </w:r>
      </w:ins>
      <w:ins w:id="35703" w:author="PR Preview" w:date="2026-01-01T00:00:00Z">
        <w:r>
          <w:t xml:space="preserve"> </w:t>
        </w:r>
      </w:ins>
      <w:hyperlink w:anchor="def-matrix-transpose">
        <w:ins w:id="35704" w:author="PR Preview" w:date="2026-01-01T00:00:00Z">
          <w:r>
            <w:rPr>
              <w:rStyle w:val="Hyperlink"/>
            </w:rPr>
            <w:t xml:space="preserve">Definition 22</w:t>
          </w:r>
        </w:ins>
      </w:hyperlink>
      <w:ins w:id="35705" w:author="PR Preview" w:date="2026-01-01T00:00:00Z">
        <w:r>
          <w:t xml:space="preserve">).</w:t>
        </w:r>
      </w:ins>
      <w:ins w:id="35706" w:author="PR Preview" w:date="2026-01-01T00:00:00Z">
        <w:r>
          <w:t xml:space="preserve"> </w:t>
        </w:r>
      </w:ins>
      <w:ins w:id="35707" w:author="PR Preview" w:date="2026-01-01T00:00:00Z">
        <w:r>
          <w:t xml:space="preserve">For</w:t>
        </w:r>
      </w:ins>
      <w:ins w:id="35708" w:author="PR Preview" w:date="2026-01-01T00:00:00Z">
        <w:r>
          <w:t xml:space="preserve"> </w:t>
        </w:r>
      </w:ins>
      <w:ins w:id="35709" w:author="PR Preview" w:date="2026-01-01T00:00:00Z">
        <w:r>
          <w:t xml:space="preserve">$\mathord{\smash[b]{\underset{\raise.3ex\hbox{$\scriptstyle\sim$}}{w}}\vphantom{w}} \ne \mathord{\smash[b]{\underset{\raise.3ex\hbox{$\scriptstyle\sim$}}{0}}\vphantom{0}}$</w:t>
        </w:r>
      </w:ins>
      <w:ins w:id="35710" w:author="PR Preview" w:date="2026-01-01T00:00:00Z">
        <w:r>
          <w:t xml:space="preserve">, take</w:t>
        </w:r>
      </w:ins>
      <w:ins w:id="35711" w:author="PR Preview" w:date="2026-01-01T00:00:00Z">
        <w:r>
          <w:t xml:space="preserve"> </w:t>
        </w:r>
      </w:ins>
      <w:ins w:id="35712" w:author="PR Preview" w:date="2026-01-01T00:00:00Z">
        <w:r>
          <w:t xml:space="preserve">$\mathord{\smash[b]{\underset{\raise.3ex\hbox{$\scriptstyle\sim$}}{u}}\vphantom{u}} = -\mathbf{A}^{-1} \mathbf{B} \mathord{\smash[b]{\underset{\raise.3ex\hbox{$\scriptstyle\sim$}}{w}}\vphantom{w}}$</w:t>
        </w:r>
      </w:ins>
      <w:ins w:id="35713" w:author="PR Preview" w:date="2026-01-01T00:00:00Z">
        <w:r>
          <w:t xml:space="preserve">, so</w:t>
        </w:r>
      </w:ins>
      <w:ins w:id="35714" w:author="PR Preview" w:date="2026-01-01T00:00:00Z">
        <w:r>
          <w:t xml:space="preserve"> </w:t>
        </w:r>
      </w:ins>
      <w:ins w:id="35715" w:author="PR Preview" w:date="2026-01-01T00:00:00Z">
        <w:r>
          <w:t xml:space="preserve">$\mathord{\smash[b]{\underset{\raise.3ex\hbox{$\scriptstyle\sim$}}{z}}\vphantom{z}} = \mathord{\smash[b]{\underset{\raise.3ex\hbox{$\scriptstyle\sim$}}{0}}\vphantom{0}}$</w:t>
        </w:r>
      </w:ins>
      <w:ins w:id="35716" w:author="PR Preview" w:date="2026-01-01T00:00:00Z">
        <w:r>
          <w:t xml:space="preserve"> </w:t>
        </w:r>
      </w:ins>
      <w:ins w:id="35717" w:author="PR Preview" w:date="2026-01-01T00:00:00Z">
        <w:r>
          <w:t xml:space="preserve">and</w:t>
        </w:r>
      </w:ins>
      <w:ins w:id="35718" w:author="PR Preview" w:date="2026-01-01T00:00:00Z">
        <w:r>
          <w:t xml:space="preserve"> </w:t>
        </w:r>
      </w:ins>
      <w:ins w:id="35719" w:author="PR Preview" w:date="2026-01-01T00:00:00Z">
        <w:r>
          <w:t xml:space="preserve">$\mathord{\smash[b]{\underset{\raise.3ex\hbox{$\scriptstyle\sim$}}{v}}\vphantom{v}} = (\mathord{\smash[b]{\underset{\raise.3ex\hbox{$\scriptstyle\sim$}}{u}}\vphantom{u}}, \mathord{\smash[b]{\underset{\raise.3ex\hbox{$\scriptstyle\sim$}}{w}}\vphantom{w}}) \ne \mathord{\smash[b]{\underset{\raise.3ex\hbox{$\scriptstyle\sim$}}{0}}\vphantom{0}}$</w:t>
        </w:r>
      </w:ins>
      <w:ins w:id="35720" w:author="PR Preview" w:date="2026-01-01T00:00:00Z">
        <w:r>
          <w:t xml:space="preserve">; then</w:t>
        </w:r>
      </w:ins>
      <w:ins w:id="35721" w:author="PR Preview" w:date="2026-01-01T00:00:00Z">
        <w:r>
          <w:t xml:space="preserve"> </w:t>
        </w:r>
      </w:ins>
      <w:ins w:id="35722" w:author="PR Preview" w:date="2026-01-01T00:00:00Z">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ins>
      <w:ins w:id="35723" w:author="PR Preview" w:date="2026-01-01T00:00:00Z">
        <w:r>
          <w:t xml:space="preserve"> </w:t>
        </w:r>
      </w:ins>
      <w:ins w:id="35724" w:author="PR Preview" w:date="2026-01-01T00:00:00Z">
        <w:r>
          <w:t xml:space="preserve">(</w:t>
        </w:r>
      </w:ins>
      <w:hyperlink w:anchor="thm-block-quadratic">
        <w:ins w:id="35725" w:author="PR Preview" w:date="2026-01-01T00:00:00Z">
          <w:r>
            <w:rPr>
              <w:rStyle w:val="Hyperlink"/>
            </w:rPr>
            <w:t xml:space="preserve">Theorem 120</w:t>
          </w:r>
        </w:ins>
      </w:hyperlink>
      <w:ins w:id="35726" w:author="PR Preview" w:date="2026-01-01T00:00:00Z">
        <w:r>
          <w:t xml:space="preserve">).</w:t>
        </w:r>
      </w:ins>
    </w:p>
    <w:bookmarkStart w:id="669" w:name="exm-schur-test"/>
    <w:p>
      <w:pPr>
        <w:pStyle w:val="BodyText"/>
      </w:pPr>
      <w:ins w:id="35727" w:author="PR Preview" w:date="2026-01-01T00:00:00Z">
        <w:r>
          <w:rPr>
            <w:b/>
            <w:bCs/>
          </w:rPr>
          <w:t xml:space="preserve">Example 214 (Testing</w:t>
        </w:r>
      </w:ins>
      <w:ins w:id="35728" w:author="PR Preview" w:date="2026-01-01T00:00:00Z">
        <w:r>
          <w:rPr>
            <w:b/>
            <w:bCs/>
          </w:rPr>
          <w:t xml:space="preserve"> </w:t>
        </w:r>
      </w:ins>
      <m:oMath>
        <m:r>
          <m:t>2</m:t>
        </m:r>
        <m:r>
          <m:rPr>
            <m:sty m:val="p"/>
          </m:rPr>
          <m:t>×</m:t>
        </m:r>
        <m:r>
          <m:t>2</m:t>
        </m:r>
      </m:oMath>
      <w:ins w:id="35729" w:author="PR Preview" w:date="2026-01-01T00:00:00Z">
        <w:r>
          <w:rPr>
            <w:b/>
            <w:bCs/>
          </w:rPr>
          <w:t xml:space="preserve"> </w:t>
        </w:r>
      </w:ins>
      <w:ins w:id="35730" w:author="PR Preview" w:date="2026-01-01T00:00:00Z">
        <w:r>
          <w:rPr>
            <w:b/>
            <w:bCs/>
          </w:rPr>
          <w:t xml:space="preserve">matrices)</w:t>
        </w:r>
      </w:ins>
      <w:ins w:id="35731" w:author="PR Preview" w:date="2026-01-01T00:00:00Z">
        <w:r>
          <w:t xml:space="preserve"> </w:t>
        </w:r>
      </w:ins>
      <w:ins w:id="35732" w:author="PR Preview" w:date="2026-01-01T00:00:00Z">
        <w:r>
          <w:t xml:space="preserve">A symmetric</w:t>
        </w:r>
      </w:ins>
      <w:ins w:id="35733"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ins w:id="35734" w:author="PR Preview" w:date="2026-01-01T00:00:00Z">
        <w:r>
          <w:t xml:space="preserve"> </w:t>
        </w:r>
      </w:ins>
      <w:ins w:id="35735" w:author="PR Preview" w:date="2026-01-01T00:00:00Z">
        <w:r>
          <w:t xml:space="preserve">is positive definite</w:t>
        </w:r>
      </w:ins>
      <w:ins w:id="35736" w:author="PR Preview" w:date="2026-01-01T00:00:00Z">
        <w:r>
          <w:t xml:space="preserve"> </w:t>
        </w:r>
      </w:ins>
      <w:ins w:id="35737" w:author="PR Preview" w:date="2026-01-01T00:00:00Z">
        <w:r>
          <w:t xml:space="preserve">exactly when</w:t>
        </w:r>
      </w:ins>
      <w:ins w:id="35738" w:author="PR Preview" w:date="2026-01-01T00:00:00Z">
        <w:r>
          <w:t xml:space="preserve"> </w:t>
        </w:r>
      </w:ins>
      <m:oMath>
        <m:r>
          <m:t>a</m:t>
        </m:r>
        <m:r>
          <m:rPr>
            <m:sty m:val="p"/>
          </m:rPr>
          <m:t>&gt;</m:t>
        </m:r>
        <m:r>
          <m:t>0</m:t>
        </m:r>
      </m:oMath>
      <w:ins w:id="35739" w:author="PR Preview" w:date="2026-01-01T00:00:00Z">
        <w:r>
          <w:t xml:space="preserve"> </w:t>
        </w:r>
      </w:ins>
      <w:ins w:id="35740" w:author="PR Preview" w:date="2026-01-01T00:00:00Z">
        <w:r>
          <w:t xml:space="preserve">and</w:t>
        </w:r>
      </w:ins>
      <w:ins w:id="35741" w:author="PR Preview" w:date="2026-01-01T00:00:00Z">
        <w:r>
          <w:t xml:space="preserve"> </w:t>
        </w:r>
      </w:ins>
      <m:oMath>
        <m:r>
          <m:t>c</m:t>
        </m:r>
        <m:r>
          <m:rPr>
            <m:sty m:val="p"/>
          </m:rPr>
          <m:t>−</m:t>
        </m:r>
        <m:f>
          <m:fPr>
            <m:type m:val="lin"/>
          </m:fPr>
          <m:num>
            <m:sSup>
              <m:e>
                <m:r>
                  <m:t>b</m:t>
                </m:r>
              </m:e>
              <m:sup>
                <m:r>
                  <m:t>2</m:t>
                </m:r>
              </m:sup>
            </m:sSup>
          </m:num>
          <m:den>
            <m:r>
              <m:t>a</m:t>
            </m:r>
          </m:den>
        </m:f>
        <m:r>
          <m:rPr>
            <m:sty m:val="p"/>
          </m:rPr>
          <m:t>&gt;</m:t>
        </m:r>
        <m:r>
          <m:t>0</m:t>
        </m:r>
      </m:oMath>
      <w:ins w:id="35742" w:author="PR Preview" w:date="2026-01-01T00:00:00Z">
        <w:r>
          <w:t xml:space="preserve">, that is,</w:t>
        </w:r>
      </w:ins>
      <w:ins w:id="35743" w:author="PR Preview" w:date="2026-01-01T00:00:00Z">
        <w:r>
          <w:t xml:space="preserve"> </w:t>
        </w:r>
      </w:ins>
      <m:oMath>
        <m:r>
          <m:t>a</m:t>
        </m:r>
        <m:r>
          <m:rPr>
            <m:sty m:val="p"/>
          </m:rPr>
          <m:t>&gt;</m:t>
        </m:r>
        <m:r>
          <m:t>0</m:t>
        </m:r>
      </m:oMath>
      <w:ins w:id="35744" w:author="PR Preview" w:date="2026-01-01T00:00:00Z">
        <w:r>
          <w:t xml:space="preserve"> </w:t>
        </w:r>
      </w:ins>
      <w:ins w:id="35745" w:author="PR Preview" w:date="2026-01-01T00:00:00Z">
        <w:r>
          <w:t xml:space="preserve">and</w:t>
        </w:r>
      </w:ins>
      <w:ins w:id="35746" w:author="PR Preview" w:date="2026-01-01T00:00:00Z">
        <w:r>
          <w:t xml:space="preserve"> </w:t>
        </w:r>
      </w:ins>
      <m:oMath>
        <m:r>
          <m:t>a</m:t>
        </m:r>
        <m:r>
          <m:t>c</m:t>
        </m:r>
        <m:r>
          <m:rPr>
            <m:sty m:val="p"/>
          </m:rPr>
          <m:t>&gt;</m:t>
        </m:r>
        <m:sSup>
          <m:e>
            <m:r>
              <m:t>b</m:t>
            </m:r>
          </m:e>
          <m:sup>
            <m:r>
              <m:t>2</m:t>
            </m:r>
          </m:sup>
        </m:sSup>
      </m:oMath>
      <w:ins w:id="35747" w:author="PR Preview" w:date="2026-01-01T00:00:00Z">
        <w:r>
          <w:t xml:space="preserve"> </w:t>
        </w:r>
      </w:ins>
      <w:ins w:id="35748" w:author="PR Preview" w:date="2026-01-01T00:00:00Z">
        <w:r>
          <w:t xml:space="preserve">(a</w:t>
        </w:r>
      </w:ins>
      <w:ins w:id="35749" w:author="PR Preview" w:date="2026-01-01T00:00:00Z">
        <w:r>
          <w:t xml:space="preserve"> </w:t>
        </w:r>
      </w:ins>
      <m:oMath>
        <m:r>
          <m:t>1</m:t>
        </m:r>
        <m:r>
          <m:rPr>
            <m:sty m:val="p"/>
          </m:rPr>
          <m:t>×</m:t>
        </m:r>
        <m:r>
          <m:t>1</m:t>
        </m:r>
      </m:oMath>
      <w:ins w:id="35750" w:author="PR Preview" w:date="2026-01-01T00:00:00Z">
        <w:r>
          <w:t xml:space="preserve"> </w:t>
        </w:r>
      </w:ins>
      <w:ins w:id="35751" w:author="PR Preview" w:date="2026-01-01T00:00:00Z">
        <w:r>
          <w:t xml:space="preserve">matrix</w:t>
        </w:r>
      </w:ins>
      <w:ins w:id="35752" w:author="PR Preview" w:date="2026-01-01T00:00:00Z">
        <w:r>
          <w:t xml:space="preserve"> </w:t>
        </w:r>
      </w:ins>
      <m:oMath>
        <m:r>
          <m:rPr>
            <m:sty m:val="p"/>
          </m:rPr>
          <m:t>[</m:t>
        </m:r>
        <m:r>
          <m:t>s</m:t>
        </m:r>
        <m:r>
          <m:rPr>
            <m:sty m:val="p"/>
          </m:rPr>
          <m:t>]</m:t>
        </m:r>
      </m:oMath>
      <w:ins w:id="35753" w:author="PR Preview" w:date="2026-01-01T00:00:00Z">
        <w:r>
          <w:t xml:space="preserve"> </w:t>
        </w:r>
      </w:ins>
      <w:ins w:id="35754" w:author="PR Preview" w:date="2026-01-01T00:00:00Z">
        <w:r>
          <w:t xml:space="preserve">is positive definite exactly when</w:t>
        </w:r>
      </w:ins>
      <w:ins w:id="35755" w:author="PR Preview" w:date="2026-01-01T00:00:00Z">
        <w:r>
          <w:t xml:space="preserve"> </w:t>
        </w:r>
      </w:ins>
      <m:oMath>
        <m:r>
          <m:t>s</m:t>
        </m:r>
        <m:r>
          <m:rPr>
            <m:sty m:val="p"/>
          </m:rPr>
          <m:t>&gt;</m:t>
        </m:r>
        <m:r>
          <m:t>0</m:t>
        </m:r>
      </m:oMath>
      <w:ins w:id="35756" w:author="PR Preview" w:date="2026-01-01T00:00:00Z">
        <w:r>
          <w:t xml:space="preserve">, since</w:t>
        </w:r>
      </w:ins>
      <w:ins w:id="35757" w:author="PR Preview" w:date="2026-01-01T00:00:00Z">
        <w:r>
          <w:t xml:space="preserve"> </w:t>
        </w:r>
      </w:ins>
      <m:oMath>
        <m:sSup>
          <m:e>
            <m:r>
              <m:t>x</m:t>
            </m:r>
          </m:e>
          <m:sup>
            <m:r>
              <m:rPr>
                <m:sty m:val="p"/>
              </m:rPr>
              <m:t>⊤</m:t>
            </m:r>
          </m:sup>
        </m:sSup>
        <m:r>
          <m:t>s</m:t>
        </m:r>
        <m:r>
          <m:t>x</m:t>
        </m:r>
        <m:r>
          <m:rPr>
            <m:sty m:val="p"/>
          </m:rPr>
          <m:t>=</m:t>
        </m:r>
        <m:r>
          <m:t>s</m:t>
        </m:r>
        <m:sSup>
          <m:e>
            <m:r>
              <m:t>x</m:t>
            </m:r>
          </m:e>
          <m:sup>
            <m:r>
              <m:t>2</m:t>
            </m:r>
          </m:sup>
        </m:sSup>
      </m:oMath>
      <w:ins w:id="35758" w:author="PR Preview" w:date="2026-01-01T00:00:00Z">
        <w:r>
          <w:t xml:space="preserve">).</w:t>
        </w:r>
      </w:ins>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ins w:id="35759" w:author="PR Preview" w:date="2026-01-01T00:00:00Z">
        <w:r>
          <w:t xml:space="preserve">:</w:t>
        </w:r>
      </w:ins>
      <w:ins w:id="35760" w:author="PR Preview" w:date="2026-01-01T00:00:00Z">
        <w:r>
          <w:t xml:space="preserve"> </w:t>
        </w:r>
      </w:ins>
      <m:oMath>
        <m:r>
          <m:t>5</m:t>
        </m:r>
        <m:r>
          <m:rPr>
            <m:sty m:val="p"/>
          </m:rPr>
          <m:t>&gt;</m:t>
        </m:r>
        <m:r>
          <m:t>0</m:t>
        </m:r>
      </m:oMath>
      <w:ins w:id="35761" w:author="PR Preview" w:date="2026-01-01T00:00:00Z">
        <w:r>
          <w:t xml:space="preserve"> </w:t>
        </w:r>
      </w:ins>
      <w:ins w:id="35762" w:author="PR Preview" w:date="2026-01-01T00:00:00Z">
        <w:r>
          <w:t xml:space="preserve">and</w:t>
        </w:r>
      </w:ins>
      <w:ins w:id="35763" w:author="PR Preview" w:date="2026-01-01T00:00:00Z">
        <w:r>
          <w:t xml:space="preserve"> </w:t>
        </w:r>
      </w:ins>
      <m:oMath>
        <m:f>
          <m:fPr>
            <m:type m:val="lin"/>
          </m:fPr>
          <m:num>
            <m:r>
              <m:t>9</m:t>
            </m:r>
          </m:num>
          <m:den>
            <m:r>
              <m:t>5</m:t>
            </m:r>
          </m:den>
        </m:f>
        <m:r>
          <m:rPr>
            <m:sty m:val="p"/>
          </m:rPr>
          <m:t>&gt;</m:t>
        </m:r>
        <m:r>
          <m:t>0</m:t>
        </m:r>
      </m:oMath>
      <w:ins w:id="35764" w:author="PR Preview" w:date="2026-01-01T00:00:00Z">
        <w:r>
          <w:t xml:space="preserve"> </w:t>
        </w:r>
      </w:ins>
      <w:ins w:id="35765" w:author="PR Preview" w:date="2026-01-01T00:00:00Z">
        <w:r>
          <w:t xml:space="preserve">(</w:t>
        </w:r>
      </w:ins>
      <w:hyperlink w:anchor="exm-schur-complement">
        <w:ins w:id="35766" w:author="PR Preview" w:date="2026-01-01T00:00:00Z">
          <w:r>
            <w:rPr>
              <w:rStyle w:val="Hyperlink"/>
            </w:rPr>
            <w:t xml:space="preserve">Example 213</w:t>
          </w:r>
        </w:ins>
      </w:hyperlink>
      <w:ins w:id="35767" w:author="PR Preview" w:date="2026-01-01T00:00:00Z">
        <w:r>
          <w:t xml:space="preserve">),</w:t>
        </w:r>
      </w:ins>
      <w:ins w:id="35768" w:author="PR Preview" w:date="2026-01-01T00:00:00Z">
        <w:r>
          <w:t xml:space="preserve"> </w:t>
        </w:r>
      </w:ins>
      <w:ins w:id="35769" w:author="PR Preview" w:date="2026-01-01T00:00:00Z">
        <w:r>
          <w:t xml:space="preserve">so it is positive definite.</w:t>
        </w:r>
      </w:ins>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ins w:id="35770" w:author="PR Preview" w:date="2026-01-01T00:00:00Z">
        <w:r>
          <w:t xml:space="preserve">:</w:t>
        </w:r>
      </w:ins>
      <w:ins w:id="35771" w:author="PR Preview" w:date="2026-01-01T00:00:00Z">
        <w:r>
          <w:t xml:space="preserve"> </w:t>
        </w:r>
      </w:ins>
      <m:oMath>
        <m:r>
          <m:t>1</m:t>
        </m:r>
        <m:r>
          <m:rPr>
            <m:sty m:val="p"/>
          </m:rPr>
          <m:t>&gt;</m:t>
        </m:r>
        <m:r>
          <m:t>0</m:t>
        </m:r>
      </m:oMath>
      <w:ins w:id="35772" w:author="PR Preview" w:date="2026-01-01T00:00:00Z">
        <w:r>
          <w:t xml:space="preserve"> </w:t>
        </w:r>
      </w:ins>
      <w:ins w:id="35773" w:author="PR Preview" w:date="2026-01-01T00:00:00Z">
        <w:r>
          <w:t xml:space="preserve">but</w:t>
        </w:r>
      </w:ins>
      <w:ins w:id="35774" w:author="PR Preview" w:date="2026-01-01T00:00:00Z">
        <w:r>
          <w:t xml:space="preserve"> </w:t>
        </w:r>
      </w:ins>
      <m:oMath>
        <m:r>
          <m:rPr>
            <m:sty m:val="bi"/>
          </m:rPr>
          <m:t>S</m:t>
        </m:r>
        <m:r>
          <m:rPr>
            <m:sty m:val="p"/>
          </m:rPr>
          <m:t>=</m:t>
        </m:r>
        <m:r>
          <m:rPr>
            <m:sty m:val="p"/>
          </m:rPr>
          <m:t>−</m:t>
        </m:r>
        <m:r>
          <m:t>3</m:t>
        </m:r>
      </m:oMath>
      <w:ins w:id="35775" w:author="PR Preview" w:date="2026-01-01T00:00:00Z">
        <w:r>
          <w:t xml:space="preserve">,</w:t>
        </w:r>
      </w:ins>
      <w:ins w:id="35776" w:author="PR Preview" w:date="2026-01-01T00:00:00Z">
        <w:r>
          <w:t xml:space="preserve"> </w:t>
        </w:r>
      </w:ins>
      <w:ins w:id="35777" w:author="PR Preview" w:date="2026-01-01T00:00:00Z">
        <w:r>
          <w:t xml:space="preserve">so it is not, as</w:t>
        </w:r>
      </w:ins>
      <w:ins w:id="35778" w:author="PR Preview" w:date="2026-01-01T00:00:00Z">
        <w:r>
          <w:t xml:space="preserve"> </w:t>
        </w:r>
      </w:ins>
      <w:hyperlink w:anchor="exm-positive-definite">
        <w:ins w:id="35779" w:author="PR Preview" w:date="2026-01-01T00:00:00Z">
          <w:r>
            <w:rPr>
              <w:rStyle w:val="Hyperlink"/>
            </w:rPr>
            <w:t xml:space="preserve">Example 152</w:t>
          </w:r>
        </w:ins>
      </w:hyperlink>
      <w:ins w:id="35780" w:author="PR Preview" w:date="2026-01-01T00:00:00Z">
        <w:r>
          <w:t xml:space="preserve"> </w:t>
        </w:r>
      </w:ins>
      <w:ins w:id="35781" w:author="PR Preview" w:date="2026-01-01T00:00:00Z">
        <w:r>
          <w:t xml:space="preserve">found directly.</w:t>
        </w:r>
      </w:ins>
    </w:p>
    <w:bookmarkEnd w:id="669"/>
    <w:bookmarkStart w:id="670" w:name="thm-cholesky"/>
    <w:p>
      <w:pPr>
        <w:pStyle w:val="FirstParagraph"/>
      </w:pPr>
      <w:ins w:id="35782" w:author="PR Preview" w:date="2026-01-01T00:00:00Z">
        <w:r>
          <w:rPr>
            <w:b/>
            <w:bCs/>
          </w:rPr>
          <w:t xml:space="preserve">Theorem 122 (Cholesky factorization)</w:t>
        </w:r>
      </w:ins>
      <w:ins w:id="35783" w:author="PR Preview" w:date="2026-01-01T00:00:00Z">
        <w:r>
          <w:t xml:space="preserve"> </w:t>
        </w:r>
      </w:ins>
      <w:ins w:id="35784" w:author="PR Preview" w:date="2026-01-01T00:00:00Z">
        <w:r>
          <w:t xml:space="preserve">A</w:t>
        </w:r>
      </w:ins>
      <w:ins w:id="35785" w:author="PR Preview" w:date="2026-01-01T00:00:00Z">
        <w:r>
          <w:t xml:space="preserve"> </w:t>
        </w:r>
      </w:ins>
      <m:oMath>
        <m:r>
          <m:t>p</m:t>
        </m:r>
        <m:r>
          <m:rPr>
            <m:sty m:val="p"/>
          </m:rPr>
          <m:t>×</m:t>
        </m:r>
        <m:r>
          <m:t>p</m:t>
        </m:r>
      </m:oMath>
      <w:ins w:id="35786" w:author="PR Preview" w:date="2026-01-01T00:00:00Z">
        <w:r>
          <w:t xml:space="preserve"> </w:t>
        </w:r>
      </w:ins>
      <w:ins w:id="35787" w:author="PR Preview" w:date="2026-01-01T00:00:00Z">
        <w:r>
          <w:t xml:space="preserve">matrix</w:t>
        </w:r>
      </w:ins>
      <w:ins w:id="35788" w:author="PR Preview" w:date="2026-01-01T00:00:00Z">
        <w:r>
          <w:t xml:space="preserve"> </w:t>
        </w:r>
      </w:ins>
      <m:oMath>
        <m:r>
          <m:rPr>
            <m:sty m:val="bi"/>
          </m:rPr>
          <m:t>A</m:t>
        </m:r>
      </m:oMath>
      <w:ins w:id="35789" w:author="PR Preview" w:date="2026-01-01T00:00:00Z">
        <w:r>
          <w:t xml:space="preserve"> </w:t>
        </w:r>
      </w:ins>
      <w:ins w:id="35790" w:author="PR Preview" w:date="2026-01-01T00:00:00Z">
        <w:r>
          <w:t xml:space="preserve">is positive definite (</w:t>
        </w:r>
      </w:ins>
      <w:hyperlink w:anchor="def-positive-definite">
        <w:ins w:id="35791" w:author="PR Preview" w:date="2026-01-01T00:00:00Z">
          <w:r>
            <w:rPr>
              <w:rStyle w:val="Hyperlink"/>
            </w:rPr>
            <w:t xml:space="preserve">Definition 101</w:t>
          </w:r>
        </w:ins>
      </w:hyperlink>
      <w:ins w:id="35792" w:author="PR Preview" w:date="2026-01-01T00:00:00Z">
        <w:r>
          <w:t xml:space="preserve">)</w:t>
        </w:r>
      </w:ins>
      <w:ins w:id="35793" w:author="PR Preview" w:date="2026-01-01T00:00:00Z">
        <w:r>
          <w:t xml:space="preserve"> </w:t>
        </w:r>
      </w:ins>
      <w:ins w:id="35794" w:author="PR Preview" w:date="2026-01-01T00:00:00Z">
        <w:r>
          <w:t xml:space="preserve">exactly when</w:t>
        </w:r>
      </w:ins>
      <w:ins w:id="35795" w:author="PR Preview" w:date="2026-01-01T00:00:00Z">
        <w:r>
          <w:t xml:space="preserve"> </w:t>
        </w:r>
      </w:ins>
      <m:oMath>
        <m:r>
          <m:rPr>
            <m:sty m:val="bi"/>
          </m:rPr>
          <m:t>A</m:t>
        </m:r>
        <m:r>
          <m:rPr>
            <m:sty m:val="p"/>
          </m:rPr>
          <m:t>=</m:t>
        </m:r>
        <m:r>
          <m:rPr>
            <m:sty m:val="bi"/>
          </m:rPr>
          <m:t>L</m:t>
        </m:r>
        <m:sSup>
          <m:e>
            <m:r>
              <m:rPr>
                <m:sty m:val="bi"/>
              </m:rPr>
              <m:t>L</m:t>
            </m:r>
          </m:e>
          <m:sup>
            <m:r>
              <m:rPr>
                <m:sty m:val="p"/>
              </m:rPr>
              <m:t>⊤</m:t>
            </m:r>
          </m:sup>
        </m:sSup>
      </m:oMath>
      <w:ins w:id="35796" w:author="PR Preview" w:date="2026-01-01T00:00:00Z">
        <w:r>
          <w:t xml:space="preserve"> </w:t>
        </w:r>
      </w:ins>
      <w:ins w:id="35797" w:author="PR Preview" w:date="2026-01-01T00:00:00Z">
        <w:r>
          <w:t xml:space="preserve">for some lower triangular</w:t>
        </w:r>
      </w:ins>
      <w:ins w:id="35798" w:author="PR Preview" w:date="2026-01-01T00:00:00Z">
        <w:r>
          <w:t xml:space="preserve"> </w:t>
        </w:r>
      </w:ins>
      <m:oMath>
        <m:r>
          <m:rPr>
            <m:sty m:val="bi"/>
          </m:rPr>
          <m:t>L</m:t>
        </m:r>
      </m:oMath>
      <w:ins w:id="35799" w:author="PR Preview" w:date="2026-01-01T00:00:00Z">
        <w:r>
          <w:t xml:space="preserve"> </w:t>
        </w:r>
      </w:ins>
      <w:ins w:id="35800" w:author="PR Preview" w:date="2026-01-01T00:00:00Z">
        <w:r>
          <w:t xml:space="preserve">(</w:t>
        </w:r>
      </w:ins>
      <w:hyperlink w:anchor="def-lower-triangular-matrix">
        <w:ins w:id="35801" w:author="PR Preview" w:date="2026-01-01T00:00:00Z">
          <w:r>
            <w:rPr>
              <w:rStyle w:val="Hyperlink"/>
            </w:rPr>
            <w:t xml:space="preserve">Definition 113</w:t>
          </w:r>
        </w:ins>
      </w:hyperlink>
      <w:ins w:id="35802" w:author="PR Preview" w:date="2026-01-01T00:00:00Z">
        <w:r>
          <w:t xml:space="preserve">) with positive diagonal entries.</w:t>
        </w:r>
      </w:ins>
      <w:ins w:id="35803" w:author="PR Preview" w:date="2026-01-01T00:00:00Z">
        <w:r>
          <w:t xml:space="preserve"> </w:t>
        </w:r>
      </w:ins>
      <w:ins w:id="35804" w:author="PR Preview" w:date="2026-01-01T00:00:00Z">
        <w:r>
          <w:t xml:space="preserve">For a positive definite</w:t>
        </w:r>
      </w:ins>
      <w:ins w:id="35805" w:author="PR Preview" w:date="2026-01-01T00:00:00Z">
        <w:r>
          <w:t xml:space="preserve"> </w:t>
        </w:r>
      </w:ins>
      <m:oMath>
        <m:r>
          <m:rPr>
            <m:sty m:val="bi"/>
          </m:rPr>
          <m:t>A</m:t>
        </m:r>
      </m:oMath>
      <w:ins w:id="35806" w:author="PR Preview" w:date="2026-01-01T00:00:00Z">
        <w:r>
          <w:t xml:space="preserve"> </w:t>
        </w:r>
      </w:ins>
      <w:ins w:id="35807" w:author="PR Preview" w:date="2026-01-01T00:00:00Z">
        <w:r>
          <w:t xml:space="preserve">that</w:t>
        </w:r>
      </w:ins>
      <w:ins w:id="35808" w:author="PR Preview" w:date="2026-01-01T00:00:00Z">
        <w:r>
          <w:t xml:space="preserve"> </w:t>
        </w:r>
      </w:ins>
      <m:oMath>
        <m:r>
          <m:rPr>
            <m:sty m:val="bi"/>
          </m:rPr>
          <m:t>L</m:t>
        </m:r>
      </m:oMath>
      <w:ins w:id="35809" w:author="PR Preview" w:date="2026-01-01T00:00:00Z">
        <w:r>
          <w:t xml:space="preserve"> </w:t>
        </w:r>
      </w:ins>
      <w:ins w:id="35810" w:author="PR Preview" w:date="2026-01-01T00:00:00Z">
        <w:r>
          <w:t xml:space="preserve">is unique;</w:t>
        </w:r>
      </w:ins>
      <w:ins w:id="35811" w:author="PR Preview" w:date="2026-01-01T00:00:00Z">
        <w:r>
          <w:t xml:space="preserve"> </w:t>
        </w:r>
      </w:ins>
      <w:ins w:id="35812" w:author="PR Preview" w:date="2026-01-01T00:00:00Z">
        <w:r>
          <w:t xml:space="preserve">it is the</w:t>
        </w:r>
      </w:ins>
      <w:ins w:id="35813" w:author="PR Preview" w:date="2026-01-01T00:00:00Z">
        <w:r>
          <w:t xml:space="preserve"> </w:t>
        </w:r>
      </w:ins>
      <w:ins w:id="35814" w:author="PR Preview" w:date="2026-01-01T00:00:00Z">
        <w:r>
          <w:rPr>
            <w:b/>
            <w:bCs/>
          </w:rPr>
          <w:t xml:space="preserve">Cholesky factor</w:t>
        </w:r>
      </w:ins>
      <w:ins w:id="35815" w:author="PR Preview" w:date="2026-01-01T00:00:00Z">
        <w:r>
          <w:t xml:space="preserve"> </w:t>
        </w:r>
      </w:ins>
      <w:ins w:id="35816" w:author="PR Preview" w:date="2026-01-01T00:00:00Z">
        <w:r>
          <w:t xml:space="preserve">of</w:t>
        </w:r>
      </w:ins>
      <w:ins w:id="35817" w:author="PR Preview" w:date="2026-01-01T00:00:00Z">
        <w:r>
          <w:t xml:space="preserve"> </w:t>
        </w:r>
      </w:ins>
      <m:oMath>
        <m:r>
          <m:rPr>
            <m:sty m:val="bi"/>
          </m:rPr>
          <m:t>A</m:t>
        </m:r>
      </m:oMath>
      <w:ins w:id="35818" w:author="PR Preview" w:date="2026-01-01T00:00:00Z">
        <w:r>
          <w:t xml:space="preserve">.</w:t>
        </w:r>
      </w:ins>
    </w:p>
    <w:bookmarkEnd w:id="670"/>
    <w:p>
      <w:pPr>
        <w:pStyle w:val="BodyText"/>
      </w:pPr>
      <w:ins w:id="35819" w:author="PR Preview" w:date="2026-01-01T00:00:00Z">
        <w:r>
          <w:rPr>
            <w:i/>
            <w:iCs/>
          </w:rPr>
          <w:t xml:space="preserve">Proof</w:t>
        </w:r>
      </w:ins>
      <w:ins w:id="35820" w:author="PR Preview" w:date="2026-01-01T00:00:00Z">
        <w:r>
          <w:t xml:space="preserve">. </w:t>
        </w:r>
      </w:ins>
      <w:ins w:id="35821" w:author="PR Preview" w:date="2026-01-01T00:00:00Z">
        <w:r>
          <w:rPr>
            <w:b/>
            <w:bCs/>
          </w:rPr>
          <w:t xml:space="preserve">If.</w:t>
        </w:r>
      </w:ins>
      <w:ins w:id="35822" w:author="PR Preview" w:date="2026-01-01T00:00:00Z">
        <w:r>
          <w:t xml:space="preserve"> </w:t>
        </w:r>
      </w:ins>
      <m:oMath>
        <m:sSup>
          <m:e>
            <m:r>
              <m:rPr>
                <m:sty m:val="bi"/>
              </m:rPr>
              <m:t>L</m:t>
            </m:r>
          </m:e>
          <m:sup>
            <m:r>
              <m:rPr>
                <m:sty m:val="p"/>
              </m:rPr>
              <m:t>⊤</m:t>
            </m:r>
          </m:sup>
        </m:sSup>
      </m:oMath>
      <w:ins w:id="35823" w:author="PR Preview" w:date="2026-01-01T00:00:00Z">
        <w:r>
          <w:t xml:space="preserve"> </w:t>
        </w:r>
      </w:ins>
      <w:ins w:id="35824" w:author="PR Preview" w:date="2026-01-01T00:00:00Z">
        <w:r>
          <w:t xml:space="preserve">is upper triangular with positive diagonal (</w:t>
        </w:r>
      </w:ins>
      <w:hyperlink w:anchor="def-matrix-transpose">
        <w:ins w:id="35825" w:author="PR Preview" w:date="2026-01-01T00:00:00Z">
          <w:r>
            <w:rPr>
              <w:rStyle w:val="Hyperlink"/>
            </w:rPr>
            <w:t xml:space="preserve">Definition 22</w:t>
          </w:r>
        </w:ins>
      </w:hyperlink>
      <w:ins w:id="35826" w:author="PR Preview" w:date="2026-01-01T00:00:00Z">
        <w:r>
          <w:t xml:space="preserve">),</w:t>
        </w:r>
      </w:ins>
      <w:ins w:id="35827" w:author="PR Preview" w:date="2026-01-01T00:00:00Z">
        <w:r>
          <w:t xml:space="preserve"> </w:t>
        </w:r>
      </w:ins>
      <w:ins w:id="35828" w:author="PR Preview" w:date="2026-01-01T00:00:00Z">
        <w:r>
          <w:t xml:space="preserve">so</w:t>
        </w:r>
      </w:ins>
      <w:ins w:id="35829" w:author="PR Preview" w:date="2026-01-01T00:00:00Z">
        <w:r>
          <w:t xml:space="preserve"> </w:t>
        </w:r>
      </w:ins>
      <w:ins w:id="35830" w:author="PR Preview" w:date="2026-01-01T00:00:00Z">
        <w:r>
          <w:t xml:space="preserve">${\mathbf{L}}^{\top} \mathord{\smash[b]{\underset{\raise.3ex\hbox{$\scriptstyle\sim$}}{x}}\vphantom{x}}= \mathord{\smash[b]{\underset{\raise.3ex\hbox{$\scriptstyle\sim$}}{0}}\vphantom{0}}$</w:t>
        </w:r>
      </w:ins>
      <w:ins w:id="35831" w:author="PR Preview" w:date="2026-01-01T00:00:00Z">
        <w:r>
          <w:t xml:space="preserve"> </w:t>
        </w:r>
      </w:ins>
      <w:ins w:id="35832" w:author="PR Preview" w:date="2026-01-01T00:00:00Z">
        <w:r>
          <w:t xml:space="preserve">only for</w:t>
        </w:r>
      </w:ins>
      <w:ins w:id="35833" w:author="PR Preview" w:date="2026-01-01T00:00:00Z">
        <w:r>
          <w:t xml:space="preserve"> </w:t>
        </w:r>
      </w:ins>
      <w:ins w:id="35834" w:author="PR Preview" w:date="2026-01-01T00:00:00Z">
        <w:r>
          <w:t xml:space="preserve">$\mathord{\smash[b]{\underset{\raise.3ex\hbox{$\scriptstyle\sim$}}{x}}\vphantom{x}}= \mathord{\smash[b]{\underset{\raise.3ex\hbox{$\scriptstyle\sim$}}{0}}\vphantom{0}}$</w:t>
        </w:r>
      </w:ins>
      <w:ins w:id="35835" w:author="PR Preview" w:date="2026-01-01T00:00:00Z">
        <w:r>
          <w:t xml:space="preserve"> </w:t>
        </w:r>
      </w:ins>
      <w:ins w:id="35836" w:author="PR Preview" w:date="2026-01-01T00:00:00Z">
        <w:r>
          <w:t xml:space="preserve">(</w:t>
        </w:r>
      </w:ins>
      <w:hyperlink w:anchor="thm-back-substitution">
        <w:ins w:id="35837" w:author="PR Preview" w:date="2026-01-01T00:00:00Z">
          <w:r>
            <w:rPr>
              <w:rStyle w:val="Hyperlink"/>
            </w:rPr>
            <w:t xml:space="preserve">Theorem 103</w:t>
          </w:r>
        </w:ins>
      </w:hyperlink>
      <w:ins w:id="35838" w:author="PR Preview" w:date="2026-01-01T00:00:00Z">
        <w:r>
          <w:t xml:space="preserve">),</w:t>
        </w:r>
      </w:ins>
      <w:ins w:id="35839" w:author="PR Preview" w:date="2026-01-01T00:00:00Z">
        <w:r>
          <w:t xml:space="preserve"> </w:t>
        </w:r>
      </w:ins>
      <w:ins w:id="35840" w:author="PR Preview" w:date="2026-01-01T00:00:00Z">
        <w:r>
          <w:t xml:space="preserve">and the columns of</w:t>
        </w:r>
      </w:ins>
      <w:ins w:id="35841" w:author="PR Preview" w:date="2026-01-01T00:00:00Z">
        <w:r>
          <w:t xml:space="preserve"> </w:t>
        </w:r>
      </w:ins>
      <m:oMath>
        <m:sSup>
          <m:e>
            <m:r>
              <m:rPr>
                <m:sty m:val="bi"/>
              </m:rPr>
              <m:t>L</m:t>
            </m:r>
          </m:e>
          <m:sup>
            <m:r>
              <m:rPr>
                <m:sty m:val="p"/>
              </m:rPr>
              <m:t>⊤</m:t>
            </m:r>
          </m:sup>
        </m:sSup>
      </m:oMath>
      <w:ins w:id="35842" w:author="PR Preview" w:date="2026-01-01T00:00:00Z">
        <w:r>
          <w:t xml:space="preserve"> </w:t>
        </w:r>
      </w:ins>
      <w:ins w:id="35843" w:author="PR Preview" w:date="2026-01-01T00:00:00Z">
        <w:r>
          <w:t xml:space="preserve">are linearly independent</w:t>
        </w:r>
      </w:ins>
      <w:ins w:id="35844" w:author="PR Preview" w:date="2026-01-01T00:00:00Z">
        <w:r>
          <w:t xml:space="preserve"> </w:t>
        </w:r>
      </w:ins>
      <w:ins w:id="35845" w:author="PR Preview" w:date="2026-01-01T00:00:00Z">
        <w:r>
          <w:t xml:space="preserve">(</w:t>
        </w:r>
      </w:ins>
      <w:hyperlink w:anchor="thm-matvec-columns">
        <w:ins w:id="35846" w:author="PR Preview" w:date="2026-01-01T00:00:00Z">
          <w:r>
            <w:rPr>
              <w:rStyle w:val="Hyperlink"/>
            </w:rPr>
            <w:t xml:space="preserve">Theorem 23</w:t>
          </w:r>
        </w:ins>
      </w:hyperlink>
      <w:ins w:id="35847" w:author="PR Preview" w:date="2026-01-01T00:00:00Z">
        <w:r>
          <w:t xml:space="preserve">,</w:t>
        </w:r>
      </w:ins>
      <w:ins w:id="35848" w:author="PR Preview" w:date="2026-01-01T00:00:00Z">
        <w:r>
          <w:t xml:space="preserve"> </w:t>
        </w:r>
      </w:ins>
      <w:hyperlink w:anchor="def-linearly-independent">
        <w:ins w:id="35849" w:author="PR Preview" w:date="2026-01-01T00:00:00Z">
          <w:r>
            <w:rPr>
              <w:rStyle w:val="Hyperlink"/>
            </w:rPr>
            <w:t xml:space="preserve">Definition 43</w:t>
          </w:r>
        </w:ins>
      </w:hyperlink>
      <w:ins w:id="35850" w:author="PR Preview" w:date="2026-01-01T00:00:00Z">
        <w:r>
          <w:t xml:space="preserve">).</w:t>
        </w:r>
      </w:ins>
      <w:ins w:id="35851" w:author="PR Preview" w:date="2026-01-01T00:00:00Z">
        <w:r>
          <w:t xml:space="preserve"> </w:t>
        </w:r>
      </w:ins>
      <w:ins w:id="35852" w:author="PR Preview" w:date="2026-01-01T00:00:00Z">
        <w:r>
          <w:t xml:space="preserve">So</w:t>
        </w:r>
      </w:ins>
      <w:ins w:id="35853" w:author="PR Preview" w:date="2026-01-01T00:00:00Z">
        <w:r>
          <w:t xml:space="preserve"> </w:t>
        </w:r>
      </w:ins>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ins w:id="35854" w:author="PR Preview" w:date="2026-01-01T00:00:00Z">
        <w:r>
          <w:t xml:space="preserve"> </w:t>
        </w:r>
      </w:ins>
      <w:ins w:id="35855" w:author="PR Preview" w:date="2026-01-01T00:00:00Z">
        <w:r>
          <w:t xml:space="preserve">(</w:t>
        </w:r>
      </w:ins>
      <w:hyperlink w:anchor="def-matrix-transpose">
        <w:ins w:id="35856" w:author="PR Preview" w:date="2026-01-01T00:00:00Z">
          <w:r>
            <w:rPr>
              <w:rStyle w:val="Hyperlink"/>
            </w:rPr>
            <w:t xml:space="preserve">Definition 22</w:t>
          </w:r>
        </w:ins>
      </w:hyperlink>
      <w:ins w:id="35857" w:author="PR Preview" w:date="2026-01-01T00:00:00Z">
        <w:r>
          <w:t xml:space="preserve">)</w:t>
        </w:r>
      </w:ins>
      <w:ins w:id="35858" w:author="PR Preview" w:date="2026-01-01T00:00:00Z">
        <w:r>
          <w:t xml:space="preserve"> </w:t>
        </w:r>
      </w:ins>
      <w:ins w:id="35859" w:author="PR Preview" w:date="2026-01-01T00:00:00Z">
        <w:r>
          <w:t xml:space="preserve">is positive definite (</w:t>
        </w:r>
      </w:ins>
      <w:hyperlink w:anchor="thm-pd-gram">
        <w:ins w:id="35860" w:author="PR Preview" w:date="2026-01-01T00:00:00Z">
          <w:r>
            <w:rPr>
              <w:rStyle w:val="Hyperlink"/>
            </w:rPr>
            <w:t xml:space="preserve">Theorem 117</w:t>
          </w:r>
        </w:ins>
      </w:hyperlink>
      <w:ins w:id="35861" w:author="PR Preview" w:date="2026-01-01T00:00:00Z">
        <w:r>
          <w:t xml:space="preserve">, part 2).</w:t>
        </w:r>
      </w:ins>
    </w:p>
    <w:p>
      <w:pPr>
        <w:pStyle w:val="BodyText"/>
      </w:pPr>
      <w:ins w:id="35862" w:author="PR Preview" w:date="2026-01-01T00:00:00Z">
        <w:r>
          <w:rPr>
            <w:b/>
            <w:bCs/>
          </w:rPr>
          <w:t xml:space="preserve">Only if, with uniqueness, by</w:t>
        </w:r>
      </w:ins>
      <w:ins w:id="35863" w:author="PR Preview" w:date="2026-01-01T00:00:00Z">
        <w:r>
          <w:rPr>
            <w:b/>
            <w:bCs/>
          </w:rPr>
          <w:t xml:space="preserve"> </w:t>
        </w:r>
      </w:ins>
      <w:hyperlink r:id="rId142">
        <w:ins w:id="35864" w:author="PR Preview" w:date="2026-01-01T00:00:00Z">
          <w:r>
            <w:rPr>
              <w:rStyle w:val="Hyperlink"/>
              <w:b/>
              <w:bCs/>
            </w:rPr>
            <w:t xml:space="preserve">induction</w:t>
          </w:r>
        </w:ins>
      </w:hyperlink>
      <w:ins w:id="35865" w:author="PR Preview" w:date="2026-01-01T00:00:00Z">
        <w:r>
          <w:rPr>
            <w:b/>
            <w:bCs/>
          </w:rPr>
          <w:t xml:space="preserve"> </w:t>
        </w:r>
      </w:ins>
      <w:ins w:id="35866" w:author="PR Preview" w:date="2026-01-01T00:00:00Z">
        <w:r>
          <w:rPr>
            <w:b/>
            <w:bCs/>
          </w:rPr>
          <w:t xml:space="preserve">on</w:t>
        </w:r>
      </w:ins>
      <w:ins w:id="35867" w:author="PR Preview" w:date="2026-01-01T00:00:00Z">
        <w:r>
          <w:rPr>
            <w:b/>
            <w:bCs/>
          </w:rPr>
          <w:t xml:space="preserve"> </w:t>
        </w:r>
      </w:ins>
      <m:oMath>
        <m:r>
          <m:t>p</m:t>
        </m:r>
      </m:oMath>
      <w:ins w:id="35868" w:author="PR Preview" w:date="2026-01-01T00:00:00Z">
        <w:r>
          <w:rPr>
            <w:b/>
            <w:bCs/>
          </w:rPr>
          <w:t xml:space="preserve">.</w:t>
        </w:r>
      </w:ins>
      <w:ins w:id="35869" w:author="PR Preview" w:date="2026-01-01T00:00:00Z">
        <w:r>
          <w:t xml:space="preserve"> </w:t>
        </w:r>
      </w:ins>
      <w:ins w:id="35870" w:author="PR Preview" w:date="2026-01-01T00:00:00Z">
        <w:r>
          <w:t xml:space="preserve">For</w:t>
        </w:r>
      </w:ins>
      <w:ins w:id="35871" w:author="PR Preview" w:date="2026-01-01T00:00:00Z">
        <w:r>
          <w:t xml:space="preserve"> </w:t>
        </w:r>
      </w:ins>
      <m:oMath>
        <m:r>
          <m:t>p</m:t>
        </m:r>
        <m:r>
          <m:rPr>
            <m:sty m:val="p"/>
          </m:rPr>
          <m:t>=</m:t>
        </m:r>
        <m:r>
          <m:t>1</m:t>
        </m:r>
      </m:oMath>
      <w:ins w:id="35872" w:author="PR Preview" w:date="2026-01-01T00:00:00Z">
        <w:r>
          <w:t xml:space="preserve">,</w:t>
        </w:r>
      </w:ins>
      <w:ins w:id="35873" w:author="PR Preview" w:date="2026-01-01T00:00:00Z">
        <w:r>
          <w:t xml:space="preserve"> </w:t>
        </w:r>
      </w:ins>
      <m:oMath>
        <m:r>
          <m:rPr>
            <m:sty m:val="bi"/>
          </m:rPr>
          <m:t>A</m:t>
        </m:r>
        <m:r>
          <m:rPr>
            <m:sty m:val="p"/>
          </m:rPr>
          <m:t>=</m:t>
        </m:r>
        <m:r>
          <m:rPr>
            <m:sty m:val="p"/>
          </m:rPr>
          <m:t>[</m:t>
        </m:r>
        <m:r>
          <m:t>a</m:t>
        </m:r>
        <m:r>
          <m:rPr>
            <m:sty m:val="p"/>
          </m:rPr>
          <m:t>]</m:t>
        </m:r>
      </m:oMath>
      <w:ins w:id="35874" w:author="PR Preview" w:date="2026-01-01T00:00:00Z">
        <w:r>
          <w:t xml:space="preserve"> </w:t>
        </w:r>
      </w:ins>
      <w:ins w:id="35875" w:author="PR Preview" w:date="2026-01-01T00:00:00Z">
        <w:r>
          <w:t xml:space="preserve">with</w:t>
        </w:r>
      </w:ins>
      <w:ins w:id="35876" w:author="PR Preview" w:date="2026-01-01T00:00:00Z">
        <w:r>
          <w:t xml:space="preserve"> </w:t>
        </w:r>
      </w:ins>
      <m:oMath>
        <m:r>
          <m:t>a</m:t>
        </m:r>
        <m:r>
          <m:rPr>
            <m:sty m:val="p"/>
          </m:rPr>
          <m:t>&gt;</m:t>
        </m:r>
        <m:r>
          <m:t>0</m:t>
        </m:r>
      </m:oMath>
      <w:ins w:id="35877" w:author="PR Preview" w:date="2026-01-01T00:00:00Z">
        <w:r>
          <w:t xml:space="preserve"> </w:t>
        </w:r>
      </w:ins>
      <w:ins w:id="35878" w:author="PR Preview" w:date="2026-01-01T00:00:00Z">
        <w:r>
          <w:t xml:space="preserve">(</w:t>
        </w:r>
      </w:ins>
      <w:hyperlink w:anchor="thm-pd-submatrix">
        <w:ins w:id="35879" w:author="PR Preview" w:date="2026-01-01T00:00:00Z">
          <w:r>
            <w:rPr>
              <w:rStyle w:val="Hyperlink"/>
            </w:rPr>
            <w:t xml:space="preserve">Theorem 119</w:t>
          </w:r>
        </w:ins>
      </w:hyperlink>
      <w:ins w:id="35880" w:author="PR Preview" w:date="2026-01-01T00:00:00Z">
        <w:r>
          <w:t xml:space="preserve">),</w:t>
        </w:r>
      </w:ins>
      <w:ins w:id="35881" w:author="PR Preview" w:date="2026-01-01T00:00:00Z">
        <w:r>
          <w:t xml:space="preserve"> </w:t>
        </w:r>
      </w:ins>
      <w:ins w:id="35882" w:author="PR Preview" w:date="2026-01-01T00:00:00Z">
        <w:r>
          <w:t xml:space="preserve">and</w:t>
        </w:r>
      </w:ins>
      <w:ins w:id="35883" w:author="PR Preview" w:date="2026-01-01T00:00:00Z">
        <w:r>
          <w:t xml:space="preserve"> </w:t>
        </w:r>
      </w:ins>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ins w:id="35884" w:author="PR Preview" w:date="2026-01-01T00:00:00Z">
        <w:r>
          <w:t xml:space="preserve"> </w:t>
        </w:r>
      </w:ins>
      <w:ins w:id="35885" w:author="PR Preview" w:date="2026-01-01T00:00:00Z">
        <w:r>
          <w:t xml:space="preserve">with</w:t>
        </w:r>
      </w:ins>
      <w:ins w:id="35886" w:author="PR Preview" w:date="2026-01-01T00:00:00Z">
        <w:r>
          <w:t xml:space="preserve"> </w:t>
        </w:r>
      </w:ins>
      <m:oMath>
        <m:r>
          <m:t>c</m:t>
        </m:r>
        <m:r>
          <m:rPr>
            <m:sty m:val="p"/>
          </m:rPr>
          <m:t>&gt;</m:t>
        </m:r>
        <m:r>
          <m:t>0</m:t>
        </m:r>
      </m:oMath>
      <w:ins w:id="35887" w:author="PR Preview" w:date="2026-01-01T00:00:00Z">
        <w:r>
          <w:t xml:space="preserve"> </w:t>
        </w:r>
      </w:ins>
      <w:ins w:id="35888" w:author="PR Preview" w:date="2026-01-01T00:00:00Z">
        <w:r>
          <w:t xml:space="preserve">holds exactly for</w:t>
        </w:r>
      </w:ins>
      <w:ins w:id="35889" w:author="PR Preview" w:date="2026-01-01T00:00:00Z">
        <w:r>
          <w:t xml:space="preserve"> </w:t>
        </w:r>
      </w:ins>
      <m:oMath>
        <m:r>
          <m:t>c</m:t>
        </m:r>
        <m:r>
          <m:rPr>
            <m:sty m:val="p"/>
          </m:rPr>
          <m:t>=</m:t>
        </m:r>
        <m:rad>
          <m:radPr>
            <m:degHide m:val="on"/>
          </m:radPr>
          <m:deg/>
          <m:e>
            <m:r>
              <m:t>a</m:t>
            </m:r>
          </m:e>
        </m:rad>
      </m:oMath>
      <w:ins w:id="35890" w:author="PR Preview" w:date="2026-01-01T00:00:00Z">
        <w:r>
          <w:t xml:space="preserve">.</w:t>
        </w:r>
      </w:ins>
      <w:ins w:id="35891" w:author="PR Preview" w:date="2026-01-01T00:00:00Z">
        <w:r>
          <w:t xml:space="preserve"> </w:t>
        </w:r>
      </w:ins>
      <w:ins w:id="35892" w:author="PR Preview" w:date="2026-01-01T00:00:00Z">
        <w:r>
          <w:t xml:space="preserve">For</w:t>
        </w:r>
      </w:ins>
      <w:ins w:id="35893" w:author="PR Preview" w:date="2026-01-01T00:00:00Z">
        <w:r>
          <w:t xml:space="preserve"> </w:t>
        </w:r>
      </w:ins>
      <m:oMath>
        <m:r>
          <m:t>p</m:t>
        </m:r>
        <m:r>
          <m:rPr>
            <m:sty m:val="p"/>
          </m:rPr>
          <m:t>&gt;</m:t>
        </m:r>
        <m:r>
          <m:t>1</m:t>
        </m:r>
      </m:oMath>
      <w:ins w:id="35894" w:author="PR Preview" w:date="2026-01-01T00:00:00Z">
        <w:r>
          <w:t xml:space="preserve">, assume every</w:t>
        </w:r>
      </w:ins>
      <w:ins w:id="35895" w:author="PR Preview" w:date="2026-01-01T00:00:00Z">
        <w:r>
          <w:t xml:space="preserve"> </w:t>
        </w:r>
      </w:ins>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ins w:id="35896" w:author="PR Preview" w:date="2026-01-01T00:00:00Z">
        <w:r>
          <w:t xml:space="preserve"> </w:t>
        </w:r>
      </w:ins>
      <w:ins w:id="35897" w:author="PR Preview" w:date="2026-01-01T00:00:00Z">
        <w:r>
          <w:t xml:space="preserve">positive definite matrix</w:t>
        </w:r>
      </w:ins>
      <w:ins w:id="35898" w:author="PR Preview" w:date="2026-01-01T00:00:00Z">
        <w:r>
          <w:t xml:space="preserve"> </w:t>
        </w:r>
      </w:ins>
      <w:ins w:id="35899" w:author="PR Preview" w:date="2026-01-01T00:00:00Z">
        <w:r>
          <w:t xml:space="preserve">has exactly one such factor, and split off the first row and column.</w:t>
        </w:r>
      </w:ins>
      <w:ins w:id="35900" w:author="PR Preview" w:date="2026-01-01T00:00:00Z">
        <w:r>
          <w:t xml:space="preserve"> </w:t>
        </w:r>
      </w:ins>
      <m:oMath>
        <m:r>
          <m:rPr>
            <m:sty m:val="bi"/>
          </m:rPr>
          <m:t>A</m:t>
        </m:r>
      </m:oMath>
      <w:ins w:id="35901" w:author="PR Preview" w:date="2026-01-01T00:00:00Z">
        <w:r>
          <w:t xml:space="preserve"> </w:t>
        </w:r>
      </w:ins>
      <w:ins w:id="35902" w:author="PR Preview" w:date="2026-01-01T00:00:00Z">
        <w:r>
          <w:t xml:space="preserve">is symmetric, so its first row is the transpose of its first column:</w:t>
        </w:r>
      </w:ins>
    </w:p>
    <w:p>
      <w:pPr>
        <w:pStyle w:val="BodyText"/>
      </w:pPr>
      <w:ins w:id="35903" w:author="PR Preview" w:date="2026-01-01T00:00:00Z">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ins>
    </w:p>
    <w:p>
      <w:pPr>
        <w:pStyle w:val="FirstParagraph"/>
      </w:pPr>
      <w:ins w:id="35904" w:author="PR Preview" w:date="2026-01-01T00:00:00Z">
        <w:r>
          <w:t xml:space="preserve">with</w:t>
        </w:r>
      </w:ins>
      <w:ins w:id="35905" w:author="PR Preview" w:date="2026-01-01T00:00:00Z">
        <w:r>
          <w:t xml:space="preserve"> </w:t>
        </w:r>
      </w:ins>
      <w:ins w:id="35906" w:author="PR Preview" w:date="2026-01-01T00:00:00Z">
        <w:r>
          <w:t xml:space="preserve">$\mathord{\smash[b]{\underset{\raise.3ex\hbox{$\scriptstyle\sim$}}{b}}\vphantom{b}}, \mathord{\smash[b]{\underset{\raise.3ex\hbox{$\scriptstyle\sim$}}{g}}\vphantom{g}} \in \mathbb{R}^{p-1}$</w:t>
        </w:r>
      </w:ins>
      <w:ins w:id="35907" w:author="PR Preview" w:date="2026-01-01T00:00:00Z">
        <w:r>
          <w:t xml:space="preserve">,</w:t>
        </w:r>
      </w:ins>
      <w:ins w:id="35908" w:author="PR Preview" w:date="2026-01-01T00:00:00Z">
        <w:r>
          <w:t xml:space="preserve"> </w:t>
        </w:r>
      </w:ins>
      <w:ins w:id="35909" w:author="PR Preview" w:date="2026-01-01T00:00:00Z">
        <w:r>
          <w:t xml:space="preserve">where</w:t>
        </w:r>
      </w:ins>
      <w:ins w:id="35910" w:author="PR Preview" w:date="2026-01-01T00:00:00Z">
        <w:r>
          <w:t xml:space="preserve"> </w:t>
        </w:r>
      </w:ins>
      <m:oMath>
        <m:sSub>
          <m:e>
            <m:r>
              <m:t>b</m:t>
            </m:r>
          </m:e>
          <m:sub>
            <m:r>
              <m:t>i</m:t>
            </m:r>
          </m:sub>
        </m:sSub>
      </m:oMath>
      <w:ins w:id="35911" w:author="PR Preview" w:date="2026-01-01T00:00:00Z">
        <w:r>
          <w:t xml:space="preserve"> </w:t>
        </w:r>
      </w:ins>
      <w:ins w:id="35912" w:author="PR Preview" w:date="2026-01-01T00:00:00Z">
        <w:r>
          <w:t xml:space="preserve">and</w:t>
        </w:r>
      </w:ins>
      <w:ins w:id="35913" w:author="PR Preview" w:date="2026-01-01T00:00:00Z">
        <w:r>
          <w:t xml:space="preserve"> </w:t>
        </w:r>
      </w:ins>
      <m:oMath>
        <m:sSub>
          <m:e>
            <m:r>
              <m:t>g</m:t>
            </m:r>
          </m:e>
          <m:sub>
            <m:r>
              <m:t>i</m:t>
            </m:r>
          </m:sub>
        </m:sSub>
      </m:oMath>
      <w:ins w:id="35914" w:author="PR Preview" w:date="2026-01-01T00:00:00Z">
        <w:r>
          <w:t xml:space="preserve"> </w:t>
        </w:r>
      </w:ins>
      <w:ins w:id="35915" w:author="PR Preview" w:date="2026-01-01T00:00:00Z">
        <w:r>
          <w:t xml:space="preserve">are entries</w:t>
        </w:r>
      </w:ins>
      <w:ins w:id="35916" w:author="PR Preview" w:date="2026-01-01T00:00:00Z">
        <w:r>
          <w:t xml:space="preserve"> </w:t>
        </w:r>
      </w:ins>
      <m:oMath>
        <m:r>
          <m:rPr>
            <m:sty m:val="p"/>
          </m:rPr>
          <m:t>(</m:t>
        </m:r>
        <m:r>
          <m:t>i</m:t>
        </m:r>
        <m:r>
          <m:rPr>
            <m:sty m:val="p"/>
          </m:rPr>
          <m:t>+</m:t>
        </m:r>
        <m:r>
          <m:t>1</m:t>
        </m:r>
        <m:r>
          <m:rPr>
            <m:sty m:val="p"/>
          </m:rPr>
          <m:t>,</m:t>
        </m:r>
        <m:r>
          <m:t>1</m:t>
        </m:r>
        <m:r>
          <m:rPr>
            <m:sty m:val="p"/>
          </m:rPr>
          <m:t>)</m:t>
        </m:r>
      </m:oMath>
      <w:ins w:id="35917" w:author="PR Preview" w:date="2026-01-01T00:00:00Z">
        <w:r>
          <w:t xml:space="preserve"> </w:t>
        </w:r>
      </w:ins>
      <w:ins w:id="35918" w:author="PR Preview" w:date="2026-01-01T00:00:00Z">
        <w:r>
          <w:t xml:space="preserve">of</w:t>
        </w:r>
      </w:ins>
      <w:ins w:id="35919" w:author="PR Preview" w:date="2026-01-01T00:00:00Z">
        <w:r>
          <w:t xml:space="preserve"> </w:t>
        </w:r>
      </w:ins>
      <m:oMath>
        <m:r>
          <m:rPr>
            <m:sty m:val="bi"/>
          </m:rPr>
          <m:t>A</m:t>
        </m:r>
      </m:oMath>
      <w:ins w:id="35920" w:author="PR Preview" w:date="2026-01-01T00:00:00Z">
        <w:r>
          <w:t xml:space="preserve"> </w:t>
        </w:r>
      </w:ins>
      <w:ins w:id="35921" w:author="PR Preview" w:date="2026-01-01T00:00:00Z">
        <w:r>
          <w:t xml:space="preserve">and</w:t>
        </w:r>
      </w:ins>
      <w:ins w:id="35922" w:author="PR Preview" w:date="2026-01-01T00:00:00Z">
        <w:r>
          <w:t xml:space="preserve"> </w:t>
        </w:r>
      </w:ins>
      <m:oMath>
        <m:r>
          <m:rPr>
            <m:sty m:val="bi"/>
          </m:rPr>
          <m:t>L</m:t>
        </m:r>
      </m:oMath>
      <w:ins w:id="35923" w:author="PR Preview" w:date="2026-01-01T00:00:00Z">
        <w:r>
          <w:t xml:space="preserve">,</w:t>
        </w:r>
      </w:ins>
      <w:ins w:id="35924" w:author="PR Preview" w:date="2026-01-01T00:00:00Z">
        <w:r>
          <w:t xml:space="preserve"> </w:t>
        </w:r>
      </w:ins>
      <w:ins w:id="35925" w:author="PR Preview" w:date="2026-01-01T00:00:00Z">
        <w:r>
          <w:t xml:space="preserve">and</w:t>
        </w:r>
      </w:ins>
      <w:ins w:id="35926" w:author="PR Preview" w:date="2026-01-01T00:00:00Z">
        <w:r>
          <w:t xml:space="preserve"> </w:t>
        </w:r>
      </w:ins>
      <m:oMath>
        <m:r>
          <m:rPr>
            <m:sty m:val="p"/>
          </m:rPr>
          <m:t>(</m:t>
        </m:r>
        <m:sSub>
          <m:e>
            <m:r>
              <m:rPr>
                <m:sty m:val="bi"/>
              </m:rPr>
              <m:t>A</m:t>
            </m:r>
          </m:e>
          <m:sub>
            <m:r>
              <m:t>22</m:t>
            </m:r>
          </m:sub>
        </m:sSub>
        <m:sSub>
          <m:e>
            <m:r>
              <m:rPr>
                <m:sty m:val="p"/>
              </m:rPr>
              <m:t>)</m:t>
            </m:r>
          </m:e>
          <m:sub>
            <m:r>
              <m:t>i</m:t>
            </m:r>
            <m:r>
              <m:t>j</m:t>
            </m:r>
          </m:sub>
        </m:sSub>
      </m:oMath>
      <w:ins w:id="35927" w:author="PR Preview" w:date="2026-01-01T00:00:00Z">
        <w:r>
          <w:t xml:space="preserve"> </w:t>
        </w:r>
      </w:ins>
      <w:ins w:id="35928" w:author="PR Preview" w:date="2026-01-01T00:00:00Z">
        <w:r>
          <w:t xml:space="preserve">and</w:t>
        </w:r>
      </w:ins>
      <w:ins w:id="35929" w:author="PR Preview" w:date="2026-01-01T00:00:00Z">
        <w:r>
          <w:t xml:space="preserve"> </w:t>
        </w:r>
      </w:ins>
      <m:oMath>
        <m:r>
          <m:rPr>
            <m:sty m:val="p"/>
          </m:rPr>
          <m:t>(</m:t>
        </m:r>
        <m:sSub>
          <m:e>
            <m:r>
              <m:rPr>
                <m:sty m:val="bi"/>
              </m:rPr>
              <m:t>L</m:t>
            </m:r>
          </m:e>
          <m:sub>
            <m:r>
              <m:t>22</m:t>
            </m:r>
          </m:sub>
        </m:sSub>
        <m:sSub>
          <m:e>
            <m:r>
              <m:rPr>
                <m:sty m:val="p"/>
              </m:rPr>
              <m:t>)</m:t>
            </m:r>
          </m:e>
          <m:sub>
            <m:r>
              <m:t>i</m:t>
            </m:r>
            <m:r>
              <m:t>j</m:t>
            </m:r>
          </m:sub>
        </m:sSub>
      </m:oMath>
      <w:ins w:id="35930" w:author="PR Preview" w:date="2026-01-01T00:00:00Z">
        <w:r>
          <w:t xml:space="preserve"> </w:t>
        </w:r>
      </w:ins>
      <w:ins w:id="35931" w:author="PR Preview" w:date="2026-01-01T00:00:00Z">
        <w:r>
          <w:t xml:space="preserve">are their entries</w:t>
        </w:r>
      </w:ins>
      <w:ins w:id="35932" w:author="PR Preview" w:date="2026-01-01T00:00:00Z">
        <w:r>
          <w:t xml:space="preserve"> </w:t>
        </w:r>
      </w:ins>
      <m:oMath>
        <m:r>
          <m:rPr>
            <m:sty m:val="p"/>
          </m:rPr>
          <m:t>(</m:t>
        </m:r>
        <m:r>
          <m:t>i</m:t>
        </m:r>
        <m:r>
          <m:rPr>
            <m:sty m:val="p"/>
          </m:rPr>
          <m:t>+</m:t>
        </m:r>
        <m:r>
          <m:t>1</m:t>
        </m:r>
        <m:r>
          <m:rPr>
            <m:sty m:val="p"/>
          </m:rPr>
          <m:t>,</m:t>
        </m:r>
        <m:r>
          <m:t>j</m:t>
        </m:r>
        <m:r>
          <m:rPr>
            <m:sty m:val="p"/>
          </m:rPr>
          <m:t>+</m:t>
        </m:r>
        <m:r>
          <m:t>1</m:t>
        </m:r>
        <m:r>
          <m:rPr>
            <m:sty m:val="p"/>
          </m:rPr>
          <m:t>)</m:t>
        </m:r>
      </m:oMath>
      <w:ins w:id="35933" w:author="PR Preview" w:date="2026-01-01T00:00:00Z">
        <w:r>
          <w:t xml:space="preserve">;</w:t>
        </w:r>
      </w:ins>
      <w:ins w:id="35934" w:author="PR Preview" w:date="2026-01-01T00:00:00Z">
        <w:r>
          <w:t xml:space="preserve"> </w:t>
        </w:r>
      </w:ins>
      <m:oMath>
        <m:sSup>
          <m:e>
            <m:r>
              <m:rPr>
                <m:sty m:val="bi"/>
              </m:rPr>
              <m:t>L</m:t>
            </m:r>
          </m:e>
          <m:sup>
            <m:r>
              <m:rPr>
                <m:sty m:val="p"/>
              </m:rPr>
              <m:t>⊤</m:t>
            </m:r>
          </m:sup>
        </m:sSup>
      </m:oMath>
      <w:ins w:id="35935" w:author="PR Preview" w:date="2026-01-01T00:00:00Z">
        <w:r>
          <w:t xml:space="preserve"> </w:t>
        </w:r>
      </w:ins>
      <w:ins w:id="35936" w:author="PR Preview" w:date="2026-01-01T00:00:00Z">
        <w:r>
          <w:t xml:space="preserve">has this form by</w:t>
        </w:r>
      </w:ins>
      <w:ins w:id="35937" w:author="PR Preview" w:date="2026-01-01T00:00:00Z">
        <w:r>
          <w:t xml:space="preserve"> </w:t>
        </w:r>
      </w:ins>
      <w:hyperlink w:anchor="def-matrix-transpose">
        <w:ins w:id="35938" w:author="PR Preview" w:date="2026-01-01T00:00:00Z">
          <w:r>
            <w:rPr>
              <w:rStyle w:val="Hyperlink"/>
            </w:rPr>
            <w:t xml:space="preserve">Definition 22</w:t>
          </w:r>
        </w:ins>
      </w:hyperlink>
      <w:ins w:id="35939" w:author="PR Preview" w:date="2026-01-01T00:00:00Z">
        <w:r>
          <w:t xml:space="preserve">.</w:t>
        </w:r>
      </w:ins>
      <w:ins w:id="35940" w:author="PR Preview" w:date="2026-01-01T00:00:00Z">
        <w:r>
          <w:t xml:space="preserve"> </w:t>
        </w:r>
      </w:ins>
      <w:ins w:id="35941" w:author="PR Preview" w:date="2026-01-01T00:00:00Z">
        <w:r>
          <w:t xml:space="preserve">A</w:t>
        </w:r>
      </w:ins>
      <w:ins w:id="35942" w:author="PR Preview" w:date="2026-01-01T00:00:00Z">
        <w:r>
          <w:t xml:space="preserve"> </w:t>
        </w:r>
      </w:ins>
      <m:oMath>
        <m:r>
          <m:t>p</m:t>
        </m:r>
        <m:r>
          <m:rPr>
            <m:sty m:val="p"/>
          </m:rPr>
          <m:t>×</m:t>
        </m:r>
        <m:r>
          <m:t>p</m:t>
        </m:r>
      </m:oMath>
      <w:ins w:id="35943" w:author="PR Preview" w:date="2026-01-01T00:00:00Z">
        <w:r>
          <w:t xml:space="preserve"> </w:t>
        </w:r>
      </w:ins>
      <w:ins w:id="35944" w:author="PR Preview" w:date="2026-01-01T00:00:00Z">
        <w:r>
          <w:t xml:space="preserve">matrix</w:t>
        </w:r>
      </w:ins>
      <w:ins w:id="35945" w:author="PR Preview" w:date="2026-01-01T00:00:00Z">
        <w:r>
          <w:t xml:space="preserve"> </w:t>
        </w:r>
      </w:ins>
      <m:oMath>
        <m:r>
          <m:rPr>
            <m:sty m:val="bi"/>
          </m:rPr>
          <m:t>L</m:t>
        </m:r>
      </m:oMath>
      <w:ins w:id="35946" w:author="PR Preview" w:date="2026-01-01T00:00:00Z">
        <w:r>
          <w:t xml:space="preserve"> </w:t>
        </w:r>
      </w:ins>
      <w:ins w:id="35947" w:author="PR Preview" w:date="2026-01-01T00:00:00Z">
        <w:r>
          <w:t xml:space="preserve">is lower triangular with positive diagonal</w:t>
        </w:r>
      </w:ins>
      <w:ins w:id="35948" w:author="PR Preview" w:date="2026-01-01T00:00:00Z">
        <w:r>
          <w:t xml:space="preserve"> </w:t>
        </w:r>
      </w:ins>
      <w:ins w:id="35949" w:author="PR Preview" w:date="2026-01-01T00:00:00Z">
        <w:r>
          <w:t xml:space="preserve">exactly when</w:t>
        </w:r>
      </w:ins>
      <w:ins w:id="35950" w:author="PR Preview" w:date="2026-01-01T00:00:00Z">
        <w:r>
          <w:t xml:space="preserve"> </w:t>
        </w:r>
      </w:ins>
      <m:oMath>
        <m:sSub>
          <m:e>
            <m:r>
              <m:t>ℓ</m:t>
            </m:r>
          </m:e>
          <m:sub>
            <m:r>
              <m:t>11</m:t>
            </m:r>
          </m:sub>
        </m:sSub>
        <m:r>
          <m:rPr>
            <m:sty m:val="p"/>
          </m:rPr>
          <m:t>&gt;</m:t>
        </m:r>
        <m:r>
          <m:t>0</m:t>
        </m:r>
      </m:oMath>
      <w:ins w:id="35951" w:author="PR Preview" w:date="2026-01-01T00:00:00Z">
        <w:r>
          <w:t xml:space="preserve">, its first row is otherwise zero,</w:t>
        </w:r>
      </w:ins>
      <w:ins w:id="35952" w:author="PR Preview" w:date="2026-01-01T00:00:00Z">
        <w:r>
          <w:t xml:space="preserve"> </w:t>
        </w:r>
      </w:ins>
      <w:ins w:id="35953" w:author="PR Preview" w:date="2026-01-01T00:00:00Z">
        <w:r>
          <w:t xml:space="preserve">and</w:t>
        </w:r>
      </w:ins>
      <w:ins w:id="35954" w:author="PR Preview" w:date="2026-01-01T00:00:00Z">
        <w:r>
          <w:t xml:space="preserve"> </w:t>
        </w:r>
      </w:ins>
      <m:oMath>
        <m:sSub>
          <m:e>
            <m:r>
              <m:rPr>
                <m:sty m:val="bi"/>
              </m:rPr>
              <m:t>L</m:t>
            </m:r>
          </m:e>
          <m:sub>
            <m:r>
              <m:t>22</m:t>
            </m:r>
          </m:sub>
        </m:sSub>
      </m:oMath>
      <w:ins w:id="35955" w:author="PR Preview" w:date="2026-01-01T00:00:00Z">
        <w:r>
          <w:t xml:space="preserve"> </w:t>
        </w:r>
      </w:ins>
      <w:ins w:id="35956" w:author="PR Preview" w:date="2026-01-01T00:00:00Z">
        <w:r>
          <w:t xml:space="preserve">is lower triangular with positive diagonal;</w:t>
        </w:r>
      </w:ins>
      <w:ins w:id="35957" w:author="PR Preview" w:date="2026-01-01T00:00:00Z">
        <w:r>
          <w:t xml:space="preserve"> </w:t>
        </w:r>
      </w:ins>
      <w:ins w:id="35958" w:author="PR Preview" w:date="2026-01-01T00:00:00Z">
        <w:r>
          <w:t xml:space="preserve">$\mathord{\smash[b]{\underset{\raise.3ex\hbox{$\scriptstyle\sim$}}{g}}\vphantom{g}}$</w:t>
        </w:r>
      </w:ins>
      <w:ins w:id="35959" w:author="PR Preview" w:date="2026-01-01T00:00:00Z">
        <w:r>
          <w:t xml:space="preserve"> </w:t>
        </w:r>
      </w:ins>
      <w:ins w:id="35960" w:author="PR Preview" w:date="2026-01-01T00:00:00Z">
        <w:r>
          <w:t xml:space="preserve">can be anything.</w:t>
        </w:r>
      </w:ins>
      <w:ins w:id="35961" w:author="PR Preview" w:date="2026-01-01T00:00:00Z">
        <w:r>
          <w:t xml:space="preserve"> </w:t>
        </w:r>
      </w:ins>
      <w:ins w:id="35962" w:author="PR Preview" w:date="2026-01-01T00:00:00Z">
        <w:r>
          <w:t xml:space="preserve">So choosing</w:t>
        </w:r>
      </w:ins>
      <w:ins w:id="35963" w:author="PR Preview" w:date="2026-01-01T00:00:00Z">
        <w:r>
          <w:t xml:space="preserve"> </w:t>
        </w:r>
      </w:ins>
      <m:oMath>
        <m:r>
          <m:rPr>
            <m:sty m:val="bi"/>
          </m:rPr>
          <m:t>L</m:t>
        </m:r>
      </m:oMath>
      <w:ins w:id="35964" w:author="PR Preview" w:date="2026-01-01T00:00:00Z">
        <w:r>
          <w:t xml:space="preserve"> </w:t>
        </w:r>
      </w:ins>
      <w:ins w:id="35965" w:author="PR Preview" w:date="2026-01-01T00:00:00Z">
        <w:r>
          <w:t xml:space="preserve">means choosing</w:t>
        </w:r>
      </w:ins>
      <w:ins w:id="35966" w:author="PR Preview" w:date="2026-01-01T00:00:00Z">
        <w:r>
          <w:t xml:space="preserve"> </w:t>
        </w:r>
      </w:ins>
      <m:oMath>
        <m:sSub>
          <m:e>
            <m:r>
              <m:t>ℓ</m:t>
            </m:r>
          </m:e>
          <m:sub>
            <m:r>
              <m:t>11</m:t>
            </m:r>
          </m:sub>
        </m:sSub>
        <m:r>
          <m:rPr>
            <m:sty m:val="p"/>
          </m:rPr>
          <m:t>&gt;</m:t>
        </m:r>
        <m:r>
          <m:t>0</m:t>
        </m:r>
      </m:oMath>
      <w:ins w:id="35967" w:author="PR Preview" w:date="2026-01-01T00:00:00Z">
        <w:r>
          <w:t xml:space="preserve">,</w:t>
        </w:r>
      </w:ins>
      <w:ins w:id="35968" w:author="PR Preview" w:date="2026-01-01T00:00:00Z">
        <w:r>
          <w:t xml:space="preserve"> </w:t>
        </w:r>
      </w:ins>
      <w:ins w:id="35969" w:author="PR Preview" w:date="2026-01-01T00:00:00Z">
        <w:r>
          <w:t xml:space="preserve">$\mathord{\smash[b]{\underset{\raise.3ex\hbox{$\scriptstyle\sim$}}{g}}\vphantom{g}}$</w:t>
        </w:r>
      </w:ins>
      <w:ins w:id="35970" w:author="PR Preview" w:date="2026-01-01T00:00:00Z">
        <w:r>
          <w:t xml:space="preserve"> </w:t>
        </w:r>
      </w:ins>
      <w:ins w:id="35971" w:author="PR Preview" w:date="2026-01-01T00:00:00Z">
        <w:r>
          <w:t xml:space="preserve">and such an</w:t>
        </w:r>
      </w:ins>
      <w:ins w:id="35972" w:author="PR Preview" w:date="2026-01-01T00:00:00Z">
        <w:r>
          <w:t xml:space="preserve"> </w:t>
        </w:r>
      </w:ins>
      <m:oMath>
        <m:sSub>
          <m:e>
            <m:r>
              <m:rPr>
                <m:sty m:val="bi"/>
              </m:rPr>
              <m:t>L</m:t>
            </m:r>
          </m:e>
          <m:sub>
            <m:r>
              <m:t>22</m:t>
            </m:r>
          </m:sub>
        </m:sSub>
      </m:oMath>
      <w:ins w:id="35973" w:author="PR Preview" w:date="2026-01-01T00:00:00Z">
        <w:r>
          <w:t xml:space="preserve">.</w:t>
        </w:r>
      </w:ins>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limLow>
                <m:e>
                  <m:r>
                    <m:t>g</m:t>
                  </m:r>
                </m:e>
                <m:lim>
                  <m:r>
                    <m:rPr>
                      <m:sty m:val="p"/>
                    </m:rPr>
                    <m:t>∼</m:t>
                  </m:r>
                </m:lim>
              </m:limLow>
              <m:sSup>
                <m:e>
                  <m:limLow>
                    <m:e>
                      <m:r>
                        <m:t>g</m:t>
                      </m:r>
                    </m:e>
                    <m:lim>
                      <m:r>
                        <m:rPr>
                          <m:sty m:val="p"/>
                        </m:rPr>
                        <m:t>∼</m:t>
                      </m:r>
                    </m:lim>
                  </m:limLow>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del w:id="35974" w:author="PR Preview" w:date="2026-01-01T00:00:00Z">
        <w:r>
          <w:delText xml:space="preserve">Entry</w:delText>
        </w:r>
      </w:del>
      <w:del w:id="35975" w:author="PR Preview" w:date="2026-01-01T00:00:00Z">
        <w:r>
          <w:delText xml:space="preserve"> </w:delText>
        </w:r>
      </w:del>
      <m:oMath>
        <m:r>
          <m:rPr>
            <m:sty m:val="p"/>
          </m:rPr>
          <m:t>(</m:t>
        </m:r>
        <m:r>
          <m:t>1</m:t>
        </m:r>
        <m:r>
          <m:rPr>
            <m:sty m:val="p"/>
          </m:rPr>
          <m:t>,</m:t>
        </m:r>
        <m:r>
          <m:t>j</m:t>
        </m:r>
        <m:r>
          <m:rPr>
            <m:sty m:val="p"/>
          </m:rPr>
          <m:t>+</m:t>
        </m:r>
        <m:r>
          <m:t>1</m:t>
        </m:r>
        <m:r>
          <m:rPr>
            <m:sty m:val="p"/>
          </m:rPr>
          <m:t>)</m:t>
        </m:r>
      </m:oMath>
      <w:del w:id="35976" w:author="PR Preview" w:date="2026-01-01T00:00:00Z">
        <w:r>
          <w:delText xml:space="preserve"> </w:delText>
        </w:r>
      </w:del>
      <w:del w:id="35977" w:author="PR Preview" w:date="2026-01-01T00:00:00Z">
        <w:r>
          <w:delText xml:space="preserve">is</w:delText>
        </w:r>
      </w:del>
      <w:del w:id="35978" w:author="PR Preview" w:date="2026-01-01T00:00:00Z">
        <w:r>
          <w:delText xml:space="preserve"> </w:delText>
        </w:r>
      </w:del>
      <m:oMath>
        <m:sSub>
          <m:e>
            <m:r>
              <m:t>ℓ</m:t>
            </m:r>
          </m:e>
          <m:sub>
            <m:r>
              <m:t>11</m:t>
            </m:r>
          </m:sub>
        </m:sSub>
        <m:r>
          <m:t> </m:t>
        </m:r>
        <m:sSub>
          <m:e>
            <m:r>
              <m:t>g</m:t>
            </m:r>
          </m:e>
          <m:sub>
            <m:r>
              <m:t>j</m:t>
            </m:r>
          </m:sub>
        </m:sSub>
      </m:oMath>
      <w:del w:id="35979" w:author="PR Preview" w:date="2026-01-01T00:00:00Z">
        <w:r>
          <w:delText xml:space="preserve"> </w:delText>
        </w:r>
      </w:del>
      <w:del w:id="35980" w:author="PR Preview" w:date="2026-01-01T00:00:00Z">
        <w:r>
          <w:delText xml:space="preserve">by the same computation with the roles swapped,</w:delText>
        </w:r>
      </w:del>
      <w:del w:id="35981" w:author="PR Preview" w:date="2026-01-01T00:00:00Z">
        <w:r>
          <w:delText xml:space="preserve"> </w:delText>
        </w:r>
      </w:del>
      <w:del w:id="35982" w:author="PR Preview" w:date="2026-01-01T00:00:00Z">
        <w:r>
          <w:delText xml:space="preserve">the transpose of the</w:delText>
        </w:r>
      </w:del>
      <w:del w:id="35983" w:author="PR Preview" w:date="2026-01-01T00:00:00Z">
        <w:r>
          <w:delText xml:space="preserve"> </w:delText>
        </w:r>
      </w:del>
      <m:oMath>
        <m:r>
          <m:rPr>
            <m:sty m:val="p"/>
          </m:rPr>
          <m:t>(</m:t>
        </m:r>
        <m:r>
          <m:t>2</m:t>
        </m:r>
        <m:r>
          <m:rPr>
            <m:sty m:val="p"/>
          </m:rPr>
          <m:t>,</m:t>
        </m:r>
        <m:r>
          <m:t>1</m:t>
        </m:r>
        <m:r>
          <m:rPr>
            <m:sty m:val="p"/>
          </m:rPr>
          <m:t>)</m:t>
        </m:r>
      </m:oMath>
      <w:del w:id="35984" w:author="PR Preview" w:date="2026-01-01T00:00:00Z">
        <w:r>
          <w:delText xml:space="preserve"> </w:delText>
        </w:r>
      </w:del>
      <w:del w:id="35985" w:author="PR Preview" w:date="2026-01-01T00:00:00Z">
        <w:r>
          <w:delText xml:space="preserve">block;</w:delText>
        </w:r>
      </w:del>
      <w:del w:id="35986" w:author="PR Preview" w:date="2026-01-01T00:00:00Z">
        <w:r>
          <w:delText xml:space="preserve"> </w:delText>
        </w:r>
      </w:del>
      <w:del w:id="35987" w:author="PR Preview" w:date="2026-01-01T00:00:00Z">
        <w:r>
          <w:delText xml:space="preserve">it matches</w:delText>
        </w:r>
      </w:del>
      <w:del w:id="35988" w:author="PR Preview" w:date="2026-01-01T00:00:00Z">
        <w:r>
          <w:delText xml:space="preserve"> </w:delText>
        </w:r>
      </w:del>
      <m:oMath>
        <m:sSup>
          <m:e>
            <m:limLow>
              <m:e>
                <m:r>
                  <m:t>b</m:t>
                </m:r>
              </m:e>
              <m:lim>
                <m:r>
                  <m:rPr>
                    <m:sty m:val="p"/>
                  </m:rPr>
                  <m:t>∼</m:t>
                </m:r>
              </m:lim>
            </m:limLow>
          </m:e>
          <m:sup>
            <m:r>
              <m:rPr>
                <m:sty m:val="p"/>
              </m:rPr>
              <m:t>⊤</m:t>
            </m:r>
          </m:sup>
        </m:sSup>
      </m:oMath>
      <w:del w:id="35989" w:author="PR Preview" w:date="2026-01-01T00:00:00Z">
        <w:r>
          <w:delText xml:space="preserve"> </w:delText>
        </w:r>
      </w:del>
      <w:del w:id="35990" w:author="PR Preview" w:date="2026-01-01T00:00:00Z">
        <w:r>
          <w:delText xml:space="preserve">exactly when the</w:delText>
        </w:r>
      </w:del>
      <w:del w:id="35991" w:author="PR Preview" w:date="2026-01-01T00:00:00Z">
        <w:r>
          <w:delText xml:space="preserve"> </w:delText>
        </w:r>
      </w:del>
      <m:oMath>
        <m:r>
          <m:rPr>
            <m:sty m:val="p"/>
          </m:rPr>
          <m:t>(</m:t>
        </m:r>
        <m:r>
          <m:t>2</m:t>
        </m:r>
        <m:r>
          <m:rPr>
            <m:sty m:val="p"/>
          </m:rPr>
          <m:t>,</m:t>
        </m:r>
        <m:r>
          <m:t>1</m:t>
        </m:r>
        <m:r>
          <m:rPr>
            <m:sty m:val="p"/>
          </m:rPr>
          <m:t>)</m:t>
        </m:r>
      </m:oMath>
      <w:del w:id="35992" w:author="PR Preview" w:date="2026-01-01T00:00:00Z">
        <w:r>
          <w:delText xml:space="preserve"> </w:delText>
        </w:r>
      </w:del>
      <w:del w:id="35993" w:author="PR Preview" w:date="2026-01-01T00:00:00Z">
        <w:r>
          <w:delText xml:space="preserve">block matches</w:delText>
        </w:r>
      </w:del>
      <w:del w:id="35994" w:author="PR Preview" w:date="2026-01-01T00:00:00Z">
        <w:r>
          <w:delText xml:space="preserve"> </w:delText>
        </w:r>
      </w:del>
      <m:oMath>
        <m:limLow>
          <m:e>
            <m:r>
              <m:t>b</m:t>
            </m:r>
          </m:e>
          <m:lim>
            <m:r>
              <m:rPr>
                <m:sty m:val="p"/>
              </m:rPr>
              <m:t>∼</m:t>
            </m:r>
          </m:lim>
        </m:limLow>
      </m:oMath>
      <w:del w:id="35995" w:author="PR Preview" w:date="2026-01-01T00:00:00Z">
        <w:r>
          <w:delText xml:space="preserve">,</w:delText>
        </w:r>
      </w:del>
      <w:del w:id="35996" w:author="PR Preview" w:date="2026-01-01T00:00:00Z">
        <w:r>
          <w:delText xml:space="preserve"> </w:delText>
        </w:r>
      </w:del>
      <w:del w:id="35997" w:author="PR Preview" w:date="2026-01-01T00:00:00Z">
        <w:r>
          <w:delText xml:space="preserve">which is where the symmetry of</w:delText>
        </w:r>
      </w:del>
      <w:del w:id="35998" w:author="PR Preview" w:date="2026-01-01T00:00:00Z">
        <w:r>
          <w:delText xml:space="preserve"> </w:delText>
        </w:r>
      </w:del>
      <m:oMath>
        <m:r>
          <m:rPr>
            <m:sty m:val="bi"/>
          </m:rPr>
          <m:t>A</m:t>
        </m:r>
      </m:oMath>
      <w:del w:id="35999" w:author="PR Preview" w:date="2026-01-01T00:00:00Z">
        <w:r>
          <w:delText xml:space="preserve"> </w:delText>
        </w:r>
      </w:del>
      <w:del w:id="36000" w:author="PR Preview" w:date="2026-01-01T00:00:00Z">
        <w:r>
          <w:delText xml:space="preserve">is used.</w:delText>
        </w:r>
      </w:del>
      <w:del w:id="36001" w:author="PR Preview" w:date="2026-01-01T00:00:00Z">
        <w:r>
          <w:delText xml:space="preserve"> </w:delText>
        </w:r>
      </w:del>
      <w:del w:id="36002" w:author="PR Preview" w:date="2026-01-01T00:00:00Z">
        <w:r>
          <w:delText xml:space="preserve">So</w:delText>
        </w:r>
      </w:del>
      <w:del w:id="36003" w:author="PR Preview" w:date="2026-01-01T00:00:00Z">
        <w:r>
          <w:delText xml:space="preserve"> </w:delText>
        </w:r>
      </w:del>
      <m:oMath>
        <m:r>
          <m:rPr>
            <m:sty m:val="bi"/>
          </m:rPr>
          <m:t>L</m:t>
        </m:r>
        <m:sSup>
          <m:e>
            <m:r>
              <m:rPr>
                <m:sty m:val="bi"/>
              </m:rPr>
              <m:t>L</m:t>
            </m:r>
          </m:e>
          <m:sup>
            <m:r>
              <m:rPr>
                <m:sty m:val="p"/>
              </m:rPr>
              <m:t>⊤</m:t>
            </m:r>
          </m:sup>
        </m:sSup>
        <m:r>
          <m:rPr>
            <m:sty m:val="p"/>
          </m:rPr>
          <m:t>=</m:t>
        </m:r>
        <m:r>
          <m:rPr>
            <m:sty m:val="bi"/>
          </m:rPr>
          <m:t>A</m:t>
        </m:r>
      </m:oMath>
      <w:del w:id="36004" w:author="PR Preview" w:date="2026-01-01T00:00:00Z">
        <w:r>
          <w:delText xml:space="preserve"> </w:delText>
        </w:r>
      </w:del>
      <w:del w:id="36005" w:author="PR Preview" w:date="2026-01-01T00:00:00Z">
        <w:r>
          <w:delText xml:space="preserve">says exactly</w:delText>
        </w:r>
      </w:del>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limLow>
            <m:e>
              <m:r>
                <m:t>g</m:t>
              </m:r>
            </m:e>
            <m:lim>
              <m:r>
                <m:rPr>
                  <m:sty m:val="p"/>
                </m:rPr>
                <m:t>∼</m:t>
              </m:r>
            </m:lim>
          </m:limLow>
          <m:r>
            <m:rPr>
              <m:sty m:val="p"/>
            </m:rPr>
            <m:t>=</m:t>
          </m:r>
          <m:limLow>
            <m:e>
              <m:r>
                <m:t>b</m:t>
              </m:r>
            </m:e>
            <m:lim>
              <m:r>
                <m:rPr>
                  <m:sty m:val="p"/>
                </m:rPr>
                <m:t>∼</m:t>
              </m:r>
            </m:lim>
          </m:limLow>
          <m:r>
            <m:rPr>
              <m:sty m:val="p"/>
            </m:rPr>
            <m:t>,</m:t>
          </m:r>
          <m:r>
            <m:t>  </m:t>
          </m:r>
          <m:limLow>
            <m:e>
              <m:r>
                <m:t>g</m:t>
              </m:r>
            </m:e>
            <m:lim>
              <m:r>
                <m:rPr>
                  <m:sty m:val="p"/>
                </m:rPr>
                <m:t>∼</m:t>
              </m:r>
            </m:lim>
          </m:limLow>
          <m:sSup>
            <m:e>
              <m:limLow>
                <m:e>
                  <m:r>
                    <m:t>g</m:t>
                  </m:r>
                </m:e>
                <m:lim>
                  <m:r>
                    <m:rPr>
                      <m:sty m:val="p"/>
                    </m:rPr>
                    <m:t>∼</m:t>
                  </m:r>
                </m:lim>
              </m:limLow>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del w:id="36006" w:author="PR Preview" w:date="2026-01-01T00:00:00Z">
        <w:r>
          <w:delText xml:space="preserve"> </w:delText>
        </w:r>
      </w:del>
      <w:del w:id="36007" w:author="PR Preview" w:date="2026-01-01T00:00:00Z">
        <w:r>
          <w:delText xml:space="preserve">(</w:delText>
        </w:r>
      </w:del>
      <w:hyperlink w:anchor="thm-pd-submatrix">
        <w:del w:id="36008" w:author="PR Preview" w:date="2026-01-01T00:00:00Z">
          <w:r>
            <w:rPr>
              <w:rStyle w:val="Hyperlink"/>
            </w:rPr>
            <w:delText xml:space="preserve">Theorem 118</w:delText>
          </w:r>
        </w:del>
      </w:hyperlink>
      <w:del w:id="36009" w:author="PR Preview" w:date="2026-01-01T00:00:00Z">
        <w:r>
          <w:delText xml:space="preserve">), so the first equation with</w:delText>
        </w:r>
      </w:del>
      <w:del w:id="36010" w:author="PR Preview" w:date="2026-01-01T00:00:00Z">
        <w:r>
          <w:delText xml:space="preserve"> </w:delText>
        </w:r>
      </w:del>
      <m:oMath>
        <m:sSub>
          <m:e>
            <m:r>
              <m:t>ℓ</m:t>
            </m:r>
          </m:e>
          <m:sub>
            <m:r>
              <m:t>11</m:t>
            </m:r>
          </m:sub>
        </m:sSub>
        <m:r>
          <m:rPr>
            <m:sty m:val="p"/>
          </m:rPr>
          <m:t>&gt;</m:t>
        </m:r>
        <m:r>
          <m:t>0</m:t>
        </m:r>
      </m:oMath>
      <w:del w:id="36011" w:author="PR Preview" w:date="2026-01-01T00:00:00Z">
        <w:r>
          <w:delText xml:space="preserve"> </w:delText>
        </w:r>
      </w:del>
      <w:del w:id="36012" w:author="PR Preview" w:date="2026-01-01T00:00:00Z">
        <w:r>
          <w:delText xml:space="preserve">forces</w:delText>
        </w:r>
      </w:del>
      <w:del w:id="36013" w:author="PR Preview" w:date="2026-01-01T00:00:00Z">
        <w:r>
          <w:delText xml:space="preserve"> </w:delText>
        </w:r>
      </w:del>
      <m:oMath>
        <m:sSub>
          <m:e>
            <m:r>
              <m:t>ℓ</m:t>
            </m:r>
          </m:e>
          <m:sub>
            <m:r>
              <m:t>11</m:t>
            </m:r>
          </m:sub>
        </m:sSub>
        <m:r>
          <m:rPr>
            <m:sty m:val="p"/>
          </m:rPr>
          <m:t>=</m:t>
        </m:r>
        <m:rad>
          <m:radPr>
            <m:degHide m:val="on"/>
          </m:radPr>
          <m:deg/>
          <m:e>
            <m:sSub>
              <m:e>
                <m:r>
                  <m:t>a</m:t>
                </m:r>
              </m:e>
              <m:sub>
                <m:r>
                  <m:t>11</m:t>
                </m:r>
              </m:sub>
            </m:sSub>
          </m:e>
        </m:rad>
      </m:oMath>
      <w:del w:id="36014" w:author="PR Preview" w:date="2026-01-01T00:00:00Z">
        <w:r>
          <w:delText xml:space="preserve">;</w:delText>
        </w:r>
      </w:del>
      <w:del w:id="36015" w:author="PR Preview" w:date="2026-01-01T00:00:00Z">
        <w:r>
          <w:delText xml:space="preserve"> </w:delText>
        </w:r>
      </w:del>
      <w:del w:id="36016" w:author="PR Preview" w:date="2026-01-01T00:00:00Z">
        <w:r>
          <w:delText xml:space="preserve">the second then forces</w:delText>
        </w:r>
      </w:del>
      <w:del w:id="36017" w:author="PR Preview" w:date="2026-01-01T00:00:00Z">
        <w:r>
          <w:delText xml:space="preserve"> </w:delText>
        </w:r>
      </w:del>
      <m:oMath>
        <m:limLow>
          <m:e>
            <m:r>
              <m:t>g</m:t>
            </m:r>
          </m:e>
          <m:lim>
            <m:r>
              <m:rPr>
                <m:sty m:val="p"/>
              </m:rPr>
              <m:t>∼</m:t>
            </m:r>
          </m:lim>
        </m:limLow>
        <m:r>
          <m:rPr>
            <m:sty m:val="p"/>
          </m:rPr>
          <m:t>=</m:t>
        </m:r>
        <m:f>
          <m:fPr>
            <m:type m:val="lin"/>
          </m:fPr>
          <m:num>
            <m:r>
              <m:t>1</m:t>
            </m:r>
          </m:num>
          <m:den>
            <m:sSub>
              <m:e>
                <m:r>
                  <m:t>ℓ</m:t>
                </m:r>
              </m:e>
              <m:sub>
                <m:r>
                  <m:t>11</m:t>
                </m:r>
              </m:sub>
            </m:sSub>
          </m:den>
        </m:f>
        <m:r>
          <m:t> </m:t>
        </m:r>
        <m:limLow>
          <m:e>
            <m:r>
              <m:t>b</m:t>
            </m:r>
          </m:e>
          <m:lim>
            <m:r>
              <m:rPr>
                <m:sty m:val="p"/>
              </m:rPr>
              <m:t>∼</m:t>
            </m:r>
          </m:lim>
        </m:limLow>
      </m:oMath>
      <w:del w:id="36018" w:author="PR Preview" w:date="2026-01-01T00:00:00Z">
        <w:r>
          <w:delText xml:space="preserve">;</w:delText>
        </w:r>
      </w:del>
      <w:del w:id="36019" w:author="PR Preview" w:date="2026-01-01T00:00:00Z">
        <w:r>
          <w:delText xml:space="preserve"> </w:delText>
        </w:r>
      </w:del>
      <w:del w:id="36020" w:author="PR Preview" w:date="2026-01-01T00:00:00Z">
        <w:r>
          <w:delText xml:space="preserve">and the third becomes</w:delText>
        </w:r>
      </w:del>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limLow>
                <m:e>
                  <m:r>
                    <m:t>g</m:t>
                  </m:r>
                </m:e>
                <m:lim>
                  <m:r>
                    <m:rPr>
                      <m:sty m:val="p"/>
                    </m:rPr>
                    <m:t>∼</m:t>
                  </m:r>
                </m:lim>
              </m:limLow>
              <m:sSup>
                <m:e>
                  <m:limLow>
                    <m:e>
                      <m:r>
                        <m:t>g</m:t>
                      </m:r>
                    </m:e>
                    <m:lim>
                      <m:r>
                        <m:rPr>
                          <m:sty m:val="p"/>
                        </m:rPr>
                        <m:t>∼</m:t>
                      </m:r>
                    </m:lim>
                  </m:limLow>
                </m:e>
                <m:sup>
                  <m:r>
                    <m:rPr>
                      <m:sty m:val="p"/>
                    </m:rPr>
                    <m:t>⊤</m:t>
                  </m:r>
                </m:sup>
              </m:sSup>
              <m:r>
                <m:t>&amp;</m:t>
              </m:r>
              <m:r>
                <m:t>&amp;</m:t>
              </m:r>
              <m:r>
                <m:rPr>
                  <m:nor/>
                  <m:sty m:val="p"/>
                </m:rPr>
                <m:t>(subtract </m:t>
              </m:r>
              <m:limLow>
                <m:e>
                  <m:r>
                    <m:t>g</m:t>
                  </m:r>
                </m:e>
                <m:lim>
                  <m:r>
                    <m:rPr>
                      <m:sty m:val="p"/>
                    </m:rPr>
                    <m:t>∼</m:t>
                  </m:r>
                </m:lim>
              </m:limLow>
              <m:sSup>
                <m:e>
                  <m:limLow>
                    <m:e>
                      <m:r>
                        <m:t>g</m:t>
                      </m:r>
                    </m:e>
                    <m:lim>
                      <m:r>
                        <m:rPr>
                          <m:sty m:val="p"/>
                        </m:rPr>
                        <m:t>∼</m:t>
                      </m:r>
                    </m:lim>
                  </m:limLow>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limLow>
                    <m:e>
                      <m:r>
                        <m:t>b</m:t>
                      </m:r>
                    </m:e>
                    <m:lim>
                      <m:r>
                        <m:rPr>
                          <m:sty m:val="p"/>
                        </m:rPr>
                        <m:t>∼</m:t>
                      </m:r>
                    </m:lim>
                  </m:limLow>
                </m:e>
              </m:d>
              <m:r>
                <m:t>​</m:t>
              </m:r>
              <m:sSup>
                <m:e>
                  <m:r>
                    <m:t>​</m:t>
                  </m:r>
                  <m:d>
                    <m:dPr>
                      <m:begChr m:val="("/>
                      <m:sepChr m:val=""/>
                      <m:endChr m:val=")"/>
                      <m:grow/>
                    </m:dPr>
                    <m:e>
                      <m:f>
                        <m:fPr>
                          <m:type m:val="lin"/>
                        </m:fPr>
                        <m:num>
                          <m:r>
                            <m:t>1</m:t>
                          </m:r>
                        </m:num>
                        <m:den>
                          <m:sSub>
                            <m:e>
                              <m:r>
                                <m:t>ℓ</m:t>
                              </m:r>
                            </m:e>
                            <m:sub>
                              <m:r>
                                <m:t>11</m:t>
                              </m:r>
                            </m:sub>
                          </m:sSub>
                        </m:den>
                      </m:f>
                      <m:r>
                        <m:t> </m:t>
                      </m:r>
                      <m:limLow>
                        <m:e>
                          <m:r>
                            <m:t>b</m:t>
                          </m:r>
                        </m:e>
                        <m:lim>
                          <m:r>
                            <m:rPr>
                              <m:sty m:val="p"/>
                            </m:rPr>
                            <m:t>∼</m:t>
                          </m:r>
                        </m:lim>
                      </m:limLow>
                    </m:e>
                  </m:d>
                  <m:r>
                    <m:t>​</m:t>
                  </m:r>
                </m:e>
                <m:sup>
                  <m:r>
                    <m:rPr>
                      <m:sty m:val="p"/>
                    </m:rPr>
                    <m:t>⊤</m:t>
                  </m:r>
                </m:sup>
              </m:sSup>
              <m:r>
                <m:t>&amp;</m:t>
              </m:r>
              <m:r>
                <m:t>&amp;</m:t>
              </m:r>
              <m:r>
                <m:rPr>
                  <m:nor/>
                  <m:sty m:val="p"/>
                </m:rPr>
                <m:t>(substitute </m:t>
              </m:r>
              <m:limLow>
                <m:e>
                  <m:r>
                    <m:t>g</m:t>
                  </m:r>
                </m:e>
                <m:lim>
                  <m:r>
                    <m:rPr>
                      <m:sty m:val="p"/>
                    </m:rPr>
                    <m:t>∼</m:t>
                  </m:r>
                </m:lim>
              </m:limLow>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limLow>
                <m:e>
                  <m:r>
                    <m:t>b</m:t>
                  </m:r>
                </m:e>
                <m:lim>
                  <m:r>
                    <m:rPr>
                      <m:sty m:val="p"/>
                    </m:rPr>
                    <m:t>∼</m:t>
                  </m:r>
                </m:lim>
              </m:limLow>
              <m:sSup>
                <m:e>
                  <m:limLow>
                    <m:e>
                      <m:r>
                        <m:t>b</m:t>
                      </m:r>
                    </m:e>
                    <m:lim>
                      <m:r>
                        <m:rPr>
                          <m:sty m:val="p"/>
                        </m:rPr>
                        <m:t>∼</m:t>
                      </m:r>
                    </m:lim>
                  </m:limLow>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limLow>
                <m:e>
                  <m:r>
                    <m:t>b</m:t>
                  </m:r>
                </m:e>
                <m:lim>
                  <m:r>
                    <m:rPr>
                      <m:sty m:val="p"/>
                    </m:rPr>
                    <m:t>∼</m:t>
                  </m:r>
                </m:lim>
              </m:limLow>
              <m:sSup>
                <m:e>
                  <m:limLow>
                    <m:e>
                      <m:r>
                        <m:t>b</m:t>
                      </m:r>
                    </m:e>
                    <m:lim>
                      <m:r>
                        <m:rPr>
                          <m:sty m:val="p"/>
                        </m:rPr>
                        <m:t>∼</m:t>
                      </m:r>
                    </m:lim>
                  </m:limLow>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del w:id="36021" w:author="PR Preview" w:date="2026-01-01T00:00:00Z">
        <w:r>
          <w:delText xml:space="preserve">Here</w:delText>
        </w:r>
      </w:del>
      <w:del w:id="36022" w:author="PR Preview" w:date="2026-01-01T00:00:00Z">
        <w:r>
          <w:delText xml:space="preserve"> </w:delText>
        </w:r>
      </w:del>
      <m:oMath>
        <m:r>
          <m:rPr>
            <m:sty m:val="p"/>
          </m:rPr>
          <m:t>[</m:t>
        </m:r>
        <m:sSub>
          <m:e>
            <m:r>
              <m:t>a</m:t>
            </m:r>
          </m:e>
          <m:sub>
            <m:r>
              <m:t>11</m:t>
            </m:r>
          </m:sub>
        </m:sSub>
        <m:r>
          <m:rPr>
            <m:sty m:val="p"/>
          </m:rPr>
          <m:t>]</m:t>
        </m:r>
      </m:oMath>
      <w:del w:id="36023" w:author="PR Preview" w:date="2026-01-01T00:00:00Z">
        <w:r>
          <w:delText xml:space="preserve"> </w:delText>
        </w:r>
      </w:del>
      <w:del w:id="36024" w:author="PR Preview" w:date="2026-01-01T00:00:00Z">
        <w:r>
          <w:delText xml:space="preserve">is invertible with inverse</w:delText>
        </w:r>
      </w:del>
      <w:del w:id="36025" w:author="PR Preview" w:date="2026-01-01T00:00:00Z">
        <w:r>
          <w:delText xml:space="preserve"> </w:delText>
        </w:r>
      </w:del>
      <m:oMath>
        <m:r>
          <m:rPr>
            <m:sty m:val="p"/>
          </m:rPr>
          <m:t>[</m:t>
        </m:r>
        <m:r>
          <m:t>1</m:t>
        </m:r>
        <m:r>
          <m:rPr>
            <m:sty m:val="p"/>
          </m:rPr>
          <m:t>/</m:t>
        </m:r>
        <m:sSub>
          <m:e>
            <m:r>
              <m:t>a</m:t>
            </m:r>
          </m:e>
          <m:sub>
            <m:r>
              <m:t>11</m:t>
            </m:r>
          </m:sub>
        </m:sSub>
        <m:r>
          <m:rPr>
            <m:sty m:val="p"/>
          </m:rPr>
          <m:t>]</m:t>
        </m:r>
      </m:oMath>
      <w:del w:id="36026" w:author="PR Preview" w:date="2026-01-01T00:00:00Z">
        <w:r>
          <w:delText xml:space="preserve">,</w:delText>
        </w:r>
      </w:del>
      <w:del w:id="36027" w:author="PR Preview" w:date="2026-01-01T00:00:00Z">
        <w:r>
          <w:delText xml:space="preserve"> </w:delText>
        </w:r>
      </w:del>
      <w:del w:id="36028" w:author="PR Preview" w:date="2026-01-01T00:00:00Z">
        <w:r>
          <w:delText xml:space="preserve">so with</w:delText>
        </w:r>
      </w:del>
      <w:del w:id="36029" w:author="PR Preview" w:date="2026-01-01T00:00:00Z">
        <w:r>
          <w:delText xml:space="preserve"> </w:delText>
        </w:r>
      </w:del>
      <m:oMath>
        <m:r>
          <m:rPr>
            <m:sty m:val="bi"/>
          </m:rPr>
          <m:t>B</m:t>
        </m:r>
        <m:r>
          <m:rPr>
            <m:sty m:val="p"/>
          </m:rPr>
          <m:t>=</m:t>
        </m:r>
        <m:sSup>
          <m:e>
            <m:limLow>
              <m:e>
                <m:r>
                  <m:t>b</m:t>
                </m:r>
              </m:e>
              <m:lim>
                <m:r>
                  <m:rPr>
                    <m:sty m:val="p"/>
                  </m:rPr>
                  <m:t>∼</m:t>
                </m:r>
              </m:lim>
            </m:limLow>
          </m:e>
          <m:sup>
            <m:r>
              <m:rPr>
                <m:sty m:val="p"/>
              </m:rPr>
              <m:t>⊤</m:t>
            </m:r>
          </m:sup>
        </m:sSup>
      </m:oMath>
      <w:del w:id="36030" w:author="PR Preview" w:date="2026-01-01T00:00:00Z">
        <w:r>
          <w:delText xml:space="preserve"> </w:delText>
        </w:r>
      </w:del>
      <w:del w:id="36031" w:author="PR Preview" w:date="2026-01-01T00:00:00Z">
        <w:r>
          <w:delText xml:space="preserve">in</w:delText>
        </w:r>
      </w:del>
      <w:del w:id="36032" w:author="PR Preview" w:date="2026-01-01T00:00:00Z">
        <w:r>
          <w:delText xml:space="preserve"> </w:delText>
        </w:r>
      </w:del>
      <w:hyperlink w:anchor="def-schur-complement">
        <w:del w:id="36033" w:author="PR Preview" w:date="2026-01-01T00:00:00Z">
          <w:r>
            <w:rPr>
              <w:rStyle w:val="Hyperlink"/>
            </w:rPr>
            <w:delText xml:space="preserve">Definition 124</w:delText>
          </w:r>
        </w:del>
      </w:hyperlink>
      <w:del w:id="36034" w:author="PR Preview" w:date="2026-01-01T00:00:00Z">
        <w:r>
          <w:delText xml:space="preserve">,</w:delText>
        </w:r>
      </w:del>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limLow>
                <m:e>
                  <m:r>
                    <m:t>b</m:t>
                  </m:r>
                </m:e>
                <m:lim>
                  <m:r>
                    <m:rPr>
                      <m:sty m:val="p"/>
                    </m:rPr>
                    <m:t>∼</m:t>
                  </m:r>
                </m:lim>
              </m:limLow>
              <m:r>
                <m:t> </m:t>
              </m:r>
              <m:f>
                <m:fPr>
                  <m:type m:val="lin"/>
                </m:fPr>
                <m:num>
                  <m:r>
                    <m:t>1</m:t>
                  </m:r>
                </m:num>
                <m:den>
                  <m:sSub>
                    <m:e>
                      <m:r>
                        <m:t>a</m:t>
                      </m:r>
                    </m:e>
                    <m:sub>
                      <m:r>
                        <m:t>11</m:t>
                      </m:r>
                    </m:sub>
                  </m:sSub>
                </m:den>
              </m:f>
              <m:r>
                <m:t> </m:t>
              </m:r>
              <m:sSup>
                <m:e>
                  <m:limLow>
                    <m:e>
                      <m:r>
                        <m:t>b</m:t>
                      </m:r>
                    </m:e>
                    <m:lim>
                      <m:r>
                        <m:rPr>
                          <m:sty m:val="p"/>
                        </m:rPr>
                        <m:t>∼</m:t>
                      </m:r>
                    </m:lim>
                  </m:limLow>
                </m:e>
                <m:sup>
                  <m:r>
                    <m:rPr>
                      <m:sty m:val="p"/>
                    </m:rPr>
                    <m:t>⊤</m:t>
                  </m:r>
                </m:sup>
              </m:sSup>
            </m:e>
            <m:e>
              <m:r>
                <m:t>&amp;</m:t>
              </m:r>
              <m:r>
                <m:rPr>
                  <m:sty m:val="p"/>
                </m:rPr>
                <m:t>=</m:t>
              </m:r>
              <m:f>
                <m:fPr>
                  <m:type m:val="lin"/>
                </m:fPr>
                <m:num>
                  <m:r>
                    <m:t>1</m:t>
                  </m:r>
                </m:num>
                <m:den>
                  <m:sSub>
                    <m:e>
                      <m:r>
                        <m:t>a</m:t>
                      </m:r>
                    </m:e>
                    <m:sub>
                      <m:r>
                        <m:t>11</m:t>
                      </m:r>
                    </m:sub>
                  </m:sSub>
                </m:den>
              </m:f>
              <m:r>
                <m:t> </m:t>
              </m:r>
              <m:limLow>
                <m:e>
                  <m:r>
                    <m:t>b</m:t>
                  </m:r>
                </m:e>
                <m:lim>
                  <m:r>
                    <m:rPr>
                      <m:sty m:val="p"/>
                    </m:rPr>
                    <m:t>∼</m:t>
                  </m:r>
                </m:lim>
              </m:limLow>
              <m:sSup>
                <m:e>
                  <m:limLow>
                    <m:e>
                      <m:r>
                        <m:t>b</m:t>
                      </m:r>
                    </m:e>
                    <m:lim>
                      <m:r>
                        <m:rPr>
                          <m:sty m:val="p"/>
                        </m:rPr>
                        <m:t>∼</m:t>
                      </m:r>
                    </m:lim>
                  </m:limLow>
                </m:e>
                <m:sup>
                  <m:r>
                    <m:rPr>
                      <m:sty m:val="p"/>
                    </m:rPr>
                    <m:t>⊤</m:t>
                  </m:r>
                </m:sup>
              </m:sSup>
            </m:e>
          </m:eqArr>
        </m:oMath>
      </m:oMathPara>
    </w:p>
    <w:p>
      <w:pPr>
        <w:pStyle w:val="FirstParagraph"/>
      </w:pPr>
      <w:del w:id="36035" w:author="PR Preview" w:date="2026-01-01T00:00:00Z">
        <w:r>
          <w:delText xml:space="preserve">(</w:delText>
        </w:r>
      </w:del>
      <w:hyperlink w:anchor="thm-scalar-matmul">
        <w:del w:id="36036" w:author="PR Preview" w:date="2026-01-01T00:00:00Z">
          <w:r>
            <w:rPr>
              <w:rStyle w:val="Hyperlink"/>
            </w:rPr>
            <w:delText xml:space="preserve">Theorem 93</w:delText>
          </w:r>
        </w:del>
      </w:hyperlink>
      <w:del w:id="36037" w:author="PR Preview" w:date="2026-01-01T00:00:00Z">
        <w:r>
          <w:delText xml:space="preserve">),</w:delText>
        </w:r>
      </w:del>
      <w:del w:id="36038" w:author="PR Preview" w:date="2026-01-01T00:00:00Z">
        <w:r>
          <w:delText xml:space="preserve"> </w:delText>
        </w:r>
      </w:del>
      <w:del w:id="36039" w:author="PR Preview" w:date="2026-01-01T00:00:00Z">
        <w:r>
          <w:delText xml:space="preserve">and the right side is the Schur complement of</w:delText>
        </w:r>
      </w:del>
      <w:del w:id="36040" w:author="PR Preview" w:date="2026-01-01T00:00:00Z">
        <w:r>
          <w:delText xml:space="preserve"> </w:delText>
        </w:r>
      </w:del>
      <m:oMath>
        <m:r>
          <m:rPr>
            <m:sty m:val="p"/>
          </m:rPr>
          <m:t>[</m:t>
        </m:r>
        <m:sSub>
          <m:e>
            <m:r>
              <m:t>a</m:t>
            </m:r>
          </m:e>
          <m:sub>
            <m:r>
              <m:t>11</m:t>
            </m:r>
          </m:sub>
        </m:sSub>
        <m:r>
          <m:rPr>
            <m:sty m:val="p"/>
          </m:rPr>
          <m:t>]</m:t>
        </m:r>
      </m:oMath>
      <w:del w:id="36041" w:author="PR Preview" w:date="2026-01-01T00:00:00Z">
        <w:r>
          <w:delText xml:space="preserve"> </w:delText>
        </w:r>
      </w:del>
      <w:del w:id="36042" w:author="PR Preview" w:date="2026-01-01T00:00:00Z">
        <w:r>
          <w:delText xml:space="preserve">in</w:delText>
        </w:r>
      </w:del>
      <w:del w:id="36043" w:author="PR Preview" w:date="2026-01-01T00:00:00Z">
        <w:r>
          <w:delText xml:space="preserve"> </w:delText>
        </w:r>
      </w:del>
      <m:oMath>
        <m:r>
          <m:rPr>
            <m:sty m:val="bi"/>
          </m:rPr>
          <m:t>A</m:t>
        </m:r>
      </m:oMath>
      <w:del w:id="36044" w:author="PR Preview" w:date="2026-01-01T00:00:00Z">
        <w:r>
          <w:delText xml:space="preserve">.</w:delText>
        </w:r>
      </w:del>
      <w:del w:id="36045" w:author="PR Preview" w:date="2026-01-01T00:00:00Z">
        <w:r>
          <w:delText xml:space="preserve"> </w:delText>
        </w:r>
      </w:del>
      <w:del w:id="36046" w:author="PR Preview" w:date="2026-01-01T00:00:00Z">
        <w:r>
          <w:delText xml:space="preserve">It is positive definite by</w:delText>
        </w:r>
      </w:del>
      <w:del w:id="36047" w:author="PR Preview" w:date="2026-01-01T00:00:00Z">
        <w:r>
          <w:delText xml:space="preserve"> </w:delText>
        </w:r>
      </w:del>
      <w:hyperlink w:anchor="thm-schur-test">
        <w:del w:id="36048" w:author="PR Preview" w:date="2026-01-01T00:00:00Z">
          <w:r>
            <w:rPr>
              <w:rStyle w:val="Hyperlink"/>
            </w:rPr>
            <w:delText xml:space="preserve">Theorem 120</w:delText>
          </w:r>
        </w:del>
      </w:hyperlink>
      <w:del w:id="36049" w:author="PR Preview" w:date="2026-01-01T00:00:00Z">
        <w:r>
          <w:delText xml:space="preserve"> </w:delText>
        </w:r>
      </w:del>
      <w:del w:id="36050" w:author="PR Preview" w:date="2026-01-01T00:00:00Z">
        <w:r>
          <w:delText xml:space="preserve">(with</w:delText>
        </w:r>
      </w:del>
      <w:del w:id="36051" w:author="PR Preview" w:date="2026-01-01T00:00:00Z">
        <w:r>
          <w:delText xml:space="preserve"> </w:delText>
        </w:r>
      </w:del>
      <m:oMath>
        <m:r>
          <m:t>k</m:t>
        </m:r>
        <m:r>
          <m:rPr>
            <m:sty m:val="p"/>
          </m:rPr>
          <m:t>=</m:t>
        </m:r>
        <m:r>
          <m:t>1</m:t>
        </m:r>
      </m:oMath>
      <w:del w:id="36052" w:author="PR Preview" w:date="2026-01-01T00:00:00Z">
        <w:r>
          <w:delText xml:space="preserve">;</w:delText>
        </w:r>
      </w:del>
      <w:del w:id="36053" w:author="PR Preview" w:date="2026-01-01T00:00:00Z">
        <w:r>
          <w:delText xml:space="preserve"> </w:delText>
        </w:r>
      </w:del>
      <m:oMath>
        <m:sSub>
          <m:e>
            <m:r>
              <m:rPr>
                <m:sty m:val="bi"/>
              </m:rPr>
              <m:t>A</m:t>
            </m:r>
          </m:e>
          <m:sub>
            <m:r>
              <m:t>22</m:t>
            </m:r>
          </m:sub>
        </m:sSub>
      </m:oMath>
      <w:del w:id="36054" w:author="PR Preview" w:date="2026-01-01T00:00:00Z">
        <w:r>
          <w:delText xml:space="preserve"> </w:delText>
        </w:r>
      </w:del>
      <w:del w:id="36055" w:author="PR Preview" w:date="2026-01-01T00:00:00Z">
        <w:r>
          <w:delText xml:space="preserve">is symmetric because</w:delText>
        </w:r>
      </w:del>
      <w:del w:id="36056" w:author="PR Preview" w:date="2026-01-01T00:00:00Z">
        <w:r>
          <w:delText xml:space="preserve"> </w:delText>
        </w:r>
      </w:del>
      <m:oMath>
        <m:r>
          <m:rPr>
            <m:sty m:val="bi"/>
          </m:rPr>
          <m:t>A</m:t>
        </m:r>
      </m:oMath>
      <w:del w:id="36057" w:author="PR Preview" w:date="2026-01-01T00:00:00Z">
        <w:r>
          <w:delText xml:space="preserve"> </w:delText>
        </w:r>
      </w:del>
      <w:del w:id="36058" w:author="PR Preview" w:date="2026-01-01T00:00:00Z">
        <w:r>
          <w:delText xml:space="preserve">is).</w:delText>
        </w:r>
      </w:del>
      <w:del w:id="36059" w:author="PR Preview" w:date="2026-01-01T00:00:00Z">
        <w:r>
          <w:delText xml:space="preserve"> </w:delText>
        </w:r>
      </w:del>
      <w:del w:id="36060" w:author="PR Preview" w:date="2026-01-01T00:00:00Z">
        <w:r>
          <w:delText xml:space="preserve">By the induction hypothesis it has exactly one factor</w:delText>
        </w:r>
      </w:del>
      <w:del w:id="36061" w:author="PR Preview" w:date="2026-01-01T00:00:00Z">
        <w:r>
          <w:delText xml:space="preserve"> </w:delText>
        </w:r>
      </w:del>
      <m:oMath>
        <m:sSub>
          <m:e>
            <m:r>
              <m:rPr>
                <m:sty m:val="bi"/>
              </m:rPr>
              <m:t>L</m:t>
            </m:r>
          </m:e>
          <m:sub>
            <m:r>
              <m:t>22</m:t>
            </m:r>
          </m:sub>
        </m:sSub>
      </m:oMath>
      <w:del w:id="36062" w:author="PR Preview" w:date="2026-01-01T00:00:00Z">
        <w:r>
          <w:delText xml:space="preserve"> </w:delText>
        </w:r>
      </w:del>
      <w:del w:id="36063" w:author="PR Preview" w:date="2026-01-01T00:00:00Z">
        <w:r>
          <w:delText xml:space="preserve">of the required kind.</w:delText>
        </w:r>
      </w:del>
      <w:del w:id="36064" w:author="PR Preview" w:date="2026-01-01T00:00:00Z">
        <w:r>
          <w:delText xml:space="preserve"> </w:delText>
        </w:r>
      </w:del>
      <w:del w:id="36065" w:author="PR Preview" w:date="2026-01-01T00:00:00Z">
        <w:r>
          <w:delText xml:space="preserve">So</w:delText>
        </w:r>
      </w:del>
      <w:del w:id="36066" w:author="PR Preview" w:date="2026-01-01T00:00:00Z">
        <w:r>
          <w:delText xml:space="preserve"> </w:delText>
        </w:r>
      </w:del>
      <m:oMath>
        <m:r>
          <m:rPr>
            <m:sty m:val="bi"/>
          </m:rPr>
          <m:t>L</m:t>
        </m:r>
      </m:oMath>
      <w:del w:id="36067" w:author="PR Preview" w:date="2026-01-01T00:00:00Z">
        <w:r>
          <w:delText xml:space="preserve"> </w:delText>
        </w:r>
      </w:del>
      <w:del w:id="36068" w:author="PR Preview" w:date="2026-01-01T00:00:00Z">
        <w:r>
          <w:delText xml:space="preserve">exists and is unique.</w:delText>
        </w:r>
      </w:del>
    </w:p>
    <w:p>
      <w:pPr>
        <w:pStyle w:val="BodyText"/>
      </w:pPr>
      <w:del w:id="36069" w:author="PR Preview" w:date="2026-01-01T00:00:00Z">
        <w:r>
          <w:rPr>
            <w:b/>
            <w:bCs/>
          </w:rPr>
          <w:delText xml:space="preserve">Example 213 (Two Cholesky factors)</w:delText>
        </w:r>
      </w:del>
      <w:del w:id="36070" w:author="PR Preview" w:date="2026-01-01T00:00:00Z">
        <w:r>
          <w:delText xml:space="preserve"> </w:delText>
        </w:r>
      </w:del>
      <w:del w:id="36071" w:author="PR Preview" w:date="2026-01-01T00:00:00Z">
        <w:r>
          <w:delText xml:space="preserve"> </w:delText>
        </w:r>
      </w:del>
    </w:p>
    <w:p>
      <w:pPr>
        <w:pStyle w:val="BodyText"/>
      </w:pPr>
      <w:ins w:id="36072" w:author="PR Preview" w:date="2026-01-01T00:00:00Z">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ins>
    </w:p>
    <w:p>
      <w:pPr>
        <w:pStyle w:val="FirstParagraph"/>
      </w:pPr>
      <w:ins w:id="36073" w:author="PR Preview" w:date="2026-01-01T00:00:00Z">
        <w:r>
          <w:t xml:space="preserve">Entry</w:t>
        </w:r>
      </w:ins>
      <w:ins w:id="36074" w:author="PR Preview" w:date="2026-01-01T00:00:00Z">
        <w:r>
          <w:t xml:space="preserve"> </w:t>
        </w:r>
      </w:ins>
      <m:oMath>
        <m:r>
          <m:rPr>
            <m:sty m:val="p"/>
          </m:rPr>
          <m:t>(</m:t>
        </m:r>
        <m:r>
          <m:t>1</m:t>
        </m:r>
        <m:r>
          <m:rPr>
            <m:sty m:val="p"/>
          </m:rPr>
          <m:t>,</m:t>
        </m:r>
        <m:r>
          <m:t>j</m:t>
        </m:r>
        <m:r>
          <m:rPr>
            <m:sty m:val="p"/>
          </m:rPr>
          <m:t>+</m:t>
        </m:r>
        <m:r>
          <m:t>1</m:t>
        </m:r>
        <m:r>
          <m:rPr>
            <m:sty m:val="p"/>
          </m:rPr>
          <m:t>)</m:t>
        </m:r>
      </m:oMath>
      <w:ins w:id="36075" w:author="PR Preview" w:date="2026-01-01T00:00:00Z">
        <w:r>
          <w:t xml:space="preserve"> </w:t>
        </w:r>
      </w:ins>
      <w:ins w:id="36076" w:author="PR Preview" w:date="2026-01-01T00:00:00Z">
        <w:r>
          <w:t xml:space="preserve">is</w:t>
        </w:r>
      </w:ins>
      <w:ins w:id="36077" w:author="PR Preview" w:date="2026-01-01T00:00:00Z">
        <w:r>
          <w:t xml:space="preserve"> </w:t>
        </w:r>
      </w:ins>
      <m:oMath>
        <m:sSub>
          <m:e>
            <m:r>
              <m:t>ℓ</m:t>
            </m:r>
          </m:e>
          <m:sub>
            <m:r>
              <m:t>11</m:t>
            </m:r>
          </m:sub>
        </m:sSub>
        <m:r>
          <m:t> </m:t>
        </m:r>
        <m:sSub>
          <m:e>
            <m:r>
              <m:t>g</m:t>
            </m:r>
          </m:e>
          <m:sub>
            <m:r>
              <m:t>j</m:t>
            </m:r>
          </m:sub>
        </m:sSub>
      </m:oMath>
      <w:ins w:id="36078" w:author="PR Preview" w:date="2026-01-01T00:00:00Z">
        <w:r>
          <w:t xml:space="preserve"> </w:t>
        </w:r>
      </w:ins>
      <w:ins w:id="36079" w:author="PR Preview" w:date="2026-01-01T00:00:00Z">
        <w:r>
          <w:t xml:space="preserve">by the same computation with the roles swapped,</w:t>
        </w:r>
      </w:ins>
      <w:ins w:id="36080" w:author="PR Preview" w:date="2026-01-01T00:00:00Z">
        <w:r>
          <w:t xml:space="preserve"> </w:t>
        </w:r>
      </w:ins>
      <w:ins w:id="36081" w:author="PR Preview" w:date="2026-01-01T00:00:00Z">
        <w:r>
          <w:t xml:space="preserve">the transpose of the</w:t>
        </w:r>
      </w:ins>
      <w:ins w:id="36082" w:author="PR Preview" w:date="2026-01-01T00:00:00Z">
        <w:r>
          <w:t xml:space="preserve"> </w:t>
        </w:r>
      </w:ins>
      <m:oMath>
        <m:r>
          <m:rPr>
            <m:sty m:val="p"/>
          </m:rPr>
          <m:t>(</m:t>
        </m:r>
        <m:r>
          <m:t>2</m:t>
        </m:r>
        <m:r>
          <m:rPr>
            <m:sty m:val="p"/>
          </m:rPr>
          <m:t>,</m:t>
        </m:r>
        <m:r>
          <m:t>1</m:t>
        </m:r>
        <m:r>
          <m:rPr>
            <m:sty m:val="p"/>
          </m:rPr>
          <m:t>)</m:t>
        </m:r>
      </m:oMath>
      <w:ins w:id="36083" w:author="PR Preview" w:date="2026-01-01T00:00:00Z">
        <w:r>
          <w:t xml:space="preserve"> </w:t>
        </w:r>
      </w:ins>
      <w:ins w:id="36084" w:author="PR Preview" w:date="2026-01-01T00:00:00Z">
        <w:r>
          <w:t xml:space="preserve">block;</w:t>
        </w:r>
      </w:ins>
      <w:ins w:id="36085" w:author="PR Preview" w:date="2026-01-01T00:00:00Z">
        <w:r>
          <w:t xml:space="preserve"> </w:t>
        </w:r>
      </w:ins>
      <w:ins w:id="36086" w:author="PR Preview" w:date="2026-01-01T00:00:00Z">
        <w:r>
          <w:t xml:space="preserve">it matches</w:t>
        </w:r>
      </w:ins>
      <w:ins w:id="36087" w:author="PR Preview" w:date="2026-01-01T00:00:00Z">
        <w:r>
          <w:t xml:space="preserve"> </w:t>
        </w:r>
      </w:ins>
      <w:ins w:id="36088" w:author="PR Preview" w:date="2026-01-01T00:00:00Z">
        <w:r>
          <w:t xml:space="preserve">${\mathord{\smash[b]{\underset{\raise.3ex\hbox{$\scriptstyle\sim$}}{b}}\vphantom{b}}}^{\top}$</w:t>
        </w:r>
      </w:ins>
      <w:ins w:id="36089" w:author="PR Preview" w:date="2026-01-01T00:00:00Z">
        <w:r>
          <w:t xml:space="preserve"> </w:t>
        </w:r>
      </w:ins>
      <w:ins w:id="36090" w:author="PR Preview" w:date="2026-01-01T00:00:00Z">
        <w:r>
          <w:t xml:space="preserve">exactly when the</w:t>
        </w:r>
      </w:ins>
      <w:ins w:id="36091" w:author="PR Preview" w:date="2026-01-01T00:00:00Z">
        <w:r>
          <w:t xml:space="preserve"> </w:t>
        </w:r>
      </w:ins>
      <m:oMath>
        <m:r>
          <m:rPr>
            <m:sty m:val="p"/>
          </m:rPr>
          <m:t>(</m:t>
        </m:r>
        <m:r>
          <m:t>2</m:t>
        </m:r>
        <m:r>
          <m:rPr>
            <m:sty m:val="p"/>
          </m:rPr>
          <m:t>,</m:t>
        </m:r>
        <m:r>
          <m:t>1</m:t>
        </m:r>
        <m:r>
          <m:rPr>
            <m:sty m:val="p"/>
          </m:rPr>
          <m:t>)</m:t>
        </m:r>
      </m:oMath>
      <w:ins w:id="36092" w:author="PR Preview" w:date="2026-01-01T00:00:00Z">
        <w:r>
          <w:t xml:space="preserve"> </w:t>
        </w:r>
      </w:ins>
      <w:ins w:id="36093" w:author="PR Preview" w:date="2026-01-01T00:00:00Z">
        <w:r>
          <w:t xml:space="preserve">block matches</w:t>
        </w:r>
      </w:ins>
      <w:ins w:id="36094" w:author="PR Preview" w:date="2026-01-01T00:00:00Z">
        <w:r>
          <w:t xml:space="preserve"> </w:t>
        </w:r>
      </w:ins>
      <w:ins w:id="36095" w:author="PR Preview" w:date="2026-01-01T00:00:00Z">
        <w:r>
          <w:t xml:space="preserve">$\mathord{\smash[b]{\underset{\raise.3ex\hbox{$\scriptstyle\sim$}}{b}}\vphantom{b}}$</w:t>
        </w:r>
      </w:ins>
      <w:ins w:id="36096" w:author="PR Preview" w:date="2026-01-01T00:00:00Z">
        <w:r>
          <w:t xml:space="preserve">,</w:t>
        </w:r>
      </w:ins>
      <w:ins w:id="36097" w:author="PR Preview" w:date="2026-01-01T00:00:00Z">
        <w:r>
          <w:t xml:space="preserve"> </w:t>
        </w:r>
      </w:ins>
      <w:ins w:id="36098" w:author="PR Preview" w:date="2026-01-01T00:00:00Z">
        <w:r>
          <w:t xml:space="preserve">which is where the symmetry of</w:t>
        </w:r>
      </w:ins>
      <w:ins w:id="36099" w:author="PR Preview" w:date="2026-01-01T00:00:00Z">
        <w:r>
          <w:t xml:space="preserve"> </w:t>
        </w:r>
      </w:ins>
      <m:oMath>
        <m:r>
          <m:rPr>
            <m:sty m:val="bi"/>
          </m:rPr>
          <m:t>A</m:t>
        </m:r>
      </m:oMath>
      <w:ins w:id="36100" w:author="PR Preview" w:date="2026-01-01T00:00:00Z">
        <w:r>
          <w:t xml:space="preserve"> </w:t>
        </w:r>
      </w:ins>
      <w:ins w:id="36101" w:author="PR Preview" w:date="2026-01-01T00:00:00Z">
        <w:r>
          <w:t xml:space="preserve">is used.</w:t>
        </w:r>
      </w:ins>
      <w:ins w:id="36102" w:author="PR Preview" w:date="2026-01-01T00:00:00Z">
        <w:r>
          <w:t xml:space="preserve"> </w:t>
        </w:r>
      </w:ins>
      <w:ins w:id="36103" w:author="PR Preview" w:date="2026-01-01T00:00:00Z">
        <w:r>
          <w:t xml:space="preserve">So</w:t>
        </w:r>
      </w:ins>
      <w:ins w:id="36104" w:author="PR Preview" w:date="2026-01-01T00:00:00Z">
        <w:r>
          <w:t xml:space="preserve"> </w:t>
        </w:r>
      </w:ins>
      <m:oMath>
        <m:r>
          <m:rPr>
            <m:sty m:val="bi"/>
          </m:rPr>
          <m:t>L</m:t>
        </m:r>
        <m:sSup>
          <m:e>
            <m:r>
              <m:rPr>
                <m:sty m:val="bi"/>
              </m:rPr>
              <m:t>L</m:t>
            </m:r>
          </m:e>
          <m:sup>
            <m:r>
              <m:rPr>
                <m:sty m:val="p"/>
              </m:rPr>
              <m:t>⊤</m:t>
            </m:r>
          </m:sup>
        </m:sSup>
        <m:r>
          <m:rPr>
            <m:sty m:val="p"/>
          </m:rPr>
          <m:t>=</m:t>
        </m:r>
        <m:r>
          <m:rPr>
            <m:sty m:val="bi"/>
          </m:rPr>
          <m:t>A</m:t>
        </m:r>
      </m:oMath>
      <w:ins w:id="36105" w:author="PR Preview" w:date="2026-01-01T00:00:00Z">
        <w:r>
          <w:t xml:space="preserve"> </w:t>
        </w:r>
      </w:ins>
      <w:ins w:id="36106" w:author="PR Preview" w:date="2026-01-01T00:00:00Z">
        <w:r>
          <w:t xml:space="preserve">says exactly</w:t>
        </w:r>
      </w:ins>
    </w:p>
    <w:p>
      <w:pPr>
        <w:pStyle w:val="BodyText"/>
      </w:pPr>
      <w:ins w:id="36107" w:author="PR Preview" w:date="2026-01-01T00:00:00Z">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ins>
    </w:p>
    <w:p>
      <w:pPr>
        <w:pStyle w:val="FirstParagraph"/>
      </w:pPr>
      <m:oMath>
        <m:sSub>
          <m:e>
            <m:r>
              <m:t>a</m:t>
            </m:r>
          </m:e>
          <m:sub>
            <m:r>
              <m:t>11</m:t>
            </m:r>
          </m:sub>
        </m:sSub>
        <m:r>
          <m:rPr>
            <m:sty m:val="p"/>
          </m:rPr>
          <m:t>&gt;</m:t>
        </m:r>
        <m:r>
          <m:t>0</m:t>
        </m:r>
      </m:oMath>
      <w:ins w:id="36108" w:author="PR Preview" w:date="2026-01-01T00:00:00Z">
        <w:r>
          <w:t xml:space="preserve"> </w:t>
        </w:r>
      </w:ins>
      <w:ins w:id="36109" w:author="PR Preview" w:date="2026-01-01T00:00:00Z">
        <w:r>
          <w:t xml:space="preserve">(</w:t>
        </w:r>
      </w:ins>
      <w:hyperlink w:anchor="thm-pd-submatrix">
        <w:ins w:id="36110" w:author="PR Preview" w:date="2026-01-01T00:00:00Z">
          <w:r>
            <w:rPr>
              <w:rStyle w:val="Hyperlink"/>
            </w:rPr>
            <w:t xml:space="preserve">Theorem 119</w:t>
          </w:r>
        </w:ins>
      </w:hyperlink>
      <w:ins w:id="36111" w:author="PR Preview" w:date="2026-01-01T00:00:00Z">
        <w:r>
          <w:t xml:space="preserve">), so the first equation with</w:t>
        </w:r>
      </w:ins>
      <w:ins w:id="36112" w:author="PR Preview" w:date="2026-01-01T00:00:00Z">
        <w:r>
          <w:t xml:space="preserve"> </w:t>
        </w:r>
      </w:ins>
      <m:oMath>
        <m:sSub>
          <m:e>
            <m:r>
              <m:t>ℓ</m:t>
            </m:r>
          </m:e>
          <m:sub>
            <m:r>
              <m:t>11</m:t>
            </m:r>
          </m:sub>
        </m:sSub>
        <m:r>
          <m:rPr>
            <m:sty m:val="p"/>
          </m:rPr>
          <m:t>&gt;</m:t>
        </m:r>
        <m:r>
          <m:t>0</m:t>
        </m:r>
      </m:oMath>
      <w:ins w:id="36113" w:author="PR Preview" w:date="2026-01-01T00:00:00Z">
        <w:r>
          <w:t xml:space="preserve"> </w:t>
        </w:r>
      </w:ins>
      <w:ins w:id="36114" w:author="PR Preview" w:date="2026-01-01T00:00:00Z">
        <w:r>
          <w:t xml:space="preserve">forces</w:t>
        </w:r>
      </w:ins>
      <w:ins w:id="36115" w:author="PR Preview" w:date="2026-01-01T00:00:00Z">
        <w:r>
          <w:t xml:space="preserve"> </w:t>
        </w:r>
      </w:ins>
      <m:oMath>
        <m:sSub>
          <m:e>
            <m:r>
              <m:t>ℓ</m:t>
            </m:r>
          </m:e>
          <m:sub>
            <m:r>
              <m:t>11</m:t>
            </m:r>
          </m:sub>
        </m:sSub>
        <m:r>
          <m:rPr>
            <m:sty m:val="p"/>
          </m:rPr>
          <m:t>=</m:t>
        </m:r>
        <m:rad>
          <m:radPr>
            <m:degHide m:val="on"/>
          </m:radPr>
          <m:deg/>
          <m:e>
            <m:sSub>
              <m:e>
                <m:r>
                  <m:t>a</m:t>
                </m:r>
              </m:e>
              <m:sub>
                <m:r>
                  <m:t>11</m:t>
                </m:r>
              </m:sub>
            </m:sSub>
          </m:e>
        </m:rad>
      </m:oMath>
      <w:ins w:id="36116" w:author="PR Preview" w:date="2026-01-01T00:00:00Z">
        <w:r>
          <w:t xml:space="preserve">;</w:t>
        </w:r>
      </w:ins>
      <w:ins w:id="36117" w:author="PR Preview" w:date="2026-01-01T00:00:00Z">
        <w:r>
          <w:t xml:space="preserve"> </w:t>
        </w:r>
      </w:ins>
      <w:ins w:id="36118" w:author="PR Preview" w:date="2026-01-01T00:00:00Z">
        <w:r>
          <w:t xml:space="preserve">the second then forces</w:t>
        </w:r>
      </w:ins>
      <w:ins w:id="36119" w:author="PR Preview" w:date="2026-01-01T00:00:00Z">
        <w:r>
          <w:t xml:space="preserve"> </w:t>
        </w:r>
      </w:ins>
      <w:ins w:id="36120" w:author="PR Preview" w:date="2026-01-01T00:00:00Z">
        <w:r>
          <w:t xml:space="preserve">$\mathord{\smash[b]{\underset{\raise.3ex\hbox{$\scriptstyle\sim$}}{g}}\vphantom{g}} = \tfrac{1}{\ell_{11}}\,\mathord{\smash[b]{\underset{\raise.3ex\hbox{$\scriptstyle\sim$}}{b}}\vphantom{b}}$</w:t>
        </w:r>
      </w:ins>
      <w:ins w:id="36121" w:author="PR Preview" w:date="2026-01-01T00:00:00Z">
        <w:r>
          <w:t xml:space="preserve">;</w:t>
        </w:r>
      </w:ins>
      <w:ins w:id="36122" w:author="PR Preview" w:date="2026-01-01T00:00:00Z">
        <w:r>
          <w:t xml:space="preserve"> </w:t>
        </w:r>
      </w:ins>
      <w:ins w:id="36123" w:author="PR Preview" w:date="2026-01-01T00:00:00Z">
        <w:r>
          <w:t xml:space="preserve">and the third becomes</w:t>
        </w:r>
      </w:ins>
    </w:p>
    <w:p>
      <w:pPr>
        <w:pStyle w:val="BodyText"/>
      </w:pPr>
      <w:ins w:id="36124" w:author="PR Preview" w:date="2026-01-01T00:00:00Z">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}\text{Theorem~94}\text{)}
    \\
    &amp;= \mathbf{A}_{22} - \tfrac{1}{a_{11}}\,\mathord{\smash[b]{\underset{\raise.3ex\hbox{$\scriptstyle\sim$}}{b}}\vphantom{b}} {\mathord{\smash[b]{\underset{\raise.3ex\hbox{$\scriptstyle\sim$}}{b}}\vphantom{b}}}^{\top}.
    &amp;&amp; \text{(} \ell_{11}^2 = a_{11} \text{)}
    \end{aligned}
    $$</w:t>
        </w:r>
      </w:ins>
    </w:p>
    <w:p>
      <w:pPr>
        <w:pStyle w:val="FirstParagraph"/>
      </w:pPr>
      <w:ins w:id="36125" w:author="PR Preview" w:date="2026-01-01T00:00:00Z">
        <w:r>
          <w:t xml:space="preserve">Here</w:t>
        </w:r>
      </w:ins>
      <w:ins w:id="36126" w:author="PR Preview" w:date="2026-01-01T00:00:00Z">
        <w:r>
          <w:t xml:space="preserve"> </w:t>
        </w:r>
      </w:ins>
      <m:oMath>
        <m:r>
          <m:rPr>
            <m:sty m:val="p"/>
          </m:rPr>
          <m:t>[</m:t>
        </m:r>
        <m:sSub>
          <m:e>
            <m:r>
              <m:t>a</m:t>
            </m:r>
          </m:e>
          <m:sub>
            <m:r>
              <m:t>11</m:t>
            </m:r>
          </m:sub>
        </m:sSub>
        <m:r>
          <m:rPr>
            <m:sty m:val="p"/>
          </m:rPr>
          <m:t>]</m:t>
        </m:r>
      </m:oMath>
      <w:ins w:id="36127" w:author="PR Preview" w:date="2026-01-01T00:00:00Z">
        <w:r>
          <w:t xml:space="preserve"> </w:t>
        </w:r>
      </w:ins>
      <w:ins w:id="36128" w:author="PR Preview" w:date="2026-01-01T00:00:00Z">
        <w:r>
          <w:t xml:space="preserve">is invertible with inverse</w:t>
        </w:r>
      </w:ins>
      <w:ins w:id="36129" w:author="PR Preview" w:date="2026-01-01T00:00:00Z">
        <w:r>
          <w:t xml:space="preserve"> </w:t>
        </w:r>
      </w:ins>
      <m:oMath>
        <m:r>
          <m:rPr>
            <m:sty m:val="p"/>
          </m:rPr>
          <m:t>[</m:t>
        </m:r>
        <m:r>
          <m:t>1</m:t>
        </m:r>
        <m:r>
          <m:rPr>
            <m:sty m:val="p"/>
          </m:rPr>
          <m:t>/</m:t>
        </m:r>
        <m:sSub>
          <m:e>
            <m:r>
              <m:t>a</m:t>
            </m:r>
          </m:e>
          <m:sub>
            <m:r>
              <m:t>11</m:t>
            </m:r>
          </m:sub>
        </m:sSub>
        <m:r>
          <m:rPr>
            <m:sty m:val="p"/>
          </m:rPr>
          <m:t>]</m:t>
        </m:r>
      </m:oMath>
      <w:ins w:id="36130" w:author="PR Preview" w:date="2026-01-01T00:00:00Z">
        <w:r>
          <w:t xml:space="preserve">,</w:t>
        </w:r>
      </w:ins>
      <w:ins w:id="36131" w:author="PR Preview" w:date="2026-01-01T00:00:00Z">
        <w:r>
          <w:t xml:space="preserve"> </w:t>
        </w:r>
      </w:ins>
      <w:ins w:id="36132" w:author="PR Preview" w:date="2026-01-01T00:00:00Z">
        <w:r>
          <w:t xml:space="preserve">so with</w:t>
        </w:r>
      </w:ins>
      <w:ins w:id="36133" w:author="PR Preview" w:date="2026-01-01T00:00:00Z">
        <w:r>
          <w:t xml:space="preserve"> </w:t>
        </w:r>
      </w:ins>
      <w:ins w:id="36134" w:author="PR Preview" w:date="2026-01-01T00:00:00Z">
        <w:r>
          <w:t xml:space="preserve">$\mathbf{B} = {\mathord{\smash[b]{\underset{\raise.3ex\hbox{$\scriptstyle\sim$}}{b}}\vphantom{b}}}^{\top}$</w:t>
        </w:r>
      </w:ins>
      <w:ins w:id="36135" w:author="PR Preview" w:date="2026-01-01T00:00:00Z">
        <w:r>
          <w:t xml:space="preserve"> </w:t>
        </w:r>
      </w:ins>
      <w:ins w:id="36136" w:author="PR Preview" w:date="2026-01-01T00:00:00Z">
        <w:r>
          <w:t xml:space="preserve">in</w:t>
        </w:r>
      </w:ins>
      <w:ins w:id="36137" w:author="PR Preview" w:date="2026-01-01T00:00:00Z">
        <w:r>
          <w:t xml:space="preserve"> </w:t>
        </w:r>
      </w:ins>
      <w:hyperlink w:anchor="def-schur-complement">
        <w:ins w:id="36138" w:author="PR Preview" w:date="2026-01-01T00:00:00Z">
          <w:r>
            <w:rPr>
              <w:rStyle w:val="Hyperlink"/>
            </w:rPr>
            <w:t xml:space="preserve">Definition 124</w:t>
          </w:r>
        </w:ins>
      </w:hyperlink>
      <w:ins w:id="36139" w:author="PR Preview" w:date="2026-01-01T00:00:00Z">
        <w:r>
          <w:t xml:space="preserve">,</w:t>
        </w:r>
      </w:ins>
    </w:p>
    <w:p>
      <w:pPr>
        <w:pStyle w:val="BodyText"/>
      </w:pPr>
      <w:ins w:id="36140" w:author="PR Preview" w:date="2026-01-01T00:00:00Z">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ins>
    </w:p>
    <w:p>
      <w:pPr>
        <w:pStyle w:val="FirstParagraph"/>
      </w:pPr>
      <w:ins w:id="36141" w:author="PR Preview" w:date="2026-01-01T00:00:00Z">
        <w:r>
          <w:t xml:space="preserve">(</w:t>
        </w:r>
      </w:ins>
      <w:hyperlink w:anchor="thm-scalar-matmul">
        <w:ins w:id="36142" w:author="PR Preview" w:date="2026-01-01T00:00:00Z">
          <w:r>
            <w:rPr>
              <w:rStyle w:val="Hyperlink"/>
            </w:rPr>
            <w:t xml:space="preserve">Theorem 94</w:t>
          </w:r>
        </w:ins>
      </w:hyperlink>
      <w:ins w:id="36143" w:author="PR Preview" w:date="2026-01-01T00:00:00Z">
        <w:r>
          <w:t xml:space="preserve">),</w:t>
        </w:r>
      </w:ins>
      <w:ins w:id="36144" w:author="PR Preview" w:date="2026-01-01T00:00:00Z">
        <w:r>
          <w:t xml:space="preserve"> </w:t>
        </w:r>
      </w:ins>
      <w:ins w:id="36145" w:author="PR Preview" w:date="2026-01-01T00:00:00Z">
        <w:r>
          <w:t xml:space="preserve">and the right side is the Schur complement of</w:t>
        </w:r>
      </w:ins>
      <w:ins w:id="36146" w:author="PR Preview" w:date="2026-01-01T00:00:00Z">
        <w:r>
          <w:t xml:space="preserve"> </w:t>
        </w:r>
      </w:ins>
      <m:oMath>
        <m:r>
          <m:rPr>
            <m:sty m:val="p"/>
          </m:rPr>
          <m:t>[</m:t>
        </m:r>
        <m:sSub>
          <m:e>
            <m:r>
              <m:t>a</m:t>
            </m:r>
          </m:e>
          <m:sub>
            <m:r>
              <m:t>11</m:t>
            </m:r>
          </m:sub>
        </m:sSub>
        <m:r>
          <m:rPr>
            <m:sty m:val="p"/>
          </m:rPr>
          <m:t>]</m:t>
        </m:r>
      </m:oMath>
      <w:ins w:id="36147" w:author="PR Preview" w:date="2026-01-01T00:00:00Z">
        <w:r>
          <w:t xml:space="preserve"> </w:t>
        </w:r>
      </w:ins>
      <w:ins w:id="36148" w:author="PR Preview" w:date="2026-01-01T00:00:00Z">
        <w:r>
          <w:t xml:space="preserve">in</w:t>
        </w:r>
      </w:ins>
      <w:ins w:id="36149" w:author="PR Preview" w:date="2026-01-01T00:00:00Z">
        <w:r>
          <w:t xml:space="preserve"> </w:t>
        </w:r>
      </w:ins>
      <m:oMath>
        <m:r>
          <m:rPr>
            <m:sty m:val="bi"/>
          </m:rPr>
          <m:t>A</m:t>
        </m:r>
      </m:oMath>
      <w:ins w:id="36150" w:author="PR Preview" w:date="2026-01-01T00:00:00Z">
        <w:r>
          <w:t xml:space="preserve">.</w:t>
        </w:r>
      </w:ins>
      <w:ins w:id="36151" w:author="PR Preview" w:date="2026-01-01T00:00:00Z">
        <w:r>
          <w:t xml:space="preserve"> </w:t>
        </w:r>
      </w:ins>
      <w:ins w:id="36152" w:author="PR Preview" w:date="2026-01-01T00:00:00Z">
        <w:r>
          <w:t xml:space="preserve">It is positive definite by</w:t>
        </w:r>
      </w:ins>
      <w:ins w:id="36153" w:author="PR Preview" w:date="2026-01-01T00:00:00Z">
        <w:r>
          <w:t xml:space="preserve"> </w:t>
        </w:r>
      </w:ins>
      <w:hyperlink w:anchor="thm-schur-test">
        <w:ins w:id="36154" w:author="PR Preview" w:date="2026-01-01T00:00:00Z">
          <w:r>
            <w:rPr>
              <w:rStyle w:val="Hyperlink"/>
            </w:rPr>
            <w:t xml:space="preserve">Theorem 121</w:t>
          </w:r>
        </w:ins>
      </w:hyperlink>
      <w:ins w:id="36155" w:author="PR Preview" w:date="2026-01-01T00:00:00Z">
        <w:r>
          <w:t xml:space="preserve"> </w:t>
        </w:r>
      </w:ins>
      <w:ins w:id="36156" w:author="PR Preview" w:date="2026-01-01T00:00:00Z">
        <w:r>
          <w:t xml:space="preserve">(with</w:t>
        </w:r>
      </w:ins>
      <w:ins w:id="36157" w:author="PR Preview" w:date="2026-01-01T00:00:00Z">
        <w:r>
          <w:t xml:space="preserve"> </w:t>
        </w:r>
      </w:ins>
      <m:oMath>
        <m:r>
          <m:t>k</m:t>
        </m:r>
        <m:r>
          <m:rPr>
            <m:sty m:val="p"/>
          </m:rPr>
          <m:t>=</m:t>
        </m:r>
        <m:r>
          <m:t>1</m:t>
        </m:r>
      </m:oMath>
      <w:ins w:id="36158" w:author="PR Preview" w:date="2026-01-01T00:00:00Z">
        <w:r>
          <w:t xml:space="preserve">;</w:t>
        </w:r>
      </w:ins>
      <w:ins w:id="36159" w:author="PR Preview" w:date="2026-01-01T00:00:00Z">
        <w:r>
          <w:t xml:space="preserve"> </w:t>
        </w:r>
      </w:ins>
      <m:oMath>
        <m:sSub>
          <m:e>
            <m:r>
              <m:rPr>
                <m:sty m:val="bi"/>
              </m:rPr>
              <m:t>A</m:t>
            </m:r>
          </m:e>
          <m:sub>
            <m:r>
              <m:t>22</m:t>
            </m:r>
          </m:sub>
        </m:sSub>
      </m:oMath>
      <w:ins w:id="36160" w:author="PR Preview" w:date="2026-01-01T00:00:00Z">
        <w:r>
          <w:t xml:space="preserve"> </w:t>
        </w:r>
      </w:ins>
      <w:ins w:id="36161" w:author="PR Preview" w:date="2026-01-01T00:00:00Z">
        <w:r>
          <w:t xml:space="preserve">is symmetric because</w:t>
        </w:r>
      </w:ins>
      <w:ins w:id="36162" w:author="PR Preview" w:date="2026-01-01T00:00:00Z">
        <w:r>
          <w:t xml:space="preserve"> </w:t>
        </w:r>
      </w:ins>
      <m:oMath>
        <m:r>
          <m:rPr>
            <m:sty m:val="bi"/>
          </m:rPr>
          <m:t>A</m:t>
        </m:r>
      </m:oMath>
      <w:ins w:id="36163" w:author="PR Preview" w:date="2026-01-01T00:00:00Z">
        <w:r>
          <w:t xml:space="preserve"> </w:t>
        </w:r>
      </w:ins>
      <w:ins w:id="36164" w:author="PR Preview" w:date="2026-01-01T00:00:00Z">
        <w:r>
          <w:t xml:space="preserve">is).</w:t>
        </w:r>
      </w:ins>
      <w:ins w:id="36165" w:author="PR Preview" w:date="2026-01-01T00:00:00Z">
        <w:r>
          <w:t xml:space="preserve"> </w:t>
        </w:r>
      </w:ins>
      <w:ins w:id="36166" w:author="PR Preview" w:date="2026-01-01T00:00:00Z">
        <w:r>
          <w:t xml:space="preserve">By the induction hypothesis it has exactly one factor</w:t>
        </w:r>
      </w:ins>
      <w:ins w:id="36167" w:author="PR Preview" w:date="2026-01-01T00:00:00Z">
        <w:r>
          <w:t xml:space="preserve"> </w:t>
        </w:r>
      </w:ins>
      <m:oMath>
        <m:sSub>
          <m:e>
            <m:r>
              <m:rPr>
                <m:sty m:val="bi"/>
              </m:rPr>
              <m:t>L</m:t>
            </m:r>
          </m:e>
          <m:sub>
            <m:r>
              <m:t>22</m:t>
            </m:r>
          </m:sub>
        </m:sSub>
      </m:oMath>
      <w:ins w:id="36168" w:author="PR Preview" w:date="2026-01-01T00:00:00Z">
        <w:r>
          <w:t xml:space="preserve"> </w:t>
        </w:r>
      </w:ins>
      <w:ins w:id="36169" w:author="PR Preview" w:date="2026-01-01T00:00:00Z">
        <w:r>
          <w:t xml:space="preserve">of the required kind.</w:t>
        </w:r>
      </w:ins>
      <w:ins w:id="36170" w:author="PR Preview" w:date="2026-01-01T00:00:00Z">
        <w:r>
          <w:t xml:space="preserve"> </w:t>
        </w:r>
      </w:ins>
      <w:ins w:id="36171" w:author="PR Preview" w:date="2026-01-01T00:00:00Z">
        <w:r>
          <w:t xml:space="preserve">So</w:t>
        </w:r>
      </w:ins>
      <w:ins w:id="36172" w:author="PR Preview" w:date="2026-01-01T00:00:00Z">
        <w:r>
          <w:t xml:space="preserve"> </w:t>
        </w:r>
      </w:ins>
      <m:oMath>
        <m:r>
          <m:rPr>
            <m:sty m:val="bi"/>
          </m:rPr>
          <m:t>L</m:t>
        </m:r>
      </m:oMath>
      <w:ins w:id="36173" w:author="PR Preview" w:date="2026-01-01T00:00:00Z">
        <w:r>
          <w:t xml:space="preserve"> </w:t>
        </w:r>
      </w:ins>
      <w:ins w:id="36174" w:author="PR Preview" w:date="2026-01-01T00:00:00Z">
        <w:r>
          <w:t xml:space="preserve">exists and is unique.</w:t>
        </w:r>
      </w:ins>
    </w:p>
    <w:bookmarkStart w:id="671" w:name="exm-cholesky"/>
    <w:p>
      <w:pPr>
        <w:pStyle w:val="BodyText"/>
      </w:pPr>
      <w:ins w:id="36175" w:author="PR Preview" w:date="2026-01-01T00:00:00Z">
        <w:r>
          <w:rPr>
            <w:b/>
            <w:bCs/>
          </w:rPr>
          <w:t xml:space="preserve">Example 215 (Two Cholesky factors)</w:t>
        </w:r>
      </w:ins>
      <w:ins w:id="36176" w:author="PR Preview" w:date="2026-01-01T00:00:00Z">
        <w:r>
          <w:t xml:space="preserve"> </w:t>
        </w:r>
      </w:ins>
      <w:ins w:id="36177" w:author="PR Preview" w:date="2026-01-01T00:00:00Z">
        <w:r>
          <w:t xml:space="preserve"> </w:t>
        </w:r>
      </w:ins>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del w:id="36178" w:author="PR Preview" w:date="2026-01-01T00:00:00Z">
        <w:r>
          <w:delText xml:space="preserve">the Schur complement of</w:delText>
        </w:r>
      </w:del>
      <w:del w:id="36179" w:author="PR Preview" w:date="2026-01-01T00:00:00Z">
        <w:r>
          <w:delText xml:space="preserve"> </w:delText>
        </w:r>
      </w:del>
      <w:hyperlink w:anchor="exm-schur-complement">
        <w:del w:id="36180" w:author="PR Preview" w:date="2026-01-01T00:00:00Z">
          <w:r>
            <w:rPr>
              <w:rStyle w:val="Hyperlink"/>
            </w:rPr>
            <w:delText xml:space="preserve">Example 211</w:delText>
          </w:r>
        </w:del>
      </w:hyperlink>
      <w:del w:id="36181" w:author="PR Preview" w:date="2026-01-01T00:00:00Z">
        <w:r>
          <w:delText xml:space="preserve">,</w:delText>
        </w:r>
      </w:del>
      <w:del w:id="36182" w:author="PR Preview" w:date="2026-01-01T00:00:00Z">
        <w:r>
          <w:delText xml:space="preserve"> </w:delText>
        </w:r>
      </w:del>
      <w:del w:id="36183" w:author="PR Preview" w:date="2026-01-01T00:00:00Z">
        <w:r>
          <w:delText xml:space="preserve">so</w:delText>
        </w:r>
      </w:del>
      <w:del w:id="36184" w:author="PR Preview" w:date="2026-01-01T00:00:00Z">
        <w:r>
          <w:delText xml:space="preserve"> </w:delText>
        </w:r>
      </w:del>
      <m:oMath>
        <m:sSub>
          <m:e>
            <m:r>
              <m:t>ℓ</m:t>
            </m:r>
          </m:e>
          <m:sub>
            <m:r>
              <m:t>22</m:t>
            </m:r>
          </m:sub>
        </m:sSub>
        <m:r>
          <m:rPr>
            <m:sty m:val="p"/>
          </m:rPr>
          <m:t>=</m:t>
        </m:r>
        <m:f>
          <m:fPr>
            <m:type m:val="lin"/>
          </m:fPr>
          <m:num>
            <m:r>
              <m:t>3</m:t>
            </m:r>
          </m:num>
          <m:den>
            <m:rad>
              <m:radPr>
                <m:degHide m:val="on"/>
              </m:radPr>
              <m:deg/>
              <m:e>
                <m:r>
                  <m:t>5</m:t>
                </m:r>
              </m:e>
            </m:rad>
          </m:den>
        </m:f>
      </m:oMath>
      <w:del w:id="36185" w:author="PR Preview" w:date="2026-01-01T00:00:00Z">
        <w:r>
          <w:delText xml:space="preserve">.</w:delText>
        </w:r>
      </w:del>
    </w:p>
    <w:p>
      <w:pPr>
        <w:numPr>
          <w:ilvl w:val="0"/>
          <w:numId w:val="1000"/>
        </w:numPr>
      </w:pPr>
      <w:ins w:id="36186" w:author="PR Preview" w:date="2026-01-01T00:00:00Z">
        <w:r>
          <w:t xml:space="preserve">the Schur complement of</w:t>
        </w:r>
      </w:ins>
      <w:ins w:id="36187" w:author="PR Preview" w:date="2026-01-01T00:00:00Z">
        <w:r>
          <w:t xml:space="preserve"> </w:t>
        </w:r>
      </w:ins>
      <w:hyperlink w:anchor="exm-schur-complement">
        <w:ins w:id="36188" w:author="PR Preview" w:date="2026-01-01T00:00:00Z">
          <w:r>
            <w:rPr>
              <w:rStyle w:val="Hyperlink"/>
            </w:rPr>
            <w:t xml:space="preserve">Example 213</w:t>
          </w:r>
        </w:ins>
      </w:hyperlink>
      <w:ins w:id="36189" w:author="PR Preview" w:date="2026-01-01T00:00:00Z">
        <w:r>
          <w:t xml:space="preserve">,</w:t>
        </w:r>
      </w:ins>
      <w:ins w:id="36190" w:author="PR Preview" w:date="2026-01-01T00:00:00Z">
        <w:r>
          <w:t xml:space="preserve"> </w:t>
        </w:r>
      </w:ins>
      <w:ins w:id="36191" w:author="PR Preview" w:date="2026-01-01T00:00:00Z">
        <w:r>
          <w:t xml:space="preserve">so</w:t>
        </w:r>
      </w:ins>
      <w:ins w:id="36192" w:author="PR Preview" w:date="2026-01-01T00:00:00Z">
        <w:r>
          <w:t xml:space="preserve"> </w:t>
        </w:r>
      </w:ins>
      <m:oMath>
        <m:sSub>
          <m:e>
            <m:r>
              <m:t>ℓ</m:t>
            </m:r>
          </m:e>
          <m:sub>
            <m:r>
              <m:t>22</m:t>
            </m:r>
          </m:sub>
        </m:sSub>
        <m:r>
          <m:rPr>
            <m:sty m:val="p"/>
          </m:rPr>
          <m:t>=</m:t>
        </m:r>
        <m:f>
          <m:fPr>
            <m:type m:val="lin"/>
          </m:fPr>
          <m:num>
            <m:r>
              <m:t>3</m:t>
            </m:r>
          </m:num>
          <m:den>
            <m:rad>
              <m:radPr>
                <m:degHide m:val="on"/>
              </m:radPr>
              <m:deg/>
              <m:e>
                <m:r>
                  <m:t>5</m:t>
                </m:r>
              </m:e>
            </m:rad>
          </m:den>
        </m:f>
      </m:oMath>
      <w:ins w:id="36193" w:author="PR Preview" w:date="2026-01-01T00:00:00Z">
        <w:r>
          <w:t xml:space="preserve">.</w:t>
        </w:r>
      </w:ins>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del w:id="36194" w:author="PR Preview" w:date="2026-01-01T00:00:00Z">
        <w:r>
          <w:delText xml:space="preserve">has no real solution,</w:delText>
        </w:r>
      </w:del>
      <w:del w:id="36195" w:author="PR Preview" w:date="2026-01-01T00:00:00Z">
        <w:r>
          <w:delText xml:space="preserve"> </w:delText>
        </w:r>
      </w:del>
      <w:del w:id="36196" w:author="PR Preview" w:date="2026-01-01T00:00:00Z">
        <w:r>
          <w:delText xml:space="preserve">matching the failure of the Schur complement test (</w:delText>
        </w:r>
      </w:del>
      <w:hyperlink w:anchor="exm-schur-test">
        <w:del w:id="36197" w:author="PR Preview" w:date="2026-01-01T00:00:00Z">
          <w:r>
            <w:rPr>
              <w:rStyle w:val="Hyperlink"/>
            </w:rPr>
            <w:delText xml:space="preserve">Example 212</w:delText>
          </w:r>
        </w:del>
      </w:hyperlink>
      <w:del w:id="36198" w:author="PR Preview" w:date="2026-01-01T00:00:00Z">
        <w:r>
          <w:delText xml:space="preserve">).</w:delText>
        </w:r>
      </w:del>
    </w:p>
    <w:p>
      <w:pPr>
        <w:numPr>
          <w:ilvl w:val="0"/>
          <w:numId w:val="1000"/>
        </w:numPr>
      </w:pPr>
      <w:ins w:id="36199" w:author="PR Preview" w:date="2026-01-01T00:00:00Z">
        <w:r>
          <w:t xml:space="preserve">has no real solution,</w:t>
        </w:r>
      </w:ins>
      <w:ins w:id="36200" w:author="PR Preview" w:date="2026-01-01T00:00:00Z">
        <w:r>
          <w:t xml:space="preserve"> </w:t>
        </w:r>
      </w:ins>
      <w:ins w:id="36201" w:author="PR Preview" w:date="2026-01-01T00:00:00Z">
        <w:r>
          <w:t xml:space="preserve">matching the failure of the Schur complement test (</w:t>
        </w:r>
      </w:ins>
      <w:hyperlink w:anchor="exm-schur-test">
        <w:ins w:id="36202" w:author="PR Preview" w:date="2026-01-01T00:00:00Z">
          <w:r>
            <w:rPr>
              <w:rStyle w:val="Hyperlink"/>
            </w:rPr>
            <w:t xml:space="preserve">Example 214</w:t>
          </w:r>
        </w:ins>
      </w:hyperlink>
      <w:ins w:id="36203" w:author="PR Preview" w:date="2026-01-01T00:00:00Z">
        <w:r>
          <w:t xml:space="preserve">).</w:t>
        </w:r>
      </w:ins>
    </w:p>
    <w:bookmarkEnd w:id="671"/>
    <w:bookmarkEnd w:id="672"/>
    <w:bookmarkStart w:id="698" w:name="sec-complex-vectors-matrices"/>
    <w:p>
      <w:pPr>
        <w:pStyle w:val="Heading2"/>
      </w:pPr>
      <w:r>
        <w:t xml:space="preserve">23 Complex vectors and matrices</w:t>
      </w:r>
    </w:p>
    <w:bookmarkStart w:id="673"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83">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73"/>
    <w:bookmarkStart w:id="674"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74"/>
    <w:bookmarkStart w:id="675" w:name="exm-complex-vector"/>
    <w:p>
      <w:pPr>
        <w:pStyle w:val="BodyText"/>
      </w:pPr>
      <w:del w:id="36204" w:author="PR Preview" w:date="2026-01-01T00:00:00Z">
        <w:r>
          <w:rPr>
            <w:b/>
            <w:bCs/>
          </w:rPr>
          <w:delText xml:space="preserve">Example 214 (A complex vector and its conjugate)</w:delText>
        </w:r>
      </w:del>
    </w:p>
    <w:p>
      <w:pPr>
        <w:pStyle w:val="BodyText"/>
      </w:pPr>
      <m:oMathPara>
        <m:oMathParaPr>
          <m:jc m:val="center"/>
        </m:oMathParaPr>
        <m:oMath>
          <m:limLow>
            <m:e>
              <m:limLow>
                <m:e>
                  <m:limLow>
                    <m:e>
                      <m:r>
                        <m:t>z</m:t>
                      </m:r>
                    </m:e>
                    <m:lim>
                      <m:r>
                        <m:rPr>
                          <m:sty m:val="p"/>
                        </m:rPr>
                        <m:t>∼</m:t>
                      </m:r>
                    </m:lim>
                  </m:limLow>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limLow>
                        <m:e>
                          <m:r>
                            <m:t>z</m:t>
                          </m:r>
                        </m:e>
                        <m:lim>
                          <m:r>
                            <m:rPr>
                              <m:sty m:val="p"/>
                            </m:rPr>
                            <m:t>∼</m:t>
                          </m:r>
                        </m:lim>
                      </m:limLow>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BodyText"/>
      </w:pPr>
      <w:ins w:id="36205" w:author="PR Preview" w:date="2026-01-01T00:00:00Z">
        <w:r>
          <w:rPr>
            <w:b/>
            <w:bCs/>
          </w:rPr>
          <w:t xml:space="preserve">Example 216 (A complex vector and its conjugate)</w:t>
        </w:r>
      </w:ins>
    </w:p>
    <w:p>
      <w:pPr>
        <w:pStyle w:val="BodyText"/>
      </w:pPr>
      <w:ins w:id="36206" w:author="PR Preview" w:date="2026-01-01T00:00:00Z">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ins>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5"/>
    <w:bookmarkStart w:id="677"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7"/>
    <w:bookmarkStart w:id="678"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8"/>
    <w:bookmarkStart w:id="679" w:name="rem-conjugate-transpose-notation"/>
    <w:p>
      <w:pPr>
        <w:pStyle w:val="FirstParagraph"/>
      </w:pPr>
      <w:del w:id="36207" w:author="PR Preview" w:date="2026-01-01T00:00:00Z">
        <w:r>
          <w:rPr>
            <w:i/>
            <w:iCs/>
          </w:rPr>
          <w:delText xml:space="preserve">Remark 50</w:delText>
        </w:r>
      </w:del>
      <w:del w:id="36208" w:author="PR Preview" w:date="2026-01-01T00:00:00Z">
        <w:r>
          <w:delText xml:space="preserve"> (Notation for the conjugate transpose). </w:delText>
        </w:r>
      </w:del>
      <w:del w:id="36209" w:author="PR Preview" w:date="2026-01-01T00:00:00Z">
        <w:r>
          <w:delText xml:space="preserve">The operation is denoted variously across mathematics and physics:</w:delText>
        </w:r>
      </w:del>
      <w:del w:id="36210" w:author="PR Preview" w:date="2026-01-01T00:00:00Z">
        <w:r>
          <w:delText xml:space="preserve"> </w:delText>
        </w:r>
      </w:del>
      <m:oMath>
        <m:sSup>
          <m:e>
            <m:r>
              <m:rPr>
                <m:sty m:val="bi"/>
              </m:rPr>
              <m:t>A</m:t>
            </m:r>
          </m:e>
          <m:sup>
            <m:r>
              <m:rPr>
                <m:sty m:val="p"/>
              </m:rPr>
              <m:t>*</m:t>
            </m:r>
          </m:sup>
        </m:sSup>
      </m:oMath>
      <w:del w:id="36211" w:author="PR Preview" w:date="2026-01-01T00:00:00Z">
        <w:r>
          <w:delText xml:space="preserve"> </w:delText>
        </w:r>
      </w:del>
      <w:del w:id="36212" w:author="PR Preview" w:date="2026-01-01T00:00:00Z">
        <w:r>
          <w:delText xml:space="preserve">in pure mathematics (</w:delText>
        </w:r>
      </w:del>
      <w:del w:id="36213" w:author="PR Preview" w:date="2026-01-01T00:00:00Z">
        <w:r>
          <w:delText xml:space="preserve">Axler (2024, Definition 7.7, p. 231)</w:delText>
        </w:r>
      </w:del>
      <w:del w:id="36214" w:author="PR Preview" w:date="2026-01-01T00:00:00Z">
        <w:r>
          <w:delText xml:space="preserve">),</w:delText>
        </w:r>
      </w:del>
      <w:del w:id="36215" w:author="PR Preview" w:date="2026-01-01T00:00:00Z">
        <w:r>
          <w:delText xml:space="preserve"> </w:delText>
        </w:r>
      </w:del>
      <m:oMath>
        <m:sSup>
          <m:e>
            <m:r>
              <m:rPr>
                <m:sty m:val="bi"/>
              </m:rPr>
              <m:t>A</m:t>
            </m:r>
          </m:e>
          <m:sup>
            <m:r>
              <m:rPr>
                <m:sty m:val="p"/>
              </m:rPr>
              <m:t>†</m:t>
            </m:r>
          </m:sup>
        </m:sSup>
      </m:oMath>
      <w:del w:id="36216" w:author="PR Preview" w:date="2026-01-01T00:00:00Z">
        <w:r>
          <w:delText xml:space="preserve"> </w:delText>
        </w:r>
      </w:del>
      <w:del w:id="36217" w:author="PR Preview" w:date="2026-01-01T00:00:00Z">
        <w:r>
          <w:delText xml:space="preserve">(</w:delText>
        </w:r>
      </w:del>
      <w:del w:id="36218" w:author="PR Preview" w:date="2026-01-01T00:00:00Z">
        <w:r>
          <w:delText xml:space="preserve">“</w:delText>
        </w:r>
      </w:del>
      <m:oMath>
        <m:r>
          <m:t>A</m:t>
        </m:r>
      </m:oMath>
      <w:del w:id="36219" w:author="PR Preview" w:date="2026-01-01T00:00:00Z">
        <w:r>
          <w:delText xml:space="preserve">-dagger”</w:delText>
        </w:r>
      </w:del>
      <w:del w:id="36220" w:author="PR Preview" w:date="2026-01-01T00:00:00Z">
        <w:r>
          <w:delText xml:space="preserve">) in physics and quantum mechanics,</w:delText>
        </w:r>
      </w:del>
      <w:del w:id="36221" w:author="PR Preview" w:date="2026-01-01T00:00:00Z">
        <w:r>
          <w:delText xml:space="preserve"> </w:delText>
        </w:r>
      </w:del>
      <w:del w:id="36222" w:author="PR Preview" w:date="2026-01-01T00:00:00Z">
        <w:r>
          <w:delText xml:space="preserve">and</w:delText>
        </w:r>
      </w:del>
      <w:del w:id="36223" w:author="PR Preview" w:date="2026-01-01T00:00:00Z">
        <w:r>
          <w:delText xml:space="preserve"> </w:delText>
        </w:r>
      </w:del>
      <m:oMath>
        <m:sSup>
          <m:e>
            <m:r>
              <m:rPr>
                <m:sty m:val="bi"/>
              </m:rPr>
              <m:t>A</m:t>
            </m:r>
          </m:e>
          <m:sup>
            <m:r>
              <m:rPr>
                <m:scr m:val="sans-serif"/>
                <m:sty m:val="p"/>
              </m:rPr>
              <m:t>H</m:t>
            </m:r>
          </m:sup>
        </m:sSup>
      </m:oMath>
      <w:del w:id="36224" w:author="PR Preview" w:date="2026-01-01T00:00:00Z">
        <w:r>
          <w:delText xml:space="preserve"> </w:delText>
        </w:r>
      </w:del>
      <w:del w:id="36225" w:author="PR Preview" w:date="2026-01-01T00:00:00Z">
        <w:r>
          <w:delText xml:space="preserve">in engineering, numerical linear algebra, and statistics.</w:delText>
        </w:r>
      </w:del>
      <w:del w:id="36226" w:author="PR Preview" w:date="2026-01-01T00:00:00Z">
        <w:r>
          <w:delText xml:space="preserve"> </w:delText>
        </w:r>
      </w:del>
      <w:del w:id="36227" w:author="PR Preview" w:date="2026-01-01T00:00:00Z">
        <w:r>
          <w:delText xml:space="preserve">These notes write</w:delText>
        </w:r>
      </w:del>
      <w:del w:id="36228" w:author="PR Preview" w:date="2026-01-01T00:00:00Z">
        <w:r>
          <w:delText xml:space="preserve"> </w:delText>
        </w:r>
      </w:del>
      <m:oMath>
        <m:sSup>
          <m:e>
            <m:r>
              <m:rPr>
                <m:sty m:val="bi"/>
              </m:rPr>
              <m:t>A</m:t>
            </m:r>
          </m:e>
          <m:sup>
            <m:r>
              <m:rPr>
                <m:scr m:val="sans-serif"/>
                <m:sty m:val="p"/>
              </m:rPr>
              <m:t>H</m:t>
            </m:r>
          </m:sup>
        </m:sSup>
      </m:oMath>
      <w:del w:id="36229" w:author="PR Preview" w:date="2026-01-01T00:00:00Z">
        <w:r>
          <w:delText xml:space="preserve"> </w:delText>
        </w:r>
      </w:del>
      <w:del w:id="36230" w:author="PR Preview" w:date="2026-01-01T00:00:00Z">
        <w:r>
          <w:delText xml:space="preserve">because</w:delText>
        </w:r>
      </w:del>
      <w:del w:id="36231" w:author="PR Preview" w:date="2026-01-01T00:00:00Z">
        <w:r>
          <w:delText xml:space="preserve"> </w:delText>
        </w:r>
      </w:del>
      <m:oMath>
        <m:sSup>
          <m:e>
            <m:r>
              <m:t>​</m:t>
            </m:r>
          </m:e>
          <m:sup>
            <m:r>
              <m:rPr>
                <m:sty m:val="p"/>
              </m:rPr>
              <m:t>*</m:t>
            </m:r>
          </m:sup>
        </m:sSup>
      </m:oMath>
      <w:del w:id="36232" w:author="PR Preview" w:date="2026-01-01T00:00:00Z">
        <w:r>
          <w:delText xml:space="preserve"> </w:delText>
        </w:r>
      </w:del>
      <w:del w:id="36233" w:author="PR Preview" w:date="2026-01-01T00:00:00Z">
        <w:r>
          <w:delText xml:space="preserve">is reserved for optimal points (as in</w:delText>
        </w:r>
      </w:del>
      <w:del w:id="36234" w:author="PR Preview" w:date="2026-01-01T00:00:00Z">
        <w:r>
          <w:delText xml:space="preserve"> </w:delText>
        </w:r>
      </w:del>
      <m:oMath>
        <m:sSup>
          <m:e>
            <m:limLow>
              <m:e>
                <m:r>
                  <m:t>x</m:t>
                </m:r>
              </m:e>
              <m:lim>
                <m:r>
                  <m:rPr>
                    <m:sty m:val="p"/>
                  </m:rPr>
                  <m:t>∼</m:t>
                </m:r>
              </m:lim>
            </m:limLow>
          </m:e>
          <m:sup>
            <m:r>
              <m:rPr>
                <m:sty m:val="p"/>
              </m:rPr>
              <m:t>*</m:t>
            </m:r>
          </m:sup>
        </m:sSup>
      </m:oMath>
      <w:del w:id="36235" w:author="PR Preview" w:date="2026-01-01T00:00:00Z">
        <w:r>
          <w:delText xml:space="preserve">)</w:delText>
        </w:r>
      </w:del>
      <w:del w:id="36236" w:author="PR Preview" w:date="2026-01-01T00:00:00Z">
        <w:r>
          <w:delText xml:space="preserve"> </w:delText>
        </w:r>
      </w:del>
      <w:del w:id="36237" w:author="PR Preview" w:date="2026-01-01T00:00:00Z">
        <w:r>
          <w:delText xml:space="preserve">and</w:delText>
        </w:r>
      </w:del>
      <w:del w:id="36238" w:author="PR Preview" w:date="2026-01-01T00:00:00Z">
        <w:r>
          <w:delText xml:space="preserve"> </w:delText>
        </w:r>
      </w:del>
      <m:oMath>
        <m:sSup>
          <m:e>
            <m:r>
              <m:t>​</m:t>
            </m:r>
          </m:e>
          <m:sup>
            <m:r>
              <m:rPr>
                <m:sty m:val="p"/>
              </m:rPr>
              <m:t>†</m:t>
            </m:r>
          </m:sup>
        </m:sSup>
      </m:oMath>
      <w:del w:id="36239" w:author="PR Preview" w:date="2026-01-01T00:00:00Z">
        <w:r>
          <w:delText xml:space="preserve"> </w:delText>
        </w:r>
      </w:del>
      <w:del w:id="36240" w:author="PR Preview" w:date="2026-01-01T00:00:00Z">
        <w:r>
          <w:delText xml:space="preserve">frequently denotes the Moore-Penrose pseudoinverse in the broader literature.</w:delText>
        </w:r>
      </w:del>
    </w:p>
    <w:p>
      <w:pPr>
        <w:pStyle w:val="FirstParagraph"/>
      </w:pPr>
      <w:ins w:id="36241" w:author="PR Preview" w:date="2026-01-01T00:00:00Z">
        <w:r>
          <w:rPr>
            <w:i/>
            <w:iCs/>
          </w:rPr>
          <w:t xml:space="preserve">Remark 51</w:t>
        </w:r>
      </w:ins>
      <w:ins w:id="36242" w:author="PR Preview" w:date="2026-01-01T00:00:00Z">
        <w:r>
          <w:t xml:space="preserve"> (Notation for the conjugate transpose). </w:t>
        </w:r>
      </w:ins>
      <w:ins w:id="36243" w:author="PR Preview" w:date="2026-01-01T00:00:00Z">
        <w:r>
          <w:t xml:space="preserve">The operation is denoted variously across mathematics and physics:</w:t>
        </w:r>
      </w:ins>
      <w:ins w:id="36244" w:author="PR Preview" w:date="2026-01-01T00:00:00Z">
        <w:r>
          <w:t xml:space="preserve"> </w:t>
        </w:r>
      </w:ins>
      <m:oMath>
        <m:sSup>
          <m:e>
            <m:r>
              <m:rPr>
                <m:sty m:val="bi"/>
              </m:rPr>
              <m:t>A</m:t>
            </m:r>
          </m:e>
          <m:sup>
            <m:r>
              <m:rPr>
                <m:sty m:val="p"/>
              </m:rPr>
              <m:t>*</m:t>
            </m:r>
          </m:sup>
        </m:sSup>
      </m:oMath>
      <w:ins w:id="36245" w:author="PR Preview" w:date="2026-01-01T00:00:00Z">
        <w:r>
          <w:t xml:space="preserve"> </w:t>
        </w:r>
      </w:ins>
      <w:ins w:id="36246" w:author="PR Preview" w:date="2026-01-01T00:00:00Z">
        <w:r>
          <w:t xml:space="preserve">in pure mathematics (</w:t>
        </w:r>
      </w:ins>
      <w:ins w:id="36247" w:author="PR Preview" w:date="2026-01-01T00:00:00Z">
        <w:r>
          <w:t xml:space="preserve">Axler (2024, Definition 7.7, p. 231)</w:t>
        </w:r>
      </w:ins>
      <w:ins w:id="36248" w:author="PR Preview" w:date="2026-01-01T00:00:00Z">
        <w:r>
          <w:t xml:space="preserve">),</w:t>
        </w:r>
      </w:ins>
      <w:ins w:id="36249" w:author="PR Preview" w:date="2026-01-01T00:00:00Z">
        <w:r>
          <w:t xml:space="preserve"> </w:t>
        </w:r>
      </w:ins>
      <m:oMath>
        <m:sSup>
          <m:e>
            <m:r>
              <m:rPr>
                <m:sty m:val="bi"/>
              </m:rPr>
              <m:t>A</m:t>
            </m:r>
          </m:e>
          <m:sup>
            <m:r>
              <m:rPr>
                <m:sty m:val="p"/>
              </m:rPr>
              <m:t>†</m:t>
            </m:r>
          </m:sup>
        </m:sSup>
      </m:oMath>
      <w:ins w:id="36250" w:author="PR Preview" w:date="2026-01-01T00:00:00Z">
        <w:r>
          <w:t xml:space="preserve"> </w:t>
        </w:r>
      </w:ins>
      <w:ins w:id="36251" w:author="PR Preview" w:date="2026-01-01T00:00:00Z">
        <w:r>
          <w:t xml:space="preserve">(</w:t>
        </w:r>
      </w:ins>
      <w:ins w:id="36252" w:author="PR Preview" w:date="2026-01-01T00:00:00Z">
        <w:r>
          <w:t xml:space="preserve">“</w:t>
        </w:r>
      </w:ins>
      <m:oMath>
        <m:r>
          <m:t>A</m:t>
        </m:r>
      </m:oMath>
      <w:ins w:id="36253" w:author="PR Preview" w:date="2026-01-01T00:00:00Z">
        <w:r>
          <w:t xml:space="preserve">-dagger”</w:t>
        </w:r>
      </w:ins>
      <w:ins w:id="36254" w:author="PR Preview" w:date="2026-01-01T00:00:00Z">
        <w:r>
          <w:t xml:space="preserve">) in physics and quantum mechanics,</w:t>
        </w:r>
      </w:ins>
      <w:ins w:id="36255" w:author="PR Preview" w:date="2026-01-01T00:00:00Z">
        <w:r>
          <w:t xml:space="preserve"> </w:t>
        </w:r>
      </w:ins>
      <w:ins w:id="36256" w:author="PR Preview" w:date="2026-01-01T00:00:00Z">
        <w:r>
          <w:t xml:space="preserve">and</w:t>
        </w:r>
      </w:ins>
      <w:ins w:id="36257" w:author="PR Preview" w:date="2026-01-01T00:00:00Z">
        <w:r>
          <w:t xml:space="preserve"> </w:t>
        </w:r>
      </w:ins>
      <m:oMath>
        <m:sSup>
          <m:e>
            <m:r>
              <m:rPr>
                <m:sty m:val="bi"/>
              </m:rPr>
              <m:t>A</m:t>
            </m:r>
          </m:e>
          <m:sup>
            <m:r>
              <m:rPr>
                <m:scr m:val="sans-serif"/>
                <m:sty m:val="p"/>
              </m:rPr>
              <m:t>H</m:t>
            </m:r>
          </m:sup>
        </m:sSup>
      </m:oMath>
      <w:ins w:id="36258" w:author="PR Preview" w:date="2026-01-01T00:00:00Z">
        <w:r>
          <w:t xml:space="preserve"> </w:t>
        </w:r>
      </w:ins>
      <w:ins w:id="36259" w:author="PR Preview" w:date="2026-01-01T00:00:00Z">
        <w:r>
          <w:t xml:space="preserve">in engineering, numerical linear algebra, and statistics.</w:t>
        </w:r>
      </w:ins>
      <w:ins w:id="36260" w:author="PR Preview" w:date="2026-01-01T00:00:00Z">
        <w:r>
          <w:t xml:space="preserve"> </w:t>
        </w:r>
      </w:ins>
      <w:ins w:id="36261" w:author="PR Preview" w:date="2026-01-01T00:00:00Z">
        <w:r>
          <w:t xml:space="preserve">These notes write</w:t>
        </w:r>
      </w:ins>
      <w:ins w:id="36262" w:author="PR Preview" w:date="2026-01-01T00:00:00Z">
        <w:r>
          <w:t xml:space="preserve"> </w:t>
        </w:r>
      </w:ins>
      <m:oMath>
        <m:sSup>
          <m:e>
            <m:r>
              <m:rPr>
                <m:sty m:val="bi"/>
              </m:rPr>
              <m:t>A</m:t>
            </m:r>
          </m:e>
          <m:sup>
            <m:r>
              <m:rPr>
                <m:scr m:val="sans-serif"/>
                <m:sty m:val="p"/>
              </m:rPr>
              <m:t>H</m:t>
            </m:r>
          </m:sup>
        </m:sSup>
      </m:oMath>
      <w:ins w:id="36263" w:author="PR Preview" w:date="2026-01-01T00:00:00Z">
        <w:r>
          <w:t xml:space="preserve"> </w:t>
        </w:r>
      </w:ins>
      <w:ins w:id="36264" w:author="PR Preview" w:date="2026-01-01T00:00:00Z">
        <w:r>
          <w:t xml:space="preserve">because</w:t>
        </w:r>
      </w:ins>
      <w:ins w:id="36265" w:author="PR Preview" w:date="2026-01-01T00:00:00Z">
        <w:r>
          <w:t xml:space="preserve"> </w:t>
        </w:r>
      </w:ins>
      <m:oMath>
        <m:sSup>
          <m:e>
            <m:r>
              <m:t>​</m:t>
            </m:r>
          </m:e>
          <m:sup>
            <m:r>
              <m:rPr>
                <m:sty m:val="p"/>
              </m:rPr>
              <m:t>*</m:t>
            </m:r>
          </m:sup>
        </m:sSup>
      </m:oMath>
      <w:ins w:id="36266" w:author="PR Preview" w:date="2026-01-01T00:00:00Z">
        <w:r>
          <w:t xml:space="preserve"> </w:t>
        </w:r>
      </w:ins>
      <w:ins w:id="36267" w:author="PR Preview" w:date="2026-01-01T00:00:00Z">
        <w:r>
          <w:t xml:space="preserve">is reserved for optimal points (as in</w:t>
        </w:r>
      </w:ins>
      <w:ins w:id="36268" w:author="PR Preview" w:date="2026-01-01T00:00:00Z">
        <w:r>
          <w:t xml:space="preserve"> </w:t>
        </w:r>
      </w:ins>
      <w:ins w:id="36269" w:author="PR Preview" w:date="2026-01-01T00:00:00Z">
        <w:r>
          <w:t xml:space="preserve">$\mathord{\smash[b]{\underset{\raise.3ex\hbox{$\scriptstyle\sim$}}{x}}\vphantom{x}}^*$</w:t>
        </w:r>
      </w:ins>
      <w:ins w:id="36270" w:author="PR Preview" w:date="2026-01-01T00:00:00Z">
        <w:r>
          <w:t xml:space="preserve">)</w:t>
        </w:r>
      </w:ins>
      <w:ins w:id="36271" w:author="PR Preview" w:date="2026-01-01T00:00:00Z">
        <w:r>
          <w:t xml:space="preserve"> </w:t>
        </w:r>
      </w:ins>
      <w:ins w:id="36272" w:author="PR Preview" w:date="2026-01-01T00:00:00Z">
        <w:r>
          <w:t xml:space="preserve">and</w:t>
        </w:r>
      </w:ins>
      <w:ins w:id="36273" w:author="PR Preview" w:date="2026-01-01T00:00:00Z">
        <w:r>
          <w:t xml:space="preserve"> </w:t>
        </w:r>
      </w:ins>
      <m:oMath>
        <m:sSup>
          <m:e>
            <m:r>
              <m:t>​</m:t>
            </m:r>
          </m:e>
          <m:sup>
            <m:r>
              <m:rPr>
                <m:sty m:val="p"/>
              </m:rPr>
              <m:t>†</m:t>
            </m:r>
          </m:sup>
        </m:sSup>
      </m:oMath>
      <w:ins w:id="36274" w:author="PR Preview" w:date="2026-01-01T00:00:00Z">
        <w:r>
          <w:t xml:space="preserve"> </w:t>
        </w:r>
      </w:ins>
      <w:ins w:id="36275" w:author="PR Preview" w:date="2026-01-01T00:00:00Z">
        <w:r>
          <w:t xml:space="preserve">frequently denotes the Moore-Penrose pseudoinverse in the broader literature.</w:t>
        </w:r>
      </w:ins>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9"/>
    <w:bookmarkStart w:id="680" w:name="exm-conjugate-transpose"/>
    <w:p>
      <w:pPr>
        <w:pStyle w:val="BodyText"/>
      </w:pPr>
      <w:del w:id="36276" w:author="PR Preview" w:date="2026-01-01T00:00:00Z">
        <w:r>
          <w:rPr>
            <w:b/>
            <w:bCs/>
          </w:rPr>
          <w:delText xml:space="preserve">Example 215 (The conjugate transpose of a</w:delText>
        </w:r>
      </w:del>
      <w:del w:id="36277" w:author="PR Preview" w:date="2026-01-01T00:00:00Z">
        <w:r>
          <w:rPr>
            <w:b/>
            <w:bCs/>
          </w:rPr>
          <w:delText xml:space="preserve"> </w:delText>
        </w:r>
      </w:del>
      <m:oMath>
        <m:r>
          <m:t>2</m:t>
        </m:r>
        <m:r>
          <m:rPr>
            <m:sty m:val="p"/>
          </m:rPr>
          <m:t>×</m:t>
        </m:r>
        <m:r>
          <m:t>3</m:t>
        </m:r>
      </m:oMath>
      <w:del w:id="36278" w:author="PR Preview" w:date="2026-01-01T00:00:00Z">
        <w:r>
          <w:rPr>
            <w:b/>
            <w:bCs/>
          </w:rPr>
          <w:delText xml:space="preserve"> </w:delText>
        </w:r>
      </w:del>
      <w:del w:id="36279" w:author="PR Preview" w:date="2026-01-01T00:00:00Z">
        <w:r>
          <w:rPr>
            <w:b/>
            <w:bCs/>
          </w:rPr>
          <w:delText xml:space="preserve">matrix)</w:delText>
        </w:r>
      </w:del>
      <w:del w:id="36280" w:author="PR Preview" w:date="2026-01-01T00:00:00Z">
        <w:r>
          <w:delText xml:space="preserve"> </w:delText>
        </w:r>
      </w:del>
      <w:del w:id="36281" w:author="PR Preview" w:date="2026-01-01T00:00:00Z">
        <w:r>
          <w:delText xml:space="preserve">For</w:delText>
        </w:r>
      </w:del>
    </w:p>
    <w:p>
      <w:pPr>
        <w:pStyle w:val="BodyText"/>
      </w:pPr>
      <w:ins w:id="36282" w:author="PR Preview" w:date="2026-01-01T00:00:00Z">
        <w:r>
          <w:rPr>
            <w:b/>
            <w:bCs/>
          </w:rPr>
          <w:t xml:space="preserve">Example 217 (The conjugate transpose of a</w:t>
        </w:r>
      </w:ins>
      <w:ins w:id="36283" w:author="PR Preview" w:date="2026-01-01T00:00:00Z">
        <w:r>
          <w:rPr>
            <w:b/>
            <w:bCs/>
          </w:rPr>
          <w:t xml:space="preserve"> </w:t>
        </w:r>
      </w:ins>
      <m:oMath>
        <m:r>
          <m:t>2</m:t>
        </m:r>
        <m:r>
          <m:rPr>
            <m:sty m:val="p"/>
          </m:rPr>
          <m:t>×</m:t>
        </m:r>
        <m:r>
          <m:t>3</m:t>
        </m:r>
      </m:oMath>
      <w:ins w:id="36284" w:author="PR Preview" w:date="2026-01-01T00:00:00Z">
        <w:r>
          <w:rPr>
            <w:b/>
            <w:bCs/>
          </w:rPr>
          <w:t xml:space="preserve"> </w:t>
        </w:r>
      </w:ins>
      <w:ins w:id="36285" w:author="PR Preview" w:date="2026-01-01T00:00:00Z">
        <w:r>
          <w:rPr>
            <w:b/>
            <w:bCs/>
          </w:rPr>
          <w:t xml:space="preserve">matrix)</w:t>
        </w:r>
      </w:ins>
      <w:ins w:id="36286" w:author="PR Preview" w:date="2026-01-01T00:00:00Z">
        <w:r>
          <w:t xml:space="preserve"> </w:t>
        </w:r>
      </w:ins>
      <w:ins w:id="36287" w:author="PR Preview" w:date="2026-01-01T00:00:00Z">
        <w:r>
          <w:t xml:space="preserve">For</w:t>
        </w:r>
      </w:ins>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0"/>
    <w:bookmarkStart w:id="681" w:name="rem-conjugate-transpose-vector"/>
    <w:p>
      <w:pPr>
        <w:pStyle w:val="BodyText"/>
      </w:pPr>
      <w:del w:id="36288" w:author="PR Preview" w:date="2026-01-01T00:00:00Z">
        <w:r>
          <w:rPr>
            <w:i/>
            <w:iCs/>
          </w:rPr>
          <w:delText xml:space="preserve">Remark 51</w:delText>
        </w:r>
      </w:del>
      <w:del w:id="36289" w:author="PR Preview" w:date="2026-01-01T00:00:00Z">
        <w:r>
          <w:delText xml:space="preserve"> (Conjugate transpose of a complex vector). </w:delText>
        </w:r>
      </w:del>
      <w:del w:id="36290" w:author="PR Preview" w:date="2026-01-01T00:00:00Z">
        <w:r>
          <w:delText xml:space="preserve">The conjugate transpose of a column vector</w:delText>
        </w:r>
      </w:del>
      <w:del w:id="36291" w:author="PR Preview" w:date="2026-01-01T00:00:00Z">
        <w:r>
          <w:delText xml:space="preserve"> </w:delText>
        </w:r>
      </w:del>
      <m:oMath>
        <m:limLow>
          <m:e>
            <m:r>
              <m:t>z</m:t>
            </m:r>
          </m:e>
          <m:lim>
            <m:r>
              <m:rPr>
                <m:sty m:val="p"/>
              </m:rPr>
              <m:t>∼</m:t>
            </m:r>
          </m:lim>
        </m:limLow>
        <m:r>
          <m:rPr>
            <m:sty m:val="p"/>
          </m:rPr>
          <m:t>∈</m:t>
        </m:r>
        <m:sSup>
          <m:e>
            <m:r>
              <m:rPr>
                <m:scr m:val="double-struck"/>
                <m:sty m:val="p"/>
              </m:rPr>
              <m:t>C</m:t>
            </m:r>
          </m:e>
          <m:sup>
            <m:r>
              <m:t>p</m:t>
            </m:r>
          </m:sup>
        </m:sSup>
      </m:oMath>
      <w:del w:id="36292" w:author="PR Preview" w:date="2026-01-01T00:00:00Z">
        <w:r>
          <w:delText xml:space="preserve"> </w:delText>
        </w:r>
      </w:del>
      <w:del w:id="36293" w:author="PR Preview" w:date="2026-01-01T00:00:00Z">
        <w:r>
          <w:delText xml:space="preserve">is the</w:delText>
        </w:r>
      </w:del>
      <w:del w:id="36294" w:author="PR Preview" w:date="2026-01-01T00:00:00Z">
        <w:r>
          <w:delText xml:space="preserve"> </w:delText>
        </w:r>
      </w:del>
      <m:oMath>
        <m:r>
          <m:t>1</m:t>
        </m:r>
        <m:r>
          <m:rPr>
            <m:sty m:val="p"/>
          </m:rPr>
          <m:t>×</m:t>
        </m:r>
        <m:r>
          <m:t>p</m:t>
        </m:r>
      </m:oMath>
      <w:del w:id="36295" w:author="PR Preview" w:date="2026-01-01T00:00:00Z">
        <w:r>
          <w:delText xml:space="preserve"> </w:delText>
        </w:r>
      </w:del>
      <w:del w:id="36296" w:author="PR Preview" w:date="2026-01-01T00:00:00Z">
        <w:r>
          <w:delText xml:space="preserve">row vector</w:delText>
        </w:r>
      </w:del>
      <w:del w:id="36297" w:author="PR Preview" w:date="2026-01-01T00:00:00Z">
        <w:r>
          <w:delText xml:space="preserve"> </w:delText>
        </w:r>
      </w:del>
      <m:oMath>
        <m:sSup>
          <m:e>
            <m:limLow>
              <m:e>
                <m:r>
                  <m:t>z</m:t>
                </m:r>
              </m:e>
              <m:lim>
                <m:r>
                  <m:rPr>
                    <m:sty m:val="p"/>
                  </m:rPr>
                  <m:t>∼</m:t>
                </m:r>
              </m:lim>
            </m:limLow>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del w:id="36298" w:author="PR Preview" w:date="2026-01-01T00:00:00Z">
        <w:r>
          <w:delText xml:space="preserve">.</w:delText>
        </w:r>
      </w:del>
    </w:p>
    <w:p>
      <w:pPr>
        <w:pStyle w:val="BodyText"/>
      </w:pPr>
      <w:del w:id="36299" w:author="PR Preview" w:date="2026-01-01T00:00:00Z">
        <w:r>
          <w:rPr>
            <w:b/>
            <w:bCs/>
          </w:rPr>
          <w:delText xml:space="preserve">Theorem 122 (Properties of the Hermitian adjoint)</w:delText>
        </w:r>
      </w:del>
      <w:del w:id="36300" w:author="PR Preview" w:date="2026-01-01T00:00:00Z">
        <w:r>
          <w:delText xml:space="preserve"> </w:delText>
        </w:r>
      </w:del>
      <w:del w:id="36301" w:author="PR Preview" w:date="2026-01-01T00:00:00Z">
        <w:r>
          <w:delText xml:space="preserve">Let</w:delText>
        </w:r>
      </w:del>
      <w:del w:id="36302" w:author="PR Preview" w:date="2026-01-01T00:00:00Z">
        <w:r>
          <w:delText xml:space="preserve"> </w:delText>
        </w:r>
      </w:del>
      <m:oMath>
        <m:r>
          <m:rPr>
            <m:sty m:val="bi"/>
          </m:rPr>
          <m:t>A</m:t>
        </m:r>
      </m:oMath>
      <w:del w:id="36303" w:author="PR Preview" w:date="2026-01-01T00:00:00Z">
        <w:r>
          <w:delText xml:space="preserve"> </w:delText>
        </w:r>
      </w:del>
      <w:del w:id="36304" w:author="PR Preview" w:date="2026-01-01T00:00:00Z">
        <w:r>
          <w:delText xml:space="preserve">and</w:delText>
        </w:r>
      </w:del>
      <w:del w:id="36305" w:author="PR Preview" w:date="2026-01-01T00:00:00Z">
        <w:r>
          <w:delText xml:space="preserve"> </w:delText>
        </w:r>
      </w:del>
      <m:oMath>
        <m:r>
          <m:rPr>
            <m:sty m:val="bi"/>
          </m:rPr>
          <m:t>B</m:t>
        </m:r>
      </m:oMath>
      <w:del w:id="36306" w:author="PR Preview" w:date="2026-01-01T00:00:00Z">
        <w:r>
          <w:delText xml:space="preserve"> </w:delText>
        </w:r>
      </w:del>
      <w:del w:id="36307" w:author="PR Preview" w:date="2026-01-01T00:00:00Z">
        <w:r>
          <w:delText xml:space="preserve">be complex matrices of compatible dimensions,</w:delText>
        </w:r>
      </w:del>
      <w:del w:id="36308" w:author="PR Preview" w:date="2026-01-01T00:00:00Z">
        <w:r>
          <w:delText xml:space="preserve"> </w:delText>
        </w:r>
      </w:del>
      <w:del w:id="36309" w:author="PR Preview" w:date="2026-01-01T00:00:00Z">
        <w:r>
          <w:delText xml:space="preserve">and let</w:delText>
        </w:r>
      </w:del>
      <w:del w:id="36310" w:author="PR Preview" w:date="2026-01-01T00:00:00Z">
        <w:r>
          <w:delText xml:space="preserve"> </w:delText>
        </w:r>
      </w:del>
      <m:oMath>
        <m:r>
          <m:t>c</m:t>
        </m:r>
        <m:r>
          <m:rPr>
            <m:sty m:val="p"/>
          </m:rPr>
          <m:t>∈</m:t>
        </m:r>
        <m:r>
          <m:rPr>
            <m:scr m:val="double-struck"/>
            <m:sty m:val="p"/>
          </m:rPr>
          <m:t>C</m:t>
        </m:r>
      </m:oMath>
      <w:del w:id="36311" w:author="PR Preview" w:date="2026-01-01T00:00:00Z">
        <w:r>
          <w:delText xml:space="preserve"> </w:delText>
        </w:r>
      </w:del>
      <w:del w:id="36312" w:author="PR Preview" w:date="2026-01-01T00:00:00Z">
        <w:r>
          <w:delText xml:space="preserve">be a scalar.</w:delText>
        </w:r>
      </w:del>
      <w:del w:id="36313" w:author="PR Preview" w:date="2026-01-01T00:00:00Z">
        <w:r>
          <w:delText xml:space="preserve"> </w:delText>
        </w:r>
      </w:del>
      <w:del w:id="36314" w:author="PR Preview" w:date="2026-01-01T00:00:00Z">
        <w:r>
          <w:delText xml:space="preserve">The Hermitian adjoint (</w:delText>
        </w:r>
      </w:del>
      <w:hyperlink w:anchor="def-conjugate-transpose">
        <w:del w:id="36315" w:author="PR Preview" w:date="2026-01-01T00:00:00Z">
          <w:r>
            <w:rPr>
              <w:rStyle w:val="Hyperlink"/>
            </w:rPr>
            <w:delText xml:space="preserve">Definition 128</w:delText>
          </w:r>
        </w:del>
      </w:hyperlink>
      <w:del w:id="36316" w:author="PR Preview" w:date="2026-01-01T00:00:00Z">
        <w:r>
          <w:delText xml:space="preserve">) satisfies:</w:delText>
        </w:r>
      </w:del>
    </w:p>
    <w:p>
      <w:pPr>
        <w:pStyle w:val="BodyText"/>
      </w:pPr>
      <w:ins w:id="36317" w:author="PR Preview" w:date="2026-01-01T00:00:00Z">
        <w:r>
          <w:rPr>
            <w:i/>
            <w:iCs/>
          </w:rPr>
          <w:t xml:space="preserve">Remark 52</w:t>
        </w:r>
      </w:ins>
      <w:ins w:id="36318" w:author="PR Preview" w:date="2026-01-01T00:00:00Z">
        <w:r>
          <w:t xml:space="preserve"> (Conjugate transpose of a complex vector). </w:t>
        </w:r>
      </w:ins>
      <w:ins w:id="36319" w:author="PR Preview" w:date="2026-01-01T00:00:00Z">
        <w:r>
          <w:t xml:space="preserve">The conjugate transpose of a column vector</w:t>
        </w:r>
      </w:ins>
      <w:ins w:id="36320" w:author="PR Preview" w:date="2026-01-01T00:00:00Z">
        <w:r>
          <w:t xml:space="preserve"> </w:t>
        </w:r>
      </w:ins>
      <w:ins w:id="36321" w:author="PR Preview" w:date="2026-01-01T00:00:00Z">
        <w:r>
          <w:t xml:space="preserve">$\mathord{\smash[b]{\underset{\raise.3ex\hbox{$\scriptstyle\sim$}}{z}}\vphantom{z}} \in \mathbb{C}^p$</w:t>
        </w:r>
      </w:ins>
      <w:ins w:id="36322" w:author="PR Preview" w:date="2026-01-01T00:00:00Z">
        <w:r>
          <w:t xml:space="preserve"> </w:t>
        </w:r>
      </w:ins>
      <w:ins w:id="36323" w:author="PR Preview" w:date="2026-01-01T00:00:00Z">
        <w:r>
          <w:t xml:space="preserve">is the</w:t>
        </w:r>
      </w:ins>
      <w:ins w:id="36324" w:author="PR Preview" w:date="2026-01-01T00:00:00Z">
        <w:r>
          <w:t xml:space="preserve"> </w:t>
        </w:r>
      </w:ins>
      <m:oMath>
        <m:r>
          <m:t>1</m:t>
        </m:r>
        <m:r>
          <m:rPr>
            <m:sty m:val="p"/>
          </m:rPr>
          <m:t>×</m:t>
        </m:r>
        <m:r>
          <m:t>p</m:t>
        </m:r>
      </m:oMath>
      <w:ins w:id="36325" w:author="PR Preview" w:date="2026-01-01T00:00:00Z">
        <w:r>
          <w:t xml:space="preserve"> </w:t>
        </w:r>
      </w:ins>
      <w:ins w:id="36326" w:author="PR Preview" w:date="2026-01-01T00:00:00Z">
        <w:r>
          <w:t xml:space="preserve">row vector</w:t>
        </w:r>
      </w:ins>
      <w:ins w:id="36327" w:author="PR Preview" w:date="2026-01-01T00:00:00Z">
        <w:r>
          <w:t xml:space="preserve"> </w:t>
        </w:r>
      </w:ins>
      <w:ins w:id="36328" w:author="PR Preview" w:date="2026-01-01T00:00:00Z">
        <w:r>
          <w:t xml:space="preserve">$\mathord{\smash[b]{\underset{\raise.3ex\hbox{$\scriptstyle\sim$}}{z}}\vphantom{z}}^{\mathsf{H}} = [\overline{z_1},\; \ldots,\; \overline{z_p}]$</w:t>
        </w:r>
      </w:ins>
      <w:ins w:id="36329" w:author="PR Preview" w:date="2026-01-01T00:00:00Z">
        <w:r>
          <w:t xml:space="preserve">.</w:t>
        </w:r>
      </w:ins>
    </w:p>
    <w:bookmarkEnd w:id="681"/>
    <w:bookmarkStart w:id="682" w:name="thm-hermitian-adjoint-properties"/>
    <w:p>
      <w:pPr>
        <w:pStyle w:val="BodyText"/>
      </w:pPr>
      <w:ins w:id="36330" w:author="PR Preview" w:date="2026-01-01T00:00:00Z">
        <w:r>
          <w:rPr>
            <w:b/>
            <w:bCs/>
          </w:rPr>
          <w:t xml:space="preserve">Theorem 123 (Properties of the Hermitian adjoint)</w:t>
        </w:r>
      </w:ins>
      <w:ins w:id="36331" w:author="PR Preview" w:date="2026-01-01T00:00:00Z">
        <w:r>
          <w:t xml:space="preserve"> </w:t>
        </w:r>
      </w:ins>
      <w:ins w:id="36332" w:author="PR Preview" w:date="2026-01-01T00:00:00Z">
        <w:r>
          <w:t xml:space="preserve">Let</w:t>
        </w:r>
      </w:ins>
      <w:ins w:id="36333" w:author="PR Preview" w:date="2026-01-01T00:00:00Z">
        <w:r>
          <w:t xml:space="preserve"> </w:t>
        </w:r>
      </w:ins>
      <m:oMath>
        <m:r>
          <m:rPr>
            <m:sty m:val="bi"/>
          </m:rPr>
          <m:t>A</m:t>
        </m:r>
      </m:oMath>
      <w:ins w:id="36334" w:author="PR Preview" w:date="2026-01-01T00:00:00Z">
        <w:r>
          <w:t xml:space="preserve"> </w:t>
        </w:r>
      </w:ins>
      <w:ins w:id="36335" w:author="PR Preview" w:date="2026-01-01T00:00:00Z">
        <w:r>
          <w:t xml:space="preserve">and</w:t>
        </w:r>
      </w:ins>
      <w:ins w:id="36336" w:author="PR Preview" w:date="2026-01-01T00:00:00Z">
        <w:r>
          <w:t xml:space="preserve"> </w:t>
        </w:r>
      </w:ins>
      <m:oMath>
        <m:r>
          <m:rPr>
            <m:sty m:val="bi"/>
          </m:rPr>
          <m:t>B</m:t>
        </m:r>
      </m:oMath>
      <w:ins w:id="36337" w:author="PR Preview" w:date="2026-01-01T00:00:00Z">
        <w:r>
          <w:t xml:space="preserve"> </w:t>
        </w:r>
      </w:ins>
      <w:ins w:id="36338" w:author="PR Preview" w:date="2026-01-01T00:00:00Z">
        <w:r>
          <w:t xml:space="preserve">be complex matrices of compatible dimensions,</w:t>
        </w:r>
      </w:ins>
      <w:ins w:id="36339" w:author="PR Preview" w:date="2026-01-01T00:00:00Z">
        <w:r>
          <w:t xml:space="preserve"> </w:t>
        </w:r>
      </w:ins>
      <w:ins w:id="36340" w:author="PR Preview" w:date="2026-01-01T00:00:00Z">
        <w:r>
          <w:t xml:space="preserve">and let</w:t>
        </w:r>
      </w:ins>
      <w:ins w:id="36341" w:author="PR Preview" w:date="2026-01-01T00:00:00Z">
        <w:r>
          <w:t xml:space="preserve"> </w:t>
        </w:r>
      </w:ins>
      <m:oMath>
        <m:r>
          <m:t>c</m:t>
        </m:r>
        <m:r>
          <m:rPr>
            <m:sty m:val="p"/>
          </m:rPr>
          <m:t>∈</m:t>
        </m:r>
        <m:r>
          <m:rPr>
            <m:scr m:val="double-struck"/>
            <m:sty m:val="p"/>
          </m:rPr>
          <m:t>C</m:t>
        </m:r>
      </m:oMath>
      <w:ins w:id="36342" w:author="PR Preview" w:date="2026-01-01T00:00:00Z">
        <w:r>
          <w:t xml:space="preserve"> </w:t>
        </w:r>
      </w:ins>
      <w:ins w:id="36343" w:author="PR Preview" w:date="2026-01-01T00:00:00Z">
        <w:r>
          <w:t xml:space="preserve">be a scalar.</w:t>
        </w:r>
      </w:ins>
      <w:ins w:id="36344" w:author="PR Preview" w:date="2026-01-01T00:00:00Z">
        <w:r>
          <w:t xml:space="preserve"> </w:t>
        </w:r>
      </w:ins>
      <w:ins w:id="36345" w:author="PR Preview" w:date="2026-01-01T00:00:00Z">
        <w:r>
          <w:t xml:space="preserve">The Hermitian adjoint (</w:t>
        </w:r>
      </w:ins>
      <w:hyperlink w:anchor="def-conjugate-transpose">
        <w:ins w:id="36346" w:author="PR Preview" w:date="2026-01-01T00:00:00Z">
          <w:r>
            <w:rPr>
              <w:rStyle w:val="Hyperlink"/>
            </w:rPr>
            <w:t xml:space="preserve">Definition 128</w:t>
          </w:r>
        </w:ins>
      </w:hyperlink>
      <w:ins w:id="36347" w:author="PR Preview" w:date="2026-01-01T00:00:00Z">
        <w:r>
          <w:t xml:space="preserve">) satisfies:</w:t>
        </w:r>
      </w:ins>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82"/>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83" w:name="thm-adjoint-inner-product"/>
    <w:p>
      <w:pPr>
        <w:pStyle w:val="BodyText"/>
      </w:pPr>
      <w:del w:id="36348" w:author="PR Preview" w:date="2026-01-01T00:00:00Z">
        <w:r>
          <w:rPr>
            <w:b/>
            <w:bCs/>
          </w:rPr>
          <w:delText xml:space="preserve">Theorem 123 (The adjoint property for inner products)</w:delText>
        </w:r>
      </w:del>
      <w:del w:id="36349" w:author="PR Preview" w:date="2026-01-01T00:00:00Z">
        <w:r>
          <w:delText xml:space="preserve"> </w:delText>
        </w:r>
      </w:del>
      <w:del w:id="36350" w:author="PR Preview" w:date="2026-01-01T00:00:00Z">
        <w:r>
          <w:delText xml:space="preserve">Let</w:delText>
        </w:r>
      </w:del>
      <w:del w:id="36351" w:author="PR Preview" w:date="2026-01-01T00:00:00Z">
        <w:r>
          <w:delText xml:space="preserve"> </w:delText>
        </w:r>
      </w:del>
      <m:oMath>
        <m:r>
          <m:rPr>
            <m:sty m:val="bi"/>
          </m:rPr>
          <m:t>A</m:t>
        </m:r>
      </m:oMath>
      <w:del w:id="36352" w:author="PR Preview" w:date="2026-01-01T00:00:00Z">
        <w:r>
          <w:delText xml:space="preserve"> </w:delText>
        </w:r>
      </w:del>
      <w:del w:id="36353" w:author="PR Preview" w:date="2026-01-01T00:00:00Z">
        <w:r>
          <w:delText xml:space="preserve">be an</w:delText>
        </w:r>
      </w:del>
      <w:del w:id="36354" w:author="PR Preview" w:date="2026-01-01T00:00:00Z">
        <w:r>
          <w:delText xml:space="preserve"> </w:delText>
        </w:r>
      </w:del>
      <m:oMath>
        <m:r>
          <m:t>m</m:t>
        </m:r>
        <m:r>
          <m:rPr>
            <m:sty m:val="p"/>
          </m:rPr>
          <m:t>×</m:t>
        </m:r>
        <m:r>
          <m:t>n</m:t>
        </m:r>
      </m:oMath>
      <w:del w:id="36355" w:author="PR Preview" w:date="2026-01-01T00:00:00Z">
        <w:r>
          <w:delText xml:space="preserve"> </w:delText>
        </w:r>
      </w:del>
      <w:del w:id="36356" w:author="PR Preview" w:date="2026-01-01T00:00:00Z">
        <w:r>
          <w:delText xml:space="preserve">complex matrix.</w:delText>
        </w:r>
      </w:del>
      <w:del w:id="36357" w:author="PR Preview" w:date="2026-01-01T00:00:00Z">
        <w:r>
          <w:delText xml:space="preserve"> </w:delText>
        </w:r>
      </w:del>
      <w:del w:id="36358" w:author="PR Preview" w:date="2026-01-01T00:00:00Z">
        <w:r>
          <w:delText xml:space="preserve">Under the standard inner product on complex Euclidean space,</w:delText>
        </w:r>
      </w:del>
      <w:del w:id="36359" w:author="PR Preview" w:date="2026-01-01T00:00:00Z">
        <w:r>
          <w:delText xml:space="preserve"> </w:delText>
        </w:r>
      </w:del>
      <m:oMath>
        <m:r>
          <m:t>​</m:t>
        </m:r>
        <m:d>
          <m:dPr>
            <m:begChr m:val="⟨"/>
            <m:sepChr m:val=""/>
            <m:endChr m:val="⟩"/>
            <m:grow/>
          </m:dPr>
          <m:e>
            <m:limLow>
              <m:e>
                <m:r>
                  <m:t>u</m:t>
                </m:r>
              </m:e>
              <m:lim>
                <m:r>
                  <m:rPr>
                    <m:sty m:val="p"/>
                  </m:rPr>
                  <m:t>∼</m:t>
                </m:r>
              </m:lim>
            </m:limLow>
            <m:r>
              <m:rPr>
                <m:sty m:val="p"/>
              </m:rPr>
              <m:t>,</m:t>
            </m:r>
            <m:limLow>
              <m:e>
                <m:r>
                  <m:t>v</m:t>
                </m:r>
              </m:e>
              <m:lim>
                <m:r>
                  <m:rPr>
                    <m:sty m:val="p"/>
                  </m:rPr>
                  <m:t>∼</m:t>
                </m:r>
              </m:lim>
            </m:limLow>
          </m:e>
        </m:d>
        <m:r>
          <m:t>​</m:t>
        </m:r>
        <m:limUpp>
          <m:e>
            <m:r>
              <m:rPr>
                <m:sty m:val="p"/>
              </m:rPr>
              <m:t>=</m:t>
            </m:r>
          </m:e>
          <m:lim>
            <m:r>
              <m:rPr>
                <m:nor/>
                <m:sty m:val="p"/>
              </m:rPr>
              <m:t>def</m:t>
            </m:r>
          </m:lim>
        </m:limUpp>
        <m:sSup>
          <m:e>
            <m:limLow>
              <m:e>
                <m:r>
                  <m:t>u</m:t>
                </m:r>
              </m:e>
              <m:lim>
                <m:r>
                  <m:rPr>
                    <m:sty m:val="p"/>
                  </m:rPr>
                  <m:t>∼</m:t>
                </m:r>
              </m:lim>
            </m:limLow>
          </m:e>
          <m:sup>
            <m:r>
              <m:rPr>
                <m:scr m:val="sans-serif"/>
                <m:sty m:val="p"/>
              </m:rPr>
              <m:t>H</m:t>
            </m:r>
          </m:sup>
        </m:sSup>
        <m:limLow>
          <m:e>
            <m:r>
              <m:t>v</m:t>
            </m:r>
          </m:e>
          <m:lim>
            <m:r>
              <m:rPr>
                <m:sty m:val="p"/>
              </m:rPr>
              <m:t>∼</m:t>
            </m:r>
          </m:lim>
        </m:limLow>
      </m:oMath>
      <w:del w:id="36360" w:author="PR Preview" w:date="2026-01-01T00:00:00Z">
        <w:r>
          <w:delText xml:space="preserve">,</w:delText>
        </w:r>
      </w:del>
    </w:p>
    <w:p>
      <w:pPr>
        <w:pStyle w:val="BodyText"/>
      </w:pPr>
      <m:oMathPara>
        <m:oMathParaPr>
          <m:jc m:val="center"/>
        </m:oMathParaPr>
        <m:oMath>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sSup>
                <m:e>
                  <m:r>
                    <m:rPr>
                      <m:sty m:val="bi"/>
                    </m:rPr>
                    <m:t>A</m:t>
                  </m:r>
                </m:e>
                <m:sup>
                  <m:r>
                    <m:rPr>
                      <m:scr m:val="sans-serif"/>
                      <m:sty m:val="p"/>
                    </m:rPr>
                    <m:t>H</m:t>
                  </m:r>
                </m:sup>
              </m:sSup>
              <m:limLow>
                <m:e>
                  <m:r>
                    <m:t>v</m:t>
                  </m:r>
                </m:e>
                <m:lim>
                  <m:r>
                    <m:rPr>
                      <m:sty m:val="p"/>
                    </m:rPr>
                    <m:t>∼</m:t>
                  </m:r>
                </m:lim>
              </m:limLow>
            </m:e>
          </m:d>
          <m:r>
            <m:t>​</m:t>
          </m:r>
          <m:r>
            <m:t> </m:t>
          </m:r>
          <m:r>
            <m:rPr>
              <m:nor/>
              <m:sty m:val="p"/>
            </m:rPr>
            <m:t>for all </m:t>
          </m:r>
          <m:limLow>
            <m:e>
              <m:r>
                <m:t>u</m:t>
              </m:r>
            </m:e>
            <m:lim>
              <m:r>
                <m:rPr>
                  <m:sty m:val="p"/>
                </m:rPr>
                <m:t>∼</m:t>
              </m:r>
            </m:lim>
          </m:limLow>
          <m:r>
            <m:rPr>
              <m:sty m:val="p"/>
            </m:rPr>
            <m:t>∈</m:t>
          </m:r>
          <m:sSup>
            <m:e>
              <m:r>
                <m:rPr>
                  <m:scr m:val="double-struck"/>
                  <m:sty m:val="p"/>
                </m:rPr>
                <m:t>C</m:t>
              </m:r>
            </m:e>
            <m:sup>
              <m:r>
                <m:t>n</m:t>
              </m:r>
            </m:sup>
          </m:sSup>
          <m:r>
            <m:rPr>
              <m:nor/>
              <m:sty m:val="p"/>
            </m:rPr>
            <m:t> and </m:t>
          </m:r>
          <m:limLow>
            <m:e>
              <m:r>
                <m:t>v</m:t>
              </m:r>
            </m:e>
            <m:lim>
              <m:r>
                <m:rPr>
                  <m:sty m:val="p"/>
                </m:rPr>
                <m:t>∼</m:t>
              </m:r>
            </m:lim>
          </m:limLow>
          <m:r>
            <m:rPr>
              <m:sty m:val="p"/>
            </m:rPr>
            <m:t>∈</m:t>
          </m:r>
          <m:sSup>
            <m:e>
              <m:r>
                <m:rPr>
                  <m:scr m:val="double-struck"/>
                  <m:sty m:val="p"/>
                </m:rPr>
                <m:t>C</m:t>
              </m:r>
            </m:e>
            <m:sup>
              <m:r>
                <m:t>m</m:t>
              </m:r>
            </m:sup>
          </m:sSup>
          <m:r>
            <m:rPr>
              <m:sty m:val="p"/>
            </m:rPr>
            <m:t>.</m:t>
          </m:r>
        </m:oMath>
      </m:oMathPara>
    </w:p>
    <w:p>
      <w:pPr>
        <w:pStyle w:val="FirstParagraph"/>
      </w:pPr>
      <w:del w:id="36361" w:author="PR Preview" w:date="2026-01-01T00:00:00Z">
        <w:r>
          <w:rPr>
            <w:i/>
            <w:iCs/>
          </w:rPr>
          <w:delText xml:space="preserve">Proof</w:delText>
        </w:r>
      </w:del>
      <w:del w:id="36362" w:author="PR Preview" w:date="2026-01-01T00:00:00Z">
        <w:r>
          <w:delText xml:space="preserve">. </w:delText>
        </w:r>
      </w:del>
      <w:del w:id="36363" w:author="PR Preview" w:date="2026-01-01T00:00:00Z">
        <w:r>
          <w:delText xml:space="preserve">By the definition of the standard complex inner product and the product rule for the Hermitian adjoint (</w:delText>
        </w:r>
      </w:del>
      <w:hyperlink w:anchor="thm-hermitian-adjoint-properties">
        <w:del w:id="36364" w:author="PR Preview" w:date="2026-01-01T00:00:00Z">
          <w:r>
            <w:rPr>
              <w:rStyle w:val="Hyperlink"/>
            </w:rPr>
            <w:delText xml:space="preserve">Theorem 122</w:delText>
          </w:r>
        </w:del>
      </w:hyperlink>
      <w:del w:id="36365" w:author="PR Preview" w:date="2026-01-01T00:00:00Z">
        <w:r>
          <w:delText xml:space="preserve">):</w:delText>
        </w:r>
      </w:del>
    </w:p>
    <w:p>
      <w:pPr>
        <w:pStyle w:val="BodyText"/>
      </w:pPr>
      <m:oMathPara>
        <m:oMathParaPr>
          <m:jc m:val="center"/>
        </m:oMathParaPr>
        <m:oMath>
          <m:eqArr>
            <m:e>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t>&amp;</m:t>
              </m:r>
              <m:r>
                <m:rPr>
                  <m:sty m:val="p"/>
                </m:rPr>
                <m:t>=</m:t>
              </m:r>
              <m:r>
                <m:rPr>
                  <m:sty m:val="p"/>
                </m:rPr>
                <m:t>(</m:t>
              </m:r>
              <m:r>
                <m:rPr>
                  <m:sty m:val="bi"/>
                </m:rPr>
                <m:t>A</m:t>
              </m:r>
              <m:limLow>
                <m:e>
                  <m:r>
                    <m:t>u</m:t>
                  </m:r>
                </m:e>
                <m:lim>
                  <m:r>
                    <m:rPr>
                      <m:sty m:val="p"/>
                    </m:rPr>
                    <m:t>∼</m:t>
                  </m:r>
                </m:lim>
              </m:limLow>
              <m:sSup>
                <m:e>
                  <m:r>
                    <m:rPr>
                      <m:sty m:val="p"/>
                    </m:rPr>
                    <m:t>)</m:t>
                  </m:r>
                </m:e>
                <m:sup>
                  <m:r>
                    <m:rPr>
                      <m:scr m:val="sans-serif"/>
                      <m:sty m:val="p"/>
                    </m:rPr>
                    <m:t>H</m:t>
                  </m:r>
                </m:sup>
              </m:sSup>
              <m:limLow>
                <m:e>
                  <m:r>
                    <m:t>v</m:t>
                  </m:r>
                </m:e>
                <m:lim>
                  <m:r>
                    <m:rPr>
                      <m:sty m:val="p"/>
                    </m:rPr>
                    <m:t>∼</m:t>
                  </m:r>
                </m:lim>
              </m:limLow>
              <m:r>
                <m:t>&amp;</m:t>
              </m:r>
              <m:r>
                <m:t>&amp;</m:t>
              </m:r>
              <m:r>
                <m:rPr>
                  <m:nor/>
                  <m:sty m:val="p"/>
                </m:rPr>
                <m:t>(definition of standard inner product)</m:t>
              </m:r>
            </m:e>
            <m:e>
              <m:r>
                <m:t>&amp;</m:t>
              </m:r>
              <m:r>
                <m:rPr>
                  <m:sty m:val="p"/>
                </m:rPr>
                <m:t>=</m:t>
              </m:r>
              <m:r>
                <m:rPr>
                  <m:sty m:val="p"/>
                </m:rPr>
                <m:t>(</m:t>
              </m:r>
              <m:sSup>
                <m:e>
                  <m:limLow>
                    <m:e>
                      <m:r>
                        <m:t>u</m:t>
                      </m:r>
                    </m:e>
                    <m:lim>
                      <m:r>
                        <m:rPr>
                          <m:sty m:val="p"/>
                        </m:rPr>
                        <m:t>∼</m:t>
                      </m:r>
                    </m:lim>
                  </m:limLow>
                </m:e>
                <m:sup>
                  <m:r>
                    <m:rPr>
                      <m:scr m:val="sans-serif"/>
                      <m:sty m:val="p"/>
                    </m:rPr>
                    <m:t>H</m:t>
                  </m:r>
                </m:sup>
              </m:sSup>
              <m:sSup>
                <m:e>
                  <m:r>
                    <m:rPr>
                      <m:sty m:val="bi"/>
                    </m:rPr>
                    <m:t>A</m:t>
                  </m:r>
                </m:e>
                <m:sup>
                  <m:r>
                    <m:rPr>
                      <m:scr m:val="sans-serif"/>
                      <m:sty m:val="p"/>
                    </m:rPr>
                    <m:t>H</m:t>
                  </m:r>
                </m:sup>
              </m:sSup>
              <m:r>
                <m:rPr>
                  <m:sty m:val="p"/>
                </m:rPr>
                <m:t>)</m:t>
              </m:r>
              <m:limLow>
                <m:e>
                  <m:r>
                    <m:t>v</m:t>
                  </m:r>
                </m:e>
                <m:lim>
                  <m:r>
                    <m:rPr>
                      <m:sty m:val="p"/>
                    </m:rPr>
                    <m:t>∼</m:t>
                  </m:r>
                </m:lim>
              </m:limLow>
              <m:r>
                <m:t>&amp;</m:t>
              </m:r>
              <m:r>
                <m:t>&amp;</m:t>
              </m:r>
              <m:r>
                <m:rPr>
                  <m:nor/>
                  <m:sty m:val="p"/>
                </m:rPr>
                <m:t>(</m:t>
              </m:r>
              <m:r>
                <m:rPr>
                  <m:nor/>
                  <m:sty m:val="p"/>
                </m:rPr>
                <m:t>Theorem 122</m:t>
              </m:r>
              <m:r>
                <m:rPr>
                  <m:nor/>
                  <m:sty m:val="p"/>
                </m:rPr>
                <m:t>, reversal of products)</m:t>
              </m:r>
            </m:e>
            <m:e>
              <m:r>
                <m:t>&amp;</m:t>
              </m:r>
              <m:r>
                <m:rPr>
                  <m:sty m:val="p"/>
                </m:rPr>
                <m:t>=</m:t>
              </m:r>
              <m:sSup>
                <m:e>
                  <m:limLow>
                    <m:e>
                      <m:r>
                        <m:t>u</m:t>
                      </m:r>
                    </m:e>
                    <m:lim>
                      <m:r>
                        <m:rPr>
                          <m:sty m:val="p"/>
                        </m:rPr>
                        <m:t>∼</m:t>
                      </m:r>
                    </m:lim>
                  </m:limLow>
                </m:e>
                <m:sup>
                  <m:r>
                    <m:rPr>
                      <m:scr m:val="sans-serif"/>
                      <m:sty m:val="p"/>
                    </m:rPr>
                    <m:t>H</m:t>
                  </m:r>
                </m:sup>
              </m:sSup>
              <m:r>
                <m:rPr>
                  <m:sty m:val="p"/>
                </m:rPr>
                <m:t>(</m:t>
              </m:r>
              <m:sSup>
                <m:e>
                  <m:r>
                    <m:rPr>
                      <m:sty m:val="bi"/>
                    </m:rPr>
                    <m:t>A</m:t>
                  </m:r>
                </m:e>
                <m:sup>
                  <m:r>
                    <m:rPr>
                      <m:scr m:val="sans-serif"/>
                      <m:sty m:val="p"/>
                    </m:rPr>
                    <m:t>H</m:t>
                  </m:r>
                </m:sup>
              </m:sSup>
              <m:limLow>
                <m:e>
                  <m:r>
                    <m:t>v</m:t>
                  </m:r>
                </m:e>
                <m:lim>
                  <m:r>
                    <m:rPr>
                      <m:sty m:val="p"/>
                    </m:rPr>
                    <m:t>∼</m:t>
                  </m:r>
                </m:lim>
              </m:limLow>
              <m:r>
                <m:rPr>
                  <m:sty m:val="p"/>
                </m:rPr>
                <m:t>)</m:t>
              </m:r>
              <m:r>
                <m:t>&amp;</m:t>
              </m:r>
              <m:r>
                <m:t>&amp;</m:t>
              </m:r>
              <m:r>
                <m:rPr>
                  <m:nor/>
                  <m:sty m:val="p"/>
                </m:rPr>
                <m:t>(associativity of matrix multiplication)</m:t>
              </m:r>
            </m:e>
            <m:e>
              <m:r>
                <m:t>&amp;</m:t>
              </m:r>
              <m:r>
                <m:rPr>
                  <m:sty m:val="p"/>
                </m:rPr>
                <m:t>=</m:t>
              </m:r>
              <m:r>
                <m:t>​</m:t>
              </m:r>
              <m:d>
                <m:dPr>
                  <m:begChr m:val="⟨"/>
                  <m:sepChr m:val=""/>
                  <m:endChr m:val="⟩"/>
                  <m:grow/>
                </m:dPr>
                <m:e>
                  <m:limLow>
                    <m:e>
                      <m:r>
                        <m:t>u</m:t>
                      </m:r>
                    </m:e>
                    <m:lim>
                      <m:r>
                        <m:rPr>
                          <m:sty m:val="p"/>
                        </m:rPr>
                        <m:t>∼</m:t>
                      </m:r>
                    </m:lim>
                  </m:limLow>
                  <m:r>
                    <m:rPr>
                      <m:sty m:val="p"/>
                    </m:rPr>
                    <m:t>,</m:t>
                  </m:r>
                  <m:sSup>
                    <m:e>
                      <m:r>
                        <m:rPr>
                          <m:sty m:val="bi"/>
                        </m:rPr>
                        <m:t>A</m:t>
                      </m:r>
                    </m:e>
                    <m:sup>
                      <m:r>
                        <m:rPr>
                          <m:scr m:val="sans-serif"/>
                          <m:sty m:val="p"/>
                        </m:rPr>
                        <m:t>H</m:t>
                      </m:r>
                    </m:sup>
                  </m:sSup>
                  <m:limLow>
                    <m:e>
                      <m:r>
                        <m:t>v</m:t>
                      </m:r>
                    </m:e>
                    <m:lim>
                      <m:r>
                        <m:rPr>
                          <m:sty m:val="p"/>
                        </m:rPr>
                        <m:t>∼</m:t>
                      </m:r>
                    </m:lim>
                  </m:limLow>
                </m:e>
              </m:d>
              <m:r>
                <m:t>​</m:t>
              </m:r>
              <m:r>
                <m:t>&amp;</m:t>
              </m:r>
              <m:r>
                <m:t>&amp;</m:t>
              </m:r>
              <m:r>
                <m:rPr>
                  <m:nor/>
                  <m:sty m:val="p"/>
                </m:rPr>
                <m:t>(definition of standard inner product)</m:t>
              </m:r>
              <m:r>
                <m:rPr>
                  <m:sty m:val="p"/>
                </m:rPr>
                <m:t>.</m:t>
              </m:r>
            </m:e>
          </m:eqArr>
        </m:oMath>
      </m:oMathPara>
    </w:p>
    <w:p>
      <w:pPr>
        <w:pStyle w:val="FirstParagraph"/>
      </w:pPr>
      <w:del w:id="36366" w:author="PR Preview" w:date="2026-01-01T00:00:00Z">
        <w:r>
          <w:rPr>
            <w:i/>
            <w:iCs/>
          </w:rPr>
          <w:delText xml:space="preserve">Remark 52</w:delText>
        </w:r>
      </w:del>
      <w:del w:id="36367" w:author="PR Preview" w:date="2026-01-01T00:00:00Z">
        <w:r>
          <w:delText xml:space="preserve"> (Where the name</w:delText>
        </w:r>
      </w:del>
      <w:del w:id="36368" w:author="PR Preview" w:date="2026-01-01T00:00:00Z">
        <w:r>
          <w:delText xml:space="preserve"> </w:delText>
        </w:r>
      </w:del>
      <w:del w:id="36369" w:author="PR Preview" w:date="2026-01-01T00:00:00Z">
        <w:r>
          <w:delText xml:space="preserve">“adjoint”</w:delText>
        </w:r>
      </w:del>
      <w:del w:id="36370" w:author="PR Preview" w:date="2026-01-01T00:00:00Z">
        <w:r>
          <w:delText xml:space="preserve"> </w:delText>
        </w:r>
      </w:del>
      <w:del w:id="36371" w:author="PR Preview" w:date="2026-01-01T00:00:00Z">
        <w:r>
          <w:delText xml:space="preserve">comes from). </w:delText>
        </w:r>
      </w:del>
      <w:del w:id="36372" w:author="PR Preview" w:date="2026-01-01T00:00:00Z">
        <w:r>
          <w:delText xml:space="preserve">This identity is the origin of the name</w:delText>
        </w:r>
      </w:del>
      <w:del w:id="36373" w:author="PR Preview" w:date="2026-01-01T00:00:00Z">
        <w:r>
          <w:delText xml:space="preserve"> </w:delText>
        </w:r>
      </w:del>
      <w:del w:id="36374" w:author="PR Preview" w:date="2026-01-01T00:00:00Z">
        <w:r>
          <w:rPr>
            <w:b/>
            <w:bCs/>
          </w:rPr>
          <w:delText xml:space="preserve">adjoint</w:delText>
        </w:r>
      </w:del>
      <w:del w:id="36375" w:author="PR Preview" w:date="2026-01-01T00:00:00Z">
        <w:r>
          <w:delText xml:space="preserve">:</w:delText>
        </w:r>
      </w:del>
      <w:del w:id="36376" w:author="PR Preview" w:date="2026-01-01T00:00:00Z">
        <w:r>
          <w:delText xml:space="preserve"> </w:delText>
        </w:r>
      </w:del>
      <w:del w:id="36377" w:author="PR Preview" w:date="2026-01-01T00:00:00Z">
        <w:r>
          <w:delText xml:space="preserve">in functional analysis and operator theory,</w:delText>
        </w:r>
      </w:del>
      <w:del w:id="36378" w:author="PR Preview" w:date="2026-01-01T00:00:00Z">
        <w:r>
          <w:delText xml:space="preserve"> </w:delText>
        </w:r>
      </w:del>
      <w:del w:id="36379" w:author="PR Preview" w:date="2026-01-01T00:00:00Z">
        <w:r>
          <w:delText xml:space="preserve">the</w:delText>
        </w:r>
      </w:del>
      <w:del w:id="36380" w:author="PR Preview" w:date="2026-01-01T00:00:00Z">
        <w:r>
          <w:delText xml:space="preserve"> </w:delText>
        </w:r>
      </w:del>
      <w:del w:id="36381" w:author="PR Preview" w:date="2026-01-01T00:00:00Z">
        <w:r>
          <w:rPr>
            <w:i/>
            <w:iCs/>
          </w:rPr>
          <w:delText xml:space="preserve">adjoint</w:delText>
        </w:r>
      </w:del>
      <w:del w:id="36382" w:author="PR Preview" w:date="2026-01-01T00:00:00Z">
        <w:r>
          <w:delText xml:space="preserve"> </w:delText>
        </w:r>
      </w:del>
      <w:del w:id="36383" w:author="PR Preview" w:date="2026-01-01T00:00:00Z">
        <w:r>
          <w:delText xml:space="preserve">of a linear map</w:delText>
        </w:r>
      </w:del>
      <w:del w:id="36384" w:author="PR Preview" w:date="2026-01-01T00:00:00Z">
        <w:r>
          <w:delText xml:space="preserve"> </w:delText>
        </w:r>
      </w:del>
      <m:oMath>
        <m:r>
          <m:t>T</m:t>
        </m:r>
        <m:r>
          <m:rPr>
            <m:sty m:val="p"/>
          </m:rPr>
          <m:t>:</m:t>
        </m:r>
        <m:r>
          <m:t>V</m:t>
        </m:r>
        <m:r>
          <m:rPr>
            <m:sty m:val="p"/>
          </m:rPr>
          <m:t>→</m:t>
        </m:r>
        <m:r>
          <m:t>W</m:t>
        </m:r>
      </m:oMath>
      <w:del w:id="36385" w:author="PR Preview" w:date="2026-01-01T00:00:00Z">
        <w:r>
          <w:delText xml:space="preserve"> </w:delText>
        </w:r>
      </w:del>
      <w:del w:id="36386" w:author="PR Preview" w:date="2026-01-01T00:00:00Z">
        <w:r>
          <w:delText xml:space="preserve">between inner product spaces is defined as the unique operator</w:delText>
        </w:r>
      </w:del>
      <w:del w:id="36387" w:author="PR Preview" w:date="2026-01-01T00:00:00Z">
        <w:r>
          <w:delText xml:space="preserve"> </w:delText>
        </w:r>
      </w:del>
      <m:oMath>
        <m:sSup>
          <m:e>
            <m:r>
              <m:t>T</m:t>
            </m:r>
          </m:e>
          <m:sup>
            <m:r>
              <m:rPr>
                <m:sty m:val="p"/>
              </m:rPr>
              <m:t>*</m:t>
            </m:r>
          </m:sup>
        </m:sSup>
        <m:r>
          <m:rPr>
            <m:sty m:val="p"/>
          </m:rPr>
          <m:t>:</m:t>
        </m:r>
        <m:r>
          <m:t>W</m:t>
        </m:r>
        <m:r>
          <m:rPr>
            <m:sty m:val="p"/>
          </m:rPr>
          <m:t>→</m:t>
        </m:r>
        <m:r>
          <m:t>V</m:t>
        </m:r>
      </m:oMath>
      <w:del w:id="36388" w:author="PR Preview" w:date="2026-01-01T00:00:00Z">
        <w:r>
          <w:delText xml:space="preserve"> </w:delText>
        </w:r>
      </w:del>
      <w:del w:id="36389" w:author="PR Preview" w:date="2026-01-01T00:00:00Z">
        <w:r>
          <w:delText xml:space="preserve">satisfying</w:delText>
        </w:r>
      </w:del>
      <w:del w:id="36390" w:author="PR Preview" w:date="2026-01-01T00:00:00Z">
        <w:r>
          <w:delText xml:space="preserve"> </w:delText>
        </w:r>
      </w:del>
      <m:oMath>
        <m:r>
          <m:t>​</m:t>
        </m:r>
        <m:d>
          <m:dPr>
            <m:begChr m:val="⟨"/>
            <m:sepChr m:val=""/>
            <m:endChr m:val="⟩"/>
            <m:grow/>
          </m:dPr>
          <m:e>
            <m:r>
              <m:t>T</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sSup>
              <m:e>
                <m:r>
                  <m:t>T</m:t>
                </m:r>
              </m:e>
              <m:sup>
                <m:r>
                  <m:rPr>
                    <m:sty m:val="p"/>
                  </m:rPr>
                  <m:t>*</m:t>
                </m:r>
              </m:sup>
            </m:sSup>
            <m:limLow>
              <m:e>
                <m:r>
                  <m:t>v</m:t>
                </m:r>
              </m:e>
              <m:lim>
                <m:r>
                  <m:rPr>
                    <m:sty m:val="p"/>
                  </m:rPr>
                  <m:t>∼</m:t>
                </m:r>
              </m:lim>
            </m:limLow>
          </m:e>
        </m:d>
        <m:r>
          <m:t>​</m:t>
        </m:r>
      </m:oMath>
      <w:del w:id="36391" w:author="PR Preview" w:date="2026-01-01T00:00:00Z">
        <w:r>
          <w:delText xml:space="preserve"> </w:delText>
        </w:r>
      </w:del>
      <w:del w:id="36392" w:author="PR Preview" w:date="2026-01-01T00:00:00Z">
        <w:r>
          <w:delText xml:space="preserve">(</w:delText>
        </w:r>
      </w:del>
      <w:del w:id="36393" w:author="PR Preview" w:date="2026-01-01T00:00:00Z">
        <w:r>
          <w:delText xml:space="preserve">Axler (2024, Definition 7.1, p. 226)</w:delText>
        </w:r>
      </w:del>
      <w:del w:id="36394" w:author="PR Preview" w:date="2026-01-01T00:00:00Z">
        <w:r>
          <w:delText xml:space="preserve">).</w:delText>
        </w:r>
      </w:del>
      <w:del w:id="36395" w:author="PR Preview" w:date="2026-01-01T00:00:00Z">
        <w:r>
          <w:delText xml:space="preserve"> </w:delText>
        </w:r>
      </w:del>
      <w:del w:id="36396" w:author="PR Preview" w:date="2026-01-01T00:00:00Z">
        <w:r>
          <w:delText xml:space="preserve">When</w:delText>
        </w:r>
      </w:del>
      <w:del w:id="36397" w:author="PR Preview" w:date="2026-01-01T00:00:00Z">
        <w:r>
          <w:delText xml:space="preserve"> </w:delText>
        </w:r>
      </w:del>
      <m:oMath>
        <m:r>
          <m:t>V</m:t>
        </m:r>
      </m:oMath>
      <w:del w:id="36398" w:author="PR Preview" w:date="2026-01-01T00:00:00Z">
        <w:r>
          <w:delText xml:space="preserve"> </w:delText>
        </w:r>
      </w:del>
      <w:del w:id="36399" w:author="PR Preview" w:date="2026-01-01T00:00:00Z">
        <w:r>
          <w:delText xml:space="preserve">and</w:delText>
        </w:r>
      </w:del>
      <w:del w:id="36400" w:author="PR Preview" w:date="2026-01-01T00:00:00Z">
        <w:r>
          <w:delText xml:space="preserve"> </w:delText>
        </w:r>
      </w:del>
      <m:oMath>
        <m:r>
          <m:t>W</m:t>
        </m:r>
      </m:oMath>
      <w:del w:id="36401" w:author="PR Preview" w:date="2026-01-01T00:00:00Z">
        <w:r>
          <w:delText xml:space="preserve"> </w:delText>
        </w:r>
      </w:del>
      <w:del w:id="36402" w:author="PR Preview" w:date="2026-01-01T00:00:00Z">
        <w:r>
          <w:delText xml:space="preserve">are finite-dimensional spaces equipped with their standard orthonormal bases,</w:delText>
        </w:r>
      </w:del>
      <w:del w:id="36403" w:author="PR Preview" w:date="2026-01-01T00:00:00Z">
        <w:r>
          <w:delText xml:space="preserve"> </w:delText>
        </w:r>
      </w:del>
      <w:del w:id="36404" w:author="PR Preview" w:date="2026-01-01T00:00:00Z">
        <w:r>
          <w:delText xml:space="preserve">the matrix representing the adjoint operator</w:delText>
        </w:r>
      </w:del>
      <w:del w:id="36405" w:author="PR Preview" w:date="2026-01-01T00:00:00Z">
        <w:r>
          <w:delText xml:space="preserve"> </w:delText>
        </w:r>
      </w:del>
      <m:oMath>
        <m:sSup>
          <m:e>
            <m:r>
              <m:t>T</m:t>
            </m:r>
          </m:e>
          <m:sup>
            <m:r>
              <m:rPr>
                <m:sty m:val="p"/>
              </m:rPr>
              <m:t>*</m:t>
            </m:r>
          </m:sup>
        </m:sSup>
      </m:oMath>
      <w:del w:id="36406" w:author="PR Preview" w:date="2026-01-01T00:00:00Z">
        <w:r>
          <w:delText xml:space="preserve"> </w:delText>
        </w:r>
      </w:del>
      <w:del w:id="36407" w:author="PR Preview" w:date="2026-01-01T00:00:00Z">
        <w:r>
          <w:delText xml:space="preserve">is precisely the Hermitian adjoint matrix</w:delText>
        </w:r>
      </w:del>
      <w:del w:id="36408" w:author="PR Preview" w:date="2026-01-01T00:00:00Z">
        <w:r>
          <w:delText xml:space="preserve"> </w:delText>
        </w:r>
      </w:del>
      <m:oMath>
        <m:sSup>
          <m:e>
            <m:r>
              <m:rPr>
                <m:sty m:val="bi"/>
              </m:rPr>
              <m:t>A</m:t>
            </m:r>
          </m:e>
          <m:sup>
            <m:r>
              <m:rPr>
                <m:scr m:val="sans-serif"/>
                <m:sty m:val="p"/>
              </m:rPr>
              <m:t>H</m:t>
            </m:r>
          </m:sup>
        </m:sSup>
      </m:oMath>
      <w:del w:id="36409" w:author="PR Preview" w:date="2026-01-01T00:00:00Z">
        <w:r>
          <w:delText xml:space="preserve"> </w:delText>
        </w:r>
      </w:del>
      <w:del w:id="36410" w:author="PR Preview" w:date="2026-01-01T00:00:00Z">
        <w:r>
          <w:delText xml:space="preserve">(</w:delText>
        </w:r>
      </w:del>
      <w:del w:id="36411" w:author="PR Preview" w:date="2026-01-01T00:00:00Z">
        <w:r>
          <w:delText xml:space="preserve">Axler (2024, Proposition 7.9, p. 231)</w:delText>
        </w:r>
      </w:del>
      <w:del w:id="36412" w:author="PR Preview" w:date="2026-01-01T00:00:00Z">
        <w:r>
          <w:delText xml:space="preserve">).</w:delText>
        </w:r>
      </w:del>
    </w:p>
    <w:p>
      <w:pPr>
        <w:pStyle w:val="BodyText"/>
      </w:pPr>
      <w:del w:id="36413" w:author="PR Preview" w:date="2026-01-01T00:00:00Z">
        <w:r>
          <w:rPr>
            <w:b/>
            <w:bCs/>
          </w:rPr>
          <w:delText xml:space="preserve">Theorem 124 (</w:delText>
        </w:r>
      </w:del>
      <m:oMath>
        <m:sSup>
          <m:e>
            <m:limLow>
              <m:e>
                <m:r>
                  <m:t>z</m:t>
                </m:r>
              </m:e>
              <m:lim>
                <m:r>
                  <m:rPr>
                    <m:sty m:val="p"/>
                  </m:rPr>
                  <m:t>∼</m:t>
                </m:r>
              </m:lim>
            </m:limLow>
          </m:e>
          <m:sup>
            <m:r>
              <m:rPr>
                <m:scr m:val="sans-serif"/>
                <m:sty m:val="p"/>
              </m:rPr>
              <m:t>H</m:t>
            </m:r>
          </m:sup>
        </m:sSup>
        <m:limLow>
          <m:e>
            <m:r>
              <m:t>z</m:t>
            </m:r>
          </m:e>
          <m:lim>
            <m:r>
              <m:rPr>
                <m:sty m:val="p"/>
              </m:rPr>
              <m:t>∼</m:t>
            </m:r>
          </m:lim>
        </m:limLow>
      </m:oMath>
      <w:del w:id="36414" w:author="PR Preview" w:date="2026-01-01T00:00:00Z">
        <w:r>
          <w:rPr>
            <w:b/>
            <w:bCs/>
          </w:rPr>
          <w:delText xml:space="preserve"> </w:delText>
        </w:r>
      </w:del>
      <w:del w:id="36415" w:author="PR Preview" w:date="2026-01-01T00:00:00Z">
        <w:r>
          <w:rPr>
            <w:b/>
            <w:bCs/>
          </w:rPr>
          <w:delText xml:space="preserve">is a sum of squared absolute values)</w:delText>
        </w:r>
      </w:del>
      <w:del w:id="36416" w:author="PR Preview" w:date="2026-01-01T00:00:00Z">
        <w:r>
          <w:delText xml:space="preserve"> </w:delText>
        </w:r>
      </w:del>
      <w:del w:id="36417" w:author="PR Preview" w:date="2026-01-01T00:00:00Z">
        <w:r>
          <w:delText xml:space="preserve">For every</w:delText>
        </w:r>
      </w:del>
      <w:del w:id="36418" w:author="PR Preview" w:date="2026-01-01T00:00:00Z">
        <w:r>
          <w:delText xml:space="preserve"> </w:delText>
        </w:r>
      </w:del>
      <m:oMath>
        <m:limLow>
          <m:e>
            <m:r>
              <m:t>z</m:t>
            </m:r>
          </m:e>
          <m:lim>
            <m:r>
              <m:rPr>
                <m:sty m:val="p"/>
              </m:rPr>
              <m:t>∼</m:t>
            </m:r>
          </m:lim>
        </m:limLow>
        <m:r>
          <m:rPr>
            <m:sty m:val="p"/>
          </m:rPr>
          <m:t>∈</m:t>
        </m:r>
        <m:sSup>
          <m:e>
            <m:r>
              <m:rPr>
                <m:scr m:val="double-struck"/>
                <m:sty m:val="p"/>
              </m:rPr>
              <m:t>C</m:t>
            </m:r>
          </m:e>
          <m:sup>
            <m:r>
              <m:t>p</m:t>
            </m:r>
          </m:sup>
        </m:sSup>
      </m:oMath>
      <w:del w:id="36419" w:author="PR Preview" w:date="2026-01-01T00:00:00Z">
        <w:r>
          <w:delText xml:space="preserve">,</w:delText>
        </w:r>
      </w:del>
    </w:p>
    <w:p>
      <w:pPr>
        <w:pStyle w:val="BodyText"/>
      </w:pPr>
      <m:oMathPara>
        <m:oMathParaPr>
          <m:jc m:val="center"/>
        </m:oMathParaPr>
        <m:oMath>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p</m:t>
              </m:r>
            </m:lim>
          </m:limLow>
          <m:r>
            <m:t> </m:t>
          </m:r>
          <m:limLow>
            <m:e>
              <m:limLow>
                <m:e>
                  <m:limLow>
                    <m:e>
                      <m:r>
                        <m:t>z</m:t>
                      </m:r>
                    </m:e>
                    <m:lim>
                      <m:r>
                        <m:rPr>
                          <m:sty m:val="p"/>
                        </m:rPr>
                        <m:t>∼</m:t>
                      </m:r>
                    </m:lim>
                  </m:limLow>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del w:id="36420" w:author="PR Preview" w:date="2026-01-01T00:00:00Z">
        <w:r>
          <w:delText xml:space="preserve">which is a nonnegative real number,</w:delText>
        </w:r>
      </w:del>
      <w:del w:id="36421" w:author="PR Preview" w:date="2026-01-01T00:00:00Z">
        <w:r>
          <w:delText xml:space="preserve"> </w:delText>
        </w:r>
      </w:del>
      <w:del w:id="36422" w:author="PR Preview" w:date="2026-01-01T00:00:00Z">
        <w:r>
          <w:delText xml:space="preserve">and is</w:delText>
        </w:r>
      </w:del>
      <w:del w:id="36423" w:author="PR Preview" w:date="2026-01-01T00:00:00Z">
        <w:r>
          <w:delText xml:space="preserve"> </w:delText>
        </w:r>
      </w:del>
      <m:oMath>
        <m:r>
          <m:t>0</m:t>
        </m:r>
      </m:oMath>
      <w:del w:id="36424" w:author="PR Preview" w:date="2026-01-01T00:00:00Z">
        <w:r>
          <w:delText xml:space="preserve"> </w:delText>
        </w:r>
      </w:del>
      <w:del w:id="36425" w:author="PR Preview" w:date="2026-01-01T00:00:00Z">
        <w:r>
          <w:delText xml:space="preserve">only when</w:delText>
        </w:r>
      </w:del>
      <w:del w:id="36426" w:author="PR Preview" w:date="2026-01-01T00:00:00Z">
        <w:r>
          <w:delText xml:space="preserve"> </w:delText>
        </w:r>
      </w:del>
      <m:oMath>
        <m:limLow>
          <m:e>
            <m:r>
              <m:t>z</m:t>
            </m:r>
          </m:e>
          <m:lim>
            <m:r>
              <m:rPr>
                <m:sty m:val="p"/>
              </m:rPr>
              <m:t>∼</m:t>
            </m:r>
          </m:lim>
        </m:limLow>
        <m:r>
          <m:rPr>
            <m:sty m:val="p"/>
          </m:rPr>
          <m:t>=</m:t>
        </m:r>
        <m:sSub>
          <m:e>
            <m:limLow>
              <m:e>
                <m:r>
                  <m:t>0</m:t>
                </m:r>
              </m:e>
              <m:lim>
                <m:r>
                  <m:rPr>
                    <m:sty m:val="p"/>
                  </m:rPr>
                  <m:t>∼</m:t>
                </m:r>
              </m:lim>
            </m:limLow>
          </m:e>
          <m:sub>
            <m:r>
              <m:t>p</m:t>
            </m:r>
            <m:r>
              <m:rPr>
                <m:sty m:val="p"/>
              </m:rPr>
              <m:t>×</m:t>
            </m:r>
            <m:r>
              <m:t>1</m:t>
            </m:r>
          </m:sub>
        </m:sSub>
      </m:oMath>
      <w:del w:id="36427" w:author="PR Preview" w:date="2026-01-01T00:00:00Z">
        <w:r>
          <w:delText xml:space="preserve">.</w:delText>
        </w:r>
      </w:del>
    </w:p>
    <w:p>
      <w:pPr>
        <w:pStyle w:val="BodyText"/>
      </w:pPr>
      <w:ins w:id="36428" w:author="PR Preview" w:date="2026-01-01T00:00:00Z">
        <w:r>
          <w:rPr>
            <w:b/>
            <w:bCs/>
          </w:rPr>
          <w:t xml:space="preserve">Theorem 124 (The adjoint property for inner products)</w:t>
        </w:r>
      </w:ins>
      <w:ins w:id="36429" w:author="PR Preview" w:date="2026-01-01T00:00:00Z">
        <w:r>
          <w:t xml:space="preserve"> </w:t>
        </w:r>
      </w:ins>
      <w:ins w:id="36430" w:author="PR Preview" w:date="2026-01-01T00:00:00Z">
        <w:r>
          <w:t xml:space="preserve">Let</w:t>
        </w:r>
      </w:ins>
      <w:ins w:id="36431" w:author="PR Preview" w:date="2026-01-01T00:00:00Z">
        <w:r>
          <w:t xml:space="preserve"> </w:t>
        </w:r>
      </w:ins>
      <m:oMath>
        <m:r>
          <m:rPr>
            <m:sty m:val="bi"/>
          </m:rPr>
          <m:t>A</m:t>
        </m:r>
      </m:oMath>
      <w:ins w:id="36432" w:author="PR Preview" w:date="2026-01-01T00:00:00Z">
        <w:r>
          <w:t xml:space="preserve"> </w:t>
        </w:r>
      </w:ins>
      <w:ins w:id="36433" w:author="PR Preview" w:date="2026-01-01T00:00:00Z">
        <w:r>
          <w:t xml:space="preserve">be an</w:t>
        </w:r>
      </w:ins>
      <w:ins w:id="36434" w:author="PR Preview" w:date="2026-01-01T00:00:00Z">
        <w:r>
          <w:t xml:space="preserve"> </w:t>
        </w:r>
      </w:ins>
      <m:oMath>
        <m:r>
          <m:t>m</m:t>
        </m:r>
        <m:r>
          <m:rPr>
            <m:sty m:val="p"/>
          </m:rPr>
          <m:t>×</m:t>
        </m:r>
        <m:r>
          <m:t>n</m:t>
        </m:r>
      </m:oMath>
      <w:ins w:id="36435" w:author="PR Preview" w:date="2026-01-01T00:00:00Z">
        <w:r>
          <w:t xml:space="preserve"> </w:t>
        </w:r>
      </w:ins>
      <w:ins w:id="36436" w:author="PR Preview" w:date="2026-01-01T00:00:00Z">
        <w:r>
          <w:t xml:space="preserve">complex matrix.</w:t>
        </w:r>
      </w:ins>
      <w:ins w:id="36437" w:author="PR Preview" w:date="2026-01-01T00:00:00Z">
        <w:r>
          <w:t xml:space="preserve"> </w:t>
        </w:r>
      </w:ins>
      <w:ins w:id="36438" w:author="PR Preview" w:date="2026-01-01T00:00:00Z">
        <w:r>
          <w:t xml:space="preserve">Under the standard inner product on complex Euclidean space,</w:t>
        </w:r>
      </w:ins>
      <w:ins w:id="36439" w:author="PR Preview" w:date="2026-01-01T00:00:00Z">
        <w:r>
          <w:t xml:space="preserve"> </w:t>
        </w:r>
      </w:ins>
      <w:ins w:id="36440" w:author="PR Preview" w:date="2026-01-01T00:00:00Z">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ins>
      <w:ins w:id="36441" w:author="PR Preview" w:date="2026-01-01T00:00:00Z">
        <w:r>
          <w:t xml:space="preserve">,</w:t>
        </w:r>
      </w:ins>
    </w:p>
    <w:p>
      <w:pPr>
        <w:pStyle w:val="BodyText"/>
      </w:pPr>
      <w:ins w:id="36442" w:author="PR Preview" w:date="2026-01-01T00:00:00Z">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ins>
    </w:p>
    <w:bookmarkEnd w:id="683"/>
    <w:p>
      <w:pPr>
        <w:pStyle w:val="FirstParagraph"/>
      </w:pPr>
      <w:ins w:id="36443" w:author="PR Preview" w:date="2026-01-01T00:00:00Z">
        <w:r>
          <w:rPr>
            <w:i/>
            <w:iCs/>
          </w:rPr>
          <w:t xml:space="preserve">Proof</w:t>
        </w:r>
      </w:ins>
      <w:ins w:id="36444" w:author="PR Preview" w:date="2026-01-01T00:00:00Z">
        <w:r>
          <w:t xml:space="preserve">. </w:t>
        </w:r>
      </w:ins>
      <w:ins w:id="36445" w:author="PR Preview" w:date="2026-01-01T00:00:00Z">
        <w:r>
          <w:t xml:space="preserve">By the definition of the standard complex inner product and the product rule for the Hermitian adjoint (</w:t>
        </w:r>
      </w:ins>
      <w:hyperlink w:anchor="thm-hermitian-adjoint-properties">
        <w:ins w:id="36446" w:author="PR Preview" w:date="2026-01-01T00:00:00Z">
          <w:r>
            <w:rPr>
              <w:rStyle w:val="Hyperlink"/>
            </w:rPr>
            <w:t xml:space="preserve">Theorem 123</w:t>
          </w:r>
        </w:ins>
      </w:hyperlink>
      <w:ins w:id="36447" w:author="PR Preview" w:date="2026-01-01T00:00:00Z">
        <w:r>
          <w:t xml:space="preserve">):</w:t>
        </w:r>
      </w:ins>
    </w:p>
    <w:p>
      <w:pPr>
        <w:pStyle w:val="BodyText"/>
      </w:pPr>
      <w:ins w:id="36448" w:author="PR Preview" w:date="2026-01-01T00:00:00Z">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\text{(}\text{Theorem~123}\text{,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ins>
    </w:p>
    <w:bookmarkStart w:id="684" w:name="rem-adjoint-name"/>
    <w:p>
      <w:pPr>
        <w:pStyle w:val="FirstParagraph"/>
      </w:pPr>
      <w:ins w:id="36449" w:author="PR Preview" w:date="2026-01-01T00:00:00Z">
        <w:r>
          <w:rPr>
            <w:i/>
            <w:iCs/>
          </w:rPr>
          <w:t xml:space="preserve">Remark 53</w:t>
        </w:r>
      </w:ins>
      <w:ins w:id="36450" w:author="PR Preview" w:date="2026-01-01T00:00:00Z">
        <w:r>
          <w:t xml:space="preserve"> (Where the name</w:t>
        </w:r>
      </w:ins>
      <w:ins w:id="36451" w:author="PR Preview" w:date="2026-01-01T00:00:00Z">
        <w:r>
          <w:t xml:space="preserve"> </w:t>
        </w:r>
      </w:ins>
      <w:ins w:id="36452" w:author="PR Preview" w:date="2026-01-01T00:00:00Z">
        <w:r>
          <w:t xml:space="preserve">“adjoint”</w:t>
        </w:r>
      </w:ins>
      <w:ins w:id="36453" w:author="PR Preview" w:date="2026-01-01T00:00:00Z">
        <w:r>
          <w:t xml:space="preserve"> </w:t>
        </w:r>
      </w:ins>
      <w:ins w:id="36454" w:author="PR Preview" w:date="2026-01-01T00:00:00Z">
        <w:r>
          <w:t xml:space="preserve">comes from). </w:t>
        </w:r>
      </w:ins>
      <w:ins w:id="36455" w:author="PR Preview" w:date="2026-01-01T00:00:00Z">
        <w:r>
          <w:t xml:space="preserve">This identity is the origin of the name</w:t>
        </w:r>
      </w:ins>
      <w:ins w:id="36456" w:author="PR Preview" w:date="2026-01-01T00:00:00Z">
        <w:r>
          <w:t xml:space="preserve"> </w:t>
        </w:r>
      </w:ins>
      <w:ins w:id="36457" w:author="PR Preview" w:date="2026-01-01T00:00:00Z">
        <w:r>
          <w:rPr>
            <w:b/>
            <w:bCs/>
          </w:rPr>
          <w:t xml:space="preserve">adjoint</w:t>
        </w:r>
      </w:ins>
      <w:ins w:id="36458" w:author="PR Preview" w:date="2026-01-01T00:00:00Z">
        <w:r>
          <w:t xml:space="preserve">:</w:t>
        </w:r>
      </w:ins>
      <w:ins w:id="36459" w:author="PR Preview" w:date="2026-01-01T00:00:00Z">
        <w:r>
          <w:t xml:space="preserve"> </w:t>
        </w:r>
      </w:ins>
      <w:ins w:id="36460" w:author="PR Preview" w:date="2026-01-01T00:00:00Z">
        <w:r>
          <w:t xml:space="preserve">in functional analysis and operator theory,</w:t>
        </w:r>
      </w:ins>
      <w:ins w:id="36461" w:author="PR Preview" w:date="2026-01-01T00:00:00Z">
        <w:r>
          <w:t xml:space="preserve"> </w:t>
        </w:r>
      </w:ins>
      <w:ins w:id="36462" w:author="PR Preview" w:date="2026-01-01T00:00:00Z">
        <w:r>
          <w:t xml:space="preserve">the</w:t>
        </w:r>
      </w:ins>
      <w:ins w:id="36463" w:author="PR Preview" w:date="2026-01-01T00:00:00Z">
        <w:r>
          <w:t xml:space="preserve"> </w:t>
        </w:r>
      </w:ins>
      <w:ins w:id="36464" w:author="PR Preview" w:date="2026-01-01T00:00:00Z">
        <w:r>
          <w:rPr>
            <w:i/>
            <w:iCs/>
          </w:rPr>
          <w:t xml:space="preserve">adjoint</w:t>
        </w:r>
      </w:ins>
      <w:ins w:id="36465" w:author="PR Preview" w:date="2026-01-01T00:00:00Z">
        <w:r>
          <w:t xml:space="preserve"> </w:t>
        </w:r>
      </w:ins>
      <w:ins w:id="36466" w:author="PR Preview" w:date="2026-01-01T00:00:00Z">
        <w:r>
          <w:t xml:space="preserve">of a linear map</w:t>
        </w:r>
      </w:ins>
      <w:ins w:id="36467" w:author="PR Preview" w:date="2026-01-01T00:00:00Z">
        <w:r>
          <w:t xml:space="preserve"> </w:t>
        </w:r>
      </w:ins>
      <m:oMath>
        <m:r>
          <m:t>T</m:t>
        </m:r>
        <m:r>
          <m:rPr>
            <m:sty m:val="p"/>
          </m:rPr>
          <m:t>:</m:t>
        </m:r>
        <m:r>
          <m:t>V</m:t>
        </m:r>
        <m:r>
          <m:rPr>
            <m:sty m:val="p"/>
          </m:rPr>
          <m:t>→</m:t>
        </m:r>
        <m:r>
          <m:t>W</m:t>
        </m:r>
      </m:oMath>
      <w:ins w:id="36468" w:author="PR Preview" w:date="2026-01-01T00:00:00Z">
        <w:r>
          <w:t xml:space="preserve"> </w:t>
        </w:r>
      </w:ins>
      <w:ins w:id="36469" w:author="PR Preview" w:date="2026-01-01T00:00:00Z">
        <w:r>
          <w:t xml:space="preserve">between inner product spaces is defined as the unique operator</w:t>
        </w:r>
      </w:ins>
      <w:ins w:id="36470" w:author="PR Preview" w:date="2026-01-01T00:00:00Z">
        <w:r>
          <w:t xml:space="preserve"> </w:t>
        </w:r>
      </w:ins>
      <m:oMath>
        <m:sSup>
          <m:e>
            <m:r>
              <m:t>T</m:t>
            </m:r>
          </m:e>
          <m:sup>
            <m:r>
              <m:rPr>
                <m:sty m:val="p"/>
              </m:rPr>
              <m:t>*</m:t>
            </m:r>
          </m:sup>
        </m:sSup>
        <m:r>
          <m:rPr>
            <m:sty m:val="p"/>
          </m:rPr>
          <m:t>:</m:t>
        </m:r>
        <m:r>
          <m:t>W</m:t>
        </m:r>
        <m:r>
          <m:rPr>
            <m:sty m:val="p"/>
          </m:rPr>
          <m:t>→</m:t>
        </m:r>
        <m:r>
          <m:t>V</m:t>
        </m:r>
      </m:oMath>
      <w:ins w:id="36471" w:author="PR Preview" w:date="2026-01-01T00:00:00Z">
        <w:r>
          <w:t xml:space="preserve"> </w:t>
        </w:r>
      </w:ins>
      <w:ins w:id="36472" w:author="PR Preview" w:date="2026-01-01T00:00:00Z">
        <w:r>
          <w:t xml:space="preserve">satisfying</w:t>
        </w:r>
      </w:ins>
      <w:ins w:id="36473" w:author="PR Preview" w:date="2026-01-01T00:00:00Z">
        <w:r>
          <w:t xml:space="preserve"> </w:t>
        </w:r>
      </w:ins>
      <w:ins w:id="36474" w:author="PR Preview" w:date="2026-01-01T00:00:00Z">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ins>
      <w:ins w:id="36475" w:author="PR Preview" w:date="2026-01-01T00:00:00Z">
        <w:r>
          <w:t xml:space="preserve"> </w:t>
        </w:r>
      </w:ins>
      <w:ins w:id="36476" w:author="PR Preview" w:date="2026-01-01T00:00:00Z">
        <w:r>
          <w:t xml:space="preserve">(</w:t>
        </w:r>
      </w:ins>
      <w:ins w:id="36477" w:author="PR Preview" w:date="2026-01-01T00:00:00Z">
        <w:r>
          <w:t xml:space="preserve">Axler (2024, Definition 7.1, p. 226)</w:t>
        </w:r>
      </w:ins>
      <w:ins w:id="36478" w:author="PR Preview" w:date="2026-01-01T00:00:00Z">
        <w:r>
          <w:t xml:space="preserve">).</w:t>
        </w:r>
      </w:ins>
      <w:ins w:id="36479" w:author="PR Preview" w:date="2026-01-01T00:00:00Z">
        <w:r>
          <w:t xml:space="preserve"> </w:t>
        </w:r>
      </w:ins>
      <w:ins w:id="36480" w:author="PR Preview" w:date="2026-01-01T00:00:00Z">
        <w:r>
          <w:t xml:space="preserve">When</w:t>
        </w:r>
      </w:ins>
      <w:ins w:id="36481" w:author="PR Preview" w:date="2026-01-01T00:00:00Z">
        <w:r>
          <w:t xml:space="preserve"> </w:t>
        </w:r>
      </w:ins>
      <m:oMath>
        <m:r>
          <m:t>V</m:t>
        </m:r>
      </m:oMath>
      <w:ins w:id="36482" w:author="PR Preview" w:date="2026-01-01T00:00:00Z">
        <w:r>
          <w:t xml:space="preserve"> </w:t>
        </w:r>
      </w:ins>
      <w:ins w:id="36483" w:author="PR Preview" w:date="2026-01-01T00:00:00Z">
        <w:r>
          <w:t xml:space="preserve">and</w:t>
        </w:r>
      </w:ins>
      <w:ins w:id="36484" w:author="PR Preview" w:date="2026-01-01T00:00:00Z">
        <w:r>
          <w:t xml:space="preserve"> </w:t>
        </w:r>
      </w:ins>
      <m:oMath>
        <m:r>
          <m:t>W</m:t>
        </m:r>
      </m:oMath>
      <w:ins w:id="36485" w:author="PR Preview" w:date="2026-01-01T00:00:00Z">
        <w:r>
          <w:t xml:space="preserve"> </w:t>
        </w:r>
      </w:ins>
      <w:ins w:id="36486" w:author="PR Preview" w:date="2026-01-01T00:00:00Z">
        <w:r>
          <w:t xml:space="preserve">are finite-dimensional spaces equipped with their standard orthonormal bases,</w:t>
        </w:r>
      </w:ins>
      <w:ins w:id="36487" w:author="PR Preview" w:date="2026-01-01T00:00:00Z">
        <w:r>
          <w:t xml:space="preserve"> </w:t>
        </w:r>
      </w:ins>
      <w:ins w:id="36488" w:author="PR Preview" w:date="2026-01-01T00:00:00Z">
        <w:r>
          <w:t xml:space="preserve">the matrix representing the adjoint operator</w:t>
        </w:r>
      </w:ins>
      <w:ins w:id="36489" w:author="PR Preview" w:date="2026-01-01T00:00:00Z">
        <w:r>
          <w:t xml:space="preserve"> </w:t>
        </w:r>
      </w:ins>
      <m:oMath>
        <m:sSup>
          <m:e>
            <m:r>
              <m:t>T</m:t>
            </m:r>
          </m:e>
          <m:sup>
            <m:r>
              <m:rPr>
                <m:sty m:val="p"/>
              </m:rPr>
              <m:t>*</m:t>
            </m:r>
          </m:sup>
        </m:sSup>
      </m:oMath>
      <w:ins w:id="36490" w:author="PR Preview" w:date="2026-01-01T00:00:00Z">
        <w:r>
          <w:t xml:space="preserve"> </w:t>
        </w:r>
      </w:ins>
      <w:ins w:id="36491" w:author="PR Preview" w:date="2026-01-01T00:00:00Z">
        <w:r>
          <w:t xml:space="preserve">is precisely the Hermitian adjoint matrix</w:t>
        </w:r>
      </w:ins>
      <w:ins w:id="36492" w:author="PR Preview" w:date="2026-01-01T00:00:00Z">
        <w:r>
          <w:t xml:space="preserve"> </w:t>
        </w:r>
      </w:ins>
      <m:oMath>
        <m:sSup>
          <m:e>
            <m:r>
              <m:rPr>
                <m:sty m:val="bi"/>
              </m:rPr>
              <m:t>A</m:t>
            </m:r>
          </m:e>
          <m:sup>
            <m:r>
              <m:rPr>
                <m:scr m:val="sans-serif"/>
                <m:sty m:val="p"/>
              </m:rPr>
              <m:t>H</m:t>
            </m:r>
          </m:sup>
        </m:sSup>
      </m:oMath>
      <w:ins w:id="36493" w:author="PR Preview" w:date="2026-01-01T00:00:00Z">
        <w:r>
          <w:t xml:space="preserve"> </w:t>
        </w:r>
      </w:ins>
      <w:ins w:id="36494" w:author="PR Preview" w:date="2026-01-01T00:00:00Z">
        <w:r>
          <w:t xml:space="preserve">(</w:t>
        </w:r>
      </w:ins>
      <w:ins w:id="36495" w:author="PR Preview" w:date="2026-01-01T00:00:00Z">
        <w:r>
          <w:t xml:space="preserve">Axler (2024, Proposition 7.9, p. 231)</w:t>
        </w:r>
      </w:ins>
      <w:ins w:id="36496" w:author="PR Preview" w:date="2026-01-01T00:00:00Z">
        <w:r>
          <w:t xml:space="preserve">).</w:t>
        </w:r>
      </w:ins>
    </w:p>
    <w:bookmarkEnd w:id="684"/>
    <w:bookmarkStart w:id="685" w:name="thm-zhz-sum-squares"/>
    <w:p>
      <w:pPr>
        <w:pStyle w:val="BodyText"/>
      </w:pPr>
      <w:ins w:id="36497" w:author="PR Preview" w:date="2026-01-01T00:00:00Z">
        <w:r>
          <w:rPr>
            <w:b/>
            <w:bCs/>
          </w:rPr>
          <w:t xml:space="preserve">Theorem 125 (</w:t>
        </w:r>
      </w:ins>
      <w:ins w:id="36498" w:author="PR Preview" w:date="2026-01-01T00:00:00Z">
        <w:r>
          <w:rPr>
            <w:b/>
            <w:bCs/>
          </w:rPr>
          <w:t xml:space="preserve">$\mathord{\smash[b]{\underset{\raise.3ex\hbox{$\scriptstyle\sim$}}{z}}\vphantom{z}}^{\mathsf{H}}\mathord{\smash[b]{\underset{\raise.3ex\hbox{$\scriptstyle\sim$}}{z}}\vphantom{z}}$</w:t>
        </w:r>
      </w:ins>
      <w:ins w:id="36499" w:author="PR Preview" w:date="2026-01-01T00:00:00Z">
        <w:r>
          <w:rPr>
            <w:b/>
            <w:bCs/>
          </w:rPr>
          <w:t xml:space="preserve"> </w:t>
        </w:r>
      </w:ins>
      <w:ins w:id="36500" w:author="PR Preview" w:date="2026-01-01T00:00:00Z">
        <w:r>
          <w:rPr>
            <w:b/>
            <w:bCs/>
          </w:rPr>
          <w:t xml:space="preserve">is a sum of squared absolute values)</w:t>
        </w:r>
      </w:ins>
      <w:ins w:id="36501" w:author="PR Preview" w:date="2026-01-01T00:00:00Z">
        <w:r>
          <w:t xml:space="preserve"> </w:t>
        </w:r>
      </w:ins>
      <w:ins w:id="36502" w:author="PR Preview" w:date="2026-01-01T00:00:00Z">
        <w:r>
          <w:t xml:space="preserve">For every</w:t>
        </w:r>
      </w:ins>
      <w:ins w:id="36503" w:author="PR Preview" w:date="2026-01-01T00:00:00Z">
        <w:r>
          <w:t xml:space="preserve"> </w:t>
        </w:r>
      </w:ins>
      <w:ins w:id="36504" w:author="PR Preview" w:date="2026-01-01T00:00:00Z">
        <w:r>
          <w:t xml:space="preserve">$\mathord{\smash[b]{\underset{\raise.3ex\hbox{$\scriptstyle\sim$}}{z}}\vphantom{z}} \in \mathbb{C}^p$</w:t>
        </w:r>
      </w:ins>
      <w:ins w:id="36505" w:author="PR Preview" w:date="2026-01-01T00:00:00Z">
        <w:r>
          <w:t xml:space="preserve">,</w:t>
        </w:r>
      </w:ins>
    </w:p>
    <w:p>
      <w:pPr>
        <w:pStyle w:val="BodyText"/>
      </w:pPr>
      <w:ins w:id="36506" w:author="PR Preview" w:date="2026-01-01T00:00:00Z">
        <w:r>
          <w:t xml:space="preserve">$$\underbrace{\mathord{\smash[b]{\underset{\raise.3ex\hbox{$\scriptstyle\sim$}}{z}}\vphantom{z}}^{\mathsf{H}}}_{1 \times p}\,\underbrace{\mathord{\smash[b]{\underset{\raise.3ex\hbox{$\scriptstyle\sim$}}{z}}\vphantom{z}}}_{p \times 1} = \sum_{j=1}^p\mathopen{}\left|z_j\right|\mathclose{}^2,$$</w:t>
        </w:r>
      </w:ins>
    </w:p>
    <w:p>
      <w:pPr>
        <w:pStyle w:val="FirstParagraph"/>
      </w:pPr>
      <w:ins w:id="36507" w:author="PR Preview" w:date="2026-01-01T00:00:00Z">
        <w:r>
          <w:t xml:space="preserve">which is a nonnegative real number,</w:t>
        </w:r>
      </w:ins>
      <w:ins w:id="36508" w:author="PR Preview" w:date="2026-01-01T00:00:00Z">
        <w:r>
          <w:t xml:space="preserve"> </w:t>
        </w:r>
      </w:ins>
      <w:ins w:id="36509" w:author="PR Preview" w:date="2026-01-01T00:00:00Z">
        <w:r>
          <w:t xml:space="preserve">and is</w:t>
        </w:r>
      </w:ins>
      <w:ins w:id="36510" w:author="PR Preview" w:date="2026-01-01T00:00:00Z">
        <w:r>
          <w:t xml:space="preserve"> </w:t>
        </w:r>
      </w:ins>
      <m:oMath>
        <m:r>
          <m:t>0</m:t>
        </m:r>
      </m:oMath>
      <w:ins w:id="36511" w:author="PR Preview" w:date="2026-01-01T00:00:00Z">
        <w:r>
          <w:t xml:space="preserve"> </w:t>
        </w:r>
      </w:ins>
      <w:ins w:id="36512" w:author="PR Preview" w:date="2026-01-01T00:00:00Z">
        <w:r>
          <w:t xml:space="preserve">only when</w:t>
        </w:r>
      </w:ins>
      <w:ins w:id="36513" w:author="PR Preview" w:date="2026-01-01T00:00:00Z">
        <w:r>
          <w:t xml:space="preserve"> </w:t>
        </w:r>
      </w:ins>
      <w:ins w:id="36514" w:author="PR Preview" w:date="2026-01-01T00:00:00Z">
        <w:r>
          <w:t xml:space="preserve">$\mathord{\smash[b]{\underset{\raise.3ex\hbox{$\scriptstyle\sim$}}{z}}\vphantom{z}} = \mathord{\smash[b]{\underset{\raise.3ex\hbox{$\scriptstyle\sim$}}{0}}\vphantom{0}}_{p \times 1}$</w:t>
        </w:r>
      </w:ins>
      <w:ins w:id="36515" w:author="PR Preview" w:date="2026-01-01T00:00:00Z">
        <w:r>
          <w:t xml:space="preserve">.</w:t>
        </w:r>
      </w:ins>
    </w:p>
    <w:bookmarkEnd w:id="685"/>
    <w:p>
      <w:pPr>
        <w:pStyle w:val="BodyText"/>
      </w:pPr>
      <w:r>
        <w:rPr>
          <w:i/>
          <w:iCs/>
        </w:rPr>
        <w:t xml:space="preserve">Proof</w:t>
      </w:r>
      <w:r>
        <w:t xml:space="preserve">. </w:t>
      </w:r>
      <w:r>
        <w:t xml:space="preserve">The last step uses the</w:t>
      </w:r>
      <w:r>
        <w:t xml:space="preserve"> </w:t>
      </w:r>
      <w:hyperlink r:id="rId686">
        <w:r>
          <w:rPr>
            <w:rStyle w:val="Hyperlink"/>
          </w:rPr>
          <w:t xml:space="preserve">identity for a complex number times its conjugate</w:t>
        </w:r>
      </w:hyperlink>
      <w:r>
        <w:t xml:space="preserve">.</w:t>
      </w:r>
    </w:p>
    <w:p>
      <w:pPr>
        <w:pStyle w:val="BodyText"/>
      </w:pPr>
      <m:oMathPara>
        <m:oMathParaPr>
          <m:jc m:val="center"/>
        </m:oMathParaPr>
        <m:oMath>
          <m:eqArr>
            <m:e>
              <m:sSup>
                <m:e>
                  <m:limLow>
                    <m:e>
                      <m:r>
                        <m:t>z</m:t>
                      </m:r>
                    </m:e>
                    <m:lim>
                      <m:r>
                        <m:rPr>
                          <m:sty m:val="p"/>
                        </m:rPr>
                        <m:t>∼</m:t>
                      </m:r>
                    </m:lim>
                  </m:limLow>
                </m:e>
                <m:sup>
                  <m:r>
                    <m:rPr>
                      <m:scr m:val="sans-serif"/>
                      <m:sty m:val="p"/>
                    </m:rPr>
                    <m:t>H</m:t>
                  </m:r>
                </m:sup>
              </m:sSup>
              <m:limLow>
                <m:e>
                  <m:r>
                    <m:t>z</m:t>
                  </m:r>
                </m:e>
                <m:lim>
                  <m:r>
                    <m:rPr>
                      <m:sty m:val="p"/>
                    </m:rPr>
                    <m:t>∼</m:t>
                  </m:r>
                </m:lim>
              </m:limLow>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BodyText"/>
      </w:pPr>
      <w:ins w:id="36516" w:author="PR Preview" w:date="2026-01-01T00:00:00Z">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ins>
    </w:p>
    <w:p>
      <w:pPr>
        <w:pStyle w:val="FirstParagraph"/>
      </w:pPr>
      <w:r>
        <w:t xml:space="preserve">By the definition of the</w:t>
      </w:r>
      <w:r>
        <w:t xml:space="preserve"> </w:t>
      </w:r>
      <w:hyperlink r:id="rId68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8" w:name="exm-zhz-sum-squares"/>
    <w:p>
      <w:pPr>
        <w:pStyle w:val="BodyText"/>
      </w:pPr>
      <w:del w:id="36517" w:author="PR Preview" w:date="2026-01-01T00:00:00Z">
        <w:r>
          <w:rPr>
            <w:b/>
            <w:bCs/>
          </w:rPr>
          <w:delText xml:space="preserve">Example 216 (Computing</w:delText>
        </w:r>
      </w:del>
      <w:del w:id="36518" w:author="PR Preview" w:date="2026-01-01T00:00:00Z">
        <w:r>
          <w:rPr>
            <w:b/>
            <w:bCs/>
          </w:rPr>
          <w:delText xml:space="preserve"> </w:delText>
        </w:r>
      </w:del>
      <m:oMath>
        <m:sSup>
          <m:e>
            <m:limLow>
              <m:e>
                <m:r>
                  <m:t>z</m:t>
                </m:r>
              </m:e>
              <m:lim>
                <m:r>
                  <m:rPr>
                    <m:sty m:val="p"/>
                  </m:rPr>
                  <m:t>∼</m:t>
                </m:r>
              </m:lim>
            </m:limLow>
          </m:e>
          <m:sup>
            <m:r>
              <m:rPr>
                <m:scr m:val="sans-serif"/>
                <m:sty m:val="p"/>
              </m:rPr>
              <m:t>H</m:t>
            </m:r>
          </m:sup>
        </m:sSup>
        <m:limLow>
          <m:e>
            <m:r>
              <m:t>z</m:t>
            </m:r>
          </m:e>
          <m:lim>
            <m:r>
              <m:rPr>
                <m:sty m:val="p"/>
              </m:rPr>
              <m:t>∼</m:t>
            </m:r>
          </m:lim>
        </m:limLow>
      </m:oMath>
      <w:del w:id="36519" w:author="PR Preview" w:date="2026-01-01T00:00:00Z">
        <w:r>
          <w:rPr>
            <w:b/>
            <w:bCs/>
          </w:rPr>
          <w:delText xml:space="preserve">)</w:delText>
        </w:r>
      </w:del>
      <w:del w:id="36520" w:author="PR Preview" w:date="2026-01-01T00:00:00Z">
        <w:r>
          <w:delText xml:space="preserve"> </w:delText>
        </w:r>
      </w:del>
      <w:del w:id="36521" w:author="PR Preview" w:date="2026-01-01T00:00:00Z">
        <w:r>
          <w:delText xml:space="preserve">Let</w:delText>
        </w:r>
      </w:del>
      <w:del w:id="36522" w:author="PR Preview" w:date="2026-01-01T00:00:00Z">
        <w:r>
          <w:delText xml:space="preserve"> </w:delText>
        </w:r>
      </w:del>
      <m:oMath>
        <m:limLow>
          <m:e>
            <m:r>
              <m:t>z</m:t>
            </m:r>
          </m:e>
          <m:lim>
            <m:r>
              <m:rPr>
                <m:sty m:val="p"/>
              </m:rPr>
              <m:t>∼</m:t>
            </m:r>
          </m:lim>
        </m:limLow>
        <m:r>
          <m:rPr>
            <m:sty m:val="p"/>
          </m:rPr>
          <m:t>=</m:t>
        </m:r>
        <m:sSup>
          <m:e>
            <m:r>
              <m:rPr>
                <m:sty m:val="p"/>
              </m:rPr>
              <m:t>(</m:t>
            </m:r>
            <m:r>
              <m:t>1</m:t>
            </m:r>
            <m:r>
              <m:rPr>
                <m:sty m:val="p"/>
              </m:rPr>
              <m:t>+</m:t>
            </m:r>
            <m:r>
              <m:t>i</m:t>
            </m:r>
            <m:r>
              <m:rPr>
                <m:sty m:val="p"/>
              </m:rPr>
              <m:t>,</m:t>
            </m:r>
            <m:r>
              <m:t>2</m:t>
            </m:r>
            <m:r>
              <m:rPr>
                <m:sty m:val="p"/>
              </m:rPr>
              <m:t>)</m:t>
            </m:r>
          </m:e>
          <m:sup>
            <m:r>
              <m:rPr>
                <m:sty m:val="p"/>
              </m:rPr>
              <m:t>⊤</m:t>
            </m:r>
          </m:sup>
        </m:sSup>
      </m:oMath>
      <w:del w:id="36523" w:author="PR Preview" w:date="2026-01-01T00:00:00Z">
        <w:r>
          <w:delText xml:space="preserve">.</w:delText>
        </w:r>
      </w:del>
      <w:del w:id="36524" w:author="PR Preview" w:date="2026-01-01T00:00:00Z">
        <w:r>
          <w:delText xml:space="preserve"> </w:delText>
        </w:r>
      </w:del>
      <w:del w:id="36525" w:author="PR Preview" w:date="2026-01-01T00:00:00Z">
        <w:r>
          <w:delText xml:space="preserve">By</w:delText>
        </w:r>
      </w:del>
      <w:del w:id="36526" w:author="PR Preview" w:date="2026-01-01T00:00:00Z">
        <w:r>
          <w:delText xml:space="preserve"> </w:delText>
        </w:r>
      </w:del>
      <w:hyperlink w:anchor="thm-zhz-sum-squares">
        <w:del w:id="36527" w:author="PR Preview" w:date="2026-01-01T00:00:00Z">
          <w:r>
            <w:rPr>
              <w:rStyle w:val="Hyperlink"/>
            </w:rPr>
            <w:delText xml:space="preserve">Theorem 124</w:delText>
          </w:r>
        </w:del>
      </w:hyperlink>
      <w:del w:id="36528" w:author="PR Preview" w:date="2026-01-01T00:00:00Z">
        <w:r>
          <w:delText xml:space="preserve">,</w:delText>
        </w:r>
      </w:del>
    </w:p>
    <w:p>
      <w:pPr>
        <w:pStyle w:val="BodyText"/>
      </w:pPr>
      <m:oMathPara>
        <m:oMathParaPr>
          <m:jc m:val="center"/>
        </m:oMathParaPr>
        <m:oMath>
          <m:eqArr>
            <m:e>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BodyText"/>
      </w:pPr>
      <w:ins w:id="36529" w:author="PR Preview" w:date="2026-01-01T00:00:00Z">
        <w:r>
          <w:rPr>
            <w:b/>
            <w:bCs/>
          </w:rPr>
          <w:t xml:space="preserve">Example 218 (Computing</w:t>
        </w:r>
      </w:ins>
      <w:ins w:id="36530" w:author="PR Preview" w:date="2026-01-01T00:00:00Z">
        <w:r>
          <w:rPr>
            <w:b/>
            <w:bCs/>
          </w:rPr>
          <w:t xml:space="preserve"> </w:t>
        </w:r>
      </w:ins>
      <w:ins w:id="36531" w:author="PR Preview" w:date="2026-01-01T00:00:00Z">
        <w:r>
          <w:rPr>
            <w:b/>
            <w:bCs/>
          </w:rPr>
          <w:t xml:space="preserve">$\mathord{\smash[b]{\underset{\raise.3ex\hbox{$\scriptstyle\sim$}}{z}}\vphantom{z}}^{\mathsf{H}}\mathord{\smash[b]{\underset{\raise.3ex\hbox{$\scriptstyle\sim$}}{z}}\vphantom{z}}$</w:t>
        </w:r>
      </w:ins>
      <w:ins w:id="36532" w:author="PR Preview" w:date="2026-01-01T00:00:00Z">
        <w:r>
          <w:rPr>
            <w:b/>
            <w:bCs/>
          </w:rPr>
          <w:t xml:space="preserve">)</w:t>
        </w:r>
      </w:ins>
      <w:ins w:id="36533" w:author="PR Preview" w:date="2026-01-01T00:00:00Z">
        <w:r>
          <w:t xml:space="preserve"> </w:t>
        </w:r>
      </w:ins>
      <w:ins w:id="36534" w:author="PR Preview" w:date="2026-01-01T00:00:00Z">
        <w:r>
          <w:t xml:space="preserve">Let</w:t>
        </w:r>
      </w:ins>
      <w:ins w:id="36535" w:author="PR Preview" w:date="2026-01-01T00:00:00Z">
        <w:r>
          <w:t xml:space="preserve"> </w:t>
        </w:r>
      </w:ins>
      <w:ins w:id="36536" w:author="PR Preview" w:date="2026-01-01T00:00:00Z">
        <w:r>
          <w:t xml:space="preserve">$\mathord{\smash[b]{\underset{\raise.3ex\hbox{$\scriptstyle\sim$}}{z}}\vphantom{z}} = {(1 + i, 2)}^{\top}$</w:t>
        </w:r>
      </w:ins>
      <w:ins w:id="36537" w:author="PR Preview" w:date="2026-01-01T00:00:00Z">
        <w:r>
          <w:t xml:space="preserve">.</w:t>
        </w:r>
      </w:ins>
      <w:ins w:id="36538" w:author="PR Preview" w:date="2026-01-01T00:00:00Z">
        <w:r>
          <w:t xml:space="preserve"> </w:t>
        </w:r>
      </w:ins>
      <w:ins w:id="36539" w:author="PR Preview" w:date="2026-01-01T00:00:00Z">
        <w:r>
          <w:t xml:space="preserve">By</w:t>
        </w:r>
      </w:ins>
      <w:ins w:id="36540" w:author="PR Preview" w:date="2026-01-01T00:00:00Z">
        <w:r>
          <w:t xml:space="preserve"> </w:t>
        </w:r>
      </w:ins>
      <w:hyperlink w:anchor="thm-zhz-sum-squares">
        <w:ins w:id="36541" w:author="PR Preview" w:date="2026-01-01T00:00:00Z">
          <w:r>
            <w:rPr>
              <w:rStyle w:val="Hyperlink"/>
            </w:rPr>
            <w:t xml:space="preserve">Theorem 125</w:t>
          </w:r>
        </w:ins>
      </w:hyperlink>
      <w:ins w:id="36542" w:author="PR Preview" w:date="2026-01-01T00:00:00Z">
        <w:r>
          <w:t xml:space="preserve">,</w:t>
        </w:r>
      </w:ins>
    </w:p>
    <w:p>
      <w:pPr>
        <w:pStyle w:val="BodyText"/>
      </w:pPr>
      <w:ins w:id="36543" w:author="PR Preview" w:date="2026-01-01T00:00:00Z">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\text{(}\text{Theorem~125}\text{)}
    \\
    &amp;= (1^2 + 1^2) + (2^2 + 0^2)
    &amp;&amp; \text{(definition of the absolute value, squared)}
    \\
    &amp;= 2 + 4
    &amp;&amp; \text{(add inside each group)}
    \\
    &amp;= 6
    &amp;&amp; \text{(add)}
    \end{aligned}
    $$</w:t>
        </w:r>
      </w:ins>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8"/>
    <w:bookmarkStart w:id="689" w:name="exm-transpose-not-enough"/>
    <w:p>
      <w:pPr>
        <w:pStyle w:val="FirstParagraph"/>
      </w:pPr>
      <w:del w:id="36544" w:author="PR Preview" w:date="2026-01-01T00:00:00Z">
        <w:r>
          <w:rPr>
            <w:b/>
            <w:bCs/>
          </w:rPr>
          <w:delText xml:space="preserve">Example 217 (Why complex vectors use the conjugate transpose)</w:delText>
        </w:r>
      </w:del>
      <w:del w:id="36545" w:author="PR Preview" w:date="2026-01-01T00:00:00Z">
        <w:r>
          <w:delText xml:space="preserve"> </w:delText>
        </w:r>
      </w:del>
      <w:del w:id="36546" w:author="PR Preview" w:date="2026-01-01T00:00:00Z">
        <w:r>
          <w:delText xml:space="preserve">For a real vector</w:delText>
        </w:r>
      </w:del>
      <w:del w:id="36547" w:author="PR Preview" w:date="2026-01-01T00:00:00Z">
        <w:r>
          <w:delText xml:space="preserve"> </w:delText>
        </w:r>
      </w:del>
      <m:oMath>
        <m:limLow>
          <m:e>
            <m:r>
              <m:t>x</m:t>
            </m:r>
          </m:e>
          <m:lim>
            <m:r>
              <m:rPr>
                <m:sty m:val="p"/>
              </m:rPr>
              <m:t>∼</m:t>
            </m:r>
          </m:lim>
        </m:limLow>
      </m:oMath>
      <w:del w:id="36548" w:author="PR Preview" w:date="2026-01-01T00:00:00Z">
        <w:r>
          <w:delText xml:space="preserve">,</w:delText>
        </w:r>
      </w:del>
      <w:del w:id="36549" w:author="PR Preview" w:date="2026-01-01T00:00:00Z">
        <w:r>
          <w:delText xml:space="preserve"> </w:delText>
        </w:r>
      </w:del>
      <m:oMath>
        <m:sSup>
          <m:e>
            <m:limLow>
              <m:e>
                <m:r>
                  <m:t>x</m:t>
                </m:r>
              </m:e>
              <m:lim>
                <m:r>
                  <m:rPr>
                    <m:sty m:val="p"/>
                  </m:rPr>
                  <m:t>∼</m:t>
                </m:r>
              </m:lim>
            </m:limLow>
          </m:e>
          <m:sup>
            <m:r>
              <m:rPr>
                <m:sty m:val="p"/>
              </m:rPr>
              <m:t>⊤</m:t>
            </m:r>
          </m:sup>
        </m:sSup>
        <m:limLow>
          <m:e>
            <m:r>
              <m:t>x</m:t>
            </m:r>
          </m:e>
          <m:lim>
            <m:r>
              <m:rPr>
                <m:sty m:val="p"/>
              </m:rPr>
              <m:t>∼</m:t>
            </m:r>
          </m:lim>
        </m:limLow>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del w:id="36550" w:author="PR Preview" w:date="2026-01-01T00:00:00Z">
        <w:r>
          <w:delText xml:space="preserve"> </w:delText>
        </w:r>
      </w:del>
      <w:del w:id="36551" w:author="PR Preview" w:date="2026-01-01T00:00:00Z">
        <w:r>
          <w:delText xml:space="preserve">is</w:delText>
        </w:r>
      </w:del>
      <w:del w:id="36552" w:author="PR Preview" w:date="2026-01-01T00:00:00Z">
        <w:r>
          <w:delText xml:space="preserve"> </w:delText>
        </w:r>
      </w:del>
      <m:oMath>
        <m:r>
          <m:t>0</m:t>
        </m:r>
      </m:oMath>
      <w:del w:id="36553" w:author="PR Preview" w:date="2026-01-01T00:00:00Z">
        <w:r>
          <w:delText xml:space="preserve"> </w:delText>
        </w:r>
      </w:del>
      <w:del w:id="36554" w:author="PR Preview" w:date="2026-01-01T00:00:00Z">
        <w:r>
          <w:delText xml:space="preserve">only when</w:delText>
        </w:r>
      </w:del>
      <w:del w:id="36555" w:author="PR Preview" w:date="2026-01-01T00:00:00Z">
        <w:r>
          <w:delText xml:space="preserve"> </w:delText>
        </w:r>
      </w:del>
      <m:oMath>
        <m:limLow>
          <m:e>
            <m:r>
              <m:t>x</m:t>
            </m:r>
          </m:e>
          <m:lim>
            <m:r>
              <m:rPr>
                <m:sty m:val="p"/>
              </m:rPr>
              <m:t>∼</m:t>
            </m:r>
          </m:lim>
        </m:limLow>
      </m:oMath>
      <w:del w:id="36556" w:author="PR Preview" w:date="2026-01-01T00:00:00Z">
        <w:r>
          <w:delText xml:space="preserve"> </w:delText>
        </w:r>
      </w:del>
      <w:del w:id="36557" w:author="PR Preview" w:date="2026-01-01T00:00:00Z">
        <w:r>
          <w:delText xml:space="preserve">is the zero vector.</w:delText>
        </w:r>
      </w:del>
      <w:del w:id="36558" w:author="PR Preview" w:date="2026-01-01T00:00:00Z">
        <w:r>
          <w:delText xml:space="preserve"> </w:delText>
        </w:r>
      </w:del>
      <w:del w:id="36559" w:author="PR Preview" w:date="2026-01-01T00:00:00Z">
        <w:r>
          <w:delText xml:space="preserve">The same formula fails for complex vectors.</w:delText>
        </w:r>
      </w:del>
      <w:del w:id="36560" w:author="PR Preview" w:date="2026-01-01T00:00:00Z">
        <w:r>
          <w:delText xml:space="preserve"> </w:delText>
        </w:r>
      </w:del>
      <w:del w:id="36561" w:author="PR Preview" w:date="2026-01-01T00:00:00Z">
        <w:r>
          <w:delText xml:space="preserve">Let</w:delText>
        </w:r>
      </w:del>
      <w:del w:id="36562" w:author="PR Preview" w:date="2026-01-01T00:00:00Z">
        <w:r>
          <w:delText xml:space="preserve"> </w:delText>
        </w:r>
      </w:del>
      <m:oMath>
        <m:limLow>
          <m:e>
            <m:r>
              <m:t>z</m:t>
            </m:r>
          </m:e>
          <m:lim>
            <m:r>
              <m:rPr>
                <m:sty m:val="p"/>
              </m:rPr>
              <m:t>∼</m:t>
            </m:r>
          </m:lim>
        </m:limLow>
        <m:r>
          <m:rPr>
            <m:sty m:val="p"/>
          </m:rPr>
          <m:t>=</m:t>
        </m:r>
        <m:sSup>
          <m:e>
            <m:r>
              <m:rPr>
                <m:sty m:val="p"/>
              </m:rPr>
              <m:t>(</m:t>
            </m:r>
            <m:r>
              <m:t>1</m:t>
            </m:r>
            <m:r>
              <m:rPr>
                <m:sty m:val="p"/>
              </m:rPr>
              <m:t>,</m:t>
            </m:r>
            <m:r>
              <m:t>i</m:t>
            </m:r>
            <m:r>
              <m:rPr>
                <m:sty m:val="p"/>
              </m:rPr>
              <m:t>)</m:t>
            </m:r>
          </m:e>
          <m:sup>
            <m:r>
              <m:rPr>
                <m:sty m:val="p"/>
              </m:rPr>
              <m:t>⊤</m:t>
            </m:r>
          </m:sup>
        </m:sSup>
      </m:oMath>
      <w:del w:id="36563" w:author="PR Preview" w:date="2026-01-01T00:00:00Z">
        <w:r>
          <w:delText xml:space="preserve">. Then</w:delText>
        </w:r>
      </w:del>
    </w:p>
    <w:p>
      <w:pPr>
        <w:pStyle w:val="BodyText"/>
      </w:pPr>
      <m:oMathPara>
        <m:oMathParaPr>
          <m:jc m:val="center"/>
        </m:oMathParaPr>
        <m:oMath>
          <m:eqArr>
            <m:e>
              <m:limLow>
                <m:e>
                  <m:limLow>
                    <m:e>
                      <m:sSup>
                        <m:e>
                          <m:limLow>
                            <m:e>
                              <m:r>
                                <m:t>z</m:t>
                              </m:r>
                            </m:e>
                            <m:lim>
                              <m:r>
                                <m:rPr>
                                  <m:sty m:val="p"/>
                                </m:rPr>
                                <m:t>∼</m:t>
                              </m:r>
                            </m:lim>
                          </m:limLow>
                        </m:e>
                        <m:sup>
                          <m:r>
                            <m:rPr>
                              <m:sty m:val="p"/>
                            </m:rPr>
                            <m:t>⊤</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del w:id="36564" w:author="PR Preview" w:date="2026-01-01T00:00:00Z">
        <w:r>
          <w:delText xml:space="preserve">although</w:delText>
        </w:r>
      </w:del>
      <w:del w:id="36565" w:author="PR Preview" w:date="2026-01-01T00:00:00Z">
        <w:r>
          <w:delText xml:space="preserve"> </w:delText>
        </w:r>
      </w:del>
      <m:oMath>
        <m:limLow>
          <m:e>
            <m:r>
              <m:t>z</m:t>
            </m:r>
          </m:e>
          <m:lim>
            <m:r>
              <m:rPr>
                <m:sty m:val="p"/>
              </m:rPr>
              <m:t>∼</m:t>
            </m:r>
          </m:lim>
        </m:limLow>
        <m:r>
          <m:rPr>
            <m:sty m:val="p"/>
          </m:rPr>
          <m:t>≠</m:t>
        </m:r>
        <m:sSub>
          <m:e>
            <m:limLow>
              <m:e>
                <m:r>
                  <m:t>0</m:t>
                </m:r>
              </m:e>
              <m:lim>
                <m:r>
                  <m:rPr>
                    <m:sty m:val="p"/>
                  </m:rPr>
                  <m:t>∼</m:t>
                </m:r>
              </m:lim>
            </m:limLow>
          </m:e>
          <m:sub>
            <m:r>
              <m:t>2</m:t>
            </m:r>
            <m:r>
              <m:rPr>
                <m:sty m:val="p"/>
              </m:rPr>
              <m:t>×</m:t>
            </m:r>
            <m:r>
              <m:t>1</m:t>
            </m:r>
          </m:sub>
        </m:sSub>
      </m:oMath>
      <w:del w:id="36566" w:author="PR Preview" w:date="2026-01-01T00:00:00Z">
        <w:r>
          <w:delText xml:space="preserve">.</w:delText>
        </w:r>
      </w:del>
      <w:del w:id="36567" w:author="PR Preview" w:date="2026-01-01T00:00:00Z">
        <w:r>
          <w:delText xml:space="preserve"> </w:delText>
        </w:r>
      </w:del>
      <w:del w:id="36568" w:author="PR Preview" w:date="2026-01-01T00:00:00Z">
        <w:r>
          <w:delText xml:space="preserve">Using the conjugate transpose instead,</w:delText>
        </w:r>
      </w:del>
    </w:p>
    <w:p>
      <w:pPr>
        <w:pStyle w:val="BodyText"/>
      </w:pPr>
      <m:oMathPara>
        <m:oMathParaPr>
          <m:jc m:val="center"/>
        </m:oMathParaPr>
        <m:oMath>
          <m:eqArr>
            <m:e>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del w:id="36569" w:author="PR Preview" w:date="2026-01-01T00:00:00Z">
        <w:r>
          <w:delText xml:space="preserve">which is positive, as</w:delText>
        </w:r>
      </w:del>
      <w:del w:id="36570" w:author="PR Preview" w:date="2026-01-01T00:00:00Z">
        <w:r>
          <w:delText xml:space="preserve"> </w:delText>
        </w:r>
      </w:del>
      <w:hyperlink w:anchor="thm-zhz-sum-squares">
        <w:del w:id="36571" w:author="PR Preview" w:date="2026-01-01T00:00:00Z">
          <w:r>
            <w:rPr>
              <w:rStyle w:val="Hyperlink"/>
            </w:rPr>
            <w:delText xml:space="preserve">Theorem 124</w:delText>
          </w:r>
        </w:del>
      </w:hyperlink>
      <w:del w:id="36572" w:author="PR Preview" w:date="2026-01-01T00:00:00Z">
        <w:r>
          <w:delText xml:space="preserve"> </w:delText>
        </w:r>
      </w:del>
      <w:del w:id="36573" w:author="PR Preview" w:date="2026-01-01T00:00:00Z">
        <w:r>
          <w:delText xml:space="preserve">guarantees.</w:delText>
        </w:r>
      </w:del>
    </w:p>
    <w:p>
      <w:pPr>
        <w:pStyle w:val="FirstParagraph"/>
      </w:pPr>
      <w:ins w:id="36574" w:author="PR Preview" w:date="2026-01-01T00:00:00Z">
        <w:r>
          <w:rPr>
            <w:b/>
            <w:bCs/>
          </w:rPr>
          <w:t xml:space="preserve">Example 219 (Why complex vectors use the conjugate transpose)</w:t>
        </w:r>
      </w:ins>
      <w:ins w:id="36575" w:author="PR Preview" w:date="2026-01-01T00:00:00Z">
        <w:r>
          <w:t xml:space="preserve"> </w:t>
        </w:r>
      </w:ins>
      <w:ins w:id="36576" w:author="PR Preview" w:date="2026-01-01T00:00:00Z">
        <w:r>
          <w:t xml:space="preserve">For a real vector</w:t>
        </w:r>
      </w:ins>
      <w:ins w:id="36577" w:author="PR Preview" w:date="2026-01-01T00:00:00Z">
        <w:r>
          <w:t xml:space="preserve"> </w:t>
        </w:r>
      </w:ins>
      <w:ins w:id="36578" w:author="PR Preview" w:date="2026-01-01T00:00:00Z">
        <w:r>
          <w:t xml:space="preserve">$\mathord{\smash[b]{\underset{\raise.3ex\hbox{$\scriptstyle\sim$}}{x}}\vphantom{x}}$</w:t>
        </w:r>
      </w:ins>
      <w:ins w:id="36579" w:author="PR Preview" w:date="2026-01-01T00:00:00Z">
        <w:r>
          <w:t xml:space="preserve">,</w:t>
        </w:r>
      </w:ins>
      <w:ins w:id="36580" w:author="PR Preview" w:date="2026-01-01T00:00:00Z">
        <w:r>
          <w:t xml:space="preserve"> </w:t>
        </w:r>
      </w:ins>
      <w:ins w:id="36581" w:author="PR Preview" w:date="2026-01-01T00:00:00Z">
        <w:r>
          <w:t xml:space="preserve">${\mathord{\smash[b]{\underset{\raise.3ex\hbox{$\scriptstyle\sim$}}{x}}\vphantom{x}}}^{\top}\mathord{\smash[b]{\underset{\raise.3ex\hbox{$\scriptstyle\sim$}}{x}}\vphantom{x}}= \sum_{j=1}^px_j^2$</w:t>
        </w:r>
      </w:ins>
      <w:ins w:id="36582" w:author="PR Preview" w:date="2026-01-01T00:00:00Z">
        <w:r>
          <w:t xml:space="preserve"> </w:t>
        </w:r>
      </w:ins>
      <w:ins w:id="36583" w:author="PR Preview" w:date="2026-01-01T00:00:00Z">
        <w:r>
          <w:t xml:space="preserve">is</w:t>
        </w:r>
      </w:ins>
      <w:ins w:id="36584" w:author="PR Preview" w:date="2026-01-01T00:00:00Z">
        <w:r>
          <w:t xml:space="preserve"> </w:t>
        </w:r>
      </w:ins>
      <m:oMath>
        <m:r>
          <m:t>0</m:t>
        </m:r>
      </m:oMath>
      <w:ins w:id="36585" w:author="PR Preview" w:date="2026-01-01T00:00:00Z">
        <w:r>
          <w:t xml:space="preserve"> </w:t>
        </w:r>
      </w:ins>
      <w:ins w:id="36586" w:author="PR Preview" w:date="2026-01-01T00:00:00Z">
        <w:r>
          <w:t xml:space="preserve">only when</w:t>
        </w:r>
      </w:ins>
      <w:ins w:id="36587" w:author="PR Preview" w:date="2026-01-01T00:00:00Z">
        <w:r>
          <w:t xml:space="preserve"> </w:t>
        </w:r>
      </w:ins>
      <w:ins w:id="36588" w:author="PR Preview" w:date="2026-01-01T00:00:00Z">
        <w:r>
          <w:t xml:space="preserve">$\mathord{\smash[b]{\underset{\raise.3ex\hbox{$\scriptstyle\sim$}}{x}}\vphantom{x}}$</w:t>
        </w:r>
      </w:ins>
      <w:ins w:id="36589" w:author="PR Preview" w:date="2026-01-01T00:00:00Z">
        <w:r>
          <w:t xml:space="preserve"> </w:t>
        </w:r>
      </w:ins>
      <w:ins w:id="36590" w:author="PR Preview" w:date="2026-01-01T00:00:00Z">
        <w:r>
          <w:t xml:space="preserve">is the zero vector.</w:t>
        </w:r>
      </w:ins>
      <w:ins w:id="36591" w:author="PR Preview" w:date="2026-01-01T00:00:00Z">
        <w:r>
          <w:t xml:space="preserve"> </w:t>
        </w:r>
      </w:ins>
      <w:ins w:id="36592" w:author="PR Preview" w:date="2026-01-01T00:00:00Z">
        <w:r>
          <w:t xml:space="preserve">The same formula fails for complex vectors.</w:t>
        </w:r>
      </w:ins>
      <w:ins w:id="36593" w:author="PR Preview" w:date="2026-01-01T00:00:00Z">
        <w:r>
          <w:t xml:space="preserve"> </w:t>
        </w:r>
      </w:ins>
      <w:ins w:id="36594" w:author="PR Preview" w:date="2026-01-01T00:00:00Z">
        <w:r>
          <w:t xml:space="preserve">Let</w:t>
        </w:r>
      </w:ins>
      <w:ins w:id="36595" w:author="PR Preview" w:date="2026-01-01T00:00:00Z">
        <w:r>
          <w:t xml:space="preserve"> </w:t>
        </w:r>
      </w:ins>
      <w:ins w:id="36596" w:author="PR Preview" w:date="2026-01-01T00:00:00Z">
        <w:r>
          <w:t xml:space="preserve">$\mathord{\smash[b]{\underset{\raise.3ex\hbox{$\scriptstyle\sim$}}{z}}\vphantom{z}} = {(1, i)}^{\top}$</w:t>
        </w:r>
      </w:ins>
      <w:ins w:id="36597" w:author="PR Preview" w:date="2026-01-01T00:00:00Z">
        <w:r>
          <w:t xml:space="preserve">. Then</w:t>
        </w:r>
      </w:ins>
    </w:p>
    <w:p>
      <w:pPr>
        <w:pStyle w:val="BodyText"/>
      </w:pPr>
      <w:ins w:id="36598" w:author="PR Preview" w:date="2026-01-01T00:00:00Z">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ins>
    </w:p>
    <w:p>
      <w:pPr>
        <w:pStyle w:val="FirstParagraph"/>
      </w:pPr>
      <w:ins w:id="36599" w:author="PR Preview" w:date="2026-01-01T00:00:00Z">
        <w:r>
          <w:t xml:space="preserve">although</w:t>
        </w:r>
      </w:ins>
      <w:ins w:id="36600" w:author="PR Preview" w:date="2026-01-01T00:00:00Z">
        <w:r>
          <w:t xml:space="preserve"> </w:t>
        </w:r>
      </w:ins>
      <w:ins w:id="36601" w:author="PR Preview" w:date="2026-01-01T00:00:00Z">
        <w:r>
          <w:t xml:space="preserve">$\mathord{\smash[b]{\underset{\raise.3ex\hbox{$\scriptstyle\sim$}}{z}}\vphantom{z}} \neq \mathord{\smash[b]{\underset{\raise.3ex\hbox{$\scriptstyle\sim$}}{0}}\vphantom{0}}_{2 \times 1}$</w:t>
        </w:r>
      </w:ins>
      <w:ins w:id="36602" w:author="PR Preview" w:date="2026-01-01T00:00:00Z">
        <w:r>
          <w:t xml:space="preserve">.</w:t>
        </w:r>
      </w:ins>
      <w:ins w:id="36603" w:author="PR Preview" w:date="2026-01-01T00:00:00Z">
        <w:r>
          <w:t xml:space="preserve"> </w:t>
        </w:r>
      </w:ins>
      <w:ins w:id="36604" w:author="PR Preview" w:date="2026-01-01T00:00:00Z">
        <w:r>
          <w:t xml:space="preserve">Using the conjugate transpose instead,</w:t>
        </w:r>
      </w:ins>
    </w:p>
    <w:p>
      <w:pPr>
        <w:pStyle w:val="BodyText"/>
      </w:pPr>
      <w:ins w:id="36605" w:author="PR Preview" w:date="2026-01-01T00:00:00Z">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ins>
    </w:p>
    <w:p>
      <w:pPr>
        <w:pStyle w:val="FirstParagraph"/>
      </w:pPr>
      <w:ins w:id="36606" w:author="PR Preview" w:date="2026-01-01T00:00:00Z">
        <w:r>
          <w:t xml:space="preserve">which is positive, as</w:t>
        </w:r>
      </w:ins>
      <w:ins w:id="36607" w:author="PR Preview" w:date="2026-01-01T00:00:00Z">
        <w:r>
          <w:t xml:space="preserve"> </w:t>
        </w:r>
      </w:ins>
      <w:hyperlink w:anchor="thm-zhz-sum-squares">
        <w:ins w:id="36608" w:author="PR Preview" w:date="2026-01-01T00:00:00Z">
          <w:r>
            <w:rPr>
              <w:rStyle w:val="Hyperlink"/>
            </w:rPr>
            <w:t xml:space="preserve">Theorem 125</w:t>
          </w:r>
        </w:ins>
      </w:hyperlink>
      <w:ins w:id="36609" w:author="PR Preview" w:date="2026-01-01T00:00:00Z">
        <w:r>
          <w:t xml:space="preserve"> </w:t>
        </w:r>
      </w:ins>
      <w:ins w:id="36610" w:author="PR Preview" w:date="2026-01-01T00:00:00Z">
        <w:r>
          <w:t xml:space="preserve">guarantees.</w:t>
        </w:r>
      </w:ins>
    </w:p>
    <w:bookmarkEnd w:id="689"/>
    <w:bookmarkStart w:id="690"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90"/>
    <w:bookmarkStart w:id="691" w:name="rem-hermitian-self-adjoint"/>
    <w:p>
      <w:pPr>
        <w:pStyle w:val="FirstParagraph"/>
      </w:pPr>
      <w:del w:id="36611" w:author="PR Preview" w:date="2026-01-01T00:00:00Z">
        <w:r>
          <w:rPr>
            <w:i/>
            <w:iCs/>
          </w:rPr>
          <w:delText xml:space="preserve">Remark 53</w:delText>
        </w:r>
      </w:del>
      <w:del w:id="36612" w:author="PR Preview" w:date="2026-01-01T00:00:00Z">
        <w:r>
          <w:delText xml:space="preserve"> (Why</w:delText>
        </w:r>
      </w:del>
      <w:del w:id="36613" w:author="PR Preview" w:date="2026-01-01T00:00:00Z">
        <w:r>
          <w:delText xml:space="preserve"> </w:delText>
        </w:r>
      </w:del>
      <w:del w:id="36614" w:author="PR Preview" w:date="2026-01-01T00:00:00Z">
        <w:r>
          <w:delText xml:space="preserve">“self-adjoint”</w:delText>
        </w:r>
      </w:del>
      <w:del w:id="36615" w:author="PR Preview" w:date="2026-01-01T00:00:00Z">
        <w:r>
          <w:delText xml:space="preserve">). </w:delText>
        </w:r>
      </w:del>
      <w:del w:id="36616" w:author="PR Preview" w:date="2026-01-01T00:00:00Z">
        <w:r>
          <w:delText xml:space="preserve">The term</w:delText>
        </w:r>
      </w:del>
      <w:del w:id="36617" w:author="PR Preview" w:date="2026-01-01T00:00:00Z">
        <w:r>
          <w:delText xml:space="preserve"> </w:delText>
        </w:r>
      </w:del>
      <w:del w:id="36618" w:author="PR Preview" w:date="2026-01-01T00:00:00Z">
        <w:r>
          <w:rPr>
            <w:i/>
            <w:iCs/>
          </w:rPr>
          <w:delText xml:space="preserve">self-adjoint</w:delText>
        </w:r>
      </w:del>
      <w:del w:id="36619" w:author="PR Preview" w:date="2026-01-01T00:00:00Z">
        <w:r>
          <w:delText xml:space="preserve"> </w:delText>
        </w:r>
      </w:del>
      <w:del w:id="36620" w:author="PR Preview" w:date="2026-01-01T00:00:00Z">
        <w:r>
          <w:delText xml:space="preserve">comes directly from</w:delText>
        </w:r>
      </w:del>
      <w:del w:id="36621" w:author="PR Preview" w:date="2026-01-01T00:00:00Z">
        <w:r>
          <w:delText xml:space="preserve"> </w:delText>
        </w:r>
      </w:del>
      <w:hyperlink w:anchor="thm-adjoint-inner-product">
        <w:del w:id="36622" w:author="PR Preview" w:date="2026-01-01T00:00:00Z">
          <w:r>
            <w:rPr>
              <w:rStyle w:val="Hyperlink"/>
            </w:rPr>
            <w:delText xml:space="preserve">Theorem 123</w:delText>
          </w:r>
        </w:del>
      </w:hyperlink>
      <w:del w:id="36623" w:author="PR Preview" w:date="2026-01-01T00:00:00Z">
        <w:r>
          <w:delText xml:space="preserve">:</w:delText>
        </w:r>
      </w:del>
      <w:del w:id="36624" w:author="PR Preview" w:date="2026-01-01T00:00:00Z">
        <w:r>
          <w:delText xml:space="preserve"> </w:delText>
        </w:r>
      </w:del>
      <w:del w:id="36625" w:author="PR Preview" w:date="2026-01-01T00:00:00Z">
        <w:r>
          <w:delText xml:space="preserve">when</w:delText>
        </w:r>
      </w:del>
      <w:del w:id="36626" w:author="PR Preview" w:date="2026-01-01T00:00:00Z">
        <w:r>
          <w:delText xml:space="preserve"> </w:delText>
        </w:r>
      </w:del>
      <m:oMath>
        <m:r>
          <m:rPr>
            <m:sty m:val="bi"/>
          </m:rPr>
          <m:t>A</m:t>
        </m:r>
      </m:oMath>
      <w:del w:id="36627" w:author="PR Preview" w:date="2026-01-01T00:00:00Z">
        <w:r>
          <w:delText xml:space="preserve"> </w:delText>
        </w:r>
      </w:del>
      <w:del w:id="36628" w:author="PR Preview" w:date="2026-01-01T00:00:00Z">
        <w:r>
          <w:delText xml:space="preserve">is Hermitian,</w:delText>
        </w:r>
      </w:del>
      <w:del w:id="36629" w:author="PR Preview" w:date="2026-01-01T00:00:00Z">
        <w:r>
          <w:delText xml:space="preserve"> </w:delText>
        </w:r>
      </w:del>
      <m:oMath>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r>
              <m:rPr>
                <m:sty m:val="bi"/>
              </m:rPr>
              <m:t>A</m:t>
            </m:r>
            <m:limLow>
              <m:e>
                <m:r>
                  <m:t>v</m:t>
                </m:r>
              </m:e>
              <m:lim>
                <m:r>
                  <m:rPr>
                    <m:sty m:val="p"/>
                  </m:rPr>
                  <m:t>∼</m:t>
                </m:r>
              </m:lim>
            </m:limLow>
          </m:e>
        </m:d>
        <m:r>
          <m:t>​</m:t>
        </m:r>
      </m:oMath>
      <w:del w:id="36630" w:author="PR Preview" w:date="2026-01-01T00:00:00Z">
        <w:r>
          <w:delText xml:space="preserve"> </w:delText>
        </w:r>
      </w:del>
      <w:del w:id="36631" w:author="PR Preview" w:date="2026-01-01T00:00:00Z">
        <w:r>
          <w:delText xml:space="preserve">for all</w:delText>
        </w:r>
      </w:del>
      <w:del w:id="36632" w:author="PR Preview" w:date="2026-01-01T00:00:00Z">
        <w:r>
          <w:delText xml:space="preserve"> </w:delText>
        </w:r>
      </w:del>
      <m:oMath>
        <m:limLow>
          <m:e>
            <m:r>
              <m:t>u</m:t>
            </m:r>
          </m:e>
          <m:lim>
            <m:r>
              <m:rPr>
                <m:sty m:val="p"/>
              </m:rPr>
              <m:t>∼</m:t>
            </m:r>
          </m:lim>
        </m:limLow>
        <m:r>
          <m:rPr>
            <m:sty m:val="p"/>
          </m:rPr>
          <m:t>,</m:t>
        </m:r>
        <m:limLow>
          <m:e>
            <m:r>
              <m:t>v</m:t>
            </m:r>
          </m:e>
          <m:lim>
            <m:r>
              <m:rPr>
                <m:sty m:val="p"/>
              </m:rPr>
              <m:t>∼</m:t>
            </m:r>
          </m:lim>
        </m:limLow>
        <m:r>
          <m:rPr>
            <m:sty m:val="p"/>
          </m:rPr>
          <m:t>∈</m:t>
        </m:r>
        <m:sSup>
          <m:e>
            <m:r>
              <m:rPr>
                <m:scr m:val="double-struck"/>
                <m:sty m:val="p"/>
              </m:rPr>
              <m:t>C</m:t>
            </m:r>
          </m:e>
          <m:sup>
            <m:r>
              <m:t>n</m:t>
            </m:r>
          </m:sup>
        </m:sSup>
      </m:oMath>
      <w:del w:id="36633" w:author="PR Preview" w:date="2026-01-01T00:00:00Z">
        <w:r>
          <w:delText xml:space="preserve">.</w:delText>
        </w:r>
      </w:del>
      <w:del w:id="36634" w:author="PR Preview" w:date="2026-01-01T00:00:00Z">
        <w:r>
          <w:delText xml:space="preserve"> </w:delText>
        </w:r>
      </w:del>
      <w:del w:id="36635" w:author="PR Preview" w:date="2026-01-01T00:00:00Z">
        <w:r>
          <w:delText xml:space="preserve">The linear operator moves across the inner product without change.</w:delText>
        </w:r>
      </w:del>
    </w:p>
    <w:p>
      <w:pPr>
        <w:pStyle w:val="BodyText"/>
      </w:pPr>
      <w:del w:id="36636" w:author="PR Preview" w:date="2026-01-01T00:00:00Z">
        <w:r>
          <w:rPr>
            <w:b/>
            <w:bCs/>
          </w:rPr>
          <w:delText xml:space="preserve">Example 218 (A Hermitian matrix)</w:delText>
        </w:r>
      </w:del>
    </w:p>
    <w:p>
      <w:pPr>
        <w:pStyle w:val="FirstParagraph"/>
      </w:pPr>
      <w:ins w:id="36637" w:author="PR Preview" w:date="2026-01-01T00:00:00Z">
        <w:r>
          <w:rPr>
            <w:i/>
            <w:iCs/>
          </w:rPr>
          <w:t xml:space="preserve">Remark 54</w:t>
        </w:r>
      </w:ins>
      <w:ins w:id="36638" w:author="PR Preview" w:date="2026-01-01T00:00:00Z">
        <w:r>
          <w:t xml:space="preserve"> (Why</w:t>
        </w:r>
      </w:ins>
      <w:ins w:id="36639" w:author="PR Preview" w:date="2026-01-01T00:00:00Z">
        <w:r>
          <w:t xml:space="preserve"> </w:t>
        </w:r>
      </w:ins>
      <w:ins w:id="36640" w:author="PR Preview" w:date="2026-01-01T00:00:00Z">
        <w:r>
          <w:t xml:space="preserve">“self-adjoint”</w:t>
        </w:r>
      </w:ins>
      <w:ins w:id="36641" w:author="PR Preview" w:date="2026-01-01T00:00:00Z">
        <w:r>
          <w:t xml:space="preserve">). </w:t>
        </w:r>
      </w:ins>
      <w:ins w:id="36642" w:author="PR Preview" w:date="2026-01-01T00:00:00Z">
        <w:r>
          <w:t xml:space="preserve">The term</w:t>
        </w:r>
      </w:ins>
      <w:ins w:id="36643" w:author="PR Preview" w:date="2026-01-01T00:00:00Z">
        <w:r>
          <w:t xml:space="preserve"> </w:t>
        </w:r>
      </w:ins>
      <w:ins w:id="36644" w:author="PR Preview" w:date="2026-01-01T00:00:00Z">
        <w:r>
          <w:rPr>
            <w:i/>
            <w:iCs/>
          </w:rPr>
          <w:t xml:space="preserve">self-adjoint</w:t>
        </w:r>
      </w:ins>
      <w:ins w:id="36645" w:author="PR Preview" w:date="2026-01-01T00:00:00Z">
        <w:r>
          <w:t xml:space="preserve"> </w:t>
        </w:r>
      </w:ins>
      <w:ins w:id="36646" w:author="PR Preview" w:date="2026-01-01T00:00:00Z">
        <w:r>
          <w:t xml:space="preserve">comes directly from</w:t>
        </w:r>
      </w:ins>
      <w:ins w:id="36647" w:author="PR Preview" w:date="2026-01-01T00:00:00Z">
        <w:r>
          <w:t xml:space="preserve"> </w:t>
        </w:r>
      </w:ins>
      <w:hyperlink w:anchor="thm-adjoint-inner-product">
        <w:ins w:id="36648" w:author="PR Preview" w:date="2026-01-01T00:00:00Z">
          <w:r>
            <w:rPr>
              <w:rStyle w:val="Hyperlink"/>
            </w:rPr>
            <w:t xml:space="preserve">Theorem 124</w:t>
          </w:r>
        </w:ins>
      </w:hyperlink>
      <w:ins w:id="36649" w:author="PR Preview" w:date="2026-01-01T00:00:00Z">
        <w:r>
          <w:t xml:space="preserve">:</w:t>
        </w:r>
      </w:ins>
      <w:ins w:id="36650" w:author="PR Preview" w:date="2026-01-01T00:00:00Z">
        <w:r>
          <w:t xml:space="preserve"> </w:t>
        </w:r>
      </w:ins>
      <w:ins w:id="36651" w:author="PR Preview" w:date="2026-01-01T00:00:00Z">
        <w:r>
          <w:t xml:space="preserve">when</w:t>
        </w:r>
      </w:ins>
      <w:ins w:id="36652" w:author="PR Preview" w:date="2026-01-01T00:00:00Z">
        <w:r>
          <w:t xml:space="preserve"> </w:t>
        </w:r>
      </w:ins>
      <m:oMath>
        <m:r>
          <m:rPr>
            <m:sty m:val="bi"/>
          </m:rPr>
          <m:t>A</m:t>
        </m:r>
      </m:oMath>
      <w:ins w:id="36653" w:author="PR Preview" w:date="2026-01-01T00:00:00Z">
        <w:r>
          <w:t xml:space="preserve"> </w:t>
        </w:r>
      </w:ins>
      <w:ins w:id="36654" w:author="PR Preview" w:date="2026-01-01T00:00:00Z">
        <w:r>
          <w:t xml:space="preserve">is Hermitian,</w:t>
        </w:r>
      </w:ins>
      <w:ins w:id="36655" w:author="PR Preview" w:date="2026-01-01T00:00:00Z">
        <w:r>
          <w:t xml:space="preserve"> </w:t>
        </w:r>
      </w:ins>
      <w:ins w:id="36656" w:author="PR Preview" w:date="2026-01-01T00:00:00Z">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ins>
      <w:ins w:id="36657" w:author="PR Preview" w:date="2026-01-01T00:00:00Z">
        <w:r>
          <w:t xml:space="preserve"> </w:t>
        </w:r>
      </w:ins>
      <w:ins w:id="36658" w:author="PR Preview" w:date="2026-01-01T00:00:00Z">
        <w:r>
          <w:t xml:space="preserve">for all</w:t>
        </w:r>
      </w:ins>
      <w:ins w:id="36659" w:author="PR Preview" w:date="2026-01-01T00:00:00Z">
        <w:r>
          <w:t xml:space="preserve"> </w:t>
        </w:r>
      </w:ins>
      <w:ins w:id="36660" w:author="PR Preview" w:date="2026-01-01T00:00:00Z">
        <w:r>
          <w:t xml:space="preserve">$\mathord{\smash[b]{\underset{\raise.3ex\hbox{$\scriptstyle\sim$}}{u}}\vphantom{u}}, \mathord{\smash[b]{\underset{\raise.3ex\hbox{$\scriptstyle\sim$}}{v}}\vphantom{v}} \in \mathbb{C}^n$</w:t>
        </w:r>
      </w:ins>
      <w:ins w:id="36661" w:author="PR Preview" w:date="2026-01-01T00:00:00Z">
        <w:r>
          <w:t xml:space="preserve">.</w:t>
        </w:r>
      </w:ins>
      <w:ins w:id="36662" w:author="PR Preview" w:date="2026-01-01T00:00:00Z">
        <w:r>
          <w:t xml:space="preserve"> </w:t>
        </w:r>
      </w:ins>
      <w:ins w:id="36663" w:author="PR Preview" w:date="2026-01-01T00:00:00Z">
        <w:r>
          <w:t xml:space="preserve">The linear operator moves across the inner product without change.</w:t>
        </w:r>
      </w:ins>
    </w:p>
    <w:bookmarkEnd w:id="691"/>
    <w:bookmarkStart w:id="692" w:name="exm-hermitian-matrix"/>
    <w:p>
      <w:pPr>
        <w:pStyle w:val="BodyText"/>
      </w:pPr>
      <w:ins w:id="36664" w:author="PR Preview" w:date="2026-01-01T00:00:00Z">
        <w:r>
          <w:rPr>
            <w:b/>
            <w:bCs/>
          </w:rPr>
          <w:t xml:space="preserve">Example 220 (A Hermitian matrix)</w:t>
        </w:r>
      </w:ins>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2"/>
    <w:bookmarkStart w:id="693" w:name="exm-not-hermitian"/>
    <w:p>
      <w:pPr>
        <w:pStyle w:val="BodyText"/>
      </w:pPr>
      <w:del w:id="36665" w:author="PR Preview" w:date="2026-01-01T00:00:00Z">
        <w:r>
          <w:rPr>
            <w:b/>
            <w:bCs/>
          </w:rPr>
          <w:delText xml:space="preserve">Example 219 (A symmetric complex matrix that is not Hermitian)</w:delText>
        </w:r>
      </w:del>
    </w:p>
    <w:p>
      <w:pPr>
        <w:pStyle w:val="BodyText"/>
      </w:pPr>
      <w:ins w:id="36666" w:author="PR Preview" w:date="2026-01-01T00:00:00Z">
        <w:r>
          <w:rPr>
            <w:b/>
            <w:bCs/>
          </w:rPr>
          <w:t xml:space="preserve">Example 221 (A symmetric complex matrix that is not Hermitian)</w:t>
        </w:r>
      </w:ins>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93"/>
    <w:bookmarkStart w:id="694"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94"/>
    <w:bookmarkStart w:id="695" w:name="rem-skew-hermitian-diagonal"/>
    <w:p>
      <w:pPr>
        <w:pStyle w:val="FirstParagraph"/>
      </w:pPr>
      <w:del w:id="36667" w:author="PR Preview" w:date="2026-01-01T00:00:00Z">
        <w:r>
          <w:rPr>
            <w:i/>
            <w:iCs/>
          </w:rPr>
          <w:delText xml:space="preserve">Remark 54</w:delText>
        </w:r>
      </w:del>
      <w:del w:id="36668" w:author="PR Preview" w:date="2026-01-01T00:00:00Z">
        <w:r>
          <w:delText xml:space="preserve"> (The diagonal of a skew-Hermitian matrix). </w:delText>
        </w:r>
      </w:del>
      <w:del w:id="36669" w:author="PR Preview" w:date="2026-01-01T00:00:00Z">
        <w:r>
          <w:delText xml:space="preserve">Every entry of a skew-Hermitian matrix satisfies</w:delText>
        </w:r>
      </w:del>
      <w:del w:id="36670" w:author="PR Preview" w:date="2026-01-01T00:00:00Z">
        <w:r>
          <w:delText xml:space="preserve"> </w:delText>
        </w:r>
      </w:del>
      <m:oMath>
        <m:sSub>
          <m:e>
            <m:r>
              <m:t>a</m:t>
            </m:r>
          </m:e>
          <m:sub>
            <m:r>
              <m:t>j</m:t>
            </m:r>
            <m:r>
              <m:t>k</m:t>
            </m:r>
          </m:sub>
        </m:sSub>
        <m:r>
          <m:rPr>
            <m:sty m:val="p"/>
          </m:rPr>
          <m:t>=</m:t>
        </m:r>
        <m:r>
          <m:rPr>
            <m:sty m:val="p"/>
          </m:rPr>
          <m:t>−</m:t>
        </m:r>
        <m:bar>
          <m:barPr>
            <m:pos m:val="top"/>
          </m:barPr>
          <m:e>
            <m:sSub>
              <m:e>
                <m:r>
                  <m:t>a</m:t>
                </m:r>
              </m:e>
              <m:sub>
                <m:r>
                  <m:t>k</m:t>
                </m:r>
                <m:r>
                  <m:t>j</m:t>
                </m:r>
              </m:sub>
            </m:sSub>
          </m:e>
        </m:bar>
      </m:oMath>
      <w:del w:id="36671" w:author="PR Preview" w:date="2026-01-01T00:00:00Z">
        <w:r>
          <w:delText xml:space="preserve">.</w:delText>
        </w:r>
      </w:del>
      <w:del w:id="36672" w:author="PR Preview" w:date="2026-01-01T00:00:00Z">
        <w:r>
          <w:delText xml:space="preserve"> </w:delText>
        </w:r>
      </w:del>
      <w:del w:id="36673" w:author="PR Preview" w:date="2026-01-01T00:00:00Z">
        <w:r>
          <w:delText xml:space="preserve">In particular, its diagonal entries satisfy</w:delText>
        </w:r>
      </w:del>
      <w:del w:id="36674" w:author="PR Preview" w:date="2026-01-01T00:00:00Z">
        <w:r>
          <w:delText xml:space="preserve"> </w:delText>
        </w:r>
      </w:del>
      <m:oMath>
        <m:sSub>
          <m:e>
            <m:r>
              <m:t>a</m:t>
            </m:r>
          </m:e>
          <m:sub>
            <m:r>
              <m:t>j</m:t>
            </m:r>
            <m:r>
              <m:t>j</m:t>
            </m:r>
          </m:sub>
        </m:sSub>
        <m:r>
          <m:rPr>
            <m:sty m:val="p"/>
          </m:rPr>
          <m:t>=</m:t>
        </m:r>
        <m:r>
          <m:rPr>
            <m:sty m:val="p"/>
          </m:rPr>
          <m:t>−</m:t>
        </m:r>
        <m:bar>
          <m:barPr>
            <m:pos m:val="top"/>
          </m:barPr>
          <m:e>
            <m:sSub>
              <m:e>
                <m:r>
                  <m:t>a</m:t>
                </m:r>
              </m:e>
              <m:sub>
                <m:r>
                  <m:t>j</m:t>
                </m:r>
                <m:r>
                  <m:t>j</m:t>
                </m:r>
              </m:sub>
            </m:sSub>
          </m:e>
        </m:bar>
      </m:oMath>
      <w:del w:id="36675" w:author="PR Preview" w:date="2026-01-01T00:00:00Z">
        <w:r>
          <w:delText xml:space="preserve">,</w:delText>
        </w:r>
      </w:del>
      <w:del w:id="36676" w:author="PR Preview" w:date="2026-01-01T00:00:00Z">
        <w:r>
          <w:delText xml:space="preserve"> </w:delText>
        </w:r>
      </w:del>
      <w:del w:id="36677" w:author="PR Preview" w:date="2026-01-01T00:00:00Z">
        <w:r>
          <w:delText xml:space="preserve">which means</w:delText>
        </w:r>
      </w:del>
    </w:p>
    <w:p>
      <w:pPr>
        <w:pStyle w:val="FirstParagraph"/>
      </w:pPr>
      <w:ins w:id="36678" w:author="PR Preview" w:date="2026-01-01T00:00:00Z">
        <w:r>
          <w:rPr>
            <w:i/>
            <w:iCs/>
          </w:rPr>
          <w:t xml:space="preserve">Remark 55</w:t>
        </w:r>
      </w:ins>
      <w:ins w:id="36679" w:author="PR Preview" w:date="2026-01-01T00:00:00Z">
        <w:r>
          <w:t xml:space="preserve"> (The diagonal of a skew-Hermitian matrix). </w:t>
        </w:r>
      </w:ins>
      <w:ins w:id="36680" w:author="PR Preview" w:date="2026-01-01T00:00:00Z">
        <w:r>
          <w:t xml:space="preserve">Every entry of a skew-Hermitian matrix satisfies</w:t>
        </w:r>
      </w:ins>
      <w:ins w:id="36681" w:author="PR Preview" w:date="2026-01-01T00:00:00Z">
        <w:r>
          <w:t xml:space="preserve"> </w:t>
        </w:r>
      </w:ins>
      <m:oMath>
        <m:sSub>
          <m:e>
            <m:r>
              <m:t>a</m:t>
            </m:r>
          </m:e>
          <m:sub>
            <m:r>
              <m:t>j</m:t>
            </m:r>
            <m:r>
              <m:t>k</m:t>
            </m:r>
          </m:sub>
        </m:sSub>
        <m:r>
          <m:rPr>
            <m:sty m:val="p"/>
          </m:rPr>
          <m:t>=</m:t>
        </m:r>
        <m:r>
          <m:rPr>
            <m:sty m:val="p"/>
          </m:rPr>
          <m:t>−</m:t>
        </m:r>
        <m:bar>
          <m:barPr>
            <m:pos m:val="top"/>
          </m:barPr>
          <m:e>
            <m:sSub>
              <m:e>
                <m:r>
                  <m:t>a</m:t>
                </m:r>
              </m:e>
              <m:sub>
                <m:r>
                  <m:t>k</m:t>
                </m:r>
                <m:r>
                  <m:t>j</m:t>
                </m:r>
              </m:sub>
            </m:sSub>
          </m:e>
        </m:bar>
      </m:oMath>
      <w:ins w:id="36682" w:author="PR Preview" w:date="2026-01-01T00:00:00Z">
        <w:r>
          <w:t xml:space="preserve">.</w:t>
        </w:r>
      </w:ins>
      <w:ins w:id="36683" w:author="PR Preview" w:date="2026-01-01T00:00:00Z">
        <w:r>
          <w:t xml:space="preserve"> </w:t>
        </w:r>
      </w:ins>
      <w:ins w:id="36684" w:author="PR Preview" w:date="2026-01-01T00:00:00Z">
        <w:r>
          <w:t xml:space="preserve">In particular, its diagonal entries satisfy</w:t>
        </w:r>
      </w:ins>
      <w:ins w:id="36685" w:author="PR Preview" w:date="2026-01-01T00:00:00Z">
        <w:r>
          <w:t xml:space="preserve"> </w:t>
        </w:r>
      </w:ins>
      <m:oMath>
        <m:sSub>
          <m:e>
            <m:r>
              <m:t>a</m:t>
            </m:r>
          </m:e>
          <m:sub>
            <m:r>
              <m:t>j</m:t>
            </m:r>
            <m:r>
              <m:t>j</m:t>
            </m:r>
          </m:sub>
        </m:sSub>
        <m:r>
          <m:rPr>
            <m:sty m:val="p"/>
          </m:rPr>
          <m:t>=</m:t>
        </m:r>
        <m:r>
          <m:rPr>
            <m:sty m:val="p"/>
          </m:rPr>
          <m:t>−</m:t>
        </m:r>
        <m:bar>
          <m:barPr>
            <m:pos m:val="top"/>
          </m:barPr>
          <m:e>
            <m:sSub>
              <m:e>
                <m:r>
                  <m:t>a</m:t>
                </m:r>
              </m:e>
              <m:sub>
                <m:r>
                  <m:t>j</m:t>
                </m:r>
                <m:r>
                  <m:t>j</m:t>
                </m:r>
              </m:sub>
            </m:sSub>
          </m:e>
        </m:bar>
      </m:oMath>
      <w:ins w:id="36686" w:author="PR Preview" w:date="2026-01-01T00:00:00Z">
        <w:r>
          <w:t xml:space="preserve">,</w:t>
        </w:r>
      </w:ins>
      <w:ins w:id="36687" w:author="PR Preview" w:date="2026-01-01T00:00:00Z">
        <w:r>
          <w:t xml:space="preserve"> </w:t>
        </w:r>
      </w:ins>
      <w:ins w:id="36688" w:author="PR Preview" w:date="2026-01-01T00:00:00Z">
        <w:r>
          <w:t xml:space="preserve">which means</w:t>
        </w:r>
      </w:ins>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5"/>
    <w:bookmarkStart w:id="696" w:name="exm-skew-hermitian-matrix"/>
    <w:p>
      <w:pPr>
        <w:pStyle w:val="BodyText"/>
      </w:pPr>
      <w:del w:id="36689" w:author="PR Preview" w:date="2026-01-01T00:00:00Z">
        <w:r>
          <w:rPr>
            <w:b/>
            <w:bCs/>
          </w:rPr>
          <w:delText xml:space="preserve">Example 220 (A skew-Hermitian matrix)</w:delText>
        </w:r>
      </w:del>
      <w:del w:id="36690" w:author="PR Preview" w:date="2026-01-01T00:00:00Z">
        <w:r>
          <w:delText xml:space="preserve"> </w:delText>
        </w:r>
      </w:del>
      <w:del w:id="36691" w:author="PR Preview" w:date="2026-01-01T00:00:00Z">
        <w:r>
          <w:delText xml:space="preserve">The matrix</w:delText>
        </w:r>
      </w:del>
    </w:p>
    <w:p>
      <w:pPr>
        <w:pStyle w:val="BodyText"/>
      </w:pPr>
      <w:ins w:id="36692" w:author="PR Preview" w:date="2026-01-01T00:00:00Z">
        <w:r>
          <w:rPr>
            <w:b/>
            <w:bCs/>
          </w:rPr>
          <w:t xml:space="preserve">Example 222 (A skew-Hermitian matrix)</w:t>
        </w:r>
      </w:ins>
      <w:ins w:id="36693" w:author="PR Preview" w:date="2026-01-01T00:00:00Z">
        <w:r>
          <w:t xml:space="preserve"> </w:t>
        </w:r>
      </w:ins>
      <w:ins w:id="36694" w:author="PR Preview" w:date="2026-01-01T00:00:00Z">
        <w:r>
          <w:t xml:space="preserve">The matrix</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6"/>
    <w:bookmarkStart w:id="697" w:name="X4e376dfe4195dd67571b7cde9ab8c2999dabc4a"/>
    <w:p>
      <w:pPr>
        <w:pStyle w:val="BodyText"/>
      </w:pPr>
      <w:del w:id="36695" w:author="PR Preview" w:date="2026-01-01T00:00:00Z">
        <w:r>
          <w:rPr>
            <w:b/>
            <w:bCs/>
          </w:rPr>
          <w:delText xml:space="preserve">Theorem 125 (Hermitian and skew-Hermitian decomposition)</w:delText>
        </w:r>
      </w:del>
      <w:del w:id="36696" w:author="PR Preview" w:date="2026-01-01T00:00:00Z">
        <w:r>
          <w:delText xml:space="preserve"> </w:delText>
        </w:r>
      </w:del>
      <w:del w:id="36697" w:author="PR Preview" w:date="2026-01-01T00:00:00Z">
        <w:r>
          <w:delText xml:space="preserve">Every square complex matrix</w:delText>
        </w:r>
      </w:del>
      <w:del w:id="36698" w:author="PR Preview" w:date="2026-01-01T00:00:00Z">
        <w:r>
          <w:delText xml:space="preserve"> </w:delText>
        </w:r>
      </w:del>
      <m:oMath>
        <m:r>
          <m:rPr>
            <m:sty m:val="bi"/>
          </m:rPr>
          <m:t>A</m:t>
        </m:r>
        <m:r>
          <m:rPr>
            <m:sty m:val="p"/>
          </m:rPr>
          <m:t>∈</m:t>
        </m:r>
        <m:sSup>
          <m:e>
            <m:r>
              <m:rPr>
                <m:scr m:val="double-struck"/>
                <m:sty m:val="p"/>
              </m:rPr>
              <m:t>C</m:t>
            </m:r>
          </m:e>
          <m:sup>
            <m:r>
              <m:t>n</m:t>
            </m:r>
            <m:r>
              <m:rPr>
                <m:sty m:val="p"/>
              </m:rPr>
              <m:t>×</m:t>
            </m:r>
            <m:r>
              <m:t>n</m:t>
            </m:r>
          </m:sup>
        </m:sSup>
      </m:oMath>
      <w:del w:id="36699" w:author="PR Preview" w:date="2026-01-01T00:00:00Z">
        <w:r>
          <w:delText xml:space="preserve"> </w:delText>
        </w:r>
      </w:del>
      <w:del w:id="36700" w:author="PR Preview" w:date="2026-01-01T00:00:00Z">
        <w:r>
          <w:delText xml:space="preserve">can be uniquely expressed as the sum of a Hermitian matrix</w:delText>
        </w:r>
      </w:del>
      <w:del w:id="36701" w:author="PR Preview" w:date="2026-01-01T00:00:00Z">
        <w:r>
          <w:delText xml:space="preserve"> </w:delText>
        </w:r>
      </w:del>
      <m:oMath>
        <m:r>
          <m:rPr>
            <m:sty m:val="bi"/>
          </m:rPr>
          <m:t>H</m:t>
        </m:r>
      </m:oMath>
      <w:del w:id="36702" w:author="PR Preview" w:date="2026-01-01T00:00:00Z">
        <w:r>
          <w:delText xml:space="preserve"> </w:delText>
        </w:r>
      </w:del>
      <w:del w:id="36703" w:author="PR Preview" w:date="2026-01-01T00:00:00Z">
        <w:r>
          <w:delText xml:space="preserve">(</w:delText>
        </w:r>
      </w:del>
      <w:hyperlink w:anchor="def-hermitian-matrix">
        <w:del w:id="36704" w:author="PR Preview" w:date="2026-01-01T00:00:00Z">
          <w:r>
            <w:rPr>
              <w:rStyle w:val="Hyperlink"/>
            </w:rPr>
            <w:delText xml:space="preserve">Definition 129</w:delText>
          </w:r>
        </w:del>
      </w:hyperlink>
      <w:del w:id="36705" w:author="PR Preview" w:date="2026-01-01T00:00:00Z">
        <w:r>
          <w:delText xml:space="preserve">)</w:delText>
        </w:r>
      </w:del>
      <w:del w:id="36706" w:author="PR Preview" w:date="2026-01-01T00:00:00Z">
        <w:r>
          <w:delText xml:space="preserve"> </w:delText>
        </w:r>
      </w:del>
      <w:del w:id="36707" w:author="PR Preview" w:date="2026-01-01T00:00:00Z">
        <w:r>
          <w:delText xml:space="preserve">and a skew-Hermitian matrix</w:delText>
        </w:r>
      </w:del>
      <w:del w:id="36708" w:author="PR Preview" w:date="2026-01-01T00:00:00Z">
        <w:r>
          <w:delText xml:space="preserve"> </w:delText>
        </w:r>
      </w:del>
      <m:oMath>
        <m:r>
          <m:rPr>
            <m:sty m:val="bi"/>
          </m:rPr>
          <m:t>S</m:t>
        </m:r>
      </m:oMath>
      <w:del w:id="36709" w:author="PR Preview" w:date="2026-01-01T00:00:00Z">
        <w:r>
          <w:delText xml:space="preserve"> </w:delText>
        </w:r>
      </w:del>
      <w:del w:id="36710" w:author="PR Preview" w:date="2026-01-01T00:00:00Z">
        <w:r>
          <w:delText xml:space="preserve">(</w:delText>
        </w:r>
      </w:del>
      <w:hyperlink w:anchor="def-skew-hermitian-matrix">
        <w:del w:id="36711" w:author="PR Preview" w:date="2026-01-01T00:00:00Z">
          <w:r>
            <w:rPr>
              <w:rStyle w:val="Hyperlink"/>
            </w:rPr>
            <w:delText xml:space="preserve">Definition 130</w:delText>
          </w:r>
        </w:del>
      </w:hyperlink>
      <w:del w:id="36712" w:author="PR Preview" w:date="2026-01-01T00:00:00Z">
        <w:r>
          <w:delText xml:space="preserve">):</w:delText>
        </w:r>
      </w:del>
    </w:p>
    <w:p>
      <w:pPr>
        <w:pStyle w:val="BodyText"/>
      </w:pPr>
      <w:ins w:id="36713" w:author="PR Preview" w:date="2026-01-01T00:00:00Z">
        <w:r>
          <w:rPr>
            <w:b/>
            <w:bCs/>
          </w:rPr>
          <w:t xml:space="preserve">Theorem 126 (Hermitian and skew-Hermitian decomposition)</w:t>
        </w:r>
      </w:ins>
      <w:ins w:id="36714" w:author="PR Preview" w:date="2026-01-01T00:00:00Z">
        <w:r>
          <w:t xml:space="preserve"> </w:t>
        </w:r>
      </w:ins>
      <w:ins w:id="36715" w:author="PR Preview" w:date="2026-01-01T00:00:00Z">
        <w:r>
          <w:t xml:space="preserve">Every square complex matrix</w:t>
        </w:r>
      </w:ins>
      <w:ins w:id="36716" w:author="PR Preview" w:date="2026-01-01T00:00:00Z">
        <w:r>
          <w:t xml:space="preserve"> </w:t>
        </w:r>
      </w:ins>
      <m:oMath>
        <m:r>
          <m:rPr>
            <m:sty m:val="bi"/>
          </m:rPr>
          <m:t>A</m:t>
        </m:r>
        <m:r>
          <m:rPr>
            <m:sty m:val="p"/>
          </m:rPr>
          <m:t>∈</m:t>
        </m:r>
        <m:sSup>
          <m:e>
            <m:r>
              <m:rPr>
                <m:scr m:val="double-struck"/>
                <m:sty m:val="p"/>
              </m:rPr>
              <m:t>C</m:t>
            </m:r>
          </m:e>
          <m:sup>
            <m:r>
              <m:t>n</m:t>
            </m:r>
            <m:r>
              <m:rPr>
                <m:sty m:val="p"/>
              </m:rPr>
              <m:t>×</m:t>
            </m:r>
            <m:r>
              <m:t>n</m:t>
            </m:r>
          </m:sup>
        </m:sSup>
      </m:oMath>
      <w:ins w:id="36717" w:author="PR Preview" w:date="2026-01-01T00:00:00Z">
        <w:r>
          <w:t xml:space="preserve"> </w:t>
        </w:r>
      </w:ins>
      <w:ins w:id="36718" w:author="PR Preview" w:date="2026-01-01T00:00:00Z">
        <w:r>
          <w:t xml:space="preserve">can be uniquely expressed as the sum of a Hermitian matrix</w:t>
        </w:r>
      </w:ins>
      <w:ins w:id="36719" w:author="PR Preview" w:date="2026-01-01T00:00:00Z">
        <w:r>
          <w:t xml:space="preserve"> </w:t>
        </w:r>
      </w:ins>
      <m:oMath>
        <m:r>
          <m:rPr>
            <m:sty m:val="bi"/>
          </m:rPr>
          <m:t>H</m:t>
        </m:r>
      </m:oMath>
      <w:ins w:id="36720" w:author="PR Preview" w:date="2026-01-01T00:00:00Z">
        <w:r>
          <w:t xml:space="preserve"> </w:t>
        </w:r>
      </w:ins>
      <w:ins w:id="36721" w:author="PR Preview" w:date="2026-01-01T00:00:00Z">
        <w:r>
          <w:t xml:space="preserve">(</w:t>
        </w:r>
      </w:ins>
      <w:hyperlink w:anchor="def-hermitian-matrix">
        <w:ins w:id="36722" w:author="PR Preview" w:date="2026-01-01T00:00:00Z">
          <w:r>
            <w:rPr>
              <w:rStyle w:val="Hyperlink"/>
            </w:rPr>
            <w:t xml:space="preserve">Definition 129</w:t>
          </w:r>
        </w:ins>
      </w:hyperlink>
      <w:ins w:id="36723" w:author="PR Preview" w:date="2026-01-01T00:00:00Z">
        <w:r>
          <w:t xml:space="preserve">)</w:t>
        </w:r>
      </w:ins>
      <w:ins w:id="36724" w:author="PR Preview" w:date="2026-01-01T00:00:00Z">
        <w:r>
          <w:t xml:space="preserve"> </w:t>
        </w:r>
      </w:ins>
      <w:ins w:id="36725" w:author="PR Preview" w:date="2026-01-01T00:00:00Z">
        <w:r>
          <w:t xml:space="preserve">and a skew-Hermitian matrix</w:t>
        </w:r>
      </w:ins>
      <w:ins w:id="36726" w:author="PR Preview" w:date="2026-01-01T00:00:00Z">
        <w:r>
          <w:t xml:space="preserve"> </w:t>
        </w:r>
      </w:ins>
      <m:oMath>
        <m:r>
          <m:rPr>
            <m:sty m:val="bi"/>
          </m:rPr>
          <m:t>S</m:t>
        </m:r>
      </m:oMath>
      <w:ins w:id="36727" w:author="PR Preview" w:date="2026-01-01T00:00:00Z">
        <w:r>
          <w:t xml:space="preserve"> </w:t>
        </w:r>
      </w:ins>
      <w:ins w:id="36728" w:author="PR Preview" w:date="2026-01-01T00:00:00Z">
        <w:r>
          <w:t xml:space="preserve">(</w:t>
        </w:r>
      </w:ins>
      <w:hyperlink w:anchor="def-skew-hermitian-matrix">
        <w:ins w:id="36729" w:author="PR Preview" w:date="2026-01-01T00:00:00Z">
          <w:r>
            <w:rPr>
              <w:rStyle w:val="Hyperlink"/>
            </w:rPr>
            <w:t xml:space="preserve">Definition 130</w:t>
          </w:r>
        </w:ins>
      </w:hyperlink>
      <w:ins w:id="36730" w:author="PR Preview" w:date="2026-01-01T00:00:00Z">
        <w:r>
          <w:t xml:space="preserve">):</w:t>
        </w:r>
      </w:ins>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del w:id="36731" w:author="PR Preview" w:date="2026-01-01T00:00:00Z">
        <w:r>
          <w:delText xml:space="preserve">Applying the properties of the Hermitian adjoint (</w:delText>
        </w:r>
      </w:del>
      <w:hyperlink w:anchor="thm-hermitian-adjoint-properties">
        <w:del w:id="36732" w:author="PR Preview" w:date="2026-01-01T00:00:00Z">
          <w:r>
            <w:rPr>
              <w:rStyle w:val="Hyperlink"/>
            </w:rPr>
            <w:delText xml:space="preserve">Theorem 122</w:delText>
          </w:r>
        </w:del>
      </w:hyperlink>
      <w:del w:id="36733" w:author="PR Preview" w:date="2026-01-01T00:00:00Z">
        <w:r>
          <w:delText xml:space="preserve">):</w:delText>
        </w:r>
      </w:del>
    </w:p>
    <w:p>
      <w:pPr>
        <w:pStyle w:val="FirstParagraph"/>
      </w:pPr>
      <w:ins w:id="36734" w:author="PR Preview" w:date="2026-01-01T00:00:00Z">
        <w:r>
          <w:t xml:space="preserve">Applying the properties of the Hermitian adjoint (</w:t>
        </w:r>
      </w:ins>
      <w:hyperlink w:anchor="thm-hermitian-adjoint-properties">
        <w:ins w:id="36735" w:author="PR Preview" w:date="2026-01-01T00:00:00Z">
          <w:r>
            <w:rPr>
              <w:rStyle w:val="Hyperlink"/>
            </w:rPr>
            <w:t xml:space="preserve">Theorem 123</w:t>
          </w:r>
        </w:ins>
      </w:hyperlink>
      <w:ins w:id="36736" w:author="PR Preview" w:date="2026-01-01T00:00:00Z">
        <w:r>
          <w:t xml:space="preserve">):</w:t>
        </w:r>
      </w:ins>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8"/>
    <w:bookmarkStart w:id="702" w:name="sec-additional-resources"/>
    <w:p>
      <w:pPr>
        <w:pStyle w:val="Heading2"/>
      </w:pPr>
      <w:r>
        <w:t xml:space="preserve">24 Further reading</w:t>
      </w:r>
    </w:p>
    <w:p>
      <w:pPr>
        <w:pStyle w:val="Compact"/>
        <w:numPr>
          <w:ilvl w:val="0"/>
          <w:numId w:val="1114"/>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(2016)</w:t>
      </w:r>
    </w:p>
    <w:p>
      <w:pPr>
        <w:pStyle w:val="Compact"/>
        <w:numPr>
          <w:ilvl w:val="0"/>
          <w:numId w:val="1114"/>
        </w:numPr>
      </w:pPr>
      <w:r>
        <w:t xml:space="preserve">Banerjee and Roy (2014)</w:t>
      </w:r>
    </w:p>
    <w:p>
      <w:pPr>
        <w:pStyle w:val="Compact"/>
        <w:numPr>
          <w:ilvl w:val="0"/>
          <w:numId w:val="1114"/>
        </w:numPr>
      </w:pPr>
      <w:r>
        <w:t xml:space="preserve">Searle and Khuri (2017)</w:t>
      </w:r>
    </w:p>
    <w:p>
      <w:pPr>
        <w:pStyle w:val="Compact"/>
        <w:numPr>
          <w:ilvl w:val="0"/>
          <w:numId w:val="1114"/>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00">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01">
        <w:r>
          <w:rPr>
            <w:rStyle w:val="Hyperlink"/>
          </w:rPr>
          <w:t xml:space="preserve">diagonalization</w:t>
        </w:r>
      </w:hyperlink>
      <w:r>
        <w:t xml:space="preserve"> </w:t>
      </w:r>
      <w:r>
        <w:t xml:space="preserve">of a covariance matrix.</w:t>
      </w:r>
    </w:p>
    <w:p>
      <w:pPr>
        <w:pStyle w:val="Compact"/>
        <w:numPr>
          <w:ilvl w:val="0"/>
          <w:numId w:val="1114"/>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02"/>
    <w:bookmarkStart w:id="745" w:name="references"/>
    <w:p>
      <w:pPr>
        <w:pStyle w:val="Heading2"/>
      </w:pPr>
      <w:r>
        <w:t xml:space="preserve">References</w:t>
      </w:r>
    </w:p>
    <w:bookmarkStart w:id="744" w:name="refs"/>
    <w:bookmarkStart w:id="704"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703">
        <w:r>
          <w:rPr>
            <w:rStyle w:val="Hyperlink"/>
          </w:rPr>
          <w:t xml:space="preserve">https://doi.org/10.1007/978-3-031-41026-0</w:t>
        </w:r>
      </w:hyperlink>
      <w:r>
        <w:t xml:space="preserve">.</w:t>
      </w:r>
    </w:p>
    <w:bookmarkEnd w:id="704"/>
    <w:bookmarkStart w:id="706"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5">
        <w:r>
          <w:rPr>
            <w:rStyle w:val="Hyperlink"/>
          </w:rPr>
          <w:t xml:space="preserve">https://www.routledge.com/Linear-Algebra-and-Matrix-Analysis-for-Statistics/Banerjee-Roy/p/book/9781420095388</w:t>
        </w:r>
      </w:hyperlink>
      <w:r>
        <w:t xml:space="preserve">.</w:t>
      </w:r>
    </w:p>
    <w:bookmarkEnd w:id="706"/>
    <w:bookmarkStart w:id="708"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7">
        <w:r>
          <w:rPr>
            <w:rStyle w:val="Hyperlink"/>
          </w:rPr>
          <w:t xml:space="preserve">https://doi.org/10.1017/9781108583664</w:t>
        </w:r>
      </w:hyperlink>
      <w:r>
        <w:t xml:space="preserve">.</w:t>
      </w:r>
    </w:p>
    <w:bookmarkEnd w:id="708"/>
    <w:bookmarkStart w:id="710"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9">
        <w:r>
          <w:rPr>
            <w:rStyle w:val="Hyperlink"/>
          </w:rPr>
          <w:t xml:space="preserve">https://doi.org/10.1201/9781315182780</w:t>
        </w:r>
      </w:hyperlink>
      <w:r>
        <w:t xml:space="preserve">.</w:t>
      </w:r>
    </w:p>
    <w:bookmarkEnd w:id="710"/>
    <w:bookmarkStart w:id="712"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11">
        <w:r>
          <w:rPr>
            <w:rStyle w:val="Hyperlink"/>
          </w:rPr>
          <w:t xml:space="preserve">https://doi.org/10.1201/9781315370200</w:t>
        </w:r>
      </w:hyperlink>
      <w:r>
        <w:t xml:space="preserve">.</w:t>
      </w:r>
    </w:p>
    <w:bookmarkEnd w:id="712"/>
    <w:bookmarkStart w:id="714"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13">
        <w:r>
          <w:rPr>
            <w:rStyle w:val="Hyperlink"/>
          </w:rPr>
          <w:t xml:space="preserve">https://www.deeplearningbook.org/</w:t>
        </w:r>
      </w:hyperlink>
      <w:r>
        <w:t xml:space="preserve">.</w:t>
      </w:r>
    </w:p>
    <w:bookmarkEnd w:id="714"/>
    <w:bookmarkStart w:id="716"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5">
        <w:r>
          <w:rPr>
            <w:rStyle w:val="Hyperlink"/>
          </w:rPr>
          <w:t xml:space="preserve">https://facultyweb.cs.wwu.edu/~hutchib2/video_lectures/data371/</w:t>
        </w:r>
      </w:hyperlink>
      <w:r>
        <w:t xml:space="preserve">.</w:t>
      </w:r>
    </w:p>
    <w:bookmarkEnd w:id="716"/>
    <w:bookmarkStart w:id="718"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7">
        <w:r>
          <w:rPr>
            <w:rStyle w:val="Hyperlink"/>
          </w:rPr>
          <w:t xml:space="preserve">www.mosaic-web.org</w:t>
        </w:r>
      </w:hyperlink>
      <w:r>
        <w:t xml:space="preserve">.</w:t>
      </w:r>
    </w:p>
    <w:bookmarkEnd w:id="718"/>
    <w:bookmarkStart w:id="720"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9">
        <w:r>
          <w:rPr>
            <w:rStyle w:val="Hyperlink"/>
          </w:rPr>
          <w:t xml:space="preserve">https://www2.imm.dtu.dk/pubdb/edoc/imm3274.pdf</w:t>
        </w:r>
      </w:hyperlink>
      <w:r>
        <w:t xml:space="preserve">.</w:t>
      </w:r>
    </w:p>
    <w:bookmarkEnd w:id="720"/>
    <w:bookmarkStart w:id="721"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21"/>
    <w:bookmarkStart w:id="723"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22">
        <w:r>
          <w:rPr>
            <w:rStyle w:val="Hyperlink"/>
          </w:rPr>
          <w:t xml:space="preserve">https://web.stanford.edu/class/ee278/lectures.html</w:t>
        </w:r>
      </w:hyperlink>
      <w:r>
        <w:t xml:space="preserve">.</w:t>
      </w:r>
    </w:p>
    <w:bookmarkEnd w:id="723"/>
    <w:bookmarkStart w:id="725"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24">
        <w:r>
          <w:rPr>
            <w:rStyle w:val="Hyperlink"/>
          </w:rPr>
          <w:t xml:space="preserve">https://math.mit.edu/~gs/linearalgebra/</w:t>
        </w:r>
      </w:hyperlink>
      <w:r>
        <w:t xml:space="preserve">.</w:t>
      </w:r>
    </w:p>
    <w:bookmarkEnd w:id="725"/>
    <w:bookmarkStart w:id="727"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6">
        <w:r>
          <w:rPr>
            <w:rStyle w:val="Hyperlink"/>
          </w:rPr>
          <w:t xml:space="preserve">https://ucla-biostat-216.github.io/2024fall/slides/10-eig/10-eig.html</w:t>
        </w:r>
      </w:hyperlink>
      <w:r>
        <w:t xml:space="preserve">.</w:t>
      </w:r>
    </w:p>
    <w:bookmarkEnd w:id="727"/>
    <w:bookmarkStart w:id="729"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8">
        <w:r>
          <w:rPr>
            <w:rStyle w:val="Hyperlink"/>
          </w:rPr>
          <w:t xml:space="preserve">https://ucla-biostat-216.github.io/2024fall/slides/08-ls/08-ls.html</w:t>
        </w:r>
      </w:hyperlink>
      <w:r>
        <w:t xml:space="preserve">.</w:t>
      </w:r>
    </w:p>
    <w:bookmarkEnd w:id="729"/>
    <w:bookmarkStart w:id="731"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30">
        <w:r>
          <w:rPr>
            <w:rStyle w:val="Hyperlink"/>
          </w:rPr>
          <w:t xml:space="preserve">https://ucla-biostat-216.github.io/2024fall/slides/07-matinv/07-matinv.html</w:t>
        </w:r>
      </w:hyperlink>
      <w:r>
        <w:t xml:space="preserve">.</w:t>
      </w:r>
    </w:p>
    <w:bookmarkEnd w:id="731"/>
    <w:bookmarkStart w:id="733"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32">
        <w:r>
          <w:rPr>
            <w:rStyle w:val="Hyperlink"/>
          </w:rPr>
          <w:t xml:space="preserve">https://ucla-biostat-216.github.io/2024fall/slides/03-matrix/03-matrix.html</w:t>
        </w:r>
      </w:hyperlink>
      <w:r>
        <w:t xml:space="preserve">.</w:t>
      </w:r>
    </w:p>
    <w:bookmarkEnd w:id="733"/>
    <w:bookmarkStart w:id="735"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34">
        <w:r>
          <w:rPr>
            <w:rStyle w:val="Hyperlink"/>
          </w:rPr>
          <w:t xml:space="preserve">https://ucla-biostat-216.github.io/2024fall/slides/06-orthproj/06-orthproj.html</w:t>
        </w:r>
      </w:hyperlink>
      <w:r>
        <w:t xml:space="preserve">.</w:t>
      </w:r>
    </w:p>
    <w:bookmarkEnd w:id="735"/>
    <w:bookmarkStart w:id="737"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6">
        <w:r>
          <w:rPr>
            <w:rStyle w:val="Hyperlink"/>
          </w:rPr>
          <w:t xml:space="preserve">https://ucla-biostat-216.github.io/2024fall/slides/05-rank/05-rank.html</w:t>
        </w:r>
      </w:hyperlink>
      <w:r>
        <w:t xml:space="preserve">.</w:t>
      </w:r>
    </w:p>
    <w:bookmarkEnd w:id="737"/>
    <w:bookmarkStart w:id="739"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8">
        <w:r>
          <w:rPr>
            <w:rStyle w:val="Hyperlink"/>
          </w:rPr>
          <w:t xml:space="preserve">https://ucla-biostat-216.github.io/2024fall/slides/11-pd/11-pd.html</w:t>
        </w:r>
      </w:hyperlink>
      <w:r>
        <w:t xml:space="preserve">.</w:t>
      </w:r>
    </w:p>
    <w:bookmarkEnd w:id="739"/>
    <w:bookmarkStart w:id="741"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40">
        <w:r>
          <w:rPr>
            <w:rStyle w:val="Hyperlink"/>
          </w:rPr>
          <w:t xml:space="preserve">https://ucla-biostat-216.github.io/2024fall/slides/04-vecsp/04-vecsp.html</w:t>
        </w:r>
      </w:hyperlink>
      <w:r>
        <w:t xml:space="preserve">.</w:t>
      </w:r>
    </w:p>
    <w:bookmarkEnd w:id="741"/>
    <w:bookmarkStart w:id="743"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42">
        <w:r>
          <w:rPr>
            <w:rStyle w:val="Hyperlink"/>
          </w:rPr>
          <w:t xml:space="preserve">https://ucla-biostat-216.github.io/2024fall/slides/02-vector/02-vector.html</w:t>
        </w:r>
      </w:hyperlink>
      <w:r>
        <w:t xml:space="preserve">.</w:t>
      </w:r>
    </w:p>
    <w:bookmarkEnd w:id="743"/>
    <w:bookmarkEnd w:id="744"/>
    <w:bookmarkEnd w:id="7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6" Type="http://schemas.openxmlformats.org/officeDocument/2006/relationships/image" Target="media/rId196.png"/><Relationship Id="rId74" Type="http://schemas.openxmlformats.org/officeDocument/2006/relationships/image" Target="media/rId74.png"/><Relationship Id="rId288" Type="http://schemas.openxmlformats.org/officeDocument/2006/relationships/image" Target="media/rId288.png"/><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6" Type="http://schemas.openxmlformats.org/officeDocument/2006/relationships/hyperlink" Target="algebra-complex.html#def-complex-conjugate" TargetMode="External"/><Relationship Id="rId687" Type="http://schemas.openxmlformats.org/officeDocument/2006/relationships/hyperlink" Target="algebra-complex.html#def-complex-modulus" TargetMode="External"/><Relationship Id="rId483" Type="http://schemas.openxmlformats.org/officeDocument/2006/relationships/hyperlink" Target="algebra-complex.html#def-complex-number" TargetMode="External"/><Relationship Id="rId686"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9"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156" Type="http://schemas.openxmlformats.org/officeDocument/2006/relationships/hyperlink" Target="functions.qmd#def-composition" TargetMode="External"/><Relationship Id="rId19" Type="http://schemas.openxmlformats.org/officeDocument/2006/relationships/hyperlink" Target="functions.qmd#def-function" TargetMode="External"/><Relationship Id="rId275" Type="http://schemas.openxmlformats.org/officeDocument/2006/relationships/hyperlink" Target="functions.qmd#def-image" TargetMode="External"/><Relationship Id="rId23" Type="http://schemas.openxmlformats.org/officeDocument/2006/relationships/hyperlink" Target="functions.qmd#def-sequence" TargetMode="External"/><Relationship Id="rId703" Type="http://schemas.openxmlformats.org/officeDocument/2006/relationships/hyperlink" Target="https://doi.org/10.1007/978-3-031-41026-0" TargetMode="External"/><Relationship Id="rId707" Type="http://schemas.openxmlformats.org/officeDocument/2006/relationships/hyperlink" Target="https://doi.org/10.1017/9781108583664" TargetMode="External"/><Relationship Id="rId709" Type="http://schemas.openxmlformats.org/officeDocument/2006/relationships/hyperlink" Target="https://doi.org/10.1201/9781315182780" TargetMode="External"/><Relationship Id="rId711" Type="http://schemas.openxmlformats.org/officeDocument/2006/relationships/hyperlink" Target="https://doi.org/10.1201/9781315370200" TargetMode="External"/><Relationship Id="rId509" Type="http://schemas.openxmlformats.org/officeDocument/2006/relationships/hyperlink" Target="https://en.wikipedia.org/wiki/Definite_matrix" TargetMode="External"/><Relationship Id="rId529"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5"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24"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54"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42" Type="http://schemas.openxmlformats.org/officeDocument/2006/relationships/hyperlink" Target="https://ucla-biostat-216.github.io/2024fall/slides/02-vector/02-vector.html" TargetMode="External"/><Relationship Id="rId732" Type="http://schemas.openxmlformats.org/officeDocument/2006/relationships/hyperlink" Target="https://ucla-biostat-216.github.io/2024fall/slides/03-matrix/03-matrix.html" TargetMode="External"/><Relationship Id="rId740" Type="http://schemas.openxmlformats.org/officeDocument/2006/relationships/hyperlink" Target="https://ucla-biostat-216.github.io/2024fall/slides/04-vecsp/04-vecsp.html" TargetMode="External"/><Relationship Id="rId736" Type="http://schemas.openxmlformats.org/officeDocument/2006/relationships/hyperlink" Target="https://ucla-biostat-216.github.io/2024fall/slides/05-rank/05-rank.html" TargetMode="External"/><Relationship Id="rId734" Type="http://schemas.openxmlformats.org/officeDocument/2006/relationships/hyperlink" Target="https://ucla-biostat-216.github.io/2024fall/slides/06-orthproj/06-orthproj.html" TargetMode="External"/><Relationship Id="rId730" Type="http://schemas.openxmlformats.org/officeDocument/2006/relationships/hyperlink" Target="https://ucla-biostat-216.github.io/2024fall/slides/07-matinv/07-matinv.html" TargetMode="External"/><Relationship Id="rId728" Type="http://schemas.openxmlformats.org/officeDocument/2006/relationships/hyperlink" Target="https://ucla-biostat-216.github.io/2024fall/slides/08-ls/08-ls.html" TargetMode="External"/><Relationship Id="rId726" Type="http://schemas.openxmlformats.org/officeDocument/2006/relationships/hyperlink" Target="https://ucla-biostat-216.github.io/2024fall/slides/10-eig/10-eig.html" TargetMode="External"/><Relationship Id="rId738" Type="http://schemas.openxmlformats.org/officeDocument/2006/relationships/hyperlink" Target="https://ucla-biostat-216.github.io/2024fall/slides/11-pd/11-pd.html" TargetMode="External"/><Relationship Id="rId722"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13" Type="http://schemas.openxmlformats.org/officeDocument/2006/relationships/hyperlink" Target="https://www.deeplearningbook.org/" TargetMode="External"/><Relationship Id="rId717" Type="http://schemas.openxmlformats.org/officeDocument/2006/relationships/hyperlink" Target="https://www.mosaic-web.org" TargetMode="External"/><Relationship Id="rId705"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32"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7"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9" Type="http://schemas.openxmlformats.org/officeDocument/2006/relationships/hyperlink" Target="https://www2.imm.dtu.dk/pubdb/edoc/imm3274.pdf" TargetMode="External"/><Relationship Id="rId120" Type="http://schemas.openxmlformats.org/officeDocument/2006/relationships/hyperlink" Target="indicator-functions.qmd#def-kronecker-delta" TargetMode="External"/><Relationship Id="rId701" Type="http://schemas.openxmlformats.org/officeDocument/2006/relationships/hyperlink" Target="linear-algebra-diagonalization.qmd" TargetMode="External"/><Relationship Id="rId700" Type="http://schemas.openxmlformats.org/officeDocument/2006/relationships/hyperlink" Target="linear-algebra-projections.qmd" TargetMode="External"/><Relationship Id="rId14"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453"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6" Type="http://schemas.openxmlformats.org/officeDocument/2006/relationships/hyperlink" Target="algebra-complex.html#def-complex-conjugate" TargetMode="External"/><Relationship Id="rId687" Type="http://schemas.openxmlformats.org/officeDocument/2006/relationships/hyperlink" Target="algebra-complex.html#def-complex-modulus" TargetMode="External"/><Relationship Id="rId483" Type="http://schemas.openxmlformats.org/officeDocument/2006/relationships/hyperlink" Target="algebra-complex.html#def-complex-number" TargetMode="External"/><Relationship Id="rId686"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9"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156" Type="http://schemas.openxmlformats.org/officeDocument/2006/relationships/hyperlink" Target="functions.qmd#def-composition" TargetMode="External"/><Relationship Id="rId19" Type="http://schemas.openxmlformats.org/officeDocument/2006/relationships/hyperlink" Target="functions.qmd#def-function" TargetMode="External"/><Relationship Id="rId275" Type="http://schemas.openxmlformats.org/officeDocument/2006/relationships/hyperlink" Target="functions.qmd#def-image" TargetMode="External"/><Relationship Id="rId23" Type="http://schemas.openxmlformats.org/officeDocument/2006/relationships/hyperlink" Target="functions.qmd#def-sequence" TargetMode="External"/><Relationship Id="rId703" Type="http://schemas.openxmlformats.org/officeDocument/2006/relationships/hyperlink" Target="https://doi.org/10.1007/978-3-031-41026-0" TargetMode="External"/><Relationship Id="rId707" Type="http://schemas.openxmlformats.org/officeDocument/2006/relationships/hyperlink" Target="https://doi.org/10.1017/9781108583664" TargetMode="External"/><Relationship Id="rId709" Type="http://schemas.openxmlformats.org/officeDocument/2006/relationships/hyperlink" Target="https://doi.org/10.1201/9781315182780" TargetMode="External"/><Relationship Id="rId711" Type="http://schemas.openxmlformats.org/officeDocument/2006/relationships/hyperlink" Target="https://doi.org/10.1201/9781315370200" TargetMode="External"/><Relationship Id="rId509" Type="http://schemas.openxmlformats.org/officeDocument/2006/relationships/hyperlink" Target="https://en.wikipedia.org/wiki/Definite_matrix" TargetMode="External"/><Relationship Id="rId529"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5"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24"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54"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42" Type="http://schemas.openxmlformats.org/officeDocument/2006/relationships/hyperlink" Target="https://ucla-biostat-216.github.io/2024fall/slides/02-vector/02-vector.html" TargetMode="External"/><Relationship Id="rId732" Type="http://schemas.openxmlformats.org/officeDocument/2006/relationships/hyperlink" Target="https://ucla-biostat-216.github.io/2024fall/slides/03-matrix/03-matrix.html" TargetMode="External"/><Relationship Id="rId740" Type="http://schemas.openxmlformats.org/officeDocument/2006/relationships/hyperlink" Target="https://ucla-biostat-216.github.io/2024fall/slides/04-vecsp/04-vecsp.html" TargetMode="External"/><Relationship Id="rId736" Type="http://schemas.openxmlformats.org/officeDocument/2006/relationships/hyperlink" Target="https://ucla-biostat-216.github.io/2024fall/slides/05-rank/05-rank.html" TargetMode="External"/><Relationship Id="rId734" Type="http://schemas.openxmlformats.org/officeDocument/2006/relationships/hyperlink" Target="https://ucla-biostat-216.github.io/2024fall/slides/06-orthproj/06-orthproj.html" TargetMode="External"/><Relationship Id="rId730" Type="http://schemas.openxmlformats.org/officeDocument/2006/relationships/hyperlink" Target="https://ucla-biostat-216.github.io/2024fall/slides/07-matinv/07-matinv.html" TargetMode="External"/><Relationship Id="rId728" Type="http://schemas.openxmlformats.org/officeDocument/2006/relationships/hyperlink" Target="https://ucla-biostat-216.github.io/2024fall/slides/08-ls/08-ls.html" TargetMode="External"/><Relationship Id="rId726" Type="http://schemas.openxmlformats.org/officeDocument/2006/relationships/hyperlink" Target="https://ucla-biostat-216.github.io/2024fall/slides/10-eig/10-eig.html" TargetMode="External"/><Relationship Id="rId738" Type="http://schemas.openxmlformats.org/officeDocument/2006/relationships/hyperlink" Target="https://ucla-biostat-216.github.io/2024fall/slides/11-pd/11-pd.html" TargetMode="External"/><Relationship Id="rId722"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13" Type="http://schemas.openxmlformats.org/officeDocument/2006/relationships/hyperlink" Target="https://www.deeplearningbook.org/" TargetMode="External"/><Relationship Id="rId717" Type="http://schemas.openxmlformats.org/officeDocument/2006/relationships/hyperlink" Target="https://www.mosaic-web.org" TargetMode="External"/><Relationship Id="rId705"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32"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7"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9" Type="http://schemas.openxmlformats.org/officeDocument/2006/relationships/hyperlink" Target="https://www2.imm.dtu.dk/pubdb/edoc/imm3274.pdf" TargetMode="External"/><Relationship Id="rId120" Type="http://schemas.openxmlformats.org/officeDocument/2006/relationships/hyperlink" Target="indicator-functions.qmd#def-kronecker-delta" TargetMode="External"/><Relationship Id="rId701" Type="http://schemas.openxmlformats.org/officeDocument/2006/relationships/hyperlink" Target="linear-algebra-diagonalization.qmd" TargetMode="External"/><Relationship Id="rId700" Type="http://schemas.openxmlformats.org/officeDocument/2006/relationships/hyperlink" Target="linear-algebra-projections.qmd" TargetMode="External"/><Relationship Id="rId14"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453"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2026-10-17T12:07:11Z</dcterms:created>
  <dcterms:modified xsi:type="dcterms:W3CDTF">2026-10-17T12:07:11Z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2026-10-17 04:12:18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